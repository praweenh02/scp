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930" w:type="dxa"/>
        <w:tblLayout w:type="fixed"/>
        <w:tblCellMar>
          <w:left w:w="57" w:type="dxa"/>
          <w:right w:w="57" w:type="dxa"/>
        </w:tblCellMar>
        <w:tblLook w:val="04A0"/>
      </w:tblPr>
      <w:tblGrid>
        <w:gridCol w:w="1193"/>
        <w:gridCol w:w="227"/>
        <w:gridCol w:w="199"/>
        <w:gridCol w:w="3195"/>
        <w:gridCol w:w="432"/>
        <w:gridCol w:w="4400"/>
        <w:gridCol w:w="284"/>
      </w:tblGrid>
      <w:tr w:rsidR="00427C7E" w:rsidTr="00242E97">
        <w:trPr>
          <w:cantSplit/>
        </w:trPr>
        <w:tc>
          <w:tcPr>
            <w:tcW w:w="1193" w:type="dxa"/>
            <w:vMerge w:val="restart"/>
            <w:tcBorders>
              <w:top w:val="nil"/>
              <w:left w:val="nil"/>
              <w:bottom w:val="single" w:sz="12" w:space="0" w:color="auto"/>
              <w:right w:val="nil"/>
            </w:tcBorders>
            <w:hideMark/>
          </w:tcPr>
          <w:p w:rsidR="00427C7E" w:rsidRDefault="00427C7E">
            <w:pPr>
              <w:spacing w:before="120"/>
              <w:rPr>
                <w:sz w:val="20"/>
                <w:szCs w:val="20"/>
                <w:lang w:val="en-US" w:eastAsia="zh-CN"/>
              </w:rPr>
            </w:pPr>
            <w:bookmarkStart w:id="0" w:name="dnum" w:colFirst="5" w:colLast="5"/>
            <w:bookmarkStart w:id="1" w:name="dtableau"/>
            <w:r>
              <w:rPr>
                <w:noProof/>
                <w:sz w:val="20"/>
                <w:szCs w:val="20"/>
                <w:lang w:val="en-US" w:eastAsia="en-US" w:bidi="hi-IN"/>
              </w:rPr>
              <w:drawing>
                <wp:inline distT="0" distB="0" distL="0" distR="0">
                  <wp:extent cx="647065" cy="82804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2" b="-12987"/>
                          <a:stretch>
                            <a:fillRect/>
                          </a:stretch>
                        </pic:blipFill>
                        <pic:spPr bwMode="auto">
                          <a:xfrm>
                            <a:off x="0" y="0"/>
                            <a:ext cx="647065" cy="828040"/>
                          </a:xfrm>
                          <a:prstGeom prst="rect">
                            <a:avLst/>
                          </a:prstGeom>
                          <a:noFill/>
                          <a:ln>
                            <a:noFill/>
                          </a:ln>
                        </pic:spPr>
                      </pic:pic>
                    </a:graphicData>
                  </a:graphic>
                </wp:inline>
              </w:drawing>
            </w:r>
          </w:p>
        </w:tc>
        <w:tc>
          <w:tcPr>
            <w:tcW w:w="4053" w:type="dxa"/>
            <w:gridSpan w:val="4"/>
            <w:vMerge w:val="restart"/>
            <w:tcBorders>
              <w:top w:val="nil"/>
              <w:left w:val="nil"/>
              <w:bottom w:val="single" w:sz="12" w:space="0" w:color="auto"/>
              <w:right w:val="nil"/>
            </w:tcBorders>
            <w:hideMark/>
          </w:tcPr>
          <w:p w:rsidR="00427C7E" w:rsidRDefault="00427C7E">
            <w:pPr>
              <w:spacing w:before="120"/>
              <w:rPr>
                <w:sz w:val="16"/>
                <w:szCs w:val="16"/>
                <w:lang w:val="en-US" w:eastAsia="zh-CN"/>
              </w:rPr>
            </w:pPr>
            <w:r>
              <w:rPr>
                <w:sz w:val="16"/>
                <w:szCs w:val="16"/>
                <w:lang w:val="en-US" w:eastAsia="zh-CN"/>
              </w:rPr>
              <w:t>INTERNATIONAL TELECOMMUNICATION UNION</w:t>
            </w:r>
          </w:p>
          <w:p w:rsidR="00427C7E" w:rsidRDefault="00427C7E">
            <w:pPr>
              <w:spacing w:before="120"/>
              <w:rPr>
                <w:b/>
                <w:bCs/>
                <w:sz w:val="26"/>
                <w:szCs w:val="26"/>
                <w:lang w:val="en-US" w:eastAsia="zh-CN"/>
              </w:rPr>
            </w:pPr>
            <w:r>
              <w:rPr>
                <w:b/>
                <w:bCs/>
                <w:sz w:val="26"/>
                <w:szCs w:val="26"/>
                <w:lang w:val="en-US" w:eastAsia="zh-CN"/>
              </w:rPr>
              <w:t>TELECOMMUNICATION</w:t>
            </w:r>
            <w:r>
              <w:rPr>
                <w:b/>
                <w:bCs/>
                <w:sz w:val="26"/>
                <w:szCs w:val="26"/>
                <w:lang w:val="en-US" w:eastAsia="zh-CN"/>
              </w:rPr>
              <w:br/>
              <w:t>STANDARDIZATION SECTOR</w:t>
            </w:r>
          </w:p>
          <w:p w:rsidR="00427C7E" w:rsidRDefault="00FF2A2E">
            <w:pPr>
              <w:spacing w:before="120"/>
              <w:rPr>
                <w:sz w:val="20"/>
                <w:szCs w:val="20"/>
                <w:lang w:val="en-US" w:eastAsia="zh-CN"/>
              </w:rPr>
            </w:pPr>
            <w:r w:rsidRPr="00911CDE">
              <w:rPr>
                <w:sz w:val="20"/>
              </w:rPr>
              <w:t xml:space="preserve">STUDY PERIOD </w:t>
            </w:r>
            <w:bookmarkStart w:id="2" w:name="dstudyperiod"/>
            <w:r w:rsidRPr="00911CDE">
              <w:rPr>
                <w:sz w:val="20"/>
              </w:rPr>
              <w:t>20</w:t>
            </w:r>
            <w:r>
              <w:rPr>
                <w:sz w:val="20"/>
              </w:rPr>
              <w:t>22</w:t>
            </w:r>
            <w:r w:rsidRPr="00911CDE">
              <w:rPr>
                <w:sz w:val="20"/>
              </w:rPr>
              <w:t>-202</w:t>
            </w:r>
            <w:bookmarkEnd w:id="2"/>
            <w:r>
              <w:rPr>
                <w:sz w:val="20"/>
              </w:rPr>
              <w:t>4</w:t>
            </w:r>
          </w:p>
        </w:tc>
        <w:tc>
          <w:tcPr>
            <w:tcW w:w="4684" w:type="dxa"/>
            <w:gridSpan w:val="2"/>
            <w:vAlign w:val="center"/>
            <w:hideMark/>
          </w:tcPr>
          <w:p w:rsidR="00427C7E" w:rsidRDefault="00F160EA">
            <w:pPr>
              <w:pStyle w:val="Docnumber"/>
              <w:rPr>
                <w:lang w:val="en-US"/>
              </w:rPr>
            </w:pPr>
            <w:sdt>
              <w:sdtPr>
                <w:alias w:val="ShortName"/>
                <w:tag w:val="ShortName"/>
                <w:id w:val="1678923088"/>
                <w:placeholder>
                  <w:docPart w:val="599AFC822C074C228243FF12193FC114"/>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EF8523CC-DEB2-463D-9A27-DF0B8D2CAEC3}"/>
                <w:text/>
              </w:sdtPr>
              <w:sdtContent>
                <w:r w:rsidRPr="00F160EA">
                  <w:t>SG13-C</w:t>
                </w:r>
                <w:r w:rsidRPr="00F160EA">
                  <w:t>0161</w:t>
                </w:r>
              </w:sdtContent>
            </w:sdt>
          </w:p>
        </w:tc>
      </w:tr>
      <w:tr w:rsidR="00427C7E" w:rsidTr="00242E97">
        <w:trPr>
          <w:cantSplit/>
        </w:trPr>
        <w:tc>
          <w:tcPr>
            <w:tcW w:w="1193" w:type="dxa"/>
            <w:vMerge/>
            <w:tcBorders>
              <w:top w:val="nil"/>
              <w:left w:val="nil"/>
              <w:bottom w:val="single" w:sz="12" w:space="0" w:color="auto"/>
              <w:right w:val="nil"/>
            </w:tcBorders>
            <w:vAlign w:val="center"/>
            <w:hideMark/>
          </w:tcPr>
          <w:p w:rsidR="00427C7E" w:rsidRDefault="00427C7E">
            <w:pPr>
              <w:rPr>
                <w:sz w:val="20"/>
                <w:szCs w:val="20"/>
                <w:lang w:val="en-US" w:eastAsia="zh-CN"/>
              </w:rPr>
            </w:pPr>
            <w:bookmarkStart w:id="3" w:name="dsg" w:colFirst="5" w:colLast="5"/>
            <w:bookmarkEnd w:id="0"/>
          </w:p>
        </w:tc>
        <w:tc>
          <w:tcPr>
            <w:tcW w:w="4053" w:type="dxa"/>
            <w:gridSpan w:val="4"/>
            <w:vMerge/>
            <w:tcBorders>
              <w:top w:val="nil"/>
              <w:left w:val="nil"/>
              <w:bottom w:val="single" w:sz="12" w:space="0" w:color="auto"/>
              <w:right w:val="nil"/>
            </w:tcBorders>
            <w:vAlign w:val="center"/>
            <w:hideMark/>
          </w:tcPr>
          <w:p w:rsidR="00427C7E" w:rsidRDefault="00427C7E">
            <w:pPr>
              <w:rPr>
                <w:sz w:val="20"/>
                <w:szCs w:val="20"/>
                <w:lang w:val="en-US" w:eastAsia="zh-CN"/>
              </w:rPr>
            </w:pPr>
          </w:p>
        </w:tc>
        <w:sdt>
          <w:sdtPr>
            <w:rPr>
              <w:b/>
              <w:bCs/>
              <w:sz w:val="28"/>
              <w:szCs w:val="28"/>
              <w:lang w:val="en-US" w:eastAsia="zh-CN"/>
            </w:rPr>
            <w:alias w:val="SgText"/>
            <w:tag w:val="SgText"/>
            <w:id w:val="1057051111"/>
            <w:placeholder>
              <w:docPart w:val="4E2CB4D155504CB0913105AAB6AEA105"/>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Content>
            <w:tc>
              <w:tcPr>
                <w:tcW w:w="4684" w:type="dxa"/>
                <w:gridSpan w:val="2"/>
                <w:hideMark/>
              </w:tcPr>
              <w:p w:rsidR="00427C7E" w:rsidRDefault="00427C7E">
                <w:pPr>
                  <w:spacing w:before="120"/>
                  <w:jc w:val="right"/>
                  <w:rPr>
                    <w:b/>
                    <w:bCs/>
                    <w:sz w:val="28"/>
                    <w:szCs w:val="28"/>
                    <w:lang w:val="en-US" w:eastAsia="zh-CN"/>
                  </w:rPr>
                </w:pPr>
                <w:r>
                  <w:rPr>
                    <w:b/>
                    <w:bCs/>
                    <w:sz w:val="28"/>
                    <w:szCs w:val="28"/>
                    <w:lang w:val="en-US" w:eastAsia="zh-CN"/>
                  </w:rPr>
                  <w:t>STUDY GROUP 13</w:t>
                </w:r>
              </w:p>
            </w:tc>
          </w:sdtContent>
        </w:sdt>
      </w:tr>
      <w:bookmarkEnd w:id="3"/>
      <w:tr w:rsidR="00427C7E" w:rsidTr="00242E97">
        <w:trPr>
          <w:cantSplit/>
        </w:trPr>
        <w:tc>
          <w:tcPr>
            <w:tcW w:w="1193" w:type="dxa"/>
            <w:vMerge/>
            <w:tcBorders>
              <w:top w:val="nil"/>
              <w:left w:val="nil"/>
              <w:bottom w:val="single" w:sz="12" w:space="0" w:color="auto"/>
              <w:right w:val="nil"/>
            </w:tcBorders>
            <w:vAlign w:val="center"/>
            <w:hideMark/>
          </w:tcPr>
          <w:p w:rsidR="00427C7E" w:rsidRDefault="00427C7E">
            <w:pPr>
              <w:rPr>
                <w:sz w:val="20"/>
                <w:szCs w:val="20"/>
                <w:lang w:val="en-US" w:eastAsia="zh-CN"/>
              </w:rPr>
            </w:pPr>
          </w:p>
        </w:tc>
        <w:tc>
          <w:tcPr>
            <w:tcW w:w="4053" w:type="dxa"/>
            <w:gridSpan w:val="4"/>
            <w:vMerge/>
            <w:tcBorders>
              <w:top w:val="nil"/>
              <w:left w:val="nil"/>
              <w:bottom w:val="single" w:sz="12" w:space="0" w:color="auto"/>
              <w:right w:val="nil"/>
            </w:tcBorders>
            <w:vAlign w:val="center"/>
            <w:hideMark/>
          </w:tcPr>
          <w:p w:rsidR="00427C7E" w:rsidRDefault="00427C7E">
            <w:pPr>
              <w:rPr>
                <w:sz w:val="20"/>
                <w:szCs w:val="20"/>
                <w:lang w:val="en-US" w:eastAsia="zh-CN"/>
              </w:rPr>
            </w:pPr>
          </w:p>
        </w:tc>
        <w:tc>
          <w:tcPr>
            <w:tcW w:w="4684" w:type="dxa"/>
            <w:gridSpan w:val="2"/>
            <w:tcBorders>
              <w:top w:val="nil"/>
              <w:left w:val="nil"/>
              <w:bottom w:val="single" w:sz="12" w:space="0" w:color="auto"/>
              <w:right w:val="nil"/>
            </w:tcBorders>
            <w:vAlign w:val="center"/>
            <w:hideMark/>
          </w:tcPr>
          <w:p w:rsidR="00427C7E" w:rsidRDefault="00427C7E">
            <w:pPr>
              <w:spacing w:before="120"/>
              <w:jc w:val="right"/>
              <w:rPr>
                <w:b/>
                <w:bCs/>
                <w:sz w:val="28"/>
                <w:szCs w:val="28"/>
                <w:lang w:val="en-US" w:eastAsia="zh-CN"/>
              </w:rPr>
            </w:pPr>
            <w:r>
              <w:rPr>
                <w:b/>
                <w:bCs/>
                <w:sz w:val="28"/>
                <w:szCs w:val="28"/>
                <w:lang w:val="en-US" w:eastAsia="zh-CN"/>
              </w:rPr>
              <w:t>Original: English</w:t>
            </w:r>
          </w:p>
        </w:tc>
      </w:tr>
      <w:tr w:rsidR="00427C7E" w:rsidTr="00242E97">
        <w:trPr>
          <w:cantSplit/>
        </w:trPr>
        <w:tc>
          <w:tcPr>
            <w:tcW w:w="1619" w:type="dxa"/>
            <w:gridSpan w:val="3"/>
            <w:hideMark/>
          </w:tcPr>
          <w:p w:rsidR="00427C7E" w:rsidRDefault="00427C7E">
            <w:pPr>
              <w:spacing w:before="120"/>
              <w:rPr>
                <w:b/>
                <w:bCs/>
                <w:lang w:val="en-US" w:eastAsia="zh-CN"/>
              </w:rPr>
            </w:pPr>
            <w:bookmarkStart w:id="4" w:name="dmeeting" w:colFirst="5" w:colLast="5"/>
            <w:bookmarkStart w:id="5" w:name="dbluepink" w:colFirst="3" w:colLast="3"/>
            <w:r>
              <w:rPr>
                <w:b/>
                <w:bCs/>
                <w:lang w:val="en-US" w:eastAsia="zh-CN"/>
              </w:rPr>
              <w:t>Question(s):</w:t>
            </w:r>
          </w:p>
        </w:tc>
        <w:sdt>
          <w:sdtPr>
            <w:rPr>
              <w:lang w:val="en-US" w:eastAsia="zh-CN"/>
            </w:rPr>
            <w:alias w:val="QuestionText"/>
            <w:tag w:val="QuestionText"/>
            <w:id w:val="-58169772"/>
            <w:placeholder>
              <w:docPart w:val="0861763B6FA0438E8BD7BB9D7E0764C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Content>
            <w:tc>
              <w:tcPr>
                <w:tcW w:w="3627" w:type="dxa"/>
                <w:gridSpan w:val="2"/>
                <w:hideMark/>
              </w:tcPr>
              <w:p w:rsidR="00427C7E" w:rsidRDefault="00427C7E">
                <w:pPr>
                  <w:spacing w:before="120"/>
                  <w:rPr>
                    <w:lang w:val="en-US" w:eastAsia="zh-CN"/>
                  </w:rPr>
                </w:pPr>
                <w:r>
                  <w:rPr>
                    <w:lang w:val="en-US" w:eastAsia="zh-CN"/>
                  </w:rPr>
                  <w:t>20/13</w:t>
                </w:r>
              </w:p>
            </w:tc>
          </w:sdtContent>
        </w:sdt>
        <w:tc>
          <w:tcPr>
            <w:tcW w:w="4684" w:type="dxa"/>
            <w:gridSpan w:val="2"/>
            <w:hideMark/>
          </w:tcPr>
          <w:p w:rsidR="00427C7E" w:rsidRDefault="004B4264" w:rsidP="005C523C">
            <w:pPr>
              <w:spacing w:before="120"/>
              <w:jc w:val="right"/>
              <w:rPr>
                <w:lang w:val="en-US" w:eastAsia="zh-CN"/>
              </w:rPr>
            </w:pPr>
            <w:sdt>
              <w:sdtPr>
                <w:alias w:val="Place"/>
                <w:tag w:val="Place"/>
                <w:id w:val="1384682072"/>
                <w:placeholder>
                  <w:docPart w:val="DD5087D28D39460C9D7693958E9AA84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Content>
                <w:r w:rsidR="00D31118">
                  <w:t>Geneva</w:t>
                </w:r>
              </w:sdtContent>
            </w:sdt>
            <w:r w:rsidR="00427C7E">
              <w:rPr>
                <w:lang w:eastAsia="zh-CN"/>
              </w:rPr>
              <w:t xml:space="preserve">, </w:t>
            </w:r>
            <w:sdt>
              <w:sdtPr>
                <w:rPr>
                  <w:color w:val="000000"/>
                  <w:shd w:val="clear" w:color="auto" w:fill="FFFFFF"/>
                </w:rPr>
                <w:alias w:val="When"/>
                <w:tag w:val="When"/>
                <w:id w:val="-1471364994"/>
                <w:placeholder>
                  <w:docPart w:val="49F601616C1D45EC82BA622FE2A4295B"/>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When[1]" w:storeItemID="{EF8523CC-DEB2-463D-9A27-DF0B8D2CAEC3}"/>
                <w:text/>
              </w:sdtPr>
              <w:sdtContent>
                <w:r w:rsidR="00F35FD6">
                  <w:rPr>
                    <w:color w:val="000000"/>
                    <w:shd w:val="clear" w:color="auto" w:fill="FFFFFF"/>
                  </w:rPr>
                  <w:t>4-15 July 2022</w:t>
                </w:r>
              </w:sdtContent>
            </w:sdt>
          </w:p>
        </w:tc>
      </w:tr>
      <w:bookmarkStart w:id="6" w:name="ddoctype"/>
      <w:bookmarkEnd w:id="4"/>
      <w:bookmarkEnd w:id="5"/>
      <w:tr w:rsidR="00427C7E" w:rsidTr="00242E97">
        <w:trPr>
          <w:cantSplit/>
        </w:trPr>
        <w:tc>
          <w:tcPr>
            <w:tcW w:w="9930" w:type="dxa"/>
            <w:gridSpan w:val="7"/>
            <w:hideMark/>
          </w:tcPr>
          <w:p w:rsidR="00427C7E" w:rsidRDefault="004B4264" w:rsidP="00427C7E">
            <w:pPr>
              <w:spacing w:before="120"/>
              <w:jc w:val="center"/>
              <w:rPr>
                <w:b/>
                <w:bCs/>
                <w:lang w:val="en-US" w:eastAsia="zh-CN"/>
              </w:rPr>
            </w:pPr>
            <w:sdt>
              <w:sdtPr>
                <w:rPr>
                  <w:b/>
                  <w:bCs/>
                  <w:lang w:val="en-US" w:eastAsia="zh-CN"/>
                </w:rPr>
                <w:alias w:val="DocTypeText"/>
                <w:tag w:val="DocTypeText"/>
                <w:id w:val="-1436660787"/>
                <w:placeholder>
                  <w:docPart w:val="3DD368A6A92A4AF18F9FA532C9AA9040"/>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Content>
                <w:r w:rsidR="00091F1F">
                  <w:rPr>
                    <w:b/>
                    <w:bCs/>
                    <w:lang w:eastAsia="zh-CN"/>
                  </w:rPr>
                  <w:t>C</w:t>
                </w:r>
                <w:r w:rsidR="00935ACF">
                  <w:rPr>
                    <w:b/>
                    <w:bCs/>
                    <w:lang w:eastAsia="zh-CN"/>
                  </w:rPr>
                  <w:t>ONTRIBUTION</w:t>
                </w:r>
              </w:sdtContent>
            </w:sdt>
          </w:p>
        </w:tc>
      </w:tr>
      <w:tr w:rsidR="00427C7E" w:rsidTr="00242E97">
        <w:trPr>
          <w:cantSplit/>
        </w:trPr>
        <w:tc>
          <w:tcPr>
            <w:tcW w:w="1619" w:type="dxa"/>
            <w:gridSpan w:val="3"/>
            <w:hideMark/>
          </w:tcPr>
          <w:p w:rsidR="00427C7E" w:rsidRDefault="00427C7E">
            <w:pPr>
              <w:spacing w:before="120"/>
              <w:rPr>
                <w:b/>
                <w:bCs/>
                <w:lang w:val="en-US" w:eastAsia="zh-CN"/>
              </w:rPr>
            </w:pPr>
            <w:bookmarkStart w:id="7" w:name="dsource" w:colFirst="3" w:colLast="3"/>
            <w:bookmarkEnd w:id="6"/>
            <w:r>
              <w:rPr>
                <w:b/>
                <w:bCs/>
                <w:lang w:val="en-US" w:eastAsia="zh-CN"/>
              </w:rPr>
              <w:t>Source:</w:t>
            </w:r>
          </w:p>
        </w:tc>
        <w:tc>
          <w:tcPr>
            <w:tcW w:w="8311" w:type="dxa"/>
            <w:gridSpan w:val="4"/>
            <w:hideMark/>
          </w:tcPr>
          <w:p w:rsidR="00427C7E" w:rsidRDefault="004B4264">
            <w:pPr>
              <w:spacing w:before="120"/>
              <w:rPr>
                <w:lang w:val="en-US" w:eastAsia="zh-CN"/>
              </w:rPr>
            </w:pPr>
            <w:sdt>
              <w:sdtPr>
                <w:alias w:val="DocumentSource"/>
                <w:tag w:val="DocumentSource"/>
                <w:id w:val="515811107"/>
                <w:placeholder>
                  <w:docPart w:val="27FCCA486EE3409B90BC612C0117A252"/>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umentSource[1]" w:storeItemID="{EF8523CC-DEB2-463D-9A27-DF0B8D2CAEC3}"/>
                <w:text/>
              </w:sdtPr>
              <w:sdtContent>
                <w:r w:rsidR="00935ACF">
                  <w:t>Ministry of Communications, India</w:t>
                </w:r>
              </w:sdtContent>
            </w:sdt>
          </w:p>
        </w:tc>
      </w:tr>
      <w:tr w:rsidR="00427C7E" w:rsidRPr="008B448D" w:rsidTr="00242E97">
        <w:trPr>
          <w:cantSplit/>
          <w:trHeight w:val="770"/>
        </w:trPr>
        <w:tc>
          <w:tcPr>
            <w:tcW w:w="1619" w:type="dxa"/>
            <w:gridSpan w:val="3"/>
            <w:hideMark/>
          </w:tcPr>
          <w:p w:rsidR="00427C7E" w:rsidRDefault="00427C7E">
            <w:pPr>
              <w:spacing w:before="120"/>
              <w:rPr>
                <w:lang w:val="en-US" w:eastAsia="zh-CN"/>
              </w:rPr>
            </w:pPr>
            <w:bookmarkStart w:id="8" w:name="dtitle1" w:colFirst="3" w:colLast="3"/>
            <w:bookmarkEnd w:id="7"/>
            <w:r>
              <w:rPr>
                <w:b/>
                <w:bCs/>
                <w:lang w:val="en-US" w:eastAsia="zh-CN"/>
              </w:rPr>
              <w:t>Title:</w:t>
            </w:r>
          </w:p>
        </w:tc>
        <w:tc>
          <w:tcPr>
            <w:tcW w:w="8311" w:type="dxa"/>
            <w:gridSpan w:val="4"/>
            <w:hideMark/>
          </w:tcPr>
          <w:p w:rsidR="00427C7E" w:rsidRPr="008B448D" w:rsidRDefault="004B4264">
            <w:pPr>
              <w:spacing w:before="120"/>
              <w:rPr>
                <w:lang w:val="en-IN" w:eastAsia="zh-CN"/>
              </w:rPr>
            </w:pPr>
            <w:sdt>
              <w:sdtPr>
                <w:alias w:val="Title"/>
                <w:tag w:val="Title"/>
                <w:id w:val="1877968201"/>
                <w:placeholder>
                  <w:docPart w:val="C6BE5F298C914B789EFAFA2A8A389E6B"/>
                </w:placeholder>
                <w:dataBinding w:prefixMappings="xmlns:ns0='http://purl.org/dc/elements/1.1/' xmlns:ns1='http://schemas.openxmlformats.org/package/2006/metadata/core-properties' " w:xpath="/ns1:coreProperties[1]/ns0:title[1]" w:storeItemID="{6C3C8BC8-F283-45AE-878A-BAB7291924A1}"/>
                <w:text/>
              </w:sdtPr>
              <w:sdtContent>
                <w:r w:rsidR="008B448D" w:rsidRPr="008B448D">
                  <w:t xml:space="preserve">Draft </w:t>
                </w:r>
                <w:r w:rsidR="004348E1">
                  <w:t>new</w:t>
                </w:r>
                <w:r w:rsidR="008B448D">
                  <w:t xml:space="preserve"> Recommendation Y.ML-IMT2020-SANDBOX “Architectural framework for Machine Learning Sandbox in future networks including IMT-2020”</w:t>
                </w:r>
              </w:sdtContent>
            </w:sdt>
          </w:p>
        </w:tc>
      </w:tr>
      <w:tr w:rsidR="00427C7E" w:rsidTr="00242E97">
        <w:trPr>
          <w:cantSplit/>
        </w:trPr>
        <w:tc>
          <w:tcPr>
            <w:tcW w:w="1619" w:type="dxa"/>
            <w:gridSpan w:val="3"/>
            <w:tcBorders>
              <w:top w:val="nil"/>
              <w:left w:val="nil"/>
              <w:bottom w:val="single" w:sz="4" w:space="0" w:color="auto"/>
              <w:right w:val="nil"/>
            </w:tcBorders>
            <w:hideMark/>
          </w:tcPr>
          <w:p w:rsidR="00427C7E" w:rsidRDefault="00427C7E">
            <w:pPr>
              <w:spacing w:before="120"/>
              <w:rPr>
                <w:b/>
                <w:bCs/>
                <w:lang w:val="en-US" w:eastAsia="zh-CN"/>
              </w:rPr>
            </w:pPr>
            <w:bookmarkStart w:id="9" w:name="dpurpose" w:colFirst="3" w:colLast="3"/>
            <w:bookmarkEnd w:id="8"/>
            <w:r>
              <w:rPr>
                <w:b/>
                <w:bCs/>
                <w:lang w:val="en-US" w:eastAsia="zh-CN"/>
              </w:rPr>
              <w:t>Purpose:</w:t>
            </w:r>
          </w:p>
        </w:tc>
        <w:tc>
          <w:tcPr>
            <w:tcW w:w="8311" w:type="dxa"/>
            <w:gridSpan w:val="4"/>
            <w:tcBorders>
              <w:top w:val="nil"/>
              <w:left w:val="nil"/>
              <w:bottom w:val="single" w:sz="4" w:space="0" w:color="auto"/>
              <w:right w:val="nil"/>
            </w:tcBorders>
            <w:hideMark/>
          </w:tcPr>
          <w:p w:rsidR="00427C7E" w:rsidRDefault="004B4264">
            <w:pPr>
              <w:spacing w:before="120"/>
              <w:rPr>
                <w:lang w:val="en-US" w:eastAsia="zh-CN"/>
              </w:rPr>
            </w:pPr>
            <w:sdt>
              <w:sdtPr>
                <w:rPr>
                  <w:lang w:val="en-US" w:eastAsia="zh-CN"/>
                </w:rPr>
                <w:alias w:val="Purpose"/>
                <w:tag w:val="Purpose1"/>
                <w:id w:val="918285360"/>
                <w:placeholder>
                  <w:docPart w:val="830B91E410344244A56E436C0400E19B"/>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urpose1[1]" w:storeItemID="{EF8523CC-DEB2-463D-9A27-DF0B8D2CAEC3}"/>
                <w:dropDownList w:lastValue="Proposal">
                  <w:listItem w:value="[Purpose]"/>
                </w:dropDownList>
              </w:sdtPr>
              <w:sdtContent>
                <w:r w:rsidR="00427C7E">
                  <w:rPr>
                    <w:lang w:val="en-US" w:eastAsia="zh-CN"/>
                  </w:rPr>
                  <w:t>Proposal</w:t>
                </w:r>
              </w:sdtContent>
            </w:sdt>
          </w:p>
        </w:tc>
      </w:tr>
      <w:tr w:rsidR="008B448D" w:rsidRPr="00091F1F" w:rsidTr="00242E97">
        <w:trPr>
          <w:cantSplit/>
        </w:trPr>
        <w:tc>
          <w:tcPr>
            <w:tcW w:w="1619" w:type="dxa"/>
            <w:gridSpan w:val="3"/>
            <w:tcBorders>
              <w:top w:val="single" w:sz="4" w:space="0" w:color="auto"/>
              <w:left w:val="nil"/>
              <w:bottom w:val="single" w:sz="4" w:space="0" w:color="auto"/>
              <w:right w:val="nil"/>
            </w:tcBorders>
            <w:hideMark/>
          </w:tcPr>
          <w:p w:rsidR="008B448D" w:rsidRDefault="008B448D" w:rsidP="008B448D">
            <w:pPr>
              <w:spacing w:before="120"/>
              <w:rPr>
                <w:b/>
                <w:bCs/>
                <w:lang w:val="en-US" w:eastAsia="zh-CN"/>
              </w:rPr>
            </w:pPr>
            <w:r>
              <w:rPr>
                <w:b/>
                <w:color w:val="00000A"/>
              </w:rPr>
              <w:t>Contact:</w:t>
            </w:r>
          </w:p>
        </w:tc>
        <w:tc>
          <w:tcPr>
            <w:tcW w:w="3195" w:type="dxa"/>
            <w:tcBorders>
              <w:top w:val="single" w:sz="4" w:space="0" w:color="auto"/>
              <w:left w:val="nil"/>
              <w:bottom w:val="single" w:sz="4" w:space="0" w:color="auto"/>
              <w:right w:val="single" w:sz="4" w:space="0" w:color="auto"/>
            </w:tcBorders>
            <w:hideMark/>
          </w:tcPr>
          <w:p w:rsidR="008B448D" w:rsidRDefault="004B4264" w:rsidP="008B448D">
            <w:pPr>
              <w:rPr>
                <w:lang w:val="en-US" w:eastAsia="zh-CN"/>
              </w:rPr>
            </w:pPr>
            <w:sdt>
              <w:sdtPr>
                <w:rPr>
                  <w:lang w:val="en-IN"/>
                </w:rPr>
                <w:alias w:val="ContactNameOrgCountry"/>
                <w:tag w:val="ContactNameOrgCountry"/>
                <w:id w:val="-22015140"/>
                <w:placeholder>
                  <w:docPart w:val="B941DD1C798D43DB8BCA2189FB7D969D"/>
                </w:placeholder>
                <w:text w:multiLine="1"/>
              </w:sdtPr>
              <w:sdtContent>
                <w:r w:rsidR="005C523C" w:rsidRPr="005C523C" w:rsidDel="004F17A3">
                  <w:rPr>
                    <w:lang w:val="en-IN"/>
                  </w:rPr>
                  <w:t>Abhay Shanker Verma</w:t>
                </w:r>
                <w:r w:rsidR="005C523C" w:rsidRPr="005C523C" w:rsidDel="004F17A3">
                  <w:rPr>
                    <w:lang w:val="en-IN"/>
                  </w:rPr>
                  <w:br/>
                  <w:t>Telecom Engineering Centre (TEC)</w:t>
                </w:r>
                <w:r w:rsidR="005C523C" w:rsidRPr="005C523C" w:rsidDel="004F17A3">
                  <w:rPr>
                    <w:lang w:val="en-IN"/>
                  </w:rPr>
                  <w:br/>
                  <w:t>India</w:t>
                </w:r>
              </w:sdtContent>
            </w:sdt>
          </w:p>
        </w:tc>
        <w:tc>
          <w:tcPr>
            <w:tcW w:w="5116" w:type="dxa"/>
            <w:gridSpan w:val="3"/>
            <w:tcBorders>
              <w:top w:val="single" w:sz="4" w:space="0" w:color="auto"/>
              <w:left w:val="single" w:sz="4" w:space="0" w:color="auto"/>
              <w:bottom w:val="single" w:sz="4" w:space="0" w:color="auto"/>
              <w:right w:val="nil"/>
            </w:tcBorders>
            <w:hideMark/>
          </w:tcPr>
          <w:p w:rsidR="008B448D" w:rsidRPr="00242E97" w:rsidRDefault="004B4264" w:rsidP="008B448D">
            <w:pPr>
              <w:rPr>
                <w:lang w:val="de-DE" w:eastAsia="zh-CN"/>
              </w:rPr>
            </w:pPr>
            <w:sdt>
              <w:sdtPr>
                <w:rPr>
                  <w:color w:val="000000"/>
                </w:rPr>
                <w:alias w:val="ContactTelFaxEmail"/>
                <w:tag w:val="ContactTelFaxEmail"/>
                <w:id w:val="-263381078"/>
                <w:placeholder>
                  <w:docPart w:val="8FD530AC342042228CD24DD873565670"/>
                </w:placeholder>
              </w:sdtPr>
              <w:sdtContent>
                <w:r w:rsidR="005C523C" w:rsidRPr="005C523C">
                  <w:rPr>
                    <w:color w:val="000000"/>
                    <w:lang w:val="pt-BR"/>
                  </w:rPr>
                  <w:t xml:space="preserve">Tel: + 91 9999554900  </w:t>
                </w:r>
                <w:r w:rsidR="005C523C" w:rsidRPr="005C523C">
                  <w:rPr>
                    <w:color w:val="000000"/>
                    <w:lang w:val="pt-BR"/>
                  </w:rPr>
                  <w:br/>
                  <w:t xml:space="preserve">E-mail: </w:t>
                </w:r>
                <w:hyperlink r:id="rId12" w:history="1">
                  <w:r w:rsidR="005C523C" w:rsidRPr="005C523C">
                    <w:rPr>
                      <w:rStyle w:val="Hyperlink"/>
                      <w:lang w:val="pt-BR"/>
                    </w:rPr>
                    <w:t>as.verma@gov.in</w:t>
                  </w:r>
                </w:hyperlink>
              </w:sdtContent>
            </w:sdt>
          </w:p>
        </w:tc>
      </w:tr>
      <w:tr w:rsidR="008B448D" w:rsidRPr="00091F1F" w:rsidTr="00242E97">
        <w:trPr>
          <w:cantSplit/>
        </w:trPr>
        <w:tc>
          <w:tcPr>
            <w:tcW w:w="1619" w:type="dxa"/>
            <w:gridSpan w:val="3"/>
            <w:tcBorders>
              <w:top w:val="single" w:sz="4" w:space="0" w:color="auto"/>
              <w:left w:val="nil"/>
              <w:bottom w:val="single" w:sz="4" w:space="0" w:color="auto"/>
              <w:right w:val="nil"/>
            </w:tcBorders>
            <w:hideMark/>
          </w:tcPr>
          <w:p w:rsidR="008B448D" w:rsidRDefault="008B448D" w:rsidP="008B448D">
            <w:pPr>
              <w:spacing w:before="120"/>
              <w:rPr>
                <w:b/>
                <w:bCs/>
                <w:lang w:val="en-US" w:eastAsia="zh-CN"/>
              </w:rPr>
            </w:pPr>
            <w:r>
              <w:rPr>
                <w:b/>
                <w:bCs/>
              </w:rPr>
              <w:t>Contact:</w:t>
            </w:r>
          </w:p>
        </w:tc>
        <w:tc>
          <w:tcPr>
            <w:tcW w:w="3195" w:type="dxa"/>
            <w:tcBorders>
              <w:top w:val="single" w:sz="4" w:space="0" w:color="auto"/>
              <w:left w:val="nil"/>
              <w:bottom w:val="single" w:sz="4" w:space="0" w:color="auto"/>
              <w:right w:val="single" w:sz="4" w:space="0" w:color="auto"/>
            </w:tcBorders>
            <w:hideMark/>
          </w:tcPr>
          <w:p w:rsidR="008B448D" w:rsidRDefault="004B4264" w:rsidP="008B448D">
            <w:pPr>
              <w:spacing w:before="120"/>
              <w:rPr>
                <w:lang w:val="en-US" w:eastAsia="zh-CN"/>
              </w:rPr>
            </w:pPr>
            <w:sdt>
              <w:sdtPr>
                <w:rPr>
                  <w:lang w:val="en-IN"/>
                </w:rPr>
                <w:alias w:val="ContactNameOrgCountry"/>
                <w:tag w:val="ContactNameOrgCountry"/>
                <w:id w:val="-1479603331"/>
                <w:placeholder>
                  <w:docPart w:val="B0A3A318BB46445490B42AFE65E012CF"/>
                </w:placeholder>
                <w:text w:multiLine="1"/>
              </w:sdtPr>
              <w:sdtContent>
                <w:r w:rsidR="005C523C">
                  <w:rPr>
                    <w:lang w:val="en-IN"/>
                  </w:rPr>
                  <w:t>Vijay Kumar Roy</w:t>
                </w:r>
                <w:r w:rsidR="005C523C">
                  <w:rPr>
                    <w:lang w:val="en-IN"/>
                  </w:rPr>
                  <w:br/>
                  <w:t>Telecom Engineering Centre (TEC)</w:t>
                </w:r>
                <w:r w:rsidR="005C523C">
                  <w:rPr>
                    <w:lang w:val="en-IN"/>
                  </w:rPr>
                  <w:br/>
                  <w:t>India</w:t>
                </w:r>
              </w:sdtContent>
            </w:sdt>
          </w:p>
        </w:tc>
        <w:sdt>
          <w:sdtPr>
            <w:alias w:val="ContactTelFaxEmail"/>
            <w:tag w:val="ContactTelFaxEmail"/>
            <w:id w:val="30415976"/>
            <w:placeholder>
              <w:docPart w:val="C270F3B3A32B56498FF37998B2AF267D"/>
            </w:placeholder>
          </w:sdtPr>
          <w:sdtContent>
            <w:sdt>
              <w:sdtPr>
                <w:alias w:val="ContactTelFaxEmail"/>
                <w:tag w:val="ContactTelFaxEmail"/>
                <w:id w:val="395633134"/>
                <w:placeholder>
                  <w:docPart w:val="B8C13E3C627240CBB2B5AE3151109D72"/>
                </w:placeholder>
              </w:sdtPr>
              <w:sdtContent>
                <w:tc>
                  <w:tcPr>
                    <w:tcW w:w="5116" w:type="dxa"/>
                    <w:gridSpan w:val="3"/>
                    <w:tcBorders>
                      <w:top w:val="single" w:sz="4" w:space="0" w:color="auto"/>
                      <w:left w:val="single" w:sz="4" w:space="0" w:color="auto"/>
                      <w:bottom w:val="single" w:sz="4" w:space="0" w:color="auto"/>
                      <w:right w:val="nil"/>
                    </w:tcBorders>
                    <w:hideMark/>
                  </w:tcPr>
                  <w:p w:rsidR="008B448D" w:rsidRPr="00242E97" w:rsidRDefault="005C523C" w:rsidP="005C523C">
                    <w:pPr>
                      <w:rPr>
                        <w:lang w:val="de-DE" w:eastAsia="zh-CN"/>
                      </w:rPr>
                    </w:pPr>
                    <w:r w:rsidRPr="007E39A6">
                      <w:rPr>
                        <w:lang w:val="pt-BR"/>
                      </w:rPr>
                      <w:t>Tel: +91</w:t>
                    </w:r>
                    <w:r>
                      <w:rPr>
                        <w:lang w:val="pt-BR"/>
                      </w:rPr>
                      <w:t xml:space="preserve"> 7011000101</w:t>
                    </w:r>
                    <w:r w:rsidRPr="007E39A6">
                      <w:rPr>
                        <w:lang w:val="pt-BR"/>
                      </w:rPr>
                      <w:br/>
                      <w:t xml:space="preserve">E-mail: </w:t>
                    </w:r>
                    <w:hyperlink r:id="rId13" w:history="1">
                      <w:r w:rsidRPr="00E27B05">
                        <w:rPr>
                          <w:rStyle w:val="Hyperlink"/>
                          <w:lang w:val="pt-BR"/>
                        </w:rPr>
                        <w:t>vk.roy</w:t>
                      </w:r>
                      <w:r w:rsidRPr="00B539C4">
                        <w:rPr>
                          <w:rStyle w:val="Hyperlink"/>
                          <w:lang w:val="pt-BR"/>
                        </w:rPr>
                        <w:t>@gov.in</w:t>
                      </w:r>
                    </w:hyperlink>
                  </w:p>
                </w:tc>
              </w:sdtContent>
            </w:sdt>
          </w:sdtContent>
        </w:sdt>
      </w:tr>
      <w:tr w:rsidR="008B448D" w:rsidRPr="00091F1F" w:rsidTr="00242E97">
        <w:trPr>
          <w:cantSplit/>
        </w:trPr>
        <w:tc>
          <w:tcPr>
            <w:tcW w:w="1619" w:type="dxa"/>
            <w:gridSpan w:val="3"/>
            <w:tcBorders>
              <w:top w:val="single" w:sz="4" w:space="0" w:color="auto"/>
              <w:left w:val="nil"/>
              <w:bottom w:val="single" w:sz="4" w:space="0" w:color="auto"/>
              <w:right w:val="nil"/>
            </w:tcBorders>
            <w:hideMark/>
          </w:tcPr>
          <w:p w:rsidR="008B448D" w:rsidRDefault="008B448D" w:rsidP="008B448D">
            <w:pPr>
              <w:spacing w:before="120"/>
              <w:rPr>
                <w:b/>
                <w:bCs/>
                <w:lang w:val="en-US" w:eastAsia="zh-CN"/>
              </w:rPr>
            </w:pPr>
            <w:r>
              <w:rPr>
                <w:b/>
                <w:bCs/>
              </w:rPr>
              <w:t>Contact:</w:t>
            </w:r>
          </w:p>
        </w:tc>
        <w:tc>
          <w:tcPr>
            <w:tcW w:w="3195" w:type="dxa"/>
            <w:tcBorders>
              <w:top w:val="single" w:sz="4" w:space="0" w:color="auto"/>
              <w:left w:val="nil"/>
              <w:bottom w:val="single" w:sz="4" w:space="0" w:color="auto"/>
              <w:right w:val="single" w:sz="4" w:space="0" w:color="auto"/>
            </w:tcBorders>
            <w:hideMark/>
          </w:tcPr>
          <w:p w:rsidR="008B448D" w:rsidRDefault="004B4264" w:rsidP="008B448D">
            <w:pPr>
              <w:spacing w:before="120"/>
              <w:rPr>
                <w:lang w:val="en-IN" w:eastAsia="zh-CN"/>
              </w:rPr>
            </w:pPr>
            <w:sdt>
              <w:sdtPr>
                <w:rPr>
                  <w:lang w:val="pt-BR" w:eastAsia="zh-CN"/>
                </w:rPr>
                <w:alias w:val="ContactNameOrgCountry"/>
                <w:tag w:val="ContactNameOrgCountry"/>
                <w:id w:val="179163311"/>
                <w:placeholder>
                  <w:docPart w:val="9E2F48574EAA433189316202DB4EA5F7"/>
                </w:placeholder>
                <w:text w:multiLine="1"/>
              </w:sdtPr>
              <w:sdtContent>
                <w:r w:rsidR="005C523C" w:rsidRPr="005C523C" w:rsidDel="004F17A3">
                  <w:rPr>
                    <w:lang w:val="pt-BR" w:eastAsia="zh-CN"/>
                  </w:rPr>
                  <w:t>Ranjana Sivaram</w:t>
                </w:r>
                <w:r w:rsidR="005C523C" w:rsidRPr="005C523C" w:rsidDel="004F17A3">
                  <w:rPr>
                    <w:lang w:val="pt-BR" w:eastAsia="zh-CN"/>
                  </w:rPr>
                  <w:br/>
                  <w:t>Telecom Engineering Centre (TEC)</w:t>
                </w:r>
                <w:r w:rsidR="005C523C" w:rsidRPr="005C523C" w:rsidDel="004F17A3">
                  <w:rPr>
                    <w:lang w:val="pt-BR" w:eastAsia="zh-CN"/>
                  </w:rPr>
                  <w:br/>
                  <w:t>India</w:t>
                </w:r>
              </w:sdtContent>
            </w:sdt>
          </w:p>
        </w:tc>
        <w:sdt>
          <w:sdtPr>
            <w:rPr>
              <w:lang w:eastAsia="zh-CN"/>
            </w:rPr>
            <w:alias w:val="ContactTelFaxEmail"/>
            <w:tag w:val="ContactTelFaxEmail"/>
            <w:id w:val="-1367593993"/>
            <w:placeholder>
              <w:docPart w:val="A0C2C5D44D9E41CD85685A04CACB6667"/>
            </w:placeholder>
          </w:sdtPr>
          <w:sdtContent>
            <w:tc>
              <w:tcPr>
                <w:tcW w:w="5116" w:type="dxa"/>
                <w:gridSpan w:val="3"/>
                <w:tcBorders>
                  <w:top w:val="single" w:sz="4" w:space="0" w:color="auto"/>
                  <w:left w:val="single" w:sz="4" w:space="0" w:color="auto"/>
                  <w:bottom w:val="single" w:sz="4" w:space="0" w:color="auto"/>
                  <w:right w:val="nil"/>
                </w:tcBorders>
                <w:hideMark/>
              </w:tcPr>
              <w:p w:rsidR="008B448D" w:rsidRPr="00242E97" w:rsidRDefault="005C523C" w:rsidP="008B448D">
                <w:pPr>
                  <w:rPr>
                    <w:lang w:val="de-DE" w:eastAsia="zh-CN"/>
                  </w:rPr>
                </w:pPr>
                <w:r w:rsidRPr="005C523C">
                  <w:rPr>
                    <w:lang w:val="pt-BR" w:eastAsia="zh-CN"/>
                  </w:rPr>
                  <w:t>Tel: +91 9868136990</w:t>
                </w:r>
                <w:r w:rsidRPr="005C523C">
                  <w:rPr>
                    <w:lang w:val="pt-BR" w:eastAsia="zh-CN"/>
                  </w:rPr>
                  <w:br/>
                  <w:t xml:space="preserve">E-mail: </w:t>
                </w:r>
                <w:hyperlink r:id="rId14" w:history="1">
                  <w:r w:rsidRPr="005C523C">
                    <w:rPr>
                      <w:rStyle w:val="Hyperlink"/>
                      <w:lang w:val="pt-BR" w:eastAsia="zh-CN"/>
                    </w:rPr>
                    <w:t>ranjana.sivaram@gov.in</w:t>
                  </w:r>
                </w:hyperlink>
              </w:p>
            </w:tc>
          </w:sdtContent>
        </w:sdt>
      </w:tr>
      <w:tr w:rsidR="008B448D" w:rsidRPr="005257F2" w:rsidTr="00242E97">
        <w:trPr>
          <w:cantSplit/>
        </w:trPr>
        <w:tc>
          <w:tcPr>
            <w:tcW w:w="1619" w:type="dxa"/>
            <w:gridSpan w:val="3"/>
            <w:tcBorders>
              <w:top w:val="single" w:sz="4" w:space="0" w:color="auto"/>
              <w:left w:val="nil"/>
              <w:bottom w:val="single" w:sz="4" w:space="0" w:color="auto"/>
              <w:right w:val="nil"/>
            </w:tcBorders>
            <w:hideMark/>
          </w:tcPr>
          <w:p w:rsidR="008B448D" w:rsidRDefault="008B448D" w:rsidP="008B448D">
            <w:pPr>
              <w:spacing w:before="120"/>
              <w:rPr>
                <w:b/>
                <w:bCs/>
                <w:lang w:val="en-US" w:eastAsia="zh-CN"/>
              </w:rPr>
            </w:pPr>
            <w:r>
              <w:rPr>
                <w:b/>
                <w:bCs/>
              </w:rPr>
              <w:t>Contact:</w:t>
            </w:r>
          </w:p>
        </w:tc>
        <w:tc>
          <w:tcPr>
            <w:tcW w:w="3195" w:type="dxa"/>
            <w:tcBorders>
              <w:top w:val="single" w:sz="4" w:space="0" w:color="auto"/>
              <w:left w:val="nil"/>
              <w:bottom w:val="single" w:sz="4" w:space="0" w:color="auto"/>
              <w:right w:val="single" w:sz="4" w:space="0" w:color="auto"/>
            </w:tcBorders>
            <w:hideMark/>
          </w:tcPr>
          <w:p w:rsidR="008B448D" w:rsidRDefault="004B4264" w:rsidP="008B448D">
            <w:pPr>
              <w:spacing w:before="120"/>
              <w:rPr>
                <w:lang w:val="pt-BR" w:eastAsia="zh-CN"/>
              </w:rPr>
            </w:pPr>
            <w:sdt>
              <w:sdtPr>
                <w:rPr>
                  <w:lang w:val="pt-BR"/>
                </w:rPr>
                <w:alias w:val="ContactNameOrgCountry"/>
                <w:tag w:val="ContactNameOrgCountry"/>
                <w:id w:val="997003386"/>
                <w:placeholder>
                  <w:docPart w:val="D6B8427E723A8F428ED8134A4E9507C8"/>
                </w:placeholder>
                <w:text w:multiLine="1"/>
              </w:sdtPr>
              <w:sdtContent>
                <w:r w:rsidR="008B448D" w:rsidRPr="001C2236">
                  <w:rPr>
                    <w:lang w:val="pt-BR"/>
                  </w:rPr>
                  <w:t>Vishnu Ram O.</w:t>
                </w:r>
                <w:r w:rsidR="008B448D">
                  <w:rPr>
                    <w:lang w:val="pt-BR"/>
                  </w:rPr>
                  <w:t>V.</w:t>
                </w:r>
                <w:r w:rsidR="008B448D" w:rsidRPr="001C2236">
                  <w:rPr>
                    <w:lang w:val="pt-BR"/>
                  </w:rPr>
                  <w:br/>
                </w:r>
                <w:r w:rsidR="008B448D" w:rsidRPr="00030461">
                  <w:rPr>
                    <w:lang w:val="pt-BR"/>
                  </w:rPr>
                  <w:t>Independent Consultant</w:t>
                </w:r>
                <w:r w:rsidR="008B448D" w:rsidRPr="001C2236">
                  <w:rPr>
                    <w:lang w:val="pt-BR"/>
                  </w:rPr>
                  <w:br/>
                  <w:t>I</w:t>
                </w:r>
                <w:r w:rsidR="008B448D">
                  <w:rPr>
                    <w:lang w:val="pt-BR"/>
                  </w:rPr>
                  <w:t>ndia</w:t>
                </w:r>
              </w:sdtContent>
            </w:sdt>
          </w:p>
        </w:tc>
        <w:sdt>
          <w:sdtPr>
            <w:alias w:val="ContactTelFaxEmail"/>
            <w:tag w:val="ContactTelFaxEmail"/>
            <w:id w:val="1050803327"/>
            <w:placeholder>
              <w:docPart w:val="7B743D539C55C64EB2CC88E24A28303C"/>
            </w:placeholder>
          </w:sdtPr>
          <w:sdtContent>
            <w:tc>
              <w:tcPr>
                <w:tcW w:w="5116" w:type="dxa"/>
                <w:gridSpan w:val="3"/>
                <w:tcBorders>
                  <w:top w:val="single" w:sz="4" w:space="0" w:color="auto"/>
                  <w:left w:val="single" w:sz="4" w:space="0" w:color="auto"/>
                  <w:bottom w:val="single" w:sz="4" w:space="0" w:color="auto"/>
                  <w:right w:val="nil"/>
                </w:tcBorders>
                <w:hideMark/>
              </w:tcPr>
              <w:p w:rsidR="008B448D" w:rsidRPr="00242E97" w:rsidRDefault="008B448D" w:rsidP="008B448D">
                <w:pPr>
                  <w:rPr>
                    <w:lang w:val="de-DE" w:eastAsia="zh-CN"/>
                  </w:rPr>
                </w:pPr>
                <w:r w:rsidRPr="00A56825">
                  <w:rPr>
                    <w:lang w:val="de-DE"/>
                  </w:rPr>
                  <w:t>Tel: +91  9844178052</w:t>
                </w:r>
                <w:r w:rsidRPr="00A56825">
                  <w:rPr>
                    <w:lang w:val="de-DE"/>
                  </w:rPr>
                  <w:br/>
                  <w:t xml:space="preserve">E-mail: </w:t>
                </w:r>
                <w:hyperlink r:id="rId15" w:history="1">
                  <w:r w:rsidRPr="00A56825">
                    <w:rPr>
                      <w:rStyle w:val="Hyperlink"/>
                      <w:lang w:val="de-DE"/>
                    </w:rPr>
                    <w:t>vishnu.n@ieee.org</w:t>
                  </w:r>
                </w:hyperlink>
              </w:p>
            </w:tc>
          </w:sdtContent>
        </w:sdt>
      </w:tr>
      <w:bookmarkEnd w:id="1"/>
      <w:bookmarkEnd w:id="9"/>
      <w:tr w:rsidR="00427C7E" w:rsidTr="00242E97">
        <w:trPr>
          <w:gridAfter w:val="1"/>
          <w:wAfter w:w="284" w:type="dxa"/>
          <w:cantSplit/>
        </w:trPr>
        <w:tc>
          <w:tcPr>
            <w:tcW w:w="1420" w:type="dxa"/>
            <w:gridSpan w:val="2"/>
          </w:tcPr>
          <w:p w:rsidR="00427C7E" w:rsidRPr="00242E97" w:rsidRDefault="00427C7E">
            <w:pPr>
              <w:rPr>
                <w:b/>
                <w:bCs/>
                <w:lang w:val="de-DE" w:eastAsia="zh-CN"/>
              </w:rPr>
            </w:pPr>
          </w:p>
          <w:p w:rsidR="00427C7E" w:rsidRDefault="00427C7E">
            <w:pPr>
              <w:rPr>
                <w:b/>
                <w:bCs/>
                <w:lang w:val="en-US" w:eastAsia="zh-CN"/>
              </w:rPr>
            </w:pPr>
            <w:r>
              <w:rPr>
                <w:b/>
                <w:bCs/>
                <w:lang w:val="en-US" w:eastAsia="zh-CN"/>
              </w:rPr>
              <w:t>Keywords:</w:t>
            </w:r>
          </w:p>
        </w:tc>
        <w:tc>
          <w:tcPr>
            <w:tcW w:w="8226" w:type="dxa"/>
            <w:gridSpan w:val="4"/>
          </w:tcPr>
          <w:p w:rsidR="00427C7E" w:rsidRDefault="00427C7E">
            <w:pPr>
              <w:rPr>
                <w:color w:val="000000"/>
                <w:lang w:val="en-US" w:eastAsia="zh-CN"/>
              </w:rPr>
            </w:pPr>
          </w:p>
          <w:p w:rsidR="00427C7E" w:rsidRDefault="004B4264">
            <w:pPr>
              <w:rPr>
                <w:lang w:val="en-US" w:eastAsia="zh-CN"/>
              </w:rPr>
            </w:pPr>
            <w:sdt>
              <w:sdtPr>
                <w:rPr>
                  <w:lang w:val="en-US" w:eastAsia="zh-CN"/>
                </w:rPr>
                <w:alias w:val="Keywords"/>
                <w:tag w:val="Keywords"/>
                <w:id w:val="1760102314"/>
                <w:placeholder>
                  <w:docPart w:val="64584585F407406C9D5F48FB59790275"/>
                </w:placeholder>
                <w:dataBinding w:prefixMappings="xmlns:ns0='http://purl.org/dc/elements/1.1/' xmlns:ns1='http://schemas.openxmlformats.org/package/2006/metadata/core-properties' " w:xpath="/ns1:coreProperties[1]/ns1:keywords[1]" w:storeItemID="{6C3C8BC8-F283-45AE-878A-BAB7291924A1}"/>
                <w:text/>
              </w:sdtPr>
              <w:sdtContent>
                <w:r w:rsidR="00427C7E">
                  <w:rPr>
                    <w:lang w:val="en-US" w:eastAsia="zh-CN"/>
                  </w:rPr>
                  <w:t>Architecture; Requirements; Sandbox; Simulator</w:t>
                </w:r>
              </w:sdtContent>
            </w:sdt>
          </w:p>
          <w:p w:rsidR="00242E97" w:rsidRDefault="00242E97">
            <w:pPr>
              <w:rPr>
                <w:lang w:val="en-US" w:eastAsia="zh-CN"/>
              </w:rPr>
            </w:pPr>
          </w:p>
        </w:tc>
      </w:tr>
      <w:tr w:rsidR="00242E97" w:rsidTr="00242E97">
        <w:trPr>
          <w:gridAfter w:val="1"/>
          <w:wAfter w:w="284" w:type="dxa"/>
          <w:cantSplit/>
        </w:trPr>
        <w:tc>
          <w:tcPr>
            <w:tcW w:w="1420" w:type="dxa"/>
            <w:gridSpan w:val="2"/>
          </w:tcPr>
          <w:p w:rsidR="00242E97" w:rsidRDefault="00242E97" w:rsidP="00242E97">
            <w:pPr>
              <w:rPr>
                <w:b/>
                <w:bCs/>
                <w:lang w:val="en-US" w:eastAsia="zh-CN"/>
              </w:rPr>
            </w:pPr>
            <w:r>
              <w:rPr>
                <w:b/>
                <w:bCs/>
              </w:rPr>
              <w:t>Abstract:</w:t>
            </w:r>
          </w:p>
        </w:tc>
        <w:tc>
          <w:tcPr>
            <w:tcW w:w="8226" w:type="dxa"/>
            <w:gridSpan w:val="4"/>
          </w:tcPr>
          <w:p w:rsidR="00390589" w:rsidRPr="00390589" w:rsidRDefault="00091F1F" w:rsidP="00390589">
            <w:pPr>
              <w:jc w:val="both"/>
            </w:pPr>
            <w:r>
              <w:rPr>
                <w:rFonts w:eastAsia="SimSun"/>
              </w:rPr>
              <w:t>This contribution proposes modifications</w:t>
            </w:r>
            <w:r>
              <w:rPr>
                <w:rFonts w:eastAsia="SimSun"/>
                <w:szCs w:val="22"/>
              </w:rPr>
              <w:t xml:space="preserve"> to the</w:t>
            </w:r>
            <w:r w:rsidRPr="003C5D62">
              <w:t xml:space="preserve">new </w:t>
            </w:r>
            <w:r>
              <w:t>d</w:t>
            </w:r>
            <w:r w:rsidRPr="003C5D62">
              <w:t xml:space="preserve">raft </w:t>
            </w:r>
            <w:r w:rsidR="004348E1">
              <w:rPr>
                <w:rFonts w:eastAsia="SimSun"/>
                <w:lang w:val="en-US" w:eastAsia="zh-CN"/>
              </w:rPr>
              <w:t>Recommendation Y.ML-IMT2020-</w:t>
            </w:r>
            <w:r w:rsidR="004348E1">
              <w:rPr>
                <w:color w:val="000000" w:themeColor="text1"/>
                <w:lang w:val="en-US" w:eastAsia="zh-CN"/>
              </w:rPr>
              <w:t xml:space="preserve">SANDBOX </w:t>
            </w:r>
            <w:r w:rsidR="004348E1">
              <w:rPr>
                <w:rFonts w:eastAsia="SimSun"/>
                <w:color w:val="000000"/>
                <w:szCs w:val="22"/>
                <w:lang w:val="en-US" w:eastAsia="zh-CN"/>
              </w:rPr>
              <w:t>“</w:t>
            </w:r>
            <w:r w:rsidR="004348E1">
              <w:rPr>
                <w:color w:val="000000" w:themeColor="text1"/>
                <w:szCs w:val="22"/>
                <w:lang w:val="en-US" w:eastAsia="zh-CN"/>
              </w:rPr>
              <w:t>Architectural framework for Machine Learning Sandbox in future networks including IMT-2020</w:t>
            </w:r>
            <w:r w:rsidR="004348E1">
              <w:rPr>
                <w:rFonts w:eastAsia="SimSun"/>
                <w:color w:val="000000"/>
                <w:szCs w:val="22"/>
                <w:lang w:val="en-US" w:eastAsia="zh-CN"/>
              </w:rPr>
              <w:t>”</w:t>
            </w:r>
            <w:r w:rsidR="00491558">
              <w:rPr>
                <w:rFonts w:eastAsia="SimSun"/>
              </w:rPr>
              <w:t>based on the changes</w:t>
            </w:r>
            <w:r w:rsidR="00491558" w:rsidRPr="001E4375">
              <w:rPr>
                <w:rFonts w:eastAsia="SimSun"/>
              </w:rPr>
              <w:t xml:space="preserve"> agreed in Q2</w:t>
            </w:r>
            <w:r w:rsidR="00491558" w:rsidRPr="001E4375">
              <w:rPr>
                <w:rFonts w:eastAsia="SimSun" w:hint="eastAsia"/>
              </w:rPr>
              <w:t>0</w:t>
            </w:r>
            <w:r w:rsidR="00491558">
              <w:rPr>
                <w:rFonts w:eastAsia="SimSun"/>
              </w:rPr>
              <w:t xml:space="preserve">/13 e-meeting, </w:t>
            </w:r>
            <w:r w:rsidR="002559E3">
              <w:t xml:space="preserve">26-28 April </w:t>
            </w:r>
            <w:r w:rsidR="00F35FD6">
              <w:t>2022</w:t>
            </w:r>
          </w:p>
        </w:tc>
      </w:tr>
    </w:tbl>
    <w:p w:rsidR="00B16674" w:rsidRDefault="00B16674" w:rsidP="005F320F">
      <w:pPr>
        <w:spacing w:before="120"/>
        <w:rPr>
          <w:lang w:eastAsia="de-DE"/>
        </w:rPr>
      </w:pPr>
    </w:p>
    <w:p w:rsidR="003557E2" w:rsidRPr="00FD0F59" w:rsidRDefault="003557E2" w:rsidP="003557E2">
      <w:pPr>
        <w:pStyle w:val="Tabletext"/>
        <w:rPr>
          <w:color w:val="000000" w:themeColor="text1"/>
          <w:sz w:val="20"/>
          <w:lang w:val="en-US"/>
        </w:rPr>
      </w:pPr>
    </w:p>
    <w:p w:rsidR="003557E2" w:rsidRPr="006E64CB" w:rsidRDefault="003557E2" w:rsidP="003557E2">
      <w:pPr>
        <w:spacing w:after="160" w:line="259" w:lineRule="auto"/>
        <w:rPr>
          <w:rFonts w:eastAsia="Malgun Gothic"/>
          <w:b/>
          <w:bCs/>
          <w:lang w:eastAsia="ko-KR"/>
        </w:rPr>
      </w:pPr>
      <w:r w:rsidRPr="00FD0F59">
        <w:rPr>
          <w:rFonts w:eastAsia="Malgun Gothic"/>
          <w:b/>
          <w:bCs/>
          <w:lang w:eastAsia="ko-KR"/>
        </w:rPr>
        <w:t xml:space="preserve">Work plan for completion of this draft Recommendation </w:t>
      </w:r>
      <w:r w:rsidRPr="006E64CB">
        <w:rPr>
          <w:rFonts w:eastAsia="Malgun Gothic"/>
          <w:b/>
          <w:bCs/>
          <w:lang w:eastAsia="ko-KR"/>
        </w:rPr>
        <w:t xml:space="preserve">(target for consent: </w:t>
      </w:r>
      <w:r w:rsidR="002559E3">
        <w:rPr>
          <w:rFonts w:eastAsia="Malgun Gothic"/>
          <w:b/>
          <w:bCs/>
          <w:lang w:eastAsia="ko-KR"/>
        </w:rPr>
        <w:t>July</w:t>
      </w:r>
      <w:r w:rsidRPr="006E64CB">
        <w:rPr>
          <w:rFonts w:eastAsia="Malgun Gothic"/>
          <w:b/>
          <w:bCs/>
          <w:lang w:eastAsia="ko-KR"/>
        </w:rPr>
        <w:t xml:space="preserve"> 2022 </w:t>
      </w:r>
      <w:r w:rsidR="002559E3">
        <w:rPr>
          <w:rFonts w:eastAsia="Malgun Gothic"/>
          <w:b/>
          <w:bCs/>
          <w:lang w:eastAsia="ko-KR"/>
        </w:rPr>
        <w:t>SG13 meeting)</w:t>
      </w:r>
    </w:p>
    <w:p w:rsidR="003557E2" w:rsidRDefault="003557E2" w:rsidP="003557E2">
      <w:pPr>
        <w:numPr>
          <w:ilvl w:val="0"/>
          <w:numId w:val="15"/>
        </w:numPr>
        <w:spacing w:before="120"/>
        <w:rPr>
          <w:lang w:eastAsia="de-DE"/>
        </w:rPr>
      </w:pPr>
      <w:r>
        <w:rPr>
          <w:lang w:eastAsia="de-DE"/>
        </w:rPr>
        <w:t>C</w:t>
      </w:r>
      <w:r w:rsidR="002559E3">
        <w:rPr>
          <w:lang w:eastAsia="de-DE"/>
        </w:rPr>
        <w:t xml:space="preserve">onfirmation </w:t>
      </w:r>
      <w:r w:rsidR="00472F51">
        <w:rPr>
          <w:lang w:eastAsia="de-DE"/>
        </w:rPr>
        <w:t xml:space="preserve">(and completion for one of them) </w:t>
      </w:r>
      <w:r>
        <w:rPr>
          <w:lang w:eastAsia="de-DE"/>
        </w:rPr>
        <w:t>of all new</w:t>
      </w:r>
      <w:r w:rsidR="002559E3">
        <w:rPr>
          <w:lang w:eastAsia="de-DE"/>
        </w:rPr>
        <w:t>ly added</w:t>
      </w:r>
      <w:r>
        <w:rPr>
          <w:lang w:eastAsia="de-DE"/>
        </w:rPr>
        <w:t xml:space="preserve"> definitions</w:t>
      </w:r>
    </w:p>
    <w:p w:rsidR="003557E2" w:rsidRDefault="00CB4C26" w:rsidP="003557E2">
      <w:pPr>
        <w:numPr>
          <w:ilvl w:val="0"/>
          <w:numId w:val="15"/>
        </w:numPr>
        <w:spacing w:before="120"/>
        <w:rPr>
          <w:lang w:eastAsia="de-DE"/>
        </w:rPr>
      </w:pPr>
      <w:r>
        <w:rPr>
          <w:lang w:eastAsia="de-DE"/>
        </w:rPr>
        <w:t>R</w:t>
      </w:r>
      <w:r w:rsidR="003557E2">
        <w:rPr>
          <w:lang w:eastAsia="de-DE"/>
        </w:rPr>
        <w:t xml:space="preserve">eview of clause </w:t>
      </w:r>
      <w:r w:rsidR="006A5434">
        <w:rPr>
          <w:lang w:eastAsia="de-DE"/>
        </w:rPr>
        <w:t>8.3</w:t>
      </w:r>
      <w:r w:rsidR="003557E2">
        <w:rPr>
          <w:lang w:eastAsia="de-DE"/>
        </w:rPr>
        <w:t xml:space="preserve">(all sub-clauses) </w:t>
      </w:r>
    </w:p>
    <w:p w:rsidR="003557E2" w:rsidRPr="00FD0F59" w:rsidRDefault="003557E2" w:rsidP="003557E2">
      <w:pPr>
        <w:numPr>
          <w:ilvl w:val="0"/>
          <w:numId w:val="15"/>
        </w:numPr>
        <w:spacing w:before="120"/>
        <w:rPr>
          <w:lang w:eastAsia="de-DE"/>
        </w:rPr>
      </w:pPr>
      <w:r w:rsidRPr="00FD0F59">
        <w:rPr>
          <w:lang w:eastAsia="de-DE"/>
        </w:rPr>
        <w:t>Resolution of all remaining Editor’s notes and highlights</w:t>
      </w:r>
    </w:p>
    <w:p w:rsidR="003557E2" w:rsidRPr="00FD0F59" w:rsidRDefault="003557E2" w:rsidP="003557E2">
      <w:pPr>
        <w:numPr>
          <w:ilvl w:val="0"/>
          <w:numId w:val="15"/>
        </w:numPr>
        <w:spacing w:before="120"/>
        <w:rPr>
          <w:b/>
          <w:color w:val="000000"/>
          <w:sz w:val="32"/>
          <w:lang w:eastAsia="de-DE"/>
        </w:rPr>
      </w:pPr>
      <w:r w:rsidRPr="00FD0F59">
        <w:rPr>
          <w:lang w:eastAsia="de-DE"/>
        </w:rPr>
        <w:t xml:space="preserve">Final technical and editorial checking </w:t>
      </w:r>
      <w:r w:rsidR="00CB4C26">
        <w:rPr>
          <w:lang w:eastAsia="de-DE"/>
        </w:rPr>
        <w:t xml:space="preserve">(e.g., </w:t>
      </w:r>
      <w:r w:rsidR="00CB4C26" w:rsidRPr="007A6380">
        <w:rPr>
          <w:lang w:eastAsia="de-DE"/>
        </w:rPr>
        <w:t>consistency, more compact and shorter paragraphs</w:t>
      </w:r>
      <w:r w:rsidR="00F724F8">
        <w:rPr>
          <w:lang w:eastAsia="de-DE"/>
        </w:rPr>
        <w:t>, spelling of each acronym at the first time of its occurrence</w:t>
      </w:r>
      <w:r w:rsidR="00497160">
        <w:rPr>
          <w:lang w:eastAsia="de-DE"/>
        </w:rPr>
        <w:t xml:space="preserve">, NOTEs </w:t>
      </w:r>
      <w:r w:rsidR="00497160">
        <w:rPr>
          <w:lang w:eastAsia="de-DE"/>
        </w:rPr>
        <w:lastRenderedPageBreak/>
        <w:t xml:space="preserve">numberingand clauses renumbering </w:t>
      </w:r>
      <w:r w:rsidR="00B7482A">
        <w:rPr>
          <w:lang w:eastAsia="de-DE"/>
        </w:rPr>
        <w:t xml:space="preserve">-including cross-referencing- </w:t>
      </w:r>
      <w:r w:rsidR="00497160">
        <w:rPr>
          <w:lang w:eastAsia="de-DE"/>
        </w:rPr>
        <w:t>where needed</w:t>
      </w:r>
      <w:r w:rsidR="00CB4C26">
        <w:rPr>
          <w:lang w:eastAsia="de-DE"/>
        </w:rPr>
        <w:t xml:space="preserve">) </w:t>
      </w:r>
      <w:r>
        <w:rPr>
          <w:lang w:eastAsia="de-DE"/>
        </w:rPr>
        <w:t>including Authors’ guidelines</w:t>
      </w:r>
      <w:r w:rsidR="00084414">
        <w:rPr>
          <w:lang w:eastAsia="de-DE"/>
        </w:rPr>
        <w:t>.</w:t>
      </w:r>
    </w:p>
    <w:p w:rsidR="00091F1F" w:rsidRDefault="00091F1F" w:rsidP="003557E2">
      <w:pPr>
        <w:jc w:val="both"/>
      </w:pPr>
    </w:p>
    <w:p w:rsidR="00091F1F" w:rsidRDefault="00091F1F" w:rsidP="00091F1F">
      <w:pPr>
        <w:pStyle w:val="TOCHeading"/>
        <w:rPr>
          <w:rFonts w:ascii="Times New Roman" w:eastAsiaTheme="minorEastAsia" w:hAnsi="Times New Roman"/>
          <w:color w:val="000000" w:themeColor="text1"/>
          <w:sz w:val="24"/>
          <w:szCs w:val="24"/>
          <w:lang w:val="en-GB" w:eastAsia="en-GB"/>
        </w:rPr>
      </w:pPr>
      <w:r>
        <w:rPr>
          <w:rFonts w:ascii="Times New Roman" w:eastAsiaTheme="minorEastAsia" w:hAnsi="Times New Roman"/>
          <w:color w:val="000000" w:themeColor="text1"/>
          <w:sz w:val="24"/>
          <w:szCs w:val="24"/>
          <w:lang w:val="en-GB" w:eastAsia="en-GB"/>
        </w:rPr>
        <w:t>Proposal</w:t>
      </w:r>
    </w:p>
    <w:p w:rsidR="004348E1" w:rsidRDefault="00091F1F" w:rsidP="00091F1F">
      <w:pPr>
        <w:jc w:val="both"/>
      </w:pPr>
      <w:r>
        <w:t xml:space="preserve">This contribution proposes </w:t>
      </w:r>
      <w:r>
        <w:rPr>
          <w:rFonts w:eastAsia="Malgun Gothic"/>
          <w:lang w:eastAsia="ko-KR"/>
        </w:rPr>
        <w:t>modifications/updates to</w:t>
      </w:r>
      <w:r w:rsidRPr="002559E3">
        <w:rPr>
          <w:rFonts w:eastAsia="SimSun"/>
        </w:rPr>
        <w:t>SG13-</w:t>
      </w:r>
      <w:r w:rsidRPr="002559E3">
        <w:rPr>
          <w:color w:val="000000" w:themeColor="text1"/>
          <w:lang w:val="en-US"/>
        </w:rPr>
        <w:t xml:space="preserve">TD4/WP1 </w:t>
      </w:r>
      <w:r w:rsidRPr="002559E3">
        <w:rPr>
          <w:lang w:val="en-US"/>
        </w:rPr>
        <w:t>of 2022-2024 study period</w:t>
      </w:r>
      <w:r w:rsidRPr="002559E3">
        <w:rPr>
          <w:rFonts w:eastAsia="SimSun"/>
        </w:rPr>
        <w:t xml:space="preserve"> and according to </w:t>
      </w:r>
      <w:r>
        <w:rPr>
          <w:rFonts w:eastAsia="SimSun"/>
        </w:rPr>
        <w:t>changes</w:t>
      </w:r>
      <w:r w:rsidRPr="001E4375">
        <w:rPr>
          <w:rFonts w:eastAsia="SimSun"/>
        </w:rPr>
        <w:t xml:space="preserve"> agreed in Q2</w:t>
      </w:r>
      <w:r w:rsidRPr="001E4375">
        <w:rPr>
          <w:rFonts w:eastAsia="SimSun" w:hint="eastAsia"/>
        </w:rPr>
        <w:t>0</w:t>
      </w:r>
      <w:r>
        <w:rPr>
          <w:rFonts w:eastAsia="SimSun"/>
        </w:rPr>
        <w:t xml:space="preserve">/13 e-meeting, </w:t>
      </w:r>
      <w:r>
        <w:t>26-28 April 2022.</w:t>
      </w:r>
      <w:r w:rsidR="004348E1">
        <w:br w:type="page"/>
      </w:r>
    </w:p>
    <w:p w:rsidR="00091F1F" w:rsidRPr="00BF3B2E" w:rsidRDefault="00091F1F" w:rsidP="003557E2">
      <w:pPr>
        <w:jc w:val="both"/>
        <w:rPr>
          <w:color w:val="000000" w:themeColor="text1"/>
        </w:rPr>
      </w:pPr>
    </w:p>
    <w:p w:rsidR="00427C7E" w:rsidRDefault="00427C7E" w:rsidP="00427C7E">
      <w:pPr>
        <w:jc w:val="center"/>
        <w:rPr>
          <w:b/>
          <w:lang w:eastAsia="zh-CN"/>
        </w:rPr>
      </w:pPr>
      <w:r>
        <w:rPr>
          <w:b/>
          <w:lang w:eastAsia="zh-CN"/>
        </w:rPr>
        <w:t>Annexure-I</w:t>
      </w:r>
    </w:p>
    <w:p w:rsidR="00427C7E" w:rsidRDefault="00427C7E" w:rsidP="00427C7E">
      <w:pPr>
        <w:jc w:val="center"/>
        <w:rPr>
          <w:b/>
          <w:bCs/>
          <w:color w:val="000000" w:themeColor="text1"/>
          <w:sz w:val="28"/>
          <w:szCs w:val="28"/>
        </w:rPr>
      </w:pPr>
    </w:p>
    <w:p w:rsidR="007B235A" w:rsidRPr="00C13CCD" w:rsidRDefault="00FB4C61" w:rsidP="00D67E42">
      <w:pPr>
        <w:rPr>
          <w:b/>
          <w:bCs/>
          <w:sz w:val="28"/>
          <w:szCs w:val="28"/>
        </w:rPr>
      </w:pPr>
      <w:r w:rsidRPr="00C13CCD">
        <w:rPr>
          <w:b/>
          <w:bCs/>
          <w:color w:val="000000" w:themeColor="text1"/>
          <w:sz w:val="28"/>
          <w:szCs w:val="28"/>
        </w:rPr>
        <w:t>D</w:t>
      </w:r>
      <w:r w:rsidR="007B235A" w:rsidRPr="00C13CCD">
        <w:rPr>
          <w:b/>
          <w:bCs/>
          <w:color w:val="000000" w:themeColor="text1"/>
          <w:sz w:val="28"/>
          <w:szCs w:val="28"/>
        </w:rPr>
        <w:t xml:space="preserve">raft </w:t>
      </w:r>
      <w:r w:rsidRPr="00C13CCD">
        <w:rPr>
          <w:b/>
          <w:bCs/>
          <w:color w:val="000000" w:themeColor="text1"/>
          <w:sz w:val="28"/>
          <w:szCs w:val="28"/>
        </w:rPr>
        <w:t xml:space="preserve">new </w:t>
      </w:r>
      <w:r w:rsidR="007B235A" w:rsidRPr="00C13CCD">
        <w:rPr>
          <w:b/>
          <w:bCs/>
          <w:color w:val="000000" w:themeColor="text1"/>
          <w:sz w:val="28"/>
          <w:szCs w:val="28"/>
        </w:rPr>
        <w:t xml:space="preserve">Recommendation </w:t>
      </w:r>
      <w:r w:rsidRPr="00C13CCD">
        <w:rPr>
          <w:b/>
          <w:bCs/>
          <w:color w:val="000000" w:themeColor="text1"/>
          <w:sz w:val="28"/>
          <w:szCs w:val="28"/>
        </w:rPr>
        <w:t xml:space="preserve">ITU-T </w:t>
      </w:r>
      <w:r w:rsidR="007B235A" w:rsidRPr="00C13CCD">
        <w:rPr>
          <w:b/>
          <w:bCs/>
          <w:color w:val="000000" w:themeColor="text1"/>
          <w:sz w:val="28"/>
          <w:szCs w:val="28"/>
        </w:rPr>
        <w:t>Y.ML-IMT2020-SANDBOX</w:t>
      </w:r>
      <w:r w:rsidR="007B235A" w:rsidRPr="00C13CCD">
        <w:rPr>
          <w:b/>
          <w:bCs/>
          <w:sz w:val="28"/>
          <w:szCs w:val="28"/>
        </w:rPr>
        <w:br/>
      </w:r>
    </w:p>
    <w:p w:rsidR="007B235A" w:rsidRDefault="007B235A" w:rsidP="007B235A">
      <w:pPr>
        <w:pStyle w:val="AnnexNotitle"/>
        <w:spacing w:before="0"/>
      </w:pPr>
      <w:bookmarkStart w:id="10" w:name="_Toc95407338"/>
      <w:r>
        <w:t xml:space="preserve">Architectural framework for ML </w:t>
      </w:r>
      <w:r w:rsidR="00E1739F">
        <w:t>s</w:t>
      </w:r>
      <w:r>
        <w:t>andbox in future networks</w:t>
      </w:r>
      <w:bookmarkEnd w:id="10"/>
    </w:p>
    <w:p w:rsidR="0006626A" w:rsidRPr="007B235A" w:rsidRDefault="007B235A" w:rsidP="007B235A">
      <w:pPr>
        <w:pStyle w:val="AnnexNotitle"/>
        <w:spacing w:before="0"/>
      </w:pPr>
      <w:bookmarkStart w:id="11" w:name="_Toc95407339"/>
      <w:r>
        <w:t>including IMT-2020</w:t>
      </w:r>
      <w:bookmarkEnd w:id="11"/>
    </w:p>
    <w:p w:rsidR="007B235A" w:rsidRDefault="007B235A">
      <w:pPr>
        <w:rPr>
          <w:color w:val="000000" w:themeColor="text1"/>
        </w:rPr>
      </w:pPr>
    </w:p>
    <w:p w:rsidR="007B235A" w:rsidRDefault="007B235A" w:rsidP="007B235A">
      <w:pPr>
        <w:keepNext/>
        <w:tabs>
          <w:tab w:val="left" w:pos="794"/>
          <w:tab w:val="left" w:pos="1191"/>
          <w:tab w:val="left" w:pos="1588"/>
          <w:tab w:val="left" w:pos="1985"/>
        </w:tabs>
        <w:spacing w:before="160"/>
        <w:rPr>
          <w:b/>
          <w:color w:val="000000"/>
        </w:rPr>
      </w:pPr>
      <w:r>
        <w:rPr>
          <w:b/>
          <w:color w:val="000000"/>
        </w:rPr>
        <w:t>Summary</w:t>
      </w:r>
    </w:p>
    <w:p w:rsidR="007B235A" w:rsidRDefault="00CB4C26" w:rsidP="007B235A">
      <w:pPr>
        <w:tabs>
          <w:tab w:val="left" w:pos="794"/>
          <w:tab w:val="left" w:pos="1191"/>
          <w:tab w:val="left" w:pos="1588"/>
          <w:tab w:val="left" w:pos="1985"/>
        </w:tabs>
        <w:rPr>
          <w:color w:val="000000"/>
        </w:rPr>
      </w:pPr>
      <w:r>
        <w:rPr>
          <w:color w:val="000000"/>
        </w:rPr>
        <w:t xml:space="preserve">This Recommendation </w:t>
      </w:r>
      <w:r w:rsidR="00742DD9">
        <w:rPr>
          <w:color w:val="000000"/>
        </w:rPr>
        <w:t>provide</w:t>
      </w:r>
      <w:r>
        <w:rPr>
          <w:color w:val="000000"/>
        </w:rPr>
        <w:t>s an</w:t>
      </w:r>
      <w:r w:rsidR="007B235A">
        <w:rPr>
          <w:color w:val="000000"/>
          <w:lang w:val="en-US" w:eastAsia="zh-CN"/>
        </w:rPr>
        <w:t>architectural</w:t>
      </w:r>
      <w:r w:rsidR="007B235A">
        <w:rPr>
          <w:color w:val="000000"/>
        </w:rPr>
        <w:t xml:space="preserve"> framework </w:t>
      </w:r>
      <w:r w:rsidR="007B235A">
        <w:rPr>
          <w:color w:val="000000"/>
          <w:highlight w:val="white"/>
        </w:rPr>
        <w:t>for</w:t>
      </w:r>
      <w:r w:rsidR="007B235A">
        <w:rPr>
          <w:color w:val="000000"/>
          <w:highlight w:val="white"/>
          <w:lang w:val="en-US" w:eastAsia="zh-CN"/>
        </w:rPr>
        <w:t xml:space="preserve">machine learning </w:t>
      </w:r>
      <w:r w:rsidR="00E1739F">
        <w:rPr>
          <w:color w:val="000000"/>
          <w:highlight w:val="white"/>
          <w:lang w:val="en-US" w:eastAsia="zh-CN"/>
        </w:rPr>
        <w:t>s</w:t>
      </w:r>
      <w:r w:rsidR="007B235A">
        <w:rPr>
          <w:color w:val="000000"/>
          <w:highlight w:val="white"/>
          <w:lang w:val="en-US" w:eastAsia="zh-CN"/>
        </w:rPr>
        <w:t>andbox</w:t>
      </w:r>
      <w:r w:rsidR="007B235A">
        <w:rPr>
          <w:color w:val="000000"/>
          <w:highlight w:val="white"/>
        </w:rPr>
        <w:t xml:space="preserve"> in </w:t>
      </w:r>
      <w:r w:rsidR="007B235A">
        <w:rPr>
          <w:rFonts w:hint="eastAsia"/>
          <w:highlight w:val="white"/>
          <w:lang w:val="en-US"/>
        </w:rPr>
        <w:t>future</w:t>
      </w:r>
      <w:r w:rsidR="007B235A">
        <w:rPr>
          <w:color w:val="000000"/>
          <w:highlight w:val="white"/>
        </w:rPr>
        <w:t xml:space="preserve"> networks </w:t>
      </w:r>
      <w:r w:rsidR="007B235A">
        <w:rPr>
          <w:rFonts w:hint="eastAsia"/>
          <w:color w:val="000000"/>
          <w:highlight w:val="white"/>
          <w:lang w:val="en-US"/>
        </w:rPr>
        <w:t>including IMT-2020</w:t>
      </w:r>
      <w:r w:rsidR="007B235A">
        <w:rPr>
          <w:color w:val="000000"/>
          <w:highlight w:val="white"/>
        </w:rPr>
        <w:t xml:space="preserve">. </w:t>
      </w:r>
      <w:r w:rsidR="00742DD9">
        <w:rPr>
          <w:color w:val="000000"/>
          <w:highlight w:val="white"/>
        </w:rPr>
        <w:t xml:space="preserve">More precisely,it </w:t>
      </w:r>
      <w:r w:rsidR="007B235A">
        <w:rPr>
          <w:color w:val="000000"/>
          <w:highlight w:val="white"/>
        </w:rPr>
        <w:t xml:space="preserve">describes </w:t>
      </w:r>
      <w:r w:rsidR="007B235A">
        <w:rPr>
          <w:rFonts w:hint="eastAsia"/>
          <w:color w:val="000000"/>
          <w:highlight w:val="white"/>
          <w:lang w:val="en-US"/>
        </w:rPr>
        <w:t xml:space="preserve">requirements </w:t>
      </w:r>
      <w:r w:rsidR="007B235A">
        <w:rPr>
          <w:rFonts w:hint="eastAsia"/>
          <w:highlight w:val="white"/>
          <w:lang w:val="en-US"/>
        </w:rPr>
        <w:t xml:space="preserve">and </w:t>
      </w:r>
      <w:r w:rsidR="00742DD9">
        <w:rPr>
          <w:highlight w:val="white"/>
          <w:lang w:val="en-US"/>
        </w:rPr>
        <w:t xml:space="preserve">highlevel </w:t>
      </w:r>
      <w:r w:rsidR="007B235A">
        <w:rPr>
          <w:rFonts w:hint="eastAsia"/>
          <w:highlight w:val="white"/>
          <w:lang w:val="en-US"/>
        </w:rPr>
        <w:t>architecture</w:t>
      </w:r>
      <w:r w:rsidR="007B235A">
        <w:rPr>
          <w:highlight w:val="white"/>
        </w:rPr>
        <w:t xml:space="preserve"> for </w:t>
      </w:r>
      <w:r w:rsidR="007B235A">
        <w:rPr>
          <w:highlight w:val="white"/>
          <w:lang w:val="en-US"/>
        </w:rPr>
        <w:t xml:space="preserve">ML </w:t>
      </w:r>
      <w:r w:rsidR="00E1739F">
        <w:rPr>
          <w:highlight w:val="white"/>
          <w:lang w:val="en-US"/>
        </w:rPr>
        <w:t>s</w:t>
      </w:r>
      <w:r w:rsidR="007B235A">
        <w:rPr>
          <w:highlight w:val="white"/>
          <w:lang w:val="en-US"/>
        </w:rPr>
        <w:t>andbox</w:t>
      </w:r>
      <w:r w:rsidR="007B235A">
        <w:rPr>
          <w:rFonts w:hint="eastAsia"/>
          <w:highlight w:val="white"/>
          <w:lang w:val="en-US"/>
        </w:rPr>
        <w:t xml:space="preserve"> in </w:t>
      </w:r>
      <w:r w:rsidR="007B235A">
        <w:rPr>
          <w:lang w:val="en-US"/>
        </w:rPr>
        <w:t>future networks including IMT-2020</w:t>
      </w:r>
      <w:r w:rsidR="007B235A">
        <w:rPr>
          <w:color w:val="000000"/>
          <w:highlight w:val="white"/>
        </w:rPr>
        <w:t>.</w:t>
      </w:r>
    </w:p>
    <w:p w:rsidR="007B235A" w:rsidRDefault="007B235A" w:rsidP="007B235A">
      <w:pPr>
        <w:keepNext/>
        <w:tabs>
          <w:tab w:val="left" w:pos="794"/>
          <w:tab w:val="left" w:pos="1191"/>
          <w:tab w:val="left" w:pos="1588"/>
          <w:tab w:val="left" w:pos="1985"/>
        </w:tabs>
        <w:spacing w:before="160"/>
        <w:rPr>
          <w:b/>
          <w:color w:val="000000"/>
        </w:rPr>
      </w:pPr>
      <w:r>
        <w:rPr>
          <w:b/>
          <w:color w:val="000000"/>
        </w:rPr>
        <w:t>Keywords</w:t>
      </w:r>
    </w:p>
    <w:p w:rsidR="007B235A" w:rsidRDefault="00E1739F" w:rsidP="007B235A">
      <w:pPr>
        <w:tabs>
          <w:tab w:val="left" w:pos="794"/>
          <w:tab w:val="left" w:pos="1191"/>
          <w:tab w:val="left" w:pos="1588"/>
          <w:tab w:val="left" w:pos="1985"/>
        </w:tabs>
        <w:rPr>
          <w:color w:val="000000"/>
        </w:rPr>
      </w:pPr>
      <w:r>
        <w:rPr>
          <w:color w:val="000000"/>
        </w:rPr>
        <w:t>Future networks, m</w:t>
      </w:r>
      <w:r w:rsidR="007B235A">
        <w:rPr>
          <w:color w:val="000000"/>
        </w:rPr>
        <w:t xml:space="preserve">achine </w:t>
      </w:r>
      <w:r>
        <w:rPr>
          <w:color w:val="000000"/>
        </w:rPr>
        <w:t>l</w:t>
      </w:r>
      <w:r w:rsidR="007B235A">
        <w:rPr>
          <w:color w:val="000000"/>
        </w:rPr>
        <w:t xml:space="preserve">earning, </w:t>
      </w:r>
      <w:r w:rsidR="007B235A">
        <w:t>model</w:t>
      </w:r>
      <w:r w:rsidR="007B235A">
        <w:rPr>
          <w:color w:val="000000"/>
        </w:rPr>
        <w:t xml:space="preserve">, IMT-2020, </w:t>
      </w:r>
      <w:r>
        <w:t>s</w:t>
      </w:r>
      <w:r w:rsidR="007B235A">
        <w:t>andbox.</w:t>
      </w:r>
    </w:p>
    <w:p w:rsidR="00370B34" w:rsidRDefault="00370B34">
      <w:pPr>
        <w:rPr>
          <w:noProof/>
          <w:color w:val="000000" w:themeColor="text1"/>
        </w:rPr>
      </w:pPr>
    </w:p>
    <w:p w:rsidR="007B235A" w:rsidRPr="000513AC" w:rsidRDefault="007B235A">
      <w:pPr>
        <w:rPr>
          <w:color w:val="000000" w:themeColor="text1"/>
        </w:rPr>
      </w:pPr>
    </w:p>
    <w:p w:rsidR="007B235A" w:rsidRDefault="007B235A">
      <w:pPr>
        <w:rPr>
          <w:color w:val="000000" w:themeColor="text1"/>
        </w:rPr>
      </w:pPr>
      <w:r>
        <w:rPr>
          <w:color w:val="000000" w:themeColor="text1"/>
        </w:rPr>
        <w:br w:type="page"/>
      </w:r>
    </w:p>
    <w:sdt>
      <w:sdtPr>
        <w:rPr>
          <w:rFonts w:ascii="Times New Roman" w:eastAsiaTheme="minorEastAsia" w:hAnsi="Times New Roman" w:cs="Times New Roman"/>
          <w:b w:val="0"/>
          <w:bCs w:val="0"/>
          <w:color w:val="000000" w:themeColor="text1"/>
          <w:sz w:val="24"/>
          <w:szCs w:val="24"/>
          <w:lang w:val="en-GB" w:eastAsia="en-GB"/>
        </w:rPr>
        <w:id w:val="30416005"/>
        <w:docPartObj>
          <w:docPartGallery w:val="Table of Contents"/>
          <w:docPartUnique/>
        </w:docPartObj>
      </w:sdtPr>
      <w:sdtContent>
        <w:p w:rsidR="007B235A" w:rsidRPr="00425C8A" w:rsidRDefault="00742DD9" w:rsidP="00C13CCD">
          <w:pPr>
            <w:pStyle w:val="TOCHeading"/>
            <w:jc w:val="center"/>
            <w:rPr>
              <w:rFonts w:ascii="Times New Roman" w:hAnsi="Times New Roman" w:cs="Times New Roman"/>
              <w:b w:val="0"/>
              <w:color w:val="000000" w:themeColor="text1"/>
              <w:sz w:val="24"/>
              <w:szCs w:val="24"/>
              <w:lang w:val="en-GB"/>
            </w:rPr>
          </w:pPr>
          <w:r>
            <w:rPr>
              <w:rFonts w:ascii="Times New Roman" w:eastAsiaTheme="minorEastAsia" w:hAnsi="Times New Roman" w:cs="Times New Roman"/>
              <w:b w:val="0"/>
              <w:bCs w:val="0"/>
              <w:color w:val="000000" w:themeColor="text1"/>
              <w:sz w:val="24"/>
              <w:szCs w:val="24"/>
              <w:lang w:val="en-GB" w:eastAsia="en-GB"/>
            </w:rPr>
            <w:t xml:space="preserve">Table of </w:t>
          </w:r>
          <w:r w:rsidR="007B235A" w:rsidRPr="00742DD9">
            <w:rPr>
              <w:rFonts w:ascii="Times New Roman" w:hAnsi="Times New Roman" w:cs="Times New Roman"/>
              <w:b w:val="0"/>
              <w:color w:val="000000" w:themeColor="text1"/>
              <w:sz w:val="24"/>
              <w:szCs w:val="24"/>
              <w:highlight w:val="yellow"/>
              <w:lang w:val="en-GB"/>
            </w:rPr>
            <w:t>Contents</w:t>
          </w:r>
        </w:p>
        <w:p w:rsidR="00425C8A" w:rsidRPr="00425C8A" w:rsidRDefault="004B4264">
          <w:pPr>
            <w:pStyle w:val="TOC1"/>
            <w:tabs>
              <w:tab w:val="right" w:leader="dot" w:pos="9628"/>
            </w:tabs>
            <w:rPr>
              <w:rFonts w:ascii="Times New Roman" w:hAnsi="Times New Roman"/>
              <w:b w:val="0"/>
              <w:bCs w:val="0"/>
              <w:noProof/>
              <w:lang w:bidi="hi-IN"/>
            </w:rPr>
          </w:pPr>
          <w:r w:rsidRPr="004B4264">
            <w:rPr>
              <w:rFonts w:ascii="Times New Roman" w:hAnsi="Times New Roman"/>
              <w:b w:val="0"/>
              <w:bCs w:val="0"/>
              <w:color w:val="000000" w:themeColor="text1"/>
            </w:rPr>
            <w:fldChar w:fldCharType="begin"/>
          </w:r>
          <w:r w:rsidR="007B235A" w:rsidRPr="00425C8A">
            <w:rPr>
              <w:rFonts w:ascii="Times New Roman" w:hAnsi="Times New Roman"/>
              <w:b w:val="0"/>
              <w:color w:val="000000" w:themeColor="text1"/>
            </w:rPr>
            <w:instrText xml:space="preserve"> TOC \o "1-3" \h \z \u </w:instrText>
          </w:r>
          <w:r w:rsidRPr="004B4264">
            <w:rPr>
              <w:rFonts w:ascii="Times New Roman" w:hAnsi="Times New Roman"/>
              <w:b w:val="0"/>
              <w:bCs w:val="0"/>
              <w:color w:val="000000" w:themeColor="text1"/>
            </w:rPr>
            <w:fldChar w:fldCharType="separate"/>
          </w:r>
          <w:hyperlink w:anchor="_Toc95407338" w:history="1">
            <w:r w:rsidR="00425C8A" w:rsidRPr="00425C8A">
              <w:rPr>
                <w:rStyle w:val="Hyperlink"/>
                <w:rFonts w:ascii="Times New Roman" w:hAnsi="Times New Roman"/>
                <w:noProof/>
              </w:rPr>
              <w:t>Architectural framework for ML Sandbox in future networks</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_Toc95407338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3</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39" w:history="1">
            <w:r w:rsidR="00425C8A" w:rsidRPr="00425C8A">
              <w:rPr>
                <w:rStyle w:val="Hyperlink"/>
                <w:rFonts w:ascii="Times New Roman" w:hAnsi="Times New Roman"/>
                <w:noProof/>
              </w:rPr>
              <w:t>including IMT-2020</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_Toc95407339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3</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0" w:history="1">
            <w:r w:rsidR="00425C8A" w:rsidRPr="00425C8A">
              <w:rPr>
                <w:rStyle w:val="Hyperlink"/>
                <w:rFonts w:ascii="Times New Roman" w:hAnsi="Times New Roman"/>
                <w:noProof/>
              </w:rPr>
              <w:t>Architectural framework for ML Sandbox in future networks</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_Toc95407340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5</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1" w:history="1">
            <w:r w:rsidR="00425C8A" w:rsidRPr="00425C8A">
              <w:rPr>
                <w:rStyle w:val="Hyperlink"/>
                <w:rFonts w:ascii="Times New Roman" w:hAnsi="Times New Roman"/>
                <w:noProof/>
              </w:rPr>
              <w:t>including IMT-2020</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_Toc95407341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5</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2" w:history="1">
            <w:r w:rsidR="00425C8A" w:rsidRPr="00425C8A">
              <w:rPr>
                <w:rStyle w:val="Hyperlink"/>
                <w:rFonts w:ascii="Times New Roman" w:hAnsi="Times New Roman"/>
                <w:noProof/>
              </w:rPr>
              <w:t>1. Scope</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_Toc95407342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5</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3" w:history="1">
            <w:r w:rsidR="00425C8A" w:rsidRPr="00425C8A">
              <w:rPr>
                <w:rStyle w:val="Hyperlink"/>
                <w:rFonts w:ascii="Times New Roman" w:hAnsi="Times New Roman"/>
                <w:noProof/>
              </w:rPr>
              <w:t>2. References</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_Toc95407343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5</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4" w:history="1">
            <w:r w:rsidR="00425C8A" w:rsidRPr="00425C8A">
              <w:rPr>
                <w:rStyle w:val="Hyperlink"/>
                <w:rFonts w:ascii="Times New Roman" w:hAnsi="Times New Roman"/>
                <w:noProof/>
              </w:rPr>
              <w:t>3. Definitions</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_Toc95407344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5</w:t>
            </w:r>
            <w:r w:rsidRPr="00425C8A">
              <w:rPr>
                <w:rFonts w:ascii="Times New Roman" w:hAnsi="Times New Roman"/>
                <w:noProof/>
                <w:webHidden/>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45" w:history="1">
            <w:r w:rsidR="00425C8A" w:rsidRPr="00425C8A">
              <w:rPr>
                <w:rStyle w:val="Hyperlink"/>
                <w:rFonts w:ascii="Times New Roman" w:hAnsi="Times New Roman"/>
                <w:noProof/>
                <w:sz w:val="24"/>
                <w:szCs w:val="24"/>
              </w:rPr>
              <w:t>3.1 Terms defined elsewhere</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_Toc95407345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5</w:t>
            </w:r>
            <w:r w:rsidRPr="00425C8A">
              <w:rPr>
                <w:rFonts w:ascii="Times New Roman" w:hAnsi="Times New Roman"/>
                <w:noProof/>
                <w:webHidden/>
                <w:sz w:val="24"/>
                <w:szCs w:val="24"/>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46" w:history="1">
            <w:r w:rsidR="00425C8A" w:rsidRPr="00425C8A">
              <w:rPr>
                <w:rStyle w:val="Hyperlink"/>
                <w:rFonts w:ascii="Times New Roman" w:hAnsi="Times New Roman"/>
                <w:noProof/>
                <w:sz w:val="24"/>
                <w:szCs w:val="24"/>
              </w:rPr>
              <w:t>3.2 Terms defined in this document</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_Toc95407346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6</w:t>
            </w:r>
            <w:r w:rsidRPr="00425C8A">
              <w:rPr>
                <w:rFonts w:ascii="Times New Roman" w:hAnsi="Times New Roman"/>
                <w:noProof/>
                <w:webHidden/>
                <w:sz w:val="24"/>
                <w:szCs w:val="24"/>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7" w:history="1">
            <w:r w:rsidR="00425C8A" w:rsidRPr="00425C8A">
              <w:rPr>
                <w:rStyle w:val="Hyperlink"/>
                <w:rFonts w:ascii="Times New Roman" w:hAnsi="Times New Roman"/>
                <w:noProof/>
              </w:rPr>
              <w:t>4. Abbreviations and acronyms</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_Toc95407347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7</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8" w:history="1">
            <w:r w:rsidR="00425C8A" w:rsidRPr="00425C8A">
              <w:rPr>
                <w:rStyle w:val="Hyperlink"/>
                <w:rFonts w:ascii="Times New Roman" w:hAnsi="Times New Roman"/>
                <w:noProof/>
              </w:rPr>
              <w:t>5. Introduction</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_Toc95407348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7</w:t>
            </w:r>
            <w:r w:rsidRPr="00425C8A">
              <w:rPr>
                <w:rFonts w:ascii="Times New Roman" w:hAnsi="Times New Roman"/>
                <w:noProof/>
                <w:webHidden/>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49" w:history="1">
            <w:r w:rsidR="00425C8A" w:rsidRPr="00425C8A">
              <w:rPr>
                <w:rStyle w:val="Hyperlink"/>
                <w:rFonts w:ascii="Times New Roman" w:hAnsi="Times New Roman"/>
                <w:noProof/>
              </w:rPr>
              <w:t>6. Requirements</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_Toc95407349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8</w:t>
            </w:r>
            <w:r w:rsidRPr="00425C8A">
              <w:rPr>
                <w:rFonts w:ascii="Times New Roman" w:hAnsi="Times New Roman"/>
                <w:noProof/>
                <w:webHidden/>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50" w:history="1">
            <w:r w:rsidR="00425C8A" w:rsidRPr="00425C8A">
              <w:rPr>
                <w:rStyle w:val="Hyperlink"/>
                <w:rFonts w:ascii="Times New Roman" w:hAnsi="Times New Roman"/>
                <w:noProof/>
                <w:sz w:val="24"/>
                <w:szCs w:val="24"/>
              </w:rPr>
              <w:t>6.1 Simulated ML underlay requirements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_Toc95407350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8</w:t>
            </w:r>
            <w:r w:rsidRPr="00425C8A">
              <w:rPr>
                <w:rFonts w:ascii="Times New Roman" w:hAnsi="Times New Roman"/>
                <w:noProof/>
                <w:webHidden/>
                <w:sz w:val="24"/>
                <w:szCs w:val="24"/>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51" w:history="1">
            <w:r w:rsidR="00425C8A" w:rsidRPr="00425C8A">
              <w:rPr>
                <w:rStyle w:val="Hyperlink"/>
                <w:rFonts w:ascii="Times New Roman" w:hAnsi="Times New Roman"/>
                <w:noProof/>
                <w:sz w:val="24"/>
                <w:szCs w:val="24"/>
              </w:rPr>
              <w:t>6.2 Operational requirements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_Toc95407351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9</w:t>
            </w:r>
            <w:r w:rsidRPr="00425C8A">
              <w:rPr>
                <w:rFonts w:ascii="Times New Roman" w:hAnsi="Times New Roman"/>
                <w:noProof/>
                <w:webHidden/>
                <w:sz w:val="24"/>
                <w:szCs w:val="24"/>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52" w:history="1">
            <w:r w:rsidR="00425C8A" w:rsidRPr="00425C8A">
              <w:rPr>
                <w:rStyle w:val="Hyperlink"/>
                <w:rFonts w:ascii="Times New Roman" w:hAnsi="Times New Roman"/>
                <w:noProof/>
                <w:sz w:val="24"/>
                <w:szCs w:val="24"/>
              </w:rPr>
              <w:t>6.3 Communication requirements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_Toc95407352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10</w:t>
            </w:r>
            <w:r w:rsidRPr="00425C8A">
              <w:rPr>
                <w:rFonts w:ascii="Times New Roman" w:hAnsi="Times New Roman"/>
                <w:noProof/>
                <w:webHidden/>
                <w:sz w:val="24"/>
                <w:szCs w:val="24"/>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53" w:history="1">
            <w:r w:rsidR="00425C8A" w:rsidRPr="00425C8A">
              <w:rPr>
                <w:rStyle w:val="Hyperlink"/>
                <w:rFonts w:ascii="Times New Roman" w:hAnsi="Times New Roman"/>
                <w:noProof/>
                <w:sz w:val="24"/>
                <w:szCs w:val="24"/>
              </w:rPr>
              <w:t>6.4 Metadata requirements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_Toc95407353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11</w:t>
            </w:r>
            <w:r w:rsidRPr="00425C8A">
              <w:rPr>
                <w:rFonts w:ascii="Times New Roman" w:hAnsi="Times New Roman"/>
                <w:noProof/>
                <w:webHidden/>
                <w:sz w:val="24"/>
                <w:szCs w:val="24"/>
              </w:rPr>
              <w:fldChar w:fldCharType="end"/>
            </w:r>
          </w:hyperlink>
        </w:p>
        <w:p w:rsidR="00425C8A" w:rsidRPr="00425C8A" w:rsidRDefault="004B4264">
          <w:pPr>
            <w:pStyle w:val="TOC1"/>
            <w:tabs>
              <w:tab w:val="right" w:leader="dot" w:pos="9628"/>
            </w:tabs>
            <w:rPr>
              <w:rFonts w:ascii="Times New Roman" w:hAnsi="Times New Roman"/>
              <w:b w:val="0"/>
              <w:bCs w:val="0"/>
              <w:noProof/>
              <w:lang w:bidi="hi-IN"/>
            </w:rPr>
          </w:pPr>
          <w:hyperlink w:anchor="_Toc95407354" w:history="1">
            <w:r w:rsidR="00425C8A" w:rsidRPr="00425C8A">
              <w:rPr>
                <w:rStyle w:val="Hyperlink"/>
                <w:rFonts w:ascii="Times New Roman" w:hAnsi="Times New Roman"/>
                <w:noProof/>
              </w:rPr>
              <w:t>7. High-level architecture of the ML Sandbox</w:t>
            </w:r>
            <w:r w:rsidR="00425C8A" w:rsidRPr="00425C8A">
              <w:rPr>
                <w:rFonts w:ascii="Times New Roman" w:hAnsi="Times New Roman"/>
                <w:noProof/>
                <w:webHidden/>
              </w:rPr>
              <w:tab/>
            </w:r>
            <w:r w:rsidRPr="00425C8A">
              <w:rPr>
                <w:rFonts w:ascii="Times New Roman" w:hAnsi="Times New Roman"/>
                <w:noProof/>
                <w:webHidden/>
              </w:rPr>
              <w:fldChar w:fldCharType="begin"/>
            </w:r>
            <w:r w:rsidR="00425C8A" w:rsidRPr="00425C8A">
              <w:rPr>
                <w:rFonts w:ascii="Times New Roman" w:hAnsi="Times New Roman"/>
                <w:noProof/>
                <w:webHidden/>
              </w:rPr>
              <w:instrText xml:space="preserve"> PAGEREF _Toc95407354 \h </w:instrText>
            </w:r>
            <w:r w:rsidRPr="00425C8A">
              <w:rPr>
                <w:rFonts w:ascii="Times New Roman" w:hAnsi="Times New Roman"/>
                <w:noProof/>
                <w:webHidden/>
              </w:rPr>
            </w:r>
            <w:r w:rsidRPr="00425C8A">
              <w:rPr>
                <w:rFonts w:ascii="Times New Roman" w:hAnsi="Times New Roman"/>
                <w:noProof/>
                <w:webHidden/>
              </w:rPr>
              <w:fldChar w:fldCharType="separate"/>
            </w:r>
            <w:r w:rsidR="00425C8A" w:rsidRPr="00425C8A">
              <w:rPr>
                <w:rFonts w:ascii="Times New Roman" w:hAnsi="Times New Roman"/>
                <w:noProof/>
                <w:webHidden/>
              </w:rPr>
              <w:t>12</w:t>
            </w:r>
            <w:r w:rsidRPr="00425C8A">
              <w:rPr>
                <w:rFonts w:ascii="Times New Roman" w:hAnsi="Times New Roman"/>
                <w:noProof/>
                <w:webHidden/>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55" w:history="1">
            <w:r w:rsidR="00425C8A" w:rsidRPr="00425C8A">
              <w:rPr>
                <w:rStyle w:val="Hyperlink"/>
                <w:rFonts w:ascii="Times New Roman" w:hAnsi="Times New Roman"/>
                <w:noProof/>
                <w:sz w:val="24"/>
                <w:szCs w:val="24"/>
              </w:rPr>
              <w:t>7.1 Components of the ML Sandbox</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_Toc95407355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14</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56" w:history="1">
            <w:r w:rsidR="00425C8A" w:rsidRPr="00425C8A">
              <w:rPr>
                <w:rStyle w:val="Hyperlink"/>
                <w:rFonts w:ascii="Times New Roman" w:hAnsi="Times New Roman"/>
                <w:noProof/>
                <w:sz w:val="24"/>
                <w:szCs w:val="24"/>
              </w:rPr>
              <w:t>7.1.1 Simulated ML underlay networks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_Toc95407356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15</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57" w:history="1">
            <w:r w:rsidR="00425C8A" w:rsidRPr="00425C8A">
              <w:rPr>
                <w:rStyle w:val="Hyperlink"/>
                <w:rFonts w:ascii="Times New Roman" w:hAnsi="Times New Roman"/>
                <w:noProof/>
                <w:sz w:val="24"/>
                <w:szCs w:val="24"/>
              </w:rPr>
              <w:t>7.1.1.1 Simulated NF-s and AF-s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_Toc95407357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15</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58" w:history="1">
            <w:r w:rsidR="00425C8A" w:rsidRPr="00425C8A">
              <w:rPr>
                <w:rStyle w:val="Hyperlink"/>
                <w:rFonts w:ascii="Times New Roman" w:hAnsi="Times New Roman"/>
                <w:noProof/>
                <w:sz w:val="24"/>
                <w:szCs w:val="24"/>
              </w:rPr>
              <w:t>7.1.1.2 Model evaluation plug-ins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_Toc95407358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15</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59" w:history="1">
            <w:r w:rsidR="00425C8A" w:rsidRPr="00425C8A">
              <w:rPr>
                <w:rStyle w:val="Hyperlink"/>
                <w:rFonts w:ascii="Times New Roman" w:hAnsi="Times New Roman"/>
                <w:noProof/>
                <w:sz w:val="24"/>
                <w:szCs w:val="24"/>
              </w:rPr>
              <w:t>7.1.2 Simulation Manager</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_Toc95407359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15</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0" w:history="1">
            <w:r w:rsidR="00425C8A" w:rsidRPr="00425C8A">
              <w:rPr>
                <w:rStyle w:val="Hyperlink"/>
                <w:rFonts w:ascii="Times New Roman" w:hAnsi="Times New Roman"/>
                <w:noProof/>
                <w:sz w:val="24"/>
                <w:szCs w:val="24"/>
              </w:rPr>
              <w:t>7.1.2.1 Simulation designer</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_Toc95407360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15</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1" w:history="1">
            <w:r w:rsidR="00425C8A" w:rsidRPr="00425C8A">
              <w:rPr>
                <w:rStyle w:val="Hyperlink"/>
                <w:rFonts w:ascii="Times New Roman" w:hAnsi="Times New Roman"/>
                <w:noProof/>
                <w:sz w:val="24"/>
                <w:szCs w:val="24"/>
              </w:rPr>
              <w:t>7.1.2.2 Simulation composer</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_Toc95407361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2" w:history="1">
            <w:r w:rsidR="00425C8A" w:rsidRPr="00425C8A">
              <w:rPr>
                <w:rStyle w:val="Hyperlink"/>
                <w:rFonts w:ascii="Times New Roman" w:hAnsi="Times New Roman"/>
                <w:noProof/>
                <w:sz w:val="24"/>
                <w:szCs w:val="24"/>
              </w:rPr>
              <w:t>7.1.2.3 Monitoring agent</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_Toc95407362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3" w:history="1">
            <w:r w:rsidR="00425C8A" w:rsidRPr="00425C8A">
              <w:rPr>
                <w:rStyle w:val="Hyperlink"/>
                <w:rFonts w:ascii="Times New Roman" w:hAnsi="Times New Roman"/>
                <w:noProof/>
                <w:sz w:val="24"/>
                <w:szCs w:val="24"/>
              </w:rPr>
              <w:t>7.1.2.4 Simulation post-processor</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_Toc95407363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4" w:history="1">
            <w:r w:rsidR="00425C8A" w:rsidRPr="00425C8A">
              <w:rPr>
                <w:rStyle w:val="Hyperlink"/>
                <w:rFonts w:ascii="Times New Roman" w:hAnsi="Times New Roman"/>
                <w:noProof/>
                <w:sz w:val="24"/>
                <w:szCs w:val="24"/>
              </w:rPr>
              <w:t>7.1.3 Evaluation ML pipeline</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_Toc95407364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5" w:history="1">
            <w:r w:rsidR="00425C8A" w:rsidRPr="00425C8A">
              <w:rPr>
                <w:rStyle w:val="Hyperlink"/>
                <w:rFonts w:ascii="Times New Roman" w:hAnsi="Times New Roman"/>
                <w:noProof/>
                <w:sz w:val="24"/>
                <w:szCs w:val="24"/>
              </w:rPr>
              <w:t xml:space="preserve">7.1.4 Data handling </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_Toc95407365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6" w:history="1">
            <w:r w:rsidR="00425C8A" w:rsidRPr="00425C8A">
              <w:rPr>
                <w:rStyle w:val="Hyperlink"/>
                <w:rFonts w:ascii="Times New Roman" w:hAnsi="Times New Roman"/>
                <w:noProof/>
                <w:sz w:val="24"/>
                <w:szCs w:val="24"/>
              </w:rPr>
              <w:t xml:space="preserve">7.1.5 Inference engine </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_Toc95407366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17</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7" w:history="1">
            <w:r w:rsidR="00425C8A" w:rsidRPr="00425C8A">
              <w:rPr>
                <w:rStyle w:val="Hyperlink"/>
                <w:rFonts w:ascii="Times New Roman" w:hAnsi="Times New Roman"/>
                <w:noProof/>
                <w:sz w:val="24"/>
                <w:szCs w:val="24"/>
              </w:rPr>
              <w:t xml:space="preserve">7.1.9 </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_Toc95407367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17</w:t>
            </w:r>
            <w:r w:rsidRPr="00425C8A">
              <w:rPr>
                <w:rFonts w:ascii="Times New Roman" w:hAnsi="Times New Roman"/>
                <w:noProof/>
                <w:webHidden/>
                <w:sz w:val="24"/>
                <w:szCs w:val="24"/>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68" w:history="1">
            <w:r w:rsidR="00425C8A" w:rsidRPr="00425C8A">
              <w:rPr>
                <w:rStyle w:val="Hyperlink"/>
                <w:rFonts w:ascii="Times New Roman" w:hAnsi="Times New Roman"/>
                <w:noProof/>
                <w:sz w:val="24"/>
                <w:szCs w:val="24"/>
              </w:rPr>
              <w:t>7.2 Sequence Diagrams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_Toc95407368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17</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69" w:history="1">
            <w:r w:rsidR="00425C8A" w:rsidRPr="00425C8A">
              <w:rPr>
                <w:rStyle w:val="Hyperlink"/>
                <w:rFonts w:ascii="Times New Roman" w:hAnsi="Times New Roman"/>
                <w:noProof/>
                <w:sz w:val="24"/>
                <w:szCs w:val="24"/>
              </w:rPr>
              <w:t>7.2.1 Capability discovery/negotiation for third-party simulation components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_Toc95407369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17</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0" w:history="1">
            <w:r w:rsidR="00425C8A" w:rsidRPr="00425C8A">
              <w:rPr>
                <w:rStyle w:val="Hyperlink"/>
                <w:rFonts w:ascii="Times New Roman" w:hAnsi="Times New Roman"/>
                <w:noProof/>
                <w:sz w:val="24"/>
                <w:szCs w:val="24"/>
              </w:rPr>
              <w:t>7.2.2 Monitor health</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_Toc95407370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19</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1" w:history="1">
            <w:r w:rsidR="00425C8A" w:rsidRPr="00425C8A">
              <w:rPr>
                <w:rStyle w:val="Hyperlink"/>
                <w:rFonts w:ascii="Times New Roman" w:hAnsi="Times New Roman"/>
                <w:noProof/>
                <w:sz w:val="24"/>
                <w:szCs w:val="24"/>
              </w:rPr>
              <w:t>7.2.3 Validate input/output data</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_Toc95407371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20</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2" w:history="1">
            <w:r w:rsidR="00425C8A" w:rsidRPr="00425C8A">
              <w:rPr>
                <w:rStyle w:val="Hyperlink"/>
                <w:rFonts w:ascii="Times New Roman" w:hAnsi="Times New Roman"/>
                <w:noProof/>
                <w:sz w:val="24"/>
                <w:szCs w:val="24"/>
              </w:rPr>
              <w:t>7.2.4 MLFO-triggered operations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_Toc95407372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20</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3" w:history="1">
            <w:r w:rsidR="00425C8A" w:rsidRPr="00425C8A">
              <w:rPr>
                <w:rStyle w:val="Hyperlink"/>
                <w:rFonts w:ascii="Times New Roman" w:hAnsi="Times New Roman"/>
                <w:noProof/>
                <w:sz w:val="24"/>
                <w:szCs w:val="24"/>
              </w:rPr>
              <w:t>7.2.5 Sandbox asynchronous messages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_Toc95407373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23</w:t>
            </w:r>
            <w:r w:rsidRPr="00425C8A">
              <w:rPr>
                <w:rFonts w:ascii="Times New Roman" w:hAnsi="Times New Roman"/>
                <w:noProof/>
                <w:webHidden/>
                <w:sz w:val="24"/>
                <w:szCs w:val="24"/>
              </w:rPr>
              <w:fldChar w:fldCharType="end"/>
            </w:r>
          </w:hyperlink>
        </w:p>
        <w:p w:rsidR="00425C8A" w:rsidRPr="00425C8A" w:rsidRDefault="004B4264">
          <w:pPr>
            <w:pStyle w:val="TOC2"/>
            <w:tabs>
              <w:tab w:val="right" w:leader="dot" w:pos="9628"/>
            </w:tabs>
            <w:rPr>
              <w:rFonts w:ascii="Times New Roman" w:hAnsi="Times New Roman"/>
              <w:b w:val="0"/>
              <w:bCs w:val="0"/>
              <w:noProof/>
              <w:sz w:val="24"/>
              <w:szCs w:val="24"/>
              <w:lang w:bidi="hi-IN"/>
            </w:rPr>
          </w:pPr>
          <w:hyperlink w:anchor="_Toc95407374" w:history="1">
            <w:r w:rsidR="00425C8A" w:rsidRPr="00425C8A">
              <w:rPr>
                <w:rStyle w:val="Hyperlink"/>
                <w:rFonts w:ascii="Times New Roman" w:hAnsi="Times New Roman"/>
                <w:noProof/>
                <w:sz w:val="24"/>
                <w:szCs w:val="24"/>
              </w:rPr>
              <w:t>7.3 APIs</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_Toc95407374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24</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5" w:history="1">
            <w:r w:rsidR="00425C8A" w:rsidRPr="00425C8A">
              <w:rPr>
                <w:rStyle w:val="Hyperlink"/>
                <w:rFonts w:ascii="Times New Roman" w:hAnsi="Times New Roman"/>
                <w:noProof/>
                <w:sz w:val="24"/>
                <w:szCs w:val="24"/>
              </w:rPr>
              <w:t>7.3.1 Capability discovery/negotiation request API</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_Toc95407375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24</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6" w:history="1">
            <w:r w:rsidR="00425C8A" w:rsidRPr="00425C8A">
              <w:rPr>
                <w:rStyle w:val="Hyperlink"/>
                <w:rFonts w:ascii="Times New Roman" w:hAnsi="Times New Roman"/>
                <w:noProof/>
                <w:sz w:val="24"/>
                <w:szCs w:val="24"/>
              </w:rPr>
              <w:t>7.3.2 Monitor health reporting API</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_Toc95407376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25</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7" w:history="1">
            <w:r w:rsidR="00425C8A" w:rsidRPr="00425C8A">
              <w:rPr>
                <w:rStyle w:val="Hyperlink"/>
                <w:rFonts w:ascii="Times New Roman" w:hAnsi="Times New Roman"/>
                <w:noProof/>
                <w:sz w:val="24"/>
                <w:szCs w:val="24"/>
              </w:rPr>
              <w:t>7.3.3 Input/Output validation reporting API</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_Toc95407377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8" w:history="1">
            <w:r w:rsidR="00425C8A" w:rsidRPr="00425C8A">
              <w:rPr>
                <w:rStyle w:val="Hyperlink"/>
                <w:rFonts w:ascii="Times New Roman" w:hAnsi="Times New Roman"/>
                <w:noProof/>
                <w:sz w:val="24"/>
                <w:szCs w:val="24"/>
              </w:rPr>
              <w:t>7.3.4 MLFO-triggered operations API</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_Toc95407378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26</w:t>
            </w:r>
            <w:r w:rsidRPr="00425C8A">
              <w:rPr>
                <w:rFonts w:ascii="Times New Roman" w:hAnsi="Times New Roman"/>
                <w:noProof/>
                <w:webHidden/>
                <w:sz w:val="24"/>
                <w:szCs w:val="24"/>
              </w:rPr>
              <w:fldChar w:fldCharType="end"/>
            </w:r>
          </w:hyperlink>
        </w:p>
        <w:p w:rsidR="00425C8A" w:rsidRPr="00425C8A" w:rsidRDefault="004B4264">
          <w:pPr>
            <w:pStyle w:val="TOC3"/>
            <w:tabs>
              <w:tab w:val="right" w:leader="dot" w:pos="9628"/>
            </w:tabs>
            <w:rPr>
              <w:rFonts w:ascii="Times New Roman" w:hAnsi="Times New Roman"/>
              <w:noProof/>
              <w:sz w:val="24"/>
              <w:szCs w:val="24"/>
              <w:lang w:bidi="hi-IN"/>
            </w:rPr>
          </w:pPr>
          <w:hyperlink w:anchor="_Toc95407379" w:history="1">
            <w:r w:rsidR="00425C8A" w:rsidRPr="00425C8A">
              <w:rPr>
                <w:rStyle w:val="Hyperlink"/>
                <w:rFonts w:ascii="Times New Roman" w:hAnsi="Times New Roman"/>
                <w:noProof/>
                <w:sz w:val="24"/>
                <w:szCs w:val="24"/>
              </w:rPr>
              <w:t>7.3.5 Sandbox asynchronous messages API</w:t>
            </w:r>
            <w:r w:rsidR="00425C8A" w:rsidRPr="00425C8A">
              <w:rPr>
                <w:rFonts w:ascii="Times New Roman" w:hAnsi="Times New Roman"/>
                <w:noProof/>
                <w:webHidden/>
                <w:sz w:val="24"/>
                <w:szCs w:val="24"/>
              </w:rPr>
              <w:tab/>
            </w:r>
            <w:r w:rsidRPr="00425C8A">
              <w:rPr>
                <w:rFonts w:ascii="Times New Roman" w:hAnsi="Times New Roman"/>
                <w:noProof/>
                <w:webHidden/>
                <w:sz w:val="24"/>
                <w:szCs w:val="24"/>
              </w:rPr>
              <w:fldChar w:fldCharType="begin"/>
            </w:r>
            <w:r w:rsidR="00425C8A" w:rsidRPr="00425C8A">
              <w:rPr>
                <w:rFonts w:ascii="Times New Roman" w:hAnsi="Times New Roman"/>
                <w:noProof/>
                <w:webHidden/>
                <w:sz w:val="24"/>
                <w:szCs w:val="24"/>
              </w:rPr>
              <w:instrText xml:space="preserve"> PAGEREF _Toc95407379 \h </w:instrText>
            </w:r>
            <w:r w:rsidRPr="00425C8A">
              <w:rPr>
                <w:rFonts w:ascii="Times New Roman" w:hAnsi="Times New Roman"/>
                <w:noProof/>
                <w:webHidden/>
                <w:sz w:val="24"/>
                <w:szCs w:val="24"/>
              </w:rPr>
            </w:r>
            <w:r w:rsidRPr="00425C8A">
              <w:rPr>
                <w:rFonts w:ascii="Times New Roman" w:hAnsi="Times New Roman"/>
                <w:noProof/>
                <w:webHidden/>
                <w:sz w:val="24"/>
                <w:szCs w:val="24"/>
              </w:rPr>
              <w:fldChar w:fldCharType="separate"/>
            </w:r>
            <w:r w:rsidR="00425C8A" w:rsidRPr="00425C8A">
              <w:rPr>
                <w:rFonts w:ascii="Times New Roman" w:hAnsi="Times New Roman"/>
                <w:noProof/>
                <w:webHidden/>
                <w:sz w:val="24"/>
                <w:szCs w:val="24"/>
              </w:rPr>
              <w:t>27</w:t>
            </w:r>
            <w:r w:rsidRPr="00425C8A">
              <w:rPr>
                <w:rFonts w:ascii="Times New Roman" w:hAnsi="Times New Roman"/>
                <w:noProof/>
                <w:webHidden/>
                <w:sz w:val="24"/>
                <w:szCs w:val="24"/>
              </w:rPr>
              <w:fldChar w:fldCharType="end"/>
            </w:r>
          </w:hyperlink>
        </w:p>
        <w:p w:rsidR="007B235A" w:rsidRPr="00425C8A" w:rsidRDefault="004B4264" w:rsidP="007B235A">
          <w:pPr>
            <w:rPr>
              <w:noProof/>
              <w:color w:val="000000" w:themeColor="text1"/>
            </w:rPr>
          </w:pPr>
          <w:r w:rsidRPr="00425C8A">
            <w:rPr>
              <w:bCs/>
              <w:noProof/>
              <w:color w:val="000000" w:themeColor="text1"/>
            </w:rPr>
            <w:fldChar w:fldCharType="end"/>
          </w:r>
        </w:p>
      </w:sdtContent>
    </w:sdt>
    <w:p w:rsidR="00796002" w:rsidRPr="000513AC" w:rsidRDefault="00A242C4">
      <w:pPr>
        <w:rPr>
          <w:rFonts w:eastAsia="Times New Roman"/>
          <w:color w:val="000000" w:themeColor="text1"/>
          <w:szCs w:val="20"/>
          <w:lang w:eastAsia="en-US"/>
        </w:rPr>
      </w:pPr>
      <w:r w:rsidRPr="000513AC">
        <w:rPr>
          <w:color w:val="000000" w:themeColor="text1"/>
        </w:rPr>
        <w:br w:type="page"/>
      </w:r>
    </w:p>
    <w:p w:rsidR="00C13CCD" w:rsidRPr="00BF3B2E" w:rsidRDefault="00C13CCD" w:rsidP="00C13CCD">
      <w:pPr>
        <w:rPr>
          <w:color w:val="000000" w:themeColor="text1"/>
        </w:rPr>
      </w:pPr>
    </w:p>
    <w:p w:rsidR="00C13CCD" w:rsidRPr="00C13CCD" w:rsidRDefault="00C13CCD" w:rsidP="00935ACF">
      <w:pPr>
        <w:jc w:val="center"/>
        <w:rPr>
          <w:b/>
          <w:bCs/>
          <w:sz w:val="28"/>
          <w:szCs w:val="28"/>
        </w:rPr>
      </w:pPr>
      <w:r w:rsidRPr="00C13CCD">
        <w:rPr>
          <w:b/>
          <w:bCs/>
          <w:color w:val="000000" w:themeColor="text1"/>
          <w:sz w:val="28"/>
          <w:szCs w:val="28"/>
        </w:rPr>
        <w:t>Draft new Recommendation ITU-T Y.ML-IMT2020-SANDBOX</w:t>
      </w:r>
      <w:r w:rsidRPr="00C13CCD">
        <w:rPr>
          <w:b/>
          <w:bCs/>
          <w:sz w:val="28"/>
          <w:szCs w:val="28"/>
        </w:rPr>
        <w:br/>
      </w:r>
    </w:p>
    <w:p w:rsidR="00C13CCD" w:rsidRDefault="00C13CCD" w:rsidP="00C13CCD">
      <w:pPr>
        <w:pStyle w:val="AnnexNotitle"/>
        <w:spacing w:before="0"/>
      </w:pPr>
      <w:bookmarkStart w:id="12" w:name="_Toc95407340"/>
      <w:r>
        <w:t xml:space="preserve">Architectural framework for ML </w:t>
      </w:r>
      <w:r w:rsidR="00E1739F">
        <w:t>s</w:t>
      </w:r>
      <w:r>
        <w:t>andbox in future networks</w:t>
      </w:r>
      <w:bookmarkEnd w:id="12"/>
    </w:p>
    <w:p w:rsidR="000513AC" w:rsidRDefault="00C13CCD" w:rsidP="00C13CCD">
      <w:pPr>
        <w:pStyle w:val="AnnexNotitle"/>
        <w:spacing w:before="0"/>
      </w:pPr>
      <w:bookmarkStart w:id="13" w:name="_Toc95407341"/>
      <w:r>
        <w:t>including IMT-2020</w:t>
      </w:r>
      <w:bookmarkEnd w:id="13"/>
    </w:p>
    <w:p w:rsidR="006405C5" w:rsidRPr="003B0EA5" w:rsidRDefault="006405C5" w:rsidP="006405C5">
      <w:pPr>
        <w:pStyle w:val="Heading1"/>
        <w:spacing w:before="240" w:after="120"/>
        <w:ind w:left="0" w:firstLine="0"/>
      </w:pPr>
      <w:bookmarkStart w:id="14" w:name="_Toc95407342"/>
      <w:r w:rsidRPr="003B0EA5">
        <w:t xml:space="preserve">1. </w:t>
      </w:r>
      <w:r>
        <w:t>Scope</w:t>
      </w:r>
      <w:bookmarkEnd w:id="14"/>
    </w:p>
    <w:p w:rsidR="00051BA0" w:rsidRPr="00F67604" w:rsidRDefault="00A242C4" w:rsidP="00F67604">
      <w:pPr>
        <w:spacing w:after="120"/>
        <w:jc w:val="both"/>
        <w:rPr>
          <w:color w:val="000000" w:themeColor="text1"/>
        </w:rPr>
      </w:pPr>
      <w:r w:rsidRPr="00F67604">
        <w:rPr>
          <w:color w:val="000000" w:themeColor="text1"/>
        </w:rPr>
        <w:t xml:space="preserve">This </w:t>
      </w:r>
      <w:r w:rsidR="00C847AE">
        <w:rPr>
          <w:color w:val="000000"/>
          <w:highlight w:val="white"/>
        </w:rPr>
        <w:t xml:space="preserve">Recommendation </w:t>
      </w:r>
      <w:r w:rsidR="00742DD9">
        <w:rPr>
          <w:color w:val="000000" w:themeColor="text1"/>
        </w:rPr>
        <w:t>provide</w:t>
      </w:r>
      <w:r w:rsidR="003704BE">
        <w:rPr>
          <w:color w:val="000000" w:themeColor="text1"/>
        </w:rPr>
        <w:t>s</w:t>
      </w:r>
      <w:r w:rsidR="00742DD9">
        <w:rPr>
          <w:color w:val="000000" w:themeColor="text1"/>
        </w:rPr>
        <w:t>an</w:t>
      </w:r>
      <w:r w:rsidRPr="00F67604">
        <w:rPr>
          <w:color w:val="000000" w:themeColor="text1"/>
        </w:rPr>
        <w:t xml:space="preserve"> architectur</w:t>
      </w:r>
      <w:r w:rsidR="00551E6F">
        <w:rPr>
          <w:color w:val="000000" w:themeColor="text1"/>
        </w:rPr>
        <w:t>al</w:t>
      </w:r>
      <w:r w:rsidR="0047795E">
        <w:rPr>
          <w:color w:val="000000" w:themeColor="text1"/>
        </w:rPr>
        <w:t xml:space="preserve">framework </w:t>
      </w:r>
      <w:r w:rsidR="00742DD9">
        <w:rPr>
          <w:color w:val="000000" w:themeColor="text1"/>
        </w:rPr>
        <w:t>for</w:t>
      </w:r>
      <w:r w:rsidRPr="00F67604">
        <w:rPr>
          <w:color w:val="000000" w:themeColor="text1"/>
        </w:rPr>
        <w:t xml:space="preserve"> the ML </w:t>
      </w:r>
      <w:r w:rsidR="00C847AE">
        <w:rPr>
          <w:color w:val="000000" w:themeColor="text1"/>
        </w:rPr>
        <w:t>s</w:t>
      </w:r>
      <w:r w:rsidRPr="00F67604">
        <w:rPr>
          <w:color w:val="000000" w:themeColor="text1"/>
        </w:rPr>
        <w:t>andbox</w:t>
      </w:r>
      <w:r w:rsidR="00F31B96">
        <w:rPr>
          <w:color w:val="000000" w:themeColor="text1"/>
        </w:rPr>
        <w:t xml:space="preserve"> in the context of integrating </w:t>
      </w:r>
      <w:r w:rsidR="00F31B96" w:rsidRPr="00F31B96">
        <w:rPr>
          <w:color w:val="000000" w:themeColor="text1"/>
        </w:rPr>
        <w:t>machine learning in future networks including IMT-2020</w:t>
      </w:r>
      <w:r w:rsidR="00C847AE">
        <w:rPr>
          <w:color w:val="000000" w:themeColor="text1"/>
        </w:rPr>
        <w:t>.</w:t>
      </w:r>
      <w:r w:rsidRPr="0011570B">
        <w:rPr>
          <w:color w:val="000000" w:themeColor="text1"/>
        </w:rPr>
        <w:t>Th</w:t>
      </w:r>
      <w:r w:rsidR="00F31B96" w:rsidRPr="0011570B">
        <w:rPr>
          <w:color w:val="000000" w:themeColor="text1"/>
        </w:rPr>
        <w:t>is</w:t>
      </w:r>
      <w:r w:rsidR="00C847AE">
        <w:rPr>
          <w:color w:val="000000"/>
          <w:highlight w:val="white"/>
        </w:rPr>
        <w:t xml:space="preserve">Recommendation </w:t>
      </w:r>
      <w:r w:rsidR="00F31B96" w:rsidRPr="0011570B">
        <w:rPr>
          <w:color w:val="000000" w:themeColor="text1"/>
        </w:rPr>
        <w:t xml:space="preserve">provides </w:t>
      </w:r>
      <w:r w:rsidRPr="0011570B">
        <w:rPr>
          <w:color w:val="000000" w:themeColor="text1"/>
        </w:rPr>
        <w:t>requirements</w:t>
      </w:r>
      <w:r w:rsidR="00742DD9">
        <w:rPr>
          <w:color w:val="000000" w:themeColor="text1"/>
        </w:rPr>
        <w:t>and highlevel</w:t>
      </w:r>
      <w:r w:rsidR="00F31B96" w:rsidRPr="006E64CB">
        <w:rPr>
          <w:color w:val="000000" w:themeColor="text1"/>
        </w:rPr>
        <w:t>architecture</w:t>
      </w:r>
      <w:r w:rsidR="00807CF8" w:rsidRPr="006E64CB">
        <w:rPr>
          <w:color w:val="000000" w:themeColor="text1"/>
        </w:rPr>
        <w:t xml:space="preserve"> of</w:t>
      </w:r>
      <w:r w:rsidR="00807CF8" w:rsidRPr="0011570B">
        <w:rPr>
          <w:color w:val="000000" w:themeColor="text1"/>
        </w:rPr>
        <w:t xml:space="preserve"> ML Sandbox</w:t>
      </w:r>
      <w:r w:rsidRPr="0011570B">
        <w:rPr>
          <w:color w:val="000000" w:themeColor="text1"/>
        </w:rPr>
        <w:t xml:space="preserve">. </w:t>
      </w:r>
      <w:r w:rsidR="00742DD9">
        <w:rPr>
          <w:color w:val="000000" w:themeColor="text1"/>
        </w:rPr>
        <w:t xml:space="preserve">Architectural </w:t>
      </w:r>
      <w:r w:rsidR="00F31B96">
        <w:rPr>
          <w:color w:val="000000" w:themeColor="text1"/>
        </w:rPr>
        <w:t>components along with corresponding reference points and APIs are specified</w:t>
      </w:r>
      <w:r w:rsidRPr="00F67604">
        <w:rPr>
          <w:color w:val="000000" w:themeColor="text1"/>
        </w:rPr>
        <w:t>.</w:t>
      </w:r>
    </w:p>
    <w:p w:rsidR="003A1B69" w:rsidRDefault="003A1B69" w:rsidP="003A1B69">
      <w:pPr>
        <w:pStyle w:val="Heading1"/>
        <w:spacing w:before="240" w:after="120"/>
        <w:ind w:left="0" w:firstLine="0"/>
      </w:pPr>
      <w:bookmarkStart w:id="15" w:name="_Toc95407343"/>
      <w:r>
        <w:t>2</w:t>
      </w:r>
      <w:r w:rsidRPr="003B0EA5">
        <w:t xml:space="preserve">. </w:t>
      </w:r>
      <w:r>
        <w:t>References</w:t>
      </w:r>
      <w:bookmarkEnd w:id="15"/>
    </w:p>
    <w:p w:rsidR="00C847AE" w:rsidRPr="00391C5D" w:rsidRDefault="00C847AE" w:rsidP="00C847AE">
      <w:pPr>
        <w:widowControl w:val="0"/>
        <w:suppressAutoHyphens/>
        <w:spacing w:before="120"/>
        <w:jc w:val="both"/>
        <w:rPr>
          <w:rFonts w:ascii="Liberation Serif" w:eastAsia="Liberation Serif" w:hAnsi="Liberation Serif" w:cs="Liberation Serif"/>
          <w:kern w:val="1"/>
          <w:lang w:eastAsia="zh-CN" w:bidi="hi-IN"/>
        </w:rPr>
      </w:pPr>
      <w:r w:rsidRPr="00391C5D">
        <w:rPr>
          <w:rFonts w:ascii="Liberation Serif" w:eastAsia="Droid Sans Fallback" w:hAnsi="Liberation Serif" w:cs="FreeSans"/>
          <w:kern w:val="1"/>
          <w:lang w:eastAsia="zh-CN" w:bidi="hi-IN"/>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rsidR="003A1B69" w:rsidRPr="003B0EA5" w:rsidRDefault="003A1B69" w:rsidP="003A1B69">
      <w:pPr>
        <w:pStyle w:val="Standard"/>
        <w:ind w:left="2127" w:hanging="2127"/>
      </w:pPr>
      <w:r w:rsidRPr="003B0EA5">
        <w:t xml:space="preserve">[ITU-T Y.3172] </w:t>
      </w:r>
      <w:r w:rsidRPr="003B0EA5">
        <w:tab/>
        <w:t>ITU-T Recommendation “</w:t>
      </w:r>
      <w:r w:rsidRPr="003B0EA5">
        <w:rPr>
          <w:i/>
        </w:rPr>
        <w:t>Architectural framework for machine learning in future networks including IMT-2020</w:t>
      </w:r>
      <w:r w:rsidRPr="003B0EA5">
        <w:t>”</w:t>
      </w:r>
    </w:p>
    <w:p w:rsidR="003A1B69" w:rsidRPr="00032678" w:rsidRDefault="003A1B69" w:rsidP="003A1B69">
      <w:pPr>
        <w:pStyle w:val="Standard"/>
        <w:ind w:left="2127" w:hanging="2127"/>
        <w:rPr>
          <w:i/>
          <w:iCs/>
        </w:rPr>
      </w:pPr>
      <w:r w:rsidRPr="003B0EA5">
        <w:t xml:space="preserve">[ITU-T Y.3173] </w:t>
      </w:r>
      <w:r w:rsidRPr="003B0EA5">
        <w:tab/>
        <w:t xml:space="preserve">ITU-T Recommendation </w:t>
      </w:r>
      <w:r w:rsidRPr="00032678">
        <w:rPr>
          <w:i/>
          <w:iCs/>
        </w:rPr>
        <w:t>“Framework for evaluating intelligence levels of future networks including IMT-2020”</w:t>
      </w:r>
    </w:p>
    <w:p w:rsidR="003A1B69" w:rsidRPr="00032678" w:rsidRDefault="003A1B69" w:rsidP="003A1B69">
      <w:pPr>
        <w:pStyle w:val="Standard"/>
        <w:ind w:left="2127" w:hanging="2127"/>
        <w:rPr>
          <w:i/>
          <w:iCs/>
        </w:rPr>
      </w:pPr>
      <w:r w:rsidRPr="003B0EA5">
        <w:t xml:space="preserve">[ITU-T Y.3174] </w:t>
      </w:r>
      <w:r w:rsidRPr="003B0EA5">
        <w:tab/>
        <w:t xml:space="preserve">ITU-T Recommendation </w:t>
      </w:r>
      <w:r w:rsidRPr="00032678">
        <w:rPr>
          <w:i/>
          <w:iCs/>
        </w:rPr>
        <w:t>“Framework for data handling to enable machine learning in future networks including IMT-2020”</w:t>
      </w:r>
    </w:p>
    <w:p w:rsidR="003A1B69" w:rsidRPr="003B0EA5" w:rsidDel="008E4A24" w:rsidRDefault="003A1B69" w:rsidP="003A1B69">
      <w:pPr>
        <w:pStyle w:val="Standard"/>
        <w:ind w:left="2127" w:hanging="2127"/>
        <w:rPr>
          <w:del w:id="16" w:author="Vishnu Ram" w:date="2022-05-24T21:37:00Z"/>
        </w:rPr>
      </w:pPr>
      <w:del w:id="17" w:author="Vishnu Ram" w:date="2022-05-24T21:37:00Z">
        <w:r w:rsidRPr="003704BE" w:rsidDel="008E4A24">
          <w:rPr>
            <w:highlight w:val="yellow"/>
          </w:rPr>
          <w:delText>[</w:delText>
        </w:r>
        <w:r w:rsidR="003704BE" w:rsidDel="008E4A24">
          <w:rPr>
            <w:highlight w:val="yellow"/>
          </w:rPr>
          <w:delText>b-</w:delText>
        </w:r>
        <w:r w:rsidRPr="003704BE" w:rsidDel="008E4A24">
          <w:rPr>
            <w:highlight w:val="yellow"/>
          </w:rPr>
          <w:delText>ITU-T Y.Sup55]</w:delText>
        </w:r>
        <w:r w:rsidRPr="003B0EA5" w:rsidDel="008E4A24">
          <w:tab/>
          <w:delText xml:space="preserve">ITU-T Supplement ITU-T Y.3170-series </w:delText>
        </w:r>
        <w:r w:rsidR="00032678" w:rsidDel="008E4A24">
          <w:delText>“</w:delText>
        </w:r>
        <w:r w:rsidRPr="003B0EA5" w:rsidDel="008E4A24">
          <w:rPr>
            <w:i/>
          </w:rPr>
          <w:delText>Machine learning in future networks including IMT-2020: use cases”</w:delText>
        </w:r>
      </w:del>
    </w:p>
    <w:p w:rsidR="00910679" w:rsidRPr="006E64CB" w:rsidRDefault="00910679" w:rsidP="00910679">
      <w:pPr>
        <w:spacing w:before="120"/>
        <w:ind w:left="2160" w:hanging="2160"/>
        <w:rPr>
          <w:i/>
          <w:iCs/>
        </w:rPr>
      </w:pPr>
      <w:r w:rsidRPr="004132A5">
        <w:t>[</w:t>
      </w:r>
      <w:r w:rsidR="00644EBC" w:rsidRPr="004132A5">
        <w:t xml:space="preserve">ITU-T </w:t>
      </w:r>
      <w:r w:rsidR="00644EBC" w:rsidRPr="004132A5">
        <w:rPr>
          <w:rFonts w:eastAsia="SimSun"/>
          <w:color w:val="000000"/>
        </w:rPr>
        <w:t>Y.</w:t>
      </w:r>
      <w:r w:rsidR="00C6061C" w:rsidRPr="004132A5">
        <w:rPr>
          <w:rFonts w:eastAsia="SimSun"/>
          <w:color w:val="000000"/>
        </w:rPr>
        <w:t>3176</w:t>
      </w:r>
      <w:r w:rsidRPr="004132A5">
        <w:t xml:space="preserve">] </w:t>
      </w:r>
      <w:r w:rsidR="00C6061C" w:rsidRPr="004132A5">
        <w:tab/>
      </w:r>
      <w:r w:rsidR="00644EBC" w:rsidRPr="004132A5">
        <w:t xml:space="preserve">ITU-T </w:t>
      </w:r>
      <w:r w:rsidR="00644EBC" w:rsidRPr="004132A5">
        <w:rPr>
          <w:rFonts w:eastAsia="SimSun"/>
          <w:color w:val="000000"/>
        </w:rPr>
        <w:t>Y.</w:t>
      </w:r>
      <w:r w:rsidR="00C6061C" w:rsidRPr="006E64CB">
        <w:rPr>
          <w:rFonts w:eastAsia="SimSun"/>
          <w:color w:val="000000"/>
          <w:lang w:val="en-US"/>
        </w:rPr>
        <w:t>3176</w:t>
      </w:r>
      <w:r w:rsidRPr="006E64CB">
        <w:rPr>
          <w:i/>
          <w:iCs/>
        </w:rPr>
        <w:t>“</w:t>
      </w:r>
      <w:r w:rsidR="00C6061C" w:rsidRPr="006E64CB">
        <w:rPr>
          <w:i/>
          <w:iCs/>
        </w:rPr>
        <w:t>Machine learning marketplace integration in future networks including IMT-2020</w:t>
      </w:r>
      <w:r w:rsidRPr="006E64CB">
        <w:rPr>
          <w:i/>
          <w:iCs/>
        </w:rPr>
        <w:t>”</w:t>
      </w:r>
    </w:p>
    <w:p w:rsidR="00C356B3" w:rsidRDefault="00C356B3" w:rsidP="00B41641">
      <w:pPr>
        <w:spacing w:before="120"/>
        <w:ind w:left="2160" w:hanging="2160"/>
      </w:pPr>
      <w:r w:rsidRPr="003B0EA5">
        <w:t>[</w:t>
      </w:r>
      <w:r w:rsidR="0059029B">
        <w:t>ITU-T Y.3179</w:t>
      </w:r>
      <w:r w:rsidRPr="003B0EA5">
        <w:t xml:space="preserve">] </w:t>
      </w:r>
      <w:r w:rsidRPr="003B0EA5">
        <w:tab/>
        <w:t xml:space="preserve">ITU-T </w:t>
      </w:r>
      <w:r w:rsidR="0059029B" w:rsidRPr="003B0EA5">
        <w:t>Recommendation</w:t>
      </w:r>
      <w:r w:rsidR="0059029B">
        <w:t xml:space="preserve">Y.3179 </w:t>
      </w:r>
      <w:r w:rsidRPr="003B0EA5">
        <w:t>“</w:t>
      </w:r>
      <w:r w:rsidR="0059029B" w:rsidRPr="0059029B">
        <w:rPr>
          <w:lang w:val="en-US"/>
        </w:rPr>
        <w:t>Architectural framework for machine learning model serving in future networks including IMT-2020</w:t>
      </w:r>
      <w:r w:rsidRPr="003B0EA5">
        <w:t>”</w:t>
      </w:r>
    </w:p>
    <w:p w:rsidR="00515D33" w:rsidRDefault="00515D33" w:rsidP="00CE6624">
      <w:pPr>
        <w:pStyle w:val="Heading1"/>
        <w:spacing w:before="240" w:after="120"/>
        <w:ind w:left="0" w:firstLine="0"/>
      </w:pPr>
      <w:bookmarkStart w:id="18" w:name="_Toc95407344"/>
      <w:r>
        <w:t>3. Definitions</w:t>
      </w:r>
      <w:bookmarkEnd w:id="18"/>
    </w:p>
    <w:p w:rsidR="00515D33" w:rsidRDefault="00515D33" w:rsidP="00515D33">
      <w:pPr>
        <w:pStyle w:val="Heading2"/>
      </w:pPr>
      <w:bookmarkStart w:id="19" w:name="_Toc11251647"/>
      <w:bookmarkStart w:id="20" w:name="_Toc95407345"/>
      <w:r>
        <w:t>3.1Terms defined elsewhere</w:t>
      </w:r>
      <w:bookmarkEnd w:id="19"/>
      <w:bookmarkEnd w:id="20"/>
    </w:p>
    <w:p w:rsidR="006D4614" w:rsidRDefault="006D4614" w:rsidP="00515D33">
      <w:pPr>
        <w:tabs>
          <w:tab w:val="left" w:pos="794"/>
          <w:tab w:val="left" w:pos="1191"/>
          <w:tab w:val="left" w:pos="1588"/>
          <w:tab w:val="left" w:pos="1985"/>
        </w:tabs>
        <w:rPr>
          <w:color w:val="000000"/>
        </w:rPr>
      </w:pPr>
    </w:p>
    <w:p w:rsidR="00051BA0" w:rsidRPr="00F67604" w:rsidRDefault="00A242C4" w:rsidP="00F67604">
      <w:pPr>
        <w:spacing w:after="120"/>
        <w:jc w:val="both"/>
        <w:rPr>
          <w:color w:val="000000" w:themeColor="text1"/>
        </w:rPr>
      </w:pPr>
      <w:r w:rsidRPr="00F67604">
        <w:rPr>
          <w:color w:val="000000" w:themeColor="text1"/>
        </w:rPr>
        <w:t xml:space="preserve">This </w:t>
      </w:r>
      <w:r w:rsidR="00C847AE" w:rsidRPr="003B0EA5">
        <w:t xml:space="preserve">Recommendation </w:t>
      </w:r>
      <w:r w:rsidRPr="00F67604">
        <w:rPr>
          <w:color w:val="000000" w:themeColor="text1"/>
        </w:rPr>
        <w:t>uses the following terms defined elsewhere:</w:t>
      </w:r>
    </w:p>
    <w:p w:rsidR="00051BA0" w:rsidRPr="00F67604" w:rsidRDefault="00C847AE" w:rsidP="00E53923">
      <w:pPr>
        <w:spacing w:after="120"/>
        <w:jc w:val="both"/>
        <w:rPr>
          <w:color w:val="000000" w:themeColor="text1"/>
        </w:rPr>
      </w:pPr>
      <w:r>
        <w:rPr>
          <w:b/>
          <w:color w:val="000000" w:themeColor="text1"/>
        </w:rPr>
        <w:t>3.1.1 m</w:t>
      </w:r>
      <w:bookmarkStart w:id="21" w:name="_4d34og81"/>
      <w:bookmarkEnd w:id="21"/>
      <w:r w:rsidR="00A242C4" w:rsidRPr="00F67604">
        <w:rPr>
          <w:b/>
          <w:color w:val="000000" w:themeColor="text1"/>
        </w:rPr>
        <w:t>achine learning model [ITU-T Y.3172]:</w:t>
      </w:r>
      <w:r w:rsidR="00A242C4" w:rsidRPr="00F67604">
        <w:rPr>
          <w:color w:val="000000" w:themeColor="text1"/>
        </w:rPr>
        <w:t xml:space="preserve"> model created by applying machine learning techniques </w:t>
      </w:r>
      <w:r w:rsidR="0090672B">
        <w:rPr>
          <w:color w:val="000000" w:themeColor="text1"/>
        </w:rPr>
        <w:t>t</w:t>
      </w:r>
      <w:r w:rsidR="00A242C4" w:rsidRPr="00F67604">
        <w:rPr>
          <w:color w:val="000000" w:themeColor="text1"/>
        </w:rPr>
        <w:t>o data to learn from.</w:t>
      </w:r>
    </w:p>
    <w:p w:rsidR="00051BA0" w:rsidRPr="00F67604" w:rsidRDefault="00C847AE" w:rsidP="00F67604">
      <w:pPr>
        <w:spacing w:after="120"/>
        <w:jc w:val="both"/>
        <w:rPr>
          <w:color w:val="000000" w:themeColor="text1"/>
        </w:rPr>
      </w:pPr>
      <w:r>
        <w:rPr>
          <w:b/>
          <w:color w:val="000000" w:themeColor="text1"/>
        </w:rPr>
        <w:t>3.1.2 m</w:t>
      </w:r>
      <w:r w:rsidR="00A242C4" w:rsidRPr="00CA2C1E">
        <w:rPr>
          <w:b/>
          <w:color w:val="000000" w:themeColor="text1"/>
        </w:rPr>
        <w:t>achine learning pipeline [ITU-T Y.3172]:</w:t>
      </w:r>
      <w:r w:rsidR="008D5C08">
        <w:rPr>
          <w:color w:val="000000" w:themeColor="text1"/>
        </w:rPr>
        <w:t>a</w:t>
      </w:r>
      <w:r w:rsidR="00A242C4" w:rsidRPr="00F67604">
        <w:rPr>
          <w:color w:val="000000" w:themeColor="text1"/>
        </w:rPr>
        <w:t xml:space="preserve"> set of logical nodes, each with specificfunctionalities, that can be combined to form a machine learning application in a telecommunicationnetwork. </w:t>
      </w:r>
    </w:p>
    <w:p w:rsidR="00051BA0" w:rsidRDefault="00C847AE" w:rsidP="00F67604">
      <w:pPr>
        <w:spacing w:after="120"/>
        <w:jc w:val="both"/>
        <w:rPr>
          <w:color w:val="000000" w:themeColor="text1"/>
        </w:rPr>
      </w:pPr>
      <w:bookmarkStart w:id="22" w:name="_17dp8vu"/>
      <w:bookmarkEnd w:id="22"/>
      <w:r>
        <w:rPr>
          <w:b/>
          <w:color w:val="000000" w:themeColor="text1"/>
        </w:rPr>
        <w:t>3.1.3 m</w:t>
      </w:r>
      <w:r w:rsidR="00A242C4" w:rsidRPr="00F67604">
        <w:rPr>
          <w:b/>
          <w:color w:val="000000" w:themeColor="text1"/>
        </w:rPr>
        <w:t>achine learning sandbox [ITU-T Y.3172]:</w:t>
      </w:r>
      <w:r w:rsidR="00A242C4" w:rsidRPr="00F67604">
        <w:rPr>
          <w:color w:val="000000" w:themeColor="text1"/>
        </w:rPr>
        <w:t xml:space="preserve"> an environment in which machine learning modelscan be trained, tested and their effects on the network evaluated.</w:t>
      </w:r>
    </w:p>
    <w:p w:rsidR="001F2A16" w:rsidRPr="00F67604" w:rsidRDefault="00C847AE" w:rsidP="008B7E3A">
      <w:pPr>
        <w:spacing w:after="120"/>
        <w:jc w:val="both"/>
        <w:rPr>
          <w:b/>
          <w:color w:val="000000" w:themeColor="text1"/>
        </w:rPr>
      </w:pPr>
      <w:r>
        <w:rPr>
          <w:b/>
          <w:color w:val="000000" w:themeColor="text1"/>
        </w:rPr>
        <w:lastRenderedPageBreak/>
        <w:t>3.1.4 m</w:t>
      </w:r>
      <w:r w:rsidR="00E53923" w:rsidRPr="00F67604">
        <w:rPr>
          <w:b/>
          <w:color w:val="000000" w:themeColor="text1"/>
        </w:rPr>
        <w:t xml:space="preserve">achine </w:t>
      </w:r>
      <w:r w:rsidR="00A242C4" w:rsidRPr="00F67604">
        <w:rPr>
          <w:b/>
          <w:color w:val="000000" w:themeColor="text1"/>
        </w:rPr>
        <w:t xml:space="preserve">learning function orchestrator [ITU-T Y.3172]: </w:t>
      </w:r>
      <w:r>
        <w:rPr>
          <w:color w:val="000000" w:themeColor="text1"/>
        </w:rPr>
        <w:t>A</w:t>
      </w:r>
      <w:r w:rsidR="00A242C4" w:rsidRPr="00F67604">
        <w:rPr>
          <w:color w:val="000000" w:themeColor="text1"/>
        </w:rPr>
        <w:t xml:space="preserve"> logical node with functionalities that manage and orchestrate the nodes in a machine learning pipeline.</w:t>
      </w:r>
    </w:p>
    <w:p w:rsidR="008453AF" w:rsidRDefault="00C847AE" w:rsidP="00D03D3D">
      <w:pPr>
        <w:pStyle w:val="Default"/>
        <w:rPr>
          <w:color w:val="auto"/>
          <w:sz w:val="23"/>
          <w:szCs w:val="23"/>
        </w:rPr>
      </w:pPr>
      <w:r>
        <w:rPr>
          <w:b/>
          <w:bCs/>
          <w:sz w:val="23"/>
          <w:szCs w:val="23"/>
          <w:lang w:val="en-GB"/>
        </w:rPr>
        <w:t xml:space="preserve">3.1.5 </w:t>
      </w:r>
      <w:r>
        <w:rPr>
          <w:b/>
          <w:bCs/>
          <w:sz w:val="23"/>
          <w:szCs w:val="23"/>
        </w:rPr>
        <w:t>m</w:t>
      </w:r>
      <w:r w:rsidR="008453AF">
        <w:rPr>
          <w:b/>
          <w:bCs/>
          <w:sz w:val="23"/>
          <w:szCs w:val="23"/>
        </w:rPr>
        <w:t xml:space="preserve">achine learning marketplace </w:t>
      </w:r>
      <w:r w:rsidR="008453AF">
        <w:rPr>
          <w:b/>
          <w:color w:val="000000" w:themeColor="text1"/>
        </w:rPr>
        <w:t>[ITU-T Y.3176</w:t>
      </w:r>
      <w:r w:rsidR="008453AF" w:rsidRPr="00F67604">
        <w:rPr>
          <w:b/>
          <w:color w:val="000000" w:themeColor="text1"/>
        </w:rPr>
        <w:t>]</w:t>
      </w:r>
      <w:r w:rsidR="008453AF">
        <w:rPr>
          <w:sz w:val="23"/>
          <w:szCs w:val="23"/>
        </w:rPr>
        <w:t xml:space="preserve">: a component which provides capabilities facilitating the exchange and delivery of machine learning models among multiple parties. </w:t>
      </w:r>
      <w:r w:rsidR="008453AF">
        <w:rPr>
          <w:color w:val="auto"/>
          <w:sz w:val="23"/>
          <w:szCs w:val="23"/>
        </w:rPr>
        <w:t xml:space="preserve">NOTE 1 – Examples of parties include suppliers and users of ML models. Capabilities provided to users of ML models include functionalities to find, learn about, deploy (or download) and use ML models. Capabilities provided to suppliers of ML models (e.g. data scientist) include functionalities to share (on-board, upload), describe (learn about) and market their ML models. </w:t>
      </w:r>
    </w:p>
    <w:p w:rsidR="00A70692" w:rsidDel="00F20310" w:rsidRDefault="008453AF" w:rsidP="008453AF">
      <w:pPr>
        <w:spacing w:after="120"/>
        <w:jc w:val="both"/>
        <w:rPr>
          <w:del w:id="23" w:author="Vishnu Ram" w:date="2022-05-24T20:13:00Z"/>
          <w:color w:val="000000" w:themeColor="text1"/>
        </w:rPr>
      </w:pPr>
      <w:r>
        <w:rPr>
          <w:sz w:val="23"/>
          <w:szCs w:val="23"/>
        </w:rPr>
        <w:t>NOTE 2 – A network operator may use a machine learning marketplace deployed internally and/or externally to the network operator’s administrative domains. Internal and external marketplaces differ only in the deployment perspective. A marketplace which is internal to a network operator may act as an external marketplace to another network operator and vice versa.</w:t>
      </w:r>
    </w:p>
    <w:p w:rsidR="007E2FEF" w:rsidRPr="0044775D" w:rsidRDefault="007E2FEF" w:rsidP="00F20310">
      <w:pPr>
        <w:spacing w:after="120"/>
        <w:jc w:val="both"/>
        <w:rPr>
          <w:i/>
          <w:iCs/>
          <w:color w:val="000000" w:themeColor="text1"/>
        </w:rPr>
      </w:pPr>
    </w:p>
    <w:p w:rsidR="008453AF" w:rsidRDefault="007E2FEF" w:rsidP="008453AF">
      <w:pPr>
        <w:pStyle w:val="Default"/>
        <w:rPr>
          <w:sz w:val="23"/>
          <w:szCs w:val="23"/>
        </w:rPr>
      </w:pPr>
      <w:r>
        <w:rPr>
          <w:b/>
          <w:bCs/>
          <w:sz w:val="23"/>
          <w:szCs w:val="23"/>
        </w:rPr>
        <w:t xml:space="preserve">3.1.7 </w:t>
      </w:r>
      <w:r w:rsidR="008453AF">
        <w:rPr>
          <w:b/>
          <w:bCs/>
          <w:sz w:val="23"/>
          <w:szCs w:val="23"/>
        </w:rPr>
        <w:t xml:space="preserve">machine learning model metadata </w:t>
      </w:r>
      <w:r w:rsidR="008453AF">
        <w:rPr>
          <w:b/>
        </w:rPr>
        <w:t>[ITU-T Y.3176]</w:t>
      </w:r>
      <w:r w:rsidR="008453AF">
        <w:rPr>
          <w:b/>
          <w:bCs/>
          <w:sz w:val="23"/>
          <w:szCs w:val="23"/>
        </w:rPr>
        <w:t xml:space="preserve">: </w:t>
      </w:r>
      <w:r w:rsidR="008453AF">
        <w:rPr>
          <w:sz w:val="23"/>
          <w:szCs w:val="23"/>
        </w:rPr>
        <w:t xml:space="preserve">information which describes the characteristics of a machine learning model. </w:t>
      </w:r>
    </w:p>
    <w:p w:rsidR="00B63235" w:rsidRDefault="008453AF" w:rsidP="00B94870">
      <w:pPr>
        <w:widowControl w:val="0"/>
        <w:autoSpaceDE w:val="0"/>
        <w:autoSpaceDN w:val="0"/>
        <w:adjustRightInd w:val="0"/>
        <w:spacing w:after="240" w:line="360" w:lineRule="atLeast"/>
        <w:jc w:val="both"/>
        <w:rPr>
          <w:color w:val="000000"/>
        </w:rPr>
      </w:pPr>
      <w:r>
        <w:rPr>
          <w:sz w:val="23"/>
          <w:szCs w:val="23"/>
        </w:rPr>
        <w:t>NOTE – Machine learning (ML) model metadata include, but is not limited to, name of the ML model, ML model’s author, version of the ML model, license information of the ML model, description of the data inputs and outputs of the ML model and runtime environment of the ML model.</w:t>
      </w:r>
    </w:p>
    <w:p w:rsidR="000E240F" w:rsidRDefault="007E2FEF" w:rsidP="000E240F">
      <w:pPr>
        <w:widowControl w:val="0"/>
        <w:autoSpaceDE w:val="0"/>
        <w:autoSpaceDN w:val="0"/>
        <w:adjustRightInd w:val="0"/>
        <w:spacing w:after="240" w:line="360" w:lineRule="atLeast"/>
        <w:rPr>
          <w:color w:val="000000"/>
        </w:rPr>
      </w:pPr>
      <w:r>
        <w:rPr>
          <w:b/>
        </w:rPr>
        <w:t>3.1.8 n</w:t>
      </w:r>
      <w:r w:rsidR="000E240F" w:rsidRPr="00B94870">
        <w:rPr>
          <w:b/>
        </w:rPr>
        <w:t>etwork intelligence level</w:t>
      </w:r>
      <w:r w:rsidR="000E240F">
        <w:rPr>
          <w:b/>
        </w:rPr>
        <w:t xml:space="preserve"> [ITU-T Y.3173]</w:t>
      </w:r>
      <w:r w:rsidR="000E240F" w:rsidRPr="00B94870">
        <w:rPr>
          <w:b/>
        </w:rPr>
        <w:t>:</w:t>
      </w:r>
      <w:r w:rsidR="000E240F" w:rsidRPr="00B94870">
        <w:rPr>
          <w:color w:val="000000"/>
        </w:rPr>
        <w:t xml:space="preserve">Level of application of automation capabilities including those enabled by the integration of artificial intelligence techniques in the network. </w:t>
      </w:r>
    </w:p>
    <w:p w:rsidR="00B82565" w:rsidRDefault="007E2FEF" w:rsidP="00B94870">
      <w:pPr>
        <w:pStyle w:val="NormalWeb"/>
        <w:spacing w:line="288" w:lineRule="atLeast"/>
        <w:ind w:right="720"/>
        <w:rPr>
          <w:rFonts w:eastAsiaTheme="minorEastAsia"/>
          <w:color w:val="000000"/>
        </w:rPr>
      </w:pPr>
      <w:r>
        <w:rPr>
          <w:b/>
          <w:bCs/>
          <w:sz w:val="23"/>
          <w:szCs w:val="23"/>
          <w:lang w:val="en-GB"/>
        </w:rPr>
        <w:t xml:space="preserve">3.1.9 </w:t>
      </w:r>
      <w:r w:rsidR="008453AF">
        <w:rPr>
          <w:b/>
          <w:bCs/>
          <w:sz w:val="23"/>
          <w:szCs w:val="23"/>
        </w:rPr>
        <w:t xml:space="preserve">ML model serving </w:t>
      </w:r>
      <w:r w:rsidR="008453AF">
        <w:rPr>
          <w:b/>
        </w:rPr>
        <w:t>[ITU-T Y.3179]</w:t>
      </w:r>
      <w:r w:rsidR="008453AF">
        <w:rPr>
          <w:sz w:val="23"/>
          <w:szCs w:val="23"/>
        </w:rPr>
        <w:t>: A process of preparing and deploying machine learning models in different deployment environments to enable the application of model inference to machine learning underlay networks.</w:t>
      </w:r>
    </w:p>
    <w:p w:rsidR="00051BA0" w:rsidRPr="00F67604" w:rsidRDefault="00A242C4" w:rsidP="001D44F0">
      <w:pPr>
        <w:pStyle w:val="Heading2"/>
        <w:spacing w:after="120"/>
        <w:jc w:val="both"/>
      </w:pPr>
      <w:bookmarkStart w:id="24" w:name="_3rdcrjn"/>
      <w:bookmarkStart w:id="25" w:name="_Toc23771155"/>
      <w:bookmarkStart w:id="26" w:name="_Toc95407346"/>
      <w:bookmarkEnd w:id="24"/>
      <w:r w:rsidRPr="00F67604">
        <w:t xml:space="preserve">3.2Terms defined in this </w:t>
      </w:r>
      <w:bookmarkEnd w:id="25"/>
      <w:r w:rsidRPr="00F67604">
        <w:t>document</w:t>
      </w:r>
      <w:bookmarkEnd w:id="26"/>
    </w:p>
    <w:p w:rsidR="007E2FEF" w:rsidRPr="00F67604" w:rsidRDefault="007E2FEF" w:rsidP="007E2FEF">
      <w:pPr>
        <w:jc w:val="both"/>
        <w:rPr>
          <w:color w:val="000000" w:themeColor="text1"/>
        </w:rPr>
      </w:pPr>
    </w:p>
    <w:p w:rsidR="006573A0" w:rsidRDefault="007E2FEF" w:rsidP="006573A0">
      <w:pPr>
        <w:spacing w:after="120"/>
        <w:jc w:val="both"/>
        <w:rPr>
          <w:color w:val="000000" w:themeColor="text1"/>
        </w:rPr>
      </w:pPr>
      <w:r>
        <w:rPr>
          <w:b/>
          <w:color w:val="000000" w:themeColor="text1"/>
        </w:rPr>
        <w:t>3.2.2 e</w:t>
      </w:r>
      <w:r w:rsidR="000A3B03" w:rsidRPr="00520CA6">
        <w:rPr>
          <w:b/>
          <w:color w:val="000000" w:themeColor="text1"/>
        </w:rPr>
        <w:t xml:space="preserve">valuation </w:t>
      </w:r>
      <w:r>
        <w:rPr>
          <w:b/>
          <w:color w:val="000000" w:themeColor="text1"/>
        </w:rPr>
        <w:t>ML pipeline</w:t>
      </w:r>
      <w:r w:rsidR="000A3B03" w:rsidRPr="00520CA6">
        <w:rPr>
          <w:b/>
          <w:color w:val="000000" w:themeColor="text1"/>
        </w:rPr>
        <w:t>:</w:t>
      </w:r>
      <w:r w:rsidR="000A3B03">
        <w:t xml:space="preserve"> chaining of pipeline nodes and simulated NFs with served ML models whose goal is to evaluate a particular ML use case.</w:t>
      </w:r>
    </w:p>
    <w:p w:rsidR="00F23F3F" w:rsidRDefault="007E2FEF" w:rsidP="00F23F3F">
      <w:pPr>
        <w:spacing w:after="120"/>
        <w:jc w:val="both"/>
        <w:rPr>
          <w:color w:val="000000" w:themeColor="text1"/>
        </w:rPr>
      </w:pPr>
      <w:r>
        <w:rPr>
          <w:b/>
          <w:color w:val="000000" w:themeColor="text1"/>
        </w:rPr>
        <w:t>3.2.3 s</w:t>
      </w:r>
      <w:r w:rsidR="00F23F3F" w:rsidRPr="00520CA6">
        <w:rPr>
          <w:b/>
          <w:color w:val="000000" w:themeColor="text1"/>
        </w:rPr>
        <w:t xml:space="preserve">imulation </w:t>
      </w:r>
      <w:r w:rsidR="00F23F3F">
        <w:rPr>
          <w:b/>
          <w:color w:val="000000" w:themeColor="text1"/>
        </w:rPr>
        <w:t xml:space="preserve">component </w:t>
      </w:r>
      <w:r w:rsidR="00F23F3F" w:rsidRPr="00520CA6">
        <w:rPr>
          <w:b/>
          <w:color w:val="000000" w:themeColor="text1"/>
        </w:rPr>
        <w:t xml:space="preserve">metadata: </w:t>
      </w:r>
      <w:r w:rsidR="00F23F3F">
        <w:rPr>
          <w:color w:val="000000" w:themeColor="text1"/>
        </w:rPr>
        <w:t xml:space="preserve">data describing the characteristics of a particular simulation component. </w:t>
      </w:r>
    </w:p>
    <w:p w:rsidR="00560DDE" w:rsidRDefault="00560DDE" w:rsidP="00F23F3F">
      <w:pPr>
        <w:spacing w:after="120"/>
        <w:jc w:val="both"/>
        <w:rPr>
          <w:color w:val="000000" w:themeColor="text1"/>
        </w:rPr>
      </w:pPr>
      <w:r>
        <w:rPr>
          <w:color w:val="000000" w:themeColor="text1"/>
        </w:rPr>
        <w:t>NOTE</w:t>
      </w:r>
      <w:r w:rsidR="00645343" w:rsidRPr="00520CA6">
        <w:rPr>
          <w:color w:val="000000" w:themeColor="text1"/>
        </w:rPr>
        <w:t>–</w:t>
      </w:r>
      <w:r>
        <w:rPr>
          <w:color w:val="000000" w:themeColor="text1"/>
        </w:rPr>
        <w:t xml:space="preserve">Examples of simulation component metadata are </w:t>
      </w:r>
      <w:r w:rsidRPr="00520CA6">
        <w:rPr>
          <w:color w:val="000000" w:themeColor="text1"/>
        </w:rPr>
        <w:t>capabilities of simulated NFs</w:t>
      </w:r>
      <w:r>
        <w:rPr>
          <w:color w:val="000000" w:themeColor="text1"/>
        </w:rPr>
        <w:t xml:space="preserve">, </w:t>
      </w:r>
      <w:r w:rsidRPr="00520CA6">
        <w:rPr>
          <w:color w:val="000000" w:themeColor="text1"/>
        </w:rPr>
        <w:t>configurable parameters</w:t>
      </w:r>
      <w:r>
        <w:rPr>
          <w:color w:val="000000" w:themeColor="text1"/>
        </w:rPr>
        <w:t xml:space="preserve">, </w:t>
      </w:r>
      <w:r w:rsidRPr="00520CA6">
        <w:rPr>
          <w:color w:val="000000" w:themeColor="text1"/>
        </w:rPr>
        <w:t>performance indicators</w:t>
      </w:r>
      <w:r>
        <w:rPr>
          <w:color w:val="000000" w:themeColor="text1"/>
        </w:rPr>
        <w:t xml:space="preserve"> and monitored parameters</w:t>
      </w:r>
      <w:r w:rsidR="007E13A1">
        <w:rPr>
          <w:color w:val="000000" w:themeColor="text1"/>
        </w:rPr>
        <w:t>, interfaces</w:t>
      </w:r>
      <w:r>
        <w:rPr>
          <w:color w:val="000000" w:themeColor="text1"/>
        </w:rPr>
        <w:t>.</w:t>
      </w:r>
    </w:p>
    <w:p w:rsidR="00B63235" w:rsidRDefault="007E2FEF" w:rsidP="00D8096B">
      <w:pPr>
        <w:spacing w:after="120"/>
        <w:jc w:val="both"/>
        <w:rPr>
          <w:color w:val="000000" w:themeColor="text1"/>
        </w:rPr>
      </w:pPr>
      <w:r>
        <w:rPr>
          <w:b/>
          <w:color w:val="000000" w:themeColor="text1"/>
        </w:rPr>
        <w:t>3.2.4 s</w:t>
      </w:r>
      <w:r w:rsidR="00B63235" w:rsidRPr="00520CA6">
        <w:rPr>
          <w:b/>
          <w:color w:val="000000" w:themeColor="text1"/>
        </w:rPr>
        <w:t xml:space="preserve">imulation </w:t>
      </w:r>
      <w:r w:rsidR="00E35529">
        <w:rPr>
          <w:b/>
          <w:color w:val="000000" w:themeColor="text1"/>
        </w:rPr>
        <w:t xml:space="preserve">environment </w:t>
      </w:r>
      <w:r w:rsidR="00B63235" w:rsidRPr="00520CA6">
        <w:rPr>
          <w:b/>
          <w:color w:val="000000" w:themeColor="text1"/>
        </w:rPr>
        <w:t xml:space="preserve">metadata: </w:t>
      </w:r>
      <w:r w:rsidR="00374422">
        <w:rPr>
          <w:color w:val="000000" w:themeColor="text1"/>
        </w:rPr>
        <w:t xml:space="preserve">data describing the </w:t>
      </w:r>
      <w:r w:rsidR="006C0D4E">
        <w:rPr>
          <w:color w:val="000000" w:themeColor="text1"/>
        </w:rPr>
        <w:t xml:space="preserve">characteristics of a particular simulation environment. </w:t>
      </w:r>
    </w:p>
    <w:p w:rsidR="002D7286" w:rsidRDefault="002D7286" w:rsidP="00520CA6">
      <w:pPr>
        <w:spacing w:after="120"/>
        <w:jc w:val="both"/>
        <w:rPr>
          <w:color w:val="000000" w:themeColor="text1"/>
        </w:rPr>
      </w:pPr>
      <w:r w:rsidRPr="00520CA6">
        <w:rPr>
          <w:color w:val="000000" w:themeColor="text1"/>
        </w:rPr>
        <w:t xml:space="preserve">NOTE </w:t>
      </w:r>
      <w:r w:rsidR="00EA67A4">
        <w:rPr>
          <w:color w:val="000000" w:themeColor="text1"/>
        </w:rPr>
        <w:t xml:space="preserve">1 </w:t>
      </w:r>
      <w:r w:rsidRPr="00520CA6">
        <w:rPr>
          <w:color w:val="000000" w:themeColor="text1"/>
        </w:rPr>
        <w:t xml:space="preserve">– </w:t>
      </w:r>
      <w:r w:rsidR="00472F51">
        <w:rPr>
          <w:color w:val="000000" w:themeColor="text1"/>
        </w:rPr>
        <w:t>S</w:t>
      </w:r>
      <w:r>
        <w:rPr>
          <w:color w:val="000000" w:themeColor="text1"/>
        </w:rPr>
        <w:t xml:space="preserve">imulation environment </w:t>
      </w:r>
      <w:r w:rsidRPr="00520CA6">
        <w:rPr>
          <w:color w:val="000000" w:themeColor="text1"/>
        </w:rPr>
        <w:t xml:space="preserve">metadata can contain information such as installation/execution requirements, </w:t>
      </w:r>
      <w:r w:rsidR="00560DDE">
        <w:rPr>
          <w:color w:val="000000" w:themeColor="text1"/>
        </w:rPr>
        <w:t>s</w:t>
      </w:r>
      <w:r w:rsidR="00560DDE" w:rsidRPr="00560DDE">
        <w:rPr>
          <w:color w:val="000000" w:themeColor="text1"/>
        </w:rPr>
        <w:t>imulation component metadata</w:t>
      </w:r>
      <w:r w:rsidR="00560DDE">
        <w:rPr>
          <w:color w:val="000000" w:themeColor="text1"/>
        </w:rPr>
        <w:t>,</w:t>
      </w:r>
      <w:r w:rsidRPr="00520CA6">
        <w:rPr>
          <w:color w:val="000000" w:themeColor="text1"/>
        </w:rPr>
        <w:t xml:space="preserve">performance indicators, </w:t>
      </w:r>
      <w:r w:rsidR="000E6021">
        <w:rPr>
          <w:color w:val="000000" w:themeColor="text1"/>
        </w:rPr>
        <w:t xml:space="preserve">connections, </w:t>
      </w:r>
      <w:r w:rsidRPr="00520CA6">
        <w:rPr>
          <w:color w:val="000000" w:themeColor="text1"/>
        </w:rPr>
        <w:t xml:space="preserve">maturity </w:t>
      </w:r>
      <w:r w:rsidR="00F23F3F">
        <w:rPr>
          <w:color w:val="000000" w:themeColor="text1"/>
        </w:rPr>
        <w:t xml:space="preserve">indicators </w:t>
      </w:r>
      <w:r w:rsidRPr="00520CA6">
        <w:rPr>
          <w:color w:val="000000" w:themeColor="text1"/>
        </w:rPr>
        <w:t>(alpha/beta</w:t>
      </w:r>
      <w:r w:rsidR="000E6021">
        <w:rPr>
          <w:color w:val="000000" w:themeColor="text1"/>
        </w:rPr>
        <w:t xml:space="preserve"> versions</w:t>
      </w:r>
      <w:r w:rsidRPr="00520CA6">
        <w:rPr>
          <w:color w:val="000000" w:themeColor="text1"/>
        </w:rPr>
        <w:t>)</w:t>
      </w:r>
      <w:r>
        <w:rPr>
          <w:color w:val="000000" w:themeColor="text1"/>
        </w:rPr>
        <w:t>,</w:t>
      </w:r>
      <w:r w:rsidRPr="00520CA6">
        <w:rPr>
          <w:color w:val="000000" w:themeColor="text1"/>
        </w:rPr>
        <w:t xml:space="preserve"> etc.</w:t>
      </w:r>
    </w:p>
    <w:p w:rsidR="00F23F3F" w:rsidRDefault="000E6021" w:rsidP="00520CA6">
      <w:pPr>
        <w:spacing w:after="120"/>
        <w:jc w:val="both"/>
        <w:rPr>
          <w:color w:val="000000" w:themeColor="text1"/>
        </w:rPr>
      </w:pPr>
      <w:r>
        <w:rPr>
          <w:color w:val="000000" w:themeColor="text1"/>
        </w:rPr>
        <w:t>N</w:t>
      </w:r>
      <w:r w:rsidR="00D64324" w:rsidRPr="00520CA6">
        <w:rPr>
          <w:color w:val="000000" w:themeColor="text1"/>
        </w:rPr>
        <w:t>OTE</w:t>
      </w:r>
      <w:r w:rsidR="00EA67A4">
        <w:rPr>
          <w:color w:val="000000" w:themeColor="text1"/>
        </w:rPr>
        <w:t xml:space="preserve"> 2 – </w:t>
      </w:r>
      <w:r w:rsidR="0051610F">
        <w:rPr>
          <w:color w:val="000000" w:themeColor="text1"/>
        </w:rPr>
        <w:t>Examples of</w:t>
      </w:r>
      <w:r w:rsidR="00D64324" w:rsidRPr="00520CA6">
        <w:rPr>
          <w:color w:val="000000" w:themeColor="text1"/>
        </w:rPr>
        <w:t xml:space="preserve">format for representing </w:t>
      </w:r>
      <w:r>
        <w:rPr>
          <w:color w:val="000000" w:themeColor="text1"/>
        </w:rPr>
        <w:t xml:space="preserve">simulation environment </w:t>
      </w:r>
      <w:r w:rsidRPr="0005402C">
        <w:rPr>
          <w:color w:val="000000" w:themeColor="text1"/>
        </w:rPr>
        <w:t>metadata</w:t>
      </w:r>
      <w:r>
        <w:rPr>
          <w:color w:val="000000" w:themeColor="text1"/>
        </w:rPr>
        <w:t>can be</w:t>
      </w:r>
      <w:r w:rsidR="00D64324" w:rsidRPr="00520CA6">
        <w:rPr>
          <w:color w:val="000000" w:themeColor="text1"/>
        </w:rPr>
        <w:t xml:space="preserve"> JSON</w:t>
      </w:r>
      <w:ins w:id="27" w:author="Vishnu Ram" w:date="2022-05-24T21:13:00Z">
        <w:r w:rsidR="0065796C">
          <w:rPr>
            <w:color w:val="000000" w:themeColor="text1"/>
          </w:rPr>
          <w:t xml:space="preserve"> [b-JSON]</w:t>
        </w:r>
      </w:ins>
      <w:r w:rsidR="00D64324" w:rsidRPr="00520CA6">
        <w:rPr>
          <w:color w:val="000000" w:themeColor="text1"/>
        </w:rPr>
        <w:t>, CSV</w:t>
      </w:r>
      <w:ins w:id="28" w:author="Vishnu Ram" w:date="2022-05-24T21:20:00Z">
        <w:r w:rsidR="00053F86">
          <w:rPr>
            <w:color w:val="000000" w:themeColor="text1"/>
          </w:rPr>
          <w:t xml:space="preserve"> [b-CSV]</w:t>
        </w:r>
      </w:ins>
      <w:r w:rsidR="00B26CF8">
        <w:rPr>
          <w:color w:val="000000" w:themeColor="text1"/>
        </w:rPr>
        <w:t>,</w:t>
      </w:r>
      <w:r w:rsidR="00D64324" w:rsidRPr="00520CA6">
        <w:rPr>
          <w:color w:val="000000" w:themeColor="text1"/>
        </w:rPr>
        <w:t xml:space="preserve"> or XML</w:t>
      </w:r>
      <w:ins w:id="29" w:author="Vishnu Ram" w:date="2022-05-24T21:20:00Z">
        <w:r w:rsidR="00053F86">
          <w:rPr>
            <w:color w:val="000000" w:themeColor="text1"/>
          </w:rPr>
          <w:t xml:space="preserve"> [b-XML]</w:t>
        </w:r>
      </w:ins>
      <w:r w:rsidR="00D64324" w:rsidRPr="00520CA6">
        <w:rPr>
          <w:color w:val="000000" w:themeColor="text1"/>
        </w:rPr>
        <w:t>.</w:t>
      </w:r>
    </w:p>
    <w:p w:rsidR="0051610F" w:rsidRPr="00472F51" w:rsidDel="00E6792D" w:rsidRDefault="0051610F" w:rsidP="00520CA6">
      <w:pPr>
        <w:spacing w:after="120"/>
        <w:jc w:val="both"/>
        <w:rPr>
          <w:del w:id="30" w:author="Vishnu Ram" w:date="2022-05-24T21:20:00Z"/>
          <w:i/>
          <w:iCs/>
          <w:color w:val="000000" w:themeColor="text1"/>
        </w:rPr>
      </w:pPr>
      <w:del w:id="31" w:author="Vishnu Ram" w:date="2022-05-24T21:20:00Z">
        <w:r w:rsidRPr="00472F51" w:rsidDel="00E6792D">
          <w:rPr>
            <w:i/>
            <w:iCs/>
            <w:color w:val="000000" w:themeColor="text1"/>
          </w:rPr>
          <w:delText>Editor Note: add reference for JSON, CSV, and XML.</w:delText>
        </w:r>
      </w:del>
    </w:p>
    <w:p w:rsidR="006B2BC3" w:rsidRPr="00A974C5" w:rsidRDefault="0051610F" w:rsidP="00A974C5">
      <w:pPr>
        <w:spacing w:after="120"/>
        <w:jc w:val="both"/>
        <w:rPr>
          <w:color w:val="000000" w:themeColor="text1"/>
        </w:rPr>
      </w:pPr>
      <w:r>
        <w:rPr>
          <w:b/>
          <w:color w:val="000000" w:themeColor="text1"/>
        </w:rPr>
        <w:t>3.2.5 s</w:t>
      </w:r>
      <w:r w:rsidR="006B2BC3" w:rsidRPr="00A974C5">
        <w:rPr>
          <w:b/>
          <w:color w:val="000000" w:themeColor="text1"/>
        </w:rPr>
        <w:t>imulation profile: </w:t>
      </w:r>
      <w:r w:rsidR="006B2BC3" w:rsidRPr="00A974C5">
        <w:rPr>
          <w:color w:val="000000" w:themeColor="text1"/>
        </w:rPr>
        <w:t xml:space="preserve">a list of parameters and their values which describe the ML use case to be trained, evaluated, or tested at the ML </w:t>
      </w:r>
      <w:r w:rsidR="003E1039">
        <w:rPr>
          <w:color w:val="000000" w:themeColor="text1"/>
        </w:rPr>
        <w:t>s</w:t>
      </w:r>
      <w:r w:rsidR="006B2BC3" w:rsidRPr="00A974C5">
        <w:rPr>
          <w:color w:val="000000" w:themeColor="text1"/>
        </w:rPr>
        <w:t>andbox.</w:t>
      </w:r>
    </w:p>
    <w:p w:rsidR="006B2BC3" w:rsidRPr="00A974C5" w:rsidRDefault="006B2BC3" w:rsidP="00A974C5">
      <w:pPr>
        <w:spacing w:after="120"/>
        <w:jc w:val="both"/>
        <w:rPr>
          <w:color w:val="000000" w:themeColor="text1"/>
        </w:rPr>
      </w:pPr>
      <w:r w:rsidRPr="006B2BC3">
        <w:rPr>
          <w:color w:val="000000" w:themeColor="text1"/>
        </w:rPr>
        <w:lastRenderedPageBreak/>
        <w:t xml:space="preserve">NOTE </w:t>
      </w:r>
      <w:r>
        <w:rPr>
          <w:color w:val="000000" w:themeColor="text1"/>
        </w:rPr>
        <w:t>–</w:t>
      </w:r>
      <w:r w:rsidRPr="00A974C5">
        <w:rPr>
          <w:color w:val="000000" w:themeColor="text1"/>
        </w:rPr>
        <w:t xml:space="preserve"> The list of parameters and their values may be derived from ML </w:t>
      </w:r>
      <w:r w:rsidR="00285E65">
        <w:rPr>
          <w:color w:val="000000" w:themeColor="text1"/>
        </w:rPr>
        <w:t>intent [ITU-T Y.3172]</w:t>
      </w:r>
      <w:r w:rsidRPr="00A974C5">
        <w:rPr>
          <w:color w:val="000000" w:themeColor="text1"/>
        </w:rPr>
        <w:t>and simulation environment metadata.  </w:t>
      </w:r>
    </w:p>
    <w:p w:rsidR="00D35B56" w:rsidRPr="00B94870" w:rsidRDefault="00D35B56" w:rsidP="00B94870">
      <w:pPr>
        <w:pStyle w:val="Heading1"/>
        <w:spacing w:before="240" w:after="120"/>
        <w:ind w:left="0" w:firstLine="0"/>
      </w:pPr>
      <w:bookmarkStart w:id="32" w:name="_Toc95407347"/>
      <w:r>
        <w:t xml:space="preserve">4. </w:t>
      </w:r>
      <w:r w:rsidRPr="00B94870">
        <w:t>Abbreviations and acronyms</w:t>
      </w:r>
      <w:bookmarkEnd w:id="32"/>
    </w:p>
    <w:p w:rsidR="00D35B56" w:rsidRDefault="00D35B56" w:rsidP="00B94870">
      <w:pPr>
        <w:widowControl w:val="0"/>
        <w:autoSpaceDE w:val="0"/>
        <w:autoSpaceDN w:val="0"/>
        <w:adjustRightInd w:val="0"/>
        <w:spacing w:after="240" w:line="360" w:lineRule="atLeast"/>
        <w:rPr>
          <w:color w:val="000000" w:themeColor="text1"/>
        </w:rPr>
      </w:pPr>
      <w:r w:rsidRPr="00B94870">
        <w:rPr>
          <w:color w:val="000000" w:themeColor="text1"/>
        </w:rPr>
        <w:t xml:space="preserve">This </w:t>
      </w:r>
      <w:r w:rsidR="003E1039">
        <w:rPr>
          <w:color w:val="000000" w:themeColor="text1"/>
        </w:rPr>
        <w:t>Recommendation</w:t>
      </w:r>
      <w:r w:rsidRPr="00B94870">
        <w:rPr>
          <w:color w:val="000000" w:themeColor="text1"/>
        </w:rPr>
        <w:t xml:space="preserve"> uses the following abbreviations and acronyms: </w:t>
      </w:r>
    </w:p>
    <w:p w:rsidR="003E1039" w:rsidRPr="00FF2A2E" w:rsidRDefault="003E1039" w:rsidP="00B94870">
      <w:pPr>
        <w:spacing w:after="120"/>
        <w:jc w:val="both"/>
        <w:rPr>
          <w:color w:val="000000" w:themeColor="text1"/>
          <w:lang w:val="en-IN"/>
        </w:rPr>
      </w:pPr>
      <w:r w:rsidRPr="00FF2A2E">
        <w:rPr>
          <w:color w:val="000000" w:themeColor="text1"/>
          <w:lang w:val="en-IN"/>
        </w:rPr>
        <w:t>AF</w:t>
      </w:r>
      <w:r w:rsidRPr="00FF2A2E">
        <w:rPr>
          <w:color w:val="000000" w:themeColor="text1"/>
          <w:lang w:val="en-IN"/>
        </w:rPr>
        <w:tab/>
      </w:r>
      <w:r w:rsidRPr="00FF2A2E">
        <w:rPr>
          <w:color w:val="000000" w:themeColor="text1"/>
          <w:lang w:val="en-IN"/>
        </w:rPr>
        <w:tab/>
        <w:t>Application Function</w:t>
      </w:r>
    </w:p>
    <w:p w:rsidR="00D35B56" w:rsidRPr="00FF2A2E" w:rsidRDefault="00D35B56" w:rsidP="00B94870">
      <w:pPr>
        <w:spacing w:after="120"/>
        <w:jc w:val="both"/>
        <w:rPr>
          <w:color w:val="000000" w:themeColor="text1"/>
          <w:lang w:val="en-IN"/>
        </w:rPr>
      </w:pPr>
      <w:r w:rsidRPr="00FF2A2E">
        <w:rPr>
          <w:color w:val="000000" w:themeColor="text1"/>
          <w:lang w:val="en-IN"/>
        </w:rPr>
        <w:t>AI</w:t>
      </w:r>
      <w:r w:rsidRPr="00FF2A2E">
        <w:rPr>
          <w:color w:val="000000" w:themeColor="text1"/>
          <w:lang w:val="en-IN"/>
        </w:rPr>
        <w:tab/>
      </w:r>
      <w:r w:rsidRPr="00FF2A2E">
        <w:rPr>
          <w:color w:val="000000" w:themeColor="text1"/>
          <w:lang w:val="en-IN"/>
        </w:rPr>
        <w:tab/>
        <w:t>Artificial Intelligence</w:t>
      </w:r>
    </w:p>
    <w:p w:rsidR="003E1039" w:rsidRDefault="003E1039" w:rsidP="00B94870">
      <w:pPr>
        <w:spacing w:after="120"/>
        <w:jc w:val="both"/>
        <w:rPr>
          <w:color w:val="000000" w:themeColor="text1"/>
        </w:rPr>
      </w:pPr>
      <w:r>
        <w:rPr>
          <w:color w:val="000000" w:themeColor="text1"/>
        </w:rPr>
        <w:t>AP</w:t>
      </w:r>
      <w:r>
        <w:rPr>
          <w:color w:val="000000" w:themeColor="text1"/>
        </w:rPr>
        <w:tab/>
      </w:r>
      <w:r>
        <w:rPr>
          <w:color w:val="000000" w:themeColor="text1"/>
        </w:rPr>
        <w:tab/>
        <w:t>Access Point</w:t>
      </w:r>
    </w:p>
    <w:p w:rsidR="00D35B56" w:rsidRDefault="00D35B56" w:rsidP="00B94870">
      <w:pPr>
        <w:spacing w:after="120"/>
        <w:jc w:val="both"/>
        <w:rPr>
          <w:color w:val="000000" w:themeColor="text1"/>
        </w:rPr>
      </w:pPr>
      <w:r w:rsidRPr="00B94870">
        <w:rPr>
          <w:color w:val="000000" w:themeColor="text1"/>
        </w:rPr>
        <w:t xml:space="preserve">API </w:t>
      </w:r>
      <w:r>
        <w:rPr>
          <w:color w:val="000000" w:themeColor="text1"/>
        </w:rPr>
        <w:tab/>
      </w:r>
      <w:r>
        <w:rPr>
          <w:color w:val="000000" w:themeColor="text1"/>
        </w:rPr>
        <w:tab/>
      </w:r>
      <w:r w:rsidRPr="00B94870">
        <w:rPr>
          <w:color w:val="000000" w:themeColor="text1"/>
        </w:rPr>
        <w:t>Application Programming Interface</w:t>
      </w:r>
    </w:p>
    <w:p w:rsidR="003E1039" w:rsidRDefault="003E1039" w:rsidP="00B94870">
      <w:pPr>
        <w:spacing w:after="120"/>
        <w:jc w:val="both"/>
        <w:rPr>
          <w:color w:val="000000" w:themeColor="text1"/>
        </w:rPr>
      </w:pPr>
      <w:r>
        <w:rPr>
          <w:color w:val="000000" w:themeColor="text1"/>
        </w:rPr>
        <w:t>DBr</w:t>
      </w:r>
      <w:r>
        <w:rPr>
          <w:color w:val="000000" w:themeColor="text1"/>
        </w:rPr>
        <w:tab/>
      </w:r>
      <w:r>
        <w:rPr>
          <w:color w:val="000000" w:themeColor="text1"/>
        </w:rPr>
        <w:tab/>
        <w:t>Data Broker</w:t>
      </w:r>
    </w:p>
    <w:p w:rsidR="006729B2" w:rsidRDefault="006729B2" w:rsidP="00B94870">
      <w:pPr>
        <w:spacing w:after="120"/>
        <w:jc w:val="both"/>
        <w:rPr>
          <w:color w:val="000000" w:themeColor="text1"/>
        </w:rPr>
      </w:pPr>
      <w:r>
        <w:rPr>
          <w:color w:val="000000" w:themeColor="text1"/>
        </w:rPr>
        <w:t>DH</w:t>
      </w:r>
      <w:r>
        <w:rPr>
          <w:color w:val="000000" w:themeColor="text1"/>
        </w:rPr>
        <w:tab/>
      </w:r>
      <w:r>
        <w:rPr>
          <w:color w:val="000000" w:themeColor="text1"/>
        </w:rPr>
        <w:tab/>
        <w:t>Data handling</w:t>
      </w:r>
    </w:p>
    <w:p w:rsidR="003E1039" w:rsidRDefault="003E1039" w:rsidP="00B94870">
      <w:pPr>
        <w:spacing w:after="120"/>
        <w:jc w:val="both"/>
        <w:rPr>
          <w:color w:val="000000" w:themeColor="text1"/>
        </w:rPr>
      </w:pPr>
      <w:r>
        <w:rPr>
          <w:color w:val="000000" w:themeColor="text1"/>
        </w:rPr>
        <w:t>DM</w:t>
      </w:r>
      <w:r>
        <w:rPr>
          <w:color w:val="000000" w:themeColor="text1"/>
        </w:rPr>
        <w:tab/>
      </w:r>
      <w:r>
        <w:rPr>
          <w:color w:val="000000" w:themeColor="text1"/>
        </w:rPr>
        <w:tab/>
        <w:t>Data Model</w:t>
      </w:r>
    </w:p>
    <w:p w:rsidR="00C27A18" w:rsidRDefault="00C27A18" w:rsidP="00B94870">
      <w:pPr>
        <w:spacing w:after="120"/>
        <w:jc w:val="both"/>
        <w:rPr>
          <w:color w:val="000000" w:themeColor="text1"/>
        </w:rPr>
      </w:pPr>
      <w:r>
        <w:rPr>
          <w:color w:val="000000" w:themeColor="text1"/>
        </w:rPr>
        <w:t>KPI</w:t>
      </w:r>
      <w:r>
        <w:rPr>
          <w:color w:val="000000" w:themeColor="text1"/>
        </w:rPr>
        <w:tab/>
      </w:r>
      <w:r>
        <w:rPr>
          <w:color w:val="000000" w:themeColor="text1"/>
        </w:rPr>
        <w:tab/>
        <w:t>Key Performance Indicator</w:t>
      </w:r>
    </w:p>
    <w:p w:rsidR="000A2698" w:rsidRDefault="00D35B56" w:rsidP="00B94870">
      <w:pPr>
        <w:spacing w:after="120"/>
        <w:jc w:val="both"/>
        <w:rPr>
          <w:color w:val="000000" w:themeColor="text1"/>
        </w:rPr>
      </w:pPr>
      <w:r>
        <w:rPr>
          <w:color w:val="000000" w:themeColor="text1"/>
        </w:rPr>
        <w:t>ML</w:t>
      </w:r>
      <w:r>
        <w:rPr>
          <w:color w:val="000000" w:themeColor="text1"/>
        </w:rPr>
        <w:tab/>
      </w:r>
      <w:r>
        <w:rPr>
          <w:color w:val="000000" w:themeColor="text1"/>
        </w:rPr>
        <w:tab/>
        <w:t>Machine Learning</w:t>
      </w:r>
    </w:p>
    <w:p w:rsidR="00D35B56" w:rsidRDefault="00D35B56" w:rsidP="00B94870">
      <w:pPr>
        <w:spacing w:after="120"/>
        <w:jc w:val="both"/>
        <w:rPr>
          <w:color w:val="000000" w:themeColor="text1"/>
        </w:rPr>
      </w:pPr>
      <w:r w:rsidRPr="000A2698">
        <w:rPr>
          <w:color w:val="000000" w:themeColor="text1"/>
        </w:rPr>
        <w:t>MLFO</w:t>
      </w:r>
      <w:r w:rsidRPr="000A2698">
        <w:rPr>
          <w:color w:val="000000" w:themeColor="text1"/>
        </w:rPr>
        <w:tab/>
      </w:r>
      <w:r w:rsidRPr="000A2698">
        <w:rPr>
          <w:color w:val="000000" w:themeColor="text1"/>
        </w:rPr>
        <w:tab/>
      </w:r>
      <w:r w:rsidRPr="00B94870">
        <w:rPr>
          <w:color w:val="000000" w:themeColor="text1"/>
        </w:rPr>
        <w:t>Machine Learning Function Orchestrator</w:t>
      </w:r>
    </w:p>
    <w:p w:rsidR="00D35B56" w:rsidRDefault="00D35B56" w:rsidP="00B94870">
      <w:pPr>
        <w:spacing w:after="120"/>
        <w:jc w:val="both"/>
        <w:rPr>
          <w:color w:val="000000" w:themeColor="text1"/>
        </w:rPr>
      </w:pPr>
      <w:r w:rsidRPr="00D35B56">
        <w:rPr>
          <w:color w:val="000000" w:themeColor="text1"/>
        </w:rPr>
        <w:t>NF</w:t>
      </w:r>
      <w:r w:rsidRPr="00D35B56">
        <w:rPr>
          <w:color w:val="000000" w:themeColor="text1"/>
        </w:rPr>
        <w:tab/>
      </w:r>
      <w:r w:rsidRPr="00D35B56">
        <w:rPr>
          <w:color w:val="000000" w:themeColor="text1"/>
        </w:rPr>
        <w:tab/>
      </w:r>
      <w:r w:rsidRPr="00B94870">
        <w:rPr>
          <w:color w:val="000000" w:themeColor="text1"/>
        </w:rPr>
        <w:t>Network Function</w:t>
      </w:r>
    </w:p>
    <w:p w:rsidR="00D35B56" w:rsidRDefault="00D35B56" w:rsidP="00B94870">
      <w:pPr>
        <w:spacing w:after="120"/>
        <w:jc w:val="both"/>
        <w:rPr>
          <w:color w:val="000000" w:themeColor="text1"/>
        </w:rPr>
      </w:pPr>
      <w:r>
        <w:rPr>
          <w:color w:val="000000" w:themeColor="text1"/>
        </w:rPr>
        <w:t>OAM</w:t>
      </w:r>
      <w:r>
        <w:rPr>
          <w:color w:val="000000" w:themeColor="text1"/>
        </w:rPr>
        <w:tab/>
      </w:r>
      <w:r>
        <w:rPr>
          <w:color w:val="000000" w:themeColor="text1"/>
        </w:rPr>
        <w:tab/>
      </w:r>
      <w:r w:rsidRPr="00B94870">
        <w:rPr>
          <w:color w:val="000000" w:themeColor="text1"/>
        </w:rPr>
        <w:t>Operation Administration and Maintenance</w:t>
      </w:r>
    </w:p>
    <w:p w:rsidR="004D696A" w:rsidRDefault="004F70CD" w:rsidP="00B94870">
      <w:pPr>
        <w:spacing w:after="120"/>
        <w:jc w:val="both"/>
        <w:rPr>
          <w:color w:val="000000" w:themeColor="text1"/>
        </w:rPr>
      </w:pPr>
      <w:r>
        <w:rPr>
          <w:color w:val="000000" w:themeColor="text1"/>
        </w:rPr>
        <w:t>RL</w:t>
      </w:r>
      <w:r w:rsidR="00032678">
        <w:rPr>
          <w:color w:val="000000" w:themeColor="text1"/>
        </w:rPr>
        <w:tab/>
      </w:r>
      <w:r w:rsidR="00032678">
        <w:rPr>
          <w:color w:val="000000" w:themeColor="text1"/>
        </w:rPr>
        <w:tab/>
      </w:r>
      <w:r w:rsidR="00C6061C" w:rsidRPr="00990DCD">
        <w:rPr>
          <w:color w:val="000000" w:themeColor="text1"/>
        </w:rPr>
        <w:t>Reinf</w:t>
      </w:r>
      <w:r w:rsidR="00C6061C">
        <w:rPr>
          <w:color w:val="000000" w:themeColor="text1"/>
        </w:rPr>
        <w:t xml:space="preserve">orcement </w:t>
      </w:r>
      <w:r w:rsidR="003E1039">
        <w:rPr>
          <w:color w:val="000000" w:themeColor="text1"/>
        </w:rPr>
        <w:t>L</w:t>
      </w:r>
      <w:r w:rsidR="00C6061C">
        <w:rPr>
          <w:color w:val="000000" w:themeColor="text1"/>
        </w:rPr>
        <w:t>earning</w:t>
      </w:r>
    </w:p>
    <w:p w:rsidR="004D696A" w:rsidRDefault="00032678" w:rsidP="00B94870">
      <w:pPr>
        <w:spacing w:after="120"/>
        <w:jc w:val="both"/>
        <w:rPr>
          <w:color w:val="000000" w:themeColor="text1"/>
        </w:rPr>
      </w:pPr>
      <w:r>
        <w:rPr>
          <w:color w:val="000000" w:themeColor="text1"/>
        </w:rPr>
        <w:t>SL</w:t>
      </w:r>
      <w:r>
        <w:rPr>
          <w:color w:val="000000" w:themeColor="text1"/>
        </w:rPr>
        <w:tab/>
      </w:r>
      <w:r>
        <w:rPr>
          <w:color w:val="000000" w:themeColor="text1"/>
        </w:rPr>
        <w:tab/>
      </w:r>
      <w:r w:rsidR="00C6061C">
        <w:rPr>
          <w:color w:val="000000" w:themeColor="text1"/>
        </w:rPr>
        <w:t xml:space="preserve">Supervised </w:t>
      </w:r>
      <w:r w:rsidR="003E1039">
        <w:rPr>
          <w:color w:val="000000" w:themeColor="text1"/>
        </w:rPr>
        <w:t>L</w:t>
      </w:r>
      <w:r w:rsidR="00C6061C">
        <w:rPr>
          <w:color w:val="000000" w:themeColor="text1"/>
        </w:rPr>
        <w:t>earning</w:t>
      </w:r>
    </w:p>
    <w:p w:rsidR="00032678" w:rsidRDefault="00032678" w:rsidP="00B94870">
      <w:pPr>
        <w:spacing w:after="120"/>
        <w:jc w:val="both"/>
        <w:rPr>
          <w:color w:val="000000" w:themeColor="text1"/>
        </w:rPr>
      </w:pPr>
      <w:r>
        <w:rPr>
          <w:color w:val="000000" w:themeColor="text1"/>
        </w:rPr>
        <w:t>UL</w:t>
      </w:r>
      <w:r>
        <w:rPr>
          <w:color w:val="000000" w:themeColor="text1"/>
        </w:rPr>
        <w:tab/>
      </w:r>
      <w:r>
        <w:rPr>
          <w:color w:val="000000" w:themeColor="text1"/>
        </w:rPr>
        <w:tab/>
      </w:r>
      <w:r w:rsidR="00C6061C">
        <w:rPr>
          <w:color w:val="000000" w:themeColor="text1"/>
        </w:rPr>
        <w:t xml:space="preserve">Unsupervised </w:t>
      </w:r>
      <w:r w:rsidR="003E1039">
        <w:rPr>
          <w:color w:val="000000" w:themeColor="text1"/>
        </w:rPr>
        <w:t>L</w:t>
      </w:r>
      <w:r w:rsidR="00C6061C">
        <w:rPr>
          <w:color w:val="000000" w:themeColor="text1"/>
        </w:rPr>
        <w:t>earning</w:t>
      </w:r>
    </w:p>
    <w:p w:rsidR="00B249B7" w:rsidRDefault="00B249B7" w:rsidP="00B249B7">
      <w:pPr>
        <w:pStyle w:val="Heading1"/>
        <w:spacing w:before="240" w:after="120"/>
        <w:ind w:left="0" w:firstLine="0"/>
      </w:pPr>
      <w:bookmarkStart w:id="33" w:name="_Toc95407348"/>
      <w:r w:rsidRPr="00472F51">
        <w:t>5. Conventions</w:t>
      </w:r>
    </w:p>
    <w:p w:rsidR="00472F51" w:rsidRPr="00AF7DDD" w:rsidRDefault="00472F51" w:rsidP="00472F51">
      <w:pPr>
        <w:jc w:val="both"/>
        <w:rPr>
          <w:rFonts w:eastAsia="SimSun"/>
          <w:color w:val="000000"/>
          <w:lang w:val="en-US"/>
        </w:rPr>
      </w:pPr>
      <w:r w:rsidRPr="00AF7DDD">
        <w:rPr>
          <w:rFonts w:eastAsia="SimSun"/>
          <w:color w:val="000000"/>
          <w:lang w:val="en-US"/>
        </w:rPr>
        <w:t>In this Recommendation:</w:t>
      </w:r>
    </w:p>
    <w:p w:rsidR="00472F51" w:rsidRPr="00AF7DDD" w:rsidRDefault="00472F51" w:rsidP="00472F51">
      <w:pPr>
        <w:jc w:val="both"/>
        <w:rPr>
          <w:rFonts w:eastAsia="SimSun"/>
          <w:color w:val="000000"/>
          <w:lang w:val="en-US"/>
        </w:rPr>
      </w:pPr>
      <w:r w:rsidRPr="00AF7DDD">
        <w:rPr>
          <w:rFonts w:eastAsia="SimSun"/>
          <w:color w:val="000000"/>
          <w:lang w:val="en-US"/>
        </w:rPr>
        <w:t>The keywords "is required to" indicate a requirement which must be strictly followed and from which no deviation is permitted, if conformance to this Recommendation is to be claimed.</w:t>
      </w:r>
    </w:p>
    <w:p w:rsidR="00472F51" w:rsidRPr="00AF7DDD" w:rsidRDefault="00472F51" w:rsidP="00472F51">
      <w:pPr>
        <w:jc w:val="both"/>
        <w:rPr>
          <w:rFonts w:eastAsia="SimSun"/>
          <w:color w:val="000000"/>
          <w:lang w:val="en-US"/>
        </w:rPr>
      </w:pPr>
      <w:r w:rsidRPr="00AF7DDD">
        <w:rPr>
          <w:rFonts w:eastAsia="SimSun"/>
          <w:color w:val="000000"/>
          <w:lang w:val="en-US"/>
        </w:rPr>
        <w:t>The keywords "is recommended" indicate a requirement which is recommended but which is not absolutely required. Thus, this requirement need not be present to claim conformance.</w:t>
      </w:r>
    </w:p>
    <w:p w:rsidR="00472F51" w:rsidRPr="00E33D7E" w:rsidRDefault="00472F51" w:rsidP="00472F51">
      <w:pPr>
        <w:jc w:val="both"/>
        <w:rPr>
          <w:color w:val="000000"/>
          <w:lang w:val="en-US" w:eastAsia="zh-CN"/>
        </w:rPr>
      </w:pPr>
      <w:r w:rsidRPr="00AF7DDD">
        <w:rPr>
          <w:rFonts w:eastAsia="SimSun"/>
          <w:color w:val="000000"/>
          <w:lang w:val="en-US"/>
        </w:rPr>
        <w:t>The keywords "can optionally" indicate an optional requirement which is permissible, without implying any sense of being recommended. This term is not intended to imply that the vendor's implementation must provide the option, and the feature can be optionally enabled by the network operator/service provider. Rather, it means the vendor may optionally provide the feature and still claim conformance with this Recommendation.</w:t>
      </w:r>
    </w:p>
    <w:p w:rsidR="00A24ED1" w:rsidRPr="00F67604" w:rsidRDefault="00B249B7" w:rsidP="00CE6624">
      <w:pPr>
        <w:pStyle w:val="Heading1"/>
        <w:spacing w:before="240" w:after="120"/>
        <w:ind w:left="0" w:firstLine="0"/>
      </w:pPr>
      <w:r>
        <w:t>6</w:t>
      </w:r>
      <w:r w:rsidR="00A242C4" w:rsidRPr="00F67604">
        <w:t>. Introduction</w:t>
      </w:r>
      <w:bookmarkEnd w:id="33"/>
    </w:p>
    <w:p w:rsidR="00AC0E46" w:rsidRDefault="00A242C4" w:rsidP="00CE6624">
      <w:pPr>
        <w:spacing w:after="120"/>
        <w:jc w:val="both"/>
        <w:rPr>
          <w:ins w:id="34" w:author="Vishnu Ram" w:date="2022-05-24T21:25:00Z"/>
          <w:color w:val="000000" w:themeColor="text1"/>
        </w:rPr>
      </w:pPr>
      <w:r w:rsidRPr="00F67604">
        <w:rPr>
          <w:color w:val="000000" w:themeColor="text1"/>
        </w:rPr>
        <w:t>The integration of</w:t>
      </w:r>
      <w:r w:rsidR="009E4289">
        <w:rPr>
          <w:color w:val="000000" w:themeColor="text1"/>
        </w:rPr>
        <w:t xml:space="preserve"> AI/ML</w:t>
      </w:r>
      <w:r w:rsidRPr="00F67604">
        <w:rPr>
          <w:color w:val="000000" w:themeColor="text1"/>
        </w:rPr>
        <w:t xml:space="preserve"> has been identified as one of the key features of future networks. However, network operators have the challenge of maintaining the </w:t>
      </w:r>
      <w:r w:rsidR="00163321">
        <w:rPr>
          <w:color w:val="000000" w:themeColor="text1"/>
        </w:rPr>
        <w:t>operation</w:t>
      </w:r>
      <w:r w:rsidR="00787301">
        <w:rPr>
          <w:color w:val="000000" w:themeColor="text1"/>
        </w:rPr>
        <w:t>al performance</w:t>
      </w:r>
      <w:r w:rsidR="00163321">
        <w:rPr>
          <w:color w:val="000000" w:themeColor="text1"/>
        </w:rPr>
        <w:t xml:space="preserve"> and associated </w:t>
      </w:r>
      <w:r w:rsidRPr="00F67604">
        <w:rPr>
          <w:color w:val="000000" w:themeColor="text1"/>
        </w:rPr>
        <w:t xml:space="preserve">key performance indicators during or after this integration. </w:t>
      </w:r>
      <w:r w:rsidR="002D5EEE">
        <w:rPr>
          <w:color w:val="000000" w:themeColor="text1"/>
        </w:rPr>
        <w:t>In addition</w:t>
      </w:r>
      <w:r w:rsidRPr="00F67604">
        <w:rPr>
          <w:color w:val="000000" w:themeColor="text1"/>
        </w:rPr>
        <w:t xml:space="preserve">, the introduction of machine learning (ML) techniques to </w:t>
      </w:r>
      <w:r w:rsidR="00B249B7">
        <w:rPr>
          <w:color w:val="000000" w:themeColor="text1"/>
        </w:rPr>
        <w:t>IMT-2020</w:t>
      </w:r>
      <w:r w:rsidRPr="00F67604">
        <w:rPr>
          <w:color w:val="000000" w:themeColor="text1"/>
        </w:rPr>
        <w:t>networksmay raise concerns regarding transparency, reliability, and availability</w:t>
      </w:r>
      <w:r w:rsidR="00163321">
        <w:rPr>
          <w:color w:val="000000" w:themeColor="text1"/>
        </w:rPr>
        <w:t xml:space="preserve"> of ML methods</w:t>
      </w:r>
      <w:r w:rsidR="002D5EEE">
        <w:rPr>
          <w:color w:val="000000" w:themeColor="text1"/>
        </w:rPr>
        <w:t xml:space="preserve">, </w:t>
      </w:r>
      <w:r w:rsidR="00163321">
        <w:rPr>
          <w:color w:val="000000" w:themeColor="text1"/>
        </w:rPr>
        <w:t>techniques</w:t>
      </w:r>
      <w:r w:rsidR="002D5EEE">
        <w:rPr>
          <w:color w:val="000000" w:themeColor="text1"/>
        </w:rPr>
        <w:t xml:space="preserve"> and </w:t>
      </w:r>
      <w:r w:rsidR="00787301">
        <w:rPr>
          <w:color w:val="000000" w:themeColor="text1"/>
        </w:rPr>
        <w:t>data</w:t>
      </w:r>
      <w:r w:rsidRPr="00F67604">
        <w:rPr>
          <w:color w:val="000000" w:themeColor="text1"/>
        </w:rPr>
        <w:t xml:space="preserve">. </w:t>
      </w:r>
    </w:p>
    <w:p w:rsidR="00D5743E" w:rsidRPr="00F67604" w:rsidRDefault="00AC0E46" w:rsidP="00CE6624">
      <w:pPr>
        <w:spacing w:after="120"/>
        <w:jc w:val="both"/>
        <w:rPr>
          <w:color w:val="000000" w:themeColor="text1"/>
        </w:rPr>
      </w:pPr>
      <w:ins w:id="35" w:author="Vishnu Ram" w:date="2022-05-24T21:25:00Z">
        <w:r>
          <w:rPr>
            <w:color w:val="000000" w:themeColor="text1"/>
          </w:rPr>
          <w:t>Studying the tradeoffs</w:t>
        </w:r>
      </w:ins>
      <w:ins w:id="36" w:author="Vishnu Ram" w:date="2022-05-24T21:28:00Z">
        <w:r>
          <w:rPr>
            <w:color w:val="000000" w:themeColor="text1"/>
          </w:rPr>
          <w:t>, advantages and disadvantages</w:t>
        </w:r>
      </w:ins>
      <w:ins w:id="37" w:author="Vishnu Ram" w:date="2022-05-24T21:25:00Z">
        <w:r>
          <w:rPr>
            <w:color w:val="000000" w:themeColor="text1"/>
          </w:rPr>
          <w:t xml:space="preserve"> while integrating various ML mechanisms is important to understand the impact on the network. </w:t>
        </w:r>
      </w:ins>
      <w:del w:id="38" w:author="Vishnu Ram" w:date="2022-05-24T21:24:00Z">
        <w:r w:rsidR="00A242C4" w:rsidRPr="00F67604" w:rsidDel="00AC0E46">
          <w:rPr>
            <w:color w:val="000000" w:themeColor="text1"/>
          </w:rPr>
          <w:delText xml:space="preserve">Often, ML methods are seen as </w:delText>
        </w:r>
        <w:r w:rsidR="00A242C4" w:rsidRPr="005327AD" w:rsidDel="00AC0E46">
          <w:rPr>
            <w:color w:val="000000" w:themeColor="text1"/>
          </w:rPr>
          <w:delText>black boxes</w:delText>
        </w:r>
        <w:r w:rsidR="00A242C4" w:rsidRPr="0007172C" w:rsidDel="00AC0E46">
          <w:rPr>
            <w:color w:val="000000" w:themeColor="text1"/>
          </w:rPr>
          <w:delText xml:space="preserve"> (especially for deep learning</w:delText>
        </w:r>
        <w:r w:rsidR="00CA2C1E" w:rsidRPr="0007172C" w:rsidDel="00AC0E46">
          <w:rPr>
            <w:color w:val="000000" w:themeColor="text1"/>
          </w:rPr>
          <w:delText>,</w:delText>
        </w:r>
        <w:r w:rsidR="00C12ECD" w:rsidRPr="0007172C" w:rsidDel="00AC0E46">
          <w:rPr>
            <w:color w:val="000000" w:themeColor="text1"/>
          </w:rPr>
          <w:delText xml:space="preserve"> the </w:delText>
        </w:r>
        <w:r w:rsidR="00C12ECD" w:rsidRPr="005327AD" w:rsidDel="00AC0E46">
          <w:rPr>
            <w:color w:val="000000" w:themeColor="text1"/>
          </w:rPr>
          <w:delText xml:space="preserve">internal operation of the model is unknown because it is too </w:delText>
        </w:r>
        <w:r w:rsidR="00C12ECD" w:rsidRPr="005327AD" w:rsidDel="00AC0E46">
          <w:rPr>
            <w:color w:val="000000" w:themeColor="text1"/>
          </w:rPr>
          <w:lastRenderedPageBreak/>
          <w:delText>complex or even hidden</w:delText>
        </w:r>
        <w:r w:rsidR="00A242C4" w:rsidRPr="0007172C" w:rsidDel="00AC0E46">
          <w:rPr>
            <w:color w:val="000000" w:themeColor="text1"/>
          </w:rPr>
          <w:delText>)</w:delText>
        </w:r>
        <w:r w:rsidR="00A242C4" w:rsidRPr="00F67604" w:rsidDel="00AC0E46">
          <w:rPr>
            <w:color w:val="000000" w:themeColor="text1"/>
          </w:rPr>
          <w:delText xml:space="preserve"> that can learn complex patterns from training datasets. However, such datasets may be limited</w:delText>
        </w:r>
        <w:r w:rsidR="00AE7181" w:rsidDel="00AC0E46">
          <w:rPr>
            <w:color w:val="000000" w:themeColor="text1"/>
          </w:rPr>
          <w:delText xml:space="preserve"> and/or</w:delText>
        </w:r>
        <w:r w:rsidR="00A242C4" w:rsidRPr="00F67604" w:rsidDel="00AC0E46">
          <w:rPr>
            <w:color w:val="000000" w:themeColor="text1"/>
          </w:rPr>
          <w:delText xml:space="preserve"> too complex, thus </w:delText>
        </w:r>
        <w:r w:rsidR="00E30DBB" w:rsidDel="00AC0E46">
          <w:rPr>
            <w:color w:val="000000" w:themeColor="text1"/>
          </w:rPr>
          <w:delText>question</w:delText>
        </w:r>
        <w:r w:rsidR="00787301" w:rsidDel="00AC0E46">
          <w:rPr>
            <w:color w:val="000000" w:themeColor="text1"/>
          </w:rPr>
          <w:delText xml:space="preserve"> arises regarding</w:delText>
        </w:r>
        <w:r w:rsidR="00A242C4" w:rsidRPr="00F67604" w:rsidDel="00AC0E46">
          <w:rPr>
            <w:color w:val="000000" w:themeColor="text1"/>
          </w:rPr>
          <w:delText xml:space="preserve"> the accuracy of the output of the ML mechanism. </w:delText>
        </w:r>
      </w:del>
      <w:del w:id="39" w:author="Vishnu Ram" w:date="2022-05-24T21:26:00Z">
        <w:r w:rsidR="00A242C4" w:rsidRPr="00F67604" w:rsidDel="00AC0E46">
          <w:rPr>
            <w:color w:val="000000" w:themeColor="text1"/>
          </w:rPr>
          <w:delText>In particular,</w:delText>
        </w:r>
      </w:del>
      <w:ins w:id="40" w:author="Vishnu Ram" w:date="2022-05-24T21:26:00Z">
        <w:r>
          <w:rPr>
            <w:color w:val="000000" w:themeColor="text1"/>
          </w:rPr>
          <w:t>For example,</w:t>
        </w:r>
      </w:ins>
      <w:r w:rsidR="00A242C4" w:rsidRPr="00F67604">
        <w:rPr>
          <w:color w:val="000000" w:themeColor="text1"/>
        </w:rPr>
        <w:t xml:space="preserve"> reducing the generalization error is the main concern on applying any kind of supervised learning (SL) approach, which can be high even if the test error is kept low (this phenomenon is commonly known as </w:t>
      </w:r>
      <w:r w:rsidR="00A242C4" w:rsidRPr="001D44F0">
        <w:rPr>
          <w:i/>
          <w:color w:val="000000" w:themeColor="text1"/>
        </w:rPr>
        <w:t>overfitting</w:t>
      </w:r>
      <w:r w:rsidR="00A242C4" w:rsidRPr="00F67604">
        <w:rPr>
          <w:color w:val="000000" w:themeColor="text1"/>
        </w:rPr>
        <w:t xml:space="preserve">). </w:t>
      </w:r>
      <w:del w:id="41" w:author="Vishnu Ram" w:date="2022-05-24T21:27:00Z">
        <w:r w:rsidR="00A242C4" w:rsidRPr="00F67604" w:rsidDel="00AC0E46">
          <w:rPr>
            <w:color w:val="000000" w:themeColor="text1"/>
          </w:rPr>
          <w:delText>Apart from SL methods, other branches of ML such as unsupervised learning (UL) and reinforcement learning (RL) deal with uncertainty in one way or another.</w:delText>
        </w:r>
        <w:r w:rsidR="000756A1" w:rsidDel="00AC0E46">
          <w:rPr>
            <w:color w:val="000000" w:themeColor="text1"/>
          </w:rPr>
          <w:delText xml:space="preserve">Such uncertainty </w:delText>
        </w:r>
        <w:r w:rsidR="005327AD" w:rsidDel="00AC0E46">
          <w:rPr>
            <w:color w:val="000000" w:themeColor="text1"/>
          </w:rPr>
          <w:delText xml:space="preserve">may </w:delText>
        </w:r>
        <w:r w:rsidR="000756A1" w:rsidDel="00AC0E46">
          <w:rPr>
            <w:color w:val="000000" w:themeColor="text1"/>
          </w:rPr>
          <w:delText>entail</w:delText>
        </w:r>
        <w:r w:rsidR="005327AD" w:rsidDel="00AC0E46">
          <w:rPr>
            <w:color w:val="000000" w:themeColor="text1"/>
          </w:rPr>
          <w:delText xml:space="preserve"> the application of </w:delText>
        </w:r>
        <w:r w:rsidR="00B15814" w:rsidDel="00AC0E46">
          <w:rPr>
            <w:color w:val="000000" w:themeColor="text1"/>
          </w:rPr>
          <w:delText>changes</w:delText>
        </w:r>
        <w:r w:rsidR="005327AD" w:rsidDel="00AC0E46">
          <w:rPr>
            <w:color w:val="000000" w:themeColor="text1"/>
          </w:rPr>
          <w:delText xml:space="preserve"> in the network </w:delText>
        </w:r>
        <w:r w:rsidR="000756A1" w:rsidDel="00AC0E46">
          <w:rPr>
            <w:color w:val="000000" w:themeColor="text1"/>
          </w:rPr>
          <w:delText>lead</w:delText>
        </w:r>
        <w:r w:rsidR="007A4CF7" w:rsidDel="00AC0E46">
          <w:rPr>
            <w:color w:val="000000" w:themeColor="text1"/>
          </w:rPr>
          <w:delText>ing</w:delText>
        </w:r>
        <w:r w:rsidR="000756A1" w:rsidDel="00AC0E46">
          <w:rPr>
            <w:color w:val="000000" w:themeColor="text1"/>
          </w:rPr>
          <w:delText xml:space="preserve"> to unacceptable performance. </w:delText>
        </w:r>
        <w:r w:rsidR="00E80910" w:rsidDel="00AC0E46">
          <w:rPr>
            <w:color w:val="000000" w:themeColor="text1"/>
          </w:rPr>
          <w:delText>On the one hand,</w:delText>
        </w:r>
      </w:del>
      <w:ins w:id="42" w:author="Vishnu Ram" w:date="2022-05-24T21:27:00Z">
        <w:r>
          <w:rPr>
            <w:color w:val="000000" w:themeColor="text1"/>
          </w:rPr>
          <w:t xml:space="preserve">Similarly, </w:t>
        </w:r>
      </w:ins>
      <w:r w:rsidR="00A242C4" w:rsidRPr="00F67604">
        <w:rPr>
          <w:color w:val="000000" w:themeColor="text1"/>
        </w:rPr>
        <w:t>unsupervised learning aims to find patterns from data without any guidance</w:t>
      </w:r>
      <w:r w:rsidR="00642979">
        <w:rPr>
          <w:color w:val="000000" w:themeColor="text1"/>
        </w:rPr>
        <w:t xml:space="preserve"> (</w:t>
      </w:r>
      <w:r w:rsidR="00C1256E">
        <w:rPr>
          <w:color w:val="000000" w:themeColor="text1"/>
        </w:rPr>
        <w:t>unlabelled data</w:t>
      </w:r>
      <w:r w:rsidR="00642979">
        <w:rPr>
          <w:color w:val="000000" w:themeColor="text1"/>
        </w:rPr>
        <w:t>)</w:t>
      </w:r>
      <w:r w:rsidR="00456838">
        <w:rPr>
          <w:color w:val="000000" w:themeColor="text1"/>
        </w:rPr>
        <w:t xml:space="preserve"> and hence </w:t>
      </w:r>
      <w:r w:rsidR="00DB18E6">
        <w:rPr>
          <w:color w:val="000000" w:themeColor="text1"/>
        </w:rPr>
        <w:t>lacks validation</w:t>
      </w:r>
      <w:r w:rsidR="00790DDE">
        <w:rPr>
          <w:color w:val="000000" w:themeColor="text1"/>
        </w:rPr>
        <w:t xml:space="preserve">. </w:t>
      </w:r>
      <w:r w:rsidR="00E80910">
        <w:rPr>
          <w:color w:val="000000" w:themeColor="text1"/>
        </w:rPr>
        <w:t xml:space="preserve">On the other hand, </w:t>
      </w:r>
      <w:r w:rsidR="00A242C4" w:rsidRPr="00F67604">
        <w:rPr>
          <w:color w:val="000000" w:themeColor="text1"/>
        </w:rPr>
        <w:t>RL is based on the learning-by-experience paradigm.</w:t>
      </w:r>
      <w:r w:rsidR="00E80910">
        <w:rPr>
          <w:color w:val="000000" w:themeColor="text1"/>
        </w:rPr>
        <w:t xml:space="preserve">RL has been shown to be of great utility for single-agent approaches in controlled scenarios, </w:t>
      </w:r>
      <w:r w:rsidR="00C12ECD">
        <w:rPr>
          <w:color w:val="000000" w:themeColor="text1"/>
        </w:rPr>
        <w:t xml:space="preserve">however </w:t>
      </w:r>
      <w:r w:rsidR="00E80910">
        <w:rPr>
          <w:color w:val="000000" w:themeColor="text1"/>
        </w:rPr>
        <w:t>notable adverse effects can appear as a result of the competition raised by multiple systems sharing the same resources (</w:t>
      </w:r>
      <w:r w:rsidR="00CB45C8">
        <w:rPr>
          <w:color w:val="000000" w:themeColor="text1"/>
        </w:rPr>
        <w:t xml:space="preserve">e.g., </w:t>
      </w:r>
      <w:r w:rsidR="004A0300">
        <w:rPr>
          <w:color w:val="000000" w:themeColor="text1"/>
        </w:rPr>
        <w:t>while providing</w:t>
      </w:r>
      <w:r w:rsidR="007341E7">
        <w:rPr>
          <w:color w:val="000000" w:themeColor="text1"/>
        </w:rPr>
        <w:t xml:space="preserve"> heterogeneous services </w:t>
      </w:r>
      <w:r w:rsidR="004A0300">
        <w:rPr>
          <w:color w:val="000000" w:themeColor="text1"/>
        </w:rPr>
        <w:t xml:space="preserve">usingcommon </w:t>
      </w:r>
      <w:r w:rsidR="007341E7">
        <w:rPr>
          <w:color w:val="000000" w:themeColor="text1"/>
        </w:rPr>
        <w:t>network resources</w:t>
      </w:r>
      <w:r w:rsidR="00E80910">
        <w:rPr>
          <w:color w:val="000000" w:themeColor="text1"/>
        </w:rPr>
        <w:t>).</w:t>
      </w:r>
      <w:del w:id="43" w:author="Vishnu Ram" w:date="2022-05-24T21:27:00Z">
        <w:r w:rsidR="0007172C" w:rsidDel="00AC0E46">
          <w:rPr>
            <w:color w:val="000000" w:themeColor="text1"/>
          </w:rPr>
          <w:delText xml:space="preserve"> Moreover, </w:delText>
        </w:r>
        <w:r w:rsidR="00D5743E" w:rsidRPr="005327AD" w:rsidDel="00AC0E46">
          <w:rPr>
            <w:color w:val="000000" w:themeColor="text1"/>
          </w:rPr>
          <w:delText>when multiple systems are competing for the same market of users, exploration may hurt a system's reputation in the near term, with adverse competitive effects.</w:delText>
        </w:r>
      </w:del>
    </w:p>
    <w:p w:rsidR="00A24ED1" w:rsidRDefault="008F4AB8" w:rsidP="00CE6624">
      <w:pPr>
        <w:spacing w:after="120"/>
        <w:jc w:val="both"/>
        <w:rPr>
          <w:color w:val="000000" w:themeColor="text1"/>
        </w:rPr>
      </w:pPr>
      <w:ins w:id="44" w:author="Vishnu Ram" w:date="2022-05-24T21:30:00Z">
        <w:r>
          <w:rPr>
            <w:color w:val="000000" w:themeColor="text1"/>
          </w:rPr>
          <w:t>Thus, a</w:t>
        </w:r>
      </w:ins>
      <w:del w:id="45" w:author="Vishnu Ram" w:date="2022-05-24T21:30:00Z">
        <w:r w:rsidR="00A242C4" w:rsidRPr="00F67604" w:rsidDel="008F4AB8">
          <w:rPr>
            <w:color w:val="000000" w:themeColor="text1"/>
          </w:rPr>
          <w:delText>A</w:delText>
        </w:r>
      </w:del>
      <w:r w:rsidR="00A242C4" w:rsidRPr="00F67604">
        <w:rPr>
          <w:color w:val="000000" w:themeColor="text1"/>
        </w:rPr>
        <w:t xml:space="preserve">ll kinds of learning can </w:t>
      </w:r>
      <w:del w:id="46" w:author="Vishnu Ram" w:date="2022-05-24T21:30:00Z">
        <w:r w:rsidR="00A242C4" w:rsidRPr="00F67604" w:rsidDel="008F4AB8">
          <w:rPr>
            <w:color w:val="000000" w:themeColor="text1"/>
          </w:rPr>
          <w:delText xml:space="preserve">therefore </w:delText>
        </w:r>
      </w:del>
      <w:r w:rsidR="00A242C4" w:rsidRPr="00F67604">
        <w:rPr>
          <w:color w:val="000000" w:themeColor="text1"/>
        </w:rPr>
        <w:t xml:space="preserve">lead to unexpected and/or undesired </w:t>
      </w:r>
      <w:r w:rsidR="007F357B" w:rsidRPr="007F357B">
        <w:rPr>
          <w:color w:val="000000" w:themeColor="text1"/>
        </w:rPr>
        <w:t>behaviour</w:t>
      </w:r>
      <w:r w:rsidR="004F70CD">
        <w:rPr>
          <w:color w:val="000000" w:themeColor="text1"/>
        </w:rPr>
        <w:t xml:space="preserve"> of </w:t>
      </w:r>
      <w:r w:rsidR="00787301">
        <w:rPr>
          <w:color w:val="000000" w:themeColor="text1"/>
        </w:rPr>
        <w:t>live</w:t>
      </w:r>
      <w:r w:rsidR="004F70CD">
        <w:rPr>
          <w:color w:val="000000" w:themeColor="text1"/>
        </w:rPr>
        <w:t xml:space="preserve"> network</w:t>
      </w:r>
      <w:r w:rsidR="00A242C4" w:rsidRPr="00F67604">
        <w:rPr>
          <w:color w:val="000000" w:themeColor="text1"/>
        </w:rPr>
        <w:t xml:space="preserve">. Even if the performance of networking systems can be improved by ML techniques in the long-term, it is safe to assume that the system will unavoidably experience certain performance degradation during a </w:t>
      </w:r>
      <w:r w:rsidR="00A242C4" w:rsidRPr="005327AD">
        <w:rPr>
          <w:color w:val="000000" w:themeColor="text1"/>
        </w:rPr>
        <w:t>transitory regime</w:t>
      </w:r>
      <w:r w:rsidR="002228B5">
        <w:rPr>
          <w:color w:val="000000" w:themeColor="text1"/>
        </w:rPr>
        <w:t>.</w:t>
      </w:r>
      <w:del w:id="47" w:author="Vishnu Ram" w:date="2022-05-24T21:30:00Z">
        <w:r w:rsidR="002228B5" w:rsidDel="008F4AB8">
          <w:rPr>
            <w:rStyle w:val="FootnoteReference"/>
            <w:color w:val="000000" w:themeColor="text1"/>
          </w:rPr>
          <w:footnoteReference w:id="2"/>
        </w:r>
      </w:del>
      <w:r w:rsidR="00A242C4" w:rsidRPr="00F67604">
        <w:rPr>
          <w:color w:val="000000" w:themeColor="text1"/>
        </w:rPr>
        <w:t xml:space="preserve">In some situations, this degradation to </w:t>
      </w:r>
      <w:r w:rsidR="00A242C4" w:rsidRPr="005D4340">
        <w:rPr>
          <w:color w:val="000000" w:themeColor="text1"/>
          <w:highlight w:val="yellow"/>
        </w:rPr>
        <w:t>KPIs</w:t>
      </w:r>
      <w:r w:rsidR="00A242C4" w:rsidRPr="00F67604">
        <w:rPr>
          <w:color w:val="000000" w:themeColor="text1"/>
        </w:rPr>
        <w:t xml:space="preserve"> may be unacceptable for network operators, especially for demanding requirements of certain network-oriented applications such as ultra-reliable low-latency communication (uRLLC)</w:t>
      </w:r>
      <w:r w:rsidR="00453D03">
        <w:rPr>
          <w:color w:val="000000" w:themeColor="text1"/>
        </w:rPr>
        <w:t xml:space="preserve"> applications</w:t>
      </w:r>
      <w:r w:rsidR="00A242C4" w:rsidRPr="00F67604">
        <w:rPr>
          <w:color w:val="000000" w:themeColor="text1"/>
        </w:rPr>
        <w:t>. In other cases, the network may change quickly and may not reach a stable, long-term regime that is entailed to optimize the network’s performance.</w:t>
      </w:r>
    </w:p>
    <w:p w:rsidR="0047795E" w:rsidRPr="00F67604" w:rsidRDefault="0047795E" w:rsidP="00CE6624">
      <w:pPr>
        <w:spacing w:after="120"/>
        <w:jc w:val="both"/>
        <w:rPr>
          <w:color w:val="000000" w:themeColor="text1"/>
        </w:rPr>
      </w:pPr>
      <w:r>
        <w:rPr>
          <w:color w:val="000000" w:themeColor="text1"/>
        </w:rPr>
        <w:t xml:space="preserve">NOTE- </w:t>
      </w:r>
      <w:r>
        <w:t xml:space="preserve">The transitory regime precedes the stability phase of an ML model when applied to a network. Performance degradation can result from potential delays in </w:t>
      </w:r>
      <w:r>
        <w:rPr>
          <w:color w:val="000000" w:themeColor="text1"/>
        </w:rPr>
        <w:t>serving models in the network, or from trying suboptimal configurations during exploration periods in online learning.</w:t>
      </w:r>
    </w:p>
    <w:p w:rsidR="00544D49" w:rsidRDefault="00A242C4" w:rsidP="00E6757C">
      <w:pPr>
        <w:tabs>
          <w:tab w:val="left" w:pos="794"/>
          <w:tab w:val="left" w:pos="1191"/>
          <w:tab w:val="left" w:pos="1588"/>
          <w:tab w:val="left" w:pos="1985"/>
        </w:tabs>
        <w:spacing w:after="120"/>
        <w:jc w:val="both"/>
        <w:rPr>
          <w:color w:val="000000" w:themeColor="text1"/>
        </w:rPr>
      </w:pPr>
      <w:r w:rsidRPr="00F67604">
        <w:rPr>
          <w:color w:val="000000" w:themeColor="text1"/>
        </w:rPr>
        <w:t xml:space="preserve">Given the instability that ML methods can generate to networking systems (especially the ones based on exploration-exploitation), the </w:t>
      </w:r>
      <w:r w:rsidR="00B249B7">
        <w:rPr>
          <w:b/>
          <w:color w:val="000000" w:themeColor="text1"/>
        </w:rPr>
        <w:t>s</w:t>
      </w:r>
      <w:r w:rsidRPr="00F67604">
        <w:rPr>
          <w:b/>
          <w:color w:val="000000" w:themeColor="text1"/>
        </w:rPr>
        <w:t>andbox subsystem</w:t>
      </w:r>
      <w:r w:rsidRPr="00F67604">
        <w:t xml:space="preserve">[ITU-T Y.3172] </w:t>
      </w:r>
      <w:r w:rsidRPr="00F67604">
        <w:rPr>
          <w:color w:val="000000" w:themeColor="text1"/>
        </w:rPr>
        <w:t xml:space="preserve">emerges as a promising solution for training, testing and evaluating the performance of ML models </w:t>
      </w:r>
      <w:r w:rsidRPr="001C1359">
        <w:rPr>
          <w:color w:val="000000" w:themeColor="text1"/>
        </w:rPr>
        <w:t xml:space="preserve">before being deployed in </w:t>
      </w:r>
      <w:r w:rsidR="009E094C" w:rsidRPr="001C1359">
        <w:rPr>
          <w:color w:val="000000" w:themeColor="text1"/>
        </w:rPr>
        <w:t xml:space="preserve">live </w:t>
      </w:r>
      <w:r w:rsidRPr="001C1359">
        <w:rPr>
          <w:color w:val="000000" w:themeColor="text1"/>
        </w:rPr>
        <w:t>environments</w:t>
      </w:r>
      <w:r w:rsidRPr="00F67604">
        <w:rPr>
          <w:color w:val="000000" w:themeColor="text1"/>
        </w:rPr>
        <w:t xml:space="preserve">. </w:t>
      </w:r>
      <w:r w:rsidRPr="002D1C85">
        <w:rPr>
          <w:color w:val="000000" w:themeColor="text1"/>
        </w:rPr>
        <w:t xml:space="preserve">The ML </w:t>
      </w:r>
      <w:r w:rsidR="00B249B7">
        <w:rPr>
          <w:color w:val="000000" w:themeColor="text1"/>
        </w:rPr>
        <w:t>s</w:t>
      </w:r>
      <w:r w:rsidRPr="002D1C85">
        <w:rPr>
          <w:color w:val="000000" w:themeColor="text1"/>
        </w:rPr>
        <w:t>andbox</w:t>
      </w:r>
      <w:r w:rsidR="00874DC1">
        <w:rPr>
          <w:color w:val="000000" w:themeColor="text1"/>
        </w:rPr>
        <w:t xml:space="preserve"> is </w:t>
      </w:r>
      <w:r w:rsidR="00874DC1" w:rsidRPr="00F67604">
        <w:rPr>
          <w:color w:val="000000" w:themeColor="text1"/>
        </w:rPr>
        <w:t xml:space="preserve">an </w:t>
      </w:r>
      <w:r w:rsidR="00F30AC4">
        <w:rPr>
          <w:color w:val="000000" w:themeColor="text1"/>
        </w:rPr>
        <w:t xml:space="preserve">isolated </w:t>
      </w:r>
      <w:r w:rsidR="00874DC1" w:rsidRPr="00F67604">
        <w:rPr>
          <w:color w:val="000000" w:themeColor="text1"/>
        </w:rPr>
        <w:t>environment in which machine learning modelscan be evaluated.</w:t>
      </w:r>
      <w:r w:rsidR="002D1C85" w:rsidRPr="005E2F12">
        <w:rPr>
          <w:color w:val="000000" w:themeColor="text1"/>
        </w:rPr>
        <w:t xml:space="preserve">The ML </w:t>
      </w:r>
      <w:r w:rsidR="00B249B7">
        <w:rPr>
          <w:color w:val="000000" w:themeColor="text1"/>
        </w:rPr>
        <w:t>s</w:t>
      </w:r>
      <w:r w:rsidR="002D1C85" w:rsidRPr="005E2F12">
        <w:rPr>
          <w:color w:val="000000" w:themeColor="text1"/>
        </w:rPr>
        <w:t>andbox</w:t>
      </w:r>
      <w:r w:rsidR="00E6757C">
        <w:rPr>
          <w:color w:val="000000" w:themeColor="text1"/>
        </w:rPr>
        <w:t>is therefore</w:t>
      </w:r>
      <w:r w:rsidRPr="002D1C85">
        <w:rPr>
          <w:color w:val="000000" w:themeColor="text1"/>
        </w:rPr>
        <w:t xml:space="preserve"> meant to reproduce the </w:t>
      </w:r>
      <w:r w:rsidR="009D47B8" w:rsidRPr="002D1C85">
        <w:rPr>
          <w:color w:val="000000" w:themeColor="text1"/>
        </w:rPr>
        <w:t>behaviour</w:t>
      </w:r>
      <w:r w:rsidRPr="002D1C85">
        <w:rPr>
          <w:color w:val="000000" w:themeColor="text1"/>
        </w:rPr>
        <w:t xml:space="preserve">/operation of </w:t>
      </w:r>
      <w:r w:rsidR="002D2BC5" w:rsidRPr="002D1C85">
        <w:rPr>
          <w:color w:val="000000" w:themeColor="text1"/>
        </w:rPr>
        <w:t xml:space="preserve">live </w:t>
      </w:r>
      <w:r w:rsidRPr="002D1C85">
        <w:rPr>
          <w:color w:val="000000" w:themeColor="text1"/>
        </w:rPr>
        <w:t>networking systems</w:t>
      </w:r>
      <w:r w:rsidRPr="001C3C6B">
        <w:rPr>
          <w:color w:val="000000" w:themeColor="text1"/>
        </w:rPr>
        <w:t>,</w:t>
      </w:r>
      <w:r w:rsidRPr="00F67604">
        <w:rPr>
          <w:color w:val="000000" w:themeColor="text1"/>
        </w:rPr>
        <w:t xml:space="preserve"> thus improving the robustness and resilience of future ML-enabled networking systems. </w:t>
      </w:r>
      <w:r w:rsidR="00051BA0">
        <w:rPr>
          <w:color w:val="000000" w:themeColor="text1"/>
        </w:rPr>
        <w:t xml:space="preserve">ML </w:t>
      </w:r>
      <w:r w:rsidR="00B249B7">
        <w:rPr>
          <w:color w:val="000000" w:themeColor="text1"/>
        </w:rPr>
        <w:t>s</w:t>
      </w:r>
      <w:r w:rsidR="00051BA0">
        <w:rPr>
          <w:color w:val="000000" w:themeColor="text1"/>
        </w:rPr>
        <w:t xml:space="preserve">andboxincludes </w:t>
      </w:r>
      <w:r w:rsidRPr="00F67604">
        <w:rPr>
          <w:color w:val="000000" w:themeColor="text1"/>
        </w:rPr>
        <w:t xml:space="preserve">a </w:t>
      </w:r>
      <w:r w:rsidR="00051BA0">
        <w:rPr>
          <w:color w:val="000000" w:themeColor="text1"/>
        </w:rPr>
        <w:t xml:space="preserve">managedtest </w:t>
      </w:r>
      <w:r w:rsidRPr="00F67604">
        <w:rPr>
          <w:color w:val="000000" w:themeColor="text1"/>
        </w:rPr>
        <w:t xml:space="preserve">network (e.g., a </w:t>
      </w:r>
      <w:r w:rsidR="00051BA0">
        <w:rPr>
          <w:color w:val="000000" w:themeColor="text1"/>
        </w:rPr>
        <w:t>testbed</w:t>
      </w:r>
      <w:r w:rsidRPr="00F67604">
        <w:rPr>
          <w:color w:val="000000" w:themeColor="text1"/>
        </w:rPr>
        <w:t>) or a software-based environment (e.g. using a simulator/emulator), including simulators, emulators</w:t>
      </w:r>
      <w:r w:rsidR="00A1547D">
        <w:rPr>
          <w:color w:val="000000" w:themeColor="text1"/>
        </w:rPr>
        <w:t>,</w:t>
      </w:r>
      <w:r w:rsidRPr="00F67604">
        <w:rPr>
          <w:color w:val="000000" w:themeColor="text1"/>
        </w:rPr>
        <w:t xml:space="preserve"> and models. In this regard, network simulators can be particularly useful to overcome the limitations of limited training data sets and laboratory-based testbeds. Simulators can be used to frame cases that have not been noticed before (i.e., anomalies), which would contribute to enabling failure prediction, anoma</w:t>
      </w:r>
      <w:r w:rsidR="00B50A2F" w:rsidRPr="006A2787">
        <w:rPr>
          <w:color w:val="000000" w:themeColor="text1"/>
        </w:rPr>
        <w:t>ly detection, and self-healing.</w:t>
      </w:r>
    </w:p>
    <w:p w:rsidR="00327354" w:rsidRDefault="00327354" w:rsidP="004401B0">
      <w:pPr>
        <w:tabs>
          <w:tab w:val="left" w:pos="794"/>
          <w:tab w:val="left" w:pos="1191"/>
          <w:tab w:val="left" w:pos="1588"/>
          <w:tab w:val="left" w:pos="1985"/>
        </w:tabs>
        <w:spacing w:after="120"/>
        <w:jc w:val="both"/>
        <w:rPr>
          <w:color w:val="000000" w:themeColor="text1"/>
        </w:rPr>
      </w:pPr>
      <w:r>
        <w:rPr>
          <w:color w:val="000000" w:themeColor="text1"/>
        </w:rPr>
        <w:t xml:space="preserve">Through the management subsystem, network operators can </w:t>
      </w:r>
      <w:r w:rsidR="003E2C48">
        <w:rPr>
          <w:color w:val="000000" w:themeColor="text1"/>
        </w:rPr>
        <w:t>manage</w:t>
      </w:r>
      <w:r w:rsidR="00FD6EBC">
        <w:rPr>
          <w:color w:val="000000" w:themeColor="text1"/>
        </w:rPr>
        <w:t xml:space="preserve">the ML Sandbox and thereby address the challenges posed by ML-driven solutions for </w:t>
      </w:r>
      <w:r w:rsidR="00051BA0">
        <w:rPr>
          <w:color w:val="000000" w:themeColor="text1"/>
        </w:rPr>
        <w:t>networks</w:t>
      </w:r>
      <w:r w:rsidR="00FD6EBC">
        <w:rPr>
          <w:color w:val="000000" w:themeColor="text1"/>
        </w:rPr>
        <w:t>.</w:t>
      </w:r>
      <w:r w:rsidR="006A2787">
        <w:rPr>
          <w:color w:val="000000" w:themeColor="text1"/>
        </w:rPr>
        <w:t xml:space="preserve"> The interfaces </w:t>
      </w:r>
      <w:r w:rsidR="00B978E0">
        <w:rPr>
          <w:color w:val="000000" w:themeColor="text1"/>
        </w:rPr>
        <w:t>between</w:t>
      </w:r>
      <w:r w:rsidR="006A2787">
        <w:rPr>
          <w:color w:val="000000" w:themeColor="text1"/>
        </w:rPr>
        <w:t xml:space="preserve"> the </w:t>
      </w:r>
      <w:r w:rsidR="006A2787" w:rsidRPr="005D4340">
        <w:rPr>
          <w:color w:val="000000" w:themeColor="text1"/>
          <w:highlight w:val="yellow"/>
        </w:rPr>
        <w:t>MLFO</w:t>
      </w:r>
      <w:r w:rsidR="00B978E0">
        <w:rPr>
          <w:color w:val="000000" w:themeColor="text1"/>
        </w:rPr>
        <w:t xml:space="preserve">and the ML </w:t>
      </w:r>
      <w:r w:rsidR="00B249B7">
        <w:rPr>
          <w:color w:val="000000" w:themeColor="text1"/>
        </w:rPr>
        <w:t>s</w:t>
      </w:r>
      <w:r w:rsidR="00B978E0">
        <w:rPr>
          <w:color w:val="000000" w:themeColor="text1"/>
        </w:rPr>
        <w:t xml:space="preserve">andbox </w:t>
      </w:r>
      <w:r w:rsidR="00CE1544">
        <w:rPr>
          <w:color w:val="000000" w:themeColor="text1"/>
        </w:rPr>
        <w:t>allow</w:t>
      </w:r>
      <w:r w:rsidR="006A2787">
        <w:rPr>
          <w:color w:val="000000" w:themeColor="text1"/>
        </w:rPr>
        <w:t xml:space="preserve"> the </w:t>
      </w:r>
      <w:r w:rsidR="006A2787" w:rsidRPr="003B0EA5">
        <w:rPr>
          <w:color w:val="000000" w:themeColor="text1"/>
        </w:rPr>
        <w:t>manageability of the simulation,</w:t>
      </w:r>
      <w:r w:rsidR="006A2787">
        <w:rPr>
          <w:color w:val="000000" w:themeColor="text1"/>
        </w:rPr>
        <w:t xml:space="preserve"> the execution of</w:t>
      </w:r>
      <w:r w:rsidR="006A2787" w:rsidRPr="003B0EA5">
        <w:rPr>
          <w:color w:val="000000" w:themeColor="text1"/>
        </w:rPr>
        <w:t xml:space="preserve"> test cases</w:t>
      </w:r>
      <w:r w:rsidR="006A2787">
        <w:rPr>
          <w:color w:val="000000" w:themeColor="text1"/>
        </w:rPr>
        <w:t xml:space="preserve">, </w:t>
      </w:r>
      <w:r w:rsidR="00051BA0">
        <w:rPr>
          <w:color w:val="000000" w:themeColor="text1"/>
        </w:rPr>
        <w:t>and</w:t>
      </w:r>
      <w:r w:rsidR="00CA456C">
        <w:rPr>
          <w:color w:val="000000" w:themeColor="text1"/>
        </w:rPr>
        <w:t xml:space="preserve">the </w:t>
      </w:r>
      <w:r w:rsidR="00727C40">
        <w:rPr>
          <w:color w:val="000000" w:themeColor="text1"/>
        </w:rPr>
        <w:t>evaluation of ML models</w:t>
      </w:r>
      <w:r w:rsidR="006A2787">
        <w:rPr>
          <w:color w:val="000000" w:themeColor="text1"/>
        </w:rPr>
        <w:t>.</w:t>
      </w:r>
    </w:p>
    <w:p w:rsidR="00051BA0" w:rsidRPr="00F67604" w:rsidRDefault="005F320F" w:rsidP="00865A91">
      <w:pPr>
        <w:pStyle w:val="Heading1"/>
        <w:spacing w:after="120"/>
      </w:pPr>
      <w:bookmarkStart w:id="49" w:name="_Toc95407349"/>
      <w:r>
        <w:t>7</w:t>
      </w:r>
      <w:r w:rsidR="00A242C4" w:rsidRPr="00F67604">
        <w:t xml:space="preserve">. </w:t>
      </w:r>
      <w:r w:rsidR="009721EC">
        <w:t>R</w:t>
      </w:r>
      <w:r w:rsidR="00A242C4" w:rsidRPr="00F67604">
        <w:t>equirements</w:t>
      </w:r>
      <w:bookmarkEnd w:id="49"/>
    </w:p>
    <w:p w:rsidR="00AF223C" w:rsidRDefault="009721EC" w:rsidP="00AB03AF">
      <w:pPr>
        <w:jc w:val="both"/>
        <w:rPr>
          <w:color w:val="000000" w:themeColor="text1"/>
        </w:rPr>
      </w:pPr>
      <w:r>
        <w:rPr>
          <w:color w:val="000000" w:themeColor="text1"/>
        </w:rPr>
        <w:t>The r</w:t>
      </w:r>
      <w:r w:rsidR="00AF223C">
        <w:rPr>
          <w:color w:val="000000" w:themeColor="text1"/>
        </w:rPr>
        <w:t>equirements for</w:t>
      </w:r>
      <w:r w:rsidR="00B249B7">
        <w:rPr>
          <w:color w:val="000000" w:themeColor="text1"/>
        </w:rPr>
        <w:t xml:space="preserve">the </w:t>
      </w:r>
      <w:r w:rsidR="00807CF8">
        <w:rPr>
          <w:color w:val="000000" w:themeColor="text1"/>
        </w:rPr>
        <w:t xml:space="preserve">ML </w:t>
      </w:r>
      <w:r w:rsidR="00B249B7">
        <w:rPr>
          <w:color w:val="000000" w:themeColor="text1"/>
        </w:rPr>
        <w:t>s</w:t>
      </w:r>
      <w:r w:rsidR="00807CF8">
        <w:rPr>
          <w:color w:val="000000" w:themeColor="text1"/>
        </w:rPr>
        <w:t>andbox</w:t>
      </w:r>
      <w:r w:rsidR="00B249B7">
        <w:rPr>
          <w:color w:val="000000" w:themeColor="text1"/>
        </w:rPr>
        <w:t xml:space="preserve">’s architectural framework </w:t>
      </w:r>
      <w:r w:rsidR="00AF223C">
        <w:rPr>
          <w:color w:val="000000" w:themeColor="text1"/>
        </w:rPr>
        <w:t xml:space="preserve">are divided into the following broad </w:t>
      </w:r>
      <w:r w:rsidR="00B249B7">
        <w:rPr>
          <w:color w:val="000000" w:themeColor="text1"/>
        </w:rPr>
        <w:t>categories</w:t>
      </w:r>
      <w:r w:rsidR="00AF223C">
        <w:rPr>
          <w:color w:val="000000" w:themeColor="text1"/>
        </w:rPr>
        <w:t>:</w:t>
      </w:r>
    </w:p>
    <w:p w:rsidR="00AF223C" w:rsidRPr="0011570B" w:rsidRDefault="00AF223C" w:rsidP="00585718">
      <w:pPr>
        <w:pStyle w:val="ListParagraph"/>
        <w:numPr>
          <w:ilvl w:val="0"/>
          <w:numId w:val="3"/>
        </w:numPr>
        <w:jc w:val="both"/>
        <w:rPr>
          <w:color w:val="000000" w:themeColor="text1"/>
        </w:rPr>
      </w:pPr>
      <w:r w:rsidRPr="0011570B">
        <w:rPr>
          <w:color w:val="000000" w:themeColor="text1"/>
        </w:rPr>
        <w:lastRenderedPageBreak/>
        <w:t>Simulated ML underlay requirements</w:t>
      </w:r>
    </w:p>
    <w:p w:rsidR="00AF223C" w:rsidRPr="0011570B" w:rsidRDefault="00EF1E21" w:rsidP="00585718">
      <w:pPr>
        <w:pStyle w:val="ListParagraph"/>
        <w:numPr>
          <w:ilvl w:val="0"/>
          <w:numId w:val="3"/>
        </w:numPr>
        <w:jc w:val="both"/>
        <w:rPr>
          <w:color w:val="000000" w:themeColor="text1"/>
        </w:rPr>
      </w:pPr>
      <w:r w:rsidRPr="0011570B">
        <w:rPr>
          <w:color w:val="000000" w:themeColor="text1"/>
        </w:rPr>
        <w:t>O</w:t>
      </w:r>
      <w:r w:rsidR="00AF223C" w:rsidRPr="0011570B">
        <w:rPr>
          <w:color w:val="000000" w:themeColor="text1"/>
        </w:rPr>
        <w:t>peration</w:t>
      </w:r>
      <w:r w:rsidR="00807CF8" w:rsidRPr="0011570B">
        <w:rPr>
          <w:color w:val="000000" w:themeColor="text1"/>
        </w:rPr>
        <w:t>al</w:t>
      </w:r>
      <w:r w:rsidR="00AF223C" w:rsidRPr="0011570B">
        <w:rPr>
          <w:color w:val="000000" w:themeColor="text1"/>
        </w:rPr>
        <w:t xml:space="preserve"> requirements</w:t>
      </w:r>
    </w:p>
    <w:p w:rsidR="00E57937" w:rsidRDefault="00EF1E21" w:rsidP="00585718">
      <w:pPr>
        <w:pStyle w:val="ListParagraph"/>
        <w:numPr>
          <w:ilvl w:val="0"/>
          <w:numId w:val="3"/>
        </w:numPr>
        <w:jc w:val="both"/>
        <w:rPr>
          <w:color w:val="000000" w:themeColor="text1"/>
        </w:rPr>
      </w:pPr>
      <w:r w:rsidRPr="0011570B">
        <w:rPr>
          <w:color w:val="000000" w:themeColor="text1"/>
        </w:rPr>
        <w:t>C</w:t>
      </w:r>
      <w:r w:rsidR="00E57937" w:rsidRPr="0011570B">
        <w:rPr>
          <w:color w:val="000000" w:themeColor="text1"/>
        </w:rPr>
        <w:t>ommunication requirements</w:t>
      </w:r>
    </w:p>
    <w:p w:rsidR="00AF223C" w:rsidRDefault="00AF223C" w:rsidP="00585718">
      <w:pPr>
        <w:pStyle w:val="ListParagraph"/>
        <w:numPr>
          <w:ilvl w:val="0"/>
          <w:numId w:val="3"/>
        </w:numPr>
        <w:jc w:val="both"/>
        <w:rPr>
          <w:color w:val="000000" w:themeColor="text1"/>
        </w:rPr>
      </w:pPr>
      <w:r>
        <w:rPr>
          <w:color w:val="000000" w:themeColor="text1"/>
        </w:rPr>
        <w:t>Metadata requirements</w:t>
      </w:r>
    </w:p>
    <w:p w:rsidR="00F530A0" w:rsidRDefault="00B249B7" w:rsidP="00865A91">
      <w:pPr>
        <w:pStyle w:val="Heading2"/>
      </w:pPr>
      <w:bookmarkStart w:id="50" w:name="_Toc95407350"/>
      <w:r>
        <w:t>7</w:t>
      </w:r>
      <w:r w:rsidR="00F530A0" w:rsidRPr="00F530A0">
        <w:t>.1 Simulated ML underlay requirements</w:t>
      </w:r>
      <w:bookmarkEnd w:id="50"/>
    </w:p>
    <w:p w:rsidR="00264AB2" w:rsidRPr="00B94870" w:rsidRDefault="00264AB2" w:rsidP="00B94870">
      <w:pPr>
        <w:rPr>
          <w:lang w:eastAsia="en-US"/>
        </w:rPr>
      </w:pPr>
    </w:p>
    <w:p w:rsidR="00556260" w:rsidRPr="00F67604" w:rsidRDefault="00556260" w:rsidP="00556260">
      <w:pPr>
        <w:spacing w:after="120"/>
        <w:jc w:val="both"/>
        <w:rPr>
          <w:color w:val="000000" w:themeColor="text1"/>
        </w:rPr>
      </w:pPr>
      <w:r w:rsidRPr="00DF278E">
        <w:rPr>
          <w:b/>
          <w:color w:val="000000" w:themeColor="text1"/>
        </w:rPr>
        <w:t>REQ-ML-SANDBOX-001:</w:t>
      </w:r>
      <w:r w:rsidR="00B249B7">
        <w:rPr>
          <w:color w:val="000000" w:themeColor="text1"/>
        </w:rPr>
        <w:t xml:space="preserve">The </w:t>
      </w:r>
      <w:r w:rsidRPr="00F67604">
        <w:rPr>
          <w:color w:val="000000" w:themeColor="text1"/>
        </w:rPr>
        <w:t xml:space="preserve">ML </w:t>
      </w:r>
      <w:r w:rsidR="00B249B7">
        <w:rPr>
          <w:color w:val="000000" w:themeColor="text1"/>
        </w:rPr>
        <w:t>s</w:t>
      </w:r>
      <w:r w:rsidRPr="00F67604">
        <w:rPr>
          <w:color w:val="000000" w:themeColor="text1"/>
        </w:rPr>
        <w:t>andbox is required to simulate heterogeneous sources of data</w:t>
      </w:r>
      <w:r w:rsidR="008572EA">
        <w:rPr>
          <w:color w:val="000000" w:themeColor="text1"/>
        </w:rPr>
        <w:t xml:space="preserve"> (SRCs)</w:t>
      </w:r>
      <w:r w:rsidRPr="00F67604">
        <w:rPr>
          <w:color w:val="000000" w:themeColor="text1"/>
        </w:rPr>
        <w:t xml:space="preserve"> and </w:t>
      </w:r>
      <w:r w:rsidR="00B249B7">
        <w:rPr>
          <w:color w:val="000000" w:themeColor="text1"/>
        </w:rPr>
        <w:t>sinks (</w:t>
      </w:r>
      <w:r w:rsidRPr="00F67604">
        <w:rPr>
          <w:color w:val="000000" w:themeColor="text1"/>
        </w:rPr>
        <w:t>SINK</w:t>
      </w:r>
      <w:r w:rsidR="00B249B7">
        <w:rPr>
          <w:color w:val="000000" w:themeColor="text1"/>
        </w:rPr>
        <w:t>)</w:t>
      </w:r>
      <w:r w:rsidRPr="00F67604">
        <w:rPr>
          <w:color w:val="000000" w:themeColor="text1"/>
        </w:rPr>
        <w:t xml:space="preserve"> of ML output.</w:t>
      </w:r>
    </w:p>
    <w:p w:rsidR="00556260" w:rsidRDefault="00556260" w:rsidP="00556260">
      <w:pPr>
        <w:spacing w:after="120"/>
        <w:jc w:val="both"/>
        <w:rPr>
          <w:color w:val="000000" w:themeColor="text1"/>
        </w:rPr>
      </w:pPr>
      <w:r w:rsidRPr="00F67604">
        <w:rPr>
          <w:color w:val="000000" w:themeColor="text1"/>
        </w:rPr>
        <w:t>NOTE</w:t>
      </w:r>
      <w:r>
        <w:rPr>
          <w:color w:val="000000" w:themeColor="text1"/>
        </w:rPr>
        <w:t xml:space="preserve"> –</w:t>
      </w:r>
      <w:r w:rsidRPr="00F67604">
        <w:rPr>
          <w:color w:val="000000" w:themeColor="text1"/>
        </w:rPr>
        <w:t xml:space="preserve"> SRCs and SINKs simulated in the ML Sandbox include those within the IMT-2020 network as well as application functionalities </w:t>
      </w:r>
      <w:r w:rsidRPr="00A242C4">
        <w:rPr>
          <w:color w:val="000000" w:themeColor="text1"/>
        </w:rPr>
        <w:t>hosted in network slices</w:t>
      </w:r>
      <w:r w:rsidRPr="00F67604">
        <w:rPr>
          <w:color w:val="000000" w:themeColor="text1"/>
        </w:rPr>
        <w:t xml:space="preserve">. Examples of application functionalities hosted in network slices </w:t>
      </w:r>
      <w:r>
        <w:rPr>
          <w:color w:val="000000" w:themeColor="text1"/>
        </w:rPr>
        <w:t xml:space="preserve">are </w:t>
      </w:r>
      <w:r w:rsidRPr="00F67604">
        <w:rPr>
          <w:color w:val="000000" w:themeColor="text1"/>
        </w:rPr>
        <w:t>V2X applications, Industry 4.0 applications, emergency applications.</w:t>
      </w:r>
    </w:p>
    <w:p w:rsidR="00556260" w:rsidRDefault="00556260" w:rsidP="00556260">
      <w:pPr>
        <w:spacing w:after="120"/>
        <w:jc w:val="both"/>
        <w:rPr>
          <w:color w:val="000000" w:themeColor="text1"/>
        </w:rPr>
      </w:pPr>
      <w:r w:rsidRPr="00DF278E">
        <w:rPr>
          <w:b/>
          <w:color w:val="000000" w:themeColor="text1"/>
        </w:rPr>
        <w:t>REQ-ML-SANDBOX-00</w:t>
      </w:r>
      <w:r w:rsidR="00304429">
        <w:rPr>
          <w:b/>
          <w:color w:val="000000" w:themeColor="text1"/>
        </w:rPr>
        <w:t>2</w:t>
      </w:r>
      <w:r w:rsidRPr="00DF278E">
        <w:rPr>
          <w:b/>
          <w:color w:val="000000" w:themeColor="text1"/>
        </w:rPr>
        <w:t>:</w:t>
      </w:r>
      <w:r w:rsidR="00191605">
        <w:rPr>
          <w:color w:val="000000" w:themeColor="text1"/>
        </w:rPr>
        <w:t xml:space="preserve">The </w:t>
      </w:r>
      <w:r w:rsidRPr="00F67604">
        <w:rPr>
          <w:color w:val="000000" w:themeColor="text1"/>
        </w:rPr>
        <w:t xml:space="preserve">ML </w:t>
      </w:r>
      <w:r w:rsidR="00191605">
        <w:rPr>
          <w:color w:val="000000" w:themeColor="text1"/>
        </w:rPr>
        <w:t>s</w:t>
      </w:r>
      <w:r w:rsidRPr="00F67604">
        <w:rPr>
          <w:color w:val="000000" w:themeColor="text1"/>
        </w:rPr>
        <w:t>andbox is required to support the dynamic instantiation of new simulated SRCs and/or SINK</w:t>
      </w:r>
      <w:r w:rsidR="00191605">
        <w:rPr>
          <w:color w:val="000000" w:themeColor="text1"/>
        </w:rPr>
        <w:t xml:space="preserve"> node</w:t>
      </w:r>
      <w:r w:rsidRPr="00F67604">
        <w:rPr>
          <w:color w:val="000000" w:themeColor="text1"/>
        </w:rPr>
        <w:t>s.</w:t>
      </w:r>
    </w:p>
    <w:p w:rsidR="00556260" w:rsidRPr="00F67604" w:rsidRDefault="00556260" w:rsidP="00556260">
      <w:pPr>
        <w:spacing w:after="120"/>
        <w:jc w:val="both"/>
        <w:rPr>
          <w:color w:val="000000" w:themeColor="text1"/>
        </w:rPr>
      </w:pPr>
      <w:r>
        <w:rPr>
          <w:color w:val="000000" w:themeColor="text1"/>
        </w:rPr>
        <w:t xml:space="preserve">NOTE- </w:t>
      </w:r>
      <w:r w:rsidR="00191605">
        <w:rPr>
          <w:color w:val="000000" w:themeColor="text1"/>
        </w:rPr>
        <w:t>I</w:t>
      </w:r>
      <w:r>
        <w:rPr>
          <w:color w:val="000000" w:themeColor="text1"/>
        </w:rPr>
        <w:t>nstantiation of new simulated SRCs and SINK</w:t>
      </w:r>
      <w:r w:rsidR="00191605">
        <w:rPr>
          <w:color w:val="000000" w:themeColor="text1"/>
        </w:rPr>
        <w:t xml:space="preserve"> node</w:t>
      </w:r>
      <w:r>
        <w:rPr>
          <w:color w:val="000000" w:themeColor="text1"/>
        </w:rPr>
        <w:t>s is managed by MLFO.</w:t>
      </w:r>
    </w:p>
    <w:p w:rsidR="009B7B5A" w:rsidRDefault="00556260" w:rsidP="00556260">
      <w:pPr>
        <w:spacing w:after="120"/>
        <w:jc w:val="both"/>
        <w:rPr>
          <w:color w:val="000000" w:themeColor="text1"/>
        </w:rPr>
      </w:pPr>
      <w:r>
        <w:rPr>
          <w:b/>
          <w:color w:val="000000" w:themeColor="text1"/>
        </w:rPr>
        <w:t>REQ-ML-SANDBOX-0</w:t>
      </w:r>
      <w:r w:rsidR="00304429">
        <w:rPr>
          <w:b/>
          <w:color w:val="000000" w:themeColor="text1"/>
        </w:rPr>
        <w:t>03</w:t>
      </w:r>
      <w:r w:rsidRPr="00DF278E">
        <w:rPr>
          <w:b/>
          <w:color w:val="000000" w:themeColor="text1"/>
        </w:rPr>
        <w:t>:</w:t>
      </w:r>
      <w:r w:rsidR="00191605">
        <w:rPr>
          <w:color w:val="000000" w:themeColor="text1"/>
        </w:rPr>
        <w:t xml:space="preserve">The </w:t>
      </w:r>
      <w:r>
        <w:rPr>
          <w:color w:val="000000" w:themeColor="text1"/>
        </w:rPr>
        <w:t xml:space="preserve">ML </w:t>
      </w:r>
      <w:r w:rsidR="00191605">
        <w:rPr>
          <w:color w:val="000000" w:themeColor="text1"/>
        </w:rPr>
        <w:t>s</w:t>
      </w:r>
      <w:r w:rsidRPr="0080196A">
        <w:rPr>
          <w:color w:val="000000" w:themeColor="text1"/>
        </w:rPr>
        <w:t xml:space="preserve">andbox is required to consider policy inputs from </w:t>
      </w:r>
      <w:r w:rsidR="00112D1D">
        <w:rPr>
          <w:color w:val="000000" w:themeColor="text1"/>
        </w:rPr>
        <w:t xml:space="preserve">the </w:t>
      </w:r>
      <w:r w:rsidRPr="0080196A">
        <w:rPr>
          <w:color w:val="000000" w:themeColor="text1"/>
        </w:rPr>
        <w:t>operator</w:t>
      </w:r>
      <w:r w:rsidR="006241E1">
        <w:rPr>
          <w:color w:val="000000" w:themeColor="text1"/>
        </w:rPr>
        <w:t xml:space="preserve">while </w:t>
      </w:r>
      <w:r w:rsidR="009B7B5A">
        <w:rPr>
          <w:color w:val="000000" w:themeColor="text1"/>
        </w:rPr>
        <w:t>configur</w:t>
      </w:r>
      <w:r w:rsidR="006241E1">
        <w:rPr>
          <w:color w:val="000000" w:themeColor="text1"/>
        </w:rPr>
        <w:t>ing</w:t>
      </w:r>
      <w:r w:rsidR="009B7B5A">
        <w:rPr>
          <w:color w:val="000000" w:themeColor="text1"/>
        </w:rPr>
        <w:t xml:space="preserve"> the simulated ML underlay</w:t>
      </w:r>
      <w:r w:rsidR="00DD7A95">
        <w:rPr>
          <w:color w:val="000000" w:themeColor="text1"/>
        </w:rPr>
        <w:t xml:space="preserve"> networks</w:t>
      </w:r>
      <w:r w:rsidR="009B7B5A">
        <w:rPr>
          <w:color w:val="000000" w:themeColor="text1"/>
        </w:rPr>
        <w:t>.</w:t>
      </w:r>
    </w:p>
    <w:p w:rsidR="00556260" w:rsidRDefault="009B7B5A" w:rsidP="00556260">
      <w:pPr>
        <w:spacing w:after="120"/>
        <w:jc w:val="both"/>
        <w:rPr>
          <w:color w:val="000000" w:themeColor="text1"/>
        </w:rPr>
      </w:pPr>
      <w:r>
        <w:rPr>
          <w:color w:val="000000" w:themeColor="text1"/>
        </w:rPr>
        <w:t xml:space="preserve">NOTE </w:t>
      </w:r>
      <w:r w:rsidR="00DD7A95">
        <w:rPr>
          <w:color w:val="000000" w:themeColor="text1"/>
        </w:rPr>
        <w:t>x</w:t>
      </w:r>
      <w:r w:rsidR="0003149F">
        <w:rPr>
          <w:color w:val="000000" w:themeColor="text1"/>
        </w:rPr>
        <w:t xml:space="preserve"> - </w:t>
      </w:r>
      <w:r w:rsidR="006241E1">
        <w:rPr>
          <w:color w:val="000000" w:themeColor="text1"/>
        </w:rPr>
        <w:t xml:space="preserve">Examples of policy inputs are those related to </w:t>
      </w:r>
      <w:r w:rsidR="00556260" w:rsidRPr="0080196A">
        <w:rPr>
          <w:color w:val="000000" w:themeColor="text1"/>
        </w:rPr>
        <w:t>conflict r</w:t>
      </w:r>
      <w:r w:rsidR="006E4771">
        <w:rPr>
          <w:color w:val="000000" w:themeColor="text1"/>
        </w:rPr>
        <w:t>esolution</w:t>
      </w:r>
      <w:r w:rsidR="006241E1">
        <w:rPr>
          <w:color w:val="000000" w:themeColor="text1"/>
        </w:rPr>
        <w:t xml:space="preserve"> and</w:t>
      </w:r>
      <w:r w:rsidR="006E4771">
        <w:rPr>
          <w:color w:val="000000" w:themeColor="text1"/>
        </w:rPr>
        <w:t xml:space="preserve"> resource management.</w:t>
      </w:r>
    </w:p>
    <w:p w:rsidR="00264AB2" w:rsidRDefault="00264AB2" w:rsidP="00264AB2">
      <w:pPr>
        <w:spacing w:after="120"/>
        <w:jc w:val="both"/>
        <w:rPr>
          <w:color w:val="000000" w:themeColor="text1"/>
        </w:rPr>
      </w:pPr>
      <w:r>
        <w:rPr>
          <w:b/>
          <w:color w:val="000000" w:themeColor="text1"/>
        </w:rPr>
        <w:t>REQ-ML-SANDBOX-0</w:t>
      </w:r>
      <w:r w:rsidR="00304429">
        <w:rPr>
          <w:b/>
          <w:color w:val="000000" w:themeColor="text1"/>
        </w:rPr>
        <w:t>04</w:t>
      </w:r>
      <w:r w:rsidRPr="00DF278E">
        <w:rPr>
          <w:b/>
          <w:color w:val="000000" w:themeColor="text1"/>
        </w:rPr>
        <w:t>:</w:t>
      </w:r>
      <w:r w:rsidR="00DD7A95">
        <w:rPr>
          <w:color w:val="000000" w:themeColor="text1"/>
        </w:rPr>
        <w:t xml:space="preserve">The </w:t>
      </w:r>
      <w:r>
        <w:rPr>
          <w:color w:val="000000" w:themeColor="text1"/>
        </w:rPr>
        <w:t xml:space="preserve">ML </w:t>
      </w:r>
      <w:r w:rsidR="00DD7A95">
        <w:rPr>
          <w:color w:val="000000" w:themeColor="text1"/>
        </w:rPr>
        <w:t>s</w:t>
      </w:r>
      <w:r w:rsidRPr="0080196A">
        <w:rPr>
          <w:color w:val="000000" w:themeColor="text1"/>
        </w:rPr>
        <w:t xml:space="preserve">andbox is required to </w:t>
      </w:r>
      <w:r w:rsidR="0058576D">
        <w:rPr>
          <w:color w:val="000000" w:themeColor="text1"/>
        </w:rPr>
        <w:t xml:space="preserve">enable </w:t>
      </w:r>
      <w:r>
        <w:rPr>
          <w:color w:val="000000" w:themeColor="text1"/>
        </w:rPr>
        <w:t xml:space="preserve">coordinated </w:t>
      </w:r>
      <w:r w:rsidRPr="0080196A">
        <w:rPr>
          <w:color w:val="000000" w:themeColor="text1"/>
        </w:rPr>
        <w:t>time sync</w:t>
      </w:r>
      <w:r w:rsidR="006241E1">
        <w:rPr>
          <w:color w:val="000000" w:themeColor="text1"/>
        </w:rPr>
        <w:t xml:space="preserve">hronization </w:t>
      </w:r>
      <w:r w:rsidR="0058576D">
        <w:rPr>
          <w:color w:val="000000" w:themeColor="text1"/>
        </w:rPr>
        <w:t>of operations executed in ML Sandbox as required by the specific use case</w:t>
      </w:r>
      <w:r w:rsidRPr="002A6CBF">
        <w:rPr>
          <w:color w:val="000000" w:themeColor="text1"/>
        </w:rPr>
        <w:t xml:space="preserve">. </w:t>
      </w:r>
    </w:p>
    <w:p w:rsidR="00264AB2" w:rsidRPr="0011570B" w:rsidRDefault="00264AB2" w:rsidP="00264AB2">
      <w:pPr>
        <w:spacing w:after="120"/>
        <w:jc w:val="both"/>
        <w:rPr>
          <w:color w:val="000000" w:themeColor="text1"/>
        </w:rPr>
      </w:pPr>
      <w:r w:rsidRPr="0080196A">
        <w:rPr>
          <w:color w:val="000000" w:themeColor="text1"/>
        </w:rPr>
        <w:t xml:space="preserve">NOTE </w:t>
      </w:r>
      <w:r w:rsidR="00DD7A95">
        <w:rPr>
          <w:color w:val="000000" w:themeColor="text1"/>
        </w:rPr>
        <w:t>x</w:t>
      </w:r>
      <w:r w:rsidRPr="0080196A">
        <w:rPr>
          <w:color w:val="000000" w:themeColor="text1"/>
        </w:rPr>
        <w:t xml:space="preserve">– </w:t>
      </w:r>
      <w:r w:rsidR="006241E1">
        <w:rPr>
          <w:color w:val="000000" w:themeColor="text1"/>
        </w:rPr>
        <w:t xml:space="preserve">The time synchronization may be </w:t>
      </w:r>
      <w:r w:rsidR="0058576D">
        <w:rPr>
          <w:color w:val="000000" w:themeColor="text1"/>
        </w:rPr>
        <w:t>coordinated</w:t>
      </w:r>
      <w:r w:rsidR="006241E1">
        <w:rPr>
          <w:color w:val="000000" w:themeColor="text1"/>
        </w:rPr>
        <w:t xml:space="preserve"> by </w:t>
      </w:r>
      <w:r w:rsidR="00DD7A95">
        <w:rPr>
          <w:color w:val="000000" w:themeColor="text1"/>
        </w:rPr>
        <w:t xml:space="preserve">the </w:t>
      </w:r>
      <w:r w:rsidRPr="0080196A">
        <w:rPr>
          <w:color w:val="000000" w:themeColor="text1"/>
        </w:rPr>
        <w:t>MLFO</w:t>
      </w:r>
      <w:r w:rsidR="0058576D">
        <w:rPr>
          <w:color w:val="000000" w:themeColor="text1"/>
        </w:rPr>
        <w:t xml:space="preserve"> by controlling the sequence of </w:t>
      </w:r>
      <w:r w:rsidR="0058576D" w:rsidRPr="00990DCD">
        <w:rPr>
          <w:color w:val="000000" w:themeColor="text1"/>
        </w:rPr>
        <w:t xml:space="preserve">operations executed in </w:t>
      </w:r>
      <w:r w:rsidR="00DD7A95">
        <w:rPr>
          <w:color w:val="000000" w:themeColor="text1"/>
        </w:rPr>
        <w:t xml:space="preserve">the </w:t>
      </w:r>
      <w:r w:rsidR="0058576D" w:rsidRPr="00990DCD">
        <w:rPr>
          <w:color w:val="000000" w:themeColor="text1"/>
        </w:rPr>
        <w:t xml:space="preserve">ML </w:t>
      </w:r>
      <w:r w:rsidR="00DD7A95">
        <w:rPr>
          <w:color w:val="000000" w:themeColor="text1"/>
        </w:rPr>
        <w:t>s</w:t>
      </w:r>
      <w:r w:rsidR="0058576D" w:rsidRPr="00990DCD">
        <w:rPr>
          <w:color w:val="000000" w:themeColor="text1"/>
        </w:rPr>
        <w:t>andbox</w:t>
      </w:r>
      <w:r w:rsidRPr="00990DCD">
        <w:rPr>
          <w:color w:val="000000" w:themeColor="text1"/>
        </w:rPr>
        <w:t>.</w:t>
      </w:r>
      <w:r w:rsidR="0058576D" w:rsidRPr="00990DCD">
        <w:rPr>
          <w:color w:val="000000" w:themeColor="text1"/>
        </w:rPr>
        <w:t xml:space="preserve">The sequence of operations triggered by </w:t>
      </w:r>
      <w:r w:rsidR="00DD7A95">
        <w:rPr>
          <w:color w:val="000000" w:themeColor="text1"/>
        </w:rPr>
        <w:t xml:space="preserve">the </w:t>
      </w:r>
      <w:r w:rsidR="0058576D" w:rsidRPr="00990DCD">
        <w:rPr>
          <w:color w:val="000000" w:themeColor="text1"/>
        </w:rPr>
        <w:t xml:space="preserve">MLFO may be according to the synchronisation requirements of the specific use case. </w:t>
      </w:r>
      <w:r w:rsidR="006241E1" w:rsidRPr="00990DCD">
        <w:rPr>
          <w:color w:val="000000" w:themeColor="text1"/>
        </w:rPr>
        <w:t xml:space="preserve">Example of sequence </w:t>
      </w:r>
      <w:r w:rsidR="0058576D" w:rsidRPr="00990DCD">
        <w:rPr>
          <w:color w:val="000000" w:themeColor="text1"/>
        </w:rPr>
        <w:t xml:space="preserve">of operations triggered by </w:t>
      </w:r>
      <w:r w:rsidR="00DD7A95">
        <w:rPr>
          <w:color w:val="000000" w:themeColor="text1"/>
        </w:rPr>
        <w:t xml:space="preserve">the </w:t>
      </w:r>
      <w:r w:rsidR="0058576D" w:rsidRPr="00990DCD">
        <w:rPr>
          <w:color w:val="000000" w:themeColor="text1"/>
        </w:rPr>
        <w:t xml:space="preserve">MLFO is, </w:t>
      </w:r>
      <w:r w:rsidR="006241E1" w:rsidRPr="00990DCD">
        <w:rPr>
          <w:color w:val="000000" w:themeColor="text1"/>
        </w:rPr>
        <w:t>generation of data by RAN specific simulator which is input into corresponding ML model as SRC</w:t>
      </w:r>
      <w:r w:rsidR="0003149F" w:rsidRPr="00990DCD">
        <w:rPr>
          <w:color w:val="000000" w:themeColor="text1"/>
        </w:rPr>
        <w:t xml:space="preserve">, </w:t>
      </w:r>
      <w:r w:rsidR="006241E1" w:rsidRPr="00990DCD">
        <w:rPr>
          <w:color w:val="000000" w:themeColor="text1"/>
        </w:rPr>
        <w:t xml:space="preserve">followed by analysis in the ML model, and finally application of ML inference into specific simulators for SINK. </w:t>
      </w:r>
    </w:p>
    <w:p w:rsidR="00495C1A" w:rsidRPr="0011570B" w:rsidRDefault="00495C1A" w:rsidP="00495C1A">
      <w:pPr>
        <w:spacing w:after="120"/>
        <w:jc w:val="both"/>
        <w:rPr>
          <w:color w:val="000000" w:themeColor="text1"/>
        </w:rPr>
      </w:pPr>
      <w:r w:rsidRPr="0011570B">
        <w:rPr>
          <w:b/>
          <w:color w:val="000000" w:themeColor="text1"/>
        </w:rPr>
        <w:t>REQ-ML-SANDBOX-0</w:t>
      </w:r>
      <w:r w:rsidR="00304429" w:rsidRPr="0011570B">
        <w:rPr>
          <w:b/>
          <w:color w:val="000000" w:themeColor="text1"/>
        </w:rPr>
        <w:t>05</w:t>
      </w:r>
      <w:r w:rsidRPr="0011570B">
        <w:rPr>
          <w:b/>
          <w:color w:val="000000" w:themeColor="text1"/>
        </w:rPr>
        <w:t xml:space="preserve">: </w:t>
      </w:r>
      <w:r w:rsidR="00DD7A95">
        <w:rPr>
          <w:bCs/>
          <w:color w:val="000000" w:themeColor="text1"/>
        </w:rPr>
        <w:t xml:space="preserve">The </w:t>
      </w:r>
      <w:r w:rsidRPr="0011570B">
        <w:rPr>
          <w:color w:val="000000" w:themeColor="text1"/>
        </w:rPr>
        <w:t xml:space="preserve">ML </w:t>
      </w:r>
      <w:r w:rsidR="00DD7A95">
        <w:rPr>
          <w:color w:val="000000" w:themeColor="text1"/>
        </w:rPr>
        <w:t>s</w:t>
      </w:r>
      <w:r w:rsidRPr="0011570B">
        <w:rPr>
          <w:color w:val="000000" w:themeColor="text1"/>
        </w:rPr>
        <w:t xml:space="preserve">andbox is recommended to </w:t>
      </w:r>
      <w:r w:rsidR="006D6AB4" w:rsidRPr="0011570B">
        <w:rPr>
          <w:color w:val="000000" w:themeColor="text1"/>
        </w:rPr>
        <w:t xml:space="preserve">consider </w:t>
      </w:r>
      <w:r w:rsidR="00C17713" w:rsidRPr="0011570B">
        <w:rPr>
          <w:color w:val="000000" w:themeColor="text1"/>
        </w:rPr>
        <w:t xml:space="preserve">the </w:t>
      </w:r>
      <w:r w:rsidRPr="0011570B">
        <w:rPr>
          <w:color w:val="000000" w:themeColor="text1"/>
        </w:rPr>
        <w:t xml:space="preserve">quality of data </w:t>
      </w:r>
      <w:r w:rsidR="006D6AB4" w:rsidRPr="0011570B">
        <w:rPr>
          <w:color w:val="000000" w:themeColor="text1"/>
        </w:rPr>
        <w:t xml:space="preserve">needed for ML models (training or testing) while generating </w:t>
      </w:r>
      <w:r w:rsidRPr="0011570B">
        <w:rPr>
          <w:color w:val="000000" w:themeColor="text1"/>
        </w:rPr>
        <w:t>the simulated data.</w:t>
      </w:r>
    </w:p>
    <w:p w:rsidR="006D6AB4" w:rsidRDefault="006D6AB4" w:rsidP="00495C1A">
      <w:pPr>
        <w:spacing w:after="120"/>
        <w:jc w:val="both"/>
        <w:rPr>
          <w:color w:val="000000" w:themeColor="text1"/>
        </w:rPr>
      </w:pPr>
      <w:r w:rsidRPr="0011570B">
        <w:rPr>
          <w:color w:val="000000" w:themeColor="text1"/>
        </w:rPr>
        <w:t>NOTE</w:t>
      </w:r>
      <w:r w:rsidR="00DD7A95">
        <w:rPr>
          <w:color w:val="000000" w:themeColor="text1"/>
        </w:rPr>
        <w:t xml:space="preserve">x </w:t>
      </w:r>
      <w:r w:rsidRPr="0011570B">
        <w:rPr>
          <w:color w:val="000000" w:themeColor="text1"/>
        </w:rPr>
        <w:t>- Quality of data depends on the use case requirement</w:t>
      </w:r>
      <w:r w:rsidR="0003149F">
        <w:rPr>
          <w:color w:val="000000" w:themeColor="text1"/>
        </w:rPr>
        <w:t>s</w:t>
      </w:r>
      <w:r w:rsidRPr="0011570B">
        <w:rPr>
          <w:color w:val="000000" w:themeColor="text1"/>
        </w:rPr>
        <w:t>. The requirements</w:t>
      </w:r>
      <w:r>
        <w:rPr>
          <w:color w:val="000000" w:themeColor="text1"/>
        </w:rPr>
        <w:t xml:space="preserve"> on the quality are input in the Intent. Examples are </w:t>
      </w:r>
      <w:r w:rsidR="00282A3A">
        <w:rPr>
          <w:color w:val="000000" w:themeColor="text1"/>
        </w:rPr>
        <w:t xml:space="preserve">alignment and similarity with live network, including UE capabilities, </w:t>
      </w:r>
      <w:r>
        <w:rPr>
          <w:color w:val="000000" w:themeColor="text1"/>
        </w:rPr>
        <w:t xml:space="preserve">granularity of reported UE measurements, frequency of channel measurements, accuracy of measured parameters, etc. </w:t>
      </w:r>
    </w:p>
    <w:p w:rsidR="00821C0E" w:rsidRDefault="00821C0E" w:rsidP="00606513">
      <w:pPr>
        <w:spacing w:after="120"/>
        <w:jc w:val="both"/>
        <w:rPr>
          <w:color w:val="000000" w:themeColor="text1"/>
        </w:rPr>
      </w:pPr>
      <w:r>
        <w:rPr>
          <w:b/>
          <w:color w:val="000000" w:themeColor="text1"/>
        </w:rPr>
        <w:t>REQ-ML-SANDBOX-0</w:t>
      </w:r>
      <w:r w:rsidR="00304429">
        <w:rPr>
          <w:b/>
          <w:color w:val="000000" w:themeColor="text1"/>
        </w:rPr>
        <w:t>06</w:t>
      </w:r>
      <w:r>
        <w:rPr>
          <w:b/>
          <w:color w:val="000000" w:themeColor="text1"/>
        </w:rPr>
        <w:t>:</w:t>
      </w:r>
      <w:r w:rsidR="00DD7A95">
        <w:rPr>
          <w:color w:val="000000" w:themeColor="text1"/>
        </w:rPr>
        <w:t xml:space="preserve">The </w:t>
      </w:r>
      <w:r w:rsidRPr="0080196A">
        <w:rPr>
          <w:color w:val="000000" w:themeColor="text1"/>
        </w:rPr>
        <w:t xml:space="preserve">ML </w:t>
      </w:r>
      <w:r w:rsidR="00DD7A95">
        <w:rPr>
          <w:color w:val="000000" w:themeColor="text1"/>
        </w:rPr>
        <w:t>s</w:t>
      </w:r>
      <w:r w:rsidRPr="0080196A">
        <w:rPr>
          <w:color w:val="000000" w:themeColor="text1"/>
        </w:rPr>
        <w:t xml:space="preserve">andbox is recommended to support demand mapping </w:t>
      </w:r>
      <w:r w:rsidR="00282A3A">
        <w:rPr>
          <w:color w:val="000000" w:themeColor="text1"/>
        </w:rPr>
        <w:t xml:space="preserve">[ITU-T Y.3173] </w:t>
      </w:r>
      <w:r w:rsidR="003D57DB">
        <w:rPr>
          <w:color w:val="000000" w:themeColor="text1"/>
        </w:rPr>
        <w:t>for configuring and updating the simulated ML underlay</w:t>
      </w:r>
      <w:r w:rsidR="00DD7A95">
        <w:rPr>
          <w:color w:val="000000" w:themeColor="text1"/>
        </w:rPr>
        <w:t xml:space="preserve"> networks</w:t>
      </w:r>
      <w:r w:rsidR="003D57DB">
        <w:rPr>
          <w:color w:val="000000" w:themeColor="text1"/>
        </w:rPr>
        <w:t>.</w:t>
      </w:r>
    </w:p>
    <w:p w:rsidR="00821C0E" w:rsidRDefault="003D57DB" w:rsidP="00606513">
      <w:pPr>
        <w:spacing w:after="120"/>
        <w:jc w:val="both"/>
        <w:rPr>
          <w:color w:val="000000" w:themeColor="text1"/>
        </w:rPr>
      </w:pPr>
      <w:r>
        <w:rPr>
          <w:color w:val="000000" w:themeColor="text1"/>
        </w:rPr>
        <w:t xml:space="preserve">NOTE </w:t>
      </w:r>
      <w:r w:rsidR="0003149F">
        <w:rPr>
          <w:color w:val="000000" w:themeColor="text1"/>
        </w:rPr>
        <w:t xml:space="preserve">4 </w:t>
      </w:r>
      <w:r>
        <w:rPr>
          <w:color w:val="000000" w:themeColor="text1"/>
        </w:rPr>
        <w:t xml:space="preserve">– </w:t>
      </w:r>
      <w:r w:rsidR="0003149F">
        <w:rPr>
          <w:color w:val="000000" w:themeColor="text1"/>
        </w:rPr>
        <w:t>D</w:t>
      </w:r>
      <w:r>
        <w:rPr>
          <w:color w:val="000000" w:themeColor="text1"/>
        </w:rPr>
        <w:t xml:space="preserve">emand mapping is achieved by </w:t>
      </w:r>
      <w:r w:rsidR="00282A3A">
        <w:rPr>
          <w:color w:val="000000" w:themeColor="text1"/>
        </w:rPr>
        <w:t>continuous, run-time, matching of the Intent with the configuration options provided by the simulated ML underlay network</w:t>
      </w:r>
      <w:r w:rsidR="00821C0E">
        <w:rPr>
          <w:color w:val="000000" w:themeColor="text1"/>
        </w:rPr>
        <w:t>.</w:t>
      </w:r>
      <w:r w:rsidR="00282A3A">
        <w:rPr>
          <w:color w:val="000000" w:themeColor="text1"/>
        </w:rPr>
        <w:t xml:space="preserve"> The configuration of the simulated ML underlay</w:t>
      </w:r>
      <w:r w:rsidR="00A5098F">
        <w:rPr>
          <w:color w:val="000000" w:themeColor="text1"/>
        </w:rPr>
        <w:t xml:space="preserve"> networks</w:t>
      </w:r>
      <w:r w:rsidR="00282A3A">
        <w:rPr>
          <w:color w:val="000000" w:themeColor="text1"/>
        </w:rPr>
        <w:t xml:space="preserve"> may be continuously adjusted based on demand mapping.</w:t>
      </w:r>
    </w:p>
    <w:p w:rsidR="00282A3A" w:rsidRPr="0011570B" w:rsidRDefault="003D57DB" w:rsidP="00606513">
      <w:pPr>
        <w:spacing w:after="120"/>
        <w:jc w:val="both"/>
        <w:rPr>
          <w:color w:val="000000" w:themeColor="text1"/>
        </w:rPr>
      </w:pPr>
      <w:r>
        <w:rPr>
          <w:color w:val="000000" w:themeColor="text1"/>
        </w:rPr>
        <w:t xml:space="preserve">NOTE </w:t>
      </w:r>
      <w:r w:rsidR="0003149F">
        <w:rPr>
          <w:color w:val="000000" w:themeColor="text1"/>
        </w:rPr>
        <w:t xml:space="preserve">5 </w:t>
      </w:r>
      <w:r>
        <w:rPr>
          <w:color w:val="000000" w:themeColor="text1"/>
        </w:rPr>
        <w:t xml:space="preserve">– </w:t>
      </w:r>
      <w:r w:rsidR="00112484">
        <w:rPr>
          <w:color w:val="000000" w:themeColor="text1"/>
        </w:rPr>
        <w:t>D</w:t>
      </w:r>
      <w:r>
        <w:rPr>
          <w:color w:val="000000" w:themeColor="text1"/>
        </w:rPr>
        <w:t xml:space="preserve">emand mapping </w:t>
      </w:r>
      <w:r w:rsidR="00282A3A">
        <w:rPr>
          <w:color w:val="000000" w:themeColor="text1"/>
        </w:rPr>
        <w:t xml:space="preserve">may beimplemented </w:t>
      </w:r>
      <w:r>
        <w:rPr>
          <w:color w:val="000000" w:themeColor="text1"/>
        </w:rPr>
        <w:t xml:space="preserve">through the analysis of data patterns and </w:t>
      </w:r>
      <w:r w:rsidR="00B46BD8">
        <w:rPr>
          <w:color w:val="000000" w:themeColor="text1"/>
        </w:rPr>
        <w:t xml:space="preserve">ML </w:t>
      </w:r>
      <w:r>
        <w:rPr>
          <w:color w:val="000000" w:themeColor="text1"/>
        </w:rPr>
        <w:t>pipeline ou</w:t>
      </w:r>
      <w:r w:rsidR="007243ED">
        <w:rPr>
          <w:color w:val="000000" w:themeColor="text1"/>
        </w:rPr>
        <w:t>tput</w:t>
      </w:r>
      <w:r w:rsidR="00282A3A">
        <w:rPr>
          <w:color w:val="000000" w:themeColor="text1"/>
        </w:rPr>
        <w:t xml:space="preserve"> and corresponding optimization of simulated </w:t>
      </w:r>
      <w:r w:rsidR="00282A3A" w:rsidRPr="0011570B">
        <w:rPr>
          <w:color w:val="000000" w:themeColor="text1"/>
        </w:rPr>
        <w:t>ML underlay</w:t>
      </w:r>
      <w:r w:rsidR="00A5098F">
        <w:rPr>
          <w:color w:val="000000" w:themeColor="text1"/>
        </w:rPr>
        <w:t xml:space="preserve"> networks</w:t>
      </w:r>
      <w:r w:rsidR="00282A3A" w:rsidRPr="0011570B">
        <w:rPr>
          <w:color w:val="000000" w:themeColor="text1"/>
        </w:rPr>
        <w:t>.</w:t>
      </w:r>
    </w:p>
    <w:p w:rsidR="002D06D0" w:rsidRDefault="002D06D0" w:rsidP="00B94870">
      <w:pPr>
        <w:spacing w:after="120"/>
        <w:jc w:val="both"/>
        <w:rPr>
          <w:color w:val="000000" w:themeColor="text1"/>
        </w:rPr>
      </w:pPr>
      <w:r>
        <w:rPr>
          <w:b/>
          <w:color w:val="000000" w:themeColor="text1"/>
        </w:rPr>
        <w:t>REQ-ML-SANDBOX-0</w:t>
      </w:r>
      <w:r w:rsidR="00304429">
        <w:rPr>
          <w:b/>
          <w:color w:val="000000" w:themeColor="text1"/>
        </w:rPr>
        <w:t>07</w:t>
      </w:r>
      <w:r w:rsidRPr="00DF278E">
        <w:rPr>
          <w:b/>
          <w:color w:val="000000" w:themeColor="text1"/>
        </w:rPr>
        <w:t>:</w:t>
      </w:r>
      <w:r w:rsidR="00A5098F">
        <w:rPr>
          <w:color w:val="000000" w:themeColor="text1"/>
        </w:rPr>
        <w:t xml:space="preserve">The </w:t>
      </w:r>
      <w:r>
        <w:rPr>
          <w:color w:val="000000" w:themeColor="text1"/>
        </w:rPr>
        <w:t xml:space="preserve">ML </w:t>
      </w:r>
      <w:r w:rsidR="00A5098F">
        <w:rPr>
          <w:color w:val="000000" w:themeColor="text1"/>
        </w:rPr>
        <w:t>s</w:t>
      </w:r>
      <w:r w:rsidRPr="0080196A">
        <w:rPr>
          <w:color w:val="000000" w:themeColor="text1"/>
        </w:rPr>
        <w:t xml:space="preserve">andbox is required to </w:t>
      </w:r>
      <w:r>
        <w:rPr>
          <w:color w:val="000000" w:themeColor="text1"/>
        </w:rPr>
        <w:t>provide sanity checks to assess the correct operation of the simulated ML underlay</w:t>
      </w:r>
      <w:r w:rsidR="00A5098F">
        <w:rPr>
          <w:color w:val="000000" w:themeColor="text1"/>
        </w:rPr>
        <w:t xml:space="preserve"> networks</w:t>
      </w:r>
      <w:r>
        <w:rPr>
          <w:color w:val="000000" w:themeColor="text1"/>
        </w:rPr>
        <w:t>.</w:t>
      </w:r>
    </w:p>
    <w:p w:rsidR="00282A3A" w:rsidRDefault="00282A3A" w:rsidP="00B94870">
      <w:pPr>
        <w:spacing w:after="120"/>
        <w:jc w:val="both"/>
        <w:rPr>
          <w:color w:val="000000" w:themeColor="text1"/>
        </w:rPr>
      </w:pPr>
    </w:p>
    <w:p w:rsidR="00F530A0" w:rsidRDefault="003204CD" w:rsidP="00F530A0">
      <w:pPr>
        <w:pStyle w:val="Heading2"/>
      </w:pPr>
      <w:bookmarkStart w:id="51" w:name="_Toc95407351"/>
      <w:r>
        <w:lastRenderedPageBreak/>
        <w:t>7</w:t>
      </w:r>
      <w:r w:rsidR="00F530A0" w:rsidRPr="00F530A0">
        <w:t>.</w:t>
      </w:r>
      <w:r w:rsidR="00F530A0">
        <w:t>2</w:t>
      </w:r>
      <w:r w:rsidR="00EF1E21">
        <w:t xml:space="preserve"> O</w:t>
      </w:r>
      <w:r w:rsidR="00F530A0">
        <w:t>peration</w:t>
      </w:r>
      <w:r w:rsidR="00EF1E21">
        <w:t>al</w:t>
      </w:r>
      <w:r w:rsidR="00F530A0" w:rsidRPr="00F530A0">
        <w:t xml:space="preserve"> re</w:t>
      </w:r>
      <w:r w:rsidR="00F530A0" w:rsidRPr="00877D3C">
        <w:t>quirements</w:t>
      </w:r>
      <w:bookmarkEnd w:id="51"/>
    </w:p>
    <w:p w:rsidR="00B27CB7" w:rsidRDefault="00B27CB7" w:rsidP="00865A91">
      <w:pPr>
        <w:rPr>
          <w:lang w:eastAsia="en-US"/>
        </w:rPr>
      </w:pPr>
    </w:p>
    <w:p w:rsidR="00556260" w:rsidRDefault="00556260" w:rsidP="00556260">
      <w:pPr>
        <w:spacing w:after="120"/>
        <w:jc w:val="both"/>
        <w:rPr>
          <w:color w:val="000000" w:themeColor="text1"/>
        </w:rPr>
      </w:pPr>
      <w:r w:rsidRPr="00DF278E">
        <w:rPr>
          <w:b/>
          <w:color w:val="000000" w:themeColor="text1"/>
        </w:rPr>
        <w:t>REQ-ML-SANDBOX-00</w:t>
      </w:r>
      <w:r w:rsidR="00304429">
        <w:rPr>
          <w:b/>
          <w:color w:val="000000" w:themeColor="text1"/>
        </w:rPr>
        <w:t>8</w:t>
      </w:r>
      <w:r w:rsidRPr="00DF278E">
        <w:rPr>
          <w:b/>
          <w:color w:val="000000" w:themeColor="text1"/>
        </w:rPr>
        <w:t>:</w:t>
      </w:r>
      <w:r w:rsidR="00A5098F">
        <w:rPr>
          <w:color w:val="000000" w:themeColor="text1"/>
        </w:rPr>
        <w:t xml:space="preserve">The </w:t>
      </w:r>
      <w:r w:rsidRPr="00F67604">
        <w:rPr>
          <w:color w:val="000000" w:themeColor="text1"/>
        </w:rPr>
        <w:t xml:space="preserve">ML </w:t>
      </w:r>
      <w:r w:rsidR="00A5098F">
        <w:rPr>
          <w:color w:val="000000" w:themeColor="text1"/>
        </w:rPr>
        <w:t>s</w:t>
      </w:r>
      <w:r w:rsidRPr="00F67604">
        <w:rPr>
          <w:color w:val="000000" w:themeColor="text1"/>
        </w:rPr>
        <w:t xml:space="preserve">andbox is required to support multiple </w:t>
      </w:r>
      <w:r w:rsidR="00321E62">
        <w:rPr>
          <w:color w:val="000000" w:themeColor="text1"/>
        </w:rPr>
        <w:t xml:space="preserve">evaluation </w:t>
      </w:r>
      <w:r w:rsidRPr="00F67604">
        <w:rPr>
          <w:color w:val="000000" w:themeColor="text1"/>
        </w:rPr>
        <w:t xml:space="preserve">ML pipelines, which may be chained and interfaced with simulators from different </w:t>
      </w:r>
      <w:r w:rsidRPr="001D44F0">
        <w:rPr>
          <w:color w:val="000000" w:themeColor="text1"/>
        </w:rPr>
        <w:t xml:space="preserve">levels </w:t>
      </w:r>
      <w:r w:rsidRPr="00F67604">
        <w:rPr>
          <w:color w:val="000000" w:themeColor="text1"/>
        </w:rPr>
        <w:t xml:space="preserve">of the network. </w:t>
      </w:r>
    </w:p>
    <w:p w:rsidR="00556260" w:rsidRDefault="00556260" w:rsidP="00556260">
      <w:pPr>
        <w:spacing w:after="120"/>
        <w:jc w:val="both"/>
        <w:rPr>
          <w:color w:val="000000" w:themeColor="text1"/>
        </w:rPr>
      </w:pPr>
      <w:r w:rsidRPr="003A2230">
        <w:rPr>
          <w:color w:val="000000" w:themeColor="text1"/>
        </w:rPr>
        <w:t>NOTE</w:t>
      </w:r>
      <w:r w:rsidR="0003149F" w:rsidRPr="003A2230">
        <w:rPr>
          <w:color w:val="000000" w:themeColor="text1"/>
        </w:rPr>
        <w:t xml:space="preserve"> 1</w:t>
      </w:r>
      <w:r w:rsidRPr="003A2230">
        <w:rPr>
          <w:color w:val="000000" w:themeColor="text1"/>
        </w:rPr>
        <w:t xml:space="preserve"> – </w:t>
      </w:r>
      <w:r w:rsidR="003A2230" w:rsidRPr="003A2230">
        <w:rPr>
          <w:color w:val="000000" w:themeColor="text1"/>
        </w:rPr>
        <w:t>N</w:t>
      </w:r>
      <w:r w:rsidRPr="003A2230">
        <w:rPr>
          <w:color w:val="000000" w:themeColor="text1"/>
        </w:rPr>
        <w:t>etwork levels are defined in [ITU-T Y.3172].</w:t>
      </w:r>
    </w:p>
    <w:p w:rsidR="00556260" w:rsidRDefault="00556260" w:rsidP="00556260">
      <w:pPr>
        <w:spacing w:after="120"/>
        <w:jc w:val="both"/>
        <w:rPr>
          <w:color w:val="000000" w:themeColor="text1"/>
        </w:rPr>
      </w:pPr>
      <w:r w:rsidRPr="00DE4677">
        <w:rPr>
          <w:b/>
          <w:color w:val="000000" w:themeColor="text1"/>
        </w:rPr>
        <w:t>REQ-ML-SANDBOX-009:</w:t>
      </w:r>
      <w:r w:rsidR="000215B3">
        <w:rPr>
          <w:color w:val="000000" w:themeColor="text1"/>
        </w:rPr>
        <w:t xml:space="preserve">The </w:t>
      </w:r>
      <w:r w:rsidRPr="00F67604">
        <w:rPr>
          <w:color w:val="000000" w:themeColor="text1"/>
        </w:rPr>
        <w:t xml:space="preserve">ML </w:t>
      </w:r>
      <w:r w:rsidR="000215B3">
        <w:rPr>
          <w:color w:val="000000" w:themeColor="text1"/>
        </w:rPr>
        <w:t>s</w:t>
      </w:r>
      <w:r w:rsidRPr="00F67604">
        <w:rPr>
          <w:color w:val="000000" w:themeColor="text1"/>
        </w:rPr>
        <w:t xml:space="preserve">andbox is required to support the monitoring and evaluation of ML pipelines </w:t>
      </w:r>
      <w:r>
        <w:rPr>
          <w:color w:val="000000" w:themeColor="text1"/>
        </w:rPr>
        <w:t xml:space="preserve">and simulation components </w:t>
      </w:r>
      <w:r w:rsidRPr="00F67604">
        <w:rPr>
          <w:color w:val="000000" w:themeColor="text1"/>
        </w:rPr>
        <w:t>according to specifications in the ML intent.</w:t>
      </w:r>
    </w:p>
    <w:p w:rsidR="00556260" w:rsidRDefault="00556260" w:rsidP="00556260">
      <w:pPr>
        <w:spacing w:after="120"/>
        <w:jc w:val="both"/>
        <w:rPr>
          <w:color w:val="000000" w:themeColor="text1"/>
        </w:rPr>
      </w:pPr>
      <w:r>
        <w:rPr>
          <w:color w:val="000000" w:themeColor="text1"/>
        </w:rPr>
        <w:t xml:space="preserve">NOTE </w:t>
      </w:r>
      <w:r w:rsidR="003A2230">
        <w:rPr>
          <w:color w:val="000000" w:themeColor="text1"/>
        </w:rPr>
        <w:t xml:space="preserve">2 </w:t>
      </w:r>
      <w:r>
        <w:rPr>
          <w:color w:val="000000" w:themeColor="text1"/>
        </w:rPr>
        <w:t xml:space="preserve">– </w:t>
      </w:r>
      <w:r w:rsidR="00321E62">
        <w:rPr>
          <w:color w:val="000000" w:themeColor="text1"/>
        </w:rPr>
        <w:t xml:space="preserve">Examples </w:t>
      </w:r>
      <w:r>
        <w:rPr>
          <w:color w:val="000000" w:themeColor="text1"/>
        </w:rPr>
        <w:t xml:space="preserve">may include threshold-based asynchronous notifications from </w:t>
      </w:r>
      <w:r w:rsidR="000215B3">
        <w:rPr>
          <w:color w:val="000000" w:themeColor="text1"/>
        </w:rPr>
        <w:t>the ML s</w:t>
      </w:r>
      <w:r>
        <w:rPr>
          <w:color w:val="000000" w:themeColor="text1"/>
        </w:rPr>
        <w:t xml:space="preserve">andbox (to </w:t>
      </w:r>
      <w:r w:rsidR="000215B3">
        <w:rPr>
          <w:color w:val="000000" w:themeColor="text1"/>
        </w:rPr>
        <w:t xml:space="preserve">the </w:t>
      </w:r>
      <w:r>
        <w:rPr>
          <w:color w:val="000000" w:themeColor="text1"/>
        </w:rPr>
        <w:t>MLFO), post-processing of ML output, metering, security threat analysis, etc.</w:t>
      </w:r>
    </w:p>
    <w:p w:rsidR="00556260" w:rsidRDefault="00556260" w:rsidP="00556260">
      <w:pPr>
        <w:spacing w:after="120"/>
        <w:jc w:val="both"/>
        <w:rPr>
          <w:color w:val="000000" w:themeColor="text1"/>
        </w:rPr>
      </w:pPr>
      <w:r>
        <w:rPr>
          <w:b/>
          <w:color w:val="000000" w:themeColor="text1"/>
        </w:rPr>
        <w:t>REQ-ML-SANDBOX-010</w:t>
      </w:r>
      <w:r w:rsidRPr="00DF278E">
        <w:rPr>
          <w:b/>
          <w:color w:val="000000" w:themeColor="text1"/>
        </w:rPr>
        <w:t>:</w:t>
      </w:r>
      <w:r w:rsidR="000215B3">
        <w:rPr>
          <w:color w:val="000000" w:themeColor="text1"/>
        </w:rPr>
        <w:t xml:space="preserve">The </w:t>
      </w:r>
      <w:r>
        <w:rPr>
          <w:color w:val="000000" w:themeColor="text1"/>
        </w:rPr>
        <w:t xml:space="preserve">ML </w:t>
      </w:r>
      <w:r w:rsidR="000215B3">
        <w:rPr>
          <w:color w:val="000000" w:themeColor="text1"/>
        </w:rPr>
        <w:t>s</w:t>
      </w:r>
      <w:r w:rsidRPr="0052622B">
        <w:rPr>
          <w:color w:val="000000" w:themeColor="text1"/>
        </w:rPr>
        <w:t>andbox is required to support testing and evaluation of multiple ML pipelines at the same time, including aggregated impacts on the network due to them.</w:t>
      </w:r>
    </w:p>
    <w:p w:rsidR="00321E62" w:rsidRDefault="00556260" w:rsidP="00556260">
      <w:pPr>
        <w:spacing w:after="120"/>
        <w:jc w:val="both"/>
        <w:rPr>
          <w:color w:val="000000" w:themeColor="text1"/>
        </w:rPr>
      </w:pPr>
      <w:r>
        <w:rPr>
          <w:color w:val="000000" w:themeColor="text1"/>
        </w:rPr>
        <w:t xml:space="preserve">NOTE </w:t>
      </w:r>
      <w:r w:rsidR="003A2230">
        <w:rPr>
          <w:color w:val="000000" w:themeColor="text1"/>
        </w:rPr>
        <w:t xml:space="preserve">3 </w:t>
      </w:r>
      <w:r>
        <w:rPr>
          <w:color w:val="000000" w:themeColor="text1"/>
        </w:rPr>
        <w:t xml:space="preserve">– For </w:t>
      </w:r>
      <w:r w:rsidR="00321E62" w:rsidRPr="0011570B">
        <w:rPr>
          <w:color w:val="000000" w:themeColor="text1"/>
        </w:rPr>
        <w:t>example</w:t>
      </w:r>
      <w:r w:rsidRPr="0011570B">
        <w:rPr>
          <w:color w:val="000000" w:themeColor="text1"/>
        </w:rPr>
        <w:t xml:space="preserve">, different </w:t>
      </w:r>
      <w:r w:rsidR="00A40301" w:rsidRPr="0011570B">
        <w:rPr>
          <w:color w:val="000000" w:themeColor="text1"/>
        </w:rPr>
        <w:t xml:space="preserve">ML pipelines may use different type of </w:t>
      </w:r>
      <w:r w:rsidR="00321E62" w:rsidRPr="0011570B">
        <w:rPr>
          <w:color w:val="000000" w:themeColor="text1"/>
        </w:rPr>
        <w:t xml:space="preserve">models </w:t>
      </w:r>
      <w:r w:rsidRPr="0011570B">
        <w:rPr>
          <w:color w:val="000000" w:themeColor="text1"/>
        </w:rPr>
        <w:t xml:space="preserve">(e.g., based on </w:t>
      </w:r>
      <w:r w:rsidR="00321E62" w:rsidRPr="0011570B">
        <w:rPr>
          <w:color w:val="000000" w:themeColor="text1"/>
        </w:rPr>
        <w:t xml:space="preserve">reinforcement learning (RL) </w:t>
      </w:r>
      <w:r w:rsidRPr="0011570B">
        <w:rPr>
          <w:color w:val="000000" w:themeColor="text1"/>
        </w:rPr>
        <w:t xml:space="preserve">and </w:t>
      </w:r>
      <w:r w:rsidR="00321E62" w:rsidRPr="0011570B">
        <w:rPr>
          <w:color w:val="000000" w:themeColor="text1"/>
        </w:rPr>
        <w:t>supervised learning (</w:t>
      </w:r>
      <w:r w:rsidRPr="0011570B">
        <w:rPr>
          <w:color w:val="000000" w:themeColor="text1"/>
        </w:rPr>
        <w:t>SL)</w:t>
      </w:r>
      <w:r w:rsidR="003A2230">
        <w:rPr>
          <w:color w:val="000000" w:themeColor="text1"/>
        </w:rPr>
        <w:t>)</w:t>
      </w:r>
      <w:r w:rsidR="00A40301" w:rsidRPr="0011570B">
        <w:rPr>
          <w:color w:val="000000" w:themeColor="text1"/>
        </w:rPr>
        <w:t>. The type of model</w:t>
      </w:r>
      <w:r w:rsidR="00321E62" w:rsidRPr="0011570B">
        <w:rPr>
          <w:color w:val="000000" w:themeColor="text1"/>
        </w:rPr>
        <w:t xml:space="preserve">may be </w:t>
      </w:r>
      <w:r w:rsidR="00A40301" w:rsidRPr="0011570B">
        <w:rPr>
          <w:color w:val="000000" w:themeColor="text1"/>
        </w:rPr>
        <w:t xml:space="preserve">decided </w:t>
      </w:r>
      <w:r w:rsidR="003A2230" w:rsidRPr="0011570B">
        <w:rPr>
          <w:color w:val="000000" w:themeColor="text1"/>
        </w:rPr>
        <w:t xml:space="preserve">by </w:t>
      </w:r>
      <w:r w:rsidR="000215B3">
        <w:rPr>
          <w:color w:val="000000" w:themeColor="text1"/>
        </w:rPr>
        <w:t xml:space="preserve">the </w:t>
      </w:r>
      <w:r w:rsidR="003A2230" w:rsidRPr="0011570B">
        <w:rPr>
          <w:color w:val="000000" w:themeColor="text1"/>
        </w:rPr>
        <w:t xml:space="preserve">MLFO </w:t>
      </w:r>
      <w:r w:rsidR="00A40301" w:rsidRPr="0011570B">
        <w:rPr>
          <w:color w:val="000000" w:themeColor="text1"/>
        </w:rPr>
        <w:t>based on the use case. S</w:t>
      </w:r>
      <w:r w:rsidRPr="0011570B">
        <w:rPr>
          <w:color w:val="000000" w:themeColor="text1"/>
        </w:rPr>
        <w:t xml:space="preserve">imultaneous </w:t>
      </w:r>
      <w:r w:rsidR="00A40301" w:rsidRPr="0011570B">
        <w:rPr>
          <w:color w:val="000000" w:themeColor="text1"/>
        </w:rPr>
        <w:t xml:space="preserve">evaluation of the different ML pipelines may be triggered </w:t>
      </w:r>
      <w:r w:rsidRPr="0011570B">
        <w:rPr>
          <w:color w:val="000000" w:themeColor="text1"/>
        </w:rPr>
        <w:t>for addressing a ML use case. The output</w:t>
      </w:r>
      <w:r w:rsidR="00321E62" w:rsidRPr="0011570B">
        <w:rPr>
          <w:color w:val="000000" w:themeColor="text1"/>
        </w:rPr>
        <w:t>s</w:t>
      </w:r>
      <w:r>
        <w:rPr>
          <w:color w:val="000000" w:themeColor="text1"/>
        </w:rPr>
        <w:t xml:space="preserve"> of </w:t>
      </w:r>
      <w:r w:rsidR="00321E62">
        <w:rPr>
          <w:color w:val="000000" w:themeColor="text1"/>
        </w:rPr>
        <w:t xml:space="preserve">these </w:t>
      </w:r>
      <w:r w:rsidR="00A40301">
        <w:rPr>
          <w:color w:val="000000" w:themeColor="text1"/>
        </w:rPr>
        <w:t>ML pipelinesmay be</w:t>
      </w:r>
      <w:r w:rsidRPr="002F4A46">
        <w:rPr>
          <w:color w:val="000000" w:themeColor="text1"/>
        </w:rPr>
        <w:t xml:space="preserve">compared </w:t>
      </w:r>
      <w:r>
        <w:rPr>
          <w:color w:val="000000" w:themeColor="text1"/>
        </w:rPr>
        <w:t>to make a</w:t>
      </w:r>
      <w:r w:rsidR="00A40301">
        <w:rPr>
          <w:color w:val="000000" w:themeColor="text1"/>
        </w:rPr>
        <w:t>n optimal</w:t>
      </w:r>
      <w:r>
        <w:rPr>
          <w:color w:val="000000" w:themeColor="text1"/>
        </w:rPr>
        <w:t xml:space="preserve"> decision</w:t>
      </w:r>
      <w:r w:rsidRPr="002F4A46">
        <w:rPr>
          <w:color w:val="000000" w:themeColor="text1"/>
        </w:rPr>
        <w:t>.</w:t>
      </w:r>
    </w:p>
    <w:p w:rsidR="00556260" w:rsidRDefault="00556260" w:rsidP="00556260">
      <w:pPr>
        <w:spacing w:after="120"/>
        <w:jc w:val="both"/>
        <w:rPr>
          <w:color w:val="000000" w:themeColor="text1"/>
        </w:rPr>
      </w:pPr>
      <w:r>
        <w:rPr>
          <w:b/>
          <w:color w:val="000000" w:themeColor="text1"/>
        </w:rPr>
        <w:t>REQ-ML-SANDBOX-011</w:t>
      </w:r>
      <w:r w:rsidRPr="00DF278E">
        <w:rPr>
          <w:b/>
          <w:color w:val="000000" w:themeColor="text1"/>
        </w:rPr>
        <w:t>:</w:t>
      </w:r>
      <w:r w:rsidR="000215B3">
        <w:rPr>
          <w:color w:val="000000" w:themeColor="text1"/>
        </w:rPr>
        <w:t xml:space="preserve">The </w:t>
      </w:r>
      <w:r>
        <w:rPr>
          <w:color w:val="000000" w:themeColor="text1"/>
        </w:rPr>
        <w:t xml:space="preserve">ML </w:t>
      </w:r>
      <w:r w:rsidR="000215B3">
        <w:rPr>
          <w:color w:val="000000" w:themeColor="text1"/>
        </w:rPr>
        <w:t>s</w:t>
      </w:r>
      <w:r w:rsidRPr="0052622B">
        <w:rPr>
          <w:color w:val="000000" w:themeColor="text1"/>
        </w:rPr>
        <w:t>andbox is required to</w:t>
      </w:r>
      <w:r>
        <w:rPr>
          <w:color w:val="000000" w:themeColor="text1"/>
        </w:rPr>
        <w:t xml:space="preserve"> support </w:t>
      </w:r>
      <w:r w:rsidRPr="0052622B">
        <w:rPr>
          <w:color w:val="000000" w:themeColor="text1"/>
        </w:rPr>
        <w:t>train</w:t>
      </w:r>
      <w:r>
        <w:rPr>
          <w:color w:val="000000" w:themeColor="text1"/>
        </w:rPr>
        <w:t>ing</w:t>
      </w:r>
      <w:r w:rsidRPr="0052622B">
        <w:rPr>
          <w:color w:val="000000" w:themeColor="text1"/>
        </w:rPr>
        <w:t xml:space="preserve"> and test</w:t>
      </w:r>
      <w:r>
        <w:rPr>
          <w:color w:val="000000" w:themeColor="text1"/>
        </w:rPr>
        <w:t>ing</w:t>
      </w:r>
      <w:r w:rsidRPr="0052622B">
        <w:rPr>
          <w:color w:val="000000" w:themeColor="text1"/>
        </w:rPr>
        <w:t xml:space="preserve"> ML models </w:t>
      </w:r>
      <w:r>
        <w:rPr>
          <w:color w:val="000000" w:themeColor="text1"/>
        </w:rPr>
        <w:t xml:space="preserve">that </w:t>
      </w:r>
      <w:r w:rsidRPr="0052622B">
        <w:rPr>
          <w:color w:val="000000" w:themeColor="text1"/>
        </w:rPr>
        <w:t>combin</w:t>
      </w:r>
      <w:r>
        <w:rPr>
          <w:color w:val="000000" w:themeColor="text1"/>
        </w:rPr>
        <w:t>e</w:t>
      </w:r>
      <w:r w:rsidRPr="0052622B">
        <w:rPr>
          <w:color w:val="000000" w:themeColor="text1"/>
        </w:rPr>
        <w:t xml:space="preserve"> simulated and real data from the network</w:t>
      </w:r>
      <w:r>
        <w:rPr>
          <w:color w:val="000000" w:themeColor="text1"/>
        </w:rPr>
        <w:t>.</w:t>
      </w:r>
    </w:p>
    <w:p w:rsidR="00556260" w:rsidRDefault="00556260" w:rsidP="00556260">
      <w:pPr>
        <w:spacing w:after="120"/>
        <w:jc w:val="both"/>
        <w:rPr>
          <w:color w:val="000000" w:themeColor="text1"/>
        </w:rPr>
      </w:pPr>
      <w:r>
        <w:rPr>
          <w:color w:val="000000" w:themeColor="text1"/>
        </w:rPr>
        <w:t xml:space="preserve">NOTE </w:t>
      </w:r>
      <w:r w:rsidR="003A2230">
        <w:rPr>
          <w:color w:val="000000" w:themeColor="text1"/>
        </w:rPr>
        <w:t>4</w:t>
      </w:r>
      <w:r>
        <w:rPr>
          <w:color w:val="000000" w:themeColor="text1"/>
        </w:rPr>
        <w:t xml:space="preserve"> –</w:t>
      </w:r>
      <w:r w:rsidRPr="0052622B">
        <w:rPr>
          <w:color w:val="000000" w:themeColor="text1"/>
        </w:rPr>
        <w:t>Th</w:t>
      </w:r>
      <w:r>
        <w:rPr>
          <w:color w:val="000000" w:themeColor="text1"/>
        </w:rPr>
        <w:t xml:space="preserve">e choice of data to be used </w:t>
      </w:r>
      <w:r w:rsidRPr="0052622B">
        <w:rPr>
          <w:color w:val="000000" w:themeColor="text1"/>
        </w:rPr>
        <w:t xml:space="preserve">is </w:t>
      </w:r>
      <w:r>
        <w:rPr>
          <w:color w:val="000000" w:themeColor="text1"/>
        </w:rPr>
        <w:t>managed</w:t>
      </w:r>
      <w:r w:rsidRPr="0052622B">
        <w:rPr>
          <w:color w:val="000000" w:themeColor="text1"/>
        </w:rPr>
        <w:t xml:space="preserve"> by</w:t>
      </w:r>
      <w:r w:rsidR="000215B3">
        <w:rPr>
          <w:color w:val="000000" w:themeColor="text1"/>
        </w:rPr>
        <w:t xml:space="preserve"> the</w:t>
      </w:r>
      <w:r w:rsidRPr="0052622B">
        <w:rPr>
          <w:color w:val="000000" w:themeColor="text1"/>
        </w:rPr>
        <w:t xml:space="preserve"> MLFO</w:t>
      </w:r>
      <w:r w:rsidRPr="00F67604">
        <w:t>[</w:t>
      </w:r>
      <w:r w:rsidR="00903FEC">
        <w:t>ITU-T Y.3172</w:t>
      </w:r>
      <w:r>
        <w:t>]</w:t>
      </w:r>
      <w:r w:rsidRPr="0052622B">
        <w:rPr>
          <w:color w:val="000000" w:themeColor="text1"/>
        </w:rPr>
        <w:t>.</w:t>
      </w:r>
    </w:p>
    <w:p w:rsidR="00556260" w:rsidRDefault="00556260" w:rsidP="00556260">
      <w:pPr>
        <w:spacing w:after="120"/>
        <w:jc w:val="both"/>
        <w:rPr>
          <w:color w:val="000000" w:themeColor="text1"/>
        </w:rPr>
      </w:pPr>
      <w:r>
        <w:rPr>
          <w:color w:val="000000" w:themeColor="text1"/>
        </w:rPr>
        <w:t xml:space="preserve">NOTE </w:t>
      </w:r>
      <w:r w:rsidR="003A2230">
        <w:rPr>
          <w:color w:val="000000" w:themeColor="text1"/>
        </w:rPr>
        <w:t>5</w:t>
      </w:r>
      <w:r>
        <w:rPr>
          <w:color w:val="000000" w:themeColor="text1"/>
        </w:rPr>
        <w:t xml:space="preserve"> – The combination of simulated and real data </w:t>
      </w:r>
      <w:r w:rsidRPr="0052622B">
        <w:rPr>
          <w:color w:val="000000" w:themeColor="text1"/>
        </w:rPr>
        <w:t xml:space="preserve">may </w:t>
      </w:r>
      <w:r>
        <w:rPr>
          <w:color w:val="000000" w:themeColor="text1"/>
        </w:rPr>
        <w:t xml:space="preserve">also </w:t>
      </w:r>
      <w:r w:rsidRPr="0052622B">
        <w:rPr>
          <w:color w:val="000000" w:themeColor="text1"/>
        </w:rPr>
        <w:t>include augmented data</w:t>
      </w:r>
      <w:r>
        <w:rPr>
          <w:color w:val="000000" w:themeColor="text1"/>
        </w:rPr>
        <w:t>.</w:t>
      </w:r>
    </w:p>
    <w:p w:rsidR="00556260" w:rsidRDefault="00556260" w:rsidP="00556260">
      <w:pPr>
        <w:spacing w:after="120"/>
        <w:jc w:val="both"/>
        <w:rPr>
          <w:color w:val="000000" w:themeColor="text1"/>
        </w:rPr>
      </w:pPr>
      <w:r>
        <w:rPr>
          <w:b/>
          <w:color w:val="000000" w:themeColor="text1"/>
        </w:rPr>
        <w:t>REQ-ML-SANDBOX-01</w:t>
      </w:r>
      <w:r w:rsidR="00304429">
        <w:rPr>
          <w:b/>
          <w:color w:val="000000" w:themeColor="text1"/>
        </w:rPr>
        <w:t>2</w:t>
      </w:r>
      <w:r w:rsidRPr="002F00FD">
        <w:rPr>
          <w:b/>
          <w:color w:val="000000" w:themeColor="text1"/>
        </w:rPr>
        <w:t>:</w:t>
      </w:r>
      <w:r w:rsidR="000215B3">
        <w:rPr>
          <w:bCs/>
          <w:color w:val="000000" w:themeColor="text1"/>
        </w:rPr>
        <w:t xml:space="preserve">The </w:t>
      </w:r>
      <w:r>
        <w:rPr>
          <w:color w:val="000000" w:themeColor="text1"/>
        </w:rPr>
        <w:t xml:space="preserve">ML </w:t>
      </w:r>
      <w:r w:rsidR="000215B3">
        <w:rPr>
          <w:color w:val="000000" w:themeColor="text1"/>
        </w:rPr>
        <w:t>s</w:t>
      </w:r>
      <w:r w:rsidRPr="00DC2508">
        <w:rPr>
          <w:color w:val="000000" w:themeColor="text1"/>
        </w:rPr>
        <w:t>andbox is</w:t>
      </w:r>
      <w:r w:rsidRPr="00487786">
        <w:rPr>
          <w:color w:val="000000" w:themeColor="text1"/>
        </w:rPr>
        <w:t xml:space="preserve"> required to support dynamic resource </w:t>
      </w:r>
      <w:r w:rsidR="00903FEC">
        <w:rPr>
          <w:color w:val="000000" w:themeColor="text1"/>
        </w:rPr>
        <w:t xml:space="preserve">management </w:t>
      </w:r>
      <w:r>
        <w:rPr>
          <w:color w:val="000000" w:themeColor="text1"/>
        </w:rPr>
        <w:t>for ML pipeline nodes</w:t>
      </w:r>
      <w:r w:rsidR="00B27CB7">
        <w:rPr>
          <w:color w:val="000000" w:themeColor="text1"/>
        </w:rPr>
        <w:t xml:space="preserve"> instantiated in the ML </w:t>
      </w:r>
      <w:r w:rsidR="000215B3">
        <w:rPr>
          <w:color w:val="000000" w:themeColor="text1"/>
        </w:rPr>
        <w:t>s</w:t>
      </w:r>
      <w:r w:rsidR="00B27CB7">
        <w:rPr>
          <w:color w:val="000000" w:themeColor="text1"/>
        </w:rPr>
        <w:t>andbox</w:t>
      </w:r>
      <w:r>
        <w:rPr>
          <w:color w:val="000000" w:themeColor="text1"/>
        </w:rPr>
        <w:t>.</w:t>
      </w:r>
    </w:p>
    <w:p w:rsidR="00556260" w:rsidRDefault="00556260" w:rsidP="00556260">
      <w:pPr>
        <w:spacing w:after="120"/>
        <w:jc w:val="both"/>
        <w:rPr>
          <w:color w:val="000000" w:themeColor="text1"/>
        </w:rPr>
      </w:pPr>
      <w:r>
        <w:rPr>
          <w:color w:val="000000" w:themeColor="text1"/>
        </w:rPr>
        <w:t xml:space="preserve">NOTE </w:t>
      </w:r>
      <w:r w:rsidR="003A2230">
        <w:rPr>
          <w:color w:val="000000" w:themeColor="text1"/>
        </w:rPr>
        <w:t xml:space="preserve">6 </w:t>
      </w:r>
      <w:r>
        <w:rPr>
          <w:color w:val="000000" w:themeColor="text1"/>
        </w:rPr>
        <w:t>–</w:t>
      </w:r>
      <w:r w:rsidR="00903FEC">
        <w:rPr>
          <w:color w:val="000000" w:themeColor="text1"/>
        </w:rPr>
        <w:t>The instances of ML pipelin</w:t>
      </w:r>
      <w:r w:rsidR="00B27CB7">
        <w:rPr>
          <w:color w:val="000000" w:themeColor="text1"/>
        </w:rPr>
        <w:t xml:space="preserve">e nodesin the ML </w:t>
      </w:r>
      <w:r w:rsidR="000215B3">
        <w:rPr>
          <w:color w:val="000000" w:themeColor="text1"/>
        </w:rPr>
        <w:t>s</w:t>
      </w:r>
      <w:r w:rsidR="00B27CB7">
        <w:rPr>
          <w:color w:val="000000" w:themeColor="text1"/>
        </w:rPr>
        <w:t>andbox (e.g.</w:t>
      </w:r>
      <w:r w:rsidR="003A2230">
        <w:rPr>
          <w:color w:val="000000" w:themeColor="text1"/>
        </w:rPr>
        <w:t>,</w:t>
      </w:r>
      <w:r w:rsidR="00B27CB7">
        <w:rPr>
          <w:color w:val="000000" w:themeColor="text1"/>
        </w:rPr>
        <w:t xml:space="preserve"> simulated SRC</w:t>
      </w:r>
      <w:r w:rsidR="000215B3">
        <w:rPr>
          <w:color w:val="000000" w:themeColor="text1"/>
        </w:rPr>
        <w:t xml:space="preserve"> node</w:t>
      </w:r>
      <w:r w:rsidR="00B27CB7">
        <w:rPr>
          <w:color w:val="000000" w:themeColor="text1"/>
        </w:rPr>
        <w:t xml:space="preserve">) </w:t>
      </w:r>
      <w:r w:rsidR="00903FEC">
        <w:rPr>
          <w:color w:val="000000" w:themeColor="text1"/>
        </w:rPr>
        <w:t xml:space="preserve">may need resource management mechanisms like dynamic resource allocation. </w:t>
      </w:r>
      <w:r w:rsidR="000215B3">
        <w:rPr>
          <w:color w:val="000000" w:themeColor="text1"/>
        </w:rPr>
        <w:t xml:space="preserve">The </w:t>
      </w:r>
      <w:r w:rsidR="00903FEC">
        <w:rPr>
          <w:color w:val="000000" w:themeColor="text1"/>
        </w:rPr>
        <w:t xml:space="preserve">ML </w:t>
      </w:r>
      <w:r w:rsidR="000215B3">
        <w:rPr>
          <w:color w:val="000000" w:themeColor="text1"/>
        </w:rPr>
        <w:t>s</w:t>
      </w:r>
      <w:r w:rsidR="00903FEC">
        <w:rPr>
          <w:color w:val="000000" w:themeColor="text1"/>
        </w:rPr>
        <w:t xml:space="preserve">andbox </w:t>
      </w:r>
      <w:r w:rsidR="00B27CB7">
        <w:rPr>
          <w:color w:val="000000" w:themeColor="text1"/>
        </w:rPr>
        <w:t>may use</w:t>
      </w:r>
      <w:r w:rsidRPr="00487786">
        <w:rPr>
          <w:color w:val="000000" w:themeColor="text1"/>
        </w:rPr>
        <w:t xml:space="preserve">various request handling mechanisms like </w:t>
      </w:r>
      <w:r>
        <w:rPr>
          <w:color w:val="000000" w:themeColor="text1"/>
        </w:rPr>
        <w:t>load balancing</w:t>
      </w:r>
      <w:r w:rsidR="00B27CB7">
        <w:rPr>
          <w:color w:val="000000" w:themeColor="text1"/>
        </w:rPr>
        <w:t xml:space="preserve"> towards ML pipeline nodes (e.g.</w:t>
      </w:r>
      <w:r w:rsidR="003A2230">
        <w:rPr>
          <w:color w:val="000000" w:themeColor="text1"/>
        </w:rPr>
        <w:t>,</w:t>
      </w:r>
      <w:r w:rsidR="00B27CB7">
        <w:rPr>
          <w:color w:val="000000" w:themeColor="text1"/>
        </w:rPr>
        <w:t xml:space="preserve"> ML model) in </w:t>
      </w:r>
      <w:r w:rsidR="000215B3">
        <w:rPr>
          <w:color w:val="000000" w:themeColor="text1"/>
        </w:rPr>
        <w:t xml:space="preserve">the </w:t>
      </w:r>
      <w:r w:rsidR="00B27CB7">
        <w:rPr>
          <w:color w:val="000000" w:themeColor="text1"/>
        </w:rPr>
        <w:t xml:space="preserve">ML </w:t>
      </w:r>
      <w:r w:rsidR="000215B3">
        <w:rPr>
          <w:color w:val="000000" w:themeColor="text1"/>
        </w:rPr>
        <w:t>s</w:t>
      </w:r>
      <w:r w:rsidR="00B27CB7">
        <w:rPr>
          <w:color w:val="000000" w:themeColor="text1"/>
        </w:rPr>
        <w:t>andbox</w:t>
      </w:r>
      <w:r w:rsidRPr="00487786">
        <w:rPr>
          <w:color w:val="000000" w:themeColor="text1"/>
        </w:rPr>
        <w:t>.</w:t>
      </w:r>
    </w:p>
    <w:p w:rsidR="00556260" w:rsidRDefault="00556260" w:rsidP="00556260">
      <w:pPr>
        <w:spacing w:after="120"/>
        <w:jc w:val="both"/>
        <w:rPr>
          <w:color w:val="000000" w:themeColor="text1"/>
        </w:rPr>
      </w:pPr>
      <w:r>
        <w:rPr>
          <w:b/>
          <w:color w:val="000000" w:themeColor="text1"/>
        </w:rPr>
        <w:t>REQ-ML-SANDBOX-01</w:t>
      </w:r>
      <w:r w:rsidR="00304429">
        <w:rPr>
          <w:b/>
          <w:color w:val="000000" w:themeColor="text1"/>
        </w:rPr>
        <w:t>3</w:t>
      </w:r>
      <w:r>
        <w:rPr>
          <w:b/>
          <w:color w:val="000000" w:themeColor="text1"/>
        </w:rPr>
        <w:t xml:space="preserve">: </w:t>
      </w:r>
      <w:r w:rsidR="000215B3">
        <w:rPr>
          <w:bCs/>
          <w:color w:val="000000" w:themeColor="text1"/>
        </w:rPr>
        <w:t xml:space="preserve">The </w:t>
      </w:r>
      <w:r w:rsidRPr="0080196A">
        <w:rPr>
          <w:color w:val="000000" w:themeColor="text1"/>
        </w:rPr>
        <w:t xml:space="preserve">ML </w:t>
      </w:r>
      <w:r w:rsidR="000215B3">
        <w:rPr>
          <w:color w:val="000000" w:themeColor="text1"/>
        </w:rPr>
        <w:t>s</w:t>
      </w:r>
      <w:r w:rsidRPr="003C4E1B">
        <w:rPr>
          <w:color w:val="000000" w:themeColor="text1"/>
        </w:rPr>
        <w:t>andbox</w:t>
      </w:r>
      <w:r>
        <w:rPr>
          <w:color w:val="000000" w:themeColor="text1"/>
        </w:rPr>
        <w:t xml:space="preserve"> is required to </w:t>
      </w:r>
      <w:r w:rsidR="00AE424C">
        <w:rPr>
          <w:color w:val="000000" w:themeColor="text1"/>
        </w:rPr>
        <w:t xml:space="preserve">enable </w:t>
      </w:r>
      <w:r>
        <w:rPr>
          <w:color w:val="000000" w:themeColor="text1"/>
        </w:rPr>
        <w:t>granular evaluation</w:t>
      </w:r>
      <w:r w:rsidR="009220E2">
        <w:rPr>
          <w:color w:val="000000" w:themeColor="text1"/>
        </w:rPr>
        <w:t xml:space="preserve"> of </w:t>
      </w:r>
      <w:r>
        <w:rPr>
          <w:color w:val="000000" w:themeColor="text1"/>
        </w:rPr>
        <w:t>ML test cases.</w:t>
      </w:r>
    </w:p>
    <w:p w:rsidR="00556260" w:rsidRDefault="00556260" w:rsidP="00556260">
      <w:pPr>
        <w:spacing w:after="120"/>
        <w:jc w:val="both"/>
        <w:rPr>
          <w:color w:val="000000" w:themeColor="text1"/>
        </w:rPr>
      </w:pPr>
      <w:r w:rsidRPr="003A6BD6">
        <w:rPr>
          <w:color w:val="000000" w:themeColor="text1"/>
        </w:rPr>
        <w:t xml:space="preserve">NOTE </w:t>
      </w:r>
      <w:r w:rsidR="003A2230">
        <w:rPr>
          <w:color w:val="000000" w:themeColor="text1"/>
        </w:rPr>
        <w:t xml:space="preserve">7 </w:t>
      </w:r>
      <w:r w:rsidRPr="003A6BD6">
        <w:rPr>
          <w:color w:val="000000" w:themeColor="text1"/>
        </w:rPr>
        <w:t>–</w:t>
      </w:r>
      <w:r w:rsidR="00B27CB7">
        <w:rPr>
          <w:color w:val="000000" w:themeColor="text1"/>
        </w:rPr>
        <w:t xml:space="preserve">In case of </w:t>
      </w:r>
      <w:r>
        <w:rPr>
          <w:color w:val="000000" w:themeColor="text1"/>
        </w:rPr>
        <w:t xml:space="preserve">batch jobs </w:t>
      </w:r>
      <w:r w:rsidR="00AE424C">
        <w:rPr>
          <w:color w:val="000000" w:themeColor="text1"/>
        </w:rPr>
        <w:t xml:space="preserve">(combined test cases) </w:t>
      </w:r>
      <w:r w:rsidR="00B27CB7">
        <w:rPr>
          <w:color w:val="000000" w:themeColor="text1"/>
        </w:rPr>
        <w:t xml:space="preserve">which are </w:t>
      </w:r>
      <w:r>
        <w:rPr>
          <w:color w:val="000000" w:themeColor="text1"/>
        </w:rPr>
        <w:t xml:space="preserve">triggered by the ML </w:t>
      </w:r>
      <w:r w:rsidR="007B491A">
        <w:rPr>
          <w:color w:val="000000" w:themeColor="text1"/>
        </w:rPr>
        <w:t>s</w:t>
      </w:r>
      <w:r>
        <w:rPr>
          <w:color w:val="000000" w:themeColor="text1"/>
        </w:rPr>
        <w:t>andbox</w:t>
      </w:r>
      <w:r w:rsidR="00B27CB7">
        <w:rPr>
          <w:color w:val="000000" w:themeColor="text1"/>
        </w:rPr>
        <w:t>, isolation of problems found in the evaluation stage need granular information</w:t>
      </w:r>
      <w:r w:rsidR="00AE424C">
        <w:rPr>
          <w:color w:val="000000" w:themeColor="text1"/>
        </w:rPr>
        <w:t xml:space="preserve"> on the specific test case which failed</w:t>
      </w:r>
      <w:r w:rsidR="00B27CB7">
        <w:rPr>
          <w:color w:val="000000" w:themeColor="text1"/>
        </w:rPr>
        <w:t xml:space="preserve">. </w:t>
      </w:r>
      <w:r w:rsidR="007B491A">
        <w:rPr>
          <w:color w:val="000000" w:themeColor="text1"/>
        </w:rPr>
        <w:t xml:space="preserve">The </w:t>
      </w:r>
      <w:r w:rsidR="00B27CB7">
        <w:rPr>
          <w:color w:val="000000" w:themeColor="text1"/>
        </w:rPr>
        <w:t xml:space="preserve">ML </w:t>
      </w:r>
      <w:r w:rsidR="007B491A">
        <w:rPr>
          <w:color w:val="000000" w:themeColor="text1"/>
        </w:rPr>
        <w:t>s</w:t>
      </w:r>
      <w:r w:rsidR="00B27CB7">
        <w:rPr>
          <w:color w:val="000000" w:themeColor="text1"/>
        </w:rPr>
        <w:t xml:space="preserve">andbox is needed to enable </w:t>
      </w:r>
      <w:r w:rsidR="00AE424C">
        <w:rPr>
          <w:color w:val="000000" w:themeColor="text1"/>
        </w:rPr>
        <w:t>such granular evaluation.</w:t>
      </w:r>
    </w:p>
    <w:p w:rsidR="00556260" w:rsidRDefault="00556260" w:rsidP="00556260">
      <w:pPr>
        <w:jc w:val="both"/>
        <w:rPr>
          <w:color w:val="000000" w:themeColor="text1"/>
        </w:rPr>
      </w:pPr>
      <w:r>
        <w:rPr>
          <w:b/>
          <w:color w:val="000000" w:themeColor="text1"/>
        </w:rPr>
        <w:t>REQ-ML-SANDBOX-</w:t>
      </w:r>
      <w:r w:rsidR="00304429">
        <w:rPr>
          <w:b/>
          <w:color w:val="000000" w:themeColor="text1"/>
        </w:rPr>
        <w:t>01</w:t>
      </w:r>
      <w:r>
        <w:rPr>
          <w:b/>
          <w:color w:val="000000" w:themeColor="text1"/>
        </w:rPr>
        <w:t xml:space="preserve">4: </w:t>
      </w:r>
      <w:r w:rsidR="007B491A">
        <w:rPr>
          <w:bCs/>
          <w:color w:val="000000" w:themeColor="text1"/>
        </w:rPr>
        <w:t xml:space="preserve">The </w:t>
      </w:r>
      <w:r w:rsidRPr="0080196A">
        <w:rPr>
          <w:color w:val="000000" w:themeColor="text1"/>
        </w:rPr>
        <w:t xml:space="preserve">ML </w:t>
      </w:r>
      <w:r w:rsidR="007B491A">
        <w:rPr>
          <w:color w:val="000000" w:themeColor="text1"/>
        </w:rPr>
        <w:t>s</w:t>
      </w:r>
      <w:r w:rsidRPr="0080196A">
        <w:rPr>
          <w:color w:val="000000" w:themeColor="text1"/>
        </w:rPr>
        <w:t xml:space="preserve">andbox is required to support </w:t>
      </w:r>
      <w:r>
        <w:rPr>
          <w:color w:val="000000" w:themeColor="text1"/>
        </w:rPr>
        <w:t>monitoring and evaluating network intelligence level.</w:t>
      </w:r>
    </w:p>
    <w:p w:rsidR="00556260" w:rsidRPr="0080196A" w:rsidRDefault="00556260" w:rsidP="00556260">
      <w:pPr>
        <w:widowControl w:val="0"/>
        <w:autoSpaceDE w:val="0"/>
        <w:autoSpaceDN w:val="0"/>
        <w:adjustRightInd w:val="0"/>
        <w:spacing w:after="240" w:line="360" w:lineRule="atLeast"/>
        <w:rPr>
          <w:color w:val="000000" w:themeColor="text1"/>
        </w:rPr>
      </w:pPr>
      <w:r>
        <w:rPr>
          <w:color w:val="000000" w:themeColor="text1"/>
        </w:rPr>
        <w:t xml:space="preserve">NOTE </w:t>
      </w:r>
      <w:r w:rsidR="003A2230">
        <w:rPr>
          <w:color w:val="000000" w:themeColor="text1"/>
        </w:rPr>
        <w:t xml:space="preserve">8 </w:t>
      </w:r>
      <w:r>
        <w:rPr>
          <w:color w:val="000000" w:themeColor="text1"/>
        </w:rPr>
        <w:t xml:space="preserve">– </w:t>
      </w:r>
      <w:r w:rsidR="003A2230">
        <w:rPr>
          <w:color w:val="000000" w:themeColor="text1"/>
        </w:rPr>
        <w:t>S</w:t>
      </w:r>
      <w:r>
        <w:rPr>
          <w:color w:val="000000" w:themeColor="text1"/>
        </w:rPr>
        <w:t>ee [ITU-T Y.3173] for monitoring and evaluating network intelligence level.</w:t>
      </w:r>
    </w:p>
    <w:p w:rsidR="00556260" w:rsidRDefault="00556260" w:rsidP="00556260">
      <w:pPr>
        <w:spacing w:after="120"/>
        <w:jc w:val="both"/>
        <w:rPr>
          <w:rFonts w:eastAsia="Times New Roman"/>
        </w:rPr>
      </w:pPr>
      <w:r>
        <w:rPr>
          <w:b/>
          <w:color w:val="000000" w:themeColor="text1"/>
        </w:rPr>
        <w:t>REQ-ML-SANDBOX-01</w:t>
      </w:r>
      <w:r w:rsidR="00304429">
        <w:rPr>
          <w:b/>
          <w:color w:val="000000" w:themeColor="text1"/>
        </w:rPr>
        <w:t>5</w:t>
      </w:r>
      <w:r>
        <w:rPr>
          <w:b/>
          <w:color w:val="000000" w:themeColor="text1"/>
        </w:rPr>
        <w:t>:</w:t>
      </w:r>
      <w:r w:rsidR="007B491A">
        <w:rPr>
          <w:color w:val="000000" w:themeColor="text1"/>
        </w:rPr>
        <w:t xml:space="preserve">The </w:t>
      </w:r>
      <w:r>
        <w:rPr>
          <w:color w:val="000000" w:themeColor="text1"/>
        </w:rPr>
        <w:t xml:space="preserve">ML </w:t>
      </w:r>
      <w:r w:rsidR="007B491A">
        <w:rPr>
          <w:color w:val="000000" w:themeColor="text1"/>
        </w:rPr>
        <w:t>s</w:t>
      </w:r>
      <w:r w:rsidRPr="0052622B">
        <w:rPr>
          <w:color w:val="000000" w:themeColor="text1"/>
        </w:rPr>
        <w:t xml:space="preserve">andbox is required to </w:t>
      </w:r>
      <w:r>
        <w:rPr>
          <w:color w:val="000000" w:themeColor="text1"/>
        </w:rPr>
        <w:t>support</w:t>
      </w:r>
      <w:r w:rsidRPr="0052622B">
        <w:rPr>
          <w:color w:val="000000" w:themeColor="text1"/>
        </w:rPr>
        <w:t xml:space="preserve"> testing techniques </w:t>
      </w:r>
      <w:r>
        <w:rPr>
          <w:color w:val="000000" w:themeColor="text1"/>
        </w:rPr>
        <w:t>to enhance</w:t>
      </w:r>
      <w:r>
        <w:rPr>
          <w:rFonts w:eastAsia="Times New Roman"/>
        </w:rPr>
        <w:t xml:space="preserve"> the robustness of the </w:t>
      </w:r>
      <w:r w:rsidR="00AE424C">
        <w:rPr>
          <w:rFonts w:eastAsia="Times New Roman"/>
        </w:rPr>
        <w:t>ML pipelines</w:t>
      </w:r>
      <w:r>
        <w:rPr>
          <w:rFonts w:eastAsia="Times New Roman"/>
        </w:rPr>
        <w:t>.</w:t>
      </w:r>
    </w:p>
    <w:p w:rsidR="00556260" w:rsidRDefault="00556260" w:rsidP="00556260">
      <w:pPr>
        <w:spacing w:after="120"/>
        <w:jc w:val="both"/>
        <w:rPr>
          <w:color w:val="000000" w:themeColor="text1"/>
        </w:rPr>
      </w:pPr>
      <w:r>
        <w:rPr>
          <w:color w:val="000000" w:themeColor="text1"/>
        </w:rPr>
        <w:t xml:space="preserve">NOTE </w:t>
      </w:r>
      <w:r w:rsidR="003A2230">
        <w:rPr>
          <w:color w:val="000000" w:themeColor="text1"/>
        </w:rPr>
        <w:t xml:space="preserve">9 </w:t>
      </w:r>
      <w:r>
        <w:rPr>
          <w:color w:val="000000" w:themeColor="text1"/>
        </w:rPr>
        <w:t xml:space="preserve">– </w:t>
      </w:r>
      <w:r w:rsidR="00AE424C">
        <w:rPr>
          <w:color w:val="000000" w:themeColor="text1"/>
        </w:rPr>
        <w:t xml:space="preserve">Examples of testing techniques include </w:t>
      </w:r>
      <w:r w:rsidRPr="007B491A">
        <w:rPr>
          <w:color w:val="000000" w:themeColor="text1"/>
          <w:highlight w:val="yellow"/>
        </w:rPr>
        <w:t>Generative Adversarial Networks (GANs)</w:t>
      </w:r>
      <w:r w:rsidR="00194410">
        <w:rPr>
          <w:color w:val="000000" w:themeColor="text1"/>
        </w:rPr>
        <w:t>[</w:t>
      </w:r>
      <w:r w:rsidR="00194410" w:rsidRPr="00194410">
        <w:rPr>
          <w:color w:val="000000" w:themeColor="text1"/>
          <w:highlight w:val="yellow"/>
        </w:rPr>
        <w:t>ref</w:t>
      </w:r>
      <w:r w:rsidR="0044775D" w:rsidRPr="00497160">
        <w:rPr>
          <w:color w:val="000000" w:themeColor="text1"/>
          <w:highlight w:val="yellow"/>
        </w:rPr>
        <w:t>XXX</w:t>
      </w:r>
      <w:r w:rsidR="00194410">
        <w:rPr>
          <w:color w:val="000000" w:themeColor="text1"/>
        </w:rPr>
        <w:t xml:space="preserve">] </w:t>
      </w:r>
      <w:r w:rsidR="00AE424C">
        <w:rPr>
          <w:color w:val="000000" w:themeColor="text1"/>
        </w:rPr>
        <w:t xml:space="preserve">for testing </w:t>
      </w:r>
      <w:r>
        <w:rPr>
          <w:color w:val="000000" w:themeColor="text1"/>
        </w:rPr>
        <w:t>ML model</w:t>
      </w:r>
      <w:r w:rsidR="00AE424C">
        <w:rPr>
          <w:color w:val="000000" w:themeColor="text1"/>
        </w:rPr>
        <w:t>s, data generation techniques for ensuring quality and augmentation of simulated data, simulation of failure scenarios or rare scenarios for ML model training.</w:t>
      </w:r>
    </w:p>
    <w:p w:rsidR="00495C1A" w:rsidRPr="003A6BD6" w:rsidRDefault="00495C1A" w:rsidP="00495C1A">
      <w:pPr>
        <w:spacing w:after="120"/>
        <w:jc w:val="both"/>
        <w:rPr>
          <w:color w:val="000000" w:themeColor="text1"/>
        </w:rPr>
      </w:pPr>
      <w:r>
        <w:rPr>
          <w:b/>
          <w:color w:val="000000" w:themeColor="text1"/>
        </w:rPr>
        <w:t>REQ-ML-SANDBOX-0</w:t>
      </w:r>
      <w:r w:rsidR="00304429">
        <w:rPr>
          <w:b/>
          <w:color w:val="000000" w:themeColor="text1"/>
        </w:rPr>
        <w:t>16</w:t>
      </w:r>
      <w:r>
        <w:rPr>
          <w:b/>
          <w:color w:val="000000" w:themeColor="text1"/>
        </w:rPr>
        <w:t xml:space="preserve">: </w:t>
      </w:r>
      <w:r w:rsidR="007B491A">
        <w:rPr>
          <w:bCs/>
          <w:color w:val="000000" w:themeColor="text1"/>
        </w:rPr>
        <w:t xml:space="preserve">The </w:t>
      </w:r>
      <w:r w:rsidRPr="003A6BD6">
        <w:rPr>
          <w:color w:val="000000" w:themeColor="text1"/>
        </w:rPr>
        <w:t xml:space="preserve">ML </w:t>
      </w:r>
      <w:r w:rsidR="007B491A">
        <w:rPr>
          <w:color w:val="000000" w:themeColor="text1"/>
        </w:rPr>
        <w:t>s</w:t>
      </w:r>
      <w:r w:rsidRPr="003C4E1B">
        <w:rPr>
          <w:color w:val="000000" w:themeColor="text1"/>
        </w:rPr>
        <w:t>andbox</w:t>
      </w:r>
      <w:r w:rsidRPr="0080196A">
        <w:rPr>
          <w:color w:val="000000" w:themeColor="text1"/>
        </w:rPr>
        <w:t xml:space="preserve">is required to produce </w:t>
      </w:r>
      <w:r w:rsidR="00194410">
        <w:rPr>
          <w:color w:val="000000" w:themeColor="text1"/>
        </w:rPr>
        <w:t xml:space="preserve">output of simulations, </w:t>
      </w:r>
      <w:r w:rsidR="00194410" w:rsidRPr="0080196A">
        <w:rPr>
          <w:color w:val="000000" w:themeColor="text1"/>
        </w:rPr>
        <w:t>tests</w:t>
      </w:r>
      <w:r w:rsidR="00194410">
        <w:rPr>
          <w:color w:val="000000" w:themeColor="text1"/>
        </w:rPr>
        <w:t xml:space="preserve">, and </w:t>
      </w:r>
      <w:r w:rsidR="00194410" w:rsidRPr="0080196A">
        <w:rPr>
          <w:color w:val="000000" w:themeColor="text1"/>
        </w:rPr>
        <w:t xml:space="preserve">evaluations </w:t>
      </w:r>
      <w:r w:rsidR="00194410">
        <w:rPr>
          <w:color w:val="000000" w:themeColor="text1"/>
        </w:rPr>
        <w:t xml:space="preserve">in </w:t>
      </w:r>
      <w:r w:rsidRPr="0080196A">
        <w:rPr>
          <w:color w:val="000000" w:themeColor="text1"/>
        </w:rPr>
        <w:t>machine-readable f</w:t>
      </w:r>
      <w:r>
        <w:rPr>
          <w:color w:val="000000" w:themeColor="text1"/>
        </w:rPr>
        <w:t>ormat</w:t>
      </w:r>
      <w:r w:rsidRPr="0080196A">
        <w:rPr>
          <w:color w:val="000000" w:themeColor="text1"/>
        </w:rPr>
        <w:t>.</w:t>
      </w:r>
    </w:p>
    <w:p w:rsidR="00E57937" w:rsidRDefault="003204CD" w:rsidP="00E57937">
      <w:pPr>
        <w:pStyle w:val="Heading2"/>
      </w:pPr>
      <w:bookmarkStart w:id="52" w:name="_Toc95407352"/>
      <w:r>
        <w:lastRenderedPageBreak/>
        <w:t>7</w:t>
      </w:r>
      <w:r w:rsidR="00E57937" w:rsidRPr="00F530A0">
        <w:t>.</w:t>
      </w:r>
      <w:r w:rsidR="00E57937">
        <w:t>3Communication</w:t>
      </w:r>
      <w:r w:rsidR="00E57937" w:rsidRPr="00F530A0">
        <w:t xml:space="preserve"> re</w:t>
      </w:r>
      <w:r w:rsidR="00E57937" w:rsidRPr="00877D3C">
        <w:t>quirements</w:t>
      </w:r>
      <w:bookmarkEnd w:id="52"/>
    </w:p>
    <w:p w:rsidR="00556260" w:rsidRDefault="00556260" w:rsidP="00865A91">
      <w:pPr>
        <w:rPr>
          <w:lang w:eastAsia="en-US"/>
        </w:rPr>
      </w:pPr>
    </w:p>
    <w:p w:rsidR="00556260" w:rsidRDefault="00556260" w:rsidP="00556260">
      <w:pPr>
        <w:spacing w:after="120"/>
        <w:jc w:val="both"/>
        <w:rPr>
          <w:color w:val="000000" w:themeColor="text1"/>
        </w:rPr>
      </w:pPr>
      <w:r w:rsidRPr="00DF278E">
        <w:rPr>
          <w:b/>
          <w:color w:val="000000" w:themeColor="text1"/>
        </w:rPr>
        <w:t>REQ-ML-SANDBOX-0</w:t>
      </w:r>
      <w:r w:rsidR="00304429">
        <w:rPr>
          <w:b/>
          <w:color w:val="000000" w:themeColor="text1"/>
        </w:rPr>
        <w:t>17</w:t>
      </w:r>
      <w:r w:rsidRPr="00DF278E">
        <w:rPr>
          <w:b/>
          <w:color w:val="000000" w:themeColor="text1"/>
        </w:rPr>
        <w:t>:</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andbox is required to support data handling reference points towards technology-specific simulated ML underlay</w:t>
      </w:r>
      <w:r w:rsidR="007B491A">
        <w:rPr>
          <w:color w:val="000000" w:themeColor="text1"/>
        </w:rPr>
        <w:t xml:space="preserve"> network</w:t>
      </w:r>
      <w:r w:rsidRPr="00F67604">
        <w:rPr>
          <w:color w:val="000000" w:themeColor="text1"/>
        </w:rPr>
        <w:t>s.</w:t>
      </w:r>
    </w:p>
    <w:p w:rsidR="00556260" w:rsidRPr="00F67604" w:rsidRDefault="00556260" w:rsidP="00556260">
      <w:pPr>
        <w:spacing w:after="120"/>
        <w:jc w:val="both"/>
        <w:rPr>
          <w:color w:val="000000" w:themeColor="text1"/>
        </w:rPr>
      </w:pPr>
      <w:r>
        <w:rPr>
          <w:color w:val="000000" w:themeColor="text1"/>
        </w:rPr>
        <w:t xml:space="preserve">NOTE </w:t>
      </w:r>
      <w:r w:rsidR="003A2230">
        <w:rPr>
          <w:color w:val="000000" w:themeColor="text1"/>
        </w:rPr>
        <w:t xml:space="preserve">1 </w:t>
      </w:r>
      <w:r>
        <w:rPr>
          <w:color w:val="000000" w:themeColor="text1"/>
        </w:rPr>
        <w:t xml:space="preserve">– </w:t>
      </w:r>
      <w:r w:rsidR="004132A5">
        <w:rPr>
          <w:color w:val="000000" w:themeColor="text1"/>
        </w:rPr>
        <w:t>D</w:t>
      </w:r>
      <w:r w:rsidRPr="003B0EA5">
        <w:rPr>
          <w:color w:val="000000" w:themeColor="text1"/>
        </w:rPr>
        <w:t xml:space="preserve">ata handling reference points </w:t>
      </w:r>
      <w:r>
        <w:rPr>
          <w:color w:val="000000" w:themeColor="text1"/>
        </w:rPr>
        <w:t xml:space="preserve">are defined in </w:t>
      </w:r>
      <w:r w:rsidRPr="00DF278E">
        <w:rPr>
          <w:color w:val="000000" w:themeColor="text1"/>
        </w:rPr>
        <w:t>[ITU-T Y.3174]</w:t>
      </w:r>
      <w:r>
        <w:rPr>
          <w:color w:val="000000" w:themeColor="text1"/>
        </w:rPr>
        <w:t>.</w:t>
      </w:r>
    </w:p>
    <w:p w:rsidR="00556260" w:rsidRPr="00F67604" w:rsidRDefault="00556260" w:rsidP="00556260">
      <w:pPr>
        <w:jc w:val="both"/>
        <w:rPr>
          <w:color w:val="000000" w:themeColor="text1"/>
        </w:rPr>
      </w:pPr>
      <w:r w:rsidRPr="00DF278E">
        <w:rPr>
          <w:b/>
          <w:color w:val="000000" w:themeColor="text1"/>
        </w:rPr>
        <w:t>REQ-ML-SANDBOX-0</w:t>
      </w:r>
      <w:r w:rsidR="00304429">
        <w:rPr>
          <w:b/>
          <w:color w:val="000000" w:themeColor="text1"/>
        </w:rPr>
        <w:t>18</w:t>
      </w:r>
      <w:r w:rsidRPr="00DF278E">
        <w:rPr>
          <w:b/>
          <w:color w:val="000000" w:themeColor="text1"/>
        </w:rPr>
        <w:t>:</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 xml:space="preserve">andbox is required to support the transfer of trained models across the different ML pipelines in the </w:t>
      </w:r>
      <w:r w:rsidR="007B491A">
        <w:rPr>
          <w:color w:val="000000" w:themeColor="text1"/>
        </w:rPr>
        <w:t>s</w:t>
      </w:r>
      <w:r w:rsidRPr="00F67604">
        <w:rPr>
          <w:color w:val="000000" w:themeColor="text1"/>
        </w:rPr>
        <w:t xml:space="preserve">andbox as well as to </w:t>
      </w:r>
      <w:r w:rsidR="00C361B0" w:rsidRPr="00DD4D3F">
        <w:rPr>
          <w:color w:val="000000" w:themeColor="text1"/>
        </w:rPr>
        <w:t>other subsystems in the ML overlay</w:t>
      </w:r>
      <w:r w:rsidRPr="00F67604">
        <w:rPr>
          <w:color w:val="000000" w:themeColor="text1"/>
        </w:rPr>
        <w:t>.</w:t>
      </w:r>
    </w:p>
    <w:p w:rsidR="00702A7F" w:rsidRDefault="00702A7F" w:rsidP="00556260">
      <w:pPr>
        <w:jc w:val="both"/>
        <w:rPr>
          <w:color w:val="000000" w:themeColor="text1"/>
        </w:rPr>
      </w:pPr>
    </w:p>
    <w:p w:rsidR="00556260" w:rsidRDefault="00702A7F" w:rsidP="00556260">
      <w:pPr>
        <w:jc w:val="both"/>
        <w:rPr>
          <w:color w:val="000000" w:themeColor="text1"/>
        </w:rPr>
      </w:pPr>
      <w:r>
        <w:rPr>
          <w:color w:val="000000" w:themeColor="text1"/>
        </w:rPr>
        <w:t>NOTE</w:t>
      </w:r>
      <w:r w:rsidR="004132A5">
        <w:rPr>
          <w:color w:val="000000" w:themeColor="text1"/>
        </w:rPr>
        <w:t xml:space="preserve"> 2 </w:t>
      </w:r>
      <w:r>
        <w:rPr>
          <w:color w:val="000000" w:themeColor="text1"/>
        </w:rPr>
        <w:t xml:space="preserve">- Application and reuse of trained models from the </w:t>
      </w:r>
      <w:r w:rsidR="004132A5">
        <w:rPr>
          <w:color w:val="000000" w:themeColor="text1"/>
        </w:rPr>
        <w:t xml:space="preserve">ML </w:t>
      </w:r>
      <w:r w:rsidR="007B491A">
        <w:rPr>
          <w:color w:val="000000" w:themeColor="text1"/>
        </w:rPr>
        <w:t>s</w:t>
      </w:r>
      <w:r>
        <w:rPr>
          <w:color w:val="000000" w:themeColor="text1"/>
        </w:rPr>
        <w:t xml:space="preserve">andbox for many use cases are examples of scenarios where transfer of trained models across different ML pipelines in the </w:t>
      </w:r>
      <w:r w:rsidR="004132A5">
        <w:rPr>
          <w:color w:val="000000" w:themeColor="text1"/>
        </w:rPr>
        <w:t xml:space="preserve">ML </w:t>
      </w:r>
      <w:r w:rsidR="007B491A">
        <w:rPr>
          <w:color w:val="000000" w:themeColor="text1"/>
        </w:rPr>
        <w:t>s</w:t>
      </w:r>
      <w:r>
        <w:rPr>
          <w:color w:val="000000" w:themeColor="text1"/>
        </w:rPr>
        <w:t xml:space="preserve">andbox is required. Transfer and deployment of trained models in </w:t>
      </w:r>
      <w:r w:rsidRPr="004D696A">
        <w:rPr>
          <w:color w:val="000000" w:themeColor="text1"/>
        </w:rPr>
        <w:t>live n</w:t>
      </w:r>
      <w:r>
        <w:rPr>
          <w:color w:val="000000" w:themeColor="text1"/>
        </w:rPr>
        <w:t xml:space="preserve">etwork to enable specific use cases is an example of scenario which requires transfer of trained models from the </w:t>
      </w:r>
      <w:r w:rsidR="004132A5">
        <w:rPr>
          <w:color w:val="000000" w:themeColor="text1"/>
        </w:rPr>
        <w:t xml:space="preserve">ML </w:t>
      </w:r>
      <w:r w:rsidR="007B491A">
        <w:rPr>
          <w:color w:val="000000" w:themeColor="text1"/>
        </w:rPr>
        <w:t>s</w:t>
      </w:r>
      <w:r>
        <w:rPr>
          <w:color w:val="000000" w:themeColor="text1"/>
        </w:rPr>
        <w:t xml:space="preserve">andbox to other ML overlays. </w:t>
      </w:r>
    </w:p>
    <w:p w:rsidR="00702A7F" w:rsidRPr="00F67604" w:rsidRDefault="00702A7F" w:rsidP="00556260">
      <w:pPr>
        <w:jc w:val="both"/>
        <w:rPr>
          <w:color w:val="000000" w:themeColor="text1"/>
        </w:rPr>
      </w:pPr>
    </w:p>
    <w:p w:rsidR="00556260" w:rsidRPr="00F67604" w:rsidRDefault="00556260" w:rsidP="00556260">
      <w:pPr>
        <w:jc w:val="both"/>
        <w:rPr>
          <w:color w:val="000000" w:themeColor="text1"/>
        </w:rPr>
      </w:pPr>
      <w:r w:rsidRPr="00DE4677">
        <w:rPr>
          <w:b/>
          <w:color w:val="000000" w:themeColor="text1"/>
        </w:rPr>
        <w:t>REQ-ML-SANDBOX-0</w:t>
      </w:r>
      <w:r w:rsidR="00304429">
        <w:rPr>
          <w:b/>
          <w:color w:val="000000" w:themeColor="text1"/>
        </w:rPr>
        <w:t>19</w:t>
      </w:r>
      <w:r w:rsidRPr="00DE4677">
        <w:rPr>
          <w:b/>
          <w:color w:val="000000" w:themeColor="text1"/>
        </w:rPr>
        <w:t>:</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andbox is required to support the transfer of data for training or testing models across different ML pipelines in the Sandbox as well as to other ML overlays.</w:t>
      </w:r>
    </w:p>
    <w:p w:rsidR="00556260" w:rsidRPr="00F67604" w:rsidRDefault="00556260" w:rsidP="00556260">
      <w:pPr>
        <w:jc w:val="both"/>
        <w:rPr>
          <w:color w:val="000000" w:themeColor="text1"/>
        </w:rPr>
      </w:pPr>
    </w:p>
    <w:p w:rsidR="00556260" w:rsidRDefault="00556260" w:rsidP="00556260">
      <w:pPr>
        <w:spacing w:after="120"/>
        <w:jc w:val="both"/>
        <w:rPr>
          <w:color w:val="000000" w:themeColor="text1"/>
        </w:rPr>
      </w:pPr>
      <w:r w:rsidRPr="00DE4677">
        <w:rPr>
          <w:b/>
          <w:color w:val="000000" w:themeColor="text1"/>
        </w:rPr>
        <w:t>REQ-ML-SANDBOX-0</w:t>
      </w:r>
      <w:r w:rsidR="00304429">
        <w:rPr>
          <w:b/>
          <w:color w:val="000000" w:themeColor="text1"/>
        </w:rPr>
        <w:t>20</w:t>
      </w:r>
      <w:r w:rsidRPr="00DE4677">
        <w:rPr>
          <w:b/>
          <w:color w:val="000000" w:themeColor="text1"/>
        </w:rPr>
        <w:t>:</w:t>
      </w:r>
      <w:r w:rsidR="007B491A">
        <w:rPr>
          <w:color w:val="000000" w:themeColor="text1"/>
        </w:rPr>
        <w:t xml:space="preserve">The </w:t>
      </w:r>
      <w:r w:rsidRPr="00F67604">
        <w:rPr>
          <w:color w:val="000000" w:themeColor="text1"/>
        </w:rPr>
        <w:t xml:space="preserve">ML </w:t>
      </w:r>
      <w:r w:rsidR="007B491A">
        <w:rPr>
          <w:color w:val="000000" w:themeColor="text1"/>
        </w:rPr>
        <w:t>s</w:t>
      </w:r>
      <w:r w:rsidRPr="00F67604">
        <w:rPr>
          <w:color w:val="000000" w:themeColor="text1"/>
        </w:rPr>
        <w:t>andbox is required to support interfaces with ML marketplaces to transfer ML models.</w:t>
      </w:r>
    </w:p>
    <w:p w:rsidR="00556260" w:rsidRDefault="00556260" w:rsidP="00556260">
      <w:pPr>
        <w:spacing w:after="120"/>
        <w:jc w:val="both"/>
        <w:rPr>
          <w:color w:val="000000" w:themeColor="text1"/>
        </w:rPr>
      </w:pPr>
      <w:r>
        <w:rPr>
          <w:color w:val="000000" w:themeColor="text1"/>
        </w:rPr>
        <w:t xml:space="preserve">NOTE </w:t>
      </w:r>
      <w:r w:rsidR="003A2230">
        <w:rPr>
          <w:color w:val="000000" w:themeColor="text1"/>
        </w:rPr>
        <w:t xml:space="preserve">2 </w:t>
      </w:r>
      <w:r>
        <w:rPr>
          <w:color w:val="000000" w:themeColor="text1"/>
        </w:rPr>
        <w:t xml:space="preserve">– </w:t>
      </w:r>
      <w:r w:rsidR="007B491A">
        <w:rPr>
          <w:color w:val="000000" w:themeColor="text1"/>
        </w:rPr>
        <w:t>S</w:t>
      </w:r>
      <w:r>
        <w:rPr>
          <w:color w:val="000000" w:themeColor="text1"/>
        </w:rPr>
        <w:t xml:space="preserve">ee </w:t>
      </w:r>
      <w:r w:rsidR="007B491A">
        <w:rPr>
          <w:color w:val="000000" w:themeColor="text1"/>
        </w:rPr>
        <w:t>r</w:t>
      </w:r>
      <w:r w:rsidRPr="00DE4677">
        <w:rPr>
          <w:color w:val="000000" w:themeColor="text1"/>
        </w:rPr>
        <w:t xml:space="preserve">eference </w:t>
      </w:r>
      <w:r w:rsidRPr="004D696A">
        <w:rPr>
          <w:color w:val="000000" w:themeColor="text1"/>
        </w:rPr>
        <w:t>point 13</w:t>
      </w:r>
      <w:r w:rsidRPr="00DE4677">
        <w:rPr>
          <w:color w:val="000000" w:themeColor="text1"/>
        </w:rPr>
        <w:t xml:space="preserve"> in [ITU-T Y.</w:t>
      </w:r>
      <w:r w:rsidR="00655C55">
        <w:rPr>
          <w:color w:val="000000" w:themeColor="text1"/>
        </w:rPr>
        <w:t>3176</w:t>
      </w:r>
      <w:r w:rsidRPr="00DE4677">
        <w:rPr>
          <w:color w:val="000000" w:themeColor="text1"/>
        </w:rPr>
        <w:t xml:space="preserve">] for the interface between ML marketplaces and </w:t>
      </w:r>
      <w:r w:rsidR="007B491A">
        <w:rPr>
          <w:color w:val="000000" w:themeColor="text1"/>
        </w:rPr>
        <w:t xml:space="preserve">the </w:t>
      </w:r>
      <w:r w:rsidRPr="00DE4677">
        <w:rPr>
          <w:color w:val="000000" w:themeColor="text1"/>
        </w:rPr>
        <w:t xml:space="preserve">ML </w:t>
      </w:r>
      <w:r w:rsidR="007B491A">
        <w:rPr>
          <w:color w:val="000000" w:themeColor="text1"/>
        </w:rPr>
        <w:t>s</w:t>
      </w:r>
      <w:r w:rsidRPr="00DE4677">
        <w:rPr>
          <w:color w:val="000000" w:themeColor="text1"/>
        </w:rPr>
        <w:t>andbox</w:t>
      </w:r>
      <w:r>
        <w:rPr>
          <w:color w:val="000000" w:themeColor="text1"/>
        </w:rPr>
        <w:t>. This interface serves both in the downlink (e.g., download models) and the uplink (e.g., update models).</w:t>
      </w:r>
    </w:p>
    <w:p w:rsidR="00556260" w:rsidRDefault="00556260" w:rsidP="00556260">
      <w:pPr>
        <w:spacing w:after="120"/>
        <w:jc w:val="both"/>
        <w:rPr>
          <w:color w:val="000000" w:themeColor="text1"/>
        </w:rPr>
      </w:pPr>
      <w:r>
        <w:rPr>
          <w:b/>
          <w:color w:val="000000" w:themeColor="text1"/>
        </w:rPr>
        <w:t xml:space="preserve">REQ-ML-SANDBOX-021: </w:t>
      </w:r>
      <w:r w:rsidR="007B491A">
        <w:rPr>
          <w:bCs/>
          <w:color w:val="000000" w:themeColor="text1"/>
        </w:rPr>
        <w:t xml:space="preserve">The </w:t>
      </w:r>
      <w:r w:rsidRPr="003A6BD6">
        <w:rPr>
          <w:color w:val="000000" w:themeColor="text1"/>
        </w:rPr>
        <w:t xml:space="preserve">ML </w:t>
      </w:r>
      <w:r w:rsidR="007B491A">
        <w:rPr>
          <w:color w:val="000000" w:themeColor="text1"/>
        </w:rPr>
        <w:t>s</w:t>
      </w:r>
      <w:r w:rsidRPr="003C4E1B">
        <w:rPr>
          <w:color w:val="000000" w:themeColor="text1"/>
        </w:rPr>
        <w:t>andbox</w:t>
      </w:r>
      <w:r w:rsidRPr="0080196A">
        <w:rPr>
          <w:color w:val="000000" w:themeColor="text1"/>
        </w:rPr>
        <w:t>is required to support data handling mechanisms</w:t>
      </w:r>
      <w:r w:rsidR="00017EE0">
        <w:rPr>
          <w:color w:val="000000" w:themeColor="text1"/>
        </w:rPr>
        <w:t xml:space="preserve"> including metadata store, </w:t>
      </w:r>
      <w:r w:rsidR="00907DAC">
        <w:rPr>
          <w:color w:val="000000" w:themeColor="text1"/>
        </w:rPr>
        <w:t xml:space="preserve">communication </w:t>
      </w:r>
      <w:r w:rsidR="004906C7">
        <w:rPr>
          <w:color w:val="000000" w:themeColor="text1"/>
        </w:rPr>
        <w:t>interfac</w:t>
      </w:r>
      <w:r w:rsidR="00907DAC">
        <w:rPr>
          <w:color w:val="000000" w:themeColor="text1"/>
        </w:rPr>
        <w:t>es</w:t>
      </w:r>
      <w:r w:rsidR="004906C7">
        <w:rPr>
          <w:color w:val="000000" w:themeColor="text1"/>
        </w:rPr>
        <w:t xml:space="preserve"> with </w:t>
      </w:r>
      <w:r w:rsidR="007B491A">
        <w:rPr>
          <w:color w:val="000000" w:themeColor="text1"/>
        </w:rPr>
        <w:t>data models (</w:t>
      </w:r>
      <w:r w:rsidR="004906C7">
        <w:rPr>
          <w:color w:val="000000" w:themeColor="text1"/>
        </w:rPr>
        <w:t>DM</w:t>
      </w:r>
      <w:r w:rsidR="007B491A">
        <w:rPr>
          <w:color w:val="000000" w:themeColor="text1"/>
        </w:rPr>
        <w:t>)</w:t>
      </w:r>
      <w:r w:rsidR="004906C7">
        <w:rPr>
          <w:color w:val="000000" w:themeColor="text1"/>
        </w:rPr>
        <w:t xml:space="preserve"> and ML underlay networks, and data storage.</w:t>
      </w:r>
    </w:p>
    <w:p w:rsidR="00556260" w:rsidRPr="0080196A" w:rsidRDefault="00556260" w:rsidP="00556260">
      <w:pPr>
        <w:spacing w:after="120"/>
        <w:jc w:val="both"/>
        <w:rPr>
          <w:color w:val="000000" w:themeColor="text1"/>
        </w:rPr>
      </w:pPr>
      <w:r w:rsidRPr="0080196A">
        <w:rPr>
          <w:color w:val="000000" w:themeColor="text1"/>
        </w:rPr>
        <w:t xml:space="preserve">NOTE </w:t>
      </w:r>
      <w:r w:rsidR="003A2230">
        <w:rPr>
          <w:color w:val="000000" w:themeColor="text1"/>
        </w:rPr>
        <w:t>3</w:t>
      </w:r>
      <w:r w:rsidRPr="0080196A">
        <w:rPr>
          <w:color w:val="000000" w:themeColor="text1"/>
        </w:rPr>
        <w:t xml:space="preserve"> – </w:t>
      </w:r>
      <w:r w:rsidR="00497160">
        <w:rPr>
          <w:color w:val="000000" w:themeColor="text1"/>
        </w:rPr>
        <w:t>S</w:t>
      </w:r>
      <w:r w:rsidRPr="0080196A">
        <w:rPr>
          <w:color w:val="000000" w:themeColor="text1"/>
        </w:rPr>
        <w:t>ee [ITU-T Y.317</w:t>
      </w:r>
      <w:r>
        <w:rPr>
          <w:color w:val="000000" w:themeColor="text1"/>
        </w:rPr>
        <w:t>4</w:t>
      </w:r>
      <w:r w:rsidRPr="0080196A">
        <w:rPr>
          <w:color w:val="000000" w:themeColor="text1"/>
        </w:rPr>
        <w:t xml:space="preserve">] for </w:t>
      </w:r>
      <w:r>
        <w:rPr>
          <w:color w:val="000000" w:themeColor="text1"/>
        </w:rPr>
        <w:t>data handling mechanisms</w:t>
      </w:r>
      <w:r w:rsidRPr="0080196A">
        <w:rPr>
          <w:color w:val="000000" w:themeColor="text1"/>
        </w:rPr>
        <w:t>.</w:t>
      </w:r>
    </w:p>
    <w:p w:rsidR="00F530A0" w:rsidRDefault="007B491A" w:rsidP="00F530A0">
      <w:pPr>
        <w:pStyle w:val="Heading2"/>
      </w:pPr>
      <w:bookmarkStart w:id="53" w:name="_Toc95407353"/>
      <w:r>
        <w:t>7</w:t>
      </w:r>
      <w:r w:rsidR="00F530A0" w:rsidRPr="00F530A0">
        <w:t>.</w:t>
      </w:r>
      <w:r w:rsidR="00E57937">
        <w:t>4</w:t>
      </w:r>
      <w:r w:rsidR="00F530A0">
        <w:t xml:space="preserve"> Metadata</w:t>
      </w:r>
      <w:r w:rsidR="00F530A0" w:rsidRPr="00F530A0">
        <w:t xml:space="preserve"> re</w:t>
      </w:r>
      <w:r w:rsidR="00F530A0" w:rsidRPr="00877D3C">
        <w:t>quirements</w:t>
      </w:r>
      <w:bookmarkEnd w:id="53"/>
    </w:p>
    <w:p w:rsidR="00556260" w:rsidRDefault="00556260" w:rsidP="00865A91">
      <w:pPr>
        <w:rPr>
          <w:lang w:eastAsia="en-US"/>
        </w:rPr>
      </w:pPr>
    </w:p>
    <w:p w:rsidR="00556260" w:rsidRDefault="00556260" w:rsidP="00556260">
      <w:pPr>
        <w:spacing w:after="120"/>
        <w:jc w:val="both"/>
        <w:rPr>
          <w:color w:val="000000" w:themeColor="text1"/>
        </w:rPr>
      </w:pPr>
      <w:r>
        <w:rPr>
          <w:b/>
          <w:color w:val="000000" w:themeColor="text1"/>
        </w:rPr>
        <w:t>REQ-ML-SANDBOX-0</w:t>
      </w:r>
      <w:r w:rsidR="00304429">
        <w:rPr>
          <w:b/>
          <w:color w:val="000000" w:themeColor="text1"/>
        </w:rPr>
        <w:t>22</w:t>
      </w:r>
      <w:r w:rsidRPr="00DF278E">
        <w:rPr>
          <w:b/>
          <w:color w:val="000000" w:themeColor="text1"/>
        </w:rPr>
        <w:t>:</w:t>
      </w:r>
      <w:r w:rsidR="007B491A">
        <w:rPr>
          <w:color w:val="000000" w:themeColor="text1"/>
        </w:rPr>
        <w:t xml:space="preserve">The </w:t>
      </w:r>
      <w:r>
        <w:rPr>
          <w:color w:val="000000" w:themeColor="text1"/>
        </w:rPr>
        <w:t xml:space="preserve">ML </w:t>
      </w:r>
      <w:r w:rsidR="007B491A">
        <w:rPr>
          <w:color w:val="000000" w:themeColor="text1"/>
        </w:rPr>
        <w:t>s</w:t>
      </w:r>
      <w:r w:rsidRPr="006E0B40">
        <w:rPr>
          <w:color w:val="000000" w:themeColor="text1"/>
        </w:rPr>
        <w:t xml:space="preserve">andbox is recommended to reuse the ML metadata store </w:t>
      </w:r>
      <w:r w:rsidR="00CB1C47">
        <w:rPr>
          <w:color w:val="000000" w:themeColor="text1"/>
        </w:rPr>
        <w:t>across</w:t>
      </w:r>
      <w:r w:rsidRPr="006E0B40">
        <w:rPr>
          <w:color w:val="000000" w:themeColor="text1"/>
        </w:rPr>
        <w:t>different ML underlay</w:t>
      </w:r>
      <w:r w:rsidR="007B491A">
        <w:rPr>
          <w:color w:val="000000" w:themeColor="text1"/>
        </w:rPr>
        <w:t xml:space="preserve"> network</w:t>
      </w:r>
      <w:r w:rsidR="00CB1C47">
        <w:rPr>
          <w:color w:val="000000" w:themeColor="text1"/>
        </w:rPr>
        <w:t xml:space="preserve"> to allow interworking between evaluation ML pipelines and simulated ML underlay networks</w:t>
      </w:r>
      <w:r w:rsidRPr="006E0B40">
        <w:rPr>
          <w:color w:val="000000" w:themeColor="text1"/>
        </w:rPr>
        <w:t xml:space="preserve">. </w:t>
      </w:r>
    </w:p>
    <w:p w:rsidR="00556260" w:rsidRDefault="00556260" w:rsidP="00556260">
      <w:pPr>
        <w:spacing w:after="120"/>
        <w:jc w:val="both"/>
        <w:rPr>
          <w:color w:val="000000" w:themeColor="text1"/>
        </w:rPr>
      </w:pPr>
      <w:r>
        <w:rPr>
          <w:color w:val="000000" w:themeColor="text1"/>
        </w:rPr>
        <w:t xml:space="preserve">NOTE 1 – </w:t>
      </w:r>
      <w:r w:rsidRPr="00877D3C">
        <w:rPr>
          <w:color w:val="000000" w:themeColor="text1"/>
        </w:rPr>
        <w:t>API-</w:t>
      </w:r>
      <w:r>
        <w:rPr>
          <w:color w:val="000000" w:themeColor="text1"/>
        </w:rPr>
        <w:t>gis</w:t>
      </w:r>
      <w:r w:rsidRPr="00877D3C">
        <w:rPr>
          <w:color w:val="000000" w:themeColor="text1"/>
        </w:rPr>
        <w:t xml:space="preserve"> stored in the management subsystem</w:t>
      </w:r>
      <w:r>
        <w:rPr>
          <w:color w:val="000000" w:themeColor="text1"/>
        </w:rPr>
        <w:t xml:space="preserve"> to allow the training, testing, and evaluation of MLmodels in the simulated ML pipeline [ITU-T Y.3174]</w:t>
      </w:r>
      <w:r w:rsidRPr="00FA4F71">
        <w:rPr>
          <w:color w:val="000000" w:themeColor="text1"/>
        </w:rPr>
        <w:t>.</w:t>
      </w:r>
    </w:p>
    <w:p w:rsidR="00556260" w:rsidRDefault="00556260" w:rsidP="00556260">
      <w:pPr>
        <w:spacing w:after="120"/>
        <w:jc w:val="both"/>
        <w:rPr>
          <w:color w:val="000000" w:themeColor="text1"/>
        </w:rPr>
      </w:pPr>
      <w:r>
        <w:rPr>
          <w:color w:val="000000" w:themeColor="text1"/>
        </w:rPr>
        <w:t xml:space="preserve">NOTE 2 – DM and corresponding </w:t>
      </w:r>
      <w:r w:rsidRPr="000E0FF5">
        <w:rPr>
          <w:color w:val="000000" w:themeColor="text1"/>
        </w:rPr>
        <w:t xml:space="preserve">API-s </w:t>
      </w:r>
      <w:r>
        <w:rPr>
          <w:color w:val="000000" w:themeColor="text1"/>
        </w:rPr>
        <w:t>used in the simulated</w:t>
      </w:r>
      <w:r w:rsidRPr="000E0FF5">
        <w:rPr>
          <w:color w:val="000000" w:themeColor="text1"/>
        </w:rPr>
        <w:t xml:space="preserve"> ML underlay network </w:t>
      </w:r>
      <w:r>
        <w:rPr>
          <w:color w:val="000000" w:themeColor="text1"/>
        </w:rPr>
        <w:t>are</w:t>
      </w:r>
      <w:r w:rsidRPr="000E0FF5">
        <w:rPr>
          <w:color w:val="000000" w:themeColor="text1"/>
        </w:rPr>
        <w:t xml:space="preserve"> stored in the management subsystem</w:t>
      </w:r>
      <w:r>
        <w:rPr>
          <w:color w:val="000000" w:themeColor="text1"/>
        </w:rPr>
        <w:t xml:space="preserve"> to allow the i</w:t>
      </w:r>
      <w:r w:rsidRPr="00FA4F71">
        <w:rPr>
          <w:color w:val="000000" w:themeColor="text1"/>
        </w:rPr>
        <w:t>nterworkin</w:t>
      </w:r>
      <w:r>
        <w:rPr>
          <w:color w:val="000000" w:themeColor="text1"/>
        </w:rPr>
        <w:t>g between the data broker (DBr</w:t>
      </w:r>
      <w:r w:rsidRPr="00FA4F71">
        <w:rPr>
          <w:color w:val="000000" w:themeColor="text1"/>
        </w:rPr>
        <w:t xml:space="preserve">) and the </w:t>
      </w:r>
      <w:r>
        <w:rPr>
          <w:color w:val="000000" w:themeColor="text1"/>
        </w:rPr>
        <w:t>simulated NFs [ITU-T Y.3174]</w:t>
      </w:r>
      <w:r w:rsidRPr="00FA4F71">
        <w:rPr>
          <w:color w:val="000000" w:themeColor="text1"/>
        </w:rPr>
        <w:t>.</w:t>
      </w:r>
    </w:p>
    <w:p w:rsidR="00D50551" w:rsidRDefault="00D50551" w:rsidP="00D50551">
      <w:pPr>
        <w:spacing w:after="120"/>
        <w:jc w:val="both"/>
        <w:rPr>
          <w:bCs/>
          <w:sz w:val="23"/>
          <w:szCs w:val="23"/>
        </w:rPr>
      </w:pPr>
      <w:r>
        <w:rPr>
          <w:b/>
          <w:color w:val="000000" w:themeColor="text1"/>
        </w:rPr>
        <w:t>REQ-ML-SANDBOX-023:</w:t>
      </w:r>
      <w:r w:rsidR="00532376">
        <w:rPr>
          <w:color w:val="000000" w:themeColor="text1"/>
        </w:rPr>
        <w:t xml:space="preserve">The </w:t>
      </w:r>
      <w:r>
        <w:rPr>
          <w:color w:val="000000" w:themeColor="text1"/>
        </w:rPr>
        <w:t xml:space="preserve">ML </w:t>
      </w:r>
      <w:r w:rsidR="00532376">
        <w:rPr>
          <w:color w:val="000000" w:themeColor="text1"/>
        </w:rPr>
        <w:t>s</w:t>
      </w:r>
      <w:r w:rsidRPr="0052622B">
        <w:rPr>
          <w:color w:val="000000" w:themeColor="text1"/>
        </w:rPr>
        <w:t xml:space="preserve">andbox is </w:t>
      </w:r>
      <w:r>
        <w:rPr>
          <w:color w:val="000000" w:themeColor="text1"/>
        </w:rPr>
        <w:t>recommended</w:t>
      </w:r>
      <w:r w:rsidRPr="0052622B">
        <w:rPr>
          <w:color w:val="000000" w:themeColor="text1"/>
        </w:rPr>
        <w:t xml:space="preserve"> to </w:t>
      </w:r>
      <w:r w:rsidR="00CB1C47">
        <w:rPr>
          <w:color w:val="000000" w:themeColor="text1"/>
        </w:rPr>
        <w:t xml:space="preserve">derive </w:t>
      </w:r>
      <w:r w:rsidR="00CB1C47">
        <w:rPr>
          <w:bCs/>
          <w:sz w:val="23"/>
          <w:szCs w:val="23"/>
        </w:rPr>
        <w:t>the s</w:t>
      </w:r>
      <w:r w:rsidR="00CB1C47" w:rsidRPr="00CB1C47">
        <w:rPr>
          <w:bCs/>
          <w:sz w:val="23"/>
          <w:szCs w:val="23"/>
        </w:rPr>
        <w:t xml:space="preserve">imulation profile </w:t>
      </w:r>
      <w:r w:rsidR="00CB1C47">
        <w:rPr>
          <w:bCs/>
          <w:sz w:val="23"/>
          <w:szCs w:val="23"/>
        </w:rPr>
        <w:t xml:space="preserve">from </w:t>
      </w:r>
      <w:r>
        <w:rPr>
          <w:bCs/>
          <w:sz w:val="23"/>
          <w:szCs w:val="23"/>
        </w:rPr>
        <w:t xml:space="preserve">ML </w:t>
      </w:r>
      <w:r w:rsidR="008A50B7">
        <w:rPr>
          <w:bCs/>
          <w:sz w:val="23"/>
          <w:szCs w:val="23"/>
        </w:rPr>
        <w:t xml:space="preserve">intent </w:t>
      </w:r>
      <w:r w:rsidR="00CB1C47">
        <w:rPr>
          <w:bCs/>
          <w:sz w:val="23"/>
          <w:szCs w:val="23"/>
        </w:rPr>
        <w:t xml:space="preserve">inputs </w:t>
      </w:r>
      <w:r>
        <w:rPr>
          <w:bCs/>
          <w:sz w:val="23"/>
          <w:szCs w:val="23"/>
        </w:rPr>
        <w:t xml:space="preserve">from </w:t>
      </w:r>
      <w:r w:rsidR="00532376">
        <w:rPr>
          <w:bCs/>
          <w:sz w:val="23"/>
          <w:szCs w:val="23"/>
        </w:rPr>
        <w:t xml:space="preserve">the </w:t>
      </w:r>
      <w:r>
        <w:rPr>
          <w:bCs/>
          <w:sz w:val="23"/>
          <w:szCs w:val="23"/>
        </w:rPr>
        <w:t xml:space="preserve">MLFO </w:t>
      </w:r>
      <w:r w:rsidR="00B178A2">
        <w:rPr>
          <w:color w:val="000000" w:themeColor="text1"/>
        </w:rPr>
        <w:t>along with the</w:t>
      </w:r>
      <w:r w:rsidR="00B178A2" w:rsidRPr="00A974C5">
        <w:rPr>
          <w:color w:val="000000" w:themeColor="text1"/>
        </w:rPr>
        <w:t xml:space="preserve"> simulation environment metadata</w:t>
      </w:r>
      <w:r w:rsidR="00B178A2">
        <w:rPr>
          <w:color w:val="000000" w:themeColor="text1"/>
        </w:rPr>
        <w:t xml:space="preserve"> and use it </w:t>
      </w:r>
      <w:r>
        <w:rPr>
          <w:bCs/>
          <w:sz w:val="23"/>
          <w:szCs w:val="23"/>
        </w:rPr>
        <w:t>to</w:t>
      </w:r>
      <w:r w:rsidR="00EA1AF9">
        <w:rPr>
          <w:bCs/>
          <w:sz w:val="23"/>
          <w:szCs w:val="23"/>
        </w:rPr>
        <w:t xml:space="preserve"> configure </w:t>
      </w:r>
      <w:r w:rsidR="00212F30">
        <w:rPr>
          <w:bCs/>
          <w:sz w:val="23"/>
          <w:szCs w:val="23"/>
        </w:rPr>
        <w:t xml:space="preserve">and update </w:t>
      </w:r>
      <w:r w:rsidR="00EA1AF9">
        <w:rPr>
          <w:bCs/>
          <w:sz w:val="23"/>
          <w:szCs w:val="23"/>
        </w:rPr>
        <w:t>the simulated ML underlay network</w:t>
      </w:r>
      <w:r w:rsidR="00BD7E2C">
        <w:rPr>
          <w:bCs/>
          <w:sz w:val="23"/>
          <w:szCs w:val="23"/>
        </w:rPr>
        <w:t>s</w:t>
      </w:r>
      <w:r w:rsidR="00EA1AF9">
        <w:rPr>
          <w:bCs/>
          <w:sz w:val="23"/>
          <w:szCs w:val="23"/>
        </w:rPr>
        <w:t>.</w:t>
      </w:r>
    </w:p>
    <w:p w:rsidR="00CB1C47" w:rsidRDefault="00212F30" w:rsidP="006D3C27">
      <w:pPr>
        <w:spacing w:after="120"/>
        <w:jc w:val="both"/>
      </w:pPr>
      <w:r>
        <w:rPr>
          <w:bCs/>
          <w:sz w:val="23"/>
          <w:szCs w:val="23"/>
        </w:rPr>
        <w:t>NOTE</w:t>
      </w:r>
      <w:r w:rsidR="003A2230">
        <w:rPr>
          <w:bCs/>
          <w:sz w:val="23"/>
          <w:szCs w:val="23"/>
        </w:rPr>
        <w:t xml:space="preserve">3 </w:t>
      </w:r>
      <w:r w:rsidR="00C32579">
        <w:rPr>
          <w:bCs/>
          <w:sz w:val="23"/>
          <w:szCs w:val="23"/>
        </w:rPr>
        <w:t>–</w:t>
      </w:r>
      <w:r w:rsidR="00CB1C47">
        <w:rPr>
          <w:color w:val="000000" w:themeColor="text1"/>
        </w:rPr>
        <w:t xml:space="preserve">Simulation profile may include </w:t>
      </w:r>
      <w:r w:rsidR="00CB1C47" w:rsidRPr="00A974C5">
        <w:rPr>
          <w:color w:val="000000" w:themeColor="text1"/>
        </w:rPr>
        <w:t xml:space="preserve">a list of parameters and their values which describe the ML use case to be trained, evaluated, or tested at the ML </w:t>
      </w:r>
      <w:r w:rsidR="00532376">
        <w:rPr>
          <w:color w:val="000000" w:themeColor="text1"/>
        </w:rPr>
        <w:t>s</w:t>
      </w:r>
      <w:r w:rsidR="00CB1C47" w:rsidRPr="00A974C5">
        <w:rPr>
          <w:color w:val="000000" w:themeColor="text1"/>
        </w:rPr>
        <w:t>andbox.</w:t>
      </w:r>
      <w:r w:rsidR="00532376">
        <w:rPr>
          <w:color w:val="000000" w:themeColor="text1"/>
        </w:rPr>
        <w:t xml:space="preserve">The </w:t>
      </w:r>
      <w:r w:rsidR="00B178A2">
        <w:rPr>
          <w:color w:val="000000" w:themeColor="text1"/>
        </w:rPr>
        <w:t xml:space="preserve">MLFO can provide </w:t>
      </w:r>
      <w:r w:rsidR="00C32579">
        <w:rPr>
          <w:bCs/>
          <w:sz w:val="23"/>
          <w:szCs w:val="23"/>
        </w:rPr>
        <w:t xml:space="preserve">ML </w:t>
      </w:r>
      <w:r w:rsidR="008A50B7">
        <w:rPr>
          <w:bCs/>
          <w:sz w:val="23"/>
          <w:szCs w:val="23"/>
        </w:rPr>
        <w:t xml:space="preserve">intent </w:t>
      </w:r>
      <w:r w:rsidR="00B178A2">
        <w:rPr>
          <w:bCs/>
          <w:sz w:val="23"/>
          <w:szCs w:val="23"/>
        </w:rPr>
        <w:t>inputs</w:t>
      </w:r>
      <w:r w:rsidR="00EA1AF9">
        <w:t>offline</w:t>
      </w:r>
      <w:r w:rsidR="00B178A2">
        <w:t xml:space="preserve">or </w:t>
      </w:r>
      <w:r w:rsidR="007F05C8">
        <w:t>runtime</w:t>
      </w:r>
      <w:r w:rsidR="00B178A2">
        <w:t>,</w:t>
      </w:r>
      <w:r w:rsidR="007F05C8">
        <w:t xml:space="preserve"> based on triggers.</w:t>
      </w:r>
    </w:p>
    <w:p w:rsidR="00B178A2" w:rsidRPr="00B178A2" w:rsidRDefault="00B178A2" w:rsidP="006D3C27">
      <w:pPr>
        <w:spacing w:after="120"/>
        <w:jc w:val="both"/>
        <w:rPr>
          <w:color w:val="000000" w:themeColor="text1"/>
        </w:rPr>
      </w:pPr>
      <w:r>
        <w:t xml:space="preserve">NOTE </w:t>
      </w:r>
      <w:r w:rsidR="00DD4D3F">
        <w:t>4</w:t>
      </w:r>
      <w:r>
        <w:t>-</w:t>
      </w:r>
      <w:r w:rsidR="0060372B">
        <w:t xml:space="preserve"> S</w:t>
      </w:r>
      <w:r w:rsidRPr="00A974C5">
        <w:rPr>
          <w:color w:val="000000" w:themeColor="text1"/>
        </w:rPr>
        <w:t>imulation environment metadata</w:t>
      </w:r>
      <w:r>
        <w:rPr>
          <w:color w:val="000000" w:themeColor="text1"/>
        </w:rPr>
        <w:t xml:space="preserve"> describes the parameters of each simulator</w:t>
      </w:r>
      <w:r w:rsidR="00497160">
        <w:rPr>
          <w:color w:val="000000" w:themeColor="text1"/>
        </w:rPr>
        <w:t>.</w:t>
      </w:r>
      <w:r>
        <w:rPr>
          <w:color w:val="000000" w:themeColor="text1"/>
        </w:rPr>
        <w:t xml:space="preserve"> This is provided by the simulation designer.</w:t>
      </w:r>
    </w:p>
    <w:p w:rsidR="00556260" w:rsidRDefault="00556260" w:rsidP="00556260">
      <w:pPr>
        <w:spacing w:after="120"/>
        <w:jc w:val="both"/>
        <w:rPr>
          <w:color w:val="000000" w:themeColor="text1"/>
        </w:rPr>
      </w:pPr>
      <w:r>
        <w:rPr>
          <w:b/>
          <w:color w:val="000000" w:themeColor="text1"/>
        </w:rPr>
        <w:lastRenderedPageBreak/>
        <w:t>REQ-ML-SANDBOX-0</w:t>
      </w:r>
      <w:r w:rsidR="00304429">
        <w:rPr>
          <w:b/>
          <w:color w:val="000000" w:themeColor="text1"/>
        </w:rPr>
        <w:t>2</w:t>
      </w:r>
      <w:r w:rsidR="00D50551">
        <w:rPr>
          <w:b/>
          <w:color w:val="000000" w:themeColor="text1"/>
        </w:rPr>
        <w:t>4</w:t>
      </w:r>
      <w:r>
        <w:rPr>
          <w:b/>
          <w:color w:val="000000" w:themeColor="text1"/>
        </w:rPr>
        <w:t>:</w:t>
      </w:r>
      <w:r w:rsidR="00532376">
        <w:rPr>
          <w:color w:val="000000" w:themeColor="text1"/>
        </w:rPr>
        <w:t xml:space="preserve">The </w:t>
      </w:r>
      <w:r>
        <w:rPr>
          <w:color w:val="000000" w:themeColor="text1"/>
        </w:rPr>
        <w:t xml:space="preserve">ML </w:t>
      </w:r>
      <w:r w:rsidR="00532376">
        <w:rPr>
          <w:color w:val="000000" w:themeColor="text1"/>
        </w:rPr>
        <w:t>s</w:t>
      </w:r>
      <w:r w:rsidRPr="0052622B">
        <w:rPr>
          <w:color w:val="000000" w:themeColor="text1"/>
        </w:rPr>
        <w:t xml:space="preserve">andbox is </w:t>
      </w:r>
      <w:r>
        <w:rPr>
          <w:color w:val="000000" w:themeColor="text1"/>
        </w:rPr>
        <w:t>recommended</w:t>
      </w:r>
      <w:r w:rsidRPr="0052622B">
        <w:rPr>
          <w:color w:val="000000" w:themeColor="text1"/>
        </w:rPr>
        <w:t xml:space="preserve"> to </w:t>
      </w:r>
      <w:r>
        <w:rPr>
          <w:color w:val="000000" w:themeColor="text1"/>
        </w:rPr>
        <w:t xml:space="preserve">use ML model metadata from the </w:t>
      </w:r>
      <w:r w:rsidR="00532376">
        <w:rPr>
          <w:color w:val="000000" w:themeColor="text1"/>
        </w:rPr>
        <w:t xml:space="preserve">ML </w:t>
      </w:r>
      <w:r>
        <w:rPr>
          <w:color w:val="000000" w:themeColor="text1"/>
        </w:rPr>
        <w:t>M</w:t>
      </w:r>
      <w:r w:rsidRPr="003C6B45">
        <w:rPr>
          <w:color w:val="000000" w:themeColor="text1"/>
        </w:rPr>
        <w:t xml:space="preserve">arketplace </w:t>
      </w:r>
      <w:r>
        <w:rPr>
          <w:color w:val="000000" w:themeColor="text1"/>
        </w:rPr>
        <w:t>to adjust the simulated ML underlay</w:t>
      </w:r>
      <w:r w:rsidR="00532376">
        <w:rPr>
          <w:color w:val="000000" w:themeColor="text1"/>
        </w:rPr>
        <w:t xml:space="preserve"> networks</w:t>
      </w:r>
      <w:r>
        <w:rPr>
          <w:color w:val="000000" w:themeColor="text1"/>
        </w:rPr>
        <w:t xml:space="preserve">and the evaluation </w:t>
      </w:r>
      <w:r w:rsidRPr="003C6B45">
        <w:rPr>
          <w:color w:val="000000" w:themeColor="text1"/>
        </w:rPr>
        <w:t xml:space="preserve">scenarios. </w:t>
      </w:r>
    </w:p>
    <w:p w:rsidR="00556260" w:rsidRPr="0052622B" w:rsidRDefault="00556260" w:rsidP="00556260">
      <w:pPr>
        <w:spacing w:after="120"/>
        <w:jc w:val="both"/>
        <w:rPr>
          <w:color w:val="000000" w:themeColor="text1"/>
        </w:rPr>
      </w:pPr>
      <w:r>
        <w:rPr>
          <w:color w:val="000000" w:themeColor="text1"/>
        </w:rPr>
        <w:t xml:space="preserve">NOTE </w:t>
      </w:r>
      <w:r w:rsidR="00DD4D3F">
        <w:rPr>
          <w:color w:val="000000" w:themeColor="text1"/>
        </w:rPr>
        <w:t xml:space="preserve">5 </w:t>
      </w:r>
      <w:r>
        <w:rPr>
          <w:color w:val="000000" w:themeColor="text1"/>
        </w:rPr>
        <w:t xml:space="preserve">– For instance,the </w:t>
      </w:r>
      <w:r w:rsidRPr="003C6B45">
        <w:rPr>
          <w:color w:val="000000" w:themeColor="text1"/>
        </w:rPr>
        <w:t>limitations of algo</w:t>
      </w:r>
      <w:r>
        <w:rPr>
          <w:color w:val="000000" w:themeColor="text1"/>
        </w:rPr>
        <w:t>rithms</w:t>
      </w:r>
      <w:r w:rsidRPr="003C6B45">
        <w:rPr>
          <w:color w:val="000000" w:themeColor="text1"/>
        </w:rPr>
        <w:t xml:space="preserve"> in terms of </w:t>
      </w:r>
      <w:r w:rsidR="00D27F93">
        <w:rPr>
          <w:color w:val="000000" w:themeColor="text1"/>
        </w:rPr>
        <w:t xml:space="preserve">the </w:t>
      </w:r>
      <w:r w:rsidRPr="003C6B45">
        <w:rPr>
          <w:color w:val="000000" w:themeColor="text1"/>
        </w:rPr>
        <w:t>amount of data (e.g.</w:t>
      </w:r>
      <w:r>
        <w:rPr>
          <w:color w:val="000000" w:themeColor="text1"/>
        </w:rPr>
        <w:t>,</w:t>
      </w:r>
      <w:r w:rsidRPr="003C6B45">
        <w:rPr>
          <w:color w:val="000000" w:themeColor="text1"/>
        </w:rPr>
        <w:t xml:space="preserve"> unsupervised</w:t>
      </w:r>
      <w:r>
        <w:rPr>
          <w:color w:val="000000" w:themeColor="text1"/>
        </w:rPr>
        <w:t xml:space="preserve"> learning</w:t>
      </w:r>
      <w:r w:rsidRPr="003C6B45">
        <w:rPr>
          <w:color w:val="000000" w:themeColor="text1"/>
        </w:rPr>
        <w:t xml:space="preserve">) should </w:t>
      </w:r>
      <w:r>
        <w:rPr>
          <w:color w:val="000000" w:themeColor="text1"/>
        </w:rPr>
        <w:t xml:space="preserve">be </w:t>
      </w:r>
      <w:r w:rsidRPr="003C6B45">
        <w:rPr>
          <w:color w:val="000000" w:themeColor="text1"/>
        </w:rPr>
        <w:t>input as the</w:t>
      </w:r>
      <w:r>
        <w:rPr>
          <w:color w:val="000000" w:themeColor="text1"/>
        </w:rPr>
        <w:t xml:space="preserve"> amount of data to be generated (</w:t>
      </w:r>
      <w:r w:rsidRPr="003C6B45">
        <w:rPr>
          <w:color w:val="000000" w:themeColor="text1"/>
        </w:rPr>
        <w:t>e.g.</w:t>
      </w:r>
      <w:r>
        <w:rPr>
          <w:color w:val="000000" w:themeColor="text1"/>
        </w:rPr>
        <w:t>,</w:t>
      </w:r>
      <w:r w:rsidRPr="003C6B45">
        <w:rPr>
          <w:color w:val="000000" w:themeColor="text1"/>
        </w:rPr>
        <w:t xml:space="preserve"> the number of </w:t>
      </w:r>
      <w:r w:rsidR="00532376">
        <w:rPr>
          <w:color w:val="000000" w:themeColor="text1"/>
        </w:rPr>
        <w:t>access points (</w:t>
      </w:r>
      <w:r w:rsidRPr="003C6B45">
        <w:rPr>
          <w:color w:val="000000" w:themeColor="text1"/>
        </w:rPr>
        <w:t>AP</w:t>
      </w:r>
      <w:r w:rsidR="00532376">
        <w:rPr>
          <w:color w:val="000000" w:themeColor="text1"/>
        </w:rPr>
        <w:t>)</w:t>
      </w:r>
      <w:r w:rsidRPr="003C6B45">
        <w:rPr>
          <w:color w:val="000000" w:themeColor="text1"/>
        </w:rPr>
        <w:t xml:space="preserve"> to be simulated</w:t>
      </w:r>
      <w:r>
        <w:rPr>
          <w:color w:val="000000" w:themeColor="text1"/>
        </w:rPr>
        <w:t>, total simulation time, minimum number of events, etc.)</w:t>
      </w:r>
      <w:r w:rsidRPr="003C6B45">
        <w:rPr>
          <w:color w:val="000000" w:themeColor="text1"/>
        </w:rPr>
        <w:t>.</w:t>
      </w:r>
    </w:p>
    <w:p w:rsidR="00556260" w:rsidRDefault="00556260" w:rsidP="00556260">
      <w:pPr>
        <w:spacing w:after="120"/>
        <w:jc w:val="both"/>
        <w:rPr>
          <w:color w:val="000000" w:themeColor="text1"/>
        </w:rPr>
      </w:pPr>
      <w:r>
        <w:rPr>
          <w:b/>
          <w:color w:val="000000" w:themeColor="text1"/>
        </w:rPr>
        <w:t>REQ-ML-SANDBOX-0</w:t>
      </w:r>
      <w:r w:rsidR="00304429">
        <w:rPr>
          <w:b/>
          <w:color w:val="000000" w:themeColor="text1"/>
        </w:rPr>
        <w:t>2</w:t>
      </w:r>
      <w:r w:rsidR="00D50551">
        <w:rPr>
          <w:b/>
          <w:color w:val="000000" w:themeColor="text1"/>
        </w:rPr>
        <w:t>5</w:t>
      </w:r>
      <w:r w:rsidRPr="00DF278E">
        <w:rPr>
          <w:b/>
          <w:color w:val="000000" w:themeColor="text1"/>
        </w:rPr>
        <w:t>:</w:t>
      </w:r>
      <w:r w:rsidR="00532376">
        <w:rPr>
          <w:color w:val="000000" w:themeColor="text1"/>
        </w:rPr>
        <w:t xml:space="preserve">The </w:t>
      </w:r>
      <w:r>
        <w:rPr>
          <w:color w:val="000000" w:themeColor="text1"/>
        </w:rPr>
        <w:t xml:space="preserve">ML </w:t>
      </w:r>
      <w:r w:rsidR="00532376">
        <w:rPr>
          <w:color w:val="000000" w:themeColor="text1"/>
        </w:rPr>
        <w:t>s</w:t>
      </w:r>
      <w:r w:rsidRPr="0052622B">
        <w:rPr>
          <w:color w:val="000000" w:themeColor="text1"/>
        </w:rPr>
        <w:t xml:space="preserve">andbox is required </w:t>
      </w:r>
      <w:r>
        <w:rPr>
          <w:color w:val="000000" w:themeColor="text1"/>
        </w:rPr>
        <w:t xml:space="preserve">to support </w:t>
      </w:r>
      <w:r w:rsidR="00532376">
        <w:rPr>
          <w:color w:val="000000" w:themeColor="text1"/>
        </w:rPr>
        <w:t>s</w:t>
      </w:r>
      <w:r w:rsidRPr="000E0FF5">
        <w:rPr>
          <w:color w:val="000000" w:themeColor="text1"/>
        </w:rPr>
        <w:t>imulation environment metadata.</w:t>
      </w:r>
    </w:p>
    <w:p w:rsidR="00556260" w:rsidRDefault="00556260" w:rsidP="00556260">
      <w:pPr>
        <w:spacing w:after="120"/>
        <w:jc w:val="both"/>
        <w:rPr>
          <w:color w:val="000000" w:themeColor="text1"/>
        </w:rPr>
      </w:pPr>
      <w:r>
        <w:rPr>
          <w:color w:val="000000" w:themeColor="text1"/>
        </w:rPr>
        <w:t xml:space="preserve">NOTE </w:t>
      </w:r>
      <w:r w:rsidR="00DD4D3F">
        <w:rPr>
          <w:color w:val="000000" w:themeColor="text1"/>
        </w:rPr>
        <w:t xml:space="preserve">6 </w:t>
      </w:r>
      <w:r>
        <w:rPr>
          <w:color w:val="000000" w:themeColor="text1"/>
        </w:rPr>
        <w:t>– Simulation environment metadata can be</w:t>
      </w:r>
      <w:r w:rsidRPr="0052622B">
        <w:rPr>
          <w:color w:val="000000" w:themeColor="text1"/>
        </w:rPr>
        <w:t xml:space="preserve"> provide</w:t>
      </w:r>
      <w:r>
        <w:rPr>
          <w:color w:val="000000" w:themeColor="text1"/>
        </w:rPr>
        <w:t xml:space="preserve">d to the serving frameworkfor considering the deployment environment while creating </w:t>
      </w:r>
      <w:r w:rsidR="00F620A1">
        <w:rPr>
          <w:color w:val="000000" w:themeColor="text1"/>
        </w:rPr>
        <w:t>a</w:t>
      </w:r>
      <w:ins w:id="54" w:author="Vishnu Ram" w:date="2022-05-24T21:35:00Z">
        <w:r w:rsidR="008E4A24">
          <w:rPr>
            <w:color w:val="000000" w:themeColor="text1"/>
          </w:rPr>
          <w:t>n</w:t>
        </w:r>
      </w:ins>
      <w:del w:id="55" w:author="Vishnu Ram" w:date="2022-05-24T21:35:00Z">
        <w:r w:rsidDel="008E4A24">
          <w:rPr>
            <w:color w:val="000000" w:themeColor="text1"/>
          </w:rPr>
          <w:delText xml:space="preserve">serving </w:delText>
        </w:r>
      </w:del>
      <w:ins w:id="56" w:author="Vishnu Ram" w:date="2022-05-24T21:35:00Z">
        <w:r w:rsidR="008E4A24">
          <w:rPr>
            <w:color w:val="000000" w:themeColor="text1"/>
          </w:rPr>
          <w:t>inference</w:t>
        </w:r>
      </w:ins>
      <w:r>
        <w:rPr>
          <w:color w:val="000000" w:themeColor="text1"/>
        </w:rPr>
        <w:t xml:space="preserve">engine </w:t>
      </w:r>
      <w:r w:rsidR="0044775D">
        <w:rPr>
          <w:color w:val="000000" w:themeColor="text1"/>
        </w:rPr>
        <w:t xml:space="preserve">(see </w:t>
      </w:r>
      <w:r w:rsidR="0044775D">
        <w:rPr>
          <w:color w:val="000000" w:themeColor="text1"/>
          <w:highlight w:val="yellow"/>
        </w:rPr>
        <w:t>c</w:t>
      </w:r>
      <w:r w:rsidR="00532376" w:rsidRPr="00532376">
        <w:rPr>
          <w:color w:val="000000" w:themeColor="text1"/>
          <w:highlight w:val="yellow"/>
        </w:rPr>
        <w:t xml:space="preserve">lause </w:t>
      </w:r>
      <w:del w:id="57" w:author="Vishnu Ram" w:date="2022-05-24T21:35:00Z">
        <w:r w:rsidR="00532376" w:rsidRPr="00532376" w:rsidDel="008E4A24">
          <w:rPr>
            <w:color w:val="000000" w:themeColor="text1"/>
            <w:highlight w:val="yellow"/>
          </w:rPr>
          <w:delText xml:space="preserve">X </w:delText>
        </w:r>
      </w:del>
      <w:ins w:id="58" w:author="Vishnu Ram" w:date="2022-05-24T21:35:00Z">
        <w:r w:rsidR="008E4A24">
          <w:rPr>
            <w:color w:val="000000" w:themeColor="text1"/>
            <w:highlight w:val="yellow"/>
          </w:rPr>
          <w:t>8.1.3</w:t>
        </w:r>
      </w:ins>
      <w:r w:rsidR="00532376" w:rsidRPr="00532376">
        <w:rPr>
          <w:color w:val="000000" w:themeColor="text1"/>
          <w:highlight w:val="yellow"/>
        </w:rPr>
        <w:t>in [ITU-T Y.3179]</w:t>
      </w:r>
      <w:r w:rsidR="0044775D">
        <w:rPr>
          <w:color w:val="000000" w:themeColor="text1"/>
          <w:highlight w:val="yellow"/>
        </w:rPr>
        <w:t>)</w:t>
      </w:r>
      <w:r w:rsidRPr="00532376">
        <w:rPr>
          <w:color w:val="000000" w:themeColor="text1"/>
          <w:highlight w:val="yellow"/>
        </w:rPr>
        <w:t>.</w:t>
      </w:r>
    </w:p>
    <w:p w:rsidR="00556260" w:rsidRDefault="00556260" w:rsidP="00556260">
      <w:pPr>
        <w:spacing w:after="120"/>
        <w:jc w:val="both"/>
        <w:rPr>
          <w:bCs/>
          <w:sz w:val="23"/>
          <w:szCs w:val="23"/>
        </w:rPr>
      </w:pPr>
      <w:r>
        <w:rPr>
          <w:color w:val="000000" w:themeColor="text1"/>
        </w:rPr>
        <w:t xml:space="preserve">NOTE </w:t>
      </w:r>
      <w:r w:rsidR="00DD4D3F">
        <w:rPr>
          <w:color w:val="000000" w:themeColor="text1"/>
        </w:rPr>
        <w:t xml:space="preserve">7 </w:t>
      </w:r>
      <w:r>
        <w:rPr>
          <w:color w:val="000000" w:themeColor="text1"/>
        </w:rPr>
        <w:t xml:space="preserve">– Simulation environment metadata includes </w:t>
      </w:r>
      <w:r>
        <w:rPr>
          <w:bCs/>
          <w:sz w:val="23"/>
          <w:szCs w:val="23"/>
        </w:rPr>
        <w:t>the data models used by simulated NFs and APIs to access these data.</w:t>
      </w:r>
    </w:p>
    <w:p w:rsidR="00556260" w:rsidRPr="000E0FF5" w:rsidRDefault="00556260" w:rsidP="00556260">
      <w:pPr>
        <w:spacing w:after="120"/>
        <w:jc w:val="both"/>
        <w:rPr>
          <w:bCs/>
          <w:sz w:val="23"/>
          <w:szCs w:val="23"/>
        </w:rPr>
      </w:pPr>
      <w:r>
        <w:rPr>
          <w:color w:val="000000" w:themeColor="text1"/>
        </w:rPr>
        <w:t xml:space="preserve">NOTE </w:t>
      </w:r>
      <w:r w:rsidR="00DD4D3F">
        <w:rPr>
          <w:color w:val="000000" w:themeColor="text1"/>
        </w:rPr>
        <w:t xml:space="preserve">8 </w:t>
      </w:r>
      <w:r>
        <w:rPr>
          <w:color w:val="000000" w:themeColor="text1"/>
        </w:rPr>
        <w:t>– Simulation environment metadata can be used by</w:t>
      </w:r>
      <w:r w:rsidR="00532376">
        <w:rPr>
          <w:color w:val="000000" w:themeColor="text1"/>
        </w:rPr>
        <w:t xml:space="preserve"> the data handling (</w:t>
      </w:r>
      <w:r>
        <w:rPr>
          <w:color w:val="000000" w:themeColor="text1"/>
        </w:rPr>
        <w:t>DH</w:t>
      </w:r>
      <w:r w:rsidR="00532376">
        <w:rPr>
          <w:color w:val="000000" w:themeColor="text1"/>
        </w:rPr>
        <w:t>)</w:t>
      </w:r>
      <w:r>
        <w:rPr>
          <w:color w:val="000000" w:themeColor="text1"/>
        </w:rPr>
        <w:t xml:space="preserve"> to select the type of storage of </w:t>
      </w:r>
      <w:r w:rsidRPr="00E865BC">
        <w:rPr>
          <w:color w:val="000000" w:themeColor="text1"/>
        </w:rPr>
        <w:t xml:space="preserve">data </w:t>
      </w:r>
      <w:r>
        <w:rPr>
          <w:color w:val="000000" w:themeColor="text1"/>
        </w:rPr>
        <w:t>(</w:t>
      </w:r>
      <w:r w:rsidRPr="003A6BD6">
        <w:rPr>
          <w:bCs/>
          <w:sz w:val="23"/>
          <w:szCs w:val="23"/>
        </w:rPr>
        <w:t>REQ-ML-DH-011</w:t>
      </w:r>
      <w:r>
        <w:rPr>
          <w:bCs/>
          <w:sz w:val="23"/>
          <w:szCs w:val="23"/>
        </w:rPr>
        <w:t xml:space="preserve"> in </w:t>
      </w:r>
      <w:r>
        <w:rPr>
          <w:color w:val="000000" w:themeColor="text1"/>
        </w:rPr>
        <w:t>[ITU-T Y.3174])</w:t>
      </w:r>
      <w:r w:rsidRPr="003A6BD6">
        <w:rPr>
          <w:bCs/>
          <w:sz w:val="23"/>
          <w:szCs w:val="23"/>
        </w:rPr>
        <w:t>.</w:t>
      </w:r>
    </w:p>
    <w:p w:rsidR="00532376" w:rsidRDefault="001312BB" w:rsidP="00295891">
      <w:pPr>
        <w:jc w:val="both"/>
        <w:rPr>
          <w:color w:val="000000" w:themeColor="text1"/>
        </w:rPr>
      </w:pPr>
      <w:r w:rsidRPr="00A974C5">
        <w:rPr>
          <w:b/>
          <w:color w:val="000000" w:themeColor="text1"/>
        </w:rPr>
        <w:t>REQ-ML-SANDBOX-</w:t>
      </w:r>
      <w:r w:rsidR="00295891" w:rsidRPr="00A974C5">
        <w:rPr>
          <w:b/>
          <w:color w:val="000000" w:themeColor="text1"/>
        </w:rPr>
        <w:t>024</w:t>
      </w:r>
      <w:r w:rsidRPr="00A974C5">
        <w:rPr>
          <w:b/>
          <w:color w:val="000000" w:themeColor="text1"/>
        </w:rPr>
        <w:t xml:space="preserve">: </w:t>
      </w:r>
      <w:r w:rsidR="00532376">
        <w:rPr>
          <w:bCs/>
          <w:color w:val="000000" w:themeColor="text1"/>
        </w:rPr>
        <w:t xml:space="preserve">The </w:t>
      </w:r>
      <w:r w:rsidR="00872F24" w:rsidRPr="00A974C5">
        <w:rPr>
          <w:color w:val="000000" w:themeColor="text1"/>
        </w:rPr>
        <w:t xml:space="preserve">ML </w:t>
      </w:r>
      <w:r w:rsidR="00532376">
        <w:rPr>
          <w:color w:val="000000" w:themeColor="text1"/>
        </w:rPr>
        <w:t>s</w:t>
      </w:r>
      <w:r w:rsidRPr="00A974C5">
        <w:rPr>
          <w:color w:val="000000" w:themeColor="text1"/>
        </w:rPr>
        <w:t xml:space="preserve">andbox is recommended to support isolation between different instances of </w:t>
      </w:r>
      <w:r w:rsidR="00295891" w:rsidRPr="00A974C5">
        <w:rPr>
          <w:color w:val="000000" w:themeColor="text1"/>
        </w:rPr>
        <w:t xml:space="preserve">evaluation </w:t>
      </w:r>
      <w:r w:rsidRPr="00A974C5">
        <w:rPr>
          <w:color w:val="000000" w:themeColor="text1"/>
        </w:rPr>
        <w:t>ML pipelines (instan</w:t>
      </w:r>
      <w:r w:rsidR="00DD4D19" w:rsidRPr="00170017">
        <w:rPr>
          <w:color w:val="000000" w:themeColor="text1"/>
        </w:rPr>
        <w:t xml:space="preserve">tiated for different </w:t>
      </w:r>
      <w:r w:rsidR="00170017">
        <w:rPr>
          <w:color w:val="000000" w:themeColor="text1"/>
        </w:rPr>
        <w:t xml:space="preserve">ML </w:t>
      </w:r>
      <w:r w:rsidR="00DD4D19" w:rsidRPr="00170017">
        <w:rPr>
          <w:color w:val="000000" w:themeColor="text1"/>
        </w:rPr>
        <w:t>underlay</w:t>
      </w:r>
      <w:r w:rsidR="00532376">
        <w:rPr>
          <w:color w:val="000000" w:themeColor="text1"/>
        </w:rPr>
        <w:t xml:space="preserve"> networks</w:t>
      </w:r>
      <w:r w:rsidR="00DD4D19" w:rsidRPr="00170017">
        <w:rPr>
          <w:color w:val="000000" w:themeColor="text1"/>
        </w:rPr>
        <w:t>)</w:t>
      </w:r>
      <w:r w:rsidR="00532376">
        <w:rPr>
          <w:color w:val="000000" w:themeColor="text1"/>
        </w:rPr>
        <w:t>.</w:t>
      </w:r>
    </w:p>
    <w:p w:rsidR="001312BB" w:rsidRPr="00A974C5" w:rsidRDefault="00532376" w:rsidP="00295891">
      <w:pPr>
        <w:jc w:val="both"/>
        <w:rPr>
          <w:color w:val="000000" w:themeColor="text1"/>
        </w:rPr>
      </w:pPr>
      <w:r w:rsidRPr="00AA1C3F">
        <w:rPr>
          <w:color w:val="000000" w:themeColor="text1"/>
          <w:highlight w:val="yellow"/>
        </w:rPr>
        <w:t xml:space="preserve">NOTE </w:t>
      </w:r>
      <w:r w:rsidR="0044775D">
        <w:rPr>
          <w:color w:val="000000" w:themeColor="text1"/>
          <w:highlight w:val="yellow"/>
        </w:rPr>
        <w:t xml:space="preserve">9 </w:t>
      </w:r>
      <w:r w:rsidRPr="00AA1C3F">
        <w:rPr>
          <w:color w:val="000000" w:themeColor="text1"/>
          <w:highlight w:val="yellow"/>
        </w:rPr>
        <w:t>– Examples of reasons for isolation are</w:t>
      </w:r>
      <w:r w:rsidR="00E73749" w:rsidRPr="00AA1C3F">
        <w:rPr>
          <w:color w:val="000000" w:themeColor="text1"/>
          <w:highlight w:val="yellow"/>
        </w:rPr>
        <w:t>security</w:t>
      </w:r>
      <w:ins w:id="59" w:author="Vishnu Ram" w:date="2022-05-24T21:31:00Z">
        <w:r w:rsidR="008F4AB8">
          <w:rPr>
            <w:color w:val="000000" w:themeColor="text1"/>
            <w:highlight w:val="yellow"/>
          </w:rPr>
          <w:t>, data privacy</w:t>
        </w:r>
      </w:ins>
      <w:r w:rsidR="00E73749" w:rsidRPr="00AA1C3F">
        <w:rPr>
          <w:color w:val="000000" w:themeColor="text1"/>
          <w:highlight w:val="yellow"/>
        </w:rPr>
        <w:t xml:space="preserve"> reasons</w:t>
      </w:r>
      <w:ins w:id="60" w:author="Vishnu Ram" w:date="2022-05-24T21:31:00Z">
        <w:r w:rsidR="008F4AB8">
          <w:rPr>
            <w:color w:val="000000" w:themeColor="text1"/>
            <w:highlight w:val="yellow"/>
          </w:rPr>
          <w:t xml:space="preserve"> and </w:t>
        </w:r>
      </w:ins>
      <w:del w:id="61" w:author="Vishnu Ram" w:date="2022-05-24T21:31:00Z">
        <w:r w:rsidR="00E73749" w:rsidRPr="00AA1C3F" w:rsidDel="008F4AB8">
          <w:rPr>
            <w:color w:val="000000" w:themeColor="text1"/>
            <w:highlight w:val="yellow"/>
          </w:rPr>
          <w:delText xml:space="preserve">, </w:delText>
        </w:r>
      </w:del>
      <w:r w:rsidR="00E73749" w:rsidRPr="00AA1C3F">
        <w:rPr>
          <w:color w:val="000000" w:themeColor="text1"/>
          <w:highlight w:val="yellow"/>
        </w:rPr>
        <w:t xml:space="preserve">support </w:t>
      </w:r>
      <w:ins w:id="62" w:author="Vishnu Ram" w:date="2022-05-24T21:31:00Z">
        <w:r w:rsidR="008F4AB8">
          <w:rPr>
            <w:color w:val="000000" w:themeColor="text1"/>
            <w:highlight w:val="yellow"/>
          </w:rPr>
          <w:t>fo</w:t>
        </w:r>
      </w:ins>
      <w:ins w:id="63" w:author="Vishnu Ram" w:date="2022-05-24T21:32:00Z">
        <w:r w:rsidR="008F4AB8">
          <w:rPr>
            <w:color w:val="000000" w:themeColor="text1"/>
            <w:highlight w:val="yellow"/>
          </w:rPr>
          <w:t xml:space="preserve">r </w:t>
        </w:r>
      </w:ins>
      <w:r w:rsidR="00295891" w:rsidRPr="00AA1C3F">
        <w:rPr>
          <w:color w:val="000000" w:themeColor="text1"/>
          <w:highlight w:val="yellow"/>
        </w:rPr>
        <w:t>slicing</w:t>
      </w:r>
      <w:r w:rsidR="00E73749" w:rsidRPr="00AA1C3F">
        <w:rPr>
          <w:color w:val="000000" w:themeColor="text1"/>
          <w:highlight w:val="yellow"/>
        </w:rPr>
        <w:t>, etc</w:t>
      </w:r>
      <w:r w:rsidR="00295891" w:rsidRPr="00AA1C3F">
        <w:rPr>
          <w:color w:val="000000" w:themeColor="text1"/>
          <w:highlight w:val="yellow"/>
        </w:rPr>
        <w:t>.</w:t>
      </w:r>
    </w:p>
    <w:p w:rsidR="00A24ED1" w:rsidRPr="00F67604" w:rsidRDefault="00AA1C3F" w:rsidP="00383066">
      <w:pPr>
        <w:pStyle w:val="Heading1"/>
        <w:spacing w:before="240" w:after="120"/>
        <w:ind w:left="0" w:firstLine="0"/>
      </w:pPr>
      <w:bookmarkStart w:id="64" w:name="_1pxezwc"/>
      <w:bookmarkStart w:id="65" w:name="_Toc95407354"/>
      <w:bookmarkEnd w:id="64"/>
      <w:r>
        <w:t>8</w:t>
      </w:r>
      <w:r w:rsidR="00A242C4" w:rsidRPr="00F67604">
        <w:t xml:space="preserve">. High-level architecture </w:t>
      </w:r>
      <w:bookmarkEnd w:id="65"/>
    </w:p>
    <w:p w:rsidR="00216FE0" w:rsidRPr="00112484" w:rsidRDefault="0003149F" w:rsidP="00216FE0">
      <w:pPr>
        <w:spacing w:after="120"/>
        <w:jc w:val="both"/>
        <w:rPr>
          <w:i/>
          <w:iCs/>
          <w:color w:val="000000" w:themeColor="text1"/>
        </w:rPr>
      </w:pPr>
      <w:r w:rsidRPr="0003149F">
        <w:rPr>
          <w:i/>
          <w:iCs/>
          <w:color w:val="000000" w:themeColor="text1"/>
        </w:rPr>
        <w:t>Editor’s note: it is needed to clarify the architecture sub components which satisfy the requirements in clause 7</w:t>
      </w:r>
      <w:r w:rsidR="00216FE0">
        <w:rPr>
          <w:i/>
          <w:iCs/>
          <w:color w:val="000000" w:themeColor="text1"/>
        </w:rPr>
        <w:t xml:space="preserve"> (</w:t>
      </w:r>
      <w:r w:rsidR="008E4BCA">
        <w:rPr>
          <w:i/>
          <w:iCs/>
          <w:color w:val="000000" w:themeColor="text1"/>
        </w:rPr>
        <w:t>S</w:t>
      </w:r>
      <w:r w:rsidR="00216FE0">
        <w:rPr>
          <w:i/>
          <w:iCs/>
          <w:color w:val="000000" w:themeColor="text1"/>
        </w:rPr>
        <w:t xml:space="preserve">pecifically for </w:t>
      </w:r>
      <w:r w:rsidR="008E4BCA">
        <w:rPr>
          <w:i/>
          <w:iCs/>
          <w:color w:val="000000" w:themeColor="text1"/>
        </w:rPr>
        <w:t xml:space="preserve">Requirements </w:t>
      </w:r>
      <w:r w:rsidR="00216FE0">
        <w:rPr>
          <w:i/>
          <w:iCs/>
          <w:color w:val="000000" w:themeColor="text1"/>
        </w:rPr>
        <w:t>006</w:t>
      </w:r>
      <w:r w:rsidR="008E4BCA">
        <w:rPr>
          <w:i/>
          <w:iCs/>
          <w:color w:val="000000" w:themeColor="text1"/>
        </w:rPr>
        <w:t>-</w:t>
      </w:r>
      <w:r w:rsidR="00216FE0">
        <w:rPr>
          <w:i/>
          <w:iCs/>
          <w:color w:val="000000" w:themeColor="text1"/>
        </w:rPr>
        <w:t xml:space="preserve"> demand mapping and </w:t>
      </w:r>
      <w:r w:rsidR="008E4BCA">
        <w:rPr>
          <w:i/>
          <w:iCs/>
          <w:color w:val="000000" w:themeColor="text1"/>
        </w:rPr>
        <w:t xml:space="preserve">Requirement </w:t>
      </w:r>
      <w:r w:rsidR="00216FE0">
        <w:rPr>
          <w:i/>
          <w:iCs/>
          <w:color w:val="000000" w:themeColor="text1"/>
        </w:rPr>
        <w:t>004</w:t>
      </w:r>
      <w:r w:rsidR="008E4BCA">
        <w:rPr>
          <w:i/>
          <w:iCs/>
          <w:color w:val="000000" w:themeColor="text1"/>
        </w:rPr>
        <w:t>-T</w:t>
      </w:r>
      <w:r w:rsidR="00216FE0">
        <w:rPr>
          <w:i/>
          <w:iCs/>
          <w:color w:val="000000" w:themeColor="text1"/>
        </w:rPr>
        <w:t>time synch</w:t>
      </w:r>
      <w:r w:rsidR="008E4BCA">
        <w:rPr>
          <w:i/>
          <w:iCs/>
          <w:color w:val="000000" w:themeColor="text1"/>
        </w:rPr>
        <w:t>ronisation</w:t>
      </w:r>
      <w:r w:rsidR="00216FE0">
        <w:rPr>
          <w:i/>
          <w:iCs/>
          <w:color w:val="000000" w:themeColor="text1"/>
        </w:rPr>
        <w:t xml:space="preserve"> related).</w:t>
      </w:r>
    </w:p>
    <w:p w:rsidR="00AA1C3F" w:rsidRPr="00497160" w:rsidRDefault="00AA1C3F" w:rsidP="00AA1C3F">
      <w:pPr>
        <w:jc w:val="both"/>
        <w:rPr>
          <w:b/>
          <w:bCs/>
          <w:color w:val="000000" w:themeColor="text1"/>
        </w:rPr>
      </w:pPr>
      <w:r w:rsidRPr="00497160">
        <w:rPr>
          <w:b/>
          <w:bCs/>
          <w:color w:val="000000" w:themeColor="text1"/>
        </w:rPr>
        <w:t xml:space="preserve">8.1 ML sandbox within the high-level ML architecture </w:t>
      </w:r>
    </w:p>
    <w:p w:rsidR="0003149F" w:rsidRDefault="0003149F" w:rsidP="00AC56D8">
      <w:pPr>
        <w:jc w:val="both"/>
        <w:rPr>
          <w:color w:val="000000" w:themeColor="text1"/>
        </w:rPr>
      </w:pPr>
    </w:p>
    <w:p w:rsidR="00AA1C3F" w:rsidRDefault="00CE3505" w:rsidP="00AC56D8">
      <w:pPr>
        <w:jc w:val="both"/>
        <w:rPr>
          <w:color w:val="000000" w:themeColor="text1"/>
        </w:rPr>
      </w:pPr>
      <w:r>
        <w:rPr>
          <w:color w:val="000000" w:themeColor="text1"/>
        </w:rPr>
        <w:t>To</w:t>
      </w:r>
      <w:r w:rsidR="00A242C4" w:rsidRPr="00F67604">
        <w:rPr>
          <w:color w:val="000000" w:themeColor="text1"/>
        </w:rPr>
        <w:t>simulate ML underlay networks, the</w:t>
      </w:r>
      <w:r w:rsidR="00050F47">
        <w:rPr>
          <w:color w:val="000000" w:themeColor="text1"/>
        </w:rPr>
        <w:t xml:space="preserve"> ML</w:t>
      </w:r>
      <w:r w:rsidR="00AA1C3F">
        <w:rPr>
          <w:color w:val="000000" w:themeColor="text1"/>
        </w:rPr>
        <w:t>s</w:t>
      </w:r>
      <w:r w:rsidR="00A242C4" w:rsidRPr="00F67604">
        <w:rPr>
          <w:color w:val="000000" w:themeColor="text1"/>
        </w:rPr>
        <w:t xml:space="preserve">andbox includes simulated NFs, </w:t>
      </w:r>
      <w:r w:rsidR="00AA1C3F">
        <w:rPr>
          <w:color w:val="000000" w:themeColor="text1"/>
        </w:rPr>
        <w:t>application functions (</w:t>
      </w:r>
      <w:r w:rsidR="00A242C4" w:rsidRPr="00F67604">
        <w:rPr>
          <w:color w:val="000000" w:themeColor="text1"/>
        </w:rPr>
        <w:t>AF</w:t>
      </w:r>
      <w:r w:rsidR="00AA1C3F">
        <w:rPr>
          <w:color w:val="000000" w:themeColor="text1"/>
        </w:rPr>
        <w:t>)</w:t>
      </w:r>
      <w:r w:rsidR="00A974C5">
        <w:rPr>
          <w:color w:val="000000" w:themeColor="text1"/>
        </w:rPr>
        <w:t>,</w:t>
      </w:r>
      <w:r w:rsidR="00A242C4" w:rsidRPr="00F67604">
        <w:rPr>
          <w:color w:val="000000" w:themeColor="text1"/>
        </w:rPr>
        <w:t xml:space="preserve"> and ML </w:t>
      </w:r>
      <w:r w:rsidR="00A242C4" w:rsidRPr="00AE73AC">
        <w:rPr>
          <w:color w:val="000000" w:themeColor="text1"/>
        </w:rPr>
        <w:t xml:space="preserve">pipeline(s) whose elements are managed by the Machine Learning Function Orchestrator (MLFO) </w:t>
      </w:r>
      <w:r w:rsidR="00A242C4" w:rsidRPr="00AE73AC">
        <w:t>[</w:t>
      </w:r>
      <w:r w:rsidR="00FA7C57">
        <w:t>ITU-T Y.3172</w:t>
      </w:r>
      <w:r w:rsidR="00A242C4" w:rsidRPr="00AE73AC">
        <w:t>]</w:t>
      </w:r>
      <w:r w:rsidR="00A242C4" w:rsidRPr="00AE73AC">
        <w:rPr>
          <w:color w:val="000000" w:themeColor="text1"/>
        </w:rPr>
        <w:t>.</w:t>
      </w:r>
      <w:r w:rsidR="00B578D5" w:rsidRPr="00AE73AC">
        <w:rPr>
          <w:color w:val="000000" w:themeColor="text1"/>
        </w:rPr>
        <w:t xml:space="preserve"> The ML Sandbox is particularly useful to address dynamic networking systems since it allows validating the effect of ML-based optimizations before being deployed in production environments. Besides, because of the potential limitations of data</w:t>
      </w:r>
      <w:r w:rsidR="002D2BC5" w:rsidRPr="00AE73AC">
        <w:rPr>
          <w:color w:val="000000" w:themeColor="text1"/>
        </w:rPr>
        <w:t xml:space="preserve"> coming from live networks</w:t>
      </w:r>
      <w:r w:rsidR="00B578D5" w:rsidRPr="00AE73AC">
        <w:rPr>
          <w:color w:val="000000" w:themeColor="text1"/>
        </w:rPr>
        <w:t xml:space="preserve"> (insufficient amount, privacy issue, etc.), the ML Sandbox can be used to generate synthetic data as a complement</w:t>
      </w:r>
      <w:r w:rsidR="00B578D5" w:rsidRPr="0014241E">
        <w:rPr>
          <w:color w:val="000000" w:themeColor="text1"/>
        </w:rPr>
        <w:t xml:space="preserve"> for a given training procedure.</w:t>
      </w:r>
    </w:p>
    <w:p w:rsidR="00AA1C3F" w:rsidRDefault="00AA1C3F" w:rsidP="00AC56D8">
      <w:pPr>
        <w:jc w:val="both"/>
        <w:rPr>
          <w:color w:val="000000" w:themeColor="text1"/>
        </w:rPr>
      </w:pPr>
    </w:p>
    <w:p w:rsidR="00EB1CC4" w:rsidRPr="00F67604" w:rsidRDefault="004B4264" w:rsidP="00AC56D8">
      <w:pPr>
        <w:jc w:val="both"/>
        <w:rPr>
          <w:color w:val="000000" w:themeColor="text1"/>
        </w:rPr>
      </w:pPr>
      <w:fldSimple w:instr=" REF _Ref31033041 \h  \* MERGEFORMAT ">
        <w:r w:rsidR="0035544C" w:rsidRPr="0014241E">
          <w:rPr>
            <w:color w:val="000000" w:themeColor="text1"/>
          </w:rPr>
          <w:t xml:space="preserve">Figure </w:t>
        </w:r>
        <w:r w:rsidR="0035544C" w:rsidRPr="0035544C">
          <w:rPr>
            <w:color w:val="000000" w:themeColor="text1"/>
          </w:rPr>
          <w:t>1</w:t>
        </w:r>
      </w:fldSimple>
      <w:r w:rsidR="00AA1C3F">
        <w:rPr>
          <w:color w:val="000000" w:themeColor="text1"/>
        </w:rPr>
        <w:t>provides the high-level architecture showing</w:t>
      </w:r>
      <w:r w:rsidR="00732102" w:rsidRPr="00606513">
        <w:rPr>
          <w:color w:val="000000" w:themeColor="text1"/>
        </w:rPr>
        <w:t xml:space="preserve">the </w:t>
      </w:r>
      <w:r w:rsidR="009D4A8F" w:rsidRPr="00606513">
        <w:rPr>
          <w:color w:val="000000" w:themeColor="text1"/>
        </w:rPr>
        <w:t xml:space="preserve">main </w:t>
      </w:r>
      <w:r w:rsidR="00AA1C3F">
        <w:rPr>
          <w:color w:val="000000" w:themeColor="text1"/>
        </w:rPr>
        <w:t xml:space="preserve">involved </w:t>
      </w:r>
      <w:r w:rsidR="006735E9">
        <w:rPr>
          <w:color w:val="000000" w:themeColor="text1"/>
        </w:rPr>
        <w:t>components</w:t>
      </w:r>
      <w:r w:rsidR="0090304E" w:rsidRPr="00606513">
        <w:rPr>
          <w:color w:val="000000" w:themeColor="text1"/>
        </w:rPr>
        <w:t xml:space="preserve">and </w:t>
      </w:r>
      <w:r w:rsidR="00732102" w:rsidRPr="00606513">
        <w:rPr>
          <w:color w:val="000000" w:themeColor="text1"/>
        </w:rPr>
        <w:t xml:space="preserve">the ML </w:t>
      </w:r>
      <w:r w:rsidR="00AA1C3F">
        <w:rPr>
          <w:color w:val="000000" w:themeColor="text1"/>
        </w:rPr>
        <w:t>s</w:t>
      </w:r>
      <w:r w:rsidR="00732102" w:rsidRPr="00606513">
        <w:rPr>
          <w:color w:val="000000" w:themeColor="text1"/>
        </w:rPr>
        <w:t>andbox</w:t>
      </w:r>
      <w:r w:rsidR="00B70047" w:rsidRPr="00606513">
        <w:rPr>
          <w:color w:val="000000" w:themeColor="text1"/>
        </w:rPr>
        <w:t>.</w:t>
      </w:r>
    </w:p>
    <w:p w:rsidR="00321177" w:rsidRPr="00F67604" w:rsidRDefault="00321177" w:rsidP="00AC56D8">
      <w:pPr>
        <w:jc w:val="both"/>
        <w:rPr>
          <w:color w:val="000000" w:themeColor="text1"/>
        </w:rPr>
      </w:pPr>
    </w:p>
    <w:p w:rsidR="00AF67E2" w:rsidRPr="00E753A1" w:rsidRDefault="00513E2F" w:rsidP="00AF67E2">
      <w:pPr>
        <w:keepNext/>
        <w:tabs>
          <w:tab w:val="left" w:pos="794"/>
          <w:tab w:val="left" w:pos="1191"/>
          <w:tab w:val="left" w:pos="1588"/>
          <w:tab w:val="left" w:pos="1985"/>
        </w:tabs>
        <w:spacing w:after="120"/>
        <w:jc w:val="center"/>
      </w:pPr>
      <w:r>
        <w:rPr>
          <w:noProof/>
          <w:lang w:val="en-US" w:eastAsia="en-US" w:bidi="hi-IN"/>
        </w:rPr>
        <w:lastRenderedPageBreak/>
        <w:drawing>
          <wp:inline distT="0" distB="0" distL="0" distR="0">
            <wp:extent cx="6120130" cy="3276600"/>
            <wp:effectExtent l="0" t="0" r="127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16" cstate="print"/>
                    <a:stretch>
                      <a:fillRect/>
                    </a:stretch>
                  </pic:blipFill>
                  <pic:spPr>
                    <a:xfrm>
                      <a:off x="0" y="0"/>
                      <a:ext cx="6120130" cy="3276600"/>
                    </a:xfrm>
                    <a:prstGeom prst="rect">
                      <a:avLst/>
                    </a:prstGeom>
                  </pic:spPr>
                </pic:pic>
              </a:graphicData>
            </a:graphic>
          </wp:inline>
        </w:drawing>
      </w:r>
    </w:p>
    <w:p w:rsidR="000F162D" w:rsidRDefault="00AF67E2" w:rsidP="002E298A">
      <w:pPr>
        <w:pStyle w:val="Caption"/>
        <w:jc w:val="center"/>
        <w:rPr>
          <w:i w:val="0"/>
          <w:color w:val="000000" w:themeColor="text1"/>
          <w:sz w:val="24"/>
          <w:szCs w:val="24"/>
        </w:rPr>
      </w:pPr>
      <w:bookmarkStart w:id="66" w:name="_Ref31033041"/>
      <w:r w:rsidRPr="0014241E">
        <w:rPr>
          <w:i w:val="0"/>
          <w:color w:val="000000" w:themeColor="text1"/>
          <w:sz w:val="24"/>
          <w:szCs w:val="24"/>
        </w:rPr>
        <w:t xml:space="preserve">Figure </w:t>
      </w:r>
      <w:r w:rsidR="004B4264" w:rsidRPr="0014241E">
        <w:rPr>
          <w:i w:val="0"/>
          <w:color w:val="000000" w:themeColor="text1"/>
          <w:sz w:val="24"/>
          <w:szCs w:val="24"/>
        </w:rPr>
        <w:fldChar w:fldCharType="begin"/>
      </w:r>
      <w:r w:rsidRPr="0014241E">
        <w:rPr>
          <w:i w:val="0"/>
          <w:color w:val="000000" w:themeColor="text1"/>
          <w:sz w:val="24"/>
          <w:szCs w:val="24"/>
        </w:rPr>
        <w:instrText xml:space="preserve"> SEQ Figure \* ARABIC </w:instrText>
      </w:r>
      <w:r w:rsidR="004B4264" w:rsidRPr="0014241E">
        <w:rPr>
          <w:i w:val="0"/>
          <w:color w:val="000000" w:themeColor="text1"/>
          <w:sz w:val="24"/>
          <w:szCs w:val="24"/>
        </w:rPr>
        <w:fldChar w:fldCharType="separate"/>
      </w:r>
      <w:r w:rsidR="0035544C">
        <w:rPr>
          <w:i w:val="0"/>
          <w:noProof/>
          <w:color w:val="000000" w:themeColor="text1"/>
          <w:sz w:val="24"/>
          <w:szCs w:val="24"/>
        </w:rPr>
        <w:t>1</w:t>
      </w:r>
      <w:r w:rsidR="004B4264" w:rsidRPr="0014241E">
        <w:rPr>
          <w:i w:val="0"/>
          <w:color w:val="000000" w:themeColor="text1"/>
          <w:sz w:val="24"/>
          <w:szCs w:val="24"/>
        </w:rPr>
        <w:fldChar w:fldCharType="end"/>
      </w:r>
      <w:bookmarkEnd w:id="66"/>
      <w:r w:rsidRPr="0014241E">
        <w:rPr>
          <w:i w:val="0"/>
          <w:color w:val="000000" w:themeColor="text1"/>
          <w:sz w:val="24"/>
          <w:szCs w:val="24"/>
        </w:rPr>
        <w:t>:</w:t>
      </w:r>
      <w:r w:rsidR="00AA1C3F" w:rsidRPr="00BD4A0E">
        <w:rPr>
          <w:b/>
          <w:bCs/>
          <w:i w:val="0"/>
          <w:iCs w:val="0"/>
          <w:sz w:val="24"/>
          <w:szCs w:val="24"/>
        </w:rPr>
        <w:t xml:space="preserve">ML sandbox within the high-level </w:t>
      </w:r>
      <w:r w:rsidR="00AA1C3F">
        <w:rPr>
          <w:b/>
          <w:bCs/>
          <w:i w:val="0"/>
          <w:iCs w:val="0"/>
          <w:sz w:val="24"/>
          <w:szCs w:val="24"/>
        </w:rPr>
        <w:t xml:space="preserve">ML </w:t>
      </w:r>
      <w:r w:rsidR="00AA1C3F" w:rsidRPr="00BD4A0E">
        <w:rPr>
          <w:b/>
          <w:bCs/>
          <w:i w:val="0"/>
          <w:iCs w:val="0"/>
          <w:sz w:val="24"/>
          <w:szCs w:val="24"/>
        </w:rPr>
        <w:t>architecture</w:t>
      </w:r>
    </w:p>
    <w:p w:rsidR="00990DCD" w:rsidRDefault="00990DCD" w:rsidP="00606513">
      <w:pPr>
        <w:tabs>
          <w:tab w:val="left" w:pos="794"/>
          <w:tab w:val="left" w:pos="1191"/>
          <w:tab w:val="left" w:pos="1588"/>
          <w:tab w:val="left" w:pos="1985"/>
        </w:tabs>
        <w:spacing w:after="120"/>
        <w:jc w:val="both"/>
        <w:rPr>
          <w:i/>
          <w:iCs/>
          <w:color w:val="000000" w:themeColor="text1"/>
        </w:rPr>
      </w:pPr>
      <w:r>
        <w:rPr>
          <w:i/>
          <w:iCs/>
          <w:color w:val="000000" w:themeColor="text1"/>
        </w:rPr>
        <w:t>Edit</w:t>
      </w:r>
      <w:r w:rsidR="004D696A">
        <w:rPr>
          <w:i/>
          <w:iCs/>
          <w:color w:val="000000" w:themeColor="text1"/>
        </w:rPr>
        <w:t>o</w:t>
      </w:r>
      <w:r>
        <w:rPr>
          <w:i/>
          <w:iCs/>
          <w:color w:val="000000" w:themeColor="text1"/>
        </w:rPr>
        <w:t xml:space="preserve">r’s note: summary description of figure 1 is needed here. </w:t>
      </w:r>
      <w:r w:rsidR="00D342C3">
        <w:rPr>
          <w:i/>
          <w:iCs/>
          <w:color w:val="000000" w:themeColor="text1"/>
        </w:rPr>
        <w:t>To be completed.</w:t>
      </w:r>
    </w:p>
    <w:p w:rsidR="00DF04AC" w:rsidRDefault="00DF04AC" w:rsidP="00606513">
      <w:pPr>
        <w:tabs>
          <w:tab w:val="left" w:pos="794"/>
          <w:tab w:val="left" w:pos="1191"/>
          <w:tab w:val="left" w:pos="1588"/>
          <w:tab w:val="left" w:pos="1985"/>
        </w:tabs>
        <w:spacing w:after="120"/>
        <w:jc w:val="both"/>
        <w:rPr>
          <w:i/>
          <w:iCs/>
          <w:color w:val="000000" w:themeColor="text1"/>
        </w:rPr>
      </w:pPr>
      <w:r w:rsidRPr="00DF04AC">
        <w:rPr>
          <w:i/>
          <w:iCs/>
          <w:color w:val="000000" w:themeColor="text1"/>
        </w:rPr>
        <w:t xml:space="preserve">Editor’s note: detailed description of reference points should be considered for a following clause after current clause </w:t>
      </w:r>
      <w:r w:rsidR="003204CD">
        <w:rPr>
          <w:i/>
          <w:iCs/>
          <w:color w:val="000000" w:themeColor="text1"/>
        </w:rPr>
        <w:t>8</w:t>
      </w:r>
      <w:r w:rsidRPr="00DF04AC">
        <w:rPr>
          <w:i/>
          <w:iCs/>
          <w:color w:val="000000" w:themeColor="text1"/>
        </w:rPr>
        <w:t>.1</w:t>
      </w:r>
      <w:r w:rsidR="00D342C3">
        <w:rPr>
          <w:i/>
          <w:iCs/>
          <w:color w:val="000000" w:themeColor="text1"/>
        </w:rPr>
        <w:t xml:space="preserve"> or directly enhancing current clause </w:t>
      </w:r>
      <w:r w:rsidR="003204CD">
        <w:rPr>
          <w:i/>
          <w:iCs/>
          <w:color w:val="000000" w:themeColor="text1"/>
        </w:rPr>
        <w:t>8</w:t>
      </w:r>
      <w:r w:rsidR="00D342C3">
        <w:rPr>
          <w:i/>
          <w:iCs/>
          <w:color w:val="000000" w:themeColor="text1"/>
        </w:rPr>
        <w:t>.1</w:t>
      </w:r>
      <w:r w:rsidRPr="00DF04AC">
        <w:rPr>
          <w:i/>
          <w:iCs/>
          <w:color w:val="000000" w:themeColor="text1"/>
        </w:rPr>
        <w:t xml:space="preserve">. </w:t>
      </w:r>
    </w:p>
    <w:p w:rsidR="00AA1C3F" w:rsidRDefault="00AA1C3F" w:rsidP="00606513">
      <w:pPr>
        <w:tabs>
          <w:tab w:val="left" w:pos="794"/>
          <w:tab w:val="left" w:pos="1191"/>
          <w:tab w:val="left" w:pos="1588"/>
          <w:tab w:val="left" w:pos="1985"/>
        </w:tabs>
        <w:spacing w:after="120"/>
        <w:jc w:val="both"/>
        <w:rPr>
          <w:i/>
          <w:iCs/>
          <w:color w:val="000000" w:themeColor="text1"/>
        </w:rPr>
      </w:pPr>
    </w:p>
    <w:p w:rsidR="00AA1C3F" w:rsidRPr="008459D4" w:rsidRDefault="00AA1C3F" w:rsidP="00AA1C3F">
      <w:pPr>
        <w:tabs>
          <w:tab w:val="left" w:pos="794"/>
          <w:tab w:val="left" w:pos="1191"/>
          <w:tab w:val="left" w:pos="1588"/>
          <w:tab w:val="left" w:pos="1985"/>
        </w:tabs>
        <w:spacing w:after="120"/>
        <w:jc w:val="both"/>
        <w:rPr>
          <w:color w:val="000000" w:themeColor="text1"/>
        </w:rPr>
      </w:pPr>
      <w:r>
        <w:rPr>
          <w:color w:val="000000" w:themeColor="text1"/>
        </w:rPr>
        <w:t>See clause 8.2 for further details regarding the ML sandbox architectural components shown in Figure 1.</w:t>
      </w:r>
    </w:p>
    <w:p w:rsidR="00AA1C3F" w:rsidRDefault="00AA1C3F" w:rsidP="00AA1C3F">
      <w:pPr>
        <w:tabs>
          <w:tab w:val="left" w:pos="794"/>
          <w:tab w:val="left" w:pos="1191"/>
          <w:tab w:val="left" w:pos="1588"/>
          <w:tab w:val="left" w:pos="1985"/>
        </w:tabs>
        <w:spacing w:after="120"/>
        <w:jc w:val="both"/>
        <w:rPr>
          <w:color w:val="000000" w:themeColor="text1"/>
        </w:rPr>
      </w:pPr>
      <w:r>
        <w:rPr>
          <w:color w:val="000000" w:themeColor="text1"/>
        </w:rPr>
        <w:t>The reference points shown in Figure 1 are as follows:</w:t>
      </w:r>
    </w:p>
    <w:p w:rsidR="00AA1C3F" w:rsidRPr="00AA1C3F" w:rsidRDefault="00AA1C3F" w:rsidP="00606513">
      <w:pPr>
        <w:tabs>
          <w:tab w:val="left" w:pos="794"/>
          <w:tab w:val="left" w:pos="1191"/>
          <w:tab w:val="left" w:pos="1588"/>
          <w:tab w:val="left" w:pos="1985"/>
        </w:tabs>
        <w:spacing w:after="120"/>
        <w:jc w:val="both"/>
        <w:rPr>
          <w:color w:val="000000" w:themeColor="text1"/>
        </w:rPr>
      </w:pPr>
    </w:p>
    <w:p w:rsidR="001A3883" w:rsidRDefault="0001178D" w:rsidP="00606513">
      <w:pPr>
        <w:tabs>
          <w:tab w:val="left" w:pos="794"/>
          <w:tab w:val="left" w:pos="1191"/>
          <w:tab w:val="left" w:pos="1588"/>
          <w:tab w:val="left" w:pos="1985"/>
        </w:tabs>
        <w:spacing w:after="120"/>
        <w:jc w:val="both"/>
        <w:rPr>
          <w:color w:val="000000" w:themeColor="text1"/>
        </w:rPr>
      </w:pPr>
      <w:r>
        <w:rPr>
          <w:color w:val="000000" w:themeColor="text1"/>
        </w:rPr>
        <w:t>R</w:t>
      </w:r>
      <w:r w:rsidR="001A3883" w:rsidRPr="00606513">
        <w:rPr>
          <w:color w:val="000000" w:themeColor="text1"/>
        </w:rPr>
        <w:t xml:space="preserve">eference points </w:t>
      </w:r>
      <w:r w:rsidR="001A3883" w:rsidRPr="00606513">
        <w:rPr>
          <w:b/>
          <w:color w:val="000000" w:themeColor="text1"/>
        </w:rPr>
        <w:t>1</w:t>
      </w:r>
      <w:r w:rsidR="001A3883" w:rsidRPr="00606513">
        <w:rPr>
          <w:color w:val="000000" w:themeColor="text1"/>
        </w:rPr>
        <w:t xml:space="preserve"> and </w:t>
      </w:r>
      <w:r w:rsidR="001A3883" w:rsidRPr="00606513">
        <w:rPr>
          <w:b/>
          <w:color w:val="000000" w:themeColor="text1"/>
        </w:rPr>
        <w:t>2</w:t>
      </w:r>
      <w:r w:rsidR="00F44201" w:rsidRPr="00F44201">
        <w:rPr>
          <w:bCs/>
          <w:color w:val="000000" w:themeColor="text1"/>
        </w:rPr>
        <w:t xml:space="preserve">, act as internal reference points within the ML </w:t>
      </w:r>
      <w:r w:rsidR="00287611">
        <w:rPr>
          <w:bCs/>
          <w:color w:val="000000" w:themeColor="text1"/>
        </w:rPr>
        <w:t>s</w:t>
      </w:r>
      <w:r w:rsidR="00F44201" w:rsidRPr="00F44201">
        <w:rPr>
          <w:bCs/>
          <w:color w:val="000000" w:themeColor="text1"/>
        </w:rPr>
        <w:t>andbox subsystem,</w:t>
      </w:r>
      <w:r w:rsidR="00E541BB">
        <w:rPr>
          <w:color w:val="000000" w:themeColor="text1"/>
        </w:rPr>
        <w:t>between</w:t>
      </w:r>
      <w:r w:rsidR="001A3883" w:rsidRPr="00606513">
        <w:rPr>
          <w:color w:val="000000" w:themeColor="text1"/>
        </w:rPr>
        <w:t xml:space="preserve"> the simulated ML underlay network</w:t>
      </w:r>
      <w:r w:rsidR="00636CC0">
        <w:rPr>
          <w:color w:val="000000" w:themeColor="text1"/>
        </w:rPr>
        <w:t>s</w:t>
      </w:r>
      <w:r w:rsidR="001A3883" w:rsidRPr="00606513">
        <w:rPr>
          <w:color w:val="000000" w:themeColor="text1"/>
        </w:rPr>
        <w:t xml:space="preserve"> and the </w:t>
      </w:r>
      <w:r w:rsidR="00F44201">
        <w:rPr>
          <w:color w:val="000000" w:themeColor="text1"/>
        </w:rPr>
        <w:t>e</w:t>
      </w:r>
      <w:r w:rsidR="00636CC0">
        <w:rPr>
          <w:color w:val="000000" w:themeColor="text1"/>
        </w:rPr>
        <w:t xml:space="preserve">valuation </w:t>
      </w:r>
      <w:r w:rsidR="001A3883" w:rsidRPr="00606513">
        <w:rPr>
          <w:color w:val="000000" w:themeColor="text1"/>
        </w:rPr>
        <w:t>ML pipeline</w:t>
      </w:r>
      <w:r w:rsidR="00636CC0">
        <w:rPr>
          <w:color w:val="000000" w:themeColor="text1"/>
        </w:rPr>
        <w:t xml:space="preserve">, </w:t>
      </w:r>
      <w:r w:rsidR="00F44201">
        <w:rPr>
          <w:color w:val="000000" w:themeColor="text1"/>
        </w:rPr>
        <w:t xml:space="preserve">are </w:t>
      </w:r>
      <w:r w:rsidR="00636CC0">
        <w:rPr>
          <w:color w:val="000000" w:themeColor="text1"/>
        </w:rPr>
        <w:t>used unmodified as defined in</w:t>
      </w:r>
      <w:r w:rsidR="001A3883" w:rsidRPr="00606513">
        <w:rPr>
          <w:color w:val="000000" w:themeColor="text1"/>
        </w:rPr>
        <w:t xml:space="preserve"> [ITU-T Y.3172</w:t>
      </w:r>
      <w:r w:rsidR="00F44201">
        <w:rPr>
          <w:color w:val="000000" w:themeColor="text1"/>
        </w:rPr>
        <w:t>],</w:t>
      </w:r>
      <w:r w:rsidR="001A3883" w:rsidRPr="00606513">
        <w:rPr>
          <w:color w:val="000000" w:themeColor="text1"/>
        </w:rPr>
        <w:t xml:space="preserve"> for training and update of ML models</w:t>
      </w:r>
      <w:r w:rsidR="00CF047F">
        <w:rPr>
          <w:color w:val="000000" w:themeColor="text1"/>
        </w:rPr>
        <w:t xml:space="preserve"> at the ML Sandbox subsystem</w:t>
      </w:r>
      <w:r w:rsidR="001A3883" w:rsidRPr="00606513">
        <w:rPr>
          <w:color w:val="000000" w:themeColor="text1"/>
        </w:rPr>
        <w:t>.</w:t>
      </w:r>
    </w:p>
    <w:p w:rsidR="00F15BC2" w:rsidRPr="0044775D" w:rsidRDefault="00F15BC2" w:rsidP="00606513">
      <w:pPr>
        <w:tabs>
          <w:tab w:val="left" w:pos="794"/>
          <w:tab w:val="left" w:pos="1191"/>
          <w:tab w:val="left" w:pos="1588"/>
          <w:tab w:val="left" w:pos="1985"/>
        </w:tabs>
        <w:spacing w:after="120"/>
        <w:jc w:val="both"/>
        <w:rPr>
          <w:i/>
          <w:iCs/>
          <w:color w:val="000000" w:themeColor="text1"/>
        </w:rPr>
      </w:pPr>
      <w:r w:rsidRPr="0044775D">
        <w:rPr>
          <w:i/>
          <w:iCs/>
          <w:color w:val="000000" w:themeColor="text1"/>
        </w:rPr>
        <w:t>Editor’s note – to add reference point 1 and 2 in the figure.</w:t>
      </w:r>
    </w:p>
    <w:p w:rsidR="00097DF5" w:rsidRDefault="00686903" w:rsidP="00097DF5">
      <w:pPr>
        <w:tabs>
          <w:tab w:val="left" w:pos="794"/>
          <w:tab w:val="left" w:pos="1191"/>
          <w:tab w:val="left" w:pos="1588"/>
          <w:tab w:val="left" w:pos="1985"/>
        </w:tabs>
        <w:spacing w:after="120"/>
        <w:jc w:val="both"/>
      </w:pPr>
      <w:r w:rsidRPr="00686903">
        <w:rPr>
          <w:color w:val="000000" w:themeColor="text1"/>
        </w:rPr>
        <w:t xml:space="preserve">Reference point </w:t>
      </w:r>
      <w:r w:rsidRPr="00686903">
        <w:rPr>
          <w:b/>
          <w:bCs/>
          <w:color w:val="000000" w:themeColor="text1"/>
        </w:rPr>
        <w:t>3</w:t>
      </w:r>
      <w:r w:rsidRPr="00686903">
        <w:rPr>
          <w:color w:val="000000" w:themeColor="text1"/>
        </w:rPr>
        <w:t xml:space="preserve"> is the reference point between ML Sandbox and ML pipeline subsystems [ITU-T Y.3172]</w:t>
      </w:r>
      <w:r w:rsidR="001A3883" w:rsidRPr="00B21249">
        <w:rPr>
          <w:color w:val="000000" w:themeColor="text1"/>
        </w:rPr>
        <w:t xml:space="preserve">. </w:t>
      </w:r>
      <w:r>
        <w:t>It</w:t>
      </w:r>
      <w:r w:rsidR="001A3883" w:rsidRPr="00E753A1">
        <w:t xml:space="preserve">allows the ML pipelines to interface with the ML </w:t>
      </w:r>
      <w:r w:rsidR="001A3883" w:rsidRPr="009516C4">
        <w:t>S</w:t>
      </w:r>
      <w:r w:rsidR="001A3883" w:rsidRPr="00AE7181">
        <w:t>andbox subsystem for training and update of ML models.</w:t>
      </w:r>
      <w:r>
        <w:t xml:space="preserve"> It is used only as a Model management interface as described in [ITU-T Y.3179]. </w:t>
      </w:r>
    </w:p>
    <w:p w:rsidR="001A3883" w:rsidRDefault="001A3883" w:rsidP="004652C7">
      <w:pPr>
        <w:tabs>
          <w:tab w:val="left" w:pos="794"/>
          <w:tab w:val="left" w:pos="1191"/>
          <w:tab w:val="left" w:pos="1588"/>
          <w:tab w:val="left" w:pos="1985"/>
        </w:tabs>
        <w:spacing w:after="120"/>
        <w:jc w:val="both"/>
      </w:pPr>
      <w:r w:rsidRPr="00606513">
        <w:rPr>
          <w:color w:val="000000" w:themeColor="text1"/>
        </w:rPr>
        <w:t xml:space="preserve">Reference point </w:t>
      </w:r>
      <w:r w:rsidRPr="00606513">
        <w:rPr>
          <w:b/>
          <w:color w:val="000000" w:themeColor="text1"/>
        </w:rPr>
        <w:t>4</w:t>
      </w:r>
      <w:r w:rsidRPr="00606513">
        <w:rPr>
          <w:color w:val="000000" w:themeColor="text1"/>
        </w:rPr>
        <w:t>, as defined in [ITU-T Y.3174], is the interface between the ML pipeline and the ML underlay network.</w:t>
      </w:r>
      <w:r w:rsidR="004652C7">
        <w:t>It</w:t>
      </w:r>
      <w:r w:rsidR="00686903">
        <w:t>is</w:t>
      </w:r>
      <w:r w:rsidR="000831C0">
        <w:t xml:space="preserve"> used for transfer of data </w:t>
      </w:r>
      <w:r w:rsidR="00DF0CBB">
        <w:t xml:space="preserve">between the ML underlay network and the (evaluation) ML pipeline instantiated in the ML Sandbox </w:t>
      </w:r>
      <w:r w:rsidR="004652C7">
        <w:t>(</w:t>
      </w:r>
      <w:r w:rsidR="004652C7" w:rsidRPr="004652C7">
        <w:rPr>
          <w:highlight w:val="yellow"/>
        </w:rPr>
        <w:t>See Clause XX in [ITU-T Y.3174]</w:t>
      </w:r>
      <w:r w:rsidR="004652C7">
        <w:t>). D</w:t>
      </w:r>
      <w:r w:rsidR="004652C7" w:rsidRPr="00AE7181">
        <w:t xml:space="preserve">ata from the ML underlay networks and/or the simulated ML underlay networks may be used to train the ML models in the ML </w:t>
      </w:r>
      <w:r w:rsidR="004652C7" w:rsidRPr="00E753A1">
        <w:t>Sandbox subsystem.</w:t>
      </w:r>
    </w:p>
    <w:p w:rsidR="00496444" w:rsidRPr="000E0FF5" w:rsidRDefault="00496444" w:rsidP="00496444">
      <w:pPr>
        <w:tabs>
          <w:tab w:val="left" w:pos="794"/>
          <w:tab w:val="left" w:pos="1191"/>
          <w:tab w:val="left" w:pos="1588"/>
          <w:tab w:val="left" w:pos="1985"/>
        </w:tabs>
        <w:spacing w:after="120"/>
        <w:jc w:val="both"/>
        <w:rPr>
          <w:color w:val="000000" w:themeColor="text1"/>
        </w:rPr>
      </w:pPr>
      <w:r w:rsidRPr="000E0FF5">
        <w:rPr>
          <w:color w:val="000000" w:themeColor="text1"/>
        </w:rPr>
        <w:t xml:space="preserve">Reference point </w:t>
      </w:r>
      <w:r>
        <w:rPr>
          <w:b/>
          <w:color w:val="000000" w:themeColor="text1"/>
        </w:rPr>
        <w:t>5</w:t>
      </w:r>
      <w:r w:rsidRPr="000E0FF5">
        <w:rPr>
          <w:color w:val="000000" w:themeColor="text1"/>
        </w:rPr>
        <w:t>, as defined in [ITU-T Y.317</w:t>
      </w:r>
      <w:r>
        <w:rPr>
          <w:color w:val="000000" w:themeColor="text1"/>
        </w:rPr>
        <w:t>2</w:t>
      </w:r>
      <w:r w:rsidRPr="000E0FF5">
        <w:rPr>
          <w:color w:val="000000" w:themeColor="text1"/>
        </w:rPr>
        <w:t>], is the interface between the</w:t>
      </w:r>
      <w:r>
        <w:rPr>
          <w:color w:val="000000" w:themeColor="text1"/>
        </w:rPr>
        <w:t xml:space="preserve"> Management subsystem and the</w:t>
      </w:r>
      <w:r w:rsidRPr="000E0FF5">
        <w:rPr>
          <w:color w:val="000000" w:themeColor="text1"/>
        </w:rPr>
        <w:t xml:space="preserve"> ML pipeline </w:t>
      </w:r>
      <w:r>
        <w:rPr>
          <w:color w:val="000000" w:themeColor="text1"/>
        </w:rPr>
        <w:t>subsystem</w:t>
      </w:r>
      <w:r w:rsidRPr="000E0FF5">
        <w:rPr>
          <w:color w:val="000000" w:themeColor="text1"/>
        </w:rPr>
        <w:t>.</w:t>
      </w:r>
    </w:p>
    <w:p w:rsidR="00C720F2" w:rsidRDefault="001A3883" w:rsidP="00C720F2">
      <w:pPr>
        <w:spacing w:after="120"/>
        <w:jc w:val="both"/>
        <w:rPr>
          <w:color w:val="000000" w:themeColor="text1"/>
        </w:rPr>
      </w:pPr>
      <w:r w:rsidRPr="003B0EA5">
        <w:rPr>
          <w:color w:val="000000" w:themeColor="text1"/>
        </w:rPr>
        <w:lastRenderedPageBreak/>
        <w:t xml:space="preserve">Reference </w:t>
      </w:r>
      <w:r w:rsidRPr="00557D51">
        <w:rPr>
          <w:color w:val="000000" w:themeColor="text1"/>
        </w:rPr>
        <w:t xml:space="preserve">point </w:t>
      </w:r>
      <w:r w:rsidRPr="00606513">
        <w:rPr>
          <w:b/>
          <w:color w:val="000000" w:themeColor="text1"/>
        </w:rPr>
        <w:t>6</w:t>
      </w:r>
      <w:r w:rsidRPr="00F67604">
        <w:rPr>
          <w:color w:val="000000" w:themeColor="text1"/>
        </w:rPr>
        <w:t xml:space="preserve">is used for the management subsystem to manage the models </w:t>
      </w:r>
      <w:r>
        <w:rPr>
          <w:color w:val="000000" w:themeColor="text1"/>
        </w:rPr>
        <w:t>applied to</w:t>
      </w:r>
      <w:r w:rsidRPr="00087DA5">
        <w:rPr>
          <w:rFonts w:hint="eastAsia"/>
          <w:color w:val="000000" w:themeColor="text1"/>
        </w:rPr>
        <w:t xml:space="preserve"> the </w:t>
      </w:r>
      <w:r>
        <w:rPr>
          <w:color w:val="000000" w:themeColor="text1"/>
        </w:rPr>
        <w:t>ML S</w:t>
      </w:r>
      <w:r w:rsidRPr="00087DA5">
        <w:rPr>
          <w:rFonts w:hint="eastAsia"/>
          <w:color w:val="000000" w:themeColor="text1"/>
        </w:rPr>
        <w:t>andbox</w:t>
      </w:r>
      <w:r>
        <w:rPr>
          <w:color w:val="000000" w:themeColor="text1"/>
        </w:rPr>
        <w:t xml:space="preserve"> [</w:t>
      </w:r>
      <w:r w:rsidR="00BA6B89">
        <w:rPr>
          <w:color w:val="000000" w:themeColor="text1"/>
        </w:rPr>
        <w:t xml:space="preserve"> [ITU-T Y.3172]</w:t>
      </w:r>
      <w:r w:rsidR="009A5223">
        <w:rPr>
          <w:color w:val="000000" w:themeColor="text1"/>
        </w:rPr>
        <w:t xml:space="preserve">, including </w:t>
      </w:r>
      <w:r w:rsidR="00E4591E" w:rsidRPr="000E0FF5">
        <w:rPr>
          <w:color w:val="000000" w:themeColor="text1"/>
        </w:rPr>
        <w:t>monitoring and evaluating net</w:t>
      </w:r>
      <w:r w:rsidR="009A5223">
        <w:rPr>
          <w:color w:val="000000" w:themeColor="text1"/>
        </w:rPr>
        <w:t>work intelligence levels [ITU-T Y.3173].</w:t>
      </w:r>
      <w:r w:rsidR="00C720F2">
        <w:rPr>
          <w:color w:val="000000" w:themeColor="text1"/>
        </w:rPr>
        <w:t xml:space="preserve">Reference point 6 </w:t>
      </w:r>
      <w:r w:rsidR="00C720F2" w:rsidRPr="000E0FF5">
        <w:rPr>
          <w:color w:val="000000" w:themeColor="text1"/>
        </w:rPr>
        <w:t>has two parts:</w:t>
      </w:r>
    </w:p>
    <w:p w:rsidR="00C720F2" w:rsidRPr="006D3C27" w:rsidRDefault="00C720F2" w:rsidP="00585718">
      <w:pPr>
        <w:pStyle w:val="ListParagraph"/>
        <w:numPr>
          <w:ilvl w:val="0"/>
          <w:numId w:val="1"/>
        </w:numPr>
        <w:spacing w:after="120"/>
        <w:jc w:val="both"/>
        <w:rPr>
          <w:i/>
          <w:color w:val="000000" w:themeColor="text1"/>
        </w:rPr>
      </w:pPr>
      <w:r w:rsidRPr="006D3C27">
        <w:rPr>
          <w:color w:val="000000" w:themeColor="text1"/>
        </w:rPr>
        <w:t>Reference point 6.1 [ITU-T Y.3174] is the interface between the management subsystem and the simulated ML underlay network</w:t>
      </w:r>
      <w:r w:rsidR="005A6F2B">
        <w:rPr>
          <w:color w:val="000000" w:themeColor="text1"/>
        </w:rPr>
        <w:t xml:space="preserve"> to orchestrate and manage simulated ML underlay networks</w:t>
      </w:r>
      <w:r w:rsidRPr="006D3C27">
        <w:rPr>
          <w:color w:val="000000" w:themeColor="text1"/>
        </w:rPr>
        <w:t xml:space="preserve">. </w:t>
      </w:r>
    </w:p>
    <w:p w:rsidR="00320E3F" w:rsidRPr="00320E3F" w:rsidRDefault="00C720F2" w:rsidP="00585718">
      <w:pPr>
        <w:pStyle w:val="ListParagraph"/>
        <w:numPr>
          <w:ilvl w:val="0"/>
          <w:numId w:val="1"/>
        </w:numPr>
        <w:spacing w:before="100" w:beforeAutospacing="1" w:after="100" w:afterAutospacing="1"/>
        <w:jc w:val="both"/>
      </w:pPr>
      <w:r w:rsidRPr="00A37CEF">
        <w:rPr>
          <w:color w:val="000000" w:themeColor="text1"/>
        </w:rPr>
        <w:t>Reference point 6.2 interfaces the management subsystem with the evaluation ML pipeline</w:t>
      </w:r>
      <w:r w:rsidR="00D70CCF">
        <w:rPr>
          <w:color w:val="000000" w:themeColor="text1"/>
        </w:rPr>
        <w:t xml:space="preserve"> to orchestrate and manage evaluation ML pipeline</w:t>
      </w:r>
      <w:r w:rsidRPr="00A37CEF">
        <w:rPr>
          <w:color w:val="000000" w:themeColor="text1"/>
        </w:rPr>
        <w:t xml:space="preserve">. </w:t>
      </w:r>
    </w:p>
    <w:p w:rsidR="00320E3F" w:rsidRDefault="00320E3F" w:rsidP="00320E3F">
      <w:pPr>
        <w:pStyle w:val="ListParagraph"/>
        <w:spacing w:before="100" w:beforeAutospacing="1" w:after="100" w:afterAutospacing="1"/>
        <w:jc w:val="both"/>
        <w:rPr>
          <w:color w:val="000000" w:themeColor="text1"/>
        </w:rPr>
      </w:pPr>
    </w:p>
    <w:p w:rsidR="00320E3F" w:rsidRPr="00320E3F" w:rsidRDefault="00320E3F" w:rsidP="00320E3F">
      <w:pPr>
        <w:pStyle w:val="ListParagraph"/>
        <w:spacing w:before="100" w:beforeAutospacing="1" w:after="100" w:afterAutospacing="1"/>
        <w:jc w:val="both"/>
      </w:pPr>
    </w:p>
    <w:p w:rsidR="00C720F2" w:rsidRPr="00BA6B89" w:rsidRDefault="00320E3F" w:rsidP="00320E3F">
      <w:pPr>
        <w:pStyle w:val="ListParagraph"/>
        <w:spacing w:before="100" w:beforeAutospacing="1" w:after="100" w:afterAutospacing="1"/>
        <w:jc w:val="both"/>
      </w:pPr>
      <w:r>
        <w:rPr>
          <w:color w:val="000000" w:themeColor="text1"/>
        </w:rPr>
        <w:t xml:space="preserve">NOTE x - </w:t>
      </w:r>
      <w:r w:rsidR="00C720F2" w:rsidRPr="00A37CEF">
        <w:rPr>
          <w:color w:val="000000" w:themeColor="text1"/>
        </w:rPr>
        <w:t>Data from the ML underlay networks and/or the simulated ML underlay networks may be used to train ML models in the ML Sandbox subsystem.</w:t>
      </w:r>
    </w:p>
    <w:p w:rsidR="00BA6B89" w:rsidRPr="00320E3F" w:rsidRDefault="00BA6B89" w:rsidP="00003A3A">
      <w:pPr>
        <w:spacing w:before="100" w:beforeAutospacing="1" w:after="100" w:afterAutospacing="1"/>
        <w:ind w:left="360" w:firstLine="360"/>
        <w:jc w:val="both"/>
        <w:rPr>
          <w:i/>
          <w:iCs/>
        </w:rPr>
      </w:pPr>
      <w:r w:rsidRPr="00320E3F">
        <w:rPr>
          <w:i/>
          <w:iCs/>
        </w:rPr>
        <w:t>[</w:t>
      </w:r>
      <w:r w:rsidR="00003A3A" w:rsidRPr="00320E3F">
        <w:rPr>
          <w:i/>
          <w:iCs/>
        </w:rPr>
        <w:t xml:space="preserve">Editor </w:t>
      </w:r>
      <w:r w:rsidRPr="00320E3F">
        <w:rPr>
          <w:i/>
          <w:iCs/>
        </w:rPr>
        <w:t xml:space="preserve">Note: </w:t>
      </w:r>
      <w:r w:rsidR="00003A3A" w:rsidRPr="00320E3F">
        <w:rPr>
          <w:i/>
          <w:iCs/>
        </w:rPr>
        <w:t>6.2 is new, there is no reference for 6.2 in</w:t>
      </w:r>
      <w:r w:rsidRPr="00320E3F">
        <w:rPr>
          <w:i/>
          <w:iCs/>
        </w:rPr>
        <w:t xml:space="preserve"> Y.3176 or Y.3179</w:t>
      </w:r>
      <w:r w:rsidR="00003A3A" w:rsidRPr="00320E3F">
        <w:rPr>
          <w:i/>
          <w:iCs/>
        </w:rPr>
        <w:t xml:space="preserve">, cross check </w:t>
      </w:r>
      <w:r w:rsidR="00320E3F">
        <w:rPr>
          <w:i/>
          <w:iCs/>
        </w:rPr>
        <w:t>the role of</w:t>
      </w:r>
      <w:r w:rsidR="00003A3A" w:rsidRPr="00320E3F">
        <w:rPr>
          <w:i/>
          <w:iCs/>
        </w:rPr>
        <w:t xml:space="preserve"> 6.2 in this doc as per the sequence diagrams below.</w:t>
      </w:r>
      <w:r w:rsidRPr="00320E3F">
        <w:rPr>
          <w:i/>
          <w:iCs/>
        </w:rPr>
        <w:t>]</w:t>
      </w:r>
    </w:p>
    <w:p w:rsidR="00E0101B" w:rsidRPr="00606513" w:rsidRDefault="00E0101B" w:rsidP="00606513">
      <w:pPr>
        <w:tabs>
          <w:tab w:val="left" w:pos="794"/>
          <w:tab w:val="left" w:pos="1191"/>
          <w:tab w:val="left" w:pos="1588"/>
          <w:tab w:val="left" w:pos="1985"/>
        </w:tabs>
        <w:spacing w:after="120"/>
        <w:jc w:val="both"/>
        <w:rPr>
          <w:color w:val="000000" w:themeColor="text1"/>
        </w:rPr>
      </w:pPr>
      <w:r w:rsidRPr="00606513">
        <w:rPr>
          <w:color w:val="000000" w:themeColor="text1"/>
        </w:rPr>
        <w:t xml:space="preserve">Reference point </w:t>
      </w:r>
      <w:r w:rsidRPr="00E0101B">
        <w:rPr>
          <w:b/>
          <w:color w:val="000000" w:themeColor="text1"/>
        </w:rPr>
        <w:t>7</w:t>
      </w:r>
      <w:r w:rsidRPr="00606513">
        <w:rPr>
          <w:color w:val="000000" w:themeColor="text1"/>
        </w:rPr>
        <w:t xml:space="preserve">is the interface between </w:t>
      </w:r>
      <w:r w:rsidR="00FA03A8">
        <w:rPr>
          <w:color w:val="000000"/>
        </w:rPr>
        <w:t>MLFO and other management and orchestration functions of Management subsystem</w:t>
      </w:r>
      <w:r>
        <w:rPr>
          <w:color w:val="000000" w:themeColor="text1"/>
        </w:rPr>
        <w:t>, used unmodified</w:t>
      </w:r>
      <w:r w:rsidRPr="000E0FF5">
        <w:rPr>
          <w:color w:val="000000" w:themeColor="text1"/>
        </w:rPr>
        <w:t xml:space="preserve"> as defined in [ITU-T Y.3172</w:t>
      </w:r>
      <w:r w:rsidR="004B643D">
        <w:rPr>
          <w:color w:val="000000" w:themeColor="text1"/>
        </w:rPr>
        <w:t>].</w:t>
      </w:r>
    </w:p>
    <w:p w:rsidR="001A3883" w:rsidRDefault="001A3883" w:rsidP="00606513">
      <w:pPr>
        <w:tabs>
          <w:tab w:val="left" w:pos="794"/>
          <w:tab w:val="left" w:pos="1191"/>
          <w:tab w:val="left" w:pos="1588"/>
          <w:tab w:val="left" w:pos="1985"/>
        </w:tabs>
        <w:spacing w:after="120"/>
        <w:jc w:val="both"/>
        <w:rPr>
          <w:color w:val="000000" w:themeColor="text1"/>
        </w:rPr>
      </w:pPr>
      <w:r w:rsidRPr="00606513">
        <w:rPr>
          <w:color w:val="000000" w:themeColor="text1"/>
        </w:rPr>
        <w:t xml:space="preserve">Reference point </w:t>
      </w:r>
      <w:r w:rsidRPr="00606513">
        <w:rPr>
          <w:b/>
          <w:color w:val="000000" w:themeColor="text1"/>
        </w:rPr>
        <w:t>13</w:t>
      </w:r>
      <w:r w:rsidRPr="00606513">
        <w:rPr>
          <w:color w:val="000000" w:themeColor="text1"/>
        </w:rPr>
        <w:t xml:space="preserve"> is the interface between ML marketplace</w:t>
      </w:r>
      <w:r w:rsidR="00465A94" w:rsidRPr="00465A94">
        <w:rPr>
          <w:color w:val="000000" w:themeColor="text1"/>
        </w:rPr>
        <w:t xml:space="preserve"> and the ML </w:t>
      </w:r>
      <w:r w:rsidR="00465A94">
        <w:rPr>
          <w:color w:val="000000" w:themeColor="text1"/>
        </w:rPr>
        <w:t>Sandbox subsystem</w:t>
      </w:r>
      <w:r w:rsidR="00465A94" w:rsidRPr="00465A94">
        <w:rPr>
          <w:color w:val="000000" w:themeColor="text1"/>
        </w:rPr>
        <w:t xml:space="preserve">, used unmodified as defined in </w:t>
      </w:r>
      <w:r w:rsidR="00465A94" w:rsidRPr="000E0FF5">
        <w:rPr>
          <w:color w:val="000000" w:themeColor="text1"/>
        </w:rPr>
        <w:t>[</w:t>
      </w:r>
      <w:r w:rsidR="00465A94">
        <w:t xml:space="preserve">ITU-T </w:t>
      </w:r>
      <w:r w:rsidR="00465A94" w:rsidRPr="001A3883">
        <w:rPr>
          <w:rFonts w:eastAsia="SimSun"/>
          <w:color w:val="000000"/>
          <w:lang w:val="en-US"/>
        </w:rPr>
        <w:t>Y.</w:t>
      </w:r>
      <w:r w:rsidR="00617357">
        <w:rPr>
          <w:rFonts w:eastAsia="SimSun"/>
          <w:color w:val="000000"/>
          <w:lang w:val="en-US"/>
        </w:rPr>
        <w:t>3176</w:t>
      </w:r>
      <w:r w:rsidR="00465A94" w:rsidRPr="000E0FF5">
        <w:rPr>
          <w:color w:val="000000" w:themeColor="text1"/>
        </w:rPr>
        <w:t>]</w:t>
      </w:r>
      <w:r w:rsidR="00465A94">
        <w:rPr>
          <w:color w:val="000000" w:themeColor="text1"/>
        </w:rPr>
        <w:t>.</w:t>
      </w:r>
    </w:p>
    <w:p w:rsidR="00465A94" w:rsidRDefault="001A3883" w:rsidP="00465A94">
      <w:pPr>
        <w:tabs>
          <w:tab w:val="left" w:pos="794"/>
          <w:tab w:val="left" w:pos="1191"/>
          <w:tab w:val="left" w:pos="1588"/>
          <w:tab w:val="left" w:pos="1985"/>
        </w:tabs>
        <w:spacing w:after="120"/>
        <w:jc w:val="both"/>
        <w:rPr>
          <w:color w:val="000000" w:themeColor="text1"/>
        </w:rPr>
      </w:pPr>
      <w:r w:rsidRPr="00606513">
        <w:rPr>
          <w:color w:val="000000" w:themeColor="text1"/>
        </w:rPr>
        <w:t xml:space="preserve">Reference point </w:t>
      </w:r>
      <w:r w:rsidRPr="00606513">
        <w:rPr>
          <w:b/>
          <w:color w:val="000000" w:themeColor="text1"/>
        </w:rPr>
        <w:t>15</w:t>
      </w:r>
      <w:r w:rsidRPr="00606513">
        <w:rPr>
          <w:color w:val="000000" w:themeColor="text1"/>
        </w:rPr>
        <w:t xml:space="preserve"> is the interface between the management s</w:t>
      </w:r>
      <w:r w:rsidR="00465A94" w:rsidRPr="00465A94">
        <w:rPr>
          <w:color w:val="000000" w:themeColor="text1"/>
        </w:rPr>
        <w:t xml:space="preserve">ubsystem and the ML marketplace, used unmodified as defined in </w:t>
      </w:r>
      <w:r w:rsidR="00465A94" w:rsidRPr="000E0FF5">
        <w:rPr>
          <w:color w:val="000000" w:themeColor="text1"/>
        </w:rPr>
        <w:t>[</w:t>
      </w:r>
      <w:r w:rsidR="00465A94">
        <w:t xml:space="preserve">ITU-T </w:t>
      </w:r>
      <w:r w:rsidR="00465A94" w:rsidRPr="001A3883">
        <w:rPr>
          <w:rFonts w:eastAsia="SimSun"/>
          <w:color w:val="000000"/>
          <w:lang w:val="en-US"/>
        </w:rPr>
        <w:t>Y.</w:t>
      </w:r>
      <w:r w:rsidR="00617357">
        <w:rPr>
          <w:rFonts w:eastAsia="SimSun"/>
          <w:color w:val="000000"/>
          <w:lang w:val="en-US"/>
        </w:rPr>
        <w:t>3176</w:t>
      </w:r>
      <w:r w:rsidR="00465A94" w:rsidRPr="000E0FF5">
        <w:rPr>
          <w:color w:val="000000" w:themeColor="text1"/>
        </w:rPr>
        <w:t>]</w:t>
      </w:r>
      <w:r w:rsidR="00465A94">
        <w:rPr>
          <w:color w:val="000000" w:themeColor="text1"/>
        </w:rPr>
        <w:t>.</w:t>
      </w:r>
    </w:p>
    <w:p w:rsidR="00697930" w:rsidRDefault="00697930" w:rsidP="00465A94">
      <w:pPr>
        <w:tabs>
          <w:tab w:val="left" w:pos="794"/>
          <w:tab w:val="left" w:pos="1191"/>
          <w:tab w:val="left" w:pos="1588"/>
          <w:tab w:val="left" w:pos="1985"/>
        </w:tabs>
        <w:spacing w:after="120"/>
        <w:jc w:val="both"/>
        <w:rPr>
          <w:b/>
          <w:color w:val="000000" w:themeColor="text1"/>
        </w:rPr>
      </w:pPr>
    </w:p>
    <w:p w:rsidR="00453A1B" w:rsidRDefault="00453A1B" w:rsidP="00465A94">
      <w:pPr>
        <w:tabs>
          <w:tab w:val="left" w:pos="794"/>
          <w:tab w:val="left" w:pos="1191"/>
          <w:tab w:val="left" w:pos="1588"/>
          <w:tab w:val="left" w:pos="1985"/>
        </w:tabs>
        <w:spacing w:after="120"/>
        <w:jc w:val="both"/>
        <w:rPr>
          <w:b/>
          <w:color w:val="000000" w:themeColor="text1"/>
        </w:rPr>
      </w:pPr>
      <w:r w:rsidRPr="00606513">
        <w:rPr>
          <w:color w:val="000000" w:themeColor="text1"/>
        </w:rPr>
        <w:t xml:space="preserve">Reference point </w:t>
      </w:r>
      <w:r w:rsidRPr="00606513">
        <w:rPr>
          <w:b/>
          <w:color w:val="000000" w:themeColor="text1"/>
        </w:rPr>
        <w:t>1</w:t>
      </w:r>
      <w:r>
        <w:rPr>
          <w:b/>
          <w:color w:val="000000" w:themeColor="text1"/>
        </w:rPr>
        <w:t>6</w:t>
      </w:r>
      <w:r w:rsidR="00061B71">
        <w:t xml:space="preserve">is </w:t>
      </w:r>
      <w:r w:rsidR="00061B71" w:rsidRPr="00606513">
        <w:rPr>
          <w:color w:val="000000" w:themeColor="text1"/>
        </w:rPr>
        <w:t>the interface</w:t>
      </w:r>
      <w:r w:rsidR="00061B71">
        <w:t xml:space="preserve"> between ML model serving subsystem and model repository, </w:t>
      </w:r>
      <w:r w:rsidR="00061B71" w:rsidRPr="00465A94">
        <w:rPr>
          <w:color w:val="000000" w:themeColor="text1"/>
        </w:rPr>
        <w:t xml:space="preserve">used unmodified as defined in </w:t>
      </w:r>
      <w:r w:rsidR="00061B71" w:rsidRPr="000E0FF5">
        <w:rPr>
          <w:color w:val="000000" w:themeColor="text1"/>
        </w:rPr>
        <w:t>[</w:t>
      </w:r>
      <w:r w:rsidR="00061B71">
        <w:t xml:space="preserve">ITU-T </w:t>
      </w:r>
      <w:r w:rsidR="00061B71" w:rsidRPr="001A3883">
        <w:rPr>
          <w:rFonts w:eastAsia="SimSun"/>
          <w:color w:val="000000"/>
          <w:lang w:val="en-US"/>
        </w:rPr>
        <w:t>Y.</w:t>
      </w:r>
      <w:r w:rsidR="00061B71">
        <w:rPr>
          <w:rFonts w:eastAsia="SimSun"/>
          <w:color w:val="000000"/>
          <w:lang w:val="en-US"/>
        </w:rPr>
        <w:t>3179</w:t>
      </w:r>
      <w:r w:rsidR="00061B71" w:rsidRPr="000E0FF5">
        <w:rPr>
          <w:color w:val="000000" w:themeColor="text1"/>
        </w:rPr>
        <w:t>]</w:t>
      </w:r>
      <w:r w:rsidR="00061B71">
        <w:rPr>
          <w:color w:val="000000" w:themeColor="text1"/>
        </w:rPr>
        <w:t>.</w:t>
      </w:r>
    </w:p>
    <w:p w:rsidR="00453A1B" w:rsidRDefault="00453A1B" w:rsidP="00465A94">
      <w:pPr>
        <w:tabs>
          <w:tab w:val="left" w:pos="794"/>
          <w:tab w:val="left" w:pos="1191"/>
          <w:tab w:val="left" w:pos="1588"/>
          <w:tab w:val="left" w:pos="1985"/>
        </w:tabs>
        <w:spacing w:after="120"/>
        <w:jc w:val="both"/>
        <w:rPr>
          <w:b/>
          <w:color w:val="000000" w:themeColor="text1"/>
        </w:rPr>
      </w:pPr>
      <w:r w:rsidRPr="00606513">
        <w:rPr>
          <w:color w:val="000000" w:themeColor="text1"/>
        </w:rPr>
        <w:t xml:space="preserve">Reference point </w:t>
      </w:r>
      <w:r w:rsidRPr="00606513">
        <w:rPr>
          <w:b/>
          <w:color w:val="000000" w:themeColor="text1"/>
        </w:rPr>
        <w:t>1</w:t>
      </w:r>
      <w:r>
        <w:rPr>
          <w:b/>
          <w:color w:val="000000" w:themeColor="text1"/>
        </w:rPr>
        <w:t>7</w:t>
      </w:r>
      <w:r w:rsidR="00061B71">
        <w:t xml:space="preserve">is </w:t>
      </w:r>
      <w:r w:rsidR="00061B71" w:rsidRPr="00606513">
        <w:rPr>
          <w:color w:val="000000" w:themeColor="text1"/>
        </w:rPr>
        <w:t>the interface</w:t>
      </w:r>
      <w:r w:rsidR="00061B71">
        <w:t xml:space="preserve"> between ML sandbox subsystem </w:t>
      </w:r>
      <w:r w:rsidR="00CF0839">
        <w:t xml:space="preserve">and ML </w:t>
      </w:r>
      <w:r w:rsidR="009B780E">
        <w:t xml:space="preserve">model </w:t>
      </w:r>
      <w:r w:rsidR="00CF0839">
        <w:t>serving subsystem</w:t>
      </w:r>
      <w:r w:rsidR="00061B71">
        <w:t xml:space="preserve">, </w:t>
      </w:r>
      <w:r w:rsidR="00061B71" w:rsidRPr="00465A94">
        <w:rPr>
          <w:color w:val="000000" w:themeColor="text1"/>
        </w:rPr>
        <w:t xml:space="preserve">used unmodified as defined in </w:t>
      </w:r>
      <w:r w:rsidR="00061B71" w:rsidRPr="000E0FF5">
        <w:rPr>
          <w:color w:val="000000" w:themeColor="text1"/>
        </w:rPr>
        <w:t>[</w:t>
      </w:r>
      <w:r w:rsidR="00061B71">
        <w:t xml:space="preserve">ITU-T </w:t>
      </w:r>
      <w:r w:rsidR="00061B71" w:rsidRPr="001A3883">
        <w:rPr>
          <w:rFonts w:eastAsia="SimSun"/>
          <w:color w:val="000000"/>
          <w:lang w:val="en-US"/>
        </w:rPr>
        <w:t>Y.</w:t>
      </w:r>
      <w:r w:rsidR="00061B71">
        <w:rPr>
          <w:rFonts w:eastAsia="SimSun"/>
          <w:color w:val="000000"/>
          <w:lang w:val="en-US"/>
        </w:rPr>
        <w:t>3179</w:t>
      </w:r>
      <w:r w:rsidR="00061B71" w:rsidRPr="000E0FF5">
        <w:rPr>
          <w:color w:val="000000" w:themeColor="text1"/>
        </w:rPr>
        <w:t>]</w:t>
      </w:r>
      <w:r w:rsidR="00061B71">
        <w:rPr>
          <w:color w:val="000000" w:themeColor="text1"/>
        </w:rPr>
        <w:t>.</w:t>
      </w:r>
    </w:p>
    <w:p w:rsidR="00453A1B" w:rsidRDefault="00453A1B" w:rsidP="00465A94">
      <w:pPr>
        <w:tabs>
          <w:tab w:val="left" w:pos="794"/>
          <w:tab w:val="left" w:pos="1191"/>
          <w:tab w:val="left" w:pos="1588"/>
          <w:tab w:val="left" w:pos="1985"/>
        </w:tabs>
        <w:spacing w:after="120"/>
        <w:jc w:val="both"/>
        <w:rPr>
          <w:color w:val="000000" w:themeColor="text1"/>
        </w:rPr>
      </w:pPr>
      <w:r w:rsidRPr="00606513">
        <w:rPr>
          <w:color w:val="000000" w:themeColor="text1"/>
        </w:rPr>
        <w:t xml:space="preserve">Reference point </w:t>
      </w:r>
      <w:r w:rsidRPr="00606513">
        <w:rPr>
          <w:b/>
          <w:color w:val="000000" w:themeColor="text1"/>
        </w:rPr>
        <w:t>1</w:t>
      </w:r>
      <w:r>
        <w:rPr>
          <w:b/>
          <w:color w:val="000000" w:themeColor="text1"/>
        </w:rPr>
        <w:t>8</w:t>
      </w:r>
      <w:r w:rsidR="00061B71">
        <w:t xml:space="preserve">is </w:t>
      </w:r>
      <w:r w:rsidR="00061B71" w:rsidRPr="00606513">
        <w:rPr>
          <w:color w:val="000000" w:themeColor="text1"/>
        </w:rPr>
        <w:t>the interface</w:t>
      </w:r>
      <w:r w:rsidR="00061B71">
        <w:t xml:space="preserve"> between</w:t>
      </w:r>
      <w:r w:rsidR="00BC2A5F">
        <w:rPr>
          <w:color w:val="000000" w:themeColor="text1"/>
        </w:rPr>
        <w:t xml:space="preserve">evaluation </w:t>
      </w:r>
      <w:r w:rsidR="00061B71">
        <w:t xml:space="preserve">ML pipeline </w:t>
      </w:r>
      <w:r w:rsidR="00BC2A5F">
        <w:t>and the inference engine</w:t>
      </w:r>
      <w:r w:rsidR="00061B71">
        <w:t xml:space="preserve">, </w:t>
      </w:r>
      <w:r w:rsidR="00061B71" w:rsidRPr="00465A94">
        <w:rPr>
          <w:color w:val="000000" w:themeColor="text1"/>
        </w:rPr>
        <w:t>used</w:t>
      </w:r>
      <w:r w:rsidR="00BC2A5F">
        <w:rPr>
          <w:color w:val="000000" w:themeColor="text1"/>
        </w:rPr>
        <w:t xml:space="preserve"> from</w:t>
      </w:r>
      <w:r w:rsidR="00061B71" w:rsidRPr="000E0FF5">
        <w:rPr>
          <w:color w:val="000000" w:themeColor="text1"/>
        </w:rPr>
        <w:t>[</w:t>
      </w:r>
      <w:r w:rsidR="00061B71">
        <w:t xml:space="preserve">ITU-T </w:t>
      </w:r>
      <w:r w:rsidR="00061B71" w:rsidRPr="001A3883">
        <w:rPr>
          <w:rFonts w:eastAsia="SimSun"/>
          <w:color w:val="000000"/>
          <w:lang w:val="en-US"/>
        </w:rPr>
        <w:t>Y.</w:t>
      </w:r>
      <w:r w:rsidR="00061B71">
        <w:rPr>
          <w:rFonts w:eastAsia="SimSun"/>
          <w:color w:val="000000"/>
          <w:lang w:val="en-US"/>
        </w:rPr>
        <w:t>3179</w:t>
      </w:r>
      <w:r w:rsidR="00061B71" w:rsidRPr="000E0FF5">
        <w:rPr>
          <w:color w:val="000000" w:themeColor="text1"/>
        </w:rPr>
        <w:t>]</w:t>
      </w:r>
      <w:r w:rsidR="00061B71">
        <w:rPr>
          <w:color w:val="000000" w:themeColor="text1"/>
        </w:rPr>
        <w:t>.</w:t>
      </w:r>
    </w:p>
    <w:p w:rsidR="002F68C1" w:rsidRDefault="002F68C1" w:rsidP="00465A94">
      <w:pPr>
        <w:tabs>
          <w:tab w:val="left" w:pos="794"/>
          <w:tab w:val="left" w:pos="1191"/>
          <w:tab w:val="left" w:pos="1588"/>
          <w:tab w:val="left" w:pos="1985"/>
        </w:tabs>
        <w:spacing w:after="120"/>
        <w:jc w:val="both"/>
        <w:rPr>
          <w:b/>
          <w:color w:val="000000" w:themeColor="text1"/>
        </w:rPr>
      </w:pPr>
      <w:r>
        <w:rPr>
          <w:color w:val="000000" w:themeColor="text1"/>
        </w:rPr>
        <w:t xml:space="preserve">Note: The evaluation ML pipeline referred here is same as ML pipeline in ML sandbox subsystem </w:t>
      </w:r>
      <w:r w:rsidR="00BD5926">
        <w:rPr>
          <w:color w:val="000000" w:themeColor="text1"/>
        </w:rPr>
        <w:t xml:space="preserve">in </w:t>
      </w:r>
      <w:r w:rsidR="00BD5926" w:rsidRPr="000E0FF5">
        <w:rPr>
          <w:color w:val="000000" w:themeColor="text1"/>
        </w:rPr>
        <w:t>[</w:t>
      </w:r>
      <w:r w:rsidR="00BD5926">
        <w:t xml:space="preserve">ITU-T </w:t>
      </w:r>
      <w:r w:rsidR="00BD5926" w:rsidRPr="001A3883">
        <w:rPr>
          <w:rFonts w:eastAsia="SimSun"/>
          <w:color w:val="000000"/>
          <w:lang w:val="en-US"/>
        </w:rPr>
        <w:t>Y.</w:t>
      </w:r>
      <w:r w:rsidR="00BD5926">
        <w:rPr>
          <w:rFonts w:eastAsia="SimSun"/>
          <w:color w:val="000000"/>
          <w:lang w:val="en-US"/>
        </w:rPr>
        <w:t>3179</w:t>
      </w:r>
      <w:r w:rsidR="00BD5926" w:rsidRPr="000E0FF5">
        <w:rPr>
          <w:color w:val="000000" w:themeColor="text1"/>
        </w:rPr>
        <w:t>]</w:t>
      </w:r>
      <w:r w:rsidR="00BD5926">
        <w:rPr>
          <w:color w:val="000000" w:themeColor="text1"/>
        </w:rPr>
        <w:t>.</w:t>
      </w:r>
    </w:p>
    <w:p w:rsidR="00453A1B" w:rsidRDefault="00453A1B" w:rsidP="00465A94">
      <w:pPr>
        <w:tabs>
          <w:tab w:val="left" w:pos="794"/>
          <w:tab w:val="left" w:pos="1191"/>
          <w:tab w:val="left" w:pos="1588"/>
          <w:tab w:val="left" w:pos="1985"/>
        </w:tabs>
        <w:spacing w:after="120"/>
        <w:jc w:val="both"/>
        <w:rPr>
          <w:b/>
          <w:color w:val="000000" w:themeColor="text1"/>
        </w:rPr>
      </w:pPr>
      <w:r w:rsidRPr="00606513">
        <w:rPr>
          <w:color w:val="000000" w:themeColor="text1"/>
        </w:rPr>
        <w:t xml:space="preserve">Reference point </w:t>
      </w:r>
      <w:r w:rsidRPr="00606513">
        <w:rPr>
          <w:b/>
          <w:color w:val="000000" w:themeColor="text1"/>
        </w:rPr>
        <w:t>1</w:t>
      </w:r>
      <w:r>
        <w:rPr>
          <w:b/>
          <w:color w:val="000000" w:themeColor="text1"/>
        </w:rPr>
        <w:t>9</w:t>
      </w:r>
      <w:r w:rsidR="00061B71">
        <w:t xml:space="preserve">is </w:t>
      </w:r>
      <w:r w:rsidR="00061B71" w:rsidRPr="00606513">
        <w:rPr>
          <w:color w:val="000000" w:themeColor="text1"/>
        </w:rPr>
        <w:t>the interface</w:t>
      </w:r>
      <w:r w:rsidR="00061B71">
        <w:t xml:space="preserve"> between the management subsystem and the ML model serving subsystem</w:t>
      </w:r>
      <w:r w:rsidR="005D7C2D">
        <w:t xml:space="preserve">, </w:t>
      </w:r>
      <w:r w:rsidR="00061B71" w:rsidRPr="00465A94">
        <w:rPr>
          <w:color w:val="000000" w:themeColor="text1"/>
        </w:rPr>
        <w:t xml:space="preserve">used unmodified as defined in </w:t>
      </w:r>
      <w:r w:rsidR="00061B71" w:rsidRPr="000E0FF5">
        <w:rPr>
          <w:color w:val="000000" w:themeColor="text1"/>
        </w:rPr>
        <w:t>[</w:t>
      </w:r>
      <w:r w:rsidR="00061B71">
        <w:t xml:space="preserve">ITU-T </w:t>
      </w:r>
      <w:r w:rsidR="00061B71" w:rsidRPr="001A3883">
        <w:rPr>
          <w:rFonts w:eastAsia="SimSun"/>
          <w:color w:val="000000"/>
          <w:lang w:val="en-US"/>
        </w:rPr>
        <w:t>Y.</w:t>
      </w:r>
      <w:r w:rsidR="00061B71">
        <w:rPr>
          <w:rFonts w:eastAsia="SimSun"/>
          <w:color w:val="000000"/>
          <w:lang w:val="en-US"/>
        </w:rPr>
        <w:t>3179</w:t>
      </w:r>
      <w:r w:rsidR="00061B71" w:rsidRPr="000E0FF5">
        <w:rPr>
          <w:color w:val="000000" w:themeColor="text1"/>
        </w:rPr>
        <w:t>]</w:t>
      </w:r>
      <w:r w:rsidR="00061B71">
        <w:rPr>
          <w:color w:val="000000" w:themeColor="text1"/>
        </w:rPr>
        <w:t>.</w:t>
      </w:r>
    </w:p>
    <w:p w:rsidR="00EC2619" w:rsidRPr="005934E4" w:rsidRDefault="00EC2619" w:rsidP="00465A94">
      <w:pPr>
        <w:tabs>
          <w:tab w:val="left" w:pos="794"/>
          <w:tab w:val="left" w:pos="1191"/>
          <w:tab w:val="left" w:pos="1588"/>
          <w:tab w:val="left" w:pos="1985"/>
        </w:tabs>
        <w:spacing w:after="120"/>
        <w:jc w:val="both"/>
        <w:rPr>
          <w:color w:val="000000" w:themeColor="text1"/>
        </w:rPr>
      </w:pPr>
      <w:r w:rsidRPr="005934E4">
        <w:rPr>
          <w:color w:val="000000" w:themeColor="text1"/>
        </w:rPr>
        <w:t xml:space="preserve">Reference point </w:t>
      </w:r>
      <w:r w:rsidRPr="00C5515F">
        <w:rPr>
          <w:b/>
          <w:bCs/>
          <w:color w:val="000000" w:themeColor="text1"/>
        </w:rPr>
        <w:t>20</w:t>
      </w:r>
      <w:r w:rsidR="00061B71" w:rsidRPr="005934E4">
        <w:t xml:space="preserve">is </w:t>
      </w:r>
      <w:r w:rsidR="00061B71" w:rsidRPr="005934E4">
        <w:rPr>
          <w:color w:val="000000" w:themeColor="text1"/>
        </w:rPr>
        <w:t>the interface</w:t>
      </w:r>
      <w:r w:rsidR="00061B71" w:rsidRPr="005934E4">
        <w:t xml:space="preserve"> between</w:t>
      </w:r>
      <w:r w:rsidR="005934E4" w:rsidRPr="005934E4">
        <w:rPr>
          <w:color w:val="000000" w:themeColor="text1"/>
        </w:rPr>
        <w:t>the simulated ML underlay networks and the simulation manager</w:t>
      </w:r>
      <w:r w:rsidR="00694808">
        <w:rPr>
          <w:color w:val="000000" w:themeColor="text1"/>
        </w:rPr>
        <w:t xml:space="preserve"> used for managing the </w:t>
      </w:r>
      <w:r w:rsidR="00694808" w:rsidRPr="005934E4">
        <w:rPr>
          <w:color w:val="000000" w:themeColor="text1"/>
        </w:rPr>
        <w:t>simulated ML underlay networks</w:t>
      </w:r>
      <w:r w:rsidR="00236A81">
        <w:rPr>
          <w:color w:val="000000" w:themeColor="text1"/>
        </w:rPr>
        <w:t xml:space="preserve"> See Clause 7.1 for more details. </w:t>
      </w:r>
    </w:p>
    <w:p w:rsidR="003A0F03" w:rsidRPr="00E652F1" w:rsidRDefault="00497160" w:rsidP="00465A94">
      <w:pPr>
        <w:tabs>
          <w:tab w:val="left" w:pos="794"/>
          <w:tab w:val="left" w:pos="1191"/>
          <w:tab w:val="left" w:pos="1588"/>
          <w:tab w:val="left" w:pos="1985"/>
        </w:tabs>
        <w:spacing w:after="120"/>
        <w:jc w:val="both"/>
        <w:rPr>
          <w:bCs/>
          <w:i/>
          <w:iCs/>
          <w:color w:val="000000" w:themeColor="text1"/>
        </w:rPr>
      </w:pPr>
      <w:r>
        <w:rPr>
          <w:bCs/>
          <w:i/>
          <w:iCs/>
          <w:color w:val="000000" w:themeColor="text1"/>
        </w:rPr>
        <w:t>–</w:t>
      </w:r>
    </w:p>
    <w:p w:rsidR="00051BA0" w:rsidRPr="00F67604" w:rsidRDefault="00996B8C" w:rsidP="0019781D">
      <w:pPr>
        <w:pStyle w:val="Heading2"/>
        <w:tabs>
          <w:tab w:val="left" w:pos="5954"/>
        </w:tabs>
        <w:spacing w:after="240"/>
        <w:ind w:left="0" w:firstLine="0"/>
      </w:pPr>
      <w:bookmarkStart w:id="67" w:name="_Toc95407355"/>
      <w:r>
        <w:t>8</w:t>
      </w:r>
      <w:r w:rsidR="00A242C4" w:rsidRPr="00F67604">
        <w:t>.</w:t>
      </w:r>
      <w:r w:rsidR="00497160">
        <w:t>2</w:t>
      </w:r>
      <w:r w:rsidR="00A242C4" w:rsidRPr="00F67604">
        <w:t>Components of the ML Sandbox</w:t>
      </w:r>
      <w:bookmarkEnd w:id="67"/>
    </w:p>
    <w:p w:rsidR="00EC7F39" w:rsidRDefault="00CD7AC5" w:rsidP="00EC7F39">
      <w:pPr>
        <w:spacing w:after="120"/>
        <w:jc w:val="both"/>
      </w:pPr>
      <w:r>
        <w:rPr>
          <w:color w:val="000000" w:themeColor="text1"/>
        </w:rPr>
        <w:t>The ML Sandbox contains the</w:t>
      </w:r>
      <w:r w:rsidR="00FC19DA">
        <w:rPr>
          <w:color w:val="000000" w:themeColor="text1"/>
        </w:rPr>
        <w:t>components</w:t>
      </w:r>
      <w:r>
        <w:rPr>
          <w:color w:val="000000" w:themeColor="text1"/>
        </w:rPr>
        <w:t xml:space="preserve"> defined in the following sub-clauses.</w:t>
      </w:r>
      <w:r w:rsidR="00EC7F39" w:rsidRPr="00F67604">
        <w:rPr>
          <w:color w:val="000000" w:themeColor="text1"/>
        </w:rPr>
        <w:t>The high-level architecture of the ML Sandbox subsystem is illustrated in</w:t>
      </w:r>
      <w:fldSimple w:instr=" REF _Ref38272441 \h  \* MERGEFORMAT ">
        <w:r w:rsidR="0035544C" w:rsidRPr="004C2CF8">
          <w:rPr>
            <w:b/>
            <w:bCs/>
            <w:color w:val="000000" w:themeColor="text1"/>
          </w:rPr>
          <w:t>Figure 2</w:t>
        </w:r>
      </w:fldSimple>
      <w:r w:rsidR="003A6515" w:rsidRPr="004C2CF8">
        <w:rPr>
          <w:b/>
          <w:bCs/>
          <w:color w:val="000000" w:themeColor="text1"/>
        </w:rPr>
        <w:t>.</w:t>
      </w:r>
    </w:p>
    <w:p w:rsidR="00993C9B" w:rsidRPr="00F67604" w:rsidRDefault="00513E2F" w:rsidP="00EC7F39">
      <w:pPr>
        <w:spacing w:after="120"/>
        <w:jc w:val="both"/>
        <w:rPr>
          <w:color w:val="000000" w:themeColor="text1"/>
        </w:rPr>
      </w:pPr>
      <w:r>
        <w:rPr>
          <w:noProof/>
          <w:lang w:val="en-US" w:eastAsia="en-US" w:bidi="hi-IN"/>
        </w:rPr>
        <w:lastRenderedPageBreak/>
        <w:drawing>
          <wp:inline distT="0" distB="0" distL="0" distR="0">
            <wp:extent cx="6120130" cy="2369185"/>
            <wp:effectExtent l="0" t="0" r="1270" b="5715"/>
            <wp:docPr id="14" name="Picture 14" descr="Graphical user interface, diagram,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diagram, text, application&#10;&#10;Description automatically generated"/>
                    <pic:cNvPicPr/>
                  </pic:nvPicPr>
                  <pic:blipFill>
                    <a:blip r:embed="rId17" cstate="print"/>
                    <a:stretch>
                      <a:fillRect/>
                    </a:stretch>
                  </pic:blipFill>
                  <pic:spPr>
                    <a:xfrm>
                      <a:off x="0" y="0"/>
                      <a:ext cx="6120130" cy="2369185"/>
                    </a:xfrm>
                    <a:prstGeom prst="rect">
                      <a:avLst/>
                    </a:prstGeom>
                  </pic:spPr>
                </pic:pic>
              </a:graphicData>
            </a:graphic>
          </wp:inline>
        </w:drawing>
      </w:r>
    </w:p>
    <w:p w:rsidR="00EC7F39" w:rsidRDefault="00EC7F39" w:rsidP="00993C9B">
      <w:pPr>
        <w:jc w:val="center"/>
        <w:rPr>
          <w:i/>
          <w:color w:val="000000" w:themeColor="text1"/>
        </w:rPr>
      </w:pPr>
      <w:bookmarkStart w:id="68" w:name="_Ref38272441"/>
      <w:r w:rsidRPr="008E010C">
        <w:rPr>
          <w:b/>
          <w:i/>
          <w:color w:val="000000" w:themeColor="text1"/>
        </w:rPr>
        <w:t xml:space="preserve">Figure </w:t>
      </w:r>
      <w:r w:rsidR="004B4264" w:rsidRPr="008E010C">
        <w:rPr>
          <w:b/>
          <w:i/>
          <w:color w:val="000000" w:themeColor="text1"/>
        </w:rPr>
        <w:fldChar w:fldCharType="begin"/>
      </w:r>
      <w:r w:rsidRPr="008E010C">
        <w:rPr>
          <w:b/>
          <w:i/>
          <w:color w:val="000000" w:themeColor="text1"/>
        </w:rPr>
        <w:instrText xml:space="preserve"> SEQ Figure \* ARABIC </w:instrText>
      </w:r>
      <w:r w:rsidR="004B4264" w:rsidRPr="008E010C">
        <w:rPr>
          <w:b/>
          <w:i/>
          <w:color w:val="000000" w:themeColor="text1"/>
        </w:rPr>
        <w:fldChar w:fldCharType="separate"/>
      </w:r>
      <w:r w:rsidR="0035544C">
        <w:rPr>
          <w:b/>
          <w:i/>
          <w:noProof/>
          <w:color w:val="000000" w:themeColor="text1"/>
        </w:rPr>
        <w:t>2</w:t>
      </w:r>
      <w:r w:rsidR="004B4264" w:rsidRPr="008E010C">
        <w:rPr>
          <w:b/>
          <w:i/>
          <w:color w:val="000000" w:themeColor="text1"/>
        </w:rPr>
        <w:fldChar w:fldCharType="end"/>
      </w:r>
      <w:bookmarkEnd w:id="68"/>
      <w:r w:rsidRPr="008E010C">
        <w:rPr>
          <w:b/>
          <w:i/>
          <w:color w:val="000000" w:themeColor="text1"/>
        </w:rPr>
        <w:t>:</w:t>
      </w:r>
      <w:r w:rsidRPr="008E010C">
        <w:rPr>
          <w:i/>
          <w:color w:val="000000" w:themeColor="text1"/>
        </w:rPr>
        <w:t xml:space="preserve"> High-level architecture of the ML Sandbox </w:t>
      </w:r>
      <w:r w:rsidR="001C7B6F">
        <w:rPr>
          <w:i/>
          <w:color w:val="000000" w:themeColor="text1"/>
        </w:rPr>
        <w:t>components</w:t>
      </w:r>
      <w:r w:rsidRPr="008E010C">
        <w:rPr>
          <w:i/>
          <w:color w:val="000000" w:themeColor="text1"/>
        </w:rPr>
        <w:t xml:space="preserve"> within the ML architecture</w:t>
      </w:r>
      <w:r w:rsidR="00E85E0E" w:rsidRPr="008E010C">
        <w:rPr>
          <w:i/>
          <w:color w:val="000000" w:themeColor="text1"/>
        </w:rPr>
        <w:t xml:space="preserve">. </w:t>
      </w:r>
    </w:p>
    <w:p w:rsidR="0060372B" w:rsidRDefault="0060372B" w:rsidP="00F83C1C">
      <w:pPr>
        <w:rPr>
          <w:lang w:eastAsia="ja-JP"/>
        </w:rPr>
      </w:pPr>
    </w:p>
    <w:p w:rsidR="00F83C1C" w:rsidRDefault="00F83C1C" w:rsidP="00F83C1C">
      <w:pPr>
        <w:rPr>
          <w:i/>
          <w:iCs/>
          <w:lang w:eastAsia="ja-JP"/>
        </w:rPr>
      </w:pPr>
      <w:r w:rsidRPr="0060372B">
        <w:rPr>
          <w:i/>
          <w:iCs/>
          <w:lang w:eastAsia="ja-JP"/>
        </w:rPr>
        <w:t xml:space="preserve">Editor’s note: to align the description of this clause with the updated figure 2 </w:t>
      </w:r>
    </w:p>
    <w:p w:rsidR="00BF5487" w:rsidRPr="0060372B" w:rsidRDefault="00BF5487" w:rsidP="00F83C1C">
      <w:pPr>
        <w:rPr>
          <w:i/>
          <w:iCs/>
          <w:lang w:eastAsia="ja-JP"/>
        </w:rPr>
      </w:pPr>
    </w:p>
    <w:p w:rsidR="005F0C2E" w:rsidRDefault="00996B8C" w:rsidP="00606513">
      <w:pPr>
        <w:pStyle w:val="Heading3"/>
        <w:spacing w:before="120"/>
        <w:jc w:val="both"/>
      </w:pPr>
      <w:bookmarkStart w:id="69" w:name="_Toc95407356"/>
      <w:r>
        <w:t>8</w:t>
      </w:r>
      <w:r w:rsidR="005F0C2E">
        <w:t xml:space="preserve">.1.1 </w:t>
      </w:r>
      <w:r w:rsidR="005F0C2E" w:rsidRPr="00CD7AC5">
        <w:t>Simulated ML underlay</w:t>
      </w:r>
      <w:r w:rsidR="003A0F03">
        <w:t xml:space="preserve"> networks</w:t>
      </w:r>
      <w:bookmarkEnd w:id="69"/>
    </w:p>
    <w:p w:rsidR="003F134F" w:rsidRPr="003F134F" w:rsidRDefault="003F134F" w:rsidP="003F134F">
      <w:pPr>
        <w:pStyle w:val="NormalWeb"/>
        <w:shd w:val="clear" w:color="auto" w:fill="FFFFFF"/>
        <w:rPr>
          <w:lang w:val="en-IN" w:eastAsia="ja-JP"/>
        </w:rPr>
      </w:pPr>
      <w:r>
        <w:rPr>
          <w:color w:val="000000" w:themeColor="text1"/>
        </w:rPr>
        <w:t>Simulated ML underlay networks component</w:t>
      </w:r>
      <w:r w:rsidR="00FA7C57">
        <w:rPr>
          <w:color w:val="000000" w:themeColor="text1"/>
        </w:rPr>
        <w:t xml:space="preserve">is </w:t>
      </w:r>
      <w:r>
        <w:rPr>
          <w:color w:val="000000" w:themeColor="text1"/>
        </w:rPr>
        <w:t xml:space="preserve">reused from </w:t>
      </w:r>
      <w:r w:rsidR="00945409" w:rsidRPr="00606513">
        <w:rPr>
          <w:color w:val="000000" w:themeColor="text1"/>
        </w:rPr>
        <w:t>[ITU-T Y.3172]</w:t>
      </w:r>
      <w:r>
        <w:rPr>
          <w:color w:val="000000" w:themeColor="text1"/>
        </w:rPr>
        <w:t xml:space="preserve">. As explained in [ITU-T Y.3172], </w:t>
      </w:r>
      <w:r w:rsidRPr="003F134F">
        <w:rPr>
          <w:rFonts w:ascii="TimesNewRomanPSMT" w:hAnsi="TimesNewRomanPSMT"/>
          <w:lang w:val="en-IN" w:eastAsia="ja-JP"/>
        </w:rPr>
        <w:t>ML sandbox can use data generated from simulated ML underlay networks</w:t>
      </w:r>
      <w:r w:rsidR="00A95DD6">
        <w:rPr>
          <w:rFonts w:ascii="TimesNewRomanPSMT" w:hAnsi="TimesNewRomanPSMT"/>
          <w:lang w:val="en-IN" w:eastAsia="ja-JP"/>
        </w:rPr>
        <w:t>(</w:t>
      </w:r>
      <w:r w:rsidR="00D71116">
        <w:rPr>
          <w:rFonts w:ascii="TimesNewRomanPSMT" w:hAnsi="TimesNewRomanPSMT"/>
          <w:lang w:val="en-IN" w:eastAsia="ja-JP"/>
        </w:rPr>
        <w:t>obtained via Reference Points 1 and 2</w:t>
      </w:r>
      <w:r w:rsidR="00A95DD6">
        <w:rPr>
          <w:rFonts w:ascii="TimesNewRomanPSMT" w:hAnsi="TimesNewRomanPSMT"/>
          <w:lang w:val="en-IN" w:eastAsia="ja-JP"/>
        </w:rPr>
        <w:t>)</w:t>
      </w:r>
      <w:r w:rsidR="00D71116">
        <w:rPr>
          <w:rFonts w:ascii="TimesNewRomanPSMT" w:hAnsi="TimesNewRomanPSMT"/>
          <w:lang w:val="en-IN" w:eastAsia="ja-JP"/>
        </w:rPr>
        <w:t xml:space="preserve">, </w:t>
      </w:r>
      <w:r w:rsidRPr="003F134F">
        <w:rPr>
          <w:rFonts w:ascii="TimesNewRomanPSMT" w:hAnsi="TimesNewRomanPSMT"/>
          <w:lang w:val="en-IN" w:eastAsia="ja-JP"/>
        </w:rPr>
        <w:t>and/or live networks</w:t>
      </w:r>
      <w:r w:rsidR="00D71116">
        <w:rPr>
          <w:rFonts w:ascii="TimesNewRomanPSMT" w:hAnsi="TimesNewRomanPSMT"/>
          <w:lang w:val="en-IN" w:eastAsia="ja-JP"/>
        </w:rPr>
        <w:t xml:space="preserve">(obtained via Reference Point </w:t>
      </w:r>
      <w:r w:rsidR="00A95DD6">
        <w:rPr>
          <w:rFonts w:ascii="TimesNewRomanPSMT" w:hAnsi="TimesNewRomanPSMT"/>
          <w:lang w:val="en-IN" w:eastAsia="ja-JP"/>
        </w:rPr>
        <w:t>3</w:t>
      </w:r>
      <w:r w:rsidR="00D71116">
        <w:rPr>
          <w:rFonts w:ascii="TimesNewRomanPSMT" w:hAnsi="TimesNewRomanPSMT"/>
          <w:lang w:val="en-IN" w:eastAsia="ja-JP"/>
        </w:rPr>
        <w:t>)</w:t>
      </w:r>
      <w:r w:rsidR="00A95DD6">
        <w:rPr>
          <w:rFonts w:ascii="TimesNewRomanPSMT" w:hAnsi="TimesNewRomanPSMT"/>
          <w:lang w:val="en-IN" w:eastAsia="ja-JP"/>
        </w:rPr>
        <w:t>,</w:t>
      </w:r>
      <w:r>
        <w:rPr>
          <w:rFonts w:ascii="TimesNewRomanPSMT" w:hAnsi="TimesNewRomanPSMT"/>
          <w:lang w:val="en-IN" w:eastAsia="ja-JP"/>
        </w:rPr>
        <w:t>f</w:t>
      </w:r>
      <w:r w:rsidRPr="003F134F">
        <w:rPr>
          <w:rFonts w:ascii="TimesNewRomanPSMT" w:hAnsi="TimesNewRomanPSMT"/>
          <w:lang w:val="en-IN" w:eastAsia="ja-JP"/>
        </w:rPr>
        <w:t>or training or testing</w:t>
      </w:r>
      <w:r>
        <w:rPr>
          <w:rFonts w:ascii="TimesNewRomanPSMT" w:hAnsi="TimesNewRomanPSMT"/>
          <w:lang w:val="en-IN" w:eastAsia="ja-JP"/>
        </w:rPr>
        <w:t xml:space="preserve"> of ML Models</w:t>
      </w:r>
      <w:r w:rsidR="00D71116">
        <w:rPr>
          <w:rFonts w:ascii="TimesNewRomanPSMT" w:hAnsi="TimesNewRomanPSMT"/>
          <w:lang w:val="en-IN" w:eastAsia="ja-JP"/>
        </w:rPr>
        <w:t>.</w:t>
      </w:r>
    </w:p>
    <w:p w:rsidR="005F0C2E" w:rsidRDefault="00127C50" w:rsidP="00B55F74">
      <w:pPr>
        <w:spacing w:after="120"/>
        <w:jc w:val="both"/>
        <w:rPr>
          <w:color w:val="000000" w:themeColor="text1"/>
        </w:rPr>
      </w:pPr>
      <w:r>
        <w:rPr>
          <w:color w:val="000000" w:themeColor="text1"/>
        </w:rPr>
        <w:t>In this document, two sub components of Simulated ML underlay networks are introduced, Simulated NF</w:t>
      </w:r>
      <w:r w:rsidR="00C60C37">
        <w:rPr>
          <w:color w:val="000000" w:themeColor="text1"/>
        </w:rPr>
        <w:t>-s</w:t>
      </w:r>
      <w:r>
        <w:rPr>
          <w:color w:val="000000" w:themeColor="text1"/>
        </w:rPr>
        <w:t xml:space="preserve"> and AF</w:t>
      </w:r>
      <w:r w:rsidR="00C60C37">
        <w:rPr>
          <w:color w:val="000000" w:themeColor="text1"/>
        </w:rPr>
        <w:t>-</w:t>
      </w:r>
      <w:r>
        <w:rPr>
          <w:color w:val="000000" w:themeColor="text1"/>
        </w:rPr>
        <w:t>s, and Model evaluation plug-ins.</w:t>
      </w:r>
    </w:p>
    <w:p w:rsidR="005F0C2E" w:rsidRDefault="005F0C2E" w:rsidP="00B55F74">
      <w:pPr>
        <w:spacing w:after="120"/>
        <w:jc w:val="both"/>
        <w:rPr>
          <w:color w:val="000000" w:themeColor="text1"/>
        </w:rPr>
      </w:pPr>
      <w:r w:rsidRPr="00B41641">
        <w:rPr>
          <w:color w:val="000000" w:themeColor="text1"/>
        </w:rPr>
        <w:t xml:space="preserve">NOTE </w:t>
      </w:r>
      <w:r w:rsidR="00FA7C57">
        <w:rPr>
          <w:color w:val="000000" w:themeColor="text1"/>
        </w:rPr>
        <w:t>x</w:t>
      </w:r>
      <w:r w:rsidRPr="00B41641">
        <w:rPr>
          <w:color w:val="000000" w:themeColor="text1"/>
        </w:rPr>
        <w:t>–</w:t>
      </w:r>
      <w:r w:rsidR="00C60C37">
        <w:rPr>
          <w:color w:val="000000" w:themeColor="text1"/>
        </w:rPr>
        <w:t xml:space="preserve">Example of a </w:t>
      </w:r>
      <w:r w:rsidR="004F41F0">
        <w:rPr>
          <w:color w:val="000000" w:themeColor="text1"/>
        </w:rPr>
        <w:t xml:space="preserve">Simulated NF </w:t>
      </w:r>
      <w:r w:rsidR="00C60C37">
        <w:rPr>
          <w:color w:val="000000" w:themeColor="text1"/>
        </w:rPr>
        <w:t>is a</w:t>
      </w:r>
      <w:r w:rsidRPr="00B41641">
        <w:rPr>
          <w:color w:val="000000" w:themeColor="text1"/>
        </w:rPr>
        <w:t>third-party simulation tool such as ns-3</w:t>
      </w:r>
      <w:r w:rsidR="00C60C37">
        <w:rPr>
          <w:color w:val="000000" w:themeColor="text1"/>
        </w:rPr>
        <w:t xml:space="preserve"> [TBD]</w:t>
      </w:r>
      <w:r w:rsidRPr="00B41641">
        <w:rPr>
          <w:color w:val="000000" w:themeColor="text1"/>
        </w:rPr>
        <w:t>.</w:t>
      </w:r>
    </w:p>
    <w:p w:rsidR="004C2CF8" w:rsidRPr="006C7885" w:rsidRDefault="00996B8C" w:rsidP="006C7885">
      <w:pPr>
        <w:pStyle w:val="Heading3"/>
        <w:spacing w:before="120"/>
      </w:pPr>
      <w:bookmarkStart w:id="70" w:name="_Toc95407357"/>
      <w:r>
        <w:t>8</w:t>
      </w:r>
      <w:r w:rsidR="00697930" w:rsidRPr="006C7885">
        <w:t xml:space="preserve">.1.1.1 </w:t>
      </w:r>
      <w:r w:rsidR="004C2CF8" w:rsidRPr="006C7885">
        <w:t>Simulated NF</w:t>
      </w:r>
      <w:r w:rsidR="00C60C37" w:rsidRPr="006C7885">
        <w:t>-</w:t>
      </w:r>
      <w:r w:rsidR="00BF5487" w:rsidRPr="006C7885">
        <w:t>s</w:t>
      </w:r>
      <w:r w:rsidR="004C2CF8" w:rsidRPr="006C7885">
        <w:t xml:space="preserve"> and AF</w:t>
      </w:r>
      <w:r w:rsidR="00C60C37" w:rsidRPr="006C7885">
        <w:t>-</w:t>
      </w:r>
      <w:r w:rsidR="00BF5487" w:rsidRPr="006C7885">
        <w:t>s</w:t>
      </w:r>
      <w:bookmarkEnd w:id="70"/>
    </w:p>
    <w:p w:rsidR="00697930" w:rsidRPr="00697930" w:rsidRDefault="00C60C37" w:rsidP="00697930">
      <w:pPr>
        <w:spacing w:after="120"/>
        <w:jc w:val="both"/>
        <w:rPr>
          <w:color w:val="000000" w:themeColor="text1"/>
        </w:rPr>
      </w:pPr>
      <w:r>
        <w:rPr>
          <w:color w:val="000000" w:themeColor="text1"/>
        </w:rPr>
        <w:t>As explained in [ITU-T Y.3174], simulated NF-s and AF-s provide SRC and SINK functionality</w:t>
      </w:r>
      <w:r w:rsidR="00520269">
        <w:rPr>
          <w:color w:val="000000" w:themeColor="text1"/>
        </w:rPr>
        <w:t>. In this document, these SRC and SINK are used for training and testing of the evaluation ML pipelines.</w:t>
      </w:r>
    </w:p>
    <w:p w:rsidR="00C558D4" w:rsidRDefault="00996B8C" w:rsidP="00C558D4">
      <w:pPr>
        <w:pStyle w:val="Heading3"/>
        <w:spacing w:before="120"/>
      </w:pPr>
      <w:bookmarkStart w:id="71" w:name="_Toc95407358"/>
      <w:r>
        <w:t>8</w:t>
      </w:r>
      <w:r w:rsidR="00697930">
        <w:t>.1.1.2</w:t>
      </w:r>
      <w:r w:rsidR="00C558D4">
        <w:t>Model evaluation plug</w:t>
      </w:r>
      <w:r w:rsidR="00950CA1">
        <w:t>-</w:t>
      </w:r>
      <w:r w:rsidR="00C558D4">
        <w:t>in</w:t>
      </w:r>
      <w:r w:rsidR="00950CA1">
        <w:t>s</w:t>
      </w:r>
      <w:bookmarkEnd w:id="71"/>
    </w:p>
    <w:p w:rsidR="005331FC" w:rsidRDefault="00950CA1" w:rsidP="00C558D4">
      <w:pPr>
        <w:spacing w:after="120"/>
        <w:jc w:val="both"/>
        <w:rPr>
          <w:color w:val="000000" w:themeColor="text1"/>
        </w:rPr>
      </w:pPr>
      <w:r>
        <w:rPr>
          <w:color w:val="000000" w:themeColor="text1"/>
        </w:rPr>
        <w:t>Model evaluation plug-insare</w:t>
      </w:r>
      <w:r w:rsidR="00C558D4" w:rsidRPr="00520CA6">
        <w:rPr>
          <w:color w:val="000000" w:themeColor="text1"/>
        </w:rPr>
        <w:t xml:space="preserve"> responsible for </w:t>
      </w:r>
      <w:r>
        <w:rPr>
          <w:color w:val="000000" w:themeColor="text1"/>
        </w:rPr>
        <w:t xml:space="preserve">evaluating the performance of ML models as per the requirements defined in the use case. The plug-ins </w:t>
      </w:r>
      <w:r w:rsidR="00C558D4" w:rsidRPr="00520CA6">
        <w:rPr>
          <w:color w:val="000000" w:themeColor="text1"/>
        </w:rPr>
        <w:t xml:space="preserve">interact with the simulated </w:t>
      </w:r>
      <w:r w:rsidR="005331FC">
        <w:rPr>
          <w:color w:val="000000" w:themeColor="text1"/>
        </w:rPr>
        <w:t>NF-s and AF-s</w:t>
      </w:r>
      <w:r>
        <w:rPr>
          <w:color w:val="000000" w:themeColor="text1"/>
        </w:rPr>
        <w:t xml:space="preserve"> using</w:t>
      </w:r>
      <w:r w:rsidR="00C558D4" w:rsidRPr="00520CA6">
        <w:rPr>
          <w:color w:val="000000" w:themeColor="text1"/>
        </w:rPr>
        <w:t xml:space="preserve"> technology-agnostic interfaces, which would enable interacting with </w:t>
      </w:r>
      <w:r w:rsidR="005331FC">
        <w:rPr>
          <w:color w:val="000000" w:themeColor="text1"/>
        </w:rPr>
        <w:t xml:space="preserve">heterogenous </w:t>
      </w:r>
      <w:r w:rsidR="00C558D4" w:rsidRPr="00520CA6">
        <w:rPr>
          <w:color w:val="000000" w:themeColor="text1"/>
        </w:rPr>
        <w:t>third-party applications such as network simulators</w:t>
      </w:r>
      <w:r w:rsidR="005331FC">
        <w:rPr>
          <w:color w:val="000000" w:themeColor="text1"/>
        </w:rPr>
        <w:t xml:space="preserve"> and collect ML Model evaluation parameters</w:t>
      </w:r>
      <w:r w:rsidR="00C558D4" w:rsidRPr="00520CA6">
        <w:rPr>
          <w:color w:val="000000" w:themeColor="text1"/>
        </w:rPr>
        <w:t xml:space="preserve">. </w:t>
      </w:r>
    </w:p>
    <w:p w:rsidR="005331FC" w:rsidRPr="008B4BC0" w:rsidRDefault="005331FC" w:rsidP="005331FC">
      <w:pPr>
        <w:spacing w:after="120"/>
        <w:jc w:val="both"/>
        <w:rPr>
          <w:color w:val="000000" w:themeColor="text1"/>
        </w:rPr>
      </w:pPr>
      <w:r w:rsidRPr="008B4BC0">
        <w:rPr>
          <w:color w:val="000000" w:themeColor="text1"/>
        </w:rPr>
        <w:t xml:space="preserve">NOTE – </w:t>
      </w:r>
      <w:r>
        <w:rPr>
          <w:color w:val="000000" w:themeColor="text1"/>
        </w:rPr>
        <w:t xml:space="preserve">Examples of ML model KPIs are model accuracy, recall and precision. Other parameters evaluated could be inference latency and memory footprint. These parameters are to be specified in the use case description (ML Intent). </w:t>
      </w:r>
    </w:p>
    <w:p w:rsidR="004C2CF8" w:rsidRDefault="00996B8C" w:rsidP="00606513">
      <w:pPr>
        <w:pStyle w:val="Heading3"/>
        <w:spacing w:before="120"/>
        <w:jc w:val="both"/>
      </w:pPr>
      <w:bookmarkStart w:id="72" w:name="_Toc95407359"/>
      <w:r>
        <w:t>8</w:t>
      </w:r>
      <w:r w:rsidR="004C2CF8">
        <w:t>.1.2 Simulation Manager</w:t>
      </w:r>
      <w:bookmarkEnd w:id="72"/>
    </w:p>
    <w:p w:rsidR="00697930" w:rsidRPr="00697930" w:rsidRDefault="000E2856" w:rsidP="000E2856">
      <w:pPr>
        <w:jc w:val="both"/>
        <w:rPr>
          <w:lang w:eastAsia="en-US"/>
        </w:rPr>
      </w:pPr>
      <w:r>
        <w:rPr>
          <w:color w:val="000000" w:themeColor="text1"/>
        </w:rPr>
        <w:t xml:space="preserve">The simulation manager manages the simulated ML underlay networks, specifically consisting of the following subcomponents - </w:t>
      </w:r>
      <w:r>
        <w:t>Simulation designer</w:t>
      </w:r>
      <w:r>
        <w:rPr>
          <w:color w:val="000000" w:themeColor="text1"/>
        </w:rPr>
        <w:t xml:space="preserve">, </w:t>
      </w:r>
      <w:r>
        <w:t>Simulation composer</w:t>
      </w:r>
      <w:r>
        <w:rPr>
          <w:color w:val="000000" w:themeColor="text1"/>
        </w:rPr>
        <w:t xml:space="preserve">, </w:t>
      </w:r>
      <w:r>
        <w:t>Monitoring agent</w:t>
      </w:r>
      <w:r>
        <w:rPr>
          <w:color w:val="000000" w:themeColor="text1"/>
        </w:rPr>
        <w:t xml:space="preserve">, </w:t>
      </w:r>
      <w:r w:rsidRPr="008B4BC0">
        <w:t>Simulation post-processor</w:t>
      </w:r>
      <w:r>
        <w:rPr>
          <w:color w:val="000000" w:themeColor="text1"/>
        </w:rPr>
        <w:t xml:space="preserve">. </w:t>
      </w:r>
    </w:p>
    <w:p w:rsidR="004C2CF8" w:rsidRDefault="00996B8C" w:rsidP="004C2CF8">
      <w:pPr>
        <w:pStyle w:val="Heading3"/>
        <w:spacing w:before="120"/>
        <w:ind w:left="0" w:firstLine="0"/>
      </w:pPr>
      <w:bookmarkStart w:id="73" w:name="_Toc95407360"/>
      <w:r>
        <w:lastRenderedPageBreak/>
        <w:t>8</w:t>
      </w:r>
      <w:r w:rsidR="004C2CF8">
        <w:t>.1.</w:t>
      </w:r>
      <w:r w:rsidR="00697930">
        <w:t>2.1</w:t>
      </w:r>
      <w:r w:rsidR="004C2CF8">
        <w:t>Simulation designer</w:t>
      </w:r>
      <w:bookmarkEnd w:id="73"/>
    </w:p>
    <w:p w:rsidR="004C2CF8" w:rsidRPr="00400644" w:rsidRDefault="004F7112" w:rsidP="004C2CF8">
      <w:pPr>
        <w:spacing w:after="120"/>
        <w:jc w:val="both"/>
        <w:rPr>
          <w:color w:val="000000" w:themeColor="text1"/>
        </w:rPr>
      </w:pPr>
      <w:r>
        <w:rPr>
          <w:color w:val="000000" w:themeColor="text1"/>
        </w:rPr>
        <w:t>Based on the input from MLFO regarding the simulation requirements for the use case, t</w:t>
      </w:r>
      <w:r w:rsidR="008901A8">
        <w:rPr>
          <w:color w:val="000000" w:themeColor="text1"/>
        </w:rPr>
        <w:t>he simulation designer</w:t>
      </w:r>
      <w:r w:rsidR="004C2CF8">
        <w:rPr>
          <w:color w:val="000000" w:themeColor="text1"/>
        </w:rPr>
        <w:t xml:space="preserve"> p</w:t>
      </w:r>
      <w:r w:rsidR="004C2CF8" w:rsidRPr="00400644">
        <w:rPr>
          <w:color w:val="000000" w:themeColor="text1"/>
        </w:rPr>
        <w:t>repares the set of simulation resources</w:t>
      </w:r>
      <w:r w:rsidR="00105785">
        <w:rPr>
          <w:color w:val="000000" w:themeColor="text1"/>
        </w:rPr>
        <w:t>,</w:t>
      </w:r>
      <w:r w:rsidR="004C2CF8" w:rsidRPr="00400644">
        <w:rPr>
          <w:color w:val="000000" w:themeColor="text1"/>
        </w:rPr>
        <w:t xml:space="preserve"> that compose the simulated ML underlay</w:t>
      </w:r>
      <w:r w:rsidR="00105785">
        <w:rPr>
          <w:color w:val="000000" w:themeColor="text1"/>
        </w:rPr>
        <w:t>,</w:t>
      </w:r>
      <w:r w:rsidR="004C2CF8" w:rsidRPr="00400644">
        <w:rPr>
          <w:color w:val="000000" w:themeColor="text1"/>
        </w:rPr>
        <w:t xml:space="preserve"> corresponding to the ML use case.</w:t>
      </w:r>
    </w:p>
    <w:p w:rsidR="004F7112" w:rsidRDefault="004C2CF8" w:rsidP="004C2CF8">
      <w:pPr>
        <w:spacing w:after="120"/>
        <w:jc w:val="both"/>
        <w:rPr>
          <w:color w:val="000000" w:themeColor="text1"/>
        </w:rPr>
      </w:pPr>
      <w:r w:rsidRPr="008B4BC0">
        <w:rPr>
          <w:color w:val="000000" w:themeColor="text1"/>
        </w:rPr>
        <w:t xml:space="preserve">NOTE – The information to </w:t>
      </w:r>
      <w:r w:rsidR="00105785">
        <w:rPr>
          <w:color w:val="000000" w:themeColor="text1"/>
        </w:rPr>
        <w:t xml:space="preserve">designsimulated </w:t>
      </w:r>
      <w:r w:rsidRPr="008B4BC0">
        <w:rPr>
          <w:color w:val="000000" w:themeColor="text1"/>
        </w:rPr>
        <w:t xml:space="preserve">ML underlays can come from the use case (ML Intent) or data gathered by the live ML underlay. </w:t>
      </w:r>
    </w:p>
    <w:p w:rsidR="004F7112" w:rsidRDefault="004F7112" w:rsidP="004C2CF8">
      <w:pPr>
        <w:spacing w:after="120"/>
        <w:jc w:val="both"/>
        <w:rPr>
          <w:color w:val="000000" w:themeColor="text1"/>
        </w:rPr>
      </w:pPr>
      <w:r>
        <w:rPr>
          <w:color w:val="000000" w:themeColor="text1"/>
        </w:rPr>
        <w:t xml:space="preserve">NOTE x- Example-1: In a traffic steering use case, ML models may be applied to predictively manage the resource allocation in the network. </w:t>
      </w:r>
      <w:r w:rsidR="003724B3">
        <w:rPr>
          <w:color w:val="000000" w:themeColor="text1"/>
        </w:rPr>
        <w:t>Simulation designer arrives at the s</w:t>
      </w:r>
      <w:r>
        <w:rPr>
          <w:color w:val="000000" w:themeColor="text1"/>
        </w:rPr>
        <w:t xml:space="preserve">imulation needs for this use case </w:t>
      </w:r>
      <w:r w:rsidR="003724B3">
        <w:rPr>
          <w:color w:val="000000" w:themeColor="text1"/>
        </w:rPr>
        <w:t xml:space="preserve">which </w:t>
      </w:r>
      <w:r>
        <w:rPr>
          <w:color w:val="000000" w:themeColor="text1"/>
        </w:rPr>
        <w:t>may include data generation and simulated resource management mechanisms</w:t>
      </w:r>
      <w:r w:rsidR="003724B3">
        <w:rPr>
          <w:color w:val="000000" w:themeColor="text1"/>
        </w:rPr>
        <w:t xml:space="preserve"> and corresponding parameters and configurations</w:t>
      </w:r>
      <w:r>
        <w:rPr>
          <w:color w:val="000000" w:themeColor="text1"/>
        </w:rPr>
        <w:t>.</w:t>
      </w:r>
    </w:p>
    <w:p w:rsidR="004C2CF8" w:rsidRPr="008B4BC0" w:rsidRDefault="004F7112" w:rsidP="004C2CF8">
      <w:pPr>
        <w:spacing w:after="120"/>
        <w:jc w:val="both"/>
        <w:rPr>
          <w:color w:val="000000" w:themeColor="text1"/>
        </w:rPr>
      </w:pPr>
      <w:r>
        <w:rPr>
          <w:color w:val="000000" w:themeColor="text1"/>
        </w:rPr>
        <w:t>NOTE x- Example-2: A</w:t>
      </w:r>
      <w:r w:rsidR="004C2CF8" w:rsidRPr="008B4BC0">
        <w:rPr>
          <w:color w:val="000000" w:themeColor="text1"/>
        </w:rPr>
        <w:t>s a result of network dynamics, some path-loss parameters used by the ML Sandbox subsystem may vary over time. To address this issue, the MLFO keeps track of those changes and provides feedback to the Simulation designer to update the necessary simulation parameters.</w:t>
      </w:r>
    </w:p>
    <w:p w:rsidR="004C2CF8" w:rsidRDefault="00996B8C" w:rsidP="004C2CF8">
      <w:pPr>
        <w:pStyle w:val="Heading3"/>
        <w:spacing w:before="120"/>
      </w:pPr>
      <w:bookmarkStart w:id="74" w:name="_Toc95407361"/>
      <w:r>
        <w:t>8</w:t>
      </w:r>
      <w:r w:rsidR="004C2CF8">
        <w:t>.1.</w:t>
      </w:r>
      <w:r w:rsidR="00697930">
        <w:t>2.2</w:t>
      </w:r>
      <w:r w:rsidR="004C2CF8">
        <w:t xml:space="preserve"> Simulation composer</w:t>
      </w:r>
      <w:bookmarkEnd w:id="74"/>
    </w:p>
    <w:p w:rsidR="004C2CF8" w:rsidRPr="00520CA6" w:rsidRDefault="006C7885" w:rsidP="004C2CF8">
      <w:pPr>
        <w:spacing w:after="120"/>
        <w:jc w:val="both"/>
        <w:rPr>
          <w:b/>
          <w:color w:val="000000" w:themeColor="text1"/>
        </w:rPr>
      </w:pPr>
      <w:r>
        <w:rPr>
          <w:color w:val="000000" w:themeColor="text1"/>
        </w:rPr>
        <w:t>The simulation composer</w:t>
      </w:r>
      <w:r w:rsidR="003724B3">
        <w:rPr>
          <w:color w:val="000000" w:themeColor="text1"/>
        </w:rPr>
        <w:t xml:space="preserve">uses the design from the Simulation designer, identifies the specific simulation components to use for the use case. It takes as input the configurations and KPIs as specified in the use case. Simulation composer then </w:t>
      </w:r>
      <w:r w:rsidR="004C2CF8">
        <w:rPr>
          <w:color w:val="000000" w:themeColor="text1"/>
        </w:rPr>
        <w:t>d</w:t>
      </w:r>
      <w:r w:rsidR="004C2CF8" w:rsidRPr="00520CA6">
        <w:rPr>
          <w:color w:val="000000" w:themeColor="text1"/>
        </w:rPr>
        <w:t xml:space="preserve">eploys, installs and </w:t>
      </w:r>
      <w:r w:rsidR="003724B3">
        <w:rPr>
          <w:color w:val="000000" w:themeColor="text1"/>
        </w:rPr>
        <w:t>instantiates</w:t>
      </w:r>
      <w:r w:rsidR="004C2CF8" w:rsidRPr="00520CA6">
        <w:rPr>
          <w:color w:val="000000" w:themeColor="text1"/>
        </w:rPr>
        <w:t xml:space="preserve"> the simulated ML underlay </w:t>
      </w:r>
      <w:r>
        <w:rPr>
          <w:color w:val="000000" w:themeColor="text1"/>
        </w:rPr>
        <w:t xml:space="preserve">components </w:t>
      </w:r>
      <w:r w:rsidR="004C2CF8" w:rsidRPr="00520CA6">
        <w:rPr>
          <w:color w:val="000000" w:themeColor="text1"/>
        </w:rPr>
        <w:t>(</w:t>
      </w:r>
      <w:r>
        <w:rPr>
          <w:color w:val="000000" w:themeColor="text1"/>
        </w:rPr>
        <w:t>NF-s, AF-s, and model evaluation plug-ins</w:t>
      </w:r>
      <w:r w:rsidR="004C2CF8" w:rsidRPr="00520CA6">
        <w:rPr>
          <w:color w:val="000000" w:themeColor="text1"/>
        </w:rPr>
        <w:t xml:space="preserve">) to be used for </w:t>
      </w:r>
      <w:r>
        <w:rPr>
          <w:color w:val="000000" w:themeColor="text1"/>
        </w:rPr>
        <w:t>simulating</w:t>
      </w:r>
      <w:r w:rsidR="004C2CF8" w:rsidRPr="00520CA6">
        <w:rPr>
          <w:color w:val="000000" w:themeColor="text1"/>
        </w:rPr>
        <w:t xml:space="preserve"> different types of network underlays</w:t>
      </w:r>
      <w:r>
        <w:rPr>
          <w:color w:val="000000" w:themeColor="text1"/>
        </w:rPr>
        <w:t xml:space="preserve"> and evaluating various types of ML models</w:t>
      </w:r>
      <w:r w:rsidR="004C2CF8" w:rsidRPr="00520CA6">
        <w:rPr>
          <w:color w:val="000000" w:themeColor="text1"/>
        </w:rPr>
        <w:t xml:space="preserve">. </w:t>
      </w:r>
    </w:p>
    <w:p w:rsidR="004C2CF8" w:rsidRPr="008B4BC0" w:rsidRDefault="004C2CF8" w:rsidP="004C2CF8">
      <w:pPr>
        <w:spacing w:after="120"/>
        <w:jc w:val="both"/>
        <w:rPr>
          <w:color w:val="000000" w:themeColor="text1"/>
        </w:rPr>
      </w:pPr>
      <w:r w:rsidRPr="008B4BC0">
        <w:rPr>
          <w:color w:val="000000" w:themeColor="text1"/>
        </w:rPr>
        <w:t xml:space="preserve">NOTE 1 – Based on the specified role and requirements of the </w:t>
      </w:r>
      <w:r w:rsidR="006C7885">
        <w:rPr>
          <w:color w:val="000000" w:themeColor="text1"/>
        </w:rPr>
        <w:t xml:space="preserve">simulation </w:t>
      </w:r>
      <w:r w:rsidRPr="008B4BC0">
        <w:rPr>
          <w:color w:val="000000" w:themeColor="text1"/>
        </w:rPr>
        <w:t xml:space="preserve">(derived from use cases), the </w:t>
      </w:r>
      <w:r w:rsidR="009E4041">
        <w:rPr>
          <w:color w:val="000000" w:themeColor="text1"/>
        </w:rPr>
        <w:t>simulation composer</w:t>
      </w:r>
      <w:r w:rsidR="003724B3">
        <w:rPr>
          <w:color w:val="000000" w:themeColor="text1"/>
        </w:rPr>
        <w:t>may indicate</w:t>
      </w:r>
      <w:r w:rsidRPr="008B4BC0">
        <w:rPr>
          <w:color w:val="000000" w:themeColor="text1"/>
        </w:rPr>
        <w:t xml:space="preserve"> the best simulation tool (e.g</w:t>
      </w:r>
      <w:r w:rsidR="009E4041">
        <w:rPr>
          <w:color w:val="000000" w:themeColor="text1"/>
        </w:rPr>
        <w:t>. specific implementation of RAN simulator</w:t>
      </w:r>
      <w:r w:rsidRPr="008B4BC0">
        <w:rPr>
          <w:color w:val="000000" w:themeColor="text1"/>
        </w:rPr>
        <w:t>)</w:t>
      </w:r>
      <w:r w:rsidR="009E4041">
        <w:rPr>
          <w:color w:val="000000" w:themeColor="text1"/>
        </w:rPr>
        <w:t>.</w:t>
      </w:r>
    </w:p>
    <w:p w:rsidR="004C2CF8" w:rsidRDefault="00996B8C" w:rsidP="004C2CF8">
      <w:pPr>
        <w:pStyle w:val="Heading3"/>
        <w:ind w:left="0" w:firstLine="0"/>
        <w:jc w:val="both"/>
      </w:pPr>
      <w:bookmarkStart w:id="75" w:name="_Toc95407362"/>
      <w:r>
        <w:t>8</w:t>
      </w:r>
      <w:r w:rsidR="004C2CF8">
        <w:t>.1.</w:t>
      </w:r>
      <w:r w:rsidR="00697930">
        <w:t>2.3</w:t>
      </w:r>
      <w:r w:rsidR="004C2CF8">
        <w:t>Monitoring agent</w:t>
      </w:r>
      <w:bookmarkEnd w:id="75"/>
    </w:p>
    <w:p w:rsidR="00DE2750" w:rsidRDefault="009E4041" w:rsidP="004C2CF8">
      <w:pPr>
        <w:spacing w:after="120"/>
        <w:jc w:val="both"/>
        <w:rPr>
          <w:color w:val="000000" w:themeColor="text1"/>
        </w:rPr>
      </w:pPr>
      <w:r>
        <w:rPr>
          <w:color w:val="000000" w:themeColor="text1"/>
        </w:rPr>
        <w:t>Monitoring agent</w:t>
      </w:r>
      <w:r w:rsidR="004C2CF8">
        <w:rPr>
          <w:color w:val="000000" w:themeColor="text1"/>
        </w:rPr>
        <w:t xml:space="preserve"> monitors and evaluates the </w:t>
      </w:r>
      <w:r>
        <w:rPr>
          <w:color w:val="000000" w:themeColor="text1"/>
        </w:rPr>
        <w:t>simulations in</w:t>
      </w:r>
      <w:r w:rsidR="004C2CF8">
        <w:rPr>
          <w:color w:val="000000" w:themeColor="text1"/>
        </w:rPr>
        <w:t xml:space="preserve"> the ML Sandbox. </w:t>
      </w:r>
    </w:p>
    <w:p w:rsidR="004C2CF8" w:rsidRDefault="009E4041" w:rsidP="004C2CF8">
      <w:pPr>
        <w:spacing w:after="120"/>
        <w:jc w:val="both"/>
        <w:rPr>
          <w:color w:val="000000" w:themeColor="text1"/>
        </w:rPr>
      </w:pPr>
      <w:r>
        <w:rPr>
          <w:color w:val="000000" w:themeColor="text1"/>
        </w:rPr>
        <w:t>In addition to the use case specific parameters obtained from MLFO, t</w:t>
      </w:r>
      <w:r w:rsidR="004C2CF8">
        <w:rPr>
          <w:color w:val="000000" w:themeColor="text1"/>
        </w:rPr>
        <w:t xml:space="preserve">he following five dimensions are considered [ITU-T Y.3173]: demand mapping, data collection, analysis, decision, and action implementation. </w:t>
      </w:r>
    </w:p>
    <w:p w:rsidR="004C2CF8" w:rsidRDefault="004B361D" w:rsidP="004C2CF8">
      <w:pPr>
        <w:spacing w:after="120"/>
        <w:jc w:val="both"/>
        <w:rPr>
          <w:color w:val="000000" w:themeColor="text1"/>
        </w:rPr>
      </w:pPr>
      <w:r>
        <w:rPr>
          <w:color w:val="000000" w:themeColor="text1"/>
        </w:rPr>
        <w:t>M</w:t>
      </w:r>
      <w:r w:rsidR="004F5FDE">
        <w:rPr>
          <w:color w:val="000000" w:themeColor="text1"/>
        </w:rPr>
        <w:t>onitoring of data collection, action implementation and analysis is done by the monitoring agent</w:t>
      </w:r>
      <w:r>
        <w:rPr>
          <w:color w:val="000000" w:themeColor="text1"/>
        </w:rPr>
        <w:t>(see clause 8.3 [ITU-T Y.3173])</w:t>
      </w:r>
      <w:r w:rsidR="004F5FDE">
        <w:rPr>
          <w:color w:val="000000" w:themeColor="text1"/>
        </w:rPr>
        <w:t xml:space="preserve">. </w:t>
      </w:r>
    </w:p>
    <w:p w:rsidR="004C2CF8" w:rsidRPr="008B4BC0" w:rsidRDefault="00996B8C" w:rsidP="004C2CF8">
      <w:pPr>
        <w:pStyle w:val="Heading3"/>
        <w:ind w:left="0" w:firstLine="0"/>
      </w:pPr>
      <w:bookmarkStart w:id="76" w:name="_Toc95407363"/>
      <w:r>
        <w:t>8</w:t>
      </w:r>
      <w:r w:rsidR="00697930">
        <w:t xml:space="preserve">.1.2.4 </w:t>
      </w:r>
      <w:r w:rsidR="004C2CF8" w:rsidRPr="008B4BC0">
        <w:t>Simulation post-processor</w:t>
      </w:r>
      <w:bookmarkEnd w:id="76"/>
    </w:p>
    <w:p w:rsidR="004C2CF8" w:rsidRPr="008B4BC0" w:rsidRDefault="004F5FDE" w:rsidP="004C2CF8">
      <w:pPr>
        <w:spacing w:after="120"/>
        <w:jc w:val="both"/>
        <w:rPr>
          <w:b/>
          <w:color w:val="000000" w:themeColor="text1"/>
        </w:rPr>
      </w:pPr>
      <w:r>
        <w:rPr>
          <w:color w:val="000000" w:themeColor="text1"/>
        </w:rPr>
        <w:t>Simulation post-processor</w:t>
      </w:r>
      <w:r w:rsidR="004C2CF8" w:rsidRPr="008B4BC0">
        <w:rPr>
          <w:color w:val="000000" w:themeColor="text1"/>
        </w:rPr>
        <w:t xml:space="preserve"> provides an interfacewherebydata from simulated ML underlays are post-processed and presented in a standard-compliant manner to the MLFO, which performs model evaluations and/or (re)training. This step is critical to handle heterogeneous sources of information.</w:t>
      </w:r>
    </w:p>
    <w:p w:rsidR="004C2CF8" w:rsidRDefault="004C2CF8" w:rsidP="004C2CF8">
      <w:pPr>
        <w:spacing w:after="120"/>
        <w:jc w:val="both"/>
        <w:rPr>
          <w:color w:val="000000" w:themeColor="text1"/>
        </w:rPr>
      </w:pPr>
      <w:r w:rsidRPr="008B4BC0">
        <w:rPr>
          <w:color w:val="000000" w:themeColor="text1"/>
        </w:rPr>
        <w:t>NOTE – for instance, once the handler</w:t>
      </w:r>
      <w:r w:rsidRPr="00520CA6">
        <w:rPr>
          <w:color w:val="000000" w:themeColor="text1"/>
        </w:rPr>
        <w:t xml:space="preserve"> gets the raw logs generated by a simulator (e.g., a CSV file), the post-processor extracts the information to be used by the MLFO.</w:t>
      </w:r>
    </w:p>
    <w:p w:rsidR="00F346C1" w:rsidRPr="004C2CF8" w:rsidRDefault="00F346C1" w:rsidP="004C2CF8">
      <w:pPr>
        <w:rPr>
          <w:lang w:eastAsia="en-US"/>
        </w:rPr>
      </w:pPr>
    </w:p>
    <w:p w:rsidR="005F0C2E" w:rsidRPr="00CD7AC5" w:rsidRDefault="00996B8C" w:rsidP="00606513">
      <w:pPr>
        <w:pStyle w:val="Heading3"/>
        <w:spacing w:before="120"/>
        <w:jc w:val="both"/>
      </w:pPr>
      <w:bookmarkStart w:id="77" w:name="_Toc95407364"/>
      <w:r>
        <w:t>8</w:t>
      </w:r>
      <w:r w:rsidR="005F0C2E">
        <w:t>.1.</w:t>
      </w:r>
      <w:r w:rsidR="007B181D">
        <w:t>3</w:t>
      </w:r>
      <w:r w:rsidR="005F0C2E" w:rsidRPr="00CD7AC5">
        <w:t>Evaluation ML pipeline</w:t>
      </w:r>
      <w:bookmarkEnd w:id="77"/>
    </w:p>
    <w:p w:rsidR="005F0C2E" w:rsidRPr="00B41641" w:rsidRDefault="00446143" w:rsidP="00B55F74">
      <w:pPr>
        <w:spacing w:after="120"/>
        <w:jc w:val="both"/>
        <w:rPr>
          <w:color w:val="000000" w:themeColor="text1"/>
        </w:rPr>
      </w:pPr>
      <w:r>
        <w:rPr>
          <w:color w:val="000000" w:themeColor="text1"/>
        </w:rPr>
        <w:t>Evaluation ML pipeline is u</w:t>
      </w:r>
      <w:r w:rsidR="005F0C2E" w:rsidRPr="00B41641">
        <w:rPr>
          <w:color w:val="000000" w:themeColor="text1"/>
        </w:rPr>
        <w:t>sed for model evaluation in the ML sandbox enviro</w:t>
      </w:r>
      <w:r w:rsidR="00945409">
        <w:rPr>
          <w:color w:val="000000" w:themeColor="text1"/>
        </w:rPr>
        <w:t>nment</w:t>
      </w:r>
      <w:r>
        <w:rPr>
          <w:color w:val="000000" w:themeColor="text1"/>
        </w:rPr>
        <w:t xml:space="preserve"> as described</w:t>
      </w:r>
      <w:r w:rsidR="00945409">
        <w:rPr>
          <w:color w:val="000000" w:themeColor="text1"/>
        </w:rPr>
        <w:t xml:space="preserve"> in [ITU-T Y.3172].</w:t>
      </w:r>
    </w:p>
    <w:p w:rsidR="00446143" w:rsidRDefault="005F0C2E" w:rsidP="00B55F74">
      <w:pPr>
        <w:spacing w:after="120"/>
        <w:jc w:val="both"/>
        <w:rPr>
          <w:color w:val="000000" w:themeColor="text1"/>
        </w:rPr>
      </w:pPr>
      <w:r w:rsidRPr="00606513">
        <w:rPr>
          <w:color w:val="000000" w:themeColor="text1"/>
        </w:rPr>
        <w:t>NOTE</w:t>
      </w:r>
      <w:r w:rsidRPr="00B41641">
        <w:rPr>
          <w:b/>
          <w:color w:val="000000" w:themeColor="text1"/>
        </w:rPr>
        <w:t xml:space="preserve"> –</w:t>
      </w:r>
      <w:r w:rsidRPr="00B41641">
        <w:rPr>
          <w:color w:val="000000" w:themeColor="text1"/>
        </w:rPr>
        <w:t xml:space="preserve"> The </w:t>
      </w:r>
      <w:r w:rsidR="00446143">
        <w:rPr>
          <w:color w:val="000000" w:themeColor="text1"/>
        </w:rPr>
        <w:t xml:space="preserve">evaluation </w:t>
      </w:r>
      <w:r w:rsidRPr="00B41641">
        <w:rPr>
          <w:color w:val="000000" w:themeColor="text1"/>
        </w:rPr>
        <w:t xml:space="preserve">ML pipeline </w:t>
      </w:r>
      <w:r w:rsidR="00446143">
        <w:rPr>
          <w:color w:val="000000" w:themeColor="text1"/>
        </w:rPr>
        <w:t>is similar to live ML pipeline except that it uses simulated ML underlay network instead of live ML underlay network. For example</w:t>
      </w:r>
      <w:r w:rsidR="00EA61B3">
        <w:rPr>
          <w:color w:val="000000" w:themeColor="text1"/>
        </w:rPr>
        <w:t>,</w:t>
      </w:r>
      <w:r w:rsidR="00446143">
        <w:rPr>
          <w:color w:val="000000" w:themeColor="text1"/>
        </w:rPr>
        <w:t xml:space="preserve"> both evaluation ML pipeline </w:t>
      </w:r>
      <w:r w:rsidR="00446143">
        <w:rPr>
          <w:color w:val="000000" w:themeColor="text1"/>
        </w:rPr>
        <w:lastRenderedPageBreak/>
        <w:t xml:space="preserve">and live ML pipeline uses reference point 4 and reference point </w:t>
      </w:r>
      <w:r w:rsidR="00C25AFC">
        <w:rPr>
          <w:color w:val="000000" w:themeColor="text1"/>
        </w:rPr>
        <w:t xml:space="preserve">5 and reference 6.2 (as discussed above). </w:t>
      </w:r>
    </w:p>
    <w:p w:rsidR="005F0C2E" w:rsidRDefault="00996B8C" w:rsidP="00606513">
      <w:pPr>
        <w:pStyle w:val="Heading3"/>
        <w:jc w:val="both"/>
      </w:pPr>
      <w:bookmarkStart w:id="78" w:name="_Toc95407365"/>
      <w:r>
        <w:t>8</w:t>
      </w:r>
      <w:r w:rsidR="005F0C2E">
        <w:t>.1.</w:t>
      </w:r>
      <w:r w:rsidR="007B181D">
        <w:t>4</w:t>
      </w:r>
      <w:r w:rsidR="005F0C2E">
        <w:t xml:space="preserve"> Data handling </w:t>
      </w:r>
      <w:bookmarkEnd w:id="78"/>
    </w:p>
    <w:p w:rsidR="005F0C2E" w:rsidRDefault="009657C6" w:rsidP="00B55F74">
      <w:pPr>
        <w:spacing w:after="120"/>
        <w:jc w:val="both"/>
        <w:rPr>
          <w:color w:val="000000" w:themeColor="text1"/>
        </w:rPr>
      </w:pPr>
      <w:r>
        <w:rPr>
          <w:color w:val="000000" w:themeColor="text1"/>
        </w:rPr>
        <w:t>Data handling</w:t>
      </w:r>
      <w:r w:rsidR="00D525FE">
        <w:rPr>
          <w:color w:val="000000" w:themeColor="text1"/>
        </w:rPr>
        <w:t xml:space="preserve"> (DH)</w:t>
      </w:r>
      <w:r>
        <w:rPr>
          <w:color w:val="000000" w:themeColor="text1"/>
        </w:rPr>
        <w:t xml:space="preserve"> provides functionality for </w:t>
      </w:r>
      <w:r w:rsidR="005F0C2E">
        <w:rPr>
          <w:color w:val="000000" w:themeColor="text1"/>
        </w:rPr>
        <w:t xml:space="preserve">storage of </w:t>
      </w:r>
      <w:r>
        <w:rPr>
          <w:color w:val="000000" w:themeColor="text1"/>
        </w:rPr>
        <w:t xml:space="preserve">data models </w:t>
      </w:r>
      <w:r w:rsidR="005F0C2E">
        <w:rPr>
          <w:color w:val="000000" w:themeColor="text1"/>
        </w:rPr>
        <w:t xml:space="preserve">and data </w:t>
      </w:r>
      <w:r>
        <w:rPr>
          <w:color w:val="000000" w:themeColor="text1"/>
        </w:rPr>
        <w:t xml:space="preserve"> for </w:t>
      </w:r>
      <w:r w:rsidR="002169BC">
        <w:rPr>
          <w:color w:val="000000" w:themeColor="text1"/>
        </w:rPr>
        <w:t xml:space="preserve">simulated </w:t>
      </w:r>
      <w:r w:rsidR="005F0C2E">
        <w:rPr>
          <w:color w:val="000000" w:themeColor="text1"/>
        </w:rPr>
        <w:t>ML underlay networks</w:t>
      </w:r>
      <w:r w:rsidR="00B55F74">
        <w:rPr>
          <w:color w:val="000000" w:themeColor="text1"/>
        </w:rPr>
        <w:t>, used unmodified as defined in [ITU-T Y.3174].</w:t>
      </w:r>
      <w:r w:rsidR="00D525FE" w:rsidRPr="00D525FE">
        <w:rPr>
          <w:color w:val="000000" w:themeColor="text1"/>
        </w:rPr>
        <w:t>Components of DH as defined in [</w:t>
      </w:r>
      <w:r w:rsidR="00D525FE">
        <w:rPr>
          <w:color w:val="000000" w:themeColor="text1"/>
        </w:rPr>
        <w:t>ITU-T Y.</w:t>
      </w:r>
      <w:r w:rsidR="00D525FE" w:rsidRPr="00D525FE">
        <w:rPr>
          <w:color w:val="000000" w:themeColor="text1"/>
        </w:rPr>
        <w:t xml:space="preserve">3174] are instantiated in the ML Sandbox subsystem. Reference points 1 and 2 are reused from </w:t>
      </w:r>
      <w:r w:rsidR="00D525FE">
        <w:rPr>
          <w:color w:val="000000" w:themeColor="text1"/>
        </w:rPr>
        <w:t>ITU-T Y.</w:t>
      </w:r>
      <w:r w:rsidR="00D525FE" w:rsidRPr="00D525FE">
        <w:rPr>
          <w:color w:val="000000" w:themeColor="text1"/>
        </w:rPr>
        <w:t xml:space="preserve">3172 and </w:t>
      </w:r>
      <w:r w:rsidR="00D525FE">
        <w:rPr>
          <w:color w:val="000000" w:themeColor="text1"/>
        </w:rPr>
        <w:t>ITU-T Y.</w:t>
      </w:r>
      <w:r w:rsidR="00D525FE" w:rsidRPr="00D525FE">
        <w:rPr>
          <w:color w:val="000000" w:themeColor="text1"/>
        </w:rPr>
        <w:t>3174 between evaluation ML pipelines and Simulated ML underlay networks.</w:t>
      </w:r>
    </w:p>
    <w:p w:rsidR="00D525FE" w:rsidRDefault="00D525FE" w:rsidP="00B55F74">
      <w:pPr>
        <w:spacing w:after="120"/>
        <w:jc w:val="both"/>
        <w:rPr>
          <w:color w:val="000000" w:themeColor="text1"/>
        </w:rPr>
      </w:pPr>
      <w:r w:rsidRPr="00D525FE">
        <w:rPr>
          <w:color w:val="000000" w:themeColor="text1"/>
        </w:rPr>
        <w:t>NOTE x- DH is shown here for completeness. The role and interactions with DH remains the same as defined in Y.3174, with the only difference of evaluation ML pipelines, which is treated in this document.</w:t>
      </w:r>
    </w:p>
    <w:p w:rsidR="005F0C2E" w:rsidRDefault="00996B8C" w:rsidP="00606513">
      <w:pPr>
        <w:pStyle w:val="Heading3"/>
        <w:spacing w:before="120"/>
        <w:jc w:val="both"/>
      </w:pPr>
      <w:bookmarkStart w:id="79" w:name="_Toc95407366"/>
      <w:r>
        <w:t>8</w:t>
      </w:r>
      <w:r w:rsidR="005F0C2E">
        <w:t>.1.</w:t>
      </w:r>
      <w:r w:rsidR="00B55F74">
        <w:t>5</w:t>
      </w:r>
      <w:r w:rsidR="007B181D">
        <w:t xml:space="preserve">Inference engine </w:t>
      </w:r>
      <w:bookmarkEnd w:id="79"/>
    </w:p>
    <w:p w:rsidR="005F0C2E" w:rsidRDefault="007B181D" w:rsidP="00606513">
      <w:pPr>
        <w:jc w:val="both"/>
        <w:rPr>
          <w:color w:val="000000" w:themeColor="text1"/>
        </w:rPr>
      </w:pPr>
      <w:r>
        <w:t>The inference engine provides ML model inference capability for ML pipeline(s)</w:t>
      </w:r>
      <w:r w:rsidR="00B55F74">
        <w:rPr>
          <w:rFonts w:hint="eastAsia"/>
          <w:lang w:val="en-US"/>
        </w:rPr>
        <w:t>, used unmodified as defined in</w:t>
      </w:r>
      <w:r w:rsidR="00B55F74" w:rsidRPr="00B41641">
        <w:rPr>
          <w:color w:val="000000" w:themeColor="text1"/>
        </w:rPr>
        <w:t>[</w:t>
      </w:r>
      <w:r>
        <w:rPr>
          <w:color w:val="000000" w:themeColor="text1"/>
        </w:rPr>
        <w:t xml:space="preserve">ITU-T </w:t>
      </w:r>
      <w:r w:rsidR="00134FA0">
        <w:t>Y.3179</w:t>
      </w:r>
      <w:r w:rsidR="00B55F74" w:rsidRPr="00B41641">
        <w:rPr>
          <w:color w:val="000000" w:themeColor="text1"/>
        </w:rPr>
        <w:t>].</w:t>
      </w:r>
    </w:p>
    <w:p w:rsidR="00C558D4" w:rsidRPr="000E0FF5" w:rsidRDefault="00C558D4" w:rsidP="00606513">
      <w:pPr>
        <w:jc w:val="both"/>
        <w:rPr>
          <w:lang w:val="en-US"/>
        </w:rPr>
      </w:pPr>
    </w:p>
    <w:p w:rsidR="004E3368" w:rsidRDefault="00B4161C" w:rsidP="004E3368">
      <w:pPr>
        <w:pStyle w:val="Heading2"/>
      </w:pPr>
      <w:bookmarkStart w:id="80" w:name="_Toc95407368"/>
      <w:r>
        <w:rPr>
          <w:color w:val="000000" w:themeColor="text1"/>
        </w:rPr>
        <w:t>8</w:t>
      </w:r>
      <w:r w:rsidR="004E3368">
        <w:t>.</w:t>
      </w:r>
      <w:r w:rsidR="00D93604">
        <w:t>2</w:t>
      </w:r>
      <w:r w:rsidR="004E3368">
        <w:t>Sequence Diagrams</w:t>
      </w:r>
      <w:bookmarkEnd w:id="80"/>
    </w:p>
    <w:p w:rsidR="0030688E" w:rsidRPr="00D03F20" w:rsidRDefault="00B4161C" w:rsidP="0030688E">
      <w:pPr>
        <w:pStyle w:val="Heading3"/>
      </w:pPr>
      <w:bookmarkStart w:id="81" w:name="_Toc95407369"/>
      <w:r>
        <w:t>8</w:t>
      </w:r>
      <w:r w:rsidR="0030688E">
        <w:t>.2.1</w:t>
      </w:r>
      <w:r w:rsidR="0030688E" w:rsidRPr="00D03F20">
        <w:t xml:space="preserve"> Capability discovery/negotiation for third</w:t>
      </w:r>
      <w:r w:rsidR="0030688E">
        <w:t>-</w:t>
      </w:r>
      <w:r w:rsidR="0030688E" w:rsidRPr="00D03F20">
        <w:t>party simulation components</w:t>
      </w:r>
      <w:bookmarkEnd w:id="81"/>
    </w:p>
    <w:p w:rsidR="0030688E" w:rsidRPr="00C76B75" w:rsidRDefault="00B4161C" w:rsidP="0030688E">
      <w:pPr>
        <w:spacing w:after="120"/>
        <w:jc w:val="both"/>
        <w:rPr>
          <w:color w:val="000000" w:themeColor="text1"/>
        </w:rPr>
      </w:pPr>
      <w:r>
        <w:rPr>
          <w:color w:val="000000" w:themeColor="text1"/>
        </w:rPr>
        <w:t>Simulation components provided by third parties can be used to perform use-case specific simulations in ML Sandbox. This procedure enables d</w:t>
      </w:r>
      <w:r w:rsidR="0030688E">
        <w:rPr>
          <w:color w:val="000000" w:themeColor="text1"/>
        </w:rPr>
        <w:t>iscover</w:t>
      </w:r>
      <w:r>
        <w:rPr>
          <w:color w:val="000000" w:themeColor="text1"/>
        </w:rPr>
        <w:t xml:space="preserve">y ofsuch </w:t>
      </w:r>
      <w:r w:rsidR="0030688E" w:rsidRPr="00D03F20">
        <w:rPr>
          <w:color w:val="000000" w:themeColor="text1"/>
        </w:rPr>
        <w:t xml:space="preserve">simulation components </w:t>
      </w:r>
      <w:r>
        <w:rPr>
          <w:color w:val="000000" w:themeColor="text1"/>
        </w:rPr>
        <w:t>stored inthird party repositories</w:t>
      </w:r>
      <w:r w:rsidR="0030688E">
        <w:rPr>
          <w:color w:val="000000" w:themeColor="text1"/>
        </w:rPr>
        <w:t>.</w:t>
      </w:r>
      <w:r w:rsidR="009F74F4">
        <w:rPr>
          <w:color w:val="000000" w:themeColor="text1"/>
        </w:rPr>
        <w:t xml:space="preserve"> The sequence diagram is shown in Figure </w:t>
      </w:r>
      <w:r w:rsidR="00BC5911">
        <w:rPr>
          <w:color w:val="000000" w:themeColor="text1"/>
        </w:rPr>
        <w:t>3</w:t>
      </w:r>
      <w:r w:rsidR="009F74F4">
        <w:rPr>
          <w:color w:val="000000" w:themeColor="text1"/>
        </w:rPr>
        <w:t>.</w:t>
      </w:r>
    </w:p>
    <w:p w:rsidR="00790B6A" w:rsidRPr="006D3C27" w:rsidRDefault="00513E2F" w:rsidP="00CB0295">
      <w:pPr>
        <w:spacing w:after="120"/>
        <w:ind w:left="1080"/>
        <w:jc w:val="center"/>
        <w:rPr>
          <w:color w:val="000000" w:themeColor="text1"/>
        </w:rPr>
      </w:pPr>
      <w:r w:rsidRPr="005D6E45">
        <w:rPr>
          <w:noProof/>
          <w:color w:val="000000" w:themeColor="text1"/>
          <w:lang w:val="en-US" w:eastAsia="en-US" w:bidi="hi-IN"/>
        </w:rPr>
        <w:drawing>
          <wp:inline distT="0" distB="0" distL="0" distR="0">
            <wp:extent cx="3913342" cy="3639921"/>
            <wp:effectExtent l="0" t="0" r="0" b="508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8" cstate="print"/>
                    <a:stretch>
                      <a:fillRect/>
                    </a:stretch>
                  </pic:blipFill>
                  <pic:spPr>
                    <a:xfrm>
                      <a:off x="0" y="0"/>
                      <a:ext cx="3930405" cy="3655792"/>
                    </a:xfrm>
                    <a:prstGeom prst="rect">
                      <a:avLst/>
                    </a:prstGeom>
                  </pic:spPr>
                </pic:pic>
              </a:graphicData>
            </a:graphic>
          </wp:inline>
        </w:drawing>
      </w:r>
    </w:p>
    <w:p w:rsidR="00502C8F" w:rsidRDefault="00790B6A" w:rsidP="006D3C27">
      <w:pPr>
        <w:pStyle w:val="Caption"/>
        <w:jc w:val="center"/>
        <w:rPr>
          <w:i w:val="0"/>
          <w:color w:val="auto"/>
          <w:sz w:val="24"/>
          <w:szCs w:val="24"/>
        </w:rPr>
      </w:pPr>
      <w:r w:rsidRPr="008B4BC0">
        <w:rPr>
          <w:b/>
          <w:i w:val="0"/>
          <w:color w:val="auto"/>
          <w:sz w:val="24"/>
          <w:szCs w:val="24"/>
        </w:rPr>
        <w:t xml:space="preserve">Figure </w:t>
      </w:r>
      <w:r w:rsidR="004B4264" w:rsidRPr="008B4BC0">
        <w:rPr>
          <w:b/>
          <w:i w:val="0"/>
          <w:color w:val="auto"/>
          <w:sz w:val="24"/>
          <w:szCs w:val="24"/>
        </w:rPr>
        <w:fldChar w:fldCharType="begin"/>
      </w:r>
      <w:r w:rsidRPr="008B4BC0">
        <w:rPr>
          <w:b/>
          <w:i w:val="0"/>
          <w:color w:val="auto"/>
          <w:sz w:val="24"/>
          <w:szCs w:val="24"/>
        </w:rPr>
        <w:instrText xml:space="preserve"> SEQ Figure \* ARABIC </w:instrText>
      </w:r>
      <w:r w:rsidR="004B4264" w:rsidRPr="008B4BC0">
        <w:rPr>
          <w:b/>
          <w:i w:val="0"/>
          <w:color w:val="auto"/>
          <w:sz w:val="24"/>
          <w:szCs w:val="24"/>
        </w:rPr>
        <w:fldChar w:fldCharType="separate"/>
      </w:r>
      <w:r w:rsidR="0035544C">
        <w:rPr>
          <w:b/>
          <w:i w:val="0"/>
          <w:noProof/>
          <w:color w:val="auto"/>
          <w:sz w:val="24"/>
          <w:szCs w:val="24"/>
        </w:rPr>
        <w:t>3</w:t>
      </w:r>
      <w:r w:rsidR="004B4264" w:rsidRPr="008B4BC0">
        <w:rPr>
          <w:b/>
          <w:i w:val="0"/>
          <w:color w:val="auto"/>
          <w:sz w:val="24"/>
          <w:szCs w:val="24"/>
        </w:rPr>
        <w:fldChar w:fldCharType="end"/>
      </w:r>
      <w:r w:rsidRPr="008B4BC0">
        <w:rPr>
          <w:b/>
          <w:i w:val="0"/>
          <w:color w:val="auto"/>
          <w:sz w:val="24"/>
          <w:szCs w:val="24"/>
        </w:rPr>
        <w:t>:</w:t>
      </w:r>
      <w:r w:rsidRPr="008B4BC0">
        <w:rPr>
          <w:i w:val="0"/>
          <w:color w:val="auto"/>
          <w:sz w:val="24"/>
          <w:szCs w:val="24"/>
        </w:rPr>
        <w:t xml:space="preserve"> S</w:t>
      </w:r>
      <w:r w:rsidR="00CB0295" w:rsidRPr="008B4BC0">
        <w:rPr>
          <w:i w:val="0"/>
          <w:color w:val="auto"/>
          <w:sz w:val="24"/>
          <w:szCs w:val="24"/>
        </w:rPr>
        <w:t>equence diagram of Capability discovery/negotiation for third-party simulation components</w:t>
      </w:r>
    </w:p>
    <w:p w:rsidR="00696B4A" w:rsidRPr="00F357FB" w:rsidRDefault="00D34E2B" w:rsidP="00D34E2B">
      <w:pPr>
        <w:rPr>
          <w:i/>
          <w:iCs/>
          <w:lang w:eastAsia="ja-JP"/>
        </w:rPr>
      </w:pPr>
      <w:r w:rsidRPr="00F357FB">
        <w:rPr>
          <w:i/>
          <w:iCs/>
          <w:lang w:eastAsia="ja-JP"/>
        </w:rPr>
        <w:t>(</w:t>
      </w:r>
      <w:r w:rsidR="00F357FB" w:rsidRPr="00F357FB">
        <w:rPr>
          <w:i/>
          <w:iCs/>
          <w:color w:val="000000" w:themeColor="text1"/>
        </w:rPr>
        <w:t xml:space="preserve">Editor’s  note: </w:t>
      </w:r>
      <w:r w:rsidR="00F357FB" w:rsidRPr="00F357FB">
        <w:rPr>
          <w:i/>
          <w:iCs/>
          <w:lang w:eastAsia="ja-JP"/>
        </w:rPr>
        <w:t xml:space="preserve">Step </w:t>
      </w:r>
      <w:r w:rsidR="00696B4A" w:rsidRPr="00F357FB">
        <w:rPr>
          <w:i/>
          <w:iCs/>
          <w:lang w:eastAsia="ja-JP"/>
        </w:rPr>
        <w:t>1.3, 2.1 and 2.5 shou</w:t>
      </w:r>
      <w:r w:rsidR="00D25E98">
        <w:rPr>
          <w:i/>
          <w:iCs/>
          <w:lang w:eastAsia="ja-JP"/>
        </w:rPr>
        <w:t>l</w:t>
      </w:r>
      <w:r w:rsidR="00696B4A" w:rsidRPr="00F357FB">
        <w:rPr>
          <w:i/>
          <w:iCs/>
          <w:lang w:eastAsia="ja-JP"/>
        </w:rPr>
        <w:t xml:space="preserve">d be satisfied by ref point 6- to be checked. </w:t>
      </w:r>
    </w:p>
    <w:p w:rsidR="00C25B96" w:rsidRDefault="00696B4A" w:rsidP="00D34E2B">
      <w:pPr>
        <w:rPr>
          <w:i/>
          <w:iCs/>
          <w:lang w:eastAsia="ja-JP"/>
        </w:rPr>
      </w:pPr>
      <w:r w:rsidRPr="00F357FB">
        <w:rPr>
          <w:i/>
          <w:iCs/>
          <w:lang w:eastAsia="ja-JP"/>
        </w:rPr>
        <w:t>Similarly</w:t>
      </w:r>
      <w:r w:rsidR="004B361D">
        <w:rPr>
          <w:i/>
          <w:iCs/>
          <w:lang w:eastAsia="ja-JP"/>
        </w:rPr>
        <w:t>, to be checked</w:t>
      </w:r>
      <w:r w:rsidRPr="00F357FB">
        <w:rPr>
          <w:i/>
          <w:iCs/>
          <w:lang w:eastAsia="ja-JP"/>
        </w:rPr>
        <w:t xml:space="preserve"> for other</w:t>
      </w:r>
      <w:r w:rsidR="004B361D">
        <w:rPr>
          <w:i/>
          <w:iCs/>
          <w:lang w:eastAsia="ja-JP"/>
        </w:rPr>
        <w:t xml:space="preserve"> reference point</w:t>
      </w:r>
      <w:r w:rsidRPr="00F357FB">
        <w:rPr>
          <w:i/>
          <w:iCs/>
          <w:lang w:eastAsia="ja-JP"/>
        </w:rPr>
        <w:t>s</w:t>
      </w:r>
      <w:r w:rsidR="004B361D">
        <w:rPr>
          <w:i/>
          <w:iCs/>
          <w:lang w:eastAsia="ja-JP"/>
        </w:rPr>
        <w:t xml:space="preserve"> and steps</w:t>
      </w:r>
      <w:r w:rsidRPr="00F357FB">
        <w:rPr>
          <w:i/>
          <w:iCs/>
          <w:lang w:eastAsia="ja-JP"/>
        </w:rPr>
        <w:t>.</w:t>
      </w:r>
    </w:p>
    <w:p w:rsidR="00866DC5" w:rsidRPr="00F357FB" w:rsidRDefault="00866DC5" w:rsidP="00D34E2B">
      <w:pPr>
        <w:rPr>
          <w:i/>
          <w:iCs/>
          <w:lang w:eastAsia="ja-JP"/>
        </w:rPr>
      </w:pPr>
    </w:p>
    <w:p w:rsidR="009F74F4" w:rsidRPr="00E46650" w:rsidRDefault="009F74F4" w:rsidP="009F74F4">
      <w:pPr>
        <w:spacing w:after="120"/>
        <w:jc w:val="both"/>
        <w:rPr>
          <w:color w:val="000000" w:themeColor="text1"/>
        </w:rPr>
      </w:pPr>
      <w:r w:rsidRPr="00E46650">
        <w:rPr>
          <w:b/>
          <w:color w:val="000000" w:themeColor="text1"/>
        </w:rPr>
        <w:t>Prerequisite</w:t>
      </w:r>
      <w:r w:rsidR="00E83ED7">
        <w:rPr>
          <w:b/>
          <w:color w:val="000000" w:themeColor="text1"/>
        </w:rPr>
        <w:t>:</w:t>
      </w:r>
      <w:r w:rsidRPr="00E46650">
        <w:rPr>
          <w:color w:val="000000" w:themeColor="text1"/>
        </w:rPr>
        <w:t xml:space="preserve"> MLFO knows the list of 3</w:t>
      </w:r>
      <w:r w:rsidRPr="00E46650">
        <w:rPr>
          <w:color w:val="000000" w:themeColor="text1"/>
          <w:vertAlign w:val="superscript"/>
        </w:rPr>
        <w:t>rd</w:t>
      </w:r>
      <w:r w:rsidRPr="00E46650">
        <w:rPr>
          <w:color w:val="000000" w:themeColor="text1"/>
        </w:rPr>
        <w:t xml:space="preserve"> party </w:t>
      </w:r>
      <w:r w:rsidR="00A33C40" w:rsidRPr="008E010C">
        <w:rPr>
          <w:color w:val="000000" w:themeColor="text1"/>
        </w:rPr>
        <w:t>repositories</w:t>
      </w:r>
      <w:r w:rsidRPr="00E46650">
        <w:rPr>
          <w:color w:val="000000" w:themeColor="text1"/>
        </w:rPr>
        <w:t xml:space="preserve">, offline configured, trusted, secure channels. Simulation components in the </w:t>
      </w:r>
      <w:r w:rsidR="00A33C40" w:rsidRPr="008E010C">
        <w:rPr>
          <w:color w:val="000000" w:themeColor="text1"/>
        </w:rPr>
        <w:t>repositories</w:t>
      </w:r>
      <w:r w:rsidRPr="00E46650">
        <w:rPr>
          <w:color w:val="000000" w:themeColor="text1"/>
        </w:rPr>
        <w:t>are described using simulation environment metadata.</w:t>
      </w:r>
    </w:p>
    <w:p w:rsidR="00411C59" w:rsidRPr="00994DCE" w:rsidRDefault="009F74F4" w:rsidP="009F74F4">
      <w:pPr>
        <w:spacing w:after="120"/>
        <w:jc w:val="both"/>
        <w:rPr>
          <w:color w:val="000000" w:themeColor="text1"/>
        </w:rPr>
      </w:pPr>
      <w:r w:rsidRPr="00994DCE">
        <w:rPr>
          <w:color w:val="000000" w:themeColor="text1"/>
        </w:rPr>
        <w:t>Two methods are considered according to the type of notification</w:t>
      </w:r>
      <w:r w:rsidR="00411C59">
        <w:rPr>
          <w:color w:val="000000" w:themeColor="text1"/>
        </w:rPr>
        <w:t>. The steps in the figure 3 are explained below.</w:t>
      </w:r>
    </w:p>
    <w:p w:rsidR="00994DCE" w:rsidRDefault="00411C59" w:rsidP="006B21BB">
      <w:pPr>
        <w:spacing w:after="120"/>
        <w:jc w:val="both"/>
      </w:pPr>
      <w:r>
        <w:t xml:space="preserve">1. </w:t>
      </w:r>
      <w:r w:rsidR="009F74F4" w:rsidRPr="00994DCE">
        <w:t>Push mechanism</w:t>
      </w:r>
    </w:p>
    <w:p w:rsidR="006B21BB" w:rsidRPr="00994DCE" w:rsidRDefault="006B21BB" w:rsidP="006B21BB">
      <w:pPr>
        <w:spacing w:after="120"/>
        <w:jc w:val="both"/>
      </w:pPr>
      <w:r>
        <w:t>This includes the following steps as shown in figure</w:t>
      </w:r>
      <w:r w:rsidR="001F2EC6">
        <w:t xml:space="preserve"> 3</w:t>
      </w:r>
    </w:p>
    <w:p w:rsidR="009F74F4" w:rsidRPr="008E010C" w:rsidRDefault="006B21BB" w:rsidP="008E010C">
      <w:pPr>
        <w:spacing w:after="120"/>
        <w:ind w:left="360"/>
        <w:jc w:val="both"/>
        <w:rPr>
          <w:color w:val="000000" w:themeColor="text1"/>
        </w:rPr>
      </w:pPr>
      <w:r>
        <w:rPr>
          <w:color w:val="000000" w:themeColor="text1"/>
        </w:rPr>
        <w:t xml:space="preserve">1.1 </w:t>
      </w:r>
      <w:r w:rsidR="00866DC5">
        <w:rPr>
          <w:color w:val="000000" w:themeColor="text1"/>
        </w:rPr>
        <w:t>Third party s</w:t>
      </w:r>
      <w:r w:rsidR="009F74F4" w:rsidRPr="008E010C">
        <w:rPr>
          <w:color w:val="000000" w:themeColor="text1"/>
        </w:rPr>
        <w:t xml:space="preserve">imulator repositories </w:t>
      </w:r>
      <w:r w:rsidR="00866DC5">
        <w:rPr>
          <w:color w:val="000000" w:themeColor="text1"/>
        </w:rPr>
        <w:t xml:space="preserve">push their simulation components to the ML Sandbox. These are </w:t>
      </w:r>
      <w:r w:rsidR="00411C59">
        <w:rPr>
          <w:color w:val="000000" w:themeColor="text1"/>
        </w:rPr>
        <w:t xml:space="preserve">to be </w:t>
      </w:r>
      <w:r w:rsidR="00866DC5">
        <w:rPr>
          <w:color w:val="000000" w:themeColor="text1"/>
        </w:rPr>
        <w:t xml:space="preserve">evaluated </w:t>
      </w:r>
      <w:r>
        <w:rPr>
          <w:color w:val="000000" w:themeColor="text1"/>
        </w:rPr>
        <w:t>in the ML Sandbox in combination with</w:t>
      </w:r>
      <w:r w:rsidR="009F74F4" w:rsidRPr="008E010C">
        <w:rPr>
          <w:color w:val="000000" w:themeColor="text1"/>
        </w:rPr>
        <w:t xml:space="preserve"> the </w:t>
      </w:r>
      <w:r w:rsidR="00061927">
        <w:t>Model evaluation plug-ins</w:t>
      </w:r>
      <w:r w:rsidR="009F74F4" w:rsidRPr="008E010C">
        <w:rPr>
          <w:color w:val="000000" w:themeColor="text1"/>
        </w:rPr>
        <w:t xml:space="preserve">. </w:t>
      </w:r>
      <w:r w:rsidR="00866DC5">
        <w:rPr>
          <w:color w:val="000000" w:themeColor="text1"/>
        </w:rPr>
        <w:t xml:space="preserve">Further </w:t>
      </w:r>
      <w:r>
        <w:rPr>
          <w:color w:val="000000" w:themeColor="text1"/>
        </w:rPr>
        <w:t xml:space="preserve">component </w:t>
      </w:r>
      <w:r w:rsidR="00061927">
        <w:rPr>
          <w:color w:val="000000" w:themeColor="text1"/>
        </w:rPr>
        <w:t>updates</w:t>
      </w:r>
      <w:r w:rsidR="009F74F4" w:rsidRPr="008E010C">
        <w:rPr>
          <w:color w:val="000000" w:themeColor="text1"/>
        </w:rPr>
        <w:t xml:space="preserve">can also be </w:t>
      </w:r>
      <w:r w:rsidR="00061927">
        <w:rPr>
          <w:color w:val="000000" w:themeColor="text1"/>
        </w:rPr>
        <w:t xml:space="preserve">pushedto the ML Sandbox </w:t>
      </w:r>
      <w:r w:rsidR="009F74F4" w:rsidRPr="008E010C">
        <w:rPr>
          <w:color w:val="000000" w:themeColor="text1"/>
        </w:rPr>
        <w:t xml:space="preserve">as and when </w:t>
      </w:r>
      <w:r w:rsidR="00A33C40">
        <w:rPr>
          <w:color w:val="000000" w:themeColor="text1"/>
        </w:rPr>
        <w:t xml:space="preserve">a </w:t>
      </w:r>
      <w:r w:rsidR="00061927">
        <w:rPr>
          <w:color w:val="000000" w:themeColor="text1"/>
        </w:rPr>
        <w:t xml:space="preserve">third party </w:t>
      </w:r>
      <w:r w:rsidR="009F74F4" w:rsidRPr="008E010C">
        <w:rPr>
          <w:color w:val="000000" w:themeColor="text1"/>
        </w:rPr>
        <w:t xml:space="preserve">simulation </w:t>
      </w:r>
      <w:r w:rsidR="00061927">
        <w:rPr>
          <w:color w:val="000000" w:themeColor="text1"/>
        </w:rPr>
        <w:t>repository</w:t>
      </w:r>
      <w:r w:rsidR="009F74F4" w:rsidRPr="008E010C">
        <w:rPr>
          <w:color w:val="000000" w:themeColor="text1"/>
        </w:rPr>
        <w:t>(</w:t>
      </w:r>
      <w:r w:rsidR="00A33C40">
        <w:rPr>
          <w:color w:val="000000" w:themeColor="text1"/>
        </w:rPr>
        <w:t>e.g.</w:t>
      </w:r>
      <w:r w:rsidR="009F74F4" w:rsidRPr="008E010C">
        <w:rPr>
          <w:color w:val="000000" w:themeColor="text1"/>
        </w:rPr>
        <w:t xml:space="preserve">ns-3) releases </w:t>
      </w:r>
      <w:r w:rsidR="00866DC5">
        <w:rPr>
          <w:color w:val="000000" w:themeColor="text1"/>
        </w:rPr>
        <w:t>specific</w:t>
      </w:r>
      <w:r>
        <w:rPr>
          <w:color w:val="000000" w:themeColor="text1"/>
        </w:rPr>
        <w:t>features</w:t>
      </w:r>
      <w:r w:rsidR="009F74F4" w:rsidRPr="008E010C">
        <w:rPr>
          <w:color w:val="000000" w:themeColor="text1"/>
        </w:rPr>
        <w:t>(e.g. MIMO</w:t>
      </w:r>
      <w:r w:rsidR="00866DC5">
        <w:rPr>
          <w:color w:val="000000" w:themeColor="text1"/>
        </w:rPr>
        <w:t xml:space="preserve"> support</w:t>
      </w:r>
      <w:r w:rsidR="009F74F4" w:rsidRPr="008E010C">
        <w:rPr>
          <w:color w:val="000000" w:themeColor="text1"/>
        </w:rPr>
        <w:t>).</w:t>
      </w:r>
    </w:p>
    <w:p w:rsidR="00994DCE" w:rsidRPr="008E010C" w:rsidRDefault="00411C59" w:rsidP="00585718">
      <w:pPr>
        <w:pStyle w:val="ListParagraph"/>
        <w:numPr>
          <w:ilvl w:val="1"/>
          <w:numId w:val="10"/>
        </w:numPr>
        <w:spacing w:after="120"/>
        <w:jc w:val="both"/>
        <w:rPr>
          <w:color w:val="000000" w:themeColor="text1"/>
        </w:rPr>
      </w:pPr>
      <w:r>
        <w:rPr>
          <w:color w:val="000000" w:themeColor="text1"/>
        </w:rPr>
        <w:t>I</w:t>
      </w:r>
      <w:r w:rsidR="009F74F4" w:rsidRPr="008E010C">
        <w:rPr>
          <w:color w:val="000000" w:themeColor="text1"/>
        </w:rPr>
        <w:t xml:space="preserve">nformation </w:t>
      </w:r>
      <w:r w:rsidR="006B21BB">
        <w:rPr>
          <w:color w:val="000000" w:themeColor="text1"/>
        </w:rPr>
        <w:t xml:space="preserve">from the push message </w:t>
      </w:r>
      <w:r w:rsidR="009F74F4" w:rsidRPr="008E010C">
        <w:rPr>
          <w:color w:val="000000" w:themeColor="text1"/>
        </w:rPr>
        <w:t xml:space="preserve">is processed to </w:t>
      </w:r>
      <w:r>
        <w:rPr>
          <w:color w:val="000000" w:themeColor="text1"/>
        </w:rPr>
        <w:t>prepare</w:t>
      </w:r>
      <w:r w:rsidR="009F74F4" w:rsidRPr="008E010C">
        <w:rPr>
          <w:color w:val="000000" w:themeColor="text1"/>
        </w:rPr>
        <w:t>a</w:t>
      </w:r>
      <w:r>
        <w:rPr>
          <w:color w:val="000000" w:themeColor="text1"/>
        </w:rPr>
        <w:t>n updated</w:t>
      </w:r>
      <w:r w:rsidR="009F74F4" w:rsidRPr="008E010C">
        <w:rPr>
          <w:color w:val="000000" w:themeColor="text1"/>
        </w:rPr>
        <w:t xml:space="preserve"> list of candidate simulated NFs</w:t>
      </w:r>
      <w:r w:rsidR="00296E46">
        <w:rPr>
          <w:color w:val="000000" w:themeColor="text1"/>
        </w:rPr>
        <w:t xml:space="preserve"> for evaluation in the ML Sandbox.</w:t>
      </w:r>
    </w:p>
    <w:p w:rsidR="006B21BB" w:rsidRDefault="004D1DA1" w:rsidP="006B21BB">
      <w:pPr>
        <w:spacing w:after="120"/>
        <w:ind w:firstLine="360"/>
        <w:jc w:val="both"/>
        <w:rPr>
          <w:color w:val="000000" w:themeColor="text1"/>
        </w:rPr>
      </w:pPr>
      <w:r>
        <w:rPr>
          <w:color w:val="000000" w:themeColor="text1"/>
        </w:rPr>
        <w:t xml:space="preserve">1.3 </w:t>
      </w:r>
      <w:r w:rsidR="009F74F4" w:rsidRPr="008E010C">
        <w:rPr>
          <w:color w:val="000000" w:themeColor="text1"/>
        </w:rPr>
        <w:t xml:space="preserve">The corresponding </w:t>
      </w:r>
      <w:r w:rsidR="00411C59">
        <w:rPr>
          <w:color w:val="000000" w:themeColor="text1"/>
        </w:rPr>
        <w:t xml:space="preserve">updatedsimulation components </w:t>
      </w:r>
      <w:r w:rsidR="001F2EC6">
        <w:rPr>
          <w:color w:val="000000" w:themeColor="text1"/>
        </w:rPr>
        <w:t>are</w:t>
      </w:r>
      <w:r w:rsidR="009F74F4" w:rsidRPr="008E010C">
        <w:rPr>
          <w:color w:val="000000" w:themeColor="text1"/>
        </w:rPr>
        <w:t xml:space="preserve">published to trusted MLFOs. </w:t>
      </w:r>
    </w:p>
    <w:p w:rsidR="00994DCE" w:rsidRDefault="00D12D25" w:rsidP="006B21BB">
      <w:pPr>
        <w:spacing w:after="120"/>
        <w:jc w:val="both"/>
      </w:pPr>
      <w:r>
        <w:t xml:space="preserve">2 </w:t>
      </w:r>
      <w:r w:rsidR="009F74F4" w:rsidRPr="00994DCE">
        <w:t>Pull mechanism</w:t>
      </w:r>
    </w:p>
    <w:p w:rsidR="006B21BB" w:rsidRDefault="006B21BB" w:rsidP="006B21BB">
      <w:pPr>
        <w:spacing w:after="120"/>
        <w:jc w:val="both"/>
      </w:pPr>
      <w:r>
        <w:t>This includes the following steps as shown in figure</w:t>
      </w:r>
      <w:r w:rsidR="001F2EC6">
        <w:t xml:space="preserve"> 3:</w:t>
      </w:r>
    </w:p>
    <w:p w:rsidR="00994DCE" w:rsidRDefault="00994DCE" w:rsidP="008E010C">
      <w:pPr>
        <w:spacing w:after="120"/>
        <w:ind w:left="360"/>
        <w:jc w:val="both"/>
        <w:rPr>
          <w:color w:val="000000" w:themeColor="text1"/>
        </w:rPr>
      </w:pPr>
      <w:r>
        <w:rPr>
          <w:color w:val="000000" w:themeColor="text1"/>
        </w:rPr>
        <w:t xml:space="preserve">2.1 </w:t>
      </w:r>
      <w:r w:rsidR="009F74F4" w:rsidRPr="008E010C">
        <w:rPr>
          <w:color w:val="000000" w:themeColor="text1"/>
        </w:rPr>
        <w:t xml:space="preserve">MLFO queries </w:t>
      </w:r>
      <w:r>
        <w:rPr>
          <w:color w:val="000000" w:themeColor="text1"/>
        </w:rPr>
        <w:t>the ML Sandbox</w:t>
      </w:r>
      <w:r w:rsidR="009F74F4" w:rsidRPr="008E010C">
        <w:rPr>
          <w:color w:val="000000" w:themeColor="text1"/>
        </w:rPr>
        <w:t xml:space="preserve"> for simulation capabilities based on simulation environment metadata. </w:t>
      </w:r>
    </w:p>
    <w:p w:rsidR="00994DCE" w:rsidRPr="008E010C" w:rsidRDefault="004D1DA1" w:rsidP="008E010C">
      <w:pPr>
        <w:spacing w:after="120"/>
        <w:ind w:firstLine="360"/>
        <w:jc w:val="both"/>
        <w:rPr>
          <w:color w:val="000000" w:themeColor="text1"/>
        </w:rPr>
      </w:pPr>
      <w:r>
        <w:rPr>
          <w:color w:val="000000" w:themeColor="text1"/>
        </w:rPr>
        <w:t xml:space="preserve">2.2 </w:t>
      </w:r>
      <w:r w:rsidR="00994DCE" w:rsidRPr="008E010C">
        <w:rPr>
          <w:color w:val="000000" w:themeColor="text1"/>
        </w:rPr>
        <w:t xml:space="preserve">The </w:t>
      </w:r>
      <w:r w:rsidR="00296E46">
        <w:rPr>
          <w:color w:val="000000" w:themeColor="text1"/>
        </w:rPr>
        <w:t>ML Sandboxsends</w:t>
      </w:r>
      <w:r w:rsidR="00994DCE" w:rsidRPr="008E010C">
        <w:rPr>
          <w:color w:val="000000" w:themeColor="text1"/>
        </w:rPr>
        <w:t xml:space="preserve">the query to trusted </w:t>
      </w:r>
      <w:r w:rsidR="00296E46">
        <w:rPr>
          <w:color w:val="000000" w:themeColor="text1"/>
        </w:rPr>
        <w:t xml:space="preserve">third-party simulation component </w:t>
      </w:r>
      <w:r w:rsidR="00994DCE" w:rsidRPr="008E010C">
        <w:rPr>
          <w:color w:val="000000" w:themeColor="text1"/>
        </w:rPr>
        <w:t xml:space="preserve">repositories. </w:t>
      </w:r>
    </w:p>
    <w:p w:rsidR="00296E46" w:rsidRDefault="00994DCE" w:rsidP="001F2EC6">
      <w:pPr>
        <w:spacing w:after="120"/>
        <w:jc w:val="both"/>
        <w:rPr>
          <w:color w:val="000000" w:themeColor="text1"/>
        </w:rPr>
      </w:pPr>
      <w:r>
        <w:rPr>
          <w:color w:val="000000" w:themeColor="text1"/>
        </w:rPr>
        <w:t xml:space="preserve">2.3 </w:t>
      </w:r>
      <w:r w:rsidR="009F74F4" w:rsidRPr="008E010C">
        <w:rPr>
          <w:color w:val="000000" w:themeColor="text1"/>
        </w:rPr>
        <w:t xml:space="preserve">Repositories respond with a list of </w:t>
      </w:r>
      <w:r w:rsidR="00296E46">
        <w:rPr>
          <w:color w:val="000000" w:themeColor="text1"/>
        </w:rPr>
        <w:t xml:space="preserve">simulation </w:t>
      </w:r>
      <w:r w:rsidR="009F74F4" w:rsidRPr="008E010C">
        <w:rPr>
          <w:color w:val="000000" w:themeColor="text1"/>
        </w:rPr>
        <w:t xml:space="preserve">components </w:t>
      </w:r>
      <w:r w:rsidR="0018585A">
        <w:rPr>
          <w:color w:val="000000" w:themeColor="text1"/>
        </w:rPr>
        <w:t>matching</w:t>
      </w:r>
      <w:r w:rsidR="009F74F4" w:rsidRPr="008E010C">
        <w:rPr>
          <w:color w:val="000000" w:themeColor="text1"/>
        </w:rPr>
        <w:t xml:space="preserve"> the </w:t>
      </w:r>
      <w:r w:rsidR="00296E46">
        <w:rPr>
          <w:color w:val="000000" w:themeColor="text1"/>
        </w:rPr>
        <w:t>query</w:t>
      </w:r>
      <w:r w:rsidR="009F74F4" w:rsidRPr="008E010C">
        <w:rPr>
          <w:color w:val="000000" w:themeColor="text1"/>
        </w:rPr>
        <w:t>.</w:t>
      </w:r>
    </w:p>
    <w:p w:rsidR="00296E46" w:rsidRPr="008E010C" w:rsidRDefault="00296E46" w:rsidP="00296E46">
      <w:pPr>
        <w:spacing w:after="120"/>
        <w:ind w:left="360"/>
        <w:jc w:val="both"/>
      </w:pPr>
      <w:r>
        <w:t>2.4 I</w:t>
      </w:r>
      <w:r w:rsidRPr="008E010C">
        <w:t xml:space="preserve">nformation </w:t>
      </w:r>
      <w:r>
        <w:t xml:space="preserve">from the response message </w:t>
      </w:r>
      <w:r w:rsidRPr="008E010C">
        <w:t xml:space="preserve">is processed to </w:t>
      </w:r>
      <w:r>
        <w:t>prepare</w:t>
      </w:r>
      <w:r w:rsidRPr="008E010C">
        <w:t xml:space="preserve"> a</w:t>
      </w:r>
      <w:r>
        <w:t>n updated</w:t>
      </w:r>
      <w:r w:rsidRPr="008E010C">
        <w:t xml:space="preserve"> list of candidate simulated NFs</w:t>
      </w:r>
      <w:r>
        <w:t xml:space="preserve"> for evaluation in the ML Sandbox.</w:t>
      </w:r>
    </w:p>
    <w:p w:rsidR="00296E46" w:rsidRDefault="00994DCE" w:rsidP="00296E46">
      <w:pPr>
        <w:spacing w:after="120"/>
        <w:ind w:firstLine="360"/>
        <w:jc w:val="both"/>
        <w:rPr>
          <w:color w:val="000000" w:themeColor="text1"/>
        </w:rPr>
      </w:pPr>
      <w:r>
        <w:rPr>
          <w:color w:val="000000" w:themeColor="text1"/>
        </w:rPr>
        <w:t xml:space="preserve">2.5 </w:t>
      </w:r>
      <w:r w:rsidR="00296E46" w:rsidRPr="008E010C">
        <w:rPr>
          <w:color w:val="000000" w:themeColor="text1"/>
        </w:rPr>
        <w:t xml:space="preserve">The corresponding </w:t>
      </w:r>
      <w:r w:rsidR="00296E46">
        <w:rPr>
          <w:color w:val="000000" w:themeColor="text1"/>
        </w:rPr>
        <w:t xml:space="preserve">updatedsimulation components </w:t>
      </w:r>
      <w:r w:rsidR="001F2EC6">
        <w:rPr>
          <w:color w:val="000000" w:themeColor="text1"/>
        </w:rPr>
        <w:t>are</w:t>
      </w:r>
      <w:r w:rsidR="00296E46" w:rsidRPr="008E010C">
        <w:rPr>
          <w:color w:val="000000" w:themeColor="text1"/>
        </w:rPr>
        <w:t xml:space="preserve"> published to trusted MLFOs. </w:t>
      </w:r>
    </w:p>
    <w:p w:rsidR="000B528E" w:rsidRDefault="000B528E" w:rsidP="00296E46">
      <w:pPr>
        <w:spacing w:after="120"/>
        <w:ind w:firstLine="360"/>
        <w:jc w:val="both"/>
        <w:rPr>
          <w:color w:val="000000" w:themeColor="text1"/>
        </w:rPr>
      </w:pPr>
    </w:p>
    <w:p w:rsidR="000B528E" w:rsidRDefault="000B528E" w:rsidP="00296E46">
      <w:pPr>
        <w:spacing w:after="120"/>
        <w:ind w:firstLine="360"/>
        <w:jc w:val="both"/>
        <w:rPr>
          <w:color w:val="000000" w:themeColor="text1"/>
        </w:rPr>
      </w:pPr>
      <w:r>
        <w:rPr>
          <w:color w:val="000000" w:themeColor="text1"/>
        </w:rPr>
        <w:t xml:space="preserve">Based on the use case requirement and the result of push or pull mechanism, </w:t>
      </w:r>
      <w:r w:rsidR="009F74F4" w:rsidRPr="00E46650">
        <w:rPr>
          <w:color w:val="000000" w:themeColor="text1"/>
        </w:rPr>
        <w:t xml:space="preserve">MLFO </w:t>
      </w:r>
      <w:r>
        <w:rPr>
          <w:color w:val="000000" w:themeColor="text1"/>
        </w:rPr>
        <w:t>arrives at</w:t>
      </w:r>
      <w:r w:rsidR="009F74F4" w:rsidRPr="00E46650">
        <w:rPr>
          <w:color w:val="000000" w:themeColor="text1"/>
        </w:rPr>
        <w:t xml:space="preserve">candidate simulation environments (list of NFs, simulation components, corresponding configurations, connections, data handling adaptors). </w:t>
      </w:r>
      <w:r>
        <w:rPr>
          <w:color w:val="000000" w:themeColor="text1"/>
        </w:rPr>
        <w:t xml:space="preserve">From the candidate simulation environments provided by MLFO, </w:t>
      </w:r>
      <w:r w:rsidR="00F301B9">
        <w:rPr>
          <w:color w:val="000000" w:themeColor="text1"/>
        </w:rPr>
        <w:t>o</w:t>
      </w:r>
      <w:r w:rsidR="009F74F4" w:rsidRPr="00E46650">
        <w:rPr>
          <w:color w:val="000000" w:themeColor="text1"/>
        </w:rPr>
        <w:t>perator selects an optimal confi</w:t>
      </w:r>
      <w:r w:rsidR="001C2FCE">
        <w:rPr>
          <w:color w:val="000000" w:themeColor="text1"/>
        </w:rPr>
        <w:t>guration and deploys it in the ML S</w:t>
      </w:r>
      <w:r w:rsidR="009F74F4" w:rsidRPr="00E46650">
        <w:rPr>
          <w:color w:val="000000" w:themeColor="text1"/>
        </w:rPr>
        <w:t xml:space="preserve">andbox. </w:t>
      </w:r>
    </w:p>
    <w:p w:rsidR="009F74F4" w:rsidRPr="00E46650" w:rsidRDefault="000B528E" w:rsidP="00296E46">
      <w:pPr>
        <w:spacing w:after="120"/>
        <w:ind w:firstLine="360"/>
        <w:jc w:val="both"/>
        <w:rPr>
          <w:color w:val="000000" w:themeColor="text1"/>
        </w:rPr>
      </w:pPr>
      <w:r>
        <w:rPr>
          <w:color w:val="000000" w:themeColor="text1"/>
        </w:rPr>
        <w:t>In addition</w:t>
      </w:r>
      <w:r w:rsidR="009F74F4" w:rsidRPr="00E46650">
        <w:rPr>
          <w:color w:val="000000" w:themeColor="text1"/>
        </w:rPr>
        <w:t xml:space="preserve">, data handling and other underlay changes are </w:t>
      </w:r>
      <w:r>
        <w:rPr>
          <w:color w:val="000000" w:themeColor="text1"/>
        </w:rPr>
        <w:t xml:space="preserve">also </w:t>
      </w:r>
      <w:r w:rsidR="009F74F4" w:rsidRPr="00E46650">
        <w:rPr>
          <w:color w:val="000000" w:themeColor="text1"/>
        </w:rPr>
        <w:t>applied based on the selected configuration.</w:t>
      </w:r>
    </w:p>
    <w:p w:rsidR="009F74F4" w:rsidRPr="00E46650" w:rsidRDefault="009F74F4" w:rsidP="009F74F4">
      <w:pPr>
        <w:spacing w:after="120"/>
        <w:jc w:val="both"/>
        <w:rPr>
          <w:color w:val="000000" w:themeColor="text1"/>
        </w:rPr>
      </w:pPr>
      <w:r w:rsidRPr="00E46650">
        <w:rPr>
          <w:color w:val="000000" w:themeColor="text1"/>
        </w:rPr>
        <w:t xml:space="preserve">NOTE 1 – </w:t>
      </w:r>
      <w:r w:rsidR="0044775D">
        <w:rPr>
          <w:color w:val="000000" w:themeColor="text1"/>
        </w:rPr>
        <w:t>S</w:t>
      </w:r>
      <w:r w:rsidRPr="00E46650">
        <w:rPr>
          <w:color w:val="000000" w:themeColor="text1"/>
        </w:rPr>
        <w:t xml:space="preserve">imulation resources in the repositories are described using </w:t>
      </w:r>
      <w:r w:rsidRPr="000B528E">
        <w:rPr>
          <w:color w:val="000000" w:themeColor="text1"/>
          <w:highlight w:val="yellow"/>
        </w:rPr>
        <w:t>simulation environment metadata</w:t>
      </w:r>
      <w:r w:rsidRPr="00E46650">
        <w:rPr>
          <w:color w:val="000000" w:themeColor="text1"/>
        </w:rPr>
        <w:t>.</w:t>
      </w:r>
    </w:p>
    <w:p w:rsidR="009F74F4" w:rsidRPr="00C76B75" w:rsidRDefault="009F74F4" w:rsidP="009F74F4">
      <w:pPr>
        <w:spacing w:after="120"/>
        <w:jc w:val="both"/>
        <w:rPr>
          <w:color w:val="000000" w:themeColor="text1"/>
        </w:rPr>
      </w:pPr>
      <w:r w:rsidRPr="00C76B75">
        <w:rPr>
          <w:color w:val="000000" w:themeColor="text1"/>
        </w:rPr>
        <w:t xml:space="preserve">NOTE </w:t>
      </w:r>
      <w:r>
        <w:rPr>
          <w:color w:val="000000" w:themeColor="text1"/>
        </w:rPr>
        <w:t>2</w:t>
      </w:r>
      <w:r w:rsidRPr="00C76B75">
        <w:rPr>
          <w:color w:val="000000" w:themeColor="text1"/>
        </w:rPr>
        <w:t xml:space="preserve"> –</w:t>
      </w:r>
      <w:r w:rsidR="00F37025">
        <w:rPr>
          <w:color w:val="000000" w:themeColor="text1"/>
        </w:rPr>
        <w:t xml:space="preserve"> E</w:t>
      </w:r>
      <w:r w:rsidRPr="00C76B75">
        <w:rPr>
          <w:color w:val="000000" w:themeColor="text1"/>
        </w:rPr>
        <w:t>xample of</w:t>
      </w:r>
      <w:r w:rsidR="00F37025">
        <w:rPr>
          <w:color w:val="000000" w:themeColor="text1"/>
        </w:rPr>
        <w:t>third</w:t>
      </w:r>
      <w:r w:rsidRPr="00C76B75">
        <w:rPr>
          <w:color w:val="000000" w:themeColor="text1"/>
        </w:rPr>
        <w:t xml:space="preserve"> party </w:t>
      </w:r>
      <w:r w:rsidR="00F37025">
        <w:rPr>
          <w:color w:val="000000" w:themeColor="text1"/>
        </w:rPr>
        <w:t xml:space="preserve">simulated </w:t>
      </w:r>
      <w:r w:rsidRPr="00C76B75">
        <w:rPr>
          <w:color w:val="000000" w:themeColor="text1"/>
        </w:rPr>
        <w:t>NF</w:t>
      </w:r>
      <w:r w:rsidR="00F37025">
        <w:rPr>
          <w:color w:val="000000" w:themeColor="text1"/>
        </w:rPr>
        <w:t xml:space="preserve"> is</w:t>
      </w:r>
      <w:r w:rsidRPr="00C76B75">
        <w:rPr>
          <w:color w:val="000000" w:themeColor="text1"/>
        </w:rPr>
        <w:t xml:space="preserve"> ns-3</w:t>
      </w:r>
      <w:r w:rsidR="00F37025">
        <w:rPr>
          <w:color w:val="000000" w:themeColor="text1"/>
        </w:rPr>
        <w:t>,used</w:t>
      </w:r>
      <w:r w:rsidRPr="00C76B75">
        <w:rPr>
          <w:color w:val="000000" w:themeColor="text1"/>
        </w:rPr>
        <w:t xml:space="preserve"> to simulate a specific deployment of IEEE 802.11ac WLANs.</w:t>
      </w:r>
    </w:p>
    <w:p w:rsidR="009F74F4" w:rsidRDefault="009F74F4" w:rsidP="009F74F4">
      <w:pPr>
        <w:spacing w:after="120"/>
        <w:jc w:val="both"/>
        <w:rPr>
          <w:color w:val="000000" w:themeColor="text1"/>
        </w:rPr>
      </w:pPr>
      <w:r w:rsidRPr="00C76B75">
        <w:rPr>
          <w:color w:val="000000" w:themeColor="text1"/>
        </w:rPr>
        <w:t xml:space="preserve">NOTE </w:t>
      </w:r>
      <w:r>
        <w:rPr>
          <w:color w:val="000000" w:themeColor="text1"/>
        </w:rPr>
        <w:t>3</w:t>
      </w:r>
      <w:r w:rsidRPr="00C76B75">
        <w:rPr>
          <w:color w:val="000000" w:themeColor="text1"/>
        </w:rPr>
        <w:t xml:space="preserve"> – </w:t>
      </w:r>
      <w:r w:rsidR="0044775D">
        <w:rPr>
          <w:color w:val="000000" w:themeColor="text1"/>
        </w:rPr>
        <w:t>B</w:t>
      </w:r>
      <w:r w:rsidRPr="00C76B75">
        <w:rPr>
          <w:color w:val="000000" w:themeColor="text1"/>
        </w:rPr>
        <w:t xml:space="preserve">ased on the use case requirements, the list of potential NFs is </w:t>
      </w:r>
      <w:r w:rsidR="00F37025">
        <w:rPr>
          <w:color w:val="000000" w:themeColor="text1"/>
        </w:rPr>
        <w:t>decided</w:t>
      </w:r>
      <w:r w:rsidRPr="00C76B75">
        <w:rPr>
          <w:color w:val="000000" w:themeColor="text1"/>
        </w:rPr>
        <w:t>. NFs can have associated information (</w:t>
      </w:r>
      <w:r w:rsidR="00F37025">
        <w:rPr>
          <w:color w:val="000000" w:themeColor="text1"/>
        </w:rPr>
        <w:t xml:space="preserve">as part of </w:t>
      </w:r>
      <w:r>
        <w:rPr>
          <w:color w:val="000000" w:themeColor="text1"/>
        </w:rPr>
        <w:t>simulation environment</w:t>
      </w:r>
      <w:r w:rsidRPr="00C76B75">
        <w:rPr>
          <w:color w:val="000000" w:themeColor="text1"/>
        </w:rPr>
        <w:t xml:space="preserve"> metadata) such as “running time”, </w:t>
      </w:r>
      <w:r>
        <w:rPr>
          <w:color w:val="000000" w:themeColor="text1"/>
        </w:rPr>
        <w:t>“billing aspects”, “accuracy”, etc.</w:t>
      </w:r>
    </w:p>
    <w:p w:rsidR="006E6B14" w:rsidRDefault="00996B8C" w:rsidP="006E6B14">
      <w:pPr>
        <w:pStyle w:val="Heading3"/>
      </w:pPr>
      <w:bookmarkStart w:id="82" w:name="_Toc95407370"/>
      <w:r>
        <w:t>8</w:t>
      </w:r>
      <w:r w:rsidR="006E6B14">
        <w:t>.2.</w:t>
      </w:r>
      <w:r w:rsidR="00EC227D">
        <w:t>2</w:t>
      </w:r>
      <w:r w:rsidR="00F37025">
        <w:t>H</w:t>
      </w:r>
      <w:r w:rsidR="006E6B14">
        <w:t>ealth</w:t>
      </w:r>
      <w:bookmarkEnd w:id="82"/>
      <w:r w:rsidR="00F37025">
        <w:t xml:space="preserve"> monitoring</w:t>
      </w:r>
    </w:p>
    <w:p w:rsidR="006D3C27" w:rsidRDefault="007804B0" w:rsidP="006D3C27">
      <w:pPr>
        <w:spacing w:after="120"/>
        <w:jc w:val="both"/>
        <w:rPr>
          <w:color w:val="000000" w:themeColor="text1"/>
        </w:rPr>
      </w:pPr>
      <w:r w:rsidRPr="008E010C">
        <w:rPr>
          <w:color w:val="000000" w:themeColor="text1"/>
        </w:rPr>
        <w:t>Health monitoring is meant to</w:t>
      </w:r>
      <w:r w:rsidR="00DE7861" w:rsidRPr="007804B0">
        <w:rPr>
          <w:color w:val="000000" w:themeColor="text1"/>
        </w:rPr>
        <w:t>ensure the proper behaviour of the simulation components in the ML Sandbox.</w:t>
      </w:r>
      <w:r w:rsidR="005B341E">
        <w:rPr>
          <w:color w:val="000000" w:themeColor="text1"/>
        </w:rPr>
        <w:t xml:space="preserve"> The sequence diagram is shown in Figure </w:t>
      </w:r>
      <w:r w:rsidR="00BC5911">
        <w:rPr>
          <w:color w:val="000000" w:themeColor="text1"/>
        </w:rPr>
        <w:t>4</w:t>
      </w:r>
      <w:r w:rsidR="005B341E">
        <w:rPr>
          <w:color w:val="000000" w:themeColor="text1"/>
        </w:rPr>
        <w:t>.</w:t>
      </w:r>
    </w:p>
    <w:p w:rsidR="00C57D37" w:rsidRDefault="00513E2F" w:rsidP="008E010C">
      <w:pPr>
        <w:keepNext/>
        <w:spacing w:after="120"/>
        <w:jc w:val="center"/>
      </w:pPr>
      <w:r>
        <w:rPr>
          <w:noProof/>
          <w:lang w:val="en-US" w:eastAsia="en-US" w:bidi="hi-IN"/>
        </w:rPr>
        <w:lastRenderedPageBreak/>
        <w:drawing>
          <wp:inline distT="0" distB="0" distL="0" distR="0">
            <wp:extent cx="3346442" cy="3571850"/>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9" cstate="print"/>
                    <a:stretch>
                      <a:fillRect/>
                    </a:stretch>
                  </pic:blipFill>
                  <pic:spPr>
                    <a:xfrm>
                      <a:off x="0" y="0"/>
                      <a:ext cx="3371398" cy="3598487"/>
                    </a:xfrm>
                    <a:prstGeom prst="rect">
                      <a:avLst/>
                    </a:prstGeom>
                  </pic:spPr>
                </pic:pic>
              </a:graphicData>
            </a:graphic>
          </wp:inline>
        </w:drawing>
      </w:r>
    </w:p>
    <w:p w:rsidR="00C57D37" w:rsidRPr="008E010C" w:rsidRDefault="00C57D37" w:rsidP="008E010C">
      <w:pPr>
        <w:pStyle w:val="Caption"/>
        <w:jc w:val="center"/>
        <w:rPr>
          <w:i w:val="0"/>
          <w:sz w:val="24"/>
          <w:szCs w:val="24"/>
        </w:rPr>
      </w:pPr>
      <w:r w:rsidRPr="008E010C">
        <w:rPr>
          <w:b/>
          <w:i w:val="0"/>
          <w:sz w:val="24"/>
          <w:szCs w:val="24"/>
        </w:rPr>
        <w:t xml:space="preserve">Figure </w:t>
      </w:r>
      <w:r w:rsidR="004B4264" w:rsidRPr="008E010C">
        <w:rPr>
          <w:b/>
          <w:i w:val="0"/>
          <w:sz w:val="24"/>
          <w:szCs w:val="24"/>
        </w:rPr>
        <w:fldChar w:fldCharType="begin"/>
      </w:r>
      <w:r w:rsidRPr="008E010C">
        <w:rPr>
          <w:b/>
          <w:i w:val="0"/>
          <w:sz w:val="24"/>
          <w:szCs w:val="24"/>
        </w:rPr>
        <w:instrText xml:space="preserve"> SEQ Figure \* ARABIC </w:instrText>
      </w:r>
      <w:r w:rsidR="004B4264" w:rsidRPr="008E010C">
        <w:rPr>
          <w:b/>
          <w:i w:val="0"/>
          <w:sz w:val="24"/>
          <w:szCs w:val="24"/>
        </w:rPr>
        <w:fldChar w:fldCharType="separate"/>
      </w:r>
      <w:r w:rsidR="0035544C">
        <w:rPr>
          <w:b/>
          <w:i w:val="0"/>
          <w:noProof/>
          <w:sz w:val="24"/>
          <w:szCs w:val="24"/>
        </w:rPr>
        <w:t>4</w:t>
      </w:r>
      <w:r w:rsidR="004B4264" w:rsidRPr="008E010C">
        <w:rPr>
          <w:b/>
          <w:i w:val="0"/>
          <w:sz w:val="24"/>
          <w:szCs w:val="24"/>
        </w:rPr>
        <w:fldChar w:fldCharType="end"/>
      </w:r>
      <w:r w:rsidRPr="008E010C">
        <w:rPr>
          <w:b/>
          <w:i w:val="0"/>
          <w:sz w:val="24"/>
          <w:szCs w:val="24"/>
        </w:rPr>
        <w:t>:</w:t>
      </w:r>
      <w:r w:rsidR="00F37025">
        <w:rPr>
          <w:i w:val="0"/>
          <w:sz w:val="24"/>
          <w:szCs w:val="24"/>
        </w:rPr>
        <w:t>Health monitoring</w:t>
      </w:r>
    </w:p>
    <w:p w:rsidR="005056ED" w:rsidRPr="008E010C" w:rsidRDefault="005056ED" w:rsidP="008E010C">
      <w:pPr>
        <w:spacing w:after="120"/>
        <w:jc w:val="both"/>
        <w:rPr>
          <w:color w:val="000000" w:themeColor="text1"/>
        </w:rPr>
      </w:pPr>
      <w:r w:rsidRPr="008E010C">
        <w:rPr>
          <w:b/>
          <w:color w:val="000000" w:themeColor="text1"/>
        </w:rPr>
        <w:t>[Prerequisite]</w:t>
      </w:r>
      <w:r w:rsidRPr="008E010C">
        <w:rPr>
          <w:color w:val="000000" w:themeColor="text1"/>
        </w:rPr>
        <w:t xml:space="preserve"> Simulation components have been setup and</w:t>
      </w:r>
      <w:r w:rsidR="003F3B17" w:rsidRPr="004B361D">
        <w:rPr>
          <w:color w:val="000000" w:themeColor="text1"/>
        </w:rPr>
        <w:t>the</w:t>
      </w:r>
      <w:r w:rsidRPr="004B361D">
        <w:rPr>
          <w:color w:val="000000" w:themeColor="text1"/>
        </w:rPr>
        <w:t xml:space="preserve"> ML </w:t>
      </w:r>
      <w:r w:rsidR="00A32B26" w:rsidRPr="004B361D">
        <w:rPr>
          <w:color w:val="000000" w:themeColor="text1"/>
        </w:rPr>
        <w:t>intent</w:t>
      </w:r>
      <w:r w:rsidRPr="008E010C">
        <w:rPr>
          <w:color w:val="000000" w:themeColor="text1"/>
        </w:rPr>
        <w:t>allows for monitoring simulation components.</w:t>
      </w:r>
    </w:p>
    <w:p w:rsidR="00422A48" w:rsidRDefault="005056ED" w:rsidP="00585718">
      <w:pPr>
        <w:pStyle w:val="ListParagraph"/>
        <w:numPr>
          <w:ilvl w:val="0"/>
          <w:numId w:val="2"/>
        </w:numPr>
        <w:spacing w:after="120"/>
        <w:jc w:val="both"/>
        <w:rPr>
          <w:color w:val="000000" w:themeColor="text1"/>
        </w:rPr>
      </w:pPr>
      <w:r w:rsidRPr="00AA08E7">
        <w:rPr>
          <w:color w:val="000000" w:themeColor="text1"/>
        </w:rPr>
        <w:t>ML Sandbox</w:t>
      </w:r>
      <w:r>
        <w:rPr>
          <w:color w:val="000000" w:themeColor="text1"/>
        </w:rPr>
        <w:t xml:space="preserve"> sets up the resources for monitoring of simulation components through the Simulation designe</w:t>
      </w:r>
      <w:r w:rsidR="00800587">
        <w:rPr>
          <w:color w:val="000000" w:themeColor="text1"/>
        </w:rPr>
        <w:t>r</w:t>
      </w:r>
      <w:r>
        <w:rPr>
          <w:color w:val="000000" w:themeColor="text1"/>
        </w:rPr>
        <w:t>.</w:t>
      </w:r>
    </w:p>
    <w:p w:rsidR="005056ED" w:rsidRDefault="005056ED" w:rsidP="00585718">
      <w:pPr>
        <w:pStyle w:val="ListParagraph"/>
        <w:numPr>
          <w:ilvl w:val="0"/>
          <w:numId w:val="2"/>
        </w:numPr>
        <w:spacing w:after="120"/>
        <w:jc w:val="both"/>
        <w:rPr>
          <w:color w:val="000000" w:themeColor="text1"/>
        </w:rPr>
      </w:pPr>
      <w:r>
        <w:rPr>
          <w:color w:val="000000" w:themeColor="text1"/>
        </w:rPr>
        <w:t xml:space="preserve">Monitoring is carried out based on continuous flow of data generated by simulation components, including simulation data (SRC &amp; SINK nodes), regression tests, reporting from </w:t>
      </w:r>
      <w:r w:rsidR="0047373F">
        <w:rPr>
          <w:color w:val="000000" w:themeColor="text1"/>
        </w:rPr>
        <w:t>simulation modules, etc.</w:t>
      </w:r>
    </w:p>
    <w:p w:rsidR="006D7BC4" w:rsidRDefault="006D7BC4" w:rsidP="00585718">
      <w:pPr>
        <w:pStyle w:val="ListParagraph"/>
        <w:numPr>
          <w:ilvl w:val="0"/>
          <w:numId w:val="2"/>
        </w:numPr>
        <w:spacing w:after="120"/>
        <w:jc w:val="both"/>
        <w:rPr>
          <w:color w:val="000000" w:themeColor="text1"/>
        </w:rPr>
      </w:pPr>
      <w:r>
        <w:rPr>
          <w:color w:val="000000" w:themeColor="text1"/>
        </w:rPr>
        <w:t xml:space="preserve">Data gathered from monitoring is processed </w:t>
      </w:r>
      <w:r w:rsidR="00A32B26">
        <w:rPr>
          <w:color w:val="000000" w:themeColor="text1"/>
        </w:rPr>
        <w:t>and</w:t>
      </w:r>
      <w:r>
        <w:rPr>
          <w:color w:val="000000" w:themeColor="text1"/>
        </w:rPr>
        <w:t xml:space="preserve"> delivered </w:t>
      </w:r>
      <w:r w:rsidR="00A32B26">
        <w:rPr>
          <w:color w:val="000000" w:themeColor="text1"/>
        </w:rPr>
        <w:t>in the form of reports</w:t>
      </w:r>
      <w:r>
        <w:rPr>
          <w:color w:val="000000" w:themeColor="text1"/>
        </w:rPr>
        <w:t>.</w:t>
      </w:r>
    </w:p>
    <w:p w:rsidR="0047373F" w:rsidRPr="007032D5" w:rsidRDefault="0047373F" w:rsidP="00585718">
      <w:pPr>
        <w:pStyle w:val="ListParagraph"/>
        <w:numPr>
          <w:ilvl w:val="0"/>
          <w:numId w:val="2"/>
        </w:numPr>
        <w:spacing w:after="120"/>
        <w:jc w:val="both"/>
        <w:rPr>
          <w:color w:val="000000" w:themeColor="text1"/>
        </w:rPr>
      </w:pPr>
      <w:r w:rsidRPr="007032D5">
        <w:rPr>
          <w:color w:val="000000" w:themeColor="text1"/>
        </w:rPr>
        <w:t>Periodic reports are generated and sent to the MLFO, according to ML intent specification.</w:t>
      </w:r>
      <w:r w:rsidR="007032D5" w:rsidRPr="007032D5">
        <w:rPr>
          <w:color w:val="000000" w:themeColor="text1"/>
        </w:rPr>
        <w:t xml:space="preserve"> Alternatively, </w:t>
      </w:r>
      <w:r w:rsidR="007032D5">
        <w:rPr>
          <w:color w:val="000000" w:themeColor="text1"/>
        </w:rPr>
        <w:t>t</w:t>
      </w:r>
      <w:r w:rsidRPr="007032D5">
        <w:rPr>
          <w:color w:val="000000" w:themeColor="text1"/>
        </w:rPr>
        <w:t xml:space="preserve">hreshold-based alerts can be activated </w:t>
      </w:r>
      <w:r w:rsidR="003F3B17">
        <w:rPr>
          <w:color w:val="000000" w:themeColor="text1"/>
        </w:rPr>
        <w:t>when</w:t>
      </w:r>
      <w:r w:rsidRPr="007032D5">
        <w:rPr>
          <w:color w:val="000000" w:themeColor="text1"/>
        </w:rPr>
        <w:t xml:space="preserve"> undesired events occur</w:t>
      </w:r>
      <w:r w:rsidR="007032D5">
        <w:rPr>
          <w:color w:val="000000" w:themeColor="text1"/>
        </w:rPr>
        <w:t>, which are also reported to MLFO.</w:t>
      </w:r>
    </w:p>
    <w:p w:rsidR="000D134F" w:rsidRDefault="001C1931" w:rsidP="00585718">
      <w:pPr>
        <w:pStyle w:val="ListParagraph"/>
        <w:numPr>
          <w:ilvl w:val="0"/>
          <w:numId w:val="2"/>
        </w:numPr>
        <w:spacing w:after="120"/>
        <w:jc w:val="both"/>
        <w:rPr>
          <w:color w:val="000000" w:themeColor="text1"/>
        </w:rPr>
      </w:pPr>
      <w:r>
        <w:rPr>
          <w:color w:val="000000" w:themeColor="text1"/>
        </w:rPr>
        <w:t>MLFO may take action</w:t>
      </w:r>
      <w:r w:rsidR="000D134F">
        <w:rPr>
          <w:color w:val="000000" w:themeColor="text1"/>
        </w:rPr>
        <w:t xml:space="preserve"> after processing periodic reports or threshold-based alerts (covered in </w:t>
      </w:r>
      <w:r w:rsidR="000D134F" w:rsidRPr="000D134F">
        <w:rPr>
          <w:color w:val="000000" w:themeColor="text1"/>
        </w:rPr>
        <w:t>“</w:t>
      </w:r>
      <w:r w:rsidR="000D134F" w:rsidRPr="00AA08E7">
        <w:rPr>
          <w:color w:val="000000" w:themeColor="text1"/>
        </w:rPr>
        <w:t>Manage simulated ML underlay”</w:t>
      </w:r>
      <w:r w:rsidR="000D134F" w:rsidRPr="000D134F">
        <w:rPr>
          <w:color w:val="000000" w:themeColor="text1"/>
        </w:rPr>
        <w:t>)</w:t>
      </w:r>
      <w:r w:rsidR="00A32B26">
        <w:rPr>
          <w:color w:val="000000" w:themeColor="text1"/>
        </w:rPr>
        <w:t xml:space="preserve"> and optionally send action points to ML Sandbox.</w:t>
      </w:r>
    </w:p>
    <w:p w:rsidR="007032D5" w:rsidRDefault="00E07E5F" w:rsidP="00585718">
      <w:pPr>
        <w:pStyle w:val="ListParagraph"/>
        <w:numPr>
          <w:ilvl w:val="0"/>
          <w:numId w:val="2"/>
        </w:numPr>
        <w:spacing w:after="120"/>
        <w:jc w:val="both"/>
        <w:rPr>
          <w:color w:val="000000" w:themeColor="text1"/>
        </w:rPr>
      </w:pPr>
      <w:r>
        <w:rPr>
          <w:color w:val="000000" w:themeColor="text1"/>
        </w:rPr>
        <w:t xml:space="preserve">ML Sandbox applies action points </w:t>
      </w:r>
      <w:r w:rsidR="00A32B26">
        <w:rPr>
          <w:color w:val="000000" w:themeColor="text1"/>
        </w:rPr>
        <w:t xml:space="preserve">(if any) </w:t>
      </w:r>
      <w:r>
        <w:rPr>
          <w:color w:val="000000" w:themeColor="text1"/>
        </w:rPr>
        <w:t>suggested by MLFO and/or self-healing actions.</w:t>
      </w:r>
    </w:p>
    <w:p w:rsidR="006E6B14" w:rsidRDefault="00996B8C" w:rsidP="006E6B14">
      <w:pPr>
        <w:pStyle w:val="Heading3"/>
      </w:pPr>
      <w:bookmarkStart w:id="83" w:name="_Toc95407371"/>
      <w:r>
        <w:t>8</w:t>
      </w:r>
      <w:r w:rsidR="006E6B14">
        <w:t>.2.</w:t>
      </w:r>
      <w:r w:rsidR="00EC227D">
        <w:t>3</w:t>
      </w:r>
      <w:r w:rsidR="006E6B14">
        <w:t xml:space="preserve"> Validate input/output data</w:t>
      </w:r>
      <w:bookmarkEnd w:id="83"/>
    </w:p>
    <w:p w:rsidR="007258E4" w:rsidRDefault="007258E4" w:rsidP="008E010C">
      <w:pPr>
        <w:spacing w:after="120"/>
        <w:jc w:val="both"/>
        <w:rPr>
          <w:color w:val="000000" w:themeColor="text1"/>
        </w:rPr>
      </w:pPr>
      <w:r>
        <w:rPr>
          <w:color w:val="000000" w:themeColor="text1"/>
        </w:rPr>
        <w:t xml:space="preserve">In this scenario, </w:t>
      </w:r>
      <w:r w:rsidR="009633DA" w:rsidRPr="00AA08E7">
        <w:rPr>
          <w:color w:val="000000" w:themeColor="text1"/>
        </w:rPr>
        <w:t xml:space="preserve">input data and </w:t>
      </w:r>
      <w:r w:rsidR="005C6A0B">
        <w:rPr>
          <w:color w:val="000000" w:themeColor="text1"/>
        </w:rPr>
        <w:t>simulated</w:t>
      </w:r>
      <w:r w:rsidR="009633DA" w:rsidRPr="00AA08E7">
        <w:rPr>
          <w:color w:val="000000" w:themeColor="text1"/>
        </w:rPr>
        <w:t xml:space="preserve"> output </w:t>
      </w:r>
      <w:r w:rsidR="005C6A0B">
        <w:rPr>
          <w:color w:val="000000" w:themeColor="text1"/>
        </w:rPr>
        <w:t xml:space="preserve">data </w:t>
      </w:r>
      <w:r>
        <w:rPr>
          <w:color w:val="000000" w:themeColor="text1"/>
        </w:rPr>
        <w:t xml:space="preserve">is validated. This includes checking of  </w:t>
      </w:r>
      <w:r w:rsidR="009633DA" w:rsidRPr="00AA08E7">
        <w:rPr>
          <w:color w:val="000000" w:themeColor="text1"/>
        </w:rPr>
        <w:t>feasibility of train</w:t>
      </w:r>
      <w:r>
        <w:rPr>
          <w:color w:val="000000" w:themeColor="text1"/>
        </w:rPr>
        <w:t>ing</w:t>
      </w:r>
      <w:r w:rsidR="009633DA" w:rsidRPr="00AA08E7">
        <w:rPr>
          <w:color w:val="000000" w:themeColor="text1"/>
        </w:rPr>
        <w:t xml:space="preserve"> models, accuracy of generated data, etc.</w:t>
      </w:r>
      <w:r w:rsidR="00E54B40" w:rsidRPr="00AA08E7">
        <w:rPr>
          <w:color w:val="000000" w:themeColor="text1"/>
        </w:rPr>
        <w:t xml:space="preserve"> For instance, </w:t>
      </w:r>
      <w:r w:rsidR="00B8629D" w:rsidRPr="00AA08E7">
        <w:rPr>
          <w:color w:val="000000" w:themeColor="text1"/>
        </w:rPr>
        <w:t>testing techniques</w:t>
      </w:r>
      <w:r w:rsidR="008C39DD" w:rsidRPr="00AA08E7">
        <w:rPr>
          <w:color w:val="000000" w:themeColor="text1"/>
        </w:rPr>
        <w:t xml:space="preserve">such as </w:t>
      </w:r>
      <w:r w:rsidR="008C39DD" w:rsidRPr="00AA08E7">
        <w:rPr>
          <w:rFonts w:eastAsia="Times New Roman"/>
        </w:rPr>
        <w:t xml:space="preserve">equivalence partitioning or centroid positioning </w:t>
      </w:r>
      <w:r w:rsidR="00E54B40" w:rsidRPr="00AA08E7">
        <w:rPr>
          <w:color w:val="000000" w:themeColor="text1"/>
        </w:rPr>
        <w:t xml:space="preserve">can be applied to validate the </w:t>
      </w:r>
      <w:r w:rsidR="00C67E40" w:rsidRPr="00AA08E7">
        <w:rPr>
          <w:color w:val="000000" w:themeColor="text1"/>
        </w:rPr>
        <w:t xml:space="preserve">diversity and the </w:t>
      </w:r>
      <w:r w:rsidR="00B8629D" w:rsidRPr="00AA08E7">
        <w:rPr>
          <w:color w:val="000000" w:themeColor="text1"/>
        </w:rPr>
        <w:t xml:space="preserve">quality </w:t>
      </w:r>
      <w:r w:rsidR="00AA08E7" w:rsidRPr="00AA08E7">
        <w:rPr>
          <w:color w:val="000000" w:themeColor="text1"/>
        </w:rPr>
        <w:t>of the</w:t>
      </w:r>
      <w:r w:rsidR="00B8629D" w:rsidRPr="00AA08E7">
        <w:rPr>
          <w:color w:val="000000" w:themeColor="text1"/>
        </w:rPr>
        <w:t xml:space="preserve"> data generated by simulators</w:t>
      </w:r>
      <w:r>
        <w:rPr>
          <w:color w:val="000000" w:themeColor="text1"/>
        </w:rPr>
        <w:t>.</w:t>
      </w:r>
    </w:p>
    <w:p w:rsidR="007258E4" w:rsidRDefault="007258E4" w:rsidP="008E010C">
      <w:pPr>
        <w:spacing w:after="120"/>
        <w:jc w:val="both"/>
        <w:rPr>
          <w:color w:val="000000"/>
          <w:lang w:eastAsia="zh-CN"/>
        </w:rPr>
      </w:pPr>
      <w:r>
        <w:rPr>
          <w:color w:val="000000" w:themeColor="text1"/>
        </w:rPr>
        <w:t xml:space="preserve">NOTE- </w:t>
      </w:r>
      <w:r w:rsidR="0044775D">
        <w:rPr>
          <w:color w:val="000000" w:themeColor="text1"/>
        </w:rPr>
        <w:t>E</w:t>
      </w:r>
      <w:r w:rsidR="00B8629D" w:rsidRPr="00AA08E7">
        <w:rPr>
          <w:color w:val="000000" w:themeColor="text1"/>
        </w:rPr>
        <w:t>.g.</w:t>
      </w:r>
      <w:r>
        <w:rPr>
          <w:color w:val="000000" w:themeColor="text1"/>
        </w:rPr>
        <w:t xml:space="preserve">it is necessary to </w:t>
      </w:r>
      <w:r w:rsidR="00AC553F">
        <w:rPr>
          <w:color w:val="000000" w:themeColor="text1"/>
        </w:rPr>
        <w:t>validat</w:t>
      </w:r>
      <w:r>
        <w:rPr>
          <w:color w:val="000000" w:themeColor="text1"/>
        </w:rPr>
        <w:t>e</w:t>
      </w:r>
      <w:r w:rsidR="00AC553F">
        <w:rPr>
          <w:color w:val="000000" w:themeColor="text1"/>
        </w:rPr>
        <w:t xml:space="preserve"> the synthetic data generated by</w:t>
      </w:r>
      <w:r w:rsidR="00C67E40" w:rsidRPr="00AA08E7">
        <w:rPr>
          <w:color w:val="000000"/>
          <w:lang w:eastAsia="zh-CN"/>
        </w:rPr>
        <w:t>GANs</w:t>
      </w:r>
      <w:r w:rsidR="00B8629D" w:rsidRPr="00AA08E7">
        <w:rPr>
          <w:color w:val="000000"/>
          <w:lang w:eastAsia="zh-CN"/>
        </w:rPr>
        <w:t xml:space="preserve">. </w:t>
      </w:r>
    </w:p>
    <w:p w:rsidR="00B8629D" w:rsidRDefault="00D36810" w:rsidP="008E010C">
      <w:pPr>
        <w:spacing w:after="120"/>
        <w:jc w:val="both"/>
        <w:rPr>
          <w:color w:val="000000" w:themeColor="text1"/>
        </w:rPr>
      </w:pPr>
      <w:r>
        <w:rPr>
          <w:color w:val="000000" w:themeColor="text1"/>
        </w:rPr>
        <w:t>The sequence diagram is shown in Figure 5.</w:t>
      </w:r>
    </w:p>
    <w:p w:rsidR="00045720" w:rsidRDefault="00513E2F" w:rsidP="008E010C">
      <w:pPr>
        <w:keepNext/>
        <w:spacing w:after="120"/>
        <w:jc w:val="center"/>
      </w:pPr>
      <w:r>
        <w:rPr>
          <w:noProof/>
          <w:lang w:val="en-US" w:eastAsia="en-US" w:bidi="hi-IN"/>
        </w:rPr>
        <w:lastRenderedPageBreak/>
        <w:drawing>
          <wp:inline distT="0" distB="0" distL="0" distR="0">
            <wp:extent cx="3681991" cy="3624072"/>
            <wp:effectExtent l="0" t="0" r="1270" b="0"/>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20" cstate="print"/>
                    <a:stretch>
                      <a:fillRect/>
                    </a:stretch>
                  </pic:blipFill>
                  <pic:spPr>
                    <a:xfrm>
                      <a:off x="0" y="0"/>
                      <a:ext cx="3707941" cy="3649614"/>
                    </a:xfrm>
                    <a:prstGeom prst="rect">
                      <a:avLst/>
                    </a:prstGeom>
                  </pic:spPr>
                </pic:pic>
              </a:graphicData>
            </a:graphic>
          </wp:inline>
        </w:drawing>
      </w:r>
    </w:p>
    <w:p w:rsidR="00D36810" w:rsidRPr="008E010C" w:rsidRDefault="00045720" w:rsidP="008E010C">
      <w:pPr>
        <w:spacing w:after="120"/>
        <w:jc w:val="center"/>
      </w:pPr>
      <w:r w:rsidRPr="008E010C">
        <w:rPr>
          <w:b/>
        </w:rPr>
        <w:t xml:space="preserve">Figure </w:t>
      </w:r>
      <w:r w:rsidR="004B4264" w:rsidRPr="008E010C">
        <w:rPr>
          <w:b/>
        </w:rPr>
        <w:fldChar w:fldCharType="begin"/>
      </w:r>
      <w:r w:rsidRPr="008E010C">
        <w:rPr>
          <w:b/>
        </w:rPr>
        <w:instrText xml:space="preserve"> SEQ Figure \* ARABIC </w:instrText>
      </w:r>
      <w:r w:rsidR="004B4264" w:rsidRPr="008E010C">
        <w:rPr>
          <w:b/>
        </w:rPr>
        <w:fldChar w:fldCharType="separate"/>
      </w:r>
      <w:r w:rsidR="0035544C">
        <w:rPr>
          <w:b/>
          <w:noProof/>
        </w:rPr>
        <w:t>5</w:t>
      </w:r>
      <w:r w:rsidR="004B4264" w:rsidRPr="008E010C">
        <w:rPr>
          <w:b/>
        </w:rPr>
        <w:fldChar w:fldCharType="end"/>
      </w:r>
      <w:r w:rsidRPr="008E010C">
        <w:rPr>
          <w:b/>
        </w:rPr>
        <w:t>:</w:t>
      </w:r>
      <w:r w:rsidRPr="00E46650">
        <w:t xml:space="preserve">Sequence diagram of </w:t>
      </w:r>
      <w:r w:rsidR="006B2EE1">
        <w:t>Validate input/output data</w:t>
      </w:r>
    </w:p>
    <w:p w:rsidR="00A91D8E" w:rsidRPr="00E46650" w:rsidRDefault="00A91D8E" w:rsidP="00A91D8E">
      <w:pPr>
        <w:spacing w:after="120"/>
        <w:jc w:val="both"/>
        <w:rPr>
          <w:color w:val="000000" w:themeColor="text1"/>
        </w:rPr>
      </w:pPr>
      <w:r w:rsidRPr="00E46650">
        <w:rPr>
          <w:b/>
          <w:color w:val="000000" w:themeColor="text1"/>
        </w:rPr>
        <w:t>[Prerequisite]</w:t>
      </w:r>
      <w:r w:rsidRPr="00E46650">
        <w:rPr>
          <w:color w:val="000000" w:themeColor="text1"/>
        </w:rPr>
        <w:t xml:space="preserve"> Simulation components</w:t>
      </w:r>
      <w:r>
        <w:rPr>
          <w:color w:val="000000" w:themeColor="text1"/>
        </w:rPr>
        <w:t xml:space="preserve"> and evaluation ML pipeline have been setup</w:t>
      </w:r>
      <w:r w:rsidRPr="00E46650">
        <w:rPr>
          <w:color w:val="000000" w:themeColor="text1"/>
        </w:rPr>
        <w:t>.</w:t>
      </w:r>
    </w:p>
    <w:p w:rsidR="005C6A0B" w:rsidRPr="008E010C" w:rsidRDefault="005C6A0B" w:rsidP="005C6A0B">
      <w:pPr>
        <w:spacing w:after="120"/>
        <w:jc w:val="both"/>
        <w:rPr>
          <w:b/>
          <w:color w:val="000000" w:themeColor="text1"/>
        </w:rPr>
      </w:pPr>
      <w:r w:rsidRPr="008E010C">
        <w:rPr>
          <w:b/>
          <w:color w:val="000000" w:themeColor="text1"/>
        </w:rPr>
        <w:t>For input data:</w:t>
      </w:r>
    </w:p>
    <w:p w:rsidR="005C6A0B" w:rsidRDefault="005C6A0B" w:rsidP="00AA08E7">
      <w:pPr>
        <w:spacing w:after="120"/>
        <w:jc w:val="both"/>
        <w:rPr>
          <w:color w:val="000000" w:themeColor="text1"/>
        </w:rPr>
      </w:pPr>
      <w:r w:rsidRPr="008E010C">
        <w:rPr>
          <w:color w:val="000000" w:themeColor="text1"/>
        </w:rPr>
        <w:t>1.</w:t>
      </w:r>
      <w:r>
        <w:rPr>
          <w:color w:val="000000" w:themeColor="text1"/>
        </w:rPr>
        <w:t xml:space="preserve">1ML Sandbox receives input </w:t>
      </w:r>
      <w:r w:rsidR="00C912BC">
        <w:rPr>
          <w:color w:val="000000" w:themeColor="text1"/>
        </w:rPr>
        <w:t xml:space="preserve">configuration </w:t>
      </w:r>
      <w:r>
        <w:rPr>
          <w:color w:val="000000" w:themeColor="text1"/>
        </w:rPr>
        <w:t xml:space="preserve">from </w:t>
      </w:r>
      <w:r w:rsidR="001C1931">
        <w:rPr>
          <w:color w:val="000000" w:themeColor="text1"/>
        </w:rPr>
        <w:t xml:space="preserve">the </w:t>
      </w:r>
      <w:r>
        <w:rPr>
          <w:color w:val="000000" w:themeColor="text1"/>
        </w:rPr>
        <w:t>ML</w:t>
      </w:r>
      <w:r w:rsidR="00B12932">
        <w:rPr>
          <w:color w:val="000000" w:themeColor="text1"/>
        </w:rPr>
        <w:t>FO</w:t>
      </w:r>
      <w:r>
        <w:rPr>
          <w:color w:val="000000" w:themeColor="text1"/>
        </w:rPr>
        <w:t xml:space="preserve"> to configure </w:t>
      </w:r>
      <w:r w:rsidR="00C912BC">
        <w:rPr>
          <w:color w:val="000000" w:themeColor="text1"/>
        </w:rPr>
        <w:t xml:space="preserve">input data generation from </w:t>
      </w:r>
      <w:r>
        <w:rPr>
          <w:color w:val="000000" w:themeColor="text1"/>
        </w:rPr>
        <w:t>the simulation environment.</w:t>
      </w:r>
    </w:p>
    <w:p w:rsidR="005C6A0B" w:rsidRDefault="005C6A0B" w:rsidP="00AA08E7">
      <w:pPr>
        <w:spacing w:after="120"/>
        <w:jc w:val="both"/>
        <w:rPr>
          <w:color w:val="000000" w:themeColor="text1"/>
        </w:rPr>
      </w:pPr>
      <w:r>
        <w:rPr>
          <w:color w:val="000000" w:themeColor="text1"/>
        </w:rPr>
        <w:t xml:space="preserve">1.2 Input data </w:t>
      </w:r>
      <w:r w:rsidR="00C912BC">
        <w:rPr>
          <w:color w:val="000000" w:themeColor="text1"/>
        </w:rPr>
        <w:t xml:space="preserve">generation </w:t>
      </w:r>
      <w:r>
        <w:rPr>
          <w:color w:val="000000" w:themeColor="text1"/>
        </w:rPr>
        <w:t>is validated by the simulation designer.</w:t>
      </w:r>
    </w:p>
    <w:p w:rsidR="005C6A0B" w:rsidRDefault="005C6A0B" w:rsidP="00AA08E7">
      <w:pPr>
        <w:spacing w:after="120"/>
        <w:jc w:val="both"/>
        <w:rPr>
          <w:color w:val="000000" w:themeColor="text1"/>
        </w:rPr>
      </w:pPr>
      <w:r>
        <w:rPr>
          <w:color w:val="000000" w:themeColor="text1"/>
        </w:rPr>
        <w:t>1.3 A response with the validation result is provided to MLFO.</w:t>
      </w:r>
    </w:p>
    <w:p w:rsidR="005C6A0B" w:rsidRDefault="005C6A0B" w:rsidP="00AA08E7">
      <w:pPr>
        <w:spacing w:after="120"/>
        <w:jc w:val="both"/>
        <w:rPr>
          <w:color w:val="000000" w:themeColor="text1"/>
        </w:rPr>
      </w:pPr>
      <w:r>
        <w:rPr>
          <w:color w:val="000000" w:themeColor="text1"/>
        </w:rPr>
        <w:t xml:space="preserve">1.4 MLFO may provide </w:t>
      </w:r>
      <w:r w:rsidR="007B6BB6">
        <w:rPr>
          <w:color w:val="000000" w:themeColor="text1"/>
        </w:rPr>
        <w:t>updated inputs to configure the simulation environment</w:t>
      </w:r>
      <w:r>
        <w:rPr>
          <w:color w:val="000000" w:themeColor="text1"/>
        </w:rPr>
        <w:t>.</w:t>
      </w:r>
    </w:p>
    <w:p w:rsidR="005C6A0B" w:rsidRPr="008E010C" w:rsidRDefault="005C6A0B" w:rsidP="00AA08E7">
      <w:pPr>
        <w:spacing w:after="120"/>
        <w:jc w:val="both"/>
        <w:rPr>
          <w:b/>
          <w:color w:val="000000" w:themeColor="text1"/>
        </w:rPr>
      </w:pPr>
      <w:r w:rsidRPr="008E010C">
        <w:rPr>
          <w:b/>
          <w:color w:val="000000" w:themeColor="text1"/>
        </w:rPr>
        <w:t>For simulated output data:</w:t>
      </w:r>
    </w:p>
    <w:p w:rsidR="00D41D6D" w:rsidRDefault="0038613B" w:rsidP="00D41D6D">
      <w:pPr>
        <w:spacing w:after="120"/>
        <w:jc w:val="both"/>
        <w:rPr>
          <w:color w:val="000000" w:themeColor="text1"/>
        </w:rPr>
      </w:pPr>
      <w:r>
        <w:rPr>
          <w:color w:val="000000" w:themeColor="text1"/>
        </w:rPr>
        <w:t>2</w:t>
      </w:r>
      <w:r w:rsidR="00D41D6D" w:rsidRPr="00E46650">
        <w:rPr>
          <w:color w:val="000000" w:themeColor="text1"/>
        </w:rPr>
        <w:t>.</w:t>
      </w:r>
      <w:r w:rsidR="00D41D6D">
        <w:rPr>
          <w:color w:val="000000" w:themeColor="text1"/>
        </w:rPr>
        <w:t xml:space="preserve">1ML Sandbox receives </w:t>
      </w:r>
      <w:r>
        <w:rPr>
          <w:color w:val="000000" w:themeColor="text1"/>
        </w:rPr>
        <w:t>output</w:t>
      </w:r>
      <w:r w:rsidR="00D41D6D">
        <w:rPr>
          <w:color w:val="000000" w:themeColor="text1"/>
        </w:rPr>
        <w:t xml:space="preserve"> data from </w:t>
      </w:r>
      <w:r w:rsidR="00DF679A">
        <w:rPr>
          <w:color w:val="000000" w:themeColor="text1"/>
        </w:rPr>
        <w:t xml:space="preserve">the </w:t>
      </w:r>
      <w:r w:rsidR="00D41D6D">
        <w:rPr>
          <w:color w:val="000000" w:themeColor="text1"/>
        </w:rPr>
        <w:t xml:space="preserve">ML </w:t>
      </w:r>
      <w:r>
        <w:rPr>
          <w:color w:val="000000" w:themeColor="text1"/>
        </w:rPr>
        <w:t>use case</w:t>
      </w:r>
      <w:r w:rsidR="00A91D8E">
        <w:rPr>
          <w:color w:val="000000" w:themeColor="text1"/>
        </w:rPr>
        <w:t xml:space="preserve"> (training data set, trained ML model, evaluation of ML model)</w:t>
      </w:r>
      <w:r w:rsidR="00D41D6D">
        <w:rPr>
          <w:color w:val="000000" w:themeColor="text1"/>
        </w:rPr>
        <w:t>.</w:t>
      </w:r>
    </w:p>
    <w:p w:rsidR="00D41D6D" w:rsidRDefault="0038613B" w:rsidP="00D41D6D">
      <w:pPr>
        <w:spacing w:after="120"/>
        <w:jc w:val="both"/>
        <w:rPr>
          <w:color w:val="000000" w:themeColor="text1"/>
        </w:rPr>
      </w:pPr>
      <w:r>
        <w:rPr>
          <w:color w:val="000000" w:themeColor="text1"/>
        </w:rPr>
        <w:t>2</w:t>
      </w:r>
      <w:r w:rsidR="00D41D6D">
        <w:rPr>
          <w:color w:val="000000" w:themeColor="text1"/>
        </w:rPr>
        <w:t xml:space="preserve">.2 </w:t>
      </w:r>
      <w:r>
        <w:rPr>
          <w:color w:val="000000" w:themeColor="text1"/>
        </w:rPr>
        <w:t>Output</w:t>
      </w:r>
      <w:r w:rsidR="00D41D6D">
        <w:rPr>
          <w:color w:val="000000" w:themeColor="text1"/>
        </w:rPr>
        <w:t xml:space="preserve"> data is valida</w:t>
      </w:r>
      <w:r>
        <w:rPr>
          <w:color w:val="000000" w:themeColor="text1"/>
        </w:rPr>
        <w:t>ted by the simulation post-processor</w:t>
      </w:r>
      <w:r w:rsidR="00D41D6D">
        <w:rPr>
          <w:color w:val="000000" w:themeColor="text1"/>
        </w:rPr>
        <w:t>.</w:t>
      </w:r>
    </w:p>
    <w:p w:rsidR="00D41D6D" w:rsidRDefault="0038613B" w:rsidP="00D41D6D">
      <w:pPr>
        <w:spacing w:after="120"/>
        <w:jc w:val="both"/>
        <w:rPr>
          <w:color w:val="000000" w:themeColor="text1"/>
        </w:rPr>
      </w:pPr>
      <w:r>
        <w:rPr>
          <w:color w:val="000000" w:themeColor="text1"/>
        </w:rPr>
        <w:t>2</w:t>
      </w:r>
      <w:r w:rsidR="00D41D6D">
        <w:rPr>
          <w:color w:val="000000" w:themeColor="text1"/>
        </w:rPr>
        <w:t xml:space="preserve">.3 </w:t>
      </w:r>
      <w:r>
        <w:rPr>
          <w:color w:val="000000" w:themeColor="text1"/>
        </w:rPr>
        <w:t>The result of the validation is sent to MLFO</w:t>
      </w:r>
    </w:p>
    <w:p w:rsidR="00D41D6D" w:rsidRDefault="0038613B" w:rsidP="00D41D6D">
      <w:pPr>
        <w:spacing w:after="120"/>
        <w:jc w:val="both"/>
        <w:rPr>
          <w:color w:val="000000" w:themeColor="text1"/>
        </w:rPr>
      </w:pPr>
      <w:r>
        <w:rPr>
          <w:color w:val="000000" w:themeColor="text1"/>
        </w:rPr>
        <w:t>2</w:t>
      </w:r>
      <w:r w:rsidR="00D41D6D">
        <w:rPr>
          <w:color w:val="000000" w:themeColor="text1"/>
        </w:rPr>
        <w:t xml:space="preserve">.4 MLFO may provide </w:t>
      </w:r>
      <w:r w:rsidR="007B6BB6">
        <w:rPr>
          <w:color w:val="000000" w:themeColor="text1"/>
        </w:rPr>
        <w:t>updated inputs to configure the simulation environment</w:t>
      </w:r>
      <w:r w:rsidR="00D41D6D">
        <w:rPr>
          <w:color w:val="000000" w:themeColor="text1"/>
        </w:rPr>
        <w:t>.</w:t>
      </w:r>
    </w:p>
    <w:p w:rsidR="006E6B14" w:rsidRDefault="00996B8C" w:rsidP="006E6B14">
      <w:pPr>
        <w:pStyle w:val="Heading3"/>
      </w:pPr>
      <w:bookmarkStart w:id="84" w:name="_Toc95407372"/>
      <w:r>
        <w:t>8</w:t>
      </w:r>
      <w:r w:rsidR="006E6B14">
        <w:t>.2.</w:t>
      </w:r>
      <w:r w:rsidR="00E57346">
        <w:t>4</w:t>
      </w:r>
      <w:r w:rsidR="006E6B14">
        <w:t>MLFO-triggered operations</w:t>
      </w:r>
      <w:bookmarkEnd w:id="84"/>
    </w:p>
    <w:p w:rsidR="00CB0295" w:rsidRDefault="00A11578" w:rsidP="006D3C27">
      <w:pPr>
        <w:spacing w:after="120"/>
        <w:jc w:val="both"/>
        <w:rPr>
          <w:color w:val="000000" w:themeColor="text1"/>
        </w:rPr>
      </w:pPr>
      <w:r w:rsidRPr="006D3C27">
        <w:rPr>
          <w:color w:val="000000" w:themeColor="text1"/>
        </w:rPr>
        <w:t xml:space="preserve">The MLFO-triggered operations are </w:t>
      </w:r>
      <w:r w:rsidR="00F476A7">
        <w:rPr>
          <w:color w:val="000000" w:themeColor="text1"/>
        </w:rPr>
        <w:t xml:space="preserve">generally defined in Figure </w:t>
      </w:r>
      <w:r w:rsidR="00A9479D">
        <w:rPr>
          <w:color w:val="000000" w:themeColor="text1"/>
        </w:rPr>
        <w:t>6</w:t>
      </w:r>
      <w:r w:rsidR="00F476A7">
        <w:rPr>
          <w:color w:val="000000" w:themeColor="text1"/>
        </w:rPr>
        <w:t xml:space="preserve">. </w:t>
      </w:r>
    </w:p>
    <w:p w:rsidR="007420B9" w:rsidRDefault="00513E2F" w:rsidP="006D3C27">
      <w:pPr>
        <w:keepNext/>
        <w:spacing w:after="120"/>
        <w:jc w:val="center"/>
      </w:pPr>
      <w:r>
        <w:rPr>
          <w:noProof/>
          <w:lang w:val="en-US" w:eastAsia="en-US" w:bidi="hi-IN"/>
        </w:rPr>
        <w:lastRenderedPageBreak/>
        <w:drawing>
          <wp:inline distT="0" distB="0" distL="0" distR="0">
            <wp:extent cx="4064397" cy="311007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4111890" cy="3146420"/>
                    </a:xfrm>
                    <a:prstGeom prst="rect">
                      <a:avLst/>
                    </a:prstGeom>
                  </pic:spPr>
                </pic:pic>
              </a:graphicData>
            </a:graphic>
          </wp:inline>
        </w:drawing>
      </w:r>
    </w:p>
    <w:p w:rsidR="007420B9" w:rsidRPr="008E010C" w:rsidRDefault="007420B9" w:rsidP="006D3C27">
      <w:pPr>
        <w:pStyle w:val="Caption"/>
        <w:jc w:val="center"/>
        <w:rPr>
          <w:i w:val="0"/>
          <w:color w:val="000000" w:themeColor="text1"/>
          <w:sz w:val="24"/>
          <w:szCs w:val="24"/>
        </w:rPr>
      </w:pPr>
      <w:r w:rsidRPr="008E010C">
        <w:rPr>
          <w:b/>
          <w:i w:val="0"/>
          <w:sz w:val="24"/>
          <w:szCs w:val="24"/>
        </w:rPr>
        <w:t xml:space="preserve">Figure </w:t>
      </w:r>
      <w:r w:rsidR="00A9479D" w:rsidRPr="008E010C">
        <w:rPr>
          <w:b/>
          <w:i w:val="0"/>
          <w:sz w:val="24"/>
          <w:szCs w:val="24"/>
        </w:rPr>
        <w:t>6</w:t>
      </w:r>
      <w:r w:rsidRPr="008E010C">
        <w:rPr>
          <w:b/>
          <w:i w:val="0"/>
          <w:sz w:val="24"/>
          <w:szCs w:val="24"/>
        </w:rPr>
        <w:t>:</w:t>
      </w:r>
      <w:r w:rsidRPr="008E010C">
        <w:rPr>
          <w:i w:val="0"/>
          <w:sz w:val="24"/>
          <w:szCs w:val="24"/>
        </w:rPr>
        <w:t xml:space="preserve"> Sequence diagram of MLFO-trigger operations</w:t>
      </w:r>
    </w:p>
    <w:p w:rsidR="00F476A7" w:rsidRPr="002B7498" w:rsidRDefault="007420B9" w:rsidP="00C84BF8">
      <w:pPr>
        <w:spacing w:after="120"/>
        <w:jc w:val="both"/>
        <w:rPr>
          <w:b/>
          <w:color w:val="000000" w:themeColor="text1"/>
        </w:rPr>
      </w:pPr>
      <w:r>
        <w:rPr>
          <w:color w:val="000000" w:themeColor="text1"/>
        </w:rPr>
        <w:t>The set of MLFO-triggered operations are as follows:</w:t>
      </w:r>
    </w:p>
    <w:p w:rsidR="00800D52" w:rsidRPr="002B7498" w:rsidRDefault="00CB0295" w:rsidP="00585718">
      <w:pPr>
        <w:pStyle w:val="ListParagraph"/>
        <w:numPr>
          <w:ilvl w:val="0"/>
          <w:numId w:val="13"/>
        </w:numPr>
        <w:spacing w:after="120"/>
        <w:jc w:val="both"/>
        <w:rPr>
          <w:b/>
          <w:color w:val="000000" w:themeColor="text1"/>
        </w:rPr>
      </w:pPr>
      <w:r w:rsidRPr="00DA2E97">
        <w:rPr>
          <w:b/>
          <w:color w:val="000000" w:themeColor="text1"/>
        </w:rPr>
        <w:t>Setup environment for ML use case</w:t>
      </w:r>
      <w:r w:rsidR="00A11578" w:rsidRPr="00A44B4B">
        <w:rPr>
          <w:b/>
          <w:color w:val="000000" w:themeColor="text1"/>
        </w:rPr>
        <w:t>:</w:t>
      </w:r>
    </w:p>
    <w:p w:rsidR="00CB0295" w:rsidRPr="002B7498" w:rsidRDefault="00CB0295" w:rsidP="002B7498">
      <w:pPr>
        <w:spacing w:after="120"/>
        <w:ind w:firstLine="360"/>
        <w:jc w:val="both"/>
        <w:rPr>
          <w:color w:val="000000" w:themeColor="text1"/>
        </w:rPr>
      </w:pPr>
      <w:r w:rsidRPr="002B7498">
        <w:rPr>
          <w:b/>
          <w:color w:val="000000" w:themeColor="text1"/>
        </w:rPr>
        <w:t>[Prerequisite]</w:t>
      </w:r>
      <w:r w:rsidRPr="002B7498">
        <w:rPr>
          <w:color w:val="000000" w:themeColor="text1"/>
        </w:rPr>
        <w:t xml:space="preserve"> capability discovery is done (see Clause </w:t>
      </w:r>
      <w:r w:rsidR="0044775D">
        <w:rPr>
          <w:color w:val="000000" w:themeColor="text1"/>
        </w:rPr>
        <w:t>8</w:t>
      </w:r>
      <w:r w:rsidRPr="002B7498">
        <w:rPr>
          <w:color w:val="000000" w:themeColor="text1"/>
        </w:rPr>
        <w:t>.2.1).</w:t>
      </w:r>
    </w:p>
    <w:p w:rsidR="00CB0295" w:rsidRPr="008B4BC0" w:rsidRDefault="00CB0295" w:rsidP="00585718">
      <w:pPr>
        <w:pStyle w:val="ListParagraph"/>
        <w:numPr>
          <w:ilvl w:val="0"/>
          <w:numId w:val="6"/>
        </w:numPr>
        <w:spacing w:after="120"/>
        <w:jc w:val="both"/>
        <w:rPr>
          <w:bCs/>
          <w:color w:val="000000" w:themeColor="text1"/>
        </w:rPr>
      </w:pPr>
      <w:r w:rsidRPr="00D03F20">
        <w:rPr>
          <w:color w:val="000000" w:themeColor="text1"/>
        </w:rPr>
        <w:t xml:space="preserve">The MLFO sends a request to </w:t>
      </w:r>
      <w:r w:rsidR="00DF679A">
        <w:rPr>
          <w:color w:val="000000" w:themeColor="text1"/>
        </w:rPr>
        <w:t xml:space="preserve">the </w:t>
      </w:r>
      <w:r w:rsidR="00D63D09">
        <w:rPr>
          <w:color w:val="000000" w:themeColor="text1"/>
        </w:rPr>
        <w:t xml:space="preserve">ML Sandbox </w:t>
      </w:r>
      <w:r w:rsidRPr="008B4BC0">
        <w:rPr>
          <w:bCs/>
          <w:color w:val="000000" w:themeColor="text1"/>
        </w:rPr>
        <w:t>to setup the environment for the ML use case in the sandbox. This request contain</w:t>
      </w:r>
      <w:r w:rsidR="00D63D09">
        <w:rPr>
          <w:bCs/>
          <w:color w:val="000000" w:themeColor="text1"/>
        </w:rPr>
        <w:t>s</w:t>
      </w:r>
      <w:r w:rsidRPr="008B4BC0">
        <w:rPr>
          <w:bCs/>
          <w:color w:val="000000" w:themeColor="text1"/>
        </w:rPr>
        <w:t xml:space="preserve"> the selected candidate simulation environment, as a result </w:t>
      </w:r>
      <w:r w:rsidR="00DF679A" w:rsidRPr="008B4BC0">
        <w:rPr>
          <w:bCs/>
          <w:color w:val="000000" w:themeColor="text1"/>
        </w:rPr>
        <w:t xml:space="preserve">of </w:t>
      </w:r>
      <w:r w:rsidRPr="008B4BC0">
        <w:rPr>
          <w:bCs/>
          <w:color w:val="000000" w:themeColor="text1"/>
        </w:rPr>
        <w:t xml:space="preserve">the procedure in Clause </w:t>
      </w:r>
      <w:r w:rsidR="00D63D09">
        <w:rPr>
          <w:bCs/>
          <w:color w:val="000000" w:themeColor="text1"/>
        </w:rPr>
        <w:t>8</w:t>
      </w:r>
      <w:r w:rsidRPr="008B4BC0">
        <w:rPr>
          <w:bCs/>
          <w:color w:val="000000" w:themeColor="text1"/>
        </w:rPr>
        <w:t>.2.1.</w:t>
      </w:r>
    </w:p>
    <w:p w:rsidR="00CB0295" w:rsidRPr="008B4BC0" w:rsidRDefault="00D63D09" w:rsidP="00585718">
      <w:pPr>
        <w:pStyle w:val="ListParagraph"/>
        <w:numPr>
          <w:ilvl w:val="0"/>
          <w:numId w:val="6"/>
        </w:numPr>
        <w:spacing w:after="120"/>
        <w:jc w:val="both"/>
        <w:rPr>
          <w:bCs/>
          <w:color w:val="000000" w:themeColor="text1"/>
        </w:rPr>
      </w:pPr>
      <w:r>
        <w:rPr>
          <w:bCs/>
          <w:color w:val="000000" w:themeColor="text1"/>
        </w:rPr>
        <w:t>ML Sandbox (</w:t>
      </w:r>
      <w:r w:rsidR="00CB0295" w:rsidRPr="008B4BC0">
        <w:rPr>
          <w:bCs/>
        </w:rPr>
        <w:t>Simulation designer</w:t>
      </w:r>
      <w:r>
        <w:rPr>
          <w:bCs/>
        </w:rPr>
        <w:t>)</w:t>
      </w:r>
      <w:r w:rsidR="00CB0295" w:rsidRPr="008B4BC0">
        <w:rPr>
          <w:bCs/>
          <w:color w:val="000000" w:themeColor="text1"/>
        </w:rPr>
        <w:t xml:space="preserve"> prepares the environment:</w:t>
      </w:r>
    </w:p>
    <w:p w:rsidR="00CB0295" w:rsidRPr="008B4BC0" w:rsidRDefault="00D63D09" w:rsidP="00585718">
      <w:pPr>
        <w:pStyle w:val="ListParagraph"/>
        <w:numPr>
          <w:ilvl w:val="1"/>
          <w:numId w:val="6"/>
        </w:numPr>
        <w:spacing w:after="120"/>
        <w:jc w:val="both"/>
        <w:rPr>
          <w:bCs/>
          <w:color w:val="000000" w:themeColor="text1"/>
        </w:rPr>
      </w:pPr>
      <w:r>
        <w:rPr>
          <w:bCs/>
          <w:color w:val="000000" w:themeColor="text1"/>
        </w:rPr>
        <w:t xml:space="preserve">This step </w:t>
      </w:r>
      <w:r w:rsidR="00B7482A">
        <w:rPr>
          <w:bCs/>
          <w:color w:val="000000" w:themeColor="text1"/>
        </w:rPr>
        <w:t>can</w:t>
      </w:r>
      <w:r>
        <w:rPr>
          <w:bCs/>
          <w:color w:val="000000" w:themeColor="text1"/>
        </w:rPr>
        <w:t xml:space="preserve">optionally </w:t>
      </w:r>
      <w:r w:rsidR="00CB0295" w:rsidRPr="008B4BC0">
        <w:rPr>
          <w:bCs/>
          <w:color w:val="000000" w:themeColor="text1"/>
        </w:rPr>
        <w:t xml:space="preserve">include download and install </w:t>
      </w:r>
      <w:r>
        <w:rPr>
          <w:bCs/>
          <w:color w:val="000000" w:themeColor="text1"/>
        </w:rPr>
        <w:t xml:space="preserve">of </w:t>
      </w:r>
      <w:r w:rsidR="00CB0295" w:rsidRPr="008B4BC0">
        <w:rPr>
          <w:bCs/>
          <w:color w:val="000000" w:themeColor="text1"/>
        </w:rPr>
        <w:t>simulation components.</w:t>
      </w:r>
    </w:p>
    <w:p w:rsidR="00CB0295" w:rsidRPr="008B4BC0" w:rsidRDefault="00CB0295" w:rsidP="00585718">
      <w:pPr>
        <w:pStyle w:val="ListParagraph"/>
        <w:numPr>
          <w:ilvl w:val="1"/>
          <w:numId w:val="6"/>
        </w:numPr>
        <w:spacing w:after="120"/>
        <w:jc w:val="both"/>
        <w:rPr>
          <w:bCs/>
          <w:color w:val="000000" w:themeColor="text1"/>
        </w:rPr>
      </w:pPr>
      <w:r w:rsidRPr="008B4BC0">
        <w:rPr>
          <w:bCs/>
          <w:color w:val="000000" w:themeColor="text1"/>
        </w:rPr>
        <w:t xml:space="preserve">Data handling for the simulated ML underlay includes integration with brokers and data storage units [ITU-T Y.3174]. A plugin to interact with </w:t>
      </w:r>
      <w:r w:rsidR="00D63D09">
        <w:rPr>
          <w:bCs/>
          <w:color w:val="000000" w:themeColor="text1"/>
        </w:rPr>
        <w:t>third</w:t>
      </w:r>
      <w:r w:rsidRPr="008B4BC0">
        <w:rPr>
          <w:bCs/>
          <w:color w:val="000000" w:themeColor="text1"/>
        </w:rPr>
        <w:t xml:space="preserve"> party applications can also be employed for the setup.</w:t>
      </w:r>
    </w:p>
    <w:p w:rsidR="00D63D09" w:rsidRDefault="00CB0295" w:rsidP="00513E2F">
      <w:pPr>
        <w:pStyle w:val="ListParagraph"/>
        <w:numPr>
          <w:ilvl w:val="0"/>
          <w:numId w:val="6"/>
        </w:numPr>
        <w:spacing w:after="120"/>
        <w:ind w:left="360"/>
        <w:jc w:val="both"/>
        <w:rPr>
          <w:color w:val="000000" w:themeColor="text1"/>
        </w:rPr>
      </w:pPr>
      <w:r w:rsidRPr="00D63D09">
        <w:rPr>
          <w:bCs/>
          <w:color w:val="000000" w:themeColor="text1"/>
        </w:rPr>
        <w:t xml:space="preserve">A response is provided by </w:t>
      </w:r>
      <w:r w:rsidR="00D63D09" w:rsidRPr="00D63D09">
        <w:rPr>
          <w:bCs/>
          <w:color w:val="000000" w:themeColor="text1"/>
        </w:rPr>
        <w:t xml:space="preserve">ML Sandbox to the MLFO. </w:t>
      </w:r>
    </w:p>
    <w:p w:rsidR="00800D52" w:rsidRPr="00D63D09" w:rsidRDefault="00800D52" w:rsidP="00513E2F">
      <w:pPr>
        <w:pStyle w:val="ListParagraph"/>
        <w:spacing w:after="120"/>
        <w:ind w:left="360"/>
        <w:jc w:val="both"/>
        <w:rPr>
          <w:color w:val="000000" w:themeColor="text1"/>
        </w:rPr>
      </w:pPr>
      <w:r w:rsidRPr="00D63D09">
        <w:rPr>
          <w:color w:val="000000" w:themeColor="text1"/>
        </w:rPr>
        <w:t xml:space="preserve">NOTE 1 – </w:t>
      </w:r>
      <w:r w:rsidR="003747DC">
        <w:rPr>
          <w:color w:val="000000" w:themeColor="text1"/>
        </w:rPr>
        <w:t>E</w:t>
      </w:r>
      <w:r w:rsidRPr="00D63D09">
        <w:rPr>
          <w:color w:val="000000" w:themeColor="text1"/>
        </w:rPr>
        <w:t xml:space="preserve">nvironment setup may use the policies from MLFO and demand mapping (e.g.ML </w:t>
      </w:r>
      <w:r w:rsidR="00D63D09">
        <w:rPr>
          <w:color w:val="000000" w:themeColor="text1"/>
        </w:rPr>
        <w:t>intent</w:t>
      </w:r>
      <w:r w:rsidRPr="00D63D09">
        <w:rPr>
          <w:color w:val="000000" w:themeColor="text1"/>
        </w:rPr>
        <w:t xml:space="preserve">may require isolation of resources). The ML underlay may also be configured based on the use case specification and based on features extracted from the live ML underlay to be </w:t>
      </w:r>
      <w:r w:rsidR="00D63D09">
        <w:rPr>
          <w:color w:val="000000" w:themeColor="text1"/>
        </w:rPr>
        <w:t>simulated</w:t>
      </w:r>
      <w:r w:rsidRPr="00D63D09">
        <w:rPr>
          <w:color w:val="000000" w:themeColor="text1"/>
        </w:rPr>
        <w:t>.</w:t>
      </w:r>
    </w:p>
    <w:p w:rsidR="00800D52" w:rsidRPr="002B7498" w:rsidRDefault="00800D52" w:rsidP="002B7498">
      <w:pPr>
        <w:spacing w:after="120"/>
        <w:ind w:left="360"/>
        <w:jc w:val="both"/>
        <w:rPr>
          <w:lang w:val="en-US" w:eastAsia="ja-JP"/>
        </w:rPr>
      </w:pPr>
      <w:r w:rsidRPr="002B7498">
        <w:rPr>
          <w:color w:val="000000" w:themeColor="text1"/>
        </w:rPr>
        <w:t>NOTE 2 – Setting up the evaluation ML pipeline may include</w:t>
      </w:r>
      <w:r w:rsidR="00BD5EBC">
        <w:rPr>
          <w:color w:val="000000" w:themeColor="text1"/>
        </w:rPr>
        <w:t xml:space="preserve"> the</w:t>
      </w:r>
      <w:r w:rsidRPr="002B7498">
        <w:rPr>
          <w:color w:val="000000" w:themeColor="text1"/>
        </w:rPr>
        <w:t xml:space="preserve"> download of ML models from marketplaces [</w:t>
      </w:r>
      <w:r w:rsidR="00D63D09">
        <w:rPr>
          <w:color w:val="000000" w:themeColor="text1"/>
        </w:rPr>
        <w:t>ITU-T Y.3176</w:t>
      </w:r>
      <w:r w:rsidRPr="002B7498">
        <w:rPr>
          <w:color w:val="000000" w:themeColor="text1"/>
        </w:rPr>
        <w:t xml:space="preserve">] and </w:t>
      </w:r>
      <w:r w:rsidR="000C0A0A">
        <w:rPr>
          <w:color w:val="000000" w:themeColor="text1"/>
        </w:rPr>
        <w:t>ML model serving</w:t>
      </w:r>
      <w:r w:rsidR="000C0A0A" w:rsidRPr="00D3396F">
        <w:rPr>
          <w:color w:val="000000" w:themeColor="text1"/>
        </w:rPr>
        <w:t>[</w:t>
      </w:r>
      <w:r w:rsidR="000C0A0A">
        <w:rPr>
          <w:color w:val="000000" w:themeColor="text1"/>
        </w:rPr>
        <w:t>ITU-T Y.3179</w:t>
      </w:r>
      <w:r w:rsidR="000C0A0A" w:rsidRPr="002B7498">
        <w:rPr>
          <w:color w:val="000000" w:themeColor="text1"/>
        </w:rPr>
        <w:t>]</w:t>
      </w:r>
      <w:r w:rsidRPr="002B7498">
        <w:rPr>
          <w:color w:val="000000" w:themeColor="text1"/>
        </w:rPr>
        <w:t xml:space="preserve">to create </w:t>
      </w:r>
      <w:r w:rsidR="00D3396F" w:rsidRPr="00D3396F">
        <w:rPr>
          <w:color w:val="000000" w:themeColor="text1"/>
        </w:rPr>
        <w:t xml:space="preserve">evaluation </w:t>
      </w:r>
      <w:r w:rsidR="000C0A0A">
        <w:rPr>
          <w:color w:val="000000" w:themeColor="text1"/>
        </w:rPr>
        <w:t>ML pipelines</w:t>
      </w:r>
      <w:r w:rsidRPr="002B7498">
        <w:rPr>
          <w:color w:val="000000" w:themeColor="text1"/>
        </w:rPr>
        <w:t xml:space="preserve">. </w:t>
      </w:r>
    </w:p>
    <w:p w:rsidR="00800D52" w:rsidRPr="002B7498" w:rsidRDefault="00800D52" w:rsidP="002B7498">
      <w:pPr>
        <w:spacing w:after="120"/>
        <w:ind w:left="360"/>
        <w:jc w:val="both"/>
        <w:rPr>
          <w:b/>
          <w:color w:val="000000" w:themeColor="text1"/>
        </w:rPr>
      </w:pPr>
      <w:r w:rsidRPr="002B7498">
        <w:rPr>
          <w:color w:val="000000" w:themeColor="text1"/>
        </w:rPr>
        <w:t>NOTE 3 – environment setup may include the installation of third-party applications or setting up interfaces, establish connections via sockets, etc.</w:t>
      </w:r>
    </w:p>
    <w:p w:rsidR="00CB0295" w:rsidRPr="002B7498" w:rsidRDefault="00CB0295" w:rsidP="00585718">
      <w:pPr>
        <w:pStyle w:val="ListParagraph"/>
        <w:numPr>
          <w:ilvl w:val="0"/>
          <w:numId w:val="13"/>
        </w:numPr>
        <w:spacing w:after="120"/>
        <w:jc w:val="both"/>
        <w:rPr>
          <w:b/>
          <w:color w:val="000000" w:themeColor="text1"/>
        </w:rPr>
      </w:pPr>
      <w:r w:rsidRPr="00DA2E97">
        <w:rPr>
          <w:b/>
          <w:color w:val="000000" w:themeColor="text1"/>
        </w:rPr>
        <w:t>Validate environment for ML use case</w:t>
      </w:r>
      <w:r w:rsidR="008E0658" w:rsidRPr="00DA2E97">
        <w:rPr>
          <w:b/>
          <w:color w:val="000000" w:themeColor="text1"/>
        </w:rPr>
        <w:t>:</w:t>
      </w:r>
    </w:p>
    <w:p w:rsidR="00CB0295" w:rsidRPr="002B7498" w:rsidRDefault="00CB0295" w:rsidP="002B7498">
      <w:pPr>
        <w:spacing w:after="120"/>
        <w:ind w:firstLine="360"/>
        <w:jc w:val="both"/>
        <w:rPr>
          <w:color w:val="000000" w:themeColor="text1"/>
        </w:rPr>
      </w:pPr>
      <w:r w:rsidRPr="002B7498">
        <w:rPr>
          <w:b/>
          <w:color w:val="000000" w:themeColor="text1"/>
        </w:rPr>
        <w:t>[Prerequisite]</w:t>
      </w:r>
      <w:r w:rsidRPr="002B7498">
        <w:rPr>
          <w:color w:val="000000" w:themeColor="text1"/>
        </w:rPr>
        <w:t xml:space="preserve"> Setup environment for ML use case is done (see </w:t>
      </w:r>
      <w:r w:rsidRPr="00B7482A">
        <w:rPr>
          <w:color w:val="000000" w:themeColor="text1"/>
          <w:highlight w:val="yellow"/>
        </w:rPr>
        <w:t>Clause 6</w:t>
      </w:r>
      <w:r w:rsidRPr="003747DC">
        <w:rPr>
          <w:color w:val="000000" w:themeColor="text1"/>
          <w:highlight w:val="yellow"/>
        </w:rPr>
        <w:t>.2.2</w:t>
      </w:r>
      <w:r w:rsidRPr="002B7498">
        <w:rPr>
          <w:color w:val="000000" w:themeColor="text1"/>
        </w:rPr>
        <w:t>).</w:t>
      </w:r>
    </w:p>
    <w:p w:rsidR="00CB0295" w:rsidRDefault="00CB0295" w:rsidP="00585718">
      <w:pPr>
        <w:pStyle w:val="ListParagraph"/>
        <w:numPr>
          <w:ilvl w:val="0"/>
          <w:numId w:val="5"/>
        </w:numPr>
        <w:spacing w:after="120"/>
        <w:ind w:left="720"/>
        <w:jc w:val="both"/>
        <w:rPr>
          <w:color w:val="000000" w:themeColor="text1"/>
        </w:rPr>
      </w:pPr>
      <w:r>
        <w:rPr>
          <w:color w:val="000000" w:themeColor="text1"/>
        </w:rPr>
        <w:t>MLFO requests to run sanity test</w:t>
      </w:r>
      <w:r w:rsidR="00BD5EBC">
        <w:rPr>
          <w:color w:val="000000" w:themeColor="text1"/>
        </w:rPr>
        <w:t>s</w:t>
      </w:r>
      <w:r>
        <w:rPr>
          <w:color w:val="000000" w:themeColor="text1"/>
        </w:rPr>
        <w:t xml:space="preserve"> on a specific simulation environment for the ML use case.</w:t>
      </w:r>
    </w:p>
    <w:p w:rsidR="00CB0295" w:rsidRDefault="00CB0295" w:rsidP="00585718">
      <w:pPr>
        <w:pStyle w:val="ListParagraph"/>
        <w:numPr>
          <w:ilvl w:val="0"/>
          <w:numId w:val="5"/>
        </w:numPr>
        <w:spacing w:after="120"/>
        <w:ind w:left="720"/>
        <w:jc w:val="both"/>
        <w:rPr>
          <w:color w:val="000000" w:themeColor="text1"/>
        </w:rPr>
      </w:pPr>
      <w:r>
        <w:rPr>
          <w:color w:val="000000" w:themeColor="text1"/>
        </w:rPr>
        <w:t>Simulation designer selects and executes the test suite (interaction with 3</w:t>
      </w:r>
      <w:r w:rsidRPr="00400644">
        <w:rPr>
          <w:color w:val="000000" w:themeColor="text1"/>
          <w:vertAlign w:val="superscript"/>
        </w:rPr>
        <w:t>rd</w:t>
      </w:r>
      <w:r>
        <w:rPr>
          <w:color w:val="000000" w:themeColor="text1"/>
        </w:rPr>
        <w:t xml:space="preserve"> party applications can be done through the evaluation plugin).</w:t>
      </w:r>
    </w:p>
    <w:p w:rsidR="00CB0295" w:rsidRDefault="00CB0295" w:rsidP="00585718">
      <w:pPr>
        <w:pStyle w:val="ListParagraph"/>
        <w:numPr>
          <w:ilvl w:val="0"/>
          <w:numId w:val="5"/>
        </w:numPr>
        <w:spacing w:after="120"/>
        <w:ind w:left="720"/>
        <w:jc w:val="both"/>
        <w:rPr>
          <w:color w:val="000000" w:themeColor="text1"/>
        </w:rPr>
      </w:pPr>
      <w:r>
        <w:rPr>
          <w:color w:val="000000" w:themeColor="text1"/>
        </w:rPr>
        <w:t>The output of the test suite is processed and output to MLFO.</w:t>
      </w:r>
    </w:p>
    <w:p w:rsidR="00CB0295" w:rsidRPr="00AA08E7" w:rsidRDefault="00CB0295" w:rsidP="002B7498">
      <w:pPr>
        <w:spacing w:after="120"/>
        <w:ind w:left="720"/>
        <w:jc w:val="both"/>
        <w:rPr>
          <w:color w:val="000000" w:themeColor="text1"/>
        </w:rPr>
      </w:pPr>
      <w:r w:rsidRPr="00AA08E7">
        <w:rPr>
          <w:color w:val="000000" w:themeColor="text1"/>
        </w:rPr>
        <w:lastRenderedPageBreak/>
        <w:t>NOTE – for instance, installing a third-party simulation tool may output a set of traces (or logs) indicating the result of installing submodules. This information should be post</w:t>
      </w:r>
      <w:r w:rsidR="002248B5">
        <w:rPr>
          <w:color w:val="000000" w:themeColor="text1"/>
        </w:rPr>
        <w:t>-</w:t>
      </w:r>
      <w:r w:rsidRPr="00AA08E7">
        <w:rPr>
          <w:color w:val="000000" w:themeColor="text1"/>
        </w:rPr>
        <w:t xml:space="preserve">processed </w:t>
      </w:r>
      <w:r w:rsidR="00BD5EBC">
        <w:rPr>
          <w:color w:val="000000" w:themeColor="text1"/>
        </w:rPr>
        <w:t>t</w:t>
      </w:r>
      <w:r w:rsidRPr="00AA08E7">
        <w:rPr>
          <w:color w:val="000000" w:themeColor="text1"/>
        </w:rPr>
        <w:t>o asses</w:t>
      </w:r>
      <w:r w:rsidR="00BD5EBC">
        <w:rPr>
          <w:color w:val="000000" w:themeColor="text1"/>
        </w:rPr>
        <w:t>s</w:t>
      </w:r>
      <w:r w:rsidRPr="00AA08E7">
        <w:rPr>
          <w:color w:val="000000" w:themeColor="text1"/>
        </w:rPr>
        <w:t xml:space="preserve"> that the final installation procedure was successfully accomplished regarding the use case requirement. Example: if the installation of the LTE module failed, but the use case was meant for Wi</w:t>
      </w:r>
      <w:r w:rsidR="002248B5">
        <w:rPr>
          <w:color w:val="000000" w:themeColor="text1"/>
        </w:rPr>
        <w:t>-</w:t>
      </w:r>
      <w:r w:rsidRPr="00AA08E7">
        <w:rPr>
          <w:color w:val="000000" w:themeColor="text1"/>
        </w:rPr>
        <w:t>Fi (which module was successfully installed), then the result of the installation is satisfactory.</w:t>
      </w:r>
    </w:p>
    <w:p w:rsidR="00CB0295" w:rsidRDefault="00CB0295" w:rsidP="00585718">
      <w:pPr>
        <w:pStyle w:val="ListParagraph"/>
        <w:numPr>
          <w:ilvl w:val="0"/>
          <w:numId w:val="5"/>
        </w:numPr>
        <w:spacing w:after="120"/>
        <w:ind w:left="720"/>
        <w:jc w:val="both"/>
        <w:rPr>
          <w:color w:val="000000" w:themeColor="text1"/>
        </w:rPr>
      </w:pPr>
      <w:r>
        <w:rPr>
          <w:color w:val="000000" w:themeColor="text1"/>
        </w:rPr>
        <w:t>The MLFO decides whether the validation results are acceptable or not (</w:t>
      </w:r>
      <w:r w:rsidRPr="00D03F20">
        <w:rPr>
          <w:color w:val="000000" w:themeColor="text1"/>
        </w:rPr>
        <w:t>may in</w:t>
      </w:r>
      <w:r>
        <w:rPr>
          <w:color w:val="000000" w:themeColor="text1"/>
        </w:rPr>
        <w:t>clude some basic tests and KPIs).</w:t>
      </w:r>
    </w:p>
    <w:p w:rsidR="00BE178A" w:rsidRPr="002B7498" w:rsidRDefault="00CB0295" w:rsidP="00585718">
      <w:pPr>
        <w:pStyle w:val="ListParagraph"/>
        <w:numPr>
          <w:ilvl w:val="0"/>
          <w:numId w:val="13"/>
        </w:numPr>
        <w:spacing w:after="120"/>
        <w:jc w:val="both"/>
        <w:rPr>
          <w:b/>
          <w:color w:val="000000" w:themeColor="text1"/>
        </w:rPr>
      </w:pPr>
      <w:r w:rsidRPr="00DA2E97">
        <w:rPr>
          <w:b/>
          <w:color w:val="000000" w:themeColor="text1"/>
        </w:rPr>
        <w:t>Manage simulated ML underlay</w:t>
      </w:r>
      <w:r w:rsidR="008E0658" w:rsidRPr="00DA2E97">
        <w:rPr>
          <w:b/>
          <w:color w:val="000000" w:themeColor="text1"/>
        </w:rPr>
        <w:t>:</w:t>
      </w:r>
    </w:p>
    <w:p w:rsidR="00BE178A" w:rsidRDefault="00BE178A" w:rsidP="00585718">
      <w:pPr>
        <w:pStyle w:val="ListParagraph"/>
        <w:numPr>
          <w:ilvl w:val="0"/>
          <w:numId w:val="8"/>
        </w:numPr>
        <w:spacing w:after="120"/>
        <w:jc w:val="both"/>
        <w:rPr>
          <w:color w:val="000000" w:themeColor="text1"/>
        </w:rPr>
      </w:pPr>
      <w:r>
        <w:rPr>
          <w:color w:val="000000" w:themeColor="text1"/>
        </w:rPr>
        <w:t xml:space="preserve">The MLFO sends a trigger for modifying/updating the simulated ML underlay. Information </w:t>
      </w:r>
      <w:r w:rsidR="00E53F1A">
        <w:rPr>
          <w:color w:val="000000" w:themeColor="text1"/>
        </w:rPr>
        <w:t>on</w:t>
      </w:r>
      <w:r>
        <w:rPr>
          <w:color w:val="000000" w:themeColor="text1"/>
        </w:rPr>
        <w:t xml:space="preserve"> changes is included in the updated ML profile.</w:t>
      </w:r>
    </w:p>
    <w:p w:rsidR="00BE178A" w:rsidRPr="008B4BC0" w:rsidRDefault="00CB0295" w:rsidP="00585718">
      <w:pPr>
        <w:pStyle w:val="ListParagraph"/>
        <w:numPr>
          <w:ilvl w:val="0"/>
          <w:numId w:val="8"/>
        </w:numPr>
        <w:spacing w:after="120"/>
        <w:jc w:val="both"/>
        <w:rPr>
          <w:bCs/>
          <w:color w:val="000000" w:themeColor="text1"/>
        </w:rPr>
      </w:pPr>
      <w:r w:rsidRPr="00AA08E7">
        <w:rPr>
          <w:color w:val="000000" w:themeColor="text1"/>
        </w:rPr>
        <w:t xml:space="preserve">The </w:t>
      </w:r>
      <w:r w:rsidRPr="008B4BC0">
        <w:rPr>
          <w:bCs/>
        </w:rPr>
        <w:t>Simulation driver</w:t>
      </w:r>
      <w:r w:rsidRPr="008B4BC0">
        <w:rPr>
          <w:bCs/>
          <w:color w:val="000000" w:themeColor="text1"/>
        </w:rPr>
        <w:t xml:space="preserve"> configures the simulated ML underlay </w:t>
      </w:r>
      <w:r w:rsidR="00BE178A" w:rsidRPr="008B4BC0">
        <w:rPr>
          <w:bCs/>
          <w:color w:val="000000" w:themeColor="text1"/>
        </w:rPr>
        <w:t xml:space="preserve">accordingly </w:t>
      </w:r>
      <w:r w:rsidRPr="008B4BC0">
        <w:rPr>
          <w:bCs/>
          <w:color w:val="000000" w:themeColor="text1"/>
        </w:rPr>
        <w:t>(e.g., adapt configuration parameters, speci</w:t>
      </w:r>
      <w:r w:rsidR="00BE178A" w:rsidRPr="008B4BC0">
        <w:rPr>
          <w:bCs/>
          <w:color w:val="000000" w:themeColor="text1"/>
        </w:rPr>
        <w:t>fy desired output…</w:t>
      </w:r>
      <w:r w:rsidRPr="008B4BC0">
        <w:rPr>
          <w:bCs/>
          <w:color w:val="000000" w:themeColor="text1"/>
        </w:rPr>
        <w:t>). Besides, there is an information exchange between the live and simulated ML underlays (mimic purposes).</w:t>
      </w:r>
    </w:p>
    <w:p w:rsidR="00BE178A" w:rsidRPr="008B4BC0" w:rsidRDefault="00BE178A" w:rsidP="00585718">
      <w:pPr>
        <w:pStyle w:val="ListParagraph"/>
        <w:numPr>
          <w:ilvl w:val="0"/>
          <w:numId w:val="8"/>
        </w:numPr>
        <w:spacing w:after="120"/>
        <w:jc w:val="both"/>
        <w:rPr>
          <w:bCs/>
          <w:color w:val="000000" w:themeColor="text1"/>
        </w:rPr>
      </w:pPr>
      <w:r w:rsidRPr="008B4BC0">
        <w:rPr>
          <w:bCs/>
          <w:color w:val="000000" w:themeColor="text1"/>
        </w:rPr>
        <w:t>The ML Sandbox responds to the trigger with the information related to changes done in the simulated ML underlay (OK/NOK, changelog, etc.).</w:t>
      </w:r>
    </w:p>
    <w:p w:rsidR="008E0658" w:rsidRPr="002B7498" w:rsidRDefault="00BE178A" w:rsidP="008E010C">
      <w:pPr>
        <w:spacing w:after="120"/>
        <w:ind w:left="360"/>
        <w:jc w:val="both"/>
        <w:rPr>
          <w:b/>
          <w:color w:val="000000" w:themeColor="text1"/>
        </w:rPr>
      </w:pPr>
      <w:r w:rsidRPr="008B4BC0">
        <w:rPr>
          <w:bCs/>
          <w:color w:val="000000" w:themeColor="text1"/>
        </w:rPr>
        <w:t>NOTE</w:t>
      </w:r>
      <w:r w:rsidR="00732FCD" w:rsidRPr="008B4BC0">
        <w:rPr>
          <w:bCs/>
          <w:color w:val="000000" w:themeColor="text1"/>
        </w:rPr>
        <w:t xml:space="preserve"> – </w:t>
      </w:r>
      <w:r w:rsidR="00CB0295" w:rsidRPr="008B4BC0">
        <w:rPr>
          <w:bCs/>
          <w:color w:val="000000" w:themeColor="text1"/>
        </w:rPr>
        <w:t xml:space="preserve">Example:as a result of network dynamics, some path-loss parameters used by the ML Sandbox subsystem may vary over time. To address this issue, the MLFO keeps track of those changes and provides feedback to the </w:t>
      </w:r>
      <w:r w:rsidR="00CB0295" w:rsidRPr="008B4BC0">
        <w:rPr>
          <w:bCs/>
        </w:rPr>
        <w:t>Simulation designer</w:t>
      </w:r>
      <w:r w:rsidR="00E53F1A" w:rsidRPr="008B4BC0">
        <w:rPr>
          <w:bCs/>
          <w:color w:val="000000" w:themeColor="text1"/>
        </w:rPr>
        <w:t>to update</w:t>
      </w:r>
      <w:r w:rsidR="00CB0295" w:rsidRPr="009A11FD">
        <w:rPr>
          <w:color w:val="000000" w:themeColor="text1"/>
        </w:rPr>
        <w:t xml:space="preserve"> the </w:t>
      </w:r>
      <w:r w:rsidRPr="009A11FD">
        <w:rPr>
          <w:color w:val="000000" w:themeColor="text1"/>
        </w:rPr>
        <w:t>necessary simulation parameters.</w:t>
      </w:r>
    </w:p>
    <w:p w:rsidR="008E0658" w:rsidRPr="002B7498" w:rsidRDefault="00CB0295" w:rsidP="00585718">
      <w:pPr>
        <w:pStyle w:val="ListParagraph"/>
        <w:numPr>
          <w:ilvl w:val="0"/>
          <w:numId w:val="13"/>
        </w:numPr>
        <w:spacing w:after="120"/>
        <w:jc w:val="both"/>
        <w:rPr>
          <w:b/>
          <w:color w:val="000000" w:themeColor="text1"/>
        </w:rPr>
      </w:pPr>
      <w:r w:rsidRPr="00DA2E97">
        <w:rPr>
          <w:b/>
          <w:color w:val="000000" w:themeColor="text1"/>
        </w:rPr>
        <w:t>Evaluate output of ML model</w:t>
      </w:r>
      <w:r w:rsidR="008E0658" w:rsidRPr="00DA2E97">
        <w:rPr>
          <w:b/>
          <w:color w:val="000000" w:themeColor="text1"/>
        </w:rPr>
        <w:t>:</w:t>
      </w:r>
    </w:p>
    <w:p w:rsidR="008E0658" w:rsidRPr="002B7498" w:rsidRDefault="00CF1CB5" w:rsidP="002B7498">
      <w:pPr>
        <w:spacing w:after="120"/>
        <w:ind w:firstLine="360"/>
        <w:jc w:val="both"/>
        <w:rPr>
          <w:b/>
          <w:color w:val="000000" w:themeColor="text1"/>
          <w:lang w:val="en-US"/>
        </w:rPr>
      </w:pPr>
      <w:r>
        <w:rPr>
          <w:b/>
          <w:lang w:eastAsia="en-US"/>
        </w:rPr>
        <w:t>[</w:t>
      </w:r>
      <w:r w:rsidR="008E0658" w:rsidRPr="00CF1CB5">
        <w:rPr>
          <w:b/>
          <w:lang w:eastAsia="en-US"/>
        </w:rPr>
        <w:t>Pre-requisite</w:t>
      </w:r>
      <w:r>
        <w:rPr>
          <w:b/>
          <w:lang w:eastAsia="en-US"/>
        </w:rPr>
        <w:t>]</w:t>
      </w:r>
      <w:r w:rsidR="00D805C9" w:rsidRPr="002B7498">
        <w:rPr>
          <w:color w:val="000000" w:themeColor="text1"/>
        </w:rPr>
        <w:t xml:space="preserve">The environment has been setup in the Sandbox for </w:t>
      </w:r>
      <w:r w:rsidR="00E53F1A">
        <w:rPr>
          <w:color w:val="000000" w:themeColor="text1"/>
        </w:rPr>
        <w:t xml:space="preserve">the </w:t>
      </w:r>
      <w:r w:rsidR="00D805C9" w:rsidRPr="002B7498">
        <w:rPr>
          <w:color w:val="000000" w:themeColor="text1"/>
        </w:rPr>
        <w:t>ML use case</w:t>
      </w:r>
      <w:r w:rsidR="006D7CC8" w:rsidRPr="002B7498">
        <w:rPr>
          <w:color w:val="000000" w:themeColor="text1"/>
        </w:rPr>
        <w:t>.</w:t>
      </w:r>
    </w:p>
    <w:p w:rsidR="00CB0295" w:rsidRPr="008B4BC0" w:rsidRDefault="00CB0295" w:rsidP="00585718">
      <w:pPr>
        <w:pStyle w:val="ListParagraph"/>
        <w:numPr>
          <w:ilvl w:val="0"/>
          <w:numId w:val="4"/>
        </w:numPr>
        <w:spacing w:after="120"/>
        <w:jc w:val="both"/>
        <w:rPr>
          <w:color w:val="000000" w:themeColor="text1"/>
        </w:rPr>
      </w:pPr>
      <w:r w:rsidRPr="00D03F20">
        <w:rPr>
          <w:color w:val="000000" w:themeColor="text1"/>
        </w:rPr>
        <w:t xml:space="preserve">The MLFO sends a request </w:t>
      </w:r>
      <w:r w:rsidRPr="008B4BC0">
        <w:rPr>
          <w:color w:val="000000" w:themeColor="text1"/>
        </w:rPr>
        <w:t xml:space="preserve">to the </w:t>
      </w:r>
      <w:r w:rsidRPr="008B4BC0">
        <w:t xml:space="preserve">Simulation </w:t>
      </w:r>
      <w:r w:rsidR="00C8741E" w:rsidRPr="008B4BC0">
        <w:t>composer</w:t>
      </w:r>
      <w:r w:rsidRPr="008B4BC0">
        <w:rPr>
          <w:color w:val="000000" w:themeColor="text1"/>
        </w:rPr>
        <w:t xml:space="preserve"> in the ML sandbox to run the simulated ML underlay.</w:t>
      </w:r>
    </w:p>
    <w:p w:rsidR="00CB0295" w:rsidRPr="008B4BC0" w:rsidRDefault="00CB0295" w:rsidP="00585718">
      <w:pPr>
        <w:pStyle w:val="ListParagraph"/>
        <w:numPr>
          <w:ilvl w:val="0"/>
          <w:numId w:val="4"/>
        </w:numPr>
        <w:spacing w:after="120"/>
        <w:jc w:val="both"/>
        <w:rPr>
          <w:color w:val="000000" w:themeColor="text1"/>
        </w:rPr>
      </w:pPr>
      <w:r w:rsidRPr="008B4BC0">
        <w:rPr>
          <w:color w:val="000000" w:themeColor="text1"/>
        </w:rPr>
        <w:t xml:space="preserve">The </w:t>
      </w:r>
      <w:r w:rsidRPr="008B4BC0">
        <w:t xml:space="preserve">Simulation </w:t>
      </w:r>
      <w:r w:rsidR="00C8741E" w:rsidRPr="008B4BC0">
        <w:t>composer</w:t>
      </w:r>
      <w:r w:rsidRPr="008B4BC0">
        <w:rPr>
          <w:color w:val="000000" w:themeColor="text1"/>
        </w:rPr>
        <w:t xml:space="preserve"> uses the “evaluator plugin” to input the output of the ML model. The plugin can also be used to interact with the 3</w:t>
      </w:r>
      <w:r w:rsidRPr="008B4BC0">
        <w:rPr>
          <w:color w:val="000000" w:themeColor="text1"/>
          <w:vertAlign w:val="superscript"/>
        </w:rPr>
        <w:t>rd</w:t>
      </w:r>
      <w:r w:rsidRPr="008B4BC0">
        <w:rPr>
          <w:color w:val="000000" w:themeColor="text1"/>
        </w:rPr>
        <w:t xml:space="preserve"> party application (i.e., translate commands from the MLFO to simulator-oriented instructions).</w:t>
      </w:r>
    </w:p>
    <w:p w:rsidR="00CB0295" w:rsidRPr="008B4BC0" w:rsidRDefault="00CB0295" w:rsidP="00585718">
      <w:pPr>
        <w:pStyle w:val="ListParagraph"/>
        <w:numPr>
          <w:ilvl w:val="0"/>
          <w:numId w:val="4"/>
        </w:numPr>
        <w:spacing w:after="120"/>
        <w:jc w:val="both"/>
        <w:rPr>
          <w:color w:val="000000" w:themeColor="text1"/>
        </w:rPr>
      </w:pPr>
      <w:r w:rsidRPr="008B4BC0">
        <w:rPr>
          <w:color w:val="000000" w:themeColor="text1"/>
        </w:rPr>
        <w:t>Evaluate the output of an ML model: the evaluation platform provides a report, which is processed by the post-processor.</w:t>
      </w:r>
    </w:p>
    <w:p w:rsidR="00CB0295" w:rsidRDefault="00CB0295" w:rsidP="00585718">
      <w:pPr>
        <w:pStyle w:val="ListParagraph"/>
        <w:numPr>
          <w:ilvl w:val="0"/>
          <w:numId w:val="4"/>
        </w:numPr>
        <w:spacing w:after="120"/>
        <w:jc w:val="both"/>
        <w:rPr>
          <w:color w:val="000000" w:themeColor="text1"/>
        </w:rPr>
      </w:pPr>
      <w:r>
        <w:rPr>
          <w:color w:val="000000" w:themeColor="text1"/>
        </w:rPr>
        <w:t>T</w:t>
      </w:r>
      <w:r w:rsidRPr="00C76B75">
        <w:rPr>
          <w:color w:val="000000" w:themeColor="text1"/>
        </w:rPr>
        <w:t>he processed report is sent back to the MLFO. The report can also include synthetic data for training.</w:t>
      </w:r>
    </w:p>
    <w:p w:rsidR="00342A8B" w:rsidRPr="002B7498" w:rsidRDefault="00342A8B" w:rsidP="002B7498">
      <w:pPr>
        <w:spacing w:after="120"/>
        <w:ind w:left="360"/>
        <w:jc w:val="both"/>
        <w:rPr>
          <w:color w:val="000000" w:themeColor="text1"/>
        </w:rPr>
      </w:pPr>
      <w:r w:rsidRPr="002B7498">
        <w:rPr>
          <w:color w:val="000000" w:themeColor="text1"/>
        </w:rPr>
        <w:t>NOTE 1 – the information extracted from the simulated ML underlay needs to be post-processed according to the desired output specified in the use case and the characteristics of the simulated ML underlay. The evaluation result can be an OK/NOK message, a percentage of reliability, a set of KPIs gather from the evaluation procedure, etc.</w:t>
      </w:r>
    </w:p>
    <w:p w:rsidR="00342A8B" w:rsidRPr="002B7498" w:rsidRDefault="00342A8B" w:rsidP="002B7498">
      <w:pPr>
        <w:spacing w:after="120"/>
        <w:ind w:left="360"/>
        <w:jc w:val="both"/>
        <w:rPr>
          <w:b/>
          <w:color w:val="000000" w:themeColor="text1"/>
        </w:rPr>
      </w:pPr>
      <w:r w:rsidRPr="002B7498">
        <w:rPr>
          <w:color w:val="000000" w:themeColor="text1"/>
        </w:rPr>
        <w:t>NOTE 2 – post-processing for third-party simulation tools may include the conversion of raw data into meaningful information (e.g., average or deviation on KPIs).</w:t>
      </w:r>
    </w:p>
    <w:p w:rsidR="001A5A39" w:rsidRPr="002B7498" w:rsidRDefault="00CB0295" w:rsidP="00585718">
      <w:pPr>
        <w:pStyle w:val="ListParagraph"/>
        <w:numPr>
          <w:ilvl w:val="0"/>
          <w:numId w:val="13"/>
        </w:numPr>
        <w:spacing w:after="120"/>
        <w:jc w:val="both"/>
        <w:rPr>
          <w:b/>
          <w:color w:val="000000" w:themeColor="text1"/>
        </w:rPr>
      </w:pPr>
      <w:r w:rsidRPr="00DA2E97">
        <w:rPr>
          <w:b/>
          <w:color w:val="000000" w:themeColor="text1"/>
        </w:rPr>
        <w:t>ML model training</w:t>
      </w:r>
      <w:r w:rsidR="001A5A39" w:rsidRPr="00895AE7">
        <w:rPr>
          <w:b/>
          <w:color w:val="000000" w:themeColor="text1"/>
        </w:rPr>
        <w:t>:</w:t>
      </w:r>
    </w:p>
    <w:p w:rsidR="00CB0295" w:rsidRPr="002B7498" w:rsidRDefault="00CB0295" w:rsidP="002B7498">
      <w:pPr>
        <w:spacing w:after="120"/>
        <w:ind w:firstLine="360"/>
        <w:jc w:val="both"/>
        <w:rPr>
          <w:color w:val="000000" w:themeColor="text1"/>
        </w:rPr>
      </w:pPr>
      <w:r w:rsidRPr="002B7498">
        <w:rPr>
          <w:b/>
          <w:color w:val="000000" w:themeColor="text1"/>
        </w:rPr>
        <w:t xml:space="preserve">[Requirement] </w:t>
      </w:r>
      <w:r w:rsidR="00D84808" w:rsidRPr="002B7498">
        <w:rPr>
          <w:color w:val="000000" w:themeColor="text1"/>
        </w:rPr>
        <w:t>ML model is served and evaluation blocks are ready.</w:t>
      </w:r>
    </w:p>
    <w:p w:rsidR="00BE178A" w:rsidRDefault="00BE178A" w:rsidP="00585718">
      <w:pPr>
        <w:pStyle w:val="ListParagraph"/>
        <w:numPr>
          <w:ilvl w:val="0"/>
          <w:numId w:val="7"/>
        </w:numPr>
        <w:spacing w:after="120"/>
        <w:jc w:val="both"/>
        <w:rPr>
          <w:color w:val="000000" w:themeColor="text1"/>
        </w:rPr>
      </w:pPr>
      <w:r>
        <w:rPr>
          <w:color w:val="000000" w:themeColor="text1"/>
        </w:rPr>
        <w:t>MLFO sends a trigger for training an ML model at the sandbox.</w:t>
      </w:r>
    </w:p>
    <w:p w:rsidR="00CB0295" w:rsidRPr="00D03F20" w:rsidRDefault="00CB0295" w:rsidP="00585718">
      <w:pPr>
        <w:pStyle w:val="ListParagraph"/>
        <w:numPr>
          <w:ilvl w:val="0"/>
          <w:numId w:val="7"/>
        </w:numPr>
        <w:spacing w:after="120"/>
        <w:jc w:val="both"/>
        <w:rPr>
          <w:color w:val="000000" w:themeColor="text1"/>
        </w:rPr>
      </w:pPr>
      <w:r>
        <w:rPr>
          <w:color w:val="000000" w:themeColor="text1"/>
        </w:rPr>
        <w:t>Model</w:t>
      </w:r>
      <w:r w:rsidRPr="00D03F20">
        <w:rPr>
          <w:color w:val="000000" w:themeColor="text1"/>
        </w:rPr>
        <w:t xml:space="preserve"> training is performed at the </w:t>
      </w:r>
      <w:r w:rsidR="00BE178A">
        <w:rPr>
          <w:color w:val="000000" w:themeColor="text1"/>
        </w:rPr>
        <w:t>simulated ML underlay</w:t>
      </w:r>
      <w:r w:rsidR="00C8741E">
        <w:rPr>
          <w:color w:val="000000" w:themeColor="text1"/>
        </w:rPr>
        <w:t xml:space="preserve"> through the </w:t>
      </w:r>
      <w:r w:rsidR="00C8741E" w:rsidRPr="003747DC">
        <w:rPr>
          <w:bCs/>
          <w:color w:val="000000" w:themeColor="text1"/>
        </w:rPr>
        <w:t>Simulator composer</w:t>
      </w:r>
      <w:r w:rsidR="00BE178A" w:rsidRPr="003747DC">
        <w:rPr>
          <w:bCs/>
          <w:color w:val="000000" w:themeColor="text1"/>
        </w:rPr>
        <w:t>.</w:t>
      </w:r>
    </w:p>
    <w:p w:rsidR="00CB0295" w:rsidRDefault="00CB0295" w:rsidP="00585718">
      <w:pPr>
        <w:pStyle w:val="ListParagraph"/>
        <w:numPr>
          <w:ilvl w:val="0"/>
          <w:numId w:val="7"/>
        </w:numPr>
        <w:spacing w:after="120"/>
        <w:jc w:val="both"/>
        <w:rPr>
          <w:color w:val="000000" w:themeColor="text1"/>
        </w:rPr>
      </w:pPr>
      <w:r>
        <w:rPr>
          <w:color w:val="000000" w:themeColor="text1"/>
        </w:rPr>
        <w:t xml:space="preserve">The trained ML model is </w:t>
      </w:r>
      <w:r w:rsidR="008D77F5">
        <w:rPr>
          <w:color w:val="000000" w:themeColor="text1"/>
        </w:rPr>
        <w:t>post-processed (e.g.,compressed, pruned)</w:t>
      </w:r>
      <w:r>
        <w:rPr>
          <w:color w:val="000000" w:themeColor="text1"/>
        </w:rPr>
        <w:t xml:space="preserve"> according to the use case and the </w:t>
      </w:r>
      <w:r w:rsidR="00D90A2D">
        <w:rPr>
          <w:color w:val="000000" w:themeColor="text1"/>
        </w:rPr>
        <w:t>policies and capabilities</w:t>
      </w:r>
      <w:r>
        <w:rPr>
          <w:color w:val="000000" w:themeColor="text1"/>
        </w:rPr>
        <w:t xml:space="preserve"> (time constraints, link capacity for exchanging information, storage capabilities, etc.).</w:t>
      </w:r>
    </w:p>
    <w:p w:rsidR="00CB0295" w:rsidRDefault="00CB0295" w:rsidP="00585718">
      <w:pPr>
        <w:pStyle w:val="ListParagraph"/>
        <w:numPr>
          <w:ilvl w:val="0"/>
          <w:numId w:val="7"/>
        </w:numPr>
        <w:spacing w:after="120"/>
        <w:jc w:val="both"/>
        <w:rPr>
          <w:color w:val="000000" w:themeColor="text1"/>
        </w:rPr>
      </w:pPr>
      <w:r>
        <w:rPr>
          <w:color w:val="000000" w:themeColor="text1"/>
        </w:rPr>
        <w:t>T</w:t>
      </w:r>
      <w:r w:rsidRPr="00D03F20">
        <w:rPr>
          <w:color w:val="000000" w:themeColor="text1"/>
        </w:rPr>
        <w:t xml:space="preserve">he trained model is </w:t>
      </w:r>
      <w:r w:rsidR="00686F7E">
        <w:rPr>
          <w:color w:val="000000" w:themeColor="text1"/>
        </w:rPr>
        <w:t>included in the response sent</w:t>
      </w:r>
      <w:r w:rsidRPr="00D03F20">
        <w:rPr>
          <w:color w:val="000000" w:themeColor="text1"/>
        </w:rPr>
        <w:t xml:space="preserve"> to the MLFO. </w:t>
      </w:r>
    </w:p>
    <w:p w:rsidR="00297878" w:rsidRPr="008B4BC0" w:rsidRDefault="00297878" w:rsidP="00297878">
      <w:pPr>
        <w:pStyle w:val="Caption"/>
        <w:keepNext/>
        <w:jc w:val="center"/>
        <w:rPr>
          <w:i w:val="0"/>
          <w:color w:val="auto"/>
          <w:sz w:val="24"/>
          <w:szCs w:val="24"/>
        </w:rPr>
      </w:pPr>
      <w:r w:rsidRPr="008B4BC0">
        <w:rPr>
          <w:b/>
          <w:i w:val="0"/>
          <w:color w:val="auto"/>
          <w:sz w:val="24"/>
          <w:szCs w:val="24"/>
        </w:rPr>
        <w:lastRenderedPageBreak/>
        <w:t xml:space="preserve">Table </w:t>
      </w:r>
      <w:r w:rsidR="004B4264" w:rsidRPr="008B4BC0">
        <w:rPr>
          <w:b/>
          <w:i w:val="0"/>
          <w:color w:val="auto"/>
          <w:sz w:val="24"/>
          <w:szCs w:val="24"/>
        </w:rPr>
        <w:fldChar w:fldCharType="begin"/>
      </w:r>
      <w:r w:rsidRPr="008B4BC0">
        <w:rPr>
          <w:b/>
          <w:i w:val="0"/>
          <w:color w:val="auto"/>
          <w:sz w:val="24"/>
          <w:szCs w:val="24"/>
        </w:rPr>
        <w:instrText xml:space="preserve"> SEQ Table \* ARABIC </w:instrText>
      </w:r>
      <w:r w:rsidR="004B4264" w:rsidRPr="008B4BC0">
        <w:rPr>
          <w:b/>
          <w:i w:val="0"/>
          <w:color w:val="auto"/>
          <w:sz w:val="24"/>
          <w:szCs w:val="24"/>
        </w:rPr>
        <w:fldChar w:fldCharType="separate"/>
      </w:r>
      <w:r w:rsidR="0035544C">
        <w:rPr>
          <w:b/>
          <w:i w:val="0"/>
          <w:noProof/>
          <w:color w:val="auto"/>
          <w:sz w:val="24"/>
          <w:szCs w:val="24"/>
        </w:rPr>
        <w:t>1</w:t>
      </w:r>
      <w:r w:rsidR="004B4264" w:rsidRPr="008B4BC0">
        <w:rPr>
          <w:b/>
          <w:i w:val="0"/>
          <w:color w:val="auto"/>
          <w:sz w:val="24"/>
          <w:szCs w:val="24"/>
        </w:rPr>
        <w:fldChar w:fldCharType="end"/>
      </w:r>
      <w:r w:rsidRPr="008B4BC0">
        <w:rPr>
          <w:b/>
          <w:i w:val="0"/>
          <w:color w:val="auto"/>
          <w:sz w:val="24"/>
          <w:szCs w:val="24"/>
        </w:rPr>
        <w:t>:</w:t>
      </w:r>
      <w:r w:rsidRPr="008B4BC0">
        <w:rPr>
          <w:i w:val="0"/>
          <w:color w:val="auto"/>
          <w:sz w:val="24"/>
          <w:szCs w:val="24"/>
        </w:rPr>
        <w:t xml:space="preserve"> Definition of MLFO-triggered operation codes</w:t>
      </w:r>
      <w:r w:rsidR="00511CCE">
        <w:rPr>
          <w:i w:val="0"/>
          <w:color w:val="auto"/>
          <w:sz w:val="24"/>
          <w:szCs w:val="24"/>
        </w:rPr>
        <w:t xml:space="preserve"> (MLFO Trigger</w:t>
      </w:r>
      <w:r w:rsidR="00B7482A">
        <w:rPr>
          <w:i w:val="0"/>
          <w:color w:val="auto"/>
          <w:sz w:val="24"/>
          <w:szCs w:val="24"/>
        </w:rPr>
        <w:t xml:space="preserve"> Type</w:t>
      </w:r>
      <w:r w:rsidR="00511CCE">
        <w:rPr>
          <w:i w:val="0"/>
          <w:color w:val="auto"/>
          <w:sz w:val="24"/>
          <w:szCs w:val="24"/>
        </w:rPr>
        <w:t>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30"/>
        <w:gridCol w:w="1984"/>
        <w:gridCol w:w="2196"/>
        <w:gridCol w:w="4018"/>
      </w:tblGrid>
      <w:tr w:rsidR="007C55C1" w:rsidTr="007C55C1">
        <w:tc>
          <w:tcPr>
            <w:tcW w:w="1530" w:type="dxa"/>
            <w:vAlign w:val="center"/>
          </w:tcPr>
          <w:p w:rsidR="005D432C" w:rsidRDefault="003747DC" w:rsidP="005A759D">
            <w:pPr>
              <w:jc w:val="center"/>
              <w:rPr>
                <w:rFonts w:asciiTheme="majorBidi" w:hAnsiTheme="majorBidi" w:cstheme="majorBidi"/>
                <w:color w:val="000000" w:themeColor="text1"/>
                <w:lang w:val="en-US"/>
              </w:rPr>
            </w:pPr>
            <w:r>
              <w:rPr>
                <w:b/>
                <w:lang w:val="en-IN" w:eastAsia="en-IN"/>
              </w:rPr>
              <w:t xml:space="preserve">MLFO </w:t>
            </w:r>
            <w:r w:rsidR="00511CCE">
              <w:rPr>
                <w:b/>
                <w:lang w:val="en-IN" w:eastAsia="en-IN"/>
              </w:rPr>
              <w:t>Trigger Type</w:t>
            </w:r>
          </w:p>
        </w:tc>
        <w:tc>
          <w:tcPr>
            <w:tcW w:w="1984" w:type="dxa"/>
            <w:vAlign w:val="center"/>
          </w:tcPr>
          <w:p w:rsidR="005D432C" w:rsidRPr="00762294" w:rsidRDefault="005D432C" w:rsidP="00297878">
            <w:pPr>
              <w:jc w:val="center"/>
              <w:rPr>
                <w:rFonts w:asciiTheme="majorBidi" w:hAnsiTheme="majorBidi" w:cstheme="majorBidi"/>
                <w:b/>
                <w:color w:val="000000" w:themeColor="text1"/>
                <w:lang w:val="en-US"/>
              </w:rPr>
            </w:pPr>
            <w:r w:rsidRPr="00762294">
              <w:rPr>
                <w:rFonts w:asciiTheme="majorBidi" w:hAnsiTheme="majorBidi" w:cstheme="majorBidi"/>
                <w:b/>
                <w:color w:val="000000" w:themeColor="text1"/>
                <w:lang w:val="en-US"/>
              </w:rPr>
              <w:t>Parameters</w:t>
            </w:r>
          </w:p>
        </w:tc>
        <w:tc>
          <w:tcPr>
            <w:tcW w:w="2196" w:type="dxa"/>
            <w:vAlign w:val="center"/>
          </w:tcPr>
          <w:p w:rsidR="005D432C" w:rsidRDefault="005D432C">
            <w:pPr>
              <w:jc w:val="center"/>
              <w:rPr>
                <w:rFonts w:asciiTheme="majorBidi" w:hAnsiTheme="majorBidi" w:cstheme="majorBidi"/>
                <w:color w:val="000000" w:themeColor="text1"/>
                <w:lang w:val="en-US"/>
              </w:rPr>
            </w:pPr>
            <w:r>
              <w:rPr>
                <w:b/>
                <w:lang w:val="en-IN" w:eastAsia="en-IN"/>
              </w:rPr>
              <w:t xml:space="preserve">Time sync </w:t>
            </w:r>
            <w:r w:rsidR="006A31AC">
              <w:rPr>
                <w:b/>
                <w:lang w:val="en-IN" w:eastAsia="en-IN"/>
              </w:rPr>
              <w:t>/</w:t>
            </w:r>
            <w:r>
              <w:rPr>
                <w:b/>
                <w:lang w:val="en-IN" w:eastAsia="en-IN"/>
              </w:rPr>
              <w:t xml:space="preserve"> dependencies</w:t>
            </w:r>
          </w:p>
        </w:tc>
        <w:tc>
          <w:tcPr>
            <w:tcW w:w="4018" w:type="dxa"/>
            <w:vAlign w:val="center"/>
          </w:tcPr>
          <w:p w:rsidR="005D432C" w:rsidRDefault="005D432C" w:rsidP="007C55C1">
            <w:pPr>
              <w:jc w:val="center"/>
              <w:rPr>
                <w:rFonts w:asciiTheme="majorBidi" w:hAnsiTheme="majorBidi" w:cstheme="majorBidi"/>
                <w:color w:val="000000" w:themeColor="text1"/>
                <w:lang w:val="en-US"/>
              </w:rPr>
            </w:pPr>
            <w:r>
              <w:rPr>
                <w:b/>
                <w:lang w:val="en-IN" w:eastAsia="en-IN"/>
              </w:rPr>
              <w:t>Description</w:t>
            </w:r>
          </w:p>
        </w:tc>
      </w:tr>
      <w:tr w:rsidR="007C55C1" w:rsidTr="007C55C1">
        <w:tc>
          <w:tcPr>
            <w:tcW w:w="1530" w:type="dxa"/>
          </w:tcPr>
          <w:p w:rsidR="005D432C" w:rsidRDefault="00D3761C"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SANDBOX-TRIGGER-001</w:t>
            </w:r>
          </w:p>
        </w:tc>
        <w:tc>
          <w:tcPr>
            <w:tcW w:w="1984" w:type="dxa"/>
          </w:tcPr>
          <w:p w:rsidR="005D432C" w:rsidRDefault="009C50E4"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Request type, ML profile</w:t>
            </w:r>
          </w:p>
        </w:tc>
        <w:tc>
          <w:tcPr>
            <w:tcW w:w="2196" w:type="dxa"/>
          </w:tcPr>
          <w:p w:rsidR="005D432C" w:rsidRDefault="00323D40"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Time sync = yes</w:t>
            </w:r>
            <w:r w:rsidR="006A31AC">
              <w:rPr>
                <w:rFonts w:asciiTheme="majorBidi" w:hAnsiTheme="majorBidi" w:cstheme="majorBidi"/>
                <w:color w:val="000000" w:themeColor="text1"/>
                <w:lang w:val="en-US"/>
              </w:rPr>
              <w:t xml:space="preserve"> (evaluation blocks)</w:t>
            </w:r>
          </w:p>
        </w:tc>
        <w:tc>
          <w:tcPr>
            <w:tcW w:w="4018" w:type="dxa"/>
          </w:tcPr>
          <w:p w:rsidR="005D432C" w:rsidRPr="002B7498" w:rsidRDefault="00F97ABF" w:rsidP="002B7498">
            <w:pPr>
              <w:spacing w:after="120"/>
              <w:jc w:val="both"/>
              <w:rPr>
                <w:rFonts w:asciiTheme="majorBidi" w:hAnsiTheme="majorBidi" w:cstheme="majorBidi"/>
                <w:color w:val="000000" w:themeColor="text1"/>
              </w:rPr>
            </w:pPr>
            <w:r>
              <w:rPr>
                <w:color w:val="000000" w:themeColor="text1"/>
              </w:rPr>
              <w:t>Request to prepare</w:t>
            </w:r>
            <w:r w:rsidRPr="002B7498">
              <w:rPr>
                <w:color w:val="000000" w:themeColor="text1"/>
              </w:rPr>
              <w:t xml:space="preserve"> the simulation environment (both simulated ML underlay and evaluation ML pipeline) to train, test, and evaluate ML models in the ML sandbox.</w:t>
            </w:r>
          </w:p>
        </w:tc>
      </w:tr>
      <w:tr w:rsidR="007C55C1" w:rsidTr="007C55C1">
        <w:tc>
          <w:tcPr>
            <w:tcW w:w="1530" w:type="dxa"/>
          </w:tcPr>
          <w:p w:rsidR="005D432C" w:rsidRPr="00762294" w:rsidRDefault="00610768" w:rsidP="005A759D">
            <w:r>
              <w:rPr>
                <w:rFonts w:asciiTheme="majorBidi" w:hAnsiTheme="majorBidi" w:cstheme="majorBidi"/>
                <w:color w:val="000000" w:themeColor="text1"/>
                <w:lang w:val="en-US"/>
              </w:rPr>
              <w:t>SANDBOX-TRIGGER-002</w:t>
            </w:r>
          </w:p>
        </w:tc>
        <w:tc>
          <w:tcPr>
            <w:tcW w:w="1984" w:type="dxa"/>
          </w:tcPr>
          <w:p w:rsidR="005D432C" w:rsidRDefault="00A21619" w:rsidP="000C1DA4">
            <w:pPr>
              <w:rPr>
                <w:lang w:val="en-US"/>
              </w:rPr>
            </w:pPr>
            <w:r>
              <w:rPr>
                <w:lang w:val="en-US"/>
              </w:rPr>
              <w:t>Request type</w:t>
            </w:r>
            <w:r w:rsidR="000C1DA4">
              <w:rPr>
                <w:lang w:val="en-US"/>
              </w:rPr>
              <w:t>, validation type, acceptance criteria</w:t>
            </w:r>
          </w:p>
        </w:tc>
        <w:tc>
          <w:tcPr>
            <w:tcW w:w="2196" w:type="dxa"/>
          </w:tcPr>
          <w:p w:rsidR="005D432C" w:rsidRDefault="00323D40" w:rsidP="009540E3">
            <w:pPr>
              <w:rPr>
                <w:lang w:val="en-US"/>
              </w:rPr>
            </w:pPr>
            <w:r>
              <w:rPr>
                <w:rFonts w:asciiTheme="majorBidi" w:hAnsiTheme="majorBidi" w:cstheme="majorBidi"/>
                <w:color w:val="000000" w:themeColor="text1"/>
                <w:lang w:val="en-US"/>
              </w:rPr>
              <w:t>Time sync = yes</w:t>
            </w:r>
            <w:r w:rsidR="006A31AC">
              <w:rPr>
                <w:rFonts w:asciiTheme="majorBidi" w:hAnsiTheme="majorBidi" w:cstheme="majorBidi"/>
                <w:color w:val="000000" w:themeColor="text1"/>
                <w:lang w:val="en-US"/>
              </w:rPr>
              <w:t xml:space="preserve"> (sanity checklist, test suite, etc.)</w:t>
            </w:r>
          </w:p>
        </w:tc>
        <w:tc>
          <w:tcPr>
            <w:tcW w:w="4018" w:type="dxa"/>
          </w:tcPr>
          <w:p w:rsidR="005D432C" w:rsidRDefault="00342A8B"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Request to </w:t>
            </w:r>
            <w:r w:rsidRPr="008E0658">
              <w:rPr>
                <w:color w:val="000000" w:themeColor="text1"/>
              </w:rPr>
              <w:t>validate (sanity check) the deployed simulation environment. Used by the MLFO to d</w:t>
            </w:r>
            <w:r w:rsidR="00E53F1A">
              <w:rPr>
                <w:color w:val="000000" w:themeColor="text1"/>
              </w:rPr>
              <w:t>etermine whether to take action</w:t>
            </w:r>
            <w:r w:rsidRPr="008E0658">
              <w:rPr>
                <w:color w:val="000000" w:themeColor="text1"/>
              </w:rPr>
              <w:t xml:space="preserve"> to fix potential deployment issues, proceed with ML model evaluation in the sandbox, etc.</w:t>
            </w:r>
          </w:p>
        </w:tc>
      </w:tr>
      <w:tr w:rsidR="007C55C1" w:rsidTr="007C55C1">
        <w:tc>
          <w:tcPr>
            <w:tcW w:w="1530" w:type="dxa"/>
          </w:tcPr>
          <w:p w:rsidR="00610768" w:rsidRDefault="00610768" w:rsidP="00610768">
            <w:pPr>
              <w:rPr>
                <w:rFonts w:asciiTheme="majorBidi" w:hAnsiTheme="majorBidi" w:cstheme="majorBidi"/>
                <w:color w:val="000000" w:themeColor="text1"/>
                <w:lang w:val="en-US"/>
              </w:rPr>
            </w:pPr>
            <w:r>
              <w:rPr>
                <w:rFonts w:asciiTheme="majorBidi" w:hAnsiTheme="majorBidi" w:cstheme="majorBidi"/>
                <w:color w:val="000000" w:themeColor="text1"/>
                <w:lang w:val="en-US"/>
              </w:rPr>
              <w:t>SANDBOX-TRIGGER-003</w:t>
            </w:r>
          </w:p>
        </w:tc>
        <w:tc>
          <w:tcPr>
            <w:tcW w:w="1984" w:type="dxa"/>
          </w:tcPr>
          <w:p w:rsidR="00610768" w:rsidRDefault="00563CA9" w:rsidP="008E0558">
            <w:pPr>
              <w:rPr>
                <w:lang w:val="en-US"/>
              </w:rPr>
            </w:pPr>
            <w:r>
              <w:rPr>
                <w:lang w:val="en-US"/>
              </w:rPr>
              <w:t xml:space="preserve">Request type, update type, </w:t>
            </w:r>
            <w:r w:rsidR="008E0558">
              <w:rPr>
                <w:lang w:val="en-US"/>
              </w:rPr>
              <w:t xml:space="preserve">updated </w:t>
            </w:r>
            <w:r>
              <w:rPr>
                <w:lang w:val="en-US"/>
              </w:rPr>
              <w:t>ML profile</w:t>
            </w:r>
          </w:p>
        </w:tc>
        <w:tc>
          <w:tcPr>
            <w:tcW w:w="2196" w:type="dxa"/>
          </w:tcPr>
          <w:p w:rsidR="00610768" w:rsidRDefault="00323D40">
            <w:pPr>
              <w:rPr>
                <w:lang w:val="en-US"/>
              </w:rPr>
            </w:pPr>
            <w:r>
              <w:rPr>
                <w:rFonts w:asciiTheme="majorBidi" w:hAnsiTheme="majorBidi" w:cstheme="majorBidi"/>
                <w:color w:val="000000" w:themeColor="text1"/>
                <w:lang w:val="en-US"/>
              </w:rPr>
              <w:t xml:space="preserve">Time sync = </w:t>
            </w:r>
            <w:r w:rsidR="006A31AC">
              <w:rPr>
                <w:rFonts w:asciiTheme="majorBidi" w:hAnsiTheme="majorBidi" w:cstheme="majorBidi"/>
                <w:color w:val="000000" w:themeColor="text1"/>
                <w:lang w:val="en-US"/>
              </w:rPr>
              <w:t>yes (updated simulation components)</w:t>
            </w:r>
          </w:p>
        </w:tc>
        <w:tc>
          <w:tcPr>
            <w:tcW w:w="4018" w:type="dxa"/>
          </w:tcPr>
          <w:p w:rsidR="00610768" w:rsidRDefault="00342A8B" w:rsidP="009540E3">
            <w:pPr>
              <w:rPr>
                <w:rFonts w:asciiTheme="majorBidi" w:hAnsiTheme="majorBidi" w:cstheme="majorBidi"/>
                <w:color w:val="000000" w:themeColor="text1"/>
                <w:lang w:val="en-US"/>
              </w:rPr>
            </w:pPr>
            <w:r>
              <w:rPr>
                <w:color w:val="000000" w:themeColor="text1"/>
              </w:rPr>
              <w:t>Request to modify/update the simulated ML underlay according to updates in policies, changes in the live ML underlay, potential failures of previous simulated functions, etc.</w:t>
            </w:r>
          </w:p>
        </w:tc>
      </w:tr>
      <w:tr w:rsidR="007C55C1" w:rsidTr="007C55C1">
        <w:tc>
          <w:tcPr>
            <w:tcW w:w="1530" w:type="dxa"/>
          </w:tcPr>
          <w:p w:rsidR="00610768" w:rsidRDefault="00610768" w:rsidP="00610768">
            <w:pPr>
              <w:rPr>
                <w:rFonts w:asciiTheme="majorBidi" w:hAnsiTheme="majorBidi" w:cstheme="majorBidi"/>
                <w:color w:val="000000" w:themeColor="text1"/>
                <w:lang w:val="en-US"/>
              </w:rPr>
            </w:pPr>
            <w:r>
              <w:rPr>
                <w:rFonts w:asciiTheme="majorBidi" w:hAnsiTheme="majorBidi" w:cstheme="majorBidi"/>
                <w:color w:val="000000" w:themeColor="text1"/>
                <w:lang w:val="en-US"/>
              </w:rPr>
              <w:t>SANDBOX-TRIGGER-004</w:t>
            </w:r>
          </w:p>
        </w:tc>
        <w:tc>
          <w:tcPr>
            <w:tcW w:w="1984" w:type="dxa"/>
          </w:tcPr>
          <w:p w:rsidR="00610768" w:rsidRDefault="00C6577D" w:rsidP="00175099">
            <w:pPr>
              <w:rPr>
                <w:lang w:val="en-US"/>
              </w:rPr>
            </w:pPr>
            <w:r>
              <w:rPr>
                <w:lang w:val="en-US"/>
              </w:rPr>
              <w:t xml:space="preserve">Request type, </w:t>
            </w:r>
            <w:r w:rsidR="007C55C1">
              <w:rPr>
                <w:lang w:val="en-US"/>
              </w:rPr>
              <w:t>ML profile</w:t>
            </w:r>
            <w:r w:rsidR="00175099">
              <w:rPr>
                <w:lang w:val="en-US"/>
              </w:rPr>
              <w:t xml:space="preserve">, </w:t>
            </w:r>
            <w:r w:rsidR="00142A30">
              <w:rPr>
                <w:lang w:val="en-US"/>
              </w:rPr>
              <w:t>ML model output</w:t>
            </w:r>
          </w:p>
        </w:tc>
        <w:tc>
          <w:tcPr>
            <w:tcW w:w="2196" w:type="dxa"/>
          </w:tcPr>
          <w:p w:rsidR="00610768" w:rsidRDefault="00323D40" w:rsidP="009540E3">
            <w:pPr>
              <w:rPr>
                <w:lang w:val="en-US"/>
              </w:rPr>
            </w:pPr>
            <w:r>
              <w:rPr>
                <w:rFonts w:asciiTheme="majorBidi" w:hAnsiTheme="majorBidi" w:cstheme="majorBidi"/>
                <w:color w:val="000000" w:themeColor="text1"/>
                <w:lang w:val="en-US"/>
              </w:rPr>
              <w:t>Time sync = yes</w:t>
            </w:r>
            <w:r w:rsidR="006A31AC">
              <w:rPr>
                <w:rFonts w:asciiTheme="majorBidi" w:hAnsiTheme="majorBidi" w:cstheme="majorBidi"/>
                <w:color w:val="000000" w:themeColor="text1"/>
                <w:lang w:val="en-US"/>
              </w:rPr>
              <w:t xml:space="preserve"> (</w:t>
            </w:r>
            <w:r w:rsidR="000B79C0">
              <w:rPr>
                <w:rFonts w:asciiTheme="majorBidi" w:hAnsiTheme="majorBidi" w:cstheme="majorBidi"/>
                <w:color w:val="000000" w:themeColor="text1"/>
                <w:lang w:val="en-US"/>
              </w:rPr>
              <w:t>evaluation results</w:t>
            </w:r>
            <w:r w:rsidR="006A31AC">
              <w:rPr>
                <w:rFonts w:asciiTheme="majorBidi" w:hAnsiTheme="majorBidi" w:cstheme="majorBidi"/>
                <w:color w:val="000000" w:themeColor="text1"/>
                <w:lang w:val="en-US"/>
              </w:rPr>
              <w:t>)</w:t>
            </w:r>
          </w:p>
        </w:tc>
        <w:tc>
          <w:tcPr>
            <w:tcW w:w="4018" w:type="dxa"/>
          </w:tcPr>
          <w:p w:rsidR="00610768" w:rsidRPr="002B7498" w:rsidRDefault="00610768" w:rsidP="002B7498">
            <w:pPr>
              <w:spacing w:after="120"/>
              <w:jc w:val="both"/>
              <w:rPr>
                <w:rFonts w:asciiTheme="majorBidi" w:hAnsiTheme="majorBidi" w:cstheme="majorBidi"/>
                <w:color w:val="000000" w:themeColor="text1"/>
              </w:rPr>
            </w:pPr>
            <w:r w:rsidRPr="002B7498">
              <w:rPr>
                <w:rFonts w:asciiTheme="majorBidi" w:hAnsiTheme="majorBidi" w:cstheme="majorBidi"/>
                <w:color w:val="000000" w:themeColor="text1"/>
                <w:lang w:val="en-US"/>
              </w:rPr>
              <w:t xml:space="preserve">Request to </w:t>
            </w:r>
            <w:r w:rsidRPr="002B7498">
              <w:rPr>
                <w:color w:val="000000" w:themeColor="text1"/>
              </w:rPr>
              <w:t xml:space="preserve">evaluate the impact of the output of an ML model </w:t>
            </w:r>
            <w:r>
              <w:rPr>
                <w:color w:val="000000" w:themeColor="text1"/>
              </w:rPr>
              <w:t>in</w:t>
            </w:r>
            <w:r w:rsidRPr="002B7498">
              <w:rPr>
                <w:color w:val="000000" w:themeColor="text1"/>
              </w:rPr>
              <w:t xml:space="preserve"> the simulated ML underlay, so that some insights can be provided before applying that output on the live ML underlay.</w:t>
            </w:r>
          </w:p>
        </w:tc>
      </w:tr>
      <w:tr w:rsidR="007C55C1" w:rsidTr="007C55C1">
        <w:tc>
          <w:tcPr>
            <w:tcW w:w="1530" w:type="dxa"/>
          </w:tcPr>
          <w:p w:rsidR="00610768" w:rsidRDefault="00610768" w:rsidP="00610768">
            <w:pPr>
              <w:rPr>
                <w:rFonts w:asciiTheme="majorBidi" w:hAnsiTheme="majorBidi" w:cstheme="majorBidi"/>
                <w:color w:val="000000" w:themeColor="text1"/>
                <w:lang w:val="en-US"/>
              </w:rPr>
            </w:pPr>
            <w:r>
              <w:rPr>
                <w:rFonts w:asciiTheme="majorBidi" w:hAnsiTheme="majorBidi" w:cstheme="majorBidi"/>
                <w:color w:val="000000" w:themeColor="text1"/>
                <w:lang w:val="en-US"/>
              </w:rPr>
              <w:t>SANDBOX-TRIGGER-005</w:t>
            </w:r>
          </w:p>
        </w:tc>
        <w:tc>
          <w:tcPr>
            <w:tcW w:w="1984" w:type="dxa"/>
          </w:tcPr>
          <w:p w:rsidR="00610768" w:rsidRDefault="0019116D" w:rsidP="00142A30">
            <w:pPr>
              <w:rPr>
                <w:lang w:val="en-US"/>
              </w:rPr>
            </w:pPr>
            <w:r>
              <w:rPr>
                <w:lang w:val="en-US"/>
              </w:rPr>
              <w:t>Request type, ML profile</w:t>
            </w:r>
          </w:p>
        </w:tc>
        <w:tc>
          <w:tcPr>
            <w:tcW w:w="2196" w:type="dxa"/>
          </w:tcPr>
          <w:p w:rsidR="00610768" w:rsidRDefault="00323D40">
            <w:pPr>
              <w:rPr>
                <w:lang w:val="en-US"/>
              </w:rPr>
            </w:pPr>
            <w:r>
              <w:rPr>
                <w:rFonts w:asciiTheme="majorBidi" w:hAnsiTheme="majorBidi" w:cstheme="majorBidi"/>
                <w:color w:val="000000" w:themeColor="text1"/>
                <w:lang w:val="en-US"/>
              </w:rPr>
              <w:t xml:space="preserve">Time sync = </w:t>
            </w:r>
            <w:r w:rsidR="00C51BC5">
              <w:rPr>
                <w:rFonts w:asciiTheme="majorBidi" w:hAnsiTheme="majorBidi" w:cstheme="majorBidi"/>
                <w:color w:val="000000" w:themeColor="text1"/>
                <w:lang w:val="en-US"/>
              </w:rPr>
              <w:t>no</w:t>
            </w:r>
          </w:p>
        </w:tc>
        <w:tc>
          <w:tcPr>
            <w:tcW w:w="4018" w:type="dxa"/>
          </w:tcPr>
          <w:p w:rsidR="00610768" w:rsidRDefault="00610768"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Request to </w:t>
            </w:r>
            <w:r w:rsidRPr="001A5A39">
              <w:rPr>
                <w:color w:val="000000" w:themeColor="text1"/>
              </w:rPr>
              <w:t>train an ML model in the ML sandbox.</w:t>
            </w:r>
          </w:p>
        </w:tc>
      </w:tr>
    </w:tbl>
    <w:p w:rsidR="006E6B14" w:rsidRDefault="00996B8C" w:rsidP="006E6B14">
      <w:pPr>
        <w:pStyle w:val="Heading3"/>
      </w:pPr>
      <w:bookmarkStart w:id="85" w:name="_Toc95407373"/>
      <w:r>
        <w:t>8</w:t>
      </w:r>
      <w:r w:rsidR="006E6B14">
        <w:t>.2.</w:t>
      </w:r>
      <w:r w:rsidR="00E57346">
        <w:t>5</w:t>
      </w:r>
      <w:r w:rsidR="00255896">
        <w:t>Sandbox</w:t>
      </w:r>
      <w:r w:rsidR="00D477E0">
        <w:t xml:space="preserve"> asynchronous messages</w:t>
      </w:r>
      <w:bookmarkEnd w:id="85"/>
    </w:p>
    <w:p w:rsidR="005D432C" w:rsidRDefault="001C7EFC" w:rsidP="005D432C">
      <w:pPr>
        <w:spacing w:after="120"/>
        <w:jc w:val="both"/>
        <w:rPr>
          <w:color w:val="000000" w:themeColor="text1"/>
        </w:rPr>
      </w:pPr>
      <w:r>
        <w:rPr>
          <w:color w:val="000000" w:themeColor="text1"/>
        </w:rPr>
        <w:t>ML Sandbox asynchronous messages</w:t>
      </w:r>
      <w:r w:rsidR="005D432C" w:rsidRPr="006D3C27">
        <w:rPr>
          <w:color w:val="000000" w:themeColor="text1"/>
        </w:rPr>
        <w:t xml:space="preserve"> are </w:t>
      </w:r>
      <w:r w:rsidR="005D432C">
        <w:rPr>
          <w:color w:val="000000" w:themeColor="text1"/>
        </w:rPr>
        <w:t xml:space="preserve">generally defined in Figure </w:t>
      </w:r>
      <w:r w:rsidR="003747DC">
        <w:rPr>
          <w:color w:val="000000" w:themeColor="text1"/>
        </w:rPr>
        <w:t>7</w:t>
      </w:r>
      <w:r w:rsidR="005D432C">
        <w:rPr>
          <w:color w:val="000000" w:themeColor="text1"/>
        </w:rPr>
        <w:t xml:space="preserve">. </w:t>
      </w:r>
    </w:p>
    <w:p w:rsidR="001C7EFC" w:rsidRDefault="00513E2F" w:rsidP="005D432C">
      <w:pPr>
        <w:pStyle w:val="Caption"/>
        <w:jc w:val="center"/>
        <w:rPr>
          <w:b/>
          <w:i w:val="0"/>
          <w:sz w:val="24"/>
          <w:szCs w:val="24"/>
        </w:rPr>
      </w:pPr>
      <w:r w:rsidRPr="005D6E45">
        <w:rPr>
          <w:b/>
          <w:i w:val="0"/>
          <w:noProof/>
          <w:sz w:val="24"/>
          <w:szCs w:val="24"/>
          <w:lang w:val="en-US" w:eastAsia="en-US" w:bidi="hi-IN"/>
        </w:rPr>
        <w:lastRenderedPageBreak/>
        <w:drawing>
          <wp:inline distT="0" distB="0" distL="0" distR="0">
            <wp:extent cx="4002461" cy="2939861"/>
            <wp:effectExtent l="0" t="0" r="0" b="0"/>
            <wp:docPr id="21" name="Picture 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10;&#10;Description automatically generated"/>
                    <pic:cNvPicPr/>
                  </pic:nvPicPr>
                  <pic:blipFill>
                    <a:blip r:embed="rId22" cstate="print"/>
                    <a:stretch>
                      <a:fillRect/>
                    </a:stretch>
                  </pic:blipFill>
                  <pic:spPr>
                    <a:xfrm>
                      <a:off x="0" y="0"/>
                      <a:ext cx="4018463" cy="2951615"/>
                    </a:xfrm>
                    <a:prstGeom prst="rect">
                      <a:avLst/>
                    </a:prstGeom>
                  </pic:spPr>
                </pic:pic>
              </a:graphicData>
            </a:graphic>
          </wp:inline>
        </w:drawing>
      </w:r>
    </w:p>
    <w:p w:rsidR="005D432C" w:rsidRDefault="005D432C" w:rsidP="005D432C">
      <w:pPr>
        <w:pStyle w:val="Caption"/>
        <w:jc w:val="center"/>
        <w:rPr>
          <w:i w:val="0"/>
          <w:sz w:val="24"/>
          <w:szCs w:val="24"/>
        </w:rPr>
      </w:pPr>
      <w:r w:rsidRPr="008E010C">
        <w:rPr>
          <w:b/>
          <w:i w:val="0"/>
          <w:sz w:val="24"/>
          <w:szCs w:val="24"/>
        </w:rPr>
        <w:t xml:space="preserve">Figure </w:t>
      </w:r>
      <w:r w:rsidR="001C7EFC" w:rsidRPr="008E010C">
        <w:rPr>
          <w:b/>
          <w:i w:val="0"/>
          <w:sz w:val="24"/>
          <w:szCs w:val="24"/>
        </w:rPr>
        <w:t>7</w:t>
      </w:r>
      <w:r w:rsidRPr="008E010C">
        <w:rPr>
          <w:b/>
          <w:i w:val="0"/>
          <w:sz w:val="24"/>
          <w:szCs w:val="24"/>
        </w:rPr>
        <w:t>:</w:t>
      </w:r>
      <w:r w:rsidRPr="008E010C">
        <w:rPr>
          <w:i w:val="0"/>
          <w:sz w:val="24"/>
          <w:szCs w:val="24"/>
        </w:rPr>
        <w:t xml:space="preserve"> Sequence diagram of Sandbox asynchronous messages</w:t>
      </w:r>
    </w:p>
    <w:p w:rsidR="004F5DFE" w:rsidRPr="008E010C" w:rsidRDefault="004F5DFE" w:rsidP="008E010C">
      <w:pPr>
        <w:spacing w:after="120"/>
        <w:jc w:val="both"/>
        <w:rPr>
          <w:color w:val="000000" w:themeColor="text1"/>
        </w:rPr>
      </w:pPr>
      <w:r w:rsidRPr="008E010C">
        <w:rPr>
          <w:b/>
          <w:color w:val="000000" w:themeColor="text1"/>
        </w:rPr>
        <w:t xml:space="preserve">[Requirement] </w:t>
      </w:r>
      <w:r>
        <w:rPr>
          <w:color w:val="000000" w:themeColor="text1"/>
        </w:rPr>
        <w:t xml:space="preserve">Asynchronous messages are generated upon certain conditions are met, which are specific to the different types of </w:t>
      </w:r>
      <w:r w:rsidR="001A6D31">
        <w:rPr>
          <w:color w:val="000000" w:themeColor="text1"/>
        </w:rPr>
        <w:t>events</w:t>
      </w:r>
      <w:r w:rsidRPr="008E010C">
        <w:rPr>
          <w:color w:val="000000" w:themeColor="text1"/>
        </w:rPr>
        <w:t>.</w:t>
      </w:r>
    </w:p>
    <w:p w:rsidR="00ED3F79" w:rsidRDefault="00587D8F" w:rsidP="00585718">
      <w:pPr>
        <w:pStyle w:val="ListParagraph"/>
        <w:numPr>
          <w:ilvl w:val="0"/>
          <w:numId w:val="12"/>
        </w:numPr>
        <w:spacing w:after="120"/>
        <w:jc w:val="both"/>
        <w:rPr>
          <w:color w:val="000000" w:themeColor="text1"/>
        </w:rPr>
      </w:pPr>
      <w:r>
        <w:rPr>
          <w:color w:val="000000" w:themeColor="text1"/>
        </w:rPr>
        <w:t xml:space="preserve">Upon </w:t>
      </w:r>
      <w:r w:rsidR="00490CF4">
        <w:rPr>
          <w:color w:val="000000" w:themeColor="text1"/>
        </w:rPr>
        <w:t xml:space="preserve">meeting the trigger conditions, </w:t>
      </w:r>
      <w:r w:rsidR="00ED3F79">
        <w:rPr>
          <w:color w:val="000000" w:themeColor="text1"/>
        </w:rPr>
        <w:t>ML Sandbox sends an asynchronous message to MLFO.</w:t>
      </w:r>
    </w:p>
    <w:p w:rsidR="00ED3F79" w:rsidRDefault="00ED3F79" w:rsidP="00585718">
      <w:pPr>
        <w:pStyle w:val="ListParagraph"/>
        <w:numPr>
          <w:ilvl w:val="0"/>
          <w:numId w:val="12"/>
        </w:numPr>
        <w:spacing w:after="120"/>
        <w:jc w:val="both"/>
        <w:rPr>
          <w:color w:val="000000" w:themeColor="text1"/>
        </w:rPr>
      </w:pPr>
      <w:r>
        <w:rPr>
          <w:color w:val="000000" w:themeColor="text1"/>
        </w:rPr>
        <w:t>The message is processed and potential action points are defined.</w:t>
      </w:r>
    </w:p>
    <w:p w:rsidR="00ED3F79" w:rsidRDefault="00ED3F79" w:rsidP="00585718">
      <w:pPr>
        <w:pStyle w:val="ListParagraph"/>
        <w:numPr>
          <w:ilvl w:val="0"/>
          <w:numId w:val="12"/>
        </w:numPr>
        <w:spacing w:after="120"/>
        <w:jc w:val="both"/>
        <w:rPr>
          <w:color w:val="000000" w:themeColor="text1"/>
        </w:rPr>
      </w:pPr>
      <w:r>
        <w:rPr>
          <w:color w:val="000000" w:themeColor="text1"/>
        </w:rPr>
        <w:t>MLFO sends a response to ML Sandbox</w:t>
      </w:r>
      <w:r w:rsidRPr="00D03F20">
        <w:rPr>
          <w:color w:val="000000" w:themeColor="text1"/>
        </w:rPr>
        <w:t xml:space="preserve">. </w:t>
      </w:r>
    </w:p>
    <w:p w:rsidR="005D432C" w:rsidRDefault="005D432C" w:rsidP="00A71904">
      <w:pPr>
        <w:spacing w:after="120"/>
        <w:jc w:val="both"/>
        <w:rPr>
          <w:highlight w:val="yellow"/>
        </w:rPr>
      </w:pPr>
      <w:r>
        <w:rPr>
          <w:color w:val="000000" w:themeColor="text1"/>
        </w:rPr>
        <w:t xml:space="preserve">The set of </w:t>
      </w:r>
      <w:r w:rsidRPr="009A11FD">
        <w:rPr>
          <w:color w:val="000000" w:themeColor="text1"/>
        </w:rPr>
        <w:t>Sandbox asynchronous messages</w:t>
      </w:r>
      <w:r>
        <w:rPr>
          <w:color w:val="000000" w:themeColor="text1"/>
        </w:rPr>
        <w:t xml:space="preserve"> are </w:t>
      </w:r>
      <w:r w:rsidR="00A71904">
        <w:rPr>
          <w:color w:val="000000" w:themeColor="text1"/>
        </w:rPr>
        <w:t>defined in Table 2.</w:t>
      </w:r>
    </w:p>
    <w:p w:rsidR="002A5D21" w:rsidRPr="002B7498" w:rsidRDefault="002A5D21" w:rsidP="002B7498">
      <w:pPr>
        <w:pStyle w:val="Caption"/>
        <w:keepNext/>
        <w:jc w:val="center"/>
        <w:rPr>
          <w:i w:val="0"/>
          <w:sz w:val="24"/>
          <w:szCs w:val="24"/>
        </w:rPr>
      </w:pPr>
      <w:r w:rsidRPr="002B7498">
        <w:rPr>
          <w:b/>
          <w:i w:val="0"/>
          <w:sz w:val="24"/>
          <w:szCs w:val="24"/>
        </w:rPr>
        <w:t xml:space="preserve">Table </w:t>
      </w:r>
      <w:r w:rsidR="004B4264" w:rsidRPr="002B7498">
        <w:rPr>
          <w:b/>
          <w:i w:val="0"/>
          <w:sz w:val="24"/>
          <w:szCs w:val="24"/>
        </w:rPr>
        <w:fldChar w:fldCharType="begin"/>
      </w:r>
      <w:r w:rsidRPr="002B7498">
        <w:rPr>
          <w:b/>
          <w:i w:val="0"/>
          <w:sz w:val="24"/>
          <w:szCs w:val="24"/>
        </w:rPr>
        <w:instrText xml:space="preserve"> SEQ Table \* ARABIC </w:instrText>
      </w:r>
      <w:r w:rsidR="004B4264" w:rsidRPr="002B7498">
        <w:rPr>
          <w:b/>
          <w:i w:val="0"/>
          <w:sz w:val="24"/>
          <w:szCs w:val="24"/>
        </w:rPr>
        <w:fldChar w:fldCharType="separate"/>
      </w:r>
      <w:r w:rsidR="0035544C">
        <w:rPr>
          <w:b/>
          <w:i w:val="0"/>
          <w:noProof/>
          <w:sz w:val="24"/>
          <w:szCs w:val="24"/>
        </w:rPr>
        <w:t>2</w:t>
      </w:r>
      <w:r w:rsidR="004B4264" w:rsidRPr="002B7498">
        <w:rPr>
          <w:b/>
          <w:i w:val="0"/>
          <w:sz w:val="24"/>
          <w:szCs w:val="24"/>
        </w:rPr>
        <w:fldChar w:fldCharType="end"/>
      </w:r>
      <w:r w:rsidRPr="002B7498">
        <w:rPr>
          <w:b/>
          <w:i w:val="0"/>
          <w:sz w:val="24"/>
          <w:szCs w:val="24"/>
        </w:rPr>
        <w:t>:</w:t>
      </w:r>
      <w:r w:rsidRPr="002B7498">
        <w:rPr>
          <w:i w:val="0"/>
          <w:sz w:val="24"/>
          <w:szCs w:val="24"/>
        </w:rPr>
        <w:t xml:space="preserve"> Definition of ML Sandbox asynchronous message codes</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30"/>
        <w:gridCol w:w="2551"/>
        <w:gridCol w:w="2552"/>
        <w:gridCol w:w="3095"/>
      </w:tblGrid>
      <w:tr w:rsidR="00BE2FEE" w:rsidRPr="00996B8C" w:rsidTr="00BE2FEE">
        <w:tc>
          <w:tcPr>
            <w:tcW w:w="1530" w:type="dxa"/>
          </w:tcPr>
          <w:p w:rsidR="005D432C" w:rsidRPr="00996B8C" w:rsidRDefault="005D432C" w:rsidP="009540E3">
            <w:pPr>
              <w:jc w:val="center"/>
              <w:rPr>
                <w:color w:val="000000" w:themeColor="text1"/>
                <w:lang w:val="en-US"/>
              </w:rPr>
            </w:pPr>
            <w:r w:rsidRPr="00996B8C">
              <w:rPr>
                <w:b/>
                <w:lang w:val="en-IN" w:eastAsia="en-IN"/>
              </w:rPr>
              <w:t>Code</w:t>
            </w:r>
          </w:p>
        </w:tc>
        <w:tc>
          <w:tcPr>
            <w:tcW w:w="2551" w:type="dxa"/>
          </w:tcPr>
          <w:p w:rsidR="005D432C" w:rsidRPr="00996B8C" w:rsidRDefault="005D432C" w:rsidP="009540E3">
            <w:pPr>
              <w:jc w:val="center"/>
              <w:rPr>
                <w:b/>
                <w:color w:val="000000" w:themeColor="text1"/>
                <w:lang w:val="en-US"/>
              </w:rPr>
            </w:pPr>
            <w:r w:rsidRPr="00996B8C">
              <w:rPr>
                <w:b/>
                <w:color w:val="000000" w:themeColor="text1"/>
                <w:lang w:val="en-US"/>
              </w:rPr>
              <w:t>Parameters</w:t>
            </w:r>
          </w:p>
        </w:tc>
        <w:tc>
          <w:tcPr>
            <w:tcW w:w="2552" w:type="dxa"/>
          </w:tcPr>
          <w:p w:rsidR="005D432C" w:rsidRPr="00996B8C" w:rsidRDefault="005D432C" w:rsidP="009A11FD">
            <w:pPr>
              <w:jc w:val="center"/>
              <w:rPr>
                <w:color w:val="000000" w:themeColor="text1"/>
                <w:lang w:val="en-US"/>
              </w:rPr>
            </w:pPr>
            <w:r w:rsidRPr="00996B8C">
              <w:rPr>
                <w:b/>
                <w:lang w:val="en-IN" w:eastAsia="en-IN"/>
              </w:rPr>
              <w:t>Conditions</w:t>
            </w:r>
          </w:p>
        </w:tc>
        <w:tc>
          <w:tcPr>
            <w:tcW w:w="3095" w:type="dxa"/>
          </w:tcPr>
          <w:p w:rsidR="005D432C" w:rsidRPr="00996B8C" w:rsidRDefault="005D432C" w:rsidP="009540E3">
            <w:pPr>
              <w:jc w:val="center"/>
              <w:rPr>
                <w:color w:val="000000" w:themeColor="text1"/>
                <w:lang w:val="en-US"/>
              </w:rPr>
            </w:pPr>
            <w:r w:rsidRPr="00996B8C">
              <w:rPr>
                <w:b/>
                <w:lang w:val="en-IN" w:eastAsia="en-IN"/>
              </w:rPr>
              <w:t>Description</w:t>
            </w:r>
          </w:p>
        </w:tc>
      </w:tr>
      <w:tr w:rsidR="00BE2FEE" w:rsidRPr="00996B8C" w:rsidTr="00BE2FEE">
        <w:tc>
          <w:tcPr>
            <w:tcW w:w="1530" w:type="dxa"/>
          </w:tcPr>
          <w:p w:rsidR="005D432C" w:rsidRPr="00996B8C" w:rsidRDefault="00CC2FE9" w:rsidP="009540E3">
            <w:pPr>
              <w:rPr>
                <w:color w:val="000000" w:themeColor="text1"/>
                <w:lang w:val="en-US"/>
              </w:rPr>
            </w:pPr>
            <w:r w:rsidRPr="00996B8C">
              <w:rPr>
                <w:color w:val="000000" w:themeColor="text1"/>
                <w:lang w:val="en-US"/>
              </w:rPr>
              <w:t>SANDBOX-ASYNC-001</w:t>
            </w:r>
          </w:p>
        </w:tc>
        <w:tc>
          <w:tcPr>
            <w:tcW w:w="2551" w:type="dxa"/>
          </w:tcPr>
          <w:p w:rsidR="005D432C" w:rsidRPr="00996B8C" w:rsidRDefault="003F6567" w:rsidP="009540E3">
            <w:pPr>
              <w:rPr>
                <w:color w:val="000000" w:themeColor="text1"/>
                <w:lang w:val="en-US"/>
              </w:rPr>
            </w:pPr>
            <w:r w:rsidRPr="00996B8C">
              <w:rPr>
                <w:color w:val="000000" w:themeColor="text1"/>
                <w:lang w:val="en-US"/>
              </w:rPr>
              <w:t>Status code / Error code / detailed report (conditional)</w:t>
            </w:r>
          </w:p>
        </w:tc>
        <w:tc>
          <w:tcPr>
            <w:tcW w:w="2552" w:type="dxa"/>
          </w:tcPr>
          <w:p w:rsidR="005D432C" w:rsidRPr="00996B8C" w:rsidRDefault="005467BC" w:rsidP="00EC6205">
            <w:pPr>
              <w:rPr>
                <w:color w:val="000000" w:themeColor="text1"/>
                <w:lang w:val="en-US"/>
              </w:rPr>
            </w:pPr>
            <w:r w:rsidRPr="00996B8C">
              <w:rPr>
                <w:color w:val="000000" w:themeColor="text1"/>
                <w:lang w:val="en-US"/>
              </w:rPr>
              <w:t xml:space="preserve">Threshold-based alert is </w:t>
            </w:r>
            <w:r w:rsidR="00265817" w:rsidRPr="00996B8C">
              <w:rPr>
                <w:color w:val="000000" w:themeColor="text1"/>
                <w:lang w:val="en-US"/>
              </w:rPr>
              <w:t xml:space="preserve">fired / </w:t>
            </w:r>
            <w:r w:rsidR="00EC6205" w:rsidRPr="00996B8C">
              <w:rPr>
                <w:color w:val="000000" w:themeColor="text1"/>
                <w:lang w:val="en-US"/>
              </w:rPr>
              <w:t>m</w:t>
            </w:r>
            <w:r w:rsidR="00265817" w:rsidRPr="00996B8C">
              <w:rPr>
                <w:color w:val="000000" w:themeColor="text1"/>
                <w:lang w:val="en-US"/>
              </w:rPr>
              <w:t>iss-behavior is detected</w:t>
            </w:r>
            <w:r w:rsidR="003F6567" w:rsidRPr="00996B8C">
              <w:rPr>
                <w:color w:val="000000" w:themeColor="text1"/>
                <w:lang w:val="en-US"/>
              </w:rPr>
              <w:t>/ keep-alive message</w:t>
            </w:r>
          </w:p>
        </w:tc>
        <w:tc>
          <w:tcPr>
            <w:tcW w:w="3095" w:type="dxa"/>
          </w:tcPr>
          <w:p w:rsidR="00CC2FE9" w:rsidRPr="00996B8C" w:rsidRDefault="00CC2FE9" w:rsidP="002B7498">
            <w:r w:rsidRPr="00996B8C">
              <w:t xml:space="preserve">Report the </w:t>
            </w:r>
            <w:r w:rsidR="00D55383" w:rsidRPr="00996B8C">
              <w:t>health</w:t>
            </w:r>
            <w:r w:rsidRPr="00996B8C">
              <w:t xml:space="preserve"> status of the simulat</w:t>
            </w:r>
            <w:r w:rsidR="002002D6" w:rsidRPr="00996B8C">
              <w:t>ion</w:t>
            </w:r>
            <w:r w:rsidRPr="00996B8C">
              <w:t xml:space="preserve"> components</w:t>
            </w:r>
          </w:p>
          <w:p w:rsidR="005D432C" w:rsidRPr="00996B8C" w:rsidRDefault="005D432C" w:rsidP="009540E3">
            <w:pPr>
              <w:rPr>
                <w:color w:val="000000" w:themeColor="text1"/>
                <w:lang w:val="en-US"/>
              </w:rPr>
            </w:pPr>
          </w:p>
        </w:tc>
      </w:tr>
      <w:tr w:rsidR="00BE2FEE" w:rsidRPr="00996B8C" w:rsidTr="00BE2FEE">
        <w:tc>
          <w:tcPr>
            <w:tcW w:w="1530" w:type="dxa"/>
          </w:tcPr>
          <w:p w:rsidR="005D432C" w:rsidRPr="00996B8C" w:rsidRDefault="00CC2FE9" w:rsidP="009540E3">
            <w:r w:rsidRPr="00996B8C">
              <w:rPr>
                <w:color w:val="000000" w:themeColor="text1"/>
                <w:lang w:val="en-US"/>
              </w:rPr>
              <w:t>SANDBOX-ASYNC-002</w:t>
            </w:r>
          </w:p>
        </w:tc>
        <w:tc>
          <w:tcPr>
            <w:tcW w:w="2551" w:type="dxa"/>
          </w:tcPr>
          <w:p w:rsidR="005D432C" w:rsidRPr="00996B8C" w:rsidRDefault="00150817" w:rsidP="00150817">
            <w:pPr>
              <w:rPr>
                <w:lang w:val="en-US"/>
              </w:rPr>
            </w:pPr>
            <w:r w:rsidRPr="00996B8C">
              <w:rPr>
                <w:lang w:val="en-US"/>
              </w:rPr>
              <w:t>Update type / changelog / additional information on implications of update</w:t>
            </w:r>
          </w:p>
        </w:tc>
        <w:tc>
          <w:tcPr>
            <w:tcW w:w="2552" w:type="dxa"/>
          </w:tcPr>
          <w:p w:rsidR="005D432C" w:rsidRPr="00996B8C" w:rsidRDefault="00411497" w:rsidP="009540E3">
            <w:pPr>
              <w:rPr>
                <w:lang w:val="en-US"/>
              </w:rPr>
            </w:pPr>
            <w:r w:rsidRPr="00996B8C">
              <w:rPr>
                <w:lang w:val="en-US"/>
              </w:rPr>
              <w:t>Updated on simulation components is notified/discovered to/by the ML Sandbox</w:t>
            </w:r>
          </w:p>
        </w:tc>
        <w:tc>
          <w:tcPr>
            <w:tcW w:w="3095" w:type="dxa"/>
          </w:tcPr>
          <w:p w:rsidR="005D432C" w:rsidRPr="00996B8C" w:rsidRDefault="00CC2FE9" w:rsidP="00CC2FE9">
            <w:pPr>
              <w:rPr>
                <w:color w:val="000000" w:themeColor="text1"/>
                <w:lang w:val="en-US"/>
              </w:rPr>
            </w:pPr>
            <w:r w:rsidRPr="00996B8C">
              <w:rPr>
                <w:color w:val="000000" w:themeColor="text1"/>
                <w:lang w:val="en-US"/>
              </w:rPr>
              <w:t xml:space="preserve">Report an update on </w:t>
            </w:r>
            <w:r w:rsidRPr="00996B8C">
              <w:t>security, accounting, licensing requirements of simulation components</w:t>
            </w:r>
          </w:p>
        </w:tc>
      </w:tr>
      <w:tr w:rsidR="00BE2FEE" w:rsidRPr="00996B8C" w:rsidTr="002B7498">
        <w:trPr>
          <w:trHeight w:val="1145"/>
        </w:trPr>
        <w:tc>
          <w:tcPr>
            <w:tcW w:w="1530" w:type="dxa"/>
          </w:tcPr>
          <w:p w:rsidR="00BE2FEE" w:rsidRPr="00996B8C" w:rsidRDefault="00BE2FEE" w:rsidP="009540E3">
            <w:pPr>
              <w:rPr>
                <w:color w:val="000000" w:themeColor="text1"/>
                <w:lang w:val="en-US"/>
              </w:rPr>
            </w:pPr>
            <w:r w:rsidRPr="00996B8C">
              <w:rPr>
                <w:color w:val="000000" w:themeColor="text1"/>
                <w:lang w:val="en-US"/>
              </w:rPr>
              <w:t>SANDBOX-ASYNC-003</w:t>
            </w:r>
          </w:p>
        </w:tc>
        <w:tc>
          <w:tcPr>
            <w:tcW w:w="2551" w:type="dxa"/>
          </w:tcPr>
          <w:p w:rsidR="00BE2FEE" w:rsidRPr="00996B8C" w:rsidRDefault="00BF002A" w:rsidP="00150817">
            <w:pPr>
              <w:rPr>
                <w:lang w:val="en-US"/>
              </w:rPr>
            </w:pPr>
            <w:r w:rsidRPr="00996B8C">
              <w:rPr>
                <w:lang w:val="en-US"/>
              </w:rPr>
              <w:t>Alert type / forecasted results / additional information on potential failure points</w:t>
            </w:r>
          </w:p>
        </w:tc>
        <w:tc>
          <w:tcPr>
            <w:tcW w:w="2552" w:type="dxa"/>
          </w:tcPr>
          <w:p w:rsidR="00BE2FEE" w:rsidRPr="00996B8C" w:rsidRDefault="001A45F4" w:rsidP="009540E3">
            <w:pPr>
              <w:rPr>
                <w:lang w:val="en-US"/>
              </w:rPr>
            </w:pPr>
            <w:r w:rsidRPr="00996B8C">
              <w:rPr>
                <w:lang w:val="en-US"/>
              </w:rPr>
              <w:t>Threshold-based alert based on trend analysis (e.g., service at risk)</w:t>
            </w:r>
          </w:p>
        </w:tc>
        <w:tc>
          <w:tcPr>
            <w:tcW w:w="3095" w:type="dxa"/>
          </w:tcPr>
          <w:p w:rsidR="00BE2FEE" w:rsidRPr="00996B8C" w:rsidRDefault="00E320B1" w:rsidP="002002D6">
            <w:pPr>
              <w:rPr>
                <w:color w:val="000000" w:themeColor="text1"/>
                <w:lang w:val="en-US"/>
              </w:rPr>
            </w:pPr>
            <w:r w:rsidRPr="00996B8C">
              <w:rPr>
                <w:color w:val="000000" w:themeColor="text1"/>
                <w:lang w:val="en-US"/>
              </w:rPr>
              <w:t>Proactive</w:t>
            </w:r>
            <w:r w:rsidR="002002D6" w:rsidRPr="00996B8C">
              <w:rPr>
                <w:color w:val="000000" w:themeColor="text1"/>
                <w:lang w:val="en-US"/>
              </w:rPr>
              <w:t xml:space="preserve"> behavior</w:t>
            </w:r>
            <w:r w:rsidRPr="00996B8C">
              <w:rPr>
                <w:color w:val="000000" w:themeColor="text1"/>
                <w:lang w:val="en-US"/>
              </w:rPr>
              <w:t xml:space="preserve"> trend</w:t>
            </w:r>
            <w:r w:rsidR="002002D6" w:rsidRPr="00996B8C">
              <w:rPr>
                <w:color w:val="000000" w:themeColor="text1"/>
                <w:lang w:val="en-US"/>
              </w:rPr>
              <w:t>identification of simulation components</w:t>
            </w:r>
            <w:r w:rsidR="008A0F9F" w:rsidRPr="00996B8C">
              <w:rPr>
                <w:color w:val="000000" w:themeColor="text1"/>
                <w:lang w:val="en-US"/>
              </w:rPr>
              <w:t>and sandbox resources</w:t>
            </w:r>
          </w:p>
        </w:tc>
      </w:tr>
      <w:tr w:rsidR="00BE2FEE" w:rsidRPr="00996B8C" w:rsidTr="002B7498">
        <w:trPr>
          <w:trHeight w:val="544"/>
        </w:trPr>
        <w:tc>
          <w:tcPr>
            <w:tcW w:w="1530" w:type="dxa"/>
          </w:tcPr>
          <w:p w:rsidR="00BE2FEE" w:rsidRPr="00996B8C" w:rsidRDefault="00E8671A" w:rsidP="009540E3">
            <w:pPr>
              <w:rPr>
                <w:color w:val="000000" w:themeColor="text1"/>
                <w:lang w:val="en-US"/>
              </w:rPr>
            </w:pPr>
            <w:r w:rsidRPr="00996B8C">
              <w:rPr>
                <w:color w:val="000000" w:themeColor="text1"/>
                <w:lang w:val="en-US"/>
              </w:rPr>
              <w:t>SANDBOX-ASYNC-004</w:t>
            </w:r>
          </w:p>
        </w:tc>
        <w:tc>
          <w:tcPr>
            <w:tcW w:w="2551" w:type="dxa"/>
          </w:tcPr>
          <w:p w:rsidR="00BE2FEE" w:rsidRPr="00996B8C" w:rsidRDefault="00E80BDB" w:rsidP="00150817">
            <w:pPr>
              <w:rPr>
                <w:lang w:val="en-US"/>
              </w:rPr>
            </w:pPr>
            <w:r w:rsidRPr="00996B8C">
              <w:rPr>
                <w:lang w:val="en-US"/>
              </w:rPr>
              <w:t>Report type / Updated simulation component metadata</w:t>
            </w:r>
          </w:p>
        </w:tc>
        <w:tc>
          <w:tcPr>
            <w:tcW w:w="2552" w:type="dxa"/>
          </w:tcPr>
          <w:p w:rsidR="00BE2FEE" w:rsidRPr="00996B8C" w:rsidRDefault="008A069E" w:rsidP="009540E3">
            <w:pPr>
              <w:rPr>
                <w:lang w:val="en-US"/>
              </w:rPr>
            </w:pPr>
            <w:r w:rsidRPr="00996B8C">
              <w:rPr>
                <w:lang w:val="en-US"/>
              </w:rPr>
              <w:t>Change on simulation component is noticed</w:t>
            </w:r>
          </w:p>
        </w:tc>
        <w:tc>
          <w:tcPr>
            <w:tcW w:w="3095" w:type="dxa"/>
          </w:tcPr>
          <w:p w:rsidR="00BE2FEE" w:rsidRPr="00996B8C" w:rsidRDefault="008A069E" w:rsidP="00CC2FE9">
            <w:pPr>
              <w:rPr>
                <w:color w:val="000000" w:themeColor="text1"/>
                <w:lang w:val="en-US"/>
              </w:rPr>
            </w:pPr>
            <w:r w:rsidRPr="00996B8C">
              <w:rPr>
                <w:color w:val="000000" w:themeColor="text1"/>
                <w:lang w:val="en-US"/>
              </w:rPr>
              <w:t>Report an update on simulation component metadata</w:t>
            </w:r>
          </w:p>
        </w:tc>
      </w:tr>
      <w:tr w:rsidR="008A069E" w:rsidRPr="00996B8C" w:rsidTr="002B7498">
        <w:trPr>
          <w:trHeight w:val="544"/>
        </w:trPr>
        <w:tc>
          <w:tcPr>
            <w:tcW w:w="1530" w:type="dxa"/>
          </w:tcPr>
          <w:p w:rsidR="008A069E" w:rsidRPr="00996B8C" w:rsidRDefault="008A069E" w:rsidP="008A069E">
            <w:pPr>
              <w:rPr>
                <w:color w:val="000000" w:themeColor="text1"/>
                <w:lang w:val="en-US"/>
              </w:rPr>
            </w:pPr>
            <w:r w:rsidRPr="00996B8C">
              <w:rPr>
                <w:color w:val="000000" w:themeColor="text1"/>
                <w:lang w:val="en-US"/>
              </w:rPr>
              <w:t>SANDBOX-ASYNC-005</w:t>
            </w:r>
          </w:p>
        </w:tc>
        <w:tc>
          <w:tcPr>
            <w:tcW w:w="2551" w:type="dxa"/>
          </w:tcPr>
          <w:p w:rsidR="008A069E" w:rsidRPr="00996B8C" w:rsidRDefault="00E80BDB" w:rsidP="00150817">
            <w:pPr>
              <w:rPr>
                <w:lang w:val="en-US"/>
              </w:rPr>
            </w:pPr>
            <w:r w:rsidRPr="00996B8C">
              <w:rPr>
                <w:lang w:val="en-US"/>
              </w:rPr>
              <w:t>Report type / Updated level of intelligence of simulation components</w:t>
            </w:r>
          </w:p>
        </w:tc>
        <w:tc>
          <w:tcPr>
            <w:tcW w:w="2552" w:type="dxa"/>
          </w:tcPr>
          <w:p w:rsidR="008A069E" w:rsidRPr="00996B8C" w:rsidRDefault="008A069E" w:rsidP="009540E3">
            <w:pPr>
              <w:rPr>
                <w:lang w:val="en-US"/>
              </w:rPr>
            </w:pPr>
            <w:r w:rsidRPr="00996B8C">
              <w:rPr>
                <w:lang w:val="en-US"/>
              </w:rPr>
              <w:t>Change on the intelligence level of a simulation component</w:t>
            </w:r>
          </w:p>
        </w:tc>
        <w:tc>
          <w:tcPr>
            <w:tcW w:w="3095" w:type="dxa"/>
          </w:tcPr>
          <w:p w:rsidR="008A069E" w:rsidRPr="00996B8C" w:rsidRDefault="008A069E" w:rsidP="00CC2FE9">
            <w:pPr>
              <w:rPr>
                <w:color w:val="000000" w:themeColor="text1"/>
                <w:lang w:val="en-US"/>
              </w:rPr>
            </w:pPr>
            <w:r w:rsidRPr="00996B8C">
              <w:rPr>
                <w:color w:val="000000" w:themeColor="text1"/>
                <w:lang w:val="en-US"/>
              </w:rPr>
              <w:t>Report the simulation environment intelligence level</w:t>
            </w:r>
          </w:p>
        </w:tc>
      </w:tr>
    </w:tbl>
    <w:p w:rsidR="00D93604" w:rsidRDefault="00996B8C" w:rsidP="009A11FD">
      <w:pPr>
        <w:pStyle w:val="Heading2"/>
        <w:ind w:left="0" w:firstLine="0"/>
      </w:pPr>
      <w:bookmarkStart w:id="86" w:name="_Toc95407374"/>
      <w:r>
        <w:lastRenderedPageBreak/>
        <w:t>8</w:t>
      </w:r>
      <w:r w:rsidR="00D93604">
        <w:t>.3 APIs</w:t>
      </w:r>
      <w:bookmarkEnd w:id="86"/>
    </w:p>
    <w:p w:rsidR="00E67585" w:rsidRDefault="00D25E98" w:rsidP="00E67585">
      <w:pPr>
        <w:pStyle w:val="Heading3"/>
      </w:pPr>
      <w:bookmarkStart w:id="87" w:name="_Toc95407375"/>
      <w:r>
        <w:t>8</w:t>
      </w:r>
      <w:r w:rsidR="00E67585">
        <w:t xml:space="preserve">.3.1 </w:t>
      </w:r>
      <w:r w:rsidR="00017AA7">
        <w:t xml:space="preserve">Capability discovery/negotiation </w:t>
      </w:r>
      <w:r w:rsidR="001B5D49">
        <w:t>request API</w:t>
      </w:r>
      <w:bookmarkEnd w:id="87"/>
    </w:p>
    <w:p w:rsidR="00E67585" w:rsidRPr="0052622B" w:rsidRDefault="00017AA7" w:rsidP="00E67585">
      <w:pPr>
        <w:spacing w:after="120"/>
        <w:jc w:val="both"/>
        <w:rPr>
          <w:color w:val="000000" w:themeColor="text1"/>
        </w:rPr>
      </w:pPr>
      <w:r w:rsidRPr="009A11FD">
        <w:rPr>
          <w:b/>
          <w:color w:val="000000" w:themeColor="text1"/>
        </w:rPr>
        <w:t>API Description:</w:t>
      </w:r>
      <w:r>
        <w:rPr>
          <w:color w:val="000000" w:themeColor="text1"/>
        </w:rPr>
        <w:t xml:space="preserve"> discover </w:t>
      </w:r>
      <w:r w:rsidRPr="00D03F20">
        <w:rPr>
          <w:color w:val="000000" w:themeColor="text1"/>
        </w:rPr>
        <w:t xml:space="preserve">third-party simulation components that can be used to perform </w:t>
      </w:r>
      <w:r>
        <w:rPr>
          <w:color w:val="000000" w:themeColor="text1"/>
        </w:rPr>
        <w:t>use</w:t>
      </w:r>
      <w:r w:rsidR="00EC7624">
        <w:rPr>
          <w:color w:val="000000" w:themeColor="text1"/>
        </w:rPr>
        <w:t>-</w:t>
      </w:r>
      <w:r>
        <w:rPr>
          <w:color w:val="000000" w:themeColor="text1"/>
        </w:rPr>
        <w:t>case</w:t>
      </w:r>
      <w:r w:rsidR="00EC7624">
        <w:rPr>
          <w:color w:val="000000" w:themeColor="text1"/>
        </w:rPr>
        <w:t>-</w:t>
      </w:r>
      <w:r>
        <w:rPr>
          <w:color w:val="000000" w:themeColor="text1"/>
        </w:rPr>
        <w:t>specific simulations in the ML sandbox. List of updated capabilities to be used by MLFO to find candidate simulation environments for the ML use case</w:t>
      </w:r>
      <w:r w:rsidRPr="00C76B75">
        <w:rPr>
          <w:color w:val="000000" w:themeColor="text1"/>
        </w:rPr>
        <w:t>.</w:t>
      </w:r>
    </w:p>
    <w:p w:rsidR="00E67585" w:rsidRPr="0052622B" w:rsidRDefault="00E67585" w:rsidP="00E67585">
      <w:pPr>
        <w:spacing w:after="120"/>
        <w:jc w:val="both"/>
        <w:rPr>
          <w:color w:val="000000" w:themeColor="text1"/>
        </w:rPr>
      </w:pPr>
      <w:r w:rsidRPr="0052622B">
        <w:rPr>
          <w:b/>
          <w:color w:val="000000" w:themeColor="text1"/>
        </w:rPr>
        <w:t>Request</w:t>
      </w:r>
      <w:r w:rsidR="00555EF3">
        <w:rPr>
          <w:b/>
          <w:color w:val="000000" w:themeColor="text1"/>
        </w:rPr>
        <w:t xml:space="preserve"> (pull mechanism)</w:t>
      </w:r>
      <w:r w:rsidRPr="0052622B">
        <w:rPr>
          <w:b/>
          <w:color w:val="000000" w:themeColor="text1"/>
        </w:rPr>
        <w:t>:</w:t>
      </w:r>
      <w:r w:rsidRPr="0052622B">
        <w:rPr>
          <w:color w:val="000000" w:themeColor="text1"/>
        </w:rPr>
        <w:t xml:space="preserve"> MLFO → ML sandbox subsystem</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E67585" w:rsidTr="00502C8F">
        <w:tc>
          <w:tcPr>
            <w:tcW w:w="2179" w:type="dxa"/>
          </w:tcPr>
          <w:p w:rsidR="00E67585" w:rsidRDefault="00E67585" w:rsidP="00502C8F">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E67585" w:rsidRDefault="00E67585" w:rsidP="00502C8F">
            <w:pPr>
              <w:jc w:val="center"/>
              <w:rPr>
                <w:rFonts w:asciiTheme="majorBidi" w:hAnsiTheme="majorBidi" w:cstheme="majorBidi"/>
                <w:color w:val="000000" w:themeColor="text1"/>
                <w:lang w:val="en-US"/>
              </w:rPr>
            </w:pPr>
            <w:r>
              <w:rPr>
                <w:b/>
                <w:lang w:val="en-IN" w:eastAsia="en-IN"/>
              </w:rPr>
              <w:t>Type</w:t>
            </w:r>
          </w:p>
        </w:tc>
        <w:tc>
          <w:tcPr>
            <w:tcW w:w="2351" w:type="dxa"/>
          </w:tcPr>
          <w:p w:rsidR="00E67585" w:rsidRDefault="00E67585" w:rsidP="00502C8F">
            <w:pPr>
              <w:jc w:val="center"/>
              <w:rPr>
                <w:b/>
                <w:lang w:val="en-IN" w:eastAsia="en-IN"/>
              </w:rPr>
            </w:pPr>
            <w:r>
              <w:rPr>
                <w:b/>
                <w:lang w:val="en-IN" w:eastAsia="en-IN"/>
              </w:rPr>
              <w:t>Mandatory/Optional</w:t>
            </w:r>
          </w:p>
          <w:p w:rsidR="00E67585" w:rsidRDefault="00E67585" w:rsidP="00502C8F">
            <w:pPr>
              <w:jc w:val="center"/>
              <w:rPr>
                <w:rFonts w:asciiTheme="majorBidi" w:hAnsiTheme="majorBidi" w:cstheme="majorBidi"/>
                <w:color w:val="000000" w:themeColor="text1"/>
                <w:lang w:val="en-US"/>
              </w:rPr>
            </w:pPr>
            <w:r>
              <w:rPr>
                <w:b/>
                <w:lang w:val="en-IN" w:eastAsia="en-IN"/>
              </w:rPr>
              <w:t>/Conditional</w:t>
            </w:r>
          </w:p>
        </w:tc>
        <w:tc>
          <w:tcPr>
            <w:tcW w:w="4018" w:type="dxa"/>
          </w:tcPr>
          <w:p w:rsidR="00E67585" w:rsidRDefault="00E67585" w:rsidP="00502C8F">
            <w:pPr>
              <w:jc w:val="center"/>
              <w:rPr>
                <w:rFonts w:asciiTheme="majorBidi" w:hAnsiTheme="majorBidi" w:cstheme="majorBidi"/>
                <w:color w:val="000000" w:themeColor="text1"/>
                <w:lang w:val="en-US"/>
              </w:rPr>
            </w:pPr>
            <w:r>
              <w:rPr>
                <w:b/>
                <w:lang w:val="en-IN" w:eastAsia="en-IN"/>
              </w:rPr>
              <w:t>Description</w:t>
            </w:r>
          </w:p>
        </w:tc>
      </w:tr>
      <w:tr w:rsidR="00E67585" w:rsidTr="00502C8F">
        <w:tc>
          <w:tcPr>
            <w:tcW w:w="2179" w:type="dxa"/>
          </w:tcPr>
          <w:p w:rsidR="00E67585" w:rsidRDefault="004A4414"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Request ID</w:t>
            </w:r>
          </w:p>
        </w:tc>
        <w:tc>
          <w:tcPr>
            <w:tcW w:w="1180" w:type="dxa"/>
          </w:tcPr>
          <w:p w:rsidR="00E67585" w:rsidRDefault="004A4414"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E67585" w:rsidRDefault="004A4414"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E67585" w:rsidRDefault="004A4414"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Identifier of the request, indicating “capability discover/negotiation” </w:t>
            </w:r>
          </w:p>
        </w:tc>
      </w:tr>
      <w:tr w:rsidR="00E67585" w:rsidTr="00502C8F">
        <w:tc>
          <w:tcPr>
            <w:tcW w:w="2179" w:type="dxa"/>
          </w:tcPr>
          <w:p w:rsidR="00E67585" w:rsidRPr="009A11FD" w:rsidRDefault="00555EF3" w:rsidP="00502C8F">
            <w:r>
              <w:t>ML profile</w:t>
            </w:r>
          </w:p>
        </w:tc>
        <w:tc>
          <w:tcPr>
            <w:tcW w:w="1180" w:type="dxa"/>
          </w:tcPr>
          <w:p w:rsidR="00E67585" w:rsidRDefault="00555EF3" w:rsidP="00502C8F">
            <w:pPr>
              <w:rPr>
                <w:lang w:val="en-US"/>
              </w:rPr>
            </w:pPr>
            <w:r>
              <w:rPr>
                <w:lang w:val="en-US"/>
              </w:rPr>
              <w:t>Json</w:t>
            </w:r>
          </w:p>
        </w:tc>
        <w:tc>
          <w:tcPr>
            <w:tcW w:w="2351" w:type="dxa"/>
          </w:tcPr>
          <w:p w:rsidR="00E67585" w:rsidRDefault="00555EF3" w:rsidP="00502C8F">
            <w:pPr>
              <w:rPr>
                <w:lang w:val="en-US"/>
              </w:rPr>
            </w:pPr>
            <w:r>
              <w:rPr>
                <w:lang w:val="en-US"/>
              </w:rPr>
              <w:t>Mandatory</w:t>
            </w:r>
          </w:p>
        </w:tc>
        <w:tc>
          <w:tcPr>
            <w:tcW w:w="4018" w:type="dxa"/>
          </w:tcPr>
          <w:p w:rsidR="00E67585" w:rsidRDefault="00555EF3"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Includes metadata defining policies, requirements, constraints, etc.</w:t>
            </w:r>
          </w:p>
        </w:tc>
      </w:tr>
    </w:tbl>
    <w:p w:rsidR="00E67585" w:rsidRPr="0052622B" w:rsidRDefault="00E67585" w:rsidP="009A11FD">
      <w:pPr>
        <w:spacing w:before="120" w:after="120"/>
        <w:jc w:val="both"/>
        <w:rPr>
          <w:color w:val="000000" w:themeColor="text1"/>
        </w:rPr>
      </w:pPr>
      <w:r w:rsidRPr="0052622B">
        <w:rPr>
          <w:b/>
          <w:color w:val="000000" w:themeColor="text1"/>
        </w:rPr>
        <w:t>Response</w:t>
      </w:r>
      <w:r w:rsidR="00017AA7">
        <w:rPr>
          <w:b/>
          <w:color w:val="000000" w:themeColor="text1"/>
        </w:rPr>
        <w:t xml:space="preserve"> (or push method)</w:t>
      </w:r>
      <w:r w:rsidRPr="0052622B">
        <w:rPr>
          <w:b/>
          <w:color w:val="000000" w:themeColor="text1"/>
        </w:rPr>
        <w:t>:</w:t>
      </w:r>
      <w:r w:rsidRPr="0052622B">
        <w:rPr>
          <w:color w:val="000000" w:themeColor="text1"/>
        </w:rPr>
        <w:t xml:space="preserve"> ML sandbox subsystem → MLFO</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E67585" w:rsidTr="00502C8F">
        <w:tc>
          <w:tcPr>
            <w:tcW w:w="2179" w:type="dxa"/>
          </w:tcPr>
          <w:p w:rsidR="00E67585" w:rsidRDefault="00E67585" w:rsidP="00502C8F">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E67585" w:rsidRDefault="00E67585" w:rsidP="00502C8F">
            <w:pPr>
              <w:jc w:val="center"/>
              <w:rPr>
                <w:rFonts w:asciiTheme="majorBidi" w:hAnsiTheme="majorBidi" w:cstheme="majorBidi"/>
                <w:color w:val="000000" w:themeColor="text1"/>
                <w:lang w:val="en-US"/>
              </w:rPr>
            </w:pPr>
            <w:r>
              <w:rPr>
                <w:b/>
                <w:lang w:val="en-IN" w:eastAsia="en-IN"/>
              </w:rPr>
              <w:t>Type</w:t>
            </w:r>
          </w:p>
        </w:tc>
        <w:tc>
          <w:tcPr>
            <w:tcW w:w="2351" w:type="dxa"/>
          </w:tcPr>
          <w:p w:rsidR="00E67585" w:rsidRDefault="00E67585" w:rsidP="00502C8F">
            <w:pPr>
              <w:jc w:val="center"/>
              <w:rPr>
                <w:b/>
                <w:lang w:val="en-IN" w:eastAsia="en-IN"/>
              </w:rPr>
            </w:pPr>
            <w:r>
              <w:rPr>
                <w:b/>
                <w:lang w:val="en-IN" w:eastAsia="en-IN"/>
              </w:rPr>
              <w:t>Mandatory/Optional</w:t>
            </w:r>
          </w:p>
          <w:p w:rsidR="00E67585" w:rsidRDefault="00E67585" w:rsidP="00502C8F">
            <w:pPr>
              <w:jc w:val="center"/>
              <w:rPr>
                <w:rFonts w:asciiTheme="majorBidi" w:hAnsiTheme="majorBidi" w:cstheme="majorBidi"/>
                <w:color w:val="000000" w:themeColor="text1"/>
                <w:lang w:val="en-US"/>
              </w:rPr>
            </w:pPr>
            <w:r>
              <w:rPr>
                <w:b/>
                <w:lang w:val="en-IN" w:eastAsia="en-IN"/>
              </w:rPr>
              <w:t>/Conditional</w:t>
            </w:r>
          </w:p>
        </w:tc>
        <w:tc>
          <w:tcPr>
            <w:tcW w:w="4018" w:type="dxa"/>
          </w:tcPr>
          <w:p w:rsidR="00E67585" w:rsidRDefault="00E67585" w:rsidP="00502C8F">
            <w:pPr>
              <w:jc w:val="center"/>
              <w:rPr>
                <w:rFonts w:asciiTheme="majorBidi" w:hAnsiTheme="majorBidi" w:cstheme="majorBidi"/>
                <w:color w:val="000000" w:themeColor="text1"/>
                <w:lang w:val="en-US"/>
              </w:rPr>
            </w:pPr>
            <w:r>
              <w:rPr>
                <w:b/>
                <w:lang w:val="en-IN" w:eastAsia="en-IN"/>
              </w:rPr>
              <w:t>Description</w:t>
            </w:r>
          </w:p>
        </w:tc>
      </w:tr>
      <w:tr w:rsidR="00E67585" w:rsidTr="00502C8F">
        <w:tc>
          <w:tcPr>
            <w:tcW w:w="2179" w:type="dxa"/>
          </w:tcPr>
          <w:p w:rsidR="00E67585" w:rsidRDefault="00017AA7"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List of simulation components</w:t>
            </w:r>
          </w:p>
        </w:tc>
        <w:tc>
          <w:tcPr>
            <w:tcW w:w="1180" w:type="dxa"/>
          </w:tcPr>
          <w:p w:rsidR="00E67585" w:rsidRDefault="00017AA7"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Json</w:t>
            </w:r>
          </w:p>
        </w:tc>
        <w:tc>
          <w:tcPr>
            <w:tcW w:w="2351" w:type="dxa"/>
          </w:tcPr>
          <w:p w:rsidR="00E67585" w:rsidRDefault="00017AA7"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E67585" w:rsidRDefault="00017AA7" w:rsidP="009A11FD">
            <w:pPr>
              <w:jc w:val="both"/>
              <w:rPr>
                <w:rFonts w:asciiTheme="majorBidi" w:hAnsiTheme="majorBidi" w:cstheme="majorBidi"/>
                <w:color w:val="000000" w:themeColor="text1"/>
                <w:lang w:val="en-US"/>
              </w:rPr>
            </w:pPr>
            <w:r>
              <w:rPr>
                <w:color w:val="000000" w:themeColor="text1"/>
              </w:rPr>
              <w:t>U</w:t>
            </w:r>
            <w:r w:rsidRPr="00C76B75">
              <w:rPr>
                <w:color w:val="000000" w:themeColor="text1"/>
              </w:rPr>
              <w:t xml:space="preserve">pdated capability list </w:t>
            </w:r>
            <w:r>
              <w:rPr>
                <w:color w:val="000000" w:themeColor="text1"/>
              </w:rPr>
              <w:t xml:space="preserve">of the available </w:t>
            </w:r>
            <w:r w:rsidRPr="00C76B75">
              <w:rPr>
                <w:color w:val="000000" w:themeColor="text1"/>
              </w:rPr>
              <w:t>simulation components</w:t>
            </w:r>
          </w:p>
        </w:tc>
      </w:tr>
      <w:tr w:rsidR="00555EF3" w:rsidTr="00502C8F">
        <w:tc>
          <w:tcPr>
            <w:tcW w:w="2179" w:type="dxa"/>
          </w:tcPr>
          <w:p w:rsidR="00555EF3" w:rsidRDefault="00555EF3"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Simulation environment metadata</w:t>
            </w:r>
          </w:p>
        </w:tc>
        <w:tc>
          <w:tcPr>
            <w:tcW w:w="1180" w:type="dxa"/>
          </w:tcPr>
          <w:p w:rsidR="00555EF3" w:rsidRDefault="00555EF3"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Json</w:t>
            </w:r>
          </w:p>
        </w:tc>
        <w:tc>
          <w:tcPr>
            <w:tcW w:w="2351" w:type="dxa"/>
          </w:tcPr>
          <w:p w:rsidR="00555EF3" w:rsidRDefault="00555EF3" w:rsidP="00502C8F">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555EF3" w:rsidRDefault="00555EF3" w:rsidP="009A11FD">
            <w:pPr>
              <w:jc w:val="both"/>
              <w:rPr>
                <w:color w:val="000000" w:themeColor="text1"/>
              </w:rPr>
            </w:pPr>
            <w:r>
              <w:rPr>
                <w:color w:val="000000" w:themeColor="text1"/>
              </w:rPr>
              <w:t>M</w:t>
            </w:r>
            <w:r w:rsidRPr="00400644">
              <w:rPr>
                <w:color w:val="000000" w:themeColor="text1"/>
              </w:rPr>
              <w:t>etadata can contain information such as installation/execution requirements, capabilities of simulated NFs, performance indicators, configurable parameters, maturity (alpha/beta)</w:t>
            </w:r>
            <w:r>
              <w:rPr>
                <w:color w:val="000000" w:themeColor="text1"/>
              </w:rPr>
              <w:t>,</w:t>
            </w:r>
            <w:r w:rsidRPr="00400644">
              <w:rPr>
                <w:color w:val="000000" w:themeColor="text1"/>
              </w:rPr>
              <w:t xml:space="preserve"> etc.</w:t>
            </w:r>
          </w:p>
        </w:tc>
      </w:tr>
    </w:tbl>
    <w:p w:rsidR="00555EF3" w:rsidRPr="00C76B75" w:rsidRDefault="00555EF3" w:rsidP="009A11FD">
      <w:pPr>
        <w:spacing w:before="120" w:after="120"/>
        <w:jc w:val="both"/>
        <w:rPr>
          <w:color w:val="000000" w:themeColor="text1"/>
        </w:rPr>
      </w:pPr>
      <w:r w:rsidRPr="00C76B75">
        <w:rPr>
          <w:color w:val="000000" w:themeColor="text1"/>
        </w:rPr>
        <w:t xml:space="preserve">NOTE </w:t>
      </w:r>
      <w:r>
        <w:rPr>
          <w:color w:val="000000" w:themeColor="text1"/>
        </w:rPr>
        <w:t>1</w:t>
      </w:r>
      <w:r w:rsidRPr="00C76B75">
        <w:rPr>
          <w:color w:val="000000" w:themeColor="text1"/>
        </w:rPr>
        <w:t xml:space="preserve"> – as an example of 3</w:t>
      </w:r>
      <w:r w:rsidRPr="00C76B75">
        <w:rPr>
          <w:color w:val="000000" w:themeColor="text1"/>
          <w:vertAlign w:val="superscript"/>
        </w:rPr>
        <w:t>rd</w:t>
      </w:r>
      <w:r w:rsidRPr="00C76B75">
        <w:rPr>
          <w:color w:val="000000" w:themeColor="text1"/>
        </w:rPr>
        <w:t xml:space="preserve"> party NF, ns-3 can be selected to simulate a specific deployment of IEEE 802.11ac WLANs.</w:t>
      </w:r>
    </w:p>
    <w:p w:rsidR="00555EF3" w:rsidRDefault="00555EF3" w:rsidP="009A11FD">
      <w:pPr>
        <w:spacing w:after="120"/>
        <w:jc w:val="both"/>
        <w:rPr>
          <w:color w:val="000000" w:themeColor="text1"/>
        </w:rPr>
      </w:pPr>
      <w:r>
        <w:rPr>
          <w:color w:val="000000" w:themeColor="text1"/>
        </w:rPr>
        <w:t>N</w:t>
      </w:r>
      <w:r w:rsidRPr="00C76B75">
        <w:rPr>
          <w:color w:val="000000" w:themeColor="text1"/>
        </w:rPr>
        <w:t xml:space="preserve">OTE </w:t>
      </w:r>
      <w:r>
        <w:rPr>
          <w:color w:val="000000" w:themeColor="text1"/>
        </w:rPr>
        <w:t>2</w:t>
      </w:r>
      <w:r w:rsidRPr="00C76B75">
        <w:rPr>
          <w:color w:val="000000" w:themeColor="text1"/>
        </w:rPr>
        <w:t xml:space="preserve"> – based on the use case requirements, the list of potential NFs is narrowed. For instance, NFs can have associated information (via</w:t>
      </w:r>
      <w:r>
        <w:rPr>
          <w:color w:val="000000" w:themeColor="text1"/>
        </w:rPr>
        <w:t xml:space="preserve"> simulation environment</w:t>
      </w:r>
      <w:r w:rsidRPr="00C76B75">
        <w:rPr>
          <w:color w:val="000000" w:themeColor="text1"/>
        </w:rPr>
        <w:t xml:space="preserve"> metadata) such as “running time”, </w:t>
      </w:r>
      <w:r>
        <w:rPr>
          <w:color w:val="000000" w:themeColor="text1"/>
        </w:rPr>
        <w:t>“billing aspects”, “accuracy”, etc.</w:t>
      </w:r>
    </w:p>
    <w:p w:rsidR="00325753" w:rsidRDefault="00823296" w:rsidP="009A11FD">
      <w:pPr>
        <w:pStyle w:val="Heading3"/>
      </w:pPr>
      <w:bookmarkStart w:id="88" w:name="_Toc95407376"/>
      <w:r>
        <w:t>8</w:t>
      </w:r>
      <w:r w:rsidR="00325753">
        <w:t xml:space="preserve">.3.2 </w:t>
      </w:r>
      <w:r w:rsidR="00255896">
        <w:t>Monitor health reporting API</w:t>
      </w:r>
      <w:bookmarkEnd w:id="88"/>
    </w:p>
    <w:p w:rsidR="00255896" w:rsidRDefault="00255896" w:rsidP="00255896">
      <w:pPr>
        <w:spacing w:after="120"/>
        <w:jc w:val="both"/>
        <w:rPr>
          <w:color w:val="000000" w:themeColor="text1"/>
        </w:rPr>
      </w:pPr>
      <w:r w:rsidRPr="00762294">
        <w:rPr>
          <w:b/>
          <w:color w:val="000000" w:themeColor="text1"/>
        </w:rPr>
        <w:t>API Description:</w:t>
      </w:r>
      <w:r w:rsidR="00ED0D9D">
        <w:rPr>
          <w:color w:val="000000" w:themeColor="text1"/>
        </w:rPr>
        <w:t>report the health status of the simulation components, s</w:t>
      </w:r>
      <w:r w:rsidR="00EC7624">
        <w:rPr>
          <w:color w:val="000000" w:themeColor="text1"/>
        </w:rPr>
        <w:t xml:space="preserve">o that the MLFO can consider taking </w:t>
      </w:r>
      <w:r w:rsidR="00ED0D9D">
        <w:rPr>
          <w:color w:val="000000" w:themeColor="text1"/>
        </w:rPr>
        <w:t>healing actions.</w:t>
      </w:r>
    </w:p>
    <w:p w:rsidR="00255896" w:rsidRPr="0052622B" w:rsidRDefault="00255896" w:rsidP="00255896">
      <w:pPr>
        <w:spacing w:after="120"/>
        <w:jc w:val="both"/>
        <w:rPr>
          <w:color w:val="000000" w:themeColor="text1"/>
        </w:rPr>
      </w:pPr>
      <w:r w:rsidRPr="0052622B">
        <w:rPr>
          <w:b/>
          <w:color w:val="000000" w:themeColor="text1"/>
        </w:rPr>
        <w:t>Request</w:t>
      </w:r>
      <w:r>
        <w:rPr>
          <w:b/>
          <w:color w:val="000000" w:themeColor="text1"/>
        </w:rPr>
        <w:t xml:space="preserve"> (</w:t>
      </w:r>
      <w:r w:rsidR="000D0089">
        <w:rPr>
          <w:b/>
          <w:color w:val="000000" w:themeColor="text1"/>
        </w:rPr>
        <w:t xml:space="preserve">periodical or </w:t>
      </w:r>
      <w:r w:rsidR="000A7167">
        <w:rPr>
          <w:b/>
          <w:color w:val="000000" w:themeColor="text1"/>
        </w:rPr>
        <w:t>responsive</w:t>
      </w:r>
      <w:r>
        <w:rPr>
          <w:b/>
          <w:color w:val="000000" w:themeColor="text1"/>
        </w:rPr>
        <w:t>)</w:t>
      </w:r>
      <w:r w:rsidRPr="0052622B">
        <w:rPr>
          <w:b/>
          <w:color w:val="000000" w:themeColor="text1"/>
        </w:rPr>
        <w:t>:</w:t>
      </w:r>
      <w:r w:rsidR="004C4FF4" w:rsidRPr="0052622B">
        <w:rPr>
          <w:color w:val="000000" w:themeColor="text1"/>
        </w:rPr>
        <w:t>ML sandbox subsystem → MLFO</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255896" w:rsidTr="009540E3">
        <w:tc>
          <w:tcPr>
            <w:tcW w:w="2179" w:type="dxa"/>
          </w:tcPr>
          <w:p w:rsidR="00255896" w:rsidRDefault="00255896" w:rsidP="009540E3">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255896" w:rsidRDefault="00255896" w:rsidP="009540E3">
            <w:pPr>
              <w:jc w:val="center"/>
              <w:rPr>
                <w:rFonts w:asciiTheme="majorBidi" w:hAnsiTheme="majorBidi" w:cstheme="majorBidi"/>
                <w:color w:val="000000" w:themeColor="text1"/>
                <w:lang w:val="en-US"/>
              </w:rPr>
            </w:pPr>
            <w:r>
              <w:rPr>
                <w:b/>
                <w:lang w:val="en-IN" w:eastAsia="en-IN"/>
              </w:rPr>
              <w:t>Type</w:t>
            </w:r>
          </w:p>
        </w:tc>
        <w:tc>
          <w:tcPr>
            <w:tcW w:w="2351" w:type="dxa"/>
          </w:tcPr>
          <w:p w:rsidR="00255896" w:rsidRDefault="00255896" w:rsidP="009540E3">
            <w:pPr>
              <w:jc w:val="center"/>
              <w:rPr>
                <w:b/>
                <w:lang w:val="en-IN" w:eastAsia="en-IN"/>
              </w:rPr>
            </w:pPr>
            <w:r>
              <w:rPr>
                <w:b/>
                <w:lang w:val="en-IN" w:eastAsia="en-IN"/>
              </w:rPr>
              <w:t>Mandatory/Optional</w:t>
            </w:r>
          </w:p>
          <w:p w:rsidR="00255896" w:rsidRDefault="00255896" w:rsidP="009540E3">
            <w:pPr>
              <w:jc w:val="center"/>
              <w:rPr>
                <w:rFonts w:asciiTheme="majorBidi" w:hAnsiTheme="majorBidi" w:cstheme="majorBidi"/>
                <w:color w:val="000000" w:themeColor="text1"/>
                <w:lang w:val="en-US"/>
              </w:rPr>
            </w:pPr>
            <w:r>
              <w:rPr>
                <w:b/>
                <w:lang w:val="en-IN" w:eastAsia="en-IN"/>
              </w:rPr>
              <w:t>/Conditional</w:t>
            </w:r>
          </w:p>
        </w:tc>
        <w:tc>
          <w:tcPr>
            <w:tcW w:w="4018" w:type="dxa"/>
          </w:tcPr>
          <w:p w:rsidR="00255896" w:rsidRDefault="00255896" w:rsidP="009540E3">
            <w:pPr>
              <w:jc w:val="center"/>
              <w:rPr>
                <w:rFonts w:asciiTheme="majorBidi" w:hAnsiTheme="majorBidi" w:cstheme="majorBidi"/>
                <w:color w:val="000000" w:themeColor="text1"/>
                <w:lang w:val="en-US"/>
              </w:rPr>
            </w:pPr>
            <w:r>
              <w:rPr>
                <w:b/>
                <w:lang w:val="en-IN" w:eastAsia="en-IN"/>
              </w:rPr>
              <w:t>Description</w:t>
            </w:r>
          </w:p>
        </w:tc>
      </w:tr>
      <w:tr w:rsidR="000D0089" w:rsidTr="009540E3">
        <w:tc>
          <w:tcPr>
            <w:tcW w:w="2179" w:type="dxa"/>
          </w:tcPr>
          <w:p w:rsidR="000D0089" w:rsidRDefault="000D0089"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Notification ID</w:t>
            </w:r>
          </w:p>
        </w:tc>
        <w:tc>
          <w:tcPr>
            <w:tcW w:w="1180" w:type="dxa"/>
          </w:tcPr>
          <w:p w:rsidR="000D0089" w:rsidRDefault="000D0089"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0D0089" w:rsidRDefault="000D0089" w:rsidP="009A11FD">
            <w:pPr>
              <w:jc w:val="both"/>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0D0089" w:rsidRDefault="000D0089"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Identifier of the request, indicating “monitoring report” </w:t>
            </w:r>
          </w:p>
        </w:tc>
      </w:tr>
      <w:tr w:rsidR="000D0089" w:rsidTr="009540E3">
        <w:tc>
          <w:tcPr>
            <w:tcW w:w="2179" w:type="dxa"/>
          </w:tcPr>
          <w:p w:rsidR="000D0089" w:rsidRDefault="000D0089"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Health status</w:t>
            </w:r>
          </w:p>
        </w:tc>
        <w:tc>
          <w:tcPr>
            <w:tcW w:w="1180" w:type="dxa"/>
          </w:tcPr>
          <w:p w:rsidR="000D0089" w:rsidRDefault="000D0089"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0D0089" w:rsidRDefault="000D0089" w:rsidP="009A11FD">
            <w:pPr>
              <w:jc w:val="both"/>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0D0089" w:rsidRDefault="000D0089"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Code indicating the current status of the simulation </w:t>
            </w:r>
            <w:r>
              <w:rPr>
                <w:rFonts w:asciiTheme="majorBidi" w:hAnsiTheme="majorBidi" w:cstheme="majorBidi"/>
                <w:color w:val="000000" w:themeColor="text1"/>
                <w:lang w:val="en-US"/>
              </w:rPr>
              <w:lastRenderedPageBreak/>
              <w:t>components (Green, Yellow, Orange, Red)</w:t>
            </w:r>
          </w:p>
        </w:tc>
      </w:tr>
      <w:tr w:rsidR="000D0089" w:rsidTr="009540E3">
        <w:tc>
          <w:tcPr>
            <w:tcW w:w="2179" w:type="dxa"/>
          </w:tcPr>
          <w:p w:rsidR="000D0089" w:rsidRDefault="000D0089"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lastRenderedPageBreak/>
              <w:t>Severity</w:t>
            </w:r>
          </w:p>
        </w:tc>
        <w:tc>
          <w:tcPr>
            <w:tcW w:w="1180" w:type="dxa"/>
          </w:tcPr>
          <w:p w:rsidR="000D0089" w:rsidRDefault="000D0089"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0D0089" w:rsidRDefault="000D0089" w:rsidP="00ED0D9D">
            <w:pPr>
              <w:jc w:val="both"/>
              <w:rPr>
                <w:rFonts w:asciiTheme="majorBidi" w:hAnsiTheme="majorBidi" w:cstheme="majorBidi"/>
                <w:color w:val="000000" w:themeColor="text1"/>
                <w:lang w:val="en-US"/>
              </w:rPr>
            </w:pPr>
            <w:r>
              <w:rPr>
                <w:rFonts w:asciiTheme="majorBidi" w:hAnsiTheme="majorBidi" w:cstheme="majorBidi"/>
                <w:color w:val="000000" w:themeColor="text1"/>
                <w:lang w:val="en-US"/>
              </w:rPr>
              <w:t>Optional</w:t>
            </w:r>
          </w:p>
        </w:tc>
        <w:tc>
          <w:tcPr>
            <w:tcW w:w="4018" w:type="dxa"/>
          </w:tcPr>
          <w:p w:rsidR="000D0089" w:rsidRDefault="000D0089"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Code indicating the severity of the potential anomalies identified (</w:t>
            </w:r>
            <w:r w:rsidRPr="00762294">
              <w:rPr>
                <w:rFonts w:asciiTheme="majorBidi" w:hAnsiTheme="majorBidi" w:cstheme="majorBidi"/>
                <w:color w:val="000000" w:themeColor="text1"/>
                <w:lang w:val="en-US"/>
              </w:rPr>
              <w:t>Critical, Major, Minor, Normal, or Clear</w:t>
            </w:r>
            <w:r>
              <w:rPr>
                <w:rFonts w:asciiTheme="majorBidi" w:hAnsiTheme="majorBidi" w:cstheme="majorBidi"/>
                <w:color w:val="000000" w:themeColor="text1"/>
                <w:lang w:val="en-US"/>
              </w:rPr>
              <w:t>)</w:t>
            </w:r>
          </w:p>
        </w:tc>
      </w:tr>
      <w:tr w:rsidR="000D0089" w:rsidTr="009540E3">
        <w:tc>
          <w:tcPr>
            <w:tcW w:w="2179" w:type="dxa"/>
          </w:tcPr>
          <w:p w:rsidR="000D0089" w:rsidRPr="00762294" w:rsidRDefault="000D0089" w:rsidP="009A11FD">
            <w:r>
              <w:rPr>
                <w:color w:val="000000" w:themeColor="text1"/>
              </w:rPr>
              <w:t>Monitoring logs</w:t>
            </w:r>
          </w:p>
        </w:tc>
        <w:tc>
          <w:tcPr>
            <w:tcW w:w="1180" w:type="dxa"/>
          </w:tcPr>
          <w:p w:rsidR="000D0089" w:rsidRDefault="000D0089" w:rsidP="009540E3">
            <w:pPr>
              <w:rPr>
                <w:lang w:val="en-US"/>
              </w:rPr>
            </w:pPr>
            <w:r>
              <w:rPr>
                <w:lang w:val="en-US"/>
              </w:rPr>
              <w:t>String list</w:t>
            </w:r>
          </w:p>
        </w:tc>
        <w:tc>
          <w:tcPr>
            <w:tcW w:w="2351" w:type="dxa"/>
          </w:tcPr>
          <w:p w:rsidR="000D0089" w:rsidRDefault="000D0089" w:rsidP="009A11FD">
            <w:pPr>
              <w:jc w:val="both"/>
              <w:rPr>
                <w:lang w:val="en-US"/>
              </w:rPr>
            </w:pPr>
            <w:r>
              <w:rPr>
                <w:lang w:val="en-US"/>
              </w:rPr>
              <w:t>Optional</w:t>
            </w:r>
          </w:p>
        </w:tc>
        <w:tc>
          <w:tcPr>
            <w:tcW w:w="4018" w:type="dxa"/>
          </w:tcPr>
          <w:p w:rsidR="000D0089" w:rsidRDefault="000D0089" w:rsidP="009A11FD">
            <w:pPr>
              <w:rPr>
                <w:rFonts w:asciiTheme="majorBidi" w:hAnsiTheme="majorBidi" w:cstheme="majorBidi"/>
                <w:color w:val="000000" w:themeColor="text1"/>
                <w:lang w:val="en-US"/>
              </w:rPr>
            </w:pPr>
            <w:r>
              <w:rPr>
                <w:color w:val="000000" w:themeColor="text1"/>
              </w:rPr>
              <w:t xml:space="preserve">Raw data resulting from </w:t>
            </w:r>
            <w:r w:rsidRPr="00AA08E7">
              <w:rPr>
                <w:color w:val="000000" w:themeColor="text1"/>
              </w:rPr>
              <w:t>monitoring</w:t>
            </w:r>
          </w:p>
        </w:tc>
      </w:tr>
      <w:tr w:rsidR="000D0089" w:rsidTr="009540E3">
        <w:tc>
          <w:tcPr>
            <w:tcW w:w="2179" w:type="dxa"/>
          </w:tcPr>
          <w:p w:rsidR="000D0089" w:rsidRPr="00762294" w:rsidRDefault="000D0089" w:rsidP="009540E3">
            <w:pPr>
              <w:rPr>
                <w:rFonts w:asciiTheme="majorBidi" w:eastAsia="SimSun" w:hAnsiTheme="majorBidi" w:cstheme="majorBidi"/>
                <w:color w:val="000000" w:themeColor="text1"/>
              </w:rPr>
            </w:pPr>
            <w:r>
              <w:rPr>
                <w:rFonts w:asciiTheme="majorBidi" w:eastAsia="SimSun" w:hAnsiTheme="majorBidi" w:cstheme="majorBidi"/>
                <w:color w:val="000000" w:themeColor="text1"/>
              </w:rPr>
              <w:t>Alerts</w:t>
            </w:r>
          </w:p>
        </w:tc>
        <w:tc>
          <w:tcPr>
            <w:tcW w:w="1180" w:type="dxa"/>
          </w:tcPr>
          <w:p w:rsidR="000D0089" w:rsidRDefault="000D0089" w:rsidP="009540E3">
            <w:pPr>
              <w:rPr>
                <w:lang w:val="en-US"/>
              </w:rPr>
            </w:pPr>
            <w:r>
              <w:rPr>
                <w:lang w:val="en-US"/>
              </w:rPr>
              <w:t>Key-value pairs</w:t>
            </w:r>
          </w:p>
        </w:tc>
        <w:tc>
          <w:tcPr>
            <w:tcW w:w="2351" w:type="dxa"/>
          </w:tcPr>
          <w:p w:rsidR="000D0089" w:rsidRDefault="000D0089" w:rsidP="009A11FD">
            <w:pPr>
              <w:tabs>
                <w:tab w:val="left" w:pos="510"/>
              </w:tabs>
              <w:jc w:val="both"/>
              <w:rPr>
                <w:lang w:val="en-US"/>
              </w:rPr>
            </w:pPr>
            <w:r>
              <w:rPr>
                <w:lang w:val="en-US"/>
              </w:rPr>
              <w:t>Optional</w:t>
            </w:r>
          </w:p>
        </w:tc>
        <w:tc>
          <w:tcPr>
            <w:tcW w:w="4018" w:type="dxa"/>
          </w:tcPr>
          <w:p w:rsidR="000D0089" w:rsidRDefault="000D0089" w:rsidP="009A11FD">
            <w:pPr>
              <w:rPr>
                <w:rFonts w:eastAsia="SimSun"/>
                <w:lang w:val="en-US"/>
              </w:rPr>
            </w:pPr>
            <w:r>
              <w:rPr>
                <w:rFonts w:eastAsia="SimSun"/>
                <w:lang w:val="en-US"/>
              </w:rPr>
              <w:t>Threshold-based alerts</w:t>
            </w:r>
          </w:p>
        </w:tc>
      </w:tr>
      <w:tr w:rsidR="000D0089" w:rsidTr="009540E3">
        <w:tc>
          <w:tcPr>
            <w:tcW w:w="2179" w:type="dxa"/>
          </w:tcPr>
          <w:p w:rsidR="000D0089" w:rsidRDefault="000D0089" w:rsidP="009540E3">
            <w:pPr>
              <w:rPr>
                <w:rFonts w:asciiTheme="majorBidi" w:eastAsia="SimSun" w:hAnsiTheme="majorBidi" w:cstheme="majorBidi"/>
                <w:color w:val="000000" w:themeColor="text1"/>
              </w:rPr>
            </w:pPr>
            <w:r>
              <w:rPr>
                <w:rFonts w:asciiTheme="majorBidi" w:eastAsia="SimSun" w:hAnsiTheme="majorBidi" w:cstheme="majorBidi"/>
                <w:color w:val="000000" w:themeColor="text1"/>
              </w:rPr>
              <w:t>Suggested action points</w:t>
            </w:r>
          </w:p>
        </w:tc>
        <w:tc>
          <w:tcPr>
            <w:tcW w:w="1180" w:type="dxa"/>
          </w:tcPr>
          <w:p w:rsidR="000D0089" w:rsidRDefault="000D0089" w:rsidP="009540E3">
            <w:pPr>
              <w:rPr>
                <w:lang w:val="en-US"/>
              </w:rPr>
            </w:pPr>
            <w:r>
              <w:rPr>
                <w:lang w:val="en-US"/>
              </w:rPr>
              <w:t>String list</w:t>
            </w:r>
          </w:p>
        </w:tc>
        <w:tc>
          <w:tcPr>
            <w:tcW w:w="2351" w:type="dxa"/>
          </w:tcPr>
          <w:p w:rsidR="000D0089" w:rsidRDefault="000D0089" w:rsidP="009A11FD">
            <w:pPr>
              <w:jc w:val="both"/>
              <w:rPr>
                <w:lang w:val="en-US"/>
              </w:rPr>
            </w:pPr>
            <w:r>
              <w:rPr>
                <w:lang w:val="en-US"/>
              </w:rPr>
              <w:t>Optional</w:t>
            </w:r>
          </w:p>
        </w:tc>
        <w:tc>
          <w:tcPr>
            <w:tcW w:w="4018" w:type="dxa"/>
          </w:tcPr>
          <w:p w:rsidR="000D0089" w:rsidRDefault="000D0089" w:rsidP="009540E3">
            <w:pPr>
              <w:rPr>
                <w:rFonts w:eastAsia="SimSun"/>
                <w:lang w:val="en-US"/>
              </w:rPr>
            </w:pPr>
            <w:r>
              <w:rPr>
                <w:rFonts w:eastAsia="SimSun"/>
                <w:lang w:val="en-US"/>
              </w:rPr>
              <w:t>List of suggested action points to fix the potential reported issues</w:t>
            </w:r>
          </w:p>
        </w:tc>
      </w:tr>
    </w:tbl>
    <w:p w:rsidR="00255896" w:rsidRPr="009A11FD" w:rsidRDefault="000A7167" w:rsidP="009A11FD">
      <w:pPr>
        <w:spacing w:before="120" w:after="120"/>
        <w:jc w:val="both"/>
        <w:rPr>
          <w:color w:val="000000" w:themeColor="text1"/>
        </w:rPr>
      </w:pPr>
      <w:r>
        <w:rPr>
          <w:color w:val="000000" w:themeColor="text1"/>
        </w:rPr>
        <w:t>NOTE</w:t>
      </w:r>
      <w:r w:rsidR="00255896" w:rsidRPr="00C76B75">
        <w:rPr>
          <w:color w:val="000000" w:themeColor="text1"/>
        </w:rPr>
        <w:t xml:space="preserve"> – </w:t>
      </w:r>
      <w:r w:rsidR="000D0089" w:rsidRPr="00762294">
        <w:rPr>
          <w:color w:val="000000" w:themeColor="text1"/>
        </w:rPr>
        <w:t>Monitoring is carried out based on continuous flow of data generated by simulation components, including simulation data (SRC &amp; SINK nodes), regression tests, reporting from simulation modules, etc.</w:t>
      </w:r>
    </w:p>
    <w:p w:rsidR="00255896" w:rsidRDefault="00823296" w:rsidP="00255896">
      <w:pPr>
        <w:pStyle w:val="Heading3"/>
      </w:pPr>
      <w:bookmarkStart w:id="89" w:name="_Toc95407377"/>
      <w:r>
        <w:t>8</w:t>
      </w:r>
      <w:r w:rsidR="00255896">
        <w:t xml:space="preserve">.3.3 Input/Output </w:t>
      </w:r>
      <w:r w:rsidR="00EE279C">
        <w:t>validation</w:t>
      </w:r>
      <w:r w:rsidR="00255896">
        <w:t xml:space="preserve"> reporting API</w:t>
      </w:r>
      <w:bookmarkEnd w:id="89"/>
    </w:p>
    <w:p w:rsidR="004F0E63" w:rsidRDefault="004F0E63" w:rsidP="004F0E63">
      <w:pPr>
        <w:spacing w:after="120"/>
        <w:jc w:val="both"/>
        <w:rPr>
          <w:color w:val="000000" w:themeColor="text1"/>
        </w:rPr>
      </w:pPr>
      <w:r w:rsidRPr="00762294">
        <w:rPr>
          <w:b/>
          <w:color w:val="000000" w:themeColor="text1"/>
        </w:rPr>
        <w:t>API Description:</w:t>
      </w:r>
      <w:r w:rsidR="002875BA">
        <w:rPr>
          <w:color w:val="000000" w:themeColor="text1"/>
        </w:rPr>
        <w:t xml:space="preserve">this API is used to report the status of input/output data used/generated at/by the ML Sandbox. This information can be used by the MLFO to </w:t>
      </w:r>
      <w:r w:rsidR="002875BA" w:rsidRPr="00AA08E7">
        <w:rPr>
          <w:color w:val="000000" w:themeColor="text1"/>
        </w:rPr>
        <w:t>generat</w:t>
      </w:r>
      <w:r w:rsidR="002875BA">
        <w:rPr>
          <w:color w:val="000000" w:themeColor="text1"/>
        </w:rPr>
        <w:t>e</w:t>
      </w:r>
      <w:r w:rsidR="002875BA" w:rsidRPr="00AA08E7">
        <w:rPr>
          <w:color w:val="000000" w:themeColor="text1"/>
        </w:rPr>
        <w:t xml:space="preserve"> new data sets,</w:t>
      </w:r>
      <w:r w:rsidR="007A4497">
        <w:rPr>
          <w:color w:val="000000" w:themeColor="text1"/>
        </w:rPr>
        <w:t>re-train ML models with different configurations, update simulation components, etc</w:t>
      </w:r>
      <w:r w:rsidR="002875BA">
        <w:rPr>
          <w:color w:val="000000" w:themeColor="text1"/>
        </w:rPr>
        <w:t>.</w:t>
      </w:r>
    </w:p>
    <w:p w:rsidR="004F0E63" w:rsidRPr="0052622B" w:rsidRDefault="004F0E63" w:rsidP="004F0E63">
      <w:pPr>
        <w:spacing w:after="120"/>
        <w:jc w:val="both"/>
        <w:rPr>
          <w:color w:val="000000" w:themeColor="text1"/>
        </w:rPr>
      </w:pPr>
      <w:r w:rsidRPr="0052622B">
        <w:rPr>
          <w:b/>
          <w:color w:val="000000" w:themeColor="text1"/>
        </w:rPr>
        <w:t>Request</w:t>
      </w:r>
      <w:r w:rsidR="007A4497">
        <w:rPr>
          <w:b/>
          <w:color w:val="000000" w:themeColor="text1"/>
        </w:rPr>
        <w:t>s</w:t>
      </w:r>
      <w:r w:rsidRPr="0052622B">
        <w:rPr>
          <w:b/>
          <w:color w:val="000000" w:themeColor="text1"/>
        </w:rPr>
        <w:t>:</w:t>
      </w:r>
      <w:r w:rsidR="004C4FF4" w:rsidRPr="0052622B">
        <w:rPr>
          <w:color w:val="000000" w:themeColor="text1"/>
        </w:rPr>
        <w:t>ML sandbox subsystem → MLFO</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4F0E63" w:rsidTr="009540E3">
        <w:tc>
          <w:tcPr>
            <w:tcW w:w="2179" w:type="dxa"/>
          </w:tcPr>
          <w:p w:rsidR="004F0E63" w:rsidRDefault="004F0E63" w:rsidP="009540E3">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4F0E63" w:rsidRDefault="004F0E63" w:rsidP="009540E3">
            <w:pPr>
              <w:jc w:val="center"/>
              <w:rPr>
                <w:rFonts w:asciiTheme="majorBidi" w:hAnsiTheme="majorBidi" w:cstheme="majorBidi"/>
                <w:color w:val="000000" w:themeColor="text1"/>
                <w:lang w:val="en-US"/>
              </w:rPr>
            </w:pPr>
            <w:r>
              <w:rPr>
                <w:b/>
                <w:lang w:val="en-IN" w:eastAsia="en-IN"/>
              </w:rPr>
              <w:t>Type</w:t>
            </w:r>
          </w:p>
        </w:tc>
        <w:tc>
          <w:tcPr>
            <w:tcW w:w="2351" w:type="dxa"/>
          </w:tcPr>
          <w:p w:rsidR="004F0E63" w:rsidRDefault="004F0E63" w:rsidP="009540E3">
            <w:pPr>
              <w:jc w:val="center"/>
              <w:rPr>
                <w:b/>
                <w:lang w:val="en-IN" w:eastAsia="en-IN"/>
              </w:rPr>
            </w:pPr>
            <w:r>
              <w:rPr>
                <w:b/>
                <w:lang w:val="en-IN" w:eastAsia="en-IN"/>
              </w:rPr>
              <w:t>Mandatory/Optional</w:t>
            </w:r>
          </w:p>
          <w:p w:rsidR="004F0E63" w:rsidRDefault="004F0E63" w:rsidP="009540E3">
            <w:pPr>
              <w:jc w:val="center"/>
              <w:rPr>
                <w:rFonts w:asciiTheme="majorBidi" w:hAnsiTheme="majorBidi" w:cstheme="majorBidi"/>
                <w:color w:val="000000" w:themeColor="text1"/>
                <w:lang w:val="en-US"/>
              </w:rPr>
            </w:pPr>
            <w:r>
              <w:rPr>
                <w:b/>
                <w:lang w:val="en-IN" w:eastAsia="en-IN"/>
              </w:rPr>
              <w:t>/Conditional</w:t>
            </w:r>
          </w:p>
        </w:tc>
        <w:tc>
          <w:tcPr>
            <w:tcW w:w="4018" w:type="dxa"/>
          </w:tcPr>
          <w:p w:rsidR="004F0E63" w:rsidRDefault="004F0E63" w:rsidP="009540E3">
            <w:pPr>
              <w:jc w:val="center"/>
              <w:rPr>
                <w:rFonts w:asciiTheme="majorBidi" w:hAnsiTheme="majorBidi" w:cstheme="majorBidi"/>
                <w:color w:val="000000" w:themeColor="text1"/>
                <w:lang w:val="en-US"/>
              </w:rPr>
            </w:pPr>
            <w:r>
              <w:rPr>
                <w:b/>
                <w:lang w:val="en-IN" w:eastAsia="en-IN"/>
              </w:rPr>
              <w:t>Description</w:t>
            </w:r>
          </w:p>
        </w:tc>
      </w:tr>
      <w:tr w:rsidR="001709B1" w:rsidTr="009540E3">
        <w:tc>
          <w:tcPr>
            <w:tcW w:w="2179" w:type="dxa"/>
          </w:tcPr>
          <w:p w:rsidR="001709B1" w:rsidRDefault="001709B1"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Notification ID</w:t>
            </w:r>
          </w:p>
        </w:tc>
        <w:tc>
          <w:tcPr>
            <w:tcW w:w="1180" w:type="dxa"/>
          </w:tcPr>
          <w:p w:rsidR="001709B1" w:rsidRDefault="001709B1"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1709B1" w:rsidRDefault="001709B1"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1709B1" w:rsidRDefault="001709B1"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Identifier of the request, indicating “input/output validation result” </w:t>
            </w:r>
          </w:p>
        </w:tc>
      </w:tr>
      <w:tr w:rsidR="001709B1" w:rsidTr="009540E3">
        <w:tc>
          <w:tcPr>
            <w:tcW w:w="2179" w:type="dxa"/>
          </w:tcPr>
          <w:p w:rsidR="001709B1" w:rsidRDefault="001709B1"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Validation type</w:t>
            </w:r>
          </w:p>
        </w:tc>
        <w:tc>
          <w:tcPr>
            <w:tcW w:w="1180" w:type="dxa"/>
          </w:tcPr>
          <w:p w:rsidR="001709B1" w:rsidRDefault="001709B1"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1709B1" w:rsidRDefault="001709B1"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1709B1" w:rsidRDefault="001709B1" w:rsidP="001709B1">
            <w:pPr>
              <w:rPr>
                <w:rFonts w:asciiTheme="majorBidi" w:hAnsiTheme="majorBidi" w:cstheme="majorBidi"/>
                <w:color w:val="000000" w:themeColor="text1"/>
                <w:lang w:val="en-US"/>
              </w:rPr>
            </w:pPr>
            <w:r>
              <w:rPr>
                <w:rFonts w:asciiTheme="majorBidi" w:hAnsiTheme="majorBidi" w:cstheme="majorBidi"/>
                <w:color w:val="000000" w:themeColor="text1"/>
                <w:lang w:val="en-US"/>
              </w:rPr>
              <w:t>Indicates the type of validation performed (e.g., input data to configure simulation parameters or output training data validity)</w:t>
            </w:r>
          </w:p>
        </w:tc>
      </w:tr>
      <w:tr w:rsidR="001709B1" w:rsidTr="009540E3">
        <w:tc>
          <w:tcPr>
            <w:tcW w:w="2179" w:type="dxa"/>
          </w:tcPr>
          <w:p w:rsidR="001709B1" w:rsidRPr="00762294" w:rsidRDefault="001709B1" w:rsidP="009540E3">
            <w:r>
              <w:rPr>
                <w:rFonts w:asciiTheme="majorBidi" w:hAnsiTheme="majorBidi" w:cstheme="majorBidi"/>
                <w:color w:val="000000" w:themeColor="text1"/>
                <w:lang w:val="en-US"/>
              </w:rPr>
              <w:t>Result of validation</w:t>
            </w:r>
          </w:p>
        </w:tc>
        <w:tc>
          <w:tcPr>
            <w:tcW w:w="1180" w:type="dxa"/>
          </w:tcPr>
          <w:p w:rsidR="001709B1" w:rsidRDefault="001709B1" w:rsidP="009540E3">
            <w:pPr>
              <w:rPr>
                <w:lang w:val="en-US"/>
              </w:rPr>
            </w:pPr>
            <w:r>
              <w:rPr>
                <w:rFonts w:asciiTheme="majorBidi" w:hAnsiTheme="majorBidi" w:cstheme="majorBidi"/>
                <w:color w:val="000000" w:themeColor="text1"/>
                <w:lang w:val="en-US"/>
              </w:rPr>
              <w:t>Integer</w:t>
            </w:r>
          </w:p>
        </w:tc>
        <w:tc>
          <w:tcPr>
            <w:tcW w:w="2351" w:type="dxa"/>
          </w:tcPr>
          <w:p w:rsidR="001709B1" w:rsidRDefault="001709B1" w:rsidP="009540E3">
            <w:pPr>
              <w:rPr>
                <w:lang w:val="en-US"/>
              </w:rPr>
            </w:pPr>
            <w:r>
              <w:rPr>
                <w:rFonts w:asciiTheme="majorBidi" w:hAnsiTheme="majorBidi" w:cstheme="majorBidi"/>
                <w:color w:val="000000" w:themeColor="text1"/>
                <w:lang w:val="en-US"/>
              </w:rPr>
              <w:t>Mandatory</w:t>
            </w:r>
          </w:p>
        </w:tc>
        <w:tc>
          <w:tcPr>
            <w:tcW w:w="4018" w:type="dxa"/>
          </w:tcPr>
          <w:p w:rsidR="001709B1" w:rsidRDefault="001709B1"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“Success” or “fail”</w:t>
            </w:r>
          </w:p>
        </w:tc>
      </w:tr>
      <w:tr w:rsidR="001709B1" w:rsidTr="009540E3">
        <w:tc>
          <w:tcPr>
            <w:tcW w:w="2179" w:type="dxa"/>
          </w:tcPr>
          <w:p w:rsidR="001709B1" w:rsidRPr="00762294" w:rsidRDefault="001709B1" w:rsidP="009540E3">
            <w:pPr>
              <w:rPr>
                <w:rFonts w:asciiTheme="majorBidi" w:eastAsia="SimSun" w:hAnsiTheme="majorBidi" w:cstheme="majorBidi"/>
                <w:color w:val="000000" w:themeColor="text1"/>
              </w:rPr>
            </w:pPr>
            <w:r>
              <w:rPr>
                <w:rFonts w:asciiTheme="majorBidi" w:eastAsia="SimSun" w:hAnsiTheme="majorBidi" w:cstheme="majorBidi"/>
                <w:color w:val="000000" w:themeColor="text1"/>
              </w:rPr>
              <w:t>Warnings</w:t>
            </w:r>
          </w:p>
        </w:tc>
        <w:tc>
          <w:tcPr>
            <w:tcW w:w="1180" w:type="dxa"/>
          </w:tcPr>
          <w:p w:rsidR="001709B1" w:rsidRDefault="001709B1" w:rsidP="009540E3">
            <w:pPr>
              <w:rPr>
                <w:lang w:val="en-US"/>
              </w:rPr>
            </w:pPr>
            <w:r>
              <w:rPr>
                <w:lang w:val="en-US"/>
              </w:rPr>
              <w:t>String list</w:t>
            </w:r>
          </w:p>
        </w:tc>
        <w:tc>
          <w:tcPr>
            <w:tcW w:w="2351" w:type="dxa"/>
          </w:tcPr>
          <w:p w:rsidR="001709B1" w:rsidRDefault="001709B1" w:rsidP="009540E3">
            <w:pPr>
              <w:rPr>
                <w:lang w:val="en-US"/>
              </w:rPr>
            </w:pPr>
            <w:r>
              <w:rPr>
                <w:lang w:val="en-US"/>
              </w:rPr>
              <w:t>Optional</w:t>
            </w:r>
          </w:p>
        </w:tc>
        <w:tc>
          <w:tcPr>
            <w:tcW w:w="4018" w:type="dxa"/>
          </w:tcPr>
          <w:p w:rsidR="001709B1" w:rsidRDefault="00523821" w:rsidP="009A11FD">
            <w:pPr>
              <w:rPr>
                <w:rFonts w:eastAsia="SimSun"/>
                <w:lang w:val="en-US"/>
              </w:rPr>
            </w:pPr>
            <w:r>
              <w:rPr>
                <w:rFonts w:eastAsia="SimSun"/>
                <w:lang w:val="en-US"/>
              </w:rPr>
              <w:t>Detailed information regarding potential issues or misbehaviors observed from the current input/output data</w:t>
            </w:r>
          </w:p>
        </w:tc>
      </w:tr>
      <w:tr w:rsidR="001709B1" w:rsidTr="009540E3">
        <w:tc>
          <w:tcPr>
            <w:tcW w:w="2179" w:type="dxa"/>
          </w:tcPr>
          <w:p w:rsidR="001709B1" w:rsidRDefault="001709B1" w:rsidP="009540E3">
            <w:pPr>
              <w:rPr>
                <w:rFonts w:asciiTheme="majorBidi" w:eastAsia="SimSun" w:hAnsiTheme="majorBidi" w:cstheme="majorBidi"/>
                <w:color w:val="000000" w:themeColor="text1"/>
              </w:rPr>
            </w:pPr>
            <w:r>
              <w:rPr>
                <w:rFonts w:asciiTheme="majorBidi" w:eastAsia="SimSun" w:hAnsiTheme="majorBidi" w:cstheme="majorBidi"/>
                <w:color w:val="000000" w:themeColor="text1"/>
              </w:rPr>
              <w:t>Error details</w:t>
            </w:r>
          </w:p>
        </w:tc>
        <w:tc>
          <w:tcPr>
            <w:tcW w:w="1180" w:type="dxa"/>
          </w:tcPr>
          <w:p w:rsidR="001709B1" w:rsidRDefault="001709B1" w:rsidP="009540E3">
            <w:pPr>
              <w:rPr>
                <w:lang w:val="en-US"/>
              </w:rPr>
            </w:pPr>
            <w:r>
              <w:rPr>
                <w:lang w:val="en-US"/>
              </w:rPr>
              <w:t>String list</w:t>
            </w:r>
          </w:p>
        </w:tc>
        <w:tc>
          <w:tcPr>
            <w:tcW w:w="2351" w:type="dxa"/>
          </w:tcPr>
          <w:p w:rsidR="001709B1" w:rsidRDefault="001709B1" w:rsidP="009540E3">
            <w:pPr>
              <w:rPr>
                <w:lang w:val="en-US"/>
              </w:rPr>
            </w:pPr>
            <w:r>
              <w:rPr>
                <w:lang w:val="en-US"/>
              </w:rPr>
              <w:t>Conditional</w:t>
            </w:r>
          </w:p>
        </w:tc>
        <w:tc>
          <w:tcPr>
            <w:tcW w:w="4018" w:type="dxa"/>
          </w:tcPr>
          <w:p w:rsidR="001709B1" w:rsidRDefault="00523821" w:rsidP="009540E3">
            <w:pPr>
              <w:rPr>
                <w:rFonts w:eastAsia="SimSun"/>
                <w:lang w:val="en-US"/>
              </w:rPr>
            </w:pPr>
            <w:r>
              <w:rPr>
                <w:rFonts w:eastAsia="SimSun"/>
                <w:lang w:val="en-US"/>
              </w:rPr>
              <w:t>Detailed information regarding the errors thrown during the validation procedure</w:t>
            </w:r>
          </w:p>
        </w:tc>
      </w:tr>
    </w:tbl>
    <w:p w:rsidR="004F0E63" w:rsidRPr="009A11FD" w:rsidRDefault="004F0E63" w:rsidP="009A11FD">
      <w:pPr>
        <w:spacing w:before="120" w:after="120"/>
        <w:jc w:val="both"/>
        <w:rPr>
          <w:color w:val="000000" w:themeColor="text1"/>
        </w:rPr>
      </w:pPr>
      <w:r w:rsidRPr="00C76B75">
        <w:rPr>
          <w:color w:val="000000" w:themeColor="text1"/>
        </w:rPr>
        <w:lastRenderedPageBreak/>
        <w:t xml:space="preserve">NOTE </w:t>
      </w:r>
      <w:r>
        <w:rPr>
          <w:color w:val="000000" w:themeColor="text1"/>
        </w:rPr>
        <w:t>1</w:t>
      </w:r>
      <w:r w:rsidRPr="00C76B75">
        <w:rPr>
          <w:color w:val="000000" w:themeColor="text1"/>
        </w:rPr>
        <w:t xml:space="preserve"> – </w:t>
      </w:r>
      <w:r w:rsidR="002875BA" w:rsidRPr="00AA08E7">
        <w:rPr>
          <w:color w:val="000000" w:themeColor="text1"/>
        </w:rPr>
        <w:t xml:space="preserve">validate input data (check that demand mapping can be fulfilled at the simulated ML underlay) and </w:t>
      </w:r>
      <w:r w:rsidR="00D03199">
        <w:rPr>
          <w:color w:val="000000" w:themeColor="text1"/>
        </w:rPr>
        <w:t>simulation</w:t>
      </w:r>
      <w:r w:rsidR="002875BA" w:rsidRPr="00AA08E7">
        <w:rPr>
          <w:color w:val="000000" w:themeColor="text1"/>
        </w:rPr>
        <w:t xml:space="preserve"> output</w:t>
      </w:r>
      <w:r w:rsidR="00D03199">
        <w:rPr>
          <w:color w:val="000000" w:themeColor="text1"/>
        </w:rPr>
        <w:t xml:space="preserve"> data</w:t>
      </w:r>
      <w:r w:rsidR="002875BA" w:rsidRPr="00AA08E7">
        <w:rPr>
          <w:color w:val="000000" w:themeColor="text1"/>
        </w:rPr>
        <w:t xml:space="preserve"> (feasibility of trained models, accuracy of generated data, etc.). For instance, testing techniques such as </w:t>
      </w:r>
      <w:r w:rsidR="002875BA" w:rsidRPr="00AA08E7">
        <w:rPr>
          <w:rFonts w:eastAsia="Times New Roman"/>
        </w:rPr>
        <w:t xml:space="preserve">equivalence partitioning or centroid positioning </w:t>
      </w:r>
      <w:r w:rsidR="002875BA" w:rsidRPr="00AA08E7">
        <w:rPr>
          <w:color w:val="000000" w:themeColor="text1"/>
        </w:rPr>
        <w:t>can be applied to validate the diversity and the quality of the data generated by simulators (e.g.,</w:t>
      </w:r>
      <w:r w:rsidR="002875BA">
        <w:rPr>
          <w:color w:val="000000" w:themeColor="text1"/>
        </w:rPr>
        <w:t xml:space="preserve"> as for validating the synthetic data generated by</w:t>
      </w:r>
      <w:r w:rsidR="002875BA" w:rsidRPr="00AA08E7">
        <w:rPr>
          <w:color w:val="000000"/>
          <w:lang w:eastAsia="zh-CN"/>
        </w:rPr>
        <w:t>GANs).</w:t>
      </w:r>
    </w:p>
    <w:p w:rsidR="00255896" w:rsidRDefault="00823296" w:rsidP="00255896">
      <w:pPr>
        <w:pStyle w:val="Heading3"/>
      </w:pPr>
      <w:bookmarkStart w:id="90" w:name="_Toc95407378"/>
      <w:r>
        <w:t>8</w:t>
      </w:r>
      <w:r w:rsidR="00255896">
        <w:t>.3.4 MLFO-triggered operations API</w:t>
      </w:r>
      <w:bookmarkEnd w:id="90"/>
    </w:p>
    <w:p w:rsidR="004F0E63" w:rsidRPr="0052622B" w:rsidRDefault="004F0E63" w:rsidP="004F0E63">
      <w:pPr>
        <w:spacing w:after="120"/>
        <w:jc w:val="both"/>
        <w:rPr>
          <w:color w:val="000000" w:themeColor="text1"/>
        </w:rPr>
      </w:pPr>
      <w:r w:rsidRPr="00762294">
        <w:rPr>
          <w:b/>
          <w:color w:val="000000" w:themeColor="text1"/>
        </w:rPr>
        <w:t>API Description:</w:t>
      </w:r>
      <w:r w:rsidR="00C5266D">
        <w:rPr>
          <w:color w:val="000000" w:themeColor="text1"/>
        </w:rPr>
        <w:t xml:space="preserve">this API is used for </w:t>
      </w:r>
      <w:r w:rsidR="00BD6D30">
        <w:rPr>
          <w:color w:val="000000" w:themeColor="text1"/>
        </w:rPr>
        <w:t xml:space="preserve">the </w:t>
      </w:r>
      <w:r w:rsidR="00C5266D">
        <w:rPr>
          <w:color w:val="000000" w:themeColor="text1"/>
        </w:rPr>
        <w:t>MLFO-triggered operation</w:t>
      </w:r>
      <w:r w:rsidR="00BD6D30">
        <w:rPr>
          <w:color w:val="000000" w:themeColor="text1"/>
        </w:rPr>
        <w:t>s</w:t>
      </w:r>
      <w:r w:rsidR="00C5266D">
        <w:rPr>
          <w:color w:val="000000" w:themeColor="text1"/>
        </w:rPr>
        <w:t xml:space="preserve"> defined in Clause </w:t>
      </w:r>
      <w:r w:rsidR="00BD6D30" w:rsidRPr="003747DC">
        <w:rPr>
          <w:color w:val="000000" w:themeColor="text1"/>
          <w:highlight w:val="yellow"/>
        </w:rPr>
        <w:t>7.2.5</w:t>
      </w:r>
      <w:r w:rsidR="00BD6D30">
        <w:rPr>
          <w:color w:val="000000" w:themeColor="text1"/>
        </w:rPr>
        <w:t>.</w:t>
      </w:r>
    </w:p>
    <w:p w:rsidR="004F0E63" w:rsidRPr="0052622B" w:rsidRDefault="004F0E63" w:rsidP="004F0E63">
      <w:pPr>
        <w:spacing w:after="120"/>
        <w:jc w:val="both"/>
        <w:rPr>
          <w:color w:val="000000" w:themeColor="text1"/>
        </w:rPr>
      </w:pPr>
      <w:r w:rsidRPr="0052622B">
        <w:rPr>
          <w:b/>
          <w:color w:val="000000" w:themeColor="text1"/>
        </w:rPr>
        <w:t>Request</w:t>
      </w:r>
      <w:r>
        <w:rPr>
          <w:b/>
          <w:color w:val="000000" w:themeColor="text1"/>
        </w:rPr>
        <w:t xml:space="preserve"> (pull mechanism)</w:t>
      </w:r>
      <w:r w:rsidRPr="0052622B">
        <w:rPr>
          <w:b/>
          <w:color w:val="000000" w:themeColor="text1"/>
        </w:rPr>
        <w:t>:</w:t>
      </w:r>
      <w:r w:rsidRPr="0052622B">
        <w:rPr>
          <w:color w:val="000000" w:themeColor="text1"/>
        </w:rPr>
        <w:t xml:space="preserve"> MLFO → ML sandbox subsystem</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4F0E63" w:rsidTr="009540E3">
        <w:tc>
          <w:tcPr>
            <w:tcW w:w="2179" w:type="dxa"/>
          </w:tcPr>
          <w:p w:rsidR="004F0E63" w:rsidRDefault="004F0E63" w:rsidP="009540E3">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4F0E63" w:rsidRDefault="004F0E63" w:rsidP="009540E3">
            <w:pPr>
              <w:jc w:val="center"/>
              <w:rPr>
                <w:rFonts w:asciiTheme="majorBidi" w:hAnsiTheme="majorBidi" w:cstheme="majorBidi"/>
                <w:color w:val="000000" w:themeColor="text1"/>
                <w:lang w:val="en-US"/>
              </w:rPr>
            </w:pPr>
            <w:r>
              <w:rPr>
                <w:b/>
                <w:lang w:val="en-IN" w:eastAsia="en-IN"/>
              </w:rPr>
              <w:t>Type</w:t>
            </w:r>
          </w:p>
        </w:tc>
        <w:tc>
          <w:tcPr>
            <w:tcW w:w="2351" w:type="dxa"/>
          </w:tcPr>
          <w:p w:rsidR="004F0E63" w:rsidRDefault="004F0E63" w:rsidP="009540E3">
            <w:pPr>
              <w:jc w:val="center"/>
              <w:rPr>
                <w:b/>
                <w:lang w:val="en-IN" w:eastAsia="en-IN"/>
              </w:rPr>
            </w:pPr>
            <w:r>
              <w:rPr>
                <w:b/>
                <w:lang w:val="en-IN" w:eastAsia="en-IN"/>
              </w:rPr>
              <w:t>Mandatory/Optional</w:t>
            </w:r>
          </w:p>
          <w:p w:rsidR="004F0E63" w:rsidRDefault="004F0E63" w:rsidP="009540E3">
            <w:pPr>
              <w:jc w:val="center"/>
              <w:rPr>
                <w:rFonts w:asciiTheme="majorBidi" w:hAnsiTheme="majorBidi" w:cstheme="majorBidi"/>
                <w:color w:val="000000" w:themeColor="text1"/>
                <w:lang w:val="en-US"/>
              </w:rPr>
            </w:pPr>
            <w:r>
              <w:rPr>
                <w:b/>
                <w:lang w:val="en-IN" w:eastAsia="en-IN"/>
              </w:rPr>
              <w:t>/Conditional</w:t>
            </w:r>
          </w:p>
        </w:tc>
        <w:tc>
          <w:tcPr>
            <w:tcW w:w="4018" w:type="dxa"/>
          </w:tcPr>
          <w:p w:rsidR="004F0E63" w:rsidRDefault="004F0E63" w:rsidP="009540E3">
            <w:pPr>
              <w:jc w:val="center"/>
              <w:rPr>
                <w:rFonts w:asciiTheme="majorBidi" w:hAnsiTheme="majorBidi" w:cstheme="majorBidi"/>
                <w:color w:val="000000" w:themeColor="text1"/>
                <w:lang w:val="en-US"/>
              </w:rPr>
            </w:pPr>
            <w:r>
              <w:rPr>
                <w:b/>
                <w:lang w:val="en-IN" w:eastAsia="en-IN"/>
              </w:rPr>
              <w:t>Description</w:t>
            </w:r>
          </w:p>
        </w:tc>
      </w:tr>
      <w:tr w:rsidR="004F0E63" w:rsidTr="009540E3">
        <w:tc>
          <w:tcPr>
            <w:tcW w:w="2179" w:type="dxa"/>
          </w:tcPr>
          <w:p w:rsidR="004F0E63" w:rsidRDefault="00BD6D30"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Message ID</w:t>
            </w:r>
          </w:p>
        </w:tc>
        <w:tc>
          <w:tcPr>
            <w:tcW w:w="1180" w:type="dxa"/>
          </w:tcPr>
          <w:p w:rsidR="004F0E63" w:rsidRDefault="00BD6D30"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4F0E63" w:rsidRDefault="00BD6D30"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4F0E63" w:rsidRDefault="00801453"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Identifier of the message, indicating “ML-triggered operation”</w:t>
            </w:r>
          </w:p>
        </w:tc>
      </w:tr>
      <w:tr w:rsidR="004F0E63" w:rsidTr="009540E3">
        <w:tc>
          <w:tcPr>
            <w:tcW w:w="2179" w:type="dxa"/>
          </w:tcPr>
          <w:p w:rsidR="004F0E63" w:rsidRPr="00762294" w:rsidRDefault="00BD6D30" w:rsidP="009540E3">
            <w:r>
              <w:t>Operation code</w:t>
            </w:r>
          </w:p>
        </w:tc>
        <w:tc>
          <w:tcPr>
            <w:tcW w:w="1180" w:type="dxa"/>
          </w:tcPr>
          <w:p w:rsidR="004F0E63" w:rsidRDefault="00BD6D30" w:rsidP="009540E3">
            <w:pPr>
              <w:rPr>
                <w:lang w:val="en-US"/>
              </w:rPr>
            </w:pPr>
            <w:r>
              <w:rPr>
                <w:lang w:val="en-US"/>
              </w:rPr>
              <w:t>Integer</w:t>
            </w:r>
          </w:p>
        </w:tc>
        <w:tc>
          <w:tcPr>
            <w:tcW w:w="2351" w:type="dxa"/>
          </w:tcPr>
          <w:p w:rsidR="004F0E63" w:rsidRDefault="00BD6D30" w:rsidP="009540E3">
            <w:pPr>
              <w:rPr>
                <w:lang w:val="en-US"/>
              </w:rPr>
            </w:pPr>
            <w:r>
              <w:rPr>
                <w:lang w:val="en-US"/>
              </w:rPr>
              <w:t>Mandatory</w:t>
            </w:r>
          </w:p>
        </w:tc>
        <w:tc>
          <w:tcPr>
            <w:tcW w:w="4018" w:type="dxa"/>
          </w:tcPr>
          <w:p w:rsidR="004F0E6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Code of the operation to be performed</w:t>
            </w:r>
          </w:p>
        </w:tc>
      </w:tr>
      <w:tr w:rsidR="004F0E63" w:rsidTr="009540E3">
        <w:tc>
          <w:tcPr>
            <w:tcW w:w="2179" w:type="dxa"/>
          </w:tcPr>
          <w:p w:rsidR="004F0E63" w:rsidRPr="00762294" w:rsidRDefault="00F85A3E" w:rsidP="009A11FD">
            <w:pPr>
              <w:rPr>
                <w:rFonts w:asciiTheme="majorBidi" w:eastAsia="SimSun" w:hAnsiTheme="majorBidi" w:cstheme="majorBidi"/>
                <w:color w:val="000000" w:themeColor="text1"/>
              </w:rPr>
            </w:pPr>
            <w:r>
              <w:rPr>
                <w:rFonts w:asciiTheme="majorBidi" w:eastAsia="SimSun" w:hAnsiTheme="majorBidi" w:cstheme="majorBidi"/>
                <w:color w:val="000000" w:themeColor="text1"/>
              </w:rPr>
              <w:t>Policies &amp; Requirements</w:t>
            </w:r>
          </w:p>
        </w:tc>
        <w:tc>
          <w:tcPr>
            <w:tcW w:w="1180" w:type="dxa"/>
          </w:tcPr>
          <w:p w:rsidR="004F0E63" w:rsidRDefault="00BD6D30" w:rsidP="009540E3">
            <w:pPr>
              <w:rPr>
                <w:lang w:val="en-US"/>
              </w:rPr>
            </w:pPr>
            <w:r>
              <w:rPr>
                <w:lang w:val="en-US"/>
              </w:rPr>
              <w:t>Json</w:t>
            </w:r>
          </w:p>
        </w:tc>
        <w:tc>
          <w:tcPr>
            <w:tcW w:w="2351" w:type="dxa"/>
          </w:tcPr>
          <w:p w:rsidR="004F0E63" w:rsidRDefault="003703B5" w:rsidP="009540E3">
            <w:pPr>
              <w:rPr>
                <w:lang w:val="en-US"/>
              </w:rPr>
            </w:pPr>
            <w:r>
              <w:rPr>
                <w:lang w:val="en-US"/>
              </w:rPr>
              <w:t>Conditional</w:t>
            </w:r>
          </w:p>
        </w:tc>
        <w:tc>
          <w:tcPr>
            <w:tcW w:w="4018" w:type="dxa"/>
          </w:tcPr>
          <w:p w:rsidR="004F0E63" w:rsidRDefault="003703B5" w:rsidP="009A11FD">
            <w:pPr>
              <w:rPr>
                <w:rFonts w:eastAsia="SimSun"/>
                <w:lang w:val="en-US"/>
              </w:rPr>
            </w:pPr>
            <w:r>
              <w:rPr>
                <w:rFonts w:eastAsia="SimSun"/>
                <w:lang w:val="en-US"/>
              </w:rPr>
              <w:t>Metadata including policies, requirements.</w:t>
            </w:r>
          </w:p>
        </w:tc>
      </w:tr>
      <w:tr w:rsidR="00375389" w:rsidTr="009540E3">
        <w:tc>
          <w:tcPr>
            <w:tcW w:w="2179" w:type="dxa"/>
          </w:tcPr>
          <w:p w:rsidR="00375389" w:rsidRDefault="00375389" w:rsidP="009A11FD">
            <w:pPr>
              <w:rPr>
                <w:rFonts w:asciiTheme="majorBidi" w:eastAsia="SimSun" w:hAnsiTheme="majorBidi" w:cstheme="majorBidi"/>
                <w:color w:val="000000" w:themeColor="text1"/>
              </w:rPr>
            </w:pPr>
            <w:r>
              <w:rPr>
                <w:rFonts w:asciiTheme="majorBidi" w:eastAsia="SimSun" w:hAnsiTheme="majorBidi" w:cstheme="majorBidi"/>
                <w:color w:val="000000" w:themeColor="text1"/>
              </w:rPr>
              <w:t>Simulation environment metadata</w:t>
            </w:r>
          </w:p>
        </w:tc>
        <w:tc>
          <w:tcPr>
            <w:tcW w:w="1180" w:type="dxa"/>
          </w:tcPr>
          <w:p w:rsidR="00375389" w:rsidRDefault="00375389" w:rsidP="009540E3">
            <w:pPr>
              <w:rPr>
                <w:lang w:val="en-US"/>
              </w:rPr>
            </w:pPr>
            <w:r>
              <w:rPr>
                <w:lang w:val="en-US"/>
              </w:rPr>
              <w:t>Json</w:t>
            </w:r>
          </w:p>
        </w:tc>
        <w:tc>
          <w:tcPr>
            <w:tcW w:w="2351" w:type="dxa"/>
          </w:tcPr>
          <w:p w:rsidR="00375389" w:rsidRDefault="00375389" w:rsidP="009540E3">
            <w:pPr>
              <w:rPr>
                <w:lang w:val="en-US"/>
              </w:rPr>
            </w:pPr>
            <w:r>
              <w:rPr>
                <w:lang w:val="en-US"/>
              </w:rPr>
              <w:t>Conditional</w:t>
            </w:r>
          </w:p>
        </w:tc>
        <w:tc>
          <w:tcPr>
            <w:tcW w:w="4018" w:type="dxa"/>
          </w:tcPr>
          <w:p w:rsidR="00375389" w:rsidRDefault="00375389" w:rsidP="009540E3">
            <w:pPr>
              <w:rPr>
                <w:rFonts w:eastAsia="SimSun"/>
                <w:lang w:val="en-US"/>
              </w:rPr>
            </w:pPr>
            <w:r>
              <w:rPr>
                <w:rFonts w:eastAsia="SimSun"/>
                <w:lang w:val="en-US"/>
              </w:rPr>
              <w:t>Includes simulation configuration, available resources, time constraints, etc.</w:t>
            </w:r>
          </w:p>
        </w:tc>
      </w:tr>
    </w:tbl>
    <w:p w:rsidR="004F0E63" w:rsidRPr="0052622B" w:rsidRDefault="004F0E63" w:rsidP="004F0E63">
      <w:pPr>
        <w:spacing w:before="120" w:after="120"/>
        <w:jc w:val="both"/>
        <w:rPr>
          <w:color w:val="000000" w:themeColor="text1"/>
        </w:rPr>
      </w:pPr>
      <w:r w:rsidRPr="0052622B">
        <w:rPr>
          <w:b/>
          <w:color w:val="000000" w:themeColor="text1"/>
        </w:rPr>
        <w:t>Response</w:t>
      </w:r>
      <w:r>
        <w:rPr>
          <w:b/>
          <w:color w:val="000000" w:themeColor="text1"/>
        </w:rPr>
        <w:t xml:space="preserve"> (or push method)</w:t>
      </w:r>
      <w:r w:rsidRPr="0052622B">
        <w:rPr>
          <w:b/>
          <w:color w:val="000000" w:themeColor="text1"/>
        </w:rPr>
        <w:t>:</w:t>
      </w:r>
      <w:r w:rsidRPr="0052622B">
        <w:rPr>
          <w:color w:val="000000" w:themeColor="text1"/>
        </w:rPr>
        <w:t xml:space="preserve"> ML sandbox subsystem → MLFO</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4F0E63" w:rsidTr="009540E3">
        <w:tc>
          <w:tcPr>
            <w:tcW w:w="2179" w:type="dxa"/>
          </w:tcPr>
          <w:p w:rsidR="004F0E63" w:rsidRDefault="004F0E63" w:rsidP="009540E3">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4F0E63" w:rsidRDefault="004F0E63" w:rsidP="009540E3">
            <w:pPr>
              <w:jc w:val="center"/>
              <w:rPr>
                <w:rFonts w:asciiTheme="majorBidi" w:hAnsiTheme="majorBidi" w:cstheme="majorBidi"/>
                <w:color w:val="000000" w:themeColor="text1"/>
                <w:lang w:val="en-US"/>
              </w:rPr>
            </w:pPr>
            <w:r>
              <w:rPr>
                <w:b/>
                <w:lang w:val="en-IN" w:eastAsia="en-IN"/>
              </w:rPr>
              <w:t>Type</w:t>
            </w:r>
          </w:p>
        </w:tc>
        <w:tc>
          <w:tcPr>
            <w:tcW w:w="2351" w:type="dxa"/>
          </w:tcPr>
          <w:p w:rsidR="004F0E63" w:rsidRDefault="004F0E63" w:rsidP="009540E3">
            <w:pPr>
              <w:jc w:val="center"/>
              <w:rPr>
                <w:b/>
                <w:lang w:val="en-IN" w:eastAsia="en-IN"/>
              </w:rPr>
            </w:pPr>
            <w:r>
              <w:rPr>
                <w:b/>
                <w:lang w:val="en-IN" w:eastAsia="en-IN"/>
              </w:rPr>
              <w:t>Mandatory/Optional</w:t>
            </w:r>
          </w:p>
          <w:p w:rsidR="004F0E63" w:rsidRDefault="004F0E63" w:rsidP="009540E3">
            <w:pPr>
              <w:jc w:val="center"/>
              <w:rPr>
                <w:rFonts w:asciiTheme="majorBidi" w:hAnsiTheme="majorBidi" w:cstheme="majorBidi"/>
                <w:color w:val="000000" w:themeColor="text1"/>
                <w:lang w:val="en-US"/>
              </w:rPr>
            </w:pPr>
            <w:r>
              <w:rPr>
                <w:b/>
                <w:lang w:val="en-IN" w:eastAsia="en-IN"/>
              </w:rPr>
              <w:t>/Conditional</w:t>
            </w:r>
          </w:p>
        </w:tc>
        <w:tc>
          <w:tcPr>
            <w:tcW w:w="4018" w:type="dxa"/>
          </w:tcPr>
          <w:p w:rsidR="004F0E63" w:rsidRDefault="004F0E63" w:rsidP="009540E3">
            <w:pPr>
              <w:jc w:val="center"/>
              <w:rPr>
                <w:rFonts w:asciiTheme="majorBidi" w:hAnsiTheme="majorBidi" w:cstheme="majorBidi"/>
                <w:color w:val="000000" w:themeColor="text1"/>
                <w:lang w:val="en-US"/>
              </w:rPr>
            </w:pPr>
            <w:r>
              <w:rPr>
                <w:b/>
                <w:lang w:val="en-IN" w:eastAsia="en-IN"/>
              </w:rPr>
              <w:t>Description</w:t>
            </w:r>
          </w:p>
        </w:tc>
      </w:tr>
      <w:tr w:rsidR="00801453" w:rsidTr="009540E3">
        <w:tc>
          <w:tcPr>
            <w:tcW w:w="2179"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Message ID</w:t>
            </w:r>
          </w:p>
        </w:tc>
        <w:tc>
          <w:tcPr>
            <w:tcW w:w="1180"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Mandatory</w:t>
            </w:r>
          </w:p>
        </w:tc>
        <w:tc>
          <w:tcPr>
            <w:tcW w:w="4018" w:type="dxa"/>
          </w:tcPr>
          <w:p w:rsidR="00801453" w:rsidRDefault="00801453" w:rsidP="009540E3">
            <w:pPr>
              <w:jc w:val="both"/>
              <w:rPr>
                <w:rFonts w:asciiTheme="majorBidi" w:hAnsiTheme="majorBidi" w:cstheme="majorBidi"/>
                <w:color w:val="000000" w:themeColor="text1"/>
                <w:lang w:val="en-US"/>
              </w:rPr>
            </w:pPr>
            <w:r>
              <w:rPr>
                <w:rFonts w:asciiTheme="majorBidi" w:hAnsiTheme="majorBidi" w:cstheme="majorBidi"/>
                <w:color w:val="000000" w:themeColor="text1"/>
                <w:lang w:val="en-US"/>
              </w:rPr>
              <w:t>Identifier of the message, indicating “ML-triggered operation”</w:t>
            </w:r>
          </w:p>
        </w:tc>
      </w:tr>
      <w:tr w:rsidR="00801453" w:rsidTr="009540E3">
        <w:tc>
          <w:tcPr>
            <w:tcW w:w="2179"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Response code</w:t>
            </w:r>
          </w:p>
        </w:tc>
        <w:tc>
          <w:tcPr>
            <w:tcW w:w="1180"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801453" w:rsidRDefault="00801453" w:rsidP="009540E3">
            <w:pPr>
              <w:rPr>
                <w:rFonts w:asciiTheme="majorBidi" w:hAnsiTheme="majorBidi" w:cstheme="majorBidi"/>
                <w:color w:val="000000" w:themeColor="text1"/>
                <w:lang w:val="en-US"/>
              </w:rPr>
            </w:pPr>
            <w:r>
              <w:rPr>
                <w:lang w:val="en-US"/>
              </w:rPr>
              <w:t>Mandatory</w:t>
            </w:r>
          </w:p>
        </w:tc>
        <w:tc>
          <w:tcPr>
            <w:tcW w:w="4018" w:type="dxa"/>
          </w:tcPr>
          <w:p w:rsidR="00801453" w:rsidRDefault="00801453" w:rsidP="009A11FD">
            <w:pPr>
              <w:jc w:val="both"/>
              <w:rPr>
                <w:color w:val="000000" w:themeColor="text1"/>
              </w:rPr>
            </w:pPr>
            <w:r>
              <w:rPr>
                <w:rFonts w:asciiTheme="majorBidi" w:hAnsiTheme="majorBidi" w:cstheme="majorBidi"/>
                <w:color w:val="000000" w:themeColor="text1"/>
                <w:lang w:val="en-US"/>
              </w:rPr>
              <w:t xml:space="preserve">Code of the operation response (OK, </w:t>
            </w:r>
            <w:r w:rsidR="009151C6">
              <w:rPr>
                <w:rFonts w:asciiTheme="majorBidi" w:hAnsiTheme="majorBidi" w:cstheme="majorBidi"/>
                <w:color w:val="000000" w:themeColor="text1"/>
                <w:lang w:val="en-US"/>
              </w:rPr>
              <w:t>Bad request, Error, etc.</w:t>
            </w:r>
            <w:r>
              <w:rPr>
                <w:rFonts w:asciiTheme="majorBidi" w:hAnsiTheme="majorBidi" w:cstheme="majorBidi"/>
                <w:color w:val="000000" w:themeColor="text1"/>
                <w:lang w:val="en-US"/>
              </w:rPr>
              <w:t>)</w:t>
            </w:r>
          </w:p>
        </w:tc>
      </w:tr>
      <w:tr w:rsidR="00801453" w:rsidTr="009540E3">
        <w:tc>
          <w:tcPr>
            <w:tcW w:w="2179"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Response data</w:t>
            </w:r>
          </w:p>
        </w:tc>
        <w:tc>
          <w:tcPr>
            <w:tcW w:w="1180"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(variable)</w:t>
            </w:r>
          </w:p>
        </w:tc>
        <w:tc>
          <w:tcPr>
            <w:tcW w:w="2351" w:type="dxa"/>
          </w:tcPr>
          <w:p w:rsidR="00801453" w:rsidRDefault="0080145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Conditional</w:t>
            </w:r>
          </w:p>
        </w:tc>
        <w:tc>
          <w:tcPr>
            <w:tcW w:w="4018" w:type="dxa"/>
          </w:tcPr>
          <w:p w:rsidR="00801453" w:rsidRDefault="00AA47D5" w:rsidP="009540E3">
            <w:pPr>
              <w:jc w:val="both"/>
              <w:rPr>
                <w:color w:val="000000" w:themeColor="text1"/>
              </w:rPr>
            </w:pPr>
            <w:r>
              <w:rPr>
                <w:color w:val="000000" w:themeColor="text1"/>
              </w:rPr>
              <w:t>Depending on the request type, different response data types can be provided (e.g., training data set</w:t>
            </w:r>
            <w:r w:rsidR="0083529F">
              <w:rPr>
                <w:color w:val="000000" w:themeColor="text1"/>
              </w:rPr>
              <w:t>, trained ML model, validated ML model</w:t>
            </w:r>
            <w:r>
              <w:rPr>
                <w:color w:val="000000" w:themeColor="text1"/>
              </w:rPr>
              <w:t>).</w:t>
            </w:r>
          </w:p>
        </w:tc>
      </w:tr>
    </w:tbl>
    <w:p w:rsidR="00255896" w:rsidRDefault="00823296" w:rsidP="00255896">
      <w:pPr>
        <w:pStyle w:val="Heading3"/>
      </w:pPr>
      <w:bookmarkStart w:id="91" w:name="_Toc95407379"/>
      <w:r>
        <w:t>8</w:t>
      </w:r>
      <w:r w:rsidR="00255896">
        <w:t>.3.</w:t>
      </w:r>
      <w:r w:rsidR="00926E6A">
        <w:t>5</w:t>
      </w:r>
      <w:r w:rsidR="00255896">
        <w:t xml:space="preserve"> Sandbox asynchronous messages API</w:t>
      </w:r>
      <w:bookmarkEnd w:id="91"/>
    </w:p>
    <w:p w:rsidR="004F0E63" w:rsidRPr="0052622B" w:rsidRDefault="004F0E63" w:rsidP="004F0E63">
      <w:pPr>
        <w:spacing w:after="120"/>
        <w:jc w:val="both"/>
        <w:rPr>
          <w:color w:val="000000" w:themeColor="text1"/>
        </w:rPr>
      </w:pPr>
      <w:r w:rsidRPr="00762294">
        <w:rPr>
          <w:b/>
          <w:color w:val="000000" w:themeColor="text1"/>
        </w:rPr>
        <w:t>API Description:</w:t>
      </w:r>
      <w:r w:rsidR="00BD6D30">
        <w:rPr>
          <w:color w:val="000000" w:themeColor="text1"/>
        </w:rPr>
        <w:t xml:space="preserve">this API is used for the Sandbox asynchronous messages defined in Clause </w:t>
      </w:r>
      <w:r w:rsidR="00BD6D30" w:rsidRPr="003747DC">
        <w:rPr>
          <w:color w:val="000000" w:themeColor="text1"/>
          <w:highlight w:val="yellow"/>
        </w:rPr>
        <w:t>7.2.6</w:t>
      </w:r>
      <w:r w:rsidR="00BD6D30">
        <w:rPr>
          <w:color w:val="000000" w:themeColor="text1"/>
        </w:rPr>
        <w:t>.</w:t>
      </w:r>
    </w:p>
    <w:p w:rsidR="004F0E63" w:rsidRPr="0052622B" w:rsidRDefault="004F0E63" w:rsidP="004F0E63">
      <w:pPr>
        <w:spacing w:after="120"/>
        <w:jc w:val="both"/>
        <w:rPr>
          <w:color w:val="000000" w:themeColor="text1"/>
        </w:rPr>
      </w:pPr>
      <w:r w:rsidRPr="0052622B">
        <w:rPr>
          <w:b/>
          <w:color w:val="000000" w:themeColor="text1"/>
        </w:rPr>
        <w:t>Request:</w:t>
      </w:r>
      <w:r w:rsidRPr="0052622B">
        <w:rPr>
          <w:color w:val="000000" w:themeColor="text1"/>
        </w:rPr>
        <w:t xml:space="preserve"> ML sandbox subsystem → MLFO</w:t>
      </w:r>
    </w:p>
    <w:tbl>
      <w:tblPr>
        <w:tblW w:w="9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9"/>
        <w:gridCol w:w="1180"/>
        <w:gridCol w:w="2351"/>
        <w:gridCol w:w="4018"/>
      </w:tblGrid>
      <w:tr w:rsidR="004F0E63" w:rsidTr="009540E3">
        <w:tc>
          <w:tcPr>
            <w:tcW w:w="2179" w:type="dxa"/>
          </w:tcPr>
          <w:p w:rsidR="004F0E63" w:rsidRDefault="004F0E63" w:rsidP="009540E3">
            <w:pPr>
              <w:jc w:val="center"/>
              <w:rPr>
                <w:rFonts w:asciiTheme="majorBidi" w:hAnsiTheme="majorBidi" w:cstheme="majorBidi"/>
                <w:color w:val="000000" w:themeColor="text1"/>
                <w:lang w:val="en-US"/>
              </w:rPr>
            </w:pPr>
            <w:r>
              <w:rPr>
                <w:b/>
                <w:lang w:val="en-IN" w:eastAsia="en-IN"/>
              </w:rPr>
              <w:t>Information element</w:t>
            </w:r>
          </w:p>
        </w:tc>
        <w:tc>
          <w:tcPr>
            <w:tcW w:w="1180" w:type="dxa"/>
          </w:tcPr>
          <w:p w:rsidR="004F0E63" w:rsidRDefault="004F0E63" w:rsidP="009540E3">
            <w:pPr>
              <w:jc w:val="center"/>
              <w:rPr>
                <w:rFonts w:asciiTheme="majorBidi" w:hAnsiTheme="majorBidi" w:cstheme="majorBidi"/>
                <w:color w:val="000000" w:themeColor="text1"/>
                <w:lang w:val="en-US"/>
              </w:rPr>
            </w:pPr>
            <w:r>
              <w:rPr>
                <w:b/>
                <w:lang w:val="en-IN" w:eastAsia="en-IN"/>
              </w:rPr>
              <w:t>Type</w:t>
            </w:r>
          </w:p>
        </w:tc>
        <w:tc>
          <w:tcPr>
            <w:tcW w:w="2351" w:type="dxa"/>
          </w:tcPr>
          <w:p w:rsidR="004F0E63" w:rsidRDefault="004F0E63" w:rsidP="009540E3">
            <w:pPr>
              <w:jc w:val="center"/>
              <w:rPr>
                <w:b/>
                <w:lang w:val="en-IN" w:eastAsia="en-IN"/>
              </w:rPr>
            </w:pPr>
            <w:r>
              <w:rPr>
                <w:b/>
                <w:lang w:val="en-IN" w:eastAsia="en-IN"/>
              </w:rPr>
              <w:t>Mandatory/Optional</w:t>
            </w:r>
          </w:p>
          <w:p w:rsidR="004F0E63" w:rsidRDefault="004F0E63" w:rsidP="009540E3">
            <w:pPr>
              <w:jc w:val="center"/>
              <w:rPr>
                <w:rFonts w:asciiTheme="majorBidi" w:hAnsiTheme="majorBidi" w:cstheme="majorBidi"/>
                <w:color w:val="000000" w:themeColor="text1"/>
                <w:lang w:val="en-US"/>
              </w:rPr>
            </w:pPr>
            <w:r>
              <w:rPr>
                <w:b/>
                <w:lang w:val="en-IN" w:eastAsia="en-IN"/>
              </w:rPr>
              <w:t>/Conditional</w:t>
            </w:r>
          </w:p>
        </w:tc>
        <w:tc>
          <w:tcPr>
            <w:tcW w:w="4018" w:type="dxa"/>
          </w:tcPr>
          <w:p w:rsidR="004F0E63" w:rsidRDefault="004F0E63" w:rsidP="009540E3">
            <w:pPr>
              <w:jc w:val="center"/>
              <w:rPr>
                <w:rFonts w:asciiTheme="majorBidi" w:hAnsiTheme="majorBidi" w:cstheme="majorBidi"/>
                <w:color w:val="000000" w:themeColor="text1"/>
                <w:lang w:val="en-US"/>
              </w:rPr>
            </w:pPr>
            <w:r>
              <w:rPr>
                <w:b/>
                <w:lang w:val="en-IN" w:eastAsia="en-IN"/>
              </w:rPr>
              <w:t>Description</w:t>
            </w:r>
          </w:p>
        </w:tc>
      </w:tr>
      <w:tr w:rsidR="004F0E63" w:rsidTr="009540E3">
        <w:tc>
          <w:tcPr>
            <w:tcW w:w="2179" w:type="dxa"/>
          </w:tcPr>
          <w:p w:rsidR="004F0E63" w:rsidRDefault="0095304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Message ID</w:t>
            </w:r>
          </w:p>
        </w:tc>
        <w:tc>
          <w:tcPr>
            <w:tcW w:w="1180" w:type="dxa"/>
          </w:tcPr>
          <w:p w:rsidR="004F0E63" w:rsidRDefault="00953043" w:rsidP="009540E3">
            <w:pPr>
              <w:rPr>
                <w:rFonts w:asciiTheme="majorBidi" w:hAnsiTheme="majorBidi" w:cstheme="majorBidi"/>
                <w:color w:val="000000" w:themeColor="text1"/>
                <w:lang w:val="en-US"/>
              </w:rPr>
            </w:pPr>
            <w:r>
              <w:rPr>
                <w:rFonts w:asciiTheme="majorBidi" w:hAnsiTheme="majorBidi" w:cstheme="majorBidi"/>
                <w:color w:val="000000" w:themeColor="text1"/>
                <w:lang w:val="en-US"/>
              </w:rPr>
              <w:t>Integer</w:t>
            </w:r>
          </w:p>
        </w:tc>
        <w:tc>
          <w:tcPr>
            <w:tcW w:w="2351" w:type="dxa"/>
          </w:tcPr>
          <w:p w:rsidR="004F0E63" w:rsidRDefault="00953043" w:rsidP="009540E3">
            <w:pPr>
              <w:rPr>
                <w:rFonts w:asciiTheme="majorBidi" w:hAnsiTheme="majorBidi" w:cstheme="majorBidi"/>
                <w:color w:val="000000" w:themeColor="text1"/>
                <w:lang w:val="en-US"/>
              </w:rPr>
            </w:pPr>
            <w:r>
              <w:rPr>
                <w:lang w:val="en-US"/>
              </w:rPr>
              <w:t>Mandatory</w:t>
            </w:r>
          </w:p>
        </w:tc>
        <w:tc>
          <w:tcPr>
            <w:tcW w:w="4018" w:type="dxa"/>
          </w:tcPr>
          <w:p w:rsidR="004F0E63" w:rsidRDefault="003314C0"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 xml:space="preserve">Identifier of the message, </w:t>
            </w:r>
            <w:r>
              <w:rPr>
                <w:rFonts w:asciiTheme="majorBidi" w:hAnsiTheme="majorBidi" w:cstheme="majorBidi"/>
                <w:color w:val="000000" w:themeColor="text1"/>
                <w:lang w:val="en-US"/>
              </w:rPr>
              <w:lastRenderedPageBreak/>
              <w:t>indicating “Sandbox asynchronous message”</w:t>
            </w:r>
          </w:p>
        </w:tc>
      </w:tr>
      <w:tr w:rsidR="00953043" w:rsidTr="009540E3">
        <w:tc>
          <w:tcPr>
            <w:tcW w:w="2179" w:type="dxa"/>
          </w:tcPr>
          <w:p w:rsidR="00953043" w:rsidRPr="00762294" w:rsidRDefault="00953043" w:rsidP="009540E3">
            <w:r>
              <w:rPr>
                <w:rFonts w:asciiTheme="majorBidi" w:hAnsiTheme="majorBidi" w:cstheme="majorBidi"/>
                <w:color w:val="000000" w:themeColor="text1"/>
                <w:lang w:val="en-US"/>
              </w:rPr>
              <w:lastRenderedPageBreak/>
              <w:t>Message code</w:t>
            </w:r>
          </w:p>
        </w:tc>
        <w:tc>
          <w:tcPr>
            <w:tcW w:w="1180" w:type="dxa"/>
          </w:tcPr>
          <w:p w:rsidR="00953043" w:rsidRDefault="00953043" w:rsidP="009540E3">
            <w:pPr>
              <w:rPr>
                <w:lang w:val="en-US"/>
              </w:rPr>
            </w:pPr>
            <w:r>
              <w:rPr>
                <w:lang w:val="en-US"/>
              </w:rPr>
              <w:t>Integer</w:t>
            </w:r>
          </w:p>
        </w:tc>
        <w:tc>
          <w:tcPr>
            <w:tcW w:w="2351" w:type="dxa"/>
          </w:tcPr>
          <w:p w:rsidR="00953043" w:rsidRDefault="00953043" w:rsidP="009540E3">
            <w:pPr>
              <w:rPr>
                <w:lang w:val="en-US"/>
              </w:rPr>
            </w:pPr>
            <w:r>
              <w:rPr>
                <w:lang w:val="en-US"/>
              </w:rPr>
              <w:t>Mandatory</w:t>
            </w:r>
          </w:p>
        </w:tc>
        <w:tc>
          <w:tcPr>
            <w:tcW w:w="4018" w:type="dxa"/>
          </w:tcPr>
          <w:p w:rsidR="00953043" w:rsidRDefault="00953043" w:rsidP="009A11FD">
            <w:pPr>
              <w:rPr>
                <w:rFonts w:asciiTheme="majorBidi" w:hAnsiTheme="majorBidi" w:cstheme="majorBidi"/>
                <w:color w:val="000000" w:themeColor="text1"/>
                <w:lang w:val="en-US"/>
              </w:rPr>
            </w:pPr>
            <w:r>
              <w:rPr>
                <w:rFonts w:asciiTheme="majorBidi" w:hAnsiTheme="majorBidi" w:cstheme="majorBidi"/>
                <w:color w:val="000000" w:themeColor="text1"/>
                <w:lang w:val="en-US"/>
              </w:rPr>
              <w:t>Code of the asynchronous message type</w:t>
            </w:r>
          </w:p>
        </w:tc>
      </w:tr>
      <w:tr w:rsidR="00953043" w:rsidTr="009A11FD">
        <w:trPr>
          <w:trHeight w:val="265"/>
        </w:trPr>
        <w:tc>
          <w:tcPr>
            <w:tcW w:w="2179" w:type="dxa"/>
          </w:tcPr>
          <w:p w:rsidR="00953043" w:rsidRPr="00762294" w:rsidRDefault="00953043" w:rsidP="009540E3">
            <w:pPr>
              <w:rPr>
                <w:rFonts w:asciiTheme="majorBidi" w:eastAsia="SimSun" w:hAnsiTheme="majorBidi" w:cstheme="majorBidi"/>
                <w:color w:val="000000" w:themeColor="text1"/>
              </w:rPr>
            </w:pPr>
            <w:r>
              <w:rPr>
                <w:rFonts w:asciiTheme="majorBidi" w:eastAsia="SimSun" w:hAnsiTheme="majorBidi" w:cstheme="majorBidi"/>
                <w:color w:val="000000" w:themeColor="text1"/>
              </w:rPr>
              <w:t>Additional information</w:t>
            </w:r>
          </w:p>
        </w:tc>
        <w:tc>
          <w:tcPr>
            <w:tcW w:w="1180" w:type="dxa"/>
          </w:tcPr>
          <w:p w:rsidR="00953043" w:rsidRDefault="00953043" w:rsidP="009540E3">
            <w:pPr>
              <w:rPr>
                <w:lang w:val="en-US"/>
              </w:rPr>
            </w:pPr>
            <w:r>
              <w:rPr>
                <w:lang w:val="en-US"/>
              </w:rPr>
              <w:t>String list</w:t>
            </w:r>
          </w:p>
        </w:tc>
        <w:tc>
          <w:tcPr>
            <w:tcW w:w="2351" w:type="dxa"/>
          </w:tcPr>
          <w:p w:rsidR="00953043" w:rsidRDefault="00953043" w:rsidP="009540E3">
            <w:pPr>
              <w:rPr>
                <w:lang w:val="en-US"/>
              </w:rPr>
            </w:pPr>
            <w:r>
              <w:rPr>
                <w:lang w:val="en-US"/>
              </w:rPr>
              <w:t>Conditional</w:t>
            </w:r>
          </w:p>
        </w:tc>
        <w:tc>
          <w:tcPr>
            <w:tcW w:w="4018" w:type="dxa"/>
          </w:tcPr>
          <w:p w:rsidR="00953043" w:rsidRDefault="00953043" w:rsidP="009A11FD">
            <w:pPr>
              <w:rPr>
                <w:rFonts w:eastAsia="SimSun"/>
                <w:lang w:val="en-US"/>
              </w:rPr>
            </w:pPr>
            <w:r>
              <w:rPr>
                <w:color w:val="000000" w:themeColor="text1"/>
                <w:lang w:val="en-US"/>
              </w:rPr>
              <w:t>Additional information related to the message type</w:t>
            </w:r>
          </w:p>
        </w:tc>
      </w:tr>
    </w:tbl>
    <w:p w:rsidR="00DD0A1E" w:rsidRDefault="00DD0A1E" w:rsidP="0052622B">
      <w:pPr>
        <w:ind w:left="360"/>
        <w:jc w:val="center"/>
        <w:rPr>
          <w:color w:val="000000" w:themeColor="text1"/>
        </w:rPr>
      </w:pPr>
    </w:p>
    <w:p w:rsidR="00EC577E" w:rsidRPr="00EC577E" w:rsidRDefault="00EC577E" w:rsidP="00EC577E">
      <w:pPr>
        <w:shd w:val="clear" w:color="auto" w:fill="FFFFFF"/>
        <w:spacing w:before="100" w:beforeAutospacing="1" w:after="100" w:afterAutospacing="1"/>
        <w:rPr>
          <w:rFonts w:eastAsia="Times New Roman"/>
          <w:lang w:val="en-IN" w:eastAsia="ja-JP"/>
        </w:rPr>
      </w:pPr>
      <w:r w:rsidRPr="00EC577E">
        <w:rPr>
          <w:rFonts w:ascii="TimesNewRomanPS" w:eastAsia="Times New Roman" w:hAnsi="TimesNewRomanPS"/>
          <w:b/>
          <w:bCs/>
          <w:lang w:val="en-IN" w:eastAsia="ja-JP"/>
        </w:rPr>
        <w:t xml:space="preserve">9 Security considerations </w:t>
      </w:r>
    </w:p>
    <w:p w:rsidR="00EC577E" w:rsidRPr="00EC577E" w:rsidRDefault="00EC577E" w:rsidP="00EC577E">
      <w:pPr>
        <w:shd w:val="clear" w:color="auto" w:fill="FFFFFF"/>
        <w:spacing w:before="100" w:beforeAutospacing="1" w:after="100" w:afterAutospacing="1"/>
        <w:rPr>
          <w:rFonts w:eastAsia="Times New Roman"/>
          <w:lang w:val="en-IN" w:eastAsia="ja-JP"/>
        </w:rPr>
      </w:pPr>
      <w:r w:rsidRPr="00EC577E">
        <w:rPr>
          <w:rFonts w:ascii="TimesNewRomanPSMT" w:eastAsia="Times New Roman" w:hAnsi="TimesNewRomanPSMT"/>
          <w:lang w:val="en-IN" w:eastAsia="ja-JP"/>
        </w:rPr>
        <w:t>This Recommendation</w:t>
      </w:r>
      <w:r>
        <w:rPr>
          <w:rFonts w:ascii="TimesNewRomanPSMT" w:eastAsia="Times New Roman" w:hAnsi="TimesNewRomanPSMT"/>
          <w:lang w:val="en-IN" w:eastAsia="ja-JP"/>
        </w:rPr>
        <w:t xml:space="preserve"> describes</w:t>
      </w:r>
      <w:r w:rsidR="00B7482A">
        <w:rPr>
          <w:color w:val="000000" w:themeColor="text1"/>
        </w:rPr>
        <w:t>an</w:t>
      </w:r>
      <w:r w:rsidRPr="00F67604">
        <w:rPr>
          <w:color w:val="000000" w:themeColor="text1"/>
        </w:rPr>
        <w:t xml:space="preserve"> architectur</w:t>
      </w:r>
      <w:r>
        <w:rPr>
          <w:color w:val="000000" w:themeColor="text1"/>
        </w:rPr>
        <w:t xml:space="preserve">alframework </w:t>
      </w:r>
      <w:r w:rsidR="00B7482A">
        <w:rPr>
          <w:color w:val="000000" w:themeColor="text1"/>
        </w:rPr>
        <w:t xml:space="preserve">for </w:t>
      </w:r>
      <w:r w:rsidRPr="00F67604">
        <w:rPr>
          <w:color w:val="000000" w:themeColor="text1"/>
        </w:rPr>
        <w:t xml:space="preserve">the ML </w:t>
      </w:r>
      <w:r>
        <w:rPr>
          <w:color w:val="000000" w:themeColor="text1"/>
        </w:rPr>
        <w:t>s</w:t>
      </w:r>
      <w:r w:rsidRPr="00F67604">
        <w:rPr>
          <w:color w:val="000000" w:themeColor="text1"/>
        </w:rPr>
        <w:t>andbox</w:t>
      </w:r>
      <w:r>
        <w:rPr>
          <w:color w:val="000000" w:themeColor="text1"/>
        </w:rPr>
        <w:t xml:space="preserve"> in the context of integrating </w:t>
      </w:r>
      <w:r w:rsidRPr="00F31B96">
        <w:rPr>
          <w:color w:val="000000" w:themeColor="text1"/>
        </w:rPr>
        <w:t>machine learning in future networks including IMT-2020</w:t>
      </w:r>
      <w:r w:rsidRPr="00EC577E">
        <w:rPr>
          <w:rFonts w:ascii="TimesNewRomanPSMT" w:eastAsia="Times New Roman" w:hAnsi="TimesNewRomanPSMT"/>
          <w:lang w:val="en-IN" w:eastAsia="ja-JP"/>
        </w:rPr>
        <w:t xml:space="preserve">: therefore, general network security requirements and mechanisms in IP-based networks should be applied [ITU-T Y.2701] [ITU-T Y.3101]. </w:t>
      </w:r>
    </w:p>
    <w:p w:rsidR="00EC577E" w:rsidRPr="00EC577E" w:rsidRDefault="00EC577E" w:rsidP="00EC577E">
      <w:pPr>
        <w:shd w:val="clear" w:color="auto" w:fill="FFFFFF"/>
        <w:spacing w:before="100" w:beforeAutospacing="1" w:after="100" w:afterAutospacing="1"/>
        <w:rPr>
          <w:rFonts w:eastAsia="Times New Roman"/>
          <w:lang w:val="en-IN" w:eastAsia="ja-JP"/>
        </w:rPr>
      </w:pPr>
      <w:r w:rsidRPr="00EC577E">
        <w:rPr>
          <w:rFonts w:ascii="TimesNewRomanPSMT" w:eastAsia="Times New Roman" w:hAnsi="TimesNewRomanPSMT"/>
          <w:lang w:val="en-IN" w:eastAsia="ja-JP"/>
        </w:rPr>
        <w:t xml:space="preserve">It is required to prevent from unauthorized access to, and data leaking from, an ML </w:t>
      </w:r>
      <w:r>
        <w:rPr>
          <w:rFonts w:ascii="TimesNewRomanPSMT" w:eastAsia="Times New Roman" w:hAnsi="TimesNewRomanPSMT"/>
          <w:lang w:val="en-IN" w:eastAsia="ja-JP"/>
        </w:rPr>
        <w:t>Sandbox</w:t>
      </w:r>
      <w:r w:rsidRPr="00EC577E">
        <w:rPr>
          <w:rFonts w:ascii="TimesNewRomanPSMT" w:eastAsia="Times New Roman" w:hAnsi="TimesNewRomanPSMT"/>
          <w:lang w:val="en-IN" w:eastAsia="ja-JP"/>
        </w:rPr>
        <w:t>, whether or not the</w:t>
      </w:r>
      <w:r w:rsidR="00084414">
        <w:rPr>
          <w:rFonts w:ascii="TimesNewRomanPSMT" w:eastAsia="Times New Roman" w:hAnsi="TimesNewRomanPSMT"/>
          <w:lang w:val="en-IN" w:eastAsia="ja-JP"/>
        </w:rPr>
        <w:t xml:space="preserve">re is </w:t>
      </w:r>
      <w:r w:rsidRPr="00EC577E">
        <w:rPr>
          <w:rFonts w:ascii="TimesNewRomanPSMT" w:eastAsia="Times New Roman" w:hAnsi="TimesNewRomanPSMT"/>
          <w:lang w:val="en-IN" w:eastAsia="ja-JP"/>
        </w:rPr>
        <w:t xml:space="preserve">a malicious intention, with implementation of mechanisms regarding authentication and authorization, external attack protection, etc. </w:t>
      </w:r>
    </w:p>
    <w:p w:rsidR="00DD0A1E" w:rsidRPr="00DF04AC" w:rsidRDefault="00DD0A1E" w:rsidP="0052622B">
      <w:pPr>
        <w:ind w:left="360"/>
        <w:jc w:val="center"/>
        <w:rPr>
          <w:color w:val="000000" w:themeColor="text1"/>
        </w:rPr>
      </w:pPr>
    </w:p>
    <w:p w:rsidR="00DD0A1E" w:rsidRPr="00DF04AC" w:rsidRDefault="00DD0A1E" w:rsidP="0052622B">
      <w:pPr>
        <w:ind w:left="360"/>
        <w:jc w:val="center"/>
        <w:rPr>
          <w:color w:val="000000" w:themeColor="text1"/>
        </w:rPr>
      </w:pPr>
    </w:p>
    <w:p w:rsidR="0065796C" w:rsidRDefault="0065796C">
      <w:pPr>
        <w:rPr>
          <w:ins w:id="92" w:author="Vishnu Ram" w:date="2022-05-24T21:14:00Z"/>
          <w:color w:val="000000" w:themeColor="text1"/>
        </w:rPr>
      </w:pPr>
      <w:ins w:id="93" w:author="Vishnu Ram" w:date="2022-05-24T21:14:00Z">
        <w:r>
          <w:rPr>
            <w:color w:val="000000" w:themeColor="text1"/>
          </w:rPr>
          <w:br w:type="page"/>
        </w:r>
      </w:ins>
    </w:p>
    <w:p w:rsidR="0065796C" w:rsidRPr="006A2622" w:rsidRDefault="0065796C" w:rsidP="0065796C">
      <w:pPr>
        <w:pStyle w:val="AnnexNotitle"/>
        <w:rPr>
          <w:ins w:id="94" w:author="Vishnu Ram" w:date="2022-05-24T21:14:00Z"/>
        </w:rPr>
      </w:pPr>
      <w:bookmarkStart w:id="95" w:name="_Toc78839741"/>
      <w:bookmarkStart w:id="96" w:name="_Toc80804420"/>
      <w:bookmarkStart w:id="97" w:name="_Toc86503365"/>
      <w:bookmarkStart w:id="98" w:name="_Toc86503623"/>
      <w:ins w:id="99" w:author="Vishnu Ram" w:date="2022-05-24T21:14:00Z">
        <w:r w:rsidRPr="006A2622">
          <w:lastRenderedPageBreak/>
          <w:t>Bibliography</w:t>
        </w:r>
        <w:bookmarkEnd w:id="95"/>
        <w:bookmarkEnd w:id="96"/>
        <w:bookmarkEnd w:id="97"/>
        <w:bookmarkEnd w:id="98"/>
      </w:ins>
    </w:p>
    <w:p w:rsidR="00DD0A1E" w:rsidRDefault="00DD0A1E" w:rsidP="0065796C">
      <w:pPr>
        <w:rPr>
          <w:ins w:id="100" w:author="Vishnu Ram" w:date="2022-05-24T21:15:00Z"/>
          <w:color w:val="000000" w:themeColor="text1"/>
        </w:rPr>
      </w:pPr>
    </w:p>
    <w:p w:rsidR="0065796C" w:rsidRDefault="0065796C" w:rsidP="0065796C">
      <w:pPr>
        <w:rPr>
          <w:ins w:id="101" w:author="Vishnu Ram" w:date="2022-05-24T21:18:00Z"/>
          <w:rFonts w:ascii="TimesNewRomanPS" w:hAnsi="TimesNewRomanPS" w:hint="eastAsia"/>
          <w:i/>
          <w:iCs/>
        </w:rPr>
      </w:pPr>
      <w:ins w:id="102" w:author="Vishnu Ram" w:date="2022-05-24T21:15:00Z">
        <w:r>
          <w:rPr>
            <w:color w:val="000000" w:themeColor="text1"/>
          </w:rPr>
          <w:t>[b-JSON]</w:t>
        </w:r>
        <w:r>
          <w:rPr>
            <w:color w:val="000000" w:themeColor="text1"/>
          </w:rPr>
          <w:tab/>
        </w:r>
        <w:r>
          <w:rPr>
            <w:rFonts w:ascii="TimesNewRomanPSMT" w:hAnsi="TimesNewRomanPSMT"/>
          </w:rPr>
          <w:t xml:space="preserve">IETF RFC 8259 (2017), </w:t>
        </w:r>
        <w:r>
          <w:rPr>
            <w:rFonts w:ascii="TimesNewRomanPS" w:hAnsi="TimesNewRomanPS"/>
            <w:i/>
            <w:iCs/>
          </w:rPr>
          <w:t>The JavaScript Object Notation (JSON) Data Interchange Format (JSON)</w:t>
        </w:r>
      </w:ins>
    </w:p>
    <w:p w:rsidR="0065796C" w:rsidRDefault="0065796C" w:rsidP="0065796C">
      <w:pPr>
        <w:rPr>
          <w:ins w:id="103" w:author="Vishnu Ram" w:date="2022-05-24T21:19:00Z"/>
          <w:rFonts w:ascii="TimesNewRomanPS" w:hAnsi="TimesNewRomanPS" w:hint="eastAsia"/>
        </w:rPr>
      </w:pPr>
      <w:ins w:id="104" w:author="Vishnu Ram" w:date="2022-05-24T21:18:00Z">
        <w:r>
          <w:rPr>
            <w:rFonts w:ascii="TimesNewRomanPS" w:hAnsi="TimesNewRomanPS"/>
          </w:rPr>
          <w:t>[b-CSV]</w:t>
        </w:r>
        <w:r>
          <w:rPr>
            <w:rFonts w:ascii="TimesNewRomanPS" w:hAnsi="TimesNewRomanPS"/>
          </w:rPr>
          <w:tab/>
        </w:r>
      </w:ins>
      <w:ins w:id="105" w:author="Vishnu Ram" w:date="2022-05-24T21:19:00Z">
        <w:r w:rsidR="00053F86">
          <w:rPr>
            <w:rFonts w:ascii="TimesNewRomanPS" w:hAnsi="TimesNewRomanPS"/>
          </w:rPr>
          <w:t xml:space="preserve">IETF RFC 4180 (2005), </w:t>
        </w:r>
        <w:r w:rsidR="00053F86" w:rsidRPr="00053F86">
          <w:rPr>
            <w:rFonts w:ascii="TimesNewRomanPS" w:hAnsi="TimesNewRomanPS"/>
          </w:rPr>
          <w:t>Common Format and MIME Type for Comma-Separated Values (CSV) Files</w:t>
        </w:r>
      </w:ins>
    </w:p>
    <w:p w:rsidR="00053F86" w:rsidRDefault="00E6792D" w:rsidP="0065796C">
      <w:pPr>
        <w:rPr>
          <w:ins w:id="106" w:author="Vishnu Ram" w:date="2022-05-24T21:37:00Z"/>
          <w:rFonts w:ascii="TimesNewRomanPS" w:hAnsi="TimesNewRomanPS" w:hint="eastAsia"/>
          <w:lang w:val="en-IN"/>
        </w:rPr>
      </w:pPr>
      <w:ins w:id="107" w:author="Vishnu Ram" w:date="2022-05-24T21:20:00Z">
        <w:r>
          <w:rPr>
            <w:rFonts w:ascii="TimesNewRomanPS" w:hAnsi="TimesNewRomanPS"/>
            <w:lang w:val="en-IN"/>
          </w:rPr>
          <w:t>[b-XML]</w:t>
        </w:r>
        <w:r>
          <w:rPr>
            <w:rFonts w:ascii="TimesNewRomanPS" w:hAnsi="TimesNewRomanPS"/>
            <w:lang w:val="en-IN"/>
          </w:rPr>
          <w:tab/>
        </w:r>
        <w:r w:rsidRPr="00E6792D">
          <w:rPr>
            <w:rFonts w:ascii="TimesNewRomanPS" w:hAnsi="TimesNewRomanPS"/>
            <w:lang w:val="en-IN"/>
          </w:rPr>
          <w:t xml:space="preserve">W3C Recommendation </w:t>
        </w:r>
      </w:ins>
      <w:ins w:id="108" w:author="Vishnu Ram" w:date="2022-05-24T21:21:00Z">
        <w:r>
          <w:rPr>
            <w:rFonts w:ascii="TimesNewRomanPS" w:hAnsi="TimesNewRomanPS"/>
            <w:lang w:val="en-IN"/>
          </w:rPr>
          <w:t>(</w:t>
        </w:r>
      </w:ins>
      <w:ins w:id="109" w:author="Vishnu Ram" w:date="2022-05-24T21:20:00Z">
        <w:r w:rsidRPr="00E6792D">
          <w:rPr>
            <w:rFonts w:ascii="TimesNewRomanPS" w:hAnsi="TimesNewRomanPS"/>
            <w:lang w:val="en-IN"/>
          </w:rPr>
          <w:t>2008</w:t>
        </w:r>
      </w:ins>
      <w:ins w:id="110" w:author="Vishnu Ram" w:date="2022-05-24T21:21:00Z">
        <w:r>
          <w:rPr>
            <w:rFonts w:ascii="TimesNewRomanPS" w:hAnsi="TimesNewRomanPS"/>
            <w:lang w:val="en-IN"/>
          </w:rPr>
          <w:t xml:space="preserve">), </w:t>
        </w:r>
        <w:r w:rsidRPr="00E6792D">
          <w:rPr>
            <w:rFonts w:ascii="TimesNewRomanPS" w:hAnsi="TimesNewRomanPS"/>
            <w:lang w:val="en-IN"/>
          </w:rPr>
          <w:t>Extensible Markup Language (XML) 1.0 (Fifth Edition)</w:t>
        </w:r>
      </w:ins>
    </w:p>
    <w:p w:rsidR="008E4A24" w:rsidRPr="008E4A24" w:rsidRDefault="008E4A24" w:rsidP="008E4A24">
      <w:pPr>
        <w:rPr>
          <w:ins w:id="111" w:author="Vishnu Ram" w:date="2022-05-24T21:37:00Z"/>
          <w:rFonts w:ascii="TimesNewRomanPS" w:hAnsi="TimesNewRomanPS" w:hint="eastAsia"/>
        </w:rPr>
      </w:pPr>
      <w:ins w:id="112" w:author="Vishnu Ram" w:date="2022-05-24T21:37:00Z">
        <w:r w:rsidRPr="008E4A24">
          <w:rPr>
            <w:rFonts w:ascii="TimesNewRomanPS" w:hAnsi="TimesNewRomanPS"/>
          </w:rPr>
          <w:t xml:space="preserve">[b-ITU-T Y.Sup55] </w:t>
        </w:r>
        <w:r w:rsidRPr="008E4A24">
          <w:rPr>
            <w:rFonts w:ascii="TimesNewRomanPS" w:hAnsi="TimesNewRomanPS"/>
          </w:rPr>
          <w:tab/>
          <w:t>ITU-T Supplement ITU-T Y.3170-series “</w:t>
        </w:r>
        <w:r w:rsidRPr="008E4A24">
          <w:rPr>
            <w:rFonts w:ascii="TimesNewRomanPS" w:hAnsi="TimesNewRomanPS"/>
            <w:i/>
          </w:rPr>
          <w:t>Machine learning in future networks including IMT-2020: use cases”</w:t>
        </w:r>
      </w:ins>
    </w:p>
    <w:p w:rsidR="008E4A24" w:rsidRPr="008E4A24" w:rsidRDefault="008E4A24" w:rsidP="0065796C">
      <w:pPr>
        <w:rPr>
          <w:ins w:id="113" w:author="Vishnu Ram" w:date="2022-05-24T21:21:00Z"/>
          <w:rFonts w:ascii="TimesNewRomanPS" w:hAnsi="TimesNewRomanPS" w:hint="eastAsia"/>
        </w:rPr>
      </w:pPr>
    </w:p>
    <w:p w:rsidR="00E6792D" w:rsidRPr="00053F86" w:rsidRDefault="00E6792D" w:rsidP="0065796C">
      <w:pPr>
        <w:rPr>
          <w:rFonts w:ascii="TimesNewRomanPS" w:hAnsi="TimesNewRomanPS" w:hint="eastAsia"/>
          <w:lang w:val="en-IN"/>
        </w:rPr>
      </w:pPr>
    </w:p>
    <w:p w:rsidR="00DD0A1E" w:rsidRPr="00DF04AC" w:rsidRDefault="00DD0A1E" w:rsidP="0052622B">
      <w:pPr>
        <w:ind w:left="360"/>
        <w:jc w:val="center"/>
        <w:rPr>
          <w:color w:val="000000" w:themeColor="text1"/>
        </w:rPr>
      </w:pPr>
    </w:p>
    <w:p w:rsidR="00277894" w:rsidRPr="00DF04AC" w:rsidRDefault="00E05913" w:rsidP="0052622B">
      <w:pPr>
        <w:ind w:left="360"/>
        <w:jc w:val="center"/>
        <w:rPr>
          <w:color w:val="000000" w:themeColor="text1"/>
          <w:lang w:val="fr-FR"/>
        </w:rPr>
      </w:pPr>
      <w:r w:rsidRPr="00DF04AC">
        <w:rPr>
          <w:color w:val="000000" w:themeColor="text1"/>
          <w:lang w:val="fr-FR"/>
        </w:rPr>
        <w:t>___________________</w:t>
      </w:r>
    </w:p>
    <w:sectPr w:rsidR="00277894" w:rsidRPr="00DF04AC" w:rsidSect="00C9714C">
      <w:headerReference w:type="default" r:id="rId23"/>
      <w:pgSz w:w="11906" w:h="16838"/>
      <w:pgMar w:top="1417" w:right="1134" w:bottom="1417" w:left="1134" w:header="720" w:footer="720" w:gutter="0"/>
      <w:cols w:space="720"/>
      <w:formProt w:val="0"/>
      <w:titlePg/>
      <w:docGrid w:linePitch="360" w:charSpace="-6145"/>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92F" w:rsidRDefault="0093792F">
      <w:r>
        <w:separator/>
      </w:r>
    </w:p>
  </w:endnote>
  <w:endnote w:type="continuationSeparator" w:id="1">
    <w:p w:rsidR="0093792F" w:rsidRDefault="0093792F">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Liberation Sans">
    <w:altName w:val="Arial"/>
    <w:charset w:val="01"/>
    <w:family w:val="swiss"/>
    <w:pitch w:val="variable"/>
    <w:sig w:usb0="00000000" w:usb1="00000000" w:usb2="00000000" w:usb3="00000000" w:csb0="00000000" w:csb1="00000000"/>
  </w:font>
  <w:font w:name="Noto Sans CJK SC Regular">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
    <w:altName w:val="MS Mincho"/>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NewRomanPS-BoldMT">
    <w:altName w:val="Times New Roman"/>
    <w:charset w:val="00"/>
    <w:family w:val="roman"/>
    <w:pitch w:val="default"/>
    <w:sig w:usb0="00000000" w:usb1="00000000" w:usb2="00000000" w:usb3="00000000" w:csb0="00000000" w:csb1="00000000"/>
  </w:font>
  <w:font w:name="TimesNewRomanPSMT">
    <w:altName w:val="Times New Roman"/>
    <w:charset w:val="00"/>
    <w:family w:val="roman"/>
    <w:pitch w:val="default"/>
    <w:sig w:usb0="00000000" w:usb1="00000000" w:usb2="00000000" w:usb3="00000000" w:csb0="00000000" w:csb1="00000000"/>
  </w:font>
  <w:font w:name="Helvetica Neue">
    <w:charset w:val="00"/>
    <w:family w:val="auto"/>
    <w:pitch w:val="variable"/>
    <w:sig w:usb0="E50002FF" w:usb1="500079DB" w:usb2="00000010" w:usb3="00000000" w:csb0="00000001" w:csb1="00000000"/>
  </w:font>
  <w:font w:name="Malgun Gothic">
    <w:panose1 w:val="020B0503020000020004"/>
    <w:charset w:val="81"/>
    <w:family w:val="swiss"/>
    <w:pitch w:val="variable"/>
    <w:sig w:usb0="900002AF" w:usb1="09D77CFB" w:usb2="00000012" w:usb3="00000000" w:csb0="00080001" w:csb1="00000000"/>
  </w:font>
  <w:font w:name="Liberation Serif">
    <w:altName w:val="Times New Roman"/>
    <w:charset w:val="01"/>
    <w:family w:val="roman"/>
    <w:pitch w:val="variable"/>
    <w:sig w:usb0="00000000" w:usb1="00000000" w:usb2="00000000" w:usb3="00000000" w:csb0="00000000" w:csb1="00000000"/>
  </w:font>
  <w:font w:name="Droid Sans Fallback">
    <w:altName w:val="Calibri"/>
    <w:panose1 w:val="00000000000000000000"/>
    <w:charset w:val="00"/>
    <w:family w:val="roman"/>
    <w:notTrueType/>
    <w:pitch w:val="default"/>
    <w:sig w:usb0="00000000" w:usb1="00000000" w:usb2="00000000" w:usb3="00000000" w:csb0="00000000" w:csb1="00000000"/>
  </w:font>
  <w:font w:name="TimesNewRomanPS">
    <w:altName w:val="Times New Roman"/>
    <w:charset w:val="00"/>
    <w:family w:val="roman"/>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92F" w:rsidRDefault="0093792F">
      <w:r>
        <w:separator/>
      </w:r>
    </w:p>
  </w:footnote>
  <w:footnote w:type="continuationSeparator" w:id="1">
    <w:p w:rsidR="0093792F" w:rsidRDefault="0093792F">
      <w:r>
        <w:continuationSeparator/>
      </w:r>
    </w:p>
  </w:footnote>
  <w:footnote w:id="2">
    <w:p w:rsidR="00513E2F" w:rsidRPr="00C13CCD" w:rsidDel="008F4AB8" w:rsidRDefault="00513E2F" w:rsidP="00C13CCD">
      <w:pPr>
        <w:pStyle w:val="FootnoteText"/>
        <w:rPr>
          <w:del w:id="48" w:author="Vishnu Ram" w:date="2022-05-24T21:30:00Z"/>
        </w:rPr>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3E2F" w:rsidRPr="00C9714C" w:rsidRDefault="00513E2F" w:rsidP="00C9714C">
    <w:pPr>
      <w:pStyle w:val="Header"/>
      <w:rPr>
        <w:sz w:val="18"/>
      </w:rPr>
    </w:pPr>
    <w:r w:rsidRPr="00C9714C">
      <w:rPr>
        <w:sz w:val="18"/>
      </w:rPr>
      <w:t xml:space="preserve">- </w:t>
    </w:r>
    <w:r w:rsidR="004B4264" w:rsidRPr="00C9714C">
      <w:rPr>
        <w:sz w:val="18"/>
      </w:rPr>
      <w:fldChar w:fldCharType="begin"/>
    </w:r>
    <w:r w:rsidRPr="00C9714C">
      <w:rPr>
        <w:sz w:val="18"/>
      </w:rPr>
      <w:instrText xml:space="preserve"> PAGE  \* MERGEFORMAT </w:instrText>
    </w:r>
    <w:r w:rsidR="004B4264" w:rsidRPr="00C9714C">
      <w:rPr>
        <w:sz w:val="18"/>
      </w:rPr>
      <w:fldChar w:fldCharType="separate"/>
    </w:r>
    <w:r w:rsidR="005F1FFD">
      <w:rPr>
        <w:noProof/>
        <w:sz w:val="18"/>
      </w:rPr>
      <w:t>4</w:t>
    </w:r>
    <w:r w:rsidR="004B4264" w:rsidRPr="00C9714C">
      <w:rPr>
        <w:sz w:val="18"/>
      </w:rPr>
      <w:fldChar w:fldCharType="end"/>
    </w:r>
    <w:r w:rsidRPr="00C9714C">
      <w:rPr>
        <w:sz w:val="18"/>
      </w:rPr>
      <w:t xml:space="preserve"> -</w:t>
    </w:r>
  </w:p>
  <w:p w:rsidR="00513E2F" w:rsidRPr="00C9714C" w:rsidRDefault="00513E2F" w:rsidP="0060372B">
    <w:pPr>
      <w:pStyle w:val="Header"/>
      <w:spacing w:after="240"/>
      <w:ind w:left="4680" w:hanging="4680"/>
      <w:rPr>
        <w:sz w:val="18"/>
      </w:rPr>
    </w:pPr>
    <w:r w:rsidRPr="000513AC">
      <w:rPr>
        <w:sz w:val="18"/>
      </w:rPr>
      <w:t>SG13-</w:t>
    </w:r>
    <w:r>
      <w:rPr>
        <w:sz w:val="18"/>
      </w:rPr>
      <w:t>C</w:t>
    </w:r>
    <w:r w:rsidR="005F1FFD">
      <w:rPr>
        <w:sz w:val="18"/>
      </w:rPr>
      <w:t>0161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9"/>
    <w:multiLevelType w:val="multilevel"/>
    <w:tmpl w:val="00000009"/>
    <w:name w:val="WW8Num8"/>
    <w:lvl w:ilvl="0">
      <w:start w:val="1"/>
      <w:numFmt w:val="bullet"/>
      <w:lvlText w:val="−"/>
      <w:lvlJc w:val="left"/>
      <w:pPr>
        <w:tabs>
          <w:tab w:val="num" w:pos="0"/>
        </w:tabs>
        <w:ind w:left="644" w:hanging="357"/>
      </w:pPr>
      <w:rPr>
        <w:rFonts w:ascii="Noto Sans Symbols" w:hAnsi="Noto Sans Symbols" w:cs="Noto Sans Symbols"/>
        <w:u w:val="none"/>
      </w:rPr>
    </w:lvl>
    <w:lvl w:ilvl="1">
      <w:start w:val="1"/>
      <w:numFmt w:val="bullet"/>
      <w:lvlText w:val=""/>
      <w:lvlJc w:val="left"/>
      <w:pPr>
        <w:tabs>
          <w:tab w:val="num" w:pos="0"/>
        </w:tabs>
        <w:ind w:left="1364" w:hanging="360"/>
      </w:pPr>
      <w:rPr>
        <w:rFonts w:ascii="Wingdings 2" w:hAnsi="Wingdings 2" w:cs="Wingdings 2"/>
        <w:u w:val="none"/>
      </w:rPr>
    </w:lvl>
    <w:lvl w:ilvl="2">
      <w:start w:val="1"/>
      <w:numFmt w:val="bullet"/>
      <w:lvlText w:val="■"/>
      <w:lvlJc w:val="left"/>
      <w:pPr>
        <w:tabs>
          <w:tab w:val="num" w:pos="0"/>
        </w:tabs>
        <w:ind w:left="2084" w:hanging="360"/>
      </w:pPr>
      <w:rPr>
        <w:rFonts w:ascii="OpenSymbol" w:hAnsi="OpenSymbol" w:cs="OpenSymbol"/>
        <w:u w:val="none"/>
      </w:rPr>
    </w:lvl>
    <w:lvl w:ilvl="3">
      <w:start w:val="1"/>
      <w:numFmt w:val="bullet"/>
      <w:lvlText w:val=""/>
      <w:lvlJc w:val="left"/>
      <w:pPr>
        <w:tabs>
          <w:tab w:val="num" w:pos="0"/>
        </w:tabs>
        <w:ind w:left="2804" w:hanging="360"/>
      </w:pPr>
      <w:rPr>
        <w:rFonts w:ascii="Wingdings" w:hAnsi="Wingdings" w:cs="Wingdings"/>
        <w:u w:val="none"/>
      </w:rPr>
    </w:lvl>
    <w:lvl w:ilvl="4">
      <w:start w:val="1"/>
      <w:numFmt w:val="bullet"/>
      <w:lvlText w:val=""/>
      <w:lvlJc w:val="left"/>
      <w:pPr>
        <w:tabs>
          <w:tab w:val="num" w:pos="0"/>
        </w:tabs>
        <w:ind w:left="3524" w:hanging="360"/>
      </w:pPr>
      <w:rPr>
        <w:rFonts w:ascii="Wingdings 2" w:hAnsi="Wingdings 2" w:cs="Wingdings 2"/>
        <w:u w:val="none"/>
      </w:rPr>
    </w:lvl>
    <w:lvl w:ilvl="5">
      <w:start w:val="1"/>
      <w:numFmt w:val="bullet"/>
      <w:lvlText w:val="■"/>
      <w:lvlJc w:val="left"/>
      <w:pPr>
        <w:tabs>
          <w:tab w:val="num" w:pos="0"/>
        </w:tabs>
        <w:ind w:left="4244" w:hanging="360"/>
      </w:pPr>
      <w:rPr>
        <w:rFonts w:ascii="OpenSymbol" w:hAnsi="OpenSymbol" w:cs="OpenSymbol"/>
        <w:u w:val="none"/>
      </w:rPr>
    </w:lvl>
    <w:lvl w:ilvl="6">
      <w:start w:val="1"/>
      <w:numFmt w:val="bullet"/>
      <w:lvlText w:val=""/>
      <w:lvlJc w:val="left"/>
      <w:pPr>
        <w:tabs>
          <w:tab w:val="num" w:pos="0"/>
        </w:tabs>
        <w:ind w:left="4964" w:hanging="360"/>
      </w:pPr>
      <w:rPr>
        <w:rFonts w:ascii="Wingdings" w:hAnsi="Wingdings" w:cs="Wingdings"/>
        <w:u w:val="none"/>
      </w:rPr>
    </w:lvl>
    <w:lvl w:ilvl="7">
      <w:start w:val="1"/>
      <w:numFmt w:val="bullet"/>
      <w:lvlText w:val=""/>
      <w:lvlJc w:val="left"/>
      <w:pPr>
        <w:tabs>
          <w:tab w:val="num" w:pos="0"/>
        </w:tabs>
        <w:ind w:left="5684" w:hanging="360"/>
      </w:pPr>
      <w:rPr>
        <w:rFonts w:ascii="Wingdings 2" w:hAnsi="Wingdings 2" w:cs="Wingdings 2"/>
        <w:u w:val="none"/>
      </w:rPr>
    </w:lvl>
    <w:lvl w:ilvl="8">
      <w:start w:val="1"/>
      <w:numFmt w:val="bullet"/>
      <w:lvlText w:val="■"/>
      <w:lvlJc w:val="left"/>
      <w:pPr>
        <w:tabs>
          <w:tab w:val="num" w:pos="0"/>
        </w:tabs>
        <w:ind w:left="6404" w:hanging="360"/>
      </w:pPr>
      <w:rPr>
        <w:rFonts w:ascii="OpenSymbol" w:hAnsi="OpenSymbol" w:cs="OpenSymbol"/>
        <w:u w:val="none"/>
      </w:rPr>
    </w:lvl>
  </w:abstractNum>
  <w:abstractNum w:abstractNumId="1">
    <w:nsid w:val="0000000A"/>
    <w:multiLevelType w:val="multilevel"/>
    <w:tmpl w:val="0000000A"/>
    <w:name w:val="WW8Num9"/>
    <w:lvl w:ilvl="0">
      <w:start w:val="1"/>
      <w:numFmt w:val="bullet"/>
      <w:lvlText w:val="•"/>
      <w:lvlJc w:val="left"/>
      <w:pPr>
        <w:tabs>
          <w:tab w:val="num" w:pos="0"/>
        </w:tabs>
        <w:ind w:left="360" w:hanging="360"/>
      </w:pPr>
      <w:rPr>
        <w:rFonts w:ascii="Noto Sans Symbols" w:hAnsi="Noto Sans Symbols" w:cs="Noto Sans Symbols"/>
        <w:color w:val="000000"/>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Noto Sans Symbols" w:hAnsi="Noto Sans Symbols" w:cs="Noto Sans Symbols"/>
        <w:color w:val="000000"/>
      </w:rPr>
    </w:lvl>
    <w:lvl w:ilvl="3">
      <w:start w:val="1"/>
      <w:numFmt w:val="bullet"/>
      <w:lvlText w:val="●"/>
      <w:lvlJc w:val="left"/>
      <w:pPr>
        <w:tabs>
          <w:tab w:val="num" w:pos="0"/>
        </w:tabs>
        <w:ind w:left="2520" w:hanging="360"/>
      </w:pPr>
      <w:rPr>
        <w:rFonts w:ascii="Noto Sans Symbols" w:hAnsi="Noto Sans Symbols" w:cs="Noto Sans Symbols"/>
        <w:color w:val="000000"/>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Noto Sans Symbols" w:hAnsi="Noto Sans Symbols" w:cs="Noto Sans Symbols"/>
        <w:color w:val="000000"/>
      </w:rPr>
    </w:lvl>
    <w:lvl w:ilvl="6">
      <w:start w:val="1"/>
      <w:numFmt w:val="bullet"/>
      <w:lvlText w:val="●"/>
      <w:lvlJc w:val="left"/>
      <w:pPr>
        <w:tabs>
          <w:tab w:val="num" w:pos="0"/>
        </w:tabs>
        <w:ind w:left="4680" w:hanging="360"/>
      </w:pPr>
      <w:rPr>
        <w:rFonts w:ascii="Noto Sans Symbols" w:hAnsi="Noto Sans Symbols" w:cs="Noto Sans Symbols"/>
        <w:color w:val="000000"/>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Noto Sans Symbols" w:hAnsi="Noto Sans Symbols" w:cs="Noto Sans Symbols"/>
        <w:color w:val="000000"/>
      </w:rPr>
    </w:lvl>
  </w:abstractNum>
  <w:abstractNum w:abstractNumId="2">
    <w:nsid w:val="0000000E"/>
    <w:multiLevelType w:val="multilevel"/>
    <w:tmpl w:val="0000000E"/>
    <w:name w:val="WW8Num13"/>
    <w:lvl w:ilvl="0">
      <w:start w:val="1"/>
      <w:numFmt w:val="bullet"/>
      <w:lvlText w:val="o"/>
      <w:lvlJc w:val="left"/>
      <w:pPr>
        <w:tabs>
          <w:tab w:val="num" w:pos="0"/>
        </w:tabs>
        <w:ind w:left="720" w:hanging="360"/>
      </w:pPr>
      <w:rPr>
        <w:rFonts w:ascii="Courier New" w:hAnsi="Courier New" w:cs="Courier New"/>
        <w:color w:val="000000"/>
        <w:sz w:val="24"/>
        <w:szCs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3">
    <w:nsid w:val="08C64044"/>
    <w:multiLevelType w:val="hybridMultilevel"/>
    <w:tmpl w:val="51BC1458"/>
    <w:lvl w:ilvl="0" w:tplc="0809000F">
      <w:start w:val="1"/>
      <w:numFmt w:val="decimal"/>
      <w:lvlText w:val="%1."/>
      <w:lvlJc w:val="left"/>
      <w:pPr>
        <w:ind w:left="720" w:hanging="360"/>
      </w:pPr>
      <w:rPr>
        <w:rFonts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0" w:hanging="360"/>
      </w:pPr>
      <w:rPr>
        <w:rFonts w:ascii="Wingdings" w:hAnsi="Wingdings" w:hint="default"/>
      </w:rPr>
    </w:lvl>
    <w:lvl w:ilvl="3" w:tplc="08090001" w:tentative="1">
      <w:start w:val="1"/>
      <w:numFmt w:val="bullet"/>
      <w:lvlText w:val=""/>
      <w:lvlJc w:val="left"/>
      <w:pPr>
        <w:ind w:left="720" w:hanging="360"/>
      </w:pPr>
      <w:rPr>
        <w:rFonts w:ascii="Symbol" w:hAnsi="Symbol" w:hint="default"/>
      </w:rPr>
    </w:lvl>
    <w:lvl w:ilvl="4" w:tplc="08090003" w:tentative="1">
      <w:start w:val="1"/>
      <w:numFmt w:val="bullet"/>
      <w:lvlText w:val="o"/>
      <w:lvlJc w:val="left"/>
      <w:pPr>
        <w:ind w:left="1440" w:hanging="360"/>
      </w:pPr>
      <w:rPr>
        <w:rFonts w:ascii="Courier New" w:hAnsi="Courier New" w:cs="Courier New" w:hint="default"/>
      </w:rPr>
    </w:lvl>
    <w:lvl w:ilvl="5" w:tplc="08090005" w:tentative="1">
      <w:start w:val="1"/>
      <w:numFmt w:val="bullet"/>
      <w:lvlText w:val=""/>
      <w:lvlJc w:val="left"/>
      <w:pPr>
        <w:ind w:left="2160" w:hanging="360"/>
      </w:pPr>
      <w:rPr>
        <w:rFonts w:ascii="Wingdings" w:hAnsi="Wingdings" w:hint="default"/>
      </w:rPr>
    </w:lvl>
    <w:lvl w:ilvl="6" w:tplc="08090001" w:tentative="1">
      <w:start w:val="1"/>
      <w:numFmt w:val="bullet"/>
      <w:lvlText w:val=""/>
      <w:lvlJc w:val="left"/>
      <w:pPr>
        <w:ind w:left="2880" w:hanging="360"/>
      </w:pPr>
      <w:rPr>
        <w:rFonts w:ascii="Symbol" w:hAnsi="Symbol" w:hint="default"/>
      </w:rPr>
    </w:lvl>
    <w:lvl w:ilvl="7" w:tplc="08090003" w:tentative="1">
      <w:start w:val="1"/>
      <w:numFmt w:val="bullet"/>
      <w:lvlText w:val="o"/>
      <w:lvlJc w:val="left"/>
      <w:pPr>
        <w:ind w:left="3600" w:hanging="360"/>
      </w:pPr>
      <w:rPr>
        <w:rFonts w:ascii="Courier New" w:hAnsi="Courier New" w:cs="Courier New" w:hint="default"/>
      </w:rPr>
    </w:lvl>
    <w:lvl w:ilvl="8" w:tplc="08090005" w:tentative="1">
      <w:start w:val="1"/>
      <w:numFmt w:val="bullet"/>
      <w:lvlText w:val=""/>
      <w:lvlJc w:val="left"/>
      <w:pPr>
        <w:ind w:left="4320" w:hanging="360"/>
      </w:pPr>
      <w:rPr>
        <w:rFonts w:ascii="Wingdings" w:hAnsi="Wingdings" w:hint="default"/>
      </w:rPr>
    </w:lvl>
  </w:abstractNum>
  <w:abstractNum w:abstractNumId="4">
    <w:nsid w:val="0A0D4AF2"/>
    <w:multiLevelType w:val="hybridMultilevel"/>
    <w:tmpl w:val="3F0E7762"/>
    <w:lvl w:ilvl="0" w:tplc="08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0F7E7A7B"/>
    <w:multiLevelType w:val="multilevel"/>
    <w:tmpl w:val="0A6C0F82"/>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112D1DC3"/>
    <w:multiLevelType w:val="hybridMultilevel"/>
    <w:tmpl w:val="DAFA4E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4F82B55"/>
    <w:multiLevelType w:val="hybridMultilevel"/>
    <w:tmpl w:val="330EE8EC"/>
    <w:lvl w:ilvl="0" w:tplc="2B8ABDA6">
      <w:start w:val="78"/>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73D3464"/>
    <w:multiLevelType w:val="hybridMultilevel"/>
    <w:tmpl w:val="0ED20B28"/>
    <w:lvl w:ilvl="0" w:tplc="73AAD55A">
      <w:start w:val="1"/>
      <w:numFmt w:val="upperRoman"/>
      <w:lvlText w:val="%1."/>
      <w:lvlJc w:val="left"/>
      <w:pPr>
        <w:ind w:left="1080" w:hanging="720"/>
      </w:pPr>
      <w:rPr>
        <w:rFonts w:ascii="Times New Roman" w:hAnsi="Times New Roman" w:cs="Times New Roman"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B606F64"/>
    <w:multiLevelType w:val="hybridMultilevel"/>
    <w:tmpl w:val="861454FC"/>
    <w:lvl w:ilvl="0" w:tplc="765C12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22821CF"/>
    <w:multiLevelType w:val="hybridMultilevel"/>
    <w:tmpl w:val="6038CBE2"/>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nsid w:val="22426C2D"/>
    <w:multiLevelType w:val="hybridMultilevel"/>
    <w:tmpl w:val="352A1518"/>
    <w:lvl w:ilvl="0" w:tplc="A2865EA4">
      <w:start w:val="5"/>
      <w:numFmt w:val="bullet"/>
      <w:lvlText w:val=""/>
      <w:lvlJc w:val="left"/>
      <w:pPr>
        <w:ind w:left="720" w:hanging="360"/>
      </w:pPr>
      <w:rPr>
        <w:rFonts w:ascii="Symbol" w:eastAsiaTheme="minorEastAsia"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40C1A69"/>
    <w:multiLevelType w:val="hybridMultilevel"/>
    <w:tmpl w:val="3F0E7762"/>
    <w:lvl w:ilvl="0" w:tplc="08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27C90CD4"/>
    <w:multiLevelType w:val="hybridMultilevel"/>
    <w:tmpl w:val="8C868308"/>
    <w:lvl w:ilvl="0" w:tplc="55B0C8BC">
      <w:start w:val="1"/>
      <w:numFmt w:val="decimal"/>
      <w:lvlText w:val="%1."/>
      <w:lvlJc w:val="left"/>
      <w:pPr>
        <w:ind w:left="700" w:hanging="70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nsid w:val="297F2416"/>
    <w:multiLevelType w:val="hybridMultilevel"/>
    <w:tmpl w:val="6038CB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36174C49"/>
    <w:multiLevelType w:val="hybridMultilevel"/>
    <w:tmpl w:val="D3B8FBAA"/>
    <w:lvl w:ilvl="0" w:tplc="0809000F">
      <w:start w:val="1"/>
      <w:numFmt w:val="decimal"/>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16">
    <w:nsid w:val="3AD24DC3"/>
    <w:multiLevelType w:val="hybridMultilevel"/>
    <w:tmpl w:val="DEECA0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4DD276B"/>
    <w:multiLevelType w:val="hybridMultilevel"/>
    <w:tmpl w:val="C7E8CDF2"/>
    <w:lvl w:ilvl="0" w:tplc="0809000F">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4631110F"/>
    <w:multiLevelType w:val="multilevel"/>
    <w:tmpl w:val="3A60EE6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nsid w:val="4DE648B1"/>
    <w:multiLevelType w:val="hybridMultilevel"/>
    <w:tmpl w:val="FFFFFFFF"/>
    <w:lvl w:ilvl="0" w:tplc="D05E57D4">
      <w:start w:val="1"/>
      <w:numFmt w:val="bullet"/>
      <w:lvlText w:val="·"/>
      <w:lvlJc w:val="left"/>
      <w:pPr>
        <w:ind w:left="720" w:hanging="360"/>
      </w:pPr>
      <w:rPr>
        <w:rFonts w:ascii="Symbol" w:hAnsi="Symbol" w:hint="default"/>
      </w:rPr>
    </w:lvl>
    <w:lvl w:ilvl="1" w:tplc="CA0A5CD8">
      <w:start w:val="1"/>
      <w:numFmt w:val="bullet"/>
      <w:lvlText w:val="o"/>
      <w:lvlJc w:val="left"/>
      <w:pPr>
        <w:ind w:left="1440" w:hanging="360"/>
      </w:pPr>
      <w:rPr>
        <w:rFonts w:ascii="Courier New" w:hAnsi="Courier New" w:hint="default"/>
      </w:rPr>
    </w:lvl>
    <w:lvl w:ilvl="2" w:tplc="4ADAFFB0">
      <w:start w:val="1"/>
      <w:numFmt w:val="bullet"/>
      <w:lvlText w:val=""/>
      <w:lvlJc w:val="left"/>
      <w:pPr>
        <w:ind w:left="2160" w:hanging="360"/>
      </w:pPr>
      <w:rPr>
        <w:rFonts w:ascii="Wingdings" w:hAnsi="Wingdings" w:hint="default"/>
      </w:rPr>
    </w:lvl>
    <w:lvl w:ilvl="3" w:tplc="8EA28586">
      <w:start w:val="1"/>
      <w:numFmt w:val="bullet"/>
      <w:lvlText w:val=""/>
      <w:lvlJc w:val="left"/>
      <w:pPr>
        <w:ind w:left="2880" w:hanging="360"/>
      </w:pPr>
      <w:rPr>
        <w:rFonts w:ascii="Symbol" w:hAnsi="Symbol" w:hint="default"/>
      </w:rPr>
    </w:lvl>
    <w:lvl w:ilvl="4" w:tplc="07A0054C">
      <w:start w:val="1"/>
      <w:numFmt w:val="bullet"/>
      <w:lvlText w:val="o"/>
      <w:lvlJc w:val="left"/>
      <w:pPr>
        <w:ind w:left="3600" w:hanging="360"/>
      </w:pPr>
      <w:rPr>
        <w:rFonts w:ascii="Courier New" w:hAnsi="Courier New" w:hint="default"/>
      </w:rPr>
    </w:lvl>
    <w:lvl w:ilvl="5" w:tplc="8BDE430A">
      <w:start w:val="1"/>
      <w:numFmt w:val="bullet"/>
      <w:lvlText w:val=""/>
      <w:lvlJc w:val="left"/>
      <w:pPr>
        <w:ind w:left="4320" w:hanging="360"/>
      </w:pPr>
      <w:rPr>
        <w:rFonts w:ascii="Wingdings" w:hAnsi="Wingdings" w:hint="default"/>
      </w:rPr>
    </w:lvl>
    <w:lvl w:ilvl="6" w:tplc="43964D26">
      <w:start w:val="1"/>
      <w:numFmt w:val="bullet"/>
      <w:lvlText w:val=""/>
      <w:lvlJc w:val="left"/>
      <w:pPr>
        <w:ind w:left="5040" w:hanging="360"/>
      </w:pPr>
      <w:rPr>
        <w:rFonts w:ascii="Symbol" w:hAnsi="Symbol" w:hint="default"/>
      </w:rPr>
    </w:lvl>
    <w:lvl w:ilvl="7" w:tplc="3424D1F6">
      <w:start w:val="1"/>
      <w:numFmt w:val="bullet"/>
      <w:lvlText w:val="o"/>
      <w:lvlJc w:val="left"/>
      <w:pPr>
        <w:ind w:left="5760" w:hanging="360"/>
      </w:pPr>
      <w:rPr>
        <w:rFonts w:ascii="Courier New" w:hAnsi="Courier New" w:hint="default"/>
      </w:rPr>
    </w:lvl>
    <w:lvl w:ilvl="8" w:tplc="4CEA25FC">
      <w:start w:val="1"/>
      <w:numFmt w:val="bullet"/>
      <w:lvlText w:val=""/>
      <w:lvlJc w:val="left"/>
      <w:pPr>
        <w:ind w:left="6480" w:hanging="360"/>
      </w:pPr>
      <w:rPr>
        <w:rFonts w:ascii="Wingdings" w:hAnsi="Wingdings" w:hint="default"/>
      </w:rPr>
    </w:lvl>
  </w:abstractNum>
  <w:abstractNum w:abstractNumId="20">
    <w:nsid w:val="568203CD"/>
    <w:multiLevelType w:val="hybridMultilevel"/>
    <w:tmpl w:val="C1E4D08E"/>
    <w:lvl w:ilvl="0" w:tplc="234683A4">
      <w:start w:val="1"/>
      <w:numFmt w:val="decimal"/>
      <w:lvlText w:val="7.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59420AAA"/>
    <w:multiLevelType w:val="hybridMultilevel"/>
    <w:tmpl w:val="804EC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F555614"/>
    <w:multiLevelType w:val="hybridMultilevel"/>
    <w:tmpl w:val="D3B8FBAA"/>
    <w:lvl w:ilvl="0" w:tplc="0809000F">
      <w:start w:val="1"/>
      <w:numFmt w:val="decimal"/>
      <w:lvlText w:val="%1."/>
      <w:lvlJc w:val="left"/>
      <w:pPr>
        <w:ind w:left="928" w:hanging="360"/>
      </w:pPr>
    </w:lvl>
    <w:lvl w:ilvl="1" w:tplc="08090019" w:tentative="1">
      <w:start w:val="1"/>
      <w:numFmt w:val="lowerLetter"/>
      <w:lvlText w:val="%2."/>
      <w:lvlJc w:val="left"/>
      <w:pPr>
        <w:ind w:left="1648" w:hanging="360"/>
      </w:pPr>
    </w:lvl>
    <w:lvl w:ilvl="2" w:tplc="0809001B" w:tentative="1">
      <w:start w:val="1"/>
      <w:numFmt w:val="lowerRoman"/>
      <w:lvlText w:val="%3."/>
      <w:lvlJc w:val="right"/>
      <w:pPr>
        <w:ind w:left="2368" w:hanging="180"/>
      </w:pPr>
    </w:lvl>
    <w:lvl w:ilvl="3" w:tplc="0809000F" w:tentative="1">
      <w:start w:val="1"/>
      <w:numFmt w:val="decimal"/>
      <w:lvlText w:val="%4."/>
      <w:lvlJc w:val="left"/>
      <w:pPr>
        <w:ind w:left="3088" w:hanging="360"/>
      </w:pPr>
    </w:lvl>
    <w:lvl w:ilvl="4" w:tplc="08090019" w:tentative="1">
      <w:start w:val="1"/>
      <w:numFmt w:val="lowerLetter"/>
      <w:lvlText w:val="%5."/>
      <w:lvlJc w:val="left"/>
      <w:pPr>
        <w:ind w:left="3808" w:hanging="360"/>
      </w:pPr>
    </w:lvl>
    <w:lvl w:ilvl="5" w:tplc="0809001B" w:tentative="1">
      <w:start w:val="1"/>
      <w:numFmt w:val="lowerRoman"/>
      <w:lvlText w:val="%6."/>
      <w:lvlJc w:val="right"/>
      <w:pPr>
        <w:ind w:left="4528" w:hanging="180"/>
      </w:pPr>
    </w:lvl>
    <w:lvl w:ilvl="6" w:tplc="0809000F" w:tentative="1">
      <w:start w:val="1"/>
      <w:numFmt w:val="decimal"/>
      <w:lvlText w:val="%7."/>
      <w:lvlJc w:val="left"/>
      <w:pPr>
        <w:ind w:left="5248" w:hanging="360"/>
      </w:pPr>
    </w:lvl>
    <w:lvl w:ilvl="7" w:tplc="08090019" w:tentative="1">
      <w:start w:val="1"/>
      <w:numFmt w:val="lowerLetter"/>
      <w:lvlText w:val="%8."/>
      <w:lvlJc w:val="left"/>
      <w:pPr>
        <w:ind w:left="5968" w:hanging="360"/>
      </w:pPr>
    </w:lvl>
    <w:lvl w:ilvl="8" w:tplc="0809001B" w:tentative="1">
      <w:start w:val="1"/>
      <w:numFmt w:val="lowerRoman"/>
      <w:lvlText w:val="%9."/>
      <w:lvlJc w:val="right"/>
      <w:pPr>
        <w:ind w:left="6688" w:hanging="180"/>
      </w:pPr>
    </w:lvl>
  </w:abstractNum>
  <w:abstractNum w:abstractNumId="23">
    <w:nsid w:val="7B926C37"/>
    <w:multiLevelType w:val="hybridMultilevel"/>
    <w:tmpl w:val="51BC1458"/>
    <w:lvl w:ilvl="0" w:tplc="0809000F">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360" w:hanging="360"/>
      </w:pPr>
      <w:rPr>
        <w:rFonts w:ascii="Wingdings" w:hAnsi="Wingdings" w:hint="default"/>
      </w:rPr>
    </w:lvl>
    <w:lvl w:ilvl="3" w:tplc="08090001" w:tentative="1">
      <w:start w:val="1"/>
      <w:numFmt w:val="bullet"/>
      <w:lvlText w:val=""/>
      <w:lvlJc w:val="left"/>
      <w:pPr>
        <w:ind w:left="360" w:hanging="360"/>
      </w:pPr>
      <w:rPr>
        <w:rFonts w:ascii="Symbol" w:hAnsi="Symbol" w:hint="default"/>
      </w:rPr>
    </w:lvl>
    <w:lvl w:ilvl="4" w:tplc="08090003" w:tentative="1">
      <w:start w:val="1"/>
      <w:numFmt w:val="bullet"/>
      <w:lvlText w:val="o"/>
      <w:lvlJc w:val="left"/>
      <w:pPr>
        <w:ind w:left="1080" w:hanging="360"/>
      </w:pPr>
      <w:rPr>
        <w:rFonts w:ascii="Courier New" w:hAnsi="Courier New" w:cs="Courier New" w:hint="default"/>
      </w:rPr>
    </w:lvl>
    <w:lvl w:ilvl="5" w:tplc="08090005" w:tentative="1">
      <w:start w:val="1"/>
      <w:numFmt w:val="bullet"/>
      <w:lvlText w:val=""/>
      <w:lvlJc w:val="left"/>
      <w:pPr>
        <w:ind w:left="1800" w:hanging="360"/>
      </w:pPr>
      <w:rPr>
        <w:rFonts w:ascii="Wingdings" w:hAnsi="Wingdings" w:hint="default"/>
      </w:rPr>
    </w:lvl>
    <w:lvl w:ilvl="6" w:tplc="08090001" w:tentative="1">
      <w:start w:val="1"/>
      <w:numFmt w:val="bullet"/>
      <w:lvlText w:val=""/>
      <w:lvlJc w:val="left"/>
      <w:pPr>
        <w:ind w:left="2520" w:hanging="360"/>
      </w:pPr>
      <w:rPr>
        <w:rFonts w:ascii="Symbol" w:hAnsi="Symbol" w:hint="default"/>
      </w:rPr>
    </w:lvl>
    <w:lvl w:ilvl="7" w:tplc="08090003" w:tentative="1">
      <w:start w:val="1"/>
      <w:numFmt w:val="bullet"/>
      <w:lvlText w:val="o"/>
      <w:lvlJc w:val="left"/>
      <w:pPr>
        <w:ind w:left="3240" w:hanging="360"/>
      </w:pPr>
      <w:rPr>
        <w:rFonts w:ascii="Courier New" w:hAnsi="Courier New" w:cs="Courier New" w:hint="default"/>
      </w:rPr>
    </w:lvl>
    <w:lvl w:ilvl="8" w:tplc="08090005" w:tentative="1">
      <w:start w:val="1"/>
      <w:numFmt w:val="bullet"/>
      <w:lvlText w:val=""/>
      <w:lvlJc w:val="left"/>
      <w:pPr>
        <w:ind w:left="3960" w:hanging="360"/>
      </w:pPr>
      <w:rPr>
        <w:rFonts w:ascii="Wingdings" w:hAnsi="Wingdings" w:hint="default"/>
      </w:rPr>
    </w:lvl>
  </w:abstractNum>
  <w:abstractNum w:abstractNumId="24">
    <w:nsid w:val="7F5B0F8A"/>
    <w:multiLevelType w:val="hybridMultilevel"/>
    <w:tmpl w:val="9412E1FA"/>
    <w:lvl w:ilvl="0" w:tplc="0809000F">
      <w:start w:val="1"/>
      <w:numFmt w:val="decimal"/>
      <w:lvlText w:val="%1."/>
      <w:lvlJc w:val="left"/>
      <w:pPr>
        <w:ind w:left="720" w:hanging="360"/>
      </w:pPr>
      <w:rPr>
        <w:rFonts w:hint="default"/>
      </w:rPr>
    </w:lvl>
    <w:lvl w:ilvl="1" w:tplc="0809000F">
      <w:start w:val="1"/>
      <w:numFmt w:val="decimal"/>
      <w:lvlText w:val="%2."/>
      <w:lvlJc w:val="left"/>
      <w:pPr>
        <w:ind w:left="1800" w:hanging="360"/>
      </w:pPr>
      <w:rPr>
        <w:rFont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7FF416FF"/>
    <w:multiLevelType w:val="hybridMultilevel"/>
    <w:tmpl w:val="0ED20B28"/>
    <w:lvl w:ilvl="0" w:tplc="73AAD55A">
      <w:start w:val="1"/>
      <w:numFmt w:val="upperRoman"/>
      <w:lvlText w:val="%1."/>
      <w:lvlJc w:val="left"/>
      <w:pPr>
        <w:ind w:left="1080" w:hanging="720"/>
      </w:pPr>
      <w:rPr>
        <w:rFonts w:ascii="Times New Roman" w:hAnsi="Times New Roman" w:cs="Times New Roman" w:hint="default"/>
        <w:color w:val="auto"/>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12"/>
  </w:num>
  <w:num w:numId="3">
    <w:abstractNumId w:val="11"/>
  </w:num>
  <w:num w:numId="4">
    <w:abstractNumId w:val="24"/>
  </w:num>
  <w:num w:numId="5">
    <w:abstractNumId w:val="10"/>
  </w:num>
  <w:num w:numId="6">
    <w:abstractNumId w:val="16"/>
  </w:num>
  <w:num w:numId="7">
    <w:abstractNumId w:val="3"/>
  </w:num>
  <w:num w:numId="8">
    <w:abstractNumId w:val="14"/>
  </w:num>
  <w:num w:numId="9">
    <w:abstractNumId w:val="17"/>
  </w:num>
  <w:num w:numId="10">
    <w:abstractNumId w:val="18"/>
  </w:num>
  <w:num w:numId="11">
    <w:abstractNumId w:val="5"/>
  </w:num>
  <w:num w:numId="12">
    <w:abstractNumId w:val="23"/>
  </w:num>
  <w:num w:numId="13">
    <w:abstractNumId w:val="4"/>
  </w:num>
  <w:num w:numId="14">
    <w:abstractNumId w:val="8"/>
  </w:num>
  <w:num w:numId="15">
    <w:abstractNumId w:val="9"/>
  </w:num>
  <w:num w:numId="16">
    <w:abstractNumId w:val="25"/>
  </w:num>
  <w:num w:numId="17">
    <w:abstractNumId w:val="22"/>
  </w:num>
  <w:num w:numId="18">
    <w:abstractNumId w:val="19"/>
  </w:num>
  <w:num w:numId="19">
    <w:abstractNumId w:val="15"/>
  </w:num>
  <w:num w:numId="20">
    <w:abstractNumId w:val="20"/>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6"/>
  </w:num>
  <w:num w:numId="24">
    <w:abstractNumId w:val="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shnu Ram">
    <w15:presenceInfo w15:providerId="Windows Live" w15:userId="9347b294e10a00a5"/>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TrackFormatting/>
  <w:defaultTabStop w:val="720"/>
  <w:hyphenationZone w:val="425"/>
  <w:characterSpacingControl w:val="doNotCompress"/>
  <w:footnotePr>
    <w:footnote w:id="0"/>
    <w:footnote w:id="1"/>
  </w:footnotePr>
  <w:endnotePr>
    <w:endnote w:id="0"/>
    <w:endnote w:id="1"/>
  </w:endnotePr>
  <w:compat>
    <w:useFELayout/>
  </w:compat>
  <w:rsids>
    <w:rsidRoot w:val="00277894"/>
    <w:rsid w:val="00001202"/>
    <w:rsid w:val="00001C92"/>
    <w:rsid w:val="00003A3A"/>
    <w:rsid w:val="00004B06"/>
    <w:rsid w:val="000051CB"/>
    <w:rsid w:val="00005C15"/>
    <w:rsid w:val="0000691E"/>
    <w:rsid w:val="000073A2"/>
    <w:rsid w:val="0001021A"/>
    <w:rsid w:val="0001178D"/>
    <w:rsid w:val="0001342F"/>
    <w:rsid w:val="00013C59"/>
    <w:rsid w:val="0001628C"/>
    <w:rsid w:val="00016733"/>
    <w:rsid w:val="00017109"/>
    <w:rsid w:val="00017AA7"/>
    <w:rsid w:val="00017EE0"/>
    <w:rsid w:val="000215B3"/>
    <w:rsid w:val="00021CE6"/>
    <w:rsid w:val="00026A67"/>
    <w:rsid w:val="00026E16"/>
    <w:rsid w:val="0002773A"/>
    <w:rsid w:val="00027BF2"/>
    <w:rsid w:val="0003149F"/>
    <w:rsid w:val="0003189E"/>
    <w:rsid w:val="00032678"/>
    <w:rsid w:val="0003276F"/>
    <w:rsid w:val="00032CF2"/>
    <w:rsid w:val="000338C4"/>
    <w:rsid w:val="00034CE4"/>
    <w:rsid w:val="0003559B"/>
    <w:rsid w:val="00036D15"/>
    <w:rsid w:val="00041868"/>
    <w:rsid w:val="0004344C"/>
    <w:rsid w:val="0004370B"/>
    <w:rsid w:val="00044BD3"/>
    <w:rsid w:val="00044C95"/>
    <w:rsid w:val="0004536E"/>
    <w:rsid w:val="00045720"/>
    <w:rsid w:val="00050F47"/>
    <w:rsid w:val="000513AC"/>
    <w:rsid w:val="000514D8"/>
    <w:rsid w:val="00051BA0"/>
    <w:rsid w:val="00052158"/>
    <w:rsid w:val="00052F9A"/>
    <w:rsid w:val="00053F86"/>
    <w:rsid w:val="0005578D"/>
    <w:rsid w:val="00055B85"/>
    <w:rsid w:val="00055BBB"/>
    <w:rsid w:val="000561D0"/>
    <w:rsid w:val="00056A07"/>
    <w:rsid w:val="00060615"/>
    <w:rsid w:val="000609DF"/>
    <w:rsid w:val="000614DD"/>
    <w:rsid w:val="000615C8"/>
    <w:rsid w:val="00061927"/>
    <w:rsid w:val="00061B71"/>
    <w:rsid w:val="00062469"/>
    <w:rsid w:val="00062D2C"/>
    <w:rsid w:val="000631F2"/>
    <w:rsid w:val="00063349"/>
    <w:rsid w:val="00064F5B"/>
    <w:rsid w:val="0006626A"/>
    <w:rsid w:val="00066427"/>
    <w:rsid w:val="0006710F"/>
    <w:rsid w:val="00067633"/>
    <w:rsid w:val="000676DE"/>
    <w:rsid w:val="0007172C"/>
    <w:rsid w:val="000728D3"/>
    <w:rsid w:val="00072C1A"/>
    <w:rsid w:val="0007457A"/>
    <w:rsid w:val="000756A1"/>
    <w:rsid w:val="00081279"/>
    <w:rsid w:val="000829EE"/>
    <w:rsid w:val="00082EDB"/>
    <w:rsid w:val="000831C0"/>
    <w:rsid w:val="000840B7"/>
    <w:rsid w:val="00084414"/>
    <w:rsid w:val="00084745"/>
    <w:rsid w:val="000867F7"/>
    <w:rsid w:val="00087DA5"/>
    <w:rsid w:val="00090827"/>
    <w:rsid w:val="00091BD9"/>
    <w:rsid w:val="00091EAA"/>
    <w:rsid w:val="00091F1F"/>
    <w:rsid w:val="00092BA7"/>
    <w:rsid w:val="00093207"/>
    <w:rsid w:val="00094AD4"/>
    <w:rsid w:val="00096BF6"/>
    <w:rsid w:val="000972CA"/>
    <w:rsid w:val="0009799E"/>
    <w:rsid w:val="00097DF5"/>
    <w:rsid w:val="000A1113"/>
    <w:rsid w:val="000A2698"/>
    <w:rsid w:val="000A28E4"/>
    <w:rsid w:val="000A30D6"/>
    <w:rsid w:val="000A3650"/>
    <w:rsid w:val="000A37CB"/>
    <w:rsid w:val="000A3B03"/>
    <w:rsid w:val="000A6AC9"/>
    <w:rsid w:val="000A7167"/>
    <w:rsid w:val="000B1152"/>
    <w:rsid w:val="000B1777"/>
    <w:rsid w:val="000B3E11"/>
    <w:rsid w:val="000B528E"/>
    <w:rsid w:val="000B6394"/>
    <w:rsid w:val="000B7120"/>
    <w:rsid w:val="000B73A9"/>
    <w:rsid w:val="000B7480"/>
    <w:rsid w:val="000B74CD"/>
    <w:rsid w:val="000B79C0"/>
    <w:rsid w:val="000C0A0A"/>
    <w:rsid w:val="000C0E7F"/>
    <w:rsid w:val="000C1DA4"/>
    <w:rsid w:val="000C3CAF"/>
    <w:rsid w:val="000C50CB"/>
    <w:rsid w:val="000C5479"/>
    <w:rsid w:val="000C5CCC"/>
    <w:rsid w:val="000C6970"/>
    <w:rsid w:val="000D0089"/>
    <w:rsid w:val="000D12B5"/>
    <w:rsid w:val="000D134F"/>
    <w:rsid w:val="000D2BA1"/>
    <w:rsid w:val="000D3CDA"/>
    <w:rsid w:val="000D43D9"/>
    <w:rsid w:val="000D52A0"/>
    <w:rsid w:val="000D7C6A"/>
    <w:rsid w:val="000E048A"/>
    <w:rsid w:val="000E240F"/>
    <w:rsid w:val="000E2856"/>
    <w:rsid w:val="000E2F56"/>
    <w:rsid w:val="000E3B00"/>
    <w:rsid w:val="000E3BEA"/>
    <w:rsid w:val="000E4AE7"/>
    <w:rsid w:val="000E5891"/>
    <w:rsid w:val="000E6021"/>
    <w:rsid w:val="000E7CCE"/>
    <w:rsid w:val="000F162D"/>
    <w:rsid w:val="000F2E1B"/>
    <w:rsid w:val="000F3992"/>
    <w:rsid w:val="000F3D73"/>
    <w:rsid w:val="000F45B3"/>
    <w:rsid w:val="000F4691"/>
    <w:rsid w:val="000F48F7"/>
    <w:rsid w:val="000F4FEB"/>
    <w:rsid w:val="000F55DB"/>
    <w:rsid w:val="000F7BC7"/>
    <w:rsid w:val="00101AFB"/>
    <w:rsid w:val="00102080"/>
    <w:rsid w:val="00103DA4"/>
    <w:rsid w:val="00104D05"/>
    <w:rsid w:val="00105785"/>
    <w:rsid w:val="00105941"/>
    <w:rsid w:val="00106922"/>
    <w:rsid w:val="00106E22"/>
    <w:rsid w:val="00110AC7"/>
    <w:rsid w:val="00111B47"/>
    <w:rsid w:val="00111F76"/>
    <w:rsid w:val="00112484"/>
    <w:rsid w:val="00112D1D"/>
    <w:rsid w:val="00113A86"/>
    <w:rsid w:val="00113C3A"/>
    <w:rsid w:val="001150F5"/>
    <w:rsid w:val="0011570B"/>
    <w:rsid w:val="00117318"/>
    <w:rsid w:val="0011749E"/>
    <w:rsid w:val="00117F8B"/>
    <w:rsid w:val="0012186C"/>
    <w:rsid w:val="00123921"/>
    <w:rsid w:val="00124CF0"/>
    <w:rsid w:val="001278BE"/>
    <w:rsid w:val="0012797B"/>
    <w:rsid w:val="00127C50"/>
    <w:rsid w:val="001312BB"/>
    <w:rsid w:val="00131AD3"/>
    <w:rsid w:val="00131B6C"/>
    <w:rsid w:val="001336BC"/>
    <w:rsid w:val="001336DA"/>
    <w:rsid w:val="00134380"/>
    <w:rsid w:val="00134505"/>
    <w:rsid w:val="00134855"/>
    <w:rsid w:val="001348AB"/>
    <w:rsid w:val="00134CC1"/>
    <w:rsid w:val="00134FA0"/>
    <w:rsid w:val="00136132"/>
    <w:rsid w:val="00136B0B"/>
    <w:rsid w:val="00140DD6"/>
    <w:rsid w:val="00141005"/>
    <w:rsid w:val="001416C2"/>
    <w:rsid w:val="00141AE5"/>
    <w:rsid w:val="0014241E"/>
    <w:rsid w:val="001429C5"/>
    <w:rsid w:val="00142A30"/>
    <w:rsid w:val="00143752"/>
    <w:rsid w:val="00143B26"/>
    <w:rsid w:val="001446E8"/>
    <w:rsid w:val="00145384"/>
    <w:rsid w:val="001462FB"/>
    <w:rsid w:val="00147198"/>
    <w:rsid w:val="00147543"/>
    <w:rsid w:val="00147F3C"/>
    <w:rsid w:val="00150817"/>
    <w:rsid w:val="00151EF8"/>
    <w:rsid w:val="0015344D"/>
    <w:rsid w:val="00154772"/>
    <w:rsid w:val="001548DC"/>
    <w:rsid w:val="00155EFE"/>
    <w:rsid w:val="00157504"/>
    <w:rsid w:val="00157621"/>
    <w:rsid w:val="00160593"/>
    <w:rsid w:val="001606DD"/>
    <w:rsid w:val="001606E5"/>
    <w:rsid w:val="00160D1C"/>
    <w:rsid w:val="00160E92"/>
    <w:rsid w:val="0016276E"/>
    <w:rsid w:val="0016296D"/>
    <w:rsid w:val="00162DAB"/>
    <w:rsid w:val="00163321"/>
    <w:rsid w:val="001663CB"/>
    <w:rsid w:val="00170017"/>
    <w:rsid w:val="00170209"/>
    <w:rsid w:val="001709B1"/>
    <w:rsid w:val="00170BF2"/>
    <w:rsid w:val="00173DEE"/>
    <w:rsid w:val="00175099"/>
    <w:rsid w:val="00175914"/>
    <w:rsid w:val="00176EEC"/>
    <w:rsid w:val="00177B61"/>
    <w:rsid w:val="001803C4"/>
    <w:rsid w:val="00182622"/>
    <w:rsid w:val="00184816"/>
    <w:rsid w:val="0018525F"/>
    <w:rsid w:val="0018585A"/>
    <w:rsid w:val="00187323"/>
    <w:rsid w:val="00187FF9"/>
    <w:rsid w:val="001904AF"/>
    <w:rsid w:val="00190B70"/>
    <w:rsid w:val="00191131"/>
    <w:rsid w:val="0019116D"/>
    <w:rsid w:val="00191605"/>
    <w:rsid w:val="001928D4"/>
    <w:rsid w:val="001938B7"/>
    <w:rsid w:val="00194410"/>
    <w:rsid w:val="00194551"/>
    <w:rsid w:val="00194620"/>
    <w:rsid w:val="00194C19"/>
    <w:rsid w:val="00194DBD"/>
    <w:rsid w:val="001976A9"/>
    <w:rsid w:val="0019781D"/>
    <w:rsid w:val="001A17CD"/>
    <w:rsid w:val="001A29B5"/>
    <w:rsid w:val="001A33E0"/>
    <w:rsid w:val="001A3883"/>
    <w:rsid w:val="001A45F4"/>
    <w:rsid w:val="001A56D4"/>
    <w:rsid w:val="001A5A39"/>
    <w:rsid w:val="001A6D31"/>
    <w:rsid w:val="001B0288"/>
    <w:rsid w:val="001B15BC"/>
    <w:rsid w:val="001B189C"/>
    <w:rsid w:val="001B25A3"/>
    <w:rsid w:val="001B2CEC"/>
    <w:rsid w:val="001B3F63"/>
    <w:rsid w:val="001B4D87"/>
    <w:rsid w:val="001B591A"/>
    <w:rsid w:val="001B5955"/>
    <w:rsid w:val="001B5D49"/>
    <w:rsid w:val="001B7AED"/>
    <w:rsid w:val="001C02E8"/>
    <w:rsid w:val="001C0487"/>
    <w:rsid w:val="001C0AEF"/>
    <w:rsid w:val="001C1359"/>
    <w:rsid w:val="001C1931"/>
    <w:rsid w:val="001C1A30"/>
    <w:rsid w:val="001C21B6"/>
    <w:rsid w:val="001C2236"/>
    <w:rsid w:val="001C2FCE"/>
    <w:rsid w:val="001C32CD"/>
    <w:rsid w:val="001C3365"/>
    <w:rsid w:val="001C3C6B"/>
    <w:rsid w:val="001C3CFC"/>
    <w:rsid w:val="001C3F1A"/>
    <w:rsid w:val="001C4043"/>
    <w:rsid w:val="001C5699"/>
    <w:rsid w:val="001C6B8F"/>
    <w:rsid w:val="001C6D61"/>
    <w:rsid w:val="001C7B6F"/>
    <w:rsid w:val="001C7EFC"/>
    <w:rsid w:val="001D0710"/>
    <w:rsid w:val="001D2341"/>
    <w:rsid w:val="001D3614"/>
    <w:rsid w:val="001D3F5F"/>
    <w:rsid w:val="001D4278"/>
    <w:rsid w:val="001D44F0"/>
    <w:rsid w:val="001D4BA6"/>
    <w:rsid w:val="001D6737"/>
    <w:rsid w:val="001D6D8C"/>
    <w:rsid w:val="001D784B"/>
    <w:rsid w:val="001E0AB8"/>
    <w:rsid w:val="001E0CA1"/>
    <w:rsid w:val="001E0DDF"/>
    <w:rsid w:val="001E2B7A"/>
    <w:rsid w:val="001E3187"/>
    <w:rsid w:val="001E32DE"/>
    <w:rsid w:val="001E48DD"/>
    <w:rsid w:val="001E56C8"/>
    <w:rsid w:val="001E6B1C"/>
    <w:rsid w:val="001E772D"/>
    <w:rsid w:val="001F16E3"/>
    <w:rsid w:val="001F2A16"/>
    <w:rsid w:val="001F2EC6"/>
    <w:rsid w:val="001F3D3E"/>
    <w:rsid w:val="001F4D2B"/>
    <w:rsid w:val="001F5962"/>
    <w:rsid w:val="001F5A6A"/>
    <w:rsid w:val="001F6410"/>
    <w:rsid w:val="001F7468"/>
    <w:rsid w:val="002002D6"/>
    <w:rsid w:val="00200CA7"/>
    <w:rsid w:val="00205080"/>
    <w:rsid w:val="002059FD"/>
    <w:rsid w:val="00205E3D"/>
    <w:rsid w:val="00207BF9"/>
    <w:rsid w:val="00207C6D"/>
    <w:rsid w:val="00211231"/>
    <w:rsid w:val="00211EE4"/>
    <w:rsid w:val="00212F30"/>
    <w:rsid w:val="00213C94"/>
    <w:rsid w:val="00213F95"/>
    <w:rsid w:val="00214BDD"/>
    <w:rsid w:val="00216887"/>
    <w:rsid w:val="002169BC"/>
    <w:rsid w:val="00216FE0"/>
    <w:rsid w:val="002170AD"/>
    <w:rsid w:val="00220457"/>
    <w:rsid w:val="002208D6"/>
    <w:rsid w:val="002215D2"/>
    <w:rsid w:val="00221B47"/>
    <w:rsid w:val="00221E4C"/>
    <w:rsid w:val="002228B5"/>
    <w:rsid w:val="002248B5"/>
    <w:rsid w:val="002248DE"/>
    <w:rsid w:val="00225726"/>
    <w:rsid w:val="002261BC"/>
    <w:rsid w:val="0022674D"/>
    <w:rsid w:val="00227676"/>
    <w:rsid w:val="0023034F"/>
    <w:rsid w:val="00230458"/>
    <w:rsid w:val="00235C4E"/>
    <w:rsid w:val="00236320"/>
    <w:rsid w:val="00236721"/>
    <w:rsid w:val="00236A81"/>
    <w:rsid w:val="00237C0D"/>
    <w:rsid w:val="002411CC"/>
    <w:rsid w:val="00242E97"/>
    <w:rsid w:val="002434B3"/>
    <w:rsid w:val="00243AF8"/>
    <w:rsid w:val="0024538E"/>
    <w:rsid w:val="00246163"/>
    <w:rsid w:val="0025237C"/>
    <w:rsid w:val="002539AC"/>
    <w:rsid w:val="00253A32"/>
    <w:rsid w:val="002549EA"/>
    <w:rsid w:val="002551E6"/>
    <w:rsid w:val="00255896"/>
    <w:rsid w:val="002559E3"/>
    <w:rsid w:val="00256A9B"/>
    <w:rsid w:val="00261021"/>
    <w:rsid w:val="00261175"/>
    <w:rsid w:val="00262223"/>
    <w:rsid w:val="002635D4"/>
    <w:rsid w:val="00264AB2"/>
    <w:rsid w:val="00265817"/>
    <w:rsid w:val="00270C6F"/>
    <w:rsid w:val="00271057"/>
    <w:rsid w:val="00276076"/>
    <w:rsid w:val="0027670A"/>
    <w:rsid w:val="00276B53"/>
    <w:rsid w:val="00277894"/>
    <w:rsid w:val="00280648"/>
    <w:rsid w:val="00282A3A"/>
    <w:rsid w:val="00285E65"/>
    <w:rsid w:val="002863D4"/>
    <w:rsid w:val="00286FFA"/>
    <w:rsid w:val="002875BA"/>
    <w:rsid w:val="00287611"/>
    <w:rsid w:val="00292404"/>
    <w:rsid w:val="00293AED"/>
    <w:rsid w:val="00295891"/>
    <w:rsid w:val="00295C9E"/>
    <w:rsid w:val="00296E46"/>
    <w:rsid w:val="00297878"/>
    <w:rsid w:val="002A02AC"/>
    <w:rsid w:val="002A34A9"/>
    <w:rsid w:val="002A4153"/>
    <w:rsid w:val="002A4D68"/>
    <w:rsid w:val="002A5271"/>
    <w:rsid w:val="002A5D21"/>
    <w:rsid w:val="002A6CBF"/>
    <w:rsid w:val="002B128A"/>
    <w:rsid w:val="002B335A"/>
    <w:rsid w:val="002B5358"/>
    <w:rsid w:val="002B5621"/>
    <w:rsid w:val="002B57B8"/>
    <w:rsid w:val="002B7498"/>
    <w:rsid w:val="002C12EA"/>
    <w:rsid w:val="002C5E57"/>
    <w:rsid w:val="002C74B3"/>
    <w:rsid w:val="002D06D0"/>
    <w:rsid w:val="002D1C85"/>
    <w:rsid w:val="002D2445"/>
    <w:rsid w:val="002D28B2"/>
    <w:rsid w:val="002D2BC5"/>
    <w:rsid w:val="002D5EEE"/>
    <w:rsid w:val="002D6D0F"/>
    <w:rsid w:val="002D712F"/>
    <w:rsid w:val="002D7286"/>
    <w:rsid w:val="002E00CA"/>
    <w:rsid w:val="002E23E9"/>
    <w:rsid w:val="002E23F5"/>
    <w:rsid w:val="002E298A"/>
    <w:rsid w:val="002E3C61"/>
    <w:rsid w:val="002E6FDC"/>
    <w:rsid w:val="002F00FD"/>
    <w:rsid w:val="002F0138"/>
    <w:rsid w:val="002F0CCB"/>
    <w:rsid w:val="002F1C3E"/>
    <w:rsid w:val="002F26A9"/>
    <w:rsid w:val="002F2B9E"/>
    <w:rsid w:val="002F3673"/>
    <w:rsid w:val="002F4794"/>
    <w:rsid w:val="002F4A46"/>
    <w:rsid w:val="002F4D33"/>
    <w:rsid w:val="002F68C1"/>
    <w:rsid w:val="002F7835"/>
    <w:rsid w:val="00302D74"/>
    <w:rsid w:val="00303809"/>
    <w:rsid w:val="00303B6A"/>
    <w:rsid w:val="00303DA9"/>
    <w:rsid w:val="00304429"/>
    <w:rsid w:val="00304A56"/>
    <w:rsid w:val="00304FDC"/>
    <w:rsid w:val="003057DE"/>
    <w:rsid w:val="00305EFD"/>
    <w:rsid w:val="0030635C"/>
    <w:rsid w:val="0030688E"/>
    <w:rsid w:val="00306B75"/>
    <w:rsid w:val="00307CEF"/>
    <w:rsid w:val="00310904"/>
    <w:rsid w:val="00310F65"/>
    <w:rsid w:val="00311049"/>
    <w:rsid w:val="003116A7"/>
    <w:rsid w:val="00311901"/>
    <w:rsid w:val="0031443E"/>
    <w:rsid w:val="00315F99"/>
    <w:rsid w:val="00316E6F"/>
    <w:rsid w:val="00317168"/>
    <w:rsid w:val="003204CD"/>
    <w:rsid w:val="00320E3F"/>
    <w:rsid w:val="00321177"/>
    <w:rsid w:val="00321E62"/>
    <w:rsid w:val="00323089"/>
    <w:rsid w:val="00323D40"/>
    <w:rsid w:val="00324CD2"/>
    <w:rsid w:val="00325753"/>
    <w:rsid w:val="00326E96"/>
    <w:rsid w:val="00327354"/>
    <w:rsid w:val="00327BFA"/>
    <w:rsid w:val="003314C0"/>
    <w:rsid w:val="00331873"/>
    <w:rsid w:val="00332CF4"/>
    <w:rsid w:val="00332D4E"/>
    <w:rsid w:val="00335553"/>
    <w:rsid w:val="0033586F"/>
    <w:rsid w:val="003364D7"/>
    <w:rsid w:val="00340335"/>
    <w:rsid w:val="0034046E"/>
    <w:rsid w:val="003404AA"/>
    <w:rsid w:val="00340960"/>
    <w:rsid w:val="00340C7E"/>
    <w:rsid w:val="00341EB2"/>
    <w:rsid w:val="00342A8B"/>
    <w:rsid w:val="003432FC"/>
    <w:rsid w:val="003437ED"/>
    <w:rsid w:val="00343838"/>
    <w:rsid w:val="00343A24"/>
    <w:rsid w:val="003461F1"/>
    <w:rsid w:val="00346D57"/>
    <w:rsid w:val="003472BC"/>
    <w:rsid w:val="00350DC9"/>
    <w:rsid w:val="0035463C"/>
    <w:rsid w:val="00354F10"/>
    <w:rsid w:val="0035542B"/>
    <w:rsid w:val="0035544C"/>
    <w:rsid w:val="003557E2"/>
    <w:rsid w:val="00355ACF"/>
    <w:rsid w:val="00355B46"/>
    <w:rsid w:val="00356A85"/>
    <w:rsid w:val="00356E5B"/>
    <w:rsid w:val="00356F2B"/>
    <w:rsid w:val="003575E9"/>
    <w:rsid w:val="0036102A"/>
    <w:rsid w:val="003615A5"/>
    <w:rsid w:val="00361737"/>
    <w:rsid w:val="00363E63"/>
    <w:rsid w:val="00365D5D"/>
    <w:rsid w:val="0036658C"/>
    <w:rsid w:val="00367328"/>
    <w:rsid w:val="00367F3F"/>
    <w:rsid w:val="0037022F"/>
    <w:rsid w:val="003703B5"/>
    <w:rsid w:val="003704BE"/>
    <w:rsid w:val="00370B34"/>
    <w:rsid w:val="003714DA"/>
    <w:rsid w:val="00371886"/>
    <w:rsid w:val="00372107"/>
    <w:rsid w:val="003724B3"/>
    <w:rsid w:val="00372F61"/>
    <w:rsid w:val="00373F7F"/>
    <w:rsid w:val="00374422"/>
    <w:rsid w:val="003747DC"/>
    <w:rsid w:val="00375389"/>
    <w:rsid w:val="0037597C"/>
    <w:rsid w:val="00376A18"/>
    <w:rsid w:val="00376A20"/>
    <w:rsid w:val="00381534"/>
    <w:rsid w:val="00382CBF"/>
    <w:rsid w:val="00383066"/>
    <w:rsid w:val="00383327"/>
    <w:rsid w:val="00383A03"/>
    <w:rsid w:val="0038408F"/>
    <w:rsid w:val="00384731"/>
    <w:rsid w:val="003851F1"/>
    <w:rsid w:val="0038613B"/>
    <w:rsid w:val="00386257"/>
    <w:rsid w:val="00387812"/>
    <w:rsid w:val="00390589"/>
    <w:rsid w:val="00390682"/>
    <w:rsid w:val="00390BE2"/>
    <w:rsid w:val="00392A16"/>
    <w:rsid w:val="00394776"/>
    <w:rsid w:val="00395D5E"/>
    <w:rsid w:val="00396F43"/>
    <w:rsid w:val="003975AE"/>
    <w:rsid w:val="00397F53"/>
    <w:rsid w:val="003A0F03"/>
    <w:rsid w:val="003A1B69"/>
    <w:rsid w:val="003A1F9A"/>
    <w:rsid w:val="003A21C8"/>
    <w:rsid w:val="003A21CF"/>
    <w:rsid w:val="003A2230"/>
    <w:rsid w:val="003A2D6E"/>
    <w:rsid w:val="003A313D"/>
    <w:rsid w:val="003A3C61"/>
    <w:rsid w:val="003A3F09"/>
    <w:rsid w:val="003A497C"/>
    <w:rsid w:val="003A4D3E"/>
    <w:rsid w:val="003A55EC"/>
    <w:rsid w:val="003A603E"/>
    <w:rsid w:val="003A6515"/>
    <w:rsid w:val="003B072A"/>
    <w:rsid w:val="003B1BD8"/>
    <w:rsid w:val="003B3B3A"/>
    <w:rsid w:val="003B4C2B"/>
    <w:rsid w:val="003B5923"/>
    <w:rsid w:val="003B5FE4"/>
    <w:rsid w:val="003C347D"/>
    <w:rsid w:val="003C482B"/>
    <w:rsid w:val="003C4C3C"/>
    <w:rsid w:val="003C4E1B"/>
    <w:rsid w:val="003C6B45"/>
    <w:rsid w:val="003D07CD"/>
    <w:rsid w:val="003D1B55"/>
    <w:rsid w:val="003D4626"/>
    <w:rsid w:val="003D4DE3"/>
    <w:rsid w:val="003D4ECE"/>
    <w:rsid w:val="003D5592"/>
    <w:rsid w:val="003D57DB"/>
    <w:rsid w:val="003D6577"/>
    <w:rsid w:val="003D74C2"/>
    <w:rsid w:val="003E0E33"/>
    <w:rsid w:val="003E0FB9"/>
    <w:rsid w:val="003E1039"/>
    <w:rsid w:val="003E2C48"/>
    <w:rsid w:val="003E3B17"/>
    <w:rsid w:val="003E4BB7"/>
    <w:rsid w:val="003E5337"/>
    <w:rsid w:val="003E5DF9"/>
    <w:rsid w:val="003E5E9D"/>
    <w:rsid w:val="003F09CB"/>
    <w:rsid w:val="003F0CAB"/>
    <w:rsid w:val="003F12E6"/>
    <w:rsid w:val="003F134F"/>
    <w:rsid w:val="003F2891"/>
    <w:rsid w:val="003F3B17"/>
    <w:rsid w:val="003F589B"/>
    <w:rsid w:val="003F6567"/>
    <w:rsid w:val="003F720D"/>
    <w:rsid w:val="003F78D1"/>
    <w:rsid w:val="00400644"/>
    <w:rsid w:val="00400F44"/>
    <w:rsid w:val="00400F91"/>
    <w:rsid w:val="00400FCC"/>
    <w:rsid w:val="0040114E"/>
    <w:rsid w:val="0040183A"/>
    <w:rsid w:val="004022FC"/>
    <w:rsid w:val="00403DAD"/>
    <w:rsid w:val="004047C1"/>
    <w:rsid w:val="00405343"/>
    <w:rsid w:val="00405FFF"/>
    <w:rsid w:val="0040741A"/>
    <w:rsid w:val="0040772D"/>
    <w:rsid w:val="00407F62"/>
    <w:rsid w:val="00410229"/>
    <w:rsid w:val="00410EE0"/>
    <w:rsid w:val="00411497"/>
    <w:rsid w:val="00411C59"/>
    <w:rsid w:val="004132A5"/>
    <w:rsid w:val="00413504"/>
    <w:rsid w:val="00414A29"/>
    <w:rsid w:val="004157EB"/>
    <w:rsid w:val="00420EB1"/>
    <w:rsid w:val="004217E4"/>
    <w:rsid w:val="0042189F"/>
    <w:rsid w:val="00421AFD"/>
    <w:rsid w:val="0042284D"/>
    <w:rsid w:val="00422A48"/>
    <w:rsid w:val="00422E01"/>
    <w:rsid w:val="004230B2"/>
    <w:rsid w:val="00423BBF"/>
    <w:rsid w:val="00423FB5"/>
    <w:rsid w:val="0042440C"/>
    <w:rsid w:val="00424972"/>
    <w:rsid w:val="004259ED"/>
    <w:rsid w:val="00425C8A"/>
    <w:rsid w:val="0042764B"/>
    <w:rsid w:val="00427C7E"/>
    <w:rsid w:val="0043108B"/>
    <w:rsid w:val="004338C5"/>
    <w:rsid w:val="00433FE3"/>
    <w:rsid w:val="004348E1"/>
    <w:rsid w:val="004370EB"/>
    <w:rsid w:val="00437D97"/>
    <w:rsid w:val="004401B0"/>
    <w:rsid w:val="00444A7A"/>
    <w:rsid w:val="004451AF"/>
    <w:rsid w:val="00446143"/>
    <w:rsid w:val="0044775D"/>
    <w:rsid w:val="00447919"/>
    <w:rsid w:val="00450A75"/>
    <w:rsid w:val="004529EA"/>
    <w:rsid w:val="00452C50"/>
    <w:rsid w:val="0045345C"/>
    <w:rsid w:val="00453A1B"/>
    <w:rsid w:val="00453A4D"/>
    <w:rsid w:val="00453D03"/>
    <w:rsid w:val="004540B0"/>
    <w:rsid w:val="00455C61"/>
    <w:rsid w:val="00456492"/>
    <w:rsid w:val="00456838"/>
    <w:rsid w:val="00457D7F"/>
    <w:rsid w:val="00460B48"/>
    <w:rsid w:val="00461DC0"/>
    <w:rsid w:val="00464DFF"/>
    <w:rsid w:val="004652C7"/>
    <w:rsid w:val="00465A94"/>
    <w:rsid w:val="00470029"/>
    <w:rsid w:val="00470D42"/>
    <w:rsid w:val="00471587"/>
    <w:rsid w:val="00472F51"/>
    <w:rsid w:val="0047373F"/>
    <w:rsid w:val="0047571A"/>
    <w:rsid w:val="00475E55"/>
    <w:rsid w:val="00476121"/>
    <w:rsid w:val="0047789A"/>
    <w:rsid w:val="0047795E"/>
    <w:rsid w:val="00477BF6"/>
    <w:rsid w:val="004801EF"/>
    <w:rsid w:val="004803A2"/>
    <w:rsid w:val="004818BC"/>
    <w:rsid w:val="004838A6"/>
    <w:rsid w:val="004842DE"/>
    <w:rsid w:val="004866B8"/>
    <w:rsid w:val="00487786"/>
    <w:rsid w:val="00490044"/>
    <w:rsid w:val="004904EB"/>
    <w:rsid w:val="004906C7"/>
    <w:rsid w:val="00490CF4"/>
    <w:rsid w:val="00491558"/>
    <w:rsid w:val="00491ACB"/>
    <w:rsid w:val="00495C1A"/>
    <w:rsid w:val="00496444"/>
    <w:rsid w:val="00497117"/>
    <w:rsid w:val="00497160"/>
    <w:rsid w:val="00497DF0"/>
    <w:rsid w:val="004A0300"/>
    <w:rsid w:val="004A1FD6"/>
    <w:rsid w:val="004A2036"/>
    <w:rsid w:val="004A2631"/>
    <w:rsid w:val="004A4414"/>
    <w:rsid w:val="004A4451"/>
    <w:rsid w:val="004A4851"/>
    <w:rsid w:val="004A4C76"/>
    <w:rsid w:val="004A4D44"/>
    <w:rsid w:val="004A5AA7"/>
    <w:rsid w:val="004A6868"/>
    <w:rsid w:val="004A7A25"/>
    <w:rsid w:val="004B062B"/>
    <w:rsid w:val="004B0EC6"/>
    <w:rsid w:val="004B1D77"/>
    <w:rsid w:val="004B2DAC"/>
    <w:rsid w:val="004B2DD3"/>
    <w:rsid w:val="004B361D"/>
    <w:rsid w:val="004B37AF"/>
    <w:rsid w:val="004B4264"/>
    <w:rsid w:val="004B58BC"/>
    <w:rsid w:val="004B643D"/>
    <w:rsid w:val="004B64F1"/>
    <w:rsid w:val="004B6960"/>
    <w:rsid w:val="004B710D"/>
    <w:rsid w:val="004B79F5"/>
    <w:rsid w:val="004C1951"/>
    <w:rsid w:val="004C2CF8"/>
    <w:rsid w:val="004C3467"/>
    <w:rsid w:val="004C4FF4"/>
    <w:rsid w:val="004C5003"/>
    <w:rsid w:val="004C70CD"/>
    <w:rsid w:val="004D1DA1"/>
    <w:rsid w:val="004D2FA5"/>
    <w:rsid w:val="004D33AB"/>
    <w:rsid w:val="004D4323"/>
    <w:rsid w:val="004D5720"/>
    <w:rsid w:val="004D5970"/>
    <w:rsid w:val="004D65F2"/>
    <w:rsid w:val="004D696A"/>
    <w:rsid w:val="004E11B1"/>
    <w:rsid w:val="004E128E"/>
    <w:rsid w:val="004E1FA4"/>
    <w:rsid w:val="004E321B"/>
    <w:rsid w:val="004E3368"/>
    <w:rsid w:val="004E36C6"/>
    <w:rsid w:val="004E487E"/>
    <w:rsid w:val="004E69AB"/>
    <w:rsid w:val="004E6D31"/>
    <w:rsid w:val="004E6D35"/>
    <w:rsid w:val="004E6DF2"/>
    <w:rsid w:val="004E7D03"/>
    <w:rsid w:val="004E7E12"/>
    <w:rsid w:val="004F0E63"/>
    <w:rsid w:val="004F3DEA"/>
    <w:rsid w:val="004F41F0"/>
    <w:rsid w:val="004F515B"/>
    <w:rsid w:val="004F5DFE"/>
    <w:rsid w:val="004F5FDE"/>
    <w:rsid w:val="004F70CD"/>
    <w:rsid w:val="004F7112"/>
    <w:rsid w:val="005002E0"/>
    <w:rsid w:val="00501460"/>
    <w:rsid w:val="00501DC8"/>
    <w:rsid w:val="00502178"/>
    <w:rsid w:val="00502647"/>
    <w:rsid w:val="00502C8F"/>
    <w:rsid w:val="005033B4"/>
    <w:rsid w:val="005034E0"/>
    <w:rsid w:val="005056ED"/>
    <w:rsid w:val="0050653F"/>
    <w:rsid w:val="00507894"/>
    <w:rsid w:val="00511506"/>
    <w:rsid w:val="00511CCE"/>
    <w:rsid w:val="00511F53"/>
    <w:rsid w:val="005125F2"/>
    <w:rsid w:val="0051333C"/>
    <w:rsid w:val="005133C0"/>
    <w:rsid w:val="00513E2F"/>
    <w:rsid w:val="005157AA"/>
    <w:rsid w:val="00515D33"/>
    <w:rsid w:val="0051610F"/>
    <w:rsid w:val="005175A7"/>
    <w:rsid w:val="005178E8"/>
    <w:rsid w:val="00520200"/>
    <w:rsid w:val="00520269"/>
    <w:rsid w:val="0052040A"/>
    <w:rsid w:val="005207EE"/>
    <w:rsid w:val="00520CA6"/>
    <w:rsid w:val="005220FC"/>
    <w:rsid w:val="00523821"/>
    <w:rsid w:val="005254FB"/>
    <w:rsid w:val="005257F2"/>
    <w:rsid w:val="005259A8"/>
    <w:rsid w:val="00525ABC"/>
    <w:rsid w:val="00525B56"/>
    <w:rsid w:val="0052622B"/>
    <w:rsid w:val="00526BEC"/>
    <w:rsid w:val="00530058"/>
    <w:rsid w:val="00530452"/>
    <w:rsid w:val="00532376"/>
    <w:rsid w:val="005323D3"/>
    <w:rsid w:val="005327AD"/>
    <w:rsid w:val="005331FC"/>
    <w:rsid w:val="00534166"/>
    <w:rsid w:val="005341B4"/>
    <w:rsid w:val="005347D8"/>
    <w:rsid w:val="005349B4"/>
    <w:rsid w:val="00535DCD"/>
    <w:rsid w:val="005376A9"/>
    <w:rsid w:val="00540288"/>
    <w:rsid w:val="00540752"/>
    <w:rsid w:val="005419EF"/>
    <w:rsid w:val="005443F1"/>
    <w:rsid w:val="00544C53"/>
    <w:rsid w:val="00544D49"/>
    <w:rsid w:val="00545DEE"/>
    <w:rsid w:val="005467BC"/>
    <w:rsid w:val="0054689F"/>
    <w:rsid w:val="005475DC"/>
    <w:rsid w:val="0055036E"/>
    <w:rsid w:val="00551E6F"/>
    <w:rsid w:val="00555EF3"/>
    <w:rsid w:val="00556260"/>
    <w:rsid w:val="00556266"/>
    <w:rsid w:val="0055744F"/>
    <w:rsid w:val="00557912"/>
    <w:rsid w:val="00557D51"/>
    <w:rsid w:val="00560DDE"/>
    <w:rsid w:val="00560E9D"/>
    <w:rsid w:val="00560EEE"/>
    <w:rsid w:val="00563CA9"/>
    <w:rsid w:val="00564E43"/>
    <w:rsid w:val="00565683"/>
    <w:rsid w:val="00565FFE"/>
    <w:rsid w:val="0057067B"/>
    <w:rsid w:val="00572370"/>
    <w:rsid w:val="00572824"/>
    <w:rsid w:val="00572ED6"/>
    <w:rsid w:val="00575739"/>
    <w:rsid w:val="00575874"/>
    <w:rsid w:val="00576B20"/>
    <w:rsid w:val="00580F7D"/>
    <w:rsid w:val="005833AD"/>
    <w:rsid w:val="0058392E"/>
    <w:rsid w:val="005853F4"/>
    <w:rsid w:val="00585718"/>
    <w:rsid w:val="0058576D"/>
    <w:rsid w:val="00585AF3"/>
    <w:rsid w:val="0058775C"/>
    <w:rsid w:val="00587D8F"/>
    <w:rsid w:val="0059029B"/>
    <w:rsid w:val="0059297B"/>
    <w:rsid w:val="005934E4"/>
    <w:rsid w:val="00595E1C"/>
    <w:rsid w:val="00596E41"/>
    <w:rsid w:val="005978DD"/>
    <w:rsid w:val="005A05DC"/>
    <w:rsid w:val="005A17CE"/>
    <w:rsid w:val="005A19CF"/>
    <w:rsid w:val="005A2F9C"/>
    <w:rsid w:val="005A4615"/>
    <w:rsid w:val="005A5236"/>
    <w:rsid w:val="005A6F2B"/>
    <w:rsid w:val="005A759D"/>
    <w:rsid w:val="005A7CD5"/>
    <w:rsid w:val="005B1307"/>
    <w:rsid w:val="005B2914"/>
    <w:rsid w:val="005B2EC6"/>
    <w:rsid w:val="005B341E"/>
    <w:rsid w:val="005B409F"/>
    <w:rsid w:val="005B5106"/>
    <w:rsid w:val="005B5C6A"/>
    <w:rsid w:val="005B63C0"/>
    <w:rsid w:val="005C0494"/>
    <w:rsid w:val="005C0750"/>
    <w:rsid w:val="005C1482"/>
    <w:rsid w:val="005C174A"/>
    <w:rsid w:val="005C308A"/>
    <w:rsid w:val="005C4DE1"/>
    <w:rsid w:val="005C523C"/>
    <w:rsid w:val="005C54B5"/>
    <w:rsid w:val="005C6A0B"/>
    <w:rsid w:val="005D30F8"/>
    <w:rsid w:val="005D432C"/>
    <w:rsid w:val="005D4340"/>
    <w:rsid w:val="005D5603"/>
    <w:rsid w:val="005D6E45"/>
    <w:rsid w:val="005D7C2D"/>
    <w:rsid w:val="005E416F"/>
    <w:rsid w:val="005E68FA"/>
    <w:rsid w:val="005F0C2E"/>
    <w:rsid w:val="005F1024"/>
    <w:rsid w:val="005F17F7"/>
    <w:rsid w:val="005F1FFD"/>
    <w:rsid w:val="005F202B"/>
    <w:rsid w:val="005F286C"/>
    <w:rsid w:val="005F320F"/>
    <w:rsid w:val="005F35E1"/>
    <w:rsid w:val="005F3C0F"/>
    <w:rsid w:val="005F519D"/>
    <w:rsid w:val="005F5EE6"/>
    <w:rsid w:val="00600A0F"/>
    <w:rsid w:val="00601678"/>
    <w:rsid w:val="00602D81"/>
    <w:rsid w:val="0060372B"/>
    <w:rsid w:val="00606513"/>
    <w:rsid w:val="006077C8"/>
    <w:rsid w:val="00610768"/>
    <w:rsid w:val="00611E86"/>
    <w:rsid w:val="00612F9C"/>
    <w:rsid w:val="006143BF"/>
    <w:rsid w:val="00614EBE"/>
    <w:rsid w:val="00615906"/>
    <w:rsid w:val="006169E1"/>
    <w:rsid w:val="00616F26"/>
    <w:rsid w:val="00617357"/>
    <w:rsid w:val="00620DFD"/>
    <w:rsid w:val="006241E1"/>
    <w:rsid w:val="00624757"/>
    <w:rsid w:val="006249F7"/>
    <w:rsid w:val="00624C42"/>
    <w:rsid w:val="00626570"/>
    <w:rsid w:val="00627EE5"/>
    <w:rsid w:val="0063053E"/>
    <w:rsid w:val="006306F9"/>
    <w:rsid w:val="006315B9"/>
    <w:rsid w:val="006317D7"/>
    <w:rsid w:val="00631B6D"/>
    <w:rsid w:val="006322AA"/>
    <w:rsid w:val="00635C6B"/>
    <w:rsid w:val="0063650F"/>
    <w:rsid w:val="00636CC0"/>
    <w:rsid w:val="006370B8"/>
    <w:rsid w:val="00637173"/>
    <w:rsid w:val="00637E6D"/>
    <w:rsid w:val="00640392"/>
    <w:rsid w:val="006405C5"/>
    <w:rsid w:val="00641695"/>
    <w:rsid w:val="00641F2E"/>
    <w:rsid w:val="00642979"/>
    <w:rsid w:val="00643636"/>
    <w:rsid w:val="00644550"/>
    <w:rsid w:val="00644EBC"/>
    <w:rsid w:val="00645343"/>
    <w:rsid w:val="00646725"/>
    <w:rsid w:val="00647ABD"/>
    <w:rsid w:val="00650303"/>
    <w:rsid w:val="00650DF2"/>
    <w:rsid w:val="006519BE"/>
    <w:rsid w:val="00652B43"/>
    <w:rsid w:val="006532A5"/>
    <w:rsid w:val="00653C30"/>
    <w:rsid w:val="00653CF2"/>
    <w:rsid w:val="006555D8"/>
    <w:rsid w:val="00655B24"/>
    <w:rsid w:val="00655C55"/>
    <w:rsid w:val="00656CDB"/>
    <w:rsid w:val="006573A0"/>
    <w:rsid w:val="0065796C"/>
    <w:rsid w:val="0066006C"/>
    <w:rsid w:val="0066099F"/>
    <w:rsid w:val="00661D37"/>
    <w:rsid w:val="00661E6F"/>
    <w:rsid w:val="00663892"/>
    <w:rsid w:val="00665FC1"/>
    <w:rsid w:val="00667374"/>
    <w:rsid w:val="0066754C"/>
    <w:rsid w:val="0067131B"/>
    <w:rsid w:val="00671DA7"/>
    <w:rsid w:val="0067297C"/>
    <w:rsid w:val="006729B2"/>
    <w:rsid w:val="006735E9"/>
    <w:rsid w:val="006750A8"/>
    <w:rsid w:val="006776A8"/>
    <w:rsid w:val="00680B43"/>
    <w:rsid w:val="00680EE9"/>
    <w:rsid w:val="006815F5"/>
    <w:rsid w:val="00681957"/>
    <w:rsid w:val="00682981"/>
    <w:rsid w:val="00684BB7"/>
    <w:rsid w:val="00684C5B"/>
    <w:rsid w:val="006859D4"/>
    <w:rsid w:val="00686903"/>
    <w:rsid w:val="00686F7E"/>
    <w:rsid w:val="0068739C"/>
    <w:rsid w:val="006905D4"/>
    <w:rsid w:val="006942BC"/>
    <w:rsid w:val="00694808"/>
    <w:rsid w:val="00695190"/>
    <w:rsid w:val="0069679D"/>
    <w:rsid w:val="00696B4A"/>
    <w:rsid w:val="00697344"/>
    <w:rsid w:val="0069772E"/>
    <w:rsid w:val="0069788E"/>
    <w:rsid w:val="00697930"/>
    <w:rsid w:val="006A1EC2"/>
    <w:rsid w:val="006A2507"/>
    <w:rsid w:val="006A2787"/>
    <w:rsid w:val="006A2A72"/>
    <w:rsid w:val="006A31AC"/>
    <w:rsid w:val="006A38CC"/>
    <w:rsid w:val="006A4141"/>
    <w:rsid w:val="006A5434"/>
    <w:rsid w:val="006A5B3A"/>
    <w:rsid w:val="006A73BE"/>
    <w:rsid w:val="006B0F07"/>
    <w:rsid w:val="006B1660"/>
    <w:rsid w:val="006B21BB"/>
    <w:rsid w:val="006B26B0"/>
    <w:rsid w:val="006B2BC3"/>
    <w:rsid w:val="006B2EE1"/>
    <w:rsid w:val="006B39D6"/>
    <w:rsid w:val="006B49B9"/>
    <w:rsid w:val="006B5316"/>
    <w:rsid w:val="006B57DB"/>
    <w:rsid w:val="006B6CF5"/>
    <w:rsid w:val="006B71BC"/>
    <w:rsid w:val="006B755F"/>
    <w:rsid w:val="006B7ADD"/>
    <w:rsid w:val="006C00E3"/>
    <w:rsid w:val="006C037D"/>
    <w:rsid w:val="006C0D4E"/>
    <w:rsid w:val="006C1287"/>
    <w:rsid w:val="006C1420"/>
    <w:rsid w:val="006C5579"/>
    <w:rsid w:val="006C5D86"/>
    <w:rsid w:val="006C7885"/>
    <w:rsid w:val="006D074E"/>
    <w:rsid w:val="006D16F5"/>
    <w:rsid w:val="006D2F9B"/>
    <w:rsid w:val="006D3C27"/>
    <w:rsid w:val="006D3E8E"/>
    <w:rsid w:val="006D4614"/>
    <w:rsid w:val="006D67A9"/>
    <w:rsid w:val="006D67D8"/>
    <w:rsid w:val="006D691D"/>
    <w:rsid w:val="006D6AB4"/>
    <w:rsid w:val="006D7BC4"/>
    <w:rsid w:val="006D7CC8"/>
    <w:rsid w:val="006E0B40"/>
    <w:rsid w:val="006E2CFD"/>
    <w:rsid w:val="006E4771"/>
    <w:rsid w:val="006E64CB"/>
    <w:rsid w:val="006E6B14"/>
    <w:rsid w:val="006F26C1"/>
    <w:rsid w:val="006F28B3"/>
    <w:rsid w:val="006F3402"/>
    <w:rsid w:val="006F398B"/>
    <w:rsid w:val="006F4B4B"/>
    <w:rsid w:val="006F5251"/>
    <w:rsid w:val="006F60FC"/>
    <w:rsid w:val="006F7654"/>
    <w:rsid w:val="007000CF"/>
    <w:rsid w:val="007020F7"/>
    <w:rsid w:val="00702A7F"/>
    <w:rsid w:val="00702E49"/>
    <w:rsid w:val="007032D5"/>
    <w:rsid w:val="00703EBA"/>
    <w:rsid w:val="00706BBD"/>
    <w:rsid w:val="00706BF3"/>
    <w:rsid w:val="00706C31"/>
    <w:rsid w:val="00707641"/>
    <w:rsid w:val="007077C1"/>
    <w:rsid w:val="00711680"/>
    <w:rsid w:val="00713B18"/>
    <w:rsid w:val="00713F64"/>
    <w:rsid w:val="007153CF"/>
    <w:rsid w:val="0072058D"/>
    <w:rsid w:val="00720B7A"/>
    <w:rsid w:val="00721173"/>
    <w:rsid w:val="00721DD8"/>
    <w:rsid w:val="007243ED"/>
    <w:rsid w:val="007247FC"/>
    <w:rsid w:val="007258E4"/>
    <w:rsid w:val="00725A32"/>
    <w:rsid w:val="00726210"/>
    <w:rsid w:val="00727C40"/>
    <w:rsid w:val="00732102"/>
    <w:rsid w:val="007322D5"/>
    <w:rsid w:val="00732FCD"/>
    <w:rsid w:val="007341E7"/>
    <w:rsid w:val="007361D7"/>
    <w:rsid w:val="00737AAD"/>
    <w:rsid w:val="0074138A"/>
    <w:rsid w:val="007415A2"/>
    <w:rsid w:val="007418CC"/>
    <w:rsid w:val="00741A60"/>
    <w:rsid w:val="00742040"/>
    <w:rsid w:val="007420B9"/>
    <w:rsid w:val="00742DD9"/>
    <w:rsid w:val="00742E37"/>
    <w:rsid w:val="007467AF"/>
    <w:rsid w:val="007471A9"/>
    <w:rsid w:val="0075067E"/>
    <w:rsid w:val="0075633C"/>
    <w:rsid w:val="007566CE"/>
    <w:rsid w:val="00756B0A"/>
    <w:rsid w:val="007578DF"/>
    <w:rsid w:val="00757F63"/>
    <w:rsid w:val="0076118B"/>
    <w:rsid w:val="0076475B"/>
    <w:rsid w:val="00764994"/>
    <w:rsid w:val="0076544A"/>
    <w:rsid w:val="00766CBA"/>
    <w:rsid w:val="007708DA"/>
    <w:rsid w:val="007731E9"/>
    <w:rsid w:val="00773335"/>
    <w:rsid w:val="00774E62"/>
    <w:rsid w:val="00774F57"/>
    <w:rsid w:val="007757DB"/>
    <w:rsid w:val="0077589A"/>
    <w:rsid w:val="0077734E"/>
    <w:rsid w:val="007804B0"/>
    <w:rsid w:val="0078271B"/>
    <w:rsid w:val="007829D1"/>
    <w:rsid w:val="007839FF"/>
    <w:rsid w:val="007845EB"/>
    <w:rsid w:val="00786D60"/>
    <w:rsid w:val="00787301"/>
    <w:rsid w:val="00790915"/>
    <w:rsid w:val="00790B6A"/>
    <w:rsid w:val="00790DDE"/>
    <w:rsid w:val="00793BFE"/>
    <w:rsid w:val="00795919"/>
    <w:rsid w:val="00796002"/>
    <w:rsid w:val="0079660D"/>
    <w:rsid w:val="0079678B"/>
    <w:rsid w:val="00796877"/>
    <w:rsid w:val="007A01F4"/>
    <w:rsid w:val="007A0DB3"/>
    <w:rsid w:val="007A1D83"/>
    <w:rsid w:val="007A33ED"/>
    <w:rsid w:val="007A37B8"/>
    <w:rsid w:val="007A4497"/>
    <w:rsid w:val="007A4CDD"/>
    <w:rsid w:val="007A4CF7"/>
    <w:rsid w:val="007A6380"/>
    <w:rsid w:val="007A642A"/>
    <w:rsid w:val="007A732A"/>
    <w:rsid w:val="007B181D"/>
    <w:rsid w:val="007B1AB3"/>
    <w:rsid w:val="007B235A"/>
    <w:rsid w:val="007B25DC"/>
    <w:rsid w:val="007B2C1C"/>
    <w:rsid w:val="007B41A9"/>
    <w:rsid w:val="007B44D5"/>
    <w:rsid w:val="007B491A"/>
    <w:rsid w:val="007B6BB6"/>
    <w:rsid w:val="007B76EB"/>
    <w:rsid w:val="007C1850"/>
    <w:rsid w:val="007C4A08"/>
    <w:rsid w:val="007C55C1"/>
    <w:rsid w:val="007C58DE"/>
    <w:rsid w:val="007C5BE0"/>
    <w:rsid w:val="007D331C"/>
    <w:rsid w:val="007D3B8A"/>
    <w:rsid w:val="007D3D3C"/>
    <w:rsid w:val="007D585A"/>
    <w:rsid w:val="007D5A5F"/>
    <w:rsid w:val="007D6FC8"/>
    <w:rsid w:val="007E029D"/>
    <w:rsid w:val="007E13A1"/>
    <w:rsid w:val="007E18CE"/>
    <w:rsid w:val="007E1C5E"/>
    <w:rsid w:val="007E2FEF"/>
    <w:rsid w:val="007E359B"/>
    <w:rsid w:val="007E375E"/>
    <w:rsid w:val="007E4741"/>
    <w:rsid w:val="007E6681"/>
    <w:rsid w:val="007E66FF"/>
    <w:rsid w:val="007E73C7"/>
    <w:rsid w:val="007E7501"/>
    <w:rsid w:val="007E7522"/>
    <w:rsid w:val="007E7AAD"/>
    <w:rsid w:val="007E7B5F"/>
    <w:rsid w:val="007F05C8"/>
    <w:rsid w:val="007F1C9E"/>
    <w:rsid w:val="007F2D97"/>
    <w:rsid w:val="007F357B"/>
    <w:rsid w:val="007F35A5"/>
    <w:rsid w:val="007F3CBD"/>
    <w:rsid w:val="007F4D07"/>
    <w:rsid w:val="007F677B"/>
    <w:rsid w:val="007F7496"/>
    <w:rsid w:val="00800587"/>
    <w:rsid w:val="00800C7D"/>
    <w:rsid w:val="00800D52"/>
    <w:rsid w:val="00801453"/>
    <w:rsid w:val="0080196A"/>
    <w:rsid w:val="00801C90"/>
    <w:rsid w:val="0080301D"/>
    <w:rsid w:val="00803E67"/>
    <w:rsid w:val="00806981"/>
    <w:rsid w:val="0080786F"/>
    <w:rsid w:val="00807C54"/>
    <w:rsid w:val="00807CF8"/>
    <w:rsid w:val="00810336"/>
    <w:rsid w:val="008119B5"/>
    <w:rsid w:val="008163E1"/>
    <w:rsid w:val="008208DD"/>
    <w:rsid w:val="00821C0E"/>
    <w:rsid w:val="0082271D"/>
    <w:rsid w:val="00822DD7"/>
    <w:rsid w:val="00822F34"/>
    <w:rsid w:val="008231EF"/>
    <w:rsid w:val="00823296"/>
    <w:rsid w:val="008236A3"/>
    <w:rsid w:val="00826257"/>
    <w:rsid w:val="0082626D"/>
    <w:rsid w:val="00832C21"/>
    <w:rsid w:val="0083529F"/>
    <w:rsid w:val="00835F15"/>
    <w:rsid w:val="008361E9"/>
    <w:rsid w:val="00837198"/>
    <w:rsid w:val="00840AAB"/>
    <w:rsid w:val="008423A9"/>
    <w:rsid w:val="008437F4"/>
    <w:rsid w:val="00843F67"/>
    <w:rsid w:val="00844E81"/>
    <w:rsid w:val="0084512E"/>
    <w:rsid w:val="008451E7"/>
    <w:rsid w:val="008451F7"/>
    <w:rsid w:val="008453AF"/>
    <w:rsid w:val="00846B75"/>
    <w:rsid w:val="00856687"/>
    <w:rsid w:val="00856BBE"/>
    <w:rsid w:val="008572EA"/>
    <w:rsid w:val="00857702"/>
    <w:rsid w:val="008600BB"/>
    <w:rsid w:val="00860C6F"/>
    <w:rsid w:val="00860D01"/>
    <w:rsid w:val="00861ACC"/>
    <w:rsid w:val="00863649"/>
    <w:rsid w:val="00863BD7"/>
    <w:rsid w:val="00863CED"/>
    <w:rsid w:val="00865A1F"/>
    <w:rsid w:val="00865A91"/>
    <w:rsid w:val="00866CC9"/>
    <w:rsid w:val="00866DC5"/>
    <w:rsid w:val="0087015F"/>
    <w:rsid w:val="0087058D"/>
    <w:rsid w:val="00872F24"/>
    <w:rsid w:val="008735E8"/>
    <w:rsid w:val="00873B42"/>
    <w:rsid w:val="00873EBA"/>
    <w:rsid w:val="00874DC1"/>
    <w:rsid w:val="008753BF"/>
    <w:rsid w:val="00876DAC"/>
    <w:rsid w:val="008770AC"/>
    <w:rsid w:val="0087718F"/>
    <w:rsid w:val="00877750"/>
    <w:rsid w:val="00877C72"/>
    <w:rsid w:val="00883763"/>
    <w:rsid w:val="00883897"/>
    <w:rsid w:val="00885B9A"/>
    <w:rsid w:val="00886538"/>
    <w:rsid w:val="00887878"/>
    <w:rsid w:val="008901A8"/>
    <w:rsid w:val="00890295"/>
    <w:rsid w:val="008935BC"/>
    <w:rsid w:val="008937F0"/>
    <w:rsid w:val="00893D25"/>
    <w:rsid w:val="00894613"/>
    <w:rsid w:val="00894BDF"/>
    <w:rsid w:val="00894F50"/>
    <w:rsid w:val="00895AE7"/>
    <w:rsid w:val="008965D1"/>
    <w:rsid w:val="00896F92"/>
    <w:rsid w:val="008A069E"/>
    <w:rsid w:val="008A0F9F"/>
    <w:rsid w:val="008A1A4F"/>
    <w:rsid w:val="008A2F45"/>
    <w:rsid w:val="008A4437"/>
    <w:rsid w:val="008A4D49"/>
    <w:rsid w:val="008A50B7"/>
    <w:rsid w:val="008A540B"/>
    <w:rsid w:val="008A5E0D"/>
    <w:rsid w:val="008A79E0"/>
    <w:rsid w:val="008B2C60"/>
    <w:rsid w:val="008B3BE1"/>
    <w:rsid w:val="008B448D"/>
    <w:rsid w:val="008B4BC0"/>
    <w:rsid w:val="008B5B5F"/>
    <w:rsid w:val="008B6A65"/>
    <w:rsid w:val="008B7E3A"/>
    <w:rsid w:val="008C036E"/>
    <w:rsid w:val="008C1739"/>
    <w:rsid w:val="008C30E6"/>
    <w:rsid w:val="008C3213"/>
    <w:rsid w:val="008C39DD"/>
    <w:rsid w:val="008C6203"/>
    <w:rsid w:val="008C64F4"/>
    <w:rsid w:val="008C7690"/>
    <w:rsid w:val="008C7A29"/>
    <w:rsid w:val="008D1D88"/>
    <w:rsid w:val="008D28F0"/>
    <w:rsid w:val="008D3049"/>
    <w:rsid w:val="008D3ADE"/>
    <w:rsid w:val="008D52C0"/>
    <w:rsid w:val="008D5A65"/>
    <w:rsid w:val="008D5C08"/>
    <w:rsid w:val="008D604E"/>
    <w:rsid w:val="008D68DB"/>
    <w:rsid w:val="008D752B"/>
    <w:rsid w:val="008D778F"/>
    <w:rsid w:val="008D77F5"/>
    <w:rsid w:val="008E010C"/>
    <w:rsid w:val="008E022D"/>
    <w:rsid w:val="008E0558"/>
    <w:rsid w:val="008E0658"/>
    <w:rsid w:val="008E0D44"/>
    <w:rsid w:val="008E28D2"/>
    <w:rsid w:val="008E4753"/>
    <w:rsid w:val="008E4A24"/>
    <w:rsid w:val="008E4BCA"/>
    <w:rsid w:val="008E62DD"/>
    <w:rsid w:val="008F186B"/>
    <w:rsid w:val="008F1B3C"/>
    <w:rsid w:val="008F33F2"/>
    <w:rsid w:val="008F3A93"/>
    <w:rsid w:val="008F4A58"/>
    <w:rsid w:val="008F4AB8"/>
    <w:rsid w:val="008F587A"/>
    <w:rsid w:val="008F792A"/>
    <w:rsid w:val="0090037E"/>
    <w:rsid w:val="00901ABB"/>
    <w:rsid w:val="00901C2F"/>
    <w:rsid w:val="0090304E"/>
    <w:rsid w:val="00903C16"/>
    <w:rsid w:val="00903E45"/>
    <w:rsid w:val="00903FEC"/>
    <w:rsid w:val="009047D2"/>
    <w:rsid w:val="0090672B"/>
    <w:rsid w:val="00906BCD"/>
    <w:rsid w:val="00906E27"/>
    <w:rsid w:val="00906EA7"/>
    <w:rsid w:val="00906F78"/>
    <w:rsid w:val="00907632"/>
    <w:rsid w:val="0090786C"/>
    <w:rsid w:val="00907DAC"/>
    <w:rsid w:val="00907F69"/>
    <w:rsid w:val="00910679"/>
    <w:rsid w:val="009107CB"/>
    <w:rsid w:val="00910E1C"/>
    <w:rsid w:val="00912803"/>
    <w:rsid w:val="00912973"/>
    <w:rsid w:val="009140D6"/>
    <w:rsid w:val="00914D36"/>
    <w:rsid w:val="009151C6"/>
    <w:rsid w:val="00917B46"/>
    <w:rsid w:val="009207C9"/>
    <w:rsid w:val="0092082E"/>
    <w:rsid w:val="00921CA2"/>
    <w:rsid w:val="009220E2"/>
    <w:rsid w:val="00922241"/>
    <w:rsid w:val="00924B40"/>
    <w:rsid w:val="00924FEA"/>
    <w:rsid w:val="009266F8"/>
    <w:rsid w:val="00926DAB"/>
    <w:rsid w:val="00926E6A"/>
    <w:rsid w:val="00926F5F"/>
    <w:rsid w:val="009274EB"/>
    <w:rsid w:val="00927A73"/>
    <w:rsid w:val="00930948"/>
    <w:rsid w:val="00930AE5"/>
    <w:rsid w:val="00930BE9"/>
    <w:rsid w:val="00930E36"/>
    <w:rsid w:val="0093190E"/>
    <w:rsid w:val="00931FE3"/>
    <w:rsid w:val="00933BB5"/>
    <w:rsid w:val="00933CE3"/>
    <w:rsid w:val="0093547B"/>
    <w:rsid w:val="00935ACF"/>
    <w:rsid w:val="00935B52"/>
    <w:rsid w:val="00936504"/>
    <w:rsid w:val="0093671A"/>
    <w:rsid w:val="00936DD6"/>
    <w:rsid w:val="0093704E"/>
    <w:rsid w:val="00937672"/>
    <w:rsid w:val="0093792F"/>
    <w:rsid w:val="00940259"/>
    <w:rsid w:val="009410C0"/>
    <w:rsid w:val="009426BC"/>
    <w:rsid w:val="009431A6"/>
    <w:rsid w:val="00943E21"/>
    <w:rsid w:val="00944DFD"/>
    <w:rsid w:val="009451A8"/>
    <w:rsid w:val="00945409"/>
    <w:rsid w:val="009466A3"/>
    <w:rsid w:val="00950CA1"/>
    <w:rsid w:val="00950E35"/>
    <w:rsid w:val="009516C4"/>
    <w:rsid w:val="00951A5B"/>
    <w:rsid w:val="00952DB7"/>
    <w:rsid w:val="00953043"/>
    <w:rsid w:val="00953CB3"/>
    <w:rsid w:val="009540E3"/>
    <w:rsid w:val="009567FD"/>
    <w:rsid w:val="009601C9"/>
    <w:rsid w:val="009602AB"/>
    <w:rsid w:val="0096140D"/>
    <w:rsid w:val="00961F6D"/>
    <w:rsid w:val="009622E1"/>
    <w:rsid w:val="00962CE0"/>
    <w:rsid w:val="00962D27"/>
    <w:rsid w:val="0096332E"/>
    <w:rsid w:val="009633DA"/>
    <w:rsid w:val="00963AE7"/>
    <w:rsid w:val="009657C6"/>
    <w:rsid w:val="009672AF"/>
    <w:rsid w:val="009721EC"/>
    <w:rsid w:val="0097234D"/>
    <w:rsid w:val="00972559"/>
    <w:rsid w:val="009736AB"/>
    <w:rsid w:val="00974621"/>
    <w:rsid w:val="009748F4"/>
    <w:rsid w:val="00975256"/>
    <w:rsid w:val="00975325"/>
    <w:rsid w:val="009754C7"/>
    <w:rsid w:val="009765CE"/>
    <w:rsid w:val="009766AF"/>
    <w:rsid w:val="00976F73"/>
    <w:rsid w:val="009772A3"/>
    <w:rsid w:val="00980853"/>
    <w:rsid w:val="0098139E"/>
    <w:rsid w:val="009818A1"/>
    <w:rsid w:val="00982BCE"/>
    <w:rsid w:val="00983A47"/>
    <w:rsid w:val="00983A84"/>
    <w:rsid w:val="00984290"/>
    <w:rsid w:val="00986687"/>
    <w:rsid w:val="00986C50"/>
    <w:rsid w:val="009872B1"/>
    <w:rsid w:val="00987553"/>
    <w:rsid w:val="00990DCD"/>
    <w:rsid w:val="0099312B"/>
    <w:rsid w:val="009933C2"/>
    <w:rsid w:val="00993C9B"/>
    <w:rsid w:val="00994DCE"/>
    <w:rsid w:val="009964C2"/>
    <w:rsid w:val="00996B8C"/>
    <w:rsid w:val="009975FA"/>
    <w:rsid w:val="009A0432"/>
    <w:rsid w:val="009A0494"/>
    <w:rsid w:val="009A11FD"/>
    <w:rsid w:val="009A1E11"/>
    <w:rsid w:val="009A2037"/>
    <w:rsid w:val="009A2A31"/>
    <w:rsid w:val="009A3DA1"/>
    <w:rsid w:val="009A440C"/>
    <w:rsid w:val="009A4791"/>
    <w:rsid w:val="009A5223"/>
    <w:rsid w:val="009A629B"/>
    <w:rsid w:val="009A6531"/>
    <w:rsid w:val="009A66E3"/>
    <w:rsid w:val="009A6E6C"/>
    <w:rsid w:val="009A793A"/>
    <w:rsid w:val="009A7A03"/>
    <w:rsid w:val="009A7C56"/>
    <w:rsid w:val="009B1030"/>
    <w:rsid w:val="009B136E"/>
    <w:rsid w:val="009B1B1F"/>
    <w:rsid w:val="009B2490"/>
    <w:rsid w:val="009B4DF6"/>
    <w:rsid w:val="009B5151"/>
    <w:rsid w:val="009B5BEF"/>
    <w:rsid w:val="009B69DC"/>
    <w:rsid w:val="009B780E"/>
    <w:rsid w:val="009B7B5A"/>
    <w:rsid w:val="009C09D2"/>
    <w:rsid w:val="009C2982"/>
    <w:rsid w:val="009C3BEB"/>
    <w:rsid w:val="009C4A3A"/>
    <w:rsid w:val="009C4B9E"/>
    <w:rsid w:val="009C50E4"/>
    <w:rsid w:val="009C5AA6"/>
    <w:rsid w:val="009C65F0"/>
    <w:rsid w:val="009C7761"/>
    <w:rsid w:val="009D05F8"/>
    <w:rsid w:val="009D4740"/>
    <w:rsid w:val="009D47B8"/>
    <w:rsid w:val="009D4A8F"/>
    <w:rsid w:val="009D5E1D"/>
    <w:rsid w:val="009D604B"/>
    <w:rsid w:val="009D7309"/>
    <w:rsid w:val="009E094C"/>
    <w:rsid w:val="009E0A77"/>
    <w:rsid w:val="009E2779"/>
    <w:rsid w:val="009E4041"/>
    <w:rsid w:val="009E4289"/>
    <w:rsid w:val="009E48E4"/>
    <w:rsid w:val="009E5D69"/>
    <w:rsid w:val="009E75E6"/>
    <w:rsid w:val="009F0F3A"/>
    <w:rsid w:val="009F1038"/>
    <w:rsid w:val="009F2D24"/>
    <w:rsid w:val="009F62D7"/>
    <w:rsid w:val="009F74F4"/>
    <w:rsid w:val="009F7E4E"/>
    <w:rsid w:val="00A010BE"/>
    <w:rsid w:val="00A01333"/>
    <w:rsid w:val="00A044BA"/>
    <w:rsid w:val="00A04FE1"/>
    <w:rsid w:val="00A0694D"/>
    <w:rsid w:val="00A07749"/>
    <w:rsid w:val="00A07CC5"/>
    <w:rsid w:val="00A10334"/>
    <w:rsid w:val="00A10C1C"/>
    <w:rsid w:val="00A11578"/>
    <w:rsid w:val="00A1542A"/>
    <w:rsid w:val="00A1547D"/>
    <w:rsid w:val="00A154A6"/>
    <w:rsid w:val="00A2012A"/>
    <w:rsid w:val="00A207D5"/>
    <w:rsid w:val="00A21619"/>
    <w:rsid w:val="00A2168A"/>
    <w:rsid w:val="00A22888"/>
    <w:rsid w:val="00A242C4"/>
    <w:rsid w:val="00A24ED1"/>
    <w:rsid w:val="00A26D50"/>
    <w:rsid w:val="00A27242"/>
    <w:rsid w:val="00A27B6B"/>
    <w:rsid w:val="00A32B26"/>
    <w:rsid w:val="00A32B7A"/>
    <w:rsid w:val="00A32BC8"/>
    <w:rsid w:val="00A33C40"/>
    <w:rsid w:val="00A3439C"/>
    <w:rsid w:val="00A35483"/>
    <w:rsid w:val="00A37CEF"/>
    <w:rsid w:val="00A402D0"/>
    <w:rsid w:val="00A40301"/>
    <w:rsid w:val="00A40EFB"/>
    <w:rsid w:val="00A41829"/>
    <w:rsid w:val="00A41C0A"/>
    <w:rsid w:val="00A42F55"/>
    <w:rsid w:val="00A445E9"/>
    <w:rsid w:val="00A44B4B"/>
    <w:rsid w:val="00A47BEF"/>
    <w:rsid w:val="00A5098F"/>
    <w:rsid w:val="00A51CFC"/>
    <w:rsid w:val="00A55641"/>
    <w:rsid w:val="00A56C65"/>
    <w:rsid w:val="00A57478"/>
    <w:rsid w:val="00A60ADA"/>
    <w:rsid w:val="00A636EE"/>
    <w:rsid w:val="00A63B58"/>
    <w:rsid w:val="00A64AA1"/>
    <w:rsid w:val="00A656C9"/>
    <w:rsid w:val="00A65DF7"/>
    <w:rsid w:val="00A6681E"/>
    <w:rsid w:val="00A66FED"/>
    <w:rsid w:val="00A676E1"/>
    <w:rsid w:val="00A70692"/>
    <w:rsid w:val="00A71904"/>
    <w:rsid w:val="00A73D44"/>
    <w:rsid w:val="00A7462C"/>
    <w:rsid w:val="00A75353"/>
    <w:rsid w:val="00A8452B"/>
    <w:rsid w:val="00A8536C"/>
    <w:rsid w:val="00A85E03"/>
    <w:rsid w:val="00A8658E"/>
    <w:rsid w:val="00A87AB8"/>
    <w:rsid w:val="00A91D8E"/>
    <w:rsid w:val="00A93100"/>
    <w:rsid w:val="00A93AAE"/>
    <w:rsid w:val="00A93F95"/>
    <w:rsid w:val="00A9479D"/>
    <w:rsid w:val="00A95DD6"/>
    <w:rsid w:val="00A96C19"/>
    <w:rsid w:val="00A974C5"/>
    <w:rsid w:val="00AA08E7"/>
    <w:rsid w:val="00AA1C3F"/>
    <w:rsid w:val="00AA47D5"/>
    <w:rsid w:val="00AA5C6E"/>
    <w:rsid w:val="00AA6851"/>
    <w:rsid w:val="00AA6A24"/>
    <w:rsid w:val="00AB03AF"/>
    <w:rsid w:val="00AB1869"/>
    <w:rsid w:val="00AB3A55"/>
    <w:rsid w:val="00AB449A"/>
    <w:rsid w:val="00AB64E0"/>
    <w:rsid w:val="00AB666D"/>
    <w:rsid w:val="00AB6C76"/>
    <w:rsid w:val="00AB745D"/>
    <w:rsid w:val="00AB7F1C"/>
    <w:rsid w:val="00AC0BE2"/>
    <w:rsid w:val="00AC0E46"/>
    <w:rsid w:val="00AC1C4F"/>
    <w:rsid w:val="00AC1E69"/>
    <w:rsid w:val="00AC240D"/>
    <w:rsid w:val="00AC3019"/>
    <w:rsid w:val="00AC340D"/>
    <w:rsid w:val="00AC3977"/>
    <w:rsid w:val="00AC4FD4"/>
    <w:rsid w:val="00AC553F"/>
    <w:rsid w:val="00AC56D8"/>
    <w:rsid w:val="00AC58A2"/>
    <w:rsid w:val="00AC685A"/>
    <w:rsid w:val="00AC6CCB"/>
    <w:rsid w:val="00AC71F5"/>
    <w:rsid w:val="00AC7807"/>
    <w:rsid w:val="00AC7A72"/>
    <w:rsid w:val="00AC7BB9"/>
    <w:rsid w:val="00AD143A"/>
    <w:rsid w:val="00AD1EED"/>
    <w:rsid w:val="00AD229E"/>
    <w:rsid w:val="00AD26F8"/>
    <w:rsid w:val="00AD6066"/>
    <w:rsid w:val="00AD6DBF"/>
    <w:rsid w:val="00AD6DEC"/>
    <w:rsid w:val="00AD7F00"/>
    <w:rsid w:val="00AE191F"/>
    <w:rsid w:val="00AE1A41"/>
    <w:rsid w:val="00AE2AFF"/>
    <w:rsid w:val="00AE424C"/>
    <w:rsid w:val="00AE4525"/>
    <w:rsid w:val="00AE4B58"/>
    <w:rsid w:val="00AE6F2F"/>
    <w:rsid w:val="00AE70CF"/>
    <w:rsid w:val="00AE7181"/>
    <w:rsid w:val="00AE72D6"/>
    <w:rsid w:val="00AE73AC"/>
    <w:rsid w:val="00AE7F95"/>
    <w:rsid w:val="00AF032C"/>
    <w:rsid w:val="00AF117C"/>
    <w:rsid w:val="00AF223C"/>
    <w:rsid w:val="00AF34CD"/>
    <w:rsid w:val="00AF397B"/>
    <w:rsid w:val="00AF5B40"/>
    <w:rsid w:val="00AF61F0"/>
    <w:rsid w:val="00AF67E2"/>
    <w:rsid w:val="00AF7C46"/>
    <w:rsid w:val="00AF7C8D"/>
    <w:rsid w:val="00B001A6"/>
    <w:rsid w:val="00B004E6"/>
    <w:rsid w:val="00B00EDF"/>
    <w:rsid w:val="00B026B9"/>
    <w:rsid w:val="00B031E5"/>
    <w:rsid w:val="00B04004"/>
    <w:rsid w:val="00B04229"/>
    <w:rsid w:val="00B04FA1"/>
    <w:rsid w:val="00B053C4"/>
    <w:rsid w:val="00B06877"/>
    <w:rsid w:val="00B06C51"/>
    <w:rsid w:val="00B07333"/>
    <w:rsid w:val="00B107E6"/>
    <w:rsid w:val="00B12932"/>
    <w:rsid w:val="00B1293A"/>
    <w:rsid w:val="00B15814"/>
    <w:rsid w:val="00B15EED"/>
    <w:rsid w:val="00B16674"/>
    <w:rsid w:val="00B167AB"/>
    <w:rsid w:val="00B17477"/>
    <w:rsid w:val="00B178A2"/>
    <w:rsid w:val="00B17A92"/>
    <w:rsid w:val="00B206CE"/>
    <w:rsid w:val="00B21249"/>
    <w:rsid w:val="00B220CC"/>
    <w:rsid w:val="00B223B0"/>
    <w:rsid w:val="00B22B71"/>
    <w:rsid w:val="00B22DBB"/>
    <w:rsid w:val="00B22F7C"/>
    <w:rsid w:val="00B2305B"/>
    <w:rsid w:val="00B249B7"/>
    <w:rsid w:val="00B24C1A"/>
    <w:rsid w:val="00B268B7"/>
    <w:rsid w:val="00B26CF8"/>
    <w:rsid w:val="00B27CB7"/>
    <w:rsid w:val="00B27CB9"/>
    <w:rsid w:val="00B32043"/>
    <w:rsid w:val="00B326CA"/>
    <w:rsid w:val="00B348D7"/>
    <w:rsid w:val="00B349EC"/>
    <w:rsid w:val="00B359C2"/>
    <w:rsid w:val="00B37E35"/>
    <w:rsid w:val="00B37FBB"/>
    <w:rsid w:val="00B40E5C"/>
    <w:rsid w:val="00B4161C"/>
    <w:rsid w:val="00B41641"/>
    <w:rsid w:val="00B445FE"/>
    <w:rsid w:val="00B44834"/>
    <w:rsid w:val="00B45877"/>
    <w:rsid w:val="00B46BD8"/>
    <w:rsid w:val="00B4741D"/>
    <w:rsid w:val="00B50A2F"/>
    <w:rsid w:val="00B51C75"/>
    <w:rsid w:val="00B527ED"/>
    <w:rsid w:val="00B55C4F"/>
    <w:rsid w:val="00B55F74"/>
    <w:rsid w:val="00B578D5"/>
    <w:rsid w:val="00B61AFB"/>
    <w:rsid w:val="00B63235"/>
    <w:rsid w:val="00B6410B"/>
    <w:rsid w:val="00B70047"/>
    <w:rsid w:val="00B706AE"/>
    <w:rsid w:val="00B73F55"/>
    <w:rsid w:val="00B7416A"/>
    <w:rsid w:val="00B7482A"/>
    <w:rsid w:val="00B7680B"/>
    <w:rsid w:val="00B76A4D"/>
    <w:rsid w:val="00B77539"/>
    <w:rsid w:val="00B80EC6"/>
    <w:rsid w:val="00B82565"/>
    <w:rsid w:val="00B82C27"/>
    <w:rsid w:val="00B843EF"/>
    <w:rsid w:val="00B8629D"/>
    <w:rsid w:val="00B877EF"/>
    <w:rsid w:val="00B87A2E"/>
    <w:rsid w:val="00B90F61"/>
    <w:rsid w:val="00B91378"/>
    <w:rsid w:val="00B91630"/>
    <w:rsid w:val="00B91A0E"/>
    <w:rsid w:val="00B9379B"/>
    <w:rsid w:val="00B94349"/>
    <w:rsid w:val="00B94870"/>
    <w:rsid w:val="00B94D19"/>
    <w:rsid w:val="00B94D90"/>
    <w:rsid w:val="00B9677B"/>
    <w:rsid w:val="00B96854"/>
    <w:rsid w:val="00B978E0"/>
    <w:rsid w:val="00B9790D"/>
    <w:rsid w:val="00BA4E94"/>
    <w:rsid w:val="00BA6B89"/>
    <w:rsid w:val="00BA7788"/>
    <w:rsid w:val="00BA7E41"/>
    <w:rsid w:val="00BB1157"/>
    <w:rsid w:val="00BB40D8"/>
    <w:rsid w:val="00BB7DF0"/>
    <w:rsid w:val="00BC005E"/>
    <w:rsid w:val="00BC03B0"/>
    <w:rsid w:val="00BC0963"/>
    <w:rsid w:val="00BC222A"/>
    <w:rsid w:val="00BC2729"/>
    <w:rsid w:val="00BC2A5F"/>
    <w:rsid w:val="00BC4DAD"/>
    <w:rsid w:val="00BC4F84"/>
    <w:rsid w:val="00BC50B1"/>
    <w:rsid w:val="00BC50EC"/>
    <w:rsid w:val="00BC5911"/>
    <w:rsid w:val="00BD09A6"/>
    <w:rsid w:val="00BD15F8"/>
    <w:rsid w:val="00BD1BBE"/>
    <w:rsid w:val="00BD3E89"/>
    <w:rsid w:val="00BD4D51"/>
    <w:rsid w:val="00BD512F"/>
    <w:rsid w:val="00BD5612"/>
    <w:rsid w:val="00BD5926"/>
    <w:rsid w:val="00BD5A4B"/>
    <w:rsid w:val="00BD5EBC"/>
    <w:rsid w:val="00BD6D30"/>
    <w:rsid w:val="00BD7B93"/>
    <w:rsid w:val="00BD7D4B"/>
    <w:rsid w:val="00BD7E2C"/>
    <w:rsid w:val="00BE178A"/>
    <w:rsid w:val="00BE2FEE"/>
    <w:rsid w:val="00BE40F8"/>
    <w:rsid w:val="00BE7B26"/>
    <w:rsid w:val="00BF002A"/>
    <w:rsid w:val="00BF09FE"/>
    <w:rsid w:val="00BF0CBB"/>
    <w:rsid w:val="00BF12FF"/>
    <w:rsid w:val="00BF288A"/>
    <w:rsid w:val="00BF2E06"/>
    <w:rsid w:val="00BF3B2E"/>
    <w:rsid w:val="00BF4ED4"/>
    <w:rsid w:val="00BF532F"/>
    <w:rsid w:val="00BF5444"/>
    <w:rsid w:val="00BF5487"/>
    <w:rsid w:val="00BF74A2"/>
    <w:rsid w:val="00BF7878"/>
    <w:rsid w:val="00C00121"/>
    <w:rsid w:val="00C0184E"/>
    <w:rsid w:val="00C02E43"/>
    <w:rsid w:val="00C037DF"/>
    <w:rsid w:val="00C03BF7"/>
    <w:rsid w:val="00C106FC"/>
    <w:rsid w:val="00C11F85"/>
    <w:rsid w:val="00C1256E"/>
    <w:rsid w:val="00C12E20"/>
    <w:rsid w:val="00C12ECD"/>
    <w:rsid w:val="00C13492"/>
    <w:rsid w:val="00C13CCD"/>
    <w:rsid w:val="00C15894"/>
    <w:rsid w:val="00C1679A"/>
    <w:rsid w:val="00C16CCF"/>
    <w:rsid w:val="00C17713"/>
    <w:rsid w:val="00C20AD2"/>
    <w:rsid w:val="00C21FB8"/>
    <w:rsid w:val="00C250E9"/>
    <w:rsid w:val="00C25AFC"/>
    <w:rsid w:val="00C25B96"/>
    <w:rsid w:val="00C27A18"/>
    <w:rsid w:val="00C31689"/>
    <w:rsid w:val="00C3197E"/>
    <w:rsid w:val="00C31D84"/>
    <w:rsid w:val="00C32579"/>
    <w:rsid w:val="00C32EBA"/>
    <w:rsid w:val="00C32F86"/>
    <w:rsid w:val="00C33C72"/>
    <w:rsid w:val="00C356B3"/>
    <w:rsid w:val="00C361B0"/>
    <w:rsid w:val="00C407BB"/>
    <w:rsid w:val="00C41075"/>
    <w:rsid w:val="00C42795"/>
    <w:rsid w:val="00C42D32"/>
    <w:rsid w:val="00C43253"/>
    <w:rsid w:val="00C44EF9"/>
    <w:rsid w:val="00C5028E"/>
    <w:rsid w:val="00C50E15"/>
    <w:rsid w:val="00C51BC5"/>
    <w:rsid w:val="00C52025"/>
    <w:rsid w:val="00C5240D"/>
    <w:rsid w:val="00C5266D"/>
    <w:rsid w:val="00C52C5B"/>
    <w:rsid w:val="00C531DA"/>
    <w:rsid w:val="00C54637"/>
    <w:rsid w:val="00C5515F"/>
    <w:rsid w:val="00C5585C"/>
    <w:rsid w:val="00C558D4"/>
    <w:rsid w:val="00C565A0"/>
    <w:rsid w:val="00C57D37"/>
    <w:rsid w:val="00C6061C"/>
    <w:rsid w:val="00C6083A"/>
    <w:rsid w:val="00C60C37"/>
    <w:rsid w:val="00C62077"/>
    <w:rsid w:val="00C6577D"/>
    <w:rsid w:val="00C6764C"/>
    <w:rsid w:val="00C67E40"/>
    <w:rsid w:val="00C70821"/>
    <w:rsid w:val="00C720BB"/>
    <w:rsid w:val="00C720F2"/>
    <w:rsid w:val="00C7526B"/>
    <w:rsid w:val="00C762A1"/>
    <w:rsid w:val="00C7760F"/>
    <w:rsid w:val="00C77964"/>
    <w:rsid w:val="00C810B9"/>
    <w:rsid w:val="00C82DFA"/>
    <w:rsid w:val="00C847AE"/>
    <w:rsid w:val="00C84BF8"/>
    <w:rsid w:val="00C85D57"/>
    <w:rsid w:val="00C8741E"/>
    <w:rsid w:val="00C87B60"/>
    <w:rsid w:val="00C87E58"/>
    <w:rsid w:val="00C912BC"/>
    <w:rsid w:val="00C936D9"/>
    <w:rsid w:val="00C943B6"/>
    <w:rsid w:val="00C94D48"/>
    <w:rsid w:val="00C94F6C"/>
    <w:rsid w:val="00C95ABC"/>
    <w:rsid w:val="00C961A1"/>
    <w:rsid w:val="00C962DB"/>
    <w:rsid w:val="00C9714C"/>
    <w:rsid w:val="00C97658"/>
    <w:rsid w:val="00CA016D"/>
    <w:rsid w:val="00CA14D9"/>
    <w:rsid w:val="00CA2C1B"/>
    <w:rsid w:val="00CA2C1E"/>
    <w:rsid w:val="00CA456C"/>
    <w:rsid w:val="00CA469B"/>
    <w:rsid w:val="00CA5039"/>
    <w:rsid w:val="00CA56AB"/>
    <w:rsid w:val="00CA6FCD"/>
    <w:rsid w:val="00CB01BB"/>
    <w:rsid w:val="00CB0295"/>
    <w:rsid w:val="00CB02FB"/>
    <w:rsid w:val="00CB041E"/>
    <w:rsid w:val="00CB1551"/>
    <w:rsid w:val="00CB1C47"/>
    <w:rsid w:val="00CB349F"/>
    <w:rsid w:val="00CB432B"/>
    <w:rsid w:val="00CB45C8"/>
    <w:rsid w:val="00CB4A54"/>
    <w:rsid w:val="00CB4C26"/>
    <w:rsid w:val="00CB4CAC"/>
    <w:rsid w:val="00CB6836"/>
    <w:rsid w:val="00CB69BA"/>
    <w:rsid w:val="00CB7CC7"/>
    <w:rsid w:val="00CC064F"/>
    <w:rsid w:val="00CC07FA"/>
    <w:rsid w:val="00CC0992"/>
    <w:rsid w:val="00CC0B0A"/>
    <w:rsid w:val="00CC0B10"/>
    <w:rsid w:val="00CC0CED"/>
    <w:rsid w:val="00CC2FE9"/>
    <w:rsid w:val="00CC418B"/>
    <w:rsid w:val="00CC4398"/>
    <w:rsid w:val="00CC5EA1"/>
    <w:rsid w:val="00CC6612"/>
    <w:rsid w:val="00CC6BC9"/>
    <w:rsid w:val="00CC739F"/>
    <w:rsid w:val="00CD407B"/>
    <w:rsid w:val="00CD4989"/>
    <w:rsid w:val="00CD563D"/>
    <w:rsid w:val="00CD6CCC"/>
    <w:rsid w:val="00CD73E2"/>
    <w:rsid w:val="00CD7A56"/>
    <w:rsid w:val="00CD7AC5"/>
    <w:rsid w:val="00CE00F6"/>
    <w:rsid w:val="00CE1185"/>
    <w:rsid w:val="00CE1544"/>
    <w:rsid w:val="00CE3505"/>
    <w:rsid w:val="00CE3909"/>
    <w:rsid w:val="00CE63BE"/>
    <w:rsid w:val="00CE6624"/>
    <w:rsid w:val="00CE74D1"/>
    <w:rsid w:val="00CF047F"/>
    <w:rsid w:val="00CF0839"/>
    <w:rsid w:val="00CF1666"/>
    <w:rsid w:val="00CF1CB5"/>
    <w:rsid w:val="00CF229C"/>
    <w:rsid w:val="00CF37A8"/>
    <w:rsid w:val="00CF43F9"/>
    <w:rsid w:val="00CF4FF2"/>
    <w:rsid w:val="00CF6026"/>
    <w:rsid w:val="00CF6686"/>
    <w:rsid w:val="00CF6823"/>
    <w:rsid w:val="00CF68A3"/>
    <w:rsid w:val="00CF6CB3"/>
    <w:rsid w:val="00CF7164"/>
    <w:rsid w:val="00CF76A0"/>
    <w:rsid w:val="00CF7E0D"/>
    <w:rsid w:val="00D004D5"/>
    <w:rsid w:val="00D008E3"/>
    <w:rsid w:val="00D011F9"/>
    <w:rsid w:val="00D02045"/>
    <w:rsid w:val="00D021DC"/>
    <w:rsid w:val="00D02F88"/>
    <w:rsid w:val="00D03199"/>
    <w:rsid w:val="00D03464"/>
    <w:rsid w:val="00D036DA"/>
    <w:rsid w:val="00D03BC8"/>
    <w:rsid w:val="00D03D3D"/>
    <w:rsid w:val="00D03F20"/>
    <w:rsid w:val="00D05904"/>
    <w:rsid w:val="00D104F6"/>
    <w:rsid w:val="00D12D25"/>
    <w:rsid w:val="00D16AE0"/>
    <w:rsid w:val="00D16EA9"/>
    <w:rsid w:val="00D1743F"/>
    <w:rsid w:val="00D179EA"/>
    <w:rsid w:val="00D17A0C"/>
    <w:rsid w:val="00D20C2D"/>
    <w:rsid w:val="00D2138C"/>
    <w:rsid w:val="00D22D79"/>
    <w:rsid w:val="00D248EA"/>
    <w:rsid w:val="00D25E98"/>
    <w:rsid w:val="00D27F93"/>
    <w:rsid w:val="00D31118"/>
    <w:rsid w:val="00D311B8"/>
    <w:rsid w:val="00D31A4D"/>
    <w:rsid w:val="00D31C0D"/>
    <w:rsid w:val="00D31F3E"/>
    <w:rsid w:val="00D3396F"/>
    <w:rsid w:val="00D342C3"/>
    <w:rsid w:val="00D34E2B"/>
    <w:rsid w:val="00D34FC1"/>
    <w:rsid w:val="00D35B56"/>
    <w:rsid w:val="00D36810"/>
    <w:rsid w:val="00D3761C"/>
    <w:rsid w:val="00D401D8"/>
    <w:rsid w:val="00D41D6D"/>
    <w:rsid w:val="00D4253E"/>
    <w:rsid w:val="00D42FAF"/>
    <w:rsid w:val="00D4577A"/>
    <w:rsid w:val="00D45975"/>
    <w:rsid w:val="00D46938"/>
    <w:rsid w:val="00D47048"/>
    <w:rsid w:val="00D477E0"/>
    <w:rsid w:val="00D50114"/>
    <w:rsid w:val="00D50551"/>
    <w:rsid w:val="00D5189B"/>
    <w:rsid w:val="00D525FE"/>
    <w:rsid w:val="00D53350"/>
    <w:rsid w:val="00D53F9C"/>
    <w:rsid w:val="00D55383"/>
    <w:rsid w:val="00D56DDD"/>
    <w:rsid w:val="00D5743E"/>
    <w:rsid w:val="00D57BA5"/>
    <w:rsid w:val="00D6012E"/>
    <w:rsid w:val="00D60D75"/>
    <w:rsid w:val="00D63904"/>
    <w:rsid w:val="00D63D09"/>
    <w:rsid w:val="00D63DD9"/>
    <w:rsid w:val="00D64324"/>
    <w:rsid w:val="00D6647D"/>
    <w:rsid w:val="00D6666E"/>
    <w:rsid w:val="00D67181"/>
    <w:rsid w:val="00D67E42"/>
    <w:rsid w:val="00D70CCF"/>
    <w:rsid w:val="00D71116"/>
    <w:rsid w:val="00D72403"/>
    <w:rsid w:val="00D73CCD"/>
    <w:rsid w:val="00D754BC"/>
    <w:rsid w:val="00D755C5"/>
    <w:rsid w:val="00D766EA"/>
    <w:rsid w:val="00D805C9"/>
    <w:rsid w:val="00D8096B"/>
    <w:rsid w:val="00D833AE"/>
    <w:rsid w:val="00D84808"/>
    <w:rsid w:val="00D858D0"/>
    <w:rsid w:val="00D85AD2"/>
    <w:rsid w:val="00D8736F"/>
    <w:rsid w:val="00D90A2D"/>
    <w:rsid w:val="00D93604"/>
    <w:rsid w:val="00D94269"/>
    <w:rsid w:val="00D96C5B"/>
    <w:rsid w:val="00DA09C0"/>
    <w:rsid w:val="00DA2E97"/>
    <w:rsid w:val="00DA3C8B"/>
    <w:rsid w:val="00DA587B"/>
    <w:rsid w:val="00DA5985"/>
    <w:rsid w:val="00DA6CF7"/>
    <w:rsid w:val="00DB0B1A"/>
    <w:rsid w:val="00DB18E6"/>
    <w:rsid w:val="00DB1A25"/>
    <w:rsid w:val="00DB3178"/>
    <w:rsid w:val="00DB353F"/>
    <w:rsid w:val="00DB4D39"/>
    <w:rsid w:val="00DB66F5"/>
    <w:rsid w:val="00DB7DDE"/>
    <w:rsid w:val="00DC2508"/>
    <w:rsid w:val="00DC25D9"/>
    <w:rsid w:val="00DC2D11"/>
    <w:rsid w:val="00DC3669"/>
    <w:rsid w:val="00DC4E4E"/>
    <w:rsid w:val="00DC717A"/>
    <w:rsid w:val="00DD0A1E"/>
    <w:rsid w:val="00DD2025"/>
    <w:rsid w:val="00DD20FC"/>
    <w:rsid w:val="00DD39BD"/>
    <w:rsid w:val="00DD41E1"/>
    <w:rsid w:val="00DD4D19"/>
    <w:rsid w:val="00DD4D3F"/>
    <w:rsid w:val="00DD5558"/>
    <w:rsid w:val="00DD63D2"/>
    <w:rsid w:val="00DD7965"/>
    <w:rsid w:val="00DD7A95"/>
    <w:rsid w:val="00DE093A"/>
    <w:rsid w:val="00DE2750"/>
    <w:rsid w:val="00DE4677"/>
    <w:rsid w:val="00DE68D7"/>
    <w:rsid w:val="00DE7861"/>
    <w:rsid w:val="00DF04AC"/>
    <w:rsid w:val="00DF09D2"/>
    <w:rsid w:val="00DF0CBB"/>
    <w:rsid w:val="00DF1501"/>
    <w:rsid w:val="00DF1935"/>
    <w:rsid w:val="00DF1F65"/>
    <w:rsid w:val="00DF278E"/>
    <w:rsid w:val="00DF3612"/>
    <w:rsid w:val="00DF4111"/>
    <w:rsid w:val="00DF42DF"/>
    <w:rsid w:val="00DF4394"/>
    <w:rsid w:val="00DF4912"/>
    <w:rsid w:val="00DF5921"/>
    <w:rsid w:val="00DF5E35"/>
    <w:rsid w:val="00DF6287"/>
    <w:rsid w:val="00DF65D7"/>
    <w:rsid w:val="00DF679A"/>
    <w:rsid w:val="00DF7DDC"/>
    <w:rsid w:val="00E0101B"/>
    <w:rsid w:val="00E0132D"/>
    <w:rsid w:val="00E0342E"/>
    <w:rsid w:val="00E05824"/>
    <w:rsid w:val="00E058F2"/>
    <w:rsid w:val="00E05913"/>
    <w:rsid w:val="00E07E5F"/>
    <w:rsid w:val="00E07E60"/>
    <w:rsid w:val="00E10B96"/>
    <w:rsid w:val="00E117AC"/>
    <w:rsid w:val="00E12037"/>
    <w:rsid w:val="00E123D1"/>
    <w:rsid w:val="00E12AA3"/>
    <w:rsid w:val="00E13363"/>
    <w:rsid w:val="00E13DEC"/>
    <w:rsid w:val="00E145B4"/>
    <w:rsid w:val="00E150F3"/>
    <w:rsid w:val="00E152D3"/>
    <w:rsid w:val="00E161DB"/>
    <w:rsid w:val="00E17346"/>
    <w:rsid w:val="00E1739F"/>
    <w:rsid w:val="00E20802"/>
    <w:rsid w:val="00E22A9C"/>
    <w:rsid w:val="00E23E85"/>
    <w:rsid w:val="00E247E9"/>
    <w:rsid w:val="00E26F0B"/>
    <w:rsid w:val="00E30DBB"/>
    <w:rsid w:val="00E3129D"/>
    <w:rsid w:val="00E32093"/>
    <w:rsid w:val="00E320B1"/>
    <w:rsid w:val="00E33FC8"/>
    <w:rsid w:val="00E340D8"/>
    <w:rsid w:val="00E3424D"/>
    <w:rsid w:val="00E35529"/>
    <w:rsid w:val="00E3629A"/>
    <w:rsid w:val="00E36A70"/>
    <w:rsid w:val="00E42B01"/>
    <w:rsid w:val="00E45732"/>
    <w:rsid w:val="00E4591E"/>
    <w:rsid w:val="00E459FC"/>
    <w:rsid w:val="00E45C42"/>
    <w:rsid w:val="00E4619C"/>
    <w:rsid w:val="00E4796F"/>
    <w:rsid w:val="00E513DA"/>
    <w:rsid w:val="00E52BB3"/>
    <w:rsid w:val="00E53923"/>
    <w:rsid w:val="00E53E8A"/>
    <w:rsid w:val="00E53F1A"/>
    <w:rsid w:val="00E541BB"/>
    <w:rsid w:val="00E54B40"/>
    <w:rsid w:val="00E54DC0"/>
    <w:rsid w:val="00E557C9"/>
    <w:rsid w:val="00E5728B"/>
    <w:rsid w:val="00E57346"/>
    <w:rsid w:val="00E57937"/>
    <w:rsid w:val="00E624AD"/>
    <w:rsid w:val="00E62B38"/>
    <w:rsid w:val="00E63A41"/>
    <w:rsid w:val="00E652F1"/>
    <w:rsid w:val="00E669DD"/>
    <w:rsid w:val="00E6757C"/>
    <w:rsid w:val="00E67585"/>
    <w:rsid w:val="00E6792D"/>
    <w:rsid w:val="00E679A6"/>
    <w:rsid w:val="00E70792"/>
    <w:rsid w:val="00E73740"/>
    <w:rsid w:val="00E73749"/>
    <w:rsid w:val="00E75220"/>
    <w:rsid w:val="00E753A1"/>
    <w:rsid w:val="00E75D01"/>
    <w:rsid w:val="00E76769"/>
    <w:rsid w:val="00E77D47"/>
    <w:rsid w:val="00E80342"/>
    <w:rsid w:val="00E80910"/>
    <w:rsid w:val="00E80ACC"/>
    <w:rsid w:val="00E80BDB"/>
    <w:rsid w:val="00E81B32"/>
    <w:rsid w:val="00E825B6"/>
    <w:rsid w:val="00E83ED7"/>
    <w:rsid w:val="00E83EE5"/>
    <w:rsid w:val="00E85170"/>
    <w:rsid w:val="00E85E0E"/>
    <w:rsid w:val="00E865BC"/>
    <w:rsid w:val="00E8671A"/>
    <w:rsid w:val="00E8687B"/>
    <w:rsid w:val="00E86F5E"/>
    <w:rsid w:val="00E87FE7"/>
    <w:rsid w:val="00E906D1"/>
    <w:rsid w:val="00E91776"/>
    <w:rsid w:val="00E92749"/>
    <w:rsid w:val="00E9277D"/>
    <w:rsid w:val="00E92926"/>
    <w:rsid w:val="00E96F72"/>
    <w:rsid w:val="00EA06D1"/>
    <w:rsid w:val="00EA08A2"/>
    <w:rsid w:val="00EA0B36"/>
    <w:rsid w:val="00EA1AF9"/>
    <w:rsid w:val="00EA5961"/>
    <w:rsid w:val="00EA61B3"/>
    <w:rsid w:val="00EA67A4"/>
    <w:rsid w:val="00EB1CC4"/>
    <w:rsid w:val="00EB2001"/>
    <w:rsid w:val="00EB2980"/>
    <w:rsid w:val="00EB2D0D"/>
    <w:rsid w:val="00EB428B"/>
    <w:rsid w:val="00EB5BCC"/>
    <w:rsid w:val="00EB5F8B"/>
    <w:rsid w:val="00EB5FC6"/>
    <w:rsid w:val="00EB721E"/>
    <w:rsid w:val="00EB7E48"/>
    <w:rsid w:val="00EC041D"/>
    <w:rsid w:val="00EC227D"/>
    <w:rsid w:val="00EC22E5"/>
    <w:rsid w:val="00EC2619"/>
    <w:rsid w:val="00EC43A3"/>
    <w:rsid w:val="00EC5128"/>
    <w:rsid w:val="00EC577E"/>
    <w:rsid w:val="00EC6205"/>
    <w:rsid w:val="00EC7624"/>
    <w:rsid w:val="00EC7F39"/>
    <w:rsid w:val="00ED0688"/>
    <w:rsid w:val="00ED0D9D"/>
    <w:rsid w:val="00ED201B"/>
    <w:rsid w:val="00ED2E1C"/>
    <w:rsid w:val="00ED3F79"/>
    <w:rsid w:val="00ED4F3F"/>
    <w:rsid w:val="00ED4FB4"/>
    <w:rsid w:val="00ED51A7"/>
    <w:rsid w:val="00ED6A61"/>
    <w:rsid w:val="00EE03FC"/>
    <w:rsid w:val="00EE1BD5"/>
    <w:rsid w:val="00EE1E0D"/>
    <w:rsid w:val="00EE2530"/>
    <w:rsid w:val="00EE279C"/>
    <w:rsid w:val="00EE500B"/>
    <w:rsid w:val="00EF11DF"/>
    <w:rsid w:val="00EF1E21"/>
    <w:rsid w:val="00EF5074"/>
    <w:rsid w:val="00EF5ADD"/>
    <w:rsid w:val="00EF78B3"/>
    <w:rsid w:val="00F02DA5"/>
    <w:rsid w:val="00F03743"/>
    <w:rsid w:val="00F04B7D"/>
    <w:rsid w:val="00F051EA"/>
    <w:rsid w:val="00F058DC"/>
    <w:rsid w:val="00F06952"/>
    <w:rsid w:val="00F103A1"/>
    <w:rsid w:val="00F10B63"/>
    <w:rsid w:val="00F10EC7"/>
    <w:rsid w:val="00F10F93"/>
    <w:rsid w:val="00F13154"/>
    <w:rsid w:val="00F131B9"/>
    <w:rsid w:val="00F14D24"/>
    <w:rsid w:val="00F15BC2"/>
    <w:rsid w:val="00F160EA"/>
    <w:rsid w:val="00F16A6D"/>
    <w:rsid w:val="00F16BE8"/>
    <w:rsid w:val="00F20310"/>
    <w:rsid w:val="00F2034C"/>
    <w:rsid w:val="00F20E2B"/>
    <w:rsid w:val="00F23F3F"/>
    <w:rsid w:val="00F23FBA"/>
    <w:rsid w:val="00F250D0"/>
    <w:rsid w:val="00F259E8"/>
    <w:rsid w:val="00F269A5"/>
    <w:rsid w:val="00F301B9"/>
    <w:rsid w:val="00F302B2"/>
    <w:rsid w:val="00F30AC4"/>
    <w:rsid w:val="00F31B96"/>
    <w:rsid w:val="00F31CBD"/>
    <w:rsid w:val="00F32895"/>
    <w:rsid w:val="00F32DC3"/>
    <w:rsid w:val="00F339B6"/>
    <w:rsid w:val="00F34569"/>
    <w:rsid w:val="00F346C1"/>
    <w:rsid w:val="00F357FB"/>
    <w:rsid w:val="00F35B28"/>
    <w:rsid w:val="00F35FD6"/>
    <w:rsid w:val="00F368B9"/>
    <w:rsid w:val="00F36ADA"/>
    <w:rsid w:val="00F37025"/>
    <w:rsid w:val="00F42171"/>
    <w:rsid w:val="00F43985"/>
    <w:rsid w:val="00F44201"/>
    <w:rsid w:val="00F4668B"/>
    <w:rsid w:val="00F4699D"/>
    <w:rsid w:val="00F47293"/>
    <w:rsid w:val="00F476A7"/>
    <w:rsid w:val="00F47863"/>
    <w:rsid w:val="00F5196D"/>
    <w:rsid w:val="00F530A0"/>
    <w:rsid w:val="00F545BE"/>
    <w:rsid w:val="00F558DA"/>
    <w:rsid w:val="00F56DC0"/>
    <w:rsid w:val="00F57221"/>
    <w:rsid w:val="00F57CE3"/>
    <w:rsid w:val="00F60E03"/>
    <w:rsid w:val="00F613A7"/>
    <w:rsid w:val="00F620A1"/>
    <w:rsid w:val="00F62189"/>
    <w:rsid w:val="00F64B09"/>
    <w:rsid w:val="00F65735"/>
    <w:rsid w:val="00F66D55"/>
    <w:rsid w:val="00F67604"/>
    <w:rsid w:val="00F67FAB"/>
    <w:rsid w:val="00F70239"/>
    <w:rsid w:val="00F71537"/>
    <w:rsid w:val="00F724F8"/>
    <w:rsid w:val="00F725A1"/>
    <w:rsid w:val="00F72885"/>
    <w:rsid w:val="00F77137"/>
    <w:rsid w:val="00F77A5E"/>
    <w:rsid w:val="00F807C9"/>
    <w:rsid w:val="00F80CCF"/>
    <w:rsid w:val="00F812E5"/>
    <w:rsid w:val="00F81785"/>
    <w:rsid w:val="00F81D86"/>
    <w:rsid w:val="00F81FD7"/>
    <w:rsid w:val="00F833E0"/>
    <w:rsid w:val="00F83C1C"/>
    <w:rsid w:val="00F842C0"/>
    <w:rsid w:val="00F84BFE"/>
    <w:rsid w:val="00F8586C"/>
    <w:rsid w:val="00F85A3E"/>
    <w:rsid w:val="00F86D4B"/>
    <w:rsid w:val="00F87C78"/>
    <w:rsid w:val="00F903B7"/>
    <w:rsid w:val="00F93AB8"/>
    <w:rsid w:val="00F93C15"/>
    <w:rsid w:val="00F93E4D"/>
    <w:rsid w:val="00F93F88"/>
    <w:rsid w:val="00F94CF0"/>
    <w:rsid w:val="00F95DFB"/>
    <w:rsid w:val="00F9606C"/>
    <w:rsid w:val="00F97ABF"/>
    <w:rsid w:val="00FA03A8"/>
    <w:rsid w:val="00FA0C24"/>
    <w:rsid w:val="00FA4F71"/>
    <w:rsid w:val="00FA5398"/>
    <w:rsid w:val="00FA5AFE"/>
    <w:rsid w:val="00FA61AD"/>
    <w:rsid w:val="00FA722C"/>
    <w:rsid w:val="00FA7C57"/>
    <w:rsid w:val="00FB0C54"/>
    <w:rsid w:val="00FB1487"/>
    <w:rsid w:val="00FB1CD7"/>
    <w:rsid w:val="00FB2445"/>
    <w:rsid w:val="00FB2D4C"/>
    <w:rsid w:val="00FB3575"/>
    <w:rsid w:val="00FB360C"/>
    <w:rsid w:val="00FB4C61"/>
    <w:rsid w:val="00FB5483"/>
    <w:rsid w:val="00FB66FA"/>
    <w:rsid w:val="00FB6CEC"/>
    <w:rsid w:val="00FB7395"/>
    <w:rsid w:val="00FB7627"/>
    <w:rsid w:val="00FC12E0"/>
    <w:rsid w:val="00FC19DA"/>
    <w:rsid w:val="00FC20D2"/>
    <w:rsid w:val="00FC24E6"/>
    <w:rsid w:val="00FC2DCA"/>
    <w:rsid w:val="00FC340C"/>
    <w:rsid w:val="00FC4522"/>
    <w:rsid w:val="00FC7E1B"/>
    <w:rsid w:val="00FD0F59"/>
    <w:rsid w:val="00FD10FC"/>
    <w:rsid w:val="00FD1896"/>
    <w:rsid w:val="00FD22FA"/>
    <w:rsid w:val="00FD4EBE"/>
    <w:rsid w:val="00FD5534"/>
    <w:rsid w:val="00FD67DC"/>
    <w:rsid w:val="00FD6EBC"/>
    <w:rsid w:val="00FD7E50"/>
    <w:rsid w:val="00FE11EC"/>
    <w:rsid w:val="00FE3026"/>
    <w:rsid w:val="00FE3B11"/>
    <w:rsid w:val="00FE3E95"/>
    <w:rsid w:val="00FE4207"/>
    <w:rsid w:val="00FE48FD"/>
    <w:rsid w:val="00FE494A"/>
    <w:rsid w:val="00FE6332"/>
    <w:rsid w:val="00FE6465"/>
    <w:rsid w:val="00FF014A"/>
    <w:rsid w:val="00FF2019"/>
    <w:rsid w:val="00FF2A2E"/>
    <w:rsid w:val="00FF308F"/>
    <w:rsid w:val="00FF4908"/>
    <w:rsid w:val="00FF6DE0"/>
    <w:rsid w:val="00FF6F91"/>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lsdException w:name="Title" w:semiHidden="0" w:uiPriority="10" w:unhideWhenUsed="0" w:qFormat="1"/>
    <w:lsdException w:name="Default Paragraph Font" w:uiPriority="1"/>
    <w:lsdException w:name="Subtitle" w:semiHidden="0" w:uiPriority="11" w:unhideWhenUsed="0"/>
    <w:lsdException w:name="Hyperlink" w:qFormat="1"/>
    <w:lsdException w:name="Strong" w:semiHidden="0" w:uiPriority="22" w:unhideWhenUsed="0"/>
    <w:lsdException w:name="Emphasis" w:semiHidden="0" w:uiPriority="20" w:unhideWhenUsed="0"/>
    <w:lsdException w:name="Normal (Web)" w:qFormat="1"/>
    <w:lsdException w:name="Table Grid" w:semiHidden="0" w:uiPriority="39" w:unhideWhenUsed="0" w:qFormat="1"/>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9DD"/>
    <w:rPr>
      <w:rFonts w:ascii="Times New Roman" w:hAnsi="Times New Roman" w:cs="Times New Roman"/>
      <w:sz w:val="24"/>
      <w:szCs w:val="24"/>
      <w:lang w:val="en-GB" w:eastAsia="en-GB"/>
    </w:rPr>
  </w:style>
  <w:style w:type="paragraph" w:styleId="Heading1">
    <w:name w:val="heading 1"/>
    <w:basedOn w:val="Normal"/>
    <w:next w:val="Normal"/>
    <w:link w:val="Heading1Char"/>
    <w:qFormat/>
    <w:rsid w:val="005D65ED"/>
    <w:pPr>
      <w:keepNext/>
      <w:keepLines/>
      <w:tabs>
        <w:tab w:val="left" w:pos="794"/>
        <w:tab w:val="left" w:pos="1191"/>
        <w:tab w:val="left" w:pos="1588"/>
        <w:tab w:val="left" w:pos="1985"/>
      </w:tabs>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qFormat/>
    <w:rsid w:val="005D65ED"/>
    <w:pPr>
      <w:spacing w:before="240"/>
      <w:outlineLvl w:val="1"/>
    </w:pPr>
  </w:style>
  <w:style w:type="paragraph" w:styleId="Heading3">
    <w:name w:val="heading 3"/>
    <w:basedOn w:val="Heading1"/>
    <w:next w:val="Normal"/>
    <w:link w:val="Heading3Char"/>
    <w:qFormat/>
    <w:rsid w:val="00646725"/>
    <w:pPr>
      <w:spacing w:before="160" w:after="120"/>
      <w:outlineLvl w:val="2"/>
    </w:pPr>
  </w:style>
  <w:style w:type="paragraph" w:styleId="Heading4">
    <w:name w:val="heading 4"/>
    <w:basedOn w:val="Heading3"/>
    <w:next w:val="Normal"/>
    <w:link w:val="Heading4Char"/>
    <w:qFormat/>
    <w:rsid w:val="005D65ED"/>
    <w:pPr>
      <w:tabs>
        <w:tab w:val="left" w:pos="1021"/>
      </w:tabs>
      <w:ind w:left="1021" w:hanging="1021"/>
      <w:outlineLvl w:val="3"/>
    </w:pPr>
  </w:style>
  <w:style w:type="paragraph" w:styleId="Heading5">
    <w:name w:val="heading 5"/>
    <w:basedOn w:val="Heading4"/>
    <w:next w:val="Normal"/>
    <w:link w:val="Heading5Char"/>
    <w:qFormat/>
    <w:rsid w:val="005D65ED"/>
    <w:pPr>
      <w:outlineLvl w:val="4"/>
    </w:pPr>
  </w:style>
  <w:style w:type="paragraph" w:styleId="Heading6">
    <w:name w:val="heading 6"/>
    <w:basedOn w:val="Heading4"/>
    <w:next w:val="Normal"/>
    <w:link w:val="Heading6Char"/>
    <w:qFormat/>
    <w:rsid w:val="005D65ED"/>
    <w:pPr>
      <w:ind w:left="1588" w:hanging="1588"/>
      <w:outlineLvl w:val="5"/>
    </w:pPr>
  </w:style>
  <w:style w:type="paragraph" w:styleId="Heading7">
    <w:name w:val="heading 7"/>
    <w:basedOn w:val="Heading6"/>
    <w:next w:val="Normal"/>
    <w:link w:val="Heading7Char"/>
    <w:qFormat/>
    <w:rsid w:val="005D65ED"/>
    <w:pPr>
      <w:outlineLvl w:val="6"/>
    </w:pPr>
  </w:style>
  <w:style w:type="paragraph" w:styleId="Heading8">
    <w:name w:val="heading 8"/>
    <w:basedOn w:val="Heading6"/>
    <w:next w:val="Normal"/>
    <w:link w:val="Heading8Char"/>
    <w:qFormat/>
    <w:rsid w:val="005D65ED"/>
    <w:pPr>
      <w:outlineLvl w:val="7"/>
    </w:pPr>
  </w:style>
  <w:style w:type="paragraph" w:styleId="Heading9">
    <w:name w:val="heading 9"/>
    <w:basedOn w:val="Heading6"/>
    <w:next w:val="Normal"/>
    <w:link w:val="Heading9Char"/>
    <w:qFormat/>
    <w:rsid w:val="005D65E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5D65ED"/>
    <w:rPr>
      <w:rFonts w:ascii="Times New Roman" w:hAnsi="Times New Roman"/>
      <w:color w:val="808080"/>
    </w:rPr>
  </w:style>
  <w:style w:type="character" w:customStyle="1" w:styleId="DocnumberChar">
    <w:name w:val="Docnumber Char"/>
    <w:link w:val="Docnumber"/>
    <w:qFormat/>
    <w:rsid w:val="005D65ED"/>
    <w:rPr>
      <w:rFonts w:ascii="Times New Roman" w:eastAsia="SimSun" w:hAnsi="Times New Roman" w:cs="Times New Roman"/>
      <w:b/>
      <w:sz w:val="32"/>
      <w:szCs w:val="20"/>
      <w:lang w:val="en-GB" w:eastAsia="en-US"/>
    </w:rPr>
  </w:style>
  <w:style w:type="character" w:customStyle="1" w:styleId="InternetLink">
    <w:name w:val="Internet Link"/>
    <w:basedOn w:val="DefaultParagraphFont"/>
    <w:rsid w:val="005D65ED"/>
    <w:rPr>
      <w:rFonts w:asciiTheme="majorBidi" w:hAnsiTheme="majorBidi"/>
      <w:color w:val="0000FF"/>
      <w:u w:val="single"/>
    </w:rPr>
  </w:style>
  <w:style w:type="character" w:customStyle="1" w:styleId="Heading1Char">
    <w:name w:val="Heading 1 Char"/>
    <w:basedOn w:val="DefaultParagraphFont"/>
    <w:link w:val="Heading1"/>
    <w:qFormat/>
    <w:rsid w:val="005D65ED"/>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qFormat/>
    <w:rsid w:val="005D65ED"/>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qFormat/>
    <w:rsid w:val="00646725"/>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sid w:val="005D65ED"/>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qFormat/>
    <w:rsid w:val="005D65ED"/>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qFormat/>
    <w:rsid w:val="005D65ED"/>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sid w:val="005D65ED"/>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sid w:val="005D65ED"/>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sid w:val="005D65ED"/>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sid w:val="005D65ED"/>
    <w:rPr>
      <w:rFonts w:ascii="Times New Roman" w:hAnsi="Times New Roman" w:cs="Times New Roman"/>
      <w:sz w:val="20"/>
      <w:szCs w:val="20"/>
      <w:lang w:val="en-GB" w:eastAsia="ja-JP"/>
    </w:rPr>
  </w:style>
  <w:style w:type="character" w:customStyle="1" w:styleId="FooterChar">
    <w:name w:val="Footer Char"/>
    <w:basedOn w:val="DefaultParagraphFont"/>
    <w:link w:val="Footer"/>
    <w:uiPriority w:val="99"/>
    <w:qFormat/>
    <w:rsid w:val="005D65ED"/>
    <w:rPr>
      <w:rFonts w:ascii="Times New Roman" w:hAnsi="Times New Roman" w:cs="Times New Roman"/>
      <w:sz w:val="20"/>
      <w:szCs w:val="24"/>
      <w:lang w:val="en-GB" w:eastAsia="ja-JP"/>
    </w:rPr>
  </w:style>
  <w:style w:type="character" w:styleId="Emphasis">
    <w:name w:val="Emphasis"/>
    <w:basedOn w:val="DefaultParagraphFont"/>
    <w:uiPriority w:val="20"/>
    <w:qFormat/>
    <w:rsid w:val="005D65ED"/>
    <w:rPr>
      <w:i/>
      <w:iCs/>
    </w:rPr>
  </w:style>
  <w:style w:type="character" w:customStyle="1" w:styleId="QuoteChar">
    <w:name w:val="Quote Char"/>
    <w:basedOn w:val="DefaultParagraphFont"/>
    <w:link w:val="Quote"/>
    <w:uiPriority w:val="29"/>
    <w:qFormat/>
    <w:rsid w:val="005D65ED"/>
    <w:rPr>
      <w:rFonts w:ascii="Times New Roman" w:hAnsi="Times New Roman" w:cs="Times New Roman"/>
      <w:i/>
      <w:iCs/>
      <w:color w:val="404040" w:themeColor="text1" w:themeTint="BF"/>
      <w:sz w:val="24"/>
      <w:szCs w:val="24"/>
      <w:lang w:val="en-GB" w:eastAsia="ja-JP"/>
    </w:rPr>
  </w:style>
  <w:style w:type="character" w:customStyle="1" w:styleId="BalloonTextChar">
    <w:name w:val="Balloon Text Char"/>
    <w:basedOn w:val="DefaultParagraphFont"/>
    <w:link w:val="BalloonText"/>
    <w:uiPriority w:val="99"/>
    <w:semiHidden/>
    <w:qFormat/>
    <w:rsid w:val="006A7C27"/>
    <w:rPr>
      <w:rFonts w:ascii="Segoe UI" w:hAnsi="Segoe UI" w:cs="Segoe UI"/>
      <w:sz w:val="18"/>
      <w:szCs w:val="18"/>
      <w:lang w:val="en-GB" w:eastAsia="ja-JP"/>
    </w:rPr>
  </w:style>
  <w:style w:type="character" w:customStyle="1" w:styleId="NumberingSymbols">
    <w:name w:val="Numbering Symbols"/>
    <w:qFormat/>
    <w:rsid w:val="005475DC"/>
  </w:style>
  <w:style w:type="paragraph" w:customStyle="1" w:styleId="Heading">
    <w:name w:val="Heading"/>
    <w:basedOn w:val="Normal"/>
    <w:next w:val="BodyText"/>
    <w:qFormat/>
    <w:rsid w:val="005475DC"/>
    <w:pPr>
      <w:keepNext/>
      <w:spacing w:before="240" w:after="120"/>
    </w:pPr>
    <w:rPr>
      <w:rFonts w:ascii="Liberation Sans" w:eastAsia="Noto Sans CJK SC Regular" w:hAnsi="Liberation Sans" w:cs="FreeSans"/>
      <w:sz w:val="28"/>
      <w:szCs w:val="28"/>
      <w:lang w:eastAsia="ja-JP"/>
    </w:rPr>
  </w:style>
  <w:style w:type="paragraph" w:styleId="BodyText">
    <w:name w:val="Body Text"/>
    <w:basedOn w:val="Normal"/>
    <w:rsid w:val="005475DC"/>
    <w:pPr>
      <w:spacing w:after="140" w:line="288" w:lineRule="auto"/>
    </w:pPr>
    <w:rPr>
      <w:lang w:eastAsia="ja-JP"/>
    </w:rPr>
  </w:style>
  <w:style w:type="paragraph" w:styleId="List">
    <w:name w:val="List"/>
    <w:basedOn w:val="BodyText"/>
    <w:rsid w:val="005475DC"/>
    <w:rPr>
      <w:rFonts w:cs="FreeSans"/>
    </w:rPr>
  </w:style>
  <w:style w:type="paragraph" w:styleId="Caption">
    <w:name w:val="caption"/>
    <w:basedOn w:val="Normal"/>
    <w:next w:val="Normal"/>
    <w:uiPriority w:val="35"/>
    <w:unhideWhenUsed/>
    <w:qFormat/>
    <w:rsid w:val="005D65ED"/>
    <w:pPr>
      <w:spacing w:after="200"/>
    </w:pPr>
    <w:rPr>
      <w:i/>
      <w:iCs/>
      <w:color w:val="44546A" w:themeColor="text2"/>
      <w:sz w:val="18"/>
      <w:szCs w:val="18"/>
      <w:lang w:eastAsia="ja-JP"/>
    </w:rPr>
  </w:style>
  <w:style w:type="paragraph" w:customStyle="1" w:styleId="Index">
    <w:name w:val="Index"/>
    <w:basedOn w:val="Normal"/>
    <w:qFormat/>
    <w:rsid w:val="005475DC"/>
    <w:pPr>
      <w:suppressLineNumbers/>
      <w:spacing w:before="120"/>
    </w:pPr>
    <w:rPr>
      <w:rFonts w:cs="FreeSans"/>
      <w:lang w:eastAsia="ja-JP"/>
    </w:rPr>
  </w:style>
  <w:style w:type="paragraph" w:customStyle="1" w:styleId="Docnumber">
    <w:name w:val="Docnumber"/>
    <w:basedOn w:val="Normal"/>
    <w:link w:val="DocnumberChar"/>
    <w:qFormat/>
    <w:rsid w:val="005D65ED"/>
    <w:pPr>
      <w:tabs>
        <w:tab w:val="left" w:pos="794"/>
        <w:tab w:val="left" w:pos="1191"/>
        <w:tab w:val="left" w:pos="1588"/>
        <w:tab w:val="left" w:pos="1985"/>
      </w:tabs>
      <w:spacing w:before="120"/>
      <w:jc w:val="right"/>
      <w:textAlignment w:val="baseline"/>
    </w:pPr>
    <w:rPr>
      <w:rFonts w:eastAsia="SimSun"/>
      <w:b/>
      <w:sz w:val="32"/>
      <w:szCs w:val="20"/>
      <w:lang w:eastAsia="en-US"/>
    </w:rPr>
  </w:style>
  <w:style w:type="paragraph" w:customStyle="1" w:styleId="AnnexNotitle">
    <w:name w:val="Annex_No &amp; title"/>
    <w:basedOn w:val="Normal"/>
    <w:next w:val="Normal"/>
    <w:link w:val="AnnexNotitleChar"/>
    <w:qFormat/>
    <w:rsid w:val="005D65ED"/>
    <w:pPr>
      <w:keepNext/>
      <w:keepLines/>
      <w:tabs>
        <w:tab w:val="left" w:pos="794"/>
        <w:tab w:val="left" w:pos="1191"/>
        <w:tab w:val="left" w:pos="1588"/>
        <w:tab w:val="left" w:pos="1985"/>
      </w:tabs>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qFormat/>
    <w:rsid w:val="005D65ED"/>
  </w:style>
  <w:style w:type="paragraph" w:customStyle="1" w:styleId="CorrectionSeparatorBegin">
    <w:name w:val="Correction Separator Begin"/>
    <w:basedOn w:val="Normal"/>
    <w:qFormat/>
    <w:rsid w:val="005D65ED"/>
    <w:pPr>
      <w:keepNext/>
      <w:pBdr>
        <w:bottom w:val="single" w:sz="12" w:space="1" w:color="00000A"/>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rsid w:val="005D65ED"/>
    <w:pPr>
      <w:pBdr>
        <w:top w:val="single" w:sz="12" w:space="1" w:color="00000A"/>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rsid w:val="005D65ED"/>
    <w:pPr>
      <w:keepNext/>
      <w:keepLines/>
      <w:tabs>
        <w:tab w:val="left" w:pos="794"/>
        <w:tab w:val="left" w:pos="1191"/>
        <w:tab w:val="left" w:pos="1588"/>
        <w:tab w:val="left" w:pos="1985"/>
      </w:tabs>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5D65ED"/>
    <w:pPr>
      <w:keepLines/>
      <w:tabs>
        <w:tab w:val="left" w:pos="794"/>
        <w:tab w:val="left" w:pos="1191"/>
        <w:tab w:val="left" w:pos="1588"/>
        <w:tab w:val="left" w:pos="1985"/>
      </w:tabs>
      <w:spacing w:before="240" w:after="120"/>
      <w:jc w:val="center"/>
      <w:textAlignment w:val="baseline"/>
    </w:pPr>
    <w:rPr>
      <w:b/>
      <w:szCs w:val="20"/>
      <w:lang w:eastAsia="ja-JP"/>
    </w:rPr>
  </w:style>
  <w:style w:type="paragraph" w:customStyle="1" w:styleId="Formal">
    <w:name w:val="Formal"/>
    <w:basedOn w:val="Normal"/>
    <w:qFormat/>
    <w:rsid w:val="005D65ED"/>
    <w:pPr>
      <w:tabs>
        <w:tab w:val="left" w:pos="567"/>
        <w:tab w:val="left" w:pos="1134"/>
        <w:tab w:val="left" w:pos="1701"/>
        <w:tab w:val="left" w:pos="2268"/>
        <w:tab w:val="left" w:pos="2835"/>
        <w:tab w:val="left" w:pos="3402"/>
        <w:tab w:val="left" w:pos="3969"/>
        <w:tab w:val="left" w:pos="4536"/>
        <w:tab w:val="left" w:pos="5103"/>
        <w:tab w:val="left" w:pos="5670"/>
      </w:tabs>
    </w:pPr>
    <w:rPr>
      <w:rFonts w:ascii="Courier New" w:eastAsia="SimSun" w:hAnsi="Courier New"/>
      <w:sz w:val="20"/>
      <w:szCs w:val="20"/>
      <w:lang w:val="en-US" w:eastAsia="en-US"/>
    </w:rPr>
  </w:style>
  <w:style w:type="paragraph" w:customStyle="1" w:styleId="Headingb">
    <w:name w:val="Heading_b"/>
    <w:basedOn w:val="Normal"/>
    <w:next w:val="Normal"/>
    <w:qFormat/>
    <w:rsid w:val="005D65ED"/>
    <w:pPr>
      <w:keepNext/>
      <w:tabs>
        <w:tab w:val="left" w:pos="794"/>
        <w:tab w:val="left" w:pos="1191"/>
        <w:tab w:val="left" w:pos="1588"/>
        <w:tab w:val="left" w:pos="1985"/>
      </w:tabs>
      <w:spacing w:before="160"/>
      <w:textAlignment w:val="baseline"/>
    </w:pPr>
    <w:rPr>
      <w:rFonts w:eastAsia="Times New Roman"/>
      <w:b/>
      <w:szCs w:val="20"/>
      <w:lang w:eastAsia="en-US"/>
    </w:rPr>
  </w:style>
  <w:style w:type="paragraph" w:customStyle="1" w:styleId="Headingi">
    <w:name w:val="Heading_i"/>
    <w:basedOn w:val="Normal"/>
    <w:next w:val="Normal"/>
    <w:qFormat/>
    <w:rsid w:val="005D65ED"/>
    <w:pPr>
      <w:keepNext/>
      <w:tabs>
        <w:tab w:val="left" w:pos="794"/>
        <w:tab w:val="left" w:pos="1191"/>
        <w:tab w:val="left" w:pos="1588"/>
        <w:tab w:val="left" w:pos="1985"/>
      </w:tabs>
      <w:spacing w:before="160"/>
      <w:textAlignment w:val="baseline"/>
    </w:pPr>
    <w:rPr>
      <w:rFonts w:eastAsia="Times New Roman"/>
      <w:i/>
      <w:szCs w:val="20"/>
      <w:lang w:eastAsia="en-US"/>
    </w:rPr>
  </w:style>
  <w:style w:type="paragraph" w:customStyle="1" w:styleId="Headingib">
    <w:name w:val="Heading_ib"/>
    <w:basedOn w:val="Headingi"/>
    <w:next w:val="Normal"/>
    <w:qFormat/>
    <w:rsid w:val="005D65ED"/>
    <w:rPr>
      <w:rFonts w:eastAsiaTheme="minorEastAsia"/>
      <w:b/>
      <w:bCs/>
      <w:lang w:eastAsia="ja-JP"/>
    </w:rPr>
  </w:style>
  <w:style w:type="paragraph" w:customStyle="1" w:styleId="Normalbeforetable">
    <w:name w:val="Normal before table"/>
    <w:basedOn w:val="Normal"/>
    <w:qFormat/>
    <w:rsid w:val="005D65ED"/>
    <w:pPr>
      <w:keepNext/>
      <w:spacing w:before="120" w:after="120"/>
    </w:pPr>
    <w:rPr>
      <w:rFonts w:eastAsia="????"/>
      <w:lang w:eastAsia="en-US"/>
    </w:rPr>
  </w:style>
  <w:style w:type="paragraph" w:customStyle="1" w:styleId="RecNo">
    <w:name w:val="Rec_No"/>
    <w:basedOn w:val="Normal"/>
    <w:next w:val="Normal"/>
    <w:qFormat/>
    <w:rsid w:val="005D65ED"/>
    <w:pPr>
      <w:keepNext/>
      <w:keepLines/>
      <w:tabs>
        <w:tab w:val="left" w:pos="794"/>
        <w:tab w:val="left" w:pos="1191"/>
        <w:tab w:val="left" w:pos="1588"/>
        <w:tab w:val="left" w:pos="1985"/>
      </w:tabs>
      <w:textAlignment w:val="baseline"/>
    </w:pPr>
    <w:rPr>
      <w:b/>
      <w:sz w:val="28"/>
      <w:szCs w:val="20"/>
      <w:lang w:eastAsia="ja-JP"/>
    </w:rPr>
  </w:style>
  <w:style w:type="paragraph" w:customStyle="1" w:styleId="Rectitle">
    <w:name w:val="Rec_title"/>
    <w:basedOn w:val="Normal"/>
    <w:next w:val="Normal"/>
    <w:qFormat/>
    <w:rsid w:val="005D65ED"/>
    <w:pPr>
      <w:keepNext/>
      <w:keepLines/>
      <w:tabs>
        <w:tab w:val="left" w:pos="794"/>
        <w:tab w:val="left" w:pos="1191"/>
        <w:tab w:val="left" w:pos="1588"/>
        <w:tab w:val="left" w:pos="1985"/>
      </w:tabs>
      <w:spacing w:before="360"/>
      <w:jc w:val="center"/>
      <w:textAlignment w:val="baseline"/>
    </w:pPr>
    <w:rPr>
      <w:b/>
      <w:sz w:val="28"/>
      <w:szCs w:val="20"/>
      <w:lang w:eastAsia="ja-JP"/>
    </w:rPr>
  </w:style>
  <w:style w:type="paragraph" w:customStyle="1" w:styleId="Reftext">
    <w:name w:val="Ref_text"/>
    <w:basedOn w:val="Normal"/>
    <w:qFormat/>
    <w:rsid w:val="005D65ED"/>
    <w:pPr>
      <w:spacing w:before="120"/>
      <w:ind w:left="2268" w:hanging="2268"/>
      <w:textAlignment w:val="baseline"/>
    </w:pPr>
    <w:rPr>
      <w:rFonts w:eastAsia="Times New Roman"/>
      <w:szCs w:val="20"/>
      <w:lang w:eastAsia="en-US"/>
    </w:rPr>
  </w:style>
  <w:style w:type="paragraph" w:customStyle="1" w:styleId="Tablehead">
    <w:name w:val="Table_head"/>
    <w:basedOn w:val="Normal"/>
    <w:next w:val="Normal"/>
    <w:qFormat/>
    <w:rsid w:val="005D65ED"/>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120"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5D65ED"/>
    <w:pPr>
      <w:keepNext/>
      <w:keepLines/>
      <w:tabs>
        <w:tab w:val="left" w:pos="794"/>
        <w:tab w:val="left" w:pos="1191"/>
        <w:tab w:val="left" w:pos="1588"/>
        <w:tab w:val="left" w:pos="1985"/>
      </w:tabs>
      <w:spacing w:before="360" w:after="120"/>
      <w:jc w:val="center"/>
      <w:textAlignment w:val="baseline"/>
    </w:pPr>
    <w:rPr>
      <w:b/>
      <w:szCs w:val="20"/>
      <w:lang w:eastAsia="ja-JP"/>
    </w:rPr>
  </w:style>
  <w:style w:type="paragraph" w:customStyle="1" w:styleId="Tabletext">
    <w:name w:val="Table_text"/>
    <w:basedOn w:val="Normal"/>
    <w:link w:val="TabletextChar"/>
    <w:uiPriority w:val="99"/>
    <w:qFormat/>
    <w:rsid w:val="005D65ED"/>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qFormat/>
    <w:rsid w:val="005D65ED"/>
    <w:pPr>
      <w:tabs>
        <w:tab w:val="right" w:leader="dot" w:pos="9639"/>
      </w:tabs>
      <w:spacing w:before="120"/>
    </w:pPr>
    <w:rPr>
      <w:rFonts w:eastAsia="MS Mincho"/>
      <w:lang w:eastAsia="ja-JP"/>
    </w:rPr>
  </w:style>
  <w:style w:type="paragraph" w:styleId="TOC1">
    <w:name w:val="toc 1"/>
    <w:basedOn w:val="Normal"/>
    <w:uiPriority w:val="39"/>
    <w:rsid w:val="005D65ED"/>
    <w:pPr>
      <w:spacing w:before="120"/>
    </w:pPr>
    <w:rPr>
      <w:rFonts w:asciiTheme="minorHAnsi" w:hAnsiTheme="minorHAnsi"/>
      <w:b/>
      <w:bCs/>
    </w:rPr>
  </w:style>
  <w:style w:type="paragraph" w:styleId="TOC2">
    <w:name w:val="toc 2"/>
    <w:basedOn w:val="TOC1"/>
    <w:uiPriority w:val="39"/>
    <w:rsid w:val="005D65ED"/>
    <w:pPr>
      <w:spacing w:before="0"/>
      <w:ind w:left="240"/>
    </w:pPr>
    <w:rPr>
      <w:sz w:val="22"/>
      <w:szCs w:val="22"/>
    </w:rPr>
  </w:style>
  <w:style w:type="paragraph" w:styleId="TOC3">
    <w:name w:val="toc 3"/>
    <w:basedOn w:val="TOC2"/>
    <w:uiPriority w:val="39"/>
    <w:rsid w:val="005D65ED"/>
    <w:pPr>
      <w:ind w:left="480"/>
    </w:pPr>
    <w:rPr>
      <w:b w:val="0"/>
      <w:bCs w:val="0"/>
    </w:rPr>
  </w:style>
  <w:style w:type="paragraph" w:styleId="Header">
    <w:name w:val="header"/>
    <w:basedOn w:val="Normal"/>
    <w:link w:val="HeaderChar"/>
    <w:unhideWhenUsed/>
    <w:rsid w:val="005D65ED"/>
    <w:pPr>
      <w:tabs>
        <w:tab w:val="center" w:pos="4680"/>
        <w:tab w:val="right" w:pos="9360"/>
      </w:tabs>
      <w:jc w:val="center"/>
    </w:pPr>
    <w:rPr>
      <w:sz w:val="20"/>
      <w:szCs w:val="20"/>
      <w:lang w:eastAsia="ja-JP"/>
    </w:rPr>
  </w:style>
  <w:style w:type="paragraph" w:styleId="Footer">
    <w:name w:val="footer"/>
    <w:basedOn w:val="Normal"/>
    <w:link w:val="FooterChar"/>
    <w:uiPriority w:val="99"/>
    <w:unhideWhenUsed/>
    <w:rsid w:val="005D65ED"/>
    <w:pPr>
      <w:tabs>
        <w:tab w:val="center" w:pos="4680"/>
        <w:tab w:val="right" w:pos="9360"/>
      </w:tabs>
    </w:pPr>
    <w:rPr>
      <w:sz w:val="20"/>
      <w:lang w:eastAsia="ja-JP"/>
    </w:rPr>
  </w:style>
  <w:style w:type="paragraph" w:styleId="Quote">
    <w:name w:val="Quote"/>
    <w:basedOn w:val="Normal"/>
    <w:next w:val="Normal"/>
    <w:link w:val="QuoteChar"/>
    <w:uiPriority w:val="29"/>
    <w:qFormat/>
    <w:rsid w:val="005D65ED"/>
    <w:pPr>
      <w:spacing w:before="200" w:after="160"/>
      <w:ind w:left="864" w:right="864"/>
      <w:jc w:val="center"/>
    </w:pPr>
    <w:rPr>
      <w:i/>
      <w:iCs/>
      <w:color w:val="404040" w:themeColor="text1" w:themeTint="BF"/>
      <w:lang w:eastAsia="ja-JP"/>
    </w:rPr>
  </w:style>
  <w:style w:type="paragraph" w:styleId="BalloonText">
    <w:name w:val="Balloon Text"/>
    <w:basedOn w:val="Normal"/>
    <w:link w:val="BalloonTextChar"/>
    <w:uiPriority w:val="99"/>
    <w:semiHidden/>
    <w:unhideWhenUsed/>
    <w:qFormat/>
    <w:rsid w:val="006A7C27"/>
    <w:rPr>
      <w:rFonts w:ascii="Segoe UI" w:hAnsi="Segoe UI" w:cs="Segoe UI"/>
      <w:sz w:val="18"/>
      <w:szCs w:val="18"/>
      <w:lang w:eastAsia="ja-JP"/>
    </w:rPr>
  </w:style>
  <w:style w:type="paragraph" w:customStyle="1" w:styleId="enumlev1">
    <w:name w:val="enumlev1"/>
    <w:basedOn w:val="Normal"/>
    <w:qFormat/>
    <w:rsid w:val="005D65ED"/>
    <w:pPr>
      <w:tabs>
        <w:tab w:val="left" w:pos="794"/>
        <w:tab w:val="left" w:pos="1191"/>
        <w:tab w:val="left" w:pos="1588"/>
        <w:tab w:val="left" w:pos="1985"/>
      </w:tabs>
      <w:spacing w:before="80"/>
      <w:ind w:left="794" w:hanging="794"/>
      <w:textAlignment w:val="baseline"/>
    </w:pPr>
    <w:rPr>
      <w:rFonts w:eastAsia="Times New Roman"/>
      <w:szCs w:val="20"/>
      <w:lang w:eastAsia="en-US"/>
    </w:rPr>
  </w:style>
  <w:style w:type="paragraph" w:customStyle="1" w:styleId="enumlev2">
    <w:name w:val="enumlev2"/>
    <w:basedOn w:val="enumlev1"/>
    <w:qFormat/>
    <w:rsid w:val="005D65ED"/>
    <w:pPr>
      <w:ind w:left="1191" w:hanging="397"/>
    </w:pPr>
  </w:style>
  <w:style w:type="paragraph" w:customStyle="1" w:styleId="enumlev3">
    <w:name w:val="enumlev3"/>
    <w:basedOn w:val="enumlev2"/>
    <w:qFormat/>
    <w:rsid w:val="005D65ED"/>
    <w:pPr>
      <w:ind w:left="1588"/>
    </w:pPr>
  </w:style>
  <w:style w:type="paragraph" w:styleId="ListParagraph">
    <w:name w:val="List Paragraph"/>
    <w:basedOn w:val="Normal"/>
    <w:link w:val="ListParagraphChar"/>
    <w:uiPriority w:val="34"/>
    <w:qFormat/>
    <w:rsid w:val="00E2516E"/>
    <w:pPr>
      <w:spacing w:before="120"/>
      <w:ind w:left="720"/>
      <w:contextualSpacing/>
    </w:pPr>
    <w:rPr>
      <w:lang w:eastAsia="ja-JP"/>
    </w:rPr>
  </w:style>
  <w:style w:type="paragraph" w:styleId="NormalWeb">
    <w:name w:val="Normal (Web)"/>
    <w:basedOn w:val="Normal"/>
    <w:uiPriority w:val="99"/>
    <w:unhideWhenUsed/>
    <w:qFormat/>
    <w:rsid w:val="00340328"/>
    <w:pPr>
      <w:spacing w:before="120" w:beforeAutospacing="1" w:afterAutospacing="1"/>
    </w:pPr>
    <w:rPr>
      <w:rFonts w:eastAsia="Times New Roman"/>
      <w:lang w:val="en-US" w:eastAsia="en-US"/>
    </w:rPr>
  </w:style>
  <w:style w:type="paragraph" w:customStyle="1" w:styleId="Standard">
    <w:name w:val="Standard"/>
    <w:qFormat/>
    <w:rsid w:val="005475DC"/>
    <w:pPr>
      <w:spacing w:before="120"/>
    </w:pPr>
    <w:rPr>
      <w:rFonts w:ascii="Times New Roman" w:eastAsia="Times New Roman" w:hAnsi="Times New Roman" w:cs="Times New Roman"/>
      <w:color w:val="00000A"/>
      <w:sz w:val="24"/>
      <w:szCs w:val="24"/>
      <w:lang w:val="en-GB" w:eastAsia="ja-JP"/>
    </w:rPr>
  </w:style>
  <w:style w:type="table" w:styleId="TableGrid">
    <w:name w:val="Table Grid"/>
    <w:basedOn w:val="TableNormal"/>
    <w:uiPriority w:val="39"/>
    <w:qFormat/>
    <w:rsid w:val="00B874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B17477"/>
    <w:rPr>
      <w:rFonts w:ascii="Times New Roman" w:hAnsi="Times New Roman" w:cs="Times New Roman"/>
      <w:sz w:val="24"/>
      <w:szCs w:val="24"/>
      <w:lang w:val="en-GB" w:eastAsia="en-GB"/>
    </w:rPr>
  </w:style>
  <w:style w:type="paragraph" w:styleId="TOCHeading">
    <w:name w:val="TOC Heading"/>
    <w:basedOn w:val="Heading1"/>
    <w:next w:val="Normal"/>
    <w:uiPriority w:val="39"/>
    <w:unhideWhenUsed/>
    <w:qFormat/>
    <w:rsid w:val="007E359B"/>
    <w:pPr>
      <w:tabs>
        <w:tab w:val="clear" w:pos="794"/>
        <w:tab w:val="clear" w:pos="1191"/>
        <w:tab w:val="clear" w:pos="1588"/>
        <w:tab w:val="clear" w:pos="1985"/>
      </w:tabs>
      <w:spacing w:before="480" w:line="276" w:lineRule="auto"/>
      <w:ind w:left="0" w:firstLine="0"/>
      <w:textAlignment w:val="auto"/>
      <w:outlineLvl w:val="9"/>
    </w:pPr>
    <w:rPr>
      <w:rFonts w:asciiTheme="majorHAnsi" w:eastAsiaTheme="majorEastAsia" w:hAnsiTheme="majorHAnsi" w:cstheme="majorBidi"/>
      <w:bCs/>
      <w:color w:val="2E74B5" w:themeColor="accent1" w:themeShade="BF"/>
      <w:sz w:val="28"/>
      <w:szCs w:val="28"/>
      <w:lang w:val="en-US"/>
    </w:rPr>
  </w:style>
  <w:style w:type="character" w:styleId="Hyperlink">
    <w:name w:val="Hyperlink"/>
    <w:aliases w:val="超级链接"/>
    <w:basedOn w:val="DefaultParagraphFont"/>
    <w:uiPriority w:val="99"/>
    <w:unhideWhenUsed/>
    <w:qFormat/>
    <w:rsid w:val="007E359B"/>
    <w:rPr>
      <w:color w:val="0563C1" w:themeColor="hyperlink"/>
      <w:u w:val="single"/>
    </w:rPr>
  </w:style>
  <w:style w:type="paragraph" w:styleId="TOC4">
    <w:name w:val="toc 4"/>
    <w:basedOn w:val="Normal"/>
    <w:next w:val="Normal"/>
    <w:autoRedefine/>
    <w:uiPriority w:val="39"/>
    <w:semiHidden/>
    <w:unhideWhenUsed/>
    <w:rsid w:val="007E359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7E359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7E359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7E359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7E359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7E359B"/>
    <w:pPr>
      <w:ind w:left="1920"/>
    </w:pPr>
    <w:rPr>
      <w:rFonts w:asciiTheme="minorHAnsi" w:hAnsiTheme="minorHAnsi"/>
      <w:sz w:val="20"/>
      <w:szCs w:val="20"/>
    </w:rPr>
  </w:style>
  <w:style w:type="character" w:styleId="CommentReference">
    <w:name w:val="annotation reference"/>
    <w:basedOn w:val="DefaultParagraphFont"/>
    <w:uiPriority w:val="99"/>
    <w:semiHidden/>
    <w:unhideWhenUsed/>
    <w:rsid w:val="00912803"/>
    <w:rPr>
      <w:sz w:val="16"/>
      <w:szCs w:val="16"/>
    </w:rPr>
  </w:style>
  <w:style w:type="paragraph" w:styleId="CommentText">
    <w:name w:val="annotation text"/>
    <w:basedOn w:val="Normal"/>
    <w:link w:val="CommentTextChar"/>
    <w:uiPriority w:val="99"/>
    <w:semiHidden/>
    <w:unhideWhenUsed/>
    <w:rsid w:val="00912803"/>
    <w:rPr>
      <w:sz w:val="20"/>
      <w:szCs w:val="20"/>
    </w:rPr>
  </w:style>
  <w:style w:type="character" w:customStyle="1" w:styleId="CommentTextChar">
    <w:name w:val="Comment Text Char"/>
    <w:basedOn w:val="DefaultParagraphFont"/>
    <w:link w:val="CommentText"/>
    <w:uiPriority w:val="99"/>
    <w:semiHidden/>
    <w:rsid w:val="00912803"/>
    <w:rPr>
      <w:rFonts w:ascii="Times New Roman" w:hAnsi="Times New Roman" w:cs="Times New Roman"/>
      <w:szCs w:val="20"/>
      <w:lang w:val="en-GB" w:eastAsia="en-GB"/>
    </w:rPr>
  </w:style>
  <w:style w:type="paragraph" w:styleId="CommentSubject">
    <w:name w:val="annotation subject"/>
    <w:basedOn w:val="CommentText"/>
    <w:next w:val="CommentText"/>
    <w:link w:val="CommentSubjectChar"/>
    <w:uiPriority w:val="99"/>
    <w:semiHidden/>
    <w:unhideWhenUsed/>
    <w:rsid w:val="00912803"/>
    <w:rPr>
      <w:b/>
      <w:bCs/>
    </w:rPr>
  </w:style>
  <w:style w:type="character" w:customStyle="1" w:styleId="CommentSubjectChar">
    <w:name w:val="Comment Subject Char"/>
    <w:basedOn w:val="CommentTextChar"/>
    <w:link w:val="CommentSubject"/>
    <w:uiPriority w:val="99"/>
    <w:semiHidden/>
    <w:rsid w:val="00912803"/>
    <w:rPr>
      <w:rFonts w:ascii="Times New Roman" w:hAnsi="Times New Roman" w:cs="Times New Roman"/>
      <w:b/>
      <w:bCs/>
      <w:szCs w:val="20"/>
      <w:lang w:val="en-GB" w:eastAsia="en-GB"/>
    </w:rPr>
  </w:style>
  <w:style w:type="character" w:customStyle="1" w:styleId="fontstyle01">
    <w:name w:val="fontstyle01"/>
    <w:basedOn w:val="DefaultParagraphFont"/>
    <w:rsid w:val="00515D33"/>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515D33"/>
    <w:rPr>
      <w:rFonts w:ascii="TimesNewRomanPSMT" w:hAnsi="TimesNewRomanPSMT" w:hint="default"/>
      <w:b w:val="0"/>
      <w:bCs w:val="0"/>
      <w:i w:val="0"/>
      <w:iCs w:val="0"/>
      <w:color w:val="000000"/>
      <w:sz w:val="24"/>
      <w:szCs w:val="24"/>
    </w:rPr>
  </w:style>
  <w:style w:type="character" w:styleId="FollowedHyperlink">
    <w:name w:val="FollowedHyperlink"/>
    <w:basedOn w:val="DefaultParagraphFont"/>
    <w:uiPriority w:val="99"/>
    <w:semiHidden/>
    <w:unhideWhenUsed/>
    <w:rsid w:val="009D47B8"/>
    <w:rPr>
      <w:color w:val="954F72" w:themeColor="followedHyperlink"/>
      <w:u w:val="single"/>
    </w:rPr>
  </w:style>
  <w:style w:type="paragraph" w:styleId="FootnoteText">
    <w:name w:val="footnote text"/>
    <w:basedOn w:val="Normal"/>
    <w:link w:val="FootnoteTextChar"/>
    <w:uiPriority w:val="99"/>
    <w:unhideWhenUsed/>
    <w:rsid w:val="002228B5"/>
  </w:style>
  <w:style w:type="character" w:customStyle="1" w:styleId="FootnoteTextChar">
    <w:name w:val="Footnote Text Char"/>
    <w:basedOn w:val="DefaultParagraphFont"/>
    <w:link w:val="FootnoteText"/>
    <w:uiPriority w:val="99"/>
    <w:rsid w:val="002228B5"/>
    <w:rPr>
      <w:rFonts w:ascii="Times New Roman" w:hAnsi="Times New Roman" w:cs="Times New Roman"/>
      <w:sz w:val="24"/>
      <w:szCs w:val="24"/>
      <w:lang w:val="en-GB" w:eastAsia="en-GB"/>
    </w:rPr>
  </w:style>
  <w:style w:type="character" w:styleId="FootnoteReference">
    <w:name w:val="footnote reference"/>
    <w:basedOn w:val="DefaultParagraphFont"/>
    <w:uiPriority w:val="99"/>
    <w:unhideWhenUsed/>
    <w:rsid w:val="002228B5"/>
    <w:rPr>
      <w:vertAlign w:val="superscript"/>
    </w:rPr>
  </w:style>
  <w:style w:type="paragraph" w:styleId="DocumentMap">
    <w:name w:val="Document Map"/>
    <w:basedOn w:val="Normal"/>
    <w:link w:val="DocumentMapChar"/>
    <w:uiPriority w:val="99"/>
    <w:semiHidden/>
    <w:unhideWhenUsed/>
    <w:rsid w:val="000E4AE7"/>
  </w:style>
  <w:style w:type="character" w:customStyle="1" w:styleId="DocumentMapChar">
    <w:name w:val="Document Map Char"/>
    <w:basedOn w:val="DefaultParagraphFont"/>
    <w:link w:val="DocumentMap"/>
    <w:uiPriority w:val="99"/>
    <w:semiHidden/>
    <w:rsid w:val="000E4AE7"/>
    <w:rPr>
      <w:rFonts w:ascii="Times New Roman" w:hAnsi="Times New Roman" w:cs="Times New Roman"/>
      <w:sz w:val="24"/>
      <w:szCs w:val="24"/>
      <w:lang w:val="en-GB" w:eastAsia="en-GB"/>
    </w:rPr>
  </w:style>
  <w:style w:type="paragraph" w:customStyle="1" w:styleId="p1">
    <w:name w:val="p1"/>
    <w:basedOn w:val="Normal"/>
    <w:rsid w:val="006E6B14"/>
    <w:pPr>
      <w:ind w:left="345"/>
    </w:pPr>
    <w:rPr>
      <w:rFonts w:ascii="Helvetica Neue" w:hAnsi="Helvetica Neue"/>
      <w:sz w:val="18"/>
      <w:szCs w:val="18"/>
    </w:rPr>
  </w:style>
  <w:style w:type="character" w:customStyle="1" w:styleId="apple-tab-span">
    <w:name w:val="apple-tab-span"/>
    <w:basedOn w:val="DefaultParagraphFont"/>
    <w:rsid w:val="00D477E0"/>
  </w:style>
  <w:style w:type="character" w:customStyle="1" w:styleId="apple-converted-space">
    <w:name w:val="apple-converted-space"/>
    <w:basedOn w:val="DefaultParagraphFont"/>
    <w:rsid w:val="006B2BC3"/>
  </w:style>
  <w:style w:type="character" w:customStyle="1" w:styleId="UnresolvedMention1">
    <w:name w:val="Unresolved Mention1"/>
    <w:basedOn w:val="DefaultParagraphFont"/>
    <w:uiPriority w:val="99"/>
    <w:rsid w:val="00C9714C"/>
    <w:rPr>
      <w:color w:val="605E5C"/>
      <w:shd w:val="clear" w:color="auto" w:fill="E1DFDD"/>
    </w:rPr>
  </w:style>
  <w:style w:type="character" w:customStyle="1" w:styleId="TabletextChar">
    <w:name w:val="Table_text Char"/>
    <w:link w:val="Tabletext"/>
    <w:uiPriority w:val="99"/>
    <w:locked/>
    <w:rsid w:val="00134855"/>
    <w:rPr>
      <w:rFonts w:ascii="Times New Roman" w:eastAsia="Times New Roman" w:hAnsi="Times New Roman" w:cs="Times New Roman"/>
      <w:sz w:val="22"/>
      <w:szCs w:val="20"/>
      <w:lang w:val="en-GB" w:eastAsia="en-US"/>
    </w:rPr>
  </w:style>
  <w:style w:type="character" w:customStyle="1" w:styleId="Mentionnonrsolue1">
    <w:name w:val="Mention non résolue1"/>
    <w:basedOn w:val="DefaultParagraphFont"/>
    <w:uiPriority w:val="99"/>
    <w:semiHidden/>
    <w:unhideWhenUsed/>
    <w:rsid w:val="00134855"/>
    <w:rPr>
      <w:color w:val="605E5C"/>
      <w:shd w:val="clear" w:color="auto" w:fill="E1DFDD"/>
    </w:rPr>
  </w:style>
  <w:style w:type="paragraph" w:customStyle="1" w:styleId="Default">
    <w:name w:val="Default"/>
    <w:rsid w:val="008453AF"/>
    <w:pPr>
      <w:autoSpaceDE w:val="0"/>
      <w:autoSpaceDN w:val="0"/>
      <w:adjustRightInd w:val="0"/>
    </w:pPr>
    <w:rPr>
      <w:rFonts w:ascii="Times New Roman" w:hAnsi="Times New Roman" w:cs="Times New Roman"/>
      <w:color w:val="000000"/>
      <w:sz w:val="24"/>
      <w:szCs w:val="24"/>
      <w:lang w:val="en-IN"/>
    </w:rPr>
  </w:style>
  <w:style w:type="character" w:customStyle="1" w:styleId="ListParagraphChar">
    <w:name w:val="List Paragraph Char"/>
    <w:link w:val="ListParagraph"/>
    <w:uiPriority w:val="34"/>
    <w:rsid w:val="00972559"/>
    <w:rPr>
      <w:rFonts w:ascii="Times New Roman" w:hAnsi="Times New Roman" w:cs="Times New Roman"/>
      <w:sz w:val="24"/>
      <w:szCs w:val="24"/>
      <w:lang w:val="en-GB" w:eastAsia="ja-JP"/>
    </w:rPr>
  </w:style>
  <w:style w:type="character" w:customStyle="1" w:styleId="AnnexNotitleChar">
    <w:name w:val="Annex_No &amp; title Char"/>
    <w:basedOn w:val="DefaultParagraphFont"/>
    <w:link w:val="AnnexNotitle"/>
    <w:rsid w:val="0065796C"/>
    <w:rPr>
      <w:rFonts w:ascii="Times New Roman" w:eastAsia="Times New Roman" w:hAnsi="Times New Roman" w:cs="Times New Roman"/>
      <w:b/>
      <w:sz w:val="28"/>
      <w:szCs w:val="20"/>
      <w:lang w:val="en-GB" w:eastAsia="en-US"/>
    </w:rPr>
  </w:style>
</w:styles>
</file>

<file path=word/webSettings.xml><?xml version="1.0" encoding="utf-8"?>
<w:webSettings xmlns:r="http://schemas.openxmlformats.org/officeDocument/2006/relationships" xmlns:w="http://schemas.openxmlformats.org/wordprocessingml/2006/main">
  <w:divs>
    <w:div w:id="62216185">
      <w:bodyDiv w:val="1"/>
      <w:marLeft w:val="0"/>
      <w:marRight w:val="0"/>
      <w:marTop w:val="0"/>
      <w:marBottom w:val="0"/>
      <w:divBdr>
        <w:top w:val="none" w:sz="0" w:space="0" w:color="auto"/>
        <w:left w:val="none" w:sz="0" w:space="0" w:color="auto"/>
        <w:bottom w:val="none" w:sz="0" w:space="0" w:color="auto"/>
        <w:right w:val="none" w:sz="0" w:space="0" w:color="auto"/>
      </w:divBdr>
      <w:divsChild>
        <w:div w:id="1243637374">
          <w:marLeft w:val="0"/>
          <w:marRight w:val="0"/>
          <w:marTop w:val="0"/>
          <w:marBottom w:val="0"/>
          <w:divBdr>
            <w:top w:val="none" w:sz="0" w:space="0" w:color="auto"/>
            <w:left w:val="none" w:sz="0" w:space="0" w:color="auto"/>
            <w:bottom w:val="none" w:sz="0" w:space="0" w:color="auto"/>
            <w:right w:val="none" w:sz="0" w:space="0" w:color="auto"/>
          </w:divBdr>
          <w:divsChild>
            <w:div w:id="316347539">
              <w:marLeft w:val="0"/>
              <w:marRight w:val="0"/>
              <w:marTop w:val="0"/>
              <w:marBottom w:val="0"/>
              <w:divBdr>
                <w:top w:val="none" w:sz="0" w:space="0" w:color="auto"/>
                <w:left w:val="none" w:sz="0" w:space="0" w:color="auto"/>
                <w:bottom w:val="none" w:sz="0" w:space="0" w:color="auto"/>
                <w:right w:val="none" w:sz="0" w:space="0" w:color="auto"/>
              </w:divBdr>
              <w:divsChild>
                <w:div w:id="1090195868">
                  <w:marLeft w:val="0"/>
                  <w:marRight w:val="0"/>
                  <w:marTop w:val="0"/>
                  <w:marBottom w:val="0"/>
                  <w:divBdr>
                    <w:top w:val="none" w:sz="0" w:space="0" w:color="auto"/>
                    <w:left w:val="none" w:sz="0" w:space="0" w:color="auto"/>
                    <w:bottom w:val="none" w:sz="0" w:space="0" w:color="auto"/>
                    <w:right w:val="none" w:sz="0" w:space="0" w:color="auto"/>
                  </w:divBdr>
                  <w:divsChild>
                    <w:div w:id="10720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0189">
      <w:bodyDiv w:val="1"/>
      <w:marLeft w:val="0"/>
      <w:marRight w:val="0"/>
      <w:marTop w:val="0"/>
      <w:marBottom w:val="0"/>
      <w:divBdr>
        <w:top w:val="none" w:sz="0" w:space="0" w:color="auto"/>
        <w:left w:val="none" w:sz="0" w:space="0" w:color="auto"/>
        <w:bottom w:val="none" w:sz="0" w:space="0" w:color="auto"/>
        <w:right w:val="none" w:sz="0" w:space="0" w:color="auto"/>
      </w:divBdr>
    </w:div>
    <w:div w:id="201870715">
      <w:bodyDiv w:val="1"/>
      <w:marLeft w:val="0"/>
      <w:marRight w:val="0"/>
      <w:marTop w:val="0"/>
      <w:marBottom w:val="0"/>
      <w:divBdr>
        <w:top w:val="none" w:sz="0" w:space="0" w:color="auto"/>
        <w:left w:val="none" w:sz="0" w:space="0" w:color="auto"/>
        <w:bottom w:val="none" w:sz="0" w:space="0" w:color="auto"/>
        <w:right w:val="none" w:sz="0" w:space="0" w:color="auto"/>
      </w:divBdr>
    </w:div>
    <w:div w:id="239099079">
      <w:bodyDiv w:val="1"/>
      <w:marLeft w:val="0"/>
      <w:marRight w:val="0"/>
      <w:marTop w:val="0"/>
      <w:marBottom w:val="0"/>
      <w:divBdr>
        <w:top w:val="none" w:sz="0" w:space="0" w:color="auto"/>
        <w:left w:val="none" w:sz="0" w:space="0" w:color="auto"/>
        <w:bottom w:val="none" w:sz="0" w:space="0" w:color="auto"/>
        <w:right w:val="none" w:sz="0" w:space="0" w:color="auto"/>
      </w:divBdr>
    </w:div>
    <w:div w:id="254214176">
      <w:bodyDiv w:val="1"/>
      <w:marLeft w:val="0"/>
      <w:marRight w:val="0"/>
      <w:marTop w:val="0"/>
      <w:marBottom w:val="0"/>
      <w:divBdr>
        <w:top w:val="none" w:sz="0" w:space="0" w:color="auto"/>
        <w:left w:val="none" w:sz="0" w:space="0" w:color="auto"/>
        <w:bottom w:val="none" w:sz="0" w:space="0" w:color="auto"/>
        <w:right w:val="none" w:sz="0" w:space="0" w:color="auto"/>
      </w:divBdr>
      <w:divsChild>
        <w:div w:id="1149830298">
          <w:marLeft w:val="0"/>
          <w:marRight w:val="0"/>
          <w:marTop w:val="0"/>
          <w:marBottom w:val="0"/>
          <w:divBdr>
            <w:top w:val="none" w:sz="0" w:space="0" w:color="auto"/>
            <w:left w:val="none" w:sz="0" w:space="0" w:color="auto"/>
            <w:bottom w:val="none" w:sz="0" w:space="0" w:color="auto"/>
            <w:right w:val="none" w:sz="0" w:space="0" w:color="auto"/>
          </w:divBdr>
        </w:div>
        <w:div w:id="418796265">
          <w:marLeft w:val="0"/>
          <w:marRight w:val="0"/>
          <w:marTop w:val="0"/>
          <w:marBottom w:val="0"/>
          <w:divBdr>
            <w:top w:val="none" w:sz="0" w:space="0" w:color="auto"/>
            <w:left w:val="none" w:sz="0" w:space="0" w:color="auto"/>
            <w:bottom w:val="none" w:sz="0" w:space="0" w:color="auto"/>
            <w:right w:val="none" w:sz="0" w:space="0" w:color="auto"/>
          </w:divBdr>
        </w:div>
        <w:div w:id="1509515665">
          <w:marLeft w:val="0"/>
          <w:marRight w:val="0"/>
          <w:marTop w:val="0"/>
          <w:marBottom w:val="0"/>
          <w:divBdr>
            <w:top w:val="none" w:sz="0" w:space="0" w:color="auto"/>
            <w:left w:val="none" w:sz="0" w:space="0" w:color="auto"/>
            <w:bottom w:val="none" w:sz="0" w:space="0" w:color="auto"/>
            <w:right w:val="none" w:sz="0" w:space="0" w:color="auto"/>
          </w:divBdr>
        </w:div>
      </w:divsChild>
    </w:div>
    <w:div w:id="273907333">
      <w:bodyDiv w:val="1"/>
      <w:marLeft w:val="0"/>
      <w:marRight w:val="0"/>
      <w:marTop w:val="0"/>
      <w:marBottom w:val="0"/>
      <w:divBdr>
        <w:top w:val="none" w:sz="0" w:space="0" w:color="auto"/>
        <w:left w:val="none" w:sz="0" w:space="0" w:color="auto"/>
        <w:bottom w:val="none" w:sz="0" w:space="0" w:color="auto"/>
        <w:right w:val="none" w:sz="0" w:space="0" w:color="auto"/>
      </w:divBdr>
    </w:div>
    <w:div w:id="281501067">
      <w:bodyDiv w:val="1"/>
      <w:marLeft w:val="0"/>
      <w:marRight w:val="0"/>
      <w:marTop w:val="0"/>
      <w:marBottom w:val="0"/>
      <w:divBdr>
        <w:top w:val="none" w:sz="0" w:space="0" w:color="auto"/>
        <w:left w:val="none" w:sz="0" w:space="0" w:color="auto"/>
        <w:bottom w:val="none" w:sz="0" w:space="0" w:color="auto"/>
        <w:right w:val="none" w:sz="0" w:space="0" w:color="auto"/>
      </w:divBdr>
    </w:div>
    <w:div w:id="333147409">
      <w:bodyDiv w:val="1"/>
      <w:marLeft w:val="0"/>
      <w:marRight w:val="0"/>
      <w:marTop w:val="0"/>
      <w:marBottom w:val="0"/>
      <w:divBdr>
        <w:top w:val="none" w:sz="0" w:space="0" w:color="auto"/>
        <w:left w:val="none" w:sz="0" w:space="0" w:color="auto"/>
        <w:bottom w:val="none" w:sz="0" w:space="0" w:color="auto"/>
        <w:right w:val="none" w:sz="0" w:space="0" w:color="auto"/>
      </w:divBdr>
    </w:div>
    <w:div w:id="405106229">
      <w:bodyDiv w:val="1"/>
      <w:marLeft w:val="0"/>
      <w:marRight w:val="0"/>
      <w:marTop w:val="0"/>
      <w:marBottom w:val="0"/>
      <w:divBdr>
        <w:top w:val="none" w:sz="0" w:space="0" w:color="auto"/>
        <w:left w:val="none" w:sz="0" w:space="0" w:color="auto"/>
        <w:bottom w:val="none" w:sz="0" w:space="0" w:color="auto"/>
        <w:right w:val="none" w:sz="0" w:space="0" w:color="auto"/>
      </w:divBdr>
    </w:div>
    <w:div w:id="417873312">
      <w:bodyDiv w:val="1"/>
      <w:marLeft w:val="0"/>
      <w:marRight w:val="0"/>
      <w:marTop w:val="0"/>
      <w:marBottom w:val="0"/>
      <w:divBdr>
        <w:top w:val="none" w:sz="0" w:space="0" w:color="auto"/>
        <w:left w:val="none" w:sz="0" w:space="0" w:color="auto"/>
        <w:bottom w:val="none" w:sz="0" w:space="0" w:color="auto"/>
        <w:right w:val="none" w:sz="0" w:space="0" w:color="auto"/>
      </w:divBdr>
    </w:div>
    <w:div w:id="465779414">
      <w:bodyDiv w:val="1"/>
      <w:marLeft w:val="0"/>
      <w:marRight w:val="0"/>
      <w:marTop w:val="0"/>
      <w:marBottom w:val="0"/>
      <w:divBdr>
        <w:top w:val="none" w:sz="0" w:space="0" w:color="auto"/>
        <w:left w:val="none" w:sz="0" w:space="0" w:color="auto"/>
        <w:bottom w:val="none" w:sz="0" w:space="0" w:color="auto"/>
        <w:right w:val="none" w:sz="0" w:space="0" w:color="auto"/>
      </w:divBdr>
    </w:div>
    <w:div w:id="474301621">
      <w:bodyDiv w:val="1"/>
      <w:marLeft w:val="0"/>
      <w:marRight w:val="0"/>
      <w:marTop w:val="0"/>
      <w:marBottom w:val="0"/>
      <w:divBdr>
        <w:top w:val="none" w:sz="0" w:space="0" w:color="auto"/>
        <w:left w:val="none" w:sz="0" w:space="0" w:color="auto"/>
        <w:bottom w:val="none" w:sz="0" w:space="0" w:color="auto"/>
        <w:right w:val="none" w:sz="0" w:space="0" w:color="auto"/>
      </w:divBdr>
    </w:div>
    <w:div w:id="541329190">
      <w:bodyDiv w:val="1"/>
      <w:marLeft w:val="0"/>
      <w:marRight w:val="0"/>
      <w:marTop w:val="0"/>
      <w:marBottom w:val="0"/>
      <w:divBdr>
        <w:top w:val="none" w:sz="0" w:space="0" w:color="auto"/>
        <w:left w:val="none" w:sz="0" w:space="0" w:color="auto"/>
        <w:bottom w:val="none" w:sz="0" w:space="0" w:color="auto"/>
        <w:right w:val="none" w:sz="0" w:space="0" w:color="auto"/>
      </w:divBdr>
    </w:div>
    <w:div w:id="560553542">
      <w:bodyDiv w:val="1"/>
      <w:marLeft w:val="0"/>
      <w:marRight w:val="0"/>
      <w:marTop w:val="0"/>
      <w:marBottom w:val="0"/>
      <w:divBdr>
        <w:top w:val="none" w:sz="0" w:space="0" w:color="auto"/>
        <w:left w:val="none" w:sz="0" w:space="0" w:color="auto"/>
        <w:bottom w:val="none" w:sz="0" w:space="0" w:color="auto"/>
        <w:right w:val="none" w:sz="0" w:space="0" w:color="auto"/>
      </w:divBdr>
    </w:div>
    <w:div w:id="566115896">
      <w:bodyDiv w:val="1"/>
      <w:marLeft w:val="0"/>
      <w:marRight w:val="0"/>
      <w:marTop w:val="0"/>
      <w:marBottom w:val="0"/>
      <w:divBdr>
        <w:top w:val="none" w:sz="0" w:space="0" w:color="auto"/>
        <w:left w:val="none" w:sz="0" w:space="0" w:color="auto"/>
        <w:bottom w:val="none" w:sz="0" w:space="0" w:color="auto"/>
        <w:right w:val="none" w:sz="0" w:space="0" w:color="auto"/>
      </w:divBdr>
    </w:div>
    <w:div w:id="572785880">
      <w:bodyDiv w:val="1"/>
      <w:marLeft w:val="0"/>
      <w:marRight w:val="0"/>
      <w:marTop w:val="0"/>
      <w:marBottom w:val="0"/>
      <w:divBdr>
        <w:top w:val="none" w:sz="0" w:space="0" w:color="auto"/>
        <w:left w:val="none" w:sz="0" w:space="0" w:color="auto"/>
        <w:bottom w:val="none" w:sz="0" w:space="0" w:color="auto"/>
        <w:right w:val="none" w:sz="0" w:space="0" w:color="auto"/>
      </w:divBdr>
      <w:divsChild>
        <w:div w:id="1845708586">
          <w:marLeft w:val="0"/>
          <w:marRight w:val="0"/>
          <w:marTop w:val="0"/>
          <w:marBottom w:val="0"/>
          <w:divBdr>
            <w:top w:val="none" w:sz="0" w:space="0" w:color="auto"/>
            <w:left w:val="none" w:sz="0" w:space="0" w:color="auto"/>
            <w:bottom w:val="none" w:sz="0" w:space="0" w:color="auto"/>
            <w:right w:val="none" w:sz="0" w:space="0" w:color="auto"/>
          </w:divBdr>
          <w:divsChild>
            <w:div w:id="1268586681">
              <w:marLeft w:val="0"/>
              <w:marRight w:val="0"/>
              <w:marTop w:val="0"/>
              <w:marBottom w:val="0"/>
              <w:divBdr>
                <w:top w:val="none" w:sz="0" w:space="0" w:color="auto"/>
                <w:left w:val="none" w:sz="0" w:space="0" w:color="auto"/>
                <w:bottom w:val="none" w:sz="0" w:space="0" w:color="auto"/>
                <w:right w:val="none" w:sz="0" w:space="0" w:color="auto"/>
              </w:divBdr>
              <w:divsChild>
                <w:div w:id="1949896749">
                  <w:marLeft w:val="0"/>
                  <w:marRight w:val="0"/>
                  <w:marTop w:val="0"/>
                  <w:marBottom w:val="0"/>
                  <w:divBdr>
                    <w:top w:val="none" w:sz="0" w:space="0" w:color="auto"/>
                    <w:left w:val="none" w:sz="0" w:space="0" w:color="auto"/>
                    <w:bottom w:val="none" w:sz="0" w:space="0" w:color="auto"/>
                    <w:right w:val="none" w:sz="0" w:space="0" w:color="auto"/>
                  </w:divBdr>
                  <w:divsChild>
                    <w:div w:id="1952856885">
                      <w:marLeft w:val="0"/>
                      <w:marRight w:val="0"/>
                      <w:marTop w:val="0"/>
                      <w:marBottom w:val="0"/>
                      <w:divBdr>
                        <w:top w:val="none" w:sz="0" w:space="0" w:color="auto"/>
                        <w:left w:val="none" w:sz="0" w:space="0" w:color="auto"/>
                        <w:bottom w:val="none" w:sz="0" w:space="0" w:color="auto"/>
                        <w:right w:val="none" w:sz="0" w:space="0" w:color="auto"/>
                      </w:divBdr>
                    </w:div>
                  </w:divsChild>
                </w:div>
                <w:div w:id="890967764">
                  <w:marLeft w:val="0"/>
                  <w:marRight w:val="0"/>
                  <w:marTop w:val="0"/>
                  <w:marBottom w:val="0"/>
                  <w:divBdr>
                    <w:top w:val="none" w:sz="0" w:space="0" w:color="auto"/>
                    <w:left w:val="none" w:sz="0" w:space="0" w:color="auto"/>
                    <w:bottom w:val="none" w:sz="0" w:space="0" w:color="auto"/>
                    <w:right w:val="none" w:sz="0" w:space="0" w:color="auto"/>
                  </w:divBdr>
                  <w:divsChild>
                    <w:div w:id="16313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434369">
          <w:marLeft w:val="0"/>
          <w:marRight w:val="0"/>
          <w:marTop w:val="0"/>
          <w:marBottom w:val="0"/>
          <w:divBdr>
            <w:top w:val="none" w:sz="0" w:space="0" w:color="auto"/>
            <w:left w:val="none" w:sz="0" w:space="0" w:color="auto"/>
            <w:bottom w:val="none" w:sz="0" w:space="0" w:color="auto"/>
            <w:right w:val="none" w:sz="0" w:space="0" w:color="auto"/>
          </w:divBdr>
          <w:divsChild>
            <w:div w:id="542523247">
              <w:marLeft w:val="0"/>
              <w:marRight w:val="0"/>
              <w:marTop w:val="0"/>
              <w:marBottom w:val="0"/>
              <w:divBdr>
                <w:top w:val="none" w:sz="0" w:space="0" w:color="auto"/>
                <w:left w:val="none" w:sz="0" w:space="0" w:color="auto"/>
                <w:bottom w:val="none" w:sz="0" w:space="0" w:color="auto"/>
                <w:right w:val="none" w:sz="0" w:space="0" w:color="auto"/>
              </w:divBdr>
              <w:divsChild>
                <w:div w:id="1841116752">
                  <w:marLeft w:val="0"/>
                  <w:marRight w:val="0"/>
                  <w:marTop w:val="0"/>
                  <w:marBottom w:val="0"/>
                  <w:divBdr>
                    <w:top w:val="none" w:sz="0" w:space="0" w:color="auto"/>
                    <w:left w:val="none" w:sz="0" w:space="0" w:color="auto"/>
                    <w:bottom w:val="none" w:sz="0" w:space="0" w:color="auto"/>
                    <w:right w:val="none" w:sz="0" w:space="0" w:color="auto"/>
                  </w:divBdr>
                  <w:divsChild>
                    <w:div w:id="9747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376632">
      <w:bodyDiv w:val="1"/>
      <w:marLeft w:val="0"/>
      <w:marRight w:val="0"/>
      <w:marTop w:val="0"/>
      <w:marBottom w:val="0"/>
      <w:divBdr>
        <w:top w:val="none" w:sz="0" w:space="0" w:color="auto"/>
        <w:left w:val="none" w:sz="0" w:space="0" w:color="auto"/>
        <w:bottom w:val="none" w:sz="0" w:space="0" w:color="auto"/>
        <w:right w:val="none" w:sz="0" w:space="0" w:color="auto"/>
      </w:divBdr>
    </w:div>
    <w:div w:id="760104598">
      <w:bodyDiv w:val="1"/>
      <w:marLeft w:val="0"/>
      <w:marRight w:val="0"/>
      <w:marTop w:val="0"/>
      <w:marBottom w:val="0"/>
      <w:divBdr>
        <w:top w:val="none" w:sz="0" w:space="0" w:color="auto"/>
        <w:left w:val="none" w:sz="0" w:space="0" w:color="auto"/>
        <w:bottom w:val="none" w:sz="0" w:space="0" w:color="auto"/>
        <w:right w:val="none" w:sz="0" w:space="0" w:color="auto"/>
      </w:divBdr>
    </w:div>
    <w:div w:id="771977089">
      <w:bodyDiv w:val="1"/>
      <w:marLeft w:val="0"/>
      <w:marRight w:val="0"/>
      <w:marTop w:val="0"/>
      <w:marBottom w:val="0"/>
      <w:divBdr>
        <w:top w:val="none" w:sz="0" w:space="0" w:color="auto"/>
        <w:left w:val="none" w:sz="0" w:space="0" w:color="auto"/>
        <w:bottom w:val="none" w:sz="0" w:space="0" w:color="auto"/>
        <w:right w:val="none" w:sz="0" w:space="0" w:color="auto"/>
      </w:divBdr>
    </w:div>
    <w:div w:id="797573639">
      <w:bodyDiv w:val="1"/>
      <w:marLeft w:val="0"/>
      <w:marRight w:val="0"/>
      <w:marTop w:val="0"/>
      <w:marBottom w:val="0"/>
      <w:divBdr>
        <w:top w:val="none" w:sz="0" w:space="0" w:color="auto"/>
        <w:left w:val="none" w:sz="0" w:space="0" w:color="auto"/>
        <w:bottom w:val="none" w:sz="0" w:space="0" w:color="auto"/>
        <w:right w:val="none" w:sz="0" w:space="0" w:color="auto"/>
      </w:divBdr>
    </w:div>
    <w:div w:id="898512541">
      <w:bodyDiv w:val="1"/>
      <w:marLeft w:val="0"/>
      <w:marRight w:val="0"/>
      <w:marTop w:val="0"/>
      <w:marBottom w:val="0"/>
      <w:divBdr>
        <w:top w:val="none" w:sz="0" w:space="0" w:color="auto"/>
        <w:left w:val="none" w:sz="0" w:space="0" w:color="auto"/>
        <w:bottom w:val="none" w:sz="0" w:space="0" w:color="auto"/>
        <w:right w:val="none" w:sz="0" w:space="0" w:color="auto"/>
      </w:divBdr>
    </w:div>
    <w:div w:id="1051686303">
      <w:bodyDiv w:val="1"/>
      <w:marLeft w:val="0"/>
      <w:marRight w:val="0"/>
      <w:marTop w:val="0"/>
      <w:marBottom w:val="0"/>
      <w:divBdr>
        <w:top w:val="none" w:sz="0" w:space="0" w:color="auto"/>
        <w:left w:val="none" w:sz="0" w:space="0" w:color="auto"/>
        <w:bottom w:val="none" w:sz="0" w:space="0" w:color="auto"/>
        <w:right w:val="none" w:sz="0" w:space="0" w:color="auto"/>
      </w:divBdr>
    </w:div>
    <w:div w:id="1091969325">
      <w:bodyDiv w:val="1"/>
      <w:marLeft w:val="0"/>
      <w:marRight w:val="0"/>
      <w:marTop w:val="0"/>
      <w:marBottom w:val="0"/>
      <w:divBdr>
        <w:top w:val="none" w:sz="0" w:space="0" w:color="auto"/>
        <w:left w:val="none" w:sz="0" w:space="0" w:color="auto"/>
        <w:bottom w:val="none" w:sz="0" w:space="0" w:color="auto"/>
        <w:right w:val="none" w:sz="0" w:space="0" w:color="auto"/>
      </w:divBdr>
      <w:divsChild>
        <w:div w:id="1954903537">
          <w:marLeft w:val="0"/>
          <w:marRight w:val="0"/>
          <w:marTop w:val="0"/>
          <w:marBottom w:val="0"/>
          <w:divBdr>
            <w:top w:val="none" w:sz="0" w:space="0" w:color="auto"/>
            <w:left w:val="none" w:sz="0" w:space="0" w:color="auto"/>
            <w:bottom w:val="none" w:sz="0" w:space="0" w:color="auto"/>
            <w:right w:val="none" w:sz="0" w:space="0" w:color="auto"/>
          </w:divBdr>
          <w:divsChild>
            <w:div w:id="1558590110">
              <w:marLeft w:val="0"/>
              <w:marRight w:val="0"/>
              <w:marTop w:val="0"/>
              <w:marBottom w:val="0"/>
              <w:divBdr>
                <w:top w:val="none" w:sz="0" w:space="0" w:color="auto"/>
                <w:left w:val="none" w:sz="0" w:space="0" w:color="auto"/>
                <w:bottom w:val="none" w:sz="0" w:space="0" w:color="auto"/>
                <w:right w:val="none" w:sz="0" w:space="0" w:color="auto"/>
              </w:divBdr>
              <w:divsChild>
                <w:div w:id="14013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808031">
      <w:bodyDiv w:val="1"/>
      <w:marLeft w:val="0"/>
      <w:marRight w:val="0"/>
      <w:marTop w:val="0"/>
      <w:marBottom w:val="0"/>
      <w:divBdr>
        <w:top w:val="none" w:sz="0" w:space="0" w:color="auto"/>
        <w:left w:val="none" w:sz="0" w:space="0" w:color="auto"/>
        <w:bottom w:val="none" w:sz="0" w:space="0" w:color="auto"/>
        <w:right w:val="none" w:sz="0" w:space="0" w:color="auto"/>
      </w:divBdr>
    </w:div>
    <w:div w:id="1303001806">
      <w:bodyDiv w:val="1"/>
      <w:marLeft w:val="0"/>
      <w:marRight w:val="0"/>
      <w:marTop w:val="0"/>
      <w:marBottom w:val="0"/>
      <w:divBdr>
        <w:top w:val="none" w:sz="0" w:space="0" w:color="auto"/>
        <w:left w:val="none" w:sz="0" w:space="0" w:color="auto"/>
        <w:bottom w:val="none" w:sz="0" w:space="0" w:color="auto"/>
        <w:right w:val="none" w:sz="0" w:space="0" w:color="auto"/>
      </w:divBdr>
    </w:div>
    <w:div w:id="1339963653">
      <w:bodyDiv w:val="1"/>
      <w:marLeft w:val="0"/>
      <w:marRight w:val="0"/>
      <w:marTop w:val="0"/>
      <w:marBottom w:val="0"/>
      <w:divBdr>
        <w:top w:val="none" w:sz="0" w:space="0" w:color="auto"/>
        <w:left w:val="none" w:sz="0" w:space="0" w:color="auto"/>
        <w:bottom w:val="none" w:sz="0" w:space="0" w:color="auto"/>
        <w:right w:val="none" w:sz="0" w:space="0" w:color="auto"/>
      </w:divBdr>
      <w:divsChild>
        <w:div w:id="684597502">
          <w:marLeft w:val="0"/>
          <w:marRight w:val="0"/>
          <w:marTop w:val="0"/>
          <w:marBottom w:val="0"/>
          <w:divBdr>
            <w:top w:val="none" w:sz="0" w:space="0" w:color="auto"/>
            <w:left w:val="none" w:sz="0" w:space="0" w:color="auto"/>
            <w:bottom w:val="none" w:sz="0" w:space="0" w:color="auto"/>
            <w:right w:val="none" w:sz="0" w:space="0" w:color="auto"/>
          </w:divBdr>
        </w:div>
        <w:div w:id="937443294">
          <w:marLeft w:val="0"/>
          <w:marRight w:val="0"/>
          <w:marTop w:val="0"/>
          <w:marBottom w:val="0"/>
          <w:divBdr>
            <w:top w:val="none" w:sz="0" w:space="0" w:color="auto"/>
            <w:left w:val="none" w:sz="0" w:space="0" w:color="auto"/>
            <w:bottom w:val="none" w:sz="0" w:space="0" w:color="auto"/>
            <w:right w:val="none" w:sz="0" w:space="0" w:color="auto"/>
          </w:divBdr>
        </w:div>
        <w:div w:id="1195535059">
          <w:marLeft w:val="0"/>
          <w:marRight w:val="0"/>
          <w:marTop w:val="0"/>
          <w:marBottom w:val="0"/>
          <w:divBdr>
            <w:top w:val="none" w:sz="0" w:space="0" w:color="auto"/>
            <w:left w:val="none" w:sz="0" w:space="0" w:color="auto"/>
            <w:bottom w:val="none" w:sz="0" w:space="0" w:color="auto"/>
            <w:right w:val="none" w:sz="0" w:space="0" w:color="auto"/>
          </w:divBdr>
        </w:div>
      </w:divsChild>
    </w:div>
    <w:div w:id="1436636978">
      <w:bodyDiv w:val="1"/>
      <w:marLeft w:val="0"/>
      <w:marRight w:val="0"/>
      <w:marTop w:val="0"/>
      <w:marBottom w:val="0"/>
      <w:divBdr>
        <w:top w:val="none" w:sz="0" w:space="0" w:color="auto"/>
        <w:left w:val="none" w:sz="0" w:space="0" w:color="auto"/>
        <w:bottom w:val="none" w:sz="0" w:space="0" w:color="auto"/>
        <w:right w:val="none" w:sz="0" w:space="0" w:color="auto"/>
      </w:divBdr>
    </w:div>
    <w:div w:id="1455757569">
      <w:bodyDiv w:val="1"/>
      <w:marLeft w:val="0"/>
      <w:marRight w:val="0"/>
      <w:marTop w:val="0"/>
      <w:marBottom w:val="0"/>
      <w:divBdr>
        <w:top w:val="none" w:sz="0" w:space="0" w:color="auto"/>
        <w:left w:val="none" w:sz="0" w:space="0" w:color="auto"/>
        <w:bottom w:val="none" w:sz="0" w:space="0" w:color="auto"/>
        <w:right w:val="none" w:sz="0" w:space="0" w:color="auto"/>
      </w:divBdr>
    </w:div>
    <w:div w:id="1458796412">
      <w:bodyDiv w:val="1"/>
      <w:marLeft w:val="0"/>
      <w:marRight w:val="0"/>
      <w:marTop w:val="0"/>
      <w:marBottom w:val="0"/>
      <w:divBdr>
        <w:top w:val="none" w:sz="0" w:space="0" w:color="auto"/>
        <w:left w:val="none" w:sz="0" w:space="0" w:color="auto"/>
        <w:bottom w:val="none" w:sz="0" w:space="0" w:color="auto"/>
        <w:right w:val="none" w:sz="0" w:space="0" w:color="auto"/>
      </w:divBdr>
      <w:divsChild>
        <w:div w:id="309335015">
          <w:marLeft w:val="0"/>
          <w:marRight w:val="0"/>
          <w:marTop w:val="0"/>
          <w:marBottom w:val="0"/>
          <w:divBdr>
            <w:top w:val="none" w:sz="0" w:space="0" w:color="auto"/>
            <w:left w:val="none" w:sz="0" w:space="0" w:color="auto"/>
            <w:bottom w:val="none" w:sz="0" w:space="0" w:color="auto"/>
            <w:right w:val="none" w:sz="0" w:space="0" w:color="auto"/>
          </w:divBdr>
        </w:div>
        <w:div w:id="420493895">
          <w:marLeft w:val="0"/>
          <w:marRight w:val="0"/>
          <w:marTop w:val="0"/>
          <w:marBottom w:val="0"/>
          <w:divBdr>
            <w:top w:val="none" w:sz="0" w:space="0" w:color="auto"/>
            <w:left w:val="none" w:sz="0" w:space="0" w:color="auto"/>
            <w:bottom w:val="none" w:sz="0" w:space="0" w:color="auto"/>
            <w:right w:val="none" w:sz="0" w:space="0" w:color="auto"/>
          </w:divBdr>
        </w:div>
      </w:divsChild>
    </w:div>
    <w:div w:id="1478569475">
      <w:bodyDiv w:val="1"/>
      <w:marLeft w:val="0"/>
      <w:marRight w:val="0"/>
      <w:marTop w:val="0"/>
      <w:marBottom w:val="0"/>
      <w:divBdr>
        <w:top w:val="none" w:sz="0" w:space="0" w:color="auto"/>
        <w:left w:val="none" w:sz="0" w:space="0" w:color="auto"/>
        <w:bottom w:val="none" w:sz="0" w:space="0" w:color="auto"/>
        <w:right w:val="none" w:sz="0" w:space="0" w:color="auto"/>
      </w:divBdr>
    </w:div>
    <w:div w:id="1492062325">
      <w:bodyDiv w:val="1"/>
      <w:marLeft w:val="0"/>
      <w:marRight w:val="0"/>
      <w:marTop w:val="0"/>
      <w:marBottom w:val="0"/>
      <w:divBdr>
        <w:top w:val="none" w:sz="0" w:space="0" w:color="auto"/>
        <w:left w:val="none" w:sz="0" w:space="0" w:color="auto"/>
        <w:bottom w:val="none" w:sz="0" w:space="0" w:color="auto"/>
        <w:right w:val="none" w:sz="0" w:space="0" w:color="auto"/>
      </w:divBdr>
    </w:div>
    <w:div w:id="1737781980">
      <w:bodyDiv w:val="1"/>
      <w:marLeft w:val="0"/>
      <w:marRight w:val="0"/>
      <w:marTop w:val="0"/>
      <w:marBottom w:val="0"/>
      <w:divBdr>
        <w:top w:val="none" w:sz="0" w:space="0" w:color="auto"/>
        <w:left w:val="none" w:sz="0" w:space="0" w:color="auto"/>
        <w:bottom w:val="none" w:sz="0" w:space="0" w:color="auto"/>
        <w:right w:val="none" w:sz="0" w:space="0" w:color="auto"/>
      </w:divBdr>
      <w:divsChild>
        <w:div w:id="1098987012">
          <w:marLeft w:val="0"/>
          <w:marRight w:val="0"/>
          <w:marTop w:val="0"/>
          <w:marBottom w:val="0"/>
          <w:divBdr>
            <w:top w:val="none" w:sz="0" w:space="0" w:color="auto"/>
            <w:left w:val="none" w:sz="0" w:space="0" w:color="auto"/>
            <w:bottom w:val="none" w:sz="0" w:space="0" w:color="auto"/>
            <w:right w:val="none" w:sz="0" w:space="0" w:color="auto"/>
          </w:divBdr>
        </w:div>
        <w:div w:id="1132021867">
          <w:marLeft w:val="0"/>
          <w:marRight w:val="0"/>
          <w:marTop w:val="0"/>
          <w:marBottom w:val="0"/>
          <w:divBdr>
            <w:top w:val="none" w:sz="0" w:space="0" w:color="auto"/>
            <w:left w:val="none" w:sz="0" w:space="0" w:color="auto"/>
            <w:bottom w:val="none" w:sz="0" w:space="0" w:color="auto"/>
            <w:right w:val="none" w:sz="0" w:space="0" w:color="auto"/>
          </w:divBdr>
        </w:div>
        <w:div w:id="1601832246">
          <w:marLeft w:val="0"/>
          <w:marRight w:val="0"/>
          <w:marTop w:val="0"/>
          <w:marBottom w:val="0"/>
          <w:divBdr>
            <w:top w:val="none" w:sz="0" w:space="0" w:color="auto"/>
            <w:left w:val="none" w:sz="0" w:space="0" w:color="auto"/>
            <w:bottom w:val="none" w:sz="0" w:space="0" w:color="auto"/>
            <w:right w:val="none" w:sz="0" w:space="0" w:color="auto"/>
          </w:divBdr>
        </w:div>
      </w:divsChild>
    </w:div>
    <w:div w:id="1764377332">
      <w:bodyDiv w:val="1"/>
      <w:marLeft w:val="0"/>
      <w:marRight w:val="0"/>
      <w:marTop w:val="0"/>
      <w:marBottom w:val="0"/>
      <w:divBdr>
        <w:top w:val="none" w:sz="0" w:space="0" w:color="auto"/>
        <w:left w:val="none" w:sz="0" w:space="0" w:color="auto"/>
        <w:bottom w:val="none" w:sz="0" w:space="0" w:color="auto"/>
        <w:right w:val="none" w:sz="0" w:space="0" w:color="auto"/>
      </w:divBdr>
    </w:div>
    <w:div w:id="1781486558">
      <w:bodyDiv w:val="1"/>
      <w:marLeft w:val="0"/>
      <w:marRight w:val="0"/>
      <w:marTop w:val="0"/>
      <w:marBottom w:val="0"/>
      <w:divBdr>
        <w:top w:val="none" w:sz="0" w:space="0" w:color="auto"/>
        <w:left w:val="none" w:sz="0" w:space="0" w:color="auto"/>
        <w:bottom w:val="none" w:sz="0" w:space="0" w:color="auto"/>
        <w:right w:val="none" w:sz="0" w:space="0" w:color="auto"/>
      </w:divBdr>
    </w:div>
    <w:div w:id="1811819526">
      <w:bodyDiv w:val="1"/>
      <w:marLeft w:val="0"/>
      <w:marRight w:val="0"/>
      <w:marTop w:val="0"/>
      <w:marBottom w:val="0"/>
      <w:divBdr>
        <w:top w:val="none" w:sz="0" w:space="0" w:color="auto"/>
        <w:left w:val="none" w:sz="0" w:space="0" w:color="auto"/>
        <w:bottom w:val="none" w:sz="0" w:space="0" w:color="auto"/>
        <w:right w:val="none" w:sz="0" w:space="0" w:color="auto"/>
      </w:divBdr>
    </w:div>
    <w:div w:id="1815246528">
      <w:bodyDiv w:val="1"/>
      <w:marLeft w:val="0"/>
      <w:marRight w:val="0"/>
      <w:marTop w:val="0"/>
      <w:marBottom w:val="0"/>
      <w:divBdr>
        <w:top w:val="none" w:sz="0" w:space="0" w:color="auto"/>
        <w:left w:val="none" w:sz="0" w:space="0" w:color="auto"/>
        <w:bottom w:val="none" w:sz="0" w:space="0" w:color="auto"/>
        <w:right w:val="none" w:sz="0" w:space="0" w:color="auto"/>
      </w:divBdr>
    </w:div>
    <w:div w:id="1848443752">
      <w:bodyDiv w:val="1"/>
      <w:marLeft w:val="0"/>
      <w:marRight w:val="0"/>
      <w:marTop w:val="0"/>
      <w:marBottom w:val="0"/>
      <w:divBdr>
        <w:top w:val="none" w:sz="0" w:space="0" w:color="auto"/>
        <w:left w:val="none" w:sz="0" w:space="0" w:color="auto"/>
        <w:bottom w:val="none" w:sz="0" w:space="0" w:color="auto"/>
        <w:right w:val="none" w:sz="0" w:space="0" w:color="auto"/>
      </w:divBdr>
    </w:div>
    <w:div w:id="2017153035">
      <w:bodyDiv w:val="1"/>
      <w:marLeft w:val="0"/>
      <w:marRight w:val="0"/>
      <w:marTop w:val="0"/>
      <w:marBottom w:val="0"/>
      <w:divBdr>
        <w:top w:val="none" w:sz="0" w:space="0" w:color="auto"/>
        <w:left w:val="none" w:sz="0" w:space="0" w:color="auto"/>
        <w:bottom w:val="none" w:sz="0" w:space="0" w:color="auto"/>
        <w:right w:val="none" w:sz="0" w:space="0" w:color="auto"/>
      </w:divBdr>
      <w:divsChild>
        <w:div w:id="1247154634">
          <w:marLeft w:val="0"/>
          <w:marRight w:val="0"/>
          <w:marTop w:val="0"/>
          <w:marBottom w:val="0"/>
          <w:divBdr>
            <w:top w:val="none" w:sz="0" w:space="0" w:color="auto"/>
            <w:left w:val="none" w:sz="0" w:space="0" w:color="auto"/>
            <w:bottom w:val="none" w:sz="0" w:space="0" w:color="auto"/>
            <w:right w:val="none" w:sz="0" w:space="0" w:color="auto"/>
          </w:divBdr>
        </w:div>
        <w:div w:id="2109156922">
          <w:marLeft w:val="0"/>
          <w:marRight w:val="0"/>
          <w:marTop w:val="0"/>
          <w:marBottom w:val="0"/>
          <w:divBdr>
            <w:top w:val="none" w:sz="0" w:space="0" w:color="auto"/>
            <w:left w:val="none" w:sz="0" w:space="0" w:color="auto"/>
            <w:bottom w:val="none" w:sz="0" w:space="0" w:color="auto"/>
            <w:right w:val="none" w:sz="0" w:space="0" w:color="auto"/>
          </w:divBdr>
        </w:div>
      </w:divsChild>
    </w:div>
    <w:div w:id="2028828278">
      <w:bodyDiv w:val="1"/>
      <w:marLeft w:val="0"/>
      <w:marRight w:val="0"/>
      <w:marTop w:val="0"/>
      <w:marBottom w:val="0"/>
      <w:divBdr>
        <w:top w:val="none" w:sz="0" w:space="0" w:color="auto"/>
        <w:left w:val="none" w:sz="0" w:space="0" w:color="auto"/>
        <w:bottom w:val="none" w:sz="0" w:space="0" w:color="auto"/>
        <w:right w:val="none" w:sz="0" w:space="0" w:color="auto"/>
      </w:divBdr>
    </w:div>
    <w:div w:id="2096975102">
      <w:bodyDiv w:val="1"/>
      <w:marLeft w:val="0"/>
      <w:marRight w:val="0"/>
      <w:marTop w:val="0"/>
      <w:marBottom w:val="0"/>
      <w:divBdr>
        <w:top w:val="none" w:sz="0" w:space="0" w:color="auto"/>
        <w:left w:val="none" w:sz="0" w:space="0" w:color="auto"/>
        <w:bottom w:val="none" w:sz="0" w:space="0" w:color="auto"/>
        <w:right w:val="none" w:sz="0" w:space="0" w:color="auto"/>
      </w:divBdr>
    </w:div>
    <w:div w:id="2138640175">
      <w:bodyDiv w:val="1"/>
      <w:marLeft w:val="0"/>
      <w:marRight w:val="0"/>
      <w:marTop w:val="0"/>
      <w:marBottom w:val="0"/>
      <w:divBdr>
        <w:top w:val="none" w:sz="0" w:space="0" w:color="auto"/>
        <w:left w:val="none" w:sz="0" w:space="0" w:color="auto"/>
        <w:bottom w:val="none" w:sz="0" w:space="0" w:color="auto"/>
        <w:right w:val="none" w:sz="0" w:space="0" w:color="auto"/>
      </w:divBdr>
      <w:divsChild>
        <w:div w:id="159544335">
          <w:marLeft w:val="0"/>
          <w:marRight w:val="0"/>
          <w:marTop w:val="0"/>
          <w:marBottom w:val="0"/>
          <w:divBdr>
            <w:top w:val="none" w:sz="0" w:space="0" w:color="auto"/>
            <w:left w:val="none" w:sz="0" w:space="0" w:color="auto"/>
            <w:bottom w:val="none" w:sz="0" w:space="0" w:color="auto"/>
            <w:right w:val="none" w:sz="0" w:space="0" w:color="auto"/>
          </w:divBdr>
          <w:divsChild>
            <w:div w:id="1505974278">
              <w:marLeft w:val="0"/>
              <w:marRight w:val="0"/>
              <w:marTop w:val="0"/>
              <w:marBottom w:val="0"/>
              <w:divBdr>
                <w:top w:val="none" w:sz="0" w:space="0" w:color="auto"/>
                <w:left w:val="none" w:sz="0" w:space="0" w:color="auto"/>
                <w:bottom w:val="none" w:sz="0" w:space="0" w:color="auto"/>
                <w:right w:val="none" w:sz="0" w:space="0" w:color="auto"/>
              </w:divBdr>
              <w:divsChild>
                <w:div w:id="19515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vk.roy@gov.in"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mailto:as.verma@gov.in" TargetMode="Externa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vishnu.n@ieee.org"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njana.sivaram@gov.in" TargetMode="External"/><Relationship Id="rId22" Type="http://schemas.openxmlformats.org/officeDocument/2006/relationships/image" Target="media/image8.png"/><Relationship Id="rId27"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99AFC822C074C228243FF12193FC114"/>
        <w:category>
          <w:name w:val="General"/>
          <w:gallery w:val="placeholder"/>
        </w:category>
        <w:types>
          <w:type w:val="bbPlcHdr"/>
        </w:types>
        <w:behaviors>
          <w:behavior w:val="content"/>
        </w:behaviors>
        <w:guid w:val="{27A98176-7C97-4CA4-B453-6A1B8B67AAA3}"/>
      </w:docPartPr>
      <w:docPartBody>
        <w:p w:rsidR="009F1D91" w:rsidRDefault="00A20517" w:rsidP="00A20517">
          <w:pPr>
            <w:pStyle w:val="599AFC822C074C228243FF12193FC114"/>
          </w:pPr>
          <w:r>
            <w:rPr>
              <w:rStyle w:val="PlaceholderText"/>
              <w:bCs/>
              <w:szCs w:val="32"/>
            </w:rPr>
            <w:t>SGgg-C.n OR TD n (PLEN|GEN|WPx/gg)</w:t>
          </w:r>
        </w:p>
      </w:docPartBody>
    </w:docPart>
    <w:docPart>
      <w:docPartPr>
        <w:name w:val="4E2CB4D155504CB0913105AAB6AEA105"/>
        <w:category>
          <w:name w:val="General"/>
          <w:gallery w:val="placeholder"/>
        </w:category>
        <w:types>
          <w:type w:val="bbPlcHdr"/>
        </w:types>
        <w:behaviors>
          <w:behavior w:val="content"/>
        </w:behaviors>
        <w:guid w:val="{A7D442E2-A849-4384-BD91-B9BE22B6AF9F}"/>
      </w:docPartPr>
      <w:docPartBody>
        <w:p w:rsidR="009F1D91" w:rsidRDefault="00A20517" w:rsidP="00A20517">
          <w:pPr>
            <w:pStyle w:val="4E2CB4D155504CB0913105AAB6AEA105"/>
          </w:pPr>
          <w:r>
            <w:rPr>
              <w:rStyle w:val="PlaceholderText"/>
              <w:rFonts w:ascii="Times New Roman Bold" w:hAnsi="Times New Roman Bold" w:cs="Times New Roman Bold"/>
              <w:b/>
              <w:bCs/>
              <w:caps/>
              <w:sz w:val="32"/>
              <w:szCs w:val="32"/>
            </w:rPr>
            <w:t>Study Group gg</w:t>
          </w:r>
        </w:p>
      </w:docPartBody>
    </w:docPart>
    <w:docPart>
      <w:docPartPr>
        <w:name w:val="0861763B6FA0438E8BD7BB9D7E0764C2"/>
        <w:category>
          <w:name w:val="General"/>
          <w:gallery w:val="placeholder"/>
        </w:category>
        <w:types>
          <w:type w:val="bbPlcHdr"/>
        </w:types>
        <w:behaviors>
          <w:behavior w:val="content"/>
        </w:behaviors>
        <w:guid w:val="{47DE8C59-7030-43EB-8421-9563AD9298BE}"/>
      </w:docPartPr>
      <w:docPartBody>
        <w:p w:rsidR="009F1D91" w:rsidRDefault="00A20517" w:rsidP="00A20517">
          <w:pPr>
            <w:pStyle w:val="0861763B6FA0438E8BD7BB9D7E0764C2"/>
          </w:pPr>
          <w:r>
            <w:rPr>
              <w:rStyle w:val="PlaceholderText"/>
            </w:rPr>
            <w:t>Q nos separated by commas (e.g 3/13, 5/16) or N/A (TSAG)</w:t>
          </w:r>
        </w:p>
      </w:docPartBody>
    </w:docPart>
    <w:docPart>
      <w:docPartPr>
        <w:name w:val="3DD368A6A92A4AF18F9FA532C9AA9040"/>
        <w:category>
          <w:name w:val="General"/>
          <w:gallery w:val="placeholder"/>
        </w:category>
        <w:types>
          <w:type w:val="bbPlcHdr"/>
        </w:types>
        <w:behaviors>
          <w:behavior w:val="content"/>
        </w:behaviors>
        <w:guid w:val="{3EABB1F6-A089-4F17-81B4-00E347915DBA}"/>
      </w:docPartPr>
      <w:docPartBody>
        <w:p w:rsidR="009F1D91" w:rsidRDefault="00A20517" w:rsidP="00A20517">
          <w:pPr>
            <w:pStyle w:val="3DD368A6A92A4AF18F9FA532C9AA9040"/>
          </w:pPr>
          <w:r>
            <w:rPr>
              <w:rStyle w:val="PlaceholderText"/>
              <w:rFonts w:ascii="Times New Roman Bold" w:hAnsi="Times New Roman Bold" w:cs="Times New Roman Bold"/>
              <w:caps/>
            </w:rPr>
            <w:t>Insert doc. type: Contribution / TD</w:t>
          </w:r>
        </w:p>
      </w:docPartBody>
    </w:docPart>
    <w:docPart>
      <w:docPartPr>
        <w:name w:val="27FCCA486EE3409B90BC612C0117A252"/>
        <w:category>
          <w:name w:val="General"/>
          <w:gallery w:val="placeholder"/>
        </w:category>
        <w:types>
          <w:type w:val="bbPlcHdr"/>
        </w:types>
        <w:behaviors>
          <w:behavior w:val="content"/>
        </w:behaviors>
        <w:guid w:val="{00DDB04B-DC0A-471C-8CBF-B3F8D0A320BD}"/>
      </w:docPartPr>
      <w:docPartBody>
        <w:p w:rsidR="009F1D91" w:rsidRDefault="00A20517" w:rsidP="00A20517">
          <w:pPr>
            <w:pStyle w:val="27FCCA486EE3409B90BC612C0117A252"/>
          </w:pPr>
          <w:r>
            <w:rPr>
              <w:rStyle w:val="PlaceholderText"/>
            </w:rPr>
            <w:t>[DocumentSource]</w:t>
          </w:r>
        </w:p>
      </w:docPartBody>
    </w:docPart>
    <w:docPart>
      <w:docPartPr>
        <w:name w:val="C6BE5F298C914B789EFAFA2A8A389E6B"/>
        <w:category>
          <w:name w:val="General"/>
          <w:gallery w:val="placeholder"/>
        </w:category>
        <w:types>
          <w:type w:val="bbPlcHdr"/>
        </w:types>
        <w:behaviors>
          <w:behavior w:val="content"/>
        </w:behaviors>
        <w:guid w:val="{39AF4435-1DDC-4B7D-B128-E1278913A256}"/>
      </w:docPartPr>
      <w:docPartBody>
        <w:p w:rsidR="009F1D91" w:rsidRDefault="00A20517" w:rsidP="00A20517">
          <w:pPr>
            <w:pStyle w:val="C6BE5F298C914B789EFAFA2A8A389E6B"/>
          </w:pPr>
          <w:r>
            <w:rPr>
              <w:rStyle w:val="PlaceholderText"/>
            </w:rPr>
            <w:t>Insert title (always in ENGLISH)</w:t>
          </w:r>
        </w:p>
      </w:docPartBody>
    </w:docPart>
    <w:docPart>
      <w:docPartPr>
        <w:name w:val="830B91E410344244A56E436C0400E19B"/>
        <w:category>
          <w:name w:val="General"/>
          <w:gallery w:val="placeholder"/>
        </w:category>
        <w:types>
          <w:type w:val="bbPlcHdr"/>
        </w:types>
        <w:behaviors>
          <w:behavior w:val="content"/>
        </w:behaviors>
        <w:guid w:val="{2F47E5E4-FD80-46ED-ACF6-F63AC72C1647}"/>
      </w:docPartPr>
      <w:docPartBody>
        <w:p w:rsidR="009F1D91" w:rsidRDefault="00A20517" w:rsidP="00A20517">
          <w:pPr>
            <w:pStyle w:val="830B91E410344244A56E436C0400E19B"/>
          </w:pPr>
          <w:r>
            <w:rPr>
              <w:rStyle w:val="PlaceholderText"/>
            </w:rPr>
            <w:t>[Choose a purpose from the dropdown list]</w:t>
          </w:r>
        </w:p>
      </w:docPartBody>
    </w:docPart>
    <w:docPart>
      <w:docPartPr>
        <w:name w:val="64584585F407406C9D5F48FB59790275"/>
        <w:category>
          <w:name w:val="General"/>
          <w:gallery w:val="placeholder"/>
        </w:category>
        <w:types>
          <w:type w:val="bbPlcHdr"/>
        </w:types>
        <w:behaviors>
          <w:behavior w:val="content"/>
        </w:behaviors>
        <w:guid w:val="{478661B1-672D-4246-930E-AD46BDE56F36}"/>
      </w:docPartPr>
      <w:docPartBody>
        <w:p w:rsidR="009F1D91" w:rsidRDefault="00A20517" w:rsidP="00A20517">
          <w:pPr>
            <w:pStyle w:val="64584585F407406C9D5F48FB59790275"/>
          </w:pPr>
          <w:r>
            <w:rPr>
              <w:rStyle w:val="PlaceholderText"/>
            </w:rPr>
            <w:t>Insert keywords separated by semicolon (;)</w:t>
          </w:r>
        </w:p>
      </w:docPartBody>
    </w:docPart>
    <w:docPart>
      <w:docPartPr>
        <w:name w:val="DD5087D28D39460C9D7693958E9AA84F"/>
        <w:category>
          <w:name w:val="General"/>
          <w:gallery w:val="placeholder"/>
        </w:category>
        <w:types>
          <w:type w:val="bbPlcHdr"/>
        </w:types>
        <w:behaviors>
          <w:behavior w:val="content"/>
        </w:behaviors>
        <w:guid w:val="{7AD7BC72-8F50-408F-A91B-2E099CF57ECB}"/>
      </w:docPartPr>
      <w:docPartBody>
        <w:p w:rsidR="009F1D91" w:rsidRDefault="00A20517" w:rsidP="00A20517">
          <w:pPr>
            <w:pStyle w:val="DD5087D28D39460C9D7693958E9AA84F"/>
          </w:pPr>
          <w:r>
            <w:rPr>
              <w:rStyle w:val="PlaceholderText"/>
            </w:rPr>
            <w:t>[Place]</w:t>
          </w:r>
        </w:p>
      </w:docPartBody>
    </w:docPart>
    <w:docPart>
      <w:docPartPr>
        <w:name w:val="49F601616C1D45EC82BA622FE2A4295B"/>
        <w:category>
          <w:name w:val="General"/>
          <w:gallery w:val="placeholder"/>
        </w:category>
        <w:types>
          <w:type w:val="bbPlcHdr"/>
        </w:types>
        <w:behaviors>
          <w:behavior w:val="content"/>
        </w:behaviors>
        <w:guid w:val="{3DE974AC-37AD-4052-B2AD-0147959947A6}"/>
      </w:docPartPr>
      <w:docPartBody>
        <w:p w:rsidR="009F1D91" w:rsidRDefault="00A20517" w:rsidP="00A20517">
          <w:pPr>
            <w:pStyle w:val="49F601616C1D45EC82BA622FE2A4295B"/>
          </w:pPr>
          <w:r>
            <w:rPr>
              <w:rStyle w:val="PlaceholderText"/>
            </w:rPr>
            <w:t>[When]</w:t>
          </w:r>
        </w:p>
      </w:docPartBody>
    </w:docPart>
    <w:docPart>
      <w:docPartPr>
        <w:name w:val="C270F3B3A32B56498FF37998B2AF267D"/>
        <w:category>
          <w:name w:val="General"/>
          <w:gallery w:val="placeholder"/>
        </w:category>
        <w:types>
          <w:type w:val="bbPlcHdr"/>
        </w:types>
        <w:behaviors>
          <w:behavior w:val="content"/>
        </w:behaviors>
        <w:guid w:val="{DE483BD9-04F8-D84E-9929-CC7C3296B500}"/>
      </w:docPartPr>
      <w:docPartBody>
        <w:p w:rsidR="00D5206D" w:rsidRDefault="003D3386" w:rsidP="003D3386">
          <w:pPr>
            <w:pStyle w:val="C270F3B3A32B56498FF37998B2AF267D"/>
          </w:pPr>
          <w:r w:rsidRPr="001229A4">
            <w:rPr>
              <w:rStyle w:val="PlaceholderText"/>
            </w:rPr>
            <w:t>Click here to enter text.</w:t>
          </w:r>
        </w:p>
      </w:docPartBody>
    </w:docPart>
    <w:docPart>
      <w:docPartPr>
        <w:name w:val="D6B8427E723A8F428ED8134A4E9507C8"/>
        <w:category>
          <w:name w:val="General"/>
          <w:gallery w:val="placeholder"/>
        </w:category>
        <w:types>
          <w:type w:val="bbPlcHdr"/>
        </w:types>
        <w:behaviors>
          <w:behavior w:val="content"/>
        </w:behaviors>
        <w:guid w:val="{79B4453B-B6F3-3947-9BD8-CA6D5FB29B2C}"/>
      </w:docPartPr>
      <w:docPartBody>
        <w:p w:rsidR="00D5206D" w:rsidRDefault="003D3386" w:rsidP="003D3386">
          <w:pPr>
            <w:pStyle w:val="D6B8427E723A8F428ED8134A4E9507C8"/>
          </w:pPr>
          <w:r w:rsidRPr="001229A4">
            <w:rPr>
              <w:rStyle w:val="PlaceholderText"/>
            </w:rPr>
            <w:t>Click here to enter text.</w:t>
          </w:r>
        </w:p>
      </w:docPartBody>
    </w:docPart>
    <w:docPart>
      <w:docPartPr>
        <w:name w:val="7B743D539C55C64EB2CC88E24A28303C"/>
        <w:category>
          <w:name w:val="General"/>
          <w:gallery w:val="placeholder"/>
        </w:category>
        <w:types>
          <w:type w:val="bbPlcHdr"/>
        </w:types>
        <w:behaviors>
          <w:behavior w:val="content"/>
        </w:behaviors>
        <w:guid w:val="{072BB358-74DE-8847-9995-9B05B7F91AB4}"/>
      </w:docPartPr>
      <w:docPartBody>
        <w:p w:rsidR="00D5206D" w:rsidRDefault="003D3386" w:rsidP="003D3386">
          <w:pPr>
            <w:pStyle w:val="7B743D539C55C64EB2CC88E24A28303C"/>
          </w:pPr>
          <w:r w:rsidRPr="001229A4">
            <w:rPr>
              <w:rStyle w:val="PlaceholderText"/>
            </w:rPr>
            <w:t>Click here to enter text.</w:t>
          </w:r>
        </w:p>
      </w:docPartBody>
    </w:docPart>
    <w:docPart>
      <w:docPartPr>
        <w:name w:val="B941DD1C798D43DB8BCA2189FB7D969D"/>
        <w:category>
          <w:name w:val="General"/>
          <w:gallery w:val="placeholder"/>
        </w:category>
        <w:types>
          <w:type w:val="bbPlcHdr"/>
        </w:types>
        <w:behaviors>
          <w:behavior w:val="content"/>
        </w:behaviors>
        <w:guid w:val="{4F729C3B-7970-4AF0-A278-B308DB845440}"/>
      </w:docPartPr>
      <w:docPartBody>
        <w:p w:rsidR="007E1D2F" w:rsidRDefault="007E1D2F" w:rsidP="007E1D2F">
          <w:pPr>
            <w:pStyle w:val="B941DD1C798D43DB8BCA2189FB7D969D"/>
          </w:pPr>
          <w:r w:rsidRPr="001229A4">
            <w:rPr>
              <w:rStyle w:val="PlaceholderText"/>
            </w:rPr>
            <w:t>Click here to enter text.</w:t>
          </w:r>
        </w:p>
      </w:docPartBody>
    </w:docPart>
    <w:docPart>
      <w:docPartPr>
        <w:name w:val="8FD530AC342042228CD24DD873565670"/>
        <w:category>
          <w:name w:val="General"/>
          <w:gallery w:val="placeholder"/>
        </w:category>
        <w:types>
          <w:type w:val="bbPlcHdr"/>
        </w:types>
        <w:behaviors>
          <w:behavior w:val="content"/>
        </w:behaviors>
        <w:guid w:val="{5F5DD524-6752-4465-AC70-05050ED2E371}"/>
      </w:docPartPr>
      <w:docPartBody>
        <w:p w:rsidR="007E1D2F" w:rsidRDefault="007E1D2F" w:rsidP="007E1D2F">
          <w:pPr>
            <w:pStyle w:val="8FD530AC342042228CD24DD873565670"/>
          </w:pPr>
          <w:r w:rsidRPr="001229A4">
            <w:rPr>
              <w:rStyle w:val="PlaceholderText"/>
            </w:rPr>
            <w:t>Click here to enter text.</w:t>
          </w:r>
        </w:p>
      </w:docPartBody>
    </w:docPart>
    <w:docPart>
      <w:docPartPr>
        <w:name w:val="B0A3A318BB46445490B42AFE65E012CF"/>
        <w:category>
          <w:name w:val="General"/>
          <w:gallery w:val="placeholder"/>
        </w:category>
        <w:types>
          <w:type w:val="bbPlcHdr"/>
        </w:types>
        <w:behaviors>
          <w:behavior w:val="content"/>
        </w:behaviors>
        <w:guid w:val="{753C2FE4-BF0D-465E-AC3B-C08FBC70BA2C}"/>
      </w:docPartPr>
      <w:docPartBody>
        <w:p w:rsidR="007E1D2F" w:rsidRDefault="007E1D2F" w:rsidP="007E1D2F">
          <w:pPr>
            <w:pStyle w:val="B0A3A318BB46445490B42AFE65E012CF"/>
          </w:pPr>
          <w:r w:rsidRPr="001229A4">
            <w:rPr>
              <w:rStyle w:val="PlaceholderText"/>
            </w:rPr>
            <w:t>Click here to enter text.</w:t>
          </w:r>
        </w:p>
      </w:docPartBody>
    </w:docPart>
    <w:docPart>
      <w:docPartPr>
        <w:name w:val="B8C13E3C627240CBB2B5AE3151109D72"/>
        <w:category>
          <w:name w:val="General"/>
          <w:gallery w:val="placeholder"/>
        </w:category>
        <w:types>
          <w:type w:val="bbPlcHdr"/>
        </w:types>
        <w:behaviors>
          <w:behavior w:val="content"/>
        </w:behaviors>
        <w:guid w:val="{DF7B1292-BA33-4393-B775-C147AE2D58AE}"/>
      </w:docPartPr>
      <w:docPartBody>
        <w:p w:rsidR="007E1D2F" w:rsidRDefault="007E1D2F" w:rsidP="007E1D2F">
          <w:pPr>
            <w:pStyle w:val="B8C13E3C627240CBB2B5AE3151109D72"/>
          </w:pPr>
          <w:r w:rsidRPr="001229A4">
            <w:rPr>
              <w:rStyle w:val="PlaceholderText"/>
            </w:rPr>
            <w:t>Click here to enter text.</w:t>
          </w:r>
        </w:p>
      </w:docPartBody>
    </w:docPart>
    <w:docPart>
      <w:docPartPr>
        <w:name w:val="9E2F48574EAA433189316202DB4EA5F7"/>
        <w:category>
          <w:name w:val="General"/>
          <w:gallery w:val="placeholder"/>
        </w:category>
        <w:types>
          <w:type w:val="bbPlcHdr"/>
        </w:types>
        <w:behaviors>
          <w:behavior w:val="content"/>
        </w:behaviors>
        <w:guid w:val="{C8D1CCFB-28C3-4EBE-8051-28E18C3F5529}"/>
      </w:docPartPr>
      <w:docPartBody>
        <w:p w:rsidR="007E1D2F" w:rsidRDefault="007E1D2F" w:rsidP="007E1D2F">
          <w:pPr>
            <w:pStyle w:val="9E2F48574EAA433189316202DB4EA5F7"/>
          </w:pPr>
          <w:r w:rsidRPr="001229A4">
            <w:rPr>
              <w:rStyle w:val="PlaceholderText"/>
            </w:rPr>
            <w:t>Click here to enter text.</w:t>
          </w:r>
        </w:p>
      </w:docPartBody>
    </w:docPart>
    <w:docPart>
      <w:docPartPr>
        <w:name w:val="A0C2C5D44D9E41CD85685A04CACB6667"/>
        <w:category>
          <w:name w:val="General"/>
          <w:gallery w:val="placeholder"/>
        </w:category>
        <w:types>
          <w:type w:val="bbPlcHdr"/>
        </w:types>
        <w:behaviors>
          <w:behavior w:val="content"/>
        </w:behaviors>
        <w:guid w:val="{EF98E830-6D87-4A4F-8643-BE5B70CF87A2}"/>
      </w:docPartPr>
      <w:docPartBody>
        <w:p w:rsidR="007E1D2F" w:rsidRDefault="007E1D2F" w:rsidP="007E1D2F">
          <w:pPr>
            <w:pStyle w:val="A0C2C5D44D9E41CD85685A04CACB6667"/>
          </w:pPr>
          <w:r w:rsidRPr="001229A4">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Times New Roman">
    <w:panose1 w:val="02020603050405020304"/>
    <w:charset w:val="00"/>
    <w:family w:val="roman"/>
    <w:pitch w:val="variable"/>
    <w:sig w:usb0="E0002AFF" w:usb1="C0007841"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Liberation Sans">
    <w:altName w:val="Arial"/>
    <w:charset w:val="01"/>
    <w:family w:val="swiss"/>
    <w:pitch w:val="variable"/>
    <w:sig w:usb0="00000000" w:usb1="00000000" w:usb2="00000000" w:usb3="00000000" w:csb0="00000000" w:csb1="00000000"/>
  </w:font>
  <w:font w:name="Noto Sans CJK SC Regular">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
    <w:altName w:val="MS Mincho"/>
    <w:panose1 w:val="00000000000000000000"/>
    <w:charset w:val="80"/>
    <w:family w:val="auto"/>
    <w:notTrueType/>
    <w:pitch w:val="variable"/>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NewRomanPS-BoldMT">
    <w:altName w:val="Times New Roman"/>
    <w:charset w:val="00"/>
    <w:family w:val="roman"/>
    <w:pitch w:val="default"/>
    <w:sig w:usb0="00000000" w:usb1="00000000" w:usb2="00000000" w:usb3="00000000" w:csb0="00000000" w:csb1="00000000"/>
  </w:font>
  <w:font w:name="TimesNewRomanPSMT">
    <w:altName w:val="Times New Roman"/>
    <w:charset w:val="00"/>
    <w:family w:val="roman"/>
    <w:pitch w:val="default"/>
    <w:sig w:usb0="00000000" w:usb1="00000000" w:usb2="00000000" w:usb3="00000000" w:csb0="00000000" w:csb1="00000000"/>
  </w:font>
  <w:font w:name="Helvetica Neue">
    <w:charset w:val="00"/>
    <w:family w:val="auto"/>
    <w:pitch w:val="variable"/>
    <w:sig w:usb0="E50002FF" w:usb1="500079DB" w:usb2="00000010" w:usb3="00000000" w:csb0="00000001" w:csb1="00000000"/>
  </w:font>
  <w:font w:name="Malgun Gothic">
    <w:panose1 w:val="020B0503020000020004"/>
    <w:charset w:val="81"/>
    <w:family w:val="swiss"/>
    <w:pitch w:val="variable"/>
    <w:sig w:usb0="900002AF" w:usb1="09D77CFB" w:usb2="00000012" w:usb3="00000000" w:csb0="00080001" w:csb1="00000000"/>
  </w:font>
  <w:font w:name="Liberation Serif">
    <w:altName w:val="Times New Roman"/>
    <w:charset w:val="01"/>
    <w:family w:val="roman"/>
    <w:pitch w:val="variable"/>
    <w:sig w:usb0="00000000" w:usb1="00000000" w:usb2="00000000" w:usb3="00000000" w:csb0="00000000" w:csb1="00000000"/>
  </w:font>
  <w:font w:name="Droid Sans Fallback">
    <w:altName w:val="Calibri"/>
    <w:panose1 w:val="00000000000000000000"/>
    <w:charset w:val="00"/>
    <w:family w:val="roman"/>
    <w:notTrueType/>
    <w:pitch w:val="default"/>
    <w:sig w:usb0="00000000" w:usb1="00000000" w:usb2="00000000" w:usb3="00000000" w:csb0="00000000" w:csb1="00000000"/>
  </w:font>
  <w:font w:name="TimesNewRomanPS">
    <w:altName w:val="Times New Roman"/>
    <w:charset w:val="00"/>
    <w:family w:val="roman"/>
    <w:pitch w:val="default"/>
    <w:sig w:usb0="00000000" w:usb1="00000000" w:usb2="00000000" w:usb3="00000000" w:csb0="0000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hyphenationZone w:val="425"/>
  <w:characterSpacingControl w:val="doNotCompress"/>
  <w:compat>
    <w:useFELayout/>
  </w:compat>
  <w:rsids>
    <w:rsidRoot w:val="00C37EFF"/>
    <w:rsid w:val="00016835"/>
    <w:rsid w:val="00022F55"/>
    <w:rsid w:val="00041B1E"/>
    <w:rsid w:val="00085148"/>
    <w:rsid w:val="000B5065"/>
    <w:rsid w:val="000C65A8"/>
    <w:rsid w:val="00125832"/>
    <w:rsid w:val="0022703D"/>
    <w:rsid w:val="0028528A"/>
    <w:rsid w:val="002A629B"/>
    <w:rsid w:val="002B63E6"/>
    <w:rsid w:val="00307BDE"/>
    <w:rsid w:val="00312DC0"/>
    <w:rsid w:val="00380DAF"/>
    <w:rsid w:val="003A47B9"/>
    <w:rsid w:val="003B1224"/>
    <w:rsid w:val="003C2076"/>
    <w:rsid w:val="003D3386"/>
    <w:rsid w:val="003E1B73"/>
    <w:rsid w:val="0041396E"/>
    <w:rsid w:val="00460606"/>
    <w:rsid w:val="00485F64"/>
    <w:rsid w:val="00493B15"/>
    <w:rsid w:val="004D31A2"/>
    <w:rsid w:val="004E186C"/>
    <w:rsid w:val="0064037D"/>
    <w:rsid w:val="0064372B"/>
    <w:rsid w:val="00655C98"/>
    <w:rsid w:val="00663B54"/>
    <w:rsid w:val="00682AF4"/>
    <w:rsid w:val="006A4FC5"/>
    <w:rsid w:val="006E0CA7"/>
    <w:rsid w:val="00710D05"/>
    <w:rsid w:val="007534A7"/>
    <w:rsid w:val="00776114"/>
    <w:rsid w:val="007936B3"/>
    <w:rsid w:val="007D2861"/>
    <w:rsid w:val="007E0B99"/>
    <w:rsid w:val="007E1D2F"/>
    <w:rsid w:val="00807B1C"/>
    <w:rsid w:val="0081058D"/>
    <w:rsid w:val="00863C35"/>
    <w:rsid w:val="0086523E"/>
    <w:rsid w:val="008854FC"/>
    <w:rsid w:val="008D1C08"/>
    <w:rsid w:val="00913775"/>
    <w:rsid w:val="009E3CA6"/>
    <w:rsid w:val="009E53AC"/>
    <w:rsid w:val="009F1D91"/>
    <w:rsid w:val="009F57F4"/>
    <w:rsid w:val="00A124B7"/>
    <w:rsid w:val="00A20517"/>
    <w:rsid w:val="00A46D66"/>
    <w:rsid w:val="00AF3151"/>
    <w:rsid w:val="00B125BF"/>
    <w:rsid w:val="00B67C1B"/>
    <w:rsid w:val="00B903CF"/>
    <w:rsid w:val="00BA0E2E"/>
    <w:rsid w:val="00C37EFF"/>
    <w:rsid w:val="00C4158B"/>
    <w:rsid w:val="00C564C0"/>
    <w:rsid w:val="00C92F47"/>
    <w:rsid w:val="00C97C2C"/>
    <w:rsid w:val="00D5206D"/>
    <w:rsid w:val="00D96054"/>
    <w:rsid w:val="00E00F55"/>
    <w:rsid w:val="00ED4FB6"/>
    <w:rsid w:val="00EE4E85"/>
    <w:rsid w:val="00F659C3"/>
    <w:rsid w:val="00F91F5C"/>
    <w:rsid w:val="00FC1E9D"/>
    <w:rsid w:val="00FC2F5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7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B1224"/>
  </w:style>
  <w:style w:type="paragraph" w:customStyle="1" w:styleId="599AFC822C074C228243FF12193FC114">
    <w:name w:val="599AFC822C074C228243FF12193FC114"/>
    <w:rsid w:val="00A20517"/>
    <w:rPr>
      <w:rFonts w:cs="Mangal"/>
      <w:szCs w:val="20"/>
      <w:lang w:val="en-GB" w:eastAsia="en-GB" w:bidi="hi-IN"/>
    </w:rPr>
  </w:style>
  <w:style w:type="paragraph" w:customStyle="1" w:styleId="4E2CB4D155504CB0913105AAB6AEA105">
    <w:name w:val="4E2CB4D155504CB0913105AAB6AEA105"/>
    <w:rsid w:val="00A20517"/>
    <w:rPr>
      <w:rFonts w:cs="Mangal"/>
      <w:szCs w:val="20"/>
      <w:lang w:val="en-GB" w:eastAsia="en-GB" w:bidi="hi-IN"/>
    </w:rPr>
  </w:style>
  <w:style w:type="paragraph" w:customStyle="1" w:styleId="0861763B6FA0438E8BD7BB9D7E0764C2">
    <w:name w:val="0861763B6FA0438E8BD7BB9D7E0764C2"/>
    <w:rsid w:val="00A20517"/>
    <w:rPr>
      <w:rFonts w:cs="Mangal"/>
      <w:szCs w:val="20"/>
      <w:lang w:val="en-GB" w:eastAsia="en-GB" w:bidi="hi-IN"/>
    </w:rPr>
  </w:style>
  <w:style w:type="paragraph" w:customStyle="1" w:styleId="3DD368A6A92A4AF18F9FA532C9AA9040">
    <w:name w:val="3DD368A6A92A4AF18F9FA532C9AA9040"/>
    <w:rsid w:val="00A20517"/>
    <w:rPr>
      <w:rFonts w:cs="Mangal"/>
      <w:szCs w:val="20"/>
      <w:lang w:val="en-GB" w:eastAsia="en-GB" w:bidi="hi-IN"/>
    </w:rPr>
  </w:style>
  <w:style w:type="paragraph" w:customStyle="1" w:styleId="27FCCA486EE3409B90BC612C0117A252">
    <w:name w:val="27FCCA486EE3409B90BC612C0117A252"/>
    <w:rsid w:val="00A20517"/>
    <w:rPr>
      <w:rFonts w:cs="Mangal"/>
      <w:szCs w:val="20"/>
      <w:lang w:val="en-GB" w:eastAsia="en-GB" w:bidi="hi-IN"/>
    </w:rPr>
  </w:style>
  <w:style w:type="paragraph" w:customStyle="1" w:styleId="C6BE5F298C914B789EFAFA2A8A389E6B">
    <w:name w:val="C6BE5F298C914B789EFAFA2A8A389E6B"/>
    <w:rsid w:val="00A20517"/>
    <w:rPr>
      <w:rFonts w:cs="Mangal"/>
      <w:szCs w:val="20"/>
      <w:lang w:val="en-GB" w:eastAsia="en-GB" w:bidi="hi-IN"/>
    </w:rPr>
  </w:style>
  <w:style w:type="paragraph" w:customStyle="1" w:styleId="830B91E410344244A56E436C0400E19B">
    <w:name w:val="830B91E410344244A56E436C0400E19B"/>
    <w:rsid w:val="00A20517"/>
    <w:rPr>
      <w:rFonts w:cs="Mangal"/>
      <w:szCs w:val="20"/>
      <w:lang w:val="en-GB" w:eastAsia="en-GB" w:bidi="hi-IN"/>
    </w:rPr>
  </w:style>
  <w:style w:type="paragraph" w:customStyle="1" w:styleId="64584585F407406C9D5F48FB59790275">
    <w:name w:val="64584585F407406C9D5F48FB59790275"/>
    <w:rsid w:val="00A20517"/>
    <w:rPr>
      <w:rFonts w:cs="Mangal"/>
      <w:szCs w:val="20"/>
      <w:lang w:val="en-GB" w:eastAsia="en-GB" w:bidi="hi-IN"/>
    </w:rPr>
  </w:style>
  <w:style w:type="paragraph" w:customStyle="1" w:styleId="DD5087D28D39460C9D7693958E9AA84F">
    <w:name w:val="DD5087D28D39460C9D7693958E9AA84F"/>
    <w:rsid w:val="00A20517"/>
    <w:rPr>
      <w:rFonts w:cs="Mangal"/>
      <w:szCs w:val="20"/>
      <w:lang w:val="en-GB" w:eastAsia="en-GB" w:bidi="hi-IN"/>
    </w:rPr>
  </w:style>
  <w:style w:type="paragraph" w:customStyle="1" w:styleId="49F601616C1D45EC82BA622FE2A4295B">
    <w:name w:val="49F601616C1D45EC82BA622FE2A4295B"/>
    <w:rsid w:val="00A20517"/>
    <w:rPr>
      <w:rFonts w:cs="Mangal"/>
      <w:szCs w:val="20"/>
      <w:lang w:val="en-GB" w:eastAsia="en-GB" w:bidi="hi-IN"/>
    </w:rPr>
  </w:style>
  <w:style w:type="paragraph" w:customStyle="1" w:styleId="C270F3B3A32B56498FF37998B2AF267D">
    <w:name w:val="C270F3B3A32B56498FF37998B2AF267D"/>
    <w:rsid w:val="003D3386"/>
    <w:pPr>
      <w:spacing w:after="0" w:line="240" w:lineRule="auto"/>
    </w:pPr>
    <w:rPr>
      <w:sz w:val="24"/>
      <w:szCs w:val="24"/>
      <w:lang w:eastAsia="ja-JP"/>
    </w:rPr>
  </w:style>
  <w:style w:type="paragraph" w:customStyle="1" w:styleId="D6B8427E723A8F428ED8134A4E9507C8">
    <w:name w:val="D6B8427E723A8F428ED8134A4E9507C8"/>
    <w:rsid w:val="003D3386"/>
    <w:pPr>
      <w:spacing w:after="0" w:line="240" w:lineRule="auto"/>
    </w:pPr>
    <w:rPr>
      <w:sz w:val="24"/>
      <w:szCs w:val="24"/>
      <w:lang w:eastAsia="ja-JP"/>
    </w:rPr>
  </w:style>
  <w:style w:type="paragraph" w:customStyle="1" w:styleId="7B743D539C55C64EB2CC88E24A28303C">
    <w:name w:val="7B743D539C55C64EB2CC88E24A28303C"/>
    <w:rsid w:val="003D3386"/>
    <w:pPr>
      <w:spacing w:after="0" w:line="240" w:lineRule="auto"/>
    </w:pPr>
    <w:rPr>
      <w:sz w:val="24"/>
      <w:szCs w:val="24"/>
      <w:lang w:eastAsia="ja-JP"/>
    </w:rPr>
  </w:style>
  <w:style w:type="paragraph" w:customStyle="1" w:styleId="B941DD1C798D43DB8BCA2189FB7D969D">
    <w:name w:val="B941DD1C798D43DB8BCA2189FB7D969D"/>
    <w:rsid w:val="007E1D2F"/>
  </w:style>
  <w:style w:type="paragraph" w:customStyle="1" w:styleId="8FD530AC342042228CD24DD873565670">
    <w:name w:val="8FD530AC342042228CD24DD873565670"/>
    <w:rsid w:val="007E1D2F"/>
  </w:style>
  <w:style w:type="paragraph" w:customStyle="1" w:styleId="B0A3A318BB46445490B42AFE65E012CF">
    <w:name w:val="B0A3A318BB46445490B42AFE65E012CF"/>
    <w:rsid w:val="007E1D2F"/>
  </w:style>
  <w:style w:type="paragraph" w:customStyle="1" w:styleId="B8C13E3C627240CBB2B5AE3151109D72">
    <w:name w:val="B8C13E3C627240CBB2B5AE3151109D72"/>
    <w:rsid w:val="007E1D2F"/>
  </w:style>
  <w:style w:type="paragraph" w:customStyle="1" w:styleId="9E2F48574EAA433189316202DB4EA5F7">
    <w:name w:val="9E2F48574EAA433189316202DB4EA5F7"/>
    <w:rsid w:val="007E1D2F"/>
  </w:style>
  <w:style w:type="paragraph" w:customStyle="1" w:styleId="A0C2C5D44D9E41CD85685A04CACB6667">
    <w:name w:val="A0C2C5D44D9E41CD85685A04CACB6667"/>
    <w:rsid w:val="007E1D2F"/>
  </w:style>
  <w:style w:type="paragraph" w:customStyle="1" w:styleId="2CEB0E540E5ED74F8C4F858206DDE3BD">
    <w:name w:val="2CEB0E540E5ED74F8C4F858206DDE3BD"/>
    <w:rsid w:val="003B1224"/>
    <w:pPr>
      <w:spacing w:after="0" w:line="240" w:lineRule="auto"/>
    </w:pPr>
    <w:rPr>
      <w:sz w:val="24"/>
      <w:szCs w:val="24"/>
      <w:lang w:eastAsia="ja-JP"/>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Meeting xmlns="3f6fad35-1f81-480e-a4e5-6e5474dcfb96">503</Meeting>
    <When xmlns="3f6fad35-1f81-480e-a4e5-6e5474dcfb96">4-15 July 2022</When>
    <DocumentSource xmlns="3f6fad35-1f81-480e-a4e5-6e5474dcfb96">Ministry of Communications, India</DocumentSource>
    <IsReservedDoc xmlns="3f6fad35-1f81-480e-a4e5-6e5474dcfb96">false</IsReservedDoc>
    <SgText xmlns="3f6fad35-1f81-480e-a4e5-6e5474dcfb96">STUDY GROUP 13</SgText>
    <g7c634529dc642298f3d45250a210339 xmlns="3f6fad35-1f81-480e-a4e5-6e5474dcfb96">
      <Terms xmlns="http://schemas.microsoft.com/office/infopath/2007/PartnerControls">
        <TermInfo xmlns="http://schemas.microsoft.com/office/infopath/2007/PartnerControls">
          <TermName xmlns="http://schemas.microsoft.com/office/infopath/2007/PartnerControls">Q20/13</TermName>
          <TermId xmlns="http://schemas.microsoft.com/office/infopath/2007/PartnerControls">69a0bc1b-4f12-4ad7-9389-dc2723798326</TermId>
        </TermInfo>
      </Terms>
    </g7c634529dc642298f3d45250a210339>
    <IsRevision xmlns="3f6fad35-1f81-480e-a4e5-6e5474dcfb96">false</IsRevision>
    <Purpose1 xmlns="3f6fad35-1f81-480e-a4e5-6e5474dcfb96">Proposal</Purpose1>
    <kff1d517de484045a83a22a3bdda4134 xmlns="3f6fad35-1f81-480e-a4e5-6e5474dcfb96">
      <Terms xmlns="http://schemas.microsoft.com/office/infopath/2007/PartnerControls">
        <TermInfo xmlns="http://schemas.microsoft.com/office/infopath/2007/PartnerControls">
          <TermName xmlns="http://schemas.microsoft.com/office/infopath/2007/PartnerControls">India</TermName>
          <TermId xmlns="http://schemas.microsoft.com/office/infopath/2007/PartnerControls">b4151788-cc39-485a-b666-cca6e243eb49</TermId>
        </TermInfo>
      </Terms>
    </kff1d517de484045a83a22a3bdda4134>
    <Abstract xmlns="3f6fad35-1f81-480e-a4e5-6e5474dcfb96">Use cases for integrating machine learning (ML) to future networks including IMT-2020 has been documented in Supplement 55 and an architecture framework for this integration was specified in ITU-T Y.3172. However, network stakeholders are apprehensive about using ML-driven approaches directly in live networking systems because it can lead to unexpected situations that can degrade KPIs/operational performance or even failure of the network as a worst result. This is mostly due to the apparent complexity of ML mechanisms (e.g., deep learning), the incompleteness of the available training data, the uncertainty produced by exploration-exploitation approaches (e.g., reinforcement learning), etc. In the face of such impediments, the ML Sandbox emerges as a potential solution that allows mobile network operators (MNOs) for improving the degree of confidence in ML solutions before their application to the live network infrastructure. This technical specification deals with the architectural framework and implementation examples for ML Sandbox in future networks including IMT-2020.</Abstract>
    <TaxCatchAll xmlns="3f6fad35-1f81-480e-a4e5-6e5474dcfb96">
      <Value>448</Value>
      <Value>979</Value>
    </TaxCatchAll>
    <SourceRGM xmlns="3f6fad35-1f81-480e-a4e5-6e5474dcfb96" xsi:nil="true"/>
    <DocStatus xmlns="3f6fad35-1f81-480e-a4e5-6e5474dcfb96">accepted</DocStatus>
    <IsAttachment xmlns="3f6fad35-1f81-480e-a4e5-6e5474dcfb96">false</IsAttachment>
    <StudyGroup xmlns="3f6fad35-1f81-480e-a4e5-6e5474dcfb96">3</StudyGroup>
    <DocType xmlns="3f6fad35-1f81-480e-a4e5-6e5474dcfb96">C</DocType>
    <QuestionText xmlns="3f6fad35-1f81-480e-a4e5-6e5474dcfb96">20/13</QuestionText>
    <DocTypeText xmlns="3f6fad35-1f81-480e-a4e5-6e5474dcfb96">CONTRIBUTION</DocTypeText>
    <CategoryDescription xmlns="http://schemas.microsoft.com/sharepoint.v3">Co-located Rapporteur Group Meeting</CategoryDescription>
    <ShortName xmlns="3f6fad35-1f81-480e-a4e5-6e5474dcfb96">SG13-C0161</ShortName>
    <Place xmlns="3f6fad35-1f81-480e-a4e5-6e5474dcfb96">Geneva</Place>
    <IsTooLateSubmitted xmlns="3f6fad35-1f81-480e-a4e5-6e5474dcfb96">false</IsTooLateSubmitted>
    <IsLastVersion xmlns="3f6fad35-1f81-480e-a4e5-6e5474dcfb96">true</IsLastVersion>
    <Observations xmlns="3f6fad35-1f81-480e-a4e5-6e5474dcfb96" xsi:nil="true"/>
    <IsUpdated xmlns="3f6fad35-1f81-480e-a4e5-6e5474dcfb96">true</IsUpdated>
    <Area xmlns="3f6fad35-1f81-480e-a4e5-6e5474dcfb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mtgdoc" ma:contentTypeID="0x01010072A901B997EC694AA911983CD90730E7009D1699195973854B9244F33699F480A7" ma:contentTypeVersion="0" ma:contentTypeDescription="" ma:contentTypeScope="" ma:versionID="dd44656baeba6a9d438b795155db02c1">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5f02502784f6129d79483919903ade79"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TaxCatchAllLabel" minOccurs="0"/>
                <xsd:element ref="ns2:kff1d517de484045a83a22a3bdda4134" minOccurs="0"/>
                <xsd:element ref="ns2:TaxCatchAll" minOccurs="0"/>
                <xsd:element ref="ns2:g7c634529dc642298f3d45250a210339" minOccurs="0"/>
                <xsd:element ref="ns2:Area" minOccurs="0"/>
                <xsd:element ref="ns2:IsLas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W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enumeration value="accepted (cancel reject)"/>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list="{70e490c0-1ad2-4cb8-b4c9-def1ce209e10}" ma:internalName="Meeting" ma:readOnly="false" ma:showField="Title" ma:web="3f6fad35-1f81-480e-a4e5-6e5474dcfb96">
      <xsd:simpleType>
        <xsd:restriction base="dms:Lookup"/>
      </xsd:simpleType>
    </xsd:element>
    <xsd:element name="StudyGroup" ma:index="23" nillable="true" ma:displayName="StudyGroup" ma:list="{fa5a4d3a-d8de-4096-b3b3-9eafc60d1d26}" ma:internalName="StudyGroup" ma:readOnly="false" ma:showField="Title" ma:web="3f6fad35-1f81-480e-a4e5-6e5474dcfb96">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TaxCatchAllLabel" ma:index="26" nillable="true" ma:displayName="Taxonomy Catch All Column1" ma:hidden="true" ma:list="{b475c849-dbbd-4512-b08f-2375f52fa6e0}" ma:internalName="TaxCatchAllLabel" ma:readOnly="true" ma:showField="CatchAllDataLabel"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kff1d517de484045a83a22a3bdda4134" ma:index="32" nillable="true" ma:taxonomy="true" ma:internalName="kff1d517de484045a83a22a3bdda4134" ma:taxonomyFieldName="SourceC" ma:displayName="SourceC" ma:default="" ma:fieldId="{4ff1d517-de48-4045-a83a-22a3bdda4134}" ma:taxonomyMulti="true" ma:sspId="0e3e2f92-aed9-4035-8c11-b5079594457b" ma:termSetId="e852c2e3-88e6-466a-9b47-6abd3869fb51" ma:anchorId="00000000-0000-0000-0000-000000000000" ma:open="false" ma:isKeyword="false">
      <xsd:complexType>
        <xsd:sequence>
          <xsd:element ref="pc:Terms" minOccurs="0" maxOccurs="1"/>
        </xsd:sequence>
      </xsd:complexType>
    </xsd:element>
    <xsd:element name="TaxCatchAll" ma:index="33" nillable="true" ma:displayName="Taxonomy Catch All Column" ma:hidden="true" ma:list="{b475c849-dbbd-4512-b08f-2375f52fa6e0}" ma:internalName="TaxCatchAll" ma:showField="CatchAllData" ma:web="3f6fad35-1f81-480e-a4e5-6e5474dcfb96">
      <xsd:complexType>
        <xsd:complexContent>
          <xsd:extension base="dms:MultiChoiceLookup">
            <xsd:sequence>
              <xsd:element name="Value" type="dms:Lookup" maxOccurs="unbounded" minOccurs="0" nillable="true"/>
            </xsd:sequence>
          </xsd:extension>
        </xsd:complexContent>
      </xsd:complexType>
    </xsd:element>
    <xsd:element name="g7c634529dc642298f3d45250a210339" ma:index="34" nillable="true" ma:taxonomy="true" ma:internalName="g7c634529dc642298f3d45250a210339" ma:taxonomyFieldName="Questions" ma:displayName="Questions" ma:readOnly="false" ma:default="" ma:fieldId="{07c63452-9dc6-4229-8f3d-45250a210339}" ma:taxonomyMulti="true" ma:sspId="0e3e2f92-aed9-4035-8c11-b5079594457b" ma:termSetId="d62f0bd9-db50-4350-bbd7-b781a5d3ac59" ma:anchorId="00000000-0000-0000-0000-000000000000" ma:open="false" ma:isKeyword="false">
      <xsd:complexType>
        <xsd:sequence>
          <xsd:element ref="pc:Terms" minOccurs="0" maxOccurs="1"/>
        </xsd:sequence>
      </xsd:complexType>
    </xsd:element>
    <xsd:element name="Area" ma:index="36" nillable="true" ma:displayName="Area" ma:list="{3184737a-4287-4de0-909f-86544cda3c73}" ma:internalName="Area" ma:showField="Title" ma:web="3f6fad35-1f81-480e-a4e5-6e5474dcfb96">
      <xsd:simpleType>
        <xsd:restriction base="dms:Lookup"/>
      </xsd:simpleType>
    </xsd:element>
    <xsd:element name="IsLastVersion" ma:index="37" nillable="true" ma:displayName="IsLastVersion" ma:default="1" ma:internalName="IsLastVersion">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FFCA0-043A-4684-AB8A-2D6A8BC8419B}">
  <ds:schemaRefs>
    <ds:schemaRef ds:uri="http://schemas.openxmlformats.org/officeDocument/2006/bibliography"/>
  </ds:schemaRefs>
</ds:datastoreItem>
</file>

<file path=customXml/itemProps2.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 ds:uri="3f6fad35-1f81-480e-a4e5-6e5474dcfb96"/>
    <ds:schemaRef ds:uri="http://schemas.microsoft.com/sharepoint.v3"/>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4.xml><?xml version="1.0" encoding="utf-8"?>
<ds:datastoreItem xmlns:ds="http://schemas.openxmlformats.org/officeDocument/2006/customXml" ds:itemID="{B9EB8A91-A31C-45D0-9CCC-887D5CA739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29</Pages>
  <Words>8907</Words>
  <Characters>50772</Characters>
  <Application>Microsoft Office Word</Application>
  <DocSecurity>0</DocSecurity>
  <Lines>423</Lines>
  <Paragraphs>119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Draft new Recommendation Y.ML-IMT2020-SANDBOX “Architectural framework for Machine Learning Sandbox in future networks including IMT-2020”</vt:lpstr>
      <vt:lpstr>Draft new Recommendation Y.ML-IMT2020-SANDBOX “Architectural framework for Machine Learning Sandbox in future networks including IMT-2020”</vt:lpstr>
    </vt:vector>
  </TitlesOfParts>
  <Manager>ITU-T</Manager>
  <Company>International Telecommunication Union (ITU)</Company>
  <LinksUpToDate>false</LinksUpToDate>
  <CharactersWithSpaces>59560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new Recommendation Y.ML-IMT2020-SANDBOX “Architectural framework for Machine Learning Sandbox in future networks including IMT-2020”</dc:title>
  <dc:creator>European Commission</dc:creator>
  <cp:keywords>Architecture; Requirements; Sandbox; Simulator</cp:keywords>
  <dc:description>SG13-TD575/WP1  For: Virtual, 20-31 July 2020_x000d_Document date: _x000d_Saved by ITU51013837 at 16:11:49 on 22.06.2020</dc:description>
  <cp:lastModifiedBy>DDGM</cp:lastModifiedBy>
  <cp:revision>7</cp:revision>
  <cp:lastPrinted>2021-11-02T06:31:00Z</cp:lastPrinted>
  <dcterms:created xsi:type="dcterms:W3CDTF">2022-05-24T14:28:00Z</dcterms:created>
  <dcterms:modified xsi:type="dcterms:W3CDTF">2022-06-21T07:09:00Z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International Telecommunication Union (ITU)</vt:lpwstr>
  </property>
  <property fmtid="{D5CDD505-2E9C-101B-9397-08002B2CF9AE}" pid="4" name="ContentTypeId">
    <vt:lpwstr>0x01010072A901B997EC694AA911983CD90730E7009D1699195973854B9244F33699F480A7</vt:lpwstr>
  </property>
  <property fmtid="{D5CDD505-2E9C-101B-9397-08002B2CF9AE}" pid="5" name="DocSecurity">
    <vt:i4>0</vt:i4>
  </property>
  <property fmtid="{D5CDD505-2E9C-101B-9397-08002B2CF9AE}" pid="6" name="Docauthor">
    <vt:lpwstr/>
  </property>
  <property fmtid="{D5CDD505-2E9C-101B-9397-08002B2CF9AE}" pid="7" name="Docbluepink">
    <vt:lpwstr/>
  </property>
  <property fmtid="{D5CDD505-2E9C-101B-9397-08002B2CF9AE}" pid="8" name="Docdate">
    <vt:lpwstr/>
  </property>
  <property fmtid="{D5CDD505-2E9C-101B-9397-08002B2CF9AE}" pid="9" name="Docdest">
    <vt:lpwstr>Virtual, 20-31 July 2020</vt:lpwstr>
  </property>
  <property fmtid="{D5CDD505-2E9C-101B-9397-08002B2CF9AE}" pid="10" name="Docnum">
    <vt:lpwstr>SG13-TD575/WP1</vt:lpwstr>
  </property>
  <property fmtid="{D5CDD505-2E9C-101B-9397-08002B2CF9AE}" pid="11" name="Docorlang">
    <vt:lpwstr/>
  </property>
  <property fmtid="{D5CDD505-2E9C-101B-9397-08002B2CF9AE}" pid="12" name="HyperlinksChanged">
    <vt:bool>false</vt:bool>
  </property>
  <property fmtid="{D5CDD505-2E9C-101B-9397-08002B2CF9AE}" pid="13" name="LinksUpToDate">
    <vt:bool>false</vt:bool>
  </property>
  <property fmtid="{D5CDD505-2E9C-101B-9397-08002B2CF9AE}" pid="14" name="Manager">
    <vt:lpwstr>ITU-T</vt:lpwstr>
  </property>
  <property fmtid="{D5CDD505-2E9C-101B-9397-08002B2CF9AE}" pid="15" name="ScaleCrop">
    <vt:bool>false</vt:bool>
  </property>
  <property fmtid="{D5CDD505-2E9C-101B-9397-08002B2CF9AE}" pid="16" name="ShareDoc">
    <vt:bool>false</vt:bool>
  </property>
  <property fmtid="{D5CDD505-2E9C-101B-9397-08002B2CF9AE}" pid="17" name="SourceC">
    <vt:lpwstr>448;#India|b4151788-cc39-485a-b666-cca6e243eb49</vt:lpwstr>
  </property>
  <property fmtid="{D5CDD505-2E9C-101B-9397-08002B2CF9AE}" pid="18" name="Questions">
    <vt:lpwstr>979;#Q20/13|69a0bc1b-4f12-4ad7-9389-dc2723798326</vt:lpwstr>
  </property>
</Properties>
</file>