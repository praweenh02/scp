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4864CD" w:rsidRPr="0037415F" w14:paraId="392815A8" w14:textId="77777777" w:rsidTr="568F37CE">
        <w:trPr>
          <w:cantSplit/>
          <w:jc w:val="center"/>
        </w:trPr>
        <w:tc>
          <w:tcPr>
            <w:tcW w:w="1134" w:type="dxa"/>
            <w:vMerge w:val="restart"/>
            <w:vAlign w:val="center"/>
          </w:tcPr>
          <w:p w14:paraId="20174E20" w14:textId="77777777" w:rsidR="004864CD" w:rsidRPr="00567F52" w:rsidRDefault="004864CD" w:rsidP="00BB1CF5">
            <w:pPr>
              <w:spacing w:before="0"/>
              <w:jc w:val="center"/>
            </w:pPr>
            <w:bookmarkStart w:id="0" w:name="dnum" w:colFirst="2" w:colLast="2"/>
            <w:bookmarkStart w:id="1" w:name="dsg" w:colFirst="1" w:colLast="1"/>
            <w:bookmarkStart w:id="2" w:name="dtableau"/>
            <w:r>
              <w:rPr>
                <w:noProof/>
                <w:lang w:val="es-ES" w:eastAsia="es-ES"/>
              </w:rPr>
              <w:drawing>
                <wp:inline distT="0" distB="0" distL="0" distR="0" wp14:anchorId="68151D0C" wp14:editId="0D083306">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shd w:val="clear" w:color="auto" w:fill="auto"/>
            <w:vAlign w:val="center"/>
          </w:tcPr>
          <w:p w14:paraId="391CEFDA" w14:textId="77777777" w:rsidR="004864CD" w:rsidRPr="00B3640D" w:rsidRDefault="004864CD" w:rsidP="00BB1CF5">
            <w:pPr>
              <w:rPr>
                <w:sz w:val="16"/>
                <w:szCs w:val="16"/>
              </w:rPr>
            </w:pPr>
            <w:r w:rsidRPr="00B3640D">
              <w:rPr>
                <w:sz w:val="16"/>
                <w:szCs w:val="16"/>
              </w:rPr>
              <w:t>INTERNATIONAL TELECOMMUNICATION UNION</w:t>
            </w:r>
          </w:p>
          <w:p w14:paraId="262A49F3" w14:textId="77777777" w:rsidR="004864CD" w:rsidRPr="00B3640D" w:rsidRDefault="004864CD" w:rsidP="00BB1CF5">
            <w:pPr>
              <w:rPr>
                <w:b/>
                <w:bCs/>
                <w:sz w:val="26"/>
                <w:szCs w:val="26"/>
              </w:rPr>
            </w:pPr>
            <w:r w:rsidRPr="00B3640D">
              <w:rPr>
                <w:b/>
                <w:bCs/>
                <w:sz w:val="26"/>
                <w:szCs w:val="26"/>
              </w:rPr>
              <w:t>TELECOMMUNICATION</w:t>
            </w:r>
            <w:r w:rsidRPr="00B3640D">
              <w:rPr>
                <w:b/>
                <w:bCs/>
                <w:sz w:val="26"/>
                <w:szCs w:val="26"/>
              </w:rPr>
              <w:br/>
              <w:t>STANDARDIZATION SECTOR</w:t>
            </w:r>
          </w:p>
          <w:p w14:paraId="3F63BB41" w14:textId="77777777" w:rsidR="004864CD" w:rsidRPr="00B3640D" w:rsidRDefault="004864CD" w:rsidP="00BB1CF5">
            <w:pPr>
              <w:rPr>
                <w:sz w:val="20"/>
                <w:szCs w:val="20"/>
              </w:rPr>
            </w:pPr>
            <w:r w:rsidRPr="00B3640D">
              <w:rPr>
                <w:sz w:val="20"/>
                <w:szCs w:val="20"/>
              </w:rPr>
              <w:t>STUDY PERIOD 2022-2024</w:t>
            </w:r>
          </w:p>
        </w:tc>
        <w:tc>
          <w:tcPr>
            <w:tcW w:w="4537" w:type="dxa"/>
            <w:gridSpan w:val="3"/>
            <w:shd w:val="clear" w:color="auto" w:fill="auto"/>
            <w:vAlign w:val="center"/>
          </w:tcPr>
          <w:p w14:paraId="70138D7E" w14:textId="6ADB98A0" w:rsidR="004864CD" w:rsidRPr="00B3640D" w:rsidRDefault="568F37CE" w:rsidP="00BB1CF5">
            <w:pPr>
              <w:pStyle w:val="Docnumber"/>
            </w:pPr>
            <w:r w:rsidRPr="568F37CE">
              <w:rPr>
                <w:noProof/>
              </w:rPr>
              <w:t>SG12</w:t>
            </w:r>
            <w:r>
              <w:t>-</w:t>
            </w:r>
            <w:r w:rsidR="00C162B9">
              <w:t>C0</w:t>
            </w:r>
            <w:r w:rsidR="00FF0020">
              <w:t>1</w:t>
            </w:r>
            <w:r w:rsidR="00C162B9">
              <w:t>1</w:t>
            </w:r>
            <w:r w:rsidR="00FF0020">
              <w:t>2</w:t>
            </w:r>
            <w:r w:rsidR="00C162B9">
              <w:t>R1</w:t>
            </w:r>
          </w:p>
        </w:tc>
      </w:tr>
      <w:bookmarkEnd w:id="0"/>
      <w:tr w:rsidR="004864CD" w:rsidRPr="0095099F" w14:paraId="62912F99" w14:textId="77777777" w:rsidTr="568F37CE">
        <w:trPr>
          <w:cantSplit/>
          <w:jc w:val="center"/>
        </w:trPr>
        <w:tc>
          <w:tcPr>
            <w:tcW w:w="1134" w:type="dxa"/>
            <w:vMerge/>
          </w:tcPr>
          <w:p w14:paraId="51D3A3AC" w14:textId="77777777" w:rsidR="004864CD" w:rsidRPr="00072A4E" w:rsidRDefault="004864CD" w:rsidP="00BB1CF5">
            <w:pPr>
              <w:rPr>
                <w:smallCaps/>
                <w:sz w:val="20"/>
              </w:rPr>
            </w:pPr>
          </w:p>
        </w:tc>
        <w:tc>
          <w:tcPr>
            <w:tcW w:w="3969" w:type="dxa"/>
            <w:gridSpan w:val="2"/>
            <w:vMerge/>
          </w:tcPr>
          <w:p w14:paraId="3F3AEEED" w14:textId="77777777" w:rsidR="004864CD" w:rsidRPr="00B3640D" w:rsidRDefault="004864CD" w:rsidP="00BB1CF5">
            <w:pPr>
              <w:rPr>
                <w:smallCaps/>
                <w:sz w:val="20"/>
              </w:rPr>
            </w:pPr>
          </w:p>
        </w:tc>
        <w:tc>
          <w:tcPr>
            <w:tcW w:w="4537" w:type="dxa"/>
            <w:gridSpan w:val="3"/>
            <w:shd w:val="clear" w:color="auto" w:fill="auto"/>
          </w:tcPr>
          <w:p w14:paraId="52ECD416" w14:textId="77777777" w:rsidR="004864CD" w:rsidRPr="00B3640D" w:rsidRDefault="004864CD" w:rsidP="00BB1CF5">
            <w:pPr>
              <w:pStyle w:val="TSBHeaderRight14"/>
            </w:pPr>
            <w:r w:rsidRPr="00B3640D">
              <w:rPr>
                <w:noProof/>
              </w:rPr>
              <w:t>STUDY GROUP 12</w:t>
            </w:r>
            <w:r w:rsidRPr="00B3640D">
              <w:t xml:space="preserve"> </w:t>
            </w:r>
          </w:p>
        </w:tc>
      </w:tr>
      <w:tr w:rsidR="004864CD" w:rsidRPr="0037415F" w14:paraId="1C32AFD3" w14:textId="77777777" w:rsidTr="00FF0020">
        <w:trPr>
          <w:cantSplit/>
          <w:jc w:val="center"/>
        </w:trPr>
        <w:tc>
          <w:tcPr>
            <w:tcW w:w="1134" w:type="dxa"/>
            <w:vMerge/>
            <w:tcBorders>
              <w:bottom w:val="single" w:sz="12" w:space="0" w:color="auto"/>
            </w:tcBorders>
          </w:tcPr>
          <w:p w14:paraId="76DBF817" w14:textId="77777777" w:rsidR="004864CD" w:rsidRPr="0037415F" w:rsidRDefault="004864CD" w:rsidP="00BB1CF5">
            <w:pPr>
              <w:rPr>
                <w:b/>
                <w:bCs/>
                <w:sz w:val="26"/>
              </w:rPr>
            </w:pPr>
          </w:p>
        </w:tc>
        <w:tc>
          <w:tcPr>
            <w:tcW w:w="3969" w:type="dxa"/>
            <w:gridSpan w:val="2"/>
            <w:vMerge/>
            <w:tcBorders>
              <w:bottom w:val="single" w:sz="12" w:space="0" w:color="auto"/>
            </w:tcBorders>
          </w:tcPr>
          <w:p w14:paraId="6FC97FB1" w14:textId="77777777" w:rsidR="004864CD" w:rsidRPr="00B3640D" w:rsidRDefault="004864CD" w:rsidP="00BB1CF5">
            <w:pPr>
              <w:rPr>
                <w:b/>
                <w:bCs/>
                <w:sz w:val="26"/>
              </w:rPr>
            </w:pPr>
          </w:p>
        </w:tc>
        <w:tc>
          <w:tcPr>
            <w:tcW w:w="4537" w:type="dxa"/>
            <w:gridSpan w:val="3"/>
            <w:tcBorders>
              <w:bottom w:val="single" w:sz="12" w:space="0" w:color="auto"/>
            </w:tcBorders>
            <w:shd w:val="clear" w:color="auto" w:fill="auto"/>
            <w:vAlign w:val="center"/>
          </w:tcPr>
          <w:p w14:paraId="20349487" w14:textId="77777777" w:rsidR="004864CD" w:rsidRPr="00B3640D" w:rsidRDefault="004864CD" w:rsidP="00BB1CF5">
            <w:pPr>
              <w:pStyle w:val="TSBHeaderRight14"/>
            </w:pPr>
            <w:r w:rsidRPr="00B3640D">
              <w:t>Original: English</w:t>
            </w:r>
          </w:p>
        </w:tc>
      </w:tr>
      <w:tr w:rsidR="004864CD" w:rsidRPr="00B3640D" w14:paraId="280D46FF" w14:textId="77777777" w:rsidTr="00FF0020">
        <w:trPr>
          <w:cantSplit/>
          <w:jc w:val="center"/>
        </w:trPr>
        <w:tc>
          <w:tcPr>
            <w:tcW w:w="1418" w:type="dxa"/>
            <w:gridSpan w:val="2"/>
            <w:tcBorders>
              <w:top w:val="single" w:sz="12" w:space="0" w:color="auto"/>
            </w:tcBorders>
          </w:tcPr>
          <w:p w14:paraId="5F8FEEA4" w14:textId="77777777" w:rsidR="004864CD" w:rsidRPr="0037415F" w:rsidRDefault="004864CD" w:rsidP="00BB1CF5">
            <w:pPr>
              <w:rPr>
                <w:b/>
                <w:bCs/>
              </w:rPr>
            </w:pPr>
            <w:bookmarkStart w:id="3" w:name="dbluepink" w:colFirst="1" w:colLast="1"/>
            <w:bookmarkStart w:id="4" w:name="dmeeting" w:colFirst="2" w:colLast="2"/>
            <w:bookmarkEnd w:id="1"/>
            <w:r w:rsidRPr="0037415F">
              <w:rPr>
                <w:b/>
                <w:bCs/>
              </w:rPr>
              <w:t>Question(s):</w:t>
            </w:r>
          </w:p>
        </w:tc>
        <w:tc>
          <w:tcPr>
            <w:tcW w:w="3827" w:type="dxa"/>
            <w:gridSpan w:val="2"/>
            <w:shd w:val="clear" w:color="auto" w:fill="auto"/>
          </w:tcPr>
          <w:p w14:paraId="2FC3043D" w14:textId="77777777" w:rsidR="004864CD" w:rsidRPr="00B3640D" w:rsidRDefault="004864CD" w:rsidP="00BB1CF5">
            <w:pPr>
              <w:pStyle w:val="TSBHeaderQuestion"/>
            </w:pPr>
            <w:r w:rsidRPr="00B3640D">
              <w:rPr>
                <w:noProof/>
              </w:rPr>
              <w:t>12/12</w:t>
            </w:r>
          </w:p>
        </w:tc>
        <w:tc>
          <w:tcPr>
            <w:tcW w:w="4395" w:type="dxa"/>
            <w:gridSpan w:val="2"/>
          </w:tcPr>
          <w:p w14:paraId="678658E5" w14:textId="5F909293" w:rsidR="004864CD" w:rsidRPr="00B3640D" w:rsidRDefault="568F37CE" w:rsidP="00677744">
            <w:pPr>
              <w:pStyle w:val="VenueDate"/>
            </w:pPr>
            <w:r w:rsidRPr="00677744">
              <w:t>Geneva, 18-26 January 2023</w:t>
            </w:r>
            <w:r w:rsidRPr="568F37CE">
              <w:t xml:space="preserve"> </w:t>
            </w:r>
          </w:p>
        </w:tc>
      </w:tr>
      <w:tr w:rsidR="004864CD" w:rsidRPr="00A4045F" w14:paraId="0A0081AD" w14:textId="77777777" w:rsidTr="568F37CE">
        <w:trPr>
          <w:cantSplit/>
          <w:jc w:val="center"/>
        </w:trPr>
        <w:tc>
          <w:tcPr>
            <w:tcW w:w="9640" w:type="dxa"/>
            <w:gridSpan w:val="6"/>
            <w:shd w:val="clear" w:color="auto" w:fill="auto"/>
          </w:tcPr>
          <w:p w14:paraId="20697D81" w14:textId="5C933A84" w:rsidR="004864CD" w:rsidRPr="00B3640D" w:rsidRDefault="00E23CF8" w:rsidP="00BB1CF5">
            <w:pPr>
              <w:jc w:val="center"/>
              <w:rPr>
                <w:b/>
                <w:bCs/>
              </w:rPr>
            </w:pPr>
            <w:bookmarkStart w:id="5" w:name="dtitle" w:colFirst="0" w:colLast="0"/>
            <w:bookmarkEnd w:id="3"/>
            <w:bookmarkEnd w:id="4"/>
            <w:r>
              <w:rPr>
                <w:b/>
                <w:bCs/>
              </w:rPr>
              <w:t>CONTRIBUTION</w:t>
            </w:r>
          </w:p>
        </w:tc>
      </w:tr>
      <w:tr w:rsidR="004864CD" w:rsidRPr="0037415F" w14:paraId="2E6CB681" w14:textId="77777777" w:rsidTr="568F37CE">
        <w:trPr>
          <w:cantSplit/>
          <w:jc w:val="center"/>
        </w:trPr>
        <w:tc>
          <w:tcPr>
            <w:tcW w:w="1418" w:type="dxa"/>
            <w:gridSpan w:val="2"/>
          </w:tcPr>
          <w:p w14:paraId="507B8C15" w14:textId="77777777" w:rsidR="004864CD" w:rsidRPr="0037415F" w:rsidRDefault="004864CD" w:rsidP="00BB1CF5">
            <w:pPr>
              <w:rPr>
                <w:b/>
                <w:bCs/>
              </w:rPr>
            </w:pPr>
            <w:bookmarkStart w:id="6" w:name="dsource" w:colFirst="1" w:colLast="1"/>
            <w:bookmarkEnd w:id="5"/>
            <w:r>
              <w:rPr>
                <w:b/>
                <w:bCs/>
              </w:rPr>
              <w:t>Source:</w:t>
            </w:r>
          </w:p>
        </w:tc>
        <w:tc>
          <w:tcPr>
            <w:tcW w:w="8222" w:type="dxa"/>
            <w:gridSpan w:val="4"/>
            <w:shd w:val="clear" w:color="auto" w:fill="auto"/>
          </w:tcPr>
          <w:p w14:paraId="2EB9F159" w14:textId="2FA091F0" w:rsidR="004864CD" w:rsidRPr="00B3640D" w:rsidRDefault="00C162B9" w:rsidP="00BB1CF5">
            <w:pPr>
              <w:pStyle w:val="TSBHeaderSource"/>
            </w:pPr>
            <w:r>
              <w:t>India</w:t>
            </w:r>
          </w:p>
        </w:tc>
      </w:tr>
      <w:tr w:rsidR="004864CD" w:rsidRPr="0037415F" w14:paraId="07D36B6B" w14:textId="77777777" w:rsidTr="568F37CE">
        <w:trPr>
          <w:cantSplit/>
          <w:jc w:val="center"/>
        </w:trPr>
        <w:tc>
          <w:tcPr>
            <w:tcW w:w="1418" w:type="dxa"/>
            <w:gridSpan w:val="2"/>
          </w:tcPr>
          <w:p w14:paraId="1BA23E2B" w14:textId="77777777" w:rsidR="004864CD" w:rsidRPr="0037415F" w:rsidRDefault="004864CD" w:rsidP="00BB1CF5">
            <w:bookmarkStart w:id="7" w:name="dtitle1" w:colFirst="1" w:colLast="1"/>
            <w:bookmarkEnd w:id="6"/>
            <w:r w:rsidRPr="0037415F">
              <w:rPr>
                <w:b/>
                <w:bCs/>
              </w:rPr>
              <w:t>Title:</w:t>
            </w:r>
          </w:p>
        </w:tc>
        <w:tc>
          <w:tcPr>
            <w:tcW w:w="8222" w:type="dxa"/>
            <w:gridSpan w:val="4"/>
            <w:shd w:val="clear" w:color="auto" w:fill="auto"/>
          </w:tcPr>
          <w:p w14:paraId="3A37C027" w14:textId="1EA83B20" w:rsidR="004864CD" w:rsidRPr="00B3640D" w:rsidRDefault="00C162B9" w:rsidP="00BB1CF5">
            <w:pPr>
              <w:pStyle w:val="TSBHeaderTitle"/>
            </w:pPr>
            <w:r>
              <w:t>Revised</w:t>
            </w:r>
            <w:r w:rsidR="0023AA05">
              <w:t xml:space="preserve"> baseline text ITU-T E.MVS "Mapping and visualization strategies for the assessment of connectivity and QoS"</w:t>
            </w:r>
          </w:p>
        </w:tc>
      </w:tr>
      <w:bookmarkEnd w:id="2"/>
      <w:bookmarkEnd w:id="7"/>
      <w:tr w:rsidR="004864CD" w:rsidRPr="00B3640D" w14:paraId="40C927DC" w14:textId="77777777" w:rsidTr="568F37CE">
        <w:trPr>
          <w:cantSplit/>
          <w:jc w:val="center"/>
        </w:trPr>
        <w:tc>
          <w:tcPr>
            <w:tcW w:w="1418" w:type="dxa"/>
            <w:gridSpan w:val="2"/>
            <w:tcBorders>
              <w:top w:val="single" w:sz="6" w:space="0" w:color="auto"/>
              <w:bottom w:val="single" w:sz="6" w:space="0" w:color="auto"/>
            </w:tcBorders>
          </w:tcPr>
          <w:p w14:paraId="54CC93C7" w14:textId="77777777" w:rsidR="004864CD" w:rsidRPr="008F7104" w:rsidRDefault="004864CD" w:rsidP="00BB1CF5">
            <w:pPr>
              <w:rPr>
                <w:b/>
                <w:bCs/>
              </w:rPr>
            </w:pPr>
            <w:r w:rsidRPr="008F7104">
              <w:rPr>
                <w:b/>
                <w:bCs/>
              </w:rPr>
              <w:t>Contact:</w:t>
            </w:r>
          </w:p>
        </w:tc>
        <w:tc>
          <w:tcPr>
            <w:tcW w:w="4111" w:type="dxa"/>
            <w:gridSpan w:val="3"/>
            <w:tcBorders>
              <w:top w:val="single" w:sz="6" w:space="0" w:color="auto"/>
              <w:bottom w:val="single" w:sz="6" w:space="0" w:color="auto"/>
            </w:tcBorders>
            <w:shd w:val="clear" w:color="auto" w:fill="auto"/>
          </w:tcPr>
          <w:p w14:paraId="474E2411" w14:textId="71F27DC2" w:rsidR="004864CD" w:rsidRPr="00B3640D" w:rsidRDefault="00C162B9" w:rsidP="00BB1CF5">
            <w:pPr>
              <w:rPr>
                <w:lang w:val="es-MX"/>
              </w:rPr>
            </w:pPr>
            <w:r w:rsidRPr="00C162B9">
              <w:rPr>
                <w:lang w:val="es-MX"/>
              </w:rPr>
              <w:t xml:space="preserve">Venkata Rama Raju </w:t>
            </w:r>
            <w:r>
              <w:rPr>
                <w:lang w:val="es-MX"/>
              </w:rPr>
              <w:t>Chelle</w:t>
            </w:r>
            <w:r w:rsidR="004864CD" w:rsidRPr="00B3640D">
              <w:rPr>
                <w:lang w:val="es-MX"/>
              </w:rPr>
              <w:br/>
            </w:r>
            <w:r w:rsidR="00F05F98">
              <w:t>Telecommunication Engineering Centre</w:t>
            </w:r>
            <w:r w:rsidR="00F05F98" w:rsidRPr="00C162B9">
              <w:rPr>
                <w:lang w:val="es-MX"/>
              </w:rPr>
              <w:t xml:space="preserve"> </w:t>
            </w:r>
            <w:r w:rsidRPr="00C162B9">
              <w:rPr>
                <w:lang w:val="es-MX"/>
              </w:rPr>
              <w:t xml:space="preserve">Ministry of Communications  </w:t>
            </w:r>
            <w:r w:rsidR="004864CD" w:rsidRPr="00B3640D">
              <w:rPr>
                <w:lang w:val="es-MX"/>
              </w:rPr>
              <w:br/>
            </w:r>
            <w:r>
              <w:rPr>
                <w:lang w:val="es-MX"/>
              </w:rPr>
              <w:t>India</w:t>
            </w:r>
          </w:p>
        </w:tc>
        <w:tc>
          <w:tcPr>
            <w:tcW w:w="4111" w:type="dxa"/>
            <w:tcBorders>
              <w:top w:val="single" w:sz="6" w:space="0" w:color="auto"/>
              <w:bottom w:val="single" w:sz="6" w:space="0" w:color="auto"/>
            </w:tcBorders>
          </w:tcPr>
          <w:p w14:paraId="1BCA73CC" w14:textId="43F62DAA" w:rsidR="004864CD" w:rsidRPr="00B3640D" w:rsidRDefault="004864CD" w:rsidP="00BB1CF5">
            <w:pPr>
              <w:tabs>
                <w:tab w:val="left" w:pos="794"/>
              </w:tabs>
              <w:rPr>
                <w:lang w:val="es-MX"/>
              </w:rPr>
            </w:pPr>
            <w:r w:rsidRPr="00B3640D">
              <w:rPr>
                <w:lang w:val="es-MX"/>
              </w:rPr>
              <w:t>Tel:</w:t>
            </w:r>
            <w:r w:rsidRPr="00B3640D">
              <w:rPr>
                <w:lang w:val="es-MX"/>
              </w:rPr>
              <w:tab/>
            </w:r>
            <w:r w:rsidR="00E23CF8" w:rsidRPr="00E23CF8">
              <w:rPr>
                <w:lang w:val="es-MX"/>
              </w:rPr>
              <w:t xml:space="preserve">+91 9821979899  </w:t>
            </w:r>
            <w:r w:rsidRPr="00B3640D">
              <w:rPr>
                <w:lang w:val="es-MX"/>
              </w:rPr>
              <w:br/>
              <w:t>E-mail:</w:t>
            </w:r>
            <w:r w:rsidRPr="00B3640D">
              <w:rPr>
                <w:lang w:val="es-MX"/>
              </w:rPr>
              <w:tab/>
            </w:r>
            <w:hyperlink r:id="rId12" w:history="1">
              <w:r w:rsidR="00E23CF8" w:rsidRPr="000F355E">
                <w:rPr>
                  <w:rStyle w:val="Hyperlink"/>
                </w:rPr>
                <w:t>cvramaraju.v@gov.in</w:t>
              </w:r>
            </w:hyperlink>
            <w:r w:rsidR="00E23CF8">
              <w:t xml:space="preserve"> </w:t>
            </w:r>
            <w:r w:rsidR="00E23CF8" w:rsidRPr="00E23CF8">
              <w:t xml:space="preserve">  </w:t>
            </w:r>
            <w:r w:rsidR="00E23CF8">
              <w:t xml:space="preserve"> </w:t>
            </w:r>
          </w:p>
        </w:tc>
      </w:tr>
      <w:tr w:rsidR="00FD0B35" w:rsidRPr="00B3640D" w14:paraId="42FA371C" w14:textId="77777777" w:rsidTr="568F37CE">
        <w:trPr>
          <w:cantSplit/>
          <w:jc w:val="center"/>
        </w:trPr>
        <w:tc>
          <w:tcPr>
            <w:tcW w:w="1418" w:type="dxa"/>
            <w:gridSpan w:val="2"/>
            <w:tcBorders>
              <w:top w:val="single" w:sz="6" w:space="0" w:color="auto"/>
              <w:bottom w:val="single" w:sz="6" w:space="0" w:color="auto"/>
            </w:tcBorders>
          </w:tcPr>
          <w:p w14:paraId="000AF918" w14:textId="77777777" w:rsidR="00FD0B35" w:rsidRPr="008F7104" w:rsidRDefault="00FD0B35" w:rsidP="00FD0B35">
            <w:pPr>
              <w:rPr>
                <w:b/>
                <w:bCs/>
              </w:rPr>
            </w:pPr>
          </w:p>
        </w:tc>
        <w:tc>
          <w:tcPr>
            <w:tcW w:w="4111" w:type="dxa"/>
            <w:gridSpan w:val="3"/>
            <w:tcBorders>
              <w:top w:val="single" w:sz="6" w:space="0" w:color="auto"/>
              <w:bottom w:val="single" w:sz="6" w:space="0" w:color="auto"/>
            </w:tcBorders>
            <w:shd w:val="clear" w:color="auto" w:fill="auto"/>
          </w:tcPr>
          <w:p w14:paraId="4002BCD9" w14:textId="77777777" w:rsidR="00FD0B35" w:rsidRPr="007C4B2C" w:rsidRDefault="00FD0B35" w:rsidP="00FD0B35">
            <w:pPr>
              <w:rPr>
                <w:lang w:val="en-US"/>
              </w:rPr>
            </w:pPr>
            <w:r>
              <w:t>Abdul Kayum</w:t>
            </w:r>
            <w:r>
              <w:br/>
              <w:t>Telecommunication Engineering Centre,</w:t>
            </w:r>
            <w:r>
              <w:br/>
              <w:t>Ministry of Communications</w:t>
            </w:r>
            <w:r>
              <w:br/>
              <w:t>India</w:t>
            </w:r>
          </w:p>
        </w:tc>
        <w:tc>
          <w:tcPr>
            <w:tcW w:w="4111" w:type="dxa"/>
            <w:tcBorders>
              <w:top w:val="single" w:sz="6" w:space="0" w:color="auto"/>
              <w:bottom w:val="single" w:sz="6" w:space="0" w:color="auto"/>
            </w:tcBorders>
          </w:tcPr>
          <w:p w14:paraId="4413B457" w14:textId="5D43ABD9" w:rsidR="00FD0B35" w:rsidRPr="007C4B2C" w:rsidRDefault="00FD0B35" w:rsidP="0015538A">
            <w:pPr>
              <w:tabs>
                <w:tab w:val="left" w:pos="794"/>
              </w:tabs>
              <w:rPr>
                <w:lang w:val="en-US"/>
              </w:rPr>
            </w:pPr>
            <w:r w:rsidRPr="007C4B2C">
              <w:rPr>
                <w:lang w:val="en-US"/>
              </w:rPr>
              <w:t xml:space="preserve">Tel: </w:t>
            </w:r>
            <w:r w:rsidR="0040446D" w:rsidRPr="007C4B2C">
              <w:rPr>
                <w:lang w:val="en-US"/>
              </w:rPr>
              <w:t>+918874209603</w:t>
            </w:r>
            <w:r w:rsidR="0015538A" w:rsidRPr="007C4B2C">
              <w:rPr>
                <w:lang w:val="en-US"/>
              </w:rPr>
              <w:br/>
            </w:r>
            <w:r w:rsidRPr="007C4B2C">
              <w:rPr>
                <w:lang w:val="en-US"/>
              </w:rPr>
              <w:t xml:space="preserve">Email: </w:t>
            </w:r>
            <w:hyperlink r:id="rId13" w:history="1">
              <w:r w:rsidR="00B62B37" w:rsidRPr="00CD7C51">
                <w:rPr>
                  <w:rStyle w:val="Hyperlink"/>
                </w:rPr>
                <w:t>Abdul.kayum@gov.in</w:t>
              </w:r>
            </w:hyperlink>
            <w:r w:rsidR="00B62B37">
              <w:t xml:space="preserve">  </w:t>
            </w:r>
          </w:p>
        </w:tc>
      </w:tr>
      <w:tr w:rsidR="00F05F98" w:rsidRPr="00B3640D" w14:paraId="7CB386C5" w14:textId="77777777" w:rsidTr="568F37CE">
        <w:trPr>
          <w:cantSplit/>
          <w:jc w:val="center"/>
        </w:trPr>
        <w:tc>
          <w:tcPr>
            <w:tcW w:w="1418" w:type="dxa"/>
            <w:gridSpan w:val="2"/>
            <w:tcBorders>
              <w:top w:val="single" w:sz="6" w:space="0" w:color="auto"/>
              <w:bottom w:val="single" w:sz="6" w:space="0" w:color="auto"/>
            </w:tcBorders>
          </w:tcPr>
          <w:p w14:paraId="75114916" w14:textId="77777777" w:rsidR="00F05F98" w:rsidRPr="008F7104" w:rsidRDefault="00F05F98" w:rsidP="00FD0B35">
            <w:pPr>
              <w:rPr>
                <w:b/>
                <w:bCs/>
              </w:rPr>
            </w:pPr>
          </w:p>
        </w:tc>
        <w:tc>
          <w:tcPr>
            <w:tcW w:w="4111" w:type="dxa"/>
            <w:gridSpan w:val="3"/>
            <w:tcBorders>
              <w:top w:val="single" w:sz="6" w:space="0" w:color="auto"/>
              <w:bottom w:val="single" w:sz="6" w:space="0" w:color="auto"/>
            </w:tcBorders>
            <w:shd w:val="clear" w:color="auto" w:fill="auto"/>
          </w:tcPr>
          <w:p w14:paraId="332DBE2A" w14:textId="076A6EB1" w:rsidR="00F05F98" w:rsidRDefault="00F05F98" w:rsidP="00FD0B35">
            <w:r>
              <w:t>Rajith Ali</w:t>
            </w:r>
            <w:r>
              <w:br/>
              <w:t>S</w:t>
            </w:r>
            <w:r w:rsidR="00556F8A">
              <w:t>ATCOM</w:t>
            </w:r>
            <w:r>
              <w:t xml:space="preserve"> </w:t>
            </w:r>
            <w:r w:rsidR="00556F8A">
              <w:t>industry</w:t>
            </w:r>
            <w:r>
              <w:t xml:space="preserve"> </w:t>
            </w:r>
            <w:r w:rsidR="00556F8A">
              <w:t>a</w:t>
            </w:r>
            <w:r>
              <w:t>ssociation</w:t>
            </w:r>
            <w:r w:rsidR="00897FCB">
              <w:t xml:space="preserve"> of India,</w:t>
            </w:r>
            <w:r>
              <w:br/>
              <w:t>India</w:t>
            </w:r>
          </w:p>
        </w:tc>
        <w:tc>
          <w:tcPr>
            <w:tcW w:w="4111" w:type="dxa"/>
            <w:tcBorders>
              <w:top w:val="single" w:sz="6" w:space="0" w:color="auto"/>
              <w:bottom w:val="single" w:sz="6" w:space="0" w:color="auto"/>
            </w:tcBorders>
          </w:tcPr>
          <w:p w14:paraId="576C2573" w14:textId="77777777" w:rsidR="00F05F98" w:rsidRDefault="00F05F98" w:rsidP="0015538A">
            <w:pPr>
              <w:tabs>
                <w:tab w:val="left" w:pos="794"/>
              </w:tabs>
              <w:rPr>
                <w:lang w:val="en-US"/>
              </w:rPr>
            </w:pPr>
            <w:r>
              <w:rPr>
                <w:lang w:val="en-US"/>
              </w:rPr>
              <w:t>Tel: +91 8860903836</w:t>
            </w:r>
          </w:p>
          <w:p w14:paraId="7CE51DC2" w14:textId="5E5BDAFC" w:rsidR="00F05F98" w:rsidRPr="007C4B2C" w:rsidRDefault="00F05F98" w:rsidP="0015538A">
            <w:pPr>
              <w:tabs>
                <w:tab w:val="left" w:pos="794"/>
              </w:tabs>
              <w:rPr>
                <w:lang w:val="en-US"/>
              </w:rPr>
            </w:pPr>
            <w:r>
              <w:rPr>
                <w:lang w:val="en-US"/>
              </w:rPr>
              <w:t xml:space="preserve">Email: </w:t>
            </w:r>
            <w:hyperlink r:id="rId14" w:history="1">
              <w:r w:rsidR="00BC7AB8" w:rsidRPr="00F80E45">
                <w:rPr>
                  <w:rStyle w:val="Hyperlink"/>
                  <w:lang w:val="en-US"/>
                </w:rPr>
                <w:t>rajith.ali@sia-india.com</w:t>
              </w:r>
            </w:hyperlink>
          </w:p>
        </w:tc>
      </w:tr>
    </w:tbl>
    <w:p w14:paraId="22BF6B85" w14:textId="77777777" w:rsidR="004864CD" w:rsidRDefault="004864CD" w:rsidP="004864CD"/>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4864CD" w:rsidRPr="0037415F" w14:paraId="2FA7CEAE" w14:textId="77777777" w:rsidTr="568F37CE">
        <w:trPr>
          <w:cantSplit/>
          <w:jc w:val="center"/>
        </w:trPr>
        <w:tc>
          <w:tcPr>
            <w:tcW w:w="1418" w:type="dxa"/>
          </w:tcPr>
          <w:p w14:paraId="248C971F" w14:textId="77777777" w:rsidR="004864CD" w:rsidRPr="008F7104" w:rsidRDefault="004864CD" w:rsidP="00BB1CF5">
            <w:pPr>
              <w:rPr>
                <w:b/>
                <w:bCs/>
              </w:rPr>
            </w:pPr>
            <w:r w:rsidRPr="008F7104">
              <w:rPr>
                <w:b/>
                <w:bCs/>
              </w:rPr>
              <w:t>Abstract:</w:t>
            </w:r>
          </w:p>
        </w:tc>
        <w:tc>
          <w:tcPr>
            <w:tcW w:w="8222" w:type="dxa"/>
          </w:tcPr>
          <w:p w14:paraId="408E56E1" w14:textId="524B3E5F" w:rsidR="004864CD" w:rsidRPr="00165942" w:rsidRDefault="568F37CE" w:rsidP="568F37CE">
            <w:pPr>
              <w:pStyle w:val="TSBHeaderSummary"/>
            </w:pPr>
            <w:r>
              <w:t xml:space="preserve">This </w:t>
            </w:r>
            <w:r w:rsidR="00C162B9">
              <w:t>contribution</w:t>
            </w:r>
            <w:r>
              <w:t xml:space="preserve"> </w:t>
            </w:r>
            <w:r w:rsidR="00082261">
              <w:t>proposes some modifications to the</w:t>
            </w:r>
            <w:r>
              <w:t xml:space="preserve"> base text </w:t>
            </w:r>
            <w:r w:rsidR="00082261">
              <w:t>of</w:t>
            </w:r>
            <w:r>
              <w:t xml:space="preserve"> ITU-T E.MVS</w:t>
            </w:r>
            <w:r w:rsidR="00082261">
              <w:t xml:space="preserve"> based on TD172.</w:t>
            </w:r>
          </w:p>
        </w:tc>
      </w:tr>
    </w:tbl>
    <w:p w14:paraId="53B0B3FD" w14:textId="77777777" w:rsidR="004864CD" w:rsidRPr="00EC2A42" w:rsidRDefault="004864CD" w:rsidP="00AD6A4D"/>
    <w:p w14:paraId="3CF5D564" w14:textId="77777777" w:rsidR="004A106E" w:rsidRPr="00EC2A42" w:rsidRDefault="00C14249" w:rsidP="00AD6A4D">
      <w:pPr>
        <w:pStyle w:val="RecNo"/>
      </w:pPr>
      <w:r>
        <w:t xml:space="preserve">Draft new </w:t>
      </w:r>
      <w:r w:rsidR="004A106E" w:rsidRPr="00EC2A42">
        <w:t xml:space="preserve">Recommendation </w:t>
      </w:r>
      <w:r w:rsidR="005C053E">
        <w:t xml:space="preserve">ITU-T </w:t>
      </w:r>
      <w:r w:rsidR="004864CD">
        <w:t>E.MVS</w:t>
      </w:r>
    </w:p>
    <w:p w14:paraId="3E08270F" w14:textId="77777777" w:rsidR="009B6584" w:rsidRDefault="009B6584" w:rsidP="009B6584">
      <w:pPr>
        <w:rPr>
          <w:b/>
          <w:sz w:val="28"/>
          <w:szCs w:val="20"/>
        </w:rPr>
      </w:pPr>
    </w:p>
    <w:p w14:paraId="59D242D5" w14:textId="77777777" w:rsidR="004422FA" w:rsidRPr="009B6584" w:rsidRDefault="004422FA" w:rsidP="004422FA">
      <w:bookmarkStart w:id="8" w:name="_Hlk123827795"/>
      <w:r w:rsidRPr="009B6584">
        <w:rPr>
          <w:b/>
          <w:sz w:val="28"/>
          <w:szCs w:val="20"/>
        </w:rPr>
        <w:t>Mapping and visualization strategies for the assessment of connectivity and</w:t>
      </w:r>
      <w:ins w:id="9" w:author="SIA-India" w:date="2022-12-09T10:02:00Z">
        <w:r>
          <w:rPr>
            <w:b/>
            <w:sz w:val="28"/>
            <w:szCs w:val="20"/>
          </w:rPr>
          <w:t xml:space="preserve"> </w:t>
        </w:r>
        <w:r>
          <w:rPr>
            <w:rStyle w:val="markedcontent"/>
            <w:rFonts w:ascii="Arial" w:hAnsi="Arial" w:cs="Arial"/>
            <w:sz w:val="30"/>
            <w:szCs w:val="30"/>
          </w:rPr>
          <w:t>quality of service</w:t>
        </w:r>
      </w:ins>
      <w:r w:rsidRPr="009B6584">
        <w:rPr>
          <w:b/>
          <w:sz w:val="28"/>
          <w:szCs w:val="20"/>
        </w:rPr>
        <w:t xml:space="preserve"> </w:t>
      </w:r>
      <w:ins w:id="10" w:author="SIA-India" w:date="2022-12-09T10:02:00Z">
        <w:r>
          <w:rPr>
            <w:b/>
            <w:sz w:val="28"/>
            <w:szCs w:val="20"/>
          </w:rPr>
          <w:t>(</w:t>
        </w:r>
      </w:ins>
      <w:r w:rsidRPr="009B6584">
        <w:rPr>
          <w:b/>
          <w:sz w:val="28"/>
          <w:szCs w:val="20"/>
        </w:rPr>
        <w:t>QoS</w:t>
      </w:r>
      <w:ins w:id="11" w:author="SIA-India" w:date="2022-12-09T10:02:00Z">
        <w:r>
          <w:rPr>
            <w:b/>
            <w:sz w:val="28"/>
            <w:szCs w:val="20"/>
          </w:rPr>
          <w:t xml:space="preserve">) and </w:t>
        </w:r>
      </w:ins>
      <w:ins w:id="12" w:author="SIA-India" w:date="2022-12-09T10:03:00Z">
        <w:r>
          <w:rPr>
            <w:rStyle w:val="markedcontent"/>
            <w:rFonts w:ascii="Arial" w:hAnsi="Arial" w:cs="Arial"/>
            <w:sz w:val="30"/>
            <w:szCs w:val="30"/>
          </w:rPr>
          <w:t>quality of experience (QoE)</w:t>
        </w:r>
      </w:ins>
      <w:ins w:id="13" w:author="SIA-India" w:date="2022-12-09T10:06:00Z">
        <w:r>
          <w:rPr>
            <w:rStyle w:val="markedcontent"/>
            <w:rFonts w:ascii="Arial" w:hAnsi="Arial" w:cs="Arial"/>
            <w:sz w:val="30"/>
            <w:szCs w:val="30"/>
          </w:rPr>
          <w:t xml:space="preserve"> aspects </w:t>
        </w:r>
      </w:ins>
    </w:p>
    <w:bookmarkEnd w:id="8"/>
    <w:p w14:paraId="7DF4AE24" w14:textId="77777777" w:rsidR="009B6584" w:rsidRDefault="009B6584" w:rsidP="004A106E">
      <w:pPr>
        <w:pStyle w:val="Headingb"/>
      </w:pPr>
    </w:p>
    <w:p w14:paraId="562E16B5" w14:textId="7D711B83" w:rsidR="004A106E" w:rsidRDefault="004A106E" w:rsidP="255F613B">
      <w:pPr>
        <w:pStyle w:val="Headingb"/>
      </w:pPr>
      <w:r>
        <w:t>Summary</w:t>
      </w:r>
    </w:p>
    <w:p w14:paraId="6FD54ACC" w14:textId="7D223B84" w:rsidR="00475856" w:rsidRPr="004055A9" w:rsidRDefault="568F37CE" w:rsidP="00475856">
      <w:pPr>
        <w:jc w:val="both"/>
        <w:rPr>
          <w:color w:val="000000" w:themeColor="text1"/>
        </w:rPr>
      </w:pPr>
      <w:r w:rsidRPr="568F37CE">
        <w:rPr>
          <w:color w:val="000000" w:themeColor="text1"/>
        </w:rPr>
        <w:t xml:space="preserve">Mapping the QoS and QoE of the telecommunication services is crucial to the work of regulators, government entities and operators since it provides inputs that facilitate the decision-making process to reduce the digital divide. Therefore, this recommendation provides guidance, especially when evaluating and communicating connectivity status and its relation to QoS and QoE across different topologies [including in-building scenarios] and population densities within the country. Where connectivity should be understood not only as the presence or not of telecommunications services, but as a concept that should be built upon different perspectives through relevant sources of information. </w:t>
      </w:r>
    </w:p>
    <w:p w14:paraId="3A516BDE" w14:textId="79BBFB4F" w:rsidR="007A0BA2" w:rsidRDefault="0023AA05" w:rsidP="009B6584">
      <w:pPr>
        <w:jc w:val="both"/>
        <w:rPr>
          <w:color w:val="000000" w:themeColor="text1"/>
        </w:rPr>
      </w:pPr>
      <w:r w:rsidRPr="0023AA05">
        <w:rPr>
          <w:color w:val="000000" w:themeColor="text1"/>
        </w:rPr>
        <w:t>Therefore, this work item defines a high-level framework for mapping and visualization strategies that include guidelines to define first how to identify and measure the level of connectivity and second which tools and functionalities are useful in communicating the status of this connectivity.</w:t>
      </w:r>
    </w:p>
    <w:p w14:paraId="3FAFD2BA" w14:textId="77777777" w:rsidR="00FF29F2" w:rsidRDefault="00FF29F2" w:rsidP="009B6584">
      <w:pPr>
        <w:jc w:val="both"/>
        <w:rPr>
          <w:color w:val="000000" w:themeColor="text1"/>
          <w:highlight w:val="yellow"/>
        </w:rPr>
      </w:pPr>
    </w:p>
    <w:p w14:paraId="0CA5D2D1" w14:textId="54A8EDA8" w:rsidR="0012386B" w:rsidRPr="004055A9" w:rsidRDefault="568F37CE" w:rsidP="568F37CE">
      <w:pPr>
        <w:jc w:val="both"/>
        <w:rPr>
          <w:color w:val="000000" w:themeColor="text1"/>
        </w:rPr>
      </w:pPr>
      <w:r w:rsidRPr="5D2D43A4">
        <w:rPr>
          <w:color w:val="000000" w:themeColor="text1"/>
          <w:highlight w:val="yellow"/>
        </w:rPr>
        <w:lastRenderedPageBreak/>
        <w:t>Editor</w:t>
      </w:r>
      <w:r w:rsidR="2A57170D" w:rsidRPr="5D2D43A4">
        <w:rPr>
          <w:color w:val="000000" w:themeColor="text1"/>
          <w:highlight w:val="yellow"/>
        </w:rPr>
        <w:t>'s</w:t>
      </w:r>
      <w:r w:rsidRPr="5D2D43A4">
        <w:rPr>
          <w:color w:val="000000" w:themeColor="text1"/>
          <w:highlight w:val="yellow"/>
        </w:rPr>
        <w:t xml:space="preserve"> Note:</w:t>
      </w:r>
      <w:r w:rsidRPr="5D2D43A4">
        <w:rPr>
          <w:color w:val="000000" w:themeColor="text1"/>
        </w:rPr>
        <w:t xml:space="preserve"> </w:t>
      </w:r>
    </w:p>
    <w:p w14:paraId="3D460278" w14:textId="375B2591" w:rsidR="0012386B" w:rsidRPr="004055A9" w:rsidRDefault="568F37CE" w:rsidP="00677744">
      <w:pPr>
        <w:pStyle w:val="ListParagraph"/>
        <w:numPr>
          <w:ilvl w:val="0"/>
          <w:numId w:val="2"/>
        </w:numPr>
        <w:jc w:val="both"/>
        <w:rPr>
          <w:color w:val="000000" w:themeColor="text1"/>
        </w:rPr>
      </w:pPr>
      <w:r w:rsidRPr="568F37CE">
        <w:rPr>
          <w:color w:val="000000" w:themeColor="text1"/>
        </w:rPr>
        <w:t xml:space="preserve">The Summary needs to be aligned with the scope and other chapters of the draft recommendation. </w:t>
      </w:r>
    </w:p>
    <w:p w14:paraId="64A36420" w14:textId="1E2E2DA8" w:rsidR="0012386B" w:rsidRPr="004055A9" w:rsidRDefault="568F37CE" w:rsidP="00677744">
      <w:pPr>
        <w:pStyle w:val="ListParagraph"/>
        <w:numPr>
          <w:ilvl w:val="0"/>
          <w:numId w:val="1"/>
        </w:numPr>
        <w:jc w:val="both"/>
        <w:rPr>
          <w:color w:val="000000" w:themeColor="text1"/>
        </w:rPr>
      </w:pPr>
      <w:r w:rsidRPr="568F37CE">
        <w:rPr>
          <w:color w:val="000000" w:themeColor="text1"/>
        </w:rPr>
        <w:t>Check the proposal of Tahiry (Madagascar) during the review of the summary and scope: "Therefore, this</w:t>
      </w:r>
      <w:r w:rsidRPr="00677744">
        <w:rPr>
          <w:color w:val="000000" w:themeColor="text1"/>
        </w:rPr>
        <w:t xml:space="preserve"> recommendation provides guidance to evaluate and communicate the connectivity status and its relation to the QoS and QoE taking into </w:t>
      </w:r>
      <w:r w:rsidRPr="568F37CE">
        <w:rPr>
          <w:color w:val="000000" w:themeColor="text1"/>
        </w:rPr>
        <w:t>consideration technical</w:t>
      </w:r>
      <w:r w:rsidRPr="00677744">
        <w:rPr>
          <w:color w:val="000000" w:themeColor="text1"/>
        </w:rPr>
        <w:t xml:space="preserve"> and </w:t>
      </w:r>
      <w:r w:rsidRPr="568F37CE">
        <w:rPr>
          <w:color w:val="000000" w:themeColor="text1"/>
        </w:rPr>
        <w:t>non-technical</w:t>
      </w:r>
      <w:r w:rsidRPr="00677744">
        <w:rPr>
          <w:color w:val="000000" w:themeColor="text1"/>
        </w:rPr>
        <w:t xml:space="preserve"> aspects that may </w:t>
      </w:r>
      <w:r w:rsidRPr="568F37CE">
        <w:rPr>
          <w:color w:val="000000" w:themeColor="text1"/>
        </w:rPr>
        <w:t>impact it</w:t>
      </w:r>
      <w:r w:rsidRPr="00677744">
        <w:rPr>
          <w:color w:val="000000" w:themeColor="text1"/>
        </w:rPr>
        <w:t xml:space="preserve"> </w:t>
      </w:r>
      <w:r w:rsidRPr="568F37CE">
        <w:rPr>
          <w:color w:val="000000" w:themeColor="text1"/>
        </w:rPr>
        <w:t>."</w:t>
      </w:r>
    </w:p>
    <w:p w14:paraId="5353772C" w14:textId="77777777" w:rsidR="004864CD" w:rsidRPr="004055A9" w:rsidRDefault="004A106E" w:rsidP="004A106E">
      <w:pPr>
        <w:pStyle w:val="Headingb"/>
        <w:rPr>
          <w:color w:val="000000" w:themeColor="text1"/>
        </w:rPr>
      </w:pPr>
      <w:r w:rsidRPr="004055A9">
        <w:rPr>
          <w:color w:val="000000" w:themeColor="text1"/>
        </w:rPr>
        <w:t>Keywords</w:t>
      </w:r>
    </w:p>
    <w:p w14:paraId="440FBF68" w14:textId="06B5A498" w:rsidR="004864CD" w:rsidRPr="007B4B82" w:rsidRDefault="2C871AB2" w:rsidP="004864CD">
      <w:pPr>
        <w:rPr>
          <w:color w:val="000000" w:themeColor="text1"/>
          <w:lang w:val="en-US"/>
        </w:rPr>
      </w:pPr>
      <w:r w:rsidRPr="2C871AB2">
        <w:rPr>
          <w:color w:val="000000" w:themeColor="text1"/>
        </w:rPr>
        <w:t xml:space="preserve">Connectivity assessment, mapping, visualization, QoS, QoE, GIS, </w:t>
      </w:r>
      <w:r w:rsidRPr="2C871AB2">
        <w:rPr>
          <w:rFonts w:eastAsia="Times New Roman"/>
          <w:lang w:val="en-US" w:eastAsia="zh-CN"/>
        </w:rPr>
        <w:t>connectivity index.</w:t>
      </w:r>
    </w:p>
    <w:p w14:paraId="2B2ECC41" w14:textId="77777777" w:rsidR="005529BA" w:rsidRPr="007B1144" w:rsidRDefault="005529BA" w:rsidP="004864CD">
      <w:pPr>
        <w:rPr>
          <w:lang w:val="en-US"/>
        </w:rPr>
      </w:pPr>
    </w:p>
    <w:p w14:paraId="3D5E9A6D" w14:textId="77777777" w:rsidR="004A106E" w:rsidRPr="00EC2A42" w:rsidRDefault="004A106E" w:rsidP="004A106E">
      <w:pPr>
        <w:pStyle w:val="Headingb"/>
      </w:pPr>
      <w:r w:rsidRPr="00EC2A42">
        <w:t>Introduction</w:t>
      </w:r>
    </w:p>
    <w:p w14:paraId="71572601" w14:textId="77777777" w:rsidR="004A106E" w:rsidRPr="00EC2A42" w:rsidRDefault="004A106E" w:rsidP="006E3981">
      <w:r w:rsidRPr="00EC2A42">
        <w:t xml:space="preserve">&lt;Optional </w:t>
      </w:r>
      <w:r w:rsidR="008A6476" w:rsidRPr="00EC2A42">
        <w:t>–</w:t>
      </w:r>
      <w:r w:rsidRPr="00EC2A42">
        <w:t xml:space="preserve"> This clause should appear only if it contains information different from </w:t>
      </w:r>
      <w:r w:rsidR="00A06D6F" w:rsidRPr="00EC2A42">
        <w:t xml:space="preserve">that in </w:t>
      </w:r>
      <w:r w:rsidRPr="00EC2A42">
        <w:t>Scope and Summary&gt;</w:t>
      </w:r>
    </w:p>
    <w:p w14:paraId="3759EF79" w14:textId="77777777" w:rsidR="004A106E" w:rsidRPr="00EC2A42" w:rsidRDefault="004A106E" w:rsidP="004A106E">
      <w:pPr>
        <w:pStyle w:val="Heading1"/>
      </w:pPr>
      <w:r w:rsidRPr="00EC2A42">
        <w:t>1</w:t>
      </w:r>
      <w:r w:rsidRPr="00EC2A42">
        <w:tab/>
        <w:t>Scope</w:t>
      </w:r>
    </w:p>
    <w:p w14:paraId="37825F07" w14:textId="3581FF0C" w:rsidR="00BE6969" w:rsidRPr="004055A9" w:rsidRDefault="568F37CE" w:rsidP="004055A9">
      <w:pPr>
        <w:jc w:val="both"/>
        <w:rPr>
          <w:color w:val="000000" w:themeColor="text1"/>
        </w:rPr>
      </w:pPr>
      <w:r w:rsidRPr="568F37CE">
        <w:rPr>
          <w:color w:val="000000" w:themeColor="text1"/>
        </w:rPr>
        <w:t>This recommendation proposes selected guidelines for connectivity assessment in a country for different use cases through the use of mapping tools and relevant sources of information.</w:t>
      </w:r>
    </w:p>
    <w:p w14:paraId="3BCEE616" w14:textId="316BF7E8" w:rsidR="00BB1CF5" w:rsidRDefault="0023AA05" w:rsidP="004055A9">
      <w:pPr>
        <w:jc w:val="both"/>
        <w:rPr>
          <w:color w:val="000000" w:themeColor="text1"/>
        </w:rPr>
      </w:pPr>
      <w:r w:rsidRPr="0023AA05">
        <w:rPr>
          <w:color w:val="000000" w:themeColor="text1"/>
        </w:rPr>
        <w:t xml:space="preserve">The recommendation outlines a series of toolboxes including relevant parameters and identifies useful guidelines to construct a composite connectivity index. Besides, it describes how connectivity can be visualized including in-building connectivity assessment guidelines. </w:t>
      </w:r>
    </w:p>
    <w:p w14:paraId="1F846689" w14:textId="7B5A3EC6" w:rsidR="004562DE" w:rsidRPr="004055A9" w:rsidRDefault="087F4129" w:rsidP="004055A9">
      <w:pPr>
        <w:jc w:val="both"/>
        <w:rPr>
          <w:color w:val="000000" w:themeColor="text1"/>
        </w:rPr>
      </w:pPr>
      <w:r w:rsidRPr="602F7407">
        <w:rPr>
          <w:color w:val="000000" w:themeColor="text1"/>
        </w:rPr>
        <w:t>This recommendation also provides guidance on spatial analysis including stratification strategies to classify geographical area, data granularity, collection and post processing mechanisms and possible mapping and visualizations depending on target audience (end users, regulators, operators, etc).</w:t>
      </w:r>
    </w:p>
    <w:p w14:paraId="3352C59D" w14:textId="77777777" w:rsidR="004A106E" w:rsidRPr="00EC2A42" w:rsidRDefault="004A106E" w:rsidP="004A106E">
      <w:pPr>
        <w:pStyle w:val="Heading1"/>
      </w:pPr>
      <w:r w:rsidRPr="00EC2A42">
        <w:t>2</w:t>
      </w:r>
      <w:r w:rsidRPr="00EC2A42">
        <w:tab/>
        <w:t>References</w:t>
      </w:r>
    </w:p>
    <w:p w14:paraId="0973F9F8" w14:textId="77777777" w:rsidR="004A106E" w:rsidRPr="00EC2A42" w:rsidRDefault="004A106E" w:rsidP="00480396">
      <w:pPr>
        <w:jc w:val="both"/>
      </w:pPr>
      <w:r w:rsidRPr="00EC2A42">
        <w:t>The following ITU-T Recommendations and othe</w:t>
      </w:r>
      <w:r w:rsidR="008C473D" w:rsidRPr="00EC2A42">
        <w:t>r references contain provisions</w:t>
      </w:r>
      <w:r w:rsidRPr="00EC2A42">
        <w:t xml:space="preserve">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w:t>
      </w:r>
      <w:r w:rsidR="008A6476" w:rsidRPr="00EC2A42">
        <w:t xml:space="preserve"> </w:t>
      </w:r>
      <w:r w:rsidRPr="00EC2A42">
        <w:t>The reference to a document within this Recommendation does not give it, as a stand-alone document, the status of a Recommendation.</w:t>
      </w:r>
    </w:p>
    <w:p w14:paraId="41496214" w14:textId="77777777" w:rsidR="004A106E" w:rsidRPr="00A848D3" w:rsidRDefault="004A106E" w:rsidP="00C20FB0">
      <w:pPr>
        <w:pStyle w:val="Reftext"/>
        <w:rPr>
          <w:lang w:val="fr-FR"/>
        </w:rPr>
      </w:pPr>
      <w:r w:rsidRPr="00A848D3">
        <w:rPr>
          <w:lang w:val="fr-FR"/>
        </w:rPr>
        <w:t>[</w:t>
      </w:r>
      <w:r w:rsidR="00F31B0E" w:rsidRPr="00A848D3">
        <w:rPr>
          <w:lang w:val="fr-FR"/>
        </w:rPr>
        <w:t xml:space="preserve">ITU-T </w:t>
      </w:r>
      <w:r w:rsidRPr="00A848D3">
        <w:rPr>
          <w:lang w:val="fr-FR"/>
        </w:rPr>
        <w:t>X.yyy]</w:t>
      </w:r>
      <w:r w:rsidRPr="00A848D3">
        <w:rPr>
          <w:lang w:val="fr-FR"/>
        </w:rPr>
        <w:tab/>
      </w:r>
      <w:r w:rsidR="005D2541" w:rsidRPr="00A848D3">
        <w:rPr>
          <w:lang w:val="fr-FR"/>
        </w:rPr>
        <w:t>R</w:t>
      </w:r>
      <w:r w:rsidRPr="00A848D3">
        <w:rPr>
          <w:lang w:val="fr-FR"/>
        </w:rPr>
        <w:t xml:space="preserve">ecommendation </w:t>
      </w:r>
      <w:r w:rsidR="005D2541" w:rsidRPr="00A848D3">
        <w:rPr>
          <w:lang w:val="fr-FR"/>
        </w:rPr>
        <w:t xml:space="preserve">ITU-T </w:t>
      </w:r>
      <w:r w:rsidRPr="00A848D3">
        <w:rPr>
          <w:lang w:val="fr-FR"/>
        </w:rPr>
        <w:t>X.yyy (date)</w:t>
      </w:r>
      <w:r w:rsidR="00B774CF" w:rsidRPr="00A848D3">
        <w:rPr>
          <w:lang w:val="fr-FR"/>
        </w:rPr>
        <w:t>,</w:t>
      </w:r>
      <w:r w:rsidRPr="00A848D3">
        <w:rPr>
          <w:lang w:val="fr-FR"/>
        </w:rPr>
        <w:t xml:space="preserve"> </w:t>
      </w:r>
      <w:r w:rsidRPr="00A848D3">
        <w:rPr>
          <w:i/>
          <w:iCs/>
          <w:lang w:val="fr-FR"/>
        </w:rPr>
        <w:t>Title</w:t>
      </w:r>
      <w:r w:rsidR="005C053E" w:rsidRPr="00A848D3">
        <w:rPr>
          <w:lang w:val="fr-FR"/>
        </w:rPr>
        <w:t>.</w:t>
      </w:r>
    </w:p>
    <w:p w14:paraId="374481F1" w14:textId="6744BCD7" w:rsidR="005529BA" w:rsidRPr="00534333" w:rsidRDefault="00D53170" w:rsidP="00C20FB0">
      <w:pPr>
        <w:pStyle w:val="Reftext"/>
      </w:pPr>
      <w:r w:rsidRPr="00534333">
        <w:t xml:space="preserve">[ITU-T E.802 Amd2]   </w:t>
      </w:r>
      <w:r w:rsidR="00534333" w:rsidRPr="00534333">
        <w:t>Recommendation</w:t>
      </w:r>
      <w:r w:rsidRPr="00534333">
        <w:t xml:space="preserve"> ITU-T E.802 Amd2 Framework and </w:t>
      </w:r>
      <w:r w:rsidR="00534333" w:rsidRPr="00534333">
        <w:t>methodologies</w:t>
      </w:r>
      <w:r w:rsidRPr="00534333">
        <w:t xml:space="preserve"> for the determination and application of QoS Param</w:t>
      </w:r>
      <w:r w:rsidR="00607FBC" w:rsidRPr="00534333">
        <w:t>eters</w:t>
      </w:r>
      <w:r w:rsidRPr="00534333">
        <w:t>.</w:t>
      </w:r>
    </w:p>
    <w:p w14:paraId="5A39CADF" w14:textId="677412D2" w:rsidR="005529BA" w:rsidRPr="00C14249" w:rsidRDefault="568F37CE" w:rsidP="568F37CE">
      <w:pPr>
        <w:pStyle w:val="Default"/>
        <w:jc w:val="both"/>
        <w:rPr>
          <w:i/>
          <w:iCs/>
          <w:lang w:val="en-US"/>
        </w:rPr>
      </w:pPr>
      <w:r w:rsidRPr="568F37CE">
        <w:rPr>
          <w:lang w:val="en-US"/>
        </w:rPr>
        <w:t>[ITU-T E.805]</w:t>
      </w:r>
      <w:r w:rsidR="005529BA">
        <w:tab/>
      </w:r>
      <w:r w:rsidRPr="568F37CE">
        <w:rPr>
          <w:lang w:val="en-US"/>
        </w:rPr>
        <w:t>Recommendation ITU-T E.805 (2019),</w:t>
      </w:r>
      <w:r w:rsidRPr="568F37CE">
        <w:rPr>
          <w:i/>
          <w:iCs/>
          <w:lang w:val="en-US"/>
        </w:rPr>
        <w:t xml:space="preserve"> Strategies to establish quality regulatory</w:t>
      </w:r>
    </w:p>
    <w:p w14:paraId="7628C26C" w14:textId="77777777" w:rsidR="005529BA" w:rsidRPr="00C14249" w:rsidRDefault="005529BA" w:rsidP="005529BA">
      <w:pPr>
        <w:pStyle w:val="Default"/>
        <w:jc w:val="both"/>
        <w:rPr>
          <w:lang w:val="en-US"/>
        </w:rPr>
      </w:pPr>
      <w:r w:rsidRPr="00C14249">
        <w:rPr>
          <w:i/>
          <w:iCs/>
          <w:lang w:val="en-US"/>
        </w:rPr>
        <w:t>frameworks</w:t>
      </w:r>
      <w:r w:rsidRPr="00C14249">
        <w:rPr>
          <w:lang w:val="en-US"/>
        </w:rPr>
        <w:t xml:space="preserve">. </w:t>
      </w:r>
    </w:p>
    <w:p w14:paraId="14B79B47" w14:textId="77777777" w:rsidR="005529BA" w:rsidRPr="00C14249" w:rsidRDefault="005529BA" w:rsidP="005529BA">
      <w:pPr>
        <w:pStyle w:val="Default"/>
        <w:jc w:val="both"/>
        <w:rPr>
          <w:lang w:val="en-US"/>
        </w:rPr>
      </w:pPr>
    </w:p>
    <w:p w14:paraId="62CCB7F3" w14:textId="77777777" w:rsidR="005529BA" w:rsidRPr="00C14249" w:rsidRDefault="005529BA" w:rsidP="005529BA">
      <w:pPr>
        <w:pStyle w:val="Default"/>
        <w:jc w:val="both"/>
        <w:rPr>
          <w:lang w:val="en-US"/>
        </w:rPr>
      </w:pPr>
      <w:r w:rsidRPr="00C14249">
        <w:rPr>
          <w:lang w:val="en-US"/>
        </w:rPr>
        <w:t>[ITU-T E.805.1]</w:t>
      </w:r>
      <w:r w:rsidR="00C14249">
        <w:rPr>
          <w:lang w:val="en-US"/>
        </w:rPr>
        <w:tab/>
      </w:r>
      <w:r w:rsidRPr="00C14249">
        <w:rPr>
          <w:lang w:val="en-US"/>
        </w:rPr>
        <w:t xml:space="preserve">Recommendation ITU-T E.805.1 (2021), </w:t>
      </w:r>
      <w:r w:rsidRPr="00C14249">
        <w:rPr>
          <w:i/>
          <w:iCs/>
          <w:lang w:val="en-US"/>
        </w:rPr>
        <w:t>Quality of service operational strategy for improved regulatory supervision of providers of mobile telecommunication services</w:t>
      </w:r>
      <w:r w:rsidRPr="00C14249">
        <w:rPr>
          <w:lang w:val="en-US"/>
        </w:rPr>
        <w:t xml:space="preserve">. </w:t>
      </w:r>
    </w:p>
    <w:p w14:paraId="62B9D837" w14:textId="77777777" w:rsidR="005529BA" w:rsidRPr="00C14249" w:rsidRDefault="005529BA" w:rsidP="005529BA">
      <w:pPr>
        <w:pStyle w:val="Default"/>
        <w:jc w:val="both"/>
        <w:rPr>
          <w:lang w:val="en-US"/>
        </w:rPr>
      </w:pPr>
    </w:p>
    <w:p w14:paraId="0EA8A840" w14:textId="77777777" w:rsidR="005529BA" w:rsidRPr="00C14249" w:rsidRDefault="005529BA" w:rsidP="005529BA">
      <w:pPr>
        <w:pStyle w:val="Default"/>
        <w:jc w:val="both"/>
        <w:rPr>
          <w:lang w:val="en-US"/>
        </w:rPr>
      </w:pPr>
      <w:r w:rsidRPr="00C14249">
        <w:rPr>
          <w:lang w:val="en-US"/>
        </w:rPr>
        <w:t>[ITU-T E.806]</w:t>
      </w:r>
      <w:r w:rsidR="00C14249">
        <w:rPr>
          <w:lang w:val="en-US"/>
        </w:rPr>
        <w:tab/>
      </w:r>
      <w:r w:rsidRPr="00C14249">
        <w:rPr>
          <w:lang w:val="en-US"/>
        </w:rPr>
        <w:t xml:space="preserve">Recommendation ITU-T E.806 (2019), </w:t>
      </w:r>
      <w:r w:rsidRPr="00C14249">
        <w:rPr>
          <w:i/>
          <w:iCs/>
          <w:lang w:val="en-US"/>
        </w:rPr>
        <w:t>Measurement campaigns, monitoring systems and sampling methodologies to monitor the quality of service in mobile networks</w:t>
      </w:r>
      <w:r w:rsidRPr="00C14249">
        <w:rPr>
          <w:lang w:val="en-US"/>
        </w:rPr>
        <w:t>.</w:t>
      </w:r>
    </w:p>
    <w:p w14:paraId="774B52CC" w14:textId="77777777" w:rsidR="005529BA" w:rsidRPr="00C14249" w:rsidRDefault="005529BA" w:rsidP="005529BA">
      <w:pPr>
        <w:pStyle w:val="Reftext"/>
        <w:jc w:val="both"/>
        <w:rPr>
          <w:szCs w:val="24"/>
        </w:rPr>
      </w:pPr>
    </w:p>
    <w:p w14:paraId="1FB45B1D" w14:textId="77777777" w:rsidR="005529BA" w:rsidRPr="00C14249" w:rsidRDefault="005529BA" w:rsidP="005529BA">
      <w:pPr>
        <w:pStyle w:val="Default"/>
        <w:jc w:val="both"/>
        <w:rPr>
          <w:lang w:val="en-US"/>
        </w:rPr>
      </w:pPr>
      <w:r w:rsidRPr="00C14249">
        <w:rPr>
          <w:lang w:val="en-US"/>
        </w:rPr>
        <w:t>[ITU-T E.812]</w:t>
      </w:r>
      <w:r w:rsidR="00C14249">
        <w:rPr>
          <w:lang w:val="en-US"/>
        </w:rPr>
        <w:tab/>
      </w:r>
      <w:r w:rsidRPr="00C14249">
        <w:rPr>
          <w:lang w:val="en-US"/>
        </w:rPr>
        <w:t xml:space="preserve">Recommendation ITU-T E.812 (2020), </w:t>
      </w:r>
      <w:r w:rsidRPr="00C14249">
        <w:rPr>
          <w:i/>
          <w:iCs/>
          <w:lang w:val="en-US"/>
        </w:rPr>
        <w:t>Crowdsourcing approach for the assessment of end-to-end quality of service in fixed and mobile broadband networks</w:t>
      </w:r>
      <w:r w:rsidRPr="00C14249">
        <w:rPr>
          <w:lang w:val="en-US"/>
        </w:rPr>
        <w:t>.</w:t>
      </w:r>
    </w:p>
    <w:p w14:paraId="65183CE0" w14:textId="77777777" w:rsidR="005529BA" w:rsidRPr="00C14249" w:rsidRDefault="005529BA" w:rsidP="005529BA">
      <w:pPr>
        <w:pStyle w:val="Reftext"/>
        <w:rPr>
          <w:szCs w:val="24"/>
          <w:lang w:val="en-US"/>
        </w:rPr>
      </w:pPr>
    </w:p>
    <w:p w14:paraId="6DE4594E" w14:textId="77777777" w:rsidR="005529BA" w:rsidRPr="00C14249" w:rsidRDefault="005529BA" w:rsidP="005529BA">
      <w:pPr>
        <w:pStyle w:val="Reftext"/>
        <w:ind w:left="0" w:firstLine="0"/>
        <w:rPr>
          <w:szCs w:val="24"/>
        </w:rPr>
      </w:pPr>
      <w:r w:rsidRPr="00C14249">
        <w:rPr>
          <w:szCs w:val="24"/>
        </w:rPr>
        <w:t>[ITU-T E.840]</w:t>
      </w:r>
      <w:r w:rsidR="00C14249">
        <w:rPr>
          <w:szCs w:val="24"/>
        </w:rPr>
        <w:tab/>
      </w:r>
      <w:r w:rsidRPr="00C14249">
        <w:rPr>
          <w:szCs w:val="24"/>
        </w:rPr>
        <w:t xml:space="preserve">Recommendation ITU-T E.840 (2018), </w:t>
      </w:r>
      <w:r w:rsidRPr="00C14249">
        <w:rPr>
          <w:i/>
          <w:iCs/>
          <w:szCs w:val="24"/>
        </w:rPr>
        <w:t>Statistical framework for end-to-end network performance benchmark scoring and ranking.</w:t>
      </w:r>
    </w:p>
    <w:p w14:paraId="6C42EFCF" w14:textId="77777777" w:rsidR="004A106E" w:rsidRPr="00EC2A42" w:rsidRDefault="004A106E" w:rsidP="004A106E">
      <w:pPr>
        <w:pStyle w:val="Heading1"/>
      </w:pPr>
      <w:r w:rsidRPr="00EC2A42">
        <w:t>3</w:t>
      </w:r>
      <w:r w:rsidRPr="00EC2A42">
        <w:tab/>
        <w:t>Definitions</w:t>
      </w:r>
    </w:p>
    <w:p w14:paraId="5EF6B662" w14:textId="77777777" w:rsidR="004A106E" w:rsidRPr="00EC2A42" w:rsidRDefault="004A106E" w:rsidP="00480396">
      <w:pPr>
        <w:jc w:val="both"/>
      </w:pPr>
      <w:r w:rsidRPr="006E3981">
        <w:t xml:space="preserve">&lt;Check in </w:t>
      </w:r>
      <w:r w:rsidR="00701334" w:rsidRPr="006E3981">
        <w:t xml:space="preserve">the </w:t>
      </w:r>
      <w:r w:rsidR="00EC2A42" w:rsidRPr="006E3981">
        <w:t>ITU-T terms and definitions database</w:t>
      </w:r>
      <w:r w:rsidRPr="006E3981">
        <w:t xml:space="preserve"> </w:t>
      </w:r>
      <w:r w:rsidR="00EC2A42" w:rsidRPr="006E3981">
        <w:t xml:space="preserve">at </w:t>
      </w:r>
      <w:hyperlink r:id="rId15" w:history="1">
        <w:r w:rsidR="00EC2A42" w:rsidRPr="006E3981">
          <w:t>www.itu.int/go/terminology-database</w:t>
        </w:r>
      </w:hyperlink>
      <w:r w:rsidR="00EC2A42" w:rsidRPr="006E3981">
        <w:t xml:space="preserve"> </w:t>
      </w:r>
      <w:r w:rsidR="00701334" w:rsidRPr="006E3981">
        <w:t xml:space="preserve">whether the term </w:t>
      </w:r>
      <w:r w:rsidR="00EC2A42" w:rsidRPr="006E3981">
        <w:t xml:space="preserve">has </w:t>
      </w:r>
      <w:r w:rsidR="00701334" w:rsidRPr="006E3981">
        <w:t xml:space="preserve">already </w:t>
      </w:r>
      <w:r w:rsidR="00EC2A42" w:rsidRPr="006E3981">
        <w:t xml:space="preserve">been </w:t>
      </w:r>
      <w:r w:rsidR="00701334" w:rsidRPr="006E3981">
        <w:t>defined in another R</w:t>
      </w:r>
      <w:r w:rsidRPr="006E3981">
        <w:t xml:space="preserve">ecommendation. It </w:t>
      </w:r>
      <w:r w:rsidR="00EC2A42" w:rsidRPr="006E3981">
        <w:t xml:space="preserve">would </w:t>
      </w:r>
      <w:r w:rsidRPr="006E3981">
        <w:t xml:space="preserve">be more consistent to refer to such a definition rather than </w:t>
      </w:r>
      <w:r w:rsidR="00EC2A42" w:rsidRPr="006E3981">
        <w:t xml:space="preserve">to </w:t>
      </w:r>
      <w:r w:rsidRPr="006E3981">
        <w:t>red</w:t>
      </w:r>
      <w:r w:rsidR="0020399F" w:rsidRPr="006E3981">
        <w:t>efine</w:t>
      </w:r>
      <w:r w:rsidRPr="006E3981">
        <w:t xml:space="preserve"> </w:t>
      </w:r>
      <w:r w:rsidR="00EC2A42" w:rsidRPr="006E3981">
        <w:t>the term</w:t>
      </w:r>
      <w:r w:rsidRPr="006E3981">
        <w:t>&gt;</w:t>
      </w:r>
    </w:p>
    <w:p w14:paraId="39BFB3E1" w14:textId="77777777" w:rsidR="004A106E" w:rsidRPr="00EC2A42" w:rsidRDefault="004A106E" w:rsidP="004A106E">
      <w:pPr>
        <w:pStyle w:val="Heading2"/>
      </w:pPr>
      <w:r w:rsidRPr="00EC2A42">
        <w:t>3.1</w:t>
      </w:r>
      <w:r w:rsidRPr="00EC2A42">
        <w:tab/>
      </w:r>
      <w:r w:rsidR="00701334" w:rsidRPr="00EC2A42">
        <w:t>T</w:t>
      </w:r>
      <w:r w:rsidRPr="00EC2A42">
        <w:t xml:space="preserve">erms defined </w:t>
      </w:r>
      <w:r w:rsidR="00284941" w:rsidRPr="00EC2A42">
        <w:t>elsewhere</w:t>
      </w:r>
    </w:p>
    <w:p w14:paraId="0A649642" w14:textId="77777777" w:rsidR="00F31B0E" w:rsidRPr="00EC2A42" w:rsidRDefault="00F31B0E" w:rsidP="00480396">
      <w:pPr>
        <w:jc w:val="both"/>
      </w:pPr>
      <w:r>
        <w:t>&lt;Normally</w:t>
      </w:r>
      <w:r w:rsidR="008A6476">
        <w:t>,</w:t>
      </w:r>
      <w:r>
        <w:t xml:space="preserve"> terms defined elsewhere will simply refer to the defining document. In certain cases, it may be desirable to quote the definition to allow for a</w:t>
      </w:r>
      <w:r w:rsidR="00701334">
        <w:t xml:space="preserve"> stand-alone</w:t>
      </w:r>
      <w:r>
        <w:t xml:space="preserve"> document</w:t>
      </w:r>
      <w:r w:rsidR="1103B123">
        <w:t xml:space="preserve">. Before defining a new term, verify </w:t>
      </w:r>
      <w:r w:rsidR="187FDDF7">
        <w:t xml:space="preserve">whether it has already been defined </w:t>
      </w:r>
      <w:r w:rsidR="16E40D96">
        <w:t xml:space="preserve">in the official ITU terminology database, </w:t>
      </w:r>
      <w:r w:rsidR="1103B123">
        <w:t xml:space="preserve">at </w:t>
      </w:r>
      <w:hyperlink r:id="rId16" w:history="1">
        <w:r w:rsidR="00C14249" w:rsidRPr="005A468B">
          <w:rPr>
            <w:rStyle w:val="Hyperlink"/>
          </w:rPr>
          <w:t>www.itu.int/go/terms</w:t>
        </w:r>
      </w:hyperlink>
      <w:r w:rsidR="196F91D1">
        <w:t xml:space="preserve">. </w:t>
      </w:r>
      <w:r>
        <w:t>&gt;</w:t>
      </w:r>
    </w:p>
    <w:p w14:paraId="4FE51B72" w14:textId="77777777" w:rsidR="00701334" w:rsidRPr="00EC2A42" w:rsidRDefault="00701334" w:rsidP="00F31B0E">
      <w:r w:rsidRPr="00EC2A42">
        <w:t>This Recommendation uses the following terms defined elsewhere:</w:t>
      </w:r>
    </w:p>
    <w:p w14:paraId="235ACA78" w14:textId="77777777" w:rsidR="004A106E" w:rsidRPr="006E3981" w:rsidRDefault="004A106E" w:rsidP="006E3981">
      <w:pPr>
        <w:tabs>
          <w:tab w:val="left" w:pos="851"/>
        </w:tabs>
      </w:pPr>
      <w:r w:rsidRPr="006E3981">
        <w:rPr>
          <w:b/>
          <w:bCs/>
        </w:rPr>
        <w:t>3.1.1</w:t>
      </w:r>
      <w:r w:rsidRPr="006E3981">
        <w:rPr>
          <w:b/>
          <w:bCs/>
        </w:rPr>
        <w:tab/>
        <w:t>&lt;Term 1&gt;</w:t>
      </w:r>
      <w:r w:rsidRPr="006E3981">
        <w:t xml:space="preserve"> [Reference]</w:t>
      </w:r>
      <w:r w:rsidR="003352F5" w:rsidRPr="006E3981">
        <w:t>:</w:t>
      </w:r>
      <w:r w:rsidRPr="006E3981">
        <w:t xml:space="preserve"> &lt;optional quoted definition&gt;</w:t>
      </w:r>
      <w:r w:rsidR="0023670C">
        <w:t>.</w:t>
      </w:r>
    </w:p>
    <w:p w14:paraId="6D162034" w14:textId="77777777" w:rsidR="004A106E" w:rsidRPr="006E3981" w:rsidRDefault="004A106E" w:rsidP="006E3981">
      <w:pPr>
        <w:tabs>
          <w:tab w:val="left" w:pos="851"/>
        </w:tabs>
      </w:pPr>
      <w:r w:rsidRPr="006E3981">
        <w:rPr>
          <w:b/>
          <w:bCs/>
        </w:rPr>
        <w:t>3.1.2</w:t>
      </w:r>
      <w:r w:rsidRPr="006E3981">
        <w:rPr>
          <w:b/>
          <w:bCs/>
        </w:rPr>
        <w:tab/>
        <w:t>&lt;Term 2&gt;</w:t>
      </w:r>
      <w:r w:rsidRPr="006E3981">
        <w:t xml:space="preserve"> [Reference]</w:t>
      </w:r>
      <w:r w:rsidR="003352F5" w:rsidRPr="006E3981">
        <w:t>:</w:t>
      </w:r>
      <w:r w:rsidRPr="006E3981">
        <w:t xml:space="preserve"> &lt;optional quoted definition&gt;</w:t>
      </w:r>
      <w:r w:rsidR="0023670C">
        <w:t>.</w:t>
      </w:r>
    </w:p>
    <w:p w14:paraId="04DE5717" w14:textId="77777777" w:rsidR="004A106E" w:rsidRPr="00EC2A42" w:rsidRDefault="004A106E" w:rsidP="004A106E">
      <w:pPr>
        <w:pStyle w:val="Heading2"/>
      </w:pPr>
      <w:r w:rsidRPr="00EC2A42">
        <w:t>3.2</w:t>
      </w:r>
      <w:r w:rsidRPr="00EC2A42">
        <w:tab/>
      </w:r>
      <w:r w:rsidR="00701334" w:rsidRPr="00EC2A42">
        <w:t>Terms defined in t</w:t>
      </w:r>
      <w:r w:rsidRPr="00EC2A42">
        <w:t>his Recommenda</w:t>
      </w:r>
      <w:r w:rsidR="00701334" w:rsidRPr="00EC2A42">
        <w:t>tion</w:t>
      </w:r>
    </w:p>
    <w:p w14:paraId="68B28487" w14:textId="77777777" w:rsidR="00FF29F2" w:rsidRDefault="00FF29F2" w:rsidP="006168EB">
      <w:pPr>
        <w:tabs>
          <w:tab w:val="left" w:pos="851"/>
        </w:tabs>
        <w:rPr>
          <w:highlight w:val="yellow"/>
        </w:rPr>
      </w:pPr>
    </w:p>
    <w:p w14:paraId="5035FE27" w14:textId="12F0000B" w:rsidR="006168EB" w:rsidRDefault="005F6866" w:rsidP="006168EB">
      <w:pPr>
        <w:tabs>
          <w:tab w:val="left" w:pos="851"/>
        </w:tabs>
      </w:pPr>
      <w:r w:rsidRPr="005F1C2C">
        <w:rPr>
          <w:highlight w:val="yellow"/>
        </w:rPr>
        <w:t>Editor’s Note</w:t>
      </w:r>
      <w:r w:rsidR="006168EB" w:rsidRPr="005F1C2C">
        <w:rPr>
          <w:highlight w:val="yellow"/>
        </w:rPr>
        <w:t>:</w:t>
      </w:r>
      <w:r w:rsidR="006168EB" w:rsidRPr="005F6866">
        <w:t xml:space="preserve"> contributions are invited with a view to improve definitions in this section, if needed.</w:t>
      </w:r>
      <w:r w:rsidR="006168EB">
        <w:t xml:space="preserve"> </w:t>
      </w:r>
    </w:p>
    <w:p w14:paraId="1C3E5C19" w14:textId="77777777" w:rsidR="00FF29F2" w:rsidRDefault="00FF29F2" w:rsidP="006168EB">
      <w:pPr>
        <w:tabs>
          <w:tab w:val="left" w:pos="851"/>
        </w:tabs>
      </w:pPr>
    </w:p>
    <w:p w14:paraId="60BFCBEB" w14:textId="77777777" w:rsidR="00701334" w:rsidRPr="00EC2A42" w:rsidRDefault="00701334" w:rsidP="00701334">
      <w:r w:rsidRPr="00EC2A42">
        <w:t>This Recommendation defines the following terms:</w:t>
      </w:r>
    </w:p>
    <w:p w14:paraId="38FEE9E9" w14:textId="3F22B2D2" w:rsidR="004A106E" w:rsidRDefault="004A106E" w:rsidP="006E3981">
      <w:pPr>
        <w:tabs>
          <w:tab w:val="left" w:pos="851"/>
        </w:tabs>
      </w:pPr>
      <w:r w:rsidRPr="006E3981">
        <w:rPr>
          <w:b/>
          <w:bCs/>
        </w:rPr>
        <w:t>3.2.1</w:t>
      </w:r>
      <w:r w:rsidRPr="006E3981">
        <w:rPr>
          <w:b/>
          <w:bCs/>
        </w:rPr>
        <w:tab/>
      </w:r>
      <w:r w:rsidR="00EE5359">
        <w:t xml:space="preserve">Mapping: The process of illustrating values or parameters in a </w:t>
      </w:r>
      <w:r w:rsidR="006168EB">
        <w:t>g</w:t>
      </w:r>
      <w:r w:rsidR="00AB6A0D">
        <w:t xml:space="preserve">eographic </w:t>
      </w:r>
      <w:r w:rsidR="006168EB">
        <w:t>i</w:t>
      </w:r>
      <w:r w:rsidR="00AB6A0D">
        <w:t xml:space="preserve">nformation </w:t>
      </w:r>
      <w:r w:rsidR="006168EB">
        <w:t>s</w:t>
      </w:r>
      <w:r w:rsidR="00AB6A0D">
        <w:t>ystem (</w:t>
      </w:r>
      <w:r w:rsidR="00EE5359">
        <w:t>GIS</w:t>
      </w:r>
      <w:r w:rsidR="00AB6A0D">
        <w:t>)</w:t>
      </w:r>
      <w:r w:rsidR="00593872">
        <w:t>.</w:t>
      </w:r>
    </w:p>
    <w:p w14:paraId="3DF9E938" w14:textId="3EFF1705" w:rsidR="005F6866" w:rsidRDefault="568F37CE" w:rsidP="568F37CE">
      <w:pPr>
        <w:tabs>
          <w:tab w:val="left" w:pos="851"/>
        </w:tabs>
        <w:rPr>
          <w:rFonts w:eastAsia="Times New Roman"/>
        </w:rPr>
      </w:pPr>
      <w:r w:rsidRPr="568F37CE">
        <w:rPr>
          <w:b/>
          <w:bCs/>
        </w:rPr>
        <w:t>3.2.2</w:t>
      </w:r>
      <w:r w:rsidR="0023AA05">
        <w:tab/>
      </w:r>
      <w:r>
        <w:t xml:space="preserve">Connectivity: </w:t>
      </w:r>
      <w:r w:rsidRPr="568F37CE">
        <w:rPr>
          <w:rFonts w:eastAsia="Times New Roman"/>
        </w:rPr>
        <w:t xml:space="preserve">is the overall degree of access to telecommunications services of a network </w:t>
      </w:r>
      <w:bookmarkStart w:id="14" w:name="_Int_pktJsmy2"/>
      <w:r w:rsidRPr="568F37CE">
        <w:rPr>
          <w:rFonts w:eastAsia="Times New Roman"/>
        </w:rPr>
        <w:t>with regard to</w:t>
      </w:r>
      <w:bookmarkEnd w:id="14"/>
      <w:r w:rsidRPr="568F37CE">
        <w:rPr>
          <w:rFonts w:eastAsia="Times New Roman"/>
        </w:rPr>
        <w:t xml:space="preserve"> performance and usability.</w:t>
      </w:r>
    </w:p>
    <w:p w14:paraId="614FE935" w14:textId="77777777" w:rsidR="004422FA" w:rsidRDefault="004422FA" w:rsidP="004422FA">
      <w:pPr>
        <w:shd w:val="clear" w:color="auto" w:fill="FFFFFF"/>
        <w:spacing w:after="240"/>
        <w:jc w:val="center"/>
        <w:rPr>
          <w:ins w:id="15" w:author="SIA-India" w:date="2022-12-09T10:41:00Z"/>
          <w:rStyle w:val="markedcontent"/>
          <w:rFonts w:cstheme="minorHAnsi"/>
        </w:rPr>
      </w:pPr>
      <w:ins w:id="16" w:author="SIA-India" w:date="2022-12-09T10:13:00Z">
        <w:r w:rsidRPr="004F2E45">
          <w:rPr>
            <w:rFonts w:eastAsia="Times New Roman"/>
            <w:highlight w:val="cyan"/>
            <w:rPrChange w:id="17" w:author="SIA-India" w:date="2022-12-11T11:29:00Z">
              <w:rPr>
                <w:rFonts w:eastAsia="Times New Roman"/>
              </w:rPr>
            </w:rPrChange>
          </w:rPr>
          <w:t xml:space="preserve">[alternate: </w:t>
        </w:r>
      </w:ins>
      <w:ins w:id="18" w:author="SIA-India" w:date="2022-12-09T10:21:00Z">
        <w:r w:rsidRPr="004F2E45">
          <w:rPr>
            <w:rFonts w:eastAsia="Times New Roman"/>
            <w:highlight w:val="cyan"/>
            <w:rPrChange w:id="19" w:author="SIA-India" w:date="2022-12-11T11:29:00Z">
              <w:rPr>
                <w:rFonts w:eastAsia="Times New Roman"/>
              </w:rPr>
            </w:rPrChange>
          </w:rPr>
          <w:t>T</w:t>
        </w:r>
      </w:ins>
      <w:ins w:id="20" w:author="SIA-India" w:date="2022-12-09T10:20:00Z">
        <w:r w:rsidRPr="004F2E45">
          <w:rPr>
            <w:rFonts w:eastAsia="Times New Roman"/>
            <w:highlight w:val="cyan"/>
            <w:rPrChange w:id="21" w:author="SIA-India" w:date="2022-12-11T11:29:00Z">
              <w:rPr>
                <w:rFonts w:eastAsia="Times New Roman"/>
              </w:rPr>
            </w:rPrChange>
          </w:rPr>
          <w:t xml:space="preserve">he ability to link, communicate </w:t>
        </w:r>
      </w:ins>
      <w:ins w:id="22" w:author="SIA-India" w:date="2022-12-09T10:21:00Z">
        <w:r w:rsidRPr="004F2E45">
          <w:rPr>
            <w:rFonts w:eastAsia="Times New Roman"/>
            <w:highlight w:val="cyan"/>
            <w:rPrChange w:id="23" w:author="SIA-India" w:date="2022-12-11T11:29:00Z">
              <w:rPr>
                <w:rFonts w:eastAsia="Times New Roman"/>
              </w:rPr>
            </w:rPrChange>
          </w:rPr>
          <w:t xml:space="preserve">and control the flow of information </w:t>
        </w:r>
      </w:ins>
      <w:ins w:id="24" w:author="SIA-India" w:date="2022-12-09T10:22:00Z">
        <w:r w:rsidRPr="004F2E45">
          <w:rPr>
            <w:rFonts w:eastAsia="Times New Roman"/>
            <w:highlight w:val="cyan"/>
            <w:rPrChange w:id="25" w:author="SIA-India" w:date="2022-12-11T11:29:00Z">
              <w:rPr>
                <w:rFonts w:eastAsia="Times New Roman"/>
              </w:rPr>
            </w:rPrChange>
          </w:rPr>
          <w:t xml:space="preserve">in a telecommunication network </w:t>
        </w:r>
      </w:ins>
      <w:ins w:id="26" w:author="SIA-India" w:date="2022-12-09T10:42:00Z">
        <w:r w:rsidRPr="004F2E45">
          <w:rPr>
            <w:rFonts w:eastAsia="Times New Roman"/>
            <w:highlight w:val="cyan"/>
            <w:rPrChange w:id="27" w:author="SIA-India" w:date="2022-12-11T11:29:00Z">
              <w:rPr>
                <w:rFonts w:eastAsia="Times New Roman"/>
              </w:rPr>
            </w:rPrChange>
          </w:rPr>
          <w:t xml:space="preserve">to have </w:t>
        </w:r>
      </w:ins>
      <w:ins w:id="28" w:author="SIA-India" w:date="2022-12-09T10:41:00Z">
        <w:r w:rsidRPr="004F2E45">
          <w:rPr>
            <w:highlight w:val="cyan"/>
            <w:rPrChange w:id="29" w:author="SIA-India" w:date="2022-12-11T11:29:00Z">
              <w:rPr/>
            </w:rPrChange>
          </w:rPr>
          <w:t>access to quality, reliable, and affordable</w:t>
        </w:r>
      </w:ins>
      <w:ins w:id="30" w:author="SIA-India" w:date="2022-12-09T10:42:00Z">
        <w:r w:rsidRPr="004F2E45">
          <w:rPr>
            <w:highlight w:val="cyan"/>
            <w:rPrChange w:id="31" w:author="SIA-India" w:date="2022-12-11T11:29:00Z">
              <w:rPr/>
            </w:rPrChange>
          </w:rPr>
          <w:t xml:space="preserve"> services</w:t>
        </w:r>
      </w:ins>
    </w:p>
    <w:p w14:paraId="47C5DA26" w14:textId="14A98266" w:rsidR="4D54C830" w:rsidRDefault="4D54C830" w:rsidP="568F37CE">
      <w:pPr>
        <w:tabs>
          <w:tab w:val="left" w:pos="851"/>
        </w:tabs>
        <w:rPr>
          <w:rFonts w:eastAsia="Times New Roman"/>
        </w:rPr>
      </w:pPr>
    </w:p>
    <w:p w14:paraId="5C9C9EA8" w14:textId="281A3CE5" w:rsidR="4D54C830" w:rsidRDefault="568F37CE" w:rsidP="5D2D43A4">
      <w:pPr>
        <w:tabs>
          <w:tab w:val="left" w:pos="851"/>
        </w:tabs>
        <w:rPr>
          <w:rFonts w:eastAsia="Times New Roman"/>
        </w:rPr>
      </w:pPr>
      <w:r w:rsidRPr="00677744">
        <w:rPr>
          <w:rFonts w:eastAsia="Times New Roman"/>
          <w:highlight w:val="yellow"/>
        </w:rPr>
        <w:t>Editor's Note</w:t>
      </w:r>
      <w:r w:rsidRPr="5D2D43A4">
        <w:rPr>
          <w:rFonts w:eastAsia="Times New Roman"/>
        </w:rPr>
        <w:t>: proposals for Connectivity Definition</w:t>
      </w:r>
    </w:p>
    <w:p w14:paraId="421A9D70" w14:textId="000E4C22" w:rsidR="4D54C830" w:rsidRPr="00677744" w:rsidRDefault="568F37CE">
      <w:pPr>
        <w:pStyle w:val="ListParagraph"/>
        <w:numPr>
          <w:ilvl w:val="0"/>
          <w:numId w:val="6"/>
        </w:numPr>
        <w:tabs>
          <w:tab w:val="left" w:pos="851"/>
        </w:tabs>
        <w:rPr>
          <w:rFonts w:eastAsia="Times New Roman"/>
        </w:rPr>
      </w:pPr>
      <w:r w:rsidRPr="00677744">
        <w:rPr>
          <w:rFonts w:eastAsia="Times New Roman"/>
        </w:rPr>
        <w:t>Wolfgang Proposal: Definition from Global connectivity 2022</w:t>
      </w:r>
    </w:p>
    <w:p w14:paraId="6AD3DBBF" w14:textId="6BB49E26" w:rsidR="4D54C830" w:rsidRPr="00677744" w:rsidRDefault="4D54C830">
      <w:pPr>
        <w:pStyle w:val="ListParagraph"/>
        <w:numPr>
          <w:ilvl w:val="0"/>
          <w:numId w:val="6"/>
        </w:numPr>
        <w:tabs>
          <w:tab w:val="left" w:pos="851"/>
        </w:tabs>
        <w:rPr>
          <w:rFonts w:eastAsia="Times New Roman"/>
        </w:rPr>
      </w:pPr>
      <w:r w:rsidRPr="5D2D43A4">
        <w:rPr>
          <w:rFonts w:eastAsia="Times New Roman"/>
        </w:rPr>
        <w:t xml:space="preserve">Proposal from James: </w:t>
      </w:r>
      <w:r w:rsidR="568F37CE" w:rsidRPr="00677744">
        <w:rPr>
          <w:rFonts w:eastAsia="Times New Roman"/>
        </w:rPr>
        <w:t>A4AI originally developed the concept, it's</w:t>
      </w:r>
      <w:r w:rsidRPr="00677744">
        <w:rPr>
          <w:rFonts w:eastAsia="Times New Roman"/>
        </w:rPr>
        <w:t xml:space="preserve"> unpacked in more detail here: </w:t>
      </w:r>
      <w:hyperlink r:id="rId17" w:history="1">
        <w:r w:rsidRPr="5D2D43A4">
          <w:rPr>
            <w:rStyle w:val="Hyperlink"/>
            <w:rFonts w:ascii="Source Sans Pro" w:eastAsia="Source Sans Pro" w:hAnsi="Source Sans Pro" w:cs="Source Sans Pro"/>
            <w:sz w:val="21"/>
            <w:szCs w:val="21"/>
          </w:rPr>
          <w:t>https://a4ai.org/meaningful-connectivity-a-new-standard-to-measure-internet-access/</w:t>
        </w:r>
      </w:hyperlink>
    </w:p>
    <w:p w14:paraId="732568CF" w14:textId="314E0CDC" w:rsidR="4D54C830" w:rsidRPr="00677744" w:rsidRDefault="568F37CE">
      <w:pPr>
        <w:pStyle w:val="ListParagraph"/>
        <w:numPr>
          <w:ilvl w:val="0"/>
          <w:numId w:val="6"/>
        </w:numPr>
        <w:tabs>
          <w:tab w:val="left" w:pos="851"/>
        </w:tabs>
        <w:rPr>
          <w:rFonts w:eastAsia="Times New Roman"/>
        </w:rPr>
      </w:pPr>
      <w:r w:rsidRPr="00677744">
        <w:rPr>
          <w:rFonts w:eastAsia="Times New Roman"/>
        </w:rPr>
        <w:t xml:space="preserve">Al Proposal: check the following IETF reference, RFC 2498. This is a very exact set of definitions at the IP-layer. </w:t>
      </w:r>
    </w:p>
    <w:p w14:paraId="09F2D567" w14:textId="3039E22D" w:rsidR="4D54C830" w:rsidRPr="00677744" w:rsidRDefault="568F37CE">
      <w:pPr>
        <w:pStyle w:val="ListParagraph"/>
        <w:numPr>
          <w:ilvl w:val="0"/>
          <w:numId w:val="6"/>
        </w:numPr>
        <w:tabs>
          <w:tab w:val="left" w:pos="851"/>
        </w:tabs>
        <w:rPr>
          <w:rFonts w:eastAsia="Times New Roman"/>
        </w:rPr>
      </w:pPr>
      <w:r w:rsidRPr="00677744">
        <w:rPr>
          <w:rFonts w:eastAsia="Times New Roman"/>
        </w:rPr>
        <w:t xml:space="preserve">Stavroula proposal: </w:t>
      </w:r>
      <w:hyperlink r:id="rId18" w:history="1">
        <w:r w:rsidR="31CE2FF7" w:rsidRPr="568F37CE">
          <w:t>￼</w:t>
        </w:r>
        <w:r w:rsidRPr="568F37CE">
          <w:rPr>
            <w:rStyle w:val="Hyperlink"/>
            <w:rFonts w:ascii="Source Sans Pro" w:eastAsia="Source Sans Pro" w:hAnsi="Source Sans Pro" w:cs="Source Sans Pro"/>
            <w:sz w:val="21"/>
            <w:szCs w:val="21"/>
          </w:rPr>
          <w:t>https://www.berec.europa.eu/en/document-categories/berec/regulatory-best-practices/guidelines/handbook-of-berec-guidelines-on-geographical-surveys-of-network-deployments</w:t>
        </w:r>
      </w:hyperlink>
    </w:p>
    <w:p w14:paraId="77CA1733" w14:textId="5A384454" w:rsidR="602F7407" w:rsidRDefault="602F7407" w:rsidP="602F7407">
      <w:pPr>
        <w:tabs>
          <w:tab w:val="left" w:pos="851"/>
        </w:tabs>
        <w:rPr>
          <w:rStyle w:val="Hyperlink"/>
          <w:rFonts w:ascii="Source Sans Pro" w:eastAsia="Source Sans Pro" w:hAnsi="Source Sans Pro" w:cs="Source Sans Pro"/>
          <w:sz w:val="21"/>
          <w:szCs w:val="21"/>
        </w:rPr>
      </w:pPr>
    </w:p>
    <w:p w14:paraId="6A5E92B0" w14:textId="3A1E52AA" w:rsidR="00593872" w:rsidRPr="006E3981" w:rsidRDefault="568F37CE" w:rsidP="006E3981">
      <w:pPr>
        <w:tabs>
          <w:tab w:val="left" w:pos="851"/>
        </w:tabs>
      </w:pPr>
      <w:r w:rsidRPr="5D2D43A4">
        <w:rPr>
          <w:highlight w:val="yellow"/>
        </w:rPr>
        <w:t>Editor’s Note:</w:t>
      </w:r>
      <w:r>
        <w:t xml:space="preserve"> group to work on a </w:t>
      </w:r>
      <w:r w:rsidR="474C3D85">
        <w:t xml:space="preserve">connectivity </w:t>
      </w:r>
      <w:r>
        <w:t>definition, taking into account description provided in clause 6.3</w:t>
      </w:r>
    </w:p>
    <w:p w14:paraId="26606CEF" w14:textId="77777777" w:rsidR="004A106E" w:rsidRPr="00EC2A42" w:rsidRDefault="004A106E" w:rsidP="004A106E">
      <w:pPr>
        <w:pStyle w:val="Heading1"/>
      </w:pPr>
      <w:r w:rsidRPr="00EC2A42">
        <w:lastRenderedPageBreak/>
        <w:t>4</w:t>
      </w:r>
      <w:r w:rsidRPr="00EC2A42">
        <w:tab/>
        <w:t>Abbreviations and acronyms</w:t>
      </w:r>
    </w:p>
    <w:p w14:paraId="5C3FC5C5" w14:textId="77777777" w:rsidR="004A106E" w:rsidRPr="00EC2A42" w:rsidRDefault="004A106E" w:rsidP="004A106E">
      <w:r w:rsidRPr="00EC2A42">
        <w:t>This Recommendation uses the following abbreviations and acronyms:</w:t>
      </w:r>
    </w:p>
    <w:p w14:paraId="1592F235" w14:textId="6B8AED47" w:rsidR="004A106E" w:rsidRDefault="004A106E" w:rsidP="006E3981">
      <w:r w:rsidRPr="00EC2A42">
        <w:t>&lt;abbr&gt;</w:t>
      </w:r>
      <w:r w:rsidRPr="00EC2A42">
        <w:tab/>
        <w:t>&lt;</w:t>
      </w:r>
      <w:r w:rsidR="008A6476" w:rsidRPr="00EC2A42">
        <w:t>expansion</w:t>
      </w:r>
      <w:r w:rsidRPr="00EC2A42">
        <w:t>&gt;</w:t>
      </w:r>
    </w:p>
    <w:p w14:paraId="4BBDBC52" w14:textId="408BDB45" w:rsidR="006168EB" w:rsidRPr="00EC2A42" w:rsidRDefault="006168EB" w:rsidP="006E3981">
      <w:r>
        <w:t>GIS</w:t>
      </w:r>
      <w:r>
        <w:tab/>
      </w:r>
      <w:r>
        <w:tab/>
        <w:t>Geographic information system</w:t>
      </w:r>
    </w:p>
    <w:p w14:paraId="41629459" w14:textId="77777777" w:rsidR="004A106E" w:rsidRPr="00EC2A42" w:rsidRDefault="004A106E" w:rsidP="004A106E">
      <w:r w:rsidRPr="00EC2A42">
        <w:t>&lt;Include all abbreviations and acronyms used in this Recommendation&gt;</w:t>
      </w:r>
    </w:p>
    <w:p w14:paraId="7DE203E7" w14:textId="77777777" w:rsidR="004A106E" w:rsidRPr="00EC2A42" w:rsidRDefault="004A106E" w:rsidP="004A106E">
      <w:pPr>
        <w:pStyle w:val="Heading1"/>
      </w:pPr>
      <w:r w:rsidRPr="00EC2A42">
        <w:t>5</w:t>
      </w:r>
      <w:r w:rsidRPr="00EC2A42">
        <w:tab/>
        <w:t>Conventions</w:t>
      </w:r>
    </w:p>
    <w:p w14:paraId="62BCB27F" w14:textId="77777777" w:rsidR="004A106E" w:rsidRDefault="004A106E" w:rsidP="004A106E">
      <w:r w:rsidRPr="00EC2A42">
        <w:t>&lt;</w:t>
      </w:r>
      <w:r w:rsidR="0023670C">
        <w:t xml:space="preserve">Mandatory clause. </w:t>
      </w:r>
      <w:r w:rsidRPr="00EC2A42">
        <w:t>Describe any particular notation, style, presentation, etc. used within the Recommendation</w:t>
      </w:r>
      <w:r w:rsidR="00701334" w:rsidRPr="00EC2A42">
        <w:t>,</w:t>
      </w:r>
      <w:r w:rsidRPr="00EC2A42">
        <w:t xml:space="preserve"> if any</w:t>
      </w:r>
      <w:r w:rsidR="0023670C">
        <w:t>. If none, write "None."</w:t>
      </w:r>
      <w:r w:rsidRPr="00EC2A42">
        <w:t>&gt;</w:t>
      </w:r>
    </w:p>
    <w:p w14:paraId="7C189C75" w14:textId="77777777" w:rsidR="00B63E72" w:rsidRPr="00EC2A42" w:rsidRDefault="00B63E72" w:rsidP="004A106E"/>
    <w:p w14:paraId="57372B0A" w14:textId="77777777" w:rsidR="004A106E" w:rsidRPr="00EC2A42" w:rsidRDefault="568F37CE" w:rsidP="004A106E">
      <w:pPr>
        <w:pStyle w:val="Heading1"/>
      </w:pPr>
      <w:r>
        <w:t>6</w:t>
      </w:r>
      <w:r w:rsidR="004A106E">
        <w:tab/>
      </w:r>
      <w:r>
        <w:t>Clause 6 of the Recommendation</w:t>
      </w:r>
    </w:p>
    <w:p w14:paraId="7A7B0641" w14:textId="77777777" w:rsidR="004A106E" w:rsidRPr="00EC2A42" w:rsidRDefault="004A106E" w:rsidP="004A106E">
      <w:r w:rsidRPr="00EC2A42">
        <w:t>&lt;Clause 6 onwards contains the body of the Recommendation&gt;</w:t>
      </w:r>
    </w:p>
    <w:p w14:paraId="5CABF3D5" w14:textId="77777777" w:rsidR="00CC31F6" w:rsidRDefault="00CC31F6" w:rsidP="00CC31F6"/>
    <w:p w14:paraId="4BB614E9" w14:textId="3762C217" w:rsidR="00FB6416" w:rsidRPr="00FB6416" w:rsidRDefault="00FB6416" w:rsidP="00C14249">
      <w:pPr>
        <w:pStyle w:val="Heading2"/>
        <w:rPr>
          <w:lang w:val="en-US" w:eastAsia="zh-CN"/>
        </w:rPr>
      </w:pPr>
      <w:r w:rsidRPr="00FB6416">
        <w:rPr>
          <w:lang w:val="en-US" w:eastAsia="zh-CN"/>
        </w:rPr>
        <w:t>6.</w:t>
      </w:r>
      <w:r w:rsidR="008F000B">
        <w:rPr>
          <w:lang w:val="en-US" w:eastAsia="zh-CN"/>
        </w:rPr>
        <w:t>1</w:t>
      </w:r>
      <w:r w:rsidR="00C14249">
        <w:rPr>
          <w:lang w:val="en-US" w:eastAsia="zh-CN"/>
        </w:rPr>
        <w:tab/>
      </w:r>
      <w:r w:rsidR="00D75442">
        <w:rPr>
          <w:lang w:val="en-US" w:eastAsia="zh-CN"/>
        </w:rPr>
        <w:t xml:space="preserve">Connectivity </w:t>
      </w:r>
      <w:r w:rsidR="00721BE4">
        <w:rPr>
          <w:lang w:val="en-US" w:eastAsia="zh-CN"/>
        </w:rPr>
        <w:t>Assessment</w:t>
      </w:r>
    </w:p>
    <w:p w14:paraId="30AA5CDA" w14:textId="77777777" w:rsidR="00251D75" w:rsidRDefault="00251D75" w:rsidP="00C14249">
      <w:pPr>
        <w:rPr>
          <w:i/>
          <w:iCs/>
        </w:rPr>
      </w:pPr>
    </w:p>
    <w:p w14:paraId="234D0304" w14:textId="50DD2C12" w:rsidR="00FB6416" w:rsidRPr="00251D75" w:rsidRDefault="7247AA58" w:rsidP="00C14249">
      <w:r w:rsidRPr="5D2D43A4">
        <w:rPr>
          <w:highlight w:val="yellow"/>
        </w:rPr>
        <w:t>Editor’s note:</w:t>
      </w:r>
      <w:r>
        <w:t xml:space="preserve"> Contributions are invited; for editors to see how to restructure clause number 6</w:t>
      </w:r>
      <w:r w:rsidR="173A82AD">
        <w:t xml:space="preserve">. </w:t>
      </w:r>
    </w:p>
    <w:p w14:paraId="585D6852" w14:textId="6BA091F1" w:rsidR="5D2D43A4" w:rsidRDefault="5D2D43A4" w:rsidP="5D2D43A4"/>
    <w:p w14:paraId="0F5A4842" w14:textId="77777777" w:rsidR="004422FA" w:rsidRPr="004422FA" w:rsidDel="00D16341" w:rsidRDefault="004422FA" w:rsidP="004422FA">
      <w:pPr>
        <w:jc w:val="both"/>
        <w:rPr>
          <w:del w:id="32" w:author="SIA-India" w:date="2022-12-09T20:52:00Z"/>
          <w:lang w:val="en-US" w:eastAsia="es-MX"/>
        </w:rPr>
      </w:pPr>
      <w:del w:id="33" w:author="SIA-India" w:date="2022-12-09T20:52:00Z">
        <w:r w:rsidRPr="004422FA" w:rsidDel="00CB3DAA">
          <w:rPr>
            <w:rFonts w:eastAsia="Times New Roman"/>
            <w:color w:val="000000" w:themeColor="text1"/>
            <w:lang w:val="en-US" w:eastAsia="es-MX"/>
          </w:rPr>
          <w:delText xml:space="preserve">Connectivity, as defined in this Recommendation, </w:delText>
        </w:r>
        <w:r w:rsidRPr="004422FA" w:rsidDel="00CB3DAA">
          <w:rPr>
            <w:rFonts w:eastAsia="Times New Roman"/>
            <w:color w:val="000000" w:themeColor="text1"/>
            <w:lang w:val="en-US"/>
          </w:rPr>
          <w:delText xml:space="preserve">is a multidimensional concept and </w:delText>
        </w:r>
        <w:r w:rsidRPr="004422FA" w:rsidDel="00CB3DAA">
          <w:rPr>
            <w:rFonts w:eastAsia="Times New Roman"/>
            <w:color w:val="000000" w:themeColor="text1"/>
            <w:lang w:val="en-US" w:eastAsia="es-MX"/>
          </w:rPr>
          <w:delText>cannot be measured by a single descriptive indicator</w:delText>
        </w:r>
        <w:r w:rsidRPr="004422FA" w:rsidDel="00CB3DAA">
          <w:rPr>
            <w:rFonts w:eastAsia="Times New Roman"/>
            <w:color w:val="000000" w:themeColor="text1"/>
            <w:lang w:val="en-US"/>
          </w:rPr>
          <w:delText xml:space="preserve"> nor by multiple indicators disconnected from each other. Instead it should be represented with the ‘combination’ of different dimensions, to be considered together as the proxy of the phenomenon.  For example, a specific connectivity indicator can be constructed by combining parameters from different toolboxes into a single value that evaluates the level of connectivity available in a geographical area not only in terms of coverage, but also in terms of the required QoS, affordability, infrastructure,  topography, demand for telecommunication services</w:delText>
        </w:r>
        <w:r w:rsidRPr="004422FA" w:rsidDel="00CB3DAA">
          <w:rPr>
            <w:rFonts w:eastAsia="Times New Roman"/>
            <w:lang w:val="en-US"/>
          </w:rPr>
          <w:delText xml:space="preserve">, </w:delText>
        </w:r>
        <w:r w:rsidRPr="004422FA" w:rsidDel="00CB3DAA">
          <w:rPr>
            <w:lang w:val="en-US" w:eastAsia="es-MX"/>
          </w:rPr>
          <w:delText>among others.</w:delText>
        </w:r>
      </w:del>
    </w:p>
    <w:p w14:paraId="389CA443" w14:textId="77777777" w:rsidR="004422FA" w:rsidRPr="004055A9" w:rsidDel="00CB3DAA" w:rsidRDefault="004422FA" w:rsidP="004422FA">
      <w:pPr>
        <w:jc w:val="both"/>
        <w:textAlignment w:val="baseline"/>
        <w:rPr>
          <w:del w:id="34" w:author="SIA-India" w:date="2022-12-09T20:52:00Z"/>
          <w:rFonts w:eastAsia="Times New Roman"/>
          <w:color w:val="000000" w:themeColor="text1"/>
          <w:lang w:val="en-US" w:eastAsia="es-MX"/>
        </w:rPr>
      </w:pPr>
      <w:del w:id="35" w:author="SIA-India" w:date="2022-12-09T20:52:00Z">
        <w:r w:rsidRPr="004422FA" w:rsidDel="00CB3DAA">
          <w:rPr>
            <w:rFonts w:eastAsia="Times New Roman"/>
            <w:color w:val="000000" w:themeColor="text1"/>
            <w:lang w:val="en-US" w:eastAsia="es-MX"/>
          </w:rPr>
          <w:delText xml:space="preserve">Connectivity assessment is a strong first step to better understand the opportunities </w:delText>
        </w:r>
        <w:r w:rsidRPr="004422FA" w:rsidDel="00CB3DAA">
          <w:rPr>
            <w:rFonts w:eastAsia="Times New Roman"/>
            <w:color w:val="000000" w:themeColor="text1"/>
            <w:lang w:val="en-US"/>
          </w:rPr>
          <w:delText xml:space="preserve">and challenges </w:delText>
        </w:r>
        <w:r w:rsidRPr="004422FA" w:rsidDel="00CB3DAA">
          <w:rPr>
            <w:rFonts w:eastAsia="Times New Roman"/>
            <w:color w:val="000000" w:themeColor="text1"/>
            <w:lang w:val="en-US" w:eastAsia="es-MX"/>
          </w:rPr>
          <w:delText xml:space="preserve">that exist in a community or geographical area. In this sense, connectivity assessment helps to identify the need of a specified service, but it usually does not consider the resources needed for a service to be provided. Therefore, a more holistic way to understand connectivity is needed to prioritize infrastructure deployment </w:delText>
        </w:r>
        <w:r w:rsidRPr="004422FA" w:rsidDel="00CB3DAA">
          <w:rPr>
            <w:rFonts w:eastAsia="Times New Roman"/>
            <w:color w:val="000000" w:themeColor="text1"/>
            <w:lang w:val="en-US"/>
          </w:rPr>
          <w:delText xml:space="preserve">or target public policies </w:delText>
        </w:r>
        <w:r w:rsidRPr="004422FA" w:rsidDel="00CB3DAA">
          <w:rPr>
            <w:rFonts w:eastAsia="Times New Roman"/>
            <w:color w:val="000000" w:themeColor="text1"/>
            <w:lang w:val="en-US" w:eastAsia="es-MX"/>
          </w:rPr>
          <w:delText>that can help close the digital divide.</w:delText>
        </w:r>
      </w:del>
    </w:p>
    <w:p w14:paraId="6C567E52" w14:textId="77777777" w:rsidR="004422FA" w:rsidRPr="004055A9" w:rsidDel="00CB3DAA" w:rsidRDefault="004422FA" w:rsidP="004422FA">
      <w:pPr>
        <w:jc w:val="both"/>
        <w:textAlignment w:val="baseline"/>
        <w:rPr>
          <w:del w:id="36" w:author="SIA-India" w:date="2022-12-09T20:52:00Z"/>
          <w:rFonts w:eastAsia="Times New Roman"/>
          <w:color w:val="000000" w:themeColor="text1"/>
          <w:lang w:val="en-US" w:eastAsia="es-MX"/>
        </w:rPr>
      </w:pPr>
      <w:del w:id="37" w:author="SIA-India" w:date="2022-12-09T20:52:00Z">
        <w:r w:rsidRPr="602F7407" w:rsidDel="00CB3DAA">
          <w:rPr>
            <w:rFonts w:eastAsia="Times New Roman"/>
            <w:color w:val="000000" w:themeColor="text1"/>
            <w:lang w:val="en-US" w:eastAsia="es-MX"/>
          </w:rPr>
          <w:delText xml:space="preserve">Indeed, identifying different levels of connectivity in different geographical areas can lead to greater competition and investment, to the benefit of all the different players </w:delText>
        </w:r>
        <w:r w:rsidRPr="602F7407" w:rsidDel="00CB3DAA">
          <w:rPr>
            <w:rFonts w:eastAsia="Times New Roman"/>
            <w:color w:val="000000" w:themeColor="text1"/>
            <w:lang w:val="en-US"/>
          </w:rPr>
          <w:delText xml:space="preserve">stakeholders </w:delText>
        </w:r>
        <w:r w:rsidRPr="602F7407" w:rsidDel="00CB3DAA">
          <w:rPr>
            <w:rFonts w:eastAsia="Times New Roman"/>
            <w:color w:val="000000" w:themeColor="text1"/>
            <w:lang w:val="en-US" w:eastAsia="es-MX"/>
          </w:rPr>
          <w:delText xml:space="preserve">in the digital ecosystem. These connectivity levels can provide investors with </w:delText>
        </w:r>
        <w:r w:rsidRPr="602F7407" w:rsidDel="00CB3DAA">
          <w:rPr>
            <w:rFonts w:eastAsia="Times New Roman"/>
            <w:color w:val="000000" w:themeColor="text1"/>
            <w:lang w:val="en-US"/>
          </w:rPr>
          <w:delText xml:space="preserve">granular </w:delText>
        </w:r>
        <w:r w:rsidRPr="602F7407" w:rsidDel="00CB3DAA">
          <w:rPr>
            <w:rFonts w:eastAsia="Times New Roman"/>
            <w:color w:val="000000" w:themeColor="text1"/>
            <w:lang w:val="en-US" w:eastAsia="es-MX"/>
          </w:rPr>
          <w:delText>country-level market intelligence that highlights key intersections of telecommunication development needs.</w:delText>
        </w:r>
      </w:del>
    </w:p>
    <w:p w14:paraId="3A6A7BA1" w14:textId="77777777" w:rsidR="004422FA" w:rsidDel="00CB3DAA" w:rsidRDefault="004422FA" w:rsidP="004422FA">
      <w:pPr>
        <w:jc w:val="both"/>
        <w:textAlignment w:val="baseline"/>
        <w:rPr>
          <w:del w:id="38" w:author="SIA-India" w:date="2022-12-09T20:52:00Z"/>
          <w:rFonts w:eastAsia="Times New Roman"/>
          <w:color w:val="000000" w:themeColor="text1"/>
          <w:lang w:val="en-US" w:eastAsia="es-MX"/>
        </w:rPr>
      </w:pPr>
      <w:bookmarkStart w:id="39" w:name="_Hlk123828003"/>
      <w:bookmarkStart w:id="40" w:name="_Hlk123827928"/>
      <w:del w:id="41" w:author="SIA-India" w:date="2022-12-09T20:52:00Z">
        <w:r w:rsidRPr="647F5D92" w:rsidDel="00CB3DAA">
          <w:rPr>
            <w:rFonts w:eastAsia="Times New Roman"/>
            <w:color w:val="000000" w:themeColor="text1"/>
            <w:lang w:val="en-US" w:eastAsia="es-MX"/>
          </w:rPr>
          <w:delText xml:space="preserve">A practical way to assess connectivity is the creation of a composite (single-number) indicator calculated from multiple sources of information related to the digital ecosystem. </w:delText>
        </w:r>
        <w:bookmarkEnd w:id="39"/>
        <w:r w:rsidRPr="647F5D92" w:rsidDel="00CB3DAA">
          <w:rPr>
            <w:rFonts w:eastAsia="Times New Roman"/>
            <w:color w:val="000000" w:themeColor="text1"/>
            <w:lang w:val="en-US" w:eastAsia="es-MX"/>
          </w:rPr>
          <w:delText xml:space="preserve">For instance, This index </w:delText>
        </w:r>
        <w:r w:rsidRPr="647F5D92" w:rsidDel="00CB3DAA">
          <w:rPr>
            <w:rFonts w:eastAsia="Times New Roman"/>
            <w:color w:val="000000" w:themeColor="text1"/>
            <w:lang w:val="en-US"/>
          </w:rPr>
          <w:delText>can represent the aggregation</w:delText>
        </w:r>
        <w:r w:rsidRPr="647F5D92" w:rsidDel="00CB3DAA">
          <w:rPr>
            <w:rFonts w:eastAsia="Times New Roman"/>
            <w:color w:val="000000" w:themeColor="text1"/>
            <w:lang w:val="en-US" w:eastAsia="es-MX"/>
          </w:rPr>
          <w:delText xml:space="preserve"> of different categories of data, such as telecommunications infrastructure, topography or terrain characteristics, quality parameters, regulatory aspects and, even socio-economic statistics. It is important to emphasize that the </w:delText>
        </w:r>
        <w:r w:rsidRPr="647F5D92" w:rsidDel="00CB3DAA">
          <w:rPr>
            <w:rFonts w:eastAsia="Times New Roman"/>
            <w:color w:val="000000" w:themeColor="text1"/>
            <w:lang w:val="en-US"/>
          </w:rPr>
          <w:delText>sources of information to</w:delText>
        </w:r>
        <w:r w:rsidRPr="647F5D92" w:rsidDel="00CB3DAA">
          <w:rPr>
            <w:rFonts w:eastAsia="Times New Roman"/>
            <w:color w:val="000000" w:themeColor="text1"/>
            <w:lang w:val="en-US" w:eastAsia="es-MX"/>
          </w:rPr>
          <w:delText xml:space="preserve"> consider will depend on the </w:delText>
        </w:r>
        <w:r w:rsidRPr="647F5D92" w:rsidDel="00CB3DAA">
          <w:rPr>
            <w:rFonts w:eastAsia="Times New Roman"/>
            <w:color w:val="000000" w:themeColor="text1"/>
            <w:lang w:val="en-US"/>
          </w:rPr>
          <w:delText>objective of the analysis</w:delText>
        </w:r>
        <w:r w:rsidRPr="647F5D92" w:rsidDel="00CB3DAA">
          <w:rPr>
            <w:rFonts w:eastAsia="Times New Roman"/>
            <w:color w:val="000000" w:themeColor="text1"/>
            <w:lang w:val="en-US" w:eastAsia="es-MX"/>
          </w:rPr>
          <w:delText>.</w:delText>
        </w:r>
      </w:del>
    </w:p>
    <w:p w14:paraId="67AACFE2" w14:textId="77777777" w:rsidR="004422FA" w:rsidRPr="004F2E45" w:rsidRDefault="004422FA" w:rsidP="004422FA">
      <w:pPr>
        <w:jc w:val="both"/>
        <w:textAlignment w:val="baseline"/>
        <w:rPr>
          <w:ins w:id="42" w:author="SIA-India" w:date="2022-12-09T11:15:00Z"/>
          <w:rFonts w:eastAsia="Times New Roman"/>
          <w:color w:val="000000" w:themeColor="text1"/>
          <w:highlight w:val="cyan"/>
          <w:lang w:val="en-US" w:eastAsia="es-MX"/>
          <w:rPrChange w:id="43" w:author="SIA-India" w:date="2022-12-11T11:30:00Z">
            <w:rPr>
              <w:ins w:id="44" w:author="SIA-India" w:date="2022-12-09T11:15:00Z"/>
              <w:rFonts w:eastAsia="Times New Roman"/>
              <w:color w:val="000000" w:themeColor="text1"/>
              <w:lang w:val="en-US" w:eastAsia="es-MX"/>
            </w:rPr>
          </w:rPrChange>
        </w:rPr>
      </w:pPr>
      <w:ins w:id="45" w:author="SIA-India" w:date="2022-12-09T10:48:00Z">
        <w:r w:rsidRPr="004F2E45">
          <w:rPr>
            <w:rFonts w:eastAsia="Times New Roman"/>
            <w:color w:val="000000" w:themeColor="text1"/>
            <w:highlight w:val="cyan"/>
            <w:lang w:val="en-US" w:eastAsia="es-MX"/>
            <w:rPrChange w:id="46" w:author="SIA-India" w:date="2022-12-11T11:30:00Z">
              <w:rPr>
                <w:rFonts w:eastAsia="Times New Roman"/>
                <w:color w:val="000000" w:themeColor="text1"/>
                <w:lang w:val="en-US" w:eastAsia="es-MX"/>
              </w:rPr>
            </w:rPrChange>
          </w:rPr>
          <w:t xml:space="preserve">Connectivity Assessment </w:t>
        </w:r>
      </w:ins>
      <w:ins w:id="47" w:author="SIA-India" w:date="2022-12-09T10:54:00Z">
        <w:r w:rsidRPr="004F2E45">
          <w:rPr>
            <w:rFonts w:eastAsia="Times New Roman"/>
            <w:color w:val="000000" w:themeColor="text1"/>
            <w:highlight w:val="cyan"/>
            <w:lang w:val="en-US" w:eastAsia="es-MX"/>
            <w:rPrChange w:id="48" w:author="SIA-India" w:date="2022-12-11T11:30:00Z">
              <w:rPr>
                <w:rFonts w:eastAsia="Times New Roman"/>
                <w:color w:val="000000" w:themeColor="text1"/>
                <w:lang w:val="en-US" w:eastAsia="es-MX"/>
              </w:rPr>
            </w:rPrChange>
          </w:rPr>
          <w:t>is prim</w:t>
        </w:r>
      </w:ins>
      <w:ins w:id="49" w:author="SIA-India" w:date="2022-12-09T10:55:00Z">
        <w:r w:rsidRPr="004F2E45">
          <w:rPr>
            <w:rFonts w:eastAsia="Times New Roman"/>
            <w:color w:val="000000" w:themeColor="text1"/>
            <w:highlight w:val="cyan"/>
            <w:lang w:val="en-US" w:eastAsia="es-MX"/>
            <w:rPrChange w:id="50" w:author="SIA-India" w:date="2022-12-11T11:30:00Z">
              <w:rPr>
                <w:rFonts w:eastAsia="Times New Roman"/>
                <w:color w:val="000000" w:themeColor="text1"/>
                <w:lang w:val="en-US" w:eastAsia="es-MX"/>
              </w:rPr>
            </w:rPrChange>
          </w:rPr>
          <w:t>arily essential to unde</w:t>
        </w:r>
      </w:ins>
      <w:ins w:id="51" w:author="SIA-India" w:date="2022-12-09T10:56:00Z">
        <w:r w:rsidRPr="004F2E45">
          <w:rPr>
            <w:rFonts w:eastAsia="Times New Roman"/>
            <w:color w:val="000000" w:themeColor="text1"/>
            <w:highlight w:val="cyan"/>
            <w:lang w:val="en-US" w:eastAsia="es-MX"/>
            <w:rPrChange w:id="52" w:author="SIA-India" w:date="2022-12-11T11:30:00Z">
              <w:rPr>
                <w:rFonts w:eastAsia="Times New Roman"/>
                <w:color w:val="000000" w:themeColor="text1"/>
                <w:lang w:val="en-US" w:eastAsia="es-MX"/>
              </w:rPr>
            </w:rPrChange>
          </w:rPr>
          <w:t>rstand the o</w:t>
        </w:r>
      </w:ins>
      <w:ins w:id="53" w:author="SIA-India" w:date="2022-12-09T10:57:00Z">
        <w:r w:rsidRPr="004F2E45">
          <w:rPr>
            <w:rFonts w:eastAsia="Times New Roman"/>
            <w:color w:val="000000" w:themeColor="text1"/>
            <w:highlight w:val="cyan"/>
            <w:lang w:val="en-US" w:eastAsia="es-MX"/>
            <w:rPrChange w:id="54" w:author="SIA-India" w:date="2022-12-11T11:30:00Z">
              <w:rPr>
                <w:rFonts w:eastAsia="Times New Roman"/>
                <w:color w:val="000000" w:themeColor="text1"/>
                <w:lang w:val="en-US" w:eastAsia="es-MX"/>
              </w:rPr>
            </w:rPrChange>
          </w:rPr>
          <w:t xml:space="preserve">ptimal </w:t>
        </w:r>
      </w:ins>
      <w:ins w:id="55" w:author="SIA-India" w:date="2022-12-09T11:02:00Z">
        <w:r w:rsidRPr="004F2E45">
          <w:rPr>
            <w:rFonts w:eastAsia="Times New Roman"/>
            <w:color w:val="000000" w:themeColor="text1"/>
            <w:highlight w:val="cyan"/>
            <w:lang w:val="en-US" w:eastAsia="es-MX"/>
            <w:rPrChange w:id="56" w:author="SIA-India" w:date="2022-12-11T11:30:00Z">
              <w:rPr>
                <w:rFonts w:eastAsia="Times New Roman"/>
                <w:color w:val="000000" w:themeColor="text1"/>
                <w:lang w:val="en-US" w:eastAsia="es-MX"/>
              </w:rPr>
            </w:rPrChange>
          </w:rPr>
          <w:t xml:space="preserve">connectivity </w:t>
        </w:r>
      </w:ins>
      <w:ins w:id="57" w:author="SIA-India" w:date="2022-12-09T10:56:00Z">
        <w:r w:rsidRPr="004F2E45">
          <w:rPr>
            <w:rFonts w:eastAsia="Times New Roman"/>
            <w:color w:val="000000" w:themeColor="text1"/>
            <w:highlight w:val="cyan"/>
            <w:lang w:val="en-US" w:eastAsia="es-MX"/>
            <w:rPrChange w:id="58" w:author="SIA-India" w:date="2022-12-11T11:30:00Z">
              <w:rPr>
                <w:rFonts w:eastAsia="Times New Roman"/>
                <w:color w:val="000000" w:themeColor="text1"/>
                <w:lang w:val="en-US" w:eastAsia="es-MX"/>
              </w:rPr>
            </w:rPrChange>
          </w:rPr>
          <w:t>needs</w:t>
        </w:r>
      </w:ins>
      <w:ins w:id="59" w:author="SIA-India" w:date="2022-12-09T10:58:00Z">
        <w:r w:rsidRPr="004F2E45">
          <w:rPr>
            <w:rFonts w:eastAsia="Times New Roman"/>
            <w:color w:val="000000" w:themeColor="text1"/>
            <w:highlight w:val="cyan"/>
            <w:lang w:val="en-US" w:eastAsia="es-MX"/>
            <w:rPrChange w:id="60" w:author="SIA-India" w:date="2022-12-11T11:30:00Z">
              <w:rPr>
                <w:rFonts w:eastAsia="Times New Roman"/>
                <w:color w:val="000000" w:themeColor="text1"/>
                <w:lang w:val="en-US" w:eastAsia="es-MX"/>
              </w:rPr>
            </w:rPrChange>
          </w:rPr>
          <w:t xml:space="preserve">, </w:t>
        </w:r>
      </w:ins>
      <w:ins w:id="61" w:author="SIA-India" w:date="2022-12-09T11:02:00Z">
        <w:r w:rsidRPr="004F2E45">
          <w:rPr>
            <w:rFonts w:eastAsia="Times New Roman"/>
            <w:color w:val="000000" w:themeColor="text1"/>
            <w:highlight w:val="cyan"/>
            <w:lang w:val="en-US" w:eastAsia="es-MX"/>
            <w:rPrChange w:id="62" w:author="SIA-India" w:date="2022-12-11T11:30:00Z">
              <w:rPr>
                <w:rFonts w:eastAsia="Times New Roman"/>
                <w:color w:val="000000" w:themeColor="text1"/>
                <w:lang w:val="en-US" w:eastAsia="es-MX"/>
              </w:rPr>
            </w:rPrChange>
          </w:rPr>
          <w:t>opportunities</w:t>
        </w:r>
      </w:ins>
      <w:ins w:id="63" w:author="SIA-India" w:date="2022-12-09T10:58:00Z">
        <w:r w:rsidRPr="004F2E45">
          <w:rPr>
            <w:rFonts w:eastAsia="Times New Roman"/>
            <w:color w:val="000000" w:themeColor="text1"/>
            <w:highlight w:val="cyan"/>
            <w:lang w:val="en-US" w:eastAsia="es-MX"/>
            <w:rPrChange w:id="64" w:author="SIA-India" w:date="2022-12-11T11:30:00Z">
              <w:rPr>
                <w:rFonts w:eastAsia="Times New Roman"/>
                <w:color w:val="000000" w:themeColor="text1"/>
                <w:lang w:val="en-US" w:eastAsia="es-MX"/>
              </w:rPr>
            </w:rPrChange>
          </w:rPr>
          <w:t xml:space="preserve"> and challenges</w:t>
        </w:r>
      </w:ins>
      <w:ins w:id="65" w:author="SIA-India" w:date="2022-12-09T10:56:00Z">
        <w:r w:rsidRPr="004F2E45">
          <w:rPr>
            <w:rFonts w:eastAsia="Times New Roman"/>
            <w:color w:val="000000" w:themeColor="text1"/>
            <w:highlight w:val="cyan"/>
            <w:lang w:val="en-US" w:eastAsia="es-MX"/>
            <w:rPrChange w:id="66" w:author="SIA-India" w:date="2022-12-11T11:30:00Z">
              <w:rPr>
                <w:rFonts w:eastAsia="Times New Roman"/>
                <w:color w:val="000000" w:themeColor="text1"/>
                <w:lang w:val="en-US" w:eastAsia="es-MX"/>
              </w:rPr>
            </w:rPrChange>
          </w:rPr>
          <w:t xml:space="preserve"> </w:t>
        </w:r>
      </w:ins>
      <w:ins w:id="67" w:author="SIA-India" w:date="2022-12-09T10:57:00Z">
        <w:r w:rsidRPr="004F2E45">
          <w:rPr>
            <w:rFonts w:eastAsia="Times New Roman"/>
            <w:color w:val="000000" w:themeColor="text1"/>
            <w:highlight w:val="cyan"/>
            <w:lang w:val="en-US" w:eastAsia="es-MX"/>
            <w:rPrChange w:id="68" w:author="SIA-India" w:date="2022-12-11T11:30:00Z">
              <w:rPr>
                <w:rFonts w:eastAsia="Times New Roman"/>
                <w:color w:val="000000" w:themeColor="text1"/>
                <w:lang w:val="en-US" w:eastAsia="es-MX"/>
              </w:rPr>
            </w:rPrChange>
          </w:rPr>
          <w:t xml:space="preserve">of </w:t>
        </w:r>
      </w:ins>
      <w:ins w:id="69" w:author="SIA-India" w:date="2022-12-09T10:58:00Z">
        <w:r w:rsidRPr="004F2E45">
          <w:rPr>
            <w:rFonts w:eastAsia="Times New Roman"/>
            <w:color w:val="000000" w:themeColor="text1"/>
            <w:highlight w:val="cyan"/>
            <w:lang w:val="en-US" w:eastAsia="es-MX"/>
            <w:rPrChange w:id="70" w:author="SIA-India" w:date="2022-12-11T11:30:00Z">
              <w:rPr>
                <w:rFonts w:eastAsia="Times New Roman"/>
                <w:color w:val="000000" w:themeColor="text1"/>
                <w:lang w:val="en-US" w:eastAsia="es-MX"/>
              </w:rPr>
            </w:rPrChange>
          </w:rPr>
          <w:t xml:space="preserve">the target community </w:t>
        </w:r>
      </w:ins>
      <w:ins w:id="71" w:author="SIA-India" w:date="2022-12-09T10:59:00Z">
        <w:r w:rsidRPr="004F2E45">
          <w:rPr>
            <w:rFonts w:eastAsia="Times New Roman"/>
            <w:color w:val="000000" w:themeColor="text1"/>
            <w:highlight w:val="cyan"/>
            <w:lang w:val="en-US" w:eastAsia="es-MX"/>
            <w:rPrChange w:id="72" w:author="SIA-India" w:date="2022-12-11T11:30:00Z">
              <w:rPr>
                <w:rFonts w:eastAsia="Times New Roman"/>
                <w:color w:val="000000" w:themeColor="text1"/>
                <w:lang w:val="en-US" w:eastAsia="es-MX"/>
              </w:rPr>
            </w:rPrChange>
          </w:rPr>
          <w:t xml:space="preserve">in a </w:t>
        </w:r>
      </w:ins>
      <w:ins w:id="73" w:author="SIA-India" w:date="2022-12-09T11:02:00Z">
        <w:r w:rsidRPr="004F2E45">
          <w:rPr>
            <w:rFonts w:eastAsia="Times New Roman"/>
            <w:color w:val="000000" w:themeColor="text1"/>
            <w:highlight w:val="cyan"/>
            <w:lang w:val="en-US" w:eastAsia="es-MX"/>
            <w:rPrChange w:id="74" w:author="SIA-India" w:date="2022-12-11T11:30:00Z">
              <w:rPr>
                <w:rFonts w:eastAsia="Times New Roman"/>
                <w:color w:val="000000" w:themeColor="text1"/>
                <w:lang w:val="en-US" w:eastAsia="es-MX"/>
              </w:rPr>
            </w:rPrChange>
          </w:rPr>
          <w:t xml:space="preserve">particular </w:t>
        </w:r>
      </w:ins>
      <w:ins w:id="75" w:author="SIA-India" w:date="2022-12-09T10:59:00Z">
        <w:r w:rsidRPr="004F2E45">
          <w:rPr>
            <w:rFonts w:eastAsia="Times New Roman"/>
            <w:color w:val="000000" w:themeColor="text1"/>
            <w:highlight w:val="cyan"/>
            <w:lang w:val="en-US" w:eastAsia="es-MX"/>
            <w:rPrChange w:id="76" w:author="SIA-India" w:date="2022-12-11T11:30:00Z">
              <w:rPr>
                <w:rFonts w:eastAsia="Times New Roman"/>
                <w:color w:val="000000" w:themeColor="text1"/>
                <w:lang w:val="en-US" w:eastAsia="es-MX"/>
              </w:rPr>
            </w:rPrChange>
          </w:rPr>
          <w:t xml:space="preserve">location or a specific geographical area </w:t>
        </w:r>
      </w:ins>
      <w:ins w:id="77" w:author="SIA-India" w:date="2022-12-09T11:01:00Z">
        <w:r w:rsidRPr="004F2E45">
          <w:rPr>
            <w:rFonts w:eastAsia="Times New Roman"/>
            <w:color w:val="000000" w:themeColor="text1"/>
            <w:highlight w:val="cyan"/>
            <w:lang w:val="en-US" w:eastAsia="es-MX"/>
            <w:rPrChange w:id="78" w:author="SIA-India" w:date="2022-12-11T11:30:00Z">
              <w:rPr>
                <w:rFonts w:eastAsia="Times New Roman"/>
                <w:color w:val="000000" w:themeColor="text1"/>
                <w:lang w:val="en-US" w:eastAsia="es-MX"/>
              </w:rPr>
            </w:rPrChange>
          </w:rPr>
          <w:t>based on demographic analysi</w:t>
        </w:r>
      </w:ins>
      <w:ins w:id="79" w:author="SIA-India" w:date="2022-12-09T11:02:00Z">
        <w:r w:rsidRPr="004F2E45">
          <w:rPr>
            <w:rFonts w:eastAsia="Times New Roman"/>
            <w:color w:val="000000" w:themeColor="text1"/>
            <w:highlight w:val="cyan"/>
            <w:lang w:val="en-US" w:eastAsia="es-MX"/>
            <w:rPrChange w:id="80" w:author="SIA-India" w:date="2022-12-11T11:30:00Z">
              <w:rPr>
                <w:rFonts w:eastAsia="Times New Roman"/>
                <w:color w:val="000000" w:themeColor="text1"/>
                <w:lang w:val="en-US" w:eastAsia="es-MX"/>
              </w:rPr>
            </w:rPrChange>
          </w:rPr>
          <w:t>s.</w:t>
        </w:r>
      </w:ins>
      <w:ins w:id="81" w:author="SIA-India" w:date="2022-12-09T11:07:00Z">
        <w:r w:rsidRPr="004F2E45">
          <w:rPr>
            <w:rFonts w:eastAsia="Times New Roman"/>
            <w:color w:val="000000" w:themeColor="text1"/>
            <w:highlight w:val="cyan"/>
            <w:lang w:val="en-US" w:eastAsia="es-MX"/>
            <w:rPrChange w:id="82" w:author="SIA-India" w:date="2022-12-11T11:30:00Z">
              <w:rPr>
                <w:rFonts w:eastAsia="Times New Roman"/>
                <w:color w:val="000000" w:themeColor="text1"/>
                <w:lang w:val="en-US" w:eastAsia="es-MX"/>
              </w:rPr>
            </w:rPrChange>
          </w:rPr>
          <w:t xml:space="preserve"> Therefore, a more holistic </w:t>
        </w:r>
      </w:ins>
      <w:ins w:id="83" w:author="SIA-India" w:date="2022-12-13T10:22:00Z">
        <w:r>
          <w:rPr>
            <w:rFonts w:eastAsia="Times New Roman"/>
            <w:color w:val="000000" w:themeColor="text1"/>
            <w:highlight w:val="cyan"/>
            <w:lang w:val="en-US" w:eastAsia="es-MX"/>
          </w:rPr>
          <w:t xml:space="preserve">approach to connectivity </w:t>
        </w:r>
      </w:ins>
      <w:ins w:id="84" w:author="SIA-India" w:date="2022-12-09T11:08:00Z">
        <w:r w:rsidRPr="004F2E45">
          <w:rPr>
            <w:rFonts w:eastAsia="Times New Roman"/>
            <w:color w:val="000000" w:themeColor="text1"/>
            <w:highlight w:val="cyan"/>
            <w:lang w:val="en-US" w:eastAsia="es-MX"/>
            <w:rPrChange w:id="85" w:author="SIA-India" w:date="2022-12-11T11:30:00Z">
              <w:rPr>
                <w:rFonts w:eastAsia="Times New Roman"/>
                <w:color w:val="000000" w:themeColor="text1"/>
                <w:lang w:val="en-US" w:eastAsia="es-MX"/>
              </w:rPr>
            </w:rPrChange>
          </w:rPr>
          <w:lastRenderedPageBreak/>
          <w:t>assessment</w:t>
        </w:r>
      </w:ins>
      <w:ins w:id="86" w:author="SIA-India" w:date="2022-12-09T11:09:00Z">
        <w:r w:rsidRPr="004F2E45">
          <w:rPr>
            <w:rFonts w:eastAsia="Times New Roman"/>
            <w:color w:val="000000" w:themeColor="text1"/>
            <w:highlight w:val="cyan"/>
            <w:lang w:val="en-US" w:eastAsia="es-MX"/>
            <w:rPrChange w:id="87" w:author="SIA-India" w:date="2022-12-11T11:30:00Z">
              <w:rPr>
                <w:rFonts w:eastAsia="Times New Roman"/>
                <w:color w:val="000000" w:themeColor="text1"/>
                <w:lang w:val="en-US" w:eastAsia="es-MX"/>
              </w:rPr>
            </w:rPrChange>
          </w:rPr>
          <w:t xml:space="preserve"> </w:t>
        </w:r>
      </w:ins>
      <w:ins w:id="88" w:author="SIA-India" w:date="2022-12-09T11:07:00Z">
        <w:r w:rsidRPr="004F2E45">
          <w:rPr>
            <w:rFonts w:eastAsia="Times New Roman"/>
            <w:color w:val="000000" w:themeColor="text1"/>
            <w:highlight w:val="cyan"/>
            <w:lang w:val="en-US" w:eastAsia="es-MX"/>
            <w:rPrChange w:id="89" w:author="SIA-India" w:date="2022-12-11T11:30:00Z">
              <w:rPr>
                <w:rFonts w:eastAsia="Times New Roman"/>
                <w:color w:val="000000" w:themeColor="text1"/>
                <w:lang w:val="en-US" w:eastAsia="es-MX"/>
              </w:rPr>
            </w:rPrChange>
          </w:rPr>
          <w:t>hel</w:t>
        </w:r>
      </w:ins>
      <w:ins w:id="90" w:author="SIA-India" w:date="2022-12-09T11:08:00Z">
        <w:r w:rsidRPr="004F2E45">
          <w:rPr>
            <w:rFonts w:eastAsia="Times New Roman"/>
            <w:color w:val="000000" w:themeColor="text1"/>
            <w:highlight w:val="cyan"/>
            <w:lang w:val="en-US" w:eastAsia="es-MX"/>
            <w:rPrChange w:id="91" w:author="SIA-India" w:date="2022-12-11T11:30:00Z">
              <w:rPr>
                <w:rFonts w:eastAsia="Times New Roman"/>
                <w:color w:val="000000" w:themeColor="text1"/>
                <w:lang w:val="en-US" w:eastAsia="es-MX"/>
              </w:rPr>
            </w:rPrChange>
          </w:rPr>
          <w:t>p</w:t>
        </w:r>
      </w:ins>
      <w:ins w:id="92" w:author="SIA-India" w:date="2022-12-09T21:45:00Z">
        <w:r w:rsidRPr="004F2E45">
          <w:rPr>
            <w:rFonts w:eastAsia="Times New Roman"/>
            <w:color w:val="000000" w:themeColor="text1"/>
            <w:highlight w:val="cyan"/>
            <w:lang w:val="en-US" w:eastAsia="es-MX"/>
            <w:rPrChange w:id="93" w:author="SIA-India" w:date="2022-12-11T11:30:00Z">
              <w:rPr>
                <w:rFonts w:eastAsia="Times New Roman"/>
                <w:color w:val="000000" w:themeColor="text1"/>
                <w:lang w:val="en-US" w:eastAsia="es-MX"/>
              </w:rPr>
            </w:rPrChange>
          </w:rPr>
          <w:t>s</w:t>
        </w:r>
      </w:ins>
      <w:ins w:id="94" w:author="SIA-India" w:date="2022-12-09T11:08:00Z">
        <w:r w:rsidRPr="004F2E45">
          <w:rPr>
            <w:rFonts w:eastAsia="Times New Roman"/>
            <w:color w:val="000000" w:themeColor="text1"/>
            <w:highlight w:val="cyan"/>
            <w:lang w:val="en-US" w:eastAsia="es-MX"/>
            <w:rPrChange w:id="95" w:author="SIA-India" w:date="2022-12-11T11:30:00Z">
              <w:rPr>
                <w:rFonts w:eastAsia="Times New Roman"/>
                <w:color w:val="000000" w:themeColor="text1"/>
                <w:lang w:val="en-US" w:eastAsia="es-MX"/>
              </w:rPr>
            </w:rPrChange>
          </w:rPr>
          <w:t xml:space="preserve"> to gather information on </w:t>
        </w:r>
      </w:ins>
      <w:ins w:id="96" w:author="SIA-India" w:date="2022-12-09T11:10:00Z">
        <w:r w:rsidRPr="004F2E45">
          <w:rPr>
            <w:rFonts w:eastAsia="Times New Roman"/>
            <w:color w:val="000000" w:themeColor="text1"/>
            <w:highlight w:val="cyan"/>
            <w:lang w:val="en-US" w:eastAsia="es-MX"/>
            <w:rPrChange w:id="97" w:author="SIA-India" w:date="2022-12-11T11:30:00Z">
              <w:rPr>
                <w:rFonts w:eastAsia="Times New Roman"/>
                <w:color w:val="000000" w:themeColor="text1"/>
                <w:lang w:val="en-US" w:eastAsia="es-MX"/>
              </w:rPr>
            </w:rPrChange>
          </w:rPr>
          <w:t xml:space="preserve">current and future needs, perform gap </w:t>
        </w:r>
      </w:ins>
      <w:ins w:id="98" w:author="SIA-India" w:date="2022-12-09T11:22:00Z">
        <w:r w:rsidRPr="004F2E45">
          <w:rPr>
            <w:rFonts w:eastAsia="Times New Roman"/>
            <w:color w:val="000000" w:themeColor="text1"/>
            <w:highlight w:val="cyan"/>
            <w:lang w:val="en-US" w:eastAsia="es-MX"/>
            <w:rPrChange w:id="99" w:author="SIA-India" w:date="2022-12-11T11:30:00Z">
              <w:rPr>
                <w:rFonts w:eastAsia="Times New Roman"/>
                <w:color w:val="000000" w:themeColor="text1"/>
                <w:lang w:val="en-US" w:eastAsia="es-MX"/>
              </w:rPr>
            </w:rPrChange>
          </w:rPr>
          <w:t xml:space="preserve">and risk </w:t>
        </w:r>
      </w:ins>
      <w:ins w:id="100" w:author="SIA-India" w:date="2022-12-09T11:10:00Z">
        <w:r w:rsidRPr="004F2E45">
          <w:rPr>
            <w:rFonts w:eastAsia="Times New Roman"/>
            <w:color w:val="000000" w:themeColor="text1"/>
            <w:highlight w:val="cyan"/>
            <w:lang w:val="en-US" w:eastAsia="es-MX"/>
            <w:rPrChange w:id="101" w:author="SIA-India" w:date="2022-12-11T11:30:00Z">
              <w:rPr>
                <w:rFonts w:eastAsia="Times New Roman"/>
                <w:color w:val="000000" w:themeColor="text1"/>
                <w:lang w:val="en-US" w:eastAsia="es-MX"/>
              </w:rPr>
            </w:rPrChange>
          </w:rPr>
          <w:t>analysis</w:t>
        </w:r>
      </w:ins>
      <w:ins w:id="102" w:author="SIA-India" w:date="2022-12-09T11:13:00Z">
        <w:r w:rsidRPr="004F2E45">
          <w:rPr>
            <w:rFonts w:eastAsia="Times New Roman"/>
            <w:color w:val="000000" w:themeColor="text1"/>
            <w:highlight w:val="cyan"/>
            <w:lang w:val="en-US" w:eastAsia="es-MX"/>
            <w:rPrChange w:id="103" w:author="SIA-India" w:date="2022-12-11T11:30:00Z">
              <w:rPr>
                <w:rFonts w:eastAsia="Times New Roman"/>
                <w:color w:val="000000" w:themeColor="text1"/>
                <w:lang w:val="en-US" w:eastAsia="es-MX"/>
              </w:rPr>
            </w:rPrChange>
          </w:rPr>
          <w:t xml:space="preserve">, </w:t>
        </w:r>
      </w:ins>
      <w:ins w:id="104" w:author="SIA-India" w:date="2022-12-09T11:14:00Z">
        <w:r w:rsidRPr="004F2E45">
          <w:rPr>
            <w:rFonts w:eastAsia="Times New Roman"/>
            <w:color w:val="000000" w:themeColor="text1"/>
            <w:highlight w:val="cyan"/>
            <w:lang w:val="en-US" w:eastAsia="es-MX"/>
            <w:rPrChange w:id="105" w:author="SIA-India" w:date="2022-12-11T11:30:00Z">
              <w:rPr>
                <w:rFonts w:eastAsia="Times New Roman"/>
                <w:color w:val="000000" w:themeColor="text1"/>
                <w:lang w:val="en-US" w:eastAsia="es-MX"/>
              </w:rPr>
            </w:rPrChange>
          </w:rPr>
          <w:t xml:space="preserve">boost investment and ensure productivity and growth to the targeted community or area. </w:t>
        </w:r>
      </w:ins>
    </w:p>
    <w:bookmarkEnd w:id="40"/>
    <w:p w14:paraId="1EF5EED7" w14:textId="77777777" w:rsidR="004422FA" w:rsidRPr="004F2E45" w:rsidRDefault="004422FA" w:rsidP="004422FA">
      <w:pPr>
        <w:jc w:val="both"/>
        <w:textAlignment w:val="baseline"/>
        <w:rPr>
          <w:ins w:id="106" w:author="SIA-India" w:date="2022-12-09T11:15:00Z"/>
          <w:rFonts w:eastAsia="Times New Roman"/>
          <w:color w:val="000000" w:themeColor="text1"/>
          <w:highlight w:val="cyan"/>
          <w:lang w:val="en-US" w:eastAsia="es-MX"/>
          <w:rPrChange w:id="107" w:author="SIA-India" w:date="2022-12-11T11:30:00Z">
            <w:rPr>
              <w:ins w:id="108" w:author="SIA-India" w:date="2022-12-09T11:15:00Z"/>
              <w:rFonts w:eastAsia="Times New Roman"/>
              <w:color w:val="000000" w:themeColor="text1"/>
              <w:lang w:val="en-US" w:eastAsia="es-MX"/>
            </w:rPr>
          </w:rPrChange>
        </w:rPr>
      </w:pPr>
    </w:p>
    <w:p w14:paraId="5BD86A7F" w14:textId="77777777" w:rsidR="004422FA" w:rsidRDefault="004422FA" w:rsidP="004422FA">
      <w:pPr>
        <w:jc w:val="both"/>
        <w:textAlignment w:val="baseline"/>
        <w:rPr>
          <w:ins w:id="109" w:author="SIA-India" w:date="2022-12-09T11:02:00Z"/>
          <w:rFonts w:eastAsia="Times New Roman"/>
          <w:color w:val="000000" w:themeColor="text1"/>
          <w:lang w:val="en-US" w:eastAsia="es-MX"/>
        </w:rPr>
      </w:pPr>
      <w:ins w:id="110" w:author="SIA-India" w:date="2022-12-09T11:15:00Z">
        <w:r w:rsidRPr="004F2E45">
          <w:rPr>
            <w:rFonts w:eastAsia="Times New Roman"/>
            <w:color w:val="000000" w:themeColor="text1"/>
            <w:highlight w:val="cyan"/>
            <w:lang w:val="en-US" w:eastAsia="es-MX"/>
            <w:rPrChange w:id="111" w:author="SIA-India" w:date="2022-12-11T11:30:00Z">
              <w:rPr>
                <w:rFonts w:eastAsia="Times New Roman"/>
                <w:color w:val="000000" w:themeColor="text1"/>
                <w:lang w:val="en-US" w:eastAsia="es-MX"/>
              </w:rPr>
            </w:rPrChange>
          </w:rPr>
          <w:t xml:space="preserve">Therefore, the practical way to </w:t>
        </w:r>
      </w:ins>
      <w:ins w:id="112" w:author="SIA-India" w:date="2022-12-09T11:16:00Z">
        <w:r w:rsidRPr="004F2E45">
          <w:rPr>
            <w:rFonts w:eastAsia="Times New Roman"/>
            <w:color w:val="000000" w:themeColor="text1"/>
            <w:highlight w:val="cyan"/>
            <w:lang w:val="en-US" w:eastAsia="es-MX"/>
            <w:rPrChange w:id="113" w:author="SIA-India" w:date="2022-12-11T11:30:00Z">
              <w:rPr>
                <w:rFonts w:eastAsia="Times New Roman"/>
                <w:color w:val="000000" w:themeColor="text1"/>
                <w:lang w:val="en-US" w:eastAsia="es-MX"/>
              </w:rPr>
            </w:rPrChange>
          </w:rPr>
          <w:t xml:space="preserve">make </w:t>
        </w:r>
      </w:ins>
      <w:ins w:id="114" w:author="SIA-India" w:date="2022-12-09T11:19:00Z">
        <w:r w:rsidRPr="004F2E45">
          <w:rPr>
            <w:rFonts w:eastAsia="Times New Roman"/>
            <w:color w:val="000000" w:themeColor="text1"/>
            <w:highlight w:val="cyan"/>
            <w:lang w:val="en-US" w:eastAsia="es-MX"/>
            <w:rPrChange w:id="115" w:author="SIA-India" w:date="2022-12-11T11:30:00Z">
              <w:rPr>
                <w:rFonts w:eastAsia="Times New Roman"/>
                <w:color w:val="000000" w:themeColor="text1"/>
                <w:lang w:val="en-US" w:eastAsia="es-MX"/>
              </w:rPr>
            </w:rPrChange>
          </w:rPr>
          <w:t xml:space="preserve">a workable </w:t>
        </w:r>
      </w:ins>
      <w:ins w:id="116" w:author="SIA-India" w:date="2022-12-09T11:16:00Z">
        <w:r w:rsidRPr="004F2E45">
          <w:rPr>
            <w:rFonts w:eastAsia="Times New Roman"/>
            <w:color w:val="000000" w:themeColor="text1"/>
            <w:highlight w:val="cyan"/>
            <w:lang w:val="en-US" w:eastAsia="es-MX"/>
            <w:rPrChange w:id="117" w:author="SIA-India" w:date="2022-12-11T11:30:00Z">
              <w:rPr>
                <w:rFonts w:eastAsia="Times New Roman"/>
                <w:color w:val="000000" w:themeColor="text1"/>
                <w:lang w:val="en-US" w:eastAsia="es-MX"/>
              </w:rPr>
            </w:rPrChange>
          </w:rPr>
          <w:t xml:space="preserve">connectivity assessment </w:t>
        </w:r>
      </w:ins>
      <w:ins w:id="118" w:author="SIA-India" w:date="2022-12-09T11:19:00Z">
        <w:r w:rsidRPr="004F2E45">
          <w:rPr>
            <w:rFonts w:eastAsia="Times New Roman"/>
            <w:color w:val="000000" w:themeColor="text1"/>
            <w:highlight w:val="cyan"/>
            <w:lang w:val="en-US" w:eastAsia="es-MX"/>
            <w:rPrChange w:id="119" w:author="SIA-India" w:date="2022-12-11T11:30:00Z">
              <w:rPr>
                <w:rFonts w:eastAsia="Times New Roman"/>
                <w:color w:val="000000" w:themeColor="text1"/>
                <w:lang w:val="en-US" w:eastAsia="es-MX"/>
              </w:rPr>
            </w:rPrChange>
          </w:rPr>
          <w:t xml:space="preserve">is </w:t>
        </w:r>
      </w:ins>
      <w:ins w:id="120" w:author="SIA-India" w:date="2022-12-09T11:16:00Z">
        <w:r w:rsidRPr="004F2E45">
          <w:rPr>
            <w:rFonts w:eastAsia="Times New Roman"/>
            <w:color w:val="000000" w:themeColor="text1"/>
            <w:highlight w:val="cyan"/>
            <w:lang w:val="en-US" w:eastAsia="es-MX"/>
            <w:rPrChange w:id="121" w:author="SIA-India" w:date="2022-12-11T11:30:00Z">
              <w:rPr>
                <w:rFonts w:eastAsia="Times New Roman"/>
                <w:color w:val="000000" w:themeColor="text1"/>
                <w:lang w:val="en-US" w:eastAsia="es-MX"/>
              </w:rPr>
            </w:rPrChange>
          </w:rPr>
          <w:t xml:space="preserve">to collect, collate and </w:t>
        </w:r>
      </w:ins>
      <w:ins w:id="122" w:author="SIA-India" w:date="2022-12-09T11:17:00Z">
        <w:r w:rsidRPr="004F2E45">
          <w:rPr>
            <w:rFonts w:eastAsia="Times New Roman"/>
            <w:color w:val="000000" w:themeColor="text1"/>
            <w:highlight w:val="cyan"/>
            <w:lang w:val="en-US" w:eastAsia="es-MX"/>
            <w:rPrChange w:id="123" w:author="SIA-India" w:date="2022-12-11T11:30:00Z">
              <w:rPr>
                <w:rFonts w:eastAsia="Times New Roman"/>
                <w:color w:val="000000" w:themeColor="text1"/>
                <w:lang w:val="en-US" w:eastAsia="es-MX"/>
              </w:rPr>
            </w:rPrChange>
          </w:rPr>
          <w:t xml:space="preserve">apply </w:t>
        </w:r>
      </w:ins>
      <w:ins w:id="124" w:author="SIA-India" w:date="2022-12-09T11:18:00Z">
        <w:r w:rsidRPr="004F2E45">
          <w:rPr>
            <w:rFonts w:eastAsia="Times New Roman"/>
            <w:color w:val="000000" w:themeColor="text1"/>
            <w:highlight w:val="cyan"/>
            <w:lang w:val="en-US" w:eastAsia="es-MX"/>
            <w:rPrChange w:id="125" w:author="SIA-India" w:date="2022-12-11T11:30:00Z">
              <w:rPr>
                <w:rFonts w:eastAsia="Times New Roman"/>
                <w:color w:val="000000" w:themeColor="text1"/>
                <w:lang w:val="en-US" w:eastAsia="es-MX"/>
              </w:rPr>
            </w:rPrChange>
          </w:rPr>
          <w:t>a flexible</w:t>
        </w:r>
      </w:ins>
      <w:ins w:id="126" w:author="SIA-India" w:date="2022-12-09T11:20:00Z">
        <w:r w:rsidRPr="004F2E45">
          <w:rPr>
            <w:rFonts w:eastAsia="Times New Roman"/>
            <w:color w:val="000000" w:themeColor="text1"/>
            <w:highlight w:val="cyan"/>
            <w:lang w:val="en-US" w:eastAsia="es-MX"/>
            <w:rPrChange w:id="127" w:author="SIA-India" w:date="2022-12-11T11:30:00Z">
              <w:rPr>
                <w:rFonts w:eastAsia="Times New Roman"/>
                <w:color w:val="000000" w:themeColor="text1"/>
                <w:lang w:val="en-US" w:eastAsia="es-MX"/>
              </w:rPr>
            </w:rPrChange>
          </w:rPr>
          <w:t xml:space="preserve"> and reliable data</w:t>
        </w:r>
      </w:ins>
      <w:ins w:id="128" w:author="SIA-India" w:date="2022-12-09T11:40:00Z">
        <w:r w:rsidRPr="004F2E45">
          <w:rPr>
            <w:rFonts w:eastAsia="Times New Roman"/>
            <w:color w:val="000000" w:themeColor="text1"/>
            <w:highlight w:val="cyan"/>
            <w:lang w:val="en-US" w:eastAsia="es-MX"/>
            <w:rPrChange w:id="129" w:author="SIA-India" w:date="2022-12-11T11:30:00Z">
              <w:rPr>
                <w:rFonts w:eastAsia="Times New Roman"/>
                <w:color w:val="000000" w:themeColor="text1"/>
                <w:lang w:val="en-US" w:eastAsia="es-MX"/>
              </w:rPr>
            </w:rPrChange>
          </w:rPr>
          <w:t xml:space="preserve">/information pertaining to digital ecosystem from relevant </w:t>
        </w:r>
      </w:ins>
      <w:ins w:id="130" w:author="SIA-India" w:date="2022-12-09T11:41:00Z">
        <w:r w:rsidRPr="004F2E45">
          <w:rPr>
            <w:rFonts w:eastAsia="Times New Roman"/>
            <w:color w:val="000000" w:themeColor="text1"/>
            <w:highlight w:val="cyan"/>
            <w:lang w:val="en-US" w:eastAsia="es-MX"/>
            <w:rPrChange w:id="131" w:author="SIA-India" w:date="2022-12-11T11:30:00Z">
              <w:rPr>
                <w:rFonts w:eastAsia="Times New Roman"/>
                <w:color w:val="000000" w:themeColor="text1"/>
                <w:lang w:val="en-US" w:eastAsia="es-MX"/>
              </w:rPr>
            </w:rPrChange>
          </w:rPr>
          <w:t xml:space="preserve">and multiple </w:t>
        </w:r>
      </w:ins>
      <w:ins w:id="132" w:author="SIA-India" w:date="2022-12-09T11:42:00Z">
        <w:r w:rsidRPr="004F2E45">
          <w:rPr>
            <w:rFonts w:eastAsia="Times New Roman"/>
            <w:color w:val="000000" w:themeColor="text1"/>
            <w:highlight w:val="cyan"/>
            <w:lang w:val="en-US" w:eastAsia="es-MX"/>
            <w:rPrChange w:id="133" w:author="SIA-India" w:date="2022-12-11T11:30:00Z">
              <w:rPr>
                <w:rFonts w:eastAsia="Times New Roman"/>
                <w:color w:val="000000" w:themeColor="text1"/>
                <w:lang w:val="en-US" w:eastAsia="es-MX"/>
              </w:rPr>
            </w:rPrChange>
          </w:rPr>
          <w:t>sources. The elements of such data should, inter al</w:t>
        </w:r>
      </w:ins>
      <w:ins w:id="134" w:author="SIA-India" w:date="2022-12-09T11:43:00Z">
        <w:r w:rsidRPr="004F2E45">
          <w:rPr>
            <w:rFonts w:eastAsia="Times New Roman"/>
            <w:color w:val="000000" w:themeColor="text1"/>
            <w:highlight w:val="cyan"/>
            <w:lang w:val="en-US" w:eastAsia="es-MX"/>
            <w:rPrChange w:id="135" w:author="SIA-India" w:date="2022-12-11T11:30:00Z">
              <w:rPr>
                <w:rFonts w:eastAsia="Times New Roman"/>
                <w:color w:val="000000" w:themeColor="text1"/>
                <w:lang w:val="en-US" w:eastAsia="es-MX"/>
              </w:rPr>
            </w:rPrChange>
          </w:rPr>
          <w:t xml:space="preserve">ia, be on </w:t>
        </w:r>
      </w:ins>
      <w:ins w:id="136" w:author="SIA-India" w:date="2022-12-09T11:44:00Z">
        <w:r w:rsidRPr="004F2E45">
          <w:rPr>
            <w:rFonts w:eastAsia="Times New Roman"/>
            <w:color w:val="000000" w:themeColor="text1"/>
            <w:highlight w:val="cyan"/>
            <w:lang w:val="en-US" w:eastAsia="es-MX"/>
            <w:rPrChange w:id="137" w:author="SIA-India" w:date="2022-12-11T11:30:00Z">
              <w:rPr>
                <w:rFonts w:eastAsia="Times New Roman"/>
                <w:color w:val="000000" w:themeColor="text1"/>
                <w:lang w:val="en-US" w:eastAsia="es-MX"/>
              </w:rPr>
            </w:rPrChange>
          </w:rPr>
          <w:t>telecommunications infrastructure, topography or terrain characteristics, socioeconomic condit</w:t>
        </w:r>
      </w:ins>
      <w:ins w:id="138" w:author="SIA-India" w:date="2022-12-09T11:45:00Z">
        <w:r w:rsidRPr="004F2E45">
          <w:rPr>
            <w:rFonts w:eastAsia="Times New Roman"/>
            <w:color w:val="000000" w:themeColor="text1"/>
            <w:highlight w:val="cyan"/>
            <w:lang w:val="en-US" w:eastAsia="es-MX"/>
            <w:rPrChange w:id="139" w:author="SIA-India" w:date="2022-12-11T11:30:00Z">
              <w:rPr>
                <w:rFonts w:eastAsia="Times New Roman"/>
                <w:color w:val="000000" w:themeColor="text1"/>
                <w:lang w:val="en-US" w:eastAsia="es-MX"/>
              </w:rPr>
            </w:rPrChange>
          </w:rPr>
          <w:t>ions, regulatory and administrative constraints</w:t>
        </w:r>
      </w:ins>
      <w:ins w:id="140" w:author="SIA-India" w:date="2022-12-09T20:54:00Z">
        <w:r w:rsidRPr="004F2E45">
          <w:rPr>
            <w:rFonts w:eastAsia="Times New Roman"/>
            <w:color w:val="000000" w:themeColor="text1"/>
            <w:highlight w:val="cyan"/>
            <w:lang w:val="en-US" w:eastAsia="es-MX"/>
            <w:rPrChange w:id="141" w:author="SIA-India" w:date="2022-12-11T11:30:00Z">
              <w:rPr>
                <w:rFonts w:eastAsia="Times New Roman"/>
                <w:color w:val="000000" w:themeColor="text1"/>
                <w:lang w:val="en-US" w:eastAsia="es-MX"/>
              </w:rPr>
            </w:rPrChange>
          </w:rPr>
          <w:t xml:space="preserve">, required </w:t>
        </w:r>
      </w:ins>
      <w:ins w:id="142" w:author="SIA-India" w:date="2022-12-09T20:53:00Z">
        <w:r w:rsidRPr="004F2E45">
          <w:rPr>
            <w:rFonts w:eastAsia="Times New Roman"/>
            <w:color w:val="000000" w:themeColor="text1"/>
            <w:highlight w:val="cyan"/>
            <w:lang w:val="en-US" w:eastAsia="es-MX"/>
            <w:rPrChange w:id="143" w:author="SIA-India" w:date="2022-12-11T11:30:00Z">
              <w:rPr>
                <w:rFonts w:eastAsia="Times New Roman"/>
                <w:color w:val="000000" w:themeColor="text1"/>
                <w:lang w:val="en-US" w:eastAsia="es-MX"/>
              </w:rPr>
            </w:rPrChange>
          </w:rPr>
          <w:t xml:space="preserve">QoS </w:t>
        </w:r>
      </w:ins>
      <w:ins w:id="144" w:author="SIA-India" w:date="2022-12-09T11:45:00Z">
        <w:r w:rsidRPr="004F2E45">
          <w:rPr>
            <w:rFonts w:eastAsia="Times New Roman"/>
            <w:color w:val="000000" w:themeColor="text1"/>
            <w:highlight w:val="cyan"/>
            <w:lang w:val="en-US" w:eastAsia="es-MX"/>
            <w:rPrChange w:id="145" w:author="SIA-India" w:date="2022-12-11T11:30:00Z">
              <w:rPr>
                <w:rFonts w:eastAsia="Times New Roman"/>
                <w:color w:val="000000" w:themeColor="text1"/>
                <w:lang w:val="en-US" w:eastAsia="es-MX"/>
              </w:rPr>
            </w:rPrChange>
          </w:rPr>
          <w:t xml:space="preserve">etc. </w:t>
        </w:r>
      </w:ins>
      <w:ins w:id="146" w:author="SIA-India" w:date="2022-12-09T11:52:00Z">
        <w:r w:rsidRPr="004F2E45">
          <w:rPr>
            <w:rFonts w:eastAsia="Times New Roman"/>
            <w:color w:val="000000" w:themeColor="text1"/>
            <w:highlight w:val="cyan"/>
            <w:lang w:val="en-US" w:eastAsia="es-MX"/>
            <w:rPrChange w:id="147" w:author="SIA-India" w:date="2022-12-11T11:30:00Z">
              <w:rPr>
                <w:rFonts w:eastAsia="Times New Roman"/>
                <w:color w:val="000000" w:themeColor="text1"/>
                <w:lang w:val="en-US" w:eastAsia="es-MX"/>
              </w:rPr>
            </w:rPrChange>
          </w:rPr>
          <w:t xml:space="preserve">Such a </w:t>
        </w:r>
      </w:ins>
      <w:ins w:id="148" w:author="SIA-India" w:date="2022-12-09T21:46:00Z">
        <w:r w:rsidRPr="004F2E45">
          <w:rPr>
            <w:rFonts w:eastAsia="Times New Roman"/>
            <w:color w:val="000000" w:themeColor="text1"/>
            <w:highlight w:val="cyan"/>
            <w:lang w:val="en-US" w:eastAsia="es-MX"/>
            <w:rPrChange w:id="149" w:author="SIA-India" w:date="2022-12-11T11:30:00Z">
              <w:rPr>
                <w:rFonts w:eastAsia="Times New Roman"/>
                <w:color w:val="000000" w:themeColor="text1"/>
                <w:lang w:val="en-US" w:eastAsia="es-MX"/>
              </w:rPr>
            </w:rPrChange>
          </w:rPr>
          <w:t>mean</w:t>
        </w:r>
      </w:ins>
      <w:ins w:id="150" w:author="SIA-India" w:date="2022-12-09T21:47:00Z">
        <w:r w:rsidRPr="004F2E45">
          <w:rPr>
            <w:rFonts w:eastAsia="Times New Roman"/>
            <w:color w:val="000000" w:themeColor="text1"/>
            <w:highlight w:val="cyan"/>
            <w:lang w:val="en-US" w:eastAsia="es-MX"/>
            <w:rPrChange w:id="151" w:author="SIA-India" w:date="2022-12-11T11:30:00Z">
              <w:rPr>
                <w:rFonts w:eastAsia="Times New Roman"/>
                <w:color w:val="000000" w:themeColor="text1"/>
                <w:lang w:val="en-US" w:eastAsia="es-MX"/>
              </w:rPr>
            </w:rPrChange>
          </w:rPr>
          <w:t xml:space="preserve">ingful </w:t>
        </w:r>
      </w:ins>
      <w:ins w:id="152" w:author="SIA-India" w:date="2022-12-09T11:53:00Z">
        <w:r w:rsidRPr="004F2E45">
          <w:rPr>
            <w:rFonts w:eastAsia="Times New Roman"/>
            <w:color w:val="000000" w:themeColor="text1"/>
            <w:highlight w:val="cyan"/>
            <w:lang w:val="en-US" w:eastAsia="es-MX"/>
            <w:rPrChange w:id="153" w:author="SIA-India" w:date="2022-12-11T11:30:00Z">
              <w:rPr>
                <w:rFonts w:eastAsia="Times New Roman"/>
                <w:color w:val="000000" w:themeColor="text1"/>
                <w:lang w:val="en-US" w:eastAsia="es-MX"/>
              </w:rPr>
            </w:rPrChange>
          </w:rPr>
          <w:t xml:space="preserve">exercise towards </w:t>
        </w:r>
      </w:ins>
      <w:ins w:id="154" w:author="SIA-India" w:date="2022-12-09T11:52:00Z">
        <w:r w:rsidRPr="004F2E45">
          <w:rPr>
            <w:rFonts w:eastAsia="Times New Roman"/>
            <w:color w:val="000000" w:themeColor="text1"/>
            <w:highlight w:val="cyan"/>
            <w:lang w:val="en-US" w:eastAsia="es-MX"/>
            <w:rPrChange w:id="155" w:author="SIA-India" w:date="2022-12-11T11:30:00Z">
              <w:rPr>
                <w:rFonts w:eastAsia="Times New Roman"/>
                <w:color w:val="000000" w:themeColor="text1"/>
                <w:lang w:val="en-US" w:eastAsia="es-MX"/>
              </w:rPr>
            </w:rPrChange>
          </w:rPr>
          <w:t xml:space="preserve">connectivity assessment </w:t>
        </w:r>
      </w:ins>
      <w:ins w:id="156" w:author="SIA-India" w:date="2022-12-09T11:53:00Z">
        <w:r w:rsidRPr="004F2E45">
          <w:rPr>
            <w:rFonts w:eastAsia="Times New Roman"/>
            <w:color w:val="000000" w:themeColor="text1"/>
            <w:highlight w:val="cyan"/>
            <w:lang w:val="en-US" w:eastAsia="es-MX"/>
            <w:rPrChange w:id="157" w:author="SIA-India" w:date="2022-12-11T11:30:00Z">
              <w:rPr>
                <w:rFonts w:eastAsia="Times New Roman"/>
                <w:color w:val="000000" w:themeColor="text1"/>
                <w:lang w:val="en-US" w:eastAsia="es-MX"/>
              </w:rPr>
            </w:rPrChange>
          </w:rPr>
          <w:t xml:space="preserve">will invariably </w:t>
        </w:r>
      </w:ins>
      <w:ins w:id="158" w:author="SIA-India" w:date="2022-12-09T11:54:00Z">
        <w:r w:rsidRPr="004F2E45">
          <w:rPr>
            <w:rFonts w:eastAsia="Times New Roman"/>
            <w:color w:val="000000" w:themeColor="text1"/>
            <w:highlight w:val="cyan"/>
            <w:lang w:val="en-US" w:eastAsia="es-MX"/>
            <w:rPrChange w:id="159" w:author="SIA-India" w:date="2022-12-11T11:30:00Z">
              <w:rPr>
                <w:rFonts w:eastAsia="Times New Roman"/>
                <w:color w:val="000000" w:themeColor="text1"/>
                <w:lang w:val="en-US" w:eastAsia="es-MX"/>
              </w:rPr>
            </w:rPrChange>
          </w:rPr>
          <w:t>help to prio</w:t>
        </w:r>
      </w:ins>
      <w:ins w:id="160" w:author="SIA-India" w:date="2022-12-09T11:55:00Z">
        <w:r w:rsidRPr="004F2E45">
          <w:rPr>
            <w:rFonts w:eastAsia="Times New Roman"/>
            <w:color w:val="000000" w:themeColor="text1"/>
            <w:highlight w:val="cyan"/>
            <w:lang w:val="en-US" w:eastAsia="es-MX"/>
            <w:rPrChange w:id="161" w:author="SIA-India" w:date="2022-12-11T11:30:00Z">
              <w:rPr>
                <w:rFonts w:eastAsia="Times New Roman"/>
                <w:color w:val="000000" w:themeColor="text1"/>
                <w:lang w:val="en-US" w:eastAsia="es-MX"/>
              </w:rPr>
            </w:rPrChange>
          </w:rPr>
          <w:t xml:space="preserve">ritize the infrastructure deployment or target public policies </w:t>
        </w:r>
      </w:ins>
      <w:ins w:id="162" w:author="SIA-India" w:date="2022-12-09T11:56:00Z">
        <w:r w:rsidRPr="004F2E45">
          <w:rPr>
            <w:rFonts w:eastAsia="Times New Roman"/>
            <w:color w:val="000000" w:themeColor="text1"/>
            <w:highlight w:val="cyan"/>
            <w:lang w:val="en-US" w:eastAsia="es-MX"/>
            <w:rPrChange w:id="163" w:author="SIA-India" w:date="2022-12-11T11:30:00Z">
              <w:rPr>
                <w:rFonts w:eastAsia="Times New Roman"/>
                <w:color w:val="000000" w:themeColor="text1"/>
                <w:lang w:val="en-US" w:eastAsia="es-MX"/>
              </w:rPr>
            </w:rPrChange>
          </w:rPr>
          <w:t>that can help close the digital divide.</w:t>
        </w:r>
        <w:r>
          <w:rPr>
            <w:rFonts w:eastAsia="Times New Roman"/>
            <w:color w:val="000000" w:themeColor="text1"/>
            <w:lang w:val="en-US" w:eastAsia="es-MX"/>
          </w:rPr>
          <w:t xml:space="preserve"> </w:t>
        </w:r>
      </w:ins>
    </w:p>
    <w:p w14:paraId="18840CED" w14:textId="77777777" w:rsidR="00322B37" w:rsidRPr="004055A9" w:rsidRDefault="00322B37" w:rsidP="00F86A14">
      <w:pPr>
        <w:jc w:val="both"/>
        <w:textAlignment w:val="baseline"/>
        <w:rPr>
          <w:rFonts w:eastAsia="Times New Roman"/>
          <w:color w:val="000000" w:themeColor="text1"/>
          <w:lang w:val="en-US" w:eastAsia="es-MX"/>
        </w:rPr>
      </w:pPr>
    </w:p>
    <w:p w14:paraId="138A9D10" w14:textId="54524F32" w:rsidR="00F35ECE" w:rsidRPr="003B7462" w:rsidRDefault="67208F9E" w:rsidP="00F35ECE">
      <w:pPr>
        <w:jc w:val="both"/>
        <w:textAlignment w:val="baseline"/>
        <w:rPr>
          <w:rFonts w:eastAsia="Times New Roman"/>
          <w:color w:val="0070C0"/>
          <w:lang w:val="en-US" w:eastAsia="es-MX"/>
        </w:rPr>
      </w:pPr>
      <w:r w:rsidRPr="67208F9E">
        <w:rPr>
          <w:rFonts w:eastAsia="Times New Roman"/>
          <w:highlight w:val="yellow"/>
          <w:lang w:val="en-US" w:eastAsia="es-MX"/>
        </w:rPr>
        <w:t>Editor’s Note:</w:t>
      </w:r>
      <w:r w:rsidRPr="67208F9E">
        <w:rPr>
          <w:rFonts w:eastAsia="Times New Roman"/>
          <w:lang w:val="en-US" w:eastAsia="es-MX"/>
        </w:rPr>
        <w:t xml:space="preserve"> include new subclause in the document on connectivity assessment use cases </w:t>
      </w:r>
    </w:p>
    <w:p w14:paraId="03A023C2" w14:textId="4C991270" w:rsidR="00FB6416" w:rsidRPr="004A3128" w:rsidRDefault="67208F9E" w:rsidP="00677744">
      <w:pPr>
        <w:jc w:val="both"/>
        <w:rPr>
          <w:rFonts w:eastAsia="Times New Roman"/>
          <w:b/>
          <w:bCs/>
          <w:lang w:val="en-US"/>
        </w:rPr>
      </w:pPr>
      <w:r w:rsidRPr="67208F9E">
        <w:rPr>
          <w:rFonts w:eastAsia="Times New Roman"/>
          <w:b/>
          <w:bCs/>
          <w:lang w:val="en-US"/>
        </w:rPr>
        <w:t>6.1.1 Connectivity assessment use cases</w:t>
      </w:r>
    </w:p>
    <w:p w14:paraId="11852B5F" w14:textId="5345FE41" w:rsidR="00FB6416" w:rsidRPr="00677744" w:rsidRDefault="67208F9E" w:rsidP="00677744">
      <w:pPr>
        <w:jc w:val="both"/>
        <w:rPr>
          <w:rFonts w:eastAsia="Times New Roman"/>
        </w:rPr>
      </w:pPr>
      <w:r w:rsidRPr="00327595">
        <w:rPr>
          <w:rFonts w:eastAsia="Times New Roman"/>
          <w:highlight w:val="yellow"/>
        </w:rPr>
        <w:t>Editor’s note:</w:t>
      </w:r>
      <w:r w:rsidRPr="00327595">
        <w:rPr>
          <w:rFonts w:eastAsia="Times New Roman"/>
        </w:rPr>
        <w:t xml:space="preserve"> </w:t>
      </w:r>
      <w:r w:rsidRPr="00677744">
        <w:rPr>
          <w:rFonts w:eastAsia="Times New Roman"/>
        </w:rPr>
        <w:t>Contributions are invited</w:t>
      </w:r>
    </w:p>
    <w:p w14:paraId="7CE5EF9D" w14:textId="0FEBC7F6" w:rsidR="00FB6416" w:rsidRPr="004A3128" w:rsidRDefault="7247AA58" w:rsidP="67208F9E">
      <w:pPr>
        <w:jc w:val="both"/>
        <w:rPr>
          <w:lang w:val="en-US" w:eastAsia="zh-CN"/>
        </w:rPr>
      </w:pPr>
      <w:r w:rsidRPr="7247AA58">
        <w:rPr>
          <w:lang w:val="en-US" w:eastAsia="zh-CN"/>
        </w:rPr>
        <w:t xml:space="preserve">-To accelerate infrastructure deployment </w:t>
      </w:r>
    </w:p>
    <w:p w14:paraId="23846849" w14:textId="77777777" w:rsidR="004422FA" w:rsidRDefault="004422FA" w:rsidP="004422FA">
      <w:pPr>
        <w:jc w:val="both"/>
        <w:rPr>
          <w:lang w:val="en-US" w:eastAsia="zh-CN"/>
        </w:rPr>
      </w:pPr>
      <w:r w:rsidRPr="7247AA58">
        <w:rPr>
          <w:lang w:val="en-US" w:eastAsia="zh-CN"/>
        </w:rPr>
        <w:t xml:space="preserve">-To resolve any </w:t>
      </w:r>
      <w:del w:id="164" w:author="SIA-India" w:date="2022-12-09T20:51:00Z">
        <w:r w:rsidRPr="7247AA58" w:rsidDel="00CB3DAA">
          <w:rPr>
            <w:lang w:val="en-US" w:eastAsia="zh-CN"/>
          </w:rPr>
          <w:delText xml:space="preserve">quality of services </w:delText>
        </w:r>
      </w:del>
      <w:ins w:id="165" w:author="SIA-India" w:date="2022-12-09T20:51:00Z">
        <w:r>
          <w:rPr>
            <w:lang w:val="en-US" w:eastAsia="zh-CN"/>
          </w:rPr>
          <w:t>Q</w:t>
        </w:r>
      </w:ins>
      <w:ins w:id="166" w:author="SIA-India" w:date="2022-12-09T20:55:00Z">
        <w:r>
          <w:rPr>
            <w:lang w:val="en-US" w:eastAsia="zh-CN"/>
          </w:rPr>
          <w:t>o</w:t>
        </w:r>
      </w:ins>
      <w:ins w:id="167" w:author="SIA-India" w:date="2022-12-09T20:51:00Z">
        <w:r>
          <w:rPr>
            <w:lang w:val="en-US" w:eastAsia="zh-CN"/>
          </w:rPr>
          <w:t xml:space="preserve">S </w:t>
        </w:r>
      </w:ins>
      <w:r w:rsidRPr="7247AA58">
        <w:rPr>
          <w:lang w:val="en-US" w:eastAsia="zh-CN"/>
        </w:rPr>
        <w:t xml:space="preserve">and </w:t>
      </w:r>
      <w:del w:id="168" w:author="SIA-India" w:date="2022-12-09T20:55:00Z">
        <w:r w:rsidRPr="7247AA58" w:rsidDel="00CB3DAA">
          <w:rPr>
            <w:lang w:val="en-US" w:eastAsia="zh-CN"/>
          </w:rPr>
          <w:delText xml:space="preserve">quality of experiences </w:delText>
        </w:r>
      </w:del>
      <w:ins w:id="169" w:author="SIA-India" w:date="2022-12-09T20:55:00Z">
        <w:r>
          <w:rPr>
            <w:lang w:val="en-US" w:eastAsia="zh-CN"/>
          </w:rPr>
          <w:t>QoE</w:t>
        </w:r>
      </w:ins>
      <w:r w:rsidRPr="7247AA58">
        <w:rPr>
          <w:lang w:val="en-US" w:eastAsia="zh-CN"/>
        </w:rPr>
        <w:t xml:space="preserve">issues </w:t>
      </w:r>
    </w:p>
    <w:p w14:paraId="29A182B3" w14:textId="77777777" w:rsidR="004422FA" w:rsidRDefault="004422FA" w:rsidP="004422FA">
      <w:pPr>
        <w:jc w:val="both"/>
        <w:rPr>
          <w:lang w:val="en-US" w:eastAsia="zh-CN"/>
        </w:rPr>
      </w:pPr>
      <w:r w:rsidRPr="7247AA58">
        <w:rPr>
          <w:lang w:val="en-US" w:eastAsia="zh-CN"/>
        </w:rPr>
        <w:t>-To provide informed choices to end users in terms of services</w:t>
      </w:r>
    </w:p>
    <w:p w14:paraId="341FE020" w14:textId="77777777" w:rsidR="004422FA" w:rsidRDefault="004422FA" w:rsidP="004422FA">
      <w:pPr>
        <w:jc w:val="both"/>
        <w:rPr>
          <w:lang w:val="en-US" w:eastAsia="zh-CN"/>
        </w:rPr>
      </w:pPr>
      <w:r w:rsidRPr="7247AA58">
        <w:rPr>
          <w:lang w:val="en-US" w:eastAsia="zh-CN"/>
        </w:rPr>
        <w:t xml:space="preserve">-To have updated information related to connectivity </w:t>
      </w:r>
    </w:p>
    <w:p w14:paraId="45E5EFF6" w14:textId="77777777" w:rsidR="004422FA" w:rsidRDefault="004422FA" w:rsidP="004422FA">
      <w:pPr>
        <w:jc w:val="both"/>
        <w:rPr>
          <w:lang w:val="en-US" w:eastAsia="zh-CN"/>
        </w:rPr>
      </w:pPr>
      <w:r w:rsidRPr="7247AA58">
        <w:rPr>
          <w:lang w:val="en-US" w:eastAsia="zh-CN"/>
        </w:rPr>
        <w:t>-To improve the regulatory frameworks in terms of prices,</w:t>
      </w:r>
      <w:ins w:id="170" w:author="SIA-India" w:date="2022-12-09T20:55:00Z">
        <w:r>
          <w:rPr>
            <w:lang w:val="en-US" w:eastAsia="zh-CN"/>
          </w:rPr>
          <w:t xml:space="preserve"> </w:t>
        </w:r>
      </w:ins>
      <w:r w:rsidRPr="7247AA58">
        <w:rPr>
          <w:lang w:val="en-US" w:eastAsia="zh-CN"/>
        </w:rPr>
        <w:t>subsidies (universal fund),</w:t>
      </w:r>
      <w:ins w:id="171" w:author="SIA-India" w:date="2022-12-09T20:55:00Z">
        <w:r>
          <w:rPr>
            <w:lang w:val="en-US" w:eastAsia="zh-CN"/>
          </w:rPr>
          <w:t xml:space="preserve"> </w:t>
        </w:r>
      </w:ins>
      <w:r w:rsidRPr="7247AA58">
        <w:rPr>
          <w:lang w:val="en-US" w:eastAsia="zh-CN"/>
        </w:rPr>
        <w:t>competition.</w:t>
      </w:r>
    </w:p>
    <w:p w14:paraId="1C265405" w14:textId="2443ED07" w:rsidR="00D75442" w:rsidRPr="00FB6416" w:rsidRDefault="67208F9E" w:rsidP="00C14249">
      <w:pPr>
        <w:pStyle w:val="Heading3"/>
        <w:rPr>
          <w:lang w:val="en-US" w:eastAsia="zh-CN"/>
        </w:rPr>
      </w:pPr>
      <w:r w:rsidRPr="67208F9E">
        <w:rPr>
          <w:lang w:val="en-US" w:eastAsia="zh-CN"/>
        </w:rPr>
        <w:t>6.</w:t>
      </w:r>
      <w:r w:rsidRPr="67208F9E">
        <w:rPr>
          <w:rFonts w:eastAsia="Times New Roman"/>
          <w:lang w:val="en-US"/>
        </w:rPr>
        <w:t>1.2</w:t>
      </w:r>
      <w:r w:rsidR="00D75442">
        <w:tab/>
      </w:r>
      <w:r w:rsidRPr="67208F9E">
        <w:rPr>
          <w:lang w:val="en-US" w:eastAsia="zh-CN"/>
        </w:rPr>
        <w:t>Sources of information</w:t>
      </w:r>
    </w:p>
    <w:p w14:paraId="05721292" w14:textId="77777777" w:rsidR="00920163" w:rsidRPr="00FB6416" w:rsidRDefault="00D31F65" w:rsidP="00C14249">
      <w:pPr>
        <w:rPr>
          <w:i/>
          <w:iCs/>
        </w:rPr>
      </w:pPr>
      <w:r>
        <w:rPr>
          <w:i/>
          <w:iCs/>
        </w:rPr>
        <w:t xml:space="preserve">Editor’s note: </w:t>
      </w:r>
      <w:r w:rsidRPr="00FB6416">
        <w:rPr>
          <w:i/>
          <w:iCs/>
        </w:rPr>
        <w:t xml:space="preserve">Contributions are </w:t>
      </w:r>
      <w:r>
        <w:rPr>
          <w:i/>
          <w:iCs/>
        </w:rPr>
        <w:t>invited</w:t>
      </w:r>
    </w:p>
    <w:p w14:paraId="01ECB1E0" w14:textId="77777777" w:rsidR="00E61159" w:rsidRDefault="00E61159" w:rsidP="004755C7">
      <w:pPr>
        <w:textAlignment w:val="baseline"/>
        <w:rPr>
          <w:rFonts w:eastAsia="Times New Roman"/>
          <w:color w:val="0070C0"/>
          <w:lang w:val="en-US" w:eastAsia="es-MX"/>
        </w:rPr>
      </w:pPr>
    </w:p>
    <w:p w14:paraId="7DB22C6E" w14:textId="77777777" w:rsidR="00970911" w:rsidRDefault="00970911" w:rsidP="00970911">
      <w:pPr>
        <w:jc w:val="both"/>
        <w:textAlignment w:val="baseline"/>
        <w:rPr>
          <w:ins w:id="172" w:author="SIA-India" w:date="2022-12-09T21:17:00Z"/>
          <w:rFonts w:eastAsia="Times New Roman"/>
          <w:color w:val="000000" w:themeColor="text1"/>
          <w:lang w:val="en-US" w:eastAsia="es-MX"/>
        </w:rPr>
      </w:pPr>
      <w:del w:id="173" w:author="SIA-India" w:date="2022-12-09T21:17:00Z">
        <w:r w:rsidRPr="7247AA58" w:rsidDel="00C50694">
          <w:rPr>
            <w:rFonts w:eastAsia="Times New Roman"/>
            <w:color w:val="000000" w:themeColor="text1"/>
            <w:lang w:val="en-US" w:eastAsia="es-MX"/>
          </w:rPr>
          <w:delText xml:space="preserve">Gathering the right data becomes the first step and the base to </w:delText>
        </w:r>
        <w:r w:rsidRPr="7247AA58" w:rsidDel="00C50694">
          <w:rPr>
            <w:rFonts w:eastAsia="Times New Roman"/>
            <w:color w:val="000000" w:themeColor="text1"/>
            <w:lang w:val="en-US"/>
          </w:rPr>
          <w:delText xml:space="preserve">assess the </w:delText>
        </w:r>
        <w:r w:rsidRPr="7247AA58" w:rsidDel="00C50694">
          <w:rPr>
            <w:rFonts w:eastAsia="Times New Roman"/>
            <w:color w:val="000000" w:themeColor="text1"/>
            <w:lang w:val="en-US" w:eastAsia="es-MX"/>
          </w:rPr>
          <w:delText>connectivity. Data analysis will be possible through good data collection</w:delText>
        </w:r>
        <w:r w:rsidRPr="7247AA58" w:rsidDel="00C50694">
          <w:rPr>
            <w:rFonts w:eastAsia="Times New Roman"/>
            <w:color w:val="000000" w:themeColor="text1"/>
            <w:lang w:val="en-US"/>
          </w:rPr>
          <w:delText>, useful granularity level</w:delText>
        </w:r>
        <w:r w:rsidRPr="7247AA58" w:rsidDel="00C50694">
          <w:rPr>
            <w:rFonts w:eastAsia="Times New Roman"/>
            <w:color w:val="000000" w:themeColor="text1"/>
            <w:lang w:val="en-US" w:eastAsia="es-MX"/>
          </w:rPr>
          <w:delText xml:space="preserve"> and organization. </w:delText>
        </w:r>
        <w:r w:rsidRPr="7247AA58" w:rsidDel="00C50694">
          <w:rPr>
            <w:rFonts w:eastAsia="Times New Roman"/>
            <w:color w:val="000000" w:themeColor="text1"/>
            <w:lang w:val="en-US"/>
          </w:rPr>
          <w:delText>For this reason,</w:delText>
        </w:r>
        <w:r w:rsidRPr="7247AA58" w:rsidDel="00C50694">
          <w:rPr>
            <w:rFonts w:eastAsia="Times New Roman"/>
            <w:color w:val="000000" w:themeColor="text1"/>
            <w:lang w:val="en-US" w:eastAsia="es-MX"/>
          </w:rPr>
          <w:delText xml:space="preserve"> it is essential to </w:delText>
        </w:r>
        <w:r w:rsidRPr="7247AA58" w:rsidDel="00C50694">
          <w:rPr>
            <w:rFonts w:eastAsia="Times New Roman"/>
            <w:color w:val="000000" w:themeColor="text1"/>
            <w:lang w:val="en-US"/>
          </w:rPr>
          <w:delText>identify the relevant</w:delText>
        </w:r>
        <w:r w:rsidRPr="7247AA58" w:rsidDel="00C50694">
          <w:rPr>
            <w:rFonts w:eastAsia="Times New Roman"/>
            <w:color w:val="000000" w:themeColor="text1"/>
            <w:lang w:val="en-US" w:eastAsia="es-MX"/>
          </w:rPr>
          <w:delText xml:space="preserve"> sources of information </w:delText>
        </w:r>
        <w:r w:rsidRPr="7247AA58" w:rsidDel="00C50694">
          <w:rPr>
            <w:rFonts w:eastAsia="Times New Roman"/>
            <w:color w:val="000000" w:themeColor="text1"/>
            <w:lang w:val="en-US"/>
          </w:rPr>
          <w:delText>and to insure about the</w:delText>
        </w:r>
        <w:r w:rsidRPr="7247AA58" w:rsidDel="00C50694">
          <w:rPr>
            <w:rFonts w:eastAsia="Times New Roman"/>
            <w:color w:val="000000" w:themeColor="text1"/>
            <w:lang w:val="en-US" w:eastAsia="es-MX"/>
          </w:rPr>
          <w:delText xml:space="preserve"> quality and accuracy  </w:delText>
        </w:r>
        <w:r w:rsidRPr="7247AA58" w:rsidDel="00C50694">
          <w:rPr>
            <w:rFonts w:eastAsia="Times New Roman"/>
            <w:color w:val="000000" w:themeColor="text1"/>
            <w:lang w:val="en-US"/>
          </w:rPr>
          <w:delText>of the data</w:delText>
        </w:r>
        <w:r w:rsidRPr="7247AA58" w:rsidDel="00C50694">
          <w:rPr>
            <w:rFonts w:eastAsia="Times New Roman"/>
            <w:color w:val="000000" w:themeColor="text1"/>
            <w:lang w:val="en-US" w:eastAsia="es-MX"/>
          </w:rPr>
          <w:delText xml:space="preserve">. The more reliable and better organized the data, the more likely </w:delText>
        </w:r>
        <w:r w:rsidRPr="7247AA58" w:rsidDel="00C50694">
          <w:rPr>
            <w:rFonts w:eastAsia="Times New Roman"/>
            <w:color w:val="000000" w:themeColor="text1"/>
            <w:lang w:val="en-US"/>
          </w:rPr>
          <w:delText>it will</w:delText>
        </w:r>
        <w:r w:rsidRPr="7247AA58" w:rsidDel="00C50694">
          <w:rPr>
            <w:rFonts w:eastAsia="Times New Roman"/>
            <w:color w:val="000000" w:themeColor="text1"/>
            <w:lang w:val="en-US" w:eastAsia="es-MX"/>
          </w:rPr>
          <w:delText xml:space="preserve"> produce</w:delText>
        </w:r>
        <w:r w:rsidRPr="7247AA58" w:rsidDel="00C50694">
          <w:rPr>
            <w:rFonts w:eastAsia="Times New Roman"/>
            <w:color w:val="000000" w:themeColor="text1"/>
            <w:lang w:val="en-US"/>
          </w:rPr>
          <w:delText xml:space="preserve"> valuable</w:delText>
        </w:r>
        <w:r w:rsidRPr="7247AA58" w:rsidDel="00C50694">
          <w:rPr>
            <w:rFonts w:eastAsia="Times New Roman"/>
            <w:color w:val="000000" w:themeColor="text1"/>
            <w:lang w:val="en-US" w:eastAsia="es-MX"/>
          </w:rPr>
          <w:delText xml:space="preserve"> information that </w:delText>
        </w:r>
        <w:r w:rsidRPr="7247AA58" w:rsidDel="00C50694">
          <w:rPr>
            <w:rFonts w:eastAsia="Times New Roman"/>
            <w:color w:val="000000" w:themeColor="text1"/>
            <w:lang w:val="en-US"/>
          </w:rPr>
          <w:delText>can be transformed into actionable insights</w:delText>
        </w:r>
        <w:r w:rsidRPr="7247AA58" w:rsidDel="00C50694">
          <w:rPr>
            <w:rFonts w:eastAsia="Times New Roman"/>
            <w:color w:val="000000" w:themeColor="text1"/>
            <w:lang w:val="en-US" w:eastAsia="es-MX"/>
          </w:rPr>
          <w:delText>.</w:delText>
        </w:r>
      </w:del>
    </w:p>
    <w:p w14:paraId="1FFC3127" w14:textId="77777777" w:rsidR="00970911" w:rsidRPr="004055A9" w:rsidRDefault="00970911" w:rsidP="00970911">
      <w:pPr>
        <w:jc w:val="both"/>
        <w:textAlignment w:val="baseline"/>
        <w:rPr>
          <w:rFonts w:eastAsia="Times New Roman"/>
          <w:color w:val="000000" w:themeColor="text1"/>
          <w:lang w:val="en-US" w:eastAsia="es-MX"/>
        </w:rPr>
      </w:pPr>
      <w:ins w:id="174" w:author="SIA-India" w:date="2022-12-09T21:06:00Z">
        <w:r w:rsidRPr="004F2E45">
          <w:rPr>
            <w:rFonts w:eastAsia="Times New Roman"/>
            <w:color w:val="000000" w:themeColor="text1"/>
            <w:highlight w:val="cyan"/>
            <w:lang w:val="en-US" w:eastAsia="es-MX"/>
            <w:rPrChange w:id="175" w:author="SIA-India" w:date="2022-12-11T11:30:00Z">
              <w:rPr>
                <w:rFonts w:eastAsia="Times New Roman"/>
                <w:color w:val="000000" w:themeColor="text1"/>
                <w:lang w:val="en-US" w:eastAsia="es-MX"/>
              </w:rPr>
            </w:rPrChange>
          </w:rPr>
          <w:t>The main focus should be on g</w:t>
        </w:r>
      </w:ins>
      <w:ins w:id="176" w:author="SIA-India" w:date="2022-12-09T21:00:00Z">
        <w:r w:rsidRPr="004F2E45">
          <w:rPr>
            <w:rFonts w:eastAsia="Times New Roman"/>
            <w:color w:val="000000" w:themeColor="text1"/>
            <w:highlight w:val="cyan"/>
            <w:lang w:val="en-US" w:eastAsia="es-MX"/>
            <w:rPrChange w:id="177" w:author="SIA-India" w:date="2022-12-11T11:30:00Z">
              <w:rPr>
                <w:rFonts w:eastAsia="Times New Roman"/>
                <w:color w:val="000000" w:themeColor="text1"/>
                <w:lang w:val="en-US" w:eastAsia="es-MX"/>
              </w:rPr>
            </w:rPrChange>
          </w:rPr>
          <w:t xml:space="preserve">athering and analyzing </w:t>
        </w:r>
      </w:ins>
      <w:ins w:id="178" w:author="SIA-India" w:date="2022-12-09T21:01:00Z">
        <w:r w:rsidRPr="004F2E45">
          <w:rPr>
            <w:rFonts w:eastAsia="Times New Roman"/>
            <w:color w:val="000000" w:themeColor="text1"/>
            <w:highlight w:val="cyan"/>
            <w:lang w:val="en-US" w:eastAsia="es-MX"/>
            <w:rPrChange w:id="179" w:author="SIA-India" w:date="2022-12-11T11:30:00Z">
              <w:rPr>
                <w:rFonts w:eastAsia="Times New Roman"/>
                <w:color w:val="000000" w:themeColor="text1"/>
                <w:lang w:val="en-US" w:eastAsia="es-MX"/>
              </w:rPr>
            </w:rPrChange>
          </w:rPr>
          <w:t>accurate data from a variety of relevant sources to eval</w:t>
        </w:r>
      </w:ins>
      <w:ins w:id="180" w:author="SIA-India" w:date="2022-12-09T21:02:00Z">
        <w:r w:rsidRPr="004F2E45">
          <w:rPr>
            <w:rFonts w:eastAsia="Times New Roman"/>
            <w:color w:val="000000" w:themeColor="text1"/>
            <w:highlight w:val="cyan"/>
            <w:lang w:val="en-US" w:eastAsia="es-MX"/>
            <w:rPrChange w:id="181" w:author="SIA-India" w:date="2022-12-11T11:30:00Z">
              <w:rPr>
                <w:rFonts w:eastAsia="Times New Roman"/>
                <w:color w:val="000000" w:themeColor="text1"/>
                <w:lang w:val="en-US" w:eastAsia="es-MX"/>
              </w:rPr>
            </w:rPrChange>
          </w:rPr>
          <w:t>uate the connectivity needs</w:t>
        </w:r>
      </w:ins>
      <w:ins w:id="182" w:author="SIA-India" w:date="2022-12-09T21:07:00Z">
        <w:r w:rsidRPr="004F2E45">
          <w:rPr>
            <w:rFonts w:eastAsia="Times New Roman"/>
            <w:color w:val="000000" w:themeColor="text1"/>
            <w:highlight w:val="cyan"/>
            <w:lang w:val="en-US" w:eastAsia="es-MX"/>
            <w:rPrChange w:id="183" w:author="SIA-India" w:date="2022-12-11T11:30:00Z">
              <w:rPr>
                <w:rFonts w:eastAsia="Times New Roman"/>
                <w:color w:val="000000" w:themeColor="text1"/>
                <w:lang w:val="en-US" w:eastAsia="es-MX"/>
              </w:rPr>
            </w:rPrChange>
          </w:rPr>
          <w:t xml:space="preserve">, </w:t>
        </w:r>
      </w:ins>
      <w:ins w:id="184" w:author="SIA-India" w:date="2022-12-09T21:06:00Z">
        <w:r w:rsidRPr="004F2E45">
          <w:rPr>
            <w:rFonts w:eastAsia="Times New Roman"/>
            <w:color w:val="000000" w:themeColor="text1"/>
            <w:highlight w:val="cyan"/>
            <w:lang w:val="en-US" w:eastAsia="es-MX"/>
            <w:rPrChange w:id="185" w:author="SIA-India" w:date="2022-12-11T11:30:00Z">
              <w:rPr>
                <w:rFonts w:eastAsia="Times New Roman"/>
                <w:color w:val="000000" w:themeColor="text1"/>
                <w:lang w:val="en-US" w:eastAsia="es-MX"/>
              </w:rPr>
            </w:rPrChange>
          </w:rPr>
          <w:t>make informed decisions</w:t>
        </w:r>
      </w:ins>
      <w:ins w:id="186" w:author="SIA-India" w:date="2022-12-09T21:07:00Z">
        <w:r w:rsidRPr="004F2E45">
          <w:rPr>
            <w:rFonts w:eastAsia="Times New Roman"/>
            <w:color w:val="000000" w:themeColor="text1"/>
            <w:highlight w:val="cyan"/>
            <w:lang w:val="en-US" w:eastAsia="es-MX"/>
            <w:rPrChange w:id="187" w:author="SIA-India" w:date="2022-12-11T11:30:00Z">
              <w:rPr>
                <w:rFonts w:eastAsia="Times New Roman"/>
                <w:color w:val="000000" w:themeColor="text1"/>
                <w:lang w:val="en-US" w:eastAsia="es-MX"/>
              </w:rPr>
            </w:rPrChange>
          </w:rPr>
          <w:t xml:space="preserve"> and </w:t>
        </w:r>
      </w:ins>
      <w:ins w:id="188" w:author="SIA-India" w:date="2022-12-09T21:08:00Z">
        <w:r w:rsidRPr="004F2E45">
          <w:rPr>
            <w:rFonts w:eastAsia="Times New Roman"/>
            <w:color w:val="000000" w:themeColor="text1"/>
            <w:highlight w:val="cyan"/>
            <w:lang w:val="en-US" w:eastAsia="es-MX"/>
            <w:rPrChange w:id="189" w:author="SIA-India" w:date="2022-12-11T11:30:00Z">
              <w:rPr>
                <w:rFonts w:eastAsia="Times New Roman"/>
                <w:color w:val="000000" w:themeColor="text1"/>
                <w:lang w:val="en-US" w:eastAsia="es-MX"/>
              </w:rPr>
            </w:rPrChange>
          </w:rPr>
          <w:t xml:space="preserve">ensure desired QoS. </w:t>
        </w:r>
      </w:ins>
      <w:ins w:id="190" w:author="SIA-India" w:date="2022-12-09T21:12:00Z">
        <w:r w:rsidRPr="004F2E45">
          <w:rPr>
            <w:rFonts w:eastAsia="Times New Roman"/>
            <w:color w:val="000000" w:themeColor="text1"/>
            <w:highlight w:val="cyan"/>
            <w:lang w:val="en-US" w:eastAsia="es-MX"/>
            <w:rPrChange w:id="191" w:author="SIA-India" w:date="2022-12-11T11:30:00Z">
              <w:rPr>
                <w:rFonts w:eastAsia="Times New Roman"/>
                <w:color w:val="000000" w:themeColor="text1"/>
                <w:lang w:val="en-US" w:eastAsia="es-MX"/>
              </w:rPr>
            </w:rPrChange>
          </w:rPr>
          <w:t xml:space="preserve">Therefore, the </w:t>
        </w:r>
      </w:ins>
      <w:ins w:id="192" w:author="SIA-India" w:date="2022-12-09T21:13:00Z">
        <w:r w:rsidRPr="004F2E45">
          <w:rPr>
            <w:rFonts w:eastAsia="Times New Roman"/>
            <w:color w:val="000000" w:themeColor="text1"/>
            <w:highlight w:val="cyan"/>
            <w:lang w:val="en-US" w:eastAsia="es-MX"/>
            <w:rPrChange w:id="193" w:author="SIA-India" w:date="2022-12-11T11:30:00Z">
              <w:rPr>
                <w:rFonts w:eastAsia="Times New Roman"/>
                <w:color w:val="000000" w:themeColor="text1"/>
                <w:lang w:val="en-US" w:eastAsia="es-MX"/>
              </w:rPr>
            </w:rPrChange>
          </w:rPr>
          <w:t xml:space="preserve">methods </w:t>
        </w:r>
      </w:ins>
      <w:ins w:id="194" w:author="SIA-India" w:date="2022-12-09T21:14:00Z">
        <w:r w:rsidRPr="004F2E45">
          <w:rPr>
            <w:rFonts w:eastAsia="Times New Roman"/>
            <w:color w:val="000000" w:themeColor="text1"/>
            <w:highlight w:val="cyan"/>
            <w:lang w:val="en-US" w:eastAsia="es-MX"/>
            <w:rPrChange w:id="195" w:author="SIA-India" w:date="2022-12-11T11:30:00Z">
              <w:rPr>
                <w:rFonts w:eastAsia="Times New Roman"/>
                <w:color w:val="000000" w:themeColor="text1"/>
                <w:lang w:val="en-US" w:eastAsia="es-MX"/>
              </w:rPr>
            </w:rPrChange>
          </w:rPr>
          <w:t xml:space="preserve">of </w:t>
        </w:r>
      </w:ins>
      <w:ins w:id="196" w:author="SIA-India" w:date="2022-12-09T21:13:00Z">
        <w:r w:rsidRPr="004F2E45">
          <w:rPr>
            <w:rFonts w:eastAsia="Times New Roman"/>
            <w:color w:val="000000" w:themeColor="text1"/>
            <w:highlight w:val="cyan"/>
            <w:lang w:val="en-US" w:eastAsia="es-MX"/>
            <w:rPrChange w:id="197" w:author="SIA-India" w:date="2022-12-11T11:30:00Z">
              <w:rPr>
                <w:rFonts w:eastAsia="Times New Roman"/>
                <w:color w:val="000000" w:themeColor="text1"/>
                <w:lang w:val="en-US" w:eastAsia="es-MX"/>
              </w:rPr>
            </w:rPrChange>
          </w:rPr>
          <w:t xml:space="preserve">collection </w:t>
        </w:r>
      </w:ins>
      <w:ins w:id="198" w:author="SIA-India" w:date="2022-12-09T21:14:00Z">
        <w:r w:rsidRPr="004F2E45">
          <w:rPr>
            <w:rFonts w:eastAsia="Times New Roman"/>
            <w:color w:val="000000" w:themeColor="text1"/>
            <w:highlight w:val="cyan"/>
            <w:lang w:val="en-US" w:eastAsia="es-MX"/>
            <w:rPrChange w:id="199" w:author="SIA-India" w:date="2022-12-11T11:30:00Z">
              <w:rPr>
                <w:rFonts w:eastAsia="Times New Roman"/>
                <w:color w:val="000000" w:themeColor="text1"/>
                <w:lang w:val="en-US" w:eastAsia="es-MX"/>
              </w:rPr>
            </w:rPrChange>
          </w:rPr>
          <w:t xml:space="preserve">of desired information </w:t>
        </w:r>
      </w:ins>
      <w:ins w:id="200" w:author="SIA-India" w:date="2022-12-09T21:13:00Z">
        <w:r w:rsidRPr="004F2E45">
          <w:rPr>
            <w:rFonts w:eastAsia="Times New Roman"/>
            <w:color w:val="000000" w:themeColor="text1"/>
            <w:highlight w:val="cyan"/>
            <w:lang w:val="en-US" w:eastAsia="es-MX"/>
            <w:rPrChange w:id="201" w:author="SIA-India" w:date="2022-12-11T11:30:00Z">
              <w:rPr>
                <w:rFonts w:eastAsia="Times New Roman"/>
                <w:color w:val="000000" w:themeColor="text1"/>
                <w:lang w:val="en-US" w:eastAsia="es-MX"/>
              </w:rPr>
            </w:rPrChange>
          </w:rPr>
          <w:t xml:space="preserve">should ensure </w:t>
        </w:r>
      </w:ins>
      <w:ins w:id="202" w:author="SIA-India" w:date="2022-12-09T21:14:00Z">
        <w:r w:rsidRPr="004F2E45">
          <w:rPr>
            <w:rFonts w:eastAsia="Times New Roman"/>
            <w:color w:val="000000" w:themeColor="text1"/>
            <w:highlight w:val="cyan"/>
            <w:lang w:val="en-US" w:eastAsia="es-MX"/>
            <w:rPrChange w:id="203" w:author="SIA-India" w:date="2022-12-11T11:30:00Z">
              <w:rPr>
                <w:rFonts w:eastAsia="Times New Roman"/>
                <w:color w:val="000000" w:themeColor="text1"/>
                <w:lang w:val="en-US" w:eastAsia="es-MX"/>
              </w:rPr>
            </w:rPrChange>
          </w:rPr>
          <w:t xml:space="preserve">data </w:t>
        </w:r>
      </w:ins>
      <w:ins w:id="204" w:author="SIA-India" w:date="2022-12-09T21:11:00Z">
        <w:r w:rsidRPr="004F2E45">
          <w:rPr>
            <w:rFonts w:eastAsia="Times New Roman"/>
            <w:color w:val="000000" w:themeColor="text1"/>
            <w:highlight w:val="cyan"/>
            <w:lang w:val="en-US" w:eastAsia="es-MX"/>
            <w:rPrChange w:id="205" w:author="SIA-India" w:date="2022-12-11T11:30:00Z">
              <w:rPr>
                <w:rFonts w:eastAsia="Times New Roman"/>
                <w:color w:val="000000" w:themeColor="text1"/>
                <w:lang w:val="en-US" w:eastAsia="es-MX"/>
              </w:rPr>
            </w:rPrChange>
          </w:rPr>
          <w:t xml:space="preserve">accuracy </w:t>
        </w:r>
      </w:ins>
      <w:ins w:id="206" w:author="SIA-India" w:date="2022-12-09T21:12:00Z">
        <w:r w:rsidRPr="004F2E45">
          <w:rPr>
            <w:rFonts w:eastAsia="Times New Roman"/>
            <w:color w:val="000000" w:themeColor="text1"/>
            <w:highlight w:val="cyan"/>
            <w:lang w:val="en-US" w:eastAsia="es-MX"/>
            <w:rPrChange w:id="207" w:author="SIA-India" w:date="2022-12-11T11:30:00Z">
              <w:rPr>
                <w:rFonts w:eastAsia="Times New Roman"/>
                <w:color w:val="000000" w:themeColor="text1"/>
                <w:lang w:val="en-US" w:eastAsia="es-MX"/>
              </w:rPr>
            </w:rPrChange>
          </w:rPr>
          <w:t xml:space="preserve">and </w:t>
        </w:r>
      </w:ins>
      <w:ins w:id="208" w:author="SIA-India" w:date="2022-12-09T21:13:00Z">
        <w:r w:rsidRPr="004F2E45">
          <w:rPr>
            <w:rFonts w:eastAsia="Times New Roman"/>
            <w:color w:val="000000" w:themeColor="text1"/>
            <w:highlight w:val="cyan"/>
            <w:lang w:val="en-US" w:eastAsia="es-MX"/>
            <w:rPrChange w:id="209" w:author="SIA-India" w:date="2022-12-11T11:30:00Z">
              <w:rPr>
                <w:rFonts w:eastAsia="Times New Roman"/>
                <w:color w:val="000000" w:themeColor="text1"/>
                <w:lang w:val="en-US" w:eastAsia="es-MX"/>
              </w:rPr>
            </w:rPrChange>
          </w:rPr>
          <w:t>quality</w:t>
        </w:r>
      </w:ins>
      <w:ins w:id="210" w:author="SIA-India" w:date="2022-12-09T21:15:00Z">
        <w:r w:rsidRPr="004F2E45">
          <w:rPr>
            <w:rFonts w:eastAsia="Times New Roman"/>
            <w:color w:val="000000" w:themeColor="text1"/>
            <w:highlight w:val="cyan"/>
            <w:lang w:val="en-US" w:eastAsia="es-MX"/>
            <w:rPrChange w:id="211" w:author="SIA-India" w:date="2022-12-11T11:30:00Z">
              <w:rPr>
                <w:rFonts w:eastAsia="Times New Roman"/>
                <w:color w:val="000000" w:themeColor="text1"/>
                <w:lang w:val="en-US" w:eastAsia="es-MX"/>
              </w:rPr>
            </w:rPrChange>
          </w:rPr>
          <w:t xml:space="preserve"> to find workable answers to </w:t>
        </w:r>
      </w:ins>
      <w:ins w:id="212" w:author="SIA-India" w:date="2022-12-09T21:16:00Z">
        <w:r w:rsidRPr="004F2E45">
          <w:rPr>
            <w:rFonts w:eastAsia="Times New Roman"/>
            <w:color w:val="000000" w:themeColor="text1"/>
            <w:highlight w:val="cyan"/>
            <w:lang w:val="en-US" w:eastAsia="es-MX"/>
            <w:rPrChange w:id="213" w:author="SIA-India" w:date="2022-12-11T11:30:00Z">
              <w:rPr>
                <w:rFonts w:eastAsia="Times New Roman"/>
                <w:color w:val="000000" w:themeColor="text1"/>
                <w:lang w:val="en-US" w:eastAsia="es-MX"/>
              </w:rPr>
            </w:rPrChange>
          </w:rPr>
          <w:t>the problems</w:t>
        </w:r>
      </w:ins>
      <w:ins w:id="214" w:author="SIA-India" w:date="2022-12-09T21:17:00Z">
        <w:r w:rsidRPr="004F2E45">
          <w:rPr>
            <w:rFonts w:eastAsia="Times New Roman"/>
            <w:color w:val="000000" w:themeColor="text1"/>
            <w:highlight w:val="cyan"/>
            <w:lang w:val="en-US" w:eastAsia="es-MX"/>
            <w:rPrChange w:id="215" w:author="SIA-India" w:date="2022-12-11T11:30:00Z">
              <w:rPr>
                <w:rFonts w:eastAsia="Times New Roman"/>
                <w:color w:val="000000" w:themeColor="text1"/>
                <w:lang w:val="en-US" w:eastAsia="es-MX"/>
              </w:rPr>
            </w:rPrChange>
          </w:rPr>
          <w:t xml:space="preserve"> and evaluate the outcomes.</w:t>
        </w:r>
        <w:r>
          <w:rPr>
            <w:rFonts w:eastAsia="Times New Roman"/>
            <w:color w:val="000000" w:themeColor="text1"/>
            <w:lang w:val="en-US" w:eastAsia="es-MX"/>
          </w:rPr>
          <w:t xml:space="preserve"> </w:t>
        </w:r>
      </w:ins>
    </w:p>
    <w:p w14:paraId="4B3704EE" w14:textId="77777777" w:rsidR="00970911" w:rsidRPr="004055A9" w:rsidRDefault="00970911" w:rsidP="00970911">
      <w:pPr>
        <w:jc w:val="both"/>
        <w:textAlignment w:val="baseline"/>
        <w:rPr>
          <w:rFonts w:eastAsia="Times New Roman"/>
          <w:color w:val="000000" w:themeColor="text1"/>
          <w:lang w:val="en-US" w:eastAsia="es-MX"/>
        </w:rPr>
      </w:pPr>
      <w:del w:id="216" w:author="SIA-India" w:date="2022-12-09T21:17:00Z">
        <w:r w:rsidRPr="004055A9" w:rsidDel="00C50694">
          <w:rPr>
            <w:rFonts w:eastAsia="Times New Roman"/>
            <w:color w:val="000000" w:themeColor="text1"/>
            <w:lang w:val="en-US" w:eastAsia="es-MX"/>
          </w:rPr>
          <w:delText>The next list contains some main characteristics recommended when considering sources of information</w:delText>
        </w:r>
      </w:del>
      <w:r w:rsidRPr="004055A9">
        <w:rPr>
          <w:rFonts w:eastAsia="Times New Roman"/>
          <w:color w:val="000000" w:themeColor="text1"/>
          <w:lang w:val="en-US" w:eastAsia="es-MX"/>
        </w:rPr>
        <w:t>:</w:t>
      </w:r>
    </w:p>
    <w:p w14:paraId="18C505A4" w14:textId="77777777" w:rsidR="00970911" w:rsidRPr="004055A9" w:rsidRDefault="00970911" w:rsidP="00970911">
      <w:pPr>
        <w:jc w:val="both"/>
        <w:textAlignment w:val="baseline"/>
        <w:rPr>
          <w:rFonts w:eastAsia="Times New Roman"/>
          <w:color w:val="000000" w:themeColor="text1"/>
          <w:lang w:val="en-US" w:eastAsia="es-MX"/>
        </w:rPr>
      </w:pPr>
      <w:ins w:id="217" w:author="SIA-India" w:date="2022-12-09T21:20:00Z">
        <w:r>
          <w:rPr>
            <w:rFonts w:eastAsia="Times New Roman"/>
            <w:color w:val="000000" w:themeColor="text1"/>
            <w:lang w:val="en-US" w:eastAsia="es-MX"/>
          </w:rPr>
          <w:t xml:space="preserve">Accordingly, the </w:t>
        </w:r>
      </w:ins>
      <w:ins w:id="218" w:author="SIA-India" w:date="2022-12-09T21:21:00Z">
        <w:r>
          <w:rPr>
            <w:rFonts w:eastAsia="Times New Roman"/>
            <w:color w:val="000000" w:themeColor="text1"/>
            <w:lang w:val="en-US" w:eastAsia="es-MX"/>
          </w:rPr>
          <w:t xml:space="preserve">process of gathering and analyzing the data should consider </w:t>
        </w:r>
      </w:ins>
      <w:ins w:id="219" w:author="SIA-India" w:date="2022-12-09T21:24:00Z">
        <w:r>
          <w:rPr>
            <w:rFonts w:eastAsia="Times New Roman"/>
            <w:color w:val="000000" w:themeColor="text1"/>
            <w:lang w:val="en-US" w:eastAsia="es-MX"/>
          </w:rPr>
          <w:t>following e</w:t>
        </w:r>
      </w:ins>
      <w:ins w:id="220" w:author="SIA-India" w:date="2022-12-09T21:25:00Z">
        <w:r>
          <w:rPr>
            <w:rFonts w:eastAsia="Times New Roman"/>
            <w:color w:val="000000" w:themeColor="text1"/>
            <w:lang w:val="en-US" w:eastAsia="es-MX"/>
          </w:rPr>
          <w:t>lements while considering the sources of information.</w:t>
        </w:r>
      </w:ins>
    </w:p>
    <w:p w14:paraId="0C596DE0" w14:textId="77777777" w:rsidR="00B173BF" w:rsidRPr="004055A9" w:rsidRDefault="00B173BF" w:rsidP="004055A9">
      <w:pPr>
        <w:jc w:val="both"/>
        <w:textAlignment w:val="baseline"/>
        <w:rPr>
          <w:rFonts w:eastAsia="Times New Roman"/>
          <w:color w:val="000000" w:themeColor="text1"/>
          <w:lang w:val="en-US" w:eastAsia="es-MX"/>
        </w:rPr>
      </w:pPr>
    </w:p>
    <w:p w14:paraId="5DD8D3BC" w14:textId="7812F36D" w:rsidR="005331A8" w:rsidRPr="004055A9" w:rsidRDefault="00CD3092">
      <w:pPr>
        <w:pStyle w:val="ListParagraph"/>
        <w:numPr>
          <w:ilvl w:val="0"/>
          <w:numId w:val="20"/>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should be</w:t>
      </w:r>
      <w:r w:rsidRPr="004055A9">
        <w:rPr>
          <w:rFonts w:eastAsia="Times New Roman"/>
          <w:color w:val="000000" w:themeColor="text1"/>
          <w:lang w:val="en-US" w:eastAsia="es-MX"/>
        </w:rPr>
        <w:t xml:space="preserve"> related directly or indirectly to the telecommunication services</w:t>
      </w:r>
    </w:p>
    <w:p w14:paraId="30E6E618" w14:textId="77777777" w:rsidR="00970911" w:rsidRPr="004055A9" w:rsidRDefault="00970911" w:rsidP="00970911">
      <w:pPr>
        <w:jc w:val="both"/>
        <w:textAlignment w:val="baseline"/>
        <w:rPr>
          <w:rFonts w:eastAsia="Times New Roman"/>
          <w:color w:val="000000" w:themeColor="text1"/>
          <w:lang w:val="en-US" w:eastAsia="es-MX"/>
        </w:rPr>
      </w:pPr>
      <w:ins w:id="221" w:author="SIA-India" w:date="2022-12-10T10:32:00Z">
        <w:r w:rsidRPr="004F2E45">
          <w:rPr>
            <w:rFonts w:eastAsia="Times New Roman"/>
            <w:color w:val="000000" w:themeColor="text1"/>
            <w:highlight w:val="cyan"/>
            <w:lang w:val="en-US" w:eastAsia="es-MX"/>
            <w:rPrChange w:id="222" w:author="SIA-India" w:date="2022-12-11T11:30:00Z">
              <w:rPr>
                <w:rFonts w:eastAsia="Times New Roman"/>
                <w:color w:val="000000" w:themeColor="text1"/>
                <w:lang w:val="en-US" w:eastAsia="es-MX"/>
              </w:rPr>
            </w:rPrChange>
          </w:rPr>
          <w:t xml:space="preserve">A comprehensive and multi-dimensional approach </w:t>
        </w:r>
      </w:ins>
      <w:ins w:id="223" w:author="SIA-India" w:date="2022-12-10T10:33:00Z">
        <w:r w:rsidRPr="004F2E45">
          <w:rPr>
            <w:rFonts w:eastAsia="Times New Roman"/>
            <w:color w:val="000000" w:themeColor="text1"/>
            <w:highlight w:val="cyan"/>
            <w:lang w:val="en-US" w:eastAsia="es-MX"/>
            <w:rPrChange w:id="224" w:author="SIA-India" w:date="2022-12-11T11:30:00Z">
              <w:rPr>
                <w:rFonts w:eastAsia="Times New Roman"/>
                <w:color w:val="000000" w:themeColor="text1"/>
                <w:lang w:val="en-US" w:eastAsia="es-MX"/>
              </w:rPr>
            </w:rPrChange>
          </w:rPr>
          <w:t xml:space="preserve">may require </w:t>
        </w:r>
      </w:ins>
      <w:ins w:id="225" w:author="SIA-India" w:date="2022-12-10T10:34:00Z">
        <w:r w:rsidRPr="004F2E45">
          <w:rPr>
            <w:rFonts w:eastAsia="Times New Roman"/>
            <w:color w:val="000000" w:themeColor="text1"/>
            <w:highlight w:val="cyan"/>
            <w:lang w:val="en-US" w:eastAsia="es-MX"/>
            <w:rPrChange w:id="226" w:author="SIA-India" w:date="2022-12-11T11:30:00Z">
              <w:rPr>
                <w:rFonts w:eastAsia="Times New Roman"/>
                <w:color w:val="000000" w:themeColor="text1"/>
                <w:lang w:val="en-US" w:eastAsia="es-MX"/>
              </w:rPr>
            </w:rPrChange>
          </w:rPr>
          <w:t xml:space="preserve">to </w:t>
        </w:r>
      </w:ins>
      <w:ins w:id="227" w:author="SIA-India" w:date="2022-12-10T10:35:00Z">
        <w:r w:rsidRPr="004F2E45">
          <w:rPr>
            <w:rFonts w:eastAsia="Times New Roman"/>
            <w:color w:val="000000" w:themeColor="text1"/>
            <w:highlight w:val="cyan"/>
            <w:lang w:val="en-US" w:eastAsia="es-MX"/>
            <w:rPrChange w:id="228" w:author="SIA-India" w:date="2022-12-11T11:30:00Z">
              <w:rPr>
                <w:rFonts w:eastAsia="Times New Roman"/>
                <w:color w:val="000000" w:themeColor="text1"/>
                <w:lang w:val="en-US" w:eastAsia="es-MX"/>
              </w:rPr>
            </w:rPrChange>
          </w:rPr>
          <w:t xml:space="preserve">gather data that targets multiple and relevant </w:t>
        </w:r>
      </w:ins>
      <w:ins w:id="229" w:author="SIA-India" w:date="2022-12-10T10:36:00Z">
        <w:r w:rsidRPr="004F2E45">
          <w:rPr>
            <w:rFonts w:eastAsia="Times New Roman"/>
            <w:color w:val="000000" w:themeColor="text1"/>
            <w:highlight w:val="cyan"/>
            <w:lang w:val="en-US" w:eastAsia="es-MX"/>
            <w:rPrChange w:id="230" w:author="SIA-India" w:date="2022-12-11T11:30:00Z">
              <w:rPr>
                <w:rFonts w:eastAsia="Times New Roman"/>
                <w:color w:val="000000" w:themeColor="text1"/>
                <w:lang w:val="en-US" w:eastAsia="es-MX"/>
              </w:rPr>
            </w:rPrChange>
          </w:rPr>
          <w:t xml:space="preserve">sources. The </w:t>
        </w:r>
      </w:ins>
      <w:ins w:id="231" w:author="SIA-India" w:date="2022-12-10T10:37:00Z">
        <w:r w:rsidRPr="004F2E45">
          <w:rPr>
            <w:rFonts w:eastAsia="Times New Roman"/>
            <w:color w:val="000000" w:themeColor="text1"/>
            <w:highlight w:val="cyan"/>
            <w:lang w:val="en-US" w:eastAsia="es-MX"/>
            <w:rPrChange w:id="232" w:author="SIA-India" w:date="2022-12-11T11:30:00Z">
              <w:rPr>
                <w:rFonts w:eastAsia="Times New Roman"/>
                <w:color w:val="000000" w:themeColor="text1"/>
                <w:lang w:val="en-US" w:eastAsia="es-MX"/>
              </w:rPr>
            </w:rPrChange>
          </w:rPr>
          <w:t xml:space="preserve">sources </w:t>
        </w:r>
      </w:ins>
      <w:ins w:id="233" w:author="SIA-India" w:date="2022-12-10T10:39:00Z">
        <w:r w:rsidRPr="004F2E45">
          <w:rPr>
            <w:rFonts w:eastAsia="Times New Roman"/>
            <w:color w:val="000000" w:themeColor="text1"/>
            <w:highlight w:val="cyan"/>
            <w:lang w:val="en-US" w:eastAsia="es-MX"/>
            <w:rPrChange w:id="234" w:author="SIA-India" w:date="2022-12-11T11:30:00Z">
              <w:rPr>
                <w:rFonts w:eastAsia="Times New Roman"/>
                <w:color w:val="000000" w:themeColor="text1"/>
                <w:lang w:val="en-US" w:eastAsia="es-MX"/>
              </w:rPr>
            </w:rPrChange>
          </w:rPr>
          <w:t xml:space="preserve">and </w:t>
        </w:r>
      </w:ins>
      <w:ins w:id="235" w:author="SIA-India" w:date="2022-12-10T10:40:00Z">
        <w:r w:rsidRPr="004F2E45">
          <w:rPr>
            <w:rFonts w:eastAsia="Times New Roman"/>
            <w:color w:val="000000" w:themeColor="text1"/>
            <w:highlight w:val="cyan"/>
            <w:lang w:val="en-US" w:eastAsia="es-MX"/>
            <w:rPrChange w:id="236" w:author="SIA-India" w:date="2022-12-11T11:30:00Z">
              <w:rPr>
                <w:rFonts w:eastAsia="Times New Roman"/>
                <w:color w:val="000000" w:themeColor="text1"/>
                <w:lang w:val="en-US" w:eastAsia="es-MX"/>
              </w:rPr>
            </w:rPrChange>
          </w:rPr>
          <w:t xml:space="preserve">elements </w:t>
        </w:r>
      </w:ins>
      <w:ins w:id="237" w:author="SIA-India" w:date="2022-12-10T10:38:00Z">
        <w:r w:rsidRPr="004F2E45">
          <w:rPr>
            <w:rFonts w:eastAsia="Times New Roman"/>
            <w:color w:val="000000" w:themeColor="text1"/>
            <w:highlight w:val="cyan"/>
            <w:lang w:val="en-US" w:eastAsia="es-MX"/>
            <w:rPrChange w:id="238" w:author="SIA-India" w:date="2022-12-11T11:30:00Z">
              <w:rPr>
                <w:rFonts w:eastAsia="Times New Roman"/>
                <w:color w:val="000000" w:themeColor="text1"/>
                <w:lang w:val="en-US" w:eastAsia="es-MX"/>
              </w:rPr>
            </w:rPrChange>
          </w:rPr>
          <w:t xml:space="preserve">of </w:t>
        </w:r>
      </w:ins>
      <w:ins w:id="239" w:author="SIA-India" w:date="2022-12-10T10:36:00Z">
        <w:r w:rsidRPr="004F2E45">
          <w:rPr>
            <w:rFonts w:eastAsia="Times New Roman"/>
            <w:color w:val="000000" w:themeColor="text1"/>
            <w:highlight w:val="cyan"/>
            <w:lang w:val="en-US" w:eastAsia="es-MX"/>
            <w:rPrChange w:id="240" w:author="SIA-India" w:date="2022-12-11T11:30:00Z">
              <w:rPr>
                <w:rFonts w:eastAsia="Times New Roman"/>
                <w:color w:val="000000" w:themeColor="text1"/>
                <w:lang w:val="en-US" w:eastAsia="es-MX"/>
              </w:rPr>
            </w:rPrChange>
          </w:rPr>
          <w:t xml:space="preserve">information </w:t>
        </w:r>
      </w:ins>
      <w:ins w:id="241" w:author="SIA-India" w:date="2022-12-10T10:37:00Z">
        <w:r w:rsidRPr="004F2E45">
          <w:rPr>
            <w:rFonts w:eastAsia="Times New Roman"/>
            <w:color w:val="000000" w:themeColor="text1"/>
            <w:highlight w:val="cyan"/>
            <w:lang w:val="en-US" w:eastAsia="es-MX"/>
            <w:rPrChange w:id="242" w:author="SIA-India" w:date="2022-12-11T11:30:00Z">
              <w:rPr>
                <w:rFonts w:eastAsia="Times New Roman"/>
                <w:color w:val="000000" w:themeColor="text1"/>
                <w:lang w:val="en-US" w:eastAsia="es-MX"/>
              </w:rPr>
            </w:rPrChange>
          </w:rPr>
          <w:t xml:space="preserve">to undertake </w:t>
        </w:r>
      </w:ins>
      <w:ins w:id="243" w:author="SIA-India" w:date="2022-12-10T10:38:00Z">
        <w:r w:rsidRPr="004F2E45">
          <w:rPr>
            <w:rFonts w:eastAsia="Times New Roman"/>
            <w:color w:val="000000" w:themeColor="text1"/>
            <w:highlight w:val="cyan"/>
            <w:lang w:val="en-US" w:eastAsia="es-MX"/>
            <w:rPrChange w:id="244" w:author="SIA-India" w:date="2022-12-11T11:30:00Z">
              <w:rPr>
                <w:rFonts w:eastAsia="Times New Roman"/>
                <w:color w:val="000000" w:themeColor="text1"/>
                <w:lang w:val="en-US" w:eastAsia="es-MX"/>
              </w:rPr>
            </w:rPrChange>
          </w:rPr>
          <w:t xml:space="preserve">such </w:t>
        </w:r>
      </w:ins>
      <w:ins w:id="245" w:author="SIA-India" w:date="2022-12-10T10:37:00Z">
        <w:r w:rsidRPr="004F2E45">
          <w:rPr>
            <w:rFonts w:eastAsia="Times New Roman"/>
            <w:color w:val="000000" w:themeColor="text1"/>
            <w:highlight w:val="cyan"/>
            <w:lang w:val="en-US" w:eastAsia="es-MX"/>
            <w:rPrChange w:id="246" w:author="SIA-India" w:date="2022-12-11T11:30:00Z">
              <w:rPr>
                <w:rFonts w:eastAsia="Times New Roman"/>
                <w:color w:val="000000" w:themeColor="text1"/>
                <w:lang w:val="en-US" w:eastAsia="es-MX"/>
              </w:rPr>
            </w:rPrChange>
          </w:rPr>
          <w:t xml:space="preserve">connectivity assessment </w:t>
        </w:r>
      </w:ins>
      <w:ins w:id="247" w:author="SIA-India" w:date="2022-12-10T10:38:00Z">
        <w:r w:rsidRPr="004F2E45">
          <w:rPr>
            <w:rFonts w:eastAsia="Times New Roman"/>
            <w:color w:val="000000" w:themeColor="text1"/>
            <w:highlight w:val="cyan"/>
            <w:lang w:val="en-US" w:eastAsia="es-MX"/>
            <w:rPrChange w:id="248" w:author="SIA-India" w:date="2022-12-11T11:30:00Z">
              <w:rPr>
                <w:rFonts w:eastAsia="Times New Roman"/>
                <w:color w:val="000000" w:themeColor="text1"/>
                <w:lang w:val="en-US" w:eastAsia="es-MX"/>
              </w:rPr>
            </w:rPrChange>
          </w:rPr>
          <w:t xml:space="preserve">may be directly </w:t>
        </w:r>
      </w:ins>
      <w:ins w:id="249" w:author="SIA-India" w:date="2022-12-10T10:40:00Z">
        <w:r w:rsidRPr="004F2E45">
          <w:rPr>
            <w:rFonts w:eastAsia="Times New Roman"/>
            <w:color w:val="000000" w:themeColor="text1"/>
            <w:highlight w:val="cyan"/>
            <w:lang w:val="en-US" w:eastAsia="es-MX"/>
            <w:rPrChange w:id="250" w:author="SIA-India" w:date="2022-12-11T11:30:00Z">
              <w:rPr>
                <w:rFonts w:eastAsia="Times New Roman"/>
                <w:color w:val="000000" w:themeColor="text1"/>
                <w:lang w:val="en-US" w:eastAsia="es-MX"/>
              </w:rPr>
            </w:rPrChange>
          </w:rPr>
          <w:t xml:space="preserve">or indirectly </w:t>
        </w:r>
      </w:ins>
      <w:ins w:id="251" w:author="SIA-India" w:date="2022-12-10T10:39:00Z">
        <w:r w:rsidRPr="004F2E45">
          <w:rPr>
            <w:rFonts w:eastAsia="Times New Roman"/>
            <w:color w:val="000000" w:themeColor="text1"/>
            <w:highlight w:val="cyan"/>
            <w:lang w:val="en-US" w:eastAsia="es-MX"/>
            <w:rPrChange w:id="252" w:author="SIA-India" w:date="2022-12-11T11:30:00Z">
              <w:rPr>
                <w:rFonts w:eastAsia="Times New Roman"/>
                <w:color w:val="000000" w:themeColor="text1"/>
                <w:lang w:val="en-US" w:eastAsia="es-MX"/>
              </w:rPr>
            </w:rPrChange>
          </w:rPr>
          <w:t xml:space="preserve">concerned </w:t>
        </w:r>
      </w:ins>
      <w:ins w:id="253" w:author="SIA-India" w:date="2022-12-10T10:41:00Z">
        <w:r w:rsidRPr="004F2E45">
          <w:rPr>
            <w:rFonts w:eastAsia="Times New Roman"/>
            <w:color w:val="000000" w:themeColor="text1"/>
            <w:highlight w:val="cyan"/>
            <w:lang w:val="en-US" w:eastAsia="es-MX"/>
            <w:rPrChange w:id="254" w:author="SIA-India" w:date="2022-12-11T11:30:00Z">
              <w:rPr>
                <w:rFonts w:eastAsia="Times New Roman"/>
                <w:color w:val="000000" w:themeColor="text1"/>
                <w:lang w:val="en-US" w:eastAsia="es-MX"/>
              </w:rPr>
            </w:rPrChange>
          </w:rPr>
          <w:t xml:space="preserve">with the telecommunication services. It may be pertinent to mention that </w:t>
        </w:r>
      </w:ins>
      <w:del w:id="255" w:author="SIA-India" w:date="2022-12-09T21:32:00Z">
        <w:r w:rsidRPr="004F2E45" w:rsidDel="00B41B52">
          <w:rPr>
            <w:rFonts w:eastAsia="Times New Roman"/>
            <w:color w:val="000000" w:themeColor="text1"/>
            <w:highlight w:val="cyan"/>
            <w:lang w:val="en-US" w:eastAsia="es-MX"/>
            <w:rPrChange w:id="256" w:author="SIA-India" w:date="2022-12-11T11:30:00Z">
              <w:rPr>
                <w:rFonts w:eastAsia="Times New Roman"/>
                <w:color w:val="000000" w:themeColor="text1"/>
                <w:lang w:val="en-US" w:eastAsia="es-MX"/>
              </w:rPr>
            </w:rPrChange>
          </w:rPr>
          <w:delText xml:space="preserve">In </w:delText>
        </w:r>
      </w:del>
      <w:ins w:id="257" w:author="SIA-India" w:date="2022-12-09T21:32:00Z">
        <w:r w:rsidRPr="004F2E45">
          <w:rPr>
            <w:rFonts w:eastAsia="Times New Roman"/>
            <w:color w:val="000000" w:themeColor="text1"/>
            <w:highlight w:val="cyan"/>
            <w:lang w:val="en-US" w:eastAsia="es-MX"/>
            <w:rPrChange w:id="258" w:author="SIA-India" w:date="2022-12-11T11:30:00Z">
              <w:rPr>
                <w:rFonts w:eastAsia="Times New Roman"/>
                <w:color w:val="000000" w:themeColor="text1"/>
                <w:lang w:val="en-US" w:eastAsia="es-MX"/>
              </w:rPr>
            </w:rPrChange>
          </w:rPr>
          <w:t>T</w:t>
        </w:r>
      </w:ins>
      <w:del w:id="259" w:author="SIA-India" w:date="2022-12-09T21:32:00Z">
        <w:r w:rsidRPr="004F2E45" w:rsidDel="00B41B52">
          <w:rPr>
            <w:rFonts w:eastAsia="Times New Roman"/>
            <w:color w:val="000000" w:themeColor="text1"/>
            <w:highlight w:val="cyan"/>
            <w:lang w:val="en-US" w:eastAsia="es-MX"/>
            <w:rPrChange w:id="260" w:author="SIA-India" w:date="2022-12-11T11:30:00Z">
              <w:rPr>
                <w:rFonts w:eastAsia="Times New Roman"/>
                <w:color w:val="000000" w:themeColor="text1"/>
                <w:lang w:val="en-US" w:eastAsia="es-MX"/>
              </w:rPr>
            </w:rPrChange>
          </w:rPr>
          <w:delText>t</w:delText>
        </w:r>
      </w:del>
      <w:r w:rsidRPr="004F2E45">
        <w:rPr>
          <w:rFonts w:eastAsia="Times New Roman"/>
          <w:color w:val="000000" w:themeColor="text1"/>
          <w:highlight w:val="cyan"/>
          <w:lang w:val="en-US" w:eastAsia="es-MX"/>
          <w:rPrChange w:id="261" w:author="SIA-India" w:date="2022-12-11T11:30:00Z">
            <w:rPr>
              <w:rFonts w:eastAsia="Times New Roman"/>
              <w:color w:val="000000" w:themeColor="text1"/>
              <w:lang w:val="en-US" w:eastAsia="es-MX"/>
            </w:rPr>
          </w:rPrChange>
        </w:rPr>
        <w:t xml:space="preserve">he Global Connectivity Report 2022, (xxx) </w:t>
      </w:r>
      <w:del w:id="262" w:author="SIA-India" w:date="2022-12-09T21:32:00Z">
        <w:r w:rsidRPr="004F2E45" w:rsidDel="00B41B52">
          <w:rPr>
            <w:rFonts w:eastAsia="Times New Roman"/>
            <w:color w:val="000000" w:themeColor="text1"/>
            <w:highlight w:val="cyan"/>
            <w:lang w:val="en-US" w:eastAsia="es-MX"/>
            <w:rPrChange w:id="263" w:author="SIA-India" w:date="2022-12-11T11:30:00Z">
              <w:rPr>
                <w:rFonts w:eastAsia="Times New Roman"/>
                <w:color w:val="000000" w:themeColor="text1"/>
                <w:lang w:val="en-US" w:eastAsia="es-MX"/>
              </w:rPr>
            </w:rPrChange>
          </w:rPr>
          <w:delText xml:space="preserve">it is </w:delText>
        </w:r>
      </w:del>
      <w:r w:rsidRPr="004F2E45">
        <w:rPr>
          <w:rFonts w:eastAsia="Times New Roman"/>
          <w:color w:val="000000" w:themeColor="text1"/>
          <w:highlight w:val="cyan"/>
          <w:lang w:val="en-US" w:eastAsia="es-MX"/>
          <w:rPrChange w:id="264" w:author="SIA-India" w:date="2022-12-11T11:30:00Z">
            <w:rPr>
              <w:rFonts w:eastAsia="Times New Roman"/>
              <w:color w:val="000000" w:themeColor="text1"/>
              <w:lang w:val="en-US" w:eastAsia="es-MX"/>
            </w:rPr>
          </w:rPrChange>
        </w:rPr>
        <w:t>identifie</w:t>
      </w:r>
      <w:del w:id="265" w:author="SIA-India" w:date="2022-12-09T21:32:00Z">
        <w:r w:rsidRPr="004F2E45" w:rsidDel="00B41B52">
          <w:rPr>
            <w:rFonts w:eastAsia="Times New Roman"/>
            <w:color w:val="000000" w:themeColor="text1"/>
            <w:highlight w:val="cyan"/>
            <w:lang w:val="en-US" w:eastAsia="es-MX"/>
            <w:rPrChange w:id="266" w:author="SIA-India" w:date="2022-12-11T11:30:00Z">
              <w:rPr>
                <w:rFonts w:eastAsia="Times New Roman"/>
                <w:color w:val="000000" w:themeColor="text1"/>
                <w:lang w:val="en-US" w:eastAsia="es-MX"/>
              </w:rPr>
            </w:rPrChange>
          </w:rPr>
          <w:delText>d</w:delText>
        </w:r>
      </w:del>
      <w:ins w:id="267" w:author="SIA-India" w:date="2022-12-09T21:32:00Z">
        <w:r w:rsidRPr="004F2E45">
          <w:rPr>
            <w:rFonts w:eastAsia="Times New Roman"/>
            <w:color w:val="000000" w:themeColor="text1"/>
            <w:highlight w:val="cyan"/>
            <w:lang w:val="en-US" w:eastAsia="es-MX"/>
            <w:rPrChange w:id="268" w:author="SIA-India" w:date="2022-12-11T11:30:00Z">
              <w:rPr>
                <w:rFonts w:eastAsia="Times New Roman"/>
                <w:color w:val="000000" w:themeColor="text1"/>
                <w:lang w:val="en-US" w:eastAsia="es-MX"/>
              </w:rPr>
            </w:rPrChange>
          </w:rPr>
          <w:t>s</w:t>
        </w:r>
      </w:ins>
      <w:r w:rsidRPr="004F2E45">
        <w:rPr>
          <w:rFonts w:eastAsia="Times New Roman"/>
          <w:color w:val="000000" w:themeColor="text1"/>
          <w:highlight w:val="cyan"/>
          <w:lang w:val="en-US" w:eastAsia="es-MX"/>
          <w:rPrChange w:id="269" w:author="SIA-India" w:date="2022-12-11T11:30:00Z">
            <w:rPr>
              <w:rFonts w:eastAsia="Times New Roman"/>
              <w:color w:val="000000" w:themeColor="text1"/>
              <w:lang w:val="en-US" w:eastAsia="es-MX"/>
            </w:rPr>
          </w:rPrChange>
        </w:rPr>
        <w:t xml:space="preserve"> five enablers of connectivity or the meaningful dimensions of connectivity</w:t>
      </w:r>
      <w:del w:id="270" w:author="SIA-India" w:date="2022-12-09T21:32:00Z">
        <w:r w:rsidRPr="004F2E45" w:rsidDel="00B41B52">
          <w:rPr>
            <w:rFonts w:eastAsia="Times New Roman"/>
            <w:color w:val="000000" w:themeColor="text1"/>
            <w:highlight w:val="cyan"/>
            <w:lang w:val="en-US" w:eastAsia="es-MX"/>
            <w:rPrChange w:id="271" w:author="SIA-India" w:date="2022-12-11T11:30:00Z">
              <w:rPr>
                <w:rFonts w:eastAsia="Times New Roman"/>
                <w:color w:val="000000" w:themeColor="text1"/>
                <w:lang w:val="en-US" w:eastAsia="es-MX"/>
              </w:rPr>
            </w:rPrChange>
          </w:rPr>
          <w:delText xml:space="preserve"> that are</w:delText>
        </w:r>
      </w:del>
      <w:ins w:id="272" w:author="SIA-India" w:date="2022-12-09T21:32:00Z">
        <w:r w:rsidRPr="004F2E45">
          <w:rPr>
            <w:rFonts w:eastAsia="Times New Roman"/>
            <w:color w:val="000000" w:themeColor="text1"/>
            <w:highlight w:val="cyan"/>
            <w:lang w:val="en-US" w:eastAsia="es-MX"/>
            <w:rPrChange w:id="273" w:author="SIA-India" w:date="2022-12-11T11:30:00Z">
              <w:rPr>
                <w:rFonts w:eastAsia="Times New Roman"/>
                <w:color w:val="000000" w:themeColor="text1"/>
                <w:lang w:val="en-US" w:eastAsia="es-MX"/>
              </w:rPr>
            </w:rPrChange>
          </w:rPr>
          <w:t xml:space="preserve"> </w:t>
        </w:r>
      </w:ins>
      <w:del w:id="274" w:author="SIA-India" w:date="2022-12-09T21:33:00Z">
        <w:r w:rsidRPr="004F2E45" w:rsidDel="00B41B52">
          <w:rPr>
            <w:rFonts w:eastAsia="Times New Roman"/>
            <w:color w:val="000000" w:themeColor="text1"/>
            <w:highlight w:val="cyan"/>
            <w:lang w:val="en-US" w:eastAsia="es-MX"/>
            <w:rPrChange w:id="275" w:author="SIA-India" w:date="2022-12-11T11:30:00Z">
              <w:rPr>
                <w:rFonts w:eastAsia="Times New Roman"/>
                <w:color w:val="000000" w:themeColor="text1"/>
                <w:lang w:val="en-US" w:eastAsia="es-MX"/>
              </w:rPr>
            </w:rPrChange>
          </w:rPr>
          <w:delText xml:space="preserve">: </w:delText>
        </w:r>
      </w:del>
      <w:ins w:id="276" w:author="SIA-India" w:date="2022-12-09T21:33:00Z">
        <w:r w:rsidRPr="004F2E45">
          <w:rPr>
            <w:rFonts w:eastAsia="Times New Roman"/>
            <w:color w:val="000000" w:themeColor="text1"/>
            <w:highlight w:val="cyan"/>
            <w:lang w:val="en-US" w:eastAsia="es-MX"/>
            <w:rPrChange w:id="277" w:author="SIA-India" w:date="2022-12-11T11:30:00Z">
              <w:rPr>
                <w:rFonts w:eastAsia="Times New Roman"/>
                <w:color w:val="000000" w:themeColor="text1"/>
                <w:lang w:val="en-US" w:eastAsia="es-MX"/>
              </w:rPr>
            </w:rPrChange>
          </w:rPr>
          <w:t xml:space="preserve">as </w:t>
        </w:r>
      </w:ins>
      <w:r w:rsidRPr="004F2E45">
        <w:rPr>
          <w:rFonts w:eastAsia="Times New Roman"/>
          <w:color w:val="000000" w:themeColor="text1"/>
          <w:highlight w:val="cyan"/>
          <w:lang w:val="en-US" w:eastAsia="es-MX"/>
          <w:rPrChange w:id="278" w:author="SIA-India" w:date="2022-12-11T11:30:00Z">
            <w:rPr>
              <w:rFonts w:eastAsia="Times New Roman"/>
              <w:color w:val="000000" w:themeColor="text1"/>
              <w:lang w:val="en-US" w:eastAsia="es-MX"/>
            </w:rPr>
          </w:rPrChange>
        </w:rPr>
        <w:t>infrastructure, device, affordability, skills, and safety and security. Some of the</w:t>
      </w:r>
      <w:del w:id="279" w:author="SIA-India" w:date="2022-12-10T10:42:00Z">
        <w:r w:rsidRPr="004F2E45" w:rsidDel="00F63685">
          <w:rPr>
            <w:rFonts w:eastAsia="Times New Roman"/>
            <w:color w:val="000000" w:themeColor="text1"/>
            <w:highlight w:val="cyan"/>
            <w:lang w:val="en-US" w:eastAsia="es-MX"/>
            <w:rPrChange w:id="280" w:author="SIA-India" w:date="2022-12-11T11:30:00Z">
              <w:rPr>
                <w:rFonts w:eastAsia="Times New Roman"/>
                <w:color w:val="000000" w:themeColor="text1"/>
                <w:lang w:val="en-US" w:eastAsia="es-MX"/>
              </w:rPr>
            </w:rPrChange>
          </w:rPr>
          <w:delText>m</w:delText>
        </w:r>
      </w:del>
      <w:ins w:id="281" w:author="SIA-India" w:date="2022-12-10T10:42:00Z">
        <w:r w:rsidRPr="004F2E45">
          <w:rPr>
            <w:rFonts w:eastAsia="Times New Roman"/>
            <w:color w:val="000000" w:themeColor="text1"/>
            <w:highlight w:val="cyan"/>
            <w:lang w:val="en-US" w:eastAsia="es-MX"/>
            <w:rPrChange w:id="282" w:author="SIA-India" w:date="2022-12-11T11:30:00Z">
              <w:rPr>
                <w:rFonts w:eastAsia="Times New Roman"/>
                <w:color w:val="000000" w:themeColor="text1"/>
                <w:lang w:val="en-US" w:eastAsia="es-MX"/>
              </w:rPr>
            </w:rPrChange>
          </w:rPr>
          <w:t xml:space="preserve"> enablers</w:t>
        </w:r>
      </w:ins>
      <w:ins w:id="283" w:author="SIA-India" w:date="2022-12-10T10:43:00Z">
        <w:r w:rsidRPr="004F2E45">
          <w:rPr>
            <w:rFonts w:eastAsia="Times New Roman"/>
            <w:color w:val="000000" w:themeColor="text1"/>
            <w:highlight w:val="cyan"/>
            <w:lang w:val="en-US" w:eastAsia="es-MX"/>
            <w:rPrChange w:id="284" w:author="SIA-India" w:date="2022-12-11T11:30:00Z">
              <w:rPr>
                <w:rFonts w:eastAsia="Times New Roman"/>
                <w:color w:val="000000" w:themeColor="text1"/>
                <w:lang w:val="en-US" w:eastAsia="es-MX"/>
              </w:rPr>
            </w:rPrChange>
          </w:rPr>
          <w:t xml:space="preserve"> may apparently </w:t>
        </w:r>
      </w:ins>
      <w:ins w:id="285" w:author="SIA-India" w:date="2022-12-10T10:45:00Z">
        <w:r w:rsidRPr="004F2E45">
          <w:rPr>
            <w:rFonts w:eastAsia="Times New Roman"/>
            <w:color w:val="000000" w:themeColor="text1"/>
            <w:highlight w:val="cyan"/>
            <w:lang w:val="en-US" w:eastAsia="es-MX"/>
            <w:rPrChange w:id="286" w:author="SIA-India" w:date="2022-12-11T11:30:00Z">
              <w:rPr>
                <w:rFonts w:eastAsia="Times New Roman"/>
                <w:color w:val="000000" w:themeColor="text1"/>
                <w:lang w:val="en-US" w:eastAsia="es-MX"/>
              </w:rPr>
            </w:rPrChange>
          </w:rPr>
          <w:t>appear</w:t>
        </w:r>
      </w:ins>
      <w:ins w:id="287" w:author="SIA-India" w:date="2022-12-10T10:43:00Z">
        <w:r w:rsidRPr="004F2E45">
          <w:rPr>
            <w:rFonts w:eastAsia="Times New Roman"/>
            <w:color w:val="000000" w:themeColor="text1"/>
            <w:highlight w:val="cyan"/>
            <w:lang w:val="en-US" w:eastAsia="es-MX"/>
            <w:rPrChange w:id="288" w:author="SIA-India" w:date="2022-12-11T11:30:00Z">
              <w:rPr>
                <w:rFonts w:eastAsia="Times New Roman"/>
                <w:color w:val="000000" w:themeColor="text1"/>
                <w:lang w:val="en-US" w:eastAsia="es-MX"/>
              </w:rPr>
            </w:rPrChange>
          </w:rPr>
          <w:t xml:space="preserve"> as not </w:t>
        </w:r>
      </w:ins>
      <w:ins w:id="289" w:author="SIA-India" w:date="2022-12-10T10:45:00Z">
        <w:r w:rsidRPr="004F2E45">
          <w:rPr>
            <w:rFonts w:eastAsia="Times New Roman"/>
            <w:color w:val="000000" w:themeColor="text1"/>
            <w:highlight w:val="cyan"/>
            <w:lang w:val="en-US" w:eastAsia="es-MX"/>
            <w:rPrChange w:id="290" w:author="SIA-India" w:date="2022-12-11T11:30:00Z">
              <w:rPr>
                <w:rFonts w:eastAsia="Times New Roman"/>
                <w:color w:val="000000" w:themeColor="text1"/>
                <w:lang w:val="en-US" w:eastAsia="es-MX"/>
              </w:rPr>
            </w:rPrChange>
          </w:rPr>
          <w:lastRenderedPageBreak/>
          <w:t xml:space="preserve">directly linked </w:t>
        </w:r>
      </w:ins>
      <w:ins w:id="291" w:author="SIA-India" w:date="2022-12-10T10:44:00Z">
        <w:r w:rsidRPr="004F2E45">
          <w:rPr>
            <w:rFonts w:eastAsia="Times New Roman"/>
            <w:color w:val="000000" w:themeColor="text1"/>
            <w:highlight w:val="cyan"/>
            <w:lang w:val="en-US" w:eastAsia="es-MX"/>
            <w:rPrChange w:id="292" w:author="SIA-India" w:date="2022-12-11T11:30:00Z">
              <w:rPr>
                <w:rFonts w:eastAsia="Times New Roman"/>
                <w:color w:val="000000" w:themeColor="text1"/>
                <w:lang w:val="en-US" w:eastAsia="es-MX"/>
              </w:rPr>
            </w:rPrChange>
          </w:rPr>
          <w:t xml:space="preserve">to </w:t>
        </w:r>
      </w:ins>
      <w:del w:id="293" w:author="SIA-India" w:date="2022-12-10T10:44:00Z">
        <w:r w:rsidRPr="004F2E45" w:rsidDel="00F63685">
          <w:rPr>
            <w:rFonts w:eastAsia="Times New Roman"/>
            <w:color w:val="000000" w:themeColor="text1"/>
            <w:highlight w:val="cyan"/>
            <w:lang w:val="en-US" w:eastAsia="es-MX"/>
            <w:rPrChange w:id="294" w:author="SIA-India" w:date="2022-12-11T11:30:00Z">
              <w:rPr>
                <w:rFonts w:eastAsia="Times New Roman"/>
                <w:color w:val="000000" w:themeColor="text1"/>
                <w:lang w:val="en-US" w:eastAsia="es-MX"/>
              </w:rPr>
            </w:rPrChange>
          </w:rPr>
          <w:delText xml:space="preserve"> are not precisely</w:delText>
        </w:r>
      </w:del>
      <w:r w:rsidRPr="004F2E45">
        <w:rPr>
          <w:rFonts w:eastAsia="Times New Roman"/>
          <w:color w:val="000000" w:themeColor="text1"/>
          <w:highlight w:val="cyan"/>
          <w:lang w:val="en-US" w:eastAsia="es-MX"/>
          <w:rPrChange w:id="295" w:author="SIA-India" w:date="2022-12-11T11:30:00Z">
            <w:rPr>
              <w:rFonts w:eastAsia="Times New Roman"/>
              <w:color w:val="000000" w:themeColor="text1"/>
              <w:lang w:val="en-US" w:eastAsia="es-MX"/>
            </w:rPr>
          </w:rPrChange>
        </w:rPr>
        <w:t xml:space="preserve"> telecommunication variables but </w:t>
      </w:r>
      <w:del w:id="296" w:author="SIA-India" w:date="2022-12-10T10:46:00Z">
        <w:r w:rsidRPr="004F2E45" w:rsidDel="00F63685">
          <w:rPr>
            <w:rFonts w:eastAsia="Times New Roman"/>
            <w:color w:val="000000" w:themeColor="text1"/>
            <w:highlight w:val="cyan"/>
            <w:lang w:val="en-US" w:eastAsia="es-MX"/>
            <w:rPrChange w:id="297" w:author="SIA-India" w:date="2022-12-11T11:30:00Z">
              <w:rPr>
                <w:rFonts w:eastAsia="Times New Roman"/>
                <w:color w:val="000000" w:themeColor="text1"/>
                <w:lang w:val="en-US" w:eastAsia="es-MX"/>
              </w:rPr>
            </w:rPrChange>
          </w:rPr>
          <w:delText>have an impact</w:delText>
        </w:r>
      </w:del>
      <w:ins w:id="298" w:author="SIA-India" w:date="2022-12-10T10:46:00Z">
        <w:r w:rsidRPr="004F2E45">
          <w:rPr>
            <w:rFonts w:eastAsia="Times New Roman"/>
            <w:color w:val="000000" w:themeColor="text1"/>
            <w:highlight w:val="cyan"/>
            <w:lang w:val="en-US" w:eastAsia="es-MX"/>
            <w:rPrChange w:id="299" w:author="SIA-India" w:date="2022-12-11T11:30:00Z">
              <w:rPr>
                <w:rFonts w:eastAsia="Times New Roman"/>
                <w:color w:val="000000" w:themeColor="text1"/>
                <w:lang w:val="en-US" w:eastAsia="es-MX"/>
              </w:rPr>
            </w:rPrChange>
          </w:rPr>
          <w:t xml:space="preserve">their impact </w:t>
        </w:r>
      </w:ins>
      <w:ins w:id="300" w:author="SIA-India" w:date="2022-12-10T10:47:00Z">
        <w:r w:rsidRPr="004F2E45">
          <w:rPr>
            <w:rFonts w:eastAsia="Times New Roman"/>
            <w:color w:val="000000" w:themeColor="text1"/>
            <w:highlight w:val="cyan"/>
            <w:lang w:val="en-US" w:eastAsia="es-MX"/>
            <w:rPrChange w:id="301" w:author="SIA-India" w:date="2022-12-11T11:30:00Z">
              <w:rPr>
                <w:rFonts w:eastAsia="Times New Roman"/>
                <w:color w:val="000000" w:themeColor="text1"/>
                <w:lang w:val="en-US" w:eastAsia="es-MX"/>
              </w:rPr>
            </w:rPrChange>
          </w:rPr>
          <w:t xml:space="preserve">to assess the </w:t>
        </w:r>
      </w:ins>
      <w:del w:id="302" w:author="SIA-India" w:date="2022-12-10T10:47:00Z">
        <w:r w:rsidRPr="004F2E45" w:rsidDel="00F63685">
          <w:rPr>
            <w:rFonts w:eastAsia="Times New Roman"/>
            <w:color w:val="000000" w:themeColor="text1"/>
            <w:highlight w:val="cyan"/>
            <w:lang w:val="en-US" w:eastAsia="es-MX"/>
            <w:rPrChange w:id="303" w:author="SIA-India" w:date="2022-12-11T11:30:00Z">
              <w:rPr>
                <w:rFonts w:eastAsia="Times New Roman"/>
                <w:color w:val="000000" w:themeColor="text1"/>
                <w:lang w:val="en-US" w:eastAsia="es-MX"/>
              </w:rPr>
            </w:rPrChange>
          </w:rPr>
          <w:delText xml:space="preserve"> in the level of</w:delText>
        </w:r>
      </w:del>
      <w:r w:rsidRPr="004F2E45">
        <w:rPr>
          <w:rFonts w:eastAsia="Times New Roman"/>
          <w:color w:val="000000" w:themeColor="text1"/>
          <w:highlight w:val="cyan"/>
          <w:lang w:val="en-US" w:eastAsia="es-MX"/>
          <w:rPrChange w:id="304" w:author="SIA-India" w:date="2022-12-11T11:30:00Z">
            <w:rPr>
              <w:rFonts w:eastAsia="Times New Roman"/>
              <w:color w:val="000000" w:themeColor="text1"/>
              <w:lang w:val="en-US" w:eastAsia="es-MX"/>
            </w:rPr>
          </w:rPrChange>
        </w:rPr>
        <w:t xml:space="preserve"> connectivity</w:t>
      </w:r>
      <w:ins w:id="305" w:author="SIA-India" w:date="2022-12-10T10:47:00Z">
        <w:r w:rsidRPr="004F2E45">
          <w:rPr>
            <w:rFonts w:eastAsia="Times New Roman"/>
            <w:color w:val="000000" w:themeColor="text1"/>
            <w:highlight w:val="cyan"/>
            <w:lang w:val="en-US" w:eastAsia="es-MX"/>
            <w:rPrChange w:id="306" w:author="SIA-India" w:date="2022-12-11T11:30:00Z">
              <w:rPr>
                <w:rFonts w:eastAsia="Times New Roman"/>
                <w:color w:val="000000" w:themeColor="text1"/>
                <w:lang w:val="en-US" w:eastAsia="es-MX"/>
              </w:rPr>
            </w:rPrChange>
          </w:rPr>
          <w:t xml:space="preserve"> needs can never be ignored</w:t>
        </w:r>
      </w:ins>
      <w:r w:rsidRPr="602F7407">
        <w:rPr>
          <w:rFonts w:eastAsia="Times New Roman"/>
          <w:color w:val="000000" w:themeColor="text1"/>
          <w:lang w:val="en-US" w:eastAsia="es-MX"/>
        </w:rPr>
        <w:t xml:space="preserve">. </w:t>
      </w:r>
      <w:del w:id="307" w:author="SIA-India" w:date="2022-12-10T10:48:00Z">
        <w:r w:rsidRPr="602F7407" w:rsidDel="00F63685">
          <w:rPr>
            <w:rFonts w:eastAsia="Times New Roman"/>
            <w:color w:val="000000" w:themeColor="text1"/>
            <w:lang w:val="en-US" w:eastAsia="es-MX"/>
          </w:rPr>
          <w:delText>As it was mentioned before, the connectivity must be seen in a holistic way through different perspectives of sources of information that become relevant in this kind of analysis.</w:delText>
        </w:r>
      </w:del>
    </w:p>
    <w:p w14:paraId="4168D7CC" w14:textId="1CFFC03F" w:rsidR="00420AC8" w:rsidRPr="00970911" w:rsidRDefault="00420AC8" w:rsidP="00970911">
      <w:pPr>
        <w:textAlignment w:val="baseline"/>
        <w:rPr>
          <w:rFonts w:eastAsia="Times New Roman"/>
          <w:color w:val="000000" w:themeColor="text1"/>
          <w:lang w:val="en-US" w:eastAsia="es-MX"/>
        </w:rPr>
      </w:pPr>
    </w:p>
    <w:p w14:paraId="6E2B957B" w14:textId="10087DBA" w:rsidR="00CD3092" w:rsidRPr="004055A9" w:rsidRDefault="2C871AB2">
      <w:pPr>
        <w:pStyle w:val="ListParagraph"/>
        <w:numPr>
          <w:ilvl w:val="0"/>
          <w:numId w:val="20"/>
        </w:numPr>
        <w:textAlignment w:val="baseline"/>
        <w:rPr>
          <w:rFonts w:eastAsia="Times New Roman"/>
          <w:color w:val="000000" w:themeColor="text1"/>
          <w:lang w:val="en-US" w:eastAsia="es-MX"/>
        </w:rPr>
      </w:pPr>
      <w:r w:rsidRPr="2C871AB2">
        <w:rPr>
          <w:rFonts w:eastAsia="Times New Roman"/>
          <w:color w:val="000000" w:themeColor="text1"/>
          <w:lang w:val="en-US" w:eastAsia="es-MX"/>
        </w:rPr>
        <w:t>Data should be representative of the investigated geographical area</w:t>
      </w:r>
    </w:p>
    <w:p w14:paraId="464D3849" w14:textId="6E5A6513" w:rsidR="67208F9E" w:rsidRDefault="67208F9E" w:rsidP="00677744">
      <w:pPr>
        <w:jc w:val="both"/>
        <w:rPr>
          <w:rFonts w:eastAsia="Times New Roman"/>
          <w:lang w:val="en-US"/>
        </w:rPr>
      </w:pPr>
      <w:r w:rsidRPr="00677744">
        <w:rPr>
          <w:rFonts w:eastAsia="Times New Roman"/>
          <w:highlight w:val="yellow"/>
        </w:rPr>
        <w:t>Editor’s note:</w:t>
      </w:r>
      <w:r w:rsidRPr="00677744">
        <w:rPr>
          <w:rFonts w:eastAsia="Times New Roman"/>
        </w:rPr>
        <w:t xml:space="preserve"> This section should include guidance on sample representation, trade-offs, parameters to be considered when evaluating a geographic area</w:t>
      </w:r>
    </w:p>
    <w:p w14:paraId="192BCAEF" w14:textId="5C0263BA" w:rsidR="00A63945" w:rsidRDefault="2C871AB2" w:rsidP="67208F9E">
      <w:pPr>
        <w:jc w:val="both"/>
        <w:textAlignment w:val="baseline"/>
        <w:rPr>
          <w:rFonts w:eastAsia="Times New Roman"/>
          <w:lang w:val="en-US"/>
        </w:rPr>
      </w:pPr>
      <w:r w:rsidRPr="2C871AB2">
        <w:rPr>
          <w:rFonts w:eastAsia="Times New Roman"/>
          <w:color w:val="000000" w:themeColor="text1"/>
          <w:lang w:val="en-US" w:eastAsia="es-MX"/>
        </w:rPr>
        <w:t xml:space="preserve">In order to have </w:t>
      </w:r>
      <w:r w:rsidRPr="2C871AB2">
        <w:rPr>
          <w:rFonts w:eastAsia="Times New Roman"/>
          <w:color w:val="000000" w:themeColor="text1"/>
          <w:lang w:val="en-US"/>
        </w:rPr>
        <w:t xml:space="preserve"> information on the</w:t>
      </w:r>
      <w:r w:rsidRPr="2C871AB2">
        <w:rPr>
          <w:rFonts w:eastAsia="Times New Roman"/>
          <w:color w:val="000000" w:themeColor="text1"/>
          <w:lang w:val="en-US" w:eastAsia="es-MX"/>
        </w:rPr>
        <w:t xml:space="preserve"> connectivity </w:t>
      </w:r>
      <w:r w:rsidRPr="2C871AB2">
        <w:rPr>
          <w:rFonts w:eastAsia="Times New Roman"/>
          <w:color w:val="000000" w:themeColor="text1"/>
          <w:lang w:val="en-US"/>
        </w:rPr>
        <w:t xml:space="preserve">status </w:t>
      </w:r>
      <w:r w:rsidRPr="2C871AB2">
        <w:rPr>
          <w:rFonts w:eastAsia="Times New Roman"/>
          <w:color w:val="000000" w:themeColor="text1"/>
          <w:lang w:val="en-US" w:eastAsia="es-MX"/>
        </w:rPr>
        <w:t xml:space="preserve">that will be comparable </w:t>
      </w:r>
      <w:r w:rsidRPr="2C871AB2">
        <w:rPr>
          <w:rFonts w:eastAsia="Times New Roman"/>
          <w:color w:val="000000" w:themeColor="text1"/>
          <w:lang w:val="en-US"/>
        </w:rPr>
        <w:t xml:space="preserve">across </w:t>
      </w:r>
      <w:r w:rsidRPr="2C871AB2">
        <w:rPr>
          <w:rFonts w:eastAsia="Times New Roman"/>
          <w:color w:val="000000" w:themeColor="text1"/>
          <w:lang w:val="en-US" w:eastAsia="es-MX"/>
        </w:rPr>
        <w:t xml:space="preserve">the studied geographical areas, it is </w:t>
      </w:r>
      <w:r w:rsidRPr="2C871AB2">
        <w:rPr>
          <w:rFonts w:eastAsia="Times New Roman"/>
          <w:color w:val="000000" w:themeColor="text1"/>
          <w:lang w:val="en-US"/>
        </w:rPr>
        <w:t xml:space="preserve">important that </w:t>
      </w:r>
      <w:r w:rsidRPr="2C871AB2">
        <w:rPr>
          <w:rFonts w:eastAsia="Times New Roman"/>
          <w:color w:val="000000" w:themeColor="text1"/>
          <w:lang w:val="en-US" w:eastAsia="es-MX"/>
        </w:rPr>
        <w:t>all sources of information have the same representation in the whole area. Representativeness is not about the number of data from each source of information but the presence of each source of information in the same geographical area</w:t>
      </w:r>
      <w:r w:rsidRPr="2C871AB2">
        <w:rPr>
          <w:rFonts w:eastAsia="Times New Roman"/>
          <w:color w:val="000000" w:themeColor="text1"/>
          <w:lang w:val="en-US"/>
        </w:rPr>
        <w:t>, for example, if the connectivity assessment is going to be performed at a municipality level, then all sources of information should have that level of granularity</w:t>
      </w:r>
      <w:r w:rsidRPr="2C871AB2">
        <w:rPr>
          <w:rFonts w:eastAsia="Times New Roman"/>
          <w:color w:val="000000" w:themeColor="text1"/>
          <w:lang w:val="en-US" w:eastAsia="es-MX"/>
        </w:rPr>
        <w:t xml:space="preserve">. The geographical </w:t>
      </w:r>
      <w:r w:rsidRPr="2C871AB2">
        <w:rPr>
          <w:rFonts w:eastAsia="Times New Roman"/>
          <w:color w:val="000000" w:themeColor="text1"/>
          <w:lang w:val="en-US"/>
        </w:rPr>
        <w:t xml:space="preserve">level to be </w:t>
      </w:r>
      <w:r w:rsidRPr="2C871AB2">
        <w:rPr>
          <w:rFonts w:eastAsia="Times New Roman"/>
          <w:color w:val="000000" w:themeColor="text1"/>
          <w:lang w:val="en-US" w:eastAsia="es-MX"/>
        </w:rPr>
        <w:t xml:space="preserve">studied could depend on the </w:t>
      </w:r>
      <w:r w:rsidRPr="2C871AB2">
        <w:rPr>
          <w:rFonts w:eastAsia="Times New Roman"/>
          <w:color w:val="000000" w:themeColor="text1"/>
          <w:lang w:val="en-US"/>
        </w:rPr>
        <w:t xml:space="preserve"> objective of</w:t>
      </w:r>
      <w:r w:rsidRPr="2C871AB2">
        <w:rPr>
          <w:rFonts w:eastAsia="Times New Roman"/>
          <w:color w:val="000000" w:themeColor="text1"/>
          <w:lang w:val="en-US" w:eastAsia="es-MX"/>
        </w:rPr>
        <w:t xml:space="preserve"> the analysis </w:t>
      </w:r>
      <w:r w:rsidRPr="2C871AB2">
        <w:rPr>
          <w:rFonts w:eastAsia="Times New Roman"/>
          <w:color w:val="000000" w:themeColor="text1"/>
          <w:lang w:val="en-US"/>
        </w:rPr>
        <w:t xml:space="preserve">and who is carrying it out </w:t>
      </w:r>
      <w:r w:rsidRPr="2C871AB2">
        <w:rPr>
          <w:rFonts w:eastAsia="Times New Roman"/>
          <w:color w:val="000000" w:themeColor="text1"/>
          <w:lang w:val="en-US" w:eastAsia="es-MX"/>
        </w:rPr>
        <w:t>(</w:t>
      </w:r>
      <w:r w:rsidRPr="2C871AB2">
        <w:rPr>
          <w:color w:val="000000" w:themeColor="text1"/>
        </w:rPr>
        <w:t>regulators, government entities, operators, others</w:t>
      </w:r>
      <w:r w:rsidRPr="2C871AB2">
        <w:rPr>
          <w:rFonts w:eastAsia="Times New Roman"/>
          <w:color w:val="000000" w:themeColor="text1"/>
          <w:lang w:val="en-US" w:eastAsia="es-MX"/>
        </w:rPr>
        <w:t xml:space="preserve">); hence geographical areas could vary such a little town, a suburban area, a region or a country. </w:t>
      </w:r>
      <w:r w:rsidRPr="2C871AB2">
        <w:rPr>
          <w:rFonts w:eastAsia="Times New Roman"/>
          <w:color w:val="000000" w:themeColor="text1"/>
          <w:lang w:val="en-US"/>
        </w:rPr>
        <w:t>It should also be taken into account that there are statistical techniques to account for under or overrepresentation of the samples available, for example, data imputation techniques can be used to increase the number of samples in some areas or sampling techniques can also be applied to avoid overrepresenting certain areas.</w:t>
      </w:r>
    </w:p>
    <w:p w14:paraId="1B2FDF04" w14:textId="77777777" w:rsidR="00251D75" w:rsidRDefault="00251D75" w:rsidP="00443308">
      <w:pPr>
        <w:textAlignment w:val="baseline"/>
        <w:rPr>
          <w:rFonts w:eastAsia="Times New Roman"/>
          <w:highlight w:val="yellow"/>
          <w:lang w:val="en-US" w:eastAsia="es-MX"/>
        </w:rPr>
      </w:pPr>
    </w:p>
    <w:p w14:paraId="1105844C" w14:textId="57ACD73E" w:rsidR="00251D75" w:rsidRDefault="00251D75" w:rsidP="00443308">
      <w:pPr>
        <w:textAlignment w:val="baseline"/>
        <w:rPr>
          <w:rFonts w:eastAsia="Times New Roman"/>
          <w:color w:val="000000" w:themeColor="text1"/>
          <w:lang w:val="en-US" w:eastAsia="es-MX"/>
        </w:rPr>
      </w:pPr>
    </w:p>
    <w:p w14:paraId="1CCA54B8" w14:textId="77777777" w:rsidR="00251D75" w:rsidRPr="00443308" w:rsidRDefault="00251D75" w:rsidP="00443308">
      <w:pPr>
        <w:textAlignment w:val="baseline"/>
        <w:rPr>
          <w:rFonts w:eastAsia="Times New Roman"/>
          <w:color w:val="000000" w:themeColor="text1"/>
          <w:lang w:val="en-US" w:eastAsia="es-MX"/>
        </w:rPr>
      </w:pPr>
    </w:p>
    <w:p w14:paraId="1C927DAF" w14:textId="77777777" w:rsidR="00CD3092" w:rsidRPr="004055A9" w:rsidRDefault="00CD3092">
      <w:pPr>
        <w:pStyle w:val="ListParagraph"/>
        <w:numPr>
          <w:ilvl w:val="0"/>
          <w:numId w:val="20"/>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 xml:space="preserve">should be </w:t>
      </w:r>
      <w:r w:rsidR="00F47A7A" w:rsidRPr="004055A9">
        <w:rPr>
          <w:rFonts w:eastAsia="Times New Roman"/>
          <w:color w:val="000000" w:themeColor="text1"/>
          <w:lang w:val="en-US" w:eastAsia="es-MX"/>
        </w:rPr>
        <w:t>obtained from official</w:t>
      </w:r>
      <w:r w:rsidR="002B3E66" w:rsidRPr="004055A9">
        <w:rPr>
          <w:rFonts w:eastAsia="Times New Roman"/>
          <w:color w:val="000000" w:themeColor="text1"/>
          <w:lang w:val="en-US" w:eastAsia="es-MX"/>
        </w:rPr>
        <w:t>/collaborative</w:t>
      </w:r>
      <w:r w:rsidR="00F47A7A" w:rsidRPr="004055A9">
        <w:rPr>
          <w:rFonts w:eastAsia="Times New Roman"/>
          <w:color w:val="000000" w:themeColor="text1"/>
          <w:lang w:val="en-US" w:eastAsia="es-MX"/>
        </w:rPr>
        <w:t xml:space="preserve"> </w:t>
      </w:r>
      <w:r w:rsidR="002B3E66" w:rsidRPr="004055A9">
        <w:rPr>
          <w:rFonts w:eastAsia="Times New Roman"/>
          <w:color w:val="000000" w:themeColor="text1"/>
          <w:lang w:val="en-US" w:eastAsia="es-MX"/>
        </w:rPr>
        <w:t>initiatives</w:t>
      </w:r>
      <w:r w:rsidR="00F47A7A" w:rsidRPr="004055A9">
        <w:rPr>
          <w:rFonts w:eastAsia="Times New Roman"/>
          <w:color w:val="000000" w:themeColor="text1"/>
          <w:lang w:val="en-US" w:eastAsia="es-MX"/>
        </w:rPr>
        <w:t>.</w:t>
      </w:r>
    </w:p>
    <w:p w14:paraId="3AEC75D2" w14:textId="0AD2A3CD" w:rsidR="00B96B31" w:rsidRPr="004055A9" w:rsidRDefault="568F37CE" w:rsidP="00F2298A">
      <w:pPr>
        <w:jc w:val="both"/>
        <w:textAlignment w:val="baseline"/>
        <w:rPr>
          <w:rFonts w:eastAsia="Times New Roman"/>
          <w:color w:val="000000" w:themeColor="text1"/>
          <w:lang w:val="en-US" w:eastAsia="es-MX"/>
        </w:rPr>
      </w:pPr>
      <w:r w:rsidRPr="568F37CE">
        <w:rPr>
          <w:rFonts w:eastAsia="Times New Roman"/>
          <w:color w:val="000000" w:themeColor="text1"/>
          <w:lang w:val="en-US" w:eastAsia="es-MX"/>
        </w:rPr>
        <w:t>The composite index to reflect the connectivity will be as accurate as sources of information from which it was obtained. Official or collaborative initiatives said to have high accuracy and wider acceptability. Access to official information such as of central government departments or public bodies can improve confidence of the result obtained due to data source authenticity. Same way, source of information from collaborative initiatives, such as crowdsourcing data or data from any type of surveys, will have a big impact in the result obtained thanks to the number of information gathered but also due to the quality of information collected.</w:t>
      </w:r>
    </w:p>
    <w:p w14:paraId="1C70CB90" w14:textId="77777777" w:rsidR="0065073D" w:rsidRPr="004055A9" w:rsidRDefault="0065073D" w:rsidP="004055A9">
      <w:pPr>
        <w:textAlignment w:val="baseline"/>
        <w:rPr>
          <w:rFonts w:eastAsia="Times New Roman"/>
          <w:color w:val="000000" w:themeColor="text1"/>
          <w:lang w:val="en-US" w:eastAsia="es-MX"/>
        </w:rPr>
      </w:pPr>
    </w:p>
    <w:p w14:paraId="2E3E17B9" w14:textId="0A119F0D" w:rsidR="00F47A7A" w:rsidRPr="004055A9" w:rsidRDefault="00F47A7A">
      <w:pPr>
        <w:pStyle w:val="ListParagraph"/>
        <w:numPr>
          <w:ilvl w:val="0"/>
          <w:numId w:val="20"/>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should be</w:t>
      </w:r>
      <w:r w:rsidRPr="004055A9">
        <w:rPr>
          <w:rFonts w:eastAsia="Times New Roman"/>
          <w:color w:val="000000" w:themeColor="text1"/>
          <w:lang w:val="en-US" w:eastAsia="es-MX"/>
        </w:rPr>
        <w:t xml:space="preserve"> obtained periodically</w:t>
      </w:r>
    </w:p>
    <w:p w14:paraId="1F20E7D4" w14:textId="2BC2AFDB" w:rsidR="00420AC8" w:rsidRPr="004055A9" w:rsidRDefault="2C871AB2" w:rsidP="004055A9">
      <w:pPr>
        <w:jc w:val="both"/>
        <w:textAlignment w:val="baseline"/>
        <w:rPr>
          <w:rFonts w:eastAsia="Times New Roman"/>
          <w:color w:val="000000" w:themeColor="text1"/>
          <w:lang w:val="en-US" w:eastAsia="es-MX"/>
        </w:rPr>
      </w:pPr>
      <w:r w:rsidRPr="2C871AB2">
        <w:rPr>
          <w:rFonts w:eastAsia="Times New Roman"/>
          <w:color w:val="000000" w:themeColor="text1"/>
          <w:lang w:val="en-US" w:eastAsia="es-MX"/>
        </w:rPr>
        <w:t>Data analysis to assess connectivity is not a simple task and shouldn’t be performed only once. It needs to be performed periodically. Therefore, data should be followed weekly, monthly or whatever the best frequency is for the intended target. Furthermore, data obtained periodically can be used to build a historical raw database that will allow to look at the evolution of the levels of connectivity through this composite index.</w:t>
      </w:r>
    </w:p>
    <w:p w14:paraId="4C6A7EC4" w14:textId="77777777" w:rsidR="007C3338" w:rsidRPr="004055A9" w:rsidRDefault="007C3338" w:rsidP="004055A9">
      <w:pPr>
        <w:textAlignment w:val="baseline"/>
        <w:rPr>
          <w:rFonts w:eastAsia="Times New Roman"/>
          <w:color w:val="000000" w:themeColor="text1"/>
          <w:lang w:val="en-US" w:eastAsia="es-MX"/>
        </w:rPr>
      </w:pPr>
    </w:p>
    <w:p w14:paraId="0B8AE1E3" w14:textId="77777777" w:rsidR="002F4FC5" w:rsidRPr="004055A9" w:rsidRDefault="568F37CE">
      <w:pPr>
        <w:pStyle w:val="ListParagraph"/>
        <w:numPr>
          <w:ilvl w:val="0"/>
          <w:numId w:val="20"/>
        </w:numPr>
        <w:textAlignment w:val="baseline"/>
        <w:rPr>
          <w:rFonts w:eastAsia="Times New Roman"/>
          <w:color w:val="000000" w:themeColor="text1"/>
          <w:lang w:val="en-US" w:eastAsia="es-MX"/>
        </w:rPr>
      </w:pPr>
      <w:r w:rsidRPr="568F37CE">
        <w:rPr>
          <w:rFonts w:eastAsia="Times New Roman"/>
          <w:color w:val="000000" w:themeColor="text1"/>
          <w:lang w:val="en-US" w:eastAsia="es-MX"/>
        </w:rPr>
        <w:t>Data sources should not be redundant</w:t>
      </w:r>
    </w:p>
    <w:p w14:paraId="57320715" w14:textId="0C00FBD7" w:rsidR="00EA5546" w:rsidRPr="003305A0" w:rsidRDefault="2C871AB2" w:rsidP="003305A0">
      <w:pPr>
        <w:jc w:val="both"/>
        <w:textAlignment w:val="baseline"/>
        <w:rPr>
          <w:rFonts w:eastAsia="Times New Roman"/>
          <w:lang w:val="en-US"/>
        </w:rPr>
      </w:pPr>
      <w:r w:rsidRPr="2C871AB2">
        <w:rPr>
          <w:rFonts w:eastAsia="Times New Roman"/>
          <w:color w:val="000000" w:themeColor="text1"/>
          <w:lang w:val="en-US" w:eastAsia="es-MX"/>
        </w:rPr>
        <w:t xml:space="preserve">As data is the basis to </w:t>
      </w:r>
      <w:r w:rsidRPr="2C871AB2">
        <w:rPr>
          <w:rFonts w:eastAsia="Times New Roman"/>
          <w:color w:val="000000" w:themeColor="text1"/>
          <w:lang w:val="en-US"/>
        </w:rPr>
        <w:t xml:space="preserve">understand the status of </w:t>
      </w:r>
      <w:r w:rsidRPr="2C871AB2">
        <w:rPr>
          <w:rFonts w:eastAsia="Times New Roman"/>
          <w:color w:val="000000" w:themeColor="text1"/>
          <w:lang w:val="en-US" w:eastAsia="es-MX"/>
        </w:rPr>
        <w:t xml:space="preserve"> connectivity , it must be carefully chosen to avoid </w:t>
      </w:r>
      <w:r w:rsidRPr="2C871AB2">
        <w:rPr>
          <w:rFonts w:eastAsia="Times New Roman"/>
          <w:color w:val="000000" w:themeColor="text1"/>
          <w:lang w:val="en-US"/>
        </w:rPr>
        <w:t xml:space="preserve">situations where </w:t>
      </w:r>
      <w:r w:rsidRPr="2C871AB2">
        <w:rPr>
          <w:rFonts w:eastAsia="Times New Roman"/>
          <w:color w:val="000000" w:themeColor="text1"/>
          <w:lang w:val="en-US" w:eastAsia="es-MX"/>
        </w:rPr>
        <w:t>the same piece of data exists in multiple places. Data redundancy can cause inconsistency, which can provide unreliable and/or meaningless information. Besides, data redundancy may increase the size and complexity of a database making it more of a challenge to maintain. </w:t>
      </w:r>
      <w:r w:rsidRPr="2C871AB2">
        <w:rPr>
          <w:rFonts w:eastAsia="Times New Roman"/>
          <w:color w:val="000000" w:themeColor="text1"/>
          <w:lang w:val="en-US"/>
        </w:rPr>
        <w:t xml:space="preserve">However, when data from two different sources are complimentary to each other, redundancy can be useful. The last case refers, for example, when having two datasets of KPI that </w:t>
      </w:r>
      <w:r w:rsidRPr="2C871AB2">
        <w:rPr>
          <w:rFonts w:eastAsia="Times New Roman"/>
          <w:color w:val="000000" w:themeColor="text1"/>
          <w:lang w:val="en-US"/>
        </w:rPr>
        <w:lastRenderedPageBreak/>
        <w:t>contain different samples, then using both datasets will increase the number of samples available for consideration.</w:t>
      </w:r>
    </w:p>
    <w:p w14:paraId="3CA974E1" w14:textId="3BFB0D53" w:rsidR="005547C5" w:rsidRPr="004755C7" w:rsidRDefault="153206D0" w:rsidP="00677744">
      <w:pPr>
        <w:textAlignment w:val="baseline"/>
        <w:rPr>
          <w:rFonts w:eastAsia="Times New Roman"/>
          <w:b/>
          <w:bCs/>
          <w:color w:val="000000"/>
          <w:u w:val="single"/>
          <w:lang w:val="en-US" w:eastAsia="es-MX"/>
        </w:rPr>
      </w:pPr>
      <w:r w:rsidRPr="602F7407">
        <w:rPr>
          <w:rFonts w:eastAsia="Times New Roman"/>
          <w:b/>
          <w:bCs/>
          <w:color w:val="000000" w:themeColor="text1"/>
          <w:u w:val="single"/>
          <w:lang w:val="en-US" w:eastAsia="es-MX"/>
        </w:rPr>
        <w:t xml:space="preserve">6.1.3 Data Tools </w:t>
      </w:r>
    </w:p>
    <w:p w14:paraId="4BF5BA99" w14:textId="77777777" w:rsidR="005547C5" w:rsidRPr="004755C7" w:rsidRDefault="005547C5" w:rsidP="00594EBB">
      <w:pPr>
        <w:ind w:left="720"/>
        <w:jc w:val="both"/>
        <w:textAlignment w:val="baseline"/>
        <w:rPr>
          <w:rFonts w:eastAsia="Times New Roman"/>
          <w:b/>
          <w:bCs/>
          <w:color w:val="000000"/>
          <w:u w:val="single"/>
          <w:lang w:val="en-US" w:eastAsia="es-MX"/>
        </w:rPr>
      </w:pPr>
    </w:p>
    <w:p w14:paraId="2D0457C6" w14:textId="0D5D8C18" w:rsidR="008C2FE2" w:rsidRPr="004055A9" w:rsidRDefault="67208F9E" w:rsidP="00594EBB">
      <w:pPr>
        <w:jc w:val="both"/>
        <w:textAlignment w:val="baseline"/>
        <w:rPr>
          <w:rFonts w:eastAsia="Times New Roman"/>
          <w:color w:val="000000" w:themeColor="text1"/>
          <w:lang w:val="en-US" w:eastAsia="es-MX"/>
        </w:rPr>
      </w:pPr>
      <w:r w:rsidRPr="67208F9E">
        <w:rPr>
          <w:rFonts w:eastAsia="Times New Roman"/>
          <w:color w:val="000000" w:themeColor="text1"/>
          <w:lang w:val="en-US" w:eastAsia="es-MX"/>
        </w:rPr>
        <w:t xml:space="preserve">Assessment and evaluation of </w:t>
      </w:r>
      <w:r w:rsidRPr="67208F9E">
        <w:rPr>
          <w:rFonts w:eastAsia="Times New Roman"/>
          <w:color w:val="000000" w:themeColor="text1"/>
          <w:lang w:val="en-US"/>
        </w:rPr>
        <w:t xml:space="preserve">the </w:t>
      </w:r>
      <w:r w:rsidRPr="67208F9E">
        <w:rPr>
          <w:rFonts w:eastAsia="Times New Roman"/>
          <w:color w:val="000000" w:themeColor="text1"/>
          <w:lang w:val="en-US" w:eastAsia="es-MX"/>
        </w:rPr>
        <w:t>connectivity status depend on different informational resources or data tools and targets. For example, required targets can range from new market entry, filling coverage holes, and densification related matters. Such informational resources can dimension and scale telecommunication solutions if it is according to a set target.</w:t>
      </w:r>
    </w:p>
    <w:p w14:paraId="718AFAF4" w14:textId="23833A7E" w:rsidR="004E2ADC" w:rsidRPr="004055A9" w:rsidRDefault="67208F9E" w:rsidP="00594EBB">
      <w:pPr>
        <w:jc w:val="both"/>
        <w:textAlignment w:val="baseline"/>
        <w:rPr>
          <w:rFonts w:eastAsia="Times New Roman"/>
          <w:color w:val="000000" w:themeColor="text1"/>
          <w:lang w:val="en-US" w:eastAsia="es-MX"/>
        </w:rPr>
      </w:pPr>
      <w:r w:rsidRPr="67208F9E">
        <w:rPr>
          <w:rFonts w:eastAsia="Times New Roman"/>
          <w:color w:val="000000" w:themeColor="text1"/>
          <w:lang w:val="en-US" w:eastAsia="es-MX"/>
        </w:rPr>
        <w:t xml:space="preserve">For purposes of this recommendation, data from </w:t>
      </w:r>
      <w:r w:rsidRPr="67208F9E">
        <w:rPr>
          <w:rFonts w:eastAsia="Times New Roman"/>
          <w:color w:val="000000" w:themeColor="text1"/>
          <w:lang w:val="en-US"/>
        </w:rPr>
        <w:t xml:space="preserve">different </w:t>
      </w:r>
      <w:r w:rsidRPr="67208F9E">
        <w:rPr>
          <w:rFonts w:eastAsia="Times New Roman"/>
          <w:color w:val="000000" w:themeColor="text1"/>
          <w:lang w:val="en-US" w:eastAsia="es-MX"/>
        </w:rPr>
        <w:t>sources of information can be viewed as toolboxes.</w:t>
      </w:r>
    </w:p>
    <w:p w14:paraId="3F30341E" w14:textId="02E44C73" w:rsidR="00493559" w:rsidRDefault="00970911" w:rsidP="00594EBB">
      <w:pPr>
        <w:jc w:val="both"/>
        <w:textAlignment w:val="baseline"/>
        <w:rPr>
          <w:rFonts w:eastAsia="Times New Roman"/>
          <w:color w:val="000000" w:themeColor="text1"/>
          <w:lang w:val="en-US" w:eastAsia="es-MX"/>
        </w:rPr>
      </w:pPr>
      <w:r w:rsidRPr="67208F9E">
        <w:rPr>
          <w:rFonts w:eastAsia="Times New Roman"/>
          <w:color w:val="000000" w:themeColor="text1"/>
          <w:lang w:val="en-US" w:eastAsia="es-MX"/>
        </w:rPr>
        <w:t>KPI</w:t>
      </w:r>
      <w:ins w:id="308" w:author="SIA-India" w:date="2022-12-13T10:25:00Z">
        <w:r>
          <w:rPr>
            <w:rFonts w:eastAsia="Times New Roman"/>
            <w:color w:val="000000" w:themeColor="text1"/>
            <w:lang w:val="en-US" w:eastAsia="es-MX"/>
          </w:rPr>
          <w:t>s</w:t>
        </w:r>
      </w:ins>
      <w:r w:rsidRPr="67208F9E">
        <w:rPr>
          <w:rFonts w:eastAsia="Times New Roman"/>
          <w:color w:val="000000" w:themeColor="text1"/>
          <w:lang w:val="en-US" w:eastAsia="es-MX"/>
        </w:rPr>
        <w:t xml:space="preserve"> obtained </w:t>
      </w:r>
      <w:r w:rsidR="67208F9E" w:rsidRPr="67208F9E">
        <w:rPr>
          <w:rFonts w:eastAsia="Times New Roman"/>
          <w:color w:val="000000" w:themeColor="text1"/>
          <w:lang w:val="en-US" w:eastAsia="es-MX"/>
        </w:rPr>
        <w:t xml:space="preserve">from data sources of information could be associated to each toolbox. </w:t>
      </w:r>
      <w:r w:rsidR="67208F9E" w:rsidRPr="67208F9E">
        <w:rPr>
          <w:rFonts w:eastAsia="Times New Roman"/>
          <w:color w:val="000000" w:themeColor="text1"/>
          <w:lang w:val="en-US"/>
        </w:rPr>
        <w:t xml:space="preserve">The following toolboxes are suggested to begin the analysis, however the use of any or various of the toolboxes may differ according to the use case that is being investigated. </w:t>
      </w:r>
    </w:p>
    <w:p w14:paraId="7BCA61CA" w14:textId="1180E4DE" w:rsidR="00982F17" w:rsidRDefault="568F37CE" w:rsidP="00594EBB">
      <w:pPr>
        <w:jc w:val="both"/>
        <w:textAlignment w:val="baseline"/>
        <w:rPr>
          <w:rFonts w:eastAsia="Times New Roman"/>
          <w:lang w:val="en-US"/>
        </w:rPr>
      </w:pPr>
      <w:r w:rsidRPr="568F37CE">
        <w:rPr>
          <w:rFonts w:eastAsia="Times New Roman"/>
          <w:color w:val="000000" w:themeColor="text1"/>
          <w:highlight w:val="yellow"/>
          <w:lang w:val="en-US" w:eastAsia="es-MX"/>
        </w:rPr>
        <w:t>Editor’s Note:</w:t>
      </w:r>
      <w:r w:rsidRPr="568F37CE">
        <w:rPr>
          <w:rFonts w:eastAsia="Times New Roman"/>
          <w:color w:val="000000" w:themeColor="text1"/>
          <w:lang w:val="en-US" w:eastAsia="es-MX"/>
        </w:rPr>
        <w:t xml:space="preserve"> Link toolboxes with use cases to add context.</w:t>
      </w:r>
      <w:r w:rsidRPr="568F37CE">
        <w:rPr>
          <w:rFonts w:eastAsia="Times New Roman"/>
          <w:color w:val="000000" w:themeColor="text1"/>
          <w:lang w:val="en-US"/>
        </w:rPr>
        <w:t xml:space="preserve"> </w:t>
      </w:r>
      <w:r w:rsidRPr="568F37CE">
        <w:rPr>
          <w:rFonts w:eastAsia="Times New Roman"/>
          <w:i/>
          <w:iCs/>
          <w:color w:val="000000" w:themeColor="text1"/>
          <w:lang w:val="en-US"/>
        </w:rPr>
        <w:t xml:space="preserve">To be completed when the use cases subclause is developed. </w:t>
      </w:r>
      <w:r w:rsidRPr="00677744">
        <w:rPr>
          <w:color w:val="000000" w:themeColor="text1"/>
          <w:lang w:val="en-US" w:eastAsia="es-MX"/>
        </w:rPr>
        <w:t xml:space="preserve"> Suggest </w:t>
      </w:r>
      <w:r w:rsidRPr="568F37CE">
        <w:rPr>
          <w:color w:val="000000" w:themeColor="text1"/>
          <w:lang w:val="en-US" w:eastAsia="es-MX"/>
        </w:rPr>
        <w:t>inserting</w:t>
      </w:r>
      <w:r w:rsidRPr="00677744">
        <w:rPr>
          <w:color w:val="000000" w:themeColor="text1"/>
          <w:lang w:val="en-US" w:eastAsia="es-MX"/>
        </w:rPr>
        <w:t xml:space="preserve"> (later, after stabilization of content) a graphical overview showing the 5 toolboxes and their principal content.</w:t>
      </w:r>
    </w:p>
    <w:p w14:paraId="241906C4" w14:textId="77777777" w:rsidR="00493559" w:rsidRPr="004055A9" w:rsidRDefault="00493559" w:rsidP="00594EBB">
      <w:pPr>
        <w:jc w:val="both"/>
        <w:textAlignment w:val="baseline"/>
        <w:rPr>
          <w:rFonts w:eastAsia="Times New Roman"/>
          <w:color w:val="000000" w:themeColor="text1"/>
          <w:lang w:val="en-US" w:eastAsia="es-MX"/>
        </w:rPr>
      </w:pPr>
    </w:p>
    <w:p w14:paraId="533D9DBF" w14:textId="77777777" w:rsidR="00970911" w:rsidDel="002A0960" w:rsidRDefault="00970911" w:rsidP="00594EBB">
      <w:pPr>
        <w:jc w:val="both"/>
        <w:textAlignment w:val="baseline"/>
        <w:rPr>
          <w:del w:id="309" w:author="SIA-India" w:date="2022-12-12T09:27:00Z"/>
          <w:rFonts w:eastAsia="Times New Roman"/>
          <w:color w:val="000000" w:themeColor="text1"/>
          <w:u w:val="single"/>
          <w:lang w:val="en-US" w:eastAsia="es-MX"/>
        </w:rPr>
      </w:pPr>
      <w:del w:id="310" w:author="SIA-India" w:date="2022-12-12T09:27:00Z">
        <w:r w:rsidRPr="003979CB" w:rsidDel="008254CD">
          <w:rPr>
            <w:rFonts w:eastAsia="Times New Roman"/>
            <w:color w:val="000000" w:themeColor="text1"/>
            <w:u w:val="single"/>
            <w:lang w:val="en-US" w:eastAsia="es-MX"/>
          </w:rPr>
          <w:delText>Toolbox of Performance KPI</w:delText>
        </w:r>
      </w:del>
      <w:ins w:id="311" w:author="SIA-India" w:date="2022-12-12T09:27:00Z">
        <w:r>
          <w:rPr>
            <w:rFonts w:eastAsia="Times New Roman"/>
            <w:color w:val="000000" w:themeColor="text1"/>
            <w:u w:val="single"/>
            <w:lang w:val="en-US" w:eastAsia="es-MX"/>
          </w:rPr>
          <w:t xml:space="preserve"> Performance</w:t>
        </w:r>
      </w:ins>
      <w:ins w:id="312" w:author="SIA-India" w:date="2022-12-12T09:32:00Z">
        <w:r>
          <w:rPr>
            <w:rFonts w:eastAsia="Times New Roman"/>
            <w:color w:val="000000" w:themeColor="text1"/>
            <w:u w:val="single"/>
            <w:lang w:val="en-US" w:eastAsia="es-MX"/>
          </w:rPr>
          <w:t xml:space="preserve"> Toolbox</w:t>
        </w:r>
      </w:ins>
    </w:p>
    <w:p w14:paraId="65E2B6FA" w14:textId="4174E310" w:rsidR="00970911" w:rsidRDefault="00970911" w:rsidP="00594EBB">
      <w:pPr>
        <w:jc w:val="both"/>
        <w:textAlignment w:val="baseline"/>
      </w:pPr>
      <w:r w:rsidRPr="7247AA58">
        <w:rPr>
          <w:rFonts w:eastAsia="Times New Roman"/>
          <w:color w:val="000000" w:themeColor="text1"/>
          <w:lang w:val="en-US" w:eastAsia="es-MX"/>
        </w:rPr>
        <w:t>Th</w:t>
      </w:r>
      <w:del w:id="313" w:author="SIA-India" w:date="2022-12-12T09:27:00Z">
        <w:r w:rsidRPr="7247AA58" w:rsidDel="008254CD">
          <w:rPr>
            <w:rFonts w:eastAsia="Times New Roman"/>
            <w:color w:val="000000" w:themeColor="text1"/>
            <w:lang w:val="en-US" w:eastAsia="es-MX"/>
          </w:rPr>
          <w:delText>is</w:delText>
        </w:r>
      </w:del>
      <w:ins w:id="314" w:author="SIA-India" w:date="2022-12-12T09:27:00Z">
        <w:r>
          <w:rPr>
            <w:rFonts w:eastAsia="Times New Roman"/>
            <w:color w:val="000000" w:themeColor="text1"/>
            <w:lang w:val="en-US" w:eastAsia="es-MX"/>
          </w:rPr>
          <w:t xml:space="preserve">e </w:t>
        </w:r>
        <w:r>
          <w:rPr>
            <w:rFonts w:eastAsia="Times New Roman"/>
            <w:color w:val="000000" w:themeColor="text1"/>
            <w:u w:val="single"/>
            <w:lang w:val="en-US" w:eastAsia="es-MX"/>
          </w:rPr>
          <w:t>Performance</w:t>
        </w:r>
      </w:ins>
      <w:ins w:id="315" w:author="SIA-India" w:date="2022-12-12T09:32:00Z">
        <w:r>
          <w:rPr>
            <w:rFonts w:eastAsia="Times New Roman"/>
            <w:color w:val="000000" w:themeColor="text1"/>
            <w:u w:val="single"/>
            <w:lang w:val="en-US" w:eastAsia="es-MX"/>
          </w:rPr>
          <w:t xml:space="preserve"> </w:t>
        </w:r>
      </w:ins>
      <w:r w:rsidRPr="7247AA58">
        <w:rPr>
          <w:rFonts w:eastAsia="Times New Roman"/>
          <w:color w:val="000000" w:themeColor="text1"/>
          <w:lang w:val="en-US" w:eastAsia="es-MX"/>
        </w:rPr>
        <w:t>toolbox include</w:t>
      </w:r>
      <w:ins w:id="316" w:author="SIA-India" w:date="2022-12-12T09:27:00Z">
        <w:r>
          <w:rPr>
            <w:rFonts w:eastAsia="Times New Roman"/>
            <w:color w:val="000000" w:themeColor="text1"/>
            <w:lang w:val="en-US" w:eastAsia="es-MX"/>
          </w:rPr>
          <w:t>s</w:t>
        </w:r>
      </w:ins>
      <w:r w:rsidRPr="7247AA58">
        <w:rPr>
          <w:rFonts w:eastAsia="Times New Roman"/>
          <w:color w:val="000000" w:themeColor="text1"/>
          <w:lang w:val="en-US" w:eastAsia="es-MX"/>
        </w:rPr>
        <w:t xml:space="preserve"> </w:t>
      </w:r>
      <w:del w:id="317" w:author="SIA-India" w:date="2022-12-12T09:27:00Z">
        <w:r w:rsidRPr="7247AA58" w:rsidDel="008254CD">
          <w:rPr>
            <w:rFonts w:eastAsia="Times New Roman"/>
            <w:color w:val="000000" w:themeColor="text1"/>
            <w:lang w:val="en-US" w:eastAsia="es-MX"/>
          </w:rPr>
          <w:delText xml:space="preserve">parameters </w:delText>
        </w:r>
      </w:del>
      <w:ins w:id="318" w:author="SIA-India" w:date="2022-12-12T09:27:00Z">
        <w:r>
          <w:rPr>
            <w:rFonts w:eastAsia="Times New Roman"/>
            <w:color w:val="000000" w:themeColor="text1"/>
            <w:lang w:val="en-US" w:eastAsia="es-MX"/>
          </w:rPr>
          <w:t xml:space="preserve">KPIs </w:t>
        </w:r>
      </w:ins>
      <w:r w:rsidRPr="7247AA58">
        <w:rPr>
          <w:rFonts w:eastAsia="Times New Roman"/>
          <w:color w:val="000000" w:themeColor="text1"/>
          <w:lang w:val="en-US" w:eastAsia="es-MX"/>
        </w:rPr>
        <w:t>that measure the level of QoS and QoE achieved or delivered to the customer. These parameters are measurable (with instruments</w:t>
      </w:r>
      <w:del w:id="319" w:author="SIA-India" w:date="2022-12-12T09:28:00Z">
        <w:r w:rsidRPr="7247AA58" w:rsidDel="008254CD">
          <w:rPr>
            <w:rFonts w:eastAsia="Times New Roman"/>
            <w:color w:val="000000" w:themeColor="text1"/>
            <w:lang w:val="en-US" w:eastAsia="es-MX"/>
          </w:rPr>
          <w:delText xml:space="preserve"> </w:delText>
        </w:r>
      </w:del>
      <w:r w:rsidRPr="7247AA58">
        <w:rPr>
          <w:rFonts w:eastAsia="Times New Roman"/>
          <w:color w:val="000000" w:themeColor="text1"/>
          <w:lang w:val="en-US" w:eastAsia="es-MX"/>
        </w:rPr>
        <w:t>,</w:t>
      </w:r>
      <w:ins w:id="320" w:author="SIA-India" w:date="2022-12-12T09:28:00Z">
        <w:r>
          <w:rPr>
            <w:rFonts w:eastAsia="Times New Roman"/>
            <w:color w:val="000000" w:themeColor="text1"/>
            <w:lang w:val="en-US" w:eastAsia="es-MX"/>
          </w:rPr>
          <w:t xml:space="preserve"> </w:t>
        </w:r>
      </w:ins>
      <w:r w:rsidRPr="7247AA58">
        <w:rPr>
          <w:rFonts w:eastAsia="Times New Roman"/>
          <w:color w:val="000000" w:themeColor="text1"/>
          <w:lang w:val="en-US" w:eastAsia="es-MX"/>
        </w:rPr>
        <w:t>surveys or observations) and allow to know t</w:t>
      </w:r>
      <w:r>
        <w:t xml:space="preserve">he ability of a </w:t>
      </w:r>
      <w:ins w:id="321" w:author="SIA-India" w:date="2022-12-12T09:28:00Z">
        <w:r>
          <w:t xml:space="preserve">whole or </w:t>
        </w:r>
      </w:ins>
      <w:ins w:id="322" w:author="SIA-India" w:date="2022-12-12T09:29:00Z">
        <w:r>
          <w:t xml:space="preserve">portion of the </w:t>
        </w:r>
      </w:ins>
      <w:r>
        <w:t xml:space="preserve">network </w:t>
      </w:r>
      <w:del w:id="323" w:author="SIA-India" w:date="2022-12-12T09:29:00Z">
        <w:r w:rsidDel="008254CD">
          <w:delText xml:space="preserve">or network portion </w:delText>
        </w:r>
      </w:del>
      <w:r>
        <w:t>to provide the functions related to communications between users.</w:t>
      </w:r>
    </w:p>
    <w:p w14:paraId="45306AD7" w14:textId="77777777" w:rsidR="00251D75" w:rsidRDefault="00251D75" w:rsidP="003C5422">
      <w:pPr>
        <w:jc w:val="both"/>
        <w:textAlignment w:val="baseline"/>
        <w:rPr>
          <w:highlight w:val="yellow"/>
        </w:rPr>
      </w:pPr>
    </w:p>
    <w:p w14:paraId="168D9B01" w14:textId="55F57904" w:rsidR="00BB7D50" w:rsidRDefault="00F91467" w:rsidP="003C5422">
      <w:pPr>
        <w:jc w:val="both"/>
        <w:textAlignment w:val="baseline"/>
      </w:pPr>
      <w:r w:rsidRPr="00443308">
        <w:rPr>
          <w:highlight w:val="yellow"/>
        </w:rPr>
        <w:t>Editor’s Note:</w:t>
      </w:r>
      <w:r>
        <w:t xml:space="preserve"> </w:t>
      </w:r>
    </w:p>
    <w:p w14:paraId="0235AA24" w14:textId="2CE9747B" w:rsidR="00F91467" w:rsidRDefault="2C871AB2">
      <w:pPr>
        <w:pStyle w:val="ListParagraph"/>
        <w:numPr>
          <w:ilvl w:val="0"/>
          <w:numId w:val="25"/>
        </w:numPr>
        <w:jc w:val="both"/>
        <w:textAlignment w:val="baseline"/>
      </w:pPr>
      <w:r>
        <w:t>there is a need to discuss on the comment of Janusz: “</w:t>
      </w:r>
      <w:r w:rsidRPr="2C871AB2">
        <w:rPr>
          <w:i/>
          <w:iCs/>
        </w:rPr>
        <w:t>How should the QoE assessment be included within the framework if QoE KPIs are not present in the list? For that reason, I added a few KPIs. However, the challenge is that often we have lot of representative QoS metrics but QoE data volume is not sufficient, or not up to the same level as QoS</w:t>
      </w:r>
      <w:r>
        <w:t>”.</w:t>
      </w:r>
    </w:p>
    <w:p w14:paraId="13266542" w14:textId="35D1AA75" w:rsidR="00DA210C" w:rsidRDefault="2C871AB2">
      <w:pPr>
        <w:pStyle w:val="ListParagraph"/>
        <w:numPr>
          <w:ilvl w:val="0"/>
          <w:numId w:val="25"/>
        </w:numPr>
        <w:jc w:val="both"/>
        <w:textAlignment w:val="baseline"/>
      </w:pPr>
      <w:r>
        <w:t xml:space="preserve">While reviewing this section, check if we are not in contradiction of the ITU-T E.800. </w:t>
      </w:r>
    </w:p>
    <w:p w14:paraId="7A2B1BB6" w14:textId="6E9CA7D0" w:rsidR="00BB7D50" w:rsidRDefault="00BB7D50" w:rsidP="003C5422">
      <w:pPr>
        <w:jc w:val="both"/>
        <w:textAlignment w:val="baseline"/>
      </w:pPr>
    </w:p>
    <w:p w14:paraId="3DFEA27B" w14:textId="52377C6F" w:rsidR="00781138" w:rsidRDefault="00781138" w:rsidP="001D5356">
      <w:pPr>
        <w:jc w:val="both"/>
        <w:textAlignment w:val="baseline"/>
        <w:rPr>
          <w:rFonts w:eastAsia="Times New Roman"/>
          <w:color w:val="000000" w:themeColor="text1"/>
          <w:u w:val="single"/>
          <w:lang w:val="en-US" w:eastAsia="es-MX"/>
        </w:rPr>
      </w:pPr>
      <w:r w:rsidRPr="00BD25AB">
        <w:rPr>
          <w:rFonts w:eastAsia="Times New Roman"/>
          <w:color w:val="000000" w:themeColor="text1"/>
          <w:lang w:val="en-US" w:eastAsia="es-MX"/>
        </w:rPr>
        <w:t>KPI</w:t>
      </w:r>
      <w:r w:rsidR="00E60A7B">
        <w:rPr>
          <w:rFonts w:eastAsia="Times New Roman"/>
          <w:color w:val="000000" w:themeColor="text1"/>
          <w:lang w:val="en-US" w:eastAsia="es-MX"/>
        </w:rPr>
        <w:t>s</w:t>
      </w:r>
      <w:r w:rsidRPr="00BD25AB">
        <w:rPr>
          <w:rFonts w:eastAsia="Times New Roman"/>
          <w:color w:val="000000" w:themeColor="text1"/>
          <w:lang w:val="en-US" w:eastAsia="es-MX"/>
        </w:rPr>
        <w:t xml:space="preserve"> that could be considered in this toolbox</w:t>
      </w:r>
      <w:r w:rsidR="00E60A7B">
        <w:rPr>
          <w:rFonts w:eastAsia="Times New Roman"/>
          <w:color w:val="000000" w:themeColor="text1"/>
          <w:lang w:val="en-US" w:eastAsia="es-MX"/>
        </w:rPr>
        <w:t xml:space="preserve"> but not limited to the followings</w:t>
      </w:r>
      <w:r w:rsidRPr="00BD25AB">
        <w:rPr>
          <w:rFonts w:eastAsia="Times New Roman"/>
          <w:color w:val="000000" w:themeColor="text1"/>
          <w:lang w:val="en-US" w:eastAsia="es-MX"/>
        </w:rPr>
        <w:t>:</w:t>
      </w:r>
    </w:p>
    <w:p w14:paraId="6206B5F1" w14:textId="3894A2BC" w:rsidR="00FC5A17" w:rsidRPr="004055A9" w:rsidRDefault="00E04726">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D</w:t>
      </w:r>
      <w:r w:rsidR="00AF4D9A" w:rsidRPr="004055A9">
        <w:rPr>
          <w:rFonts w:eastAsia="Times New Roman"/>
          <w:color w:val="000000" w:themeColor="text1"/>
          <w:lang w:val="en-US" w:eastAsia="es-MX"/>
        </w:rPr>
        <w:t>ownload</w:t>
      </w:r>
      <w:r w:rsidR="004755C7" w:rsidRPr="004055A9">
        <w:rPr>
          <w:rFonts w:eastAsia="Times New Roman"/>
          <w:color w:val="000000" w:themeColor="text1"/>
          <w:lang w:val="en-US" w:eastAsia="es-MX"/>
        </w:rPr>
        <w:t>/Upload</w:t>
      </w:r>
      <w:r w:rsidRPr="004055A9">
        <w:rPr>
          <w:rFonts w:eastAsia="Times New Roman"/>
          <w:color w:val="000000" w:themeColor="text1"/>
          <w:lang w:val="en-US" w:eastAsia="es-MX"/>
        </w:rPr>
        <w:t xml:space="preserve"> Throughput</w:t>
      </w:r>
      <w:r w:rsidR="00033C1B">
        <w:rPr>
          <w:rFonts w:eastAsia="Times New Roman"/>
          <w:color w:val="000000" w:themeColor="text1"/>
          <w:lang w:val="en-US" w:eastAsia="es-MX"/>
        </w:rPr>
        <w:t>, Packet Loss, Jitter</w:t>
      </w:r>
      <w:r w:rsidRPr="004055A9">
        <w:rPr>
          <w:rFonts w:eastAsia="Times New Roman"/>
          <w:color w:val="000000" w:themeColor="text1"/>
          <w:lang w:val="en-US" w:eastAsia="es-MX"/>
        </w:rPr>
        <w:t xml:space="preserve"> </w:t>
      </w:r>
      <w:r w:rsidR="00292AB3" w:rsidRPr="004055A9">
        <w:rPr>
          <w:rFonts w:eastAsia="Times New Roman"/>
          <w:color w:val="000000" w:themeColor="text1"/>
          <w:lang w:val="en-US" w:eastAsia="es-MX"/>
        </w:rPr>
        <w:t>and Latency</w:t>
      </w:r>
    </w:p>
    <w:p w14:paraId="367ED0BE" w14:textId="570C48C4" w:rsidR="00100D6E" w:rsidRDefault="00100D6E">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Unsuccessful Call Ratio, Dropped Call Ratio</w:t>
      </w:r>
      <w:r w:rsidR="00D8367E" w:rsidRPr="004055A9">
        <w:rPr>
          <w:rFonts w:eastAsia="Times New Roman"/>
          <w:color w:val="000000" w:themeColor="text1"/>
          <w:lang w:val="en-US" w:eastAsia="es-MX"/>
        </w:rPr>
        <w:t>, Call set up time</w:t>
      </w:r>
    </w:p>
    <w:p w14:paraId="3A1ADBF8" w14:textId="1DE20A39" w:rsidR="00E20164" w:rsidRPr="004055A9" w:rsidRDefault="000C136B">
      <w:pPr>
        <w:pStyle w:val="ListParagraph"/>
        <w:numPr>
          <w:ilvl w:val="0"/>
          <w:numId w:val="21"/>
        </w:numPr>
        <w:textAlignment w:val="baseline"/>
        <w:rPr>
          <w:rFonts w:eastAsia="Times New Roman"/>
          <w:color w:val="000000" w:themeColor="text1"/>
          <w:lang w:val="en-US" w:eastAsia="es-MX"/>
        </w:rPr>
      </w:pPr>
      <w:r>
        <w:rPr>
          <w:rFonts w:eastAsia="Times New Roman"/>
          <w:color w:val="000000" w:themeColor="text1"/>
          <w:lang w:val="en-US" w:eastAsia="es-MX"/>
        </w:rPr>
        <w:t>Voice MOS, Video MOS</w:t>
      </w:r>
    </w:p>
    <w:p w14:paraId="42CEB101" w14:textId="4C2EE8ED" w:rsidR="00915A4E" w:rsidRDefault="5D27FD34" w:rsidP="004055A9">
      <w:pPr>
        <w:textAlignment w:val="baseline"/>
        <w:rPr>
          <w:rFonts w:eastAsia="Times New Roman"/>
          <w:color w:val="000000" w:themeColor="text1"/>
          <w:lang w:val="en-US" w:eastAsia="es-MX"/>
        </w:rPr>
      </w:pPr>
      <w:r w:rsidRPr="00677744">
        <w:rPr>
          <w:rFonts w:eastAsia="Times New Roman"/>
          <w:color w:val="000000" w:themeColor="text1"/>
          <w:highlight w:val="yellow"/>
          <w:lang w:val="en-US" w:eastAsia="es-MX"/>
        </w:rPr>
        <w:t xml:space="preserve">Editor's </w:t>
      </w:r>
      <w:r w:rsidR="7247AA58" w:rsidRPr="00677744">
        <w:rPr>
          <w:rFonts w:eastAsia="Times New Roman"/>
          <w:color w:val="000000" w:themeColor="text1"/>
          <w:highlight w:val="yellow"/>
          <w:lang w:val="en-US" w:eastAsia="es-MX"/>
        </w:rPr>
        <w:t>Note:</w:t>
      </w:r>
      <w:r w:rsidR="4C7135F8" w:rsidRPr="5D2D43A4">
        <w:rPr>
          <w:rFonts w:eastAsia="Times New Roman"/>
          <w:color w:val="000000" w:themeColor="text1"/>
          <w:lang w:val="en-US" w:eastAsia="es-MX"/>
        </w:rPr>
        <w:t xml:space="preserve"> </w:t>
      </w:r>
      <w:r w:rsidR="7247AA58" w:rsidRPr="5D2D43A4">
        <w:rPr>
          <w:rFonts w:eastAsia="Times New Roman"/>
          <w:color w:val="000000" w:themeColor="text1"/>
          <w:lang w:val="en-US" w:eastAsia="es-MX"/>
        </w:rPr>
        <w:t>Regarding the QoE aspect,</w:t>
      </w:r>
      <w:r w:rsidR="00594EBB">
        <w:rPr>
          <w:rFonts w:eastAsia="Times New Roman"/>
          <w:color w:val="000000" w:themeColor="text1"/>
          <w:lang w:val="en-US" w:eastAsia="es-MX"/>
        </w:rPr>
        <w:t xml:space="preserve"> </w:t>
      </w:r>
      <w:r w:rsidR="7247AA58" w:rsidRPr="5D2D43A4">
        <w:rPr>
          <w:rFonts w:eastAsia="Times New Roman"/>
          <w:color w:val="000000" w:themeColor="text1"/>
          <w:lang w:val="en-US" w:eastAsia="es-MX"/>
        </w:rPr>
        <w:t>it is suggested to put in place a survey based on the level of satisfaction of the end users for any particular telecommunication services.</w:t>
      </w:r>
    </w:p>
    <w:p w14:paraId="5ADDF436" w14:textId="77777777" w:rsidR="00970911" w:rsidRPr="00A43712" w:rsidDel="00097275" w:rsidRDefault="00970911" w:rsidP="00970911">
      <w:pPr>
        <w:jc w:val="both"/>
        <w:textAlignment w:val="baseline"/>
        <w:rPr>
          <w:del w:id="324" w:author="SIA-India" w:date="2022-12-12T09:35:00Z"/>
          <w:rFonts w:eastAsia="Times New Roman"/>
          <w:color w:val="000000" w:themeColor="text1"/>
          <w:highlight w:val="cyan"/>
          <w:u w:val="single"/>
          <w:lang w:val="en-US" w:eastAsia="es-MX"/>
          <w:rPrChange w:id="325" w:author="SIA-India" w:date="2022-12-12T10:09:00Z">
            <w:rPr>
              <w:del w:id="326" w:author="SIA-India" w:date="2022-12-12T09:35:00Z"/>
              <w:rFonts w:eastAsia="Times New Roman"/>
              <w:color w:val="000000" w:themeColor="text1"/>
              <w:u w:val="single"/>
              <w:lang w:val="en-US" w:eastAsia="es-MX"/>
            </w:rPr>
          </w:rPrChange>
        </w:rPr>
      </w:pPr>
      <w:del w:id="327" w:author="SIA-India" w:date="2022-12-12T09:35:00Z">
        <w:r w:rsidDel="00097275">
          <w:rPr>
            <w:rFonts w:eastAsia="Times New Roman"/>
            <w:color w:val="000000" w:themeColor="text1"/>
            <w:u w:val="single"/>
            <w:lang w:val="en-US" w:eastAsia="es-MX"/>
          </w:rPr>
          <w:delText xml:space="preserve">Toolbox of Telecom Industry KPI </w:delText>
        </w:r>
      </w:del>
      <w:ins w:id="328" w:author="SIA-India" w:date="2022-12-12T09:35:00Z">
        <w:r w:rsidRPr="00A43712">
          <w:rPr>
            <w:rFonts w:eastAsia="Times New Roman"/>
            <w:color w:val="000000" w:themeColor="text1"/>
            <w:highlight w:val="cyan"/>
            <w:u w:val="single"/>
            <w:lang w:val="en-US" w:eastAsia="es-MX"/>
            <w:rPrChange w:id="329" w:author="SIA-India" w:date="2022-12-12T10:09:00Z">
              <w:rPr>
                <w:rFonts w:eastAsia="Times New Roman"/>
                <w:color w:val="000000" w:themeColor="text1"/>
                <w:u w:val="single"/>
                <w:lang w:val="en-US" w:eastAsia="es-MX"/>
              </w:rPr>
            </w:rPrChange>
          </w:rPr>
          <w:t>Telecom M</w:t>
        </w:r>
      </w:ins>
      <w:ins w:id="330" w:author="SIA-India" w:date="2022-12-12T09:36:00Z">
        <w:r w:rsidRPr="00A43712">
          <w:rPr>
            <w:rFonts w:eastAsia="Times New Roman"/>
            <w:color w:val="000000" w:themeColor="text1"/>
            <w:highlight w:val="cyan"/>
            <w:u w:val="single"/>
            <w:lang w:val="en-US" w:eastAsia="es-MX"/>
            <w:rPrChange w:id="331" w:author="SIA-India" w:date="2022-12-12T10:09:00Z">
              <w:rPr>
                <w:rFonts w:eastAsia="Times New Roman"/>
                <w:color w:val="000000" w:themeColor="text1"/>
                <w:u w:val="single"/>
                <w:lang w:val="en-US" w:eastAsia="es-MX"/>
              </w:rPr>
            </w:rPrChange>
          </w:rPr>
          <w:t xml:space="preserve">arket Trends Toolbox: </w:t>
        </w:r>
      </w:ins>
    </w:p>
    <w:p w14:paraId="0F15045D" w14:textId="1335D999" w:rsidR="00970911" w:rsidRDefault="00970911" w:rsidP="00970911">
      <w:pPr>
        <w:jc w:val="both"/>
        <w:textAlignment w:val="baseline"/>
        <w:rPr>
          <w:rFonts w:eastAsia="Times New Roman"/>
          <w:color w:val="000000" w:themeColor="text1"/>
          <w:lang w:val="en-US" w:eastAsia="es-MX"/>
        </w:rPr>
      </w:pPr>
      <w:ins w:id="332" w:author="SIA-India" w:date="2022-12-12T09:38:00Z">
        <w:r w:rsidRPr="00A43712">
          <w:rPr>
            <w:rFonts w:eastAsia="Times New Roman"/>
            <w:color w:val="000000" w:themeColor="text1"/>
            <w:highlight w:val="cyan"/>
            <w:lang w:val="en-US" w:eastAsia="es-MX"/>
            <w:rPrChange w:id="333" w:author="SIA-India" w:date="2022-12-12T10:09:00Z">
              <w:rPr>
                <w:rFonts w:eastAsia="Times New Roman"/>
                <w:color w:val="000000" w:themeColor="text1"/>
                <w:lang w:val="en-US" w:eastAsia="es-MX"/>
              </w:rPr>
            </w:rPrChange>
          </w:rPr>
          <w:t xml:space="preserve">Market Trend Analysis </w:t>
        </w:r>
      </w:ins>
      <w:ins w:id="334" w:author="SIA-India" w:date="2022-12-12T09:39:00Z">
        <w:r w:rsidRPr="00A43712">
          <w:rPr>
            <w:rFonts w:eastAsia="Times New Roman"/>
            <w:color w:val="000000" w:themeColor="text1"/>
            <w:highlight w:val="cyan"/>
            <w:lang w:val="en-US" w:eastAsia="es-MX"/>
            <w:rPrChange w:id="335" w:author="SIA-India" w:date="2022-12-12T10:09:00Z">
              <w:rPr>
                <w:rFonts w:eastAsia="Times New Roman"/>
                <w:color w:val="000000" w:themeColor="text1"/>
                <w:lang w:val="en-US" w:eastAsia="es-MX"/>
              </w:rPr>
            </w:rPrChange>
          </w:rPr>
          <w:t xml:space="preserve">is an effective tool </w:t>
        </w:r>
      </w:ins>
      <w:ins w:id="336" w:author="SIA-India" w:date="2022-12-12T09:41:00Z">
        <w:r w:rsidRPr="00A43712">
          <w:rPr>
            <w:rFonts w:eastAsia="Times New Roman"/>
            <w:color w:val="000000" w:themeColor="text1"/>
            <w:highlight w:val="cyan"/>
            <w:lang w:val="en-US" w:eastAsia="es-MX"/>
            <w:rPrChange w:id="337" w:author="SIA-India" w:date="2022-12-12T10:09:00Z">
              <w:rPr>
                <w:rFonts w:eastAsia="Times New Roman"/>
                <w:color w:val="000000" w:themeColor="text1"/>
                <w:lang w:val="en-US" w:eastAsia="es-MX"/>
              </w:rPr>
            </w:rPrChange>
          </w:rPr>
          <w:t xml:space="preserve">for evolving market such as telecom industry </w:t>
        </w:r>
      </w:ins>
      <w:ins w:id="338" w:author="SIA-India" w:date="2022-12-12T09:40:00Z">
        <w:r w:rsidRPr="00A43712">
          <w:rPr>
            <w:rFonts w:eastAsia="Times New Roman"/>
            <w:color w:val="000000" w:themeColor="text1"/>
            <w:highlight w:val="cyan"/>
            <w:lang w:val="en-US" w:eastAsia="es-MX"/>
            <w:rPrChange w:id="339" w:author="SIA-India" w:date="2022-12-12T10:09:00Z">
              <w:rPr>
                <w:rFonts w:eastAsia="Times New Roman"/>
                <w:color w:val="000000" w:themeColor="text1"/>
                <w:lang w:val="en-US" w:eastAsia="es-MX"/>
              </w:rPr>
            </w:rPrChange>
          </w:rPr>
          <w:t>to stay and grow</w:t>
        </w:r>
      </w:ins>
      <w:ins w:id="340" w:author="SIA-India" w:date="2022-12-12T09:41:00Z">
        <w:r w:rsidRPr="00A43712">
          <w:rPr>
            <w:rFonts w:eastAsia="Times New Roman"/>
            <w:color w:val="000000" w:themeColor="text1"/>
            <w:highlight w:val="cyan"/>
            <w:lang w:val="en-US" w:eastAsia="es-MX"/>
            <w:rPrChange w:id="341" w:author="SIA-India" w:date="2022-12-12T10:09:00Z">
              <w:rPr>
                <w:rFonts w:eastAsia="Times New Roman"/>
                <w:color w:val="000000" w:themeColor="text1"/>
                <w:lang w:val="en-US" w:eastAsia="es-MX"/>
              </w:rPr>
            </w:rPrChange>
          </w:rPr>
          <w:t xml:space="preserve">. </w:t>
        </w:r>
      </w:ins>
      <w:ins w:id="342" w:author="SIA-India" w:date="2022-12-12T09:40:00Z">
        <w:r w:rsidRPr="00A43712">
          <w:rPr>
            <w:rFonts w:eastAsia="Times New Roman"/>
            <w:color w:val="000000" w:themeColor="text1"/>
            <w:highlight w:val="cyan"/>
            <w:lang w:val="en-US" w:eastAsia="es-MX"/>
            <w:rPrChange w:id="343" w:author="SIA-India" w:date="2022-12-12T10:09:00Z">
              <w:rPr>
                <w:rFonts w:eastAsia="Times New Roman"/>
                <w:color w:val="000000" w:themeColor="text1"/>
                <w:lang w:val="en-US" w:eastAsia="es-MX"/>
              </w:rPr>
            </w:rPrChange>
          </w:rPr>
          <w:t xml:space="preserve"> </w:t>
        </w:r>
      </w:ins>
      <w:ins w:id="344" w:author="SIA-India" w:date="2022-12-12T09:48:00Z">
        <w:r w:rsidRPr="00A43712">
          <w:rPr>
            <w:rFonts w:eastAsia="Times New Roman"/>
            <w:color w:val="000000" w:themeColor="text1"/>
            <w:highlight w:val="cyan"/>
            <w:lang w:val="en-US" w:eastAsia="es-MX"/>
            <w:rPrChange w:id="345" w:author="SIA-India" w:date="2022-12-12T10:09:00Z">
              <w:rPr>
                <w:rFonts w:eastAsia="Times New Roman"/>
                <w:color w:val="000000" w:themeColor="text1"/>
                <w:lang w:val="en-US" w:eastAsia="es-MX"/>
              </w:rPr>
            </w:rPrChange>
          </w:rPr>
          <w:t>Since market trends are dynamic, s</w:t>
        </w:r>
      </w:ins>
      <w:ins w:id="346" w:author="SIA-India" w:date="2022-12-12T09:42:00Z">
        <w:r w:rsidRPr="00A43712">
          <w:rPr>
            <w:rFonts w:eastAsia="Times New Roman"/>
            <w:color w:val="000000" w:themeColor="text1"/>
            <w:highlight w:val="cyan"/>
            <w:lang w:val="en-US" w:eastAsia="es-MX"/>
            <w:rPrChange w:id="347" w:author="SIA-India" w:date="2022-12-12T10:09:00Z">
              <w:rPr>
                <w:rFonts w:eastAsia="Times New Roman"/>
                <w:color w:val="000000" w:themeColor="text1"/>
                <w:lang w:val="en-US" w:eastAsia="es-MX"/>
              </w:rPr>
            </w:rPrChange>
          </w:rPr>
          <w:t xml:space="preserve">uch analysis enables companies </w:t>
        </w:r>
      </w:ins>
      <w:ins w:id="348" w:author="SIA-India" w:date="2022-12-12T09:43:00Z">
        <w:r w:rsidRPr="00A43712">
          <w:rPr>
            <w:rFonts w:eastAsia="Times New Roman"/>
            <w:color w:val="000000" w:themeColor="text1"/>
            <w:highlight w:val="cyan"/>
            <w:lang w:val="en-US" w:eastAsia="es-MX"/>
            <w:rPrChange w:id="349" w:author="SIA-India" w:date="2022-12-12T10:09:00Z">
              <w:rPr>
                <w:rFonts w:eastAsia="Times New Roman"/>
                <w:color w:val="000000" w:themeColor="text1"/>
                <w:lang w:val="en-US" w:eastAsia="es-MX"/>
              </w:rPr>
            </w:rPrChange>
          </w:rPr>
          <w:t xml:space="preserve">to identify, forecast and strategize </w:t>
        </w:r>
      </w:ins>
      <w:ins w:id="350" w:author="SIA-India" w:date="2022-12-12T09:44:00Z">
        <w:r w:rsidRPr="00A43712">
          <w:rPr>
            <w:rFonts w:eastAsia="Times New Roman"/>
            <w:color w:val="000000" w:themeColor="text1"/>
            <w:highlight w:val="cyan"/>
            <w:lang w:val="en-US" w:eastAsia="es-MX"/>
            <w:rPrChange w:id="351" w:author="SIA-India" w:date="2022-12-12T10:09:00Z">
              <w:rPr>
                <w:rFonts w:eastAsia="Times New Roman"/>
                <w:color w:val="000000" w:themeColor="text1"/>
                <w:lang w:val="en-US" w:eastAsia="es-MX"/>
              </w:rPr>
            </w:rPrChange>
          </w:rPr>
          <w:t>for current and upcoming markets</w:t>
        </w:r>
      </w:ins>
      <w:ins w:id="352" w:author="SIA-India" w:date="2022-12-12T10:08:00Z">
        <w:r w:rsidRPr="00A43712">
          <w:rPr>
            <w:rFonts w:eastAsia="Times New Roman"/>
            <w:color w:val="000000" w:themeColor="text1"/>
            <w:highlight w:val="cyan"/>
            <w:lang w:val="en-US" w:eastAsia="es-MX"/>
            <w:rPrChange w:id="353" w:author="SIA-India" w:date="2022-12-12T10:09:00Z">
              <w:rPr>
                <w:rFonts w:eastAsia="Times New Roman"/>
                <w:color w:val="000000" w:themeColor="text1"/>
                <w:lang w:val="en-US" w:eastAsia="es-MX"/>
              </w:rPr>
            </w:rPrChange>
          </w:rPr>
          <w:t xml:space="preserve"> including market </w:t>
        </w:r>
      </w:ins>
      <w:ins w:id="354" w:author="SIA-India" w:date="2022-12-12T10:09:00Z">
        <w:r w:rsidRPr="00A43712">
          <w:rPr>
            <w:rFonts w:eastAsia="Times New Roman"/>
            <w:color w:val="000000" w:themeColor="text1"/>
            <w:highlight w:val="cyan"/>
            <w:lang w:val="en-US" w:eastAsia="es-MX"/>
            <w:rPrChange w:id="355" w:author="SIA-India" w:date="2022-12-12T10:09:00Z">
              <w:rPr>
                <w:rFonts w:eastAsia="Times New Roman"/>
                <w:color w:val="000000" w:themeColor="text1"/>
                <w:lang w:val="en-US" w:eastAsia="es-MX"/>
              </w:rPr>
            </w:rPrChange>
          </w:rPr>
          <w:t xml:space="preserve">maturity and future market </w:t>
        </w:r>
      </w:ins>
      <w:ins w:id="356" w:author="SIA-India" w:date="2022-12-12T10:08:00Z">
        <w:r w:rsidRPr="00A43712">
          <w:rPr>
            <w:rFonts w:eastAsia="Times New Roman"/>
            <w:color w:val="000000" w:themeColor="text1"/>
            <w:highlight w:val="cyan"/>
            <w:lang w:val="en-US" w:eastAsia="es-MX"/>
            <w:rPrChange w:id="357" w:author="SIA-India" w:date="2022-12-12T10:09:00Z">
              <w:rPr>
                <w:rFonts w:eastAsia="Times New Roman"/>
                <w:color w:val="000000" w:themeColor="text1"/>
                <w:lang w:val="en-US" w:eastAsia="es-MX"/>
              </w:rPr>
            </w:rPrChange>
          </w:rPr>
          <w:t xml:space="preserve">potential </w:t>
        </w:r>
      </w:ins>
      <w:ins w:id="358" w:author="SIA-India" w:date="2022-12-12T09:44:00Z">
        <w:r w:rsidRPr="00A43712">
          <w:rPr>
            <w:rFonts w:eastAsia="Times New Roman"/>
            <w:color w:val="000000" w:themeColor="text1"/>
            <w:highlight w:val="cyan"/>
            <w:lang w:val="en-US" w:eastAsia="es-MX"/>
            <w:rPrChange w:id="359" w:author="SIA-India" w:date="2022-12-12T10:09:00Z">
              <w:rPr>
                <w:rFonts w:eastAsia="Times New Roman"/>
                <w:color w:val="000000" w:themeColor="text1"/>
                <w:lang w:val="en-US" w:eastAsia="es-MX"/>
              </w:rPr>
            </w:rPrChange>
          </w:rPr>
          <w:t xml:space="preserve"> </w:t>
        </w:r>
      </w:ins>
      <w:del w:id="360" w:author="SIA-India" w:date="2022-12-12T09:44:00Z">
        <w:r w:rsidRPr="00A43712" w:rsidDel="000953AD">
          <w:rPr>
            <w:rFonts w:eastAsia="Times New Roman"/>
            <w:color w:val="000000" w:themeColor="text1"/>
            <w:highlight w:val="cyan"/>
            <w:lang w:val="en-US" w:eastAsia="es-MX"/>
            <w:rPrChange w:id="361" w:author="SIA-India" w:date="2022-12-12T10:09:00Z">
              <w:rPr>
                <w:rFonts w:eastAsia="Times New Roman"/>
                <w:color w:val="000000" w:themeColor="text1"/>
                <w:lang w:val="en-US" w:eastAsia="es-MX"/>
              </w:rPr>
            </w:rPrChange>
          </w:rPr>
          <w:delText>Telecommunications market indicators are very important to analyze and to effectively monitor the status of the telecommunications market</w:delText>
        </w:r>
      </w:del>
      <w:r w:rsidRPr="00A43712">
        <w:rPr>
          <w:rFonts w:eastAsia="Times New Roman"/>
          <w:color w:val="000000" w:themeColor="text1"/>
          <w:highlight w:val="cyan"/>
          <w:lang w:val="en-US" w:eastAsia="es-MX"/>
          <w:rPrChange w:id="362" w:author="SIA-India" w:date="2022-12-12T10:09:00Z">
            <w:rPr>
              <w:rFonts w:eastAsia="Times New Roman"/>
              <w:color w:val="000000" w:themeColor="text1"/>
              <w:lang w:val="en-US" w:eastAsia="es-MX"/>
            </w:rPr>
          </w:rPrChange>
        </w:rPr>
        <w:t>.</w:t>
      </w:r>
      <w:r>
        <w:rPr>
          <w:rFonts w:eastAsia="Times New Roman"/>
          <w:color w:val="000000" w:themeColor="text1"/>
          <w:lang w:val="en-US" w:eastAsia="es-MX"/>
        </w:rPr>
        <w:t xml:space="preserve"> </w:t>
      </w:r>
      <w:del w:id="363" w:author="SIA-India" w:date="2022-12-12T09:49:00Z">
        <w:r w:rsidDel="000953AD">
          <w:rPr>
            <w:rFonts w:eastAsia="Times New Roman"/>
            <w:color w:val="000000" w:themeColor="text1"/>
            <w:lang w:val="en-US" w:eastAsia="es-MX"/>
          </w:rPr>
          <w:delText xml:space="preserve">They are useful to know the market sizing, how many companies are and what telecom services they offer, who the key players are, how many subscribers </w:delText>
        </w:r>
        <w:r w:rsidDel="000953AD">
          <w:rPr>
            <w:rFonts w:eastAsia="Times New Roman"/>
            <w:color w:val="000000" w:themeColor="text1"/>
            <w:lang w:val="en-US" w:eastAsia="es-MX"/>
          </w:rPr>
          <w:lastRenderedPageBreak/>
          <w:delText xml:space="preserve">are, among others. Generally, KPIs from this toolbox bring information about the </w:delText>
        </w:r>
        <w:r w:rsidRPr="00554EE7" w:rsidDel="000953AD">
          <w:rPr>
            <w:rFonts w:eastAsia="Times New Roman"/>
            <w:color w:val="000000" w:themeColor="text1"/>
            <w:lang w:val="en-US" w:eastAsia="es-MX"/>
          </w:rPr>
          <w:delText>development</w:delText>
        </w:r>
        <w:r w:rsidDel="000953AD">
          <w:rPr>
            <w:rFonts w:eastAsia="Times New Roman"/>
            <w:color w:val="000000" w:themeColor="text1"/>
            <w:lang w:val="en-US" w:eastAsia="es-MX"/>
          </w:rPr>
          <w:delText xml:space="preserve"> of the telecom industry, its growth and the opportunities. </w:delText>
        </w:r>
        <w:r w:rsidRPr="00BE023C" w:rsidDel="000953AD">
          <w:rPr>
            <w:rFonts w:eastAsia="Times New Roman"/>
            <w:color w:val="000000" w:themeColor="text1"/>
            <w:lang w:val="en-US" w:eastAsia="es-MX"/>
          </w:rPr>
          <w:delText>Some KPI that could be considered in this toolbox:</w:delText>
        </w:r>
      </w:del>
    </w:p>
    <w:p w14:paraId="7F1806F8" w14:textId="77777777" w:rsidR="005041F4" w:rsidRPr="003C5422" w:rsidRDefault="005041F4" w:rsidP="005041F4">
      <w:pPr>
        <w:jc w:val="both"/>
        <w:textAlignment w:val="baseline"/>
        <w:rPr>
          <w:ins w:id="364" w:author="SIA-India" w:date="2022-12-12T09:49:00Z"/>
          <w:rFonts w:eastAsia="Times New Roman"/>
          <w:color w:val="000000" w:themeColor="text1"/>
          <w:lang w:val="en-US" w:eastAsia="es-MX"/>
        </w:rPr>
      </w:pPr>
      <w:ins w:id="365" w:author="SIA-India" w:date="2022-12-12T09:49:00Z">
        <w:r>
          <w:rPr>
            <w:rFonts w:eastAsia="Times New Roman"/>
            <w:color w:val="000000" w:themeColor="text1"/>
            <w:lang w:val="en-US" w:eastAsia="es-MX"/>
          </w:rPr>
          <w:t xml:space="preserve">The KPIs </w:t>
        </w:r>
      </w:ins>
      <w:ins w:id="366" w:author="SIA-India" w:date="2022-12-12T10:01:00Z">
        <w:r>
          <w:rPr>
            <w:rFonts w:eastAsia="Times New Roman"/>
            <w:color w:val="000000" w:themeColor="text1"/>
            <w:lang w:val="en-US" w:eastAsia="es-MX"/>
          </w:rPr>
          <w:t xml:space="preserve">relevant to this </w:t>
        </w:r>
      </w:ins>
      <w:ins w:id="367" w:author="SIA-India" w:date="2022-12-12T09:50:00Z">
        <w:r>
          <w:rPr>
            <w:rFonts w:eastAsia="Times New Roman"/>
            <w:color w:val="000000" w:themeColor="text1"/>
            <w:lang w:val="en-US" w:eastAsia="es-MX"/>
          </w:rPr>
          <w:t xml:space="preserve">toolbox are: </w:t>
        </w:r>
      </w:ins>
    </w:p>
    <w:p w14:paraId="22AA7F44" w14:textId="77777777" w:rsidR="00FC5A17" w:rsidRPr="004055A9" w:rsidRDefault="0082000D">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Mobile </w:t>
      </w:r>
      <w:r w:rsidR="00FC5A17" w:rsidRPr="004055A9">
        <w:rPr>
          <w:rFonts w:eastAsia="Times New Roman"/>
          <w:color w:val="000000" w:themeColor="text1"/>
          <w:lang w:val="en-US" w:eastAsia="es-MX"/>
        </w:rPr>
        <w:t>Users Penetration</w:t>
      </w:r>
      <w:r w:rsidR="00893408" w:rsidRPr="004055A9">
        <w:rPr>
          <w:rFonts w:eastAsia="Times New Roman"/>
          <w:color w:val="000000" w:themeColor="text1"/>
          <w:lang w:val="en-US" w:eastAsia="es-MX"/>
        </w:rPr>
        <w:t xml:space="preserve"> </w:t>
      </w:r>
      <w:r w:rsidR="00292AB3" w:rsidRPr="004055A9">
        <w:rPr>
          <w:rFonts w:eastAsia="Times New Roman"/>
          <w:color w:val="000000" w:themeColor="text1"/>
          <w:lang w:val="en-US" w:eastAsia="es-MX"/>
        </w:rPr>
        <w:t xml:space="preserve">(MUP) </w:t>
      </w:r>
      <w:r w:rsidR="00893408" w:rsidRPr="004055A9">
        <w:rPr>
          <w:rFonts w:eastAsia="Times New Roman"/>
          <w:color w:val="000000" w:themeColor="text1"/>
          <w:lang w:val="en-US" w:eastAsia="es-MX"/>
        </w:rPr>
        <w:t>(telephony, Internet access)</w:t>
      </w:r>
      <w:r w:rsidR="00292AB3" w:rsidRPr="004055A9">
        <w:rPr>
          <w:rFonts w:eastAsia="Times New Roman"/>
          <w:color w:val="000000" w:themeColor="text1"/>
          <w:lang w:val="en-US" w:eastAsia="es-MX"/>
        </w:rPr>
        <w:t xml:space="preserve"> per neighborhood polygon</w:t>
      </w:r>
    </w:p>
    <w:p w14:paraId="01E10A2E" w14:textId="77777777" w:rsidR="0082000D" w:rsidRPr="004055A9" w:rsidRDefault="0082000D">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Fixed Users Penetration</w:t>
      </w:r>
      <w:r w:rsidR="00292AB3" w:rsidRPr="004055A9">
        <w:rPr>
          <w:rFonts w:eastAsia="Times New Roman"/>
          <w:color w:val="000000" w:themeColor="text1"/>
          <w:lang w:val="en-US" w:eastAsia="es-MX"/>
        </w:rPr>
        <w:t xml:space="preserve"> (FUP)</w:t>
      </w:r>
      <w:r w:rsidR="00486317" w:rsidRPr="004055A9">
        <w:rPr>
          <w:rFonts w:eastAsia="Times New Roman"/>
          <w:color w:val="000000" w:themeColor="text1"/>
          <w:lang w:val="en-US" w:eastAsia="es-MX"/>
        </w:rPr>
        <w:t xml:space="preserve"> (telephony, Internet access</w:t>
      </w:r>
      <w:r w:rsidR="00893408" w:rsidRPr="004055A9">
        <w:rPr>
          <w:rFonts w:eastAsia="Times New Roman"/>
          <w:color w:val="000000" w:themeColor="text1"/>
          <w:lang w:val="en-US" w:eastAsia="es-MX"/>
        </w:rPr>
        <w:t>)</w:t>
      </w:r>
      <w:r w:rsidR="00292AB3" w:rsidRPr="004055A9">
        <w:rPr>
          <w:rFonts w:eastAsia="Times New Roman"/>
          <w:color w:val="000000" w:themeColor="text1"/>
          <w:lang w:val="en-US" w:eastAsia="es-MX"/>
        </w:rPr>
        <w:t xml:space="preserve"> per neighborhood polygon</w:t>
      </w:r>
    </w:p>
    <w:p w14:paraId="42526646" w14:textId="3AF8429D" w:rsidR="00F26E88" w:rsidRDefault="0014102D">
      <w:pPr>
        <w:pStyle w:val="ListParagraph"/>
        <w:numPr>
          <w:ilvl w:val="0"/>
          <w:numId w:val="21"/>
        </w:numPr>
        <w:textAlignment w:val="baseline"/>
        <w:rPr>
          <w:rFonts w:eastAsia="Times New Roman"/>
          <w:color w:val="000000" w:themeColor="text1"/>
          <w:lang w:val="en-US" w:eastAsia="es-MX"/>
        </w:rPr>
      </w:pPr>
      <w:r w:rsidRPr="004055A9">
        <w:rPr>
          <w:rFonts w:eastAsia="Times New Roman"/>
          <w:color w:val="000000" w:themeColor="text1"/>
          <w:lang w:val="en-US" w:eastAsia="es-MX"/>
        </w:rPr>
        <w:t>Presence of any kind of service provider such as mobile operators, fixed operators, mobile virtual operators, wireless Internet Service Provider</w:t>
      </w:r>
    </w:p>
    <w:p w14:paraId="047948A9" w14:textId="77777777" w:rsidR="005424F6" w:rsidRPr="001D5356" w:rsidRDefault="005424F6">
      <w:pPr>
        <w:pStyle w:val="ListParagraph"/>
        <w:numPr>
          <w:ilvl w:val="0"/>
          <w:numId w:val="21"/>
        </w:numPr>
        <w:textAlignment w:val="baseline"/>
        <w:rPr>
          <w:rFonts w:eastAsia="Times New Roman"/>
          <w:color w:val="000000" w:themeColor="text1"/>
          <w:lang w:val="en-US" w:eastAsia="es-MX"/>
        </w:rPr>
      </w:pPr>
      <w:r w:rsidRPr="001D5356">
        <w:rPr>
          <w:rFonts w:eastAsia="Times New Roman"/>
          <w:color w:val="000000" w:themeColor="text1"/>
          <w:lang w:val="en-US" w:eastAsia="es-MX"/>
        </w:rPr>
        <w:t>Fixed broadband basket</w:t>
      </w:r>
    </w:p>
    <w:p w14:paraId="3BE51CD0" w14:textId="77777777" w:rsidR="005424F6" w:rsidRPr="001D5356" w:rsidRDefault="005424F6">
      <w:pPr>
        <w:pStyle w:val="ListParagraph"/>
        <w:numPr>
          <w:ilvl w:val="0"/>
          <w:numId w:val="21"/>
        </w:numPr>
        <w:textAlignment w:val="baseline"/>
        <w:rPr>
          <w:rFonts w:eastAsia="Times New Roman"/>
          <w:color w:val="000000" w:themeColor="text1"/>
          <w:lang w:val="en-US" w:eastAsia="es-MX"/>
        </w:rPr>
      </w:pPr>
      <w:r w:rsidRPr="001D5356">
        <w:rPr>
          <w:rFonts w:eastAsia="Times New Roman"/>
          <w:color w:val="000000" w:themeColor="text1"/>
          <w:lang w:val="en-US" w:eastAsia="es-MX"/>
        </w:rPr>
        <w:t>Mobile cellular low-usage basket</w:t>
      </w:r>
    </w:p>
    <w:p w14:paraId="61205CD2" w14:textId="1154BCC5" w:rsidR="005424F6" w:rsidRDefault="7247AA58">
      <w:pPr>
        <w:pStyle w:val="ListParagraph"/>
        <w:numPr>
          <w:ilvl w:val="0"/>
          <w:numId w:val="21"/>
        </w:numPr>
        <w:textAlignment w:val="baseline"/>
        <w:rPr>
          <w:rFonts w:eastAsia="Times New Roman"/>
          <w:color w:val="000000" w:themeColor="text1"/>
          <w:lang w:val="en-US" w:eastAsia="es-MX"/>
        </w:rPr>
      </w:pPr>
      <w:r w:rsidRPr="7247AA58">
        <w:rPr>
          <w:rFonts w:eastAsia="Times New Roman"/>
          <w:color w:val="000000" w:themeColor="text1"/>
          <w:lang w:val="en-US" w:eastAsia="es-MX"/>
        </w:rPr>
        <w:t>Mobile broadband Internet prices per month</w:t>
      </w:r>
    </w:p>
    <w:p w14:paraId="1BDD5690" w14:textId="77777777" w:rsidR="005041F4" w:rsidRDefault="005041F4" w:rsidP="005041F4">
      <w:pPr>
        <w:pStyle w:val="ListParagraph"/>
        <w:numPr>
          <w:ilvl w:val="0"/>
          <w:numId w:val="21"/>
        </w:numPr>
        <w:rPr>
          <w:ins w:id="368" w:author="SIA-India" w:date="2022-12-12T10:02:00Z"/>
          <w:rFonts w:eastAsia="Times New Roman"/>
          <w:color w:val="000000" w:themeColor="text1"/>
          <w:lang w:val="en-US" w:eastAsia="es-MX"/>
        </w:rPr>
      </w:pPr>
      <w:r w:rsidRPr="647F5D92">
        <w:rPr>
          <w:rFonts w:eastAsia="Times New Roman"/>
          <w:color w:val="000000" w:themeColor="text1"/>
          <w:lang w:val="en-US" w:eastAsia="es-MX"/>
        </w:rPr>
        <w:t>Satellite broadband internet prices per month (if any)</w:t>
      </w:r>
    </w:p>
    <w:p w14:paraId="154E8591" w14:textId="77777777" w:rsidR="005041F4" w:rsidRDefault="005041F4" w:rsidP="005041F4">
      <w:pPr>
        <w:pStyle w:val="ListParagraph"/>
        <w:numPr>
          <w:ilvl w:val="0"/>
          <w:numId w:val="21"/>
        </w:numPr>
        <w:rPr>
          <w:ins w:id="369" w:author="SIA-India" w:date="2022-12-12T10:03:00Z"/>
          <w:rFonts w:eastAsia="Times New Roman"/>
          <w:color w:val="000000" w:themeColor="text1"/>
          <w:lang w:val="en-US" w:eastAsia="es-MX"/>
        </w:rPr>
      </w:pPr>
      <w:ins w:id="370" w:author="SIA-India" w:date="2022-12-12T10:04:00Z">
        <w:r>
          <w:rPr>
            <w:rFonts w:eastAsia="Times New Roman"/>
            <w:color w:val="000000" w:themeColor="text1"/>
            <w:lang w:val="en-US" w:eastAsia="es-MX"/>
          </w:rPr>
          <w:t>Consumer vs Geographical market trends</w:t>
        </w:r>
      </w:ins>
    </w:p>
    <w:p w14:paraId="0066C872" w14:textId="77777777" w:rsidR="005041F4" w:rsidRDefault="005041F4" w:rsidP="005041F4">
      <w:pPr>
        <w:pStyle w:val="ListParagraph"/>
        <w:numPr>
          <w:ilvl w:val="0"/>
          <w:numId w:val="21"/>
        </w:numPr>
        <w:rPr>
          <w:rFonts w:eastAsia="Times New Roman"/>
          <w:color w:val="000000" w:themeColor="text1"/>
          <w:lang w:val="en-US" w:eastAsia="es-MX"/>
        </w:rPr>
      </w:pPr>
      <w:ins w:id="371" w:author="SIA-India" w:date="2022-12-12T10:02:00Z">
        <w:r>
          <w:rPr>
            <w:rFonts w:eastAsia="Times New Roman"/>
            <w:color w:val="000000" w:themeColor="text1"/>
            <w:lang w:val="en-US" w:eastAsia="es-MX"/>
          </w:rPr>
          <w:t xml:space="preserve">Opportunities and fluctuations in the market </w:t>
        </w:r>
      </w:ins>
      <w:ins w:id="372" w:author="SIA-India" w:date="2022-12-12T10:03:00Z">
        <w:r>
          <w:rPr>
            <w:rFonts w:eastAsia="Times New Roman"/>
            <w:color w:val="000000" w:themeColor="text1"/>
            <w:lang w:val="en-US" w:eastAsia="es-MX"/>
          </w:rPr>
          <w:t xml:space="preserve">and their impact </w:t>
        </w:r>
      </w:ins>
    </w:p>
    <w:p w14:paraId="18925B9B" w14:textId="425B6994" w:rsidR="003B03ED"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Churn and revenue loss (in terms of previous view of density population / capacity issues).</w:t>
      </w:r>
    </w:p>
    <w:p w14:paraId="45761AC7" w14:textId="4E5B7AF5" w:rsidR="003B03ED" w:rsidRPr="001D5356" w:rsidRDefault="003B03ED" w:rsidP="5D2D43A4">
      <w:pPr>
        <w:textAlignment w:val="baseline"/>
        <w:rPr>
          <w:rFonts w:eastAsia="Times New Roman"/>
          <w:color w:val="000000" w:themeColor="text1"/>
          <w:lang w:val="en-US" w:eastAsia="es-MX"/>
        </w:rPr>
      </w:pPr>
    </w:p>
    <w:p w14:paraId="5C07B3C4" w14:textId="6C070E20" w:rsidR="003B03ED" w:rsidRPr="001D5356" w:rsidRDefault="568F37CE" w:rsidP="5D2D43A4">
      <w:pPr>
        <w:textAlignment w:val="baseline"/>
        <w:rPr>
          <w:rFonts w:eastAsia="Times New Roman"/>
          <w:color w:val="000000" w:themeColor="text1"/>
          <w:lang w:val="en-US" w:eastAsia="es-MX"/>
        </w:rPr>
      </w:pPr>
      <w:r w:rsidRPr="5D2D43A4">
        <w:rPr>
          <w:rFonts w:eastAsia="Times New Roman"/>
          <w:color w:val="000000" w:themeColor="text1"/>
          <w:highlight w:val="yellow"/>
          <w:lang w:val="en-US" w:eastAsia="es-MX"/>
        </w:rPr>
        <w:t>Editor’s Note:</w:t>
      </w:r>
      <w:r w:rsidRPr="5D2D43A4">
        <w:rPr>
          <w:rFonts w:eastAsia="Times New Roman"/>
          <w:color w:val="000000" w:themeColor="text1"/>
          <w:lang w:val="en-US" w:eastAsia="es-MX"/>
        </w:rPr>
        <w:t xml:space="preserve"> check if there is a need to expand the point (There is a loss of revenue)</w:t>
      </w:r>
    </w:p>
    <w:p w14:paraId="5B03A3B2" w14:textId="77777777" w:rsidR="00274A28" w:rsidRDefault="00274A28" w:rsidP="00274A28">
      <w:pPr>
        <w:jc w:val="both"/>
        <w:textAlignment w:val="baseline"/>
        <w:rPr>
          <w:rFonts w:eastAsia="Times New Roman"/>
          <w:color w:val="000000" w:themeColor="text1"/>
          <w:lang w:val="en-US" w:eastAsia="es-MX"/>
        </w:rPr>
      </w:pPr>
    </w:p>
    <w:p w14:paraId="19F7B0F0" w14:textId="77777777" w:rsidR="005041F4" w:rsidDel="004A3D77" w:rsidRDefault="005041F4" w:rsidP="005041F4">
      <w:pPr>
        <w:textAlignment w:val="baseline"/>
        <w:rPr>
          <w:del w:id="373" w:author="SIA-India" w:date="2022-12-12T10:27:00Z"/>
          <w:rFonts w:eastAsia="Times New Roman"/>
          <w:color w:val="000000" w:themeColor="text1"/>
          <w:u w:val="single"/>
          <w:lang w:val="en-US" w:eastAsia="es-MX"/>
        </w:rPr>
      </w:pPr>
      <w:del w:id="374" w:author="SIA-India" w:date="2022-12-12T10:27:00Z">
        <w:r w:rsidRPr="00BE023C" w:rsidDel="004A3D77">
          <w:rPr>
            <w:rFonts w:eastAsia="Times New Roman"/>
            <w:color w:val="000000" w:themeColor="text1"/>
            <w:u w:val="single"/>
            <w:lang w:val="en-US" w:eastAsia="es-MX"/>
          </w:rPr>
          <w:delText xml:space="preserve">Toolbox of </w:delText>
        </w:r>
        <w:r w:rsidDel="004A3D77">
          <w:rPr>
            <w:rFonts w:eastAsia="Times New Roman"/>
            <w:color w:val="000000" w:themeColor="text1"/>
            <w:u w:val="single"/>
            <w:lang w:val="en-US" w:eastAsia="es-MX"/>
          </w:rPr>
          <w:delText>Coverage</w:delText>
        </w:r>
      </w:del>
      <w:ins w:id="375" w:author="SIA-India" w:date="2022-12-12T10:28:00Z">
        <w:r>
          <w:rPr>
            <w:rFonts w:eastAsia="Times New Roman"/>
            <w:color w:val="000000" w:themeColor="text1"/>
            <w:u w:val="single"/>
            <w:lang w:val="en-US" w:eastAsia="es-MX"/>
          </w:rPr>
          <w:t xml:space="preserve"> Geographical Network Coverage Toolbox</w:t>
        </w:r>
      </w:ins>
    </w:p>
    <w:p w14:paraId="45B64AF9" w14:textId="77777777" w:rsidR="005041F4" w:rsidRDefault="005041F4" w:rsidP="005041F4">
      <w:pPr>
        <w:jc w:val="both"/>
        <w:textAlignment w:val="baseline"/>
        <w:rPr>
          <w:rFonts w:eastAsia="Times New Roman"/>
          <w:color w:val="000000" w:themeColor="text1"/>
          <w:lang w:val="en-US" w:eastAsia="es-MX"/>
        </w:rPr>
      </w:pPr>
      <w:ins w:id="376" w:author="SIA-India" w:date="2022-12-12T10:29:00Z">
        <w:r w:rsidRPr="004A3D77">
          <w:rPr>
            <w:rFonts w:eastAsia="Times New Roman"/>
            <w:color w:val="000000" w:themeColor="text1"/>
            <w:highlight w:val="cyan"/>
            <w:lang w:val="en-US" w:eastAsia="es-MX"/>
            <w:rPrChange w:id="377" w:author="SIA-India" w:date="2022-12-12T10:36:00Z">
              <w:rPr>
                <w:rFonts w:eastAsia="Times New Roman"/>
                <w:color w:val="000000" w:themeColor="text1"/>
                <w:lang w:val="en-US" w:eastAsia="es-MX"/>
              </w:rPr>
            </w:rPrChange>
          </w:rPr>
          <w:t xml:space="preserve">This </w:t>
        </w:r>
      </w:ins>
      <w:del w:id="378" w:author="SIA-India" w:date="2022-12-12T10:29:00Z">
        <w:r w:rsidRPr="004A3D77" w:rsidDel="004A3D77">
          <w:rPr>
            <w:rFonts w:eastAsia="Times New Roman"/>
            <w:color w:val="000000" w:themeColor="text1"/>
            <w:highlight w:val="cyan"/>
            <w:lang w:val="en-US" w:eastAsia="es-MX"/>
            <w:rPrChange w:id="379" w:author="SIA-India" w:date="2022-12-12T10:36:00Z">
              <w:rPr>
                <w:rFonts w:eastAsia="Times New Roman"/>
                <w:color w:val="000000" w:themeColor="text1"/>
                <w:lang w:val="en-US" w:eastAsia="es-MX"/>
              </w:rPr>
            </w:rPrChange>
          </w:rPr>
          <w:delText>T</w:delText>
        </w:r>
      </w:del>
      <w:ins w:id="380" w:author="SIA-India" w:date="2022-12-12T10:29:00Z">
        <w:r w:rsidRPr="004A3D77">
          <w:rPr>
            <w:rFonts w:eastAsia="Times New Roman"/>
            <w:color w:val="000000" w:themeColor="text1"/>
            <w:highlight w:val="cyan"/>
            <w:lang w:val="en-US" w:eastAsia="es-MX"/>
            <w:rPrChange w:id="381" w:author="SIA-India" w:date="2022-12-12T10:36:00Z">
              <w:rPr>
                <w:rFonts w:eastAsia="Times New Roman"/>
                <w:color w:val="000000" w:themeColor="text1"/>
                <w:lang w:val="en-US" w:eastAsia="es-MX"/>
              </w:rPr>
            </w:rPrChange>
          </w:rPr>
          <w:t>t</w:t>
        </w:r>
      </w:ins>
      <w:r w:rsidRPr="004A3D77">
        <w:rPr>
          <w:rFonts w:eastAsia="Times New Roman"/>
          <w:color w:val="000000" w:themeColor="text1"/>
          <w:highlight w:val="cyan"/>
          <w:lang w:val="en-US" w:eastAsia="es-MX"/>
          <w:rPrChange w:id="382" w:author="SIA-India" w:date="2022-12-12T10:36:00Z">
            <w:rPr>
              <w:rFonts w:eastAsia="Times New Roman"/>
              <w:color w:val="000000" w:themeColor="text1"/>
              <w:lang w:val="en-US" w:eastAsia="es-MX"/>
            </w:rPr>
          </w:rPrChange>
        </w:rPr>
        <w:t xml:space="preserve">oolbox </w:t>
      </w:r>
      <w:del w:id="383" w:author="SIA-India" w:date="2022-12-12T10:29:00Z">
        <w:r w:rsidRPr="004A3D77" w:rsidDel="004A3D77">
          <w:rPr>
            <w:rFonts w:eastAsia="Times New Roman"/>
            <w:color w:val="000000" w:themeColor="text1"/>
            <w:highlight w:val="cyan"/>
            <w:lang w:val="en-US" w:eastAsia="es-MX"/>
            <w:rPrChange w:id="384" w:author="SIA-India" w:date="2022-12-12T10:36:00Z">
              <w:rPr>
                <w:rFonts w:eastAsia="Times New Roman"/>
                <w:color w:val="000000" w:themeColor="text1"/>
                <w:lang w:val="en-US" w:eastAsia="es-MX"/>
              </w:rPr>
            </w:rPrChange>
          </w:rPr>
          <w:delText xml:space="preserve">that </w:delText>
        </w:r>
      </w:del>
      <w:r w:rsidRPr="004A3D77">
        <w:rPr>
          <w:rFonts w:eastAsia="Times New Roman"/>
          <w:color w:val="000000" w:themeColor="text1"/>
          <w:highlight w:val="cyan"/>
          <w:lang w:val="en-US" w:eastAsia="es-MX"/>
          <w:rPrChange w:id="385" w:author="SIA-India" w:date="2022-12-12T10:36:00Z">
            <w:rPr>
              <w:rFonts w:eastAsia="Times New Roman"/>
              <w:color w:val="000000" w:themeColor="text1"/>
              <w:lang w:val="en-US" w:eastAsia="es-MX"/>
            </w:rPr>
          </w:rPrChange>
        </w:rPr>
        <w:t xml:space="preserve">gathers all those metrics that help to identify those geographic areas where users can connect </w:t>
      </w:r>
      <w:ins w:id="386" w:author="SIA-India" w:date="2022-12-12T10:32:00Z">
        <w:r w:rsidRPr="004A3D77">
          <w:rPr>
            <w:rFonts w:eastAsia="Times New Roman"/>
            <w:color w:val="000000" w:themeColor="text1"/>
            <w:highlight w:val="cyan"/>
            <w:lang w:val="en-US" w:eastAsia="es-MX"/>
            <w:rPrChange w:id="387" w:author="SIA-India" w:date="2022-12-12T10:36:00Z">
              <w:rPr>
                <w:rFonts w:eastAsia="Times New Roman"/>
                <w:color w:val="000000" w:themeColor="text1"/>
                <w:lang w:val="en-US" w:eastAsia="es-MX"/>
              </w:rPr>
            </w:rPrChange>
          </w:rPr>
          <w:t>to a network</w:t>
        </w:r>
      </w:ins>
      <w:ins w:id="388" w:author="SIA-India" w:date="2022-12-12T10:35:00Z">
        <w:r w:rsidRPr="004A3D77">
          <w:rPr>
            <w:rFonts w:eastAsia="Times New Roman"/>
            <w:color w:val="000000" w:themeColor="text1"/>
            <w:highlight w:val="cyan"/>
            <w:lang w:val="en-US" w:eastAsia="es-MX"/>
            <w:rPrChange w:id="389" w:author="SIA-India" w:date="2022-12-12T10:36:00Z">
              <w:rPr>
                <w:rFonts w:eastAsia="Times New Roman"/>
                <w:color w:val="000000" w:themeColor="text1"/>
                <w:lang w:val="en-US" w:eastAsia="es-MX"/>
              </w:rPr>
            </w:rPrChange>
          </w:rPr>
          <w:t xml:space="preserve">, stay connected </w:t>
        </w:r>
      </w:ins>
      <w:ins w:id="390" w:author="SIA-India" w:date="2022-12-12T10:30:00Z">
        <w:r w:rsidRPr="004A3D77">
          <w:rPr>
            <w:rFonts w:eastAsia="Times New Roman"/>
            <w:color w:val="000000" w:themeColor="text1"/>
            <w:highlight w:val="cyan"/>
            <w:lang w:val="en-US" w:eastAsia="es-MX"/>
            <w:rPrChange w:id="391" w:author="SIA-India" w:date="2022-12-12T10:36:00Z">
              <w:rPr>
                <w:rFonts w:eastAsia="Times New Roman"/>
                <w:color w:val="000000" w:themeColor="text1"/>
                <w:lang w:val="en-US" w:eastAsia="es-MX"/>
              </w:rPr>
            </w:rPrChange>
          </w:rPr>
          <w:t xml:space="preserve">and </w:t>
        </w:r>
      </w:ins>
      <w:ins w:id="392" w:author="SIA-India" w:date="2022-12-12T10:39:00Z">
        <w:r>
          <w:rPr>
            <w:rFonts w:eastAsia="Times New Roman"/>
            <w:color w:val="000000" w:themeColor="text1"/>
            <w:highlight w:val="cyan"/>
            <w:lang w:val="en-US" w:eastAsia="es-MX"/>
          </w:rPr>
          <w:t xml:space="preserve">reliably </w:t>
        </w:r>
      </w:ins>
      <w:ins w:id="393" w:author="SIA-India" w:date="2022-12-12T10:30:00Z">
        <w:r w:rsidRPr="004A3D77">
          <w:rPr>
            <w:rFonts w:eastAsia="Times New Roman"/>
            <w:color w:val="000000" w:themeColor="text1"/>
            <w:highlight w:val="cyan"/>
            <w:lang w:val="en-US" w:eastAsia="es-MX"/>
            <w:rPrChange w:id="394" w:author="SIA-India" w:date="2022-12-12T10:36:00Z">
              <w:rPr>
                <w:rFonts w:eastAsia="Times New Roman"/>
                <w:color w:val="000000" w:themeColor="text1"/>
                <w:lang w:val="en-US" w:eastAsia="es-MX"/>
              </w:rPr>
            </w:rPrChange>
          </w:rPr>
          <w:t xml:space="preserve">communicate </w:t>
        </w:r>
      </w:ins>
      <w:ins w:id="395" w:author="SIA-India" w:date="2022-12-12T10:36:00Z">
        <w:r w:rsidRPr="004A3D77">
          <w:rPr>
            <w:rFonts w:eastAsia="Times New Roman"/>
            <w:color w:val="000000" w:themeColor="text1"/>
            <w:highlight w:val="cyan"/>
            <w:lang w:val="en-US" w:eastAsia="es-MX"/>
            <w:rPrChange w:id="396" w:author="SIA-India" w:date="2022-12-12T10:36:00Z">
              <w:rPr>
                <w:rFonts w:eastAsia="Times New Roman"/>
                <w:color w:val="000000" w:themeColor="text1"/>
                <w:lang w:val="en-US" w:eastAsia="es-MX"/>
              </w:rPr>
            </w:rPrChange>
          </w:rPr>
          <w:t>with optimal network conditions and speech quality</w:t>
        </w:r>
        <w:r>
          <w:rPr>
            <w:rFonts w:eastAsia="Times New Roman"/>
            <w:color w:val="000000" w:themeColor="text1"/>
            <w:lang w:val="en-US" w:eastAsia="es-MX"/>
          </w:rPr>
          <w:t xml:space="preserve">. </w:t>
        </w:r>
      </w:ins>
      <w:del w:id="397" w:author="SIA-India" w:date="2022-12-12T10:36:00Z">
        <w:r w:rsidRPr="67208F9E" w:rsidDel="004A3D77">
          <w:rPr>
            <w:rFonts w:eastAsia="Times New Roman"/>
            <w:color w:val="000000" w:themeColor="text1"/>
            <w:lang w:val="en-US" w:eastAsia="es-MX"/>
          </w:rPr>
          <w:delText xml:space="preserve">to a network or where users can communicate when network conditions are optimal in terms of quality. </w:delText>
        </w:r>
      </w:del>
      <w:r w:rsidRPr="67208F9E">
        <w:rPr>
          <w:rFonts w:eastAsia="Times New Roman"/>
          <w:color w:val="000000" w:themeColor="text1"/>
          <w:lang w:val="en-US" w:eastAsia="es-MX"/>
        </w:rPr>
        <w:t>Geographical coverage usually represents a single layer such as roads, lakes, inhabited areas, and land use, etc., as well as an integration of these layers</w:t>
      </w:r>
      <w:r w:rsidRPr="67208F9E">
        <w:rPr>
          <w:rFonts w:eastAsia="Times New Roman"/>
          <w:color w:val="000000" w:themeColor="text1"/>
          <w:lang w:val="en-US"/>
        </w:rPr>
        <w:t xml:space="preserve"> (see</w:t>
      </w:r>
      <w:r w:rsidRPr="67208F9E">
        <w:rPr>
          <w:rFonts w:eastAsia="Times New Roman"/>
          <w:color w:val="000000" w:themeColor="text1"/>
          <w:lang w:val="en-US" w:eastAsia="es-MX"/>
        </w:rPr>
        <w:t> </w:t>
      </w:r>
      <w:hyperlink r:id="rId19" w:history="1">
        <w:r w:rsidRPr="67208F9E">
          <w:rPr>
            <w:rFonts w:eastAsia="Times New Roman"/>
            <w:color w:val="000000" w:themeColor="text1"/>
            <w:lang w:val="en-US" w:eastAsia="es-MX"/>
          </w:rPr>
          <w:t>ITU-T Y.4562 ).</w:t>
        </w:r>
      </w:hyperlink>
    </w:p>
    <w:p w14:paraId="421B8E97" w14:textId="77777777" w:rsidR="005041F4" w:rsidDel="004A3D77" w:rsidRDefault="005041F4" w:rsidP="005041F4">
      <w:pPr>
        <w:jc w:val="both"/>
        <w:textAlignment w:val="baseline"/>
        <w:rPr>
          <w:del w:id="398" w:author="SIA-India" w:date="2022-12-12T10:37:00Z"/>
          <w:rFonts w:eastAsia="Times New Roman"/>
          <w:color w:val="000000" w:themeColor="text1"/>
          <w:lang w:val="en-US" w:eastAsia="es-MX"/>
        </w:rPr>
      </w:pPr>
      <w:bookmarkStart w:id="399" w:name="_Hlk123828504"/>
      <w:del w:id="400" w:author="SIA-India" w:date="2022-12-12T10:37:00Z">
        <w:r w:rsidRPr="001D5356" w:rsidDel="004A3D77">
          <w:rPr>
            <w:rFonts w:eastAsia="Times New Roman"/>
            <w:color w:val="000000" w:themeColor="text1"/>
            <w:lang w:val="en-US" w:eastAsia="es-MX"/>
          </w:rPr>
          <w:delText xml:space="preserve">Some KPI that could be considered </w:delText>
        </w:r>
        <w:r w:rsidRPr="008867E0" w:rsidDel="004A3D77">
          <w:rPr>
            <w:rFonts w:eastAsia="Times New Roman"/>
            <w:color w:val="000000" w:themeColor="text1"/>
            <w:lang w:val="en-US" w:eastAsia="es-MX"/>
          </w:rPr>
          <w:delText>to determine whether an area is covered</w:delText>
        </w:r>
        <w:r w:rsidDel="004A3D77">
          <w:rPr>
            <w:rFonts w:eastAsia="Times New Roman"/>
            <w:color w:val="000000" w:themeColor="text1"/>
            <w:lang w:val="en-US" w:eastAsia="es-MX"/>
          </w:rPr>
          <w:delText>:</w:delText>
        </w:r>
      </w:del>
    </w:p>
    <w:p w14:paraId="363A1318" w14:textId="77777777" w:rsidR="005041F4" w:rsidRDefault="005041F4" w:rsidP="005041F4">
      <w:pPr>
        <w:jc w:val="both"/>
        <w:textAlignment w:val="baseline"/>
        <w:rPr>
          <w:ins w:id="401" w:author="SIA-India" w:date="2022-12-12T10:37:00Z"/>
          <w:rFonts w:eastAsia="Times New Roman"/>
          <w:color w:val="000000" w:themeColor="text1"/>
          <w:lang w:val="en-US" w:eastAsia="es-MX"/>
        </w:rPr>
      </w:pPr>
      <w:bookmarkStart w:id="402" w:name="_Hlk121735252"/>
      <w:ins w:id="403" w:author="SIA-India" w:date="2022-12-12T10:37:00Z">
        <w:r>
          <w:rPr>
            <w:rFonts w:eastAsia="Times New Roman"/>
            <w:color w:val="000000" w:themeColor="text1"/>
            <w:lang w:val="en-US" w:eastAsia="es-MX"/>
          </w:rPr>
          <w:t xml:space="preserve">The KPIs relevant to this toolbox are: </w:t>
        </w:r>
      </w:ins>
    </w:p>
    <w:p w14:paraId="6CFB4A32" w14:textId="77777777" w:rsidR="005041F4" w:rsidRPr="001D5356" w:rsidRDefault="005041F4" w:rsidP="005041F4">
      <w:pPr>
        <w:pStyle w:val="ListParagraph"/>
        <w:numPr>
          <w:ilvl w:val="0"/>
          <w:numId w:val="21"/>
        </w:numPr>
        <w:textAlignment w:val="baseline"/>
        <w:rPr>
          <w:rFonts w:eastAsia="Times New Roman"/>
          <w:color w:val="000000" w:themeColor="text1"/>
          <w:lang w:val="en-US" w:eastAsia="es-MX"/>
        </w:rPr>
      </w:pPr>
      <w:bookmarkStart w:id="404" w:name="_Hlk123828523"/>
      <w:bookmarkEnd w:id="399"/>
      <w:bookmarkEnd w:id="402"/>
      <w:del w:id="405" w:author="SIA-India" w:date="2022-12-12T10:37:00Z">
        <w:r w:rsidRPr="647F5D92" w:rsidDel="004A3D77">
          <w:rPr>
            <w:rFonts w:eastAsia="Times New Roman"/>
            <w:color w:val="000000" w:themeColor="text1"/>
            <w:lang w:val="en-US" w:eastAsia="es-MX"/>
          </w:rPr>
          <w:delText xml:space="preserve"> </w:delText>
        </w:r>
      </w:del>
      <w:r w:rsidRPr="647F5D92">
        <w:rPr>
          <w:rFonts w:eastAsia="Times New Roman"/>
          <w:color w:val="000000" w:themeColor="text1"/>
          <w:lang w:val="en-US" w:eastAsia="es-MX"/>
        </w:rPr>
        <w:t>Signal strengths: RxLev (received signal level) for GSM, RSCP (received signal code power) for UMTS and RSRP (reference signal receive power) for LTE, SSRSRP for NR.</w:t>
      </w:r>
    </w:p>
    <w:bookmarkEnd w:id="404"/>
    <w:p w14:paraId="7F5A4F21" w14:textId="77777777" w:rsidR="005041F4" w:rsidRDefault="005041F4" w:rsidP="005041F4">
      <w:pPr>
        <w:pStyle w:val="ListParagraph"/>
        <w:numPr>
          <w:ilvl w:val="0"/>
          <w:numId w:val="21"/>
        </w:numPr>
        <w:textAlignment w:val="baseline"/>
        <w:rPr>
          <w:rFonts w:eastAsia="Times New Roman"/>
          <w:color w:val="000000" w:themeColor="text1"/>
          <w:lang w:val="en-US" w:eastAsia="es-MX"/>
        </w:rPr>
      </w:pPr>
      <w:r w:rsidRPr="647F5D92">
        <w:rPr>
          <w:rFonts w:eastAsia="Times New Roman"/>
          <w:color w:val="000000" w:themeColor="text1"/>
          <w:lang w:val="en-US" w:eastAsia="es-MX"/>
        </w:rPr>
        <w:t>Availability of line-of-sight (LoS)</w:t>
      </w:r>
    </w:p>
    <w:p w14:paraId="469AA5A4" w14:textId="77777777" w:rsidR="005041F4" w:rsidRDefault="005041F4" w:rsidP="005041F4">
      <w:pPr>
        <w:pStyle w:val="ListParagraph"/>
        <w:numPr>
          <w:ilvl w:val="0"/>
          <w:numId w:val="21"/>
        </w:numPr>
        <w:textAlignment w:val="baseline"/>
        <w:rPr>
          <w:rFonts w:eastAsia="Times New Roman"/>
          <w:color w:val="000000" w:themeColor="text1"/>
          <w:lang w:val="en-US" w:eastAsia="es-MX"/>
        </w:rPr>
      </w:pPr>
      <w:r w:rsidRPr="647F5D92">
        <w:rPr>
          <w:rFonts w:eastAsia="Times New Roman"/>
          <w:color w:val="000000" w:themeColor="text1"/>
          <w:lang w:val="en-US" w:eastAsia="es-MX"/>
        </w:rPr>
        <w:t>Availability of wired connections (optical fiber, DSL, coaxial) for internet:</w:t>
      </w:r>
    </w:p>
    <w:p w14:paraId="35D159C6" w14:textId="77777777" w:rsidR="005041F4" w:rsidRDefault="005041F4" w:rsidP="005041F4">
      <w:pPr>
        <w:pStyle w:val="ListParagraph"/>
        <w:ind w:left="927"/>
        <w:textAlignment w:val="baseline"/>
        <w:rPr>
          <w:rFonts w:eastAsia="Times New Roman"/>
          <w:color w:val="000000" w:themeColor="text1"/>
          <w:lang w:val="en-US" w:eastAsia="es-MX"/>
        </w:rPr>
      </w:pPr>
      <w:r w:rsidRPr="7247AA58">
        <w:rPr>
          <w:rFonts w:eastAsia="Times New Roman"/>
          <w:color w:val="000000" w:themeColor="text1"/>
          <w:lang w:val="en-US" w:eastAsia="es-MX"/>
        </w:rPr>
        <w:t>Editor’s note: proposal to add this under the availability or under the infrastructure toolbox: “Household accessibility, measuring the number of households passed by an infrastructure that enables a cable modem Internet connection”</w:t>
      </w:r>
    </w:p>
    <w:p w14:paraId="71B3A17B" w14:textId="4AFB94DF" w:rsidR="001D01BB" w:rsidRPr="001D5356" w:rsidRDefault="647F5D92" w:rsidP="00677744">
      <w:pPr>
        <w:pStyle w:val="ListParagraph"/>
        <w:ind w:left="0"/>
        <w:textAlignment w:val="baseline"/>
        <w:rPr>
          <w:rFonts w:eastAsia="Times New Roman"/>
          <w:color w:val="000000" w:themeColor="text1"/>
          <w:lang w:val="en-US" w:eastAsia="es-MX"/>
        </w:rPr>
      </w:pPr>
      <w:r w:rsidRPr="647F5D92">
        <w:rPr>
          <w:rFonts w:eastAsia="Times New Roman"/>
          <w:color w:val="000000" w:themeColor="text1"/>
          <w:lang w:val="en-US" w:eastAsia="es-MX"/>
        </w:rPr>
        <w:t>The satellite KPIs should also be considered as there are satellite service providers.</w:t>
      </w:r>
    </w:p>
    <w:p w14:paraId="49AF2C36" w14:textId="602D322D" w:rsidR="7247AA58" w:rsidRDefault="7247AA58" w:rsidP="7247AA58">
      <w:pPr>
        <w:pStyle w:val="ListParagraph"/>
        <w:ind w:left="0"/>
        <w:rPr>
          <w:rFonts w:eastAsia="Times New Roman"/>
          <w:color w:val="000000" w:themeColor="text1"/>
          <w:lang w:val="en-US" w:eastAsia="es-MX"/>
        </w:rPr>
      </w:pPr>
    </w:p>
    <w:p w14:paraId="0D31D6B4" w14:textId="2C2EF5EE" w:rsidR="39B77BD5" w:rsidRDefault="39B77BD5" w:rsidP="602F7407">
      <w:pPr>
        <w:pStyle w:val="ListParagraph"/>
        <w:ind w:left="0"/>
        <w:rPr>
          <w:rFonts w:eastAsia="Times New Roman"/>
          <w:color w:val="000000" w:themeColor="text1"/>
          <w:lang w:val="en-US" w:eastAsia="es-MX"/>
        </w:rPr>
      </w:pPr>
      <w:r w:rsidRPr="00677744">
        <w:rPr>
          <w:rFonts w:eastAsia="Times New Roman"/>
          <w:color w:val="000000" w:themeColor="text1"/>
          <w:highlight w:val="yellow"/>
          <w:lang w:val="en-US" w:eastAsia="es-MX"/>
        </w:rPr>
        <w:t>Editor</w:t>
      </w:r>
      <w:r w:rsidR="574598F2" w:rsidRPr="5D2D43A4">
        <w:rPr>
          <w:rFonts w:eastAsia="Times New Roman"/>
          <w:color w:val="000000" w:themeColor="text1"/>
          <w:highlight w:val="yellow"/>
          <w:lang w:val="en-US" w:eastAsia="es-MX"/>
        </w:rPr>
        <w:t>'s</w:t>
      </w:r>
      <w:r w:rsidRPr="00677744">
        <w:rPr>
          <w:rFonts w:eastAsia="Times New Roman"/>
          <w:color w:val="000000" w:themeColor="text1"/>
          <w:highlight w:val="yellow"/>
          <w:lang w:val="en-US" w:eastAsia="es-MX"/>
        </w:rPr>
        <w:t xml:space="preserve"> Note:</w:t>
      </w:r>
      <w:r w:rsidRPr="5D2D43A4">
        <w:rPr>
          <w:rFonts w:eastAsia="Times New Roman"/>
          <w:color w:val="000000" w:themeColor="text1"/>
          <w:lang w:val="en-US" w:eastAsia="es-MX"/>
        </w:rPr>
        <w:t xml:space="preserve"> to add the toolbox for wired networks</w:t>
      </w:r>
      <w:r w:rsidR="1F7084D2" w:rsidRPr="5D2D43A4">
        <w:rPr>
          <w:rFonts w:eastAsia="Times New Roman"/>
          <w:color w:val="000000" w:themeColor="text1"/>
          <w:lang w:val="en-US" w:eastAsia="es-MX"/>
        </w:rPr>
        <w:t xml:space="preserve"> (Fiber optic, ..)</w:t>
      </w:r>
      <w:r w:rsidRPr="5D2D43A4">
        <w:rPr>
          <w:rFonts w:eastAsia="Times New Roman"/>
          <w:color w:val="000000" w:themeColor="text1"/>
          <w:lang w:val="en-US" w:eastAsia="es-MX"/>
        </w:rPr>
        <w:t xml:space="preserve"> also. </w:t>
      </w:r>
      <w:r w:rsidR="18EA5A7E" w:rsidRPr="5D2D43A4">
        <w:rPr>
          <w:rFonts w:eastAsia="Times New Roman"/>
          <w:color w:val="000000" w:themeColor="text1"/>
          <w:lang w:val="en-US" w:eastAsia="es-MX"/>
        </w:rPr>
        <w:t xml:space="preserve">Here we added only the wireless. </w:t>
      </w:r>
    </w:p>
    <w:p w14:paraId="42BB128C" w14:textId="3D94B449" w:rsidR="00EA6826" w:rsidRDefault="00EA6826" w:rsidP="005D5364">
      <w:pPr>
        <w:jc w:val="both"/>
        <w:textAlignment w:val="baseline"/>
        <w:rPr>
          <w:rFonts w:eastAsia="Times New Roman"/>
          <w:color w:val="000000" w:themeColor="text1"/>
          <w:lang w:val="en-US" w:eastAsia="es-MX"/>
        </w:rPr>
      </w:pPr>
    </w:p>
    <w:p w14:paraId="0CD52033" w14:textId="77777777" w:rsidR="00251D75" w:rsidRPr="00104E50" w:rsidRDefault="00251D75" w:rsidP="005D5364">
      <w:pPr>
        <w:jc w:val="both"/>
        <w:textAlignment w:val="baseline"/>
        <w:rPr>
          <w:rFonts w:eastAsia="Times New Roman"/>
          <w:color w:val="000000" w:themeColor="text1"/>
          <w:lang w:val="en-US" w:eastAsia="es-MX"/>
        </w:rPr>
      </w:pPr>
    </w:p>
    <w:p w14:paraId="54D2320C" w14:textId="77777777" w:rsidR="005041F4" w:rsidDel="00920ED6" w:rsidRDefault="005041F4" w:rsidP="005041F4">
      <w:pPr>
        <w:textAlignment w:val="baseline"/>
        <w:rPr>
          <w:del w:id="406" w:author="SIA-India" w:date="2022-12-12T10:40:00Z"/>
          <w:rFonts w:eastAsia="Times New Roman"/>
          <w:color w:val="000000" w:themeColor="text1"/>
          <w:u w:val="single"/>
          <w:lang w:val="en-US" w:eastAsia="es-MX"/>
        </w:rPr>
      </w:pPr>
      <w:del w:id="407" w:author="SIA-India" w:date="2022-12-12T10:40:00Z">
        <w:r w:rsidRPr="001D5356" w:rsidDel="00920ED6">
          <w:rPr>
            <w:rFonts w:eastAsia="Times New Roman"/>
            <w:color w:val="000000" w:themeColor="text1"/>
            <w:u w:val="single"/>
            <w:lang w:val="en-US" w:eastAsia="es-MX"/>
          </w:rPr>
          <w:delText>Toolbox of</w:delText>
        </w:r>
        <w:r w:rsidDel="00920ED6">
          <w:rPr>
            <w:rFonts w:eastAsia="Times New Roman"/>
            <w:color w:val="000000" w:themeColor="text1"/>
            <w:u w:val="single"/>
            <w:lang w:val="en-US" w:eastAsia="es-MX"/>
          </w:rPr>
          <w:delText xml:space="preserve"> </w:delText>
        </w:r>
        <w:r w:rsidRPr="001D5356" w:rsidDel="00920ED6">
          <w:rPr>
            <w:rFonts w:eastAsia="Times New Roman"/>
            <w:color w:val="000000" w:themeColor="text1"/>
            <w:u w:val="single"/>
            <w:lang w:val="en-US" w:eastAsia="es-MX"/>
          </w:rPr>
          <w:delText>Infrastructure KPI</w:delText>
        </w:r>
      </w:del>
      <w:ins w:id="408" w:author="SIA-India" w:date="2022-12-12T10:40:00Z">
        <w:r>
          <w:rPr>
            <w:rFonts w:eastAsia="Times New Roman"/>
            <w:color w:val="000000" w:themeColor="text1"/>
            <w:u w:val="single"/>
            <w:lang w:val="en-US" w:eastAsia="es-MX"/>
          </w:rPr>
          <w:t xml:space="preserve"> Telecom</w:t>
        </w:r>
      </w:ins>
      <w:ins w:id="409" w:author="SIA-India" w:date="2022-12-12T10:50:00Z">
        <w:r>
          <w:rPr>
            <w:rFonts w:eastAsia="Times New Roman"/>
            <w:color w:val="000000" w:themeColor="text1"/>
            <w:u w:val="single"/>
            <w:lang w:val="en-US" w:eastAsia="es-MX"/>
          </w:rPr>
          <w:t>munication</w:t>
        </w:r>
      </w:ins>
      <w:ins w:id="410" w:author="SIA-India" w:date="2022-12-12T10:40:00Z">
        <w:r>
          <w:rPr>
            <w:rFonts w:eastAsia="Times New Roman"/>
            <w:color w:val="000000" w:themeColor="text1"/>
            <w:u w:val="single"/>
            <w:lang w:val="en-US" w:eastAsia="es-MX"/>
          </w:rPr>
          <w:t xml:space="preserve"> Infrastructure Toolbox</w:t>
        </w:r>
      </w:ins>
      <w:ins w:id="411" w:author="SIA-India" w:date="2022-12-12T10:50:00Z">
        <w:r>
          <w:rPr>
            <w:rFonts w:eastAsia="Times New Roman"/>
            <w:color w:val="000000" w:themeColor="text1"/>
            <w:u w:val="single"/>
            <w:lang w:val="en-US" w:eastAsia="es-MX"/>
          </w:rPr>
          <w:t>:</w:t>
        </w:r>
      </w:ins>
    </w:p>
    <w:p w14:paraId="1ED6C7F5" w14:textId="77777777" w:rsidR="005041F4" w:rsidRDefault="005041F4" w:rsidP="005041F4">
      <w:pPr>
        <w:jc w:val="both"/>
        <w:textAlignment w:val="baseline"/>
        <w:rPr>
          <w:ins w:id="412" w:author="SIA-India" w:date="2022-12-12T10:47:00Z"/>
          <w:rFonts w:eastAsia="Times New Roman"/>
          <w:color w:val="000000" w:themeColor="text1"/>
          <w:lang w:val="en-US" w:eastAsia="es-MX"/>
        </w:rPr>
      </w:pPr>
      <w:ins w:id="413" w:author="SIA-India" w:date="2022-12-12T10:50:00Z">
        <w:r>
          <w:rPr>
            <w:rFonts w:eastAsia="Times New Roman"/>
            <w:color w:val="000000" w:themeColor="text1"/>
            <w:lang w:val="en-US" w:eastAsia="es-MX"/>
          </w:rPr>
          <w:t>The d</w:t>
        </w:r>
      </w:ins>
      <w:ins w:id="414" w:author="SIA-India" w:date="2022-12-12T10:48:00Z">
        <w:r>
          <w:rPr>
            <w:rFonts w:eastAsia="Times New Roman"/>
            <w:color w:val="000000" w:themeColor="text1"/>
            <w:lang w:val="en-US" w:eastAsia="es-MX"/>
          </w:rPr>
          <w:t xml:space="preserve">evelopment of </w:t>
        </w:r>
      </w:ins>
      <w:ins w:id="415" w:author="SIA-India" w:date="2022-12-12T10:49:00Z">
        <w:r>
          <w:rPr>
            <w:rFonts w:eastAsia="Times New Roman"/>
            <w:color w:val="000000" w:themeColor="text1"/>
            <w:lang w:val="en-US" w:eastAsia="es-MX"/>
          </w:rPr>
          <w:t>adequate t</w:t>
        </w:r>
      </w:ins>
      <w:ins w:id="416" w:author="SIA-India" w:date="2022-12-12T10:47:00Z">
        <w:r>
          <w:rPr>
            <w:rFonts w:eastAsia="Times New Roman"/>
            <w:color w:val="000000" w:themeColor="text1"/>
            <w:lang w:val="en-US" w:eastAsia="es-MX"/>
          </w:rPr>
          <w:t>elecom infrast</w:t>
        </w:r>
      </w:ins>
      <w:ins w:id="417" w:author="SIA-India" w:date="2022-12-12T10:48:00Z">
        <w:r>
          <w:rPr>
            <w:rFonts w:eastAsia="Times New Roman"/>
            <w:color w:val="000000" w:themeColor="text1"/>
            <w:lang w:val="en-US" w:eastAsia="es-MX"/>
          </w:rPr>
          <w:t>ructure</w:t>
        </w:r>
      </w:ins>
      <w:ins w:id="418" w:author="SIA-India" w:date="2022-12-12T10:54:00Z">
        <w:r>
          <w:rPr>
            <w:rFonts w:eastAsia="Times New Roman"/>
            <w:color w:val="000000" w:themeColor="text1"/>
            <w:lang w:val="en-US" w:eastAsia="es-MX"/>
          </w:rPr>
          <w:t xml:space="preserve"> </w:t>
        </w:r>
      </w:ins>
      <w:ins w:id="419" w:author="SIA-India" w:date="2022-12-12T10:53:00Z">
        <w:r>
          <w:rPr>
            <w:rFonts w:eastAsia="Times New Roman"/>
            <w:color w:val="000000" w:themeColor="text1"/>
            <w:lang w:val="en-US" w:eastAsia="es-MX"/>
          </w:rPr>
          <w:t>(</w:t>
        </w:r>
      </w:ins>
      <w:ins w:id="420" w:author="SIA-India" w:date="2022-12-12T10:59:00Z">
        <w:r>
          <w:rPr>
            <w:rFonts w:eastAsia="Times New Roman"/>
            <w:color w:val="000000" w:themeColor="text1"/>
            <w:lang w:val="en-US" w:eastAsia="es-MX"/>
          </w:rPr>
          <w:t>masts and towers</w:t>
        </w:r>
      </w:ins>
      <w:ins w:id="421" w:author="SIA-India" w:date="2022-12-12T10:53:00Z">
        <w:r>
          <w:rPr>
            <w:rFonts w:eastAsia="Times New Roman"/>
            <w:color w:val="000000" w:themeColor="text1"/>
            <w:lang w:val="en-US" w:eastAsia="es-MX"/>
          </w:rPr>
          <w:t>, Optical Fibre Cables</w:t>
        </w:r>
      </w:ins>
      <w:ins w:id="422" w:author="SIA-India" w:date="2022-12-12T10:58:00Z">
        <w:r>
          <w:rPr>
            <w:rFonts w:eastAsia="Times New Roman"/>
            <w:color w:val="000000" w:themeColor="text1"/>
            <w:lang w:val="en-US" w:eastAsia="es-MX"/>
          </w:rPr>
          <w:t xml:space="preserve"> and other media</w:t>
        </w:r>
      </w:ins>
      <w:ins w:id="423" w:author="SIA-India" w:date="2022-12-12T10:59:00Z">
        <w:r>
          <w:rPr>
            <w:rFonts w:eastAsia="Times New Roman"/>
            <w:color w:val="000000" w:themeColor="text1"/>
            <w:lang w:val="en-US" w:eastAsia="es-MX"/>
          </w:rPr>
          <w:t>, bandwidth</w:t>
        </w:r>
      </w:ins>
      <w:ins w:id="424" w:author="SIA-India" w:date="2022-12-12T10:54:00Z">
        <w:r>
          <w:rPr>
            <w:rFonts w:eastAsia="Times New Roman"/>
            <w:color w:val="000000" w:themeColor="text1"/>
            <w:lang w:val="en-US" w:eastAsia="es-MX"/>
          </w:rPr>
          <w:t xml:space="preserve"> </w:t>
        </w:r>
      </w:ins>
      <w:ins w:id="425" w:author="SIA-India" w:date="2022-12-12T11:01:00Z">
        <w:r>
          <w:rPr>
            <w:rFonts w:eastAsia="Times New Roman"/>
            <w:color w:val="000000" w:themeColor="text1"/>
            <w:lang w:val="en-US" w:eastAsia="es-MX"/>
          </w:rPr>
          <w:t xml:space="preserve">and backhauls </w:t>
        </w:r>
      </w:ins>
      <w:ins w:id="426" w:author="SIA-India" w:date="2022-12-12T10:54:00Z">
        <w:r>
          <w:rPr>
            <w:rFonts w:eastAsia="Times New Roman"/>
            <w:color w:val="000000" w:themeColor="text1"/>
            <w:lang w:val="en-US" w:eastAsia="es-MX"/>
          </w:rPr>
          <w:t>etc)</w:t>
        </w:r>
      </w:ins>
      <w:ins w:id="427" w:author="SIA-India" w:date="2022-12-12T10:53:00Z">
        <w:r>
          <w:rPr>
            <w:rFonts w:eastAsia="Times New Roman"/>
            <w:color w:val="000000" w:themeColor="text1"/>
            <w:lang w:val="en-US" w:eastAsia="es-MX"/>
          </w:rPr>
          <w:t xml:space="preserve"> </w:t>
        </w:r>
      </w:ins>
      <w:ins w:id="428" w:author="SIA-India" w:date="2022-12-12T10:48:00Z">
        <w:r>
          <w:rPr>
            <w:rFonts w:eastAsia="Times New Roman"/>
            <w:color w:val="000000" w:themeColor="text1"/>
            <w:lang w:val="en-US" w:eastAsia="es-MX"/>
          </w:rPr>
          <w:t xml:space="preserve">is </w:t>
        </w:r>
      </w:ins>
      <w:ins w:id="429" w:author="SIA-India" w:date="2022-12-12T10:49:00Z">
        <w:r>
          <w:rPr>
            <w:rFonts w:eastAsia="Times New Roman"/>
            <w:color w:val="000000" w:themeColor="text1"/>
            <w:lang w:val="en-US" w:eastAsia="es-MX"/>
          </w:rPr>
          <w:t>an important phase in the life cycle of the teleco</w:t>
        </w:r>
      </w:ins>
      <w:ins w:id="430" w:author="SIA-India" w:date="2022-12-12T10:50:00Z">
        <w:r>
          <w:rPr>
            <w:rFonts w:eastAsia="Times New Roman"/>
            <w:color w:val="000000" w:themeColor="text1"/>
            <w:lang w:val="en-US" w:eastAsia="es-MX"/>
          </w:rPr>
          <w:t xml:space="preserve">mmunication industry </w:t>
        </w:r>
      </w:ins>
      <w:ins w:id="431" w:author="SIA-India" w:date="2022-12-12T10:51:00Z">
        <w:r>
          <w:rPr>
            <w:rFonts w:eastAsia="Times New Roman"/>
            <w:color w:val="000000" w:themeColor="text1"/>
            <w:lang w:val="en-US" w:eastAsia="es-MX"/>
          </w:rPr>
          <w:t xml:space="preserve">to </w:t>
        </w:r>
      </w:ins>
      <w:ins w:id="432" w:author="SIA-India" w:date="2022-12-12T10:55:00Z">
        <w:r>
          <w:rPr>
            <w:rFonts w:eastAsia="Times New Roman"/>
            <w:color w:val="000000" w:themeColor="text1"/>
            <w:lang w:val="en-US" w:eastAsia="es-MX"/>
          </w:rPr>
          <w:t xml:space="preserve">bring out </w:t>
        </w:r>
      </w:ins>
      <w:ins w:id="433" w:author="SIA-India" w:date="2022-12-12T10:51:00Z">
        <w:r>
          <w:rPr>
            <w:rFonts w:eastAsia="Times New Roman"/>
            <w:color w:val="000000" w:themeColor="text1"/>
            <w:lang w:val="en-US" w:eastAsia="es-MX"/>
          </w:rPr>
          <w:t xml:space="preserve">enable quality services to any corner </w:t>
        </w:r>
      </w:ins>
      <w:ins w:id="434" w:author="SIA-India" w:date="2022-12-12T11:00:00Z">
        <w:r>
          <w:rPr>
            <w:rFonts w:eastAsia="Times New Roman"/>
            <w:color w:val="000000" w:themeColor="text1"/>
            <w:lang w:val="en-US" w:eastAsia="es-MX"/>
          </w:rPr>
          <w:t>of a</w:t>
        </w:r>
      </w:ins>
      <w:ins w:id="435" w:author="SIA-India" w:date="2022-12-12T10:51:00Z">
        <w:r>
          <w:rPr>
            <w:rFonts w:eastAsia="Times New Roman"/>
            <w:color w:val="000000" w:themeColor="text1"/>
            <w:lang w:val="en-US" w:eastAsia="es-MX"/>
          </w:rPr>
          <w:t xml:space="preserve"> country. </w:t>
        </w:r>
      </w:ins>
    </w:p>
    <w:p w14:paraId="30C1D46D" w14:textId="77777777" w:rsidR="005041F4" w:rsidRDefault="005041F4" w:rsidP="005041F4">
      <w:pPr>
        <w:jc w:val="both"/>
        <w:textAlignment w:val="baseline"/>
        <w:rPr>
          <w:ins w:id="436" w:author="SIA-India" w:date="2022-12-12T10:47:00Z"/>
          <w:rFonts w:eastAsia="Times New Roman"/>
          <w:color w:val="000000" w:themeColor="text1"/>
          <w:lang w:val="en-US" w:eastAsia="es-MX"/>
        </w:rPr>
      </w:pPr>
    </w:p>
    <w:p w14:paraId="16FF2BF2" w14:textId="77777777" w:rsidR="005041F4" w:rsidDel="009C61ED" w:rsidRDefault="005041F4" w:rsidP="005041F4">
      <w:pPr>
        <w:jc w:val="both"/>
        <w:textAlignment w:val="baseline"/>
        <w:rPr>
          <w:del w:id="437" w:author="SIA-India" w:date="2022-12-12T11:00:00Z"/>
          <w:rFonts w:eastAsia="Times New Roman"/>
          <w:color w:val="000000" w:themeColor="text1"/>
          <w:lang w:val="en-US" w:eastAsia="es-MX"/>
        </w:rPr>
      </w:pPr>
      <w:del w:id="438" w:author="SIA-India" w:date="2022-12-12T11:00:00Z">
        <w:r w:rsidRPr="00D54C8A" w:rsidDel="009C61ED">
          <w:rPr>
            <w:rFonts w:eastAsia="Times New Roman"/>
            <w:color w:val="000000" w:themeColor="text1"/>
            <w:lang w:val="en-US" w:eastAsia="es-MX"/>
          </w:rPr>
          <w:lastRenderedPageBreak/>
          <w:delText>Infrastructure is an essential prerequisite for sustained and accelerated economic progress</w:delText>
        </w:r>
        <w:r w:rsidDel="009C61ED">
          <w:rPr>
            <w:rFonts w:eastAsia="Times New Roman"/>
            <w:color w:val="000000" w:themeColor="text1"/>
            <w:lang w:val="en-US" w:eastAsia="es-MX"/>
          </w:rPr>
          <w:delText xml:space="preserve">. Infrastructure toolbox contains those KPI related with deployed telecom infrastructure, nevertheless other kind of infrastructure could be considered in this toolbox. </w:delText>
        </w:r>
      </w:del>
    </w:p>
    <w:p w14:paraId="5645AE4A" w14:textId="77777777" w:rsidR="005041F4" w:rsidRPr="001D5356" w:rsidDel="009C61ED" w:rsidRDefault="005041F4" w:rsidP="005041F4">
      <w:pPr>
        <w:jc w:val="both"/>
        <w:textAlignment w:val="baseline"/>
        <w:rPr>
          <w:del w:id="439" w:author="SIA-India" w:date="2022-12-12T11:00:00Z"/>
          <w:rFonts w:eastAsia="Times New Roman"/>
          <w:color w:val="000000" w:themeColor="text1"/>
          <w:lang w:val="en-US" w:eastAsia="es-MX"/>
        </w:rPr>
      </w:pPr>
      <w:del w:id="440" w:author="SIA-India" w:date="2022-12-12T11:00:00Z">
        <w:r w:rsidRPr="001D5356" w:rsidDel="009C61ED">
          <w:rPr>
            <w:rFonts w:eastAsia="Times New Roman"/>
            <w:color w:val="000000" w:themeColor="text1"/>
            <w:lang w:val="en-US" w:eastAsia="es-MX"/>
          </w:rPr>
          <w:delText>Some KPI that could be considered in this toolbox:</w:delText>
        </w:r>
      </w:del>
    </w:p>
    <w:p w14:paraId="4A3C42BF" w14:textId="77777777" w:rsidR="005041F4" w:rsidRDefault="005041F4" w:rsidP="005041F4">
      <w:pPr>
        <w:jc w:val="both"/>
        <w:textAlignment w:val="baseline"/>
        <w:rPr>
          <w:ins w:id="441" w:author="SIA-India" w:date="2022-12-12T11:00:00Z"/>
          <w:rFonts w:eastAsia="Times New Roman"/>
          <w:color w:val="000000" w:themeColor="text1"/>
          <w:lang w:val="en-US" w:eastAsia="es-MX"/>
        </w:rPr>
      </w:pPr>
      <w:ins w:id="442" w:author="SIA-India" w:date="2022-12-12T11:00:00Z">
        <w:r>
          <w:rPr>
            <w:rFonts w:eastAsia="Times New Roman"/>
            <w:color w:val="000000" w:themeColor="text1"/>
            <w:lang w:val="en-US" w:eastAsia="es-MX"/>
          </w:rPr>
          <w:t xml:space="preserve">The KPIs relevant to this toolbox are: </w:t>
        </w:r>
      </w:ins>
    </w:p>
    <w:p w14:paraId="7503F6D3" w14:textId="19B4F4B5" w:rsidR="2C871AB2" w:rsidRDefault="568F37CE" w:rsidP="2C871AB2">
      <w:pPr>
        <w:jc w:val="both"/>
        <w:rPr>
          <w:rFonts w:eastAsia="Times New Roman"/>
          <w:color w:val="000000" w:themeColor="text1"/>
          <w:lang w:val="en-US" w:eastAsia="es-MX"/>
        </w:rPr>
      </w:pPr>
      <w:r w:rsidRPr="00677744">
        <w:rPr>
          <w:rFonts w:eastAsia="Times New Roman"/>
          <w:color w:val="000000" w:themeColor="text1"/>
          <w:highlight w:val="yellow"/>
          <w:lang w:val="en-US" w:eastAsia="es-MX"/>
        </w:rPr>
        <w:t>Editor</w:t>
      </w:r>
      <w:r w:rsidR="4DA49ACF" w:rsidRPr="00677744">
        <w:rPr>
          <w:rFonts w:eastAsia="Times New Roman"/>
          <w:color w:val="000000" w:themeColor="text1"/>
          <w:highlight w:val="yellow"/>
          <w:lang w:val="en-US" w:eastAsia="es-MX"/>
        </w:rPr>
        <w:t>'s</w:t>
      </w:r>
      <w:r w:rsidRPr="00677744">
        <w:rPr>
          <w:rFonts w:eastAsia="Times New Roman"/>
          <w:color w:val="000000" w:themeColor="text1"/>
          <w:highlight w:val="yellow"/>
          <w:lang w:val="en-US" w:eastAsia="es-MX"/>
        </w:rPr>
        <w:t xml:space="preserve"> Note:</w:t>
      </w:r>
      <w:r w:rsidRPr="5D2D43A4">
        <w:rPr>
          <w:rFonts w:eastAsia="Times New Roman"/>
          <w:color w:val="000000" w:themeColor="text1"/>
          <w:lang w:val="en-US" w:eastAsia="es-MX"/>
        </w:rPr>
        <w:t xml:space="preserve"> Editors will review the below points, and if possible, provide clear definition. .</w:t>
      </w:r>
    </w:p>
    <w:p w14:paraId="12C73D68" w14:textId="77777777" w:rsidR="00215E7E" w:rsidRPr="007F7F52" w:rsidRDefault="00215E7E" w:rsidP="001D5356">
      <w:pPr>
        <w:jc w:val="both"/>
        <w:textAlignment w:val="baseline"/>
        <w:rPr>
          <w:rFonts w:eastAsia="Times New Roman"/>
          <w:color w:val="000000" w:themeColor="text1"/>
          <w:lang w:val="en-US" w:eastAsia="es-MX"/>
        </w:rPr>
      </w:pPr>
    </w:p>
    <w:p w14:paraId="777EFE14" w14:textId="54044F82" w:rsidR="00E04726" w:rsidRPr="00677744" w:rsidRDefault="7247AA58">
      <w:pPr>
        <w:pStyle w:val="ListParagraph"/>
        <w:numPr>
          <w:ilvl w:val="0"/>
          <w:numId w:val="21"/>
        </w:numPr>
        <w:textAlignment w:val="baseline"/>
        <w:rPr>
          <w:rFonts w:eastAsia="Times New Roman"/>
          <w:color w:val="000000" w:themeColor="text1"/>
          <w:lang w:val="en-US" w:eastAsia="es-MX"/>
        </w:rPr>
      </w:pPr>
      <w:r w:rsidRPr="00677744">
        <w:rPr>
          <w:rFonts w:eastAsia="Times New Roman"/>
          <w:color w:val="000000" w:themeColor="text1"/>
          <w:lang w:val="en-US" w:eastAsia="es-MX"/>
        </w:rPr>
        <w:t>Mobile access technologies availability (2G, 3G, LTE, 5G)|(with the corresponding type of power supply deployed  )</w:t>
      </w:r>
    </w:p>
    <w:p w14:paraId="430AEB9D" w14:textId="0A1A35AD" w:rsidR="00E04726" w:rsidRPr="004055A9" w:rsidRDefault="7247AA58">
      <w:pPr>
        <w:pStyle w:val="ListParagraph"/>
        <w:numPr>
          <w:ilvl w:val="0"/>
          <w:numId w:val="21"/>
        </w:numPr>
        <w:textAlignment w:val="baseline"/>
        <w:rPr>
          <w:rFonts w:eastAsia="Times New Roman"/>
          <w:color w:val="000000" w:themeColor="text1"/>
          <w:lang w:val="en-US" w:eastAsia="es-MX"/>
        </w:rPr>
      </w:pPr>
      <w:r w:rsidRPr="7247AA58">
        <w:rPr>
          <w:rFonts w:eastAsia="Times New Roman"/>
          <w:color w:val="000000" w:themeColor="text1"/>
          <w:lang w:val="en-US" w:eastAsia="es-MX"/>
        </w:rPr>
        <w:t>Fixed access technologies availability (optical fiber, DSL, coaxial)</w:t>
      </w:r>
    </w:p>
    <w:p w14:paraId="42397F25" w14:textId="70073F77" w:rsidR="7247AA58" w:rsidRDefault="568F37CE">
      <w:pPr>
        <w:pStyle w:val="ListParagraph"/>
        <w:numPr>
          <w:ilvl w:val="0"/>
          <w:numId w:val="21"/>
        </w:numPr>
        <w:rPr>
          <w:rFonts w:eastAsia="Times New Roman"/>
          <w:color w:val="000000" w:themeColor="text1"/>
          <w:lang w:val="en-US" w:eastAsia="es-MX"/>
        </w:rPr>
      </w:pPr>
      <w:r w:rsidRPr="5D2D43A4">
        <w:rPr>
          <w:rFonts w:eastAsia="Times New Roman"/>
          <w:color w:val="000000" w:themeColor="text1"/>
          <w:lang w:val="en-US" w:eastAsia="es-MX"/>
        </w:rPr>
        <w:t>Availability of backhauling</w:t>
      </w:r>
    </w:p>
    <w:p w14:paraId="14FDCB57" w14:textId="406DA193" w:rsidR="00E601B7" w:rsidRPr="004055A9"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Aerial accessibility via existing light poles and transmission tower infrastructure </w:t>
      </w:r>
    </w:p>
    <w:p w14:paraId="676E9242" w14:textId="41B912B5" w:rsidR="00540D0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Points of interconnection (border gateway HUBs, Data centers, IXP)</w:t>
      </w:r>
    </w:p>
    <w:p w14:paraId="35AE908F" w14:textId="3F006329" w:rsidR="2C871AB2" w:rsidRPr="00594EBB" w:rsidRDefault="2C871AB2" w:rsidP="00594EBB">
      <w:pPr>
        <w:pStyle w:val="ListParagraph"/>
        <w:numPr>
          <w:ilvl w:val="0"/>
          <w:numId w:val="21"/>
        </w:numPr>
        <w:textAlignment w:val="baseline"/>
        <w:rPr>
          <w:rFonts w:eastAsia="Times New Roman"/>
          <w:color w:val="000000" w:themeColor="text1"/>
          <w:lang w:val="en-US" w:eastAsia="es-MX"/>
        </w:rPr>
      </w:pPr>
      <w:r w:rsidRPr="2C871AB2">
        <w:rPr>
          <w:rFonts w:eastAsia="Times New Roman"/>
          <w:color w:val="000000" w:themeColor="text1"/>
          <w:lang w:val="en-US" w:eastAsia="es-MX"/>
        </w:rPr>
        <w:t>Availability of electricity</w:t>
      </w:r>
    </w:p>
    <w:p w14:paraId="51A973A5" w14:textId="7FEFEEF9" w:rsidR="00A64031"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Ease of right of way for laying cable or installing pole/tower</w:t>
      </w:r>
    </w:p>
    <w:p w14:paraId="539F6948" w14:textId="77777777" w:rsidR="005041F4" w:rsidRDefault="005041F4" w:rsidP="005041F4">
      <w:pPr>
        <w:pStyle w:val="ListParagraph"/>
        <w:numPr>
          <w:ilvl w:val="0"/>
          <w:numId w:val="21"/>
        </w:numPr>
        <w:rPr>
          <w:ins w:id="443" w:author="SIA-India" w:date="2022-12-12T11:22:00Z"/>
          <w:rFonts w:eastAsia="Times New Roman"/>
          <w:color w:val="000000" w:themeColor="text1"/>
          <w:lang w:val="en-US" w:eastAsia="es-MX"/>
        </w:rPr>
      </w:pPr>
      <w:r w:rsidRPr="7247AA58">
        <w:rPr>
          <w:rFonts w:eastAsia="Times New Roman"/>
          <w:color w:val="000000" w:themeColor="text1"/>
          <w:lang w:val="en-US" w:eastAsia="es-MX"/>
        </w:rPr>
        <w:t>Ease of right of use of existing street furniture</w:t>
      </w:r>
    </w:p>
    <w:p w14:paraId="2596DA15" w14:textId="77777777" w:rsidR="005041F4" w:rsidRPr="00076C63" w:rsidRDefault="005041F4" w:rsidP="005041F4">
      <w:pPr>
        <w:pStyle w:val="ListParagraph"/>
        <w:numPr>
          <w:ilvl w:val="0"/>
          <w:numId w:val="21"/>
        </w:numPr>
        <w:rPr>
          <w:rFonts w:eastAsia="Times New Roman"/>
          <w:color w:val="000000" w:themeColor="text1"/>
          <w:highlight w:val="cyan"/>
          <w:lang w:val="en-US" w:eastAsia="es-MX"/>
          <w:rPrChange w:id="444" w:author="SIA-India" w:date="2022-12-12T11:23:00Z">
            <w:rPr>
              <w:rFonts w:eastAsia="Times New Roman"/>
              <w:color w:val="000000" w:themeColor="text1"/>
              <w:lang w:val="en-US" w:eastAsia="es-MX"/>
            </w:rPr>
          </w:rPrChange>
        </w:rPr>
      </w:pPr>
      <w:ins w:id="445" w:author="SIA-India" w:date="2022-12-12T11:22:00Z">
        <w:r w:rsidRPr="00076C63">
          <w:rPr>
            <w:rFonts w:eastAsia="Times New Roman"/>
            <w:color w:val="000000" w:themeColor="text1"/>
            <w:highlight w:val="cyan"/>
            <w:lang w:val="en-US" w:eastAsia="es-MX"/>
            <w:rPrChange w:id="446" w:author="SIA-India" w:date="2022-12-12T11:23:00Z">
              <w:rPr>
                <w:rFonts w:eastAsia="Times New Roman"/>
                <w:color w:val="000000" w:themeColor="text1"/>
                <w:lang w:val="en-US" w:eastAsia="es-MX"/>
              </w:rPr>
            </w:rPrChange>
          </w:rPr>
          <w:t>Sec</w:t>
        </w:r>
      </w:ins>
      <w:ins w:id="447" w:author="SIA-India" w:date="2022-12-12T11:23:00Z">
        <w:r w:rsidRPr="00076C63">
          <w:rPr>
            <w:rFonts w:eastAsia="Times New Roman"/>
            <w:color w:val="000000" w:themeColor="text1"/>
            <w:highlight w:val="cyan"/>
            <w:lang w:val="en-US" w:eastAsia="es-MX"/>
            <w:rPrChange w:id="448" w:author="SIA-India" w:date="2022-12-12T11:23:00Z">
              <w:rPr>
                <w:rFonts w:eastAsia="Times New Roman"/>
                <w:color w:val="000000" w:themeColor="text1"/>
                <w:lang w:val="en-US" w:eastAsia="es-MX"/>
              </w:rPr>
            </w:rPrChange>
          </w:rPr>
          <w:t>urity aspects to protect telecom infrastructure</w:t>
        </w:r>
      </w:ins>
    </w:p>
    <w:p w14:paraId="291B3481" w14:textId="77777777" w:rsidR="003174F3" w:rsidRDefault="00F26E88" w:rsidP="003174F3">
      <w:pPr>
        <w:jc w:val="both"/>
        <w:textAlignment w:val="baseline"/>
        <w:rPr>
          <w:rFonts w:eastAsia="Times New Roman"/>
          <w:color w:val="000000" w:themeColor="text1"/>
          <w:lang w:val="en-US" w:eastAsia="es-MX"/>
        </w:rPr>
      </w:pPr>
      <w:r>
        <w:rPr>
          <w:rFonts w:eastAsia="Times New Roman"/>
          <w:color w:val="000000" w:themeColor="text1"/>
          <w:u w:val="single"/>
          <w:lang w:val="en-US" w:eastAsia="es-MX"/>
        </w:rPr>
        <w:t xml:space="preserve">Toolbox </w:t>
      </w:r>
      <w:r w:rsidR="003F5487">
        <w:rPr>
          <w:rFonts w:eastAsia="Times New Roman"/>
          <w:color w:val="000000" w:themeColor="text1"/>
          <w:u w:val="single"/>
          <w:lang w:val="en-US" w:eastAsia="es-MX"/>
        </w:rPr>
        <w:t>Consumer Behavioral KPI</w:t>
      </w:r>
      <w:r w:rsidR="003174F3" w:rsidRPr="003174F3">
        <w:rPr>
          <w:rFonts w:eastAsia="Times New Roman"/>
          <w:color w:val="000000" w:themeColor="text1"/>
          <w:lang w:val="en-US" w:eastAsia="es-MX"/>
        </w:rPr>
        <w:t xml:space="preserve"> </w:t>
      </w:r>
    </w:p>
    <w:p w14:paraId="2BD92543" w14:textId="1A2259C7" w:rsidR="0026308E" w:rsidRPr="001D5356" w:rsidRDefault="2C871AB2" w:rsidP="001D5356">
      <w:pPr>
        <w:jc w:val="both"/>
        <w:textAlignment w:val="baseline"/>
        <w:rPr>
          <w:rFonts w:eastAsia="Times New Roman"/>
          <w:color w:val="000000" w:themeColor="text1"/>
          <w:lang w:val="en-US" w:eastAsia="es-MX"/>
        </w:rPr>
      </w:pPr>
      <w:r w:rsidRPr="2C871AB2">
        <w:rPr>
          <w:rFonts w:eastAsia="Times New Roman"/>
          <w:color w:val="000000" w:themeColor="text1"/>
          <w:lang w:val="en-US" w:eastAsia="es-MX"/>
        </w:rPr>
        <w:t>This toolbox reflects  consumer behaviors that are helpful to study consumers and the processes they use to choose, use (consume), and dispose of telecommunications products and services. Studying consumer behavior is important because it helps to understand what influences consumers’ buying decisions, how consumers decide on a product to fill the digital divide in the market to identify the products that are needed and the products that are obsolete.</w:t>
      </w:r>
    </w:p>
    <w:p w14:paraId="3C89583A" w14:textId="77777777" w:rsidR="005041F4" w:rsidRDefault="005041F4" w:rsidP="005041F4">
      <w:pPr>
        <w:jc w:val="both"/>
        <w:textAlignment w:val="baseline"/>
        <w:rPr>
          <w:ins w:id="449" w:author="SIA-India" w:date="2022-12-12T11:37:00Z"/>
          <w:rFonts w:eastAsia="Times New Roman"/>
          <w:color w:val="000000" w:themeColor="text1"/>
          <w:lang w:val="en-US" w:eastAsia="es-MX"/>
        </w:rPr>
      </w:pPr>
      <w:bookmarkStart w:id="450" w:name="_Hlk123828634"/>
      <w:bookmarkStart w:id="451" w:name="_Hlk121737609"/>
      <w:ins w:id="452" w:author="SIA-India" w:date="2022-12-12T11:37:00Z">
        <w:r>
          <w:rPr>
            <w:rFonts w:eastAsia="Times New Roman"/>
            <w:color w:val="000000" w:themeColor="text1"/>
            <w:lang w:val="en-US" w:eastAsia="es-MX"/>
          </w:rPr>
          <w:t xml:space="preserve">The KPIs relevant to this toolbox are: </w:t>
        </w:r>
      </w:ins>
    </w:p>
    <w:bookmarkEnd w:id="450"/>
    <w:p w14:paraId="7C0A8168" w14:textId="77777777" w:rsidR="005041F4" w:rsidDel="00167C31" w:rsidRDefault="005041F4" w:rsidP="005041F4">
      <w:pPr>
        <w:jc w:val="both"/>
        <w:textAlignment w:val="baseline"/>
        <w:rPr>
          <w:del w:id="453" w:author="SIA-India" w:date="2022-12-12T11:37:00Z"/>
          <w:rFonts w:eastAsia="Times New Roman"/>
          <w:color w:val="000000" w:themeColor="text1"/>
          <w:lang w:val="en-US" w:eastAsia="es-MX"/>
        </w:rPr>
      </w:pPr>
    </w:p>
    <w:bookmarkEnd w:id="451"/>
    <w:p w14:paraId="7596F7AA" w14:textId="77777777" w:rsidR="00F26E88"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Smartphones Penetration</w:t>
      </w:r>
    </w:p>
    <w:p w14:paraId="3BA83676" w14:textId="5823B5A3" w:rsidR="00F26E8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Computers Penetration by household</w:t>
      </w:r>
    </w:p>
    <w:p w14:paraId="6CFC06B4" w14:textId="08F4DDBB" w:rsidR="00E65620"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Online shopping Penetration</w:t>
      </w:r>
    </w:p>
    <w:p w14:paraId="3F3E1087" w14:textId="77777777" w:rsidR="00F26E88"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Digital financial services usage</w:t>
      </w:r>
    </w:p>
    <w:p w14:paraId="4B0CE5B5" w14:textId="32DAF3B9" w:rsidR="00F26E88"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Traffic and Hours spent surfing Internet</w:t>
      </w:r>
    </w:p>
    <w:p w14:paraId="48D5225A" w14:textId="6C35F4F9" w:rsidR="00F26E8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Internet access penetration (fixed and mobile) </w:t>
      </w:r>
    </w:p>
    <w:p w14:paraId="6D03DE7A" w14:textId="01E91A70" w:rsidR="00D02BE3" w:rsidRDefault="7247AA58">
      <w:pPr>
        <w:pStyle w:val="ListParagraph"/>
        <w:numPr>
          <w:ilvl w:val="0"/>
          <w:numId w:val="21"/>
        </w:numPr>
        <w:textAlignment w:val="baseline"/>
        <w:rPr>
          <w:rFonts w:eastAsia="Times New Roman"/>
          <w:color w:val="000000" w:themeColor="text1"/>
          <w:lang w:val="en-US" w:eastAsia="es-MX"/>
        </w:rPr>
      </w:pPr>
      <w:r w:rsidRPr="7247AA58">
        <w:rPr>
          <w:rFonts w:eastAsia="Times New Roman"/>
          <w:color w:val="000000" w:themeColor="text1"/>
          <w:lang w:val="en-US" w:eastAsia="es-MX"/>
        </w:rPr>
        <w:t>Sensitivity to tariff</w:t>
      </w:r>
    </w:p>
    <w:p w14:paraId="18071D43" w14:textId="4AE63228" w:rsidR="005041F4" w:rsidRDefault="005041F4" w:rsidP="005041F4">
      <w:pPr>
        <w:pStyle w:val="ListParagraph"/>
        <w:numPr>
          <w:ilvl w:val="0"/>
          <w:numId w:val="21"/>
        </w:numPr>
        <w:rPr>
          <w:ins w:id="454" w:author="SIA-India" w:date="2022-12-12T11:30:00Z"/>
          <w:rFonts w:eastAsia="Times New Roman"/>
          <w:color w:val="000000" w:themeColor="text1"/>
          <w:lang w:val="en-US" w:eastAsia="es-MX"/>
        </w:rPr>
      </w:pPr>
      <w:r w:rsidRPr="647F5D92">
        <w:rPr>
          <w:rFonts w:eastAsia="Times New Roman"/>
          <w:color w:val="000000" w:themeColor="text1"/>
          <w:lang w:val="en-US" w:eastAsia="es-MX"/>
        </w:rPr>
        <w:t xml:space="preserve">Sensitivity to the </w:t>
      </w:r>
      <w:del w:id="455" w:author="SIA-India" w:date="2022-12-12T11:25:00Z">
        <w:r w:rsidRPr="647F5D92" w:rsidDel="00076C63">
          <w:rPr>
            <w:rFonts w:eastAsia="Times New Roman"/>
            <w:color w:val="000000" w:themeColor="text1"/>
            <w:lang w:val="en-US" w:eastAsia="es-MX"/>
          </w:rPr>
          <w:delText>quality of services</w:delText>
        </w:r>
      </w:del>
      <w:ins w:id="456" w:author="SIA-India" w:date="2022-12-12T11:25:00Z">
        <w:r>
          <w:rPr>
            <w:rFonts w:eastAsia="Times New Roman"/>
            <w:color w:val="000000" w:themeColor="text1"/>
            <w:lang w:val="en-US" w:eastAsia="es-MX"/>
          </w:rPr>
          <w:t>QoS</w:t>
        </w:r>
      </w:ins>
      <w:r w:rsidR="00AB41F3">
        <w:rPr>
          <w:rFonts w:eastAsia="Times New Roman"/>
          <w:color w:val="000000" w:themeColor="text1"/>
          <w:lang w:val="en-US" w:eastAsia="es-MX"/>
        </w:rPr>
        <w:t xml:space="preserve"> </w:t>
      </w:r>
      <w:r w:rsidRPr="647F5D92">
        <w:rPr>
          <w:rFonts w:eastAsia="Times New Roman"/>
          <w:color w:val="000000" w:themeColor="text1"/>
          <w:lang w:val="en-US" w:eastAsia="es-MX"/>
        </w:rPr>
        <w:t>(based on complaints</w:t>
      </w:r>
      <w:r w:rsidR="00AB41F3">
        <w:rPr>
          <w:rFonts w:eastAsia="Times New Roman"/>
          <w:color w:val="000000" w:themeColor="text1"/>
          <w:lang w:val="en-US" w:eastAsia="es-MX"/>
        </w:rPr>
        <w:t>/periodic feedbacks</w:t>
      </w:r>
      <w:r w:rsidRPr="647F5D92">
        <w:rPr>
          <w:rFonts w:eastAsia="Times New Roman"/>
          <w:color w:val="000000" w:themeColor="text1"/>
          <w:lang w:val="en-US" w:eastAsia="es-MX"/>
        </w:rPr>
        <w:t>)</w:t>
      </w:r>
    </w:p>
    <w:p w14:paraId="63FA428B" w14:textId="77777777" w:rsidR="005041F4" w:rsidRPr="002A0960" w:rsidRDefault="005041F4" w:rsidP="005041F4">
      <w:pPr>
        <w:pStyle w:val="ListParagraph"/>
        <w:numPr>
          <w:ilvl w:val="0"/>
          <w:numId w:val="21"/>
        </w:numPr>
        <w:rPr>
          <w:ins w:id="457" w:author="SIA-India" w:date="2022-12-12T11:31:00Z"/>
          <w:rFonts w:eastAsia="Times New Roman"/>
          <w:color w:val="000000" w:themeColor="text1"/>
          <w:highlight w:val="cyan"/>
          <w:lang w:val="en-US" w:eastAsia="es-MX"/>
          <w:rPrChange w:id="458" w:author="SIA-India" w:date="2022-12-13T10:26:00Z">
            <w:rPr>
              <w:ins w:id="459" w:author="SIA-India" w:date="2022-12-12T11:31:00Z"/>
              <w:rFonts w:eastAsia="Times New Roman"/>
              <w:color w:val="000000" w:themeColor="text1"/>
              <w:lang w:val="en-US" w:eastAsia="es-MX"/>
            </w:rPr>
          </w:rPrChange>
        </w:rPr>
      </w:pPr>
      <w:ins w:id="460" w:author="SIA-India" w:date="2022-12-12T11:30:00Z">
        <w:r w:rsidRPr="002A0960">
          <w:rPr>
            <w:rFonts w:eastAsia="Times New Roman"/>
            <w:color w:val="000000" w:themeColor="text1"/>
            <w:highlight w:val="cyan"/>
            <w:lang w:val="en-US" w:eastAsia="es-MX"/>
            <w:rPrChange w:id="461" w:author="SIA-India" w:date="2022-12-13T10:26:00Z">
              <w:rPr>
                <w:rFonts w:eastAsia="Times New Roman"/>
                <w:color w:val="000000" w:themeColor="text1"/>
                <w:lang w:val="en-US" w:eastAsia="es-MX"/>
              </w:rPr>
            </w:rPrChange>
          </w:rPr>
          <w:t>Trendspotting across industries and geographies</w:t>
        </w:r>
      </w:ins>
    </w:p>
    <w:p w14:paraId="12D7B8F9" w14:textId="77777777" w:rsidR="005041F4" w:rsidRPr="002A0960" w:rsidRDefault="005041F4" w:rsidP="005041F4">
      <w:pPr>
        <w:pStyle w:val="ListParagraph"/>
        <w:numPr>
          <w:ilvl w:val="0"/>
          <w:numId w:val="21"/>
        </w:numPr>
        <w:rPr>
          <w:rFonts w:eastAsia="Times New Roman"/>
          <w:color w:val="000000" w:themeColor="text1"/>
          <w:highlight w:val="cyan"/>
          <w:lang w:val="en-US" w:eastAsia="es-MX"/>
          <w:rPrChange w:id="462" w:author="SIA-India" w:date="2022-12-13T10:26:00Z">
            <w:rPr>
              <w:rFonts w:eastAsia="Times New Roman"/>
              <w:color w:val="000000" w:themeColor="text1"/>
              <w:lang w:val="en-US" w:eastAsia="es-MX"/>
            </w:rPr>
          </w:rPrChange>
        </w:rPr>
      </w:pPr>
      <w:ins w:id="463" w:author="SIA-India" w:date="2022-12-12T11:31:00Z">
        <w:r w:rsidRPr="002A0960">
          <w:rPr>
            <w:rFonts w:eastAsia="Times New Roman"/>
            <w:color w:val="000000" w:themeColor="text1"/>
            <w:highlight w:val="cyan"/>
            <w:lang w:val="en-US" w:eastAsia="es-MX"/>
            <w:rPrChange w:id="464" w:author="SIA-India" w:date="2022-12-13T10:26:00Z">
              <w:rPr>
                <w:rFonts w:eastAsia="Times New Roman"/>
                <w:color w:val="000000" w:themeColor="text1"/>
                <w:lang w:val="en-US" w:eastAsia="es-MX"/>
              </w:rPr>
            </w:rPrChange>
          </w:rPr>
          <w:t>Consumer</w:t>
        </w:r>
      </w:ins>
      <w:ins w:id="465" w:author="SIA-India" w:date="2022-12-12T11:32:00Z">
        <w:r w:rsidRPr="002A0960">
          <w:rPr>
            <w:rFonts w:eastAsia="Times New Roman"/>
            <w:color w:val="000000" w:themeColor="text1"/>
            <w:highlight w:val="cyan"/>
            <w:lang w:val="en-US" w:eastAsia="es-MX"/>
            <w:rPrChange w:id="466" w:author="SIA-India" w:date="2022-12-13T10:26:00Z">
              <w:rPr>
                <w:rFonts w:eastAsia="Times New Roman"/>
                <w:color w:val="000000" w:themeColor="text1"/>
                <w:lang w:val="en-US" w:eastAsia="es-MX"/>
              </w:rPr>
            </w:rPrChange>
          </w:rPr>
          <w:t xml:space="preserve"> value perception to offset </w:t>
        </w:r>
      </w:ins>
      <w:ins w:id="467" w:author="SIA-India" w:date="2022-12-12T11:33:00Z">
        <w:r w:rsidRPr="002A0960">
          <w:rPr>
            <w:rFonts w:eastAsia="Times New Roman"/>
            <w:color w:val="000000" w:themeColor="text1"/>
            <w:highlight w:val="cyan"/>
            <w:lang w:val="en-US" w:eastAsia="es-MX"/>
            <w:rPrChange w:id="468" w:author="SIA-India" w:date="2022-12-13T10:26:00Z">
              <w:rPr>
                <w:rFonts w:eastAsia="Times New Roman"/>
                <w:color w:val="000000" w:themeColor="text1"/>
                <w:lang w:val="en-US" w:eastAsia="es-MX"/>
              </w:rPr>
            </w:rPrChange>
          </w:rPr>
          <w:t xml:space="preserve">growing </w:t>
        </w:r>
      </w:ins>
      <w:ins w:id="469" w:author="SIA-India" w:date="2022-12-12T11:32:00Z">
        <w:r w:rsidRPr="002A0960">
          <w:rPr>
            <w:rFonts w:eastAsia="Times New Roman"/>
            <w:color w:val="000000" w:themeColor="text1"/>
            <w:highlight w:val="cyan"/>
            <w:lang w:val="en-US" w:eastAsia="es-MX"/>
            <w:rPrChange w:id="470" w:author="SIA-India" w:date="2022-12-13T10:26:00Z">
              <w:rPr>
                <w:rFonts w:eastAsia="Times New Roman"/>
                <w:color w:val="000000" w:themeColor="text1"/>
                <w:lang w:val="en-US" w:eastAsia="es-MX"/>
              </w:rPr>
            </w:rPrChange>
          </w:rPr>
          <w:t>comp</w:t>
        </w:r>
      </w:ins>
      <w:ins w:id="471" w:author="SIA-India" w:date="2022-12-12T11:33:00Z">
        <w:r w:rsidRPr="002A0960">
          <w:rPr>
            <w:rFonts w:eastAsia="Times New Roman"/>
            <w:color w:val="000000" w:themeColor="text1"/>
            <w:highlight w:val="cyan"/>
            <w:lang w:val="en-US" w:eastAsia="es-MX"/>
            <w:rPrChange w:id="472" w:author="SIA-India" w:date="2022-12-13T10:26:00Z">
              <w:rPr>
                <w:rFonts w:eastAsia="Times New Roman"/>
                <w:color w:val="000000" w:themeColor="text1"/>
                <w:lang w:val="en-US" w:eastAsia="es-MX"/>
              </w:rPr>
            </w:rPrChange>
          </w:rPr>
          <w:t>etition</w:t>
        </w:r>
      </w:ins>
    </w:p>
    <w:p w14:paraId="725572DA" w14:textId="77777777" w:rsidR="00F26E88" w:rsidRPr="001D5356" w:rsidRDefault="00F26E88" w:rsidP="001D5356">
      <w:pPr>
        <w:textAlignment w:val="baseline"/>
        <w:rPr>
          <w:rFonts w:eastAsia="Times New Roman"/>
          <w:color w:val="000000" w:themeColor="text1"/>
          <w:lang w:val="en-US" w:eastAsia="es-MX"/>
        </w:rPr>
      </w:pPr>
    </w:p>
    <w:p w14:paraId="53DA6554" w14:textId="77777777" w:rsidR="005041F4" w:rsidRDefault="005041F4" w:rsidP="005041F4">
      <w:pPr>
        <w:textAlignment w:val="baseline"/>
        <w:rPr>
          <w:rFonts w:eastAsia="Times New Roman"/>
          <w:color w:val="000000" w:themeColor="text1"/>
          <w:u w:val="single"/>
          <w:lang w:val="en-US" w:eastAsia="es-MX"/>
        </w:rPr>
      </w:pPr>
      <w:del w:id="473" w:author="SIA-India" w:date="2022-12-12T11:38:00Z">
        <w:r w:rsidRPr="001D5356" w:rsidDel="00167C31">
          <w:rPr>
            <w:rFonts w:eastAsia="Times New Roman"/>
            <w:color w:val="000000" w:themeColor="text1"/>
            <w:u w:val="single"/>
            <w:lang w:val="en-US" w:eastAsia="es-MX"/>
          </w:rPr>
          <w:delText xml:space="preserve">Toolbox of </w:delText>
        </w:r>
      </w:del>
      <w:r w:rsidRPr="001D5356">
        <w:rPr>
          <w:rFonts w:eastAsia="Times New Roman"/>
          <w:color w:val="000000" w:themeColor="text1"/>
          <w:u w:val="single"/>
          <w:lang w:val="en-US" w:eastAsia="es-MX"/>
        </w:rPr>
        <w:t>Socio-economic</w:t>
      </w:r>
      <w:ins w:id="474" w:author="SIA-India" w:date="2022-12-12T11:40:00Z">
        <w:r>
          <w:rPr>
            <w:rFonts w:eastAsia="Times New Roman"/>
            <w:color w:val="000000" w:themeColor="text1"/>
            <w:u w:val="single"/>
            <w:lang w:val="en-US" w:eastAsia="es-MX"/>
          </w:rPr>
          <w:t xml:space="preserve"> factors</w:t>
        </w:r>
      </w:ins>
      <w:r>
        <w:rPr>
          <w:rFonts w:eastAsia="Times New Roman"/>
          <w:color w:val="000000" w:themeColor="text1"/>
          <w:u w:val="single"/>
          <w:lang w:val="en-US" w:eastAsia="es-MX"/>
        </w:rPr>
        <w:t xml:space="preserve"> </w:t>
      </w:r>
      <w:del w:id="475" w:author="SIA-India" w:date="2022-12-12T11:38:00Z">
        <w:r w:rsidRPr="00FF29F2" w:rsidDel="00167C31">
          <w:rPr>
            <w:rFonts w:eastAsia="Times New Roman"/>
            <w:color w:val="000000" w:themeColor="text1"/>
            <w:u w:val="single"/>
            <w:lang w:val="en-US" w:eastAsia="es-MX"/>
          </w:rPr>
          <w:delText>KPI</w:delText>
        </w:r>
      </w:del>
      <w:ins w:id="476" w:author="SIA-India" w:date="2022-12-12T11:39:00Z">
        <w:r>
          <w:rPr>
            <w:rFonts w:eastAsia="Times New Roman"/>
            <w:color w:val="000000" w:themeColor="text1"/>
            <w:u w:val="single"/>
            <w:lang w:val="en-US" w:eastAsia="es-MX"/>
          </w:rPr>
          <w:t xml:space="preserve"> Toolbox</w:t>
        </w:r>
      </w:ins>
    </w:p>
    <w:p w14:paraId="56FC812B" w14:textId="14C4BE2D" w:rsidR="00781138" w:rsidRPr="001D5356" w:rsidRDefault="18302450" w:rsidP="008F10E9">
      <w:pPr>
        <w:jc w:val="both"/>
        <w:textAlignment w:val="baseline"/>
        <w:rPr>
          <w:rFonts w:eastAsia="Times New Roman"/>
          <w:color w:val="000000" w:themeColor="text1"/>
          <w:lang w:val="en-US" w:eastAsia="es-MX"/>
        </w:rPr>
      </w:pPr>
      <w:r w:rsidRPr="602F7407">
        <w:rPr>
          <w:rFonts w:eastAsia="Times New Roman"/>
          <w:color w:val="000000" w:themeColor="text1"/>
          <w:lang w:val="en-US" w:eastAsia="es-MX"/>
        </w:rPr>
        <w:t xml:space="preserve">Socio-economic toolbox </w:t>
      </w:r>
      <w:r w:rsidR="0420EEB0" w:rsidRPr="602F7407">
        <w:rPr>
          <w:rFonts w:eastAsia="Times New Roman"/>
          <w:color w:val="000000" w:themeColor="text1"/>
          <w:lang w:val="en-US" w:eastAsia="es-MX"/>
        </w:rPr>
        <w:t xml:space="preserve">refers to classifying people by their social, economic and educational status. </w:t>
      </w:r>
      <w:r w:rsidR="11497577" w:rsidRPr="602F7407">
        <w:rPr>
          <w:rFonts w:eastAsia="Times New Roman"/>
          <w:color w:val="000000" w:themeColor="text1"/>
          <w:lang w:val="en-US" w:eastAsia="es-MX"/>
        </w:rPr>
        <w:t xml:space="preserve">Examining demographics </w:t>
      </w:r>
      <w:r w:rsidR="43573D42" w:rsidRPr="602F7407">
        <w:rPr>
          <w:rFonts w:eastAsia="Times New Roman"/>
          <w:color w:val="000000" w:themeColor="text1"/>
          <w:lang w:val="en-US" w:eastAsia="es-MX"/>
        </w:rPr>
        <w:t>not only</w:t>
      </w:r>
      <w:r w:rsidR="11497577" w:rsidRPr="602F7407">
        <w:rPr>
          <w:rFonts w:eastAsia="Times New Roman"/>
          <w:color w:val="000000" w:themeColor="text1"/>
          <w:lang w:val="en-US" w:eastAsia="es-MX"/>
        </w:rPr>
        <w:t xml:space="preserve"> </w:t>
      </w:r>
      <w:r w:rsidR="54D9551B" w:rsidRPr="602F7407">
        <w:rPr>
          <w:rFonts w:eastAsia="Times New Roman"/>
          <w:color w:val="000000" w:themeColor="text1"/>
          <w:lang w:val="en-US" w:eastAsia="es-MX"/>
        </w:rPr>
        <w:t xml:space="preserve">provide </w:t>
      </w:r>
      <w:r w:rsidR="11497577" w:rsidRPr="602F7407">
        <w:rPr>
          <w:rFonts w:eastAsia="Times New Roman"/>
          <w:color w:val="000000" w:themeColor="text1"/>
          <w:lang w:val="en-US" w:eastAsia="es-MX"/>
        </w:rPr>
        <w:t>an understanding of the composition of the market area</w:t>
      </w:r>
      <w:r w:rsidR="788FC852" w:rsidRPr="602F7407">
        <w:rPr>
          <w:rFonts w:eastAsia="Times New Roman"/>
          <w:color w:val="000000" w:themeColor="text1"/>
          <w:lang w:val="en-US" w:eastAsia="es-MX"/>
        </w:rPr>
        <w:t xml:space="preserve">, </w:t>
      </w:r>
      <w:r w:rsidR="5069C342" w:rsidRPr="602F7407">
        <w:rPr>
          <w:rFonts w:eastAsia="Times New Roman"/>
          <w:color w:val="000000" w:themeColor="text1"/>
          <w:lang w:val="en-US" w:eastAsia="es-MX"/>
        </w:rPr>
        <w:t>but they also</w:t>
      </w:r>
      <w:r w:rsidR="788FC852" w:rsidRPr="602F7407">
        <w:rPr>
          <w:rFonts w:eastAsia="Times New Roman"/>
          <w:color w:val="000000" w:themeColor="text1"/>
          <w:lang w:val="en-US" w:eastAsia="es-MX"/>
        </w:rPr>
        <w:t xml:space="preserve"> </w:t>
      </w:r>
      <w:r w:rsidR="5F72DA1F" w:rsidRPr="602F7407">
        <w:rPr>
          <w:rFonts w:eastAsia="Times New Roman"/>
          <w:color w:val="000000" w:themeColor="text1"/>
          <w:lang w:val="en-US" w:eastAsia="es-MX"/>
        </w:rPr>
        <w:t xml:space="preserve">help </w:t>
      </w:r>
      <w:r w:rsidR="788FC852" w:rsidRPr="602F7407">
        <w:rPr>
          <w:rFonts w:eastAsia="Times New Roman"/>
          <w:color w:val="000000" w:themeColor="text1"/>
          <w:lang w:val="en-US" w:eastAsia="es-MX"/>
        </w:rPr>
        <w:t xml:space="preserve">to </w:t>
      </w:r>
      <w:r w:rsidR="5F72DA1F" w:rsidRPr="602F7407">
        <w:rPr>
          <w:rFonts w:eastAsia="Times New Roman"/>
          <w:color w:val="000000" w:themeColor="text1"/>
          <w:lang w:val="en-US" w:eastAsia="es-MX"/>
        </w:rPr>
        <w:t>understand the potential range of impacts of a proposed change, and the likely responses of those impacted if the change occurs.</w:t>
      </w:r>
    </w:p>
    <w:p w14:paraId="001A1BAE" w14:textId="77777777" w:rsidR="005041F4" w:rsidRDefault="005041F4" w:rsidP="005041F4">
      <w:pPr>
        <w:jc w:val="both"/>
        <w:textAlignment w:val="baseline"/>
        <w:rPr>
          <w:ins w:id="477" w:author="SIA-India" w:date="2022-12-12T11:39:00Z"/>
          <w:rFonts w:eastAsia="Times New Roman"/>
          <w:color w:val="000000" w:themeColor="text1"/>
          <w:lang w:val="en-US" w:eastAsia="es-MX"/>
        </w:rPr>
      </w:pPr>
      <w:ins w:id="478" w:author="SIA-India" w:date="2022-12-12T11:39:00Z">
        <w:r>
          <w:rPr>
            <w:rFonts w:eastAsia="Times New Roman"/>
            <w:color w:val="000000" w:themeColor="text1"/>
            <w:lang w:val="en-US" w:eastAsia="es-MX"/>
          </w:rPr>
          <w:t xml:space="preserve">The KPIs relevant to this toolbox are: </w:t>
        </w:r>
      </w:ins>
    </w:p>
    <w:p w14:paraId="65999B0B" w14:textId="6DBC21A1" w:rsidR="00215E7E" w:rsidRPr="00781138" w:rsidRDefault="005041F4" w:rsidP="005041F4">
      <w:pPr>
        <w:jc w:val="both"/>
        <w:textAlignment w:val="baseline"/>
        <w:rPr>
          <w:rFonts w:eastAsia="Times New Roman"/>
          <w:color w:val="000000" w:themeColor="text1"/>
          <w:lang w:val="en-US" w:eastAsia="es-MX"/>
        </w:rPr>
      </w:pPr>
      <w:del w:id="479" w:author="SIA-India" w:date="2022-12-12T11:39:00Z">
        <w:r w:rsidRPr="001D5356" w:rsidDel="00167C31">
          <w:rPr>
            <w:rFonts w:eastAsia="Times New Roman"/>
            <w:color w:val="000000" w:themeColor="text1"/>
            <w:lang w:val="en-US" w:eastAsia="es-MX"/>
          </w:rPr>
          <w:delText>Some KPI that could be considered in this toolbox:</w:delText>
        </w:r>
      </w:del>
    </w:p>
    <w:p w14:paraId="3DD1CC08" w14:textId="36D73D45" w:rsidR="00F80F85" w:rsidRPr="004055A9" w:rsidRDefault="568F37CE">
      <w:pPr>
        <w:pStyle w:val="ListParagraph"/>
        <w:numPr>
          <w:ilvl w:val="0"/>
          <w:numId w:val="21"/>
        </w:numPr>
        <w:jc w:val="both"/>
        <w:textAlignment w:val="baseline"/>
        <w:rPr>
          <w:rFonts w:eastAsia="Times New Roman"/>
          <w:color w:val="000000" w:themeColor="text1"/>
          <w:lang w:val="en-US" w:eastAsia="es-MX"/>
        </w:rPr>
      </w:pPr>
      <w:r w:rsidRPr="5D2D43A4">
        <w:rPr>
          <w:rFonts w:eastAsia="Times New Roman"/>
          <w:color w:val="000000" w:themeColor="text1"/>
          <w:lang w:val="en-US" w:eastAsia="es-MX"/>
        </w:rPr>
        <w:lastRenderedPageBreak/>
        <w:t>Demographic parameters: For example, age, education level, income level, number of members by household, genre, occupation, urban or rural population.</w:t>
      </w:r>
    </w:p>
    <w:p w14:paraId="348D1411" w14:textId="05A2E912" w:rsidR="00F80F85" w:rsidRPr="004055A9" w:rsidRDefault="568F37CE">
      <w:pPr>
        <w:pStyle w:val="ListParagraph"/>
        <w:numPr>
          <w:ilvl w:val="0"/>
          <w:numId w:val="21"/>
        </w:numPr>
        <w:jc w:val="both"/>
        <w:textAlignment w:val="baseline"/>
        <w:rPr>
          <w:rFonts w:eastAsia="Times New Roman"/>
          <w:color w:val="000000" w:themeColor="text1"/>
          <w:lang w:val="en-US" w:eastAsia="es-MX"/>
        </w:rPr>
      </w:pPr>
      <w:r w:rsidRPr="5D2D43A4">
        <w:rPr>
          <w:rFonts w:eastAsia="Times New Roman"/>
          <w:color w:val="000000" w:themeColor="text1"/>
          <w:lang w:val="en-US" w:eastAsia="es-MX"/>
        </w:rPr>
        <w:t>Business parameters: Demographic data about enterprises, number of enterprises, size of enterprise measured by the number of employees, earnings, sector, among others.</w:t>
      </w:r>
    </w:p>
    <w:p w14:paraId="1FEAC75F" w14:textId="50EB7E61" w:rsidR="00CD6B73" w:rsidRPr="004055A9"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 xml:space="preserve">Socio-Economic Levels: Data that allows grouping and classifying households based on availability basic infrastructure (power supply grid, lighting, water, paving streets), health infrastructure, connectivity, and entertainment, among others, the level of details available depends on each country. </w:t>
      </w:r>
    </w:p>
    <w:p w14:paraId="0CEF39CB" w14:textId="29C9720A" w:rsidR="009947B5" w:rsidRDefault="009947B5" w:rsidP="004055A9">
      <w:pPr>
        <w:pStyle w:val="ListParagraph"/>
        <w:ind w:left="927"/>
        <w:textAlignment w:val="baseline"/>
        <w:rPr>
          <w:rFonts w:eastAsia="Times New Roman"/>
          <w:color w:val="000000" w:themeColor="text1"/>
          <w:lang w:val="en-US" w:eastAsia="es-MX"/>
        </w:rPr>
      </w:pPr>
    </w:p>
    <w:p w14:paraId="3028B47D" w14:textId="77777777" w:rsidR="00251D75" w:rsidRPr="004055A9" w:rsidRDefault="00251D75" w:rsidP="004055A9">
      <w:pPr>
        <w:pStyle w:val="ListParagraph"/>
        <w:ind w:left="927"/>
        <w:textAlignment w:val="baseline"/>
        <w:rPr>
          <w:rFonts w:eastAsia="Times New Roman"/>
          <w:color w:val="000000" w:themeColor="text1"/>
          <w:lang w:val="en-US" w:eastAsia="es-MX"/>
        </w:rPr>
      </w:pPr>
    </w:p>
    <w:p w14:paraId="26826088" w14:textId="77777777" w:rsidR="005041F4" w:rsidRDefault="005041F4" w:rsidP="005041F4">
      <w:pPr>
        <w:textAlignment w:val="baseline"/>
        <w:rPr>
          <w:rFonts w:eastAsia="Times New Roman"/>
          <w:color w:val="000000" w:themeColor="text1"/>
          <w:u w:val="single"/>
          <w:lang w:val="en-US" w:eastAsia="es-MX"/>
        </w:rPr>
      </w:pPr>
      <w:del w:id="480" w:author="SIA-India" w:date="2022-12-13T10:26:00Z">
        <w:r w:rsidRPr="001D5356" w:rsidDel="002A0960">
          <w:rPr>
            <w:rFonts w:eastAsia="Times New Roman"/>
            <w:color w:val="000000" w:themeColor="text1"/>
            <w:u w:val="single"/>
            <w:lang w:val="en-US" w:eastAsia="es-MX"/>
          </w:rPr>
          <w:delText xml:space="preserve">Toolbox of </w:delText>
        </w:r>
      </w:del>
      <w:r w:rsidRPr="001D5356">
        <w:rPr>
          <w:rFonts w:eastAsia="Times New Roman"/>
          <w:color w:val="000000" w:themeColor="text1"/>
          <w:u w:val="single"/>
          <w:lang w:val="en-US" w:eastAsia="es-MX"/>
        </w:rPr>
        <w:t>GIS Data</w:t>
      </w:r>
      <w:ins w:id="481" w:author="SIA-India" w:date="2022-12-13T10:26:00Z">
        <w:r>
          <w:rPr>
            <w:rFonts w:eastAsia="Times New Roman"/>
            <w:color w:val="000000" w:themeColor="text1"/>
            <w:u w:val="single"/>
            <w:lang w:val="en-US" w:eastAsia="es-MX"/>
          </w:rPr>
          <w:t xml:space="preserve"> T</w:t>
        </w:r>
      </w:ins>
      <w:ins w:id="482" w:author="SIA-India" w:date="2022-12-13T10:27:00Z">
        <w:r>
          <w:rPr>
            <w:rFonts w:eastAsia="Times New Roman"/>
            <w:color w:val="000000" w:themeColor="text1"/>
            <w:u w:val="single"/>
            <w:lang w:val="en-US" w:eastAsia="es-MX"/>
          </w:rPr>
          <w:t>oolbox</w:t>
        </w:r>
      </w:ins>
    </w:p>
    <w:p w14:paraId="36957773" w14:textId="77777777" w:rsidR="005041F4" w:rsidRDefault="005041F4" w:rsidP="005041F4">
      <w:pPr>
        <w:rPr>
          <w:ins w:id="483" w:author="SIA-India" w:date="2022-12-13T10:52:00Z"/>
          <w:rFonts w:eastAsia="Times New Roman"/>
          <w:color w:val="000000" w:themeColor="text1"/>
          <w:lang w:val="en-US" w:eastAsia="es-MX"/>
        </w:rPr>
      </w:pPr>
      <w:del w:id="484" w:author="SIA-India" w:date="2022-12-13T10:52:00Z">
        <w:r w:rsidRPr="001D5356" w:rsidDel="00911DF3">
          <w:rPr>
            <w:rFonts w:eastAsia="Times New Roman"/>
            <w:color w:val="000000" w:themeColor="text1"/>
            <w:lang w:val="en-US" w:eastAsia="es-MX"/>
          </w:rPr>
          <w:delText xml:space="preserve">This toolbox contains data related to positions on earth’s surface. When data is organized by its locations, geographic patterns can be found which allow to develop a better understanding of different things or events to discover how they relate to each other. </w:delText>
        </w:r>
      </w:del>
    </w:p>
    <w:p w14:paraId="3F445D82" w14:textId="77777777" w:rsidR="005041F4" w:rsidRPr="0035160C" w:rsidRDefault="005041F4" w:rsidP="005041F4">
      <w:pPr>
        <w:jc w:val="both"/>
        <w:rPr>
          <w:rFonts w:eastAsia="Times New Roman"/>
          <w:color w:val="000000" w:themeColor="text1"/>
          <w:highlight w:val="cyan"/>
          <w:lang w:val="en-US" w:eastAsia="es-MX"/>
          <w:rPrChange w:id="485" w:author="SIA-India" w:date="2022-12-13T10:56:00Z">
            <w:rPr>
              <w:rFonts w:eastAsia="Times New Roman"/>
              <w:color w:val="000000" w:themeColor="text1"/>
              <w:lang w:val="en-US" w:eastAsia="es-MX"/>
            </w:rPr>
          </w:rPrChange>
        </w:rPr>
      </w:pPr>
      <w:ins w:id="486" w:author="SIA-India" w:date="2022-12-13T10:52:00Z">
        <w:r w:rsidRPr="0035160C">
          <w:rPr>
            <w:highlight w:val="cyan"/>
            <w:rPrChange w:id="487" w:author="SIA-India" w:date="2022-12-13T10:54:00Z">
              <w:rPr/>
            </w:rPrChange>
          </w:rPr>
          <w:t xml:space="preserve">A geographic information system (GIS) Data facilitates to understand patterns, relationships, and geographic context by visualizing in map forms and remains a powerful decision-making tool that enables effective environmental, demographic, and topographic analysis. Therefore, GIS data-based telecom network analysis facilitates efficient decision-making like where network components should be placed and how they should be connected, what size components to use and how to create a strategy on meeting capacity requirements and maintaining network reliability, working condition of a particular network, optimization of network performance, maximising the optimal use of existing infrastructure and minimizing the cost of deployment. </w:t>
        </w:r>
      </w:ins>
      <w:del w:id="488" w:author="SIA-India" w:date="2022-12-13T10:52:00Z">
        <w:r w:rsidRPr="0035160C" w:rsidDel="0035160C">
          <w:rPr>
            <w:rFonts w:eastAsia="Times New Roman"/>
            <w:color w:val="000000" w:themeColor="text1"/>
            <w:highlight w:val="cyan"/>
            <w:lang w:val="en-US" w:eastAsia="es-MX"/>
            <w:rPrChange w:id="489" w:author="SIA-India" w:date="2022-12-13T10:54:00Z">
              <w:rPr>
                <w:rFonts w:eastAsia="Times New Roman"/>
                <w:color w:val="000000" w:themeColor="text1"/>
                <w:lang w:val="en-US" w:eastAsia="es-MX"/>
              </w:rPr>
            </w:rPrChange>
          </w:rPr>
          <w:delText xml:space="preserve">This kind of </w:delText>
        </w:r>
      </w:del>
      <w:ins w:id="490" w:author="SIA-India" w:date="2022-12-13T10:52:00Z">
        <w:r w:rsidRPr="0035160C">
          <w:rPr>
            <w:rFonts w:eastAsia="Times New Roman"/>
            <w:color w:val="000000" w:themeColor="text1"/>
            <w:highlight w:val="cyan"/>
            <w:lang w:val="en-US" w:eastAsia="es-MX"/>
            <w:rPrChange w:id="491" w:author="SIA-India" w:date="2022-12-13T10:54:00Z">
              <w:rPr>
                <w:rFonts w:eastAsia="Times New Roman"/>
                <w:color w:val="000000" w:themeColor="text1"/>
                <w:lang w:val="en-US" w:eastAsia="es-MX"/>
              </w:rPr>
            </w:rPrChange>
          </w:rPr>
          <w:t xml:space="preserve"> Thus</w:t>
        </w:r>
      </w:ins>
      <w:ins w:id="492" w:author="SIA-India" w:date="2022-12-13T10:53:00Z">
        <w:r w:rsidRPr="0035160C">
          <w:rPr>
            <w:rFonts w:eastAsia="Times New Roman"/>
            <w:color w:val="000000" w:themeColor="text1"/>
            <w:highlight w:val="cyan"/>
            <w:lang w:val="en-US" w:eastAsia="es-MX"/>
            <w:rPrChange w:id="493" w:author="SIA-India" w:date="2022-12-13T10:54:00Z">
              <w:rPr>
                <w:rFonts w:eastAsia="Times New Roman"/>
                <w:color w:val="000000" w:themeColor="text1"/>
                <w:lang w:val="en-US" w:eastAsia="es-MX"/>
              </w:rPr>
            </w:rPrChange>
          </w:rPr>
          <w:t xml:space="preserve">, GIS </w:t>
        </w:r>
      </w:ins>
      <w:r w:rsidRPr="0035160C">
        <w:rPr>
          <w:rFonts w:eastAsia="Times New Roman"/>
          <w:color w:val="000000" w:themeColor="text1"/>
          <w:highlight w:val="cyan"/>
          <w:lang w:val="en-US" w:eastAsia="es-MX"/>
          <w:rPrChange w:id="494" w:author="SIA-India" w:date="2022-12-13T10:54:00Z">
            <w:rPr>
              <w:rFonts w:eastAsia="Times New Roman"/>
              <w:color w:val="000000" w:themeColor="text1"/>
              <w:lang w:val="en-US" w:eastAsia="es-MX"/>
            </w:rPr>
          </w:rPrChange>
        </w:rPr>
        <w:t xml:space="preserve">data </w:t>
      </w:r>
      <w:ins w:id="495" w:author="SIA-India" w:date="2022-12-13T10:53:00Z">
        <w:r w:rsidRPr="0035160C">
          <w:rPr>
            <w:rFonts w:eastAsia="Times New Roman"/>
            <w:color w:val="000000" w:themeColor="text1"/>
            <w:highlight w:val="cyan"/>
            <w:lang w:val="en-US" w:eastAsia="es-MX"/>
            <w:rPrChange w:id="496" w:author="SIA-India" w:date="2022-12-13T10:54:00Z">
              <w:rPr>
                <w:rFonts w:eastAsia="Times New Roman"/>
                <w:color w:val="000000" w:themeColor="text1"/>
                <w:lang w:val="en-US" w:eastAsia="es-MX"/>
              </w:rPr>
            </w:rPrChange>
          </w:rPr>
          <w:t>helps to</w:t>
        </w:r>
        <w:r>
          <w:rPr>
            <w:rFonts w:eastAsia="Times New Roman"/>
            <w:color w:val="000000" w:themeColor="text1"/>
            <w:lang w:val="en-US" w:eastAsia="es-MX"/>
          </w:rPr>
          <w:t xml:space="preserve"> </w:t>
        </w:r>
      </w:ins>
      <w:r w:rsidRPr="0035160C">
        <w:rPr>
          <w:rFonts w:eastAsia="Times New Roman"/>
          <w:color w:val="000000" w:themeColor="text1"/>
          <w:highlight w:val="cyan"/>
          <w:lang w:val="en-US" w:eastAsia="es-MX"/>
          <w:rPrChange w:id="497" w:author="SIA-India" w:date="2022-12-13T10:56:00Z">
            <w:rPr>
              <w:rFonts w:eastAsia="Times New Roman"/>
              <w:color w:val="000000" w:themeColor="text1"/>
              <w:lang w:val="en-US" w:eastAsia="es-MX"/>
            </w:rPr>
          </w:rPrChange>
        </w:rPr>
        <w:t>enhance</w:t>
      </w:r>
      <w:del w:id="498" w:author="SIA-India" w:date="2022-12-13T10:53:00Z">
        <w:r w:rsidRPr="0035160C" w:rsidDel="0035160C">
          <w:rPr>
            <w:rFonts w:eastAsia="Times New Roman"/>
            <w:color w:val="000000" w:themeColor="text1"/>
            <w:highlight w:val="cyan"/>
            <w:lang w:val="en-US" w:eastAsia="es-MX"/>
            <w:rPrChange w:id="499" w:author="SIA-India" w:date="2022-12-13T10:56:00Z">
              <w:rPr>
                <w:rFonts w:eastAsia="Times New Roman"/>
                <w:color w:val="000000" w:themeColor="text1"/>
                <w:lang w:val="en-US" w:eastAsia="es-MX"/>
              </w:rPr>
            </w:rPrChange>
          </w:rPr>
          <w:delText>s</w:delText>
        </w:r>
      </w:del>
      <w:r w:rsidRPr="0035160C">
        <w:rPr>
          <w:rFonts w:eastAsia="Times New Roman"/>
          <w:color w:val="000000" w:themeColor="text1"/>
          <w:highlight w:val="cyan"/>
          <w:lang w:val="en-US" w:eastAsia="es-MX"/>
          <w:rPrChange w:id="500" w:author="SIA-India" w:date="2022-12-13T10:56:00Z">
            <w:rPr>
              <w:rFonts w:eastAsia="Times New Roman"/>
              <w:color w:val="000000" w:themeColor="text1"/>
              <w:lang w:val="en-US" w:eastAsia="es-MX"/>
            </w:rPr>
          </w:rPrChange>
        </w:rPr>
        <w:t xml:space="preserve"> telecom processes through better customer-relationship management and location services.</w:t>
      </w:r>
      <w:ins w:id="501" w:author="SIA-India" w:date="2022-12-13T10:54:00Z">
        <w:r w:rsidRPr="0035160C">
          <w:rPr>
            <w:rFonts w:eastAsia="Times New Roman"/>
            <w:color w:val="000000" w:themeColor="text1"/>
            <w:highlight w:val="cyan"/>
            <w:lang w:val="en-US" w:eastAsia="es-MX"/>
            <w:rPrChange w:id="502" w:author="SIA-India" w:date="2022-12-13T10:56:00Z">
              <w:rPr>
                <w:rFonts w:eastAsia="Times New Roman"/>
                <w:color w:val="000000" w:themeColor="text1"/>
                <w:lang w:val="en-US" w:eastAsia="es-MX"/>
              </w:rPr>
            </w:rPrChange>
          </w:rPr>
          <w:t xml:space="preserve"> Accordingly, the GIS data toolbox will include </w:t>
        </w:r>
      </w:ins>
      <w:ins w:id="503" w:author="SIA-India" w:date="2022-12-13T10:55:00Z">
        <w:r w:rsidRPr="0035160C">
          <w:rPr>
            <w:rFonts w:eastAsia="Times New Roman"/>
            <w:color w:val="000000" w:themeColor="text1"/>
            <w:highlight w:val="cyan"/>
            <w:lang w:val="en-US" w:eastAsia="es-MX"/>
            <w:rPrChange w:id="504" w:author="SIA-India" w:date="2022-12-13T10:56:00Z">
              <w:rPr>
                <w:rFonts w:eastAsia="Times New Roman"/>
                <w:color w:val="000000" w:themeColor="text1"/>
                <w:lang w:val="en-US" w:eastAsia="es-MX"/>
              </w:rPr>
            </w:rPrChange>
          </w:rPr>
          <w:t xml:space="preserve">KPIs related to demographic and topographic </w:t>
        </w:r>
      </w:ins>
      <w:ins w:id="505" w:author="SIA-India" w:date="2022-12-13T10:56:00Z">
        <w:r w:rsidRPr="0035160C">
          <w:rPr>
            <w:rFonts w:eastAsia="Times New Roman"/>
            <w:color w:val="000000" w:themeColor="text1"/>
            <w:highlight w:val="cyan"/>
            <w:lang w:val="en-US" w:eastAsia="es-MX"/>
            <w:rPrChange w:id="506" w:author="SIA-India" w:date="2022-12-13T10:56:00Z">
              <w:rPr>
                <w:rFonts w:eastAsia="Times New Roman"/>
                <w:color w:val="000000" w:themeColor="text1"/>
                <w:lang w:val="en-US" w:eastAsia="es-MX"/>
              </w:rPr>
            </w:rPrChange>
          </w:rPr>
          <w:t>information.</w:t>
        </w:r>
      </w:ins>
    </w:p>
    <w:p w14:paraId="3CC4245C" w14:textId="77777777" w:rsidR="005041F4" w:rsidRDefault="005041F4" w:rsidP="005041F4">
      <w:pPr>
        <w:jc w:val="both"/>
        <w:textAlignment w:val="baseline"/>
        <w:rPr>
          <w:ins w:id="507" w:author="SIA-India" w:date="2022-12-12T11:40:00Z"/>
          <w:rFonts w:eastAsia="Times New Roman"/>
          <w:color w:val="000000" w:themeColor="text1"/>
          <w:lang w:val="en-US" w:eastAsia="es-MX"/>
        </w:rPr>
      </w:pPr>
      <w:ins w:id="508" w:author="SIA-India" w:date="2022-12-12T11:40:00Z">
        <w:r w:rsidRPr="0035160C">
          <w:rPr>
            <w:rFonts w:eastAsia="Times New Roman"/>
            <w:color w:val="000000" w:themeColor="text1"/>
            <w:highlight w:val="cyan"/>
            <w:lang w:val="en-US" w:eastAsia="es-MX"/>
            <w:rPrChange w:id="509" w:author="SIA-India" w:date="2022-12-13T10:56:00Z">
              <w:rPr>
                <w:rFonts w:eastAsia="Times New Roman"/>
                <w:color w:val="000000" w:themeColor="text1"/>
                <w:lang w:val="en-US" w:eastAsia="es-MX"/>
              </w:rPr>
            </w:rPrChange>
          </w:rPr>
          <w:t>The KPIs relevant to this toolbox are:</w:t>
        </w:r>
        <w:r>
          <w:rPr>
            <w:rFonts w:eastAsia="Times New Roman"/>
            <w:color w:val="000000" w:themeColor="text1"/>
            <w:lang w:val="en-US" w:eastAsia="es-MX"/>
          </w:rPr>
          <w:t xml:space="preserve"> </w:t>
        </w:r>
      </w:ins>
    </w:p>
    <w:p w14:paraId="23A83238" w14:textId="33F05C93" w:rsidR="004B0DCD" w:rsidRPr="001D5356" w:rsidRDefault="005041F4" w:rsidP="005041F4">
      <w:pPr>
        <w:jc w:val="both"/>
        <w:textAlignment w:val="baseline"/>
        <w:rPr>
          <w:rFonts w:eastAsia="Times New Roman"/>
          <w:color w:val="000000" w:themeColor="text1"/>
          <w:lang w:val="en-US" w:eastAsia="es-MX"/>
        </w:rPr>
      </w:pPr>
      <w:del w:id="510" w:author="SIA-India" w:date="2022-12-12T11:40:00Z">
        <w:r w:rsidRPr="647F5D92" w:rsidDel="00167C31">
          <w:rPr>
            <w:rFonts w:eastAsia="Times New Roman"/>
            <w:color w:val="000000" w:themeColor="text1"/>
            <w:lang w:val="en-US" w:eastAsia="es-MX"/>
          </w:rPr>
          <w:delText>Some KPIlayers of information that could be considered in this toolbox:</w:delText>
        </w:r>
      </w:del>
    </w:p>
    <w:p w14:paraId="2B930845" w14:textId="4A94B5EB" w:rsidR="000E7A62" w:rsidRPr="001D5356"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Terrain layers / topographic Layer</w:t>
      </w:r>
    </w:p>
    <w:p w14:paraId="42B1074C" w14:textId="77777777" w:rsidR="00FA3D59" w:rsidRPr="004055A9"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Building layers (2D and 3D)</w:t>
      </w:r>
    </w:p>
    <w:p w14:paraId="096AF8C7" w14:textId="49DABA0A" w:rsidR="00071178" w:rsidRDefault="568F37CE">
      <w:pPr>
        <w:pStyle w:val="ListParagraph"/>
        <w:numPr>
          <w:ilvl w:val="0"/>
          <w:numId w:val="21"/>
        </w:numPr>
        <w:textAlignment w:val="baseline"/>
        <w:rPr>
          <w:rFonts w:eastAsia="Times New Roman"/>
          <w:color w:val="000000" w:themeColor="text1"/>
          <w:lang w:val="en-US" w:eastAsia="es-MX"/>
        </w:rPr>
      </w:pPr>
      <w:r w:rsidRPr="5D2D43A4">
        <w:rPr>
          <w:rFonts w:eastAsia="Times New Roman"/>
          <w:color w:val="000000" w:themeColor="text1"/>
          <w:lang w:val="en-US" w:eastAsia="es-MX"/>
        </w:rPr>
        <w:t>Regulatory aspects (Restriction on tower heights near airports, signal level at international borders, near schools/hospital/Prisons/ defense establishment, RoW etc.)</w:t>
      </w:r>
    </w:p>
    <w:p w14:paraId="3DF2A157" w14:textId="77777777" w:rsidR="005041F4" w:rsidRDefault="005041F4" w:rsidP="005041F4">
      <w:pPr>
        <w:pStyle w:val="ListParagraph"/>
        <w:numPr>
          <w:ilvl w:val="0"/>
          <w:numId w:val="21"/>
        </w:numPr>
        <w:textAlignment w:val="baseline"/>
        <w:rPr>
          <w:ins w:id="511" w:author="SIA-India" w:date="2022-12-13T11:03:00Z"/>
          <w:rFonts w:eastAsia="Times New Roman"/>
          <w:color w:val="000000" w:themeColor="text1"/>
          <w:lang w:val="en-US" w:eastAsia="es-MX"/>
        </w:rPr>
      </w:pPr>
      <w:r w:rsidRPr="602F7407">
        <w:rPr>
          <w:rFonts w:eastAsia="Times New Roman"/>
          <w:color w:val="000000" w:themeColor="text1"/>
          <w:lang w:val="en-US" w:eastAsia="es-MX"/>
        </w:rPr>
        <w:t xml:space="preserve">Protected area layers (National Parks, Conservation Reserves, Community Reserves, Sanctuaries, Biosphere, Monuments). </w:t>
      </w:r>
    </w:p>
    <w:p w14:paraId="20246C23" w14:textId="77777777" w:rsidR="005041F4" w:rsidRPr="00003B8C" w:rsidRDefault="005041F4" w:rsidP="005041F4">
      <w:pPr>
        <w:pStyle w:val="ListParagraph"/>
        <w:numPr>
          <w:ilvl w:val="0"/>
          <w:numId w:val="21"/>
        </w:numPr>
        <w:textAlignment w:val="baseline"/>
        <w:rPr>
          <w:rFonts w:eastAsia="Times New Roman"/>
          <w:color w:val="000000" w:themeColor="text1"/>
          <w:highlight w:val="cyan"/>
          <w:lang w:val="en-US" w:eastAsia="es-MX"/>
          <w:rPrChange w:id="512" w:author="SIA-India" w:date="2022-12-13T11:18:00Z">
            <w:rPr>
              <w:rFonts w:eastAsia="Times New Roman"/>
              <w:color w:val="000000" w:themeColor="text1"/>
              <w:lang w:val="en-US" w:eastAsia="es-MX"/>
            </w:rPr>
          </w:rPrChange>
        </w:rPr>
      </w:pPr>
      <w:ins w:id="513" w:author="SIA-India" w:date="2022-12-13T11:03:00Z">
        <w:r w:rsidRPr="00003B8C">
          <w:rPr>
            <w:rFonts w:eastAsia="Times New Roman"/>
            <w:color w:val="000000" w:themeColor="text1"/>
            <w:highlight w:val="cyan"/>
            <w:lang w:val="en-US" w:eastAsia="es-MX"/>
            <w:rPrChange w:id="514" w:author="SIA-India" w:date="2022-12-13T11:18:00Z">
              <w:rPr>
                <w:rFonts w:eastAsia="Times New Roman"/>
                <w:color w:val="000000" w:themeColor="text1"/>
                <w:lang w:val="en-US" w:eastAsia="es-MX"/>
              </w:rPr>
            </w:rPrChange>
          </w:rPr>
          <w:t>Site selection and towe</w:t>
        </w:r>
      </w:ins>
      <w:ins w:id="515" w:author="SIA-India" w:date="2022-12-13T11:04:00Z">
        <w:r w:rsidRPr="00003B8C">
          <w:rPr>
            <w:rFonts w:eastAsia="Times New Roman"/>
            <w:color w:val="000000" w:themeColor="text1"/>
            <w:highlight w:val="cyan"/>
            <w:lang w:val="en-US" w:eastAsia="es-MX"/>
            <w:rPrChange w:id="516" w:author="SIA-India" w:date="2022-12-13T11:18:00Z">
              <w:rPr>
                <w:rFonts w:eastAsia="Times New Roman"/>
                <w:color w:val="000000" w:themeColor="text1"/>
                <w:lang w:val="en-US" w:eastAsia="es-MX"/>
              </w:rPr>
            </w:rPrChange>
          </w:rPr>
          <w:t>r placement mapping</w:t>
        </w:r>
      </w:ins>
      <w:ins w:id="517" w:author="SIA-India" w:date="2022-12-13T11:18:00Z">
        <w:r w:rsidRPr="00003B8C">
          <w:rPr>
            <w:rFonts w:eastAsia="Times New Roman"/>
            <w:color w:val="000000" w:themeColor="text1"/>
            <w:highlight w:val="cyan"/>
            <w:lang w:val="en-US" w:eastAsia="es-MX"/>
            <w:rPrChange w:id="518" w:author="SIA-India" w:date="2022-12-13T11:18:00Z">
              <w:rPr>
                <w:rFonts w:eastAsia="Times New Roman"/>
                <w:color w:val="000000" w:themeColor="text1"/>
                <w:lang w:val="en-US" w:eastAsia="es-MX"/>
              </w:rPr>
            </w:rPrChange>
          </w:rPr>
          <w:t xml:space="preserve"> criteria</w:t>
        </w:r>
      </w:ins>
    </w:p>
    <w:p w14:paraId="003DA98D" w14:textId="77777777" w:rsidR="00D31F65" w:rsidRPr="004055A9" w:rsidRDefault="00D31F65" w:rsidP="00AD1281">
      <w:pPr>
        <w:textAlignment w:val="baseline"/>
        <w:rPr>
          <w:rFonts w:eastAsia="Times New Roman"/>
          <w:color w:val="000000" w:themeColor="text1"/>
          <w:lang w:val="en-US" w:eastAsia="es-MX"/>
        </w:rPr>
      </w:pPr>
    </w:p>
    <w:p w14:paraId="589E23E5" w14:textId="2600BCF9" w:rsidR="00D31F65" w:rsidRPr="00C14249" w:rsidRDefault="67208F9E" w:rsidP="00C14249">
      <w:pPr>
        <w:pStyle w:val="Heading3"/>
        <w:rPr>
          <w:lang w:val="en-US" w:eastAsia="zh-CN"/>
        </w:rPr>
      </w:pPr>
      <w:r w:rsidRPr="67208F9E">
        <w:rPr>
          <w:lang w:val="en-US" w:eastAsia="zh-CN"/>
        </w:rPr>
        <w:t>6.2</w:t>
      </w:r>
      <w:r w:rsidR="00D31F65">
        <w:tab/>
      </w:r>
      <w:r w:rsidRPr="67208F9E">
        <w:rPr>
          <w:lang w:val="en-US" w:eastAsia="zh-CN"/>
        </w:rPr>
        <w:t>Connectivity indicators</w:t>
      </w:r>
    </w:p>
    <w:p w14:paraId="45D3DF56" w14:textId="1BA83156" w:rsidR="00D75442" w:rsidRDefault="00D31F65" w:rsidP="001A35D2">
      <w:pPr>
        <w:rPr>
          <w:i/>
          <w:iCs/>
        </w:rPr>
      </w:pPr>
      <w:r w:rsidRPr="00A32E66">
        <w:rPr>
          <w:i/>
          <w:iCs/>
          <w:highlight w:val="yellow"/>
        </w:rPr>
        <w:t>Editor’s note:</w:t>
      </w:r>
      <w:r>
        <w:rPr>
          <w:i/>
          <w:iCs/>
        </w:rPr>
        <w:t xml:space="preserve"> </w:t>
      </w:r>
      <w:r w:rsidRPr="00FB6416">
        <w:rPr>
          <w:i/>
          <w:iCs/>
        </w:rPr>
        <w:t xml:space="preserve">Contributions are </w:t>
      </w:r>
      <w:r>
        <w:rPr>
          <w:i/>
          <w:iCs/>
        </w:rPr>
        <w:t>invited</w:t>
      </w:r>
    </w:p>
    <w:p w14:paraId="29B16130" w14:textId="77777777" w:rsidR="00F91967" w:rsidRPr="003305A0" w:rsidRDefault="00F91967" w:rsidP="00F91967">
      <w:pPr>
        <w:pStyle w:val="ListParagraph"/>
        <w:numPr>
          <w:ilvl w:val="0"/>
          <w:numId w:val="6"/>
        </w:numPr>
        <w:tabs>
          <w:tab w:val="left" w:pos="851"/>
        </w:tabs>
        <w:rPr>
          <w:rFonts w:eastAsia="Times New Roman"/>
        </w:rPr>
      </w:pPr>
      <w:r w:rsidRPr="003305A0">
        <w:rPr>
          <w:rFonts w:eastAsia="Times New Roman"/>
        </w:rPr>
        <w:t xml:space="preserve">OECD has a guideline for the construction of composite indicators. Perhaps it could help in the discussions: </w:t>
      </w:r>
      <w:hyperlink r:id="rId20" w:history="1">
        <w:r w:rsidRPr="003305A0">
          <w:rPr>
            <w:rStyle w:val="Hyperlink"/>
            <w:rFonts w:ascii="Source Sans Pro" w:eastAsia="Source Sans Pro" w:hAnsi="Source Sans Pro" w:cs="Source Sans Pro"/>
            <w:color w:val="auto"/>
            <w:sz w:val="21"/>
            <w:szCs w:val="21"/>
          </w:rPr>
          <w:t>https://www.oecd.org/els/soc/handbookonconstructingcompositeindicatorsmethodologyanduserguide.htm</w:t>
        </w:r>
      </w:hyperlink>
    </w:p>
    <w:p w14:paraId="1E796DE9" w14:textId="77777777" w:rsidR="00F91967" w:rsidRDefault="00F91967" w:rsidP="001A35D2">
      <w:pPr>
        <w:rPr>
          <w:i/>
          <w:iCs/>
        </w:rPr>
      </w:pPr>
    </w:p>
    <w:p w14:paraId="5E0BADC9" w14:textId="5B942B73" w:rsidR="009D7954" w:rsidRDefault="67208F9E" w:rsidP="00677744">
      <w:pPr>
        <w:jc w:val="both"/>
        <w:textAlignment w:val="baseline"/>
        <w:rPr>
          <w:rFonts w:eastAsia="Times New Roman"/>
          <w:color w:val="000000" w:themeColor="text1"/>
          <w:lang w:val="en-US"/>
        </w:rPr>
      </w:pPr>
      <w:r w:rsidRPr="67208F9E">
        <w:rPr>
          <w:rFonts w:eastAsia="Times New Roman"/>
          <w:color w:val="000000" w:themeColor="text1"/>
          <w:lang w:val="en-US"/>
        </w:rPr>
        <w:t>The purpose of creating connectivity indicators is to provide actionable insights to improve the status of connectivity depending on the use cases. Then, connectivity indicators can be compared geographically, based on the stratification of the studied areas.</w:t>
      </w:r>
    </w:p>
    <w:p w14:paraId="656B2B2E" w14:textId="1D52DD7F" w:rsidR="009D7954" w:rsidRDefault="67208F9E" w:rsidP="00677744">
      <w:pPr>
        <w:jc w:val="both"/>
        <w:textAlignment w:val="baseline"/>
        <w:rPr>
          <w:rFonts w:eastAsia="Times New Roman"/>
          <w:color w:val="000000" w:themeColor="text1"/>
          <w:lang w:val="en-US"/>
        </w:rPr>
      </w:pPr>
      <w:r w:rsidRPr="67208F9E">
        <w:rPr>
          <w:rFonts w:eastAsia="Times New Roman"/>
          <w:color w:val="000000" w:themeColor="text1"/>
          <w:lang w:val="en-US"/>
        </w:rPr>
        <w:lastRenderedPageBreak/>
        <w:t>A composite index can be obtained through a combination of connectivity indicators using statistical methodologies. This index represents an even broader view of the connectivity status. It is beneficial when a single dimensionless value is required to assess the connectivity status in simple way, so that decision makers can have a complete picture in mind. Then, concrete, targeted action plans can be derived to improve the connectivity based on the connectivity indicators that assess the dimensions of interest.</w:t>
      </w:r>
    </w:p>
    <w:p w14:paraId="50B8C970" w14:textId="69086E13" w:rsidR="009D7954" w:rsidRDefault="009D7954" w:rsidP="67208F9E">
      <w:pPr>
        <w:jc w:val="both"/>
        <w:textAlignment w:val="baseline"/>
        <w:rPr>
          <w:rFonts w:eastAsia="Times New Roman"/>
          <w:color w:val="000000" w:themeColor="text1"/>
          <w:lang w:val="en-US" w:eastAsia="es-MX"/>
        </w:rPr>
      </w:pPr>
    </w:p>
    <w:p w14:paraId="143CA2FA" w14:textId="6F56B42D" w:rsidR="009D7954" w:rsidRPr="00A04916" w:rsidRDefault="67208F9E" w:rsidP="00A04916">
      <w:pPr>
        <w:pStyle w:val="Heading3"/>
        <w:rPr>
          <w:lang w:val="en-US" w:eastAsia="zh-CN"/>
        </w:rPr>
      </w:pPr>
      <w:r w:rsidRPr="67208F9E">
        <w:rPr>
          <w:lang w:val="en-US" w:eastAsia="zh-CN"/>
        </w:rPr>
        <w:t>6.3 Connectivity index</w:t>
      </w:r>
    </w:p>
    <w:p w14:paraId="3CD168EA" w14:textId="6C4B0CBE" w:rsidR="009D7954" w:rsidRPr="00A04916" w:rsidRDefault="009D7954" w:rsidP="004C1866">
      <w:pPr>
        <w:jc w:val="both"/>
        <w:textAlignment w:val="baseline"/>
      </w:pPr>
    </w:p>
    <w:p w14:paraId="0274A8A6" w14:textId="07A02D07" w:rsidR="67208F9E" w:rsidRDefault="67208F9E" w:rsidP="00677744">
      <w:pPr>
        <w:jc w:val="both"/>
        <w:rPr>
          <w:rFonts w:eastAsia="Times New Roman"/>
          <w:lang w:val="en-US"/>
        </w:rPr>
      </w:pPr>
      <w:r w:rsidRPr="67208F9E">
        <w:rPr>
          <w:rFonts w:eastAsia="Times New Roman"/>
          <w:lang w:val="en-US"/>
        </w:rPr>
        <w:t>Even if there is no universal method for constructing composite indices, their construction is mainly determined by the application or question that is going to be investigated.</w:t>
      </w:r>
    </w:p>
    <w:p w14:paraId="59619F52" w14:textId="79963DDB" w:rsidR="67208F9E" w:rsidRDefault="67208F9E" w:rsidP="67208F9E">
      <w:pPr>
        <w:jc w:val="both"/>
        <w:rPr>
          <w:rFonts w:eastAsia="Times New Roman"/>
          <w:lang w:val="en-US"/>
        </w:rPr>
      </w:pPr>
    </w:p>
    <w:p w14:paraId="5A244E23" w14:textId="3F85BA2E" w:rsidR="00C11DA4" w:rsidRPr="00A04916" w:rsidRDefault="67208F9E" w:rsidP="00A04916">
      <w:pPr>
        <w:pStyle w:val="Default"/>
        <w:spacing w:after="21"/>
        <w:ind w:left="720"/>
        <w:jc w:val="both"/>
        <w:rPr>
          <w:lang w:val="en-US"/>
        </w:rPr>
      </w:pPr>
      <w:r w:rsidRPr="67208F9E">
        <w:rPr>
          <w:lang w:val="en-US"/>
        </w:rPr>
        <w:t>The following guidelines are recommended for the construction of a connectivity index that uses a set of variables (connectivity indicators) that can be obtained from the toolboxes previously described:</w:t>
      </w:r>
    </w:p>
    <w:p w14:paraId="0C361CEB" w14:textId="16148CA0" w:rsidR="00D74208" w:rsidRPr="007B4B82" w:rsidRDefault="00C162B9">
      <w:pPr>
        <w:pStyle w:val="Default"/>
        <w:numPr>
          <w:ilvl w:val="0"/>
          <w:numId w:val="24"/>
        </w:numPr>
        <w:spacing w:after="21"/>
        <w:jc w:val="both"/>
        <w:rPr>
          <w:lang w:val="en-US"/>
        </w:rPr>
      </w:pPr>
      <w:r w:rsidRPr="67208F9E">
        <w:rPr>
          <w:lang w:val="en-US"/>
        </w:rPr>
        <w:t>KPI</w:t>
      </w:r>
      <w:ins w:id="519" w:author="SIA-India" w:date="2022-12-12T11:42:00Z">
        <w:r>
          <w:rPr>
            <w:lang w:val="en-US"/>
          </w:rPr>
          <w:t>s</w:t>
        </w:r>
      </w:ins>
      <w:r w:rsidRPr="67208F9E">
        <w:rPr>
          <w:lang w:val="en-US"/>
        </w:rPr>
        <w:t xml:space="preserve"> </w:t>
      </w:r>
      <w:r w:rsidR="67208F9E" w:rsidRPr="67208F9E">
        <w:rPr>
          <w:lang w:val="en-US"/>
        </w:rPr>
        <w:t xml:space="preserve">from multiple toolboxes should be selected according to the considerations defined by the objective of the analysis. The selection step is the result of a trade-off between possible redundancies caused by overlapping information and the risk of losing information. </w:t>
      </w:r>
    </w:p>
    <w:p w14:paraId="2612CB23" w14:textId="77777777" w:rsidR="00C11DA4" w:rsidRPr="007B4B82" w:rsidRDefault="00C11DA4" w:rsidP="007B4B82">
      <w:pPr>
        <w:pStyle w:val="Default"/>
        <w:spacing w:after="21"/>
        <w:jc w:val="both"/>
        <w:rPr>
          <w:lang w:val="en-US"/>
        </w:rPr>
      </w:pPr>
    </w:p>
    <w:p w14:paraId="3E9C8E0C" w14:textId="7A95FF22" w:rsidR="00F908E2" w:rsidRPr="007B4B82" w:rsidRDefault="568F37CE">
      <w:pPr>
        <w:pStyle w:val="Default"/>
        <w:numPr>
          <w:ilvl w:val="0"/>
          <w:numId w:val="24"/>
        </w:numPr>
        <w:jc w:val="both"/>
        <w:rPr>
          <w:lang w:val="en-US"/>
        </w:rPr>
      </w:pPr>
      <w:r w:rsidRPr="568F37CE">
        <w:rPr>
          <w:lang w:val="en-US"/>
        </w:rPr>
        <w:t xml:space="preserve">Normalization can be required prior to any data aggregation as the KPI in a data set often have different measurement units. Therefore, it is necessary to bring the KPI to the same standard, by transforming them into pure, dimensionless, numbers. </w:t>
      </w:r>
    </w:p>
    <w:p w14:paraId="68ED97B4" w14:textId="77777777" w:rsidR="00D96FFA" w:rsidRPr="002D1567" w:rsidRDefault="00D96FFA" w:rsidP="007B4B82">
      <w:pPr>
        <w:pStyle w:val="Default"/>
        <w:jc w:val="both"/>
        <w:rPr>
          <w:lang w:val="en-US"/>
        </w:rPr>
      </w:pPr>
    </w:p>
    <w:p w14:paraId="757DBD36" w14:textId="5FDB565C" w:rsidR="002D1567" w:rsidRDefault="647F5D92">
      <w:pPr>
        <w:pStyle w:val="Default"/>
        <w:numPr>
          <w:ilvl w:val="0"/>
          <w:numId w:val="24"/>
        </w:numPr>
        <w:jc w:val="both"/>
        <w:rPr>
          <w:lang w:val="en-US"/>
        </w:rPr>
      </w:pPr>
      <w:r w:rsidRPr="647F5D92">
        <w:rPr>
          <w:lang w:val="en-US"/>
        </w:rPr>
        <w:t>The composite index is constructed through the  combination of all the different KPI  from the chosen Toolboxes. For this combination, different aggregation methods are possible. The choice of the ‘best’ aggregation method also depends on the aim and the users of the analysis (regulators, operators, or the end users).</w:t>
      </w:r>
    </w:p>
    <w:p w14:paraId="195C4439" w14:textId="52492995" w:rsidR="647F5D92" w:rsidRDefault="647F5D92" w:rsidP="00677744">
      <w:pPr>
        <w:pStyle w:val="Default"/>
        <w:jc w:val="both"/>
        <w:rPr>
          <w:lang w:val="en-US"/>
        </w:rPr>
      </w:pPr>
    </w:p>
    <w:p w14:paraId="1A0FCA1E" w14:textId="5BB964FA" w:rsidR="647F5D92" w:rsidRDefault="568F37CE">
      <w:pPr>
        <w:pStyle w:val="Default"/>
        <w:numPr>
          <w:ilvl w:val="0"/>
          <w:numId w:val="24"/>
        </w:numPr>
        <w:jc w:val="both"/>
        <w:rPr>
          <w:lang w:val="en-US"/>
        </w:rPr>
      </w:pPr>
      <w:r w:rsidRPr="568F37CE">
        <w:rPr>
          <w:lang w:val="en-US"/>
        </w:rPr>
        <w:t>The methodology to obtain the index should be transparent and documented to allow for validation/verification of the results.</w:t>
      </w:r>
    </w:p>
    <w:p w14:paraId="49B19817" w14:textId="6D86C2B5" w:rsidR="568F37CE" w:rsidRDefault="568F37CE" w:rsidP="00677744">
      <w:pPr>
        <w:pStyle w:val="Default"/>
        <w:jc w:val="both"/>
        <w:rPr>
          <w:lang w:val="en-US"/>
        </w:rPr>
      </w:pPr>
    </w:p>
    <w:p w14:paraId="1A85ABA3" w14:textId="55AF9C19" w:rsidR="568F37CE" w:rsidRPr="00677744" w:rsidRDefault="568F37CE">
      <w:pPr>
        <w:pStyle w:val="Default"/>
        <w:jc w:val="both"/>
        <w:rPr>
          <w:color w:val="000000" w:themeColor="text1"/>
          <w:highlight w:val="yellow"/>
          <w:lang w:val="en-US"/>
        </w:rPr>
      </w:pPr>
      <w:r w:rsidRPr="00677744">
        <w:rPr>
          <w:highlight w:val="yellow"/>
          <w:lang w:val="en-US"/>
        </w:rPr>
        <w:t>Editor's Note:</w:t>
      </w:r>
      <w:r w:rsidRPr="00677744">
        <w:rPr>
          <w:color w:val="000000" w:themeColor="text1"/>
          <w:lang w:val="en-US"/>
        </w:rPr>
        <w:t xml:space="preserve"> </w:t>
      </w:r>
    </w:p>
    <w:p w14:paraId="3F4DFDC1" w14:textId="7544E73E" w:rsidR="568F37CE" w:rsidRDefault="568F37CE" w:rsidP="00677744">
      <w:pPr>
        <w:pStyle w:val="Default"/>
        <w:numPr>
          <w:ilvl w:val="0"/>
          <w:numId w:val="4"/>
        </w:numPr>
        <w:jc w:val="both"/>
        <w:rPr>
          <w:color w:val="000000" w:themeColor="text1"/>
          <w:lang w:val="en-US"/>
        </w:rPr>
      </w:pPr>
      <w:r w:rsidRPr="00677744">
        <w:rPr>
          <w:color w:val="000000" w:themeColor="text1"/>
          <w:lang w:val="en-US"/>
        </w:rPr>
        <w:t xml:space="preserve">Wolfgang will contribute some suggestions on </w:t>
      </w:r>
      <w:r w:rsidRPr="568F37CE">
        <w:rPr>
          <w:color w:val="000000" w:themeColor="text1"/>
          <w:lang w:val="en-US"/>
        </w:rPr>
        <w:t>explanation "graphic.</w:t>
      </w:r>
    </w:p>
    <w:p w14:paraId="140EE649" w14:textId="01F5CCBD" w:rsidR="568F37CE" w:rsidRPr="00677744" w:rsidRDefault="568F37CE" w:rsidP="00677744">
      <w:pPr>
        <w:pStyle w:val="Default"/>
        <w:numPr>
          <w:ilvl w:val="0"/>
          <w:numId w:val="4"/>
        </w:numPr>
        <w:jc w:val="both"/>
        <w:rPr>
          <w:lang w:val="en-US"/>
        </w:rPr>
      </w:pPr>
      <w:r w:rsidRPr="5D2D43A4">
        <w:rPr>
          <w:color w:val="000000" w:themeColor="text1"/>
          <w:lang w:val="en-US"/>
        </w:rPr>
        <w:t>See how to address Wolfgang Comment: "</w:t>
      </w:r>
      <w:r w:rsidRPr="00677744">
        <w:rPr>
          <w:color w:val="000000" w:themeColor="text1"/>
          <w:lang w:val="en-US"/>
        </w:rPr>
        <w:t xml:space="preserve"> I see the </w:t>
      </w:r>
      <w:r w:rsidRPr="5D2D43A4">
        <w:rPr>
          <w:color w:val="000000" w:themeColor="text1"/>
          <w:lang w:val="en-US"/>
        </w:rPr>
        <w:t>changes,</w:t>
      </w:r>
      <w:r w:rsidRPr="00677744">
        <w:rPr>
          <w:color w:val="000000" w:themeColor="text1"/>
          <w:lang w:val="en-US"/>
        </w:rPr>
        <w:t xml:space="preserve"> but I still think it is unclear</w:t>
      </w:r>
      <w:r w:rsidRPr="5D2D43A4">
        <w:rPr>
          <w:color w:val="000000" w:themeColor="text1"/>
          <w:lang w:val="en-US"/>
        </w:rPr>
        <w:t xml:space="preserve">: </w:t>
      </w:r>
      <w:r w:rsidRPr="00677744">
        <w:rPr>
          <w:color w:val="000000" w:themeColor="text1"/>
          <w:lang w:val="en-US"/>
        </w:rPr>
        <w:t>a) Aggregation can be done in the native value space of a KPI, so nromalization could be done on aggregated values of the same type also.</w:t>
      </w:r>
      <w:r w:rsidRPr="5D2D43A4">
        <w:rPr>
          <w:color w:val="000000" w:themeColor="text1"/>
          <w:lang w:val="en-US"/>
        </w:rPr>
        <w:t xml:space="preserve"> </w:t>
      </w:r>
      <w:r w:rsidRPr="00677744">
        <w:rPr>
          <w:color w:val="000000" w:themeColor="text1"/>
          <w:lang w:val="en-US"/>
        </w:rPr>
        <w:t xml:space="preserve">b) Normalization is not all which is usually done. Typically, one would combine some kind of nonlinear transformation </w:t>
      </w:r>
      <w:r w:rsidRPr="5D2D43A4">
        <w:rPr>
          <w:color w:val="000000" w:themeColor="text1"/>
          <w:lang w:val="en-US"/>
        </w:rPr>
        <w:t>(e.g.,</w:t>
      </w:r>
      <w:r w:rsidRPr="00677744">
        <w:rPr>
          <w:color w:val="000000" w:themeColor="text1"/>
          <w:lang w:val="en-US"/>
        </w:rPr>
        <w:t xml:space="preserve"> using a sigmoid curve on the input quantity, expressing "totally unacceptable" values, a range where scores are prportional, and a "saturation" region. Normalization is then integrated in the computation process, </w:t>
      </w:r>
      <w:r w:rsidRPr="5D2D43A4">
        <w:rPr>
          <w:color w:val="000000" w:themeColor="text1"/>
          <w:lang w:val="en-US"/>
        </w:rPr>
        <w:t>i.e.,</w:t>
      </w:r>
      <w:r w:rsidRPr="00677744">
        <w:rPr>
          <w:color w:val="000000" w:themeColor="text1"/>
          <w:lang w:val="en-US"/>
        </w:rPr>
        <w:t xml:space="preserve"> all output values of such transformations are on the same value range</w:t>
      </w:r>
      <w:r w:rsidRPr="5D2D43A4">
        <w:rPr>
          <w:color w:val="000000" w:themeColor="text1"/>
          <w:lang w:val="en-US"/>
        </w:rPr>
        <w:t>".</w:t>
      </w:r>
    </w:p>
    <w:p w14:paraId="5F4F178D" w14:textId="77777777" w:rsidR="004D37AA" w:rsidRPr="004D37AA" w:rsidRDefault="004D37AA" w:rsidP="00A04916">
      <w:pPr>
        <w:pStyle w:val="Default"/>
        <w:jc w:val="both"/>
        <w:rPr>
          <w:lang w:val="en-US"/>
        </w:rPr>
      </w:pPr>
    </w:p>
    <w:p w14:paraId="306E451C" w14:textId="3A2F6511" w:rsidR="00651797" w:rsidRDefault="00651797" w:rsidP="007B4B82">
      <w:pPr>
        <w:pStyle w:val="Default"/>
        <w:jc w:val="both"/>
        <w:rPr>
          <w:lang w:val="en-US"/>
        </w:rPr>
      </w:pPr>
    </w:p>
    <w:p w14:paraId="5ADB74B6" w14:textId="77777777" w:rsidR="00251D75" w:rsidRDefault="00251D75" w:rsidP="007B4B82">
      <w:pPr>
        <w:pStyle w:val="Default"/>
        <w:jc w:val="both"/>
        <w:rPr>
          <w:highlight w:val="yellow"/>
          <w:lang w:val="en-US"/>
        </w:rPr>
      </w:pPr>
    </w:p>
    <w:p w14:paraId="47450CF9" w14:textId="2EDA6A71" w:rsidR="00651797" w:rsidRPr="0079676B" w:rsidRDefault="00651797" w:rsidP="007B4B82">
      <w:pPr>
        <w:pStyle w:val="Default"/>
        <w:jc w:val="both"/>
        <w:rPr>
          <w:lang w:val="en-US"/>
        </w:rPr>
      </w:pPr>
    </w:p>
    <w:p w14:paraId="03A520F0" w14:textId="77777777" w:rsidR="00781138" w:rsidRDefault="00781138" w:rsidP="00781138">
      <w:pPr>
        <w:rPr>
          <w:rFonts w:eastAsia="Times New Roman"/>
          <w:color w:val="000000" w:themeColor="text1"/>
          <w:lang w:val="en-US" w:eastAsia="es-MX"/>
        </w:rPr>
      </w:pPr>
    </w:p>
    <w:p w14:paraId="42D63B40" w14:textId="376DD497" w:rsidR="67208F9E" w:rsidRDefault="00AB41F3" w:rsidP="67208F9E">
      <w:pPr>
        <w:jc w:val="both"/>
        <w:rPr>
          <w:lang w:val="en-US" w:eastAsia="es-MX"/>
        </w:rPr>
      </w:pPr>
      <w:r>
        <w:rPr>
          <w:lang w:val="en-US" w:eastAsia="es-MX"/>
        </w:rPr>
        <w:t>5</w:t>
      </w:r>
      <w:r w:rsidR="67208F9E" w:rsidRPr="67208F9E">
        <w:rPr>
          <w:lang w:val="en-US" w:eastAsia="es-MX"/>
        </w:rPr>
        <w:t xml:space="preserve">. </w:t>
      </w:r>
      <w:r w:rsidR="67208F9E" w:rsidRPr="67208F9E">
        <w:rPr>
          <w:rFonts w:eastAsia="Times New Roman"/>
          <w:lang w:val="en-US"/>
        </w:rPr>
        <w:t>The use of multivariate methods is suggested for index construction.</w:t>
      </w:r>
      <w:r w:rsidR="67208F9E" w:rsidRPr="67208F9E">
        <w:rPr>
          <w:lang w:val="en-US" w:eastAsia="es-MX"/>
        </w:rPr>
        <w:t xml:space="preserve"> Multivariate methods allow for a deeper exploration into possible patterns that exist in the data, enable complex inter-relationships between many variables to be represented graphically, and provide ways of reducing the dimensionality of the data for summary and further analysis.</w:t>
      </w:r>
    </w:p>
    <w:p w14:paraId="69EC43B7" w14:textId="13B126F6" w:rsidR="67208F9E" w:rsidRDefault="00AB41F3" w:rsidP="00677744">
      <w:pPr>
        <w:jc w:val="both"/>
        <w:rPr>
          <w:rFonts w:eastAsia="Times New Roman"/>
          <w:lang w:val="en-US"/>
        </w:rPr>
      </w:pPr>
      <w:r>
        <w:rPr>
          <w:rFonts w:eastAsia="Times New Roman"/>
          <w:lang w:val="en-US"/>
        </w:rPr>
        <w:lastRenderedPageBreak/>
        <w:t>6</w:t>
      </w:r>
      <w:r w:rsidR="67208F9E" w:rsidRPr="67208F9E">
        <w:rPr>
          <w:rFonts w:eastAsia="Times New Roman"/>
          <w:lang w:val="en-US"/>
        </w:rPr>
        <w:t>. Among the multivariate methods available, cluster analysis can be used to identify natural groupings amongst the sampling units so that units within each group (cluster) are similar to one another while dissimilar units are in different groups. Furthermore, when dealing with large datasets (for example, crowdsourcing information), principal component analysis (PCA) can be useful to reduce the dimensionality of the data while considering as much as possible of the variation of the original data. In this way, a smaller number of variables can summarize the data by a linear combination of the original variables.</w:t>
      </w:r>
    </w:p>
    <w:p w14:paraId="0D00B9B7" w14:textId="0B9EF5AF" w:rsidR="67208F9E" w:rsidRDefault="67208F9E" w:rsidP="67208F9E">
      <w:pPr>
        <w:jc w:val="both"/>
        <w:rPr>
          <w:rFonts w:eastAsia="Times New Roman"/>
          <w:lang w:val="en-US"/>
        </w:rPr>
      </w:pPr>
    </w:p>
    <w:p w14:paraId="233CDF94" w14:textId="360F5AD9" w:rsidR="67208F9E" w:rsidRDefault="00AB41F3" w:rsidP="00677744">
      <w:pPr>
        <w:jc w:val="both"/>
        <w:rPr>
          <w:rFonts w:eastAsia="Times New Roman"/>
          <w:lang w:val="en-US"/>
        </w:rPr>
      </w:pPr>
      <w:r>
        <w:rPr>
          <w:rFonts w:eastAsia="Times New Roman"/>
          <w:lang w:val="en-US"/>
        </w:rPr>
        <w:t>7</w:t>
      </w:r>
      <w:r w:rsidR="67208F9E" w:rsidRPr="67208F9E">
        <w:rPr>
          <w:rFonts w:eastAsia="Times New Roman"/>
          <w:lang w:val="en-US"/>
        </w:rPr>
        <w:t>. The question of the choice of a system of weights in order to weigh the individual indicators, according to their different importance in expressing the considered phenomenon, necessarily involves the introduction of an arbitrary component. For example, subjective weights can be set by a group of specialists (e.g., regulators, operators, policy makers) or maybe social surveys about how important individual indicators are to the people. A suitable statistical methodology that assigns a weight depending on the variation of the data can also be used (for example, PCA).</w:t>
      </w:r>
    </w:p>
    <w:p w14:paraId="314EF921" w14:textId="1608B597" w:rsidR="005608E9" w:rsidRPr="007B4B82" w:rsidRDefault="005608E9" w:rsidP="007B4B82">
      <w:pPr>
        <w:autoSpaceDE w:val="0"/>
        <w:autoSpaceDN w:val="0"/>
        <w:adjustRightInd w:val="0"/>
        <w:spacing w:before="0"/>
        <w:jc w:val="both"/>
        <w:rPr>
          <w:rFonts w:eastAsia="Times New Roman"/>
          <w:lang w:val="en-US" w:eastAsia="zh-CN"/>
        </w:rPr>
      </w:pPr>
    </w:p>
    <w:p w14:paraId="19D276C9" w14:textId="77777777" w:rsidR="00D31F65" w:rsidRPr="00C14249" w:rsidRDefault="00FB6416" w:rsidP="00C14249">
      <w:pPr>
        <w:pStyle w:val="Heading3"/>
        <w:rPr>
          <w:lang w:val="en-US" w:eastAsia="zh-CN"/>
        </w:rPr>
      </w:pPr>
      <w:r w:rsidRPr="00C14249">
        <w:rPr>
          <w:lang w:val="en-US" w:eastAsia="zh-CN"/>
        </w:rPr>
        <w:t>6</w:t>
      </w:r>
      <w:r w:rsidR="00F01B33">
        <w:rPr>
          <w:lang w:val="en-US" w:eastAsia="zh-CN"/>
        </w:rPr>
        <w:t>.4</w:t>
      </w:r>
      <w:r w:rsidR="00C14249" w:rsidRPr="00C14249">
        <w:rPr>
          <w:lang w:val="en-US" w:eastAsia="zh-CN"/>
        </w:rPr>
        <w:tab/>
      </w:r>
      <w:r w:rsidR="00D31F65" w:rsidRPr="00C14249">
        <w:rPr>
          <w:lang w:val="en-US" w:eastAsia="zh-CN"/>
        </w:rPr>
        <w:t>Data granularity, periodicity and collection mechanisms</w:t>
      </w:r>
    </w:p>
    <w:p w14:paraId="3A23AAA7" w14:textId="77777777" w:rsidR="00D31F65" w:rsidRPr="00FB6416" w:rsidRDefault="00D31F65" w:rsidP="00C14249">
      <w:pPr>
        <w:rPr>
          <w:i/>
          <w:iCs/>
        </w:rPr>
      </w:pPr>
      <w:r>
        <w:rPr>
          <w:i/>
          <w:iCs/>
        </w:rPr>
        <w:t xml:space="preserve">Editor’s note: </w:t>
      </w:r>
      <w:r w:rsidRPr="00FB6416">
        <w:rPr>
          <w:i/>
          <w:iCs/>
        </w:rPr>
        <w:t xml:space="preserve">Contributions are </w:t>
      </w:r>
      <w:r>
        <w:rPr>
          <w:i/>
          <w:iCs/>
        </w:rPr>
        <w:t>invited</w:t>
      </w:r>
    </w:p>
    <w:p w14:paraId="055693E6" w14:textId="77777777" w:rsidR="00D31F65" w:rsidRPr="003C60AC" w:rsidRDefault="003C60AC" w:rsidP="00225F90">
      <w:pPr>
        <w:rPr>
          <w:b/>
          <w:bCs/>
          <w:u w:val="single"/>
          <w:lang w:val="en-US" w:eastAsia="zh-CN"/>
        </w:rPr>
      </w:pPr>
      <w:r w:rsidRPr="003C60AC">
        <w:rPr>
          <w:b/>
          <w:bCs/>
          <w:lang w:val="en-US" w:eastAsia="zh-CN"/>
        </w:rPr>
        <w:t>6.4. 1</w:t>
      </w:r>
      <w:r w:rsidRPr="003C60AC">
        <w:rPr>
          <w:lang w:val="en-US" w:eastAsia="zh-CN"/>
        </w:rPr>
        <w:t xml:space="preserve"> </w:t>
      </w:r>
      <w:r w:rsidRPr="003C60AC">
        <w:rPr>
          <w:b/>
          <w:bCs/>
          <w:u w:val="single"/>
          <w:lang w:val="en-US" w:eastAsia="zh-CN"/>
        </w:rPr>
        <w:t>Granularity</w:t>
      </w:r>
    </w:p>
    <w:p w14:paraId="6574A01D" w14:textId="3A4D607E" w:rsidR="007E5418" w:rsidRPr="004055A9" w:rsidRDefault="001A5366" w:rsidP="001A5366">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The granularity level</w:t>
      </w:r>
      <w:r w:rsidR="00225F90" w:rsidRPr="004055A9">
        <w:rPr>
          <w:rFonts w:eastAsia="Times New Roman"/>
          <w:color w:val="000000" w:themeColor="text1"/>
          <w:lang w:val="en-US" w:eastAsia="es-MX"/>
        </w:rPr>
        <w:t xml:space="preserve"> is relevant to define a criterion to segment geographical areas </w:t>
      </w:r>
      <w:r w:rsidR="001606A9">
        <w:rPr>
          <w:rFonts w:eastAsia="Times New Roman"/>
          <w:color w:val="000000" w:themeColor="text1"/>
          <w:lang w:val="en-US" w:eastAsia="es-MX"/>
        </w:rPr>
        <w:t xml:space="preserve">to </w:t>
      </w:r>
      <w:r w:rsidR="00225F90" w:rsidRPr="004055A9">
        <w:rPr>
          <w:rFonts w:eastAsia="Times New Roman"/>
          <w:color w:val="000000" w:themeColor="text1"/>
          <w:lang w:val="en-US" w:eastAsia="es-MX"/>
        </w:rPr>
        <w:t xml:space="preserve">identify different groups of users. Considering that it is common </w:t>
      </w:r>
      <w:r w:rsidR="00F54378" w:rsidRPr="004055A9">
        <w:rPr>
          <w:rFonts w:eastAsia="Times New Roman"/>
          <w:color w:val="000000" w:themeColor="text1"/>
          <w:lang w:val="en-US" w:eastAsia="es-MX"/>
        </w:rPr>
        <w:t xml:space="preserve">that </w:t>
      </w:r>
      <w:r w:rsidR="00225F90" w:rsidRPr="004055A9">
        <w:rPr>
          <w:rFonts w:eastAsia="Times New Roman"/>
          <w:color w:val="000000" w:themeColor="text1"/>
          <w:lang w:val="en-US" w:eastAsia="es-MX"/>
        </w:rPr>
        <w:t>users ha</w:t>
      </w:r>
      <w:r w:rsidR="00F54378" w:rsidRPr="004055A9">
        <w:rPr>
          <w:rFonts w:eastAsia="Times New Roman"/>
          <w:color w:val="000000" w:themeColor="text1"/>
          <w:lang w:val="en-US" w:eastAsia="es-MX"/>
        </w:rPr>
        <w:t>ve</w:t>
      </w:r>
      <w:r w:rsidR="00225F90" w:rsidRPr="004055A9">
        <w:rPr>
          <w:rFonts w:eastAsia="Times New Roman"/>
          <w:color w:val="000000" w:themeColor="text1"/>
          <w:lang w:val="en-US" w:eastAsia="es-MX"/>
        </w:rPr>
        <w:t xml:space="preserve"> different preferences or interests according </w:t>
      </w:r>
      <w:r w:rsidR="00F54378" w:rsidRPr="004055A9">
        <w:rPr>
          <w:rFonts w:eastAsia="Times New Roman"/>
          <w:color w:val="000000" w:themeColor="text1"/>
          <w:lang w:val="en-US" w:eastAsia="es-MX"/>
        </w:rPr>
        <w:t xml:space="preserve">to the geographical area they lived. </w:t>
      </w:r>
    </w:p>
    <w:p w14:paraId="462F7644" w14:textId="57F1D76D" w:rsidR="00603E92" w:rsidRDefault="00174C17" w:rsidP="001A5366">
      <w:pPr>
        <w:jc w:val="both"/>
        <w:textAlignment w:val="baseline"/>
        <w:rPr>
          <w:rFonts w:eastAsia="Times New Roman"/>
          <w:color w:val="000000" w:themeColor="text1"/>
          <w:lang w:val="en-US" w:eastAsia="es-MX"/>
        </w:rPr>
      </w:pPr>
      <w:r>
        <w:rPr>
          <w:rFonts w:eastAsia="Times New Roman"/>
          <w:color w:val="000000" w:themeColor="text1"/>
          <w:lang w:val="en-US" w:eastAsia="es-MX"/>
        </w:rPr>
        <w:t xml:space="preserve">A </w:t>
      </w:r>
      <w:r w:rsidR="006A1398" w:rsidRPr="004055A9">
        <w:rPr>
          <w:rFonts w:eastAsia="Times New Roman"/>
          <w:color w:val="000000" w:themeColor="text1"/>
          <w:lang w:val="en-US" w:eastAsia="es-MX"/>
        </w:rPr>
        <w:t>careful examination of the data structure to identify different sectors or sub-strata</w:t>
      </w:r>
      <w:r>
        <w:rPr>
          <w:rFonts w:eastAsia="Times New Roman"/>
          <w:color w:val="000000" w:themeColor="text1"/>
          <w:lang w:val="en-US" w:eastAsia="es-MX"/>
        </w:rPr>
        <w:t xml:space="preserve"> </w:t>
      </w:r>
      <w:del w:id="520" w:author="SIA-India" w:date="2022-12-12T11:43:00Z">
        <w:r w:rsidR="00C162B9" w:rsidRPr="004055A9" w:rsidDel="00167C31">
          <w:rPr>
            <w:rFonts w:eastAsia="Times New Roman"/>
            <w:color w:val="000000" w:themeColor="text1"/>
            <w:lang w:val="en-US" w:eastAsia="es-MX"/>
          </w:rPr>
          <w:delText>strata</w:delText>
        </w:r>
        <w:r w:rsidR="00C162B9" w:rsidDel="00167C31">
          <w:rPr>
            <w:rFonts w:eastAsia="Times New Roman"/>
            <w:color w:val="000000" w:themeColor="text1"/>
            <w:lang w:val="en-US" w:eastAsia="es-MX"/>
          </w:rPr>
          <w:delText xml:space="preserve"> </w:delText>
        </w:r>
      </w:del>
      <w:r>
        <w:rPr>
          <w:rFonts w:eastAsia="Times New Roman"/>
          <w:color w:val="000000" w:themeColor="text1"/>
          <w:lang w:val="en-US" w:eastAsia="es-MX"/>
        </w:rPr>
        <w:t>should be undertaken</w:t>
      </w:r>
      <w:r w:rsidR="006A1398" w:rsidRPr="004055A9">
        <w:rPr>
          <w:rFonts w:eastAsia="Times New Roman"/>
          <w:color w:val="000000" w:themeColor="text1"/>
          <w:lang w:val="en-US" w:eastAsia="es-MX"/>
        </w:rPr>
        <w:t xml:space="preserve">, for example, urban and rural data </w:t>
      </w:r>
      <w:r w:rsidR="001A5366" w:rsidRPr="004055A9">
        <w:rPr>
          <w:rFonts w:eastAsia="Times New Roman"/>
          <w:color w:val="000000" w:themeColor="text1"/>
          <w:lang w:val="en-US" w:eastAsia="es-MX"/>
        </w:rPr>
        <w:t>cannot</w:t>
      </w:r>
      <w:r w:rsidR="006A1398" w:rsidRPr="004055A9">
        <w:rPr>
          <w:rFonts w:eastAsia="Times New Roman"/>
          <w:color w:val="000000" w:themeColor="text1"/>
          <w:lang w:val="en-US" w:eastAsia="es-MX"/>
        </w:rPr>
        <w:t xml:space="preserve"> be </w:t>
      </w:r>
      <w:r w:rsidR="00C162B9" w:rsidRPr="004055A9">
        <w:rPr>
          <w:rFonts w:eastAsia="Times New Roman"/>
          <w:color w:val="000000" w:themeColor="text1"/>
          <w:lang w:val="en-US" w:eastAsia="es-MX"/>
        </w:rPr>
        <w:t xml:space="preserve">combined </w:t>
      </w:r>
      <w:ins w:id="521" w:author="SIA-India" w:date="2022-12-12T11:45:00Z">
        <w:r w:rsidR="00C162B9">
          <w:rPr>
            <w:rFonts w:eastAsia="Times New Roman"/>
            <w:color w:val="000000" w:themeColor="text1"/>
            <w:lang w:val="en-US" w:eastAsia="es-MX"/>
          </w:rPr>
          <w:t xml:space="preserve">due to inherent </w:t>
        </w:r>
      </w:ins>
      <w:ins w:id="522" w:author="SIA-India" w:date="2022-12-12T11:46:00Z">
        <w:r w:rsidR="00C162B9">
          <w:rPr>
            <w:rFonts w:eastAsia="Times New Roman"/>
            <w:color w:val="000000" w:themeColor="text1"/>
            <w:lang w:val="en-US" w:eastAsia="es-MX"/>
          </w:rPr>
          <w:t xml:space="preserve">heterogeneity </w:t>
        </w:r>
      </w:ins>
      <w:ins w:id="523" w:author="SIA-India" w:date="2022-12-12T11:45:00Z">
        <w:r w:rsidR="00C162B9">
          <w:rPr>
            <w:rFonts w:eastAsia="Times New Roman"/>
            <w:color w:val="000000" w:themeColor="text1"/>
            <w:lang w:val="en-US" w:eastAsia="es-MX"/>
          </w:rPr>
          <w:t xml:space="preserve"> </w:t>
        </w:r>
      </w:ins>
      <w:del w:id="524" w:author="SIA-India" w:date="2022-12-12T11:45:00Z">
        <w:r w:rsidR="00C162B9" w:rsidRPr="004055A9" w:rsidDel="00513FF3">
          <w:rPr>
            <w:rFonts w:eastAsia="Times New Roman"/>
            <w:color w:val="000000" w:themeColor="text1"/>
            <w:lang w:val="en-US" w:eastAsia="es-MX"/>
          </w:rPr>
          <w:delText xml:space="preserve">because valuable information </w:delText>
        </w:r>
        <w:r w:rsidR="00C162B9" w:rsidDel="00513FF3">
          <w:rPr>
            <w:rFonts w:eastAsia="Times New Roman"/>
            <w:color w:val="000000" w:themeColor="text1"/>
            <w:lang w:val="en-US" w:eastAsia="es-MX"/>
          </w:rPr>
          <w:delText>may</w:delText>
        </w:r>
        <w:r w:rsidR="00C162B9" w:rsidRPr="004055A9" w:rsidDel="00513FF3">
          <w:rPr>
            <w:rFonts w:eastAsia="Times New Roman"/>
            <w:color w:val="000000" w:themeColor="text1"/>
            <w:lang w:val="en-US" w:eastAsia="es-MX"/>
          </w:rPr>
          <w:delText xml:space="preserve"> be lost</w:delText>
        </w:r>
      </w:del>
      <w:r w:rsidR="006A1398" w:rsidRPr="004055A9">
        <w:rPr>
          <w:rFonts w:eastAsia="Times New Roman"/>
          <w:color w:val="000000" w:themeColor="text1"/>
          <w:lang w:val="en-US" w:eastAsia="es-MX"/>
        </w:rPr>
        <w:t>.</w:t>
      </w:r>
      <w:r w:rsidR="001A5366" w:rsidRPr="004055A9">
        <w:rPr>
          <w:rFonts w:eastAsia="Times New Roman"/>
          <w:color w:val="000000" w:themeColor="text1"/>
          <w:lang w:val="en-US" w:eastAsia="es-MX"/>
        </w:rPr>
        <w:t xml:space="preserve"> </w:t>
      </w:r>
      <w:r>
        <w:rPr>
          <w:rFonts w:eastAsia="Times New Roman"/>
          <w:color w:val="000000" w:themeColor="text1"/>
          <w:lang w:val="en-US" w:eastAsia="es-MX"/>
        </w:rPr>
        <w:t>As another</w:t>
      </w:r>
      <w:r w:rsidR="001A5366" w:rsidRPr="004055A9">
        <w:rPr>
          <w:rFonts w:eastAsia="Times New Roman"/>
          <w:color w:val="000000" w:themeColor="text1"/>
          <w:lang w:val="en-US" w:eastAsia="es-MX"/>
        </w:rPr>
        <w:t>, a</w:t>
      </w:r>
      <w:r w:rsidR="00603E92" w:rsidRPr="004055A9">
        <w:rPr>
          <w:rFonts w:eastAsia="Times New Roman"/>
          <w:color w:val="000000" w:themeColor="text1"/>
          <w:lang w:val="en-US" w:eastAsia="es-MX"/>
        </w:rPr>
        <w:t xml:space="preserve"> division of </w:t>
      </w:r>
      <w:r w:rsidRPr="004055A9">
        <w:rPr>
          <w:rFonts w:eastAsia="Times New Roman"/>
          <w:color w:val="000000" w:themeColor="text1"/>
          <w:lang w:val="en-US" w:eastAsia="es-MX"/>
        </w:rPr>
        <w:t>10x10</w:t>
      </w:r>
      <w:r w:rsidR="006D0767" w:rsidRPr="004055A9">
        <w:rPr>
          <w:rFonts w:eastAsia="Times New Roman"/>
          <w:color w:val="000000" w:themeColor="text1"/>
          <w:lang w:val="en-US" w:eastAsia="es-MX"/>
        </w:rPr>
        <w:t xml:space="preserve"> </w:t>
      </w:r>
      <w:r w:rsidR="00603E92" w:rsidRPr="004055A9">
        <w:rPr>
          <w:rFonts w:eastAsia="Times New Roman"/>
          <w:color w:val="000000" w:themeColor="text1"/>
          <w:lang w:val="en-US" w:eastAsia="es-MX"/>
        </w:rPr>
        <w:t>m</w:t>
      </w:r>
      <w:r w:rsidR="006D0767" w:rsidRPr="004055A9">
        <w:rPr>
          <w:rFonts w:eastAsia="Times New Roman"/>
          <w:color w:val="000000" w:themeColor="text1"/>
          <w:lang w:val="en-US" w:eastAsia="es-MX"/>
        </w:rPr>
        <w:t>eters</w:t>
      </w:r>
      <w:r w:rsidR="00603E92" w:rsidRPr="004055A9">
        <w:rPr>
          <w:rFonts w:eastAsia="Times New Roman"/>
          <w:color w:val="000000" w:themeColor="text1"/>
          <w:lang w:val="en-US" w:eastAsia="es-MX"/>
        </w:rPr>
        <w:t xml:space="preserve"> grid could be suggested to divide each country</w:t>
      </w:r>
      <w:r w:rsidR="004E3B1A" w:rsidRPr="004055A9">
        <w:rPr>
          <w:rFonts w:eastAsia="Times New Roman"/>
          <w:color w:val="000000" w:themeColor="text1"/>
          <w:lang w:val="en-US" w:eastAsia="es-MX"/>
        </w:rPr>
        <w:t>.</w:t>
      </w:r>
      <w:r w:rsidR="001A5366" w:rsidRPr="004055A9">
        <w:rPr>
          <w:rFonts w:eastAsia="Times New Roman"/>
          <w:color w:val="000000" w:themeColor="text1"/>
          <w:lang w:val="en-US" w:eastAsia="es-MX"/>
        </w:rPr>
        <w:t xml:space="preserve"> Then, a value of connectivity could be associated to each square. </w:t>
      </w:r>
      <w:r>
        <w:rPr>
          <w:rFonts w:eastAsia="Times New Roman"/>
          <w:color w:val="000000" w:themeColor="text1"/>
          <w:lang w:val="en-US" w:eastAsia="es-MX"/>
        </w:rPr>
        <w:t>While</w:t>
      </w:r>
      <w:r w:rsidR="001A5366" w:rsidRPr="004055A9">
        <w:rPr>
          <w:rFonts w:eastAsia="Times New Roman"/>
          <w:color w:val="000000" w:themeColor="text1"/>
          <w:lang w:val="en-US" w:eastAsia="es-MX"/>
        </w:rPr>
        <w:t>, this level of detail may be sufficient for urban areas, whereas for a rural area, a 1x1Km may be more appropriate</w:t>
      </w:r>
      <w:r w:rsidR="000C136B">
        <w:rPr>
          <w:rFonts w:eastAsia="Times New Roman"/>
          <w:color w:val="000000" w:themeColor="text1"/>
          <w:lang w:val="en-US" w:eastAsia="es-MX"/>
        </w:rPr>
        <w:t xml:space="preserve"> due to lower KPI density, KPI availability and typically less infrastructure buildup covering larger areas</w:t>
      </w:r>
      <w:r w:rsidR="001A5366" w:rsidRPr="004055A9">
        <w:rPr>
          <w:rFonts w:eastAsia="Times New Roman"/>
          <w:color w:val="000000" w:themeColor="text1"/>
          <w:lang w:val="en-US" w:eastAsia="es-MX"/>
        </w:rPr>
        <w:t>.</w:t>
      </w:r>
      <w:r w:rsidR="004E3B1A" w:rsidRPr="004055A9">
        <w:rPr>
          <w:rFonts w:eastAsia="Times New Roman"/>
          <w:color w:val="000000" w:themeColor="text1"/>
          <w:lang w:val="en-US" w:eastAsia="es-MX"/>
        </w:rPr>
        <w:t xml:space="preserve"> </w:t>
      </w:r>
    </w:p>
    <w:p w14:paraId="7A4CD49E" w14:textId="77777777" w:rsidR="00EA5546" w:rsidRDefault="00EA5546" w:rsidP="00AB41F3">
      <w:pPr>
        <w:jc w:val="both"/>
        <w:textAlignment w:val="baseline"/>
        <w:rPr>
          <w:rFonts w:eastAsia="Times New Roman"/>
          <w:color w:val="0070C0"/>
          <w:lang w:val="en-US" w:eastAsia="es-MX"/>
        </w:rPr>
      </w:pPr>
    </w:p>
    <w:p w14:paraId="0C2D3BE1" w14:textId="77777777" w:rsidR="006A1398" w:rsidRPr="004055A9" w:rsidRDefault="003C60AC" w:rsidP="003C60AC">
      <w:pPr>
        <w:jc w:val="both"/>
        <w:textAlignment w:val="baseline"/>
        <w:rPr>
          <w:rFonts w:eastAsia="Times New Roman"/>
          <w:b/>
          <w:bCs/>
          <w:color w:val="000000" w:themeColor="text1"/>
          <w:u w:val="single"/>
          <w:lang w:val="en-US" w:eastAsia="es-MX"/>
        </w:rPr>
      </w:pPr>
      <w:r w:rsidRPr="004055A9">
        <w:rPr>
          <w:rFonts w:eastAsia="Times New Roman"/>
          <w:b/>
          <w:bCs/>
          <w:color w:val="000000" w:themeColor="text1"/>
          <w:lang w:val="en-US" w:eastAsia="es-MX"/>
        </w:rPr>
        <w:t>6.4.2</w:t>
      </w:r>
      <w:r w:rsidRPr="004055A9">
        <w:rPr>
          <w:rFonts w:eastAsia="Times New Roman"/>
          <w:color w:val="000000" w:themeColor="text1"/>
          <w:lang w:val="en-US" w:eastAsia="es-MX"/>
        </w:rPr>
        <w:t xml:space="preserve"> </w:t>
      </w:r>
      <w:r w:rsidRPr="004055A9">
        <w:rPr>
          <w:rFonts w:eastAsia="Times New Roman"/>
          <w:b/>
          <w:bCs/>
          <w:color w:val="000000" w:themeColor="text1"/>
          <w:u w:val="single"/>
          <w:lang w:val="en-US" w:eastAsia="es-MX"/>
        </w:rPr>
        <w:t>Periodicity</w:t>
      </w:r>
    </w:p>
    <w:p w14:paraId="3E5EE89A" w14:textId="055DCEBE" w:rsidR="005A3B38" w:rsidRDefault="005A3B38" w:rsidP="005A3B38">
      <w:pPr>
        <w:jc w:val="both"/>
        <w:textAlignment w:val="baseline"/>
        <w:rPr>
          <w:rFonts w:eastAsia="Times New Roman"/>
          <w:color w:val="000000" w:themeColor="text1"/>
          <w:lang w:val="en-US" w:eastAsia="es-MX"/>
        </w:rPr>
      </w:pPr>
    </w:p>
    <w:p w14:paraId="7AD10BF0" w14:textId="45FFCB62" w:rsidR="004055A9" w:rsidRPr="004055A9" w:rsidRDefault="2C871AB2" w:rsidP="003375BF">
      <w:pPr>
        <w:jc w:val="both"/>
        <w:textAlignment w:val="baseline"/>
        <w:rPr>
          <w:rFonts w:eastAsia="Times New Roman"/>
          <w:color w:val="000000" w:themeColor="text1"/>
          <w:lang w:val="en-US" w:eastAsia="es-MX"/>
        </w:rPr>
      </w:pPr>
      <w:r w:rsidRPr="5D2D43A4">
        <w:rPr>
          <w:rFonts w:eastAsia="Times New Roman"/>
          <w:color w:val="000000" w:themeColor="text1"/>
          <w:highlight w:val="yellow"/>
          <w:lang w:val="en-US" w:eastAsia="es-MX"/>
        </w:rPr>
        <w:t>Editor</w:t>
      </w:r>
      <w:r w:rsidR="540B3133" w:rsidRPr="5D2D43A4">
        <w:rPr>
          <w:rFonts w:eastAsia="Times New Roman"/>
          <w:color w:val="000000" w:themeColor="text1"/>
          <w:highlight w:val="yellow"/>
          <w:lang w:val="en-US" w:eastAsia="es-MX"/>
        </w:rPr>
        <w:t>'s</w:t>
      </w:r>
      <w:r w:rsidRPr="5D2D43A4">
        <w:rPr>
          <w:rFonts w:eastAsia="Times New Roman"/>
          <w:color w:val="000000" w:themeColor="text1"/>
          <w:highlight w:val="yellow"/>
          <w:lang w:val="en-US" w:eastAsia="es-MX"/>
        </w:rPr>
        <w:t xml:space="preserve"> Note:</w:t>
      </w:r>
      <w:r w:rsidRPr="5D2D43A4">
        <w:rPr>
          <w:rFonts w:eastAsia="Times New Roman"/>
          <w:color w:val="000000" w:themeColor="text1"/>
          <w:lang w:val="en-US" w:eastAsia="es-MX"/>
        </w:rPr>
        <w:t xml:space="preserve"> comments: “</w:t>
      </w:r>
      <w:r w:rsidRPr="5D2D43A4">
        <w:rPr>
          <w:rFonts w:eastAsia="Times New Roman"/>
          <w:i/>
          <w:iCs/>
          <w:color w:val="000000" w:themeColor="text1"/>
          <w:lang w:val="en-US" w:eastAsia="es-MX"/>
        </w:rPr>
        <w:t>Importance of having higher samples for daily collection allows regulators to visualize capacity. Some indicators such as throughput, numbers of test, peak capacities. For FTTH coverage can be accomplished by looking at longer time periods and hence sample accumulation</w:t>
      </w:r>
      <w:r w:rsidRPr="5D2D43A4">
        <w:rPr>
          <w:rFonts w:eastAsia="Times New Roman"/>
          <w:color w:val="000000" w:themeColor="text1"/>
          <w:lang w:val="en-US" w:eastAsia="es-MX"/>
        </w:rPr>
        <w:t>”</w:t>
      </w:r>
    </w:p>
    <w:p w14:paraId="5A0E28D2" w14:textId="77777777" w:rsidR="003C60AC" w:rsidRPr="004055A9" w:rsidRDefault="003C60AC" w:rsidP="005A3B38">
      <w:pPr>
        <w:jc w:val="both"/>
        <w:textAlignment w:val="baseline"/>
        <w:rPr>
          <w:rFonts w:eastAsia="Times New Roman"/>
          <w:color w:val="000000" w:themeColor="text1"/>
          <w:lang w:val="en-US" w:eastAsia="es-MX"/>
        </w:rPr>
      </w:pPr>
      <w:r w:rsidRPr="004055A9">
        <w:rPr>
          <w:rFonts w:eastAsia="Times New Roman"/>
          <w:b/>
          <w:bCs/>
          <w:color w:val="000000" w:themeColor="text1"/>
          <w:lang w:val="en-US" w:eastAsia="es-MX"/>
        </w:rPr>
        <w:t>6.4.3</w:t>
      </w:r>
      <w:r w:rsidRPr="004055A9">
        <w:rPr>
          <w:rFonts w:eastAsia="Times New Roman"/>
          <w:color w:val="000000" w:themeColor="text1"/>
          <w:lang w:val="en-US" w:eastAsia="es-MX"/>
        </w:rPr>
        <w:t xml:space="preserve"> </w:t>
      </w:r>
      <w:r w:rsidRPr="004055A9">
        <w:rPr>
          <w:rFonts w:eastAsia="Times New Roman"/>
          <w:b/>
          <w:bCs/>
          <w:color w:val="000000" w:themeColor="text1"/>
          <w:u w:val="single"/>
          <w:lang w:val="en-US" w:eastAsia="es-MX"/>
        </w:rPr>
        <w:t>Collection mechanisms</w:t>
      </w:r>
    </w:p>
    <w:p w14:paraId="08AC787E" w14:textId="6D7397C3" w:rsidR="004055A9" w:rsidRPr="00AB41F3" w:rsidRDefault="00A0123C" w:rsidP="00AB41F3">
      <w:pPr>
        <w:rPr>
          <w:i/>
          <w:iCs/>
        </w:rPr>
      </w:pPr>
      <w:r w:rsidRPr="00A0123C">
        <w:rPr>
          <w:i/>
          <w:iCs/>
        </w:rPr>
        <w:t>Editor’s note: This section should highlight</w:t>
      </w:r>
      <w:r w:rsidR="004755C7" w:rsidRPr="00A0123C">
        <w:rPr>
          <w:i/>
          <w:iCs/>
        </w:rPr>
        <w:t xml:space="preserve"> the basis of criteria which allow comparability among different geographical areas.</w:t>
      </w:r>
    </w:p>
    <w:p w14:paraId="5472E21B" w14:textId="77777777" w:rsidR="004055A9" w:rsidRPr="005A3B38" w:rsidRDefault="004055A9" w:rsidP="005A3B38">
      <w:pPr>
        <w:jc w:val="both"/>
        <w:textAlignment w:val="baseline"/>
        <w:rPr>
          <w:rFonts w:eastAsia="Times New Roman"/>
          <w:color w:val="0070C0"/>
          <w:lang w:val="en-US" w:eastAsia="es-MX"/>
        </w:rPr>
      </w:pPr>
    </w:p>
    <w:p w14:paraId="38921D73" w14:textId="490D3C2A" w:rsidR="00D31F65" w:rsidRPr="00C14249" w:rsidRDefault="00D31F65" w:rsidP="00C14249">
      <w:pPr>
        <w:pStyle w:val="Heading3"/>
        <w:rPr>
          <w:lang w:val="en-US" w:eastAsia="zh-CN"/>
        </w:rPr>
      </w:pPr>
      <w:r w:rsidRPr="00C14249">
        <w:rPr>
          <w:lang w:val="en-US" w:eastAsia="zh-CN"/>
        </w:rPr>
        <w:t>6.</w:t>
      </w:r>
      <w:r w:rsidR="003C60AC">
        <w:rPr>
          <w:lang w:val="en-US" w:eastAsia="zh-CN"/>
        </w:rPr>
        <w:t>5</w:t>
      </w:r>
      <w:r w:rsidR="00C14249">
        <w:rPr>
          <w:lang w:val="en-US" w:eastAsia="zh-CN"/>
        </w:rPr>
        <w:tab/>
      </w:r>
      <w:r w:rsidRPr="00C14249">
        <w:rPr>
          <w:lang w:val="en-US" w:eastAsia="zh-CN"/>
        </w:rPr>
        <w:t xml:space="preserve">In-building </w:t>
      </w:r>
      <w:r w:rsidR="001248AA" w:rsidRPr="004055A9">
        <w:rPr>
          <w:color w:val="000000" w:themeColor="text1"/>
        </w:rPr>
        <w:t>assessment of connectivity</w:t>
      </w:r>
    </w:p>
    <w:p w14:paraId="4177DC10" w14:textId="77777777" w:rsidR="00C162B9" w:rsidDel="00513FF3" w:rsidRDefault="00C162B9" w:rsidP="00C162B9">
      <w:pPr>
        <w:jc w:val="both"/>
        <w:rPr>
          <w:del w:id="525" w:author="SIA-India" w:date="2022-12-12T11:51:00Z"/>
          <w:highlight w:val="yellow"/>
        </w:rPr>
      </w:pPr>
    </w:p>
    <w:p w14:paraId="2E42347F" w14:textId="77777777" w:rsidR="00C162B9" w:rsidDel="00513FF3" w:rsidRDefault="00C162B9" w:rsidP="00C162B9">
      <w:pPr>
        <w:jc w:val="both"/>
        <w:rPr>
          <w:del w:id="526" w:author="SIA-India" w:date="2022-12-12T11:51:00Z"/>
          <w:rFonts w:eastAsia="Times New Roman"/>
          <w:color w:val="000000" w:themeColor="text1"/>
          <w:lang w:val="en-US" w:eastAsia="es-MX"/>
        </w:rPr>
      </w:pPr>
    </w:p>
    <w:p w14:paraId="6E048500" w14:textId="1225529A" w:rsidR="00F22429" w:rsidRPr="00F22429" w:rsidRDefault="2C871AB2" w:rsidP="00F22429">
      <w:pPr>
        <w:jc w:val="both"/>
      </w:pPr>
      <w:r>
        <w:t xml:space="preserve">Since typical users spent most of their time indoors it is important to be able to understand the QoE in these environments. Within the buildings, QoE measurements should take into account the effect </w:t>
      </w:r>
      <w:r>
        <w:lastRenderedPageBreak/>
        <w:t xml:space="preserve">of built structures, often the best way of achieving this will be via the direct measurement of KPIs from devices involving users </w:t>
      </w:r>
      <w:r w:rsidRPr="2C871AB2">
        <w:rPr>
          <w:lang w:val="en-US"/>
        </w:rPr>
        <w:t>in defining and achieving the optimum outcomes for themselves</w:t>
      </w:r>
      <w:r>
        <w:t xml:space="preserve">. </w:t>
      </w:r>
      <w:r w:rsidRPr="2C871AB2">
        <w:rPr>
          <w:lang w:val="en-US"/>
        </w:rPr>
        <w:t xml:space="preserve">With more detailed and accurate information about building and clutter environment, and that too in a digital format that is interoperable, would be of great help for tools predicting quality of services inside the building. </w:t>
      </w:r>
    </w:p>
    <w:p w14:paraId="7350BE27" w14:textId="2990A542" w:rsidR="00253B4F" w:rsidRDefault="003A51BE" w:rsidP="004055A9">
      <w:pPr>
        <w:jc w:val="both"/>
      </w:pPr>
      <w:r w:rsidRPr="00170310" w:rsidDel="00F22429">
        <w:rPr>
          <w:lang w:val="en-US"/>
        </w:rPr>
        <w:t xml:space="preserve"> </w:t>
      </w:r>
      <w:r w:rsidR="00253B4F" w:rsidRPr="00FE2805">
        <w:t xml:space="preserve"> </w:t>
      </w:r>
      <w:r w:rsidR="00ED3DDC">
        <w:t>It shall be possible to mark the</w:t>
      </w:r>
      <w:r w:rsidR="00ED3DDC" w:rsidRPr="00FE2805">
        <w:t xml:space="preserve"> availability of the connectivity within</w:t>
      </w:r>
      <w:r w:rsidR="00ED3DDC">
        <w:t xml:space="preserve"> a building, at each floor and at each room through a suitable l</w:t>
      </w:r>
      <w:r w:rsidR="00ED3DDC" w:rsidRPr="00FE2805">
        <w:t>abelling.</w:t>
      </w:r>
      <w:r w:rsidR="0034097E">
        <w:t xml:space="preserve"> </w:t>
      </w:r>
    </w:p>
    <w:p w14:paraId="7EE70277" w14:textId="77777777" w:rsidR="00C256F4" w:rsidRDefault="00C256F4" w:rsidP="004055A9">
      <w:pPr>
        <w:jc w:val="both"/>
        <w:rPr>
          <w:highlight w:val="yellow"/>
        </w:rPr>
      </w:pPr>
    </w:p>
    <w:p w14:paraId="2D209604" w14:textId="4DAB39C9" w:rsidR="00BD6BE2" w:rsidRDefault="00BD6BE2" w:rsidP="004055A9">
      <w:pPr>
        <w:jc w:val="both"/>
      </w:pPr>
      <w:r w:rsidRPr="5D2D43A4">
        <w:rPr>
          <w:highlight w:val="yellow"/>
        </w:rPr>
        <w:t>Editor</w:t>
      </w:r>
      <w:r w:rsidR="2B80DCDA" w:rsidRPr="5D2D43A4">
        <w:rPr>
          <w:highlight w:val="yellow"/>
        </w:rPr>
        <w:t>'s</w:t>
      </w:r>
      <w:r w:rsidRPr="5D2D43A4">
        <w:rPr>
          <w:highlight w:val="yellow"/>
        </w:rPr>
        <w:t xml:space="preserve"> Note:</w:t>
      </w:r>
      <w:r>
        <w:t xml:space="preserve"> did we address the two comments from James (</w:t>
      </w:r>
      <w:r w:rsidRPr="5D2D43A4">
        <w:rPr>
          <w:i/>
          <w:iCs/>
        </w:rPr>
        <w:t>That’s certainly the ideal! This level of detail (i.e. connectivity by room) may be aspirational but is very hard to do at scale and perhaps this should be flagged</w:t>
      </w:r>
      <w:r>
        <w:t>) and Shagufta Parveen (</w:t>
      </w:r>
      <w:r w:rsidRPr="5D2D43A4">
        <w:rPr>
          <w:i/>
          <w:iCs/>
        </w:rPr>
        <w:t>Maybe clarify what the traditional methodologies and more specific interventions are here — or perhaps give some examples. I’m unclear on what is being suggested atm.</w:t>
      </w:r>
      <w:r>
        <w:t>)?</w:t>
      </w:r>
    </w:p>
    <w:p w14:paraId="547D3F5B" w14:textId="77777777" w:rsidR="00C256F4" w:rsidRDefault="00C256F4" w:rsidP="00630AB0">
      <w:pPr>
        <w:jc w:val="both"/>
        <w:rPr>
          <w:lang w:val="en-US"/>
        </w:rPr>
      </w:pPr>
    </w:p>
    <w:p w14:paraId="63FEAD0E" w14:textId="11DFDF11" w:rsidR="00630AB0" w:rsidRPr="00170310" w:rsidRDefault="00630AB0" w:rsidP="00630AB0">
      <w:pPr>
        <w:jc w:val="both"/>
        <w:rPr>
          <w:b/>
          <w:bCs/>
          <w:lang w:val="en-US"/>
        </w:rPr>
      </w:pPr>
      <w:r>
        <w:rPr>
          <w:lang w:val="en-US"/>
        </w:rPr>
        <w:t>C</w:t>
      </w:r>
      <w:r w:rsidRPr="00170310">
        <w:rPr>
          <w:lang w:val="en-US"/>
        </w:rPr>
        <w:t>onnectivity quality assessment may start from a particular spot for a variety of services to be measured at that spot. Assessment of quality in an apartment may be composed of a number of such spots. Further assessment at building level may or may not be aggregation at floor level depending upon closeness of the variations across apartments on the same floor or across floor on the same side of the tower.</w:t>
      </w:r>
    </w:p>
    <w:p w14:paraId="2175E4E3" w14:textId="77777777" w:rsidR="00253B4F" w:rsidRPr="00170310" w:rsidRDefault="00253B4F" w:rsidP="004055A9">
      <w:pPr>
        <w:jc w:val="both"/>
        <w:rPr>
          <w:lang w:val="en-US"/>
        </w:rPr>
      </w:pPr>
    </w:p>
    <w:p w14:paraId="0830804A" w14:textId="4EB9DC53" w:rsidR="00253B4F" w:rsidRPr="00170310" w:rsidRDefault="00253B4F" w:rsidP="005F2B09">
      <w:pPr>
        <w:jc w:val="both"/>
        <w:rPr>
          <w:lang w:val="en-US"/>
        </w:rPr>
      </w:pPr>
    </w:p>
    <w:p w14:paraId="3DB4E110" w14:textId="40587B19" w:rsidR="00193778" w:rsidRDefault="2C871AB2" w:rsidP="00193778">
      <w:pPr>
        <w:jc w:val="both"/>
      </w:pPr>
      <w:r>
        <w:t xml:space="preserve">The indoor sample validation is essential primary process to assess in-building connectivity, hence, evaluation of parametric conditions using a validation methodologies provide a high probability differentiation between indoor and outdoor samples. Moreover, combination of indoor sample indicators enhances confidence level of indoor identification and provides beneficial use cases. </w:t>
      </w:r>
    </w:p>
    <w:p w14:paraId="5F2B03D8" w14:textId="1D7745D3" w:rsidR="00193778" w:rsidRDefault="7247AA58" w:rsidP="00193778">
      <w:pPr>
        <w:jc w:val="both"/>
      </w:pPr>
      <w:r>
        <w:t>The following methodologies are recommended:</w:t>
      </w:r>
    </w:p>
    <w:p w14:paraId="103F57EE" w14:textId="226790A4" w:rsidR="00193778" w:rsidRDefault="00193778" w:rsidP="00193778">
      <w:pPr>
        <w:jc w:val="both"/>
      </w:pPr>
      <w:r>
        <w:t xml:space="preserve">1. Indoor / Outdoor sample velocity comparison, </w:t>
      </w:r>
      <w:r w:rsidR="00197884">
        <w:t xml:space="preserve">a threshold </w:t>
      </w:r>
      <w:r w:rsidR="00427B87">
        <w:t>for indoor sample</w:t>
      </w:r>
      <w:r w:rsidR="00197884">
        <w:t xml:space="preserve"> velocity </w:t>
      </w:r>
      <w:r w:rsidR="00427B87">
        <w:t>&lt; 5</w:t>
      </w:r>
      <w:r w:rsidR="00197884">
        <w:t xml:space="preserve"> km/hr </w:t>
      </w:r>
      <w:r w:rsidR="00427B87">
        <w:t xml:space="preserve">can be </w:t>
      </w:r>
      <w:r w:rsidR="005F2B09">
        <w:t xml:space="preserve">set </w:t>
      </w:r>
      <w:r w:rsidR="00427B87">
        <w:t>as a primary filter before further validation takes place.</w:t>
      </w:r>
      <w:r w:rsidR="00427B87" w:rsidRPr="00427B87">
        <w:t xml:space="preserve"> </w:t>
      </w:r>
      <w:r w:rsidR="00427B87">
        <w:t>for example, it is impossible to have a proven high velocity sample within an indoor building layer.</w:t>
      </w:r>
    </w:p>
    <w:p w14:paraId="5750538F" w14:textId="4BD639E0" w:rsidR="00C256F4" w:rsidRDefault="00193778" w:rsidP="00BD6BE2">
      <w:pPr>
        <w:jc w:val="both"/>
      </w:pPr>
      <w:r>
        <w:t xml:space="preserve">2. </w:t>
      </w:r>
      <w:r w:rsidR="00AB05C9">
        <w:t>Validating and f</w:t>
      </w:r>
      <w:r>
        <w:t xml:space="preserve">iltering out </w:t>
      </w:r>
      <w:r w:rsidR="00AB05C9">
        <w:t xml:space="preserve">indoor </w:t>
      </w:r>
      <w:r>
        <w:t xml:space="preserve">samples </w:t>
      </w:r>
      <w:r w:rsidR="00AB05C9">
        <w:t xml:space="preserve">can be </w:t>
      </w:r>
      <w:r w:rsidR="00BD6BE2">
        <w:t>achieved</w:t>
      </w:r>
      <w:r w:rsidR="00AB05C9">
        <w:t xml:space="preserve"> </w:t>
      </w:r>
      <w:r>
        <w:t xml:space="preserve">if coordinates </w:t>
      </w:r>
      <w:r w:rsidR="00AB05C9">
        <w:t xml:space="preserve">are </w:t>
      </w:r>
      <w:r>
        <w:t xml:space="preserve">compared to the geospatial building polygon. </w:t>
      </w:r>
      <w:r w:rsidR="00AB05C9">
        <w:t xml:space="preserve">Such process </w:t>
      </w:r>
      <w:r w:rsidR="00AD5811">
        <w:t xml:space="preserve">can only be efficient if systematic approach is adopted for neighbourhoods polygons and not </w:t>
      </w:r>
      <w:r w:rsidR="001E588D">
        <w:t>per building basis.</w:t>
      </w:r>
      <w:r w:rsidR="00AD5811">
        <w:t xml:space="preserve">  </w:t>
      </w:r>
    </w:p>
    <w:p w14:paraId="3D66CA55" w14:textId="77777777" w:rsidR="00BD6BE2" w:rsidRDefault="00BD6BE2" w:rsidP="00BD6BE2">
      <w:pPr>
        <w:jc w:val="both"/>
      </w:pPr>
    </w:p>
    <w:p w14:paraId="15A9B655" w14:textId="675EA2DA" w:rsidR="00193778" w:rsidRDefault="00193778" w:rsidP="00193778">
      <w:pPr>
        <w:jc w:val="both"/>
      </w:pPr>
      <w:r>
        <w:t xml:space="preserve">3. Detection of rapid change for received power </w:t>
      </w:r>
      <w:r w:rsidR="00752412">
        <w:t xml:space="preserve">(SS RSRP, RSRP, RSCP, Rxlvl) </w:t>
      </w:r>
      <w:r>
        <w:t xml:space="preserve">in comparison with building layer </w:t>
      </w:r>
      <w:r w:rsidR="00E07DC0">
        <w:t>polygons.</w:t>
      </w:r>
      <w:r w:rsidR="00E07DC0">
        <w:rPr>
          <w:rStyle w:val="CommentReference"/>
        </w:rPr>
        <w:t xml:space="preserve"> </w:t>
      </w:r>
      <w:r w:rsidR="00E07DC0">
        <w:t>Often</w:t>
      </w:r>
      <w:r w:rsidR="00752412">
        <w:t xml:space="preserve"> </w:t>
      </w:r>
      <w:r w:rsidR="00E07DC0">
        <w:t xml:space="preserve">multiple </w:t>
      </w:r>
      <w:r w:rsidR="00752412">
        <w:t xml:space="preserve">detected second window samples are useful for indoor sample validation as degraded power values </w:t>
      </w:r>
      <w:r w:rsidR="00E07DC0">
        <w:t xml:space="preserve">are obvious. </w:t>
      </w:r>
    </w:p>
    <w:p w14:paraId="2AC48776" w14:textId="2938D285" w:rsidR="00193778" w:rsidRDefault="2C871AB2" w:rsidP="602F7407">
      <w:pPr>
        <w:jc w:val="both"/>
      </w:pPr>
      <w:r>
        <w:t>4. In the crowdsourcing context, there are modules and sensors available in the mobile devices which are widely penetrated across many device models and can be used to determine indoor/outdoor probability such as wi-fi signals, cellular signals, GPS signals, light sensors, barometric pressure, battery status (e.g. plugged) compass, time stamp, etc.</w:t>
      </w:r>
    </w:p>
    <w:p w14:paraId="7E8CDBF3" w14:textId="0FF607CE" w:rsidR="00814AD8" w:rsidRDefault="568F37CE" w:rsidP="00677744">
      <w:pPr>
        <w:jc w:val="both"/>
      </w:pPr>
      <w:r>
        <w:t xml:space="preserve">5. Z values is an indicator by itself as collected samples with X, Y, Z coordinates indicates human activity at an elevation referenced from ground level.  </w:t>
      </w:r>
    </w:p>
    <w:p w14:paraId="2563B3C6" w14:textId="77777777" w:rsidR="00814AD8" w:rsidRDefault="00814AD8" w:rsidP="007B4B82">
      <w:pPr>
        <w:pStyle w:val="ListParagraph"/>
        <w:jc w:val="both"/>
      </w:pPr>
    </w:p>
    <w:p w14:paraId="508D96A1" w14:textId="3DF5AC3C" w:rsidR="00193778" w:rsidRDefault="7BEC960E" w:rsidP="00193778">
      <w:pPr>
        <w:jc w:val="both"/>
      </w:pPr>
      <w:r>
        <w:t>6</w:t>
      </w:r>
      <w:r w:rsidR="2924E836">
        <w:t>.</w:t>
      </w:r>
      <w:r w:rsidR="093A7EBD">
        <w:t xml:space="preserve"> </w:t>
      </w:r>
      <w:r w:rsidR="20DCB319">
        <w:t>Hence,</w:t>
      </w:r>
      <w:r w:rsidR="35B0B1CD">
        <w:t xml:space="preserve"> </w:t>
      </w:r>
      <w:r w:rsidR="093A7EBD">
        <w:t>I</w:t>
      </w:r>
      <w:r w:rsidR="2924E836">
        <w:t>n-building connectivity assessment per level is possible if elevation values (Z values) is collected, processed and considered as part of sample coordinates X,</w:t>
      </w:r>
      <w:r w:rsidR="4D315471">
        <w:t xml:space="preserve"> </w:t>
      </w:r>
      <w:r w:rsidR="2924E836">
        <w:t>Y,</w:t>
      </w:r>
      <w:r w:rsidR="2F5BD7ED">
        <w:t xml:space="preserve"> </w:t>
      </w:r>
      <w:r w:rsidR="2924E836">
        <w:t xml:space="preserve">Z. The confidence level of </w:t>
      </w:r>
      <w:r w:rsidR="2924E836">
        <w:lastRenderedPageBreak/>
        <w:t>valid Z value can be impacted by</w:t>
      </w:r>
      <w:r w:rsidR="2924E836" w:rsidRPr="602F7407">
        <w:rPr>
          <w:lang w:val="en-US"/>
        </w:rPr>
        <w:t xml:space="preserve"> rough</w:t>
      </w:r>
      <w:r w:rsidR="2924E836">
        <w:t xml:space="preserve"> terrain and sample size. As indoor and outdoor samples (X,Y,Z) coordinates are accumulated within dense population, the following use cases can be detected:</w:t>
      </w:r>
    </w:p>
    <w:p w14:paraId="62D87361" w14:textId="7463A71D" w:rsidR="00193778" w:rsidRDefault="00193778">
      <w:pPr>
        <w:pStyle w:val="ListParagraph"/>
        <w:numPr>
          <w:ilvl w:val="0"/>
          <w:numId w:val="22"/>
        </w:numPr>
        <w:jc w:val="both"/>
      </w:pPr>
      <w:r>
        <w:t>3D building dimensional modelling</w:t>
      </w:r>
      <w:r w:rsidR="003C1458">
        <w:t xml:space="preserve"> which also serves </w:t>
      </w:r>
      <w:r w:rsidR="0003209A">
        <w:t xml:space="preserve">as an </w:t>
      </w:r>
      <w:r w:rsidR="003C1458">
        <w:t>indoor/outdoor validation</w:t>
      </w:r>
      <w:r w:rsidR="0003209A">
        <w:t xml:space="preserve"> source.</w:t>
      </w:r>
    </w:p>
    <w:p w14:paraId="24CF48BA" w14:textId="215EFD6A" w:rsidR="00193778" w:rsidRDefault="00193778">
      <w:pPr>
        <w:pStyle w:val="ListParagraph"/>
        <w:numPr>
          <w:ilvl w:val="0"/>
          <w:numId w:val="22"/>
        </w:numPr>
        <w:jc w:val="both"/>
      </w:pPr>
      <w:r>
        <w:t>Spherical antenna beam dimensioning</w:t>
      </w:r>
      <w:r w:rsidR="0003209A">
        <w:t xml:space="preserve"> and indoor coverage penetration </w:t>
      </w:r>
      <w:r w:rsidR="00AE3B39">
        <w:t>visuality</w:t>
      </w:r>
      <w:r w:rsidR="0003209A">
        <w:t>.</w:t>
      </w:r>
    </w:p>
    <w:p w14:paraId="3F25BE0B" w14:textId="451EE327" w:rsidR="00193778" w:rsidRDefault="00193778">
      <w:pPr>
        <w:pStyle w:val="ListParagraph"/>
        <w:numPr>
          <w:ilvl w:val="0"/>
          <w:numId w:val="22"/>
        </w:numPr>
        <w:jc w:val="both"/>
      </w:pPr>
      <w:r>
        <w:t xml:space="preserve">In-building service optimization </w:t>
      </w:r>
      <w:r w:rsidR="0003209A">
        <w:t xml:space="preserve">and quality assessment </w:t>
      </w:r>
      <w:r>
        <w:t xml:space="preserve">per level visuality.  </w:t>
      </w:r>
    </w:p>
    <w:p w14:paraId="47B64018" w14:textId="77777777" w:rsidR="00253B4F" w:rsidRPr="00FE2805" w:rsidRDefault="00253B4F" w:rsidP="004055A9">
      <w:pPr>
        <w:jc w:val="both"/>
      </w:pPr>
    </w:p>
    <w:p w14:paraId="35C5AED0" w14:textId="77777777" w:rsidR="00C200D6" w:rsidRDefault="00C200D6" w:rsidP="00CC31F6"/>
    <w:p w14:paraId="313CAA77" w14:textId="77777777" w:rsidR="000D47A8" w:rsidRDefault="000D47A8" w:rsidP="004055A9">
      <w:pPr>
        <w:jc w:val="both"/>
      </w:pPr>
    </w:p>
    <w:p w14:paraId="2D05DA95" w14:textId="77777777" w:rsidR="00FB6416" w:rsidRPr="00C14249" w:rsidRDefault="00FB6416" w:rsidP="00C14249">
      <w:pPr>
        <w:pStyle w:val="Heading2"/>
        <w:rPr>
          <w:lang w:val="en-US" w:eastAsia="zh-CN"/>
        </w:rPr>
      </w:pPr>
      <w:r w:rsidRPr="00C14249">
        <w:rPr>
          <w:lang w:val="en-US" w:eastAsia="zh-CN"/>
        </w:rPr>
        <w:t>6.</w:t>
      </w:r>
      <w:r w:rsidR="006D0767">
        <w:rPr>
          <w:lang w:val="en-US" w:eastAsia="zh-CN"/>
        </w:rPr>
        <w:t>6</w:t>
      </w:r>
      <w:r w:rsidR="00C14249" w:rsidRPr="00C14249">
        <w:rPr>
          <w:lang w:val="en-US" w:eastAsia="zh-CN"/>
        </w:rPr>
        <w:tab/>
      </w:r>
      <w:r w:rsidR="00D31F65" w:rsidRPr="00C14249">
        <w:rPr>
          <w:lang w:val="en-US" w:eastAsia="zh-CN"/>
        </w:rPr>
        <w:t>Requirements and characteristics of Mapping and Visualization tools</w:t>
      </w:r>
    </w:p>
    <w:p w14:paraId="549F558D" w14:textId="77777777" w:rsidR="00D31F65" w:rsidRPr="00FB6416" w:rsidRDefault="00D31F65" w:rsidP="00D31F65">
      <w:pPr>
        <w:rPr>
          <w:i/>
          <w:iCs/>
        </w:rPr>
      </w:pPr>
      <w:r>
        <w:rPr>
          <w:i/>
          <w:iCs/>
        </w:rPr>
        <w:t xml:space="preserve">Editor’s note: </w:t>
      </w:r>
      <w:r w:rsidRPr="00FB6416">
        <w:rPr>
          <w:i/>
          <w:iCs/>
        </w:rPr>
        <w:t xml:space="preserve">Contributions are </w:t>
      </w:r>
      <w:r>
        <w:rPr>
          <w:i/>
          <w:iCs/>
        </w:rPr>
        <w:t>invited</w:t>
      </w:r>
    </w:p>
    <w:p w14:paraId="7D068E36" w14:textId="14DD3D89" w:rsidR="647F5D92" w:rsidRDefault="647F5D92" w:rsidP="647F5D92">
      <w:pPr>
        <w:jc w:val="both"/>
        <w:rPr>
          <w:rFonts w:eastAsia="Times New Roman"/>
          <w:color w:val="000000" w:themeColor="text1"/>
          <w:lang w:val="en-US" w:eastAsia="es-MX"/>
        </w:rPr>
      </w:pPr>
      <w:r w:rsidRPr="647F5D92">
        <w:rPr>
          <w:rFonts w:eastAsia="Times New Roman"/>
          <w:color w:val="000000" w:themeColor="text1"/>
          <w:lang w:val="en-US" w:eastAsia="es-MX"/>
        </w:rPr>
        <w:t>Assessing the level of connectivity of any particular geography can take many forms, ranging from literal mapping using geographic information system tools to data collection and analysis or polling that helps a region better understand its needs and opportunities. In general, visualization tools are needed to communicate information about the status of connectivity for different purposes and from different perspectives.</w:t>
      </w:r>
    </w:p>
    <w:p w14:paraId="250200E7" w14:textId="1CB0F037" w:rsidR="647F5D92" w:rsidRDefault="647F5D92" w:rsidP="647F5D92">
      <w:pPr>
        <w:jc w:val="both"/>
        <w:rPr>
          <w:rFonts w:eastAsia="Times New Roman"/>
          <w:color w:val="000000" w:themeColor="text1"/>
          <w:lang w:val="en-US" w:eastAsia="es-MX"/>
        </w:rPr>
      </w:pPr>
      <w:r w:rsidRPr="647F5D92">
        <w:rPr>
          <w:rFonts w:eastAsia="Times New Roman"/>
          <w:color w:val="000000" w:themeColor="text1"/>
          <w:lang w:val="en-US" w:eastAsia="es-MX"/>
        </w:rPr>
        <w:t>Visualization is a summary term for presenting data in visual form, such as bar graphs, pie charts, time-axis diagrams etc.</w:t>
      </w:r>
    </w:p>
    <w:p w14:paraId="27E3E8E0" w14:textId="2135B206" w:rsidR="647F5D92" w:rsidRDefault="647F5D92" w:rsidP="647F5D92">
      <w:pPr>
        <w:jc w:val="both"/>
      </w:pPr>
      <w:r w:rsidRPr="647F5D92">
        <w:rPr>
          <w:rFonts w:eastAsia="Times New Roman"/>
          <w:color w:val="000000" w:themeColor="text1"/>
          <w:lang w:val="en-US" w:eastAsia="es-MX"/>
        </w:rPr>
        <w:t xml:space="preserve">A special case of visualization is termed "mapping" or geo-visualization, meaning the visualization of data onto geographical maps. </w:t>
      </w:r>
    </w:p>
    <w:p w14:paraId="31179FFE" w14:textId="5ED7C48D" w:rsidR="647F5D92" w:rsidRDefault="647F5D92" w:rsidP="647F5D92">
      <w:pPr>
        <w:jc w:val="both"/>
      </w:pPr>
      <w:r w:rsidRPr="647F5D92">
        <w:rPr>
          <w:rFonts w:eastAsia="Times New Roman"/>
          <w:color w:val="000000" w:themeColor="text1"/>
          <w:lang w:val="en-US" w:eastAsia="es-MX"/>
        </w:rPr>
        <w:t>In order to support this, data needs to have respective geographical information with it. For instance, demographic information may be related to postcode areas; in that case geo visualization could display this information with respective polygons on a map; in this case data is related to a given area. It is also possible that primary data is linked to a specific point (given by e.g. GPS co-ordinate; for example locations where actual measurements showed a call drop). In that case, visualization can either be direct (drawing respective points on the map) or data can be aggregated. In that case, the unit of aggregation would be a polygon (a tile, a postcode areas, ...) and the quantity to be visualized would be e.g. a color-coded representation of an indicator, in the example case of a call-drop rate.</w:t>
      </w:r>
    </w:p>
    <w:p w14:paraId="2FE634DB" w14:textId="40DC57D9" w:rsidR="647F5D92" w:rsidRDefault="647F5D92" w:rsidP="647F5D92">
      <w:pPr>
        <w:jc w:val="both"/>
        <w:rPr>
          <w:rFonts w:eastAsia="Times New Roman"/>
          <w:color w:val="000000" w:themeColor="text1"/>
          <w:lang w:val="en-US" w:eastAsia="es-MX"/>
        </w:rPr>
      </w:pPr>
    </w:p>
    <w:p w14:paraId="029D7FCB" w14:textId="77777777" w:rsidR="00A0123C" w:rsidRDefault="00A0123C" w:rsidP="00A0123C">
      <w:pPr>
        <w:pStyle w:val="ListParagraph"/>
        <w:jc w:val="both"/>
        <w:textAlignment w:val="baseline"/>
        <w:rPr>
          <w:rFonts w:eastAsia="Times New Roman"/>
          <w:color w:val="0070C0"/>
          <w:lang w:val="en-US" w:eastAsia="es-MX"/>
        </w:rPr>
      </w:pPr>
    </w:p>
    <w:p w14:paraId="6F3C4F68" w14:textId="5BA7CAE9" w:rsidR="005A323A" w:rsidRPr="00AE3B39" w:rsidRDefault="568F37CE">
      <w:pPr>
        <w:pStyle w:val="ListParagraph"/>
        <w:numPr>
          <w:ilvl w:val="2"/>
          <w:numId w:val="19"/>
        </w:numPr>
        <w:jc w:val="both"/>
        <w:textAlignment w:val="baseline"/>
        <w:rPr>
          <w:rFonts w:eastAsia="Times New Roman"/>
          <w:b/>
          <w:bCs/>
          <w:color w:val="000000" w:themeColor="text1"/>
          <w:u w:val="single"/>
          <w:lang w:val="en-US" w:eastAsia="es-MX"/>
        </w:rPr>
      </w:pPr>
      <w:r w:rsidRPr="568F37CE">
        <w:rPr>
          <w:rFonts w:eastAsia="Times New Roman"/>
          <w:b/>
          <w:bCs/>
          <w:color w:val="000000" w:themeColor="text1"/>
          <w:u w:val="single"/>
          <w:lang w:val="en-US" w:eastAsia="es-MX"/>
        </w:rPr>
        <w:t xml:space="preserve">Mapping  </w:t>
      </w:r>
    </w:p>
    <w:p w14:paraId="61923337" w14:textId="5A9AC26E" w:rsidR="00C85E50" w:rsidRDefault="00C85E50" w:rsidP="00C85E50">
      <w:pPr>
        <w:jc w:val="both"/>
        <w:textAlignment w:val="baseline"/>
        <w:rPr>
          <w:rFonts w:eastAsia="Times New Roman"/>
          <w:color w:val="000000" w:themeColor="text1"/>
          <w:lang w:val="en-US" w:eastAsia="es-MX"/>
        </w:rPr>
      </w:pPr>
    </w:p>
    <w:p w14:paraId="77BF3F9E" w14:textId="3827952A"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Improving knowledge of </w:t>
      </w:r>
      <w:r w:rsidR="00A56F38" w:rsidRPr="000D47A8">
        <w:rPr>
          <w:rFonts w:eastAsia="Times New Roman"/>
          <w:color w:val="000000" w:themeColor="text1"/>
          <w:lang w:val="en-US" w:eastAsia="es-MX"/>
        </w:rPr>
        <w:t>the different services availability</w:t>
      </w:r>
      <w:r w:rsidRPr="000D47A8">
        <w:rPr>
          <w:rFonts w:eastAsia="Times New Roman"/>
          <w:color w:val="000000" w:themeColor="text1"/>
          <w:lang w:val="en-US" w:eastAsia="es-MX"/>
        </w:rPr>
        <w:t xml:space="preserve"> </w:t>
      </w:r>
      <w:r w:rsidR="00A56F38" w:rsidRPr="000D47A8">
        <w:rPr>
          <w:rFonts w:eastAsia="Times New Roman"/>
          <w:color w:val="000000" w:themeColor="text1"/>
          <w:lang w:val="en-US" w:eastAsia="es-MX"/>
        </w:rPr>
        <w:t>in a</w:t>
      </w:r>
      <w:r w:rsidRPr="000D47A8">
        <w:rPr>
          <w:rFonts w:eastAsia="Times New Roman"/>
          <w:color w:val="000000" w:themeColor="text1"/>
          <w:lang w:val="en-US" w:eastAsia="es-MX"/>
        </w:rPr>
        <w:t xml:space="preserve"> defined geography</w:t>
      </w:r>
      <w:r w:rsidR="00B34699" w:rsidRPr="000D47A8">
        <w:rPr>
          <w:rFonts w:eastAsia="Times New Roman"/>
          <w:color w:val="000000" w:themeColor="text1"/>
          <w:lang w:val="en-US" w:eastAsia="es-MX"/>
        </w:rPr>
        <w:t>.</w:t>
      </w:r>
    </w:p>
    <w:p w14:paraId="35D6473F" w14:textId="50459CF0" w:rsidR="00C256F4" w:rsidRPr="004679B7" w:rsidRDefault="005A323A" w:rsidP="00C85E50">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Providing </w:t>
      </w:r>
      <w:r w:rsidR="00A56F38" w:rsidRPr="000D47A8">
        <w:rPr>
          <w:rFonts w:eastAsia="Times New Roman"/>
          <w:color w:val="000000" w:themeColor="text1"/>
          <w:lang w:val="en-US" w:eastAsia="es-MX"/>
        </w:rPr>
        <w:t>information to</w:t>
      </w:r>
      <w:r w:rsidRPr="000D47A8">
        <w:rPr>
          <w:rFonts w:eastAsia="Times New Roman"/>
          <w:color w:val="000000" w:themeColor="text1"/>
          <w:lang w:val="en-US" w:eastAsia="es-MX"/>
        </w:rPr>
        <w:t xml:space="preserve"> attract </w:t>
      </w:r>
      <w:r w:rsidR="00A56F38" w:rsidRPr="000D47A8">
        <w:rPr>
          <w:rFonts w:eastAsia="Times New Roman"/>
          <w:color w:val="000000" w:themeColor="text1"/>
          <w:lang w:val="en-US" w:eastAsia="es-MX"/>
        </w:rPr>
        <w:t>investment or</w:t>
      </w:r>
      <w:r w:rsidRPr="000D47A8">
        <w:rPr>
          <w:rFonts w:eastAsia="Times New Roman"/>
          <w:color w:val="000000" w:themeColor="text1"/>
          <w:lang w:val="en-US" w:eastAsia="es-MX"/>
        </w:rPr>
        <w:t xml:space="preserve"> generating support initiative</w:t>
      </w:r>
      <w:r w:rsidR="00A56F38" w:rsidRPr="000D47A8">
        <w:rPr>
          <w:rFonts w:eastAsia="Times New Roman"/>
          <w:color w:val="000000" w:themeColor="text1"/>
          <w:lang w:val="en-US" w:eastAsia="es-MX"/>
        </w:rPr>
        <w:t>s</w:t>
      </w:r>
      <w:r w:rsidR="001521B3">
        <w:rPr>
          <w:rFonts w:eastAsia="Times New Roman"/>
          <w:color w:val="0070C0"/>
          <w:lang w:val="en-US" w:eastAsia="es-MX"/>
        </w:rPr>
        <w:t>.</w:t>
      </w:r>
    </w:p>
    <w:p w14:paraId="1EFE8AA5" w14:textId="068E6C0B" w:rsidR="005A323A" w:rsidRPr="000D47A8" w:rsidRDefault="7247AA58">
      <w:pPr>
        <w:numPr>
          <w:ilvl w:val="1"/>
          <w:numId w:val="17"/>
        </w:numPr>
        <w:jc w:val="both"/>
        <w:textAlignment w:val="baseline"/>
        <w:rPr>
          <w:rFonts w:eastAsia="Times New Roman"/>
          <w:color w:val="000000" w:themeColor="text1"/>
          <w:lang w:val="en-US" w:eastAsia="es-MX"/>
        </w:rPr>
      </w:pPr>
      <w:r w:rsidRPr="7247AA58">
        <w:rPr>
          <w:rFonts w:eastAsia="Times New Roman"/>
          <w:color w:val="000000" w:themeColor="text1"/>
          <w:lang w:val="en-US" w:eastAsia="es-MX"/>
        </w:rPr>
        <w:t xml:space="preserve">Exposing common misperceptions. </w:t>
      </w:r>
    </w:p>
    <w:p w14:paraId="2619A573" w14:textId="77777777"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Reducing duplication of efforts by identifying gaps and potential ways to fill them </w:t>
      </w:r>
    </w:p>
    <w:p w14:paraId="40ECE785" w14:textId="77777777"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Helping to prioritize and allocate resources </w:t>
      </w:r>
    </w:p>
    <w:p w14:paraId="5B7AC2BD" w14:textId="77777777" w:rsidR="005A323A" w:rsidRPr="000D47A8" w:rsidRDefault="005A323A">
      <w:pPr>
        <w:numPr>
          <w:ilvl w:val="1"/>
          <w:numId w:val="17"/>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Serving as the basis for tracking and demonstrating impact over time </w:t>
      </w:r>
    </w:p>
    <w:p w14:paraId="0F8DBC4E" w14:textId="77777777" w:rsidR="005A323A" w:rsidRPr="000D47A8" w:rsidRDefault="568F37CE">
      <w:pPr>
        <w:numPr>
          <w:ilvl w:val="1"/>
          <w:numId w:val="17"/>
        </w:numPr>
        <w:jc w:val="both"/>
        <w:textAlignment w:val="baseline"/>
        <w:rPr>
          <w:rFonts w:eastAsia="Times New Roman"/>
          <w:color w:val="000000" w:themeColor="text1"/>
          <w:lang w:val="en-US" w:eastAsia="es-MX"/>
        </w:rPr>
      </w:pPr>
      <w:r w:rsidRPr="568F37CE">
        <w:rPr>
          <w:rFonts w:eastAsia="Times New Roman"/>
          <w:color w:val="000000" w:themeColor="text1"/>
          <w:lang w:val="en-US" w:eastAsia="es-MX"/>
        </w:rPr>
        <w:t>Understanding where there are systemic inequities and opportunities.</w:t>
      </w:r>
    </w:p>
    <w:p w14:paraId="7AEC4DF4" w14:textId="4C2A08AC" w:rsidR="568F37CE" w:rsidRDefault="568F37CE" w:rsidP="00677744">
      <w:pPr>
        <w:jc w:val="both"/>
        <w:rPr>
          <w:rFonts w:eastAsia="Times New Roman"/>
          <w:color w:val="000000" w:themeColor="text1"/>
          <w:lang w:val="en-US" w:eastAsia="es-MX"/>
        </w:rPr>
      </w:pPr>
    </w:p>
    <w:p w14:paraId="70C7B66D" w14:textId="335B112B" w:rsidR="568F37CE" w:rsidRPr="00677744" w:rsidRDefault="568F37CE" w:rsidP="5D2D43A4">
      <w:pPr>
        <w:jc w:val="both"/>
        <w:rPr>
          <w:rFonts w:eastAsia="Times New Roman"/>
          <w:color w:val="000000" w:themeColor="text1"/>
          <w:highlight w:val="yellow"/>
          <w:lang w:val="en-US" w:eastAsia="es-MX"/>
        </w:rPr>
      </w:pPr>
      <w:r w:rsidRPr="00677744">
        <w:rPr>
          <w:rFonts w:eastAsia="Times New Roman"/>
          <w:color w:val="000000" w:themeColor="text1"/>
          <w:highlight w:val="yellow"/>
          <w:lang w:val="en-US" w:eastAsia="es-MX"/>
        </w:rPr>
        <w:t>Editor's Note:</w:t>
      </w:r>
      <w:r w:rsidRPr="5D2D43A4">
        <w:rPr>
          <w:rFonts w:eastAsia="Times New Roman"/>
          <w:color w:val="000000" w:themeColor="text1"/>
          <w:lang w:val="en-US" w:eastAsia="es-MX"/>
        </w:rPr>
        <w:t xml:space="preserve"> </w:t>
      </w:r>
    </w:p>
    <w:p w14:paraId="14214CE6" w14:textId="1CDB23BF" w:rsidR="568F37CE" w:rsidRDefault="568F37CE" w:rsidP="00677744">
      <w:pPr>
        <w:pStyle w:val="ListParagraph"/>
        <w:numPr>
          <w:ilvl w:val="0"/>
          <w:numId w:val="3"/>
        </w:numPr>
        <w:jc w:val="both"/>
        <w:rPr>
          <w:rFonts w:eastAsia="Times New Roman"/>
          <w:color w:val="000000" w:themeColor="text1"/>
          <w:lang w:val="en-US" w:eastAsia="es-MX"/>
        </w:rPr>
      </w:pPr>
      <w:r w:rsidRPr="568F37CE">
        <w:rPr>
          <w:rFonts w:eastAsia="Times New Roman"/>
          <w:color w:val="000000" w:themeColor="text1"/>
          <w:lang w:val="en-US" w:eastAsia="es-MX"/>
        </w:rPr>
        <w:lastRenderedPageBreak/>
        <w:t>This section needs contributions</w:t>
      </w:r>
    </w:p>
    <w:p w14:paraId="3AAA5284" w14:textId="7AE1EBA9" w:rsidR="568F37CE" w:rsidRDefault="568F37CE" w:rsidP="00677744">
      <w:pPr>
        <w:pStyle w:val="ListParagraph"/>
        <w:numPr>
          <w:ilvl w:val="0"/>
          <w:numId w:val="3"/>
        </w:numPr>
        <w:jc w:val="both"/>
        <w:rPr>
          <w:lang w:val="en-US"/>
        </w:rPr>
      </w:pPr>
      <w:r w:rsidRPr="5D2D43A4">
        <w:rPr>
          <w:color w:val="000000" w:themeColor="text1"/>
          <w:lang w:val="en-US" w:eastAsia="es-MX"/>
        </w:rPr>
        <w:t xml:space="preserve">There is need to address </w:t>
      </w:r>
      <w:r w:rsidRPr="00677744">
        <w:rPr>
          <w:color w:val="000000" w:themeColor="text1"/>
          <w:lang w:val="en-US" w:eastAsia="es-MX"/>
        </w:rPr>
        <w:t>Wolfgang</w:t>
      </w:r>
      <w:r w:rsidRPr="5D2D43A4">
        <w:rPr>
          <w:color w:val="000000" w:themeColor="text1"/>
          <w:lang w:val="en-US" w:eastAsia="es-MX"/>
        </w:rPr>
        <w:t xml:space="preserve"> comment</w:t>
      </w:r>
      <w:r w:rsidRPr="00677744">
        <w:rPr>
          <w:color w:val="000000" w:themeColor="text1"/>
          <w:lang w:val="en-US" w:eastAsia="es-MX"/>
        </w:rPr>
        <w:t xml:space="preserve">: </w:t>
      </w:r>
      <w:r w:rsidRPr="5D2D43A4">
        <w:rPr>
          <w:color w:val="000000" w:themeColor="text1"/>
          <w:lang w:val="en-US" w:eastAsia="es-MX"/>
        </w:rPr>
        <w:t>"</w:t>
      </w:r>
      <w:r w:rsidRPr="00677744">
        <w:rPr>
          <w:color w:val="000000" w:themeColor="text1"/>
          <w:lang w:val="en-US" w:eastAsia="es-MX"/>
        </w:rPr>
        <w:t xml:space="preserve">With the context and definitions given, "mapping" is a special case of "visualization" where information is shown in geographic or other maps (e.g. floor plans of buildings). This section looks very much like a construction site anyway; I promise to try to contribute some actual text </w:t>
      </w:r>
      <w:r w:rsidRPr="5D2D43A4">
        <w:rPr>
          <w:color w:val="000000" w:themeColor="text1"/>
          <w:lang w:val="en-US" w:eastAsia="es-MX"/>
        </w:rPr>
        <w:t>here'</w:t>
      </w:r>
      <w:r w:rsidRPr="00677744">
        <w:rPr>
          <w:color w:val="000000" w:themeColor="text1"/>
          <w:lang w:val="en-US" w:eastAsia="es-MX"/>
        </w:rPr>
        <w:t xml:space="preserve">. </w:t>
      </w:r>
      <w:r w:rsidRPr="5D2D43A4">
        <w:rPr>
          <w:lang w:val="en-US"/>
        </w:rPr>
        <w:t xml:space="preserve"> </w:t>
      </w:r>
    </w:p>
    <w:p w14:paraId="481AA3C3" w14:textId="77777777" w:rsidR="004679B7" w:rsidRDefault="004679B7" w:rsidP="004679B7">
      <w:pPr>
        <w:pStyle w:val="ListParagraph"/>
        <w:jc w:val="both"/>
        <w:rPr>
          <w:lang w:val="en-US"/>
        </w:rPr>
      </w:pPr>
    </w:p>
    <w:p w14:paraId="4B7DC88A" w14:textId="77777777" w:rsidR="005A323A" w:rsidRPr="000D47A8" w:rsidRDefault="00E02150">
      <w:pPr>
        <w:pStyle w:val="ListParagraph"/>
        <w:numPr>
          <w:ilvl w:val="2"/>
          <w:numId w:val="19"/>
        </w:numPr>
        <w:jc w:val="both"/>
        <w:textAlignment w:val="baseline"/>
        <w:rPr>
          <w:rFonts w:eastAsia="Times New Roman"/>
          <w:b/>
          <w:bCs/>
          <w:color w:val="000000" w:themeColor="text1"/>
          <w:u w:val="single"/>
          <w:lang w:val="en-US" w:eastAsia="es-MX"/>
        </w:rPr>
      </w:pPr>
      <w:r w:rsidRPr="000D47A8">
        <w:rPr>
          <w:rFonts w:eastAsia="Times New Roman"/>
          <w:b/>
          <w:bCs/>
          <w:color w:val="000000" w:themeColor="text1"/>
          <w:u w:val="single"/>
          <w:lang w:val="en-US" w:eastAsia="es-MX"/>
        </w:rPr>
        <w:t>Visualizatio</w:t>
      </w:r>
      <w:r w:rsidR="0000125E" w:rsidRPr="000D47A8">
        <w:rPr>
          <w:rFonts w:eastAsia="Times New Roman"/>
          <w:b/>
          <w:bCs/>
          <w:color w:val="000000" w:themeColor="text1"/>
          <w:u w:val="single"/>
          <w:lang w:val="en-US" w:eastAsia="es-MX"/>
        </w:rPr>
        <w:t>n</w:t>
      </w:r>
    </w:p>
    <w:p w14:paraId="3383258F" w14:textId="20D3891C" w:rsidR="004F7DD1" w:rsidRPr="000D47A8" w:rsidRDefault="67208F9E" w:rsidP="000D47A8">
      <w:pPr>
        <w:jc w:val="both"/>
        <w:textAlignment w:val="baseline"/>
        <w:rPr>
          <w:rFonts w:eastAsia="Times New Roman"/>
          <w:color w:val="000000" w:themeColor="text1"/>
          <w:lang w:val="en-US" w:eastAsia="es-MX"/>
        </w:rPr>
      </w:pPr>
      <w:r w:rsidRPr="67208F9E">
        <w:rPr>
          <w:rFonts w:eastAsia="Times New Roman"/>
          <w:color w:val="000000" w:themeColor="text1"/>
          <w:lang w:val="en-US" w:eastAsia="es-MX"/>
        </w:rPr>
        <w:t>Visuality for regulators should consider high sample location accuracy in reference to topography and time dimensions.</w:t>
      </w:r>
    </w:p>
    <w:p w14:paraId="4944A71B" w14:textId="6E3FC9F7" w:rsidR="00D31F65" w:rsidRPr="00677744" w:rsidRDefault="2C871AB2" w:rsidP="00677744">
      <w:pPr>
        <w:rPr>
          <w:lang w:val="en-US"/>
        </w:rPr>
      </w:pPr>
      <w:r w:rsidRPr="00677744">
        <w:rPr>
          <w:highlight w:val="yellow"/>
          <w:lang w:val="en-US"/>
        </w:rPr>
        <w:t>Editor’s note</w:t>
      </w:r>
      <w:r w:rsidR="0C498001" w:rsidRPr="00677744">
        <w:rPr>
          <w:lang w:val="en-US"/>
        </w:rPr>
        <w:t xml:space="preserve">: </w:t>
      </w:r>
      <w:r w:rsidRPr="00677744">
        <w:rPr>
          <w:lang w:val="en-US"/>
        </w:rPr>
        <w:t xml:space="preserve"> *Types of maps (open signal presentation)</w:t>
      </w:r>
    </w:p>
    <w:p w14:paraId="557AB53E" w14:textId="77777777" w:rsidR="000D47A8" w:rsidRPr="002A682E" w:rsidRDefault="000D47A8" w:rsidP="00481E59">
      <w:pPr>
        <w:ind w:firstLine="567"/>
        <w:rPr>
          <w:i/>
          <w:iCs/>
          <w:lang w:val="en-US"/>
        </w:rPr>
      </w:pPr>
    </w:p>
    <w:p w14:paraId="69CB8D93" w14:textId="4D493C59" w:rsidR="009B6584" w:rsidRPr="00C14249" w:rsidRDefault="009B6584" w:rsidP="000D47A8">
      <w:pPr>
        <w:pStyle w:val="Heading2"/>
        <w:rPr>
          <w:lang w:val="en-US" w:eastAsia="zh-CN"/>
        </w:rPr>
      </w:pPr>
      <w:r w:rsidRPr="00C14249">
        <w:rPr>
          <w:lang w:val="en-US" w:eastAsia="zh-CN"/>
        </w:rPr>
        <w:t>6.</w:t>
      </w:r>
      <w:r w:rsidR="00052297">
        <w:rPr>
          <w:lang w:val="en-US" w:eastAsia="zh-CN"/>
        </w:rPr>
        <w:t>7</w:t>
      </w:r>
      <w:r w:rsidR="00C14249" w:rsidRPr="00C14249">
        <w:rPr>
          <w:lang w:val="en-US" w:eastAsia="zh-CN"/>
        </w:rPr>
        <w:tab/>
      </w:r>
      <w:r w:rsidRPr="00C14249">
        <w:rPr>
          <w:lang w:val="en-US" w:eastAsia="zh-CN"/>
        </w:rPr>
        <w:t>Strategies for communicating the status of connectivity</w:t>
      </w:r>
    </w:p>
    <w:p w14:paraId="41032747" w14:textId="77777777" w:rsidR="009B6584" w:rsidRPr="00677744" w:rsidRDefault="009B6584" w:rsidP="5D2D43A4">
      <w:r w:rsidRPr="00677744">
        <w:rPr>
          <w:highlight w:val="yellow"/>
        </w:rPr>
        <w:t>Editor’s note:</w:t>
      </w:r>
      <w:r w:rsidRPr="00677744">
        <w:t xml:space="preserve"> Contributions are invited</w:t>
      </w:r>
    </w:p>
    <w:p w14:paraId="3106B7B2" w14:textId="77777777" w:rsidR="00052297" w:rsidRPr="000D47A8" w:rsidRDefault="00052297" w:rsidP="009B6584">
      <w:pPr>
        <w:rPr>
          <w:b/>
          <w:bCs/>
          <w:color w:val="000000" w:themeColor="text1"/>
          <w:u w:val="single"/>
        </w:rPr>
      </w:pPr>
      <w:r w:rsidRPr="000D47A8">
        <w:rPr>
          <w:b/>
          <w:bCs/>
          <w:color w:val="000000" w:themeColor="text1"/>
        </w:rPr>
        <w:t>6.7.1</w:t>
      </w:r>
      <w:r w:rsidRPr="000D47A8">
        <w:rPr>
          <w:b/>
          <w:bCs/>
          <w:color w:val="000000" w:themeColor="text1"/>
        </w:rPr>
        <w:tab/>
        <w:t xml:space="preserve">   </w:t>
      </w:r>
      <w:r w:rsidRPr="000D47A8">
        <w:rPr>
          <w:b/>
          <w:bCs/>
          <w:color w:val="000000" w:themeColor="text1"/>
          <w:u w:val="single"/>
        </w:rPr>
        <w:t>From Regulators’ view</w:t>
      </w:r>
    </w:p>
    <w:p w14:paraId="4EB5B218" w14:textId="73C85F99" w:rsidR="00052297" w:rsidRPr="000D47A8" w:rsidRDefault="7247AA58" w:rsidP="000D47A8">
      <w:pPr>
        <w:jc w:val="both"/>
        <w:rPr>
          <w:color w:val="000000" w:themeColor="text1"/>
          <w:lang w:val="en-US"/>
        </w:rPr>
      </w:pPr>
      <w:r w:rsidRPr="7247AA58">
        <w:rPr>
          <w:color w:val="000000" w:themeColor="text1"/>
        </w:rPr>
        <w:t>Connectivity assessment Interface for regulators should be able to accommodate performance and coverage KPI derived from different database sources, such as crowdsourcing, drive or walk testing and operator network elements (OSS data) databases, operator’s official declaration.   Such informational data can provide composite indicators such as optimization priority, service availability, ranking and partial geo-marketing guidance. Furthermore, Socio-economic, GIS, and infrastructure data such as all base station parameters.</w:t>
      </w:r>
    </w:p>
    <w:p w14:paraId="2B7E0F86" w14:textId="77777777" w:rsidR="00052297" w:rsidRPr="000D47A8" w:rsidRDefault="00052297" w:rsidP="00052297">
      <w:pPr>
        <w:rPr>
          <w:b/>
          <w:bCs/>
          <w:color w:val="000000" w:themeColor="text1"/>
        </w:rPr>
      </w:pPr>
      <w:r w:rsidRPr="000D47A8">
        <w:rPr>
          <w:b/>
          <w:bCs/>
          <w:color w:val="000000" w:themeColor="text1"/>
        </w:rPr>
        <w:t>6.7.2</w:t>
      </w:r>
      <w:r w:rsidRPr="000D47A8">
        <w:rPr>
          <w:b/>
          <w:bCs/>
          <w:color w:val="000000" w:themeColor="text1"/>
        </w:rPr>
        <w:tab/>
        <w:t xml:space="preserve">   </w:t>
      </w:r>
      <w:r w:rsidRPr="000D47A8">
        <w:rPr>
          <w:b/>
          <w:bCs/>
          <w:color w:val="000000" w:themeColor="text1"/>
          <w:u w:val="single"/>
        </w:rPr>
        <w:t>From Final Users’ view</w:t>
      </w:r>
    </w:p>
    <w:p w14:paraId="1E264220" w14:textId="62B0BD06" w:rsidR="001B674C" w:rsidRPr="000D47A8" w:rsidRDefault="00881439" w:rsidP="000D47A8">
      <w:pPr>
        <w:jc w:val="both"/>
      </w:pPr>
      <w:r w:rsidRPr="000D47A8">
        <w:t>It is critical to develop and enhance end user applications as it generates raw data constantly and reflects the quality of experience directly from users. It is considered as the main stream for</w:t>
      </w:r>
      <w:r w:rsidR="006A15E0" w:rsidRPr="000D47A8">
        <w:t xml:space="preserve"> data generation</w:t>
      </w:r>
      <w:r w:rsidRPr="000D47A8">
        <w:t>, hence feature</w:t>
      </w:r>
      <w:r w:rsidR="006A15E0" w:rsidRPr="000D47A8">
        <w:t>s</w:t>
      </w:r>
      <w:r w:rsidRPr="000D47A8">
        <w:t xml:space="preserve"> such as the following is recommended to have for end users:</w:t>
      </w:r>
    </w:p>
    <w:p w14:paraId="3CC3932D" w14:textId="77777777" w:rsidR="00881439" w:rsidRDefault="00881439" w:rsidP="009B6584">
      <w:pPr>
        <w:rPr>
          <w:i/>
          <w:iCs/>
          <w:lang w:val="en-US"/>
        </w:rPr>
      </w:pPr>
    </w:p>
    <w:p w14:paraId="35F1FF1D" w14:textId="77777777" w:rsidR="00881439" w:rsidRDefault="00881439">
      <w:pPr>
        <w:pStyle w:val="ListParagraph"/>
        <w:numPr>
          <w:ilvl w:val="0"/>
          <w:numId w:val="23"/>
        </w:numPr>
        <w:rPr>
          <w:i/>
          <w:iCs/>
          <w:lang w:val="en-US" w:bidi="ar-JO"/>
        </w:rPr>
      </w:pPr>
      <w:r w:rsidRPr="004055A9">
        <w:rPr>
          <w:i/>
          <w:iCs/>
          <w:lang w:val="en-US" w:bidi="ar-JO"/>
        </w:rPr>
        <w:t xml:space="preserve">General Performance KPI such as Throughput and Latency </w:t>
      </w:r>
    </w:p>
    <w:p w14:paraId="1FD4C63E" w14:textId="77777777" w:rsidR="00007CD7" w:rsidRPr="004055A9" w:rsidRDefault="00007CD7">
      <w:pPr>
        <w:pStyle w:val="ListParagraph"/>
        <w:numPr>
          <w:ilvl w:val="0"/>
          <w:numId w:val="23"/>
        </w:numPr>
        <w:rPr>
          <w:i/>
          <w:iCs/>
          <w:lang w:val="en-US" w:bidi="ar-JO"/>
        </w:rPr>
      </w:pPr>
      <w:r>
        <w:rPr>
          <w:i/>
          <w:iCs/>
          <w:lang w:val="en-US" w:bidi="ar-JO"/>
        </w:rPr>
        <w:t xml:space="preserve">Video </w:t>
      </w:r>
      <w:r w:rsidR="0062524B">
        <w:rPr>
          <w:i/>
          <w:iCs/>
          <w:lang w:val="en-US" w:bidi="ar-JO"/>
        </w:rPr>
        <w:t xml:space="preserve">Streaming Analytics: </w:t>
      </w:r>
      <w:r>
        <w:rPr>
          <w:i/>
          <w:iCs/>
          <w:lang w:val="en-US" w:bidi="ar-JO"/>
        </w:rPr>
        <w:t>Load time</w:t>
      </w:r>
      <w:r w:rsidR="0062524B">
        <w:rPr>
          <w:i/>
          <w:iCs/>
          <w:lang w:val="en-US" w:bidi="ar-JO"/>
        </w:rPr>
        <w:t xml:space="preserve"> (ms),</w:t>
      </w:r>
      <w:r>
        <w:rPr>
          <w:i/>
          <w:iCs/>
          <w:lang w:val="en-US" w:bidi="ar-JO"/>
        </w:rPr>
        <w:t xml:space="preserve"> Maximum Resolution </w:t>
      </w:r>
      <w:r w:rsidR="0062524B">
        <w:rPr>
          <w:i/>
          <w:iCs/>
          <w:lang w:val="en-US" w:bidi="ar-JO"/>
        </w:rPr>
        <w:t>(p) and Buffering %</w:t>
      </w:r>
    </w:p>
    <w:p w14:paraId="40C5EFAC" w14:textId="77777777" w:rsidR="00881439" w:rsidRPr="004055A9" w:rsidRDefault="00007CD7">
      <w:pPr>
        <w:pStyle w:val="ListParagraph"/>
        <w:numPr>
          <w:ilvl w:val="0"/>
          <w:numId w:val="23"/>
        </w:numPr>
        <w:rPr>
          <w:i/>
          <w:iCs/>
          <w:lang w:val="en-US" w:bidi="ar-JO"/>
        </w:rPr>
      </w:pPr>
      <w:r>
        <w:rPr>
          <w:i/>
          <w:iCs/>
          <w:lang w:val="en-US" w:bidi="ar-JO"/>
        </w:rPr>
        <w:t xml:space="preserve">Service coverage </w:t>
      </w:r>
      <w:r w:rsidR="0062524B">
        <w:rPr>
          <w:i/>
          <w:iCs/>
          <w:lang w:val="en-US" w:bidi="ar-JO"/>
        </w:rPr>
        <w:t xml:space="preserve">with auto scale </w:t>
      </w:r>
      <w:r>
        <w:rPr>
          <w:i/>
          <w:iCs/>
          <w:lang w:val="en-US" w:bidi="ar-JO"/>
        </w:rPr>
        <w:t xml:space="preserve">heat </w:t>
      </w:r>
      <w:r w:rsidR="0062524B">
        <w:rPr>
          <w:i/>
          <w:iCs/>
          <w:lang w:val="en-US" w:bidi="ar-JO"/>
        </w:rPr>
        <w:t>Map per technology</w:t>
      </w:r>
    </w:p>
    <w:p w14:paraId="052DAF62" w14:textId="77777777" w:rsidR="000C136B" w:rsidRPr="007B4B82" w:rsidRDefault="000C136B">
      <w:pPr>
        <w:pStyle w:val="ListParagraph"/>
        <w:numPr>
          <w:ilvl w:val="0"/>
          <w:numId w:val="23"/>
        </w:numPr>
        <w:rPr>
          <w:i/>
          <w:iCs/>
          <w:lang w:val="en-US" w:bidi="ar-JO"/>
        </w:rPr>
      </w:pPr>
      <w:r>
        <w:rPr>
          <w:i/>
          <w:iCs/>
          <w:lang w:val="en-US" w:bidi="ar-JO"/>
        </w:rPr>
        <w:t>Service availability</w:t>
      </w:r>
    </w:p>
    <w:p w14:paraId="68A733DA" w14:textId="77777777" w:rsidR="00E34965" w:rsidRDefault="00E34965" w:rsidP="000D47A8">
      <w:pPr>
        <w:textAlignment w:val="baseline"/>
        <w:rPr>
          <w:rFonts w:eastAsia="Times New Roman"/>
          <w:color w:val="0070C0"/>
          <w:lang w:val="en-US" w:eastAsia="es-MX"/>
        </w:rPr>
      </w:pPr>
    </w:p>
    <w:p w14:paraId="717D1F4A" w14:textId="77777777" w:rsidR="00E34965" w:rsidRDefault="00E34965" w:rsidP="00CF627B">
      <w:pPr>
        <w:ind w:left="720"/>
        <w:textAlignment w:val="baseline"/>
        <w:rPr>
          <w:rFonts w:eastAsia="Times New Roman"/>
          <w:color w:val="0070C0"/>
          <w:lang w:val="en-US" w:eastAsia="es-MX"/>
        </w:rPr>
      </w:pPr>
    </w:p>
    <w:p w14:paraId="76FC8A59" w14:textId="4EB0A5F0" w:rsidR="000C136B" w:rsidRPr="005F1C2C" w:rsidRDefault="000C136B" w:rsidP="007B4B82">
      <w:pPr>
        <w:textAlignment w:val="baseline"/>
      </w:pPr>
      <w:r w:rsidRPr="005F1C2C">
        <w:t>Connectivity assessment from final user perspective should put more emphasis on the actual QoS / QoE of the given user’s internet connection and less on the aggregate information across many users for a larger geographical area (e.g. suburb, city, region). The reasoning behind is that individual assessment will be more relevant, accurate and actionable. Individual connectivity assessment for the particular user would be more valuable with more detailed breakdown of factors impacting the QoE. Identifying and presenting bottlenecks could suggest factors which can be influenced by the user or not:</w:t>
      </w:r>
    </w:p>
    <w:p w14:paraId="51546461" w14:textId="77777777" w:rsidR="000C136B" w:rsidRPr="005F1C2C" w:rsidRDefault="000C136B">
      <w:pPr>
        <w:pStyle w:val="ListParagraph"/>
        <w:numPr>
          <w:ilvl w:val="2"/>
          <w:numId w:val="17"/>
        </w:numPr>
        <w:tabs>
          <w:tab w:val="clear" w:pos="2160"/>
        </w:tabs>
        <w:textAlignment w:val="baseline"/>
        <w:rPr>
          <w:rFonts w:eastAsia="Times New Roman"/>
          <w:lang w:val="en-US" w:eastAsia="es-MX"/>
        </w:rPr>
      </w:pPr>
      <w:r w:rsidRPr="005F1C2C">
        <w:rPr>
          <w:rFonts w:eastAsia="Times New Roman"/>
          <w:lang w:val="en-US" w:eastAsia="es-MX"/>
        </w:rPr>
        <w:t>Poor performing device models</w:t>
      </w:r>
    </w:p>
    <w:p w14:paraId="2D9BB462" w14:textId="77777777" w:rsidR="000C136B" w:rsidRPr="005F1C2C" w:rsidRDefault="000C136B">
      <w:pPr>
        <w:pStyle w:val="ListParagraph"/>
        <w:numPr>
          <w:ilvl w:val="2"/>
          <w:numId w:val="17"/>
        </w:numPr>
        <w:tabs>
          <w:tab w:val="clear" w:pos="2160"/>
        </w:tabs>
        <w:textAlignment w:val="baseline"/>
        <w:rPr>
          <w:rFonts w:eastAsia="Times New Roman"/>
          <w:lang w:val="en-US" w:eastAsia="es-MX"/>
        </w:rPr>
      </w:pPr>
      <w:r w:rsidRPr="005F1C2C">
        <w:rPr>
          <w:rFonts w:eastAsia="Times New Roman"/>
          <w:lang w:val="en-US" w:eastAsia="es-MX"/>
        </w:rPr>
        <w:t>Local wi-fi issues</w:t>
      </w:r>
    </w:p>
    <w:p w14:paraId="4963D098" w14:textId="77777777" w:rsidR="000C136B" w:rsidRPr="005F1C2C" w:rsidRDefault="000C136B">
      <w:pPr>
        <w:pStyle w:val="ListParagraph"/>
        <w:numPr>
          <w:ilvl w:val="2"/>
          <w:numId w:val="17"/>
        </w:numPr>
        <w:tabs>
          <w:tab w:val="clear" w:pos="2160"/>
        </w:tabs>
        <w:textAlignment w:val="baseline"/>
        <w:rPr>
          <w:rFonts w:eastAsia="Times New Roman"/>
          <w:lang w:val="en-US" w:eastAsia="es-MX"/>
        </w:rPr>
      </w:pPr>
      <w:r w:rsidRPr="005F1C2C">
        <w:rPr>
          <w:rFonts w:eastAsia="Times New Roman"/>
          <w:lang w:val="en-US" w:eastAsia="es-MX"/>
        </w:rPr>
        <w:t>In-building wiring or signal penetration issues</w:t>
      </w:r>
    </w:p>
    <w:p w14:paraId="15462B84" w14:textId="77777777" w:rsidR="000C136B" w:rsidRPr="005F1C2C" w:rsidRDefault="000C136B">
      <w:pPr>
        <w:pStyle w:val="ListParagraph"/>
        <w:numPr>
          <w:ilvl w:val="2"/>
          <w:numId w:val="17"/>
        </w:numPr>
        <w:tabs>
          <w:tab w:val="clear" w:pos="2160"/>
        </w:tabs>
        <w:textAlignment w:val="baseline"/>
        <w:rPr>
          <w:rFonts w:eastAsia="Times New Roman"/>
          <w:lang w:val="en-US" w:eastAsia="es-MX"/>
        </w:rPr>
      </w:pPr>
      <w:r w:rsidRPr="005F1C2C">
        <w:rPr>
          <w:rFonts w:eastAsia="Times New Roman"/>
          <w:lang w:val="en-US" w:eastAsia="es-MX"/>
        </w:rPr>
        <w:t>ISP last-mile issues</w:t>
      </w:r>
    </w:p>
    <w:p w14:paraId="400027B1" w14:textId="14B34523" w:rsidR="000C136B" w:rsidRPr="005F1C2C" w:rsidRDefault="000C136B">
      <w:pPr>
        <w:pStyle w:val="ListParagraph"/>
        <w:numPr>
          <w:ilvl w:val="2"/>
          <w:numId w:val="17"/>
        </w:numPr>
        <w:tabs>
          <w:tab w:val="clear" w:pos="2160"/>
        </w:tabs>
        <w:textAlignment w:val="baseline"/>
        <w:rPr>
          <w:rFonts w:eastAsia="Times New Roman"/>
          <w:lang w:val="en-US" w:eastAsia="es-MX"/>
        </w:rPr>
      </w:pPr>
      <w:r w:rsidRPr="005F1C2C">
        <w:rPr>
          <w:rFonts w:eastAsia="Times New Roman"/>
          <w:lang w:val="en-US" w:eastAsia="es-MX"/>
        </w:rPr>
        <w:t>Poor interconnections between ISPs and content</w:t>
      </w:r>
      <w:r w:rsidR="004679B7">
        <w:rPr>
          <w:rFonts w:eastAsia="Times New Roman"/>
          <w:lang w:val="en-US" w:eastAsia="es-MX"/>
        </w:rPr>
        <w:t>/application</w:t>
      </w:r>
      <w:r w:rsidRPr="005F1C2C">
        <w:rPr>
          <w:rFonts w:eastAsia="Times New Roman"/>
          <w:lang w:val="en-US" w:eastAsia="es-MX"/>
        </w:rPr>
        <w:t xml:space="preserve"> providers</w:t>
      </w:r>
    </w:p>
    <w:p w14:paraId="1F4CF2EB" w14:textId="77777777" w:rsidR="00E34965" w:rsidRDefault="00E34965" w:rsidP="00CF627B">
      <w:pPr>
        <w:ind w:left="720"/>
        <w:textAlignment w:val="baseline"/>
        <w:rPr>
          <w:rFonts w:eastAsia="Times New Roman"/>
          <w:color w:val="0070C0"/>
          <w:lang w:val="en-US" w:eastAsia="es-MX"/>
        </w:rPr>
      </w:pPr>
    </w:p>
    <w:p w14:paraId="6D90ABB1" w14:textId="77777777" w:rsidR="00C256F4" w:rsidRDefault="00C256F4" w:rsidP="007B4B82">
      <w:pPr>
        <w:textAlignment w:val="baseline"/>
      </w:pPr>
    </w:p>
    <w:p w14:paraId="5ED025DB" w14:textId="77777777" w:rsidR="00C256F4" w:rsidRDefault="00C256F4" w:rsidP="007B4B82">
      <w:pPr>
        <w:textAlignment w:val="baseline"/>
      </w:pPr>
    </w:p>
    <w:p w14:paraId="7D7E594D" w14:textId="77777777" w:rsidR="00C256F4" w:rsidRDefault="00C256F4" w:rsidP="007B4B82">
      <w:pPr>
        <w:textAlignment w:val="baseline"/>
      </w:pPr>
    </w:p>
    <w:p w14:paraId="23EB78AC" w14:textId="77777777" w:rsidR="00C256F4" w:rsidRDefault="00C256F4" w:rsidP="007B4B82">
      <w:pPr>
        <w:textAlignment w:val="baseline"/>
      </w:pPr>
    </w:p>
    <w:p w14:paraId="7D8884EB" w14:textId="77777777" w:rsidR="00C256F4" w:rsidRDefault="00C256F4" w:rsidP="007B4B82">
      <w:pPr>
        <w:textAlignment w:val="baseline"/>
      </w:pPr>
    </w:p>
    <w:p w14:paraId="63F01AC6" w14:textId="77777777" w:rsidR="00C256F4" w:rsidRDefault="00C256F4" w:rsidP="007B4B82">
      <w:pPr>
        <w:textAlignment w:val="baseline"/>
      </w:pPr>
    </w:p>
    <w:p w14:paraId="39785F7F" w14:textId="77777777" w:rsidR="00C256F4" w:rsidRDefault="00C256F4" w:rsidP="007B4B82">
      <w:pPr>
        <w:textAlignment w:val="baseline"/>
      </w:pPr>
    </w:p>
    <w:p w14:paraId="0D79C0BE" w14:textId="77777777" w:rsidR="00C256F4" w:rsidRDefault="00C256F4" w:rsidP="007B4B82">
      <w:pPr>
        <w:textAlignment w:val="baseline"/>
      </w:pPr>
    </w:p>
    <w:p w14:paraId="04206C5F" w14:textId="77777777" w:rsidR="00C256F4" w:rsidRDefault="00C256F4" w:rsidP="007B4B82">
      <w:pPr>
        <w:textAlignment w:val="baseline"/>
      </w:pPr>
    </w:p>
    <w:p w14:paraId="62913379" w14:textId="77777777" w:rsidR="00C256F4" w:rsidRDefault="00C256F4" w:rsidP="007B4B82">
      <w:pPr>
        <w:textAlignment w:val="baseline"/>
      </w:pPr>
    </w:p>
    <w:p w14:paraId="35989394" w14:textId="77777777" w:rsidR="00C256F4" w:rsidRDefault="00C256F4" w:rsidP="007B4B82">
      <w:pPr>
        <w:textAlignment w:val="baseline"/>
      </w:pPr>
    </w:p>
    <w:p w14:paraId="4FE5C663" w14:textId="77777777" w:rsidR="00C256F4" w:rsidRDefault="00C256F4" w:rsidP="007B4B82">
      <w:pPr>
        <w:textAlignment w:val="baseline"/>
      </w:pPr>
    </w:p>
    <w:p w14:paraId="29848CA7" w14:textId="77777777" w:rsidR="00C256F4" w:rsidRDefault="00C256F4" w:rsidP="007B4B82">
      <w:pPr>
        <w:textAlignment w:val="baseline"/>
      </w:pPr>
    </w:p>
    <w:p w14:paraId="70B2F7CE" w14:textId="77777777" w:rsidR="00C256F4" w:rsidRDefault="00C256F4" w:rsidP="007B4B82">
      <w:pPr>
        <w:textAlignment w:val="baseline"/>
      </w:pPr>
    </w:p>
    <w:p w14:paraId="660FE3C1" w14:textId="4BBEC5B1" w:rsidR="00E34965" w:rsidRDefault="00064D6A" w:rsidP="007B4B82">
      <w:pPr>
        <w:textAlignment w:val="baseline"/>
        <w:rPr>
          <w:rFonts w:eastAsia="Times New Roman"/>
          <w:color w:val="0070C0"/>
          <w:lang w:val="en-US" w:eastAsia="es-MX"/>
        </w:rPr>
      </w:pPr>
      <w:r>
        <w:rPr>
          <w:rFonts w:eastAsia="Times New Roman"/>
          <w:color w:val="0070C0"/>
          <w:lang w:val="en-US" w:eastAsia="es-MX"/>
        </w:rPr>
        <w:t xml:space="preserve"> </w:t>
      </w:r>
    </w:p>
    <w:p w14:paraId="0AA160C6" w14:textId="77777777" w:rsidR="00E34965" w:rsidRDefault="00E34965" w:rsidP="00CF627B">
      <w:pPr>
        <w:ind w:left="720"/>
        <w:textAlignment w:val="baseline"/>
        <w:rPr>
          <w:rFonts w:eastAsia="Times New Roman"/>
          <w:color w:val="0070C0"/>
          <w:lang w:val="en-US" w:eastAsia="es-MX"/>
        </w:rPr>
      </w:pPr>
    </w:p>
    <w:p w14:paraId="6C0A307E" w14:textId="77777777" w:rsidR="001C4698" w:rsidRDefault="001C4698" w:rsidP="001C4698">
      <w:pPr>
        <w:textAlignment w:val="baseline"/>
        <w:rPr>
          <w:rFonts w:eastAsia="Times New Roman"/>
          <w:color w:val="0070C0"/>
          <w:lang w:val="en-US" w:eastAsia="es-MX"/>
        </w:rPr>
      </w:pPr>
    </w:p>
    <w:p w14:paraId="5DF34430" w14:textId="77777777" w:rsidR="003352F5" w:rsidRPr="00EC2A42" w:rsidRDefault="004A106E" w:rsidP="00CC31F6">
      <w:pPr>
        <w:pStyle w:val="AnnexNotitle"/>
      </w:pPr>
      <w:r w:rsidRPr="00EC2A42">
        <w:t>A</w:t>
      </w:r>
      <w:r w:rsidR="00701334" w:rsidRPr="00EC2A42">
        <w:t>nnex</w:t>
      </w:r>
      <w:r w:rsidRPr="00EC2A42">
        <w:t xml:space="preserve"> A</w:t>
      </w:r>
      <w:r w:rsidR="00701334" w:rsidRPr="00EC2A42">
        <w:br/>
      </w:r>
      <w:r w:rsidR="003352F5" w:rsidRPr="00EC2A42">
        <w:br/>
        <w:t>&lt;Annex Title&gt;</w:t>
      </w:r>
    </w:p>
    <w:p w14:paraId="588BCD5D" w14:textId="77777777" w:rsidR="004A106E" w:rsidRPr="00EC2A42" w:rsidRDefault="004A106E" w:rsidP="003352F5">
      <w:pPr>
        <w:jc w:val="center"/>
      </w:pPr>
      <w:r w:rsidRPr="00EC2A42">
        <w:t xml:space="preserve">(This </w:t>
      </w:r>
      <w:r w:rsidR="00701334" w:rsidRPr="00EC2A42">
        <w:t>a</w:t>
      </w:r>
      <w:r w:rsidRPr="00EC2A42">
        <w:t>nnex forms an integr</w:t>
      </w:r>
      <w:r w:rsidR="003352F5" w:rsidRPr="00EC2A42">
        <w:t>al part of this Recommendation</w:t>
      </w:r>
      <w:r w:rsidR="005D2541" w:rsidRPr="00EC2A42">
        <w:t>.</w:t>
      </w:r>
      <w:r w:rsidR="003352F5" w:rsidRPr="00EC2A42">
        <w:t>)</w:t>
      </w:r>
    </w:p>
    <w:p w14:paraId="06524028" w14:textId="77777777" w:rsidR="004A106E" w:rsidRPr="00EC2A42" w:rsidRDefault="00701334" w:rsidP="004A106E">
      <w:r w:rsidRPr="00EC2A42">
        <w:t>&lt;Body of a</w:t>
      </w:r>
      <w:r w:rsidR="004A106E" w:rsidRPr="00EC2A42">
        <w:t>nnex A&gt;</w:t>
      </w:r>
    </w:p>
    <w:p w14:paraId="1C73EA11" w14:textId="77777777" w:rsidR="00CC31F6" w:rsidRDefault="00CC31F6" w:rsidP="00CC31F6"/>
    <w:p w14:paraId="25E7561C" w14:textId="77777777" w:rsidR="00CC31F6" w:rsidRPr="00CC31F6" w:rsidRDefault="00CC31F6" w:rsidP="00CC31F6">
      <w:r w:rsidRPr="00CC31F6">
        <w:br w:type="page"/>
      </w:r>
    </w:p>
    <w:p w14:paraId="36DF3209" w14:textId="77777777" w:rsidR="003352F5" w:rsidRPr="00EC2A42" w:rsidRDefault="004A106E" w:rsidP="00CC31F6">
      <w:pPr>
        <w:pStyle w:val="AppendixNotitle"/>
      </w:pPr>
      <w:r w:rsidRPr="00EC2A42">
        <w:lastRenderedPageBreak/>
        <w:t>A</w:t>
      </w:r>
      <w:r w:rsidR="00701334" w:rsidRPr="00EC2A42">
        <w:t>ppendix</w:t>
      </w:r>
      <w:r w:rsidRPr="00EC2A42">
        <w:t xml:space="preserve"> I</w:t>
      </w:r>
      <w:r w:rsidR="00701334" w:rsidRPr="00EC2A42">
        <w:br/>
      </w:r>
      <w:r w:rsidR="003352F5" w:rsidRPr="00EC2A42">
        <w:br/>
        <w:t>&lt;Appendix Title&gt;</w:t>
      </w:r>
    </w:p>
    <w:p w14:paraId="2B8F5026" w14:textId="77777777" w:rsidR="004A106E" w:rsidRPr="00EC2A42" w:rsidRDefault="004A106E" w:rsidP="003352F5">
      <w:pPr>
        <w:jc w:val="center"/>
      </w:pPr>
      <w:r w:rsidRPr="00EC2A42">
        <w:t xml:space="preserve">(This </w:t>
      </w:r>
      <w:r w:rsidR="00701334" w:rsidRPr="00EC2A42">
        <w:t>a</w:t>
      </w:r>
      <w:r w:rsidRPr="00EC2A42">
        <w:t>ppendix does not form an integral part of this Recommendation</w:t>
      </w:r>
      <w:r w:rsidR="005D2541" w:rsidRPr="00EC2A42">
        <w:t>.</w:t>
      </w:r>
      <w:r w:rsidRPr="00EC2A42">
        <w:t>)</w:t>
      </w:r>
      <w:r w:rsidRPr="00EC2A42">
        <w:br/>
      </w:r>
    </w:p>
    <w:p w14:paraId="34028338" w14:textId="77777777" w:rsidR="004A106E" w:rsidRPr="00EC2A42" w:rsidRDefault="00701334" w:rsidP="004A106E">
      <w:r w:rsidRPr="00EC2A42">
        <w:t>&lt;Body of a</w:t>
      </w:r>
      <w:r w:rsidR="004A106E" w:rsidRPr="00EC2A42">
        <w:t>ppendix I&gt;</w:t>
      </w:r>
    </w:p>
    <w:p w14:paraId="5F70C4C6" w14:textId="77777777" w:rsidR="00CC31F6" w:rsidRDefault="00CC31F6" w:rsidP="00CC31F6"/>
    <w:p w14:paraId="0439BA13" w14:textId="77777777" w:rsidR="00CC31F6" w:rsidRPr="00CC31F6" w:rsidRDefault="00CC31F6" w:rsidP="00CC31F6">
      <w:r w:rsidRPr="00CC31F6">
        <w:br w:type="page"/>
      </w:r>
    </w:p>
    <w:p w14:paraId="35A40BB9" w14:textId="77777777" w:rsidR="004A106E" w:rsidRPr="00EC2A42" w:rsidRDefault="004A106E" w:rsidP="00CC31F6">
      <w:pPr>
        <w:pStyle w:val="AppendixNotitle"/>
      </w:pPr>
      <w:r w:rsidRPr="00EC2A42">
        <w:lastRenderedPageBreak/>
        <w:t>Bibliography</w:t>
      </w:r>
    </w:p>
    <w:p w14:paraId="7162811C" w14:textId="77777777" w:rsidR="004A106E" w:rsidRDefault="004A106E" w:rsidP="00C20FB0">
      <w:pPr>
        <w:pStyle w:val="Reftext"/>
      </w:pPr>
      <w:r w:rsidRPr="00EC2A42">
        <w:t>[b-</w:t>
      </w:r>
      <w:r w:rsidR="00F31B0E" w:rsidRPr="00EC2A42">
        <w:t xml:space="preserve">ITU-T </w:t>
      </w:r>
      <w:r w:rsidRPr="00EC2A42">
        <w:t>X.yyy]</w:t>
      </w:r>
      <w:r w:rsidRPr="00EC2A42">
        <w:tab/>
        <w:t xml:space="preserve">Recommendation </w:t>
      </w:r>
      <w:r w:rsidR="005D2541" w:rsidRPr="00EC2A42">
        <w:t xml:space="preserve">ITU-T </w:t>
      </w:r>
      <w:r w:rsidRPr="00EC2A42">
        <w:t>X.yyy (date)</w:t>
      </w:r>
      <w:r w:rsidR="00B774CF" w:rsidRPr="00EC2A42">
        <w:t>,</w:t>
      </w:r>
      <w:r w:rsidRPr="00EC2A42">
        <w:t xml:space="preserve"> </w:t>
      </w:r>
      <w:r w:rsidRPr="00C20FB0">
        <w:rPr>
          <w:i/>
          <w:iCs/>
        </w:rPr>
        <w:t>Title</w:t>
      </w:r>
      <w:r w:rsidR="005C053E">
        <w:t>.</w:t>
      </w:r>
    </w:p>
    <w:p w14:paraId="6B000542" w14:textId="77777777" w:rsidR="0096403C" w:rsidRDefault="0096403C" w:rsidP="0096403C"/>
    <w:p w14:paraId="7AD69901" w14:textId="77777777" w:rsidR="0096403C" w:rsidRDefault="0096403C" w:rsidP="0096403C">
      <w:pPr>
        <w:jc w:val="center"/>
      </w:pPr>
      <w:r>
        <w:t>____________________</w:t>
      </w:r>
    </w:p>
    <w:p w14:paraId="15B8A816" w14:textId="77777777" w:rsidR="0096403C" w:rsidRPr="006E3981" w:rsidRDefault="0096403C" w:rsidP="0096403C"/>
    <w:sectPr w:rsidR="0096403C" w:rsidRPr="006E3981" w:rsidSect="00CC31F6">
      <w:headerReference w:type="default" r:id="rId21"/>
      <w:pgSz w:w="11907" w:h="16840"/>
      <w:pgMar w:top="1134" w:right="1134" w:bottom="1134" w:left="1134" w:header="425"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D937D" w14:textId="77777777" w:rsidR="00125D66" w:rsidRDefault="00125D66">
      <w:r>
        <w:separator/>
      </w:r>
    </w:p>
  </w:endnote>
  <w:endnote w:type="continuationSeparator" w:id="0">
    <w:p w14:paraId="423A23C8" w14:textId="77777777" w:rsidR="00125D66" w:rsidRDefault="00125D66">
      <w:r>
        <w:continuationSeparator/>
      </w:r>
    </w:p>
  </w:endnote>
  <w:endnote w:type="continuationNotice" w:id="1">
    <w:p w14:paraId="5BAA5214" w14:textId="77777777" w:rsidR="00125D66" w:rsidRDefault="00125D6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
    <w:altName w:val="MS Gothic"/>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9789F" w14:textId="77777777" w:rsidR="00125D66" w:rsidRDefault="00125D66">
      <w:r>
        <w:separator/>
      </w:r>
    </w:p>
  </w:footnote>
  <w:footnote w:type="continuationSeparator" w:id="0">
    <w:p w14:paraId="6A204B9F" w14:textId="77777777" w:rsidR="00125D66" w:rsidRDefault="00125D66">
      <w:r>
        <w:continuationSeparator/>
      </w:r>
    </w:p>
  </w:footnote>
  <w:footnote w:type="continuationNotice" w:id="1">
    <w:p w14:paraId="0DCC88D9" w14:textId="77777777" w:rsidR="00125D66" w:rsidRDefault="00125D6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DF8D2" w14:textId="77777777" w:rsidR="00892131" w:rsidRPr="00C42125" w:rsidRDefault="00892131" w:rsidP="00892131">
    <w:pPr>
      <w:pStyle w:val="Header"/>
    </w:pPr>
    <w:r w:rsidRPr="00C42125">
      <w:t xml:space="preserve">- </w:t>
    </w:r>
    <w:r w:rsidRPr="00C42125">
      <w:fldChar w:fldCharType="begin"/>
    </w:r>
    <w:r w:rsidRPr="00C42125">
      <w:instrText xml:space="preserve"> PAGE  \* MERGEFORMAT </w:instrText>
    </w:r>
    <w:r w:rsidRPr="00C42125">
      <w:fldChar w:fldCharType="separate"/>
    </w:r>
    <w:r>
      <w:t>2</w:t>
    </w:r>
    <w:r w:rsidRPr="00C42125">
      <w:fldChar w:fldCharType="end"/>
    </w:r>
    <w:r w:rsidRPr="00C42125">
      <w:t xml:space="preserve"> -</w:t>
    </w:r>
  </w:p>
  <w:p w14:paraId="23AB573C" w14:textId="30E4F55E" w:rsidR="00BB1CF5" w:rsidRPr="00892131" w:rsidRDefault="00892131" w:rsidP="00892131">
    <w:pPr>
      <w:pStyle w:val="Header"/>
    </w:pPr>
    <w:r>
      <w:fldChar w:fldCharType="begin"/>
    </w:r>
    <w:r>
      <w:instrText xml:space="preserve"> STYLEREF  Docnumber  </w:instrText>
    </w:r>
    <w:r>
      <w:fldChar w:fldCharType="separate"/>
    </w:r>
    <w:r w:rsidR="00622701">
      <w:rPr>
        <w:noProof/>
      </w:rPr>
      <w:t>SG12-C0112R1</w:t>
    </w:r>
    <w:r>
      <w:rPr>
        <w:noProof/>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pktJsmy2" int2:invalidationBookmarkName="" int2:hashCode="iDhG48yymgb3lG" int2:id="tZPaFyZ8">
      <int2:state int2:value="Rejected" int2:type="LegacyProofing"/>
    </int2:bookmark>
    <int2:bookmark int2:bookmarkName="_Int_11bYXe9m" int2:invalidationBookmarkName="" int2:hashCode="WXG4ySo6683gQx" int2:id="hYggzPL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32A62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2D8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A78DB8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31009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2E4C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C48C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E0C9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B6A9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4C7D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5A83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23265"/>
    <w:multiLevelType w:val="multilevel"/>
    <w:tmpl w:val="0F8E310C"/>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3131466"/>
    <w:multiLevelType w:val="multilevel"/>
    <w:tmpl w:val="70C21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9D931"/>
    <w:multiLevelType w:val="hybridMultilevel"/>
    <w:tmpl w:val="D3BEE042"/>
    <w:lvl w:ilvl="0" w:tplc="E3EEB06E">
      <w:start w:val="1"/>
      <w:numFmt w:val="bullet"/>
      <w:lvlText w:val="-"/>
      <w:lvlJc w:val="left"/>
      <w:pPr>
        <w:ind w:left="720" w:hanging="360"/>
      </w:pPr>
      <w:rPr>
        <w:rFonts w:ascii="Calibri" w:hAnsi="Calibri" w:hint="default"/>
      </w:rPr>
    </w:lvl>
    <w:lvl w:ilvl="1" w:tplc="ED186C6C">
      <w:start w:val="1"/>
      <w:numFmt w:val="bullet"/>
      <w:lvlText w:val="o"/>
      <w:lvlJc w:val="left"/>
      <w:pPr>
        <w:ind w:left="1440" w:hanging="360"/>
      </w:pPr>
      <w:rPr>
        <w:rFonts w:ascii="Courier New" w:hAnsi="Courier New" w:hint="default"/>
      </w:rPr>
    </w:lvl>
    <w:lvl w:ilvl="2" w:tplc="D4CC2D0C">
      <w:start w:val="1"/>
      <w:numFmt w:val="bullet"/>
      <w:lvlText w:val=""/>
      <w:lvlJc w:val="left"/>
      <w:pPr>
        <w:ind w:left="2160" w:hanging="360"/>
      </w:pPr>
      <w:rPr>
        <w:rFonts w:ascii="Wingdings" w:hAnsi="Wingdings" w:hint="default"/>
      </w:rPr>
    </w:lvl>
    <w:lvl w:ilvl="3" w:tplc="72BACC92">
      <w:start w:val="1"/>
      <w:numFmt w:val="bullet"/>
      <w:lvlText w:val=""/>
      <w:lvlJc w:val="left"/>
      <w:pPr>
        <w:ind w:left="2880" w:hanging="360"/>
      </w:pPr>
      <w:rPr>
        <w:rFonts w:ascii="Symbol" w:hAnsi="Symbol" w:hint="default"/>
      </w:rPr>
    </w:lvl>
    <w:lvl w:ilvl="4" w:tplc="AF54BD60">
      <w:start w:val="1"/>
      <w:numFmt w:val="bullet"/>
      <w:lvlText w:val="o"/>
      <w:lvlJc w:val="left"/>
      <w:pPr>
        <w:ind w:left="3600" w:hanging="360"/>
      </w:pPr>
      <w:rPr>
        <w:rFonts w:ascii="Courier New" w:hAnsi="Courier New" w:hint="default"/>
      </w:rPr>
    </w:lvl>
    <w:lvl w:ilvl="5" w:tplc="BB58BBB2">
      <w:start w:val="1"/>
      <w:numFmt w:val="bullet"/>
      <w:lvlText w:val=""/>
      <w:lvlJc w:val="left"/>
      <w:pPr>
        <w:ind w:left="4320" w:hanging="360"/>
      </w:pPr>
      <w:rPr>
        <w:rFonts w:ascii="Wingdings" w:hAnsi="Wingdings" w:hint="default"/>
      </w:rPr>
    </w:lvl>
    <w:lvl w:ilvl="6" w:tplc="2F204B70">
      <w:start w:val="1"/>
      <w:numFmt w:val="bullet"/>
      <w:lvlText w:val=""/>
      <w:lvlJc w:val="left"/>
      <w:pPr>
        <w:ind w:left="5040" w:hanging="360"/>
      </w:pPr>
      <w:rPr>
        <w:rFonts w:ascii="Symbol" w:hAnsi="Symbol" w:hint="default"/>
      </w:rPr>
    </w:lvl>
    <w:lvl w:ilvl="7" w:tplc="7668E8B4">
      <w:start w:val="1"/>
      <w:numFmt w:val="bullet"/>
      <w:lvlText w:val="o"/>
      <w:lvlJc w:val="left"/>
      <w:pPr>
        <w:ind w:left="5760" w:hanging="360"/>
      </w:pPr>
      <w:rPr>
        <w:rFonts w:ascii="Courier New" w:hAnsi="Courier New" w:hint="default"/>
      </w:rPr>
    </w:lvl>
    <w:lvl w:ilvl="8" w:tplc="F6F48F8A">
      <w:start w:val="1"/>
      <w:numFmt w:val="bullet"/>
      <w:lvlText w:val=""/>
      <w:lvlJc w:val="left"/>
      <w:pPr>
        <w:ind w:left="6480" w:hanging="360"/>
      </w:pPr>
      <w:rPr>
        <w:rFonts w:ascii="Wingdings" w:hAnsi="Wingdings" w:hint="default"/>
      </w:rPr>
    </w:lvl>
  </w:abstractNum>
  <w:abstractNum w:abstractNumId="13" w15:restartNumberingAfterBreak="0">
    <w:nsid w:val="0A6870BA"/>
    <w:multiLevelType w:val="multilevel"/>
    <w:tmpl w:val="A3465906"/>
    <w:lvl w:ilvl="0">
      <w:start w:val="6"/>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BCD3612"/>
    <w:multiLevelType w:val="hybridMultilevel"/>
    <w:tmpl w:val="3980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39FD83"/>
    <w:multiLevelType w:val="hybridMultilevel"/>
    <w:tmpl w:val="14869C26"/>
    <w:lvl w:ilvl="0" w:tplc="FAAC1B28">
      <w:start w:val="1"/>
      <w:numFmt w:val="bullet"/>
      <w:lvlText w:val="-"/>
      <w:lvlJc w:val="left"/>
      <w:pPr>
        <w:ind w:left="720" w:hanging="360"/>
      </w:pPr>
      <w:rPr>
        <w:rFonts w:ascii="Calibri" w:hAnsi="Calibri" w:hint="default"/>
      </w:rPr>
    </w:lvl>
    <w:lvl w:ilvl="1" w:tplc="0EFC363C">
      <w:start w:val="1"/>
      <w:numFmt w:val="bullet"/>
      <w:lvlText w:val="o"/>
      <w:lvlJc w:val="left"/>
      <w:pPr>
        <w:ind w:left="1440" w:hanging="360"/>
      </w:pPr>
      <w:rPr>
        <w:rFonts w:ascii="Courier New" w:hAnsi="Courier New" w:hint="default"/>
      </w:rPr>
    </w:lvl>
    <w:lvl w:ilvl="2" w:tplc="EE8E5F44">
      <w:start w:val="1"/>
      <w:numFmt w:val="bullet"/>
      <w:lvlText w:val=""/>
      <w:lvlJc w:val="left"/>
      <w:pPr>
        <w:ind w:left="2160" w:hanging="360"/>
      </w:pPr>
      <w:rPr>
        <w:rFonts w:ascii="Wingdings" w:hAnsi="Wingdings" w:hint="default"/>
      </w:rPr>
    </w:lvl>
    <w:lvl w:ilvl="3" w:tplc="0F8CD860">
      <w:start w:val="1"/>
      <w:numFmt w:val="bullet"/>
      <w:lvlText w:val=""/>
      <w:lvlJc w:val="left"/>
      <w:pPr>
        <w:ind w:left="2880" w:hanging="360"/>
      </w:pPr>
      <w:rPr>
        <w:rFonts w:ascii="Symbol" w:hAnsi="Symbol" w:hint="default"/>
      </w:rPr>
    </w:lvl>
    <w:lvl w:ilvl="4" w:tplc="693A365E">
      <w:start w:val="1"/>
      <w:numFmt w:val="bullet"/>
      <w:lvlText w:val="o"/>
      <w:lvlJc w:val="left"/>
      <w:pPr>
        <w:ind w:left="3600" w:hanging="360"/>
      </w:pPr>
      <w:rPr>
        <w:rFonts w:ascii="Courier New" w:hAnsi="Courier New" w:hint="default"/>
      </w:rPr>
    </w:lvl>
    <w:lvl w:ilvl="5" w:tplc="160AEF58">
      <w:start w:val="1"/>
      <w:numFmt w:val="bullet"/>
      <w:lvlText w:val=""/>
      <w:lvlJc w:val="left"/>
      <w:pPr>
        <w:ind w:left="4320" w:hanging="360"/>
      </w:pPr>
      <w:rPr>
        <w:rFonts w:ascii="Wingdings" w:hAnsi="Wingdings" w:hint="default"/>
      </w:rPr>
    </w:lvl>
    <w:lvl w:ilvl="6" w:tplc="816C7382">
      <w:start w:val="1"/>
      <w:numFmt w:val="bullet"/>
      <w:lvlText w:val=""/>
      <w:lvlJc w:val="left"/>
      <w:pPr>
        <w:ind w:left="5040" w:hanging="360"/>
      </w:pPr>
      <w:rPr>
        <w:rFonts w:ascii="Symbol" w:hAnsi="Symbol" w:hint="default"/>
      </w:rPr>
    </w:lvl>
    <w:lvl w:ilvl="7" w:tplc="AD3A33E2">
      <w:start w:val="1"/>
      <w:numFmt w:val="bullet"/>
      <w:lvlText w:val="o"/>
      <w:lvlJc w:val="left"/>
      <w:pPr>
        <w:ind w:left="5760" w:hanging="360"/>
      </w:pPr>
      <w:rPr>
        <w:rFonts w:ascii="Courier New" w:hAnsi="Courier New" w:hint="default"/>
      </w:rPr>
    </w:lvl>
    <w:lvl w:ilvl="8" w:tplc="BB7640F2">
      <w:start w:val="1"/>
      <w:numFmt w:val="bullet"/>
      <w:lvlText w:val=""/>
      <w:lvlJc w:val="left"/>
      <w:pPr>
        <w:ind w:left="6480" w:hanging="360"/>
      </w:pPr>
      <w:rPr>
        <w:rFonts w:ascii="Wingdings" w:hAnsi="Wingdings" w:hint="default"/>
      </w:rPr>
    </w:lvl>
  </w:abstractNum>
  <w:abstractNum w:abstractNumId="16" w15:restartNumberingAfterBreak="0">
    <w:nsid w:val="2796A4FB"/>
    <w:multiLevelType w:val="hybridMultilevel"/>
    <w:tmpl w:val="4492FB14"/>
    <w:lvl w:ilvl="0" w:tplc="D1568914">
      <w:start w:val="1"/>
      <w:numFmt w:val="bullet"/>
      <w:lvlText w:val="-"/>
      <w:lvlJc w:val="left"/>
      <w:pPr>
        <w:ind w:left="720" w:hanging="360"/>
      </w:pPr>
      <w:rPr>
        <w:rFonts w:ascii="Calibri" w:hAnsi="Calibri" w:hint="default"/>
      </w:rPr>
    </w:lvl>
    <w:lvl w:ilvl="1" w:tplc="63063606">
      <w:start w:val="1"/>
      <w:numFmt w:val="bullet"/>
      <w:lvlText w:val="o"/>
      <w:lvlJc w:val="left"/>
      <w:pPr>
        <w:ind w:left="1440" w:hanging="360"/>
      </w:pPr>
      <w:rPr>
        <w:rFonts w:ascii="Courier New" w:hAnsi="Courier New" w:hint="default"/>
      </w:rPr>
    </w:lvl>
    <w:lvl w:ilvl="2" w:tplc="08C484AC">
      <w:start w:val="1"/>
      <w:numFmt w:val="bullet"/>
      <w:lvlText w:val=""/>
      <w:lvlJc w:val="left"/>
      <w:pPr>
        <w:ind w:left="2160" w:hanging="360"/>
      </w:pPr>
      <w:rPr>
        <w:rFonts w:ascii="Wingdings" w:hAnsi="Wingdings" w:hint="default"/>
      </w:rPr>
    </w:lvl>
    <w:lvl w:ilvl="3" w:tplc="619883BE">
      <w:start w:val="1"/>
      <w:numFmt w:val="bullet"/>
      <w:lvlText w:val=""/>
      <w:lvlJc w:val="left"/>
      <w:pPr>
        <w:ind w:left="2880" w:hanging="360"/>
      </w:pPr>
      <w:rPr>
        <w:rFonts w:ascii="Symbol" w:hAnsi="Symbol" w:hint="default"/>
      </w:rPr>
    </w:lvl>
    <w:lvl w:ilvl="4" w:tplc="71623E52">
      <w:start w:val="1"/>
      <w:numFmt w:val="bullet"/>
      <w:lvlText w:val="o"/>
      <w:lvlJc w:val="left"/>
      <w:pPr>
        <w:ind w:left="3600" w:hanging="360"/>
      </w:pPr>
      <w:rPr>
        <w:rFonts w:ascii="Courier New" w:hAnsi="Courier New" w:hint="default"/>
      </w:rPr>
    </w:lvl>
    <w:lvl w:ilvl="5" w:tplc="4ED255FA">
      <w:start w:val="1"/>
      <w:numFmt w:val="bullet"/>
      <w:lvlText w:val=""/>
      <w:lvlJc w:val="left"/>
      <w:pPr>
        <w:ind w:left="4320" w:hanging="360"/>
      </w:pPr>
      <w:rPr>
        <w:rFonts w:ascii="Wingdings" w:hAnsi="Wingdings" w:hint="default"/>
      </w:rPr>
    </w:lvl>
    <w:lvl w:ilvl="6" w:tplc="ECC0373C">
      <w:start w:val="1"/>
      <w:numFmt w:val="bullet"/>
      <w:lvlText w:val=""/>
      <w:lvlJc w:val="left"/>
      <w:pPr>
        <w:ind w:left="5040" w:hanging="360"/>
      </w:pPr>
      <w:rPr>
        <w:rFonts w:ascii="Symbol" w:hAnsi="Symbol" w:hint="default"/>
      </w:rPr>
    </w:lvl>
    <w:lvl w:ilvl="7" w:tplc="7AEE830A">
      <w:start w:val="1"/>
      <w:numFmt w:val="bullet"/>
      <w:lvlText w:val="o"/>
      <w:lvlJc w:val="left"/>
      <w:pPr>
        <w:ind w:left="5760" w:hanging="360"/>
      </w:pPr>
      <w:rPr>
        <w:rFonts w:ascii="Courier New" w:hAnsi="Courier New" w:hint="default"/>
      </w:rPr>
    </w:lvl>
    <w:lvl w:ilvl="8" w:tplc="B95C9984">
      <w:start w:val="1"/>
      <w:numFmt w:val="bullet"/>
      <w:lvlText w:val=""/>
      <w:lvlJc w:val="left"/>
      <w:pPr>
        <w:ind w:left="6480" w:hanging="360"/>
      </w:pPr>
      <w:rPr>
        <w:rFonts w:ascii="Wingdings" w:hAnsi="Wingdings" w:hint="default"/>
      </w:rPr>
    </w:lvl>
  </w:abstractNum>
  <w:abstractNum w:abstractNumId="17" w15:restartNumberingAfterBreak="0">
    <w:nsid w:val="31BC2FBD"/>
    <w:multiLevelType w:val="hybridMultilevel"/>
    <w:tmpl w:val="416C1E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336E4C13"/>
    <w:multiLevelType w:val="hybridMultilevel"/>
    <w:tmpl w:val="DA6E366A"/>
    <w:lvl w:ilvl="0" w:tplc="04090001">
      <w:start w:val="1"/>
      <w:numFmt w:val="bullet"/>
      <w:lvlText w:val=""/>
      <w:lvlJc w:val="left"/>
      <w:pPr>
        <w:ind w:left="927" w:hanging="360"/>
      </w:pPr>
      <w:rPr>
        <w:rFonts w:ascii="Symbol" w:hAnsi="Symbol" w:hint="default"/>
      </w:rPr>
    </w:lvl>
    <w:lvl w:ilvl="1" w:tplc="080A0003">
      <w:start w:val="1"/>
      <w:numFmt w:val="bullet"/>
      <w:lvlText w:val="o"/>
      <w:lvlJc w:val="left"/>
      <w:pPr>
        <w:ind w:left="1647" w:hanging="360"/>
      </w:pPr>
      <w:rPr>
        <w:rFonts w:ascii="Courier New" w:hAnsi="Courier New" w:cs="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cs="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cs="Courier New" w:hint="default"/>
      </w:rPr>
    </w:lvl>
    <w:lvl w:ilvl="8" w:tplc="080A0005" w:tentative="1">
      <w:start w:val="1"/>
      <w:numFmt w:val="bullet"/>
      <w:lvlText w:val=""/>
      <w:lvlJc w:val="left"/>
      <w:pPr>
        <w:ind w:left="6687" w:hanging="360"/>
      </w:pPr>
      <w:rPr>
        <w:rFonts w:ascii="Wingdings" w:hAnsi="Wingdings" w:hint="default"/>
      </w:rPr>
    </w:lvl>
  </w:abstractNum>
  <w:abstractNum w:abstractNumId="19" w15:restartNumberingAfterBreak="0">
    <w:nsid w:val="3CE854FE"/>
    <w:multiLevelType w:val="hybridMultilevel"/>
    <w:tmpl w:val="374A8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36C68B3"/>
    <w:multiLevelType w:val="hybridMultilevel"/>
    <w:tmpl w:val="1988EA06"/>
    <w:lvl w:ilvl="0" w:tplc="90BAACB8">
      <w:start w:val="1"/>
      <w:numFmt w:val="bullet"/>
      <w:lvlText w:val="-"/>
      <w:lvlJc w:val="left"/>
      <w:pPr>
        <w:ind w:left="720" w:hanging="360"/>
      </w:pPr>
      <w:rPr>
        <w:rFonts w:ascii="Calibri" w:hAnsi="Calibri" w:hint="default"/>
      </w:rPr>
    </w:lvl>
    <w:lvl w:ilvl="1" w:tplc="B11280C0">
      <w:start w:val="1"/>
      <w:numFmt w:val="bullet"/>
      <w:lvlText w:val="o"/>
      <w:lvlJc w:val="left"/>
      <w:pPr>
        <w:ind w:left="1440" w:hanging="360"/>
      </w:pPr>
      <w:rPr>
        <w:rFonts w:ascii="Courier New" w:hAnsi="Courier New" w:hint="default"/>
      </w:rPr>
    </w:lvl>
    <w:lvl w:ilvl="2" w:tplc="B726C764">
      <w:start w:val="1"/>
      <w:numFmt w:val="bullet"/>
      <w:lvlText w:val=""/>
      <w:lvlJc w:val="left"/>
      <w:pPr>
        <w:ind w:left="2160" w:hanging="360"/>
      </w:pPr>
      <w:rPr>
        <w:rFonts w:ascii="Wingdings" w:hAnsi="Wingdings" w:hint="default"/>
      </w:rPr>
    </w:lvl>
    <w:lvl w:ilvl="3" w:tplc="EA94F80E">
      <w:start w:val="1"/>
      <w:numFmt w:val="bullet"/>
      <w:lvlText w:val=""/>
      <w:lvlJc w:val="left"/>
      <w:pPr>
        <w:ind w:left="2880" w:hanging="360"/>
      </w:pPr>
      <w:rPr>
        <w:rFonts w:ascii="Symbol" w:hAnsi="Symbol" w:hint="default"/>
      </w:rPr>
    </w:lvl>
    <w:lvl w:ilvl="4" w:tplc="DF86B3F0">
      <w:start w:val="1"/>
      <w:numFmt w:val="bullet"/>
      <w:lvlText w:val="o"/>
      <w:lvlJc w:val="left"/>
      <w:pPr>
        <w:ind w:left="3600" w:hanging="360"/>
      </w:pPr>
      <w:rPr>
        <w:rFonts w:ascii="Courier New" w:hAnsi="Courier New" w:hint="default"/>
      </w:rPr>
    </w:lvl>
    <w:lvl w:ilvl="5" w:tplc="ABE61DCC">
      <w:start w:val="1"/>
      <w:numFmt w:val="bullet"/>
      <w:lvlText w:val=""/>
      <w:lvlJc w:val="left"/>
      <w:pPr>
        <w:ind w:left="4320" w:hanging="360"/>
      </w:pPr>
      <w:rPr>
        <w:rFonts w:ascii="Wingdings" w:hAnsi="Wingdings" w:hint="default"/>
      </w:rPr>
    </w:lvl>
    <w:lvl w:ilvl="6" w:tplc="7B58567C">
      <w:start w:val="1"/>
      <w:numFmt w:val="bullet"/>
      <w:lvlText w:val=""/>
      <w:lvlJc w:val="left"/>
      <w:pPr>
        <w:ind w:left="5040" w:hanging="360"/>
      </w:pPr>
      <w:rPr>
        <w:rFonts w:ascii="Symbol" w:hAnsi="Symbol" w:hint="default"/>
      </w:rPr>
    </w:lvl>
    <w:lvl w:ilvl="7" w:tplc="23E434E2">
      <w:start w:val="1"/>
      <w:numFmt w:val="bullet"/>
      <w:lvlText w:val="o"/>
      <w:lvlJc w:val="left"/>
      <w:pPr>
        <w:ind w:left="5760" w:hanging="360"/>
      </w:pPr>
      <w:rPr>
        <w:rFonts w:ascii="Courier New" w:hAnsi="Courier New" w:hint="default"/>
      </w:rPr>
    </w:lvl>
    <w:lvl w:ilvl="8" w:tplc="4EDA8402">
      <w:start w:val="1"/>
      <w:numFmt w:val="bullet"/>
      <w:lvlText w:val=""/>
      <w:lvlJc w:val="left"/>
      <w:pPr>
        <w:ind w:left="6480" w:hanging="360"/>
      </w:pPr>
      <w:rPr>
        <w:rFonts w:ascii="Wingdings" w:hAnsi="Wingdings" w:hint="default"/>
      </w:rPr>
    </w:lvl>
  </w:abstractNum>
  <w:abstractNum w:abstractNumId="21" w15:restartNumberingAfterBreak="0">
    <w:nsid w:val="68CD5FB9"/>
    <w:multiLevelType w:val="hybridMultilevel"/>
    <w:tmpl w:val="B5B2F32A"/>
    <w:lvl w:ilvl="0" w:tplc="FFFFFFFF">
      <w:start w:val="3"/>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A7DDB7"/>
    <w:multiLevelType w:val="hybridMultilevel"/>
    <w:tmpl w:val="162A9D78"/>
    <w:lvl w:ilvl="0" w:tplc="818420C4">
      <w:start w:val="1"/>
      <w:numFmt w:val="bullet"/>
      <w:lvlText w:val="-"/>
      <w:lvlJc w:val="left"/>
      <w:pPr>
        <w:ind w:left="720" w:hanging="360"/>
      </w:pPr>
      <w:rPr>
        <w:rFonts w:ascii="Calibri" w:hAnsi="Calibri" w:hint="default"/>
      </w:rPr>
    </w:lvl>
    <w:lvl w:ilvl="1" w:tplc="7A208452">
      <w:start w:val="1"/>
      <w:numFmt w:val="bullet"/>
      <w:lvlText w:val="o"/>
      <w:lvlJc w:val="left"/>
      <w:pPr>
        <w:ind w:left="1440" w:hanging="360"/>
      </w:pPr>
      <w:rPr>
        <w:rFonts w:ascii="Courier New" w:hAnsi="Courier New" w:hint="default"/>
      </w:rPr>
    </w:lvl>
    <w:lvl w:ilvl="2" w:tplc="BED47CB8">
      <w:start w:val="1"/>
      <w:numFmt w:val="bullet"/>
      <w:lvlText w:val=""/>
      <w:lvlJc w:val="left"/>
      <w:pPr>
        <w:ind w:left="2160" w:hanging="360"/>
      </w:pPr>
      <w:rPr>
        <w:rFonts w:ascii="Wingdings" w:hAnsi="Wingdings" w:hint="default"/>
      </w:rPr>
    </w:lvl>
    <w:lvl w:ilvl="3" w:tplc="01D82B90">
      <w:start w:val="1"/>
      <w:numFmt w:val="bullet"/>
      <w:lvlText w:val=""/>
      <w:lvlJc w:val="left"/>
      <w:pPr>
        <w:ind w:left="2880" w:hanging="360"/>
      </w:pPr>
      <w:rPr>
        <w:rFonts w:ascii="Symbol" w:hAnsi="Symbol" w:hint="default"/>
      </w:rPr>
    </w:lvl>
    <w:lvl w:ilvl="4" w:tplc="7D9AFD7E">
      <w:start w:val="1"/>
      <w:numFmt w:val="bullet"/>
      <w:lvlText w:val="o"/>
      <w:lvlJc w:val="left"/>
      <w:pPr>
        <w:ind w:left="3600" w:hanging="360"/>
      </w:pPr>
      <w:rPr>
        <w:rFonts w:ascii="Courier New" w:hAnsi="Courier New" w:hint="default"/>
      </w:rPr>
    </w:lvl>
    <w:lvl w:ilvl="5" w:tplc="4E72DE90">
      <w:start w:val="1"/>
      <w:numFmt w:val="bullet"/>
      <w:lvlText w:val=""/>
      <w:lvlJc w:val="left"/>
      <w:pPr>
        <w:ind w:left="4320" w:hanging="360"/>
      </w:pPr>
      <w:rPr>
        <w:rFonts w:ascii="Wingdings" w:hAnsi="Wingdings" w:hint="default"/>
      </w:rPr>
    </w:lvl>
    <w:lvl w:ilvl="6" w:tplc="CD025068">
      <w:start w:val="1"/>
      <w:numFmt w:val="bullet"/>
      <w:lvlText w:val=""/>
      <w:lvlJc w:val="left"/>
      <w:pPr>
        <w:ind w:left="5040" w:hanging="360"/>
      </w:pPr>
      <w:rPr>
        <w:rFonts w:ascii="Symbol" w:hAnsi="Symbol" w:hint="default"/>
      </w:rPr>
    </w:lvl>
    <w:lvl w:ilvl="7" w:tplc="F5E866F2">
      <w:start w:val="1"/>
      <w:numFmt w:val="bullet"/>
      <w:lvlText w:val="o"/>
      <w:lvlJc w:val="left"/>
      <w:pPr>
        <w:ind w:left="5760" w:hanging="360"/>
      </w:pPr>
      <w:rPr>
        <w:rFonts w:ascii="Courier New" w:hAnsi="Courier New" w:hint="default"/>
      </w:rPr>
    </w:lvl>
    <w:lvl w:ilvl="8" w:tplc="B0809D64">
      <w:start w:val="1"/>
      <w:numFmt w:val="bullet"/>
      <w:lvlText w:val=""/>
      <w:lvlJc w:val="left"/>
      <w:pPr>
        <w:ind w:left="6480" w:hanging="360"/>
      </w:pPr>
      <w:rPr>
        <w:rFonts w:ascii="Wingdings" w:hAnsi="Wingdings" w:hint="default"/>
      </w:rPr>
    </w:lvl>
  </w:abstractNum>
  <w:abstractNum w:abstractNumId="23" w15:restartNumberingAfterBreak="0">
    <w:nsid w:val="6B9A5A6C"/>
    <w:multiLevelType w:val="hybridMultilevel"/>
    <w:tmpl w:val="A19C6840"/>
    <w:lvl w:ilvl="0" w:tplc="FE66203E">
      <w:start w:val="1"/>
      <w:numFmt w:val="bullet"/>
      <w:lvlText w:val="-"/>
      <w:lvlJc w:val="left"/>
      <w:pPr>
        <w:ind w:left="720" w:hanging="360"/>
      </w:pPr>
      <w:rPr>
        <w:rFonts w:ascii="Calibri" w:hAnsi="Calibri" w:hint="default"/>
      </w:rPr>
    </w:lvl>
    <w:lvl w:ilvl="1" w:tplc="7388BDE4">
      <w:start w:val="1"/>
      <w:numFmt w:val="bullet"/>
      <w:lvlText w:val="o"/>
      <w:lvlJc w:val="left"/>
      <w:pPr>
        <w:ind w:left="1440" w:hanging="360"/>
      </w:pPr>
      <w:rPr>
        <w:rFonts w:ascii="Courier New" w:hAnsi="Courier New" w:hint="default"/>
      </w:rPr>
    </w:lvl>
    <w:lvl w:ilvl="2" w:tplc="665C327C">
      <w:start w:val="1"/>
      <w:numFmt w:val="bullet"/>
      <w:lvlText w:val=""/>
      <w:lvlJc w:val="left"/>
      <w:pPr>
        <w:ind w:left="2160" w:hanging="360"/>
      </w:pPr>
      <w:rPr>
        <w:rFonts w:ascii="Wingdings" w:hAnsi="Wingdings" w:hint="default"/>
      </w:rPr>
    </w:lvl>
    <w:lvl w:ilvl="3" w:tplc="0AB076E6">
      <w:start w:val="1"/>
      <w:numFmt w:val="bullet"/>
      <w:lvlText w:val=""/>
      <w:lvlJc w:val="left"/>
      <w:pPr>
        <w:ind w:left="2880" w:hanging="360"/>
      </w:pPr>
      <w:rPr>
        <w:rFonts w:ascii="Symbol" w:hAnsi="Symbol" w:hint="default"/>
      </w:rPr>
    </w:lvl>
    <w:lvl w:ilvl="4" w:tplc="E250BADE">
      <w:start w:val="1"/>
      <w:numFmt w:val="bullet"/>
      <w:lvlText w:val="o"/>
      <w:lvlJc w:val="left"/>
      <w:pPr>
        <w:ind w:left="3600" w:hanging="360"/>
      </w:pPr>
      <w:rPr>
        <w:rFonts w:ascii="Courier New" w:hAnsi="Courier New" w:hint="default"/>
      </w:rPr>
    </w:lvl>
    <w:lvl w:ilvl="5" w:tplc="8BB40AFE">
      <w:start w:val="1"/>
      <w:numFmt w:val="bullet"/>
      <w:lvlText w:val=""/>
      <w:lvlJc w:val="left"/>
      <w:pPr>
        <w:ind w:left="4320" w:hanging="360"/>
      </w:pPr>
      <w:rPr>
        <w:rFonts w:ascii="Wingdings" w:hAnsi="Wingdings" w:hint="default"/>
      </w:rPr>
    </w:lvl>
    <w:lvl w:ilvl="6" w:tplc="F0AA410A">
      <w:start w:val="1"/>
      <w:numFmt w:val="bullet"/>
      <w:lvlText w:val=""/>
      <w:lvlJc w:val="left"/>
      <w:pPr>
        <w:ind w:left="5040" w:hanging="360"/>
      </w:pPr>
      <w:rPr>
        <w:rFonts w:ascii="Symbol" w:hAnsi="Symbol" w:hint="default"/>
      </w:rPr>
    </w:lvl>
    <w:lvl w:ilvl="7" w:tplc="977262D8">
      <w:start w:val="1"/>
      <w:numFmt w:val="bullet"/>
      <w:lvlText w:val="o"/>
      <w:lvlJc w:val="left"/>
      <w:pPr>
        <w:ind w:left="5760" w:hanging="360"/>
      </w:pPr>
      <w:rPr>
        <w:rFonts w:ascii="Courier New" w:hAnsi="Courier New" w:hint="default"/>
      </w:rPr>
    </w:lvl>
    <w:lvl w:ilvl="8" w:tplc="5EAAFDC0">
      <w:start w:val="1"/>
      <w:numFmt w:val="bullet"/>
      <w:lvlText w:val=""/>
      <w:lvlJc w:val="left"/>
      <w:pPr>
        <w:ind w:left="6480" w:hanging="360"/>
      </w:pPr>
      <w:rPr>
        <w:rFonts w:ascii="Wingdings" w:hAnsi="Wingdings" w:hint="default"/>
      </w:rPr>
    </w:lvl>
  </w:abstractNum>
  <w:abstractNum w:abstractNumId="24" w15:restartNumberingAfterBreak="0">
    <w:nsid w:val="73FD7464"/>
    <w:multiLevelType w:val="hybridMultilevel"/>
    <w:tmpl w:val="63A416F0"/>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3"/>
  </w:num>
  <w:num w:numId="2">
    <w:abstractNumId w:val="12"/>
  </w:num>
  <w:num w:numId="3">
    <w:abstractNumId w:val="15"/>
  </w:num>
  <w:num w:numId="4">
    <w:abstractNumId w:val="22"/>
  </w:num>
  <w:num w:numId="5">
    <w:abstractNumId w:val="20"/>
  </w:num>
  <w:num w:numId="6">
    <w:abstractNumId w:val="16"/>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1"/>
  </w:num>
  <w:num w:numId="18">
    <w:abstractNumId w:val="10"/>
  </w:num>
  <w:num w:numId="19">
    <w:abstractNumId w:val="13"/>
  </w:num>
  <w:num w:numId="20">
    <w:abstractNumId w:val="17"/>
  </w:num>
  <w:num w:numId="21">
    <w:abstractNumId w:val="18"/>
  </w:num>
  <w:num w:numId="22">
    <w:abstractNumId w:val="19"/>
  </w:num>
  <w:num w:numId="23">
    <w:abstractNumId w:val="14"/>
  </w:num>
  <w:num w:numId="24">
    <w:abstractNumId w:val="24"/>
  </w:num>
  <w:num w:numId="25">
    <w:abstractNumId w:val="2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A-India">
    <w15:presenceInfo w15:providerId="None" w15:userId="SIA-Ind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de-DE" w:vendorID="9"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98"/>
    <w:rsid w:val="0000125E"/>
    <w:rsid w:val="00002CCC"/>
    <w:rsid w:val="000032D2"/>
    <w:rsid w:val="0000375C"/>
    <w:rsid w:val="000058EC"/>
    <w:rsid w:val="00007BEC"/>
    <w:rsid w:val="00007CD7"/>
    <w:rsid w:val="00014085"/>
    <w:rsid w:val="00014CA5"/>
    <w:rsid w:val="00016690"/>
    <w:rsid w:val="000169CE"/>
    <w:rsid w:val="00024A5F"/>
    <w:rsid w:val="000279E4"/>
    <w:rsid w:val="00027A85"/>
    <w:rsid w:val="0003209A"/>
    <w:rsid w:val="000322BB"/>
    <w:rsid w:val="00033C1B"/>
    <w:rsid w:val="00037744"/>
    <w:rsid w:val="00041B77"/>
    <w:rsid w:val="00045FC8"/>
    <w:rsid w:val="00047028"/>
    <w:rsid w:val="000474E3"/>
    <w:rsid w:val="00047A4B"/>
    <w:rsid w:val="00047F98"/>
    <w:rsid w:val="00052297"/>
    <w:rsid w:val="00054347"/>
    <w:rsid w:val="00056047"/>
    <w:rsid w:val="00060E17"/>
    <w:rsid w:val="0006415A"/>
    <w:rsid w:val="00064D6A"/>
    <w:rsid w:val="00071014"/>
    <w:rsid w:val="00071178"/>
    <w:rsid w:val="0007500F"/>
    <w:rsid w:val="0008083B"/>
    <w:rsid w:val="00082216"/>
    <w:rsid w:val="00082261"/>
    <w:rsid w:val="00082EF9"/>
    <w:rsid w:val="00086158"/>
    <w:rsid w:val="000869A8"/>
    <w:rsid w:val="00087ED3"/>
    <w:rsid w:val="00093A12"/>
    <w:rsid w:val="00094DBE"/>
    <w:rsid w:val="00095E33"/>
    <w:rsid w:val="0009691D"/>
    <w:rsid w:val="000A0A52"/>
    <w:rsid w:val="000A33AF"/>
    <w:rsid w:val="000B0060"/>
    <w:rsid w:val="000B0BCA"/>
    <w:rsid w:val="000C136B"/>
    <w:rsid w:val="000C4D10"/>
    <w:rsid w:val="000C69AB"/>
    <w:rsid w:val="000C75BF"/>
    <w:rsid w:val="000D0F2A"/>
    <w:rsid w:val="000D2A61"/>
    <w:rsid w:val="000D311B"/>
    <w:rsid w:val="000D47A8"/>
    <w:rsid w:val="000D63D2"/>
    <w:rsid w:val="000D6DBF"/>
    <w:rsid w:val="000E1E37"/>
    <w:rsid w:val="000E4F0D"/>
    <w:rsid w:val="000E6DE8"/>
    <w:rsid w:val="000E7A62"/>
    <w:rsid w:val="000F0B94"/>
    <w:rsid w:val="000F13FE"/>
    <w:rsid w:val="000F356C"/>
    <w:rsid w:val="000F3F84"/>
    <w:rsid w:val="000F66F5"/>
    <w:rsid w:val="00100D6E"/>
    <w:rsid w:val="00101803"/>
    <w:rsid w:val="00103846"/>
    <w:rsid w:val="00104E50"/>
    <w:rsid w:val="001119A2"/>
    <w:rsid w:val="00121A3C"/>
    <w:rsid w:val="0012386B"/>
    <w:rsid w:val="001248AA"/>
    <w:rsid w:val="00125024"/>
    <w:rsid w:val="00125D66"/>
    <w:rsid w:val="0012719A"/>
    <w:rsid w:val="001313FA"/>
    <w:rsid w:val="00131C80"/>
    <w:rsid w:val="00136137"/>
    <w:rsid w:val="00137FAA"/>
    <w:rsid w:val="0014102D"/>
    <w:rsid w:val="00143094"/>
    <w:rsid w:val="00144F99"/>
    <w:rsid w:val="00146965"/>
    <w:rsid w:val="0015046B"/>
    <w:rsid w:val="00151E59"/>
    <w:rsid w:val="001521B3"/>
    <w:rsid w:val="001525F0"/>
    <w:rsid w:val="0015538A"/>
    <w:rsid w:val="001606A9"/>
    <w:rsid w:val="00161B40"/>
    <w:rsid w:val="00161CA0"/>
    <w:rsid w:val="00166E1E"/>
    <w:rsid w:val="001710FA"/>
    <w:rsid w:val="00174C17"/>
    <w:rsid w:val="00174EE3"/>
    <w:rsid w:val="001756F4"/>
    <w:rsid w:val="0017784B"/>
    <w:rsid w:val="00177DED"/>
    <w:rsid w:val="0018385E"/>
    <w:rsid w:val="00191ACB"/>
    <w:rsid w:val="00192FF0"/>
    <w:rsid w:val="00193778"/>
    <w:rsid w:val="00196848"/>
    <w:rsid w:val="00197011"/>
    <w:rsid w:val="00197884"/>
    <w:rsid w:val="001A23CA"/>
    <w:rsid w:val="001A349F"/>
    <w:rsid w:val="001A34A4"/>
    <w:rsid w:val="001A35D2"/>
    <w:rsid w:val="001A39A9"/>
    <w:rsid w:val="001A5366"/>
    <w:rsid w:val="001A7DE6"/>
    <w:rsid w:val="001B2825"/>
    <w:rsid w:val="001B2ABB"/>
    <w:rsid w:val="001B3CD2"/>
    <w:rsid w:val="001B42BA"/>
    <w:rsid w:val="001B4723"/>
    <w:rsid w:val="001B5FCC"/>
    <w:rsid w:val="001B674C"/>
    <w:rsid w:val="001C3612"/>
    <w:rsid w:val="001C4195"/>
    <w:rsid w:val="001C4698"/>
    <w:rsid w:val="001C4B86"/>
    <w:rsid w:val="001C565D"/>
    <w:rsid w:val="001D01BB"/>
    <w:rsid w:val="001D0963"/>
    <w:rsid w:val="001D0B03"/>
    <w:rsid w:val="001D1530"/>
    <w:rsid w:val="001D278A"/>
    <w:rsid w:val="001D39B9"/>
    <w:rsid w:val="001D47E7"/>
    <w:rsid w:val="001D5356"/>
    <w:rsid w:val="001D7CAD"/>
    <w:rsid w:val="001E588D"/>
    <w:rsid w:val="001F288A"/>
    <w:rsid w:val="001F2F21"/>
    <w:rsid w:val="001F57FD"/>
    <w:rsid w:val="00201DAE"/>
    <w:rsid w:val="0020399F"/>
    <w:rsid w:val="002041D0"/>
    <w:rsid w:val="002107FD"/>
    <w:rsid w:val="00210B3A"/>
    <w:rsid w:val="0021136D"/>
    <w:rsid w:val="00214F29"/>
    <w:rsid w:val="00215E7E"/>
    <w:rsid w:val="002160C9"/>
    <w:rsid w:val="00220125"/>
    <w:rsid w:val="00220624"/>
    <w:rsid w:val="00220A64"/>
    <w:rsid w:val="00222122"/>
    <w:rsid w:val="00224FBA"/>
    <w:rsid w:val="00225F90"/>
    <w:rsid w:val="002264DF"/>
    <w:rsid w:val="00227101"/>
    <w:rsid w:val="00231E88"/>
    <w:rsid w:val="002332CF"/>
    <w:rsid w:val="00233B44"/>
    <w:rsid w:val="0023670C"/>
    <w:rsid w:val="0023AA05"/>
    <w:rsid w:val="00245263"/>
    <w:rsid w:val="00247ECA"/>
    <w:rsid w:val="002509FD"/>
    <w:rsid w:val="00251D75"/>
    <w:rsid w:val="00253914"/>
    <w:rsid w:val="00253B4F"/>
    <w:rsid w:val="00254A68"/>
    <w:rsid w:val="00260181"/>
    <w:rsid w:val="00260F7A"/>
    <w:rsid w:val="0026308E"/>
    <w:rsid w:val="00263156"/>
    <w:rsid w:val="002677D4"/>
    <w:rsid w:val="0027049D"/>
    <w:rsid w:val="00271869"/>
    <w:rsid w:val="00272450"/>
    <w:rsid w:val="00274A28"/>
    <w:rsid w:val="00284941"/>
    <w:rsid w:val="00287F39"/>
    <w:rsid w:val="0029083C"/>
    <w:rsid w:val="00292AB3"/>
    <w:rsid w:val="002954CE"/>
    <w:rsid w:val="002A682E"/>
    <w:rsid w:val="002A6CB7"/>
    <w:rsid w:val="002A77D9"/>
    <w:rsid w:val="002B3E66"/>
    <w:rsid w:val="002B6698"/>
    <w:rsid w:val="002B7072"/>
    <w:rsid w:val="002C4362"/>
    <w:rsid w:val="002C4A28"/>
    <w:rsid w:val="002C57C7"/>
    <w:rsid w:val="002C5B6E"/>
    <w:rsid w:val="002D0F6E"/>
    <w:rsid w:val="002D1567"/>
    <w:rsid w:val="002D2860"/>
    <w:rsid w:val="002D6136"/>
    <w:rsid w:val="002D6C15"/>
    <w:rsid w:val="002D7AED"/>
    <w:rsid w:val="002E6227"/>
    <w:rsid w:val="002E777D"/>
    <w:rsid w:val="002F0AA7"/>
    <w:rsid w:val="002F3531"/>
    <w:rsid w:val="002F4FC5"/>
    <w:rsid w:val="002F66BB"/>
    <w:rsid w:val="003025AA"/>
    <w:rsid w:val="003112EC"/>
    <w:rsid w:val="0031351A"/>
    <w:rsid w:val="003158E9"/>
    <w:rsid w:val="003174F3"/>
    <w:rsid w:val="00317E74"/>
    <w:rsid w:val="00322B37"/>
    <w:rsid w:val="00327595"/>
    <w:rsid w:val="003305A0"/>
    <w:rsid w:val="00334838"/>
    <w:rsid w:val="003352F5"/>
    <w:rsid w:val="003361DF"/>
    <w:rsid w:val="003363ED"/>
    <w:rsid w:val="00337196"/>
    <w:rsid w:val="003375BF"/>
    <w:rsid w:val="0033768B"/>
    <w:rsid w:val="0034097E"/>
    <w:rsid w:val="00351E4E"/>
    <w:rsid w:val="00354358"/>
    <w:rsid w:val="00354B46"/>
    <w:rsid w:val="003565F4"/>
    <w:rsid w:val="003642C2"/>
    <w:rsid w:val="00364CEF"/>
    <w:rsid w:val="00371D3C"/>
    <w:rsid w:val="00382F0C"/>
    <w:rsid w:val="00384FB5"/>
    <w:rsid w:val="00385AA7"/>
    <w:rsid w:val="003876DA"/>
    <w:rsid w:val="00390471"/>
    <w:rsid w:val="00392E35"/>
    <w:rsid w:val="00392EC1"/>
    <w:rsid w:val="00394090"/>
    <w:rsid w:val="00394BB7"/>
    <w:rsid w:val="00396844"/>
    <w:rsid w:val="003979CB"/>
    <w:rsid w:val="003A236F"/>
    <w:rsid w:val="003A51BE"/>
    <w:rsid w:val="003B03ED"/>
    <w:rsid w:val="003B26D4"/>
    <w:rsid w:val="003B40D5"/>
    <w:rsid w:val="003B7462"/>
    <w:rsid w:val="003B7767"/>
    <w:rsid w:val="003C088C"/>
    <w:rsid w:val="003C1458"/>
    <w:rsid w:val="003C4C6E"/>
    <w:rsid w:val="003C4F0C"/>
    <w:rsid w:val="003C5422"/>
    <w:rsid w:val="003C5583"/>
    <w:rsid w:val="003C60AC"/>
    <w:rsid w:val="003C6170"/>
    <w:rsid w:val="003D02B1"/>
    <w:rsid w:val="003D1D6A"/>
    <w:rsid w:val="003D60AD"/>
    <w:rsid w:val="003E20A4"/>
    <w:rsid w:val="003F1A2C"/>
    <w:rsid w:val="003F1FB5"/>
    <w:rsid w:val="003F3596"/>
    <w:rsid w:val="003F5487"/>
    <w:rsid w:val="003F5803"/>
    <w:rsid w:val="00400D1E"/>
    <w:rsid w:val="00403501"/>
    <w:rsid w:val="0040446D"/>
    <w:rsid w:val="004054A1"/>
    <w:rsid w:val="004055A9"/>
    <w:rsid w:val="00413C01"/>
    <w:rsid w:val="00416CAC"/>
    <w:rsid w:val="0042054C"/>
    <w:rsid w:val="00420AC8"/>
    <w:rsid w:val="00420AEB"/>
    <w:rsid w:val="00422417"/>
    <w:rsid w:val="00423A05"/>
    <w:rsid w:val="00423A86"/>
    <w:rsid w:val="00423B7F"/>
    <w:rsid w:val="00425F99"/>
    <w:rsid w:val="004268F0"/>
    <w:rsid w:val="0042774C"/>
    <w:rsid w:val="00427B87"/>
    <w:rsid w:val="0043101B"/>
    <w:rsid w:val="00431757"/>
    <w:rsid w:val="004324AE"/>
    <w:rsid w:val="00435342"/>
    <w:rsid w:val="004422FA"/>
    <w:rsid w:val="00443308"/>
    <w:rsid w:val="00443A09"/>
    <w:rsid w:val="00446FE8"/>
    <w:rsid w:val="004562DE"/>
    <w:rsid w:val="00456B08"/>
    <w:rsid w:val="00460177"/>
    <w:rsid w:val="00463604"/>
    <w:rsid w:val="004679B7"/>
    <w:rsid w:val="004739D2"/>
    <w:rsid w:val="00473A0D"/>
    <w:rsid w:val="00475210"/>
    <w:rsid w:val="004755C7"/>
    <w:rsid w:val="00475856"/>
    <w:rsid w:val="00480396"/>
    <w:rsid w:val="00481E59"/>
    <w:rsid w:val="004833C6"/>
    <w:rsid w:val="00483B58"/>
    <w:rsid w:val="00485B36"/>
    <w:rsid w:val="00486317"/>
    <w:rsid w:val="004864CD"/>
    <w:rsid w:val="0049071B"/>
    <w:rsid w:val="00490E44"/>
    <w:rsid w:val="00491D1A"/>
    <w:rsid w:val="00493559"/>
    <w:rsid w:val="004965BA"/>
    <w:rsid w:val="00496983"/>
    <w:rsid w:val="004A106E"/>
    <w:rsid w:val="004A1775"/>
    <w:rsid w:val="004A294A"/>
    <w:rsid w:val="004A3128"/>
    <w:rsid w:val="004A3B1C"/>
    <w:rsid w:val="004A7135"/>
    <w:rsid w:val="004B0DCD"/>
    <w:rsid w:val="004B1971"/>
    <w:rsid w:val="004B41AA"/>
    <w:rsid w:val="004B510F"/>
    <w:rsid w:val="004B6C39"/>
    <w:rsid w:val="004C1866"/>
    <w:rsid w:val="004C4DC1"/>
    <w:rsid w:val="004D37AA"/>
    <w:rsid w:val="004E2ADC"/>
    <w:rsid w:val="004E3B1A"/>
    <w:rsid w:val="004E4CF0"/>
    <w:rsid w:val="004E7533"/>
    <w:rsid w:val="004F0E19"/>
    <w:rsid w:val="004F2649"/>
    <w:rsid w:val="004F7DD1"/>
    <w:rsid w:val="00500ADE"/>
    <w:rsid w:val="00501AAE"/>
    <w:rsid w:val="00501EE9"/>
    <w:rsid w:val="005041F4"/>
    <w:rsid w:val="00510C62"/>
    <w:rsid w:val="00513871"/>
    <w:rsid w:val="00514A83"/>
    <w:rsid w:val="005163E3"/>
    <w:rsid w:val="00516578"/>
    <w:rsid w:val="005204FB"/>
    <w:rsid w:val="0052279A"/>
    <w:rsid w:val="00522CB8"/>
    <w:rsid w:val="0052651F"/>
    <w:rsid w:val="0052755B"/>
    <w:rsid w:val="00532ED5"/>
    <w:rsid w:val="005331A8"/>
    <w:rsid w:val="00534333"/>
    <w:rsid w:val="005363BF"/>
    <w:rsid w:val="005365CE"/>
    <w:rsid w:val="0054076F"/>
    <w:rsid w:val="00540D08"/>
    <w:rsid w:val="005424F6"/>
    <w:rsid w:val="00543316"/>
    <w:rsid w:val="00545CFF"/>
    <w:rsid w:val="0055100C"/>
    <w:rsid w:val="00551AB2"/>
    <w:rsid w:val="005529BA"/>
    <w:rsid w:val="00553499"/>
    <w:rsid w:val="005547C5"/>
    <w:rsid w:val="00554EE7"/>
    <w:rsid w:val="00556333"/>
    <w:rsid w:val="00556B32"/>
    <w:rsid w:val="00556F8A"/>
    <w:rsid w:val="00557AF2"/>
    <w:rsid w:val="005601A6"/>
    <w:rsid w:val="005608E9"/>
    <w:rsid w:val="00560DBC"/>
    <w:rsid w:val="00561C01"/>
    <w:rsid w:val="00571702"/>
    <w:rsid w:val="005731BE"/>
    <w:rsid w:val="00593872"/>
    <w:rsid w:val="00594EBB"/>
    <w:rsid w:val="005A323A"/>
    <w:rsid w:val="005A3B38"/>
    <w:rsid w:val="005A4387"/>
    <w:rsid w:val="005B3116"/>
    <w:rsid w:val="005B37DD"/>
    <w:rsid w:val="005B3C97"/>
    <w:rsid w:val="005B7542"/>
    <w:rsid w:val="005C053E"/>
    <w:rsid w:val="005D01A9"/>
    <w:rsid w:val="005D2541"/>
    <w:rsid w:val="005D5364"/>
    <w:rsid w:val="005D79B5"/>
    <w:rsid w:val="005E11F8"/>
    <w:rsid w:val="005E18F8"/>
    <w:rsid w:val="005E24C9"/>
    <w:rsid w:val="005E3E4D"/>
    <w:rsid w:val="005E3EDD"/>
    <w:rsid w:val="005E4B9A"/>
    <w:rsid w:val="005E64E7"/>
    <w:rsid w:val="005F1C2C"/>
    <w:rsid w:val="005F292D"/>
    <w:rsid w:val="005F2B09"/>
    <w:rsid w:val="005F3AB8"/>
    <w:rsid w:val="005F5E64"/>
    <w:rsid w:val="005F6866"/>
    <w:rsid w:val="00603E92"/>
    <w:rsid w:val="006044D0"/>
    <w:rsid w:val="00607FBC"/>
    <w:rsid w:val="006168EB"/>
    <w:rsid w:val="00617B28"/>
    <w:rsid w:val="006206FA"/>
    <w:rsid w:val="00622701"/>
    <w:rsid w:val="0062524B"/>
    <w:rsid w:val="00625A4F"/>
    <w:rsid w:val="00626903"/>
    <w:rsid w:val="00630AB0"/>
    <w:rsid w:val="00632349"/>
    <w:rsid w:val="00632BE6"/>
    <w:rsid w:val="00633B4B"/>
    <w:rsid w:val="00634FC8"/>
    <w:rsid w:val="00635473"/>
    <w:rsid w:val="00636059"/>
    <w:rsid w:val="0064110C"/>
    <w:rsid w:val="00642D76"/>
    <w:rsid w:val="006442C7"/>
    <w:rsid w:val="00647ED0"/>
    <w:rsid w:val="00650102"/>
    <w:rsid w:val="0065073D"/>
    <w:rsid w:val="00651339"/>
    <w:rsid w:val="00651797"/>
    <w:rsid w:val="00653C1F"/>
    <w:rsid w:val="0065554B"/>
    <w:rsid w:val="00656049"/>
    <w:rsid w:val="006607F2"/>
    <w:rsid w:val="00662C4C"/>
    <w:rsid w:val="0067023D"/>
    <w:rsid w:val="00677744"/>
    <w:rsid w:val="00677BA2"/>
    <w:rsid w:val="00682C6D"/>
    <w:rsid w:val="00683345"/>
    <w:rsid w:val="00686056"/>
    <w:rsid w:val="00687642"/>
    <w:rsid w:val="00687DB6"/>
    <w:rsid w:val="00691BC5"/>
    <w:rsid w:val="0069254B"/>
    <w:rsid w:val="0069454B"/>
    <w:rsid w:val="006A03F0"/>
    <w:rsid w:val="006A0820"/>
    <w:rsid w:val="006A1398"/>
    <w:rsid w:val="006A15E0"/>
    <w:rsid w:val="006B0529"/>
    <w:rsid w:val="006B761E"/>
    <w:rsid w:val="006C163B"/>
    <w:rsid w:val="006C4C27"/>
    <w:rsid w:val="006D060C"/>
    <w:rsid w:val="006D0767"/>
    <w:rsid w:val="006D49DD"/>
    <w:rsid w:val="006D6D42"/>
    <w:rsid w:val="006E01B0"/>
    <w:rsid w:val="006E0C80"/>
    <w:rsid w:val="006E34BF"/>
    <w:rsid w:val="006E3981"/>
    <w:rsid w:val="006E40CE"/>
    <w:rsid w:val="006E685E"/>
    <w:rsid w:val="006F4430"/>
    <w:rsid w:val="00701334"/>
    <w:rsid w:val="007079F0"/>
    <w:rsid w:val="00707EFF"/>
    <w:rsid w:val="007155F1"/>
    <w:rsid w:val="00720BE4"/>
    <w:rsid w:val="00721BE4"/>
    <w:rsid w:val="00732329"/>
    <w:rsid w:val="0074272E"/>
    <w:rsid w:val="007433EF"/>
    <w:rsid w:val="007447C6"/>
    <w:rsid w:val="00752412"/>
    <w:rsid w:val="00752717"/>
    <w:rsid w:val="00755614"/>
    <w:rsid w:val="00756AE3"/>
    <w:rsid w:val="00757871"/>
    <w:rsid w:val="0076200F"/>
    <w:rsid w:val="00766049"/>
    <w:rsid w:val="00771807"/>
    <w:rsid w:val="00771D50"/>
    <w:rsid w:val="00772C35"/>
    <w:rsid w:val="00773BEB"/>
    <w:rsid w:val="007744E2"/>
    <w:rsid w:val="00774644"/>
    <w:rsid w:val="007747A9"/>
    <w:rsid w:val="007763FE"/>
    <w:rsid w:val="00776462"/>
    <w:rsid w:val="00780FA3"/>
    <w:rsid w:val="00781138"/>
    <w:rsid w:val="00781E10"/>
    <w:rsid w:val="007871A2"/>
    <w:rsid w:val="0079676B"/>
    <w:rsid w:val="007973B2"/>
    <w:rsid w:val="007A0BA2"/>
    <w:rsid w:val="007A2C95"/>
    <w:rsid w:val="007A53E9"/>
    <w:rsid w:val="007A6AA7"/>
    <w:rsid w:val="007B1144"/>
    <w:rsid w:val="007B29A3"/>
    <w:rsid w:val="007B2D6E"/>
    <w:rsid w:val="007B4B82"/>
    <w:rsid w:val="007B7E05"/>
    <w:rsid w:val="007C28DA"/>
    <w:rsid w:val="007C307E"/>
    <w:rsid w:val="007C3338"/>
    <w:rsid w:val="007C3C04"/>
    <w:rsid w:val="007C4B2C"/>
    <w:rsid w:val="007C5913"/>
    <w:rsid w:val="007C65BD"/>
    <w:rsid w:val="007D0682"/>
    <w:rsid w:val="007D3038"/>
    <w:rsid w:val="007D70F4"/>
    <w:rsid w:val="007E5418"/>
    <w:rsid w:val="007F2A33"/>
    <w:rsid w:val="007F60F8"/>
    <w:rsid w:val="007F690D"/>
    <w:rsid w:val="007F6B58"/>
    <w:rsid w:val="007F7F52"/>
    <w:rsid w:val="00806E07"/>
    <w:rsid w:val="00811BD6"/>
    <w:rsid w:val="00813EC4"/>
    <w:rsid w:val="00814AD8"/>
    <w:rsid w:val="0081524D"/>
    <w:rsid w:val="0082000D"/>
    <w:rsid w:val="00826372"/>
    <w:rsid w:val="008302D3"/>
    <w:rsid w:val="00841300"/>
    <w:rsid w:val="00842FF2"/>
    <w:rsid w:val="00844EA0"/>
    <w:rsid w:val="0084FFDE"/>
    <w:rsid w:val="008573C3"/>
    <w:rsid w:val="008618A5"/>
    <w:rsid w:val="00872142"/>
    <w:rsid w:val="00872A79"/>
    <w:rsid w:val="00872FF9"/>
    <w:rsid w:val="0087300D"/>
    <w:rsid w:val="00873173"/>
    <w:rsid w:val="00875BC0"/>
    <w:rsid w:val="00881439"/>
    <w:rsid w:val="00883BB8"/>
    <w:rsid w:val="008867E0"/>
    <w:rsid w:val="00892131"/>
    <w:rsid w:val="00892623"/>
    <w:rsid w:val="00892892"/>
    <w:rsid w:val="00893408"/>
    <w:rsid w:val="00896637"/>
    <w:rsid w:val="00896AD0"/>
    <w:rsid w:val="008971CA"/>
    <w:rsid w:val="00897FCB"/>
    <w:rsid w:val="008A1664"/>
    <w:rsid w:val="008A6476"/>
    <w:rsid w:val="008A7D18"/>
    <w:rsid w:val="008B2C4F"/>
    <w:rsid w:val="008B69CB"/>
    <w:rsid w:val="008B76B6"/>
    <w:rsid w:val="008C1165"/>
    <w:rsid w:val="008C2FE2"/>
    <w:rsid w:val="008C473D"/>
    <w:rsid w:val="008C6A9A"/>
    <w:rsid w:val="008D037C"/>
    <w:rsid w:val="008D4C49"/>
    <w:rsid w:val="008D5BB8"/>
    <w:rsid w:val="008D7C53"/>
    <w:rsid w:val="008E0CEB"/>
    <w:rsid w:val="008E31C0"/>
    <w:rsid w:val="008E4178"/>
    <w:rsid w:val="008F000B"/>
    <w:rsid w:val="008F0EA3"/>
    <w:rsid w:val="008F10E9"/>
    <w:rsid w:val="008F26BC"/>
    <w:rsid w:val="0090074C"/>
    <w:rsid w:val="00902B79"/>
    <w:rsid w:val="00904405"/>
    <w:rsid w:val="00905023"/>
    <w:rsid w:val="00906370"/>
    <w:rsid w:val="00912CE3"/>
    <w:rsid w:val="00915A4E"/>
    <w:rsid w:val="00920163"/>
    <w:rsid w:val="00921647"/>
    <w:rsid w:val="0092174F"/>
    <w:rsid w:val="00921B6E"/>
    <w:rsid w:val="009225DD"/>
    <w:rsid w:val="00922F8B"/>
    <w:rsid w:val="009230B3"/>
    <w:rsid w:val="0092328C"/>
    <w:rsid w:val="00924E98"/>
    <w:rsid w:val="00927BDB"/>
    <w:rsid w:val="009323EC"/>
    <w:rsid w:val="00946662"/>
    <w:rsid w:val="00947E22"/>
    <w:rsid w:val="00951254"/>
    <w:rsid w:val="00953F0E"/>
    <w:rsid w:val="00955D17"/>
    <w:rsid w:val="00962824"/>
    <w:rsid w:val="009637AC"/>
    <w:rsid w:val="0096403C"/>
    <w:rsid w:val="00964A66"/>
    <w:rsid w:val="00967B96"/>
    <w:rsid w:val="00970911"/>
    <w:rsid w:val="00970B26"/>
    <w:rsid w:val="0097475F"/>
    <w:rsid w:val="00974A2E"/>
    <w:rsid w:val="009750AE"/>
    <w:rsid w:val="00982F17"/>
    <w:rsid w:val="00984CD2"/>
    <w:rsid w:val="009865F4"/>
    <w:rsid w:val="0099079A"/>
    <w:rsid w:val="009947B5"/>
    <w:rsid w:val="009A0617"/>
    <w:rsid w:val="009B1242"/>
    <w:rsid w:val="009B1AE3"/>
    <w:rsid w:val="009B5780"/>
    <w:rsid w:val="009B6584"/>
    <w:rsid w:val="009C5766"/>
    <w:rsid w:val="009D03A2"/>
    <w:rsid w:val="009D7674"/>
    <w:rsid w:val="009D7954"/>
    <w:rsid w:val="009E2688"/>
    <w:rsid w:val="009E397D"/>
    <w:rsid w:val="009E6FAC"/>
    <w:rsid w:val="009E7E82"/>
    <w:rsid w:val="009F2E41"/>
    <w:rsid w:val="009F695A"/>
    <w:rsid w:val="00A0123C"/>
    <w:rsid w:val="00A01EFF"/>
    <w:rsid w:val="00A029ED"/>
    <w:rsid w:val="00A04916"/>
    <w:rsid w:val="00A0557F"/>
    <w:rsid w:val="00A06D6F"/>
    <w:rsid w:val="00A07169"/>
    <w:rsid w:val="00A20833"/>
    <w:rsid w:val="00A222E7"/>
    <w:rsid w:val="00A23CF5"/>
    <w:rsid w:val="00A253A2"/>
    <w:rsid w:val="00A32E66"/>
    <w:rsid w:val="00A361FD"/>
    <w:rsid w:val="00A424E8"/>
    <w:rsid w:val="00A448A2"/>
    <w:rsid w:val="00A469B9"/>
    <w:rsid w:val="00A47969"/>
    <w:rsid w:val="00A51AC7"/>
    <w:rsid w:val="00A51CA1"/>
    <w:rsid w:val="00A56016"/>
    <w:rsid w:val="00A56F38"/>
    <w:rsid w:val="00A60CCC"/>
    <w:rsid w:val="00A63945"/>
    <w:rsid w:val="00A64031"/>
    <w:rsid w:val="00A66DB7"/>
    <w:rsid w:val="00A67193"/>
    <w:rsid w:val="00A723F0"/>
    <w:rsid w:val="00A75083"/>
    <w:rsid w:val="00A75A6A"/>
    <w:rsid w:val="00A8099D"/>
    <w:rsid w:val="00A818CA"/>
    <w:rsid w:val="00A821FC"/>
    <w:rsid w:val="00A840BB"/>
    <w:rsid w:val="00A848D3"/>
    <w:rsid w:val="00A84963"/>
    <w:rsid w:val="00A851FD"/>
    <w:rsid w:val="00A85511"/>
    <w:rsid w:val="00A917A7"/>
    <w:rsid w:val="00A9245C"/>
    <w:rsid w:val="00A94080"/>
    <w:rsid w:val="00AA0D4E"/>
    <w:rsid w:val="00AA124D"/>
    <w:rsid w:val="00AA41C9"/>
    <w:rsid w:val="00AA57FC"/>
    <w:rsid w:val="00AA7221"/>
    <w:rsid w:val="00AB05C9"/>
    <w:rsid w:val="00AB1238"/>
    <w:rsid w:val="00AB2BB4"/>
    <w:rsid w:val="00AB41F3"/>
    <w:rsid w:val="00AB5BA2"/>
    <w:rsid w:val="00AB6A0D"/>
    <w:rsid w:val="00AC446A"/>
    <w:rsid w:val="00AC4EBB"/>
    <w:rsid w:val="00AD029B"/>
    <w:rsid w:val="00AD0DB7"/>
    <w:rsid w:val="00AD1281"/>
    <w:rsid w:val="00AD17CD"/>
    <w:rsid w:val="00AD5811"/>
    <w:rsid w:val="00AD6A4D"/>
    <w:rsid w:val="00AD74AD"/>
    <w:rsid w:val="00AE338C"/>
    <w:rsid w:val="00AE3B39"/>
    <w:rsid w:val="00AE5566"/>
    <w:rsid w:val="00AE7D04"/>
    <w:rsid w:val="00AF2B8F"/>
    <w:rsid w:val="00AF4D9A"/>
    <w:rsid w:val="00AF6C09"/>
    <w:rsid w:val="00B00983"/>
    <w:rsid w:val="00B03DC1"/>
    <w:rsid w:val="00B0657F"/>
    <w:rsid w:val="00B122C4"/>
    <w:rsid w:val="00B16895"/>
    <w:rsid w:val="00B173BF"/>
    <w:rsid w:val="00B34699"/>
    <w:rsid w:val="00B44E80"/>
    <w:rsid w:val="00B459E6"/>
    <w:rsid w:val="00B52038"/>
    <w:rsid w:val="00B5766A"/>
    <w:rsid w:val="00B62B37"/>
    <w:rsid w:val="00B638E8"/>
    <w:rsid w:val="00B63E72"/>
    <w:rsid w:val="00B706DB"/>
    <w:rsid w:val="00B713FD"/>
    <w:rsid w:val="00B71D8F"/>
    <w:rsid w:val="00B76F8D"/>
    <w:rsid w:val="00B774CF"/>
    <w:rsid w:val="00B77764"/>
    <w:rsid w:val="00B81AC2"/>
    <w:rsid w:val="00B83318"/>
    <w:rsid w:val="00B84195"/>
    <w:rsid w:val="00B84AB2"/>
    <w:rsid w:val="00B856F3"/>
    <w:rsid w:val="00B91C44"/>
    <w:rsid w:val="00B928C6"/>
    <w:rsid w:val="00B9352F"/>
    <w:rsid w:val="00B9539B"/>
    <w:rsid w:val="00B95587"/>
    <w:rsid w:val="00B96B31"/>
    <w:rsid w:val="00BA782F"/>
    <w:rsid w:val="00BA7F36"/>
    <w:rsid w:val="00BB00D5"/>
    <w:rsid w:val="00BB0B86"/>
    <w:rsid w:val="00BB1CF5"/>
    <w:rsid w:val="00BB25D9"/>
    <w:rsid w:val="00BB38CC"/>
    <w:rsid w:val="00BB4845"/>
    <w:rsid w:val="00BB7D50"/>
    <w:rsid w:val="00BB7FE8"/>
    <w:rsid w:val="00BC2BCA"/>
    <w:rsid w:val="00BC3921"/>
    <w:rsid w:val="00BC7AB8"/>
    <w:rsid w:val="00BD4E1A"/>
    <w:rsid w:val="00BD4F42"/>
    <w:rsid w:val="00BD5056"/>
    <w:rsid w:val="00BD51A3"/>
    <w:rsid w:val="00BD6BE2"/>
    <w:rsid w:val="00BD6FCC"/>
    <w:rsid w:val="00BD7B3A"/>
    <w:rsid w:val="00BE264B"/>
    <w:rsid w:val="00BE6969"/>
    <w:rsid w:val="00BE6F0A"/>
    <w:rsid w:val="00BF292E"/>
    <w:rsid w:val="00BF6474"/>
    <w:rsid w:val="00C0073C"/>
    <w:rsid w:val="00C020B3"/>
    <w:rsid w:val="00C05A54"/>
    <w:rsid w:val="00C07667"/>
    <w:rsid w:val="00C1105E"/>
    <w:rsid w:val="00C11DA4"/>
    <w:rsid w:val="00C120E5"/>
    <w:rsid w:val="00C14249"/>
    <w:rsid w:val="00C162B9"/>
    <w:rsid w:val="00C167A8"/>
    <w:rsid w:val="00C200D6"/>
    <w:rsid w:val="00C20FB0"/>
    <w:rsid w:val="00C2152A"/>
    <w:rsid w:val="00C22254"/>
    <w:rsid w:val="00C256F4"/>
    <w:rsid w:val="00C25974"/>
    <w:rsid w:val="00C25D54"/>
    <w:rsid w:val="00C2637B"/>
    <w:rsid w:val="00C35935"/>
    <w:rsid w:val="00C436B9"/>
    <w:rsid w:val="00C43F73"/>
    <w:rsid w:val="00C476EA"/>
    <w:rsid w:val="00C55DBE"/>
    <w:rsid w:val="00C56A8E"/>
    <w:rsid w:val="00C6282A"/>
    <w:rsid w:val="00C64CEA"/>
    <w:rsid w:val="00C721B6"/>
    <w:rsid w:val="00C73DBD"/>
    <w:rsid w:val="00C74F86"/>
    <w:rsid w:val="00C802FE"/>
    <w:rsid w:val="00C815DF"/>
    <w:rsid w:val="00C85BF3"/>
    <w:rsid w:val="00C85E50"/>
    <w:rsid w:val="00C96981"/>
    <w:rsid w:val="00CA19FE"/>
    <w:rsid w:val="00CB139E"/>
    <w:rsid w:val="00CC1985"/>
    <w:rsid w:val="00CC31F6"/>
    <w:rsid w:val="00CC484E"/>
    <w:rsid w:val="00CD3092"/>
    <w:rsid w:val="00CD5B99"/>
    <w:rsid w:val="00CD6B73"/>
    <w:rsid w:val="00CE074C"/>
    <w:rsid w:val="00CE139A"/>
    <w:rsid w:val="00CE2365"/>
    <w:rsid w:val="00CE4CBA"/>
    <w:rsid w:val="00CE5A7C"/>
    <w:rsid w:val="00CF07A6"/>
    <w:rsid w:val="00CF627B"/>
    <w:rsid w:val="00CF7A5C"/>
    <w:rsid w:val="00D01819"/>
    <w:rsid w:val="00D02056"/>
    <w:rsid w:val="00D020DE"/>
    <w:rsid w:val="00D02B5E"/>
    <w:rsid w:val="00D02BE3"/>
    <w:rsid w:val="00D109B9"/>
    <w:rsid w:val="00D11CF4"/>
    <w:rsid w:val="00D12ACF"/>
    <w:rsid w:val="00D1340B"/>
    <w:rsid w:val="00D13724"/>
    <w:rsid w:val="00D14DC9"/>
    <w:rsid w:val="00D17403"/>
    <w:rsid w:val="00D247F6"/>
    <w:rsid w:val="00D3047F"/>
    <w:rsid w:val="00D31F65"/>
    <w:rsid w:val="00D32584"/>
    <w:rsid w:val="00D327D0"/>
    <w:rsid w:val="00D328C6"/>
    <w:rsid w:val="00D34A2A"/>
    <w:rsid w:val="00D34AB7"/>
    <w:rsid w:val="00D369A4"/>
    <w:rsid w:val="00D41676"/>
    <w:rsid w:val="00D46B32"/>
    <w:rsid w:val="00D53170"/>
    <w:rsid w:val="00D54C8A"/>
    <w:rsid w:val="00D61A86"/>
    <w:rsid w:val="00D6439E"/>
    <w:rsid w:val="00D66D3C"/>
    <w:rsid w:val="00D67314"/>
    <w:rsid w:val="00D6786D"/>
    <w:rsid w:val="00D74208"/>
    <w:rsid w:val="00D75442"/>
    <w:rsid w:val="00D760F2"/>
    <w:rsid w:val="00D82D0D"/>
    <w:rsid w:val="00D83233"/>
    <w:rsid w:val="00D8367E"/>
    <w:rsid w:val="00D85049"/>
    <w:rsid w:val="00D879B0"/>
    <w:rsid w:val="00D902A8"/>
    <w:rsid w:val="00D94C95"/>
    <w:rsid w:val="00D96FFA"/>
    <w:rsid w:val="00DA12E5"/>
    <w:rsid w:val="00DA210C"/>
    <w:rsid w:val="00DA4407"/>
    <w:rsid w:val="00DA6DB7"/>
    <w:rsid w:val="00DA72CA"/>
    <w:rsid w:val="00DB4FCA"/>
    <w:rsid w:val="00DC50D1"/>
    <w:rsid w:val="00DD2102"/>
    <w:rsid w:val="00DD2BFB"/>
    <w:rsid w:val="00DE0377"/>
    <w:rsid w:val="00DE222E"/>
    <w:rsid w:val="00DE23AC"/>
    <w:rsid w:val="00DE382F"/>
    <w:rsid w:val="00DE6968"/>
    <w:rsid w:val="00DF0E32"/>
    <w:rsid w:val="00DF0FD5"/>
    <w:rsid w:val="00DF50CD"/>
    <w:rsid w:val="00E02150"/>
    <w:rsid w:val="00E035DA"/>
    <w:rsid w:val="00E04726"/>
    <w:rsid w:val="00E07DC0"/>
    <w:rsid w:val="00E11296"/>
    <w:rsid w:val="00E132A3"/>
    <w:rsid w:val="00E159A1"/>
    <w:rsid w:val="00E17F7D"/>
    <w:rsid w:val="00E20164"/>
    <w:rsid w:val="00E23CF8"/>
    <w:rsid w:val="00E25432"/>
    <w:rsid w:val="00E30403"/>
    <w:rsid w:val="00E31CB1"/>
    <w:rsid w:val="00E34965"/>
    <w:rsid w:val="00E41B61"/>
    <w:rsid w:val="00E43E48"/>
    <w:rsid w:val="00E441B3"/>
    <w:rsid w:val="00E51B79"/>
    <w:rsid w:val="00E53F03"/>
    <w:rsid w:val="00E601B7"/>
    <w:rsid w:val="00E60206"/>
    <w:rsid w:val="00E60A7B"/>
    <w:rsid w:val="00E61159"/>
    <w:rsid w:val="00E635BD"/>
    <w:rsid w:val="00E63BCE"/>
    <w:rsid w:val="00E65620"/>
    <w:rsid w:val="00E67FAE"/>
    <w:rsid w:val="00E70D81"/>
    <w:rsid w:val="00E74522"/>
    <w:rsid w:val="00E80498"/>
    <w:rsid w:val="00E814B4"/>
    <w:rsid w:val="00E81FAD"/>
    <w:rsid w:val="00E87421"/>
    <w:rsid w:val="00E915A2"/>
    <w:rsid w:val="00E9172A"/>
    <w:rsid w:val="00E91E19"/>
    <w:rsid w:val="00E92684"/>
    <w:rsid w:val="00EA3B3E"/>
    <w:rsid w:val="00EA44F4"/>
    <w:rsid w:val="00EA5546"/>
    <w:rsid w:val="00EA6826"/>
    <w:rsid w:val="00EA6F93"/>
    <w:rsid w:val="00EB2229"/>
    <w:rsid w:val="00EC084B"/>
    <w:rsid w:val="00EC2A42"/>
    <w:rsid w:val="00EC478A"/>
    <w:rsid w:val="00EC4D65"/>
    <w:rsid w:val="00EC6339"/>
    <w:rsid w:val="00EC7DF7"/>
    <w:rsid w:val="00ED3DDC"/>
    <w:rsid w:val="00ED40F8"/>
    <w:rsid w:val="00ED6C96"/>
    <w:rsid w:val="00ED7D00"/>
    <w:rsid w:val="00EE1D9D"/>
    <w:rsid w:val="00EE2548"/>
    <w:rsid w:val="00EE3CA1"/>
    <w:rsid w:val="00EE5359"/>
    <w:rsid w:val="00EE6B16"/>
    <w:rsid w:val="00EE6C77"/>
    <w:rsid w:val="00EE6DB4"/>
    <w:rsid w:val="00EE7D06"/>
    <w:rsid w:val="00EF10E7"/>
    <w:rsid w:val="00EF25FD"/>
    <w:rsid w:val="00F01B33"/>
    <w:rsid w:val="00F02554"/>
    <w:rsid w:val="00F02EBE"/>
    <w:rsid w:val="00F05F98"/>
    <w:rsid w:val="00F10DDD"/>
    <w:rsid w:val="00F124A4"/>
    <w:rsid w:val="00F15870"/>
    <w:rsid w:val="00F16880"/>
    <w:rsid w:val="00F1788C"/>
    <w:rsid w:val="00F20612"/>
    <w:rsid w:val="00F22429"/>
    <w:rsid w:val="00F2298A"/>
    <w:rsid w:val="00F237D7"/>
    <w:rsid w:val="00F26E88"/>
    <w:rsid w:val="00F26F65"/>
    <w:rsid w:val="00F31278"/>
    <w:rsid w:val="00F31A04"/>
    <w:rsid w:val="00F31B0E"/>
    <w:rsid w:val="00F34A5D"/>
    <w:rsid w:val="00F35AEB"/>
    <w:rsid w:val="00F35B49"/>
    <w:rsid w:val="00F35ECE"/>
    <w:rsid w:val="00F44DC2"/>
    <w:rsid w:val="00F4504C"/>
    <w:rsid w:val="00F456E9"/>
    <w:rsid w:val="00F46C8E"/>
    <w:rsid w:val="00F47A7A"/>
    <w:rsid w:val="00F529E1"/>
    <w:rsid w:val="00F53A5D"/>
    <w:rsid w:val="00F54378"/>
    <w:rsid w:val="00F57C6C"/>
    <w:rsid w:val="00F60A3A"/>
    <w:rsid w:val="00F63FC9"/>
    <w:rsid w:val="00F67F47"/>
    <w:rsid w:val="00F7022F"/>
    <w:rsid w:val="00F739A1"/>
    <w:rsid w:val="00F73A12"/>
    <w:rsid w:val="00F73F8D"/>
    <w:rsid w:val="00F74275"/>
    <w:rsid w:val="00F7443D"/>
    <w:rsid w:val="00F74CEB"/>
    <w:rsid w:val="00F76C65"/>
    <w:rsid w:val="00F8022B"/>
    <w:rsid w:val="00F80F85"/>
    <w:rsid w:val="00F841B0"/>
    <w:rsid w:val="00F84892"/>
    <w:rsid w:val="00F850B3"/>
    <w:rsid w:val="00F86989"/>
    <w:rsid w:val="00F86A14"/>
    <w:rsid w:val="00F908E2"/>
    <w:rsid w:val="00F90D21"/>
    <w:rsid w:val="00F91467"/>
    <w:rsid w:val="00F91967"/>
    <w:rsid w:val="00F9204F"/>
    <w:rsid w:val="00F93B23"/>
    <w:rsid w:val="00F9551A"/>
    <w:rsid w:val="00F966DA"/>
    <w:rsid w:val="00F970A6"/>
    <w:rsid w:val="00FA2BB1"/>
    <w:rsid w:val="00FA3D59"/>
    <w:rsid w:val="00FA63A7"/>
    <w:rsid w:val="00FB6233"/>
    <w:rsid w:val="00FB6283"/>
    <w:rsid w:val="00FB6416"/>
    <w:rsid w:val="00FB6CE2"/>
    <w:rsid w:val="00FB6DF3"/>
    <w:rsid w:val="00FB77CB"/>
    <w:rsid w:val="00FC5A17"/>
    <w:rsid w:val="00FC6A33"/>
    <w:rsid w:val="00FC7375"/>
    <w:rsid w:val="00FD0B35"/>
    <w:rsid w:val="00FD2B5D"/>
    <w:rsid w:val="00FE02DC"/>
    <w:rsid w:val="00FE0AA2"/>
    <w:rsid w:val="00FE1206"/>
    <w:rsid w:val="00FE4F5B"/>
    <w:rsid w:val="00FE6E38"/>
    <w:rsid w:val="00FF0020"/>
    <w:rsid w:val="00FF151E"/>
    <w:rsid w:val="00FF29F2"/>
    <w:rsid w:val="0133368A"/>
    <w:rsid w:val="02CFE68D"/>
    <w:rsid w:val="0327A9DC"/>
    <w:rsid w:val="032B70C0"/>
    <w:rsid w:val="0331AF1F"/>
    <w:rsid w:val="0420EEB0"/>
    <w:rsid w:val="047CC3C0"/>
    <w:rsid w:val="0567A829"/>
    <w:rsid w:val="058F3132"/>
    <w:rsid w:val="05BE8821"/>
    <w:rsid w:val="06D60A4B"/>
    <w:rsid w:val="07AD853C"/>
    <w:rsid w:val="07AF6EE9"/>
    <w:rsid w:val="087F4129"/>
    <w:rsid w:val="08E48DE6"/>
    <w:rsid w:val="093A7EBD"/>
    <w:rsid w:val="09443026"/>
    <w:rsid w:val="0ADADFA9"/>
    <w:rsid w:val="0AEC0544"/>
    <w:rsid w:val="0AF4D9E9"/>
    <w:rsid w:val="0B5B7B25"/>
    <w:rsid w:val="0C498001"/>
    <w:rsid w:val="0D5EE249"/>
    <w:rsid w:val="0E23A606"/>
    <w:rsid w:val="0E2B200C"/>
    <w:rsid w:val="0FD735B8"/>
    <w:rsid w:val="0FFB5B87"/>
    <w:rsid w:val="1032010C"/>
    <w:rsid w:val="1049932F"/>
    <w:rsid w:val="1103B123"/>
    <w:rsid w:val="11497577"/>
    <w:rsid w:val="130C7FE5"/>
    <w:rsid w:val="131D6A6A"/>
    <w:rsid w:val="144E6C8C"/>
    <w:rsid w:val="153206D0"/>
    <w:rsid w:val="163412A2"/>
    <w:rsid w:val="1641AA17"/>
    <w:rsid w:val="16E3EE82"/>
    <w:rsid w:val="16E40D96"/>
    <w:rsid w:val="173291E0"/>
    <w:rsid w:val="173A82AD"/>
    <w:rsid w:val="1776C1AE"/>
    <w:rsid w:val="18302450"/>
    <w:rsid w:val="187FDDF7"/>
    <w:rsid w:val="18C3A132"/>
    <w:rsid w:val="18EA5A7E"/>
    <w:rsid w:val="196F91D1"/>
    <w:rsid w:val="1AD91471"/>
    <w:rsid w:val="1AF51BAD"/>
    <w:rsid w:val="1BB1C495"/>
    <w:rsid w:val="1BDCC3A4"/>
    <w:rsid w:val="1CCF49CF"/>
    <w:rsid w:val="1E0465F7"/>
    <w:rsid w:val="1F7084D2"/>
    <w:rsid w:val="2012C14B"/>
    <w:rsid w:val="20455833"/>
    <w:rsid w:val="20B7AECD"/>
    <w:rsid w:val="20CE2EFF"/>
    <w:rsid w:val="20DCB319"/>
    <w:rsid w:val="21793062"/>
    <w:rsid w:val="22257C8D"/>
    <w:rsid w:val="22DA97B3"/>
    <w:rsid w:val="23405413"/>
    <w:rsid w:val="2454EA48"/>
    <w:rsid w:val="24766814"/>
    <w:rsid w:val="255F613B"/>
    <w:rsid w:val="259233D8"/>
    <w:rsid w:val="266133BA"/>
    <w:rsid w:val="26C31D38"/>
    <w:rsid w:val="290963E1"/>
    <w:rsid w:val="2924E836"/>
    <w:rsid w:val="29521943"/>
    <w:rsid w:val="2A46D9D6"/>
    <w:rsid w:val="2A57170D"/>
    <w:rsid w:val="2B1FDAF1"/>
    <w:rsid w:val="2B4B49C2"/>
    <w:rsid w:val="2B80DCDA"/>
    <w:rsid w:val="2BD9BF11"/>
    <w:rsid w:val="2C871AB2"/>
    <w:rsid w:val="2CBFDA4C"/>
    <w:rsid w:val="2D58D727"/>
    <w:rsid w:val="2DEA4511"/>
    <w:rsid w:val="2ECC1053"/>
    <w:rsid w:val="2F055B16"/>
    <w:rsid w:val="2F5BB515"/>
    <w:rsid w:val="2F5BD7ED"/>
    <w:rsid w:val="2F8EB787"/>
    <w:rsid w:val="3028BDB4"/>
    <w:rsid w:val="305CFED1"/>
    <w:rsid w:val="30F175FE"/>
    <w:rsid w:val="31A17F1F"/>
    <w:rsid w:val="31CE2FF7"/>
    <w:rsid w:val="3253F9C4"/>
    <w:rsid w:val="3271907E"/>
    <w:rsid w:val="32939850"/>
    <w:rsid w:val="34228D75"/>
    <w:rsid w:val="3504DFEF"/>
    <w:rsid w:val="35B0B1CD"/>
    <w:rsid w:val="36193E86"/>
    <w:rsid w:val="367F1E2A"/>
    <w:rsid w:val="378779ED"/>
    <w:rsid w:val="37958842"/>
    <w:rsid w:val="37B0D2A6"/>
    <w:rsid w:val="37B4B435"/>
    <w:rsid w:val="381034AB"/>
    <w:rsid w:val="38929F5C"/>
    <w:rsid w:val="39B77BD5"/>
    <w:rsid w:val="3A6DC6CF"/>
    <w:rsid w:val="3A906D05"/>
    <w:rsid w:val="3B04415A"/>
    <w:rsid w:val="3B5ED06E"/>
    <w:rsid w:val="3B8A9AE5"/>
    <w:rsid w:val="3C2E03B9"/>
    <w:rsid w:val="3E4108E7"/>
    <w:rsid w:val="3E7D67D9"/>
    <w:rsid w:val="3EEEEC10"/>
    <w:rsid w:val="3F84FFF1"/>
    <w:rsid w:val="3FDCD948"/>
    <w:rsid w:val="40AECE27"/>
    <w:rsid w:val="4201AEAC"/>
    <w:rsid w:val="43573D42"/>
    <w:rsid w:val="436C9BA7"/>
    <w:rsid w:val="43841437"/>
    <w:rsid w:val="43E9B9E9"/>
    <w:rsid w:val="44784C74"/>
    <w:rsid w:val="44D64387"/>
    <w:rsid w:val="4592ADEA"/>
    <w:rsid w:val="4611D591"/>
    <w:rsid w:val="46EEB76B"/>
    <w:rsid w:val="474C3D85"/>
    <w:rsid w:val="483453A1"/>
    <w:rsid w:val="4835C001"/>
    <w:rsid w:val="497E8254"/>
    <w:rsid w:val="4A26582D"/>
    <w:rsid w:val="4A7CB0B2"/>
    <w:rsid w:val="4BCC0E52"/>
    <w:rsid w:val="4C7135F8"/>
    <w:rsid w:val="4D315471"/>
    <w:rsid w:val="4D54C830"/>
    <w:rsid w:val="4D9D7FAC"/>
    <w:rsid w:val="4DA49ACF"/>
    <w:rsid w:val="4DEA03CB"/>
    <w:rsid w:val="5031F652"/>
    <w:rsid w:val="5069C342"/>
    <w:rsid w:val="5145DADD"/>
    <w:rsid w:val="52404BDA"/>
    <w:rsid w:val="527BBD5E"/>
    <w:rsid w:val="5392233D"/>
    <w:rsid w:val="540B3133"/>
    <w:rsid w:val="5464D211"/>
    <w:rsid w:val="54D9551B"/>
    <w:rsid w:val="552DBFB1"/>
    <w:rsid w:val="55DD67BD"/>
    <w:rsid w:val="568F37CE"/>
    <w:rsid w:val="56C10E39"/>
    <w:rsid w:val="57375FD8"/>
    <w:rsid w:val="574598F2"/>
    <w:rsid w:val="57AEA900"/>
    <w:rsid w:val="5805FC7D"/>
    <w:rsid w:val="58266311"/>
    <w:rsid w:val="58653BCE"/>
    <w:rsid w:val="587E539F"/>
    <w:rsid w:val="59BA0040"/>
    <w:rsid w:val="5A80599A"/>
    <w:rsid w:val="5AB2E736"/>
    <w:rsid w:val="5BF5A6B7"/>
    <w:rsid w:val="5D1A00F7"/>
    <w:rsid w:val="5D27FD34"/>
    <w:rsid w:val="5D2D43A4"/>
    <w:rsid w:val="5D494A46"/>
    <w:rsid w:val="5E86A96C"/>
    <w:rsid w:val="5E93A3A6"/>
    <w:rsid w:val="5E9A82EC"/>
    <w:rsid w:val="5F3A4A43"/>
    <w:rsid w:val="5F4B3116"/>
    <w:rsid w:val="5F72DA1F"/>
    <w:rsid w:val="5FB7853E"/>
    <w:rsid w:val="5FBE0FF0"/>
    <w:rsid w:val="5FD00D9E"/>
    <w:rsid w:val="602F7407"/>
    <w:rsid w:val="60CCC121"/>
    <w:rsid w:val="6106F13E"/>
    <w:rsid w:val="61314303"/>
    <w:rsid w:val="62C65663"/>
    <w:rsid w:val="62EF2600"/>
    <w:rsid w:val="633E2872"/>
    <w:rsid w:val="63AADCC8"/>
    <w:rsid w:val="647F5D92"/>
    <w:rsid w:val="64B3F0DC"/>
    <w:rsid w:val="668C6C74"/>
    <w:rsid w:val="66B164F5"/>
    <w:rsid w:val="67208F9E"/>
    <w:rsid w:val="675AEA7C"/>
    <w:rsid w:val="692E48DF"/>
    <w:rsid w:val="6A5A8D47"/>
    <w:rsid w:val="6A7ADB31"/>
    <w:rsid w:val="6C542C82"/>
    <w:rsid w:val="6CB760A2"/>
    <w:rsid w:val="6D76ACA4"/>
    <w:rsid w:val="6DE45499"/>
    <w:rsid w:val="6E0DEA9D"/>
    <w:rsid w:val="6E66F585"/>
    <w:rsid w:val="6EA6E5E5"/>
    <w:rsid w:val="6EC6B6E4"/>
    <w:rsid w:val="6F4018BA"/>
    <w:rsid w:val="7000AB7A"/>
    <w:rsid w:val="7002C5E6"/>
    <w:rsid w:val="71203267"/>
    <w:rsid w:val="7247AA58"/>
    <w:rsid w:val="732FC839"/>
    <w:rsid w:val="7372DD02"/>
    <w:rsid w:val="74016F8D"/>
    <w:rsid w:val="75AA516D"/>
    <w:rsid w:val="788FC852"/>
    <w:rsid w:val="78C20469"/>
    <w:rsid w:val="79BE73DA"/>
    <w:rsid w:val="7A4B503D"/>
    <w:rsid w:val="7A58F25E"/>
    <w:rsid w:val="7B4B4BA7"/>
    <w:rsid w:val="7B5A24B6"/>
    <w:rsid w:val="7BEC960E"/>
    <w:rsid w:val="7C6D4BA1"/>
    <w:rsid w:val="7CA347F6"/>
    <w:rsid w:val="7E9F3E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13377"/>
  <w15:docId w15:val="{54D3E5B1-5108-45FF-BAB1-9F27C3D1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C31F6"/>
    <w:pPr>
      <w:spacing w:before="120"/>
    </w:pPr>
    <w:rPr>
      <w:rFonts w:eastAsiaTheme="minorEastAsia"/>
      <w:sz w:val="24"/>
      <w:szCs w:val="24"/>
      <w:lang w:val="en-GB" w:eastAsia="ja-JP"/>
    </w:rPr>
  </w:style>
  <w:style w:type="paragraph" w:styleId="Heading1">
    <w:name w:val="heading 1"/>
    <w:basedOn w:val="Normal"/>
    <w:next w:val="Normal"/>
    <w:pPr>
      <w:keepNext/>
      <w:keepLines/>
      <w:spacing w:before="360"/>
      <w:ind w:left="794" w:hanging="794"/>
      <w:outlineLvl w:val="0"/>
    </w:pPr>
    <w:rPr>
      <w:b/>
    </w:rPr>
  </w:style>
  <w:style w:type="paragraph" w:styleId="Heading2">
    <w:name w:val="heading 2"/>
    <w:basedOn w:val="Heading1"/>
    <w:next w:val="Normal"/>
    <w:pPr>
      <w:spacing w:before="240"/>
      <w:outlineLvl w:val="1"/>
    </w:pPr>
  </w:style>
  <w:style w:type="paragraph" w:styleId="Heading3">
    <w:name w:val="heading 3"/>
    <w:basedOn w:val="Heading1"/>
    <w:next w:val="Normal"/>
    <w:pPr>
      <w:spacing w:before="160"/>
      <w:outlineLvl w:val="2"/>
    </w:pPr>
  </w:style>
  <w:style w:type="paragraph" w:styleId="Heading4">
    <w:name w:val="heading 4"/>
    <w:basedOn w:val="Heading3"/>
    <w:next w:val="Normal"/>
    <w:qFormat/>
    <w:pPr>
      <w:tabs>
        <w:tab w:val="left" w:pos="1021"/>
      </w:tabs>
      <w:ind w:left="1021" w:hanging="1021"/>
      <w:outlineLvl w:val="3"/>
    </w:pPr>
  </w:style>
  <w:style w:type="paragraph" w:styleId="Heading5">
    <w:name w:val="heading 5"/>
    <w:basedOn w:val="Heading4"/>
    <w:next w:val="Normal"/>
    <w:qFormat/>
    <w:pPr>
      <w:outlineLvl w:val="4"/>
    </w:pPr>
  </w:style>
  <w:style w:type="paragraph" w:styleId="Heading6">
    <w:name w:val="heading 6"/>
    <w:basedOn w:val="Heading4"/>
    <w:next w:val="Normal"/>
    <w:pPr>
      <w:tabs>
        <w:tab w:val="clear" w:pos="1021"/>
      </w:tabs>
      <w:ind w:left="1588" w:hanging="1588"/>
      <w:outlineLvl w:val="5"/>
    </w:pPr>
  </w:style>
  <w:style w:type="paragraph" w:styleId="Heading7">
    <w:name w:val="heading 7"/>
    <w:basedOn w:val="Heading6"/>
    <w:next w:val="Normal"/>
    <w:pPr>
      <w:outlineLvl w:val="6"/>
    </w:pPr>
  </w:style>
  <w:style w:type="paragraph" w:styleId="Heading8">
    <w:name w:val="heading 8"/>
    <w:basedOn w:val="Heading6"/>
    <w:next w:val="Normal"/>
    <w:pPr>
      <w:outlineLvl w:val="7"/>
    </w:pPr>
  </w:style>
  <w:style w:type="paragraph" w:styleId="Heading9">
    <w:name w:val="heading 9"/>
    <w:basedOn w:val="Heading6"/>
    <w:next w:val="Normal"/>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CC31F6"/>
    <w:pPr>
      <w:keepNext/>
      <w:keepLines/>
      <w:tabs>
        <w:tab w:val="left" w:pos="794"/>
        <w:tab w:val="left" w:pos="1191"/>
        <w:tab w:val="left" w:pos="1588"/>
        <w:tab w:val="left" w:pos="1985"/>
      </w:tabs>
      <w:spacing w:before="480"/>
      <w:jc w:val="center"/>
    </w:pPr>
    <w:rPr>
      <w:b/>
      <w:sz w:val="28"/>
    </w:rPr>
  </w:style>
  <w:style w:type="paragraph" w:customStyle="1" w:styleId="Docnumber">
    <w:name w:val="Docnumber"/>
    <w:basedOn w:val="Normal"/>
    <w:link w:val="DocnumberChar"/>
    <w:rsid w:val="00E17F7D"/>
    <w:pPr>
      <w:tabs>
        <w:tab w:val="left" w:pos="794"/>
        <w:tab w:val="left" w:pos="1191"/>
        <w:tab w:val="left" w:pos="1588"/>
        <w:tab w:val="left" w:pos="1985"/>
      </w:tabs>
      <w:jc w:val="right"/>
    </w:pPr>
    <w:rPr>
      <w:rFonts w:eastAsia="SimSun"/>
      <w:b/>
      <w:sz w:val="32"/>
    </w:rPr>
  </w:style>
  <w:style w:type="character" w:customStyle="1" w:styleId="DocnumberChar">
    <w:name w:val="Docnumber Char"/>
    <w:link w:val="Docnumber"/>
    <w:rsid w:val="00E17F7D"/>
    <w:rPr>
      <w:rFonts w:eastAsia="SimSun"/>
      <w:b/>
      <w:sz w:val="32"/>
      <w:szCs w:val="24"/>
      <w:lang w:val="en-GB" w:eastAsia="ja-JP"/>
    </w:rPr>
  </w:style>
  <w:style w:type="paragraph" w:customStyle="1" w:styleId="AppendixNotitle">
    <w:name w:val="Appendix_No &amp; title"/>
    <w:basedOn w:val="AnnexNotitle"/>
    <w:next w:val="Normal"/>
    <w:rsid w:val="00CC31F6"/>
  </w:style>
  <w:style w:type="paragraph" w:customStyle="1" w:styleId="Normalbeforetable">
    <w:name w:val="Normal before table"/>
    <w:basedOn w:val="Normal"/>
    <w:rsid w:val="00CC31F6"/>
    <w:pPr>
      <w:keepNext/>
      <w:spacing w:after="120"/>
    </w:pPr>
    <w:rPr>
      <w:rFonts w:eastAsia="????"/>
      <w:lang w:eastAsia="en-US"/>
    </w:rPr>
  </w:style>
  <w:style w:type="paragraph" w:customStyle="1" w:styleId="NormalITU">
    <w:name w:val="Normal_ITU"/>
    <w:basedOn w:val="Normal"/>
    <w:rsid w:val="00E17F7D"/>
    <w:rPr>
      <w:rFonts w:eastAsia="SimSun" w:cs="Arial"/>
      <w:lang w:val="en-US"/>
    </w:rPr>
  </w:style>
  <w:style w:type="character" w:customStyle="1" w:styleId="ReftextArial9pt">
    <w:name w:val="Ref_text Arial 9 pt"/>
    <w:rsid w:val="00CC31F6"/>
    <w:rPr>
      <w:rFonts w:ascii="Arial" w:hAnsi="Arial" w:cs="Arial"/>
      <w:sz w:val="18"/>
      <w:szCs w:val="18"/>
    </w:rPr>
  </w:style>
  <w:style w:type="paragraph" w:styleId="TableofFigures">
    <w:name w:val="table of figures"/>
    <w:basedOn w:val="Normal"/>
    <w:next w:val="Normal"/>
    <w:uiPriority w:val="99"/>
    <w:rsid w:val="00CC31F6"/>
    <w:pPr>
      <w:tabs>
        <w:tab w:val="right" w:leader="dot" w:pos="9639"/>
      </w:tabs>
    </w:pPr>
    <w:rPr>
      <w:rFonts w:eastAsia="MS Mincho"/>
    </w:rPr>
  </w:style>
  <w:style w:type="paragraph" w:customStyle="1" w:styleId="FigureNoTitle">
    <w:name w:val="Figure_NoTitle"/>
    <w:basedOn w:val="Normal"/>
    <w:next w:val="Normalaftertitle"/>
    <w:rsid w:val="00E17F7D"/>
    <w:pPr>
      <w:keepLines/>
      <w:tabs>
        <w:tab w:val="left" w:pos="794"/>
        <w:tab w:val="left" w:pos="1191"/>
        <w:tab w:val="left" w:pos="1588"/>
        <w:tab w:val="left" w:pos="1985"/>
      </w:tabs>
      <w:spacing w:before="240" w:after="120"/>
      <w:jc w:val="center"/>
    </w:pPr>
    <w:rPr>
      <w:b/>
    </w:rPr>
  </w:style>
  <w:style w:type="paragraph" w:customStyle="1" w:styleId="Normalaftertitle">
    <w:name w:val="Normal_after_title"/>
    <w:basedOn w:val="Normal"/>
    <w:next w:val="Normal"/>
    <w:pPr>
      <w:spacing w:before="360"/>
    </w:pPr>
  </w:style>
  <w:style w:type="paragraph" w:customStyle="1" w:styleId="ASN1">
    <w:name w:val="ASN.1"/>
    <w:basedOn w:val="Normal"/>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TableNoTitle">
    <w:name w:val="Table_NoTitle"/>
    <w:basedOn w:val="Normal"/>
    <w:next w:val="Tablehead"/>
    <w:rsid w:val="00E17F7D"/>
    <w:pPr>
      <w:keepNext/>
      <w:keepLines/>
      <w:tabs>
        <w:tab w:val="left" w:pos="794"/>
        <w:tab w:val="left" w:pos="1191"/>
        <w:tab w:val="left" w:pos="1588"/>
        <w:tab w:val="left" w:pos="1985"/>
      </w:tabs>
      <w:spacing w:before="360" w:after="120"/>
      <w:jc w:val="center"/>
    </w:pPr>
    <w:rPr>
      <w:b/>
    </w:rPr>
  </w:style>
  <w:style w:type="paragraph" w:customStyle="1" w:styleId="Tablehead">
    <w:name w:val="Table_head"/>
    <w:basedOn w:val="Normal"/>
    <w:next w:val="Normal"/>
    <w:rsid w:val="00CC31F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enter" w:pos="4820"/>
        <w:tab w:val="right" w:pos="9639"/>
      </w:tabs>
    </w:pPr>
  </w:style>
  <w:style w:type="paragraph" w:customStyle="1" w:styleId="Equationlegend">
    <w:name w:val="Equation_legend"/>
    <w:basedOn w:val="Normal"/>
    <w:pPr>
      <w:tabs>
        <w:tab w:val="right" w:pos="1814"/>
      </w:tabs>
      <w:spacing w:before="80"/>
      <w:ind w:left="1985" w:hanging="1985"/>
    </w:pPr>
  </w:style>
  <w:style w:type="paragraph" w:customStyle="1" w:styleId="Figure">
    <w:name w:val="Figur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legend">
    <w:name w:val="Figure_legend"/>
    <w:basedOn w:val="Normal"/>
    <w:pPr>
      <w:keepNext/>
      <w:keepLines/>
      <w:spacing w:before="20" w:after="20"/>
    </w:pPr>
    <w:rPr>
      <w:sz w:val="18"/>
    </w:rPr>
  </w:style>
  <w:style w:type="paragraph" w:styleId="Footer">
    <w:name w:val="footer"/>
    <w:basedOn w:val="Normal"/>
    <w:pPr>
      <w:tabs>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spacing w:before="40"/>
    </w:pPr>
    <w:rPr>
      <w:caps w:val="0"/>
      <w:noProof w:val="0"/>
    </w:rPr>
  </w:style>
  <w:style w:type="character" w:styleId="FootnoteReference">
    <w:name w:val="footnote reference"/>
    <w:semiHidden/>
    <w:rPr>
      <w:position w:val="6"/>
      <w:sz w:val="18"/>
    </w:rPr>
  </w:style>
  <w:style w:type="paragraph" w:customStyle="1" w:styleId="Note">
    <w:name w:val="Note"/>
    <w:basedOn w:val="Normal"/>
    <w:rsid w:val="00CC31F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te"/>
    <w:semiHidden/>
    <w:pPr>
      <w:keepLines/>
      <w:tabs>
        <w:tab w:val="left" w:pos="255"/>
      </w:tabs>
      <w:ind w:left="255" w:hanging="255"/>
    </w:pPr>
  </w:style>
  <w:style w:type="paragraph" w:customStyle="1" w:styleId="Formal">
    <w:name w:val="Formal"/>
    <w:basedOn w:val="Normal"/>
    <w:rsid w:val="00CC31F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styleId="Header">
    <w:name w:val="header"/>
    <w:basedOn w:val="Normal"/>
    <w:link w:val="HeaderChar"/>
    <w:rsid w:val="00CC31F6"/>
    <w:pPr>
      <w:overflowPunct w:val="0"/>
      <w:autoSpaceDE w:val="0"/>
      <w:autoSpaceDN w:val="0"/>
      <w:adjustRightInd w:val="0"/>
      <w:spacing w:before="0"/>
      <w:jc w:val="center"/>
      <w:textAlignment w:val="baseline"/>
    </w:pPr>
    <w:rPr>
      <w:rFonts w:eastAsia="Times New Roman"/>
      <w:sz w:val="18"/>
      <w:szCs w:val="20"/>
      <w:lang w:eastAsia="en-US"/>
    </w:rPr>
  </w:style>
  <w:style w:type="paragraph" w:customStyle="1" w:styleId="Headingb">
    <w:name w:val="Heading_b"/>
    <w:basedOn w:val="Normal"/>
    <w:next w:val="Normal"/>
    <w:qFormat/>
    <w:rsid w:val="00CC31F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CC31F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RecNo">
    <w:name w:val="Rec_No"/>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CC31F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legend">
    <w:name w:val="Table_legend"/>
    <w:basedOn w:val="Normal"/>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link w:val="TabletextChar"/>
    <w:qFormat/>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Title1">
    <w:name w:val="Title 1"/>
    <w:basedOn w:val="Normal"/>
    <w:next w:val="Normal"/>
    <w:rsid w:val="00E17F7D"/>
    <w:pPr>
      <w:tabs>
        <w:tab w:val="left" w:pos="567"/>
        <w:tab w:val="left" w:pos="1134"/>
        <w:tab w:val="left" w:pos="1701"/>
        <w:tab w:val="left" w:pos="2268"/>
        <w:tab w:val="left" w:pos="2835"/>
      </w:tabs>
      <w:spacing w:before="240"/>
      <w:jc w:val="center"/>
    </w:pPr>
    <w:rPr>
      <w:caps/>
      <w:sz w:val="28"/>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sid w:val="00CC31F6"/>
    <w:pPr>
      <w:overflowPunct w:val="0"/>
      <w:autoSpaceDE w:val="0"/>
      <w:autoSpaceDN w:val="0"/>
      <w:adjustRightInd w:val="0"/>
      <w:textAlignment w:val="baseline"/>
    </w:pPr>
    <w:rPr>
      <w:rFonts w:eastAsia="Times New Roman"/>
      <w:b/>
      <w:szCs w:val="20"/>
      <w:lang w:eastAsia="en-US"/>
    </w:rPr>
  </w:style>
  <w:style w:type="paragraph" w:customStyle="1" w:styleId="toc0">
    <w:name w:val="toc 0"/>
    <w:basedOn w:val="Normal"/>
    <w:next w:val="TOC1"/>
    <w:pPr>
      <w:tabs>
        <w:tab w:val="right" w:pos="9639"/>
      </w:tabs>
    </w:pPr>
    <w:rPr>
      <w:b/>
    </w:rPr>
  </w:style>
  <w:style w:type="paragraph" w:styleId="TOC1">
    <w:name w:val="toc 1"/>
    <w:basedOn w:val="Normal"/>
    <w:uiPriority w:val="39"/>
    <w:rsid w:val="00CC31F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CC31F6"/>
    <w:pPr>
      <w:tabs>
        <w:tab w:val="clear" w:pos="964"/>
      </w:tabs>
      <w:spacing w:before="80"/>
      <w:ind w:left="1531" w:hanging="851"/>
    </w:pPr>
  </w:style>
  <w:style w:type="paragraph" w:styleId="TOC3">
    <w:name w:val="toc 3"/>
    <w:basedOn w:val="TOC2"/>
    <w:rsid w:val="00CC31F6"/>
    <w:pPr>
      <w:ind w:left="2269"/>
    </w:pPr>
  </w:style>
  <w:style w:type="character" w:styleId="Hyperlink">
    <w:name w:val="Hyperlink"/>
    <w:basedOn w:val="DefaultParagraphFont"/>
    <w:rsid w:val="00CC31F6"/>
    <w:rPr>
      <w:color w:val="0000FF"/>
      <w:u w:val="single"/>
    </w:rPr>
  </w:style>
  <w:style w:type="paragraph" w:styleId="Revision">
    <w:name w:val="Revision"/>
    <w:hidden/>
    <w:uiPriority w:val="99"/>
    <w:semiHidden/>
    <w:rsid w:val="00DE222E"/>
    <w:rPr>
      <w:sz w:val="24"/>
      <w:lang w:val="en-GB" w:eastAsia="en-US"/>
    </w:rPr>
  </w:style>
  <w:style w:type="character" w:styleId="CommentReference">
    <w:name w:val="annotation reference"/>
    <w:basedOn w:val="DefaultParagraphFont"/>
    <w:uiPriority w:val="99"/>
    <w:rsid w:val="00DD2102"/>
    <w:rPr>
      <w:sz w:val="16"/>
      <w:szCs w:val="16"/>
    </w:rPr>
  </w:style>
  <w:style w:type="paragraph" w:styleId="CommentText">
    <w:name w:val="annotation text"/>
    <w:basedOn w:val="Normal"/>
    <w:link w:val="CommentTextChar"/>
    <w:uiPriority w:val="99"/>
    <w:rsid w:val="00DD2102"/>
    <w:rPr>
      <w:sz w:val="20"/>
    </w:rPr>
  </w:style>
  <w:style w:type="character" w:customStyle="1" w:styleId="CommentTextChar">
    <w:name w:val="Comment Text Char"/>
    <w:basedOn w:val="DefaultParagraphFont"/>
    <w:link w:val="CommentText"/>
    <w:uiPriority w:val="99"/>
    <w:rsid w:val="00DD2102"/>
    <w:rPr>
      <w:lang w:val="en-GB" w:eastAsia="en-US"/>
    </w:rPr>
  </w:style>
  <w:style w:type="paragraph" w:styleId="CommentSubject">
    <w:name w:val="annotation subject"/>
    <w:basedOn w:val="CommentText"/>
    <w:next w:val="CommentText"/>
    <w:link w:val="CommentSubjectChar"/>
    <w:semiHidden/>
    <w:unhideWhenUsed/>
    <w:rsid w:val="00DD2102"/>
    <w:rPr>
      <w:b/>
      <w:bCs/>
    </w:rPr>
  </w:style>
  <w:style w:type="character" w:customStyle="1" w:styleId="CommentSubjectChar">
    <w:name w:val="Comment Subject Char"/>
    <w:basedOn w:val="CommentTextChar"/>
    <w:link w:val="CommentSubject"/>
    <w:semiHidden/>
    <w:rsid w:val="00DD2102"/>
    <w:rPr>
      <w:b/>
      <w:bCs/>
      <w:lang w:val="en-GB" w:eastAsia="en-US"/>
    </w:rPr>
  </w:style>
  <w:style w:type="character" w:customStyle="1" w:styleId="Mencionar1">
    <w:name w:val="Mencionar1"/>
    <w:basedOn w:val="DefaultParagraphFont"/>
    <w:uiPriority w:val="99"/>
    <w:unhideWhenUsed/>
    <w:rsid w:val="00DD2102"/>
    <w:rPr>
      <w:color w:val="2B579A"/>
      <w:shd w:val="clear" w:color="auto" w:fill="E1DFDD"/>
    </w:rPr>
  </w:style>
  <w:style w:type="paragraph" w:customStyle="1" w:styleId="VenueDate">
    <w:name w:val="VenueDate"/>
    <w:basedOn w:val="Normal"/>
    <w:rsid w:val="00BE6F0A"/>
    <w:pPr>
      <w:jc w:val="right"/>
    </w:pPr>
  </w:style>
  <w:style w:type="paragraph" w:customStyle="1" w:styleId="CorrectionSeparatorBegin">
    <w:name w:val="Correction Separator Begin"/>
    <w:basedOn w:val="Normal"/>
    <w:rsid w:val="00CC31F6"/>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CC31F6"/>
    <w:pPr>
      <w:pBdr>
        <w:top w:val="single" w:sz="12" w:space="1" w:color="auto"/>
      </w:pBdr>
      <w:spacing w:before="240" w:after="240"/>
      <w:ind w:left="1440" w:right="1440"/>
      <w:jc w:val="center"/>
    </w:pPr>
    <w:rPr>
      <w:b/>
      <w:i/>
      <w:sz w:val="20"/>
      <w:lang w:val="en-US"/>
    </w:rPr>
  </w:style>
  <w:style w:type="paragraph" w:customStyle="1" w:styleId="FigureNotitle0">
    <w:name w:val="Figure_No &amp; title"/>
    <w:basedOn w:val="Normal"/>
    <w:next w:val="Normal"/>
    <w:qFormat/>
    <w:rsid w:val="00CC31F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Headingib">
    <w:name w:val="Heading_ib"/>
    <w:basedOn w:val="Headingi"/>
    <w:next w:val="Normal"/>
    <w:qFormat/>
    <w:rsid w:val="00CC31F6"/>
    <w:rPr>
      <w:b/>
      <w:bCs/>
    </w:rPr>
  </w:style>
  <w:style w:type="paragraph" w:customStyle="1" w:styleId="TableNotitle0">
    <w:name w:val="Table_No &amp; title"/>
    <w:basedOn w:val="Normal"/>
    <w:next w:val="Normal"/>
    <w:qFormat/>
    <w:rsid w:val="00CC31F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character" w:customStyle="1" w:styleId="HeaderChar">
    <w:name w:val="Header Char"/>
    <w:basedOn w:val="DefaultParagraphFont"/>
    <w:link w:val="Header"/>
    <w:rsid w:val="00CC31F6"/>
    <w:rPr>
      <w:sz w:val="18"/>
      <w:lang w:val="en-GB" w:eastAsia="en-US"/>
    </w:rPr>
  </w:style>
  <w:style w:type="paragraph" w:styleId="Caption">
    <w:name w:val="caption"/>
    <w:basedOn w:val="Normal"/>
    <w:next w:val="Normal"/>
    <w:semiHidden/>
    <w:unhideWhenUsed/>
    <w:rsid w:val="00CC31F6"/>
    <w:pPr>
      <w:spacing w:before="0" w:after="200"/>
    </w:pPr>
    <w:rPr>
      <w:i/>
      <w:iCs/>
      <w:color w:val="44546A" w:themeColor="text2"/>
      <w:sz w:val="18"/>
      <w:szCs w:val="18"/>
    </w:rPr>
  </w:style>
  <w:style w:type="paragraph" w:styleId="BalloonText">
    <w:name w:val="Balloon Text"/>
    <w:basedOn w:val="Normal"/>
    <w:link w:val="BalloonTextChar"/>
    <w:semiHidden/>
    <w:unhideWhenUsed/>
    <w:rsid w:val="00CC31F6"/>
    <w:pPr>
      <w:spacing w:before="0"/>
    </w:pPr>
    <w:rPr>
      <w:rFonts w:ascii="Segoe UI" w:hAnsi="Segoe UI" w:cs="Segoe UI"/>
      <w:sz w:val="18"/>
      <w:szCs w:val="18"/>
    </w:rPr>
  </w:style>
  <w:style w:type="character" w:customStyle="1" w:styleId="BalloonTextChar">
    <w:name w:val="Balloon Text Char"/>
    <w:basedOn w:val="DefaultParagraphFont"/>
    <w:link w:val="BalloonText"/>
    <w:semiHidden/>
    <w:rsid w:val="00CC31F6"/>
    <w:rPr>
      <w:rFonts w:ascii="Segoe UI" w:eastAsiaTheme="minorEastAsia" w:hAnsi="Segoe UI" w:cs="Segoe UI"/>
      <w:sz w:val="18"/>
      <w:szCs w:val="18"/>
      <w:lang w:val="en-GB" w:eastAsia="ja-JP"/>
    </w:rPr>
  </w:style>
  <w:style w:type="paragraph" w:styleId="Bibliography">
    <w:name w:val="Bibliography"/>
    <w:basedOn w:val="Normal"/>
    <w:next w:val="Normal"/>
    <w:uiPriority w:val="37"/>
    <w:semiHidden/>
    <w:unhideWhenUsed/>
    <w:rsid w:val="00CC31F6"/>
  </w:style>
  <w:style w:type="paragraph" w:styleId="BlockText">
    <w:name w:val="Block Text"/>
    <w:basedOn w:val="Normal"/>
    <w:rsid w:val="00CC31F6"/>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rsid w:val="00CC31F6"/>
    <w:pPr>
      <w:spacing w:after="120"/>
    </w:pPr>
  </w:style>
  <w:style w:type="character" w:customStyle="1" w:styleId="BodyTextChar">
    <w:name w:val="Body Text Char"/>
    <w:basedOn w:val="DefaultParagraphFont"/>
    <w:link w:val="BodyText"/>
    <w:rsid w:val="00CC31F6"/>
    <w:rPr>
      <w:rFonts w:eastAsiaTheme="minorEastAsia"/>
      <w:sz w:val="24"/>
      <w:szCs w:val="24"/>
      <w:lang w:val="en-GB" w:eastAsia="ja-JP"/>
    </w:rPr>
  </w:style>
  <w:style w:type="paragraph" w:styleId="BodyText2">
    <w:name w:val="Body Text 2"/>
    <w:basedOn w:val="Normal"/>
    <w:link w:val="BodyText2Char"/>
    <w:rsid w:val="00CC31F6"/>
    <w:pPr>
      <w:spacing w:after="120" w:line="480" w:lineRule="auto"/>
    </w:pPr>
  </w:style>
  <w:style w:type="character" w:customStyle="1" w:styleId="BodyText2Char">
    <w:name w:val="Body Text 2 Char"/>
    <w:basedOn w:val="DefaultParagraphFont"/>
    <w:link w:val="BodyText2"/>
    <w:rsid w:val="00CC31F6"/>
    <w:rPr>
      <w:rFonts w:eastAsiaTheme="minorEastAsia"/>
      <w:sz w:val="24"/>
      <w:szCs w:val="24"/>
      <w:lang w:val="en-GB" w:eastAsia="ja-JP"/>
    </w:rPr>
  </w:style>
  <w:style w:type="paragraph" w:styleId="BodyText3">
    <w:name w:val="Body Text 3"/>
    <w:basedOn w:val="Normal"/>
    <w:link w:val="BodyText3Char"/>
    <w:rsid w:val="00CC31F6"/>
    <w:pPr>
      <w:spacing w:after="120"/>
    </w:pPr>
    <w:rPr>
      <w:sz w:val="16"/>
      <w:szCs w:val="16"/>
    </w:rPr>
  </w:style>
  <w:style w:type="character" w:customStyle="1" w:styleId="BodyText3Char">
    <w:name w:val="Body Text 3 Char"/>
    <w:basedOn w:val="DefaultParagraphFont"/>
    <w:link w:val="BodyText3"/>
    <w:rsid w:val="00CC31F6"/>
    <w:rPr>
      <w:rFonts w:eastAsiaTheme="minorEastAsia"/>
      <w:sz w:val="16"/>
      <w:szCs w:val="16"/>
      <w:lang w:val="en-GB" w:eastAsia="ja-JP"/>
    </w:rPr>
  </w:style>
  <w:style w:type="paragraph" w:styleId="BodyTextFirstIndent">
    <w:name w:val="Body Text First Indent"/>
    <w:basedOn w:val="BodyText"/>
    <w:link w:val="BodyTextFirstIndentChar"/>
    <w:rsid w:val="00CC31F6"/>
    <w:pPr>
      <w:spacing w:after="0"/>
      <w:ind w:firstLine="360"/>
    </w:pPr>
  </w:style>
  <w:style w:type="character" w:customStyle="1" w:styleId="BodyTextFirstIndentChar">
    <w:name w:val="Body Text First Indent Char"/>
    <w:basedOn w:val="BodyTextChar"/>
    <w:link w:val="BodyTextFirstIndent"/>
    <w:rsid w:val="00CC31F6"/>
    <w:rPr>
      <w:rFonts w:eastAsiaTheme="minorEastAsia"/>
      <w:sz w:val="24"/>
      <w:szCs w:val="24"/>
      <w:lang w:val="en-GB" w:eastAsia="ja-JP"/>
    </w:rPr>
  </w:style>
  <w:style w:type="paragraph" w:styleId="BodyTextIndent">
    <w:name w:val="Body Text Indent"/>
    <w:basedOn w:val="Normal"/>
    <w:link w:val="BodyTextIndentChar"/>
    <w:rsid w:val="00CC31F6"/>
    <w:pPr>
      <w:spacing w:after="120"/>
      <w:ind w:left="360"/>
    </w:pPr>
  </w:style>
  <w:style w:type="character" w:customStyle="1" w:styleId="BodyTextIndentChar">
    <w:name w:val="Body Text Indent Char"/>
    <w:basedOn w:val="DefaultParagraphFont"/>
    <w:link w:val="BodyTextIndent"/>
    <w:rsid w:val="00CC31F6"/>
    <w:rPr>
      <w:rFonts w:eastAsiaTheme="minorEastAsia"/>
      <w:sz w:val="24"/>
      <w:szCs w:val="24"/>
      <w:lang w:val="en-GB" w:eastAsia="ja-JP"/>
    </w:rPr>
  </w:style>
  <w:style w:type="paragraph" w:styleId="BodyTextFirstIndent2">
    <w:name w:val="Body Text First Indent 2"/>
    <w:basedOn w:val="BodyTextIndent"/>
    <w:link w:val="BodyTextFirstIndent2Char"/>
    <w:rsid w:val="00CC31F6"/>
    <w:pPr>
      <w:spacing w:after="0"/>
      <w:ind w:firstLine="360"/>
    </w:pPr>
  </w:style>
  <w:style w:type="character" w:customStyle="1" w:styleId="BodyTextFirstIndent2Char">
    <w:name w:val="Body Text First Indent 2 Char"/>
    <w:basedOn w:val="BodyTextIndentChar"/>
    <w:link w:val="BodyTextFirstIndent2"/>
    <w:rsid w:val="00CC31F6"/>
    <w:rPr>
      <w:rFonts w:eastAsiaTheme="minorEastAsia"/>
      <w:sz w:val="24"/>
      <w:szCs w:val="24"/>
      <w:lang w:val="en-GB" w:eastAsia="ja-JP"/>
    </w:rPr>
  </w:style>
  <w:style w:type="paragraph" w:styleId="BodyTextIndent2">
    <w:name w:val="Body Text Indent 2"/>
    <w:basedOn w:val="Normal"/>
    <w:link w:val="BodyTextIndent2Char"/>
    <w:rsid w:val="00CC31F6"/>
    <w:pPr>
      <w:spacing w:after="120" w:line="480" w:lineRule="auto"/>
      <w:ind w:left="360"/>
    </w:pPr>
  </w:style>
  <w:style w:type="character" w:customStyle="1" w:styleId="BodyTextIndent2Char">
    <w:name w:val="Body Text Indent 2 Char"/>
    <w:basedOn w:val="DefaultParagraphFont"/>
    <w:link w:val="BodyTextIndent2"/>
    <w:rsid w:val="00CC31F6"/>
    <w:rPr>
      <w:rFonts w:eastAsiaTheme="minorEastAsia"/>
      <w:sz w:val="24"/>
      <w:szCs w:val="24"/>
      <w:lang w:val="en-GB" w:eastAsia="ja-JP"/>
    </w:rPr>
  </w:style>
  <w:style w:type="paragraph" w:styleId="BodyTextIndent3">
    <w:name w:val="Body Text Indent 3"/>
    <w:basedOn w:val="Normal"/>
    <w:link w:val="BodyTextIndent3Char"/>
    <w:rsid w:val="00CC31F6"/>
    <w:pPr>
      <w:spacing w:after="120"/>
      <w:ind w:left="360"/>
    </w:pPr>
    <w:rPr>
      <w:sz w:val="16"/>
      <w:szCs w:val="16"/>
    </w:rPr>
  </w:style>
  <w:style w:type="character" w:customStyle="1" w:styleId="BodyTextIndent3Char">
    <w:name w:val="Body Text Indent 3 Char"/>
    <w:basedOn w:val="DefaultParagraphFont"/>
    <w:link w:val="BodyTextIndent3"/>
    <w:rsid w:val="00CC31F6"/>
    <w:rPr>
      <w:rFonts w:eastAsiaTheme="minorEastAsia"/>
      <w:sz w:val="16"/>
      <w:szCs w:val="16"/>
      <w:lang w:val="en-GB" w:eastAsia="ja-JP"/>
    </w:rPr>
  </w:style>
  <w:style w:type="character" w:styleId="BookTitle">
    <w:name w:val="Book Title"/>
    <w:basedOn w:val="DefaultParagraphFont"/>
    <w:uiPriority w:val="33"/>
    <w:rsid w:val="00CC31F6"/>
    <w:rPr>
      <w:b/>
      <w:bCs/>
      <w:i/>
      <w:iCs/>
      <w:spacing w:val="5"/>
    </w:rPr>
  </w:style>
  <w:style w:type="paragraph" w:styleId="Closing">
    <w:name w:val="Closing"/>
    <w:basedOn w:val="Normal"/>
    <w:link w:val="ClosingChar"/>
    <w:rsid w:val="00CC31F6"/>
    <w:pPr>
      <w:spacing w:before="0"/>
      <w:ind w:left="4320"/>
    </w:pPr>
  </w:style>
  <w:style w:type="character" w:customStyle="1" w:styleId="ClosingChar">
    <w:name w:val="Closing Char"/>
    <w:basedOn w:val="DefaultParagraphFont"/>
    <w:link w:val="Closing"/>
    <w:rsid w:val="00CC31F6"/>
    <w:rPr>
      <w:rFonts w:eastAsiaTheme="minorEastAsia"/>
      <w:sz w:val="24"/>
      <w:szCs w:val="24"/>
      <w:lang w:val="en-GB" w:eastAsia="ja-JP"/>
    </w:rPr>
  </w:style>
  <w:style w:type="paragraph" w:styleId="Date">
    <w:name w:val="Date"/>
    <w:basedOn w:val="Normal"/>
    <w:next w:val="Normal"/>
    <w:link w:val="DateChar"/>
    <w:rsid w:val="00CC31F6"/>
  </w:style>
  <w:style w:type="character" w:customStyle="1" w:styleId="DateChar">
    <w:name w:val="Date Char"/>
    <w:basedOn w:val="DefaultParagraphFont"/>
    <w:link w:val="Date"/>
    <w:rsid w:val="00CC31F6"/>
    <w:rPr>
      <w:rFonts w:eastAsiaTheme="minorEastAsia"/>
      <w:sz w:val="24"/>
      <w:szCs w:val="24"/>
      <w:lang w:val="en-GB" w:eastAsia="ja-JP"/>
    </w:rPr>
  </w:style>
  <w:style w:type="paragraph" w:styleId="DocumentMap">
    <w:name w:val="Document Map"/>
    <w:basedOn w:val="Normal"/>
    <w:link w:val="DocumentMapChar"/>
    <w:rsid w:val="00CC31F6"/>
    <w:pPr>
      <w:spacing w:before="0"/>
    </w:pPr>
    <w:rPr>
      <w:rFonts w:ascii="Segoe UI" w:hAnsi="Segoe UI" w:cs="Segoe UI"/>
      <w:sz w:val="16"/>
      <w:szCs w:val="16"/>
    </w:rPr>
  </w:style>
  <w:style w:type="character" w:customStyle="1" w:styleId="DocumentMapChar">
    <w:name w:val="Document Map Char"/>
    <w:basedOn w:val="DefaultParagraphFont"/>
    <w:link w:val="DocumentMap"/>
    <w:rsid w:val="00CC31F6"/>
    <w:rPr>
      <w:rFonts w:ascii="Segoe UI" w:eastAsiaTheme="minorEastAsia" w:hAnsi="Segoe UI" w:cs="Segoe UI"/>
      <w:sz w:val="16"/>
      <w:szCs w:val="16"/>
      <w:lang w:val="en-GB" w:eastAsia="ja-JP"/>
    </w:rPr>
  </w:style>
  <w:style w:type="paragraph" w:styleId="E-mailSignature">
    <w:name w:val="E-mail Signature"/>
    <w:basedOn w:val="Normal"/>
    <w:link w:val="E-mailSignatureChar"/>
    <w:rsid w:val="00CC31F6"/>
    <w:pPr>
      <w:spacing w:before="0"/>
    </w:pPr>
  </w:style>
  <w:style w:type="character" w:customStyle="1" w:styleId="E-mailSignatureChar">
    <w:name w:val="E-mail Signature Char"/>
    <w:basedOn w:val="DefaultParagraphFont"/>
    <w:link w:val="E-mailSignature"/>
    <w:rsid w:val="00CC31F6"/>
    <w:rPr>
      <w:rFonts w:eastAsiaTheme="minorEastAsia"/>
      <w:sz w:val="24"/>
      <w:szCs w:val="24"/>
      <w:lang w:val="en-GB" w:eastAsia="ja-JP"/>
    </w:rPr>
  </w:style>
  <w:style w:type="character" w:styleId="Emphasis">
    <w:name w:val="Emphasis"/>
    <w:basedOn w:val="DefaultParagraphFont"/>
    <w:uiPriority w:val="20"/>
    <w:qFormat/>
    <w:rsid w:val="00CC31F6"/>
    <w:rPr>
      <w:i/>
      <w:iCs/>
    </w:rPr>
  </w:style>
  <w:style w:type="paragraph" w:styleId="EndnoteText">
    <w:name w:val="endnote text"/>
    <w:basedOn w:val="Normal"/>
    <w:link w:val="EndnoteTextChar"/>
    <w:rsid w:val="00CC31F6"/>
    <w:pPr>
      <w:spacing w:before="0"/>
    </w:pPr>
    <w:rPr>
      <w:sz w:val="20"/>
      <w:szCs w:val="20"/>
    </w:rPr>
  </w:style>
  <w:style w:type="character" w:customStyle="1" w:styleId="EndnoteTextChar">
    <w:name w:val="Endnote Text Char"/>
    <w:basedOn w:val="DefaultParagraphFont"/>
    <w:link w:val="EndnoteText"/>
    <w:rsid w:val="00CC31F6"/>
    <w:rPr>
      <w:rFonts w:eastAsiaTheme="minorEastAsia"/>
      <w:lang w:val="en-GB" w:eastAsia="ja-JP"/>
    </w:rPr>
  </w:style>
  <w:style w:type="paragraph" w:styleId="EnvelopeAddress">
    <w:name w:val="envelope address"/>
    <w:basedOn w:val="Normal"/>
    <w:rsid w:val="00CC31F6"/>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rsid w:val="00CC31F6"/>
    <w:pPr>
      <w:spacing w:before="0"/>
    </w:pPr>
    <w:rPr>
      <w:rFonts w:asciiTheme="majorHAnsi" w:eastAsiaTheme="majorEastAsia" w:hAnsiTheme="majorHAnsi" w:cstheme="majorBidi"/>
      <w:sz w:val="20"/>
      <w:szCs w:val="20"/>
    </w:rPr>
  </w:style>
  <w:style w:type="character" w:styleId="FollowedHyperlink">
    <w:name w:val="FollowedHyperlink"/>
    <w:basedOn w:val="DefaultParagraphFont"/>
    <w:rsid w:val="00CC31F6"/>
    <w:rPr>
      <w:color w:val="954F72" w:themeColor="followedHyperlink"/>
      <w:u w:val="single"/>
    </w:rPr>
  </w:style>
  <w:style w:type="character" w:customStyle="1" w:styleId="Hashtag1">
    <w:name w:val="Hashtag1"/>
    <w:basedOn w:val="DefaultParagraphFont"/>
    <w:uiPriority w:val="99"/>
    <w:semiHidden/>
    <w:unhideWhenUsed/>
    <w:rsid w:val="00CC31F6"/>
    <w:rPr>
      <w:color w:val="2B579A"/>
      <w:shd w:val="clear" w:color="auto" w:fill="E1DFDD"/>
    </w:rPr>
  </w:style>
  <w:style w:type="character" w:styleId="HTMLAcronym">
    <w:name w:val="HTML Acronym"/>
    <w:basedOn w:val="DefaultParagraphFont"/>
    <w:rsid w:val="00CC31F6"/>
  </w:style>
  <w:style w:type="paragraph" w:styleId="HTMLAddress">
    <w:name w:val="HTML Address"/>
    <w:basedOn w:val="Normal"/>
    <w:link w:val="HTMLAddressChar"/>
    <w:rsid w:val="00CC31F6"/>
    <w:pPr>
      <w:spacing w:before="0"/>
    </w:pPr>
    <w:rPr>
      <w:i/>
      <w:iCs/>
    </w:rPr>
  </w:style>
  <w:style w:type="character" w:customStyle="1" w:styleId="HTMLAddressChar">
    <w:name w:val="HTML Address Char"/>
    <w:basedOn w:val="DefaultParagraphFont"/>
    <w:link w:val="HTMLAddress"/>
    <w:rsid w:val="00CC31F6"/>
    <w:rPr>
      <w:rFonts w:eastAsiaTheme="minorEastAsia"/>
      <w:i/>
      <w:iCs/>
      <w:sz w:val="24"/>
      <w:szCs w:val="24"/>
      <w:lang w:val="en-GB" w:eastAsia="ja-JP"/>
    </w:rPr>
  </w:style>
  <w:style w:type="character" w:styleId="HTMLCite">
    <w:name w:val="HTML Cite"/>
    <w:basedOn w:val="DefaultParagraphFont"/>
    <w:rsid w:val="00CC31F6"/>
    <w:rPr>
      <w:i/>
      <w:iCs/>
    </w:rPr>
  </w:style>
  <w:style w:type="character" w:styleId="HTMLCode">
    <w:name w:val="HTML Code"/>
    <w:basedOn w:val="DefaultParagraphFont"/>
    <w:rsid w:val="00CC31F6"/>
    <w:rPr>
      <w:rFonts w:ascii="Consolas" w:hAnsi="Consolas"/>
      <w:sz w:val="20"/>
      <w:szCs w:val="20"/>
    </w:rPr>
  </w:style>
  <w:style w:type="character" w:styleId="HTMLDefinition">
    <w:name w:val="HTML Definition"/>
    <w:basedOn w:val="DefaultParagraphFont"/>
    <w:rsid w:val="00CC31F6"/>
    <w:rPr>
      <w:i/>
      <w:iCs/>
    </w:rPr>
  </w:style>
  <w:style w:type="character" w:styleId="HTMLKeyboard">
    <w:name w:val="HTML Keyboard"/>
    <w:basedOn w:val="DefaultParagraphFont"/>
    <w:semiHidden/>
    <w:unhideWhenUsed/>
    <w:rsid w:val="00CC31F6"/>
    <w:rPr>
      <w:rFonts w:ascii="Consolas" w:hAnsi="Consolas"/>
      <w:sz w:val="20"/>
      <w:szCs w:val="20"/>
    </w:rPr>
  </w:style>
  <w:style w:type="paragraph" w:styleId="HTMLPreformatted">
    <w:name w:val="HTML Preformatted"/>
    <w:basedOn w:val="Normal"/>
    <w:link w:val="HTMLPreformattedChar"/>
    <w:rsid w:val="00CC31F6"/>
    <w:pPr>
      <w:spacing w:before="0"/>
    </w:pPr>
    <w:rPr>
      <w:rFonts w:ascii="Consolas" w:hAnsi="Consolas"/>
      <w:sz w:val="20"/>
      <w:szCs w:val="20"/>
    </w:rPr>
  </w:style>
  <w:style w:type="character" w:customStyle="1" w:styleId="HTMLPreformattedChar">
    <w:name w:val="HTML Preformatted Char"/>
    <w:basedOn w:val="DefaultParagraphFont"/>
    <w:link w:val="HTMLPreformatted"/>
    <w:rsid w:val="00CC31F6"/>
    <w:rPr>
      <w:rFonts w:ascii="Consolas" w:eastAsiaTheme="minorEastAsia" w:hAnsi="Consolas"/>
      <w:lang w:val="en-GB" w:eastAsia="ja-JP"/>
    </w:rPr>
  </w:style>
  <w:style w:type="character" w:styleId="HTMLSample">
    <w:name w:val="HTML Sample"/>
    <w:basedOn w:val="DefaultParagraphFont"/>
    <w:rsid w:val="00CC31F6"/>
    <w:rPr>
      <w:rFonts w:ascii="Consolas" w:hAnsi="Consolas"/>
      <w:sz w:val="24"/>
      <w:szCs w:val="24"/>
    </w:rPr>
  </w:style>
  <w:style w:type="character" w:styleId="HTMLTypewriter">
    <w:name w:val="HTML Typewriter"/>
    <w:basedOn w:val="DefaultParagraphFont"/>
    <w:rsid w:val="00CC31F6"/>
    <w:rPr>
      <w:rFonts w:ascii="Consolas" w:hAnsi="Consolas"/>
      <w:sz w:val="20"/>
      <w:szCs w:val="20"/>
    </w:rPr>
  </w:style>
  <w:style w:type="character" w:styleId="HTMLVariable">
    <w:name w:val="HTML Variable"/>
    <w:basedOn w:val="DefaultParagraphFont"/>
    <w:rsid w:val="00CC31F6"/>
    <w:rPr>
      <w:i/>
      <w:iCs/>
    </w:rPr>
  </w:style>
  <w:style w:type="paragraph" w:styleId="Index1">
    <w:name w:val="index 1"/>
    <w:basedOn w:val="Normal"/>
    <w:next w:val="Normal"/>
    <w:autoRedefine/>
    <w:rsid w:val="00CC31F6"/>
    <w:pPr>
      <w:spacing w:before="0"/>
      <w:ind w:left="240" w:hanging="240"/>
    </w:pPr>
  </w:style>
  <w:style w:type="paragraph" w:styleId="Index2">
    <w:name w:val="index 2"/>
    <w:basedOn w:val="Normal"/>
    <w:next w:val="Normal"/>
    <w:autoRedefine/>
    <w:rsid w:val="00CC31F6"/>
    <w:pPr>
      <w:spacing w:before="0"/>
      <w:ind w:left="480" w:hanging="240"/>
    </w:pPr>
  </w:style>
  <w:style w:type="paragraph" w:styleId="Index3">
    <w:name w:val="index 3"/>
    <w:basedOn w:val="Normal"/>
    <w:next w:val="Normal"/>
    <w:autoRedefine/>
    <w:rsid w:val="00CC31F6"/>
    <w:pPr>
      <w:spacing w:before="0"/>
      <w:ind w:left="720" w:hanging="240"/>
    </w:pPr>
  </w:style>
  <w:style w:type="paragraph" w:styleId="Index4">
    <w:name w:val="index 4"/>
    <w:basedOn w:val="Normal"/>
    <w:next w:val="Normal"/>
    <w:autoRedefine/>
    <w:rsid w:val="00CC31F6"/>
    <w:pPr>
      <w:spacing w:before="0"/>
      <w:ind w:left="960" w:hanging="240"/>
    </w:pPr>
  </w:style>
  <w:style w:type="paragraph" w:styleId="Index5">
    <w:name w:val="index 5"/>
    <w:basedOn w:val="Normal"/>
    <w:next w:val="Normal"/>
    <w:autoRedefine/>
    <w:rsid w:val="00CC31F6"/>
    <w:pPr>
      <w:spacing w:before="0"/>
      <w:ind w:left="1200" w:hanging="240"/>
    </w:pPr>
  </w:style>
  <w:style w:type="paragraph" w:styleId="Index6">
    <w:name w:val="index 6"/>
    <w:basedOn w:val="Normal"/>
    <w:next w:val="Normal"/>
    <w:autoRedefine/>
    <w:rsid w:val="00CC31F6"/>
    <w:pPr>
      <w:spacing w:before="0"/>
      <w:ind w:left="1440" w:hanging="240"/>
    </w:pPr>
  </w:style>
  <w:style w:type="paragraph" w:styleId="Index7">
    <w:name w:val="index 7"/>
    <w:basedOn w:val="Normal"/>
    <w:next w:val="Normal"/>
    <w:autoRedefine/>
    <w:rsid w:val="00CC31F6"/>
    <w:pPr>
      <w:spacing w:before="0"/>
      <w:ind w:left="1680" w:hanging="240"/>
    </w:pPr>
  </w:style>
  <w:style w:type="paragraph" w:styleId="Index8">
    <w:name w:val="index 8"/>
    <w:basedOn w:val="Normal"/>
    <w:next w:val="Normal"/>
    <w:autoRedefine/>
    <w:rsid w:val="00CC31F6"/>
    <w:pPr>
      <w:spacing w:before="0"/>
      <w:ind w:left="1920" w:hanging="240"/>
    </w:pPr>
  </w:style>
  <w:style w:type="paragraph" w:styleId="Index9">
    <w:name w:val="index 9"/>
    <w:basedOn w:val="Normal"/>
    <w:next w:val="Normal"/>
    <w:autoRedefine/>
    <w:rsid w:val="00CC31F6"/>
    <w:pPr>
      <w:spacing w:before="0"/>
      <w:ind w:left="2160" w:hanging="240"/>
    </w:pPr>
  </w:style>
  <w:style w:type="paragraph" w:styleId="IndexHeading">
    <w:name w:val="index heading"/>
    <w:basedOn w:val="Normal"/>
    <w:next w:val="Index1"/>
    <w:rsid w:val="00CC31F6"/>
    <w:rPr>
      <w:rFonts w:asciiTheme="majorHAnsi" w:eastAsiaTheme="majorEastAsia" w:hAnsiTheme="majorHAnsi" w:cstheme="majorBidi"/>
      <w:b/>
      <w:bCs/>
    </w:rPr>
  </w:style>
  <w:style w:type="character" w:styleId="IntenseEmphasis">
    <w:name w:val="Intense Emphasis"/>
    <w:basedOn w:val="DefaultParagraphFont"/>
    <w:uiPriority w:val="21"/>
    <w:rsid w:val="00CC31F6"/>
    <w:rPr>
      <w:i/>
      <w:iCs/>
      <w:color w:val="5B9BD5" w:themeColor="accent1"/>
    </w:rPr>
  </w:style>
  <w:style w:type="paragraph" w:styleId="IntenseQuote">
    <w:name w:val="Intense Quote"/>
    <w:basedOn w:val="Normal"/>
    <w:next w:val="Normal"/>
    <w:link w:val="IntenseQuoteChar"/>
    <w:uiPriority w:val="30"/>
    <w:rsid w:val="00CC31F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C31F6"/>
    <w:rPr>
      <w:rFonts w:eastAsiaTheme="minorEastAsia"/>
      <w:i/>
      <w:iCs/>
      <w:color w:val="5B9BD5" w:themeColor="accent1"/>
      <w:sz w:val="24"/>
      <w:szCs w:val="24"/>
      <w:lang w:val="en-GB" w:eastAsia="ja-JP"/>
    </w:rPr>
  </w:style>
  <w:style w:type="character" w:styleId="IntenseReference">
    <w:name w:val="Intense Reference"/>
    <w:basedOn w:val="DefaultParagraphFont"/>
    <w:uiPriority w:val="32"/>
    <w:rsid w:val="00CC31F6"/>
    <w:rPr>
      <w:b/>
      <w:bCs/>
      <w:smallCaps/>
      <w:color w:val="5B9BD5" w:themeColor="accent1"/>
      <w:spacing w:val="5"/>
    </w:rPr>
  </w:style>
  <w:style w:type="character" w:styleId="LineNumber">
    <w:name w:val="line number"/>
    <w:basedOn w:val="DefaultParagraphFont"/>
    <w:rsid w:val="00CC31F6"/>
  </w:style>
  <w:style w:type="paragraph" w:styleId="List">
    <w:name w:val="List"/>
    <w:basedOn w:val="Normal"/>
    <w:rsid w:val="00CC31F6"/>
    <w:pPr>
      <w:ind w:left="360" w:hanging="360"/>
      <w:contextualSpacing/>
    </w:pPr>
  </w:style>
  <w:style w:type="paragraph" w:styleId="List2">
    <w:name w:val="List 2"/>
    <w:basedOn w:val="Normal"/>
    <w:rsid w:val="00CC31F6"/>
    <w:pPr>
      <w:ind w:left="720" w:hanging="360"/>
      <w:contextualSpacing/>
    </w:pPr>
  </w:style>
  <w:style w:type="paragraph" w:styleId="List3">
    <w:name w:val="List 3"/>
    <w:basedOn w:val="Normal"/>
    <w:rsid w:val="00CC31F6"/>
    <w:pPr>
      <w:ind w:left="1080" w:hanging="360"/>
      <w:contextualSpacing/>
    </w:pPr>
  </w:style>
  <w:style w:type="paragraph" w:styleId="List4">
    <w:name w:val="List 4"/>
    <w:basedOn w:val="Normal"/>
    <w:rsid w:val="00CC31F6"/>
    <w:pPr>
      <w:ind w:left="1440" w:hanging="360"/>
      <w:contextualSpacing/>
    </w:pPr>
  </w:style>
  <w:style w:type="paragraph" w:styleId="List5">
    <w:name w:val="List 5"/>
    <w:basedOn w:val="Normal"/>
    <w:rsid w:val="00CC31F6"/>
    <w:pPr>
      <w:ind w:left="1800" w:hanging="360"/>
      <w:contextualSpacing/>
    </w:pPr>
  </w:style>
  <w:style w:type="paragraph" w:styleId="ListBullet">
    <w:name w:val="List Bullet"/>
    <w:basedOn w:val="Normal"/>
    <w:rsid w:val="00CC31F6"/>
    <w:pPr>
      <w:numPr>
        <w:numId w:val="7"/>
      </w:numPr>
      <w:contextualSpacing/>
    </w:pPr>
  </w:style>
  <w:style w:type="paragraph" w:styleId="ListBullet2">
    <w:name w:val="List Bullet 2"/>
    <w:basedOn w:val="Normal"/>
    <w:rsid w:val="00CC31F6"/>
    <w:pPr>
      <w:numPr>
        <w:numId w:val="8"/>
      </w:numPr>
      <w:contextualSpacing/>
    </w:pPr>
  </w:style>
  <w:style w:type="paragraph" w:styleId="ListBullet3">
    <w:name w:val="List Bullet 3"/>
    <w:basedOn w:val="Normal"/>
    <w:rsid w:val="00CC31F6"/>
    <w:pPr>
      <w:numPr>
        <w:numId w:val="9"/>
      </w:numPr>
      <w:contextualSpacing/>
    </w:pPr>
  </w:style>
  <w:style w:type="paragraph" w:styleId="ListBullet4">
    <w:name w:val="List Bullet 4"/>
    <w:basedOn w:val="Normal"/>
    <w:rsid w:val="00CC31F6"/>
    <w:pPr>
      <w:numPr>
        <w:numId w:val="10"/>
      </w:numPr>
      <w:contextualSpacing/>
    </w:pPr>
  </w:style>
  <w:style w:type="paragraph" w:styleId="ListBullet5">
    <w:name w:val="List Bullet 5"/>
    <w:basedOn w:val="Normal"/>
    <w:rsid w:val="00CC31F6"/>
    <w:pPr>
      <w:numPr>
        <w:numId w:val="11"/>
      </w:numPr>
      <w:contextualSpacing/>
    </w:pPr>
  </w:style>
  <w:style w:type="paragraph" w:styleId="ListContinue">
    <w:name w:val="List Continue"/>
    <w:basedOn w:val="Normal"/>
    <w:rsid w:val="00CC31F6"/>
    <w:pPr>
      <w:spacing w:after="120"/>
      <w:ind w:left="360"/>
      <w:contextualSpacing/>
    </w:pPr>
  </w:style>
  <w:style w:type="paragraph" w:styleId="ListContinue2">
    <w:name w:val="List Continue 2"/>
    <w:basedOn w:val="Normal"/>
    <w:rsid w:val="00CC31F6"/>
    <w:pPr>
      <w:spacing w:after="120"/>
      <w:ind w:left="720"/>
      <w:contextualSpacing/>
    </w:pPr>
  </w:style>
  <w:style w:type="paragraph" w:styleId="ListContinue3">
    <w:name w:val="List Continue 3"/>
    <w:basedOn w:val="Normal"/>
    <w:rsid w:val="00CC31F6"/>
    <w:pPr>
      <w:spacing w:after="120"/>
      <w:ind w:left="1080"/>
      <w:contextualSpacing/>
    </w:pPr>
  </w:style>
  <w:style w:type="paragraph" w:styleId="ListContinue4">
    <w:name w:val="List Continue 4"/>
    <w:basedOn w:val="Normal"/>
    <w:rsid w:val="00CC31F6"/>
    <w:pPr>
      <w:spacing w:after="120"/>
      <w:ind w:left="1440"/>
      <w:contextualSpacing/>
    </w:pPr>
  </w:style>
  <w:style w:type="paragraph" w:styleId="ListContinue5">
    <w:name w:val="List Continue 5"/>
    <w:basedOn w:val="Normal"/>
    <w:rsid w:val="00CC31F6"/>
    <w:pPr>
      <w:spacing w:after="120"/>
      <w:ind w:left="1800"/>
      <w:contextualSpacing/>
    </w:pPr>
  </w:style>
  <w:style w:type="paragraph" w:styleId="ListNumber">
    <w:name w:val="List Number"/>
    <w:basedOn w:val="Normal"/>
    <w:rsid w:val="00CC31F6"/>
    <w:pPr>
      <w:numPr>
        <w:numId w:val="12"/>
      </w:numPr>
      <w:contextualSpacing/>
    </w:pPr>
  </w:style>
  <w:style w:type="paragraph" w:styleId="ListNumber2">
    <w:name w:val="List Number 2"/>
    <w:basedOn w:val="Normal"/>
    <w:rsid w:val="00CC31F6"/>
    <w:pPr>
      <w:numPr>
        <w:numId w:val="13"/>
      </w:numPr>
      <w:contextualSpacing/>
    </w:pPr>
  </w:style>
  <w:style w:type="paragraph" w:styleId="ListNumber3">
    <w:name w:val="List Number 3"/>
    <w:basedOn w:val="Normal"/>
    <w:rsid w:val="00CC31F6"/>
    <w:pPr>
      <w:numPr>
        <w:numId w:val="14"/>
      </w:numPr>
      <w:contextualSpacing/>
    </w:pPr>
  </w:style>
  <w:style w:type="paragraph" w:styleId="ListNumber4">
    <w:name w:val="List Number 4"/>
    <w:basedOn w:val="Normal"/>
    <w:rsid w:val="00CC31F6"/>
    <w:pPr>
      <w:numPr>
        <w:numId w:val="15"/>
      </w:numPr>
      <w:contextualSpacing/>
    </w:pPr>
  </w:style>
  <w:style w:type="paragraph" w:styleId="ListNumber5">
    <w:name w:val="List Number 5"/>
    <w:basedOn w:val="Normal"/>
    <w:rsid w:val="00CC31F6"/>
    <w:pPr>
      <w:numPr>
        <w:numId w:val="16"/>
      </w:numPr>
      <w:contextualSpacing/>
    </w:pPr>
  </w:style>
  <w:style w:type="paragraph" w:styleId="ListParagraph">
    <w:name w:val="List Paragraph"/>
    <w:basedOn w:val="Normal"/>
    <w:uiPriority w:val="34"/>
    <w:qFormat/>
    <w:rsid w:val="00CC31F6"/>
    <w:pPr>
      <w:ind w:left="720"/>
      <w:contextualSpacing/>
    </w:pPr>
  </w:style>
  <w:style w:type="paragraph" w:styleId="MacroText">
    <w:name w:val="macro"/>
    <w:link w:val="MacroTextChar"/>
    <w:rsid w:val="00CC31F6"/>
    <w:pPr>
      <w:tabs>
        <w:tab w:val="left" w:pos="480"/>
        <w:tab w:val="left" w:pos="960"/>
        <w:tab w:val="left" w:pos="1440"/>
        <w:tab w:val="left" w:pos="1920"/>
        <w:tab w:val="left" w:pos="2400"/>
        <w:tab w:val="left" w:pos="2880"/>
        <w:tab w:val="left" w:pos="3360"/>
        <w:tab w:val="left" w:pos="3840"/>
        <w:tab w:val="left" w:pos="4320"/>
      </w:tabs>
      <w:spacing w:before="120"/>
    </w:pPr>
    <w:rPr>
      <w:rFonts w:ascii="Consolas" w:eastAsiaTheme="minorEastAsia" w:hAnsi="Consolas"/>
      <w:lang w:val="en-GB" w:eastAsia="ja-JP"/>
    </w:rPr>
  </w:style>
  <w:style w:type="character" w:customStyle="1" w:styleId="MacroTextChar">
    <w:name w:val="Macro Text Char"/>
    <w:basedOn w:val="DefaultParagraphFont"/>
    <w:link w:val="MacroText"/>
    <w:rsid w:val="00CC31F6"/>
    <w:rPr>
      <w:rFonts w:ascii="Consolas" w:eastAsiaTheme="minorEastAsia" w:hAnsi="Consolas"/>
      <w:lang w:val="en-GB" w:eastAsia="ja-JP"/>
    </w:rPr>
  </w:style>
  <w:style w:type="paragraph" w:styleId="MessageHeader">
    <w:name w:val="Message Header"/>
    <w:basedOn w:val="Normal"/>
    <w:link w:val="MessageHeaderChar"/>
    <w:rsid w:val="00CC31F6"/>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CC31F6"/>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CC31F6"/>
    <w:rPr>
      <w:rFonts w:eastAsiaTheme="minorEastAsia"/>
      <w:sz w:val="24"/>
      <w:szCs w:val="24"/>
      <w:lang w:val="en-GB" w:eastAsia="ja-JP"/>
    </w:rPr>
  </w:style>
  <w:style w:type="paragraph" w:styleId="NormalWeb">
    <w:name w:val="Normal (Web)"/>
    <w:basedOn w:val="Normal"/>
    <w:uiPriority w:val="99"/>
    <w:rsid w:val="00CC31F6"/>
  </w:style>
  <w:style w:type="paragraph" w:styleId="NormalIndent">
    <w:name w:val="Normal Indent"/>
    <w:basedOn w:val="Normal"/>
    <w:rsid w:val="00CC31F6"/>
    <w:pPr>
      <w:ind w:left="720"/>
    </w:pPr>
  </w:style>
  <w:style w:type="paragraph" w:styleId="NoteHeading">
    <w:name w:val="Note Heading"/>
    <w:basedOn w:val="Normal"/>
    <w:next w:val="Normal"/>
    <w:link w:val="NoteHeadingChar"/>
    <w:rsid w:val="00CC31F6"/>
    <w:pPr>
      <w:spacing w:before="0"/>
    </w:pPr>
  </w:style>
  <w:style w:type="character" w:customStyle="1" w:styleId="NoteHeadingChar">
    <w:name w:val="Note Heading Char"/>
    <w:basedOn w:val="DefaultParagraphFont"/>
    <w:link w:val="NoteHeading"/>
    <w:rsid w:val="00CC31F6"/>
    <w:rPr>
      <w:rFonts w:eastAsiaTheme="minorEastAsia"/>
      <w:sz w:val="24"/>
      <w:szCs w:val="24"/>
      <w:lang w:val="en-GB" w:eastAsia="ja-JP"/>
    </w:rPr>
  </w:style>
  <w:style w:type="character" w:styleId="PageNumber">
    <w:name w:val="page number"/>
    <w:basedOn w:val="DefaultParagraphFont"/>
    <w:rsid w:val="00CC31F6"/>
  </w:style>
  <w:style w:type="character" w:styleId="PlaceholderText">
    <w:name w:val="Placeholder Text"/>
    <w:basedOn w:val="DefaultParagraphFont"/>
    <w:uiPriority w:val="99"/>
    <w:semiHidden/>
    <w:rsid w:val="00CC31F6"/>
    <w:rPr>
      <w:color w:val="808080"/>
    </w:rPr>
  </w:style>
  <w:style w:type="paragraph" w:styleId="PlainText">
    <w:name w:val="Plain Text"/>
    <w:basedOn w:val="Normal"/>
    <w:link w:val="PlainTextChar"/>
    <w:rsid w:val="00CC31F6"/>
    <w:pPr>
      <w:spacing w:before="0"/>
    </w:pPr>
    <w:rPr>
      <w:rFonts w:ascii="Consolas" w:hAnsi="Consolas"/>
      <w:sz w:val="21"/>
      <w:szCs w:val="21"/>
    </w:rPr>
  </w:style>
  <w:style w:type="character" w:customStyle="1" w:styleId="PlainTextChar">
    <w:name w:val="Plain Text Char"/>
    <w:basedOn w:val="DefaultParagraphFont"/>
    <w:link w:val="PlainText"/>
    <w:rsid w:val="00CC31F6"/>
    <w:rPr>
      <w:rFonts w:ascii="Consolas" w:eastAsiaTheme="minorEastAsia" w:hAnsi="Consolas"/>
      <w:sz w:val="21"/>
      <w:szCs w:val="21"/>
      <w:lang w:val="en-GB" w:eastAsia="ja-JP"/>
    </w:rPr>
  </w:style>
  <w:style w:type="paragraph" w:styleId="Quote">
    <w:name w:val="Quote"/>
    <w:basedOn w:val="Normal"/>
    <w:next w:val="Normal"/>
    <w:link w:val="QuoteChar"/>
    <w:uiPriority w:val="29"/>
    <w:rsid w:val="00CC31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C31F6"/>
    <w:rPr>
      <w:rFonts w:eastAsiaTheme="minorEastAsia"/>
      <w:i/>
      <w:iCs/>
      <w:color w:val="404040" w:themeColor="text1" w:themeTint="BF"/>
      <w:sz w:val="24"/>
      <w:szCs w:val="24"/>
      <w:lang w:val="en-GB" w:eastAsia="ja-JP"/>
    </w:rPr>
  </w:style>
  <w:style w:type="paragraph" w:styleId="Salutation">
    <w:name w:val="Salutation"/>
    <w:basedOn w:val="Normal"/>
    <w:next w:val="Normal"/>
    <w:link w:val="SalutationChar"/>
    <w:rsid w:val="00CC31F6"/>
  </w:style>
  <w:style w:type="character" w:customStyle="1" w:styleId="SalutationChar">
    <w:name w:val="Salutation Char"/>
    <w:basedOn w:val="DefaultParagraphFont"/>
    <w:link w:val="Salutation"/>
    <w:rsid w:val="00CC31F6"/>
    <w:rPr>
      <w:rFonts w:eastAsiaTheme="minorEastAsia"/>
      <w:sz w:val="24"/>
      <w:szCs w:val="24"/>
      <w:lang w:val="en-GB" w:eastAsia="ja-JP"/>
    </w:rPr>
  </w:style>
  <w:style w:type="paragraph" w:styleId="Signature">
    <w:name w:val="Signature"/>
    <w:basedOn w:val="Normal"/>
    <w:link w:val="SignatureChar"/>
    <w:rsid w:val="00CC31F6"/>
    <w:pPr>
      <w:spacing w:before="0"/>
      <w:ind w:left="4320"/>
    </w:pPr>
  </w:style>
  <w:style w:type="character" w:customStyle="1" w:styleId="SignatureChar">
    <w:name w:val="Signature Char"/>
    <w:basedOn w:val="DefaultParagraphFont"/>
    <w:link w:val="Signature"/>
    <w:rsid w:val="00CC31F6"/>
    <w:rPr>
      <w:rFonts w:eastAsiaTheme="minorEastAsia"/>
      <w:sz w:val="24"/>
      <w:szCs w:val="24"/>
      <w:lang w:val="en-GB" w:eastAsia="ja-JP"/>
    </w:rPr>
  </w:style>
  <w:style w:type="character" w:customStyle="1" w:styleId="Hipervnculointeligente1">
    <w:name w:val="Hipervínculo inteligente1"/>
    <w:basedOn w:val="DefaultParagraphFont"/>
    <w:uiPriority w:val="99"/>
    <w:semiHidden/>
    <w:unhideWhenUsed/>
    <w:rsid w:val="00CC31F6"/>
    <w:rPr>
      <w:u w:val="dotted"/>
    </w:rPr>
  </w:style>
  <w:style w:type="character" w:customStyle="1" w:styleId="SmartLink1">
    <w:name w:val="SmartLink1"/>
    <w:basedOn w:val="DefaultParagraphFont"/>
    <w:uiPriority w:val="99"/>
    <w:semiHidden/>
    <w:unhideWhenUsed/>
    <w:rsid w:val="00CC31F6"/>
    <w:rPr>
      <w:color w:val="0000FF"/>
      <w:u w:val="single"/>
      <w:shd w:val="clear" w:color="auto" w:fill="F3F2F1"/>
    </w:rPr>
  </w:style>
  <w:style w:type="character" w:styleId="Strong">
    <w:name w:val="Strong"/>
    <w:basedOn w:val="DefaultParagraphFont"/>
    <w:rsid w:val="00CC31F6"/>
    <w:rPr>
      <w:b/>
      <w:bCs/>
    </w:rPr>
  </w:style>
  <w:style w:type="paragraph" w:styleId="Subtitle">
    <w:name w:val="Subtitle"/>
    <w:basedOn w:val="Normal"/>
    <w:next w:val="Normal"/>
    <w:link w:val="SubtitleChar"/>
    <w:rsid w:val="00CC31F6"/>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C31F6"/>
    <w:rPr>
      <w:rFonts w:asciiTheme="minorHAnsi" w:eastAsiaTheme="minorEastAsia" w:hAnsiTheme="minorHAnsi" w:cstheme="minorBidi"/>
      <w:color w:val="5A5A5A" w:themeColor="text1" w:themeTint="A5"/>
      <w:spacing w:val="15"/>
      <w:sz w:val="22"/>
      <w:szCs w:val="22"/>
      <w:lang w:val="en-GB" w:eastAsia="ja-JP"/>
    </w:rPr>
  </w:style>
  <w:style w:type="character" w:styleId="SubtleEmphasis">
    <w:name w:val="Subtle Emphasis"/>
    <w:basedOn w:val="DefaultParagraphFont"/>
    <w:uiPriority w:val="19"/>
    <w:rsid w:val="00CC31F6"/>
    <w:rPr>
      <w:i/>
      <w:iCs/>
      <w:color w:val="404040" w:themeColor="text1" w:themeTint="BF"/>
    </w:rPr>
  </w:style>
  <w:style w:type="character" w:styleId="SubtleReference">
    <w:name w:val="Subtle Reference"/>
    <w:basedOn w:val="DefaultParagraphFont"/>
    <w:uiPriority w:val="31"/>
    <w:rsid w:val="00CC31F6"/>
    <w:rPr>
      <w:smallCaps/>
      <w:color w:val="5A5A5A" w:themeColor="text1" w:themeTint="A5"/>
    </w:rPr>
  </w:style>
  <w:style w:type="paragraph" w:styleId="TableofAuthorities">
    <w:name w:val="table of authorities"/>
    <w:basedOn w:val="Normal"/>
    <w:next w:val="Normal"/>
    <w:rsid w:val="00CC31F6"/>
    <w:pPr>
      <w:ind w:left="240" w:hanging="240"/>
    </w:pPr>
  </w:style>
  <w:style w:type="paragraph" w:styleId="Title">
    <w:name w:val="Title"/>
    <w:basedOn w:val="Normal"/>
    <w:next w:val="Normal"/>
    <w:link w:val="TitleChar"/>
    <w:rsid w:val="00CC31F6"/>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C31F6"/>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rsid w:val="00CC31F6"/>
    <w:rPr>
      <w:rFonts w:asciiTheme="majorHAnsi" w:eastAsiaTheme="majorEastAsia" w:hAnsiTheme="majorHAnsi" w:cstheme="majorBidi"/>
      <w:b/>
      <w:bCs/>
    </w:rPr>
  </w:style>
  <w:style w:type="paragraph" w:styleId="TOC4">
    <w:name w:val="toc 4"/>
    <w:basedOn w:val="Normal"/>
    <w:next w:val="Normal"/>
    <w:autoRedefine/>
    <w:rsid w:val="00CC31F6"/>
    <w:pPr>
      <w:spacing w:after="100"/>
      <w:ind w:left="720"/>
    </w:pPr>
  </w:style>
  <w:style w:type="paragraph" w:styleId="TOC5">
    <w:name w:val="toc 5"/>
    <w:basedOn w:val="Normal"/>
    <w:next w:val="Normal"/>
    <w:autoRedefine/>
    <w:rsid w:val="00CC31F6"/>
    <w:pPr>
      <w:spacing w:after="100"/>
      <w:ind w:left="960"/>
    </w:pPr>
  </w:style>
  <w:style w:type="paragraph" w:styleId="TOC6">
    <w:name w:val="toc 6"/>
    <w:basedOn w:val="Normal"/>
    <w:next w:val="Normal"/>
    <w:autoRedefine/>
    <w:rsid w:val="00CC31F6"/>
    <w:pPr>
      <w:spacing w:after="100"/>
      <w:ind w:left="1200"/>
    </w:pPr>
  </w:style>
  <w:style w:type="paragraph" w:styleId="TOC7">
    <w:name w:val="toc 7"/>
    <w:basedOn w:val="Normal"/>
    <w:next w:val="Normal"/>
    <w:autoRedefine/>
    <w:rsid w:val="00CC31F6"/>
    <w:pPr>
      <w:spacing w:after="100"/>
      <w:ind w:left="1440"/>
    </w:pPr>
  </w:style>
  <w:style w:type="paragraph" w:styleId="TOC8">
    <w:name w:val="toc 8"/>
    <w:basedOn w:val="Normal"/>
    <w:next w:val="Normal"/>
    <w:autoRedefine/>
    <w:rsid w:val="00CC31F6"/>
    <w:pPr>
      <w:spacing w:after="100"/>
      <w:ind w:left="1680"/>
    </w:pPr>
  </w:style>
  <w:style w:type="paragraph" w:styleId="TOC9">
    <w:name w:val="toc 9"/>
    <w:basedOn w:val="Normal"/>
    <w:next w:val="Normal"/>
    <w:autoRedefine/>
    <w:rsid w:val="00CC31F6"/>
    <w:pPr>
      <w:spacing w:after="100"/>
      <w:ind w:left="1920"/>
    </w:pPr>
  </w:style>
  <w:style w:type="paragraph" w:styleId="TOCHeading">
    <w:name w:val="TOC Heading"/>
    <w:basedOn w:val="Heading1"/>
    <w:next w:val="Normal"/>
    <w:uiPriority w:val="39"/>
    <w:semiHidden/>
    <w:unhideWhenUsed/>
    <w:rsid w:val="00CC31F6"/>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character" w:customStyle="1" w:styleId="Mencinsinresolver1">
    <w:name w:val="Mención sin resolver1"/>
    <w:basedOn w:val="DefaultParagraphFont"/>
    <w:uiPriority w:val="99"/>
    <w:semiHidden/>
    <w:unhideWhenUsed/>
    <w:rsid w:val="00CC31F6"/>
    <w:rPr>
      <w:color w:val="605E5C"/>
      <w:shd w:val="clear" w:color="auto" w:fill="E1DFDD"/>
    </w:rPr>
  </w:style>
  <w:style w:type="paragraph" w:customStyle="1" w:styleId="TSBHeaderQuestion">
    <w:name w:val="TSBHeaderQuestion"/>
    <w:basedOn w:val="Normal"/>
    <w:rsid w:val="00D02B5E"/>
  </w:style>
  <w:style w:type="paragraph" w:customStyle="1" w:styleId="TSBHeaderSource">
    <w:name w:val="TSBHeaderSource"/>
    <w:basedOn w:val="Normal"/>
    <w:rsid w:val="00D02B5E"/>
  </w:style>
  <w:style w:type="paragraph" w:customStyle="1" w:styleId="TSBHeaderTitle">
    <w:name w:val="TSBHeaderTitle"/>
    <w:basedOn w:val="Normal"/>
    <w:rsid w:val="00D02B5E"/>
  </w:style>
  <w:style w:type="paragraph" w:customStyle="1" w:styleId="TSBHeaderSummary">
    <w:name w:val="TSBHeaderSummary"/>
    <w:basedOn w:val="Normal"/>
    <w:rsid w:val="00D02B5E"/>
  </w:style>
  <w:style w:type="paragraph" w:customStyle="1" w:styleId="TSBHeaderRight14">
    <w:name w:val="TSBHeaderRight14"/>
    <w:basedOn w:val="Normal"/>
    <w:rsid w:val="004864CD"/>
    <w:pPr>
      <w:jc w:val="right"/>
    </w:pPr>
    <w:rPr>
      <w:b/>
      <w:bCs/>
      <w:sz w:val="28"/>
      <w:szCs w:val="28"/>
    </w:rPr>
  </w:style>
  <w:style w:type="paragraph" w:customStyle="1" w:styleId="Default">
    <w:name w:val="Default"/>
    <w:rsid w:val="005529BA"/>
    <w:pPr>
      <w:autoSpaceDE w:val="0"/>
      <w:autoSpaceDN w:val="0"/>
      <w:adjustRightInd w:val="0"/>
    </w:pPr>
    <w:rPr>
      <w:color w:val="000000"/>
      <w:sz w:val="24"/>
      <w:szCs w:val="24"/>
      <w:lang w:val="es-MX"/>
    </w:rPr>
  </w:style>
  <w:style w:type="character" w:customStyle="1" w:styleId="TabletextChar">
    <w:name w:val="Table_text Char"/>
    <w:link w:val="Tabletext"/>
    <w:qFormat/>
    <w:locked/>
    <w:rsid w:val="00967B96"/>
    <w:rPr>
      <w:sz w:val="22"/>
      <w:lang w:val="en-GB" w:eastAsia="en-US"/>
    </w:rPr>
  </w:style>
  <w:style w:type="character" w:customStyle="1" w:styleId="smallcaps">
    <w:name w:val="smallcaps"/>
    <w:basedOn w:val="DefaultParagraphFont"/>
    <w:rsid w:val="00463604"/>
  </w:style>
  <w:style w:type="character" w:styleId="UnresolvedMention">
    <w:name w:val="Unresolved Mention"/>
    <w:basedOn w:val="DefaultParagraphFont"/>
    <w:uiPriority w:val="99"/>
    <w:semiHidden/>
    <w:unhideWhenUsed/>
    <w:rsid w:val="00B62B37"/>
    <w:rPr>
      <w:color w:val="605E5C"/>
      <w:shd w:val="clear" w:color="auto" w:fill="E1DFDD"/>
    </w:rPr>
  </w:style>
  <w:style w:type="character" w:customStyle="1" w:styleId="ion-text-capitalize">
    <w:name w:val="ion-text-capitalize"/>
    <w:basedOn w:val="DefaultParagraphFont"/>
    <w:rsid w:val="00EE5359"/>
  </w:style>
  <w:style w:type="character" w:customStyle="1" w:styleId="markedcontent">
    <w:name w:val="markedcontent"/>
    <w:basedOn w:val="DefaultParagraphFont"/>
    <w:rsid w:val="00442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3416">
      <w:bodyDiv w:val="1"/>
      <w:marLeft w:val="0"/>
      <w:marRight w:val="0"/>
      <w:marTop w:val="0"/>
      <w:marBottom w:val="0"/>
      <w:divBdr>
        <w:top w:val="none" w:sz="0" w:space="0" w:color="auto"/>
        <w:left w:val="none" w:sz="0" w:space="0" w:color="auto"/>
        <w:bottom w:val="none" w:sz="0" w:space="0" w:color="auto"/>
        <w:right w:val="none" w:sz="0" w:space="0" w:color="auto"/>
      </w:divBdr>
    </w:div>
    <w:div w:id="102308254">
      <w:bodyDiv w:val="1"/>
      <w:marLeft w:val="0"/>
      <w:marRight w:val="0"/>
      <w:marTop w:val="0"/>
      <w:marBottom w:val="0"/>
      <w:divBdr>
        <w:top w:val="none" w:sz="0" w:space="0" w:color="auto"/>
        <w:left w:val="none" w:sz="0" w:space="0" w:color="auto"/>
        <w:bottom w:val="none" w:sz="0" w:space="0" w:color="auto"/>
        <w:right w:val="none" w:sz="0" w:space="0" w:color="auto"/>
      </w:divBdr>
    </w:div>
    <w:div w:id="244458652">
      <w:bodyDiv w:val="1"/>
      <w:marLeft w:val="0"/>
      <w:marRight w:val="0"/>
      <w:marTop w:val="0"/>
      <w:marBottom w:val="0"/>
      <w:divBdr>
        <w:top w:val="none" w:sz="0" w:space="0" w:color="auto"/>
        <w:left w:val="none" w:sz="0" w:space="0" w:color="auto"/>
        <w:bottom w:val="none" w:sz="0" w:space="0" w:color="auto"/>
        <w:right w:val="none" w:sz="0" w:space="0" w:color="auto"/>
      </w:divBdr>
    </w:div>
    <w:div w:id="363940196">
      <w:bodyDiv w:val="1"/>
      <w:marLeft w:val="0"/>
      <w:marRight w:val="0"/>
      <w:marTop w:val="0"/>
      <w:marBottom w:val="0"/>
      <w:divBdr>
        <w:top w:val="none" w:sz="0" w:space="0" w:color="auto"/>
        <w:left w:val="none" w:sz="0" w:space="0" w:color="auto"/>
        <w:bottom w:val="none" w:sz="0" w:space="0" w:color="auto"/>
        <w:right w:val="none" w:sz="0" w:space="0" w:color="auto"/>
      </w:divBdr>
    </w:div>
    <w:div w:id="616252811">
      <w:bodyDiv w:val="1"/>
      <w:marLeft w:val="0"/>
      <w:marRight w:val="0"/>
      <w:marTop w:val="0"/>
      <w:marBottom w:val="0"/>
      <w:divBdr>
        <w:top w:val="none" w:sz="0" w:space="0" w:color="auto"/>
        <w:left w:val="none" w:sz="0" w:space="0" w:color="auto"/>
        <w:bottom w:val="none" w:sz="0" w:space="0" w:color="auto"/>
        <w:right w:val="none" w:sz="0" w:space="0" w:color="auto"/>
      </w:divBdr>
    </w:div>
    <w:div w:id="815878536">
      <w:bodyDiv w:val="1"/>
      <w:marLeft w:val="0"/>
      <w:marRight w:val="0"/>
      <w:marTop w:val="0"/>
      <w:marBottom w:val="0"/>
      <w:divBdr>
        <w:top w:val="none" w:sz="0" w:space="0" w:color="auto"/>
        <w:left w:val="none" w:sz="0" w:space="0" w:color="auto"/>
        <w:bottom w:val="none" w:sz="0" w:space="0" w:color="auto"/>
        <w:right w:val="none" w:sz="0" w:space="0" w:color="auto"/>
      </w:divBdr>
    </w:div>
    <w:div w:id="950471960">
      <w:bodyDiv w:val="1"/>
      <w:marLeft w:val="0"/>
      <w:marRight w:val="0"/>
      <w:marTop w:val="0"/>
      <w:marBottom w:val="0"/>
      <w:divBdr>
        <w:top w:val="none" w:sz="0" w:space="0" w:color="auto"/>
        <w:left w:val="none" w:sz="0" w:space="0" w:color="auto"/>
        <w:bottom w:val="none" w:sz="0" w:space="0" w:color="auto"/>
        <w:right w:val="none" w:sz="0" w:space="0" w:color="auto"/>
      </w:divBdr>
    </w:div>
    <w:div w:id="1075082801">
      <w:bodyDiv w:val="1"/>
      <w:marLeft w:val="0"/>
      <w:marRight w:val="0"/>
      <w:marTop w:val="0"/>
      <w:marBottom w:val="0"/>
      <w:divBdr>
        <w:top w:val="none" w:sz="0" w:space="0" w:color="auto"/>
        <w:left w:val="none" w:sz="0" w:space="0" w:color="auto"/>
        <w:bottom w:val="none" w:sz="0" w:space="0" w:color="auto"/>
        <w:right w:val="none" w:sz="0" w:space="0" w:color="auto"/>
      </w:divBdr>
    </w:div>
    <w:div w:id="1450080769">
      <w:bodyDiv w:val="1"/>
      <w:marLeft w:val="0"/>
      <w:marRight w:val="0"/>
      <w:marTop w:val="0"/>
      <w:marBottom w:val="0"/>
      <w:divBdr>
        <w:top w:val="none" w:sz="0" w:space="0" w:color="auto"/>
        <w:left w:val="none" w:sz="0" w:space="0" w:color="auto"/>
        <w:bottom w:val="none" w:sz="0" w:space="0" w:color="auto"/>
        <w:right w:val="none" w:sz="0" w:space="0" w:color="auto"/>
      </w:divBdr>
    </w:div>
    <w:div w:id="1483740106">
      <w:bodyDiv w:val="1"/>
      <w:marLeft w:val="0"/>
      <w:marRight w:val="0"/>
      <w:marTop w:val="0"/>
      <w:marBottom w:val="0"/>
      <w:divBdr>
        <w:top w:val="none" w:sz="0" w:space="0" w:color="auto"/>
        <w:left w:val="none" w:sz="0" w:space="0" w:color="auto"/>
        <w:bottom w:val="none" w:sz="0" w:space="0" w:color="auto"/>
        <w:right w:val="none" w:sz="0" w:space="0" w:color="auto"/>
      </w:divBdr>
    </w:div>
    <w:div w:id="1534074332">
      <w:bodyDiv w:val="1"/>
      <w:marLeft w:val="0"/>
      <w:marRight w:val="0"/>
      <w:marTop w:val="0"/>
      <w:marBottom w:val="0"/>
      <w:divBdr>
        <w:top w:val="none" w:sz="0" w:space="0" w:color="auto"/>
        <w:left w:val="none" w:sz="0" w:space="0" w:color="auto"/>
        <w:bottom w:val="none" w:sz="0" w:space="0" w:color="auto"/>
        <w:right w:val="none" w:sz="0" w:space="0" w:color="auto"/>
      </w:divBdr>
    </w:div>
    <w:div w:id="1828858513">
      <w:bodyDiv w:val="1"/>
      <w:marLeft w:val="0"/>
      <w:marRight w:val="0"/>
      <w:marTop w:val="0"/>
      <w:marBottom w:val="0"/>
      <w:divBdr>
        <w:top w:val="none" w:sz="0" w:space="0" w:color="auto"/>
        <w:left w:val="none" w:sz="0" w:space="0" w:color="auto"/>
        <w:bottom w:val="none" w:sz="0" w:space="0" w:color="auto"/>
        <w:right w:val="none" w:sz="0" w:space="0" w:color="auto"/>
      </w:divBdr>
    </w:div>
    <w:div w:id="211578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dul.kayum@gov.in" TargetMode="External"/><Relationship Id="rId18" Type="http://schemas.openxmlformats.org/officeDocument/2006/relationships/hyperlink" Target="https://www.berec.europa.eu/en/document-categories/berec/regulatory-best-practices/guidelines/handbook-of-berec-guidelines-on-geographical-surveys-of-network-deployment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cvramaraju.v@gov.in" TargetMode="External"/><Relationship Id="rId17" Type="http://schemas.openxmlformats.org/officeDocument/2006/relationships/hyperlink" Target="https://a4ai.org/meaningful-connectivity-a-new-standard-to-measure-internet-access/"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www.itu.int/go/terms" TargetMode="External"/><Relationship Id="rId20" Type="http://schemas.openxmlformats.org/officeDocument/2006/relationships/hyperlink" Target="https://www.oecd.org/els/soc/handbookonconstructingcompositeindicatorsmethodologyanduserguide.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itu.int/go/terminology-database"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itu.int/itu-t/recommendations/rec.aspx?rec=1483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jith.ali@sia-india.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0" ma:contentTypeDescription="Create a new document." ma:contentTypeScope="" ma:versionID="4114971ac905ce0c56312cdc51aaaf6c">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2a6c3cde258b88bb6e7f28b531c523dc"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332BBD-25B0-4C38-B092-BC09253C00BC}">
  <ds:schemaRefs>
    <ds:schemaRef ds:uri="http://schemas.openxmlformats.org/officeDocument/2006/bibliography"/>
  </ds:schemaRefs>
</ds:datastoreItem>
</file>

<file path=customXml/itemProps2.xml><?xml version="1.0" encoding="utf-8"?>
<ds:datastoreItem xmlns:ds="http://schemas.openxmlformats.org/officeDocument/2006/customXml" ds:itemID="{F7CA4B30-CACD-4912-856F-AEEF8A2DA84B}">
  <ds:schemaRefs>
    <ds:schemaRef ds:uri="http://schemas.microsoft.com/sharepoint/v3/contenttype/forms"/>
  </ds:schemaRefs>
</ds:datastoreItem>
</file>

<file path=customXml/itemProps3.xml><?xml version="1.0" encoding="utf-8"?>
<ds:datastoreItem xmlns:ds="http://schemas.openxmlformats.org/officeDocument/2006/customXml" ds:itemID="{0992251B-7794-4FEF-8B29-90B602E13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F561ED-57AB-4E4B-8887-0B8769730D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5479</Words>
  <Characters>37913</Characters>
  <Application>Microsoft Office Word</Application>
  <DocSecurity>4</DocSecurity>
  <Lines>1148</Lines>
  <Paragraphs>723</Paragraphs>
  <ScaleCrop>false</ScaleCrop>
  <HeadingPairs>
    <vt:vector size="2" baseType="variant">
      <vt:variant>
        <vt:lpstr>Title</vt:lpstr>
      </vt:variant>
      <vt:variant>
        <vt:i4>1</vt:i4>
      </vt:variant>
    </vt:vector>
  </HeadingPairs>
  <TitlesOfParts>
    <vt:vector size="1" baseType="lpstr">
      <vt:lpstr>Revised baseline text ITU-T E.MVS "Mapping and visualization strategies for the assessment of connectivity and QoS"</vt:lpstr>
    </vt:vector>
  </TitlesOfParts>
  <Manager>ITU-T</Manager>
  <Company>International Telecommunication Union (ITU)</Company>
  <LinksUpToDate>false</LinksUpToDate>
  <CharactersWithSpaces>42669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baseline text ITU-T E.MVS "Mapping and visualization strategies for the assessment of connectivity and QoS"</dc:title>
  <dc:subject/>
  <dc:creator>India</dc:creator>
  <cp:keywords/>
  <dc:description>SG12-C112R1  For: Geneva, 18-26 January 2023Document date: Saved by ITU51014243 at 09:20:11 on 22/12/2022</dc:description>
  <cp:lastModifiedBy>TSB (GM)</cp:lastModifiedBy>
  <cp:revision>2</cp:revision>
  <cp:lastPrinted>2002-08-01T07:30:00Z</cp:lastPrinted>
  <dcterms:created xsi:type="dcterms:W3CDTF">2023-01-06T08:54:00Z</dcterms:created>
  <dcterms:modified xsi:type="dcterms:W3CDTF">2023-01-06T08:54:00Z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SG12-TD172</vt:lpwstr>
  </property>
  <property fmtid="{D5CDD505-2E9C-101B-9397-08002B2CF9AE}" pid="4" name="Docdate">
    <vt:lpwstr/>
  </property>
  <property fmtid="{D5CDD505-2E9C-101B-9397-08002B2CF9AE}" pid="5" name="Docorlang">
    <vt:lpwstr/>
  </property>
  <property fmtid="{D5CDD505-2E9C-101B-9397-08002B2CF9AE}" pid="6" name="Docbluepink">
    <vt:lpwstr>12/12</vt:lpwstr>
  </property>
  <property fmtid="{D5CDD505-2E9C-101B-9397-08002B2CF9AE}" pid="7" name="Docdest">
    <vt:lpwstr>Geneva, 18-26 January 2023</vt:lpwstr>
  </property>
  <property fmtid="{D5CDD505-2E9C-101B-9397-08002B2CF9AE}" pid="8" name="Docauthor">
    <vt:lpwstr>Editor E.MVS</vt:lpwstr>
  </property>
  <property fmtid="{D5CDD505-2E9C-101B-9397-08002B2CF9AE}" pid="9" name="GrammarlyDocumentId">
    <vt:lpwstr>80fd77982d476d067b24f89e1cca22e912654d3ea46b8f00600743c422adeabf</vt:lpwstr>
  </property>
</Properties>
</file>