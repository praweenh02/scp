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svg" ContentType="image/svg+xml"/>
  <Override PartName="/word/commentsExtensible.xml" ContentType="application/vnd.openxmlformats-officedocument.wordprocessingml.commentsExtensible+xml"/>
  <Override PartName="/customXml/itemProps1.xml" ContentType="application/vnd.openxmlformats-officedocument.customXmlProperties+xml"/>
  <Override PartName="/word/comments.xml" ContentType="application/vnd.openxmlformats-officedocument.wordprocessingml.comment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commentsExtended.xml" ContentType="application/vnd.openxmlformats-officedocument.wordprocessingml.commentsExtended+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0" w:type="dxa"/>
        <w:jc w:val="center"/>
        <w:tblLayout w:type="fixed"/>
        <w:tblCellMar>
          <w:left w:w="57" w:type="dxa"/>
          <w:right w:w="57" w:type="dxa"/>
        </w:tblCellMar>
        <w:tblLook w:val="0000"/>
      </w:tblPr>
      <w:tblGrid>
        <w:gridCol w:w="1134"/>
        <w:gridCol w:w="284"/>
        <w:gridCol w:w="3685"/>
        <w:gridCol w:w="142"/>
        <w:gridCol w:w="284"/>
        <w:gridCol w:w="4111"/>
      </w:tblGrid>
      <w:tr w:rsidR="00001601" w:rsidRPr="0037415F" w:rsidTr="00C237FD">
        <w:trPr>
          <w:cantSplit/>
          <w:jc w:val="center"/>
        </w:trPr>
        <w:tc>
          <w:tcPr>
            <w:tcW w:w="1134" w:type="dxa"/>
            <w:vMerge w:val="restart"/>
            <w:vAlign w:val="center"/>
          </w:tcPr>
          <w:p w:rsidR="00001601" w:rsidRPr="00567F52" w:rsidRDefault="00790B56" w:rsidP="00C237FD">
            <w:pPr>
              <w:spacing w:before="0"/>
              <w:jc w:val="center"/>
            </w:pPr>
            <w:bookmarkStart w:id="0" w:name="OLE_LINK2"/>
            <w:r w:rsidRPr="00790B56">
              <w:rPr>
                <w:noProof/>
                <w:lang w:eastAsia="en-US" w:bidi="hi-IN"/>
              </w:rPr>
              <w:drawing>
                <wp:inline distT="0" distB="0" distL="0" distR="0">
                  <wp:extent cx="647065" cy="828040"/>
                  <wp:effectExtent l="0" t="0" r="63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2" b="-12987"/>
                          <a:stretch>
                            <a:fillRect/>
                          </a:stretch>
                        </pic:blipFill>
                        <pic:spPr bwMode="auto">
                          <a:xfrm>
                            <a:off x="0" y="0"/>
                            <a:ext cx="647065" cy="828040"/>
                          </a:xfrm>
                          <a:prstGeom prst="rect">
                            <a:avLst/>
                          </a:prstGeom>
                          <a:noFill/>
                          <a:ln>
                            <a:noFill/>
                          </a:ln>
                        </pic:spPr>
                      </pic:pic>
                    </a:graphicData>
                  </a:graphic>
                </wp:inline>
              </w:drawing>
            </w:r>
          </w:p>
        </w:tc>
        <w:tc>
          <w:tcPr>
            <w:tcW w:w="3969" w:type="dxa"/>
            <w:gridSpan w:val="2"/>
            <w:vMerge w:val="restart"/>
            <w:vAlign w:val="center"/>
          </w:tcPr>
          <w:p w:rsidR="00001601" w:rsidRPr="00F70513" w:rsidRDefault="00001601" w:rsidP="00C237FD">
            <w:pPr>
              <w:rPr>
                <w:sz w:val="16"/>
                <w:szCs w:val="16"/>
              </w:rPr>
            </w:pPr>
            <w:r w:rsidRPr="00F70513">
              <w:rPr>
                <w:sz w:val="16"/>
                <w:szCs w:val="16"/>
              </w:rPr>
              <w:t>INTERNATIONAL TELECOMMUNICATION UNION</w:t>
            </w:r>
          </w:p>
          <w:p w:rsidR="00001601" w:rsidRPr="006264C9" w:rsidRDefault="00001601" w:rsidP="00C237FD">
            <w:pPr>
              <w:rPr>
                <w:b/>
                <w:bCs/>
                <w:sz w:val="26"/>
                <w:szCs w:val="26"/>
              </w:rPr>
            </w:pPr>
            <w:r w:rsidRPr="006264C9">
              <w:rPr>
                <w:b/>
                <w:bCs/>
                <w:sz w:val="26"/>
                <w:szCs w:val="26"/>
              </w:rPr>
              <w:t>TELECOMMUNICATION</w:t>
            </w:r>
            <w:r w:rsidRPr="006264C9">
              <w:rPr>
                <w:b/>
                <w:bCs/>
                <w:sz w:val="26"/>
                <w:szCs w:val="26"/>
              </w:rPr>
              <w:br/>
              <w:t>STANDARDIZATION SECTOR</w:t>
            </w:r>
          </w:p>
          <w:p w:rsidR="00001601" w:rsidRPr="007F664D" w:rsidRDefault="00001601" w:rsidP="00C237FD">
            <w:pPr>
              <w:rPr>
                <w:sz w:val="20"/>
              </w:rPr>
            </w:pPr>
            <w:r w:rsidRPr="006264C9">
              <w:rPr>
                <w:sz w:val="20"/>
              </w:rPr>
              <w:t xml:space="preserve">STUDY PERIOD </w:t>
            </w:r>
            <w:r>
              <w:rPr>
                <w:sz w:val="20"/>
              </w:rPr>
              <w:t>2022-2024</w:t>
            </w:r>
          </w:p>
        </w:tc>
        <w:tc>
          <w:tcPr>
            <w:tcW w:w="4537" w:type="dxa"/>
            <w:gridSpan w:val="3"/>
            <w:vAlign w:val="center"/>
          </w:tcPr>
          <w:p w:rsidR="00001601" w:rsidRPr="0095099F" w:rsidRDefault="00001601" w:rsidP="00E03B45">
            <w:pPr>
              <w:pStyle w:val="Docnumber"/>
              <w:rPr>
                <w:highlight w:val="yellow"/>
              </w:rPr>
            </w:pPr>
            <w:r w:rsidRPr="001970B3">
              <w:rPr>
                <w:noProof/>
              </w:rPr>
              <w:t>SG13</w:t>
            </w:r>
            <w:r w:rsidRPr="005C4F27">
              <w:t>-C</w:t>
            </w:r>
            <w:r w:rsidR="00E03B45">
              <w:t>0164</w:t>
            </w:r>
          </w:p>
        </w:tc>
      </w:tr>
      <w:tr w:rsidR="00001601" w:rsidRPr="0095099F" w:rsidTr="00C237FD">
        <w:trPr>
          <w:cantSplit/>
          <w:jc w:val="center"/>
        </w:trPr>
        <w:tc>
          <w:tcPr>
            <w:tcW w:w="1134" w:type="dxa"/>
            <w:vMerge/>
          </w:tcPr>
          <w:p w:rsidR="00001601" w:rsidRPr="00072A4E" w:rsidRDefault="00001601" w:rsidP="00C237FD">
            <w:pPr>
              <w:rPr>
                <w:smallCaps/>
                <w:sz w:val="20"/>
              </w:rPr>
            </w:pPr>
          </w:p>
        </w:tc>
        <w:tc>
          <w:tcPr>
            <w:tcW w:w="3969" w:type="dxa"/>
            <w:gridSpan w:val="2"/>
            <w:vMerge/>
          </w:tcPr>
          <w:p w:rsidR="00001601" w:rsidRPr="00072A4E" w:rsidRDefault="00001601" w:rsidP="00C237FD">
            <w:pPr>
              <w:rPr>
                <w:smallCaps/>
                <w:sz w:val="20"/>
              </w:rPr>
            </w:pPr>
          </w:p>
        </w:tc>
        <w:tc>
          <w:tcPr>
            <w:tcW w:w="4537" w:type="dxa"/>
            <w:gridSpan w:val="3"/>
          </w:tcPr>
          <w:p w:rsidR="00001601" w:rsidRPr="0095099F" w:rsidRDefault="00001601" w:rsidP="00C237FD">
            <w:pPr>
              <w:pStyle w:val="TSBHeaderRight14"/>
            </w:pPr>
            <w:r w:rsidRPr="001970B3">
              <w:rPr>
                <w:noProof/>
              </w:rPr>
              <w:t>STUDY GROUP 13</w:t>
            </w:r>
          </w:p>
        </w:tc>
      </w:tr>
      <w:tr w:rsidR="00001601" w:rsidRPr="0037415F" w:rsidTr="00C237FD">
        <w:trPr>
          <w:cantSplit/>
          <w:jc w:val="center"/>
        </w:trPr>
        <w:tc>
          <w:tcPr>
            <w:tcW w:w="1134" w:type="dxa"/>
            <w:vMerge/>
            <w:tcBorders>
              <w:bottom w:val="single" w:sz="12" w:space="0" w:color="auto"/>
            </w:tcBorders>
          </w:tcPr>
          <w:p w:rsidR="00001601" w:rsidRPr="0037415F" w:rsidRDefault="00001601" w:rsidP="00C237FD">
            <w:pPr>
              <w:rPr>
                <w:b/>
                <w:bCs/>
                <w:sz w:val="26"/>
              </w:rPr>
            </w:pPr>
          </w:p>
        </w:tc>
        <w:tc>
          <w:tcPr>
            <w:tcW w:w="3969" w:type="dxa"/>
            <w:gridSpan w:val="2"/>
            <w:vMerge/>
            <w:tcBorders>
              <w:bottom w:val="single" w:sz="12" w:space="0" w:color="auto"/>
            </w:tcBorders>
          </w:tcPr>
          <w:p w:rsidR="00001601" w:rsidRPr="00C1705F" w:rsidRDefault="00001601" w:rsidP="00C237FD">
            <w:pPr>
              <w:rPr>
                <w:b/>
                <w:bCs/>
                <w:sz w:val="26"/>
              </w:rPr>
            </w:pPr>
          </w:p>
        </w:tc>
        <w:tc>
          <w:tcPr>
            <w:tcW w:w="4537" w:type="dxa"/>
            <w:gridSpan w:val="3"/>
            <w:tcBorders>
              <w:bottom w:val="single" w:sz="12" w:space="0" w:color="auto"/>
            </w:tcBorders>
            <w:vAlign w:val="center"/>
          </w:tcPr>
          <w:p w:rsidR="00001601" w:rsidRPr="00C1705F" w:rsidRDefault="00001601" w:rsidP="00C237FD">
            <w:pPr>
              <w:pStyle w:val="TSBHeaderRight14"/>
            </w:pPr>
            <w:r w:rsidRPr="00C1705F">
              <w:t>Original: English</w:t>
            </w:r>
          </w:p>
        </w:tc>
      </w:tr>
      <w:tr w:rsidR="00001601" w:rsidRPr="0037415F" w:rsidTr="00C237FD">
        <w:trPr>
          <w:cantSplit/>
          <w:jc w:val="center"/>
        </w:trPr>
        <w:tc>
          <w:tcPr>
            <w:tcW w:w="1418" w:type="dxa"/>
            <w:gridSpan w:val="2"/>
          </w:tcPr>
          <w:p w:rsidR="00001601" w:rsidRPr="0037415F" w:rsidRDefault="00001601" w:rsidP="00C237FD">
            <w:pPr>
              <w:rPr>
                <w:b/>
                <w:bCs/>
              </w:rPr>
            </w:pPr>
            <w:r w:rsidRPr="0037415F">
              <w:rPr>
                <w:b/>
                <w:bCs/>
              </w:rPr>
              <w:t>Question(s):</w:t>
            </w:r>
          </w:p>
        </w:tc>
        <w:tc>
          <w:tcPr>
            <w:tcW w:w="3827" w:type="dxa"/>
            <w:gridSpan w:val="2"/>
          </w:tcPr>
          <w:p w:rsidR="00001601" w:rsidRPr="00C1705F" w:rsidRDefault="00001601" w:rsidP="00C237FD">
            <w:pPr>
              <w:pStyle w:val="TSBHeaderQuestion"/>
              <w:rPr>
                <w:rFonts w:eastAsia="MS Mincho"/>
              </w:rPr>
            </w:pPr>
            <w:r w:rsidRPr="00C1705F">
              <w:rPr>
                <w:rFonts w:eastAsia="MS Mincho" w:hint="eastAsia"/>
              </w:rPr>
              <w:t>2</w:t>
            </w:r>
            <w:r w:rsidRPr="00C1705F">
              <w:rPr>
                <w:rFonts w:eastAsia="MS Mincho"/>
              </w:rPr>
              <w:t>0/13</w:t>
            </w:r>
          </w:p>
        </w:tc>
        <w:tc>
          <w:tcPr>
            <w:tcW w:w="4395" w:type="dxa"/>
            <w:gridSpan w:val="2"/>
          </w:tcPr>
          <w:p w:rsidR="00001601" w:rsidRPr="00C1705F" w:rsidRDefault="00001601" w:rsidP="00C237FD">
            <w:pPr>
              <w:pStyle w:val="VenueDate"/>
            </w:pPr>
            <w:r w:rsidRPr="00C1705F">
              <w:t>Geneva, 4-15 July 2022</w:t>
            </w:r>
          </w:p>
        </w:tc>
      </w:tr>
      <w:tr w:rsidR="00001601" w:rsidRPr="00A4045F" w:rsidTr="00C237FD">
        <w:trPr>
          <w:cantSplit/>
          <w:jc w:val="center"/>
        </w:trPr>
        <w:tc>
          <w:tcPr>
            <w:tcW w:w="9640" w:type="dxa"/>
            <w:gridSpan w:val="6"/>
          </w:tcPr>
          <w:p w:rsidR="00001601" w:rsidRPr="00C1705F" w:rsidRDefault="00001601" w:rsidP="00C237FD">
            <w:pPr>
              <w:jc w:val="center"/>
              <w:rPr>
                <w:b/>
                <w:bCs/>
              </w:rPr>
            </w:pPr>
            <w:r w:rsidRPr="00C1705F">
              <w:rPr>
                <w:b/>
                <w:bCs/>
              </w:rPr>
              <w:t>CONTRIBUTION</w:t>
            </w:r>
          </w:p>
        </w:tc>
      </w:tr>
      <w:tr w:rsidR="00001601" w:rsidRPr="0037415F" w:rsidTr="00C237FD">
        <w:trPr>
          <w:cantSplit/>
          <w:jc w:val="center"/>
        </w:trPr>
        <w:tc>
          <w:tcPr>
            <w:tcW w:w="1418" w:type="dxa"/>
            <w:gridSpan w:val="2"/>
          </w:tcPr>
          <w:p w:rsidR="00001601" w:rsidRPr="0037415F" w:rsidRDefault="00001601" w:rsidP="00C237FD">
            <w:pPr>
              <w:rPr>
                <w:b/>
                <w:bCs/>
              </w:rPr>
            </w:pPr>
            <w:r>
              <w:rPr>
                <w:b/>
                <w:bCs/>
              </w:rPr>
              <w:t>Source:</w:t>
            </w:r>
          </w:p>
        </w:tc>
        <w:tc>
          <w:tcPr>
            <w:tcW w:w="8222" w:type="dxa"/>
            <w:gridSpan w:val="4"/>
          </w:tcPr>
          <w:p w:rsidR="00001601" w:rsidRPr="00C1705F" w:rsidRDefault="00ED2447" w:rsidP="00C237FD">
            <w:pPr>
              <w:pStyle w:val="TSBHeaderSource"/>
            </w:pPr>
            <w:r>
              <w:t>Ministry of Communications, India</w:t>
            </w:r>
          </w:p>
        </w:tc>
      </w:tr>
      <w:tr w:rsidR="00001601" w:rsidRPr="0037415F" w:rsidTr="00C237FD">
        <w:trPr>
          <w:cantSplit/>
          <w:jc w:val="center"/>
        </w:trPr>
        <w:tc>
          <w:tcPr>
            <w:tcW w:w="1418" w:type="dxa"/>
            <w:gridSpan w:val="2"/>
          </w:tcPr>
          <w:p w:rsidR="00001601" w:rsidRPr="0037415F" w:rsidRDefault="00001601" w:rsidP="00C237FD">
            <w:r w:rsidRPr="0037415F">
              <w:rPr>
                <w:b/>
                <w:bCs/>
              </w:rPr>
              <w:t>Title:</w:t>
            </w:r>
          </w:p>
        </w:tc>
        <w:tc>
          <w:tcPr>
            <w:tcW w:w="8222" w:type="dxa"/>
            <w:gridSpan w:val="4"/>
          </w:tcPr>
          <w:p w:rsidR="00001601" w:rsidRPr="00C1705F" w:rsidRDefault="00001601" w:rsidP="00C237FD">
            <w:pPr>
              <w:pStyle w:val="TSBHeaderTitle"/>
            </w:pPr>
            <w:r w:rsidRPr="00C1705F">
              <w:t>Y.Supp-AN-Use cases: Proposed updates for approval</w:t>
            </w:r>
          </w:p>
        </w:tc>
      </w:tr>
      <w:tr w:rsidR="00001601" w:rsidRPr="0037415F" w:rsidTr="00C237FD">
        <w:trPr>
          <w:cantSplit/>
          <w:jc w:val="center"/>
        </w:trPr>
        <w:tc>
          <w:tcPr>
            <w:tcW w:w="1418" w:type="dxa"/>
            <w:gridSpan w:val="2"/>
            <w:tcBorders>
              <w:top w:val="single" w:sz="6" w:space="0" w:color="auto"/>
              <w:bottom w:val="single" w:sz="6" w:space="0" w:color="auto"/>
            </w:tcBorders>
          </w:tcPr>
          <w:p w:rsidR="00001601" w:rsidRDefault="00001601" w:rsidP="00C237FD">
            <w:pPr>
              <w:spacing w:before="0"/>
              <w:rPr>
                <w:b/>
                <w:bCs/>
              </w:rPr>
            </w:pPr>
            <w:r>
              <w:rPr>
                <w:b/>
                <w:bCs/>
              </w:rPr>
              <w:t>Contact:</w:t>
            </w:r>
          </w:p>
        </w:tc>
        <w:tc>
          <w:tcPr>
            <w:tcW w:w="4111" w:type="dxa"/>
            <w:gridSpan w:val="3"/>
            <w:tcBorders>
              <w:top w:val="single" w:sz="6" w:space="0" w:color="auto"/>
              <w:bottom w:val="single" w:sz="6" w:space="0" w:color="auto"/>
            </w:tcBorders>
          </w:tcPr>
          <w:p w:rsidR="00001601" w:rsidRDefault="00001601" w:rsidP="00C237FD">
            <w:pPr>
              <w:spacing w:before="0"/>
            </w:pPr>
            <w:r>
              <w:rPr>
                <w:lang w:val="it-IT" w:eastAsia="ko-KR"/>
              </w:rPr>
              <w:t>Vijay Kumar Roy</w:t>
            </w:r>
          </w:p>
          <w:p w:rsidR="00001601" w:rsidRDefault="00001601" w:rsidP="00C237FD">
            <w:pPr>
              <w:spacing w:before="0"/>
            </w:pPr>
            <w:r>
              <w:t>India</w:t>
            </w:r>
          </w:p>
        </w:tc>
        <w:tc>
          <w:tcPr>
            <w:tcW w:w="4111" w:type="dxa"/>
            <w:tcBorders>
              <w:top w:val="single" w:sz="6" w:space="0" w:color="auto"/>
              <w:bottom w:val="single" w:sz="6" w:space="0" w:color="auto"/>
            </w:tcBorders>
          </w:tcPr>
          <w:p w:rsidR="00001601" w:rsidRDefault="00001601" w:rsidP="00C237FD">
            <w:pPr>
              <w:spacing w:before="0"/>
            </w:pPr>
            <w:r>
              <w:t xml:space="preserve">Email: </w:t>
            </w:r>
            <w:r w:rsidRPr="00AF0099">
              <w:rPr>
                <w:rStyle w:val="Hyperlink"/>
              </w:rPr>
              <w:t>vk.roy@gov.in</w:t>
            </w:r>
          </w:p>
        </w:tc>
      </w:tr>
      <w:tr w:rsidR="00001601" w:rsidRPr="0037415F" w:rsidTr="00C237FD">
        <w:trPr>
          <w:cantSplit/>
          <w:jc w:val="center"/>
        </w:trPr>
        <w:tc>
          <w:tcPr>
            <w:tcW w:w="1418" w:type="dxa"/>
            <w:gridSpan w:val="2"/>
            <w:tcBorders>
              <w:top w:val="single" w:sz="6" w:space="0" w:color="auto"/>
              <w:bottom w:val="single" w:sz="6" w:space="0" w:color="auto"/>
            </w:tcBorders>
          </w:tcPr>
          <w:p w:rsidR="00001601" w:rsidRDefault="00001601" w:rsidP="00C237FD">
            <w:pPr>
              <w:spacing w:before="0"/>
              <w:rPr>
                <w:b/>
                <w:bCs/>
              </w:rPr>
            </w:pPr>
            <w:r>
              <w:rPr>
                <w:b/>
                <w:bCs/>
              </w:rPr>
              <w:t>Contact:</w:t>
            </w:r>
          </w:p>
        </w:tc>
        <w:tc>
          <w:tcPr>
            <w:tcW w:w="4111" w:type="dxa"/>
            <w:gridSpan w:val="3"/>
            <w:tcBorders>
              <w:top w:val="single" w:sz="6" w:space="0" w:color="auto"/>
              <w:bottom w:val="single" w:sz="6" w:space="0" w:color="auto"/>
            </w:tcBorders>
          </w:tcPr>
          <w:p w:rsidR="00001601" w:rsidRDefault="00001601" w:rsidP="00C237FD">
            <w:pPr>
              <w:spacing w:before="0"/>
            </w:pPr>
            <w:r>
              <w:t>Vishnu Ram OV</w:t>
            </w:r>
            <w:r>
              <w:br/>
              <w:t>India</w:t>
            </w:r>
          </w:p>
        </w:tc>
        <w:tc>
          <w:tcPr>
            <w:tcW w:w="4111" w:type="dxa"/>
            <w:tcBorders>
              <w:top w:val="single" w:sz="6" w:space="0" w:color="auto"/>
              <w:bottom w:val="single" w:sz="6" w:space="0" w:color="auto"/>
            </w:tcBorders>
          </w:tcPr>
          <w:p w:rsidR="00001601" w:rsidRDefault="00001601" w:rsidP="00C237FD">
            <w:pPr>
              <w:spacing w:before="0"/>
            </w:pPr>
            <w:r>
              <w:t xml:space="preserve">Email: </w:t>
            </w:r>
            <w:r w:rsidRPr="00AF0099">
              <w:rPr>
                <w:rStyle w:val="Hyperlink"/>
              </w:rPr>
              <w:t>vishnu.n@ieee.org</w:t>
            </w:r>
          </w:p>
        </w:tc>
      </w:tr>
    </w:tbl>
    <w:p w:rsidR="00001601" w:rsidRDefault="00001601" w:rsidP="00001601"/>
    <w:tbl>
      <w:tblPr>
        <w:tblW w:w="9640" w:type="dxa"/>
        <w:jc w:val="center"/>
        <w:tblLayout w:type="fixed"/>
        <w:tblCellMar>
          <w:left w:w="57" w:type="dxa"/>
          <w:right w:w="57" w:type="dxa"/>
        </w:tblCellMar>
        <w:tblLook w:val="0000"/>
      </w:tblPr>
      <w:tblGrid>
        <w:gridCol w:w="1418"/>
        <w:gridCol w:w="8222"/>
      </w:tblGrid>
      <w:tr w:rsidR="00001601" w:rsidRPr="0037415F" w:rsidTr="00C237FD">
        <w:trPr>
          <w:cantSplit/>
          <w:jc w:val="center"/>
        </w:trPr>
        <w:tc>
          <w:tcPr>
            <w:tcW w:w="1418" w:type="dxa"/>
          </w:tcPr>
          <w:p w:rsidR="00001601" w:rsidRPr="008F7104" w:rsidRDefault="00001601" w:rsidP="00C237FD">
            <w:pPr>
              <w:rPr>
                <w:b/>
                <w:bCs/>
              </w:rPr>
            </w:pPr>
            <w:r w:rsidRPr="008F7104">
              <w:rPr>
                <w:b/>
                <w:bCs/>
              </w:rPr>
              <w:t>Abstract:</w:t>
            </w:r>
          </w:p>
        </w:tc>
        <w:tc>
          <w:tcPr>
            <w:tcW w:w="8222" w:type="dxa"/>
          </w:tcPr>
          <w:p w:rsidR="00001601" w:rsidRPr="00C1705F" w:rsidRDefault="00001601" w:rsidP="00C237FD">
            <w:r>
              <w:rPr>
                <w:rFonts w:eastAsia="SimSun"/>
              </w:rPr>
              <w:t>This contribution proposes modifications</w:t>
            </w:r>
            <w:r>
              <w:rPr>
                <w:rFonts w:eastAsia="SimSun"/>
                <w:szCs w:val="22"/>
              </w:rPr>
              <w:t xml:space="preserve"> to the</w:t>
            </w:r>
            <w:r w:rsidR="00580B50">
              <w:rPr>
                <w:rFonts w:eastAsia="SimSun"/>
                <w:szCs w:val="22"/>
              </w:rPr>
              <w:t xml:space="preserve"> </w:t>
            </w:r>
            <w:r>
              <w:t>new draft Supplement Y.Supp-AN-Use Cases: “Use cases for Autonomous Networks”</w:t>
            </w:r>
            <w:r>
              <w:rPr>
                <w:rFonts w:eastAsia="SimSun"/>
              </w:rPr>
              <w:t xml:space="preserve">, based on the changes agreed in Q20/13 e-meeting, </w:t>
            </w:r>
            <w:r>
              <w:rPr>
                <w:lang w:val="en-IN"/>
              </w:rPr>
              <w:t>26-28 April 2022</w:t>
            </w:r>
            <w:sdt>
              <w:sdtPr>
                <w:alias w:val="When"/>
                <w:tag w:val="When"/>
                <w:id w:val="-1683806486"/>
                <w:placeholder>
                  <w:docPart w:val="9792C6AACFDA044E932231ED516698BD"/>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Content>
                <w:r>
                  <w:rPr>
                    <w:lang w:val="en-IN"/>
                  </w:rPr>
                  <w:t>. And this contribution proposes approval of this document in this SG13.</w:t>
                </w:r>
              </w:sdtContent>
            </w:sdt>
          </w:p>
        </w:tc>
      </w:tr>
    </w:tbl>
    <w:p w:rsidR="00001601" w:rsidRDefault="00001601" w:rsidP="00001601"/>
    <w:p w:rsidR="00001601" w:rsidRDefault="00001601" w:rsidP="00001601">
      <w:pPr>
        <w:pStyle w:val="TOCHeading"/>
        <w:numPr>
          <w:ilvl w:val="0"/>
          <w:numId w:val="41"/>
        </w:numPr>
        <w:ind w:left="720" w:hanging="360"/>
        <w:rPr>
          <w:rFonts w:ascii="Times New Roman" w:eastAsiaTheme="minorEastAsia" w:hAnsi="Times New Roman"/>
          <w:color w:val="000000" w:themeColor="text1"/>
          <w:sz w:val="24"/>
          <w:szCs w:val="24"/>
          <w:lang w:eastAsia="en-GB"/>
        </w:rPr>
      </w:pPr>
      <w:r>
        <w:rPr>
          <w:rFonts w:ascii="Times New Roman" w:eastAsiaTheme="minorEastAsia" w:hAnsi="Times New Roman"/>
          <w:color w:val="000000" w:themeColor="text1"/>
          <w:sz w:val="24"/>
          <w:szCs w:val="24"/>
          <w:lang w:eastAsia="en-GB"/>
        </w:rPr>
        <w:t>Introduction</w:t>
      </w:r>
    </w:p>
    <w:p w:rsidR="00001601" w:rsidRDefault="00001601" w:rsidP="00001601">
      <w:pPr>
        <w:jc w:val="both"/>
        <w:rPr>
          <w:lang w:val="en-IN"/>
        </w:rPr>
      </w:pPr>
      <w:r>
        <w:rPr>
          <w:color w:val="000000"/>
        </w:rPr>
        <w:t>FG AN approved the technical specification (FGAN-O-013-R1) at its 5</w:t>
      </w:r>
      <w:r>
        <w:rPr>
          <w:color w:val="000000"/>
          <w:vertAlign w:val="superscript"/>
        </w:rPr>
        <w:t>th</w:t>
      </w:r>
      <w:r>
        <w:rPr>
          <w:color w:val="000000"/>
        </w:rPr>
        <w:t xml:space="preserve"> meeting 3-5 November 2021 and sent it as the first deliverable of FG AN to SG13. SG13 (</w:t>
      </w:r>
      <w:r>
        <w:t xml:space="preserve">29 November – 10December 2021, online) </w:t>
      </w:r>
      <w:r>
        <w:rPr>
          <w:color w:val="000000"/>
        </w:rPr>
        <w:t xml:space="preserve">decided to create new work item on </w:t>
      </w:r>
      <w:r>
        <w:t xml:space="preserve">ITU-T </w:t>
      </w:r>
      <w:r>
        <w:rPr>
          <w:color w:val="000000"/>
        </w:rPr>
        <w:t xml:space="preserve">Supplement </w:t>
      </w:r>
      <w:r>
        <w:t>Y.Supp-AN-Use Cases: “Use cases for Autonomous Networks.” After that, Q20/13 Rapporteur meetings were held on 15</w:t>
      </w:r>
      <w:r w:rsidRPr="00896B8F">
        <w:t>-</w:t>
      </w:r>
      <w:r>
        <w:t>17February</w:t>
      </w:r>
      <w:r w:rsidRPr="00896B8F">
        <w:t xml:space="preserve"> 20</w:t>
      </w:r>
      <w:r>
        <w:t xml:space="preserve">22 (online) and </w:t>
      </w:r>
      <w:r>
        <w:rPr>
          <w:lang w:val="en-IN"/>
        </w:rPr>
        <w:t xml:space="preserve">26-28 April 2022 (online) and output [TD25/WP1]. </w:t>
      </w:r>
    </w:p>
    <w:p w:rsidR="00001601" w:rsidRDefault="00001601" w:rsidP="00001601">
      <w:pPr>
        <w:jc w:val="both"/>
      </w:pPr>
      <w:r>
        <w:rPr>
          <w:lang w:val="en-IN"/>
        </w:rPr>
        <w:t>In the last Q20/13 meeting [TD27/WP1], the group suggested several comments to be resolved and there were several “Editor’s notes” in [TD25/WP1]</w:t>
      </w:r>
      <w:r w:rsidR="008425E8">
        <w:rPr>
          <w:lang w:val="en-IN"/>
        </w:rPr>
        <w:t>.</w:t>
      </w:r>
    </w:p>
    <w:p w:rsidR="00001601" w:rsidRDefault="00001601" w:rsidP="00001601">
      <w:pPr>
        <w:pStyle w:val="TOCHeading"/>
        <w:numPr>
          <w:ilvl w:val="0"/>
          <w:numId w:val="41"/>
        </w:numPr>
        <w:ind w:left="720" w:hanging="360"/>
        <w:rPr>
          <w:rFonts w:ascii="Times New Roman" w:eastAsiaTheme="minorEastAsia" w:hAnsi="Times New Roman"/>
          <w:color w:val="000000" w:themeColor="text1"/>
          <w:sz w:val="24"/>
          <w:szCs w:val="24"/>
          <w:lang w:eastAsia="en-GB"/>
        </w:rPr>
      </w:pPr>
      <w:r>
        <w:rPr>
          <w:rFonts w:ascii="Times New Roman" w:eastAsiaTheme="minorEastAsia" w:hAnsi="Times New Roman"/>
          <w:color w:val="000000" w:themeColor="text1"/>
          <w:sz w:val="24"/>
          <w:szCs w:val="24"/>
          <w:lang w:eastAsia="en-GB"/>
        </w:rPr>
        <w:t>Proposal</w:t>
      </w:r>
    </w:p>
    <w:p w:rsidR="00001601" w:rsidRDefault="00001601" w:rsidP="00001601">
      <w:pPr>
        <w:jc w:val="both"/>
      </w:pPr>
      <w:r>
        <w:t xml:space="preserve">This contribution proposes </w:t>
      </w:r>
      <w:r>
        <w:rPr>
          <w:rFonts w:eastAsia="Malgun Gothic"/>
          <w:lang w:eastAsia="ko-KR"/>
        </w:rPr>
        <w:t>updates to</w:t>
      </w:r>
      <w:r>
        <w:rPr>
          <w:lang w:val="en-IN"/>
        </w:rPr>
        <w:t>[TD25/WP1] to resolve the comments and to remove several “Editor’s notes”.  And this contribution proposes move to approval of Y.Suppl-AN-Use Cases in this SG13 meeting.</w:t>
      </w:r>
    </w:p>
    <w:p w:rsidR="00001601" w:rsidRDefault="00001601" w:rsidP="00001601"/>
    <w:p w:rsidR="00001601" w:rsidRDefault="00001601" w:rsidP="00001601">
      <w:pPr>
        <w:jc w:val="center"/>
      </w:pPr>
    </w:p>
    <w:p w:rsidR="00001601" w:rsidRDefault="00001601" w:rsidP="00001601"/>
    <w:p w:rsidR="00001601" w:rsidRPr="00FD0F59" w:rsidRDefault="00001601" w:rsidP="00001601">
      <w:pPr>
        <w:pStyle w:val="Tabletext"/>
        <w:rPr>
          <w:color w:val="000000" w:themeColor="text1"/>
          <w:sz w:val="20"/>
          <w:lang w:val="en-US"/>
        </w:rPr>
      </w:pPr>
    </w:p>
    <w:p w:rsidR="00001601" w:rsidRPr="00645E4C" w:rsidRDefault="00001601" w:rsidP="00001601">
      <w:pPr>
        <w:spacing w:after="160" w:line="259" w:lineRule="auto"/>
        <w:rPr>
          <w:rFonts w:eastAsia="Malgun Gothic"/>
          <w:b/>
          <w:bCs/>
          <w:lang w:eastAsia="ko-KR"/>
        </w:rPr>
      </w:pPr>
      <w:r w:rsidRPr="008C4090">
        <w:rPr>
          <w:rFonts w:eastAsia="Malgun Gothic"/>
          <w:lang w:eastAsia="ko-KR"/>
        </w:rPr>
        <w:t>Editor note-</w:t>
      </w:r>
      <w:r w:rsidRPr="00645E4C">
        <w:rPr>
          <w:rFonts w:eastAsia="Malgun Gothic"/>
          <w:b/>
          <w:bCs/>
          <w:lang w:eastAsia="ko-KR"/>
        </w:rPr>
        <w:t xml:space="preserve">Work plan agreed for completion of this draft </w:t>
      </w:r>
      <w:r>
        <w:rPr>
          <w:rFonts w:eastAsia="Malgun Gothic"/>
          <w:b/>
          <w:bCs/>
          <w:lang w:eastAsia="ko-KR"/>
        </w:rPr>
        <w:t>Supplement</w:t>
      </w:r>
      <w:r w:rsidRPr="00645E4C">
        <w:rPr>
          <w:rFonts w:eastAsia="Malgun Gothic"/>
          <w:b/>
          <w:bCs/>
          <w:lang w:eastAsia="ko-KR"/>
        </w:rPr>
        <w:t xml:space="preserve"> (target for agreement: July 2022 SG13 meeting) </w:t>
      </w:r>
    </w:p>
    <w:p w:rsidR="00001601" w:rsidRPr="00745728" w:rsidRDefault="00001601" w:rsidP="00001601">
      <w:pPr>
        <w:numPr>
          <w:ilvl w:val="0"/>
          <w:numId w:val="40"/>
        </w:numPr>
        <w:rPr>
          <w:b/>
          <w:bCs/>
          <w:lang w:eastAsia="de-DE"/>
        </w:rPr>
      </w:pPr>
      <w:r w:rsidRPr="00745728">
        <w:rPr>
          <w:b/>
          <w:bCs/>
          <w:lang w:eastAsia="de-DE"/>
        </w:rPr>
        <w:t xml:space="preserve">Add new definitions for “autonomous network” and “controller” </w:t>
      </w:r>
    </w:p>
    <w:p w:rsidR="00001601" w:rsidRDefault="00001601" w:rsidP="00001601">
      <w:pPr>
        <w:numPr>
          <w:ilvl w:val="0"/>
          <w:numId w:val="40"/>
        </w:numPr>
        <w:rPr>
          <w:lang w:eastAsia="de-DE"/>
        </w:rPr>
      </w:pPr>
      <w:r>
        <w:t xml:space="preserve">In the introduction, </w:t>
      </w:r>
      <w:r w:rsidRPr="00652A72">
        <w:rPr>
          <w:b/>
          <w:bCs/>
          <w:szCs w:val="24"/>
          <w:lang w:val="en-GB"/>
        </w:rPr>
        <w:t xml:space="preserve">Description or </w:t>
      </w:r>
      <w:r>
        <w:rPr>
          <w:b/>
          <w:bCs/>
          <w:szCs w:val="24"/>
          <w:lang w:val="en-GB"/>
        </w:rPr>
        <w:t>R</w:t>
      </w:r>
      <w:r w:rsidRPr="00652A72">
        <w:rPr>
          <w:b/>
          <w:bCs/>
          <w:szCs w:val="24"/>
          <w:lang w:val="en-GB"/>
        </w:rPr>
        <w:t>eferences for the three key concepts</w:t>
      </w:r>
      <w:r>
        <w:rPr>
          <w:szCs w:val="24"/>
          <w:lang w:val="en-GB"/>
        </w:rPr>
        <w:t xml:space="preserve"> and explanation of their importance in this document </w:t>
      </w:r>
    </w:p>
    <w:p w:rsidR="00001601" w:rsidRPr="005D0332" w:rsidRDefault="00001601" w:rsidP="00001601">
      <w:pPr>
        <w:numPr>
          <w:ilvl w:val="0"/>
          <w:numId w:val="40"/>
        </w:numPr>
        <w:rPr>
          <w:b/>
          <w:bCs/>
          <w:lang w:eastAsia="de-DE"/>
        </w:rPr>
      </w:pPr>
      <w:r>
        <w:rPr>
          <w:b/>
          <w:bCs/>
        </w:rPr>
        <w:lastRenderedPageBreak/>
        <w:t xml:space="preserve">Complete (for use cases 31 to 40) </w:t>
      </w:r>
      <w:r w:rsidRPr="005D0332">
        <w:rPr>
          <w:b/>
          <w:bCs/>
        </w:rPr>
        <w:t>descri</w:t>
      </w:r>
      <w:r>
        <w:rPr>
          <w:b/>
          <w:bCs/>
        </w:rPr>
        <w:t>ption for</w:t>
      </w:r>
      <w:r w:rsidRPr="005D0332">
        <w:rPr>
          <w:b/>
          <w:bCs/>
        </w:rPr>
        <w:t xml:space="preserve"> the actors and the step</w:t>
      </w:r>
      <w:r>
        <w:rPr>
          <w:b/>
          <w:bCs/>
        </w:rPr>
        <w:t>s</w:t>
      </w:r>
      <w:r w:rsidRPr="005D0332">
        <w:rPr>
          <w:b/>
          <w:bCs/>
        </w:rPr>
        <w:t xml:space="preserve">, correlating with the use case description </w:t>
      </w:r>
      <w:r>
        <w:rPr>
          <w:b/>
          <w:bCs/>
        </w:rPr>
        <w:t>(in the use case table) and</w:t>
      </w:r>
      <w:r w:rsidRPr="005D0332">
        <w:rPr>
          <w:b/>
          <w:bCs/>
        </w:rPr>
        <w:t xml:space="preserve"> the use case specific figures</w:t>
      </w:r>
    </w:p>
    <w:p w:rsidR="00001601" w:rsidRPr="006E64CB" w:rsidRDefault="00001601" w:rsidP="00001601">
      <w:pPr>
        <w:numPr>
          <w:ilvl w:val="0"/>
          <w:numId w:val="40"/>
        </w:numPr>
        <w:rPr>
          <w:lang w:eastAsia="de-DE"/>
        </w:rPr>
      </w:pPr>
      <w:r>
        <w:rPr>
          <w:lang w:eastAsia="de-DE"/>
        </w:rPr>
        <w:t>As far  as the use case table, 1) where needed, fill up the “Reference” row and update with respect to bibliography, 2) align the table template for all use cases according  to the template used in clause 7.1.</w:t>
      </w:r>
    </w:p>
    <w:p w:rsidR="00001601" w:rsidRPr="00315A18" w:rsidRDefault="00001601" w:rsidP="00001601">
      <w:pPr>
        <w:numPr>
          <w:ilvl w:val="0"/>
          <w:numId w:val="40"/>
        </w:numPr>
        <w:rPr>
          <w:color w:val="000000" w:themeColor="text1"/>
          <w:lang w:eastAsia="de-DE"/>
        </w:rPr>
      </w:pPr>
      <w:r>
        <w:rPr>
          <w:color w:val="000000" w:themeColor="text1"/>
          <w:lang w:eastAsia="de-DE"/>
        </w:rPr>
        <w:t>Checking r</w:t>
      </w:r>
      <w:r w:rsidRPr="00315A18">
        <w:rPr>
          <w:color w:val="000000" w:themeColor="text1"/>
          <w:lang w:eastAsia="de-DE"/>
        </w:rPr>
        <w:t>emov</w:t>
      </w:r>
      <w:r>
        <w:rPr>
          <w:color w:val="000000" w:themeColor="text1"/>
          <w:lang w:eastAsia="de-DE"/>
        </w:rPr>
        <w:t xml:space="preserve">al of </w:t>
      </w:r>
      <w:r w:rsidRPr="00315A18">
        <w:rPr>
          <w:color w:val="000000" w:themeColor="text1"/>
          <w:lang w:eastAsia="de-DE"/>
        </w:rPr>
        <w:t xml:space="preserve">references to FG AN documents and other FG documents except for </w:t>
      </w:r>
      <w:r>
        <w:rPr>
          <w:color w:val="000000" w:themeColor="text1"/>
          <w:lang w:eastAsia="de-DE"/>
        </w:rPr>
        <w:t xml:space="preserve">FG </w:t>
      </w:r>
      <w:r w:rsidRPr="00315A18">
        <w:rPr>
          <w:color w:val="000000" w:themeColor="text1"/>
          <w:lang w:eastAsia="de-DE"/>
        </w:rPr>
        <w:t>output documents.</w:t>
      </w:r>
    </w:p>
    <w:p w:rsidR="00001601" w:rsidRDefault="00001601" w:rsidP="00001601">
      <w:pPr>
        <w:numPr>
          <w:ilvl w:val="0"/>
          <w:numId w:val="40"/>
        </w:numPr>
        <w:rPr>
          <w:lang w:eastAsia="de-DE"/>
        </w:rPr>
      </w:pPr>
      <w:r w:rsidRPr="00FD0F59">
        <w:rPr>
          <w:lang w:eastAsia="de-DE"/>
        </w:rPr>
        <w:t>Resolution of all remaining Editor’s notes and highlights</w:t>
      </w:r>
    </w:p>
    <w:p w:rsidR="00001601" w:rsidRPr="00FD0F59" w:rsidRDefault="00001601" w:rsidP="00001601">
      <w:pPr>
        <w:numPr>
          <w:ilvl w:val="0"/>
          <w:numId w:val="40"/>
        </w:numPr>
        <w:rPr>
          <w:lang w:eastAsia="de-DE"/>
        </w:rPr>
      </w:pPr>
      <w:r>
        <w:rPr>
          <w:lang w:eastAsia="de-DE"/>
        </w:rPr>
        <w:t>Search for “TBD” and resolve the related comments.</w:t>
      </w:r>
    </w:p>
    <w:p w:rsidR="00001601" w:rsidRPr="00FD0F59" w:rsidRDefault="00001601" w:rsidP="00001601">
      <w:pPr>
        <w:numPr>
          <w:ilvl w:val="0"/>
          <w:numId w:val="40"/>
        </w:numPr>
        <w:rPr>
          <w:b/>
          <w:color w:val="000000"/>
          <w:sz w:val="32"/>
          <w:lang w:eastAsia="de-DE"/>
        </w:rPr>
      </w:pPr>
      <w:r w:rsidRPr="00FD0F59">
        <w:rPr>
          <w:lang w:eastAsia="de-DE"/>
        </w:rPr>
        <w:t xml:space="preserve">Final technical and editorial checking </w:t>
      </w:r>
      <w:r>
        <w:rPr>
          <w:lang w:eastAsia="de-DE"/>
        </w:rPr>
        <w:t xml:space="preserve">including </w:t>
      </w:r>
      <w:r w:rsidRPr="007A6380">
        <w:rPr>
          <w:lang w:eastAsia="de-DE"/>
        </w:rPr>
        <w:t>(consistency, more compact and shorter paragraphs</w:t>
      </w:r>
      <w:r>
        <w:rPr>
          <w:lang w:eastAsia="de-DE"/>
        </w:rPr>
        <w:t>, sequential (and, possibly, use case related) figure numbering, potential short forms for figures and related titles) including Authors’ guidelines</w:t>
      </w:r>
    </w:p>
    <w:bookmarkEnd w:id="0"/>
    <w:p w:rsidR="00001601" w:rsidRDefault="00001601">
      <w:pPr>
        <w:spacing w:before="0"/>
      </w:pPr>
    </w:p>
    <w:p w:rsidR="00001601" w:rsidRPr="00C1705F" w:rsidRDefault="00001601" w:rsidP="00001601">
      <w:pPr>
        <w:rPr>
          <w:b/>
        </w:rPr>
      </w:pPr>
      <w:r w:rsidRPr="00C1705F">
        <w:rPr>
          <w:rFonts w:hint="eastAsia"/>
          <w:b/>
        </w:rPr>
        <w:t>R</w:t>
      </w:r>
      <w:r w:rsidRPr="00C1705F">
        <w:rPr>
          <w:b/>
        </w:rPr>
        <w:t>eference:</w:t>
      </w:r>
    </w:p>
    <w:p w:rsidR="00001601" w:rsidRPr="003470E3" w:rsidRDefault="00001601" w:rsidP="00001601">
      <w:pPr>
        <w:ind w:leftChars="1" w:left="1699" w:hangingChars="707" w:hanging="1697"/>
      </w:pPr>
      <w:r>
        <w:rPr>
          <w:rFonts w:hint="eastAsia"/>
        </w:rPr>
        <w:t>[</w:t>
      </w:r>
      <w:r>
        <w:t xml:space="preserve">TD25/WP1] </w:t>
      </w:r>
      <w:r>
        <w:tab/>
        <w:t>ITU-T SG13-TD025/WP1, D</w:t>
      </w:r>
      <w:r w:rsidRPr="003C5D62">
        <w:t xml:space="preserve">raft Supplement </w:t>
      </w:r>
      <w:r>
        <w:t xml:space="preserve">ITU-T </w:t>
      </w:r>
      <w:r w:rsidRPr="003C5D62">
        <w:t>Y.Supp-AN-Use Cases</w:t>
      </w:r>
      <w:r>
        <w:t xml:space="preserve">: </w:t>
      </w:r>
      <w:r w:rsidRPr="003C5D62">
        <w:t>“Use cases for Autonomous Networks”</w:t>
      </w:r>
      <w:r w:rsidRPr="007351D7">
        <w:t>(output of e-meeting, 26-28 April 2022)</w:t>
      </w:r>
      <w:r>
        <w:t>.</w:t>
      </w:r>
    </w:p>
    <w:p w:rsidR="00001601" w:rsidRPr="003470E3" w:rsidRDefault="00001601" w:rsidP="00001601">
      <w:pPr>
        <w:ind w:leftChars="1" w:left="1699" w:hangingChars="707" w:hanging="1697"/>
      </w:pPr>
      <w:r>
        <w:rPr>
          <w:rFonts w:hint="eastAsia"/>
        </w:rPr>
        <w:t>[</w:t>
      </w:r>
      <w:r>
        <w:t xml:space="preserve">TD27/WP1] </w:t>
      </w:r>
      <w:r>
        <w:tab/>
        <w:t xml:space="preserve">ITU-T SG13-TD027/WP1, </w:t>
      </w:r>
      <w:r w:rsidRPr="008339BA">
        <w:t>Meeting report of Q20/13 (e-meeting, 26-28 April 2022)</w:t>
      </w:r>
      <w:r>
        <w:rPr>
          <w:rFonts w:hint="eastAsia"/>
        </w:rPr>
        <w:t>.</w:t>
      </w:r>
    </w:p>
    <w:p w:rsidR="00001601" w:rsidRDefault="00001601">
      <w:pPr>
        <w:spacing w:before="0"/>
      </w:pPr>
    </w:p>
    <w:p w:rsidR="00001601" w:rsidRDefault="00001601">
      <w:pPr>
        <w:spacing w:before="0"/>
      </w:pPr>
    </w:p>
    <w:p w:rsidR="00001601" w:rsidRPr="008339BA" w:rsidRDefault="00001601" w:rsidP="00001601">
      <w:pPr>
        <w:jc w:val="center"/>
      </w:pPr>
      <w:r w:rsidRPr="008339BA">
        <w:rPr>
          <w:rFonts w:hint="eastAsia"/>
          <w:highlight w:val="yellow"/>
        </w:rPr>
        <w:t>&lt;</w:t>
      </w:r>
      <w:r>
        <w:rPr>
          <w:highlight w:val="yellow"/>
        </w:rPr>
        <w:t xml:space="preserve"> See Annexure-1 for</w:t>
      </w:r>
      <w:r w:rsidRPr="008339BA">
        <w:rPr>
          <w:highlight w:val="yellow"/>
        </w:rPr>
        <w:t xml:space="preserve"> Final version of use case document with revision mark from [TD25/WP1] &gt;</w:t>
      </w:r>
    </w:p>
    <w:p w:rsidR="00AE2F87" w:rsidRDefault="00AE2F87">
      <w:pPr>
        <w:spacing w:before="0"/>
      </w:pPr>
      <w:r>
        <w:br w:type="page"/>
      </w:r>
    </w:p>
    <w:p w:rsidR="00BD62FD" w:rsidRDefault="00BD62FD">
      <w:pPr>
        <w:spacing w:before="0"/>
      </w:pPr>
    </w:p>
    <w:p w:rsidR="0074393D" w:rsidRDefault="0042685D">
      <w:r>
        <w:t xml:space="preserve">Annexure-1: </w:t>
      </w:r>
    </w:p>
    <w:tbl>
      <w:tblPr>
        <w:tblW w:w="9923" w:type="dxa"/>
        <w:tblLayout w:type="fixed"/>
        <w:tblLook w:val="0000"/>
      </w:tblPr>
      <w:tblGrid>
        <w:gridCol w:w="1419"/>
        <w:gridCol w:w="10"/>
        <w:gridCol w:w="2435"/>
        <w:gridCol w:w="2100"/>
        <w:gridCol w:w="3959"/>
      </w:tblGrid>
      <w:tr w:rsidR="00E02690" w:rsidRPr="00DF1275" w:rsidTr="001E76C4">
        <w:trPr>
          <w:trHeight w:hRule="exact" w:val="1418"/>
        </w:trPr>
        <w:tc>
          <w:tcPr>
            <w:tcW w:w="1429" w:type="dxa"/>
            <w:gridSpan w:val="2"/>
          </w:tcPr>
          <w:p w:rsidR="00E02690" w:rsidRPr="0074393D" w:rsidRDefault="00E02690" w:rsidP="00E02690"/>
          <w:p w:rsidR="00E02690" w:rsidRPr="00DF1275" w:rsidRDefault="00E02690" w:rsidP="00E02690">
            <w:pPr>
              <w:spacing w:before="0"/>
              <w:rPr>
                <w:b/>
                <w:sz w:val="16"/>
                <w:lang w:val="en-GB"/>
              </w:rPr>
            </w:pPr>
          </w:p>
        </w:tc>
        <w:tc>
          <w:tcPr>
            <w:tcW w:w="8494" w:type="dxa"/>
            <w:gridSpan w:val="3"/>
          </w:tcPr>
          <w:p w:rsidR="00E02690" w:rsidRPr="00DF1275" w:rsidRDefault="00E02690" w:rsidP="00E02690">
            <w:pPr>
              <w:spacing w:before="0"/>
              <w:rPr>
                <w:rFonts w:ascii="Arial" w:hAnsi="Arial" w:cs="Arial"/>
                <w:lang w:val="en-GB"/>
              </w:rPr>
            </w:pPr>
          </w:p>
          <w:p w:rsidR="00E02690" w:rsidRPr="00DF1275" w:rsidRDefault="00E02690" w:rsidP="00E02690">
            <w:pPr>
              <w:spacing w:before="284"/>
              <w:rPr>
                <w:rFonts w:ascii="Arial" w:hAnsi="Arial" w:cs="Arial"/>
                <w:b/>
                <w:bCs/>
                <w:sz w:val="18"/>
                <w:lang w:val="en-GB"/>
              </w:rPr>
            </w:pPr>
            <w:r w:rsidRPr="00DF1275">
              <w:rPr>
                <w:rFonts w:ascii="Arial" w:hAnsi="Arial" w:cs="Arial"/>
                <w:b/>
                <w:bCs/>
                <w:color w:val="808080"/>
                <w:spacing w:val="100"/>
                <w:lang w:val="en-GB"/>
              </w:rPr>
              <w:t>International Telecommunication Union</w:t>
            </w:r>
          </w:p>
        </w:tc>
      </w:tr>
      <w:tr w:rsidR="00E02690" w:rsidRPr="00DF1275" w:rsidTr="001E76C4">
        <w:trPr>
          <w:trHeight w:hRule="exact" w:val="992"/>
        </w:trPr>
        <w:tc>
          <w:tcPr>
            <w:tcW w:w="1429" w:type="dxa"/>
            <w:gridSpan w:val="2"/>
          </w:tcPr>
          <w:p w:rsidR="00E02690" w:rsidRPr="00DF1275" w:rsidRDefault="00E02690" w:rsidP="00E02690">
            <w:pPr>
              <w:spacing w:before="0"/>
              <w:rPr>
                <w:lang w:val="en-GB"/>
              </w:rPr>
            </w:pPr>
          </w:p>
        </w:tc>
        <w:tc>
          <w:tcPr>
            <w:tcW w:w="8494" w:type="dxa"/>
            <w:gridSpan w:val="3"/>
          </w:tcPr>
          <w:p w:rsidR="00E02690" w:rsidRPr="00DF1275" w:rsidRDefault="00E02690" w:rsidP="00E02690">
            <w:pPr>
              <w:rPr>
                <w:lang w:val="en-GB"/>
              </w:rPr>
            </w:pPr>
          </w:p>
        </w:tc>
      </w:tr>
      <w:tr w:rsidR="00E02690" w:rsidRPr="00DF1275" w:rsidTr="001E76C4">
        <w:tblPrEx>
          <w:tblCellMar>
            <w:left w:w="85" w:type="dxa"/>
            <w:right w:w="85" w:type="dxa"/>
          </w:tblCellMar>
        </w:tblPrEx>
        <w:trPr>
          <w:gridBefore w:val="2"/>
          <w:wBefore w:w="1429" w:type="dxa"/>
        </w:trPr>
        <w:tc>
          <w:tcPr>
            <w:tcW w:w="2435" w:type="dxa"/>
          </w:tcPr>
          <w:p w:rsidR="00E02690" w:rsidRPr="00DF1275" w:rsidRDefault="00E02690" w:rsidP="00E02690">
            <w:pPr>
              <w:rPr>
                <w:b/>
                <w:sz w:val="18"/>
                <w:lang w:val="en-GB"/>
              </w:rPr>
            </w:pPr>
            <w:bookmarkStart w:id="1" w:name="dnume" w:colFirst="1" w:colLast="1"/>
            <w:r w:rsidRPr="00DF1275">
              <w:rPr>
                <w:rFonts w:ascii="Arial" w:hAnsi="Arial"/>
                <w:b/>
                <w:spacing w:val="40"/>
                <w:sz w:val="72"/>
                <w:lang w:val="en-GB"/>
              </w:rPr>
              <w:t>ITU-T</w:t>
            </w:r>
          </w:p>
        </w:tc>
        <w:tc>
          <w:tcPr>
            <w:tcW w:w="6059" w:type="dxa"/>
            <w:gridSpan w:val="2"/>
          </w:tcPr>
          <w:p w:rsidR="00E02690" w:rsidRPr="00DF1275" w:rsidRDefault="00E02690" w:rsidP="00C26533">
            <w:pPr>
              <w:spacing w:before="240"/>
              <w:jc w:val="right"/>
              <w:rPr>
                <w:rFonts w:ascii="Arial" w:hAnsi="Arial" w:cs="Arial"/>
                <w:b/>
                <w:sz w:val="60"/>
                <w:lang w:val="en-GB"/>
              </w:rPr>
            </w:pPr>
            <w:r w:rsidRPr="00DF1275">
              <w:rPr>
                <w:rFonts w:ascii="Arial" w:hAnsi="Arial"/>
                <w:b/>
                <w:sz w:val="52"/>
                <w:szCs w:val="16"/>
                <w:lang w:val="en-GB"/>
              </w:rPr>
              <w:t xml:space="preserve">Technical </w:t>
            </w:r>
            <w:r w:rsidR="00975019" w:rsidRPr="00DF1275">
              <w:rPr>
                <w:rFonts w:ascii="Arial" w:hAnsi="Arial"/>
                <w:b/>
                <w:sz w:val="52"/>
                <w:szCs w:val="16"/>
                <w:lang w:val="en-GB"/>
              </w:rPr>
              <w:t>Specification</w:t>
            </w:r>
          </w:p>
        </w:tc>
      </w:tr>
      <w:tr w:rsidR="00E02690" w:rsidRPr="00DF1275" w:rsidTr="001E76C4">
        <w:tblPrEx>
          <w:tblCellMar>
            <w:left w:w="85" w:type="dxa"/>
            <w:right w:w="85" w:type="dxa"/>
          </w:tblCellMar>
        </w:tblPrEx>
        <w:trPr>
          <w:gridBefore w:val="2"/>
          <w:wBefore w:w="1429" w:type="dxa"/>
          <w:trHeight w:val="974"/>
        </w:trPr>
        <w:tc>
          <w:tcPr>
            <w:tcW w:w="4535" w:type="dxa"/>
            <w:gridSpan w:val="2"/>
          </w:tcPr>
          <w:p w:rsidR="00E02690" w:rsidRPr="00DF1275" w:rsidRDefault="00E02690" w:rsidP="00E02690">
            <w:pPr>
              <w:rPr>
                <w:b/>
                <w:lang w:val="en-GB"/>
              </w:rPr>
            </w:pPr>
            <w:bookmarkStart w:id="2" w:name="ddatee" w:colFirst="1" w:colLast="1"/>
            <w:bookmarkEnd w:id="1"/>
            <w:r w:rsidRPr="00DF1275">
              <w:rPr>
                <w:rFonts w:ascii="Arial" w:hAnsi="Arial"/>
                <w:lang w:val="en-GB"/>
              </w:rPr>
              <w:t>TELECOMMUNICATION</w:t>
            </w:r>
            <w:r w:rsidRPr="00DF1275">
              <w:rPr>
                <w:rFonts w:ascii="Arial" w:hAnsi="Arial"/>
                <w:lang w:val="en-GB"/>
              </w:rPr>
              <w:br/>
              <w:t>STANDARDIZATION SECTOR</w:t>
            </w:r>
            <w:r w:rsidRPr="00DF1275">
              <w:rPr>
                <w:rFonts w:ascii="Arial" w:hAnsi="Arial"/>
                <w:lang w:val="en-GB"/>
              </w:rPr>
              <w:br/>
              <w:t>OF ITU</w:t>
            </w:r>
          </w:p>
        </w:tc>
        <w:tc>
          <w:tcPr>
            <w:tcW w:w="3959" w:type="dxa"/>
          </w:tcPr>
          <w:p w:rsidR="00E02690" w:rsidRPr="00DF1275" w:rsidRDefault="00E02690" w:rsidP="00E02690">
            <w:pPr>
              <w:spacing w:before="284"/>
              <w:rPr>
                <w:lang w:val="en-GB"/>
              </w:rPr>
            </w:pPr>
          </w:p>
          <w:p w:rsidR="00E02690" w:rsidRPr="00DF1275" w:rsidRDefault="00E02690" w:rsidP="00E02690">
            <w:pPr>
              <w:wordWrap w:val="0"/>
              <w:spacing w:before="284"/>
              <w:jc w:val="right"/>
              <w:rPr>
                <w:rFonts w:ascii="Arial" w:hAnsi="Arial"/>
                <w:sz w:val="28"/>
                <w:lang w:val="en-GB"/>
              </w:rPr>
            </w:pPr>
          </w:p>
        </w:tc>
      </w:tr>
      <w:tr w:rsidR="00E02690" w:rsidRPr="00DF1275" w:rsidTr="001E76C4">
        <w:trPr>
          <w:cantSplit/>
          <w:trHeight w:hRule="exact" w:val="3402"/>
        </w:trPr>
        <w:tc>
          <w:tcPr>
            <w:tcW w:w="1419" w:type="dxa"/>
          </w:tcPr>
          <w:p w:rsidR="00E02690" w:rsidRPr="00DF1275" w:rsidRDefault="00E02690" w:rsidP="00E02690">
            <w:pPr>
              <w:tabs>
                <w:tab w:val="right" w:pos="9639"/>
              </w:tabs>
              <w:rPr>
                <w:rFonts w:ascii="Arial" w:hAnsi="Arial"/>
                <w:sz w:val="18"/>
                <w:lang w:val="en-GB"/>
              </w:rPr>
            </w:pPr>
            <w:bookmarkStart w:id="3" w:name="dsece" w:colFirst="1" w:colLast="1"/>
            <w:bookmarkEnd w:id="2"/>
          </w:p>
        </w:tc>
        <w:tc>
          <w:tcPr>
            <w:tcW w:w="8504" w:type="dxa"/>
            <w:gridSpan w:val="4"/>
            <w:tcBorders>
              <w:bottom w:val="single" w:sz="12" w:space="0" w:color="auto"/>
            </w:tcBorders>
            <w:vAlign w:val="bottom"/>
          </w:tcPr>
          <w:p w:rsidR="00E02690" w:rsidRPr="00860549" w:rsidRDefault="00860549" w:rsidP="00860549">
            <w:pPr>
              <w:pStyle w:val="NormalWeb"/>
            </w:pPr>
            <w:r>
              <w:rPr>
                <w:rFonts w:ascii="ArialMT" w:hAnsi="ArialMT"/>
                <w:sz w:val="32"/>
                <w:szCs w:val="32"/>
              </w:rPr>
              <w:t xml:space="preserve">SERIES Y: GLOBAL INFORMATION INFRASTRUCTURE, INTERNET PROTOCOL ASPECTS, NEXT-GENERATION NETWORKS, INTERNET OF THINGS AND SMART CITIES </w:t>
            </w:r>
          </w:p>
        </w:tc>
      </w:tr>
      <w:tr w:rsidR="00E02690" w:rsidRPr="00DF1275" w:rsidTr="001E76C4">
        <w:trPr>
          <w:cantSplit/>
          <w:trHeight w:hRule="exact" w:val="4536"/>
        </w:trPr>
        <w:tc>
          <w:tcPr>
            <w:tcW w:w="1419" w:type="dxa"/>
          </w:tcPr>
          <w:p w:rsidR="00E02690" w:rsidRPr="00DF1275" w:rsidRDefault="00E02690" w:rsidP="00E02690">
            <w:pPr>
              <w:tabs>
                <w:tab w:val="right" w:pos="9639"/>
              </w:tabs>
              <w:rPr>
                <w:rFonts w:ascii="Arial" w:hAnsi="Arial"/>
                <w:sz w:val="18"/>
                <w:lang w:val="en-GB"/>
              </w:rPr>
            </w:pPr>
            <w:bookmarkStart w:id="4" w:name="c1tite" w:colFirst="1" w:colLast="1"/>
            <w:bookmarkEnd w:id="3"/>
          </w:p>
        </w:tc>
        <w:tc>
          <w:tcPr>
            <w:tcW w:w="8504" w:type="dxa"/>
            <w:gridSpan w:val="4"/>
          </w:tcPr>
          <w:p w:rsidR="00526483" w:rsidRPr="00315A18" w:rsidRDefault="00526483" w:rsidP="00526483">
            <w:pPr>
              <w:autoSpaceDE w:val="0"/>
              <w:autoSpaceDN w:val="0"/>
              <w:adjustRightInd w:val="0"/>
              <w:spacing w:before="0"/>
              <w:rPr>
                <w:rFonts w:ascii="Arial" w:hAnsi="Arial" w:cs="Arial"/>
                <w:color w:val="000000"/>
                <w:szCs w:val="24"/>
              </w:rPr>
            </w:pPr>
          </w:p>
          <w:tbl>
            <w:tblPr>
              <w:tblW w:w="0" w:type="auto"/>
              <w:tblBorders>
                <w:top w:val="nil"/>
                <w:left w:val="nil"/>
                <w:bottom w:val="nil"/>
                <w:right w:val="nil"/>
              </w:tblBorders>
              <w:tblLayout w:type="fixed"/>
              <w:tblLook w:val="0000"/>
            </w:tblPr>
            <w:tblGrid>
              <w:gridCol w:w="8162"/>
            </w:tblGrid>
            <w:tr w:rsidR="00526483" w:rsidRPr="00102341">
              <w:trPr>
                <w:trHeight w:val="375"/>
              </w:trPr>
              <w:tc>
                <w:tcPr>
                  <w:tcW w:w="8162" w:type="dxa"/>
                </w:tcPr>
                <w:p w:rsidR="00526483" w:rsidRPr="00526483" w:rsidRDefault="00526483" w:rsidP="00526483">
                  <w:pPr>
                    <w:autoSpaceDE w:val="0"/>
                    <w:autoSpaceDN w:val="0"/>
                    <w:adjustRightInd w:val="0"/>
                    <w:spacing w:before="0"/>
                    <w:rPr>
                      <w:rFonts w:ascii="Arial" w:hAnsi="Arial" w:cs="Arial"/>
                      <w:color w:val="000000"/>
                      <w:sz w:val="36"/>
                      <w:szCs w:val="36"/>
                      <w:lang w:val="fr-FR"/>
                    </w:rPr>
                  </w:pPr>
                  <w:r w:rsidRPr="00526483">
                    <w:rPr>
                      <w:rFonts w:ascii="Arial" w:hAnsi="Arial" w:cs="Arial"/>
                      <w:b/>
                      <w:bCs/>
                      <w:color w:val="000000"/>
                      <w:sz w:val="36"/>
                      <w:szCs w:val="36"/>
                      <w:lang w:val="fr-FR"/>
                    </w:rPr>
                    <w:t>ITU-T Y.xx</w:t>
                  </w:r>
                  <w:r w:rsidRPr="0058135E">
                    <w:rPr>
                      <w:rFonts w:ascii="Arial" w:hAnsi="Arial" w:cs="Arial"/>
                      <w:b/>
                      <w:bCs/>
                      <w:color w:val="000000"/>
                      <w:sz w:val="36"/>
                      <w:szCs w:val="36"/>
                      <w:lang w:val="fr-FR"/>
                    </w:rPr>
                    <w:t>xx</w:t>
                  </w:r>
                  <w:r w:rsidRPr="00526483">
                    <w:rPr>
                      <w:rFonts w:ascii="Arial" w:hAnsi="Arial" w:cs="Arial"/>
                      <w:b/>
                      <w:bCs/>
                      <w:color w:val="000000"/>
                      <w:sz w:val="36"/>
                      <w:szCs w:val="36"/>
                      <w:lang w:val="fr-FR"/>
                    </w:rPr>
                    <w:t xml:space="preserve">-series – </w:t>
                  </w:r>
                </w:p>
              </w:tc>
            </w:tr>
          </w:tbl>
          <w:p w:rsidR="00E02690" w:rsidRPr="00DF1275" w:rsidRDefault="00975019" w:rsidP="00975019">
            <w:pPr>
              <w:tabs>
                <w:tab w:val="right" w:pos="9639"/>
              </w:tabs>
              <w:spacing w:after="240"/>
              <w:rPr>
                <w:rFonts w:ascii="Arial" w:hAnsi="Arial" w:cs="Arial"/>
                <w:b/>
                <w:bCs/>
                <w:sz w:val="36"/>
                <w:lang w:val="en-GB"/>
              </w:rPr>
            </w:pPr>
            <w:r w:rsidRPr="00DF1275">
              <w:rPr>
                <w:rFonts w:ascii="Arial" w:hAnsi="Arial" w:cs="Arial"/>
                <w:b/>
                <w:bCs/>
                <w:sz w:val="36"/>
                <w:lang w:val="en-GB"/>
              </w:rPr>
              <w:t xml:space="preserve">Use cases for </w:t>
            </w:r>
            <w:r w:rsidR="00526483">
              <w:rPr>
                <w:rFonts w:ascii="Arial" w:hAnsi="Arial" w:cs="Arial"/>
                <w:b/>
                <w:bCs/>
                <w:sz w:val="36"/>
                <w:lang w:val="en-GB"/>
              </w:rPr>
              <w:t>a</w:t>
            </w:r>
            <w:r w:rsidRPr="00DF1275">
              <w:rPr>
                <w:rFonts w:ascii="Arial" w:hAnsi="Arial" w:cs="Arial"/>
                <w:b/>
                <w:bCs/>
                <w:sz w:val="36"/>
                <w:lang w:val="en-GB"/>
              </w:rPr>
              <w:t xml:space="preserve">utonomous </w:t>
            </w:r>
            <w:r w:rsidR="00526483">
              <w:rPr>
                <w:rFonts w:ascii="Arial" w:hAnsi="Arial" w:cs="Arial"/>
                <w:b/>
                <w:bCs/>
                <w:sz w:val="36"/>
                <w:lang w:val="en-GB"/>
              </w:rPr>
              <w:t>n</w:t>
            </w:r>
            <w:r w:rsidRPr="00DF1275">
              <w:rPr>
                <w:rFonts w:ascii="Arial" w:hAnsi="Arial" w:cs="Arial"/>
                <w:b/>
                <w:bCs/>
                <w:sz w:val="36"/>
                <w:lang w:val="en-GB"/>
              </w:rPr>
              <w:t>etworks</w:t>
            </w:r>
          </w:p>
        </w:tc>
      </w:tr>
      <w:bookmarkEnd w:id="4"/>
      <w:tr w:rsidR="00E02690" w:rsidRPr="00DF1275" w:rsidTr="001E76C4">
        <w:trPr>
          <w:cantSplit/>
          <w:trHeight w:hRule="exact" w:val="1418"/>
        </w:trPr>
        <w:tc>
          <w:tcPr>
            <w:tcW w:w="1419" w:type="dxa"/>
          </w:tcPr>
          <w:p w:rsidR="00E02690" w:rsidRPr="00DF1275" w:rsidRDefault="00E02690" w:rsidP="00E02690">
            <w:pPr>
              <w:tabs>
                <w:tab w:val="right" w:pos="9639"/>
              </w:tabs>
              <w:rPr>
                <w:rFonts w:ascii="Arial" w:hAnsi="Arial"/>
                <w:sz w:val="18"/>
                <w:lang w:val="en-GB"/>
              </w:rPr>
            </w:pPr>
          </w:p>
        </w:tc>
        <w:tc>
          <w:tcPr>
            <w:tcW w:w="8504" w:type="dxa"/>
            <w:gridSpan w:val="4"/>
            <w:vAlign w:val="bottom"/>
          </w:tcPr>
          <w:p w:rsidR="00E02690" w:rsidRPr="00DF1275" w:rsidRDefault="00E02690" w:rsidP="00E02690">
            <w:pPr>
              <w:tabs>
                <w:tab w:val="right" w:pos="9639"/>
              </w:tabs>
              <w:spacing w:before="60"/>
              <w:jc w:val="right"/>
              <w:rPr>
                <w:rFonts w:ascii="Arial" w:hAnsi="Arial" w:cs="Arial"/>
                <w:sz w:val="32"/>
                <w:lang w:val="en-GB"/>
              </w:rPr>
            </w:pPr>
            <w:bookmarkStart w:id="5" w:name="dnum2e"/>
            <w:bookmarkEnd w:id="5"/>
          </w:p>
        </w:tc>
      </w:tr>
    </w:tbl>
    <w:p w:rsidR="00E02690" w:rsidRPr="00DF1275" w:rsidRDefault="00E02690" w:rsidP="00737170">
      <w:pPr>
        <w:spacing w:after="120"/>
        <w:jc w:val="center"/>
        <w:rPr>
          <w:lang w:val="en-GB"/>
        </w:rPr>
        <w:sectPr w:rsidR="00E02690" w:rsidRPr="00DF1275" w:rsidSect="00ED2447">
          <w:headerReference w:type="default" r:id="rId12"/>
          <w:footerReference w:type="first" r:id="rId13"/>
          <w:pgSz w:w="11907" w:h="16840" w:code="9"/>
          <w:pgMar w:top="1417" w:right="1134" w:bottom="426" w:left="1134" w:header="720" w:footer="720" w:gutter="0"/>
          <w:cols w:space="720"/>
          <w:titlePg/>
          <w:docGrid w:linePitch="326"/>
        </w:sectPr>
      </w:pPr>
    </w:p>
    <w:p w:rsidR="00526483" w:rsidRPr="00D808FB" w:rsidRDefault="00526483" w:rsidP="00526483">
      <w:pPr>
        <w:pStyle w:val="Headingb"/>
        <w:rPr>
          <w:lang w:val="fr-FR"/>
        </w:rPr>
      </w:pPr>
      <w:bookmarkStart w:id="6" w:name="_Toc44995568"/>
      <w:r w:rsidRPr="00D808FB">
        <w:rPr>
          <w:lang w:val="fr-FR"/>
        </w:rPr>
        <w:lastRenderedPageBreak/>
        <w:t>Supplement</w:t>
      </w:r>
      <w:r w:rsidR="00ED2447">
        <w:rPr>
          <w:lang w:val="fr-FR"/>
        </w:rPr>
        <w:t xml:space="preserve"> </w:t>
      </w:r>
      <w:r w:rsidR="002E6DF8">
        <w:rPr>
          <w:lang w:val="fr-FR"/>
        </w:rPr>
        <w:t>nn</w:t>
      </w:r>
      <w:r w:rsidRPr="00D808FB">
        <w:rPr>
          <w:lang w:val="fr-FR"/>
        </w:rPr>
        <w:t xml:space="preserve"> to ITU-T Y-series</w:t>
      </w:r>
      <w:r w:rsidR="00ED2447">
        <w:rPr>
          <w:lang w:val="fr-FR"/>
        </w:rPr>
        <w:t xml:space="preserve"> </w:t>
      </w:r>
      <w:r w:rsidRPr="00D808FB">
        <w:rPr>
          <w:lang w:val="fr-FR"/>
        </w:rPr>
        <w:t>Recommendations</w:t>
      </w:r>
    </w:p>
    <w:p w:rsidR="00526483" w:rsidRDefault="00526483" w:rsidP="00526483">
      <w:pPr>
        <w:pStyle w:val="Headingb"/>
      </w:pPr>
      <w:r>
        <w:t>ITU-T Y.</w:t>
      </w:r>
      <w:r w:rsidR="002E6DF8">
        <w:t>xxxx</w:t>
      </w:r>
      <w:r>
        <w:t>-series – Use cases for autonomous networks</w:t>
      </w:r>
    </w:p>
    <w:p w:rsidR="00526483" w:rsidRDefault="00526483" w:rsidP="00737170">
      <w:pPr>
        <w:pStyle w:val="Headingb"/>
      </w:pPr>
    </w:p>
    <w:p w:rsidR="004B39E2" w:rsidRPr="00DF1275" w:rsidRDefault="004B39E2" w:rsidP="00737170">
      <w:pPr>
        <w:pStyle w:val="Headingb"/>
      </w:pPr>
      <w:r w:rsidRPr="00DF1275">
        <w:t>Summary</w:t>
      </w:r>
    </w:p>
    <w:bookmarkEnd w:id="6"/>
    <w:p w:rsidR="00975019" w:rsidRPr="00DF1275" w:rsidRDefault="00975019" w:rsidP="00975019">
      <w:pPr>
        <w:rPr>
          <w:sz w:val="23"/>
          <w:szCs w:val="23"/>
          <w:lang w:val="en-GB"/>
        </w:rPr>
      </w:pPr>
    </w:p>
    <w:p w:rsidR="00975019" w:rsidRPr="00DF1275" w:rsidRDefault="00526483" w:rsidP="00975019">
      <w:pPr>
        <w:rPr>
          <w:sz w:val="23"/>
          <w:szCs w:val="23"/>
          <w:lang w:val="en-GB"/>
        </w:rPr>
      </w:pPr>
      <w:r w:rsidRPr="00526483">
        <w:rPr>
          <w:sz w:val="23"/>
          <w:szCs w:val="23"/>
          <w:lang w:val="en-GB"/>
        </w:rPr>
        <w:t xml:space="preserve">This </w:t>
      </w:r>
      <w:r w:rsidR="0000348D">
        <w:rPr>
          <w:sz w:val="23"/>
          <w:szCs w:val="23"/>
          <w:lang w:val="en-GB"/>
        </w:rPr>
        <w:t>Supplement</w:t>
      </w:r>
      <w:r w:rsidRPr="00526483">
        <w:rPr>
          <w:sz w:val="23"/>
          <w:szCs w:val="23"/>
          <w:lang w:val="en-GB"/>
        </w:rPr>
        <w:t xml:space="preserve"> discusses the use cases for autonomous networks according to the key concepts of evolution, exploration and adaptation.  </w:t>
      </w:r>
      <w:r w:rsidR="008B059B" w:rsidRPr="00526483">
        <w:rPr>
          <w:sz w:val="23"/>
          <w:szCs w:val="23"/>
          <w:lang w:val="en-GB"/>
        </w:rPr>
        <w:t xml:space="preserve">The use cases are divided into categories </w:t>
      </w:r>
      <w:r w:rsidR="008B059B">
        <w:rPr>
          <w:sz w:val="23"/>
          <w:szCs w:val="23"/>
          <w:lang w:val="en-GB"/>
        </w:rPr>
        <w:t>and possible</w:t>
      </w:r>
      <w:r w:rsidRPr="00526483">
        <w:rPr>
          <w:sz w:val="23"/>
          <w:szCs w:val="23"/>
          <w:lang w:val="en-GB"/>
        </w:rPr>
        <w:t>requirements</w:t>
      </w:r>
      <w:r w:rsidR="00B15B0C">
        <w:rPr>
          <w:sz w:val="23"/>
          <w:szCs w:val="23"/>
          <w:lang w:val="en-GB"/>
        </w:rPr>
        <w:t xml:space="preserve"> and</w:t>
      </w:r>
      <w:r w:rsidRPr="00526483">
        <w:rPr>
          <w:sz w:val="23"/>
          <w:szCs w:val="23"/>
          <w:lang w:val="en-GB"/>
        </w:rPr>
        <w:t xml:space="preserve"> interactions between various actors in the use casesare </w:t>
      </w:r>
      <w:r w:rsidR="008B059B">
        <w:rPr>
          <w:sz w:val="23"/>
          <w:szCs w:val="23"/>
          <w:lang w:val="en-GB"/>
        </w:rPr>
        <w:t xml:space="preserve">also </w:t>
      </w:r>
      <w:r w:rsidRPr="00526483">
        <w:rPr>
          <w:sz w:val="23"/>
          <w:szCs w:val="23"/>
          <w:lang w:val="en-GB"/>
        </w:rPr>
        <w:t xml:space="preserve">discussed. </w:t>
      </w:r>
    </w:p>
    <w:p w:rsidR="00B847E7" w:rsidRPr="00DF1275" w:rsidRDefault="00B847E7" w:rsidP="004B39E2">
      <w:pPr>
        <w:rPr>
          <w:lang w:val="en-GB" w:bidi="ar-DZ"/>
        </w:rPr>
      </w:pPr>
    </w:p>
    <w:p w:rsidR="00B847E7" w:rsidRPr="00DF1275" w:rsidRDefault="00B847E7" w:rsidP="00B847E7">
      <w:pPr>
        <w:pStyle w:val="Headingb"/>
      </w:pPr>
      <w:r w:rsidRPr="00DF1275">
        <w:t>Keywords</w:t>
      </w:r>
    </w:p>
    <w:p w:rsidR="00B847E7" w:rsidRPr="00DF1275" w:rsidRDefault="00F50E28" w:rsidP="004B39E2">
      <w:pPr>
        <w:rPr>
          <w:lang w:val="en-GB" w:bidi="ar-DZ"/>
        </w:rPr>
      </w:pPr>
      <w:r>
        <w:rPr>
          <w:lang w:val="en-GB" w:bidi="ar-DZ"/>
        </w:rPr>
        <w:t>a</w:t>
      </w:r>
      <w:r w:rsidR="00975019" w:rsidRPr="00DF1275">
        <w:rPr>
          <w:lang w:val="en-GB" w:bidi="ar-DZ"/>
        </w:rPr>
        <w:t xml:space="preserve">rtificial </w:t>
      </w:r>
      <w:r>
        <w:rPr>
          <w:lang w:val="en-GB" w:bidi="ar-DZ"/>
        </w:rPr>
        <w:t>i</w:t>
      </w:r>
      <w:r w:rsidR="00975019" w:rsidRPr="00DF1275">
        <w:rPr>
          <w:lang w:val="en-GB" w:bidi="ar-DZ"/>
        </w:rPr>
        <w:t>ntelligence, autonomous networks, components, machine learning, requirements, use cases</w:t>
      </w:r>
    </w:p>
    <w:p w:rsidR="00737170" w:rsidRPr="00DF1275" w:rsidRDefault="00737170" w:rsidP="004B39E2">
      <w:pPr>
        <w:rPr>
          <w:lang w:val="en-GB"/>
        </w:rPr>
      </w:pPr>
    </w:p>
    <w:p w:rsidR="004B39E2" w:rsidRPr="00DF1275" w:rsidRDefault="004B39E2" w:rsidP="009635CB">
      <w:pPr>
        <w:jc w:val="center"/>
        <w:rPr>
          <w:lang w:val="en-GB"/>
        </w:rPr>
      </w:pPr>
      <w:r w:rsidRPr="00DF1275">
        <w:rPr>
          <w:lang w:val="en-GB"/>
        </w:rPr>
        <w:br w:type="page"/>
      </w:r>
    </w:p>
    <w:p w:rsidR="009635CB" w:rsidRPr="00DF1275" w:rsidRDefault="00D43475" w:rsidP="009A0CA4">
      <w:pPr>
        <w:keepNext/>
        <w:jc w:val="center"/>
        <w:rPr>
          <w:b/>
          <w:bCs/>
          <w:lang w:val="en-GB"/>
        </w:rPr>
      </w:pPr>
      <w:ins w:id="7" w:author="Vishnu Ram" w:date="2022-05-02T11:49:00Z">
        <w:r>
          <w:rPr>
            <w:b/>
            <w:bCs/>
            <w:highlight w:val="yellow"/>
            <w:lang w:val="en-GB"/>
          </w:rPr>
          <w:lastRenderedPageBreak/>
          <w:t xml:space="preserve">TBD: update </w:t>
        </w:r>
      </w:ins>
      <w:r w:rsidR="007649F9" w:rsidRPr="007649F9">
        <w:rPr>
          <w:b/>
          <w:bCs/>
          <w:highlight w:val="yellow"/>
          <w:lang w:val="en-GB"/>
          <w:rPrChange w:id="8" w:author="edit6" w:date="2022-04-28T11:49:00Z">
            <w:rPr>
              <w:b/>
              <w:bCs/>
              <w:lang w:val="en-GB"/>
            </w:rPr>
          </w:rPrChange>
        </w:rPr>
        <w:t>Table of Contents</w:t>
      </w:r>
    </w:p>
    <w:tbl>
      <w:tblPr>
        <w:tblW w:w="9975" w:type="dxa"/>
        <w:tblLayout w:type="fixed"/>
        <w:tblLook w:val="04A0"/>
      </w:tblPr>
      <w:tblGrid>
        <w:gridCol w:w="9975"/>
      </w:tblGrid>
      <w:tr w:rsidR="009635CB" w:rsidRPr="00DF1275" w:rsidTr="00CD124B">
        <w:trPr>
          <w:tblHeader/>
        </w:trPr>
        <w:tc>
          <w:tcPr>
            <w:tcW w:w="9975" w:type="dxa"/>
          </w:tcPr>
          <w:p w:rsidR="009635CB" w:rsidRPr="00DF1275" w:rsidRDefault="009635CB" w:rsidP="009A0CA4">
            <w:pPr>
              <w:pStyle w:val="toc0"/>
            </w:pPr>
            <w:r w:rsidRPr="00DF1275">
              <w:tab/>
              <w:t>Page</w:t>
            </w:r>
          </w:p>
        </w:tc>
      </w:tr>
      <w:tr w:rsidR="009635CB" w:rsidRPr="00DF1275" w:rsidTr="00CD124B">
        <w:tc>
          <w:tcPr>
            <w:tcW w:w="9975" w:type="dxa"/>
          </w:tcPr>
          <w:p w:rsidR="00DB1EAB" w:rsidRDefault="007649F9">
            <w:pPr>
              <w:pStyle w:val="TOC1"/>
              <w:tabs>
                <w:tab w:val="left" w:pos="480"/>
                <w:tab w:val="right" w:leader="dot" w:pos="9629"/>
              </w:tabs>
              <w:rPr>
                <w:rFonts w:asciiTheme="minorHAnsi" w:eastAsiaTheme="minorEastAsia" w:hAnsiTheme="minorHAnsi" w:cstheme="minorBidi"/>
                <w:b w:val="0"/>
                <w:bCs w:val="0"/>
                <w:caps w:val="0"/>
                <w:noProof/>
                <w:sz w:val="22"/>
                <w:szCs w:val="22"/>
                <w:lang w:val="en-GB" w:eastAsia="en-GB"/>
              </w:rPr>
            </w:pPr>
            <w:r w:rsidRPr="007649F9">
              <w:rPr>
                <w:noProof/>
                <w:szCs w:val="20"/>
                <w:lang w:val="en-GB" w:eastAsia="en-US"/>
              </w:rPr>
              <w:fldChar w:fldCharType="begin"/>
            </w:r>
            <w:r w:rsidR="009635CB" w:rsidRPr="00DF1275">
              <w:rPr>
                <w:lang w:val="en-GB"/>
              </w:rPr>
              <w:instrText xml:space="preserve"> TOC \o "1-3" \h \z \t "Annex_NoTitle,1,Appendix_NoTitle,1,Annex_No &amp; title,1,Appendix_No &amp; title,1" </w:instrText>
            </w:r>
            <w:r w:rsidRPr="007649F9">
              <w:rPr>
                <w:noProof/>
                <w:szCs w:val="20"/>
                <w:lang w:val="en-GB" w:eastAsia="en-US"/>
              </w:rPr>
              <w:fldChar w:fldCharType="separate"/>
            </w:r>
            <w:hyperlink w:anchor="_Toc86503494" w:history="1">
              <w:r w:rsidR="00DB1EAB" w:rsidRPr="009C035A">
                <w:rPr>
                  <w:rStyle w:val="Hyperlink"/>
                  <w:noProof/>
                  <w:lang w:bidi="ar-DZ"/>
                </w:rPr>
                <w:t>1</w:t>
              </w:r>
              <w:r w:rsidR="00DB1EAB">
                <w:rPr>
                  <w:rFonts w:asciiTheme="minorHAnsi" w:eastAsiaTheme="minorEastAsia" w:hAnsiTheme="minorHAnsi" w:cstheme="minorBidi"/>
                  <w:b w:val="0"/>
                  <w:bCs w:val="0"/>
                  <w:caps w:val="0"/>
                  <w:noProof/>
                  <w:sz w:val="22"/>
                  <w:szCs w:val="22"/>
                  <w:lang w:val="en-GB" w:eastAsia="en-GB"/>
                </w:rPr>
                <w:tab/>
              </w:r>
              <w:r w:rsidR="00DB1EAB" w:rsidRPr="009C035A">
                <w:rPr>
                  <w:rStyle w:val="Hyperlink"/>
                  <w:noProof/>
                  <w:lang w:bidi="ar-DZ"/>
                </w:rPr>
                <w:t>Scope</w:t>
              </w:r>
              <w:r w:rsidR="00DB1EAB">
                <w:rPr>
                  <w:noProof/>
                  <w:webHidden/>
                </w:rPr>
                <w:tab/>
              </w:r>
              <w:r>
                <w:rPr>
                  <w:noProof/>
                  <w:webHidden/>
                </w:rPr>
                <w:fldChar w:fldCharType="begin"/>
              </w:r>
              <w:r w:rsidR="00DB1EAB">
                <w:rPr>
                  <w:noProof/>
                  <w:webHidden/>
                </w:rPr>
                <w:instrText xml:space="preserve"> PAGEREF _Toc86503494 \h </w:instrText>
              </w:r>
              <w:r>
                <w:rPr>
                  <w:noProof/>
                  <w:webHidden/>
                </w:rPr>
              </w:r>
              <w:r>
                <w:rPr>
                  <w:noProof/>
                  <w:webHidden/>
                </w:rPr>
                <w:fldChar w:fldCharType="separate"/>
              </w:r>
              <w:r w:rsidR="00D8108B">
                <w:rPr>
                  <w:noProof/>
                  <w:webHidden/>
                </w:rPr>
                <w:t>1</w:t>
              </w:r>
              <w:r>
                <w:rPr>
                  <w:noProof/>
                  <w:webHidden/>
                </w:rPr>
                <w:fldChar w:fldCharType="end"/>
              </w:r>
            </w:hyperlink>
          </w:p>
          <w:p w:rsidR="00DB1EAB" w:rsidRDefault="007649F9">
            <w:pPr>
              <w:pStyle w:val="TOC1"/>
              <w:tabs>
                <w:tab w:val="left" w:pos="480"/>
                <w:tab w:val="right" w:leader="dot" w:pos="9629"/>
              </w:tabs>
              <w:rPr>
                <w:rFonts w:asciiTheme="minorHAnsi" w:eastAsiaTheme="minorEastAsia" w:hAnsiTheme="minorHAnsi" w:cstheme="minorBidi"/>
                <w:b w:val="0"/>
                <w:bCs w:val="0"/>
                <w:caps w:val="0"/>
                <w:noProof/>
                <w:sz w:val="22"/>
                <w:szCs w:val="22"/>
                <w:lang w:val="en-GB" w:eastAsia="en-GB"/>
              </w:rPr>
            </w:pPr>
            <w:hyperlink w:anchor="_Toc86503495" w:history="1">
              <w:r w:rsidR="00DB1EAB" w:rsidRPr="009C035A">
                <w:rPr>
                  <w:rStyle w:val="Hyperlink"/>
                  <w:noProof/>
                  <w:lang w:bidi="ar-DZ"/>
                </w:rPr>
                <w:t>2</w:t>
              </w:r>
              <w:r w:rsidR="00DB1EAB">
                <w:rPr>
                  <w:rFonts w:asciiTheme="minorHAnsi" w:eastAsiaTheme="minorEastAsia" w:hAnsiTheme="minorHAnsi" w:cstheme="minorBidi"/>
                  <w:b w:val="0"/>
                  <w:bCs w:val="0"/>
                  <w:caps w:val="0"/>
                  <w:noProof/>
                  <w:sz w:val="22"/>
                  <w:szCs w:val="22"/>
                  <w:lang w:val="en-GB" w:eastAsia="en-GB"/>
                </w:rPr>
                <w:tab/>
              </w:r>
              <w:r w:rsidR="00DB1EAB" w:rsidRPr="009C035A">
                <w:rPr>
                  <w:rStyle w:val="Hyperlink"/>
                  <w:noProof/>
                  <w:lang w:bidi="ar-DZ"/>
                </w:rPr>
                <w:t>References</w:t>
              </w:r>
              <w:r w:rsidR="00DB1EAB">
                <w:rPr>
                  <w:noProof/>
                  <w:webHidden/>
                </w:rPr>
                <w:tab/>
              </w:r>
              <w:r>
                <w:rPr>
                  <w:noProof/>
                  <w:webHidden/>
                </w:rPr>
                <w:fldChar w:fldCharType="begin"/>
              </w:r>
              <w:r w:rsidR="00DB1EAB">
                <w:rPr>
                  <w:noProof/>
                  <w:webHidden/>
                </w:rPr>
                <w:instrText xml:space="preserve"> PAGEREF _Toc86503495 \h </w:instrText>
              </w:r>
              <w:r>
                <w:rPr>
                  <w:noProof/>
                  <w:webHidden/>
                </w:rPr>
              </w:r>
              <w:r>
                <w:rPr>
                  <w:noProof/>
                  <w:webHidden/>
                </w:rPr>
                <w:fldChar w:fldCharType="separate"/>
              </w:r>
              <w:r w:rsidR="00D8108B">
                <w:rPr>
                  <w:noProof/>
                  <w:webHidden/>
                </w:rPr>
                <w:t>1</w:t>
              </w:r>
              <w:r>
                <w:rPr>
                  <w:noProof/>
                  <w:webHidden/>
                </w:rPr>
                <w:fldChar w:fldCharType="end"/>
              </w:r>
            </w:hyperlink>
          </w:p>
          <w:p w:rsidR="00DB1EAB" w:rsidRDefault="007649F9">
            <w:pPr>
              <w:pStyle w:val="TOC1"/>
              <w:tabs>
                <w:tab w:val="left" w:pos="480"/>
                <w:tab w:val="right" w:leader="dot" w:pos="9629"/>
              </w:tabs>
              <w:rPr>
                <w:rFonts w:asciiTheme="minorHAnsi" w:eastAsiaTheme="minorEastAsia" w:hAnsiTheme="minorHAnsi" w:cstheme="minorBidi"/>
                <w:b w:val="0"/>
                <w:bCs w:val="0"/>
                <w:caps w:val="0"/>
                <w:noProof/>
                <w:sz w:val="22"/>
                <w:szCs w:val="22"/>
                <w:lang w:val="en-GB" w:eastAsia="en-GB"/>
              </w:rPr>
            </w:pPr>
            <w:hyperlink w:anchor="_Toc86503496" w:history="1">
              <w:r w:rsidR="00DB1EAB" w:rsidRPr="009C035A">
                <w:rPr>
                  <w:rStyle w:val="Hyperlink"/>
                  <w:noProof/>
                  <w:lang w:bidi="ar-DZ"/>
                </w:rPr>
                <w:t>3</w:t>
              </w:r>
              <w:r w:rsidR="00DB1EAB">
                <w:rPr>
                  <w:rFonts w:asciiTheme="minorHAnsi" w:eastAsiaTheme="minorEastAsia" w:hAnsiTheme="minorHAnsi" w:cstheme="minorBidi"/>
                  <w:b w:val="0"/>
                  <w:bCs w:val="0"/>
                  <w:caps w:val="0"/>
                  <w:noProof/>
                  <w:sz w:val="22"/>
                  <w:szCs w:val="22"/>
                  <w:lang w:val="en-GB" w:eastAsia="en-GB"/>
                </w:rPr>
                <w:tab/>
              </w:r>
              <w:r w:rsidR="00DB1EAB" w:rsidRPr="009C035A">
                <w:rPr>
                  <w:rStyle w:val="Hyperlink"/>
                  <w:noProof/>
                  <w:lang w:bidi="ar-DZ"/>
                </w:rPr>
                <w:t>Terms and definitions</w:t>
              </w:r>
              <w:r w:rsidR="00DB1EAB">
                <w:rPr>
                  <w:noProof/>
                  <w:webHidden/>
                </w:rPr>
                <w:tab/>
              </w:r>
              <w:r>
                <w:rPr>
                  <w:noProof/>
                  <w:webHidden/>
                </w:rPr>
                <w:fldChar w:fldCharType="begin"/>
              </w:r>
              <w:r w:rsidR="00DB1EAB">
                <w:rPr>
                  <w:noProof/>
                  <w:webHidden/>
                </w:rPr>
                <w:instrText xml:space="preserve"> PAGEREF _Toc86503496 \h </w:instrText>
              </w:r>
              <w:r>
                <w:rPr>
                  <w:noProof/>
                  <w:webHidden/>
                </w:rPr>
              </w:r>
              <w:r>
                <w:rPr>
                  <w:noProof/>
                  <w:webHidden/>
                </w:rPr>
                <w:fldChar w:fldCharType="separate"/>
              </w:r>
              <w:r w:rsidR="00D8108B">
                <w:rPr>
                  <w:noProof/>
                  <w:webHidden/>
                </w:rPr>
                <w:t>1</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497" w:history="1">
              <w:r w:rsidR="00DB1EAB" w:rsidRPr="009C035A">
                <w:rPr>
                  <w:rStyle w:val="Hyperlink"/>
                  <w:noProof/>
                  <w:lang w:bidi="ar-DZ"/>
                </w:rPr>
                <w:t>3.1</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lang w:bidi="ar-DZ"/>
                </w:rPr>
                <w:t>Terms defined elsewhere</w:t>
              </w:r>
              <w:r w:rsidR="00DB1EAB">
                <w:rPr>
                  <w:noProof/>
                  <w:webHidden/>
                </w:rPr>
                <w:tab/>
              </w:r>
              <w:r>
                <w:rPr>
                  <w:noProof/>
                  <w:webHidden/>
                </w:rPr>
                <w:fldChar w:fldCharType="begin"/>
              </w:r>
              <w:r w:rsidR="00DB1EAB">
                <w:rPr>
                  <w:noProof/>
                  <w:webHidden/>
                </w:rPr>
                <w:instrText xml:space="preserve"> PAGEREF _Toc86503497 \h </w:instrText>
              </w:r>
              <w:r>
                <w:rPr>
                  <w:noProof/>
                  <w:webHidden/>
                </w:rPr>
              </w:r>
              <w:r>
                <w:rPr>
                  <w:noProof/>
                  <w:webHidden/>
                </w:rPr>
                <w:fldChar w:fldCharType="separate"/>
              </w:r>
              <w:r w:rsidR="00D8108B">
                <w:rPr>
                  <w:noProof/>
                  <w:webHidden/>
                </w:rPr>
                <w:t>1</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498" w:history="1">
              <w:r w:rsidR="00DB1EAB" w:rsidRPr="009C035A">
                <w:rPr>
                  <w:rStyle w:val="Hyperlink"/>
                  <w:noProof/>
                  <w:lang w:bidi="ar-DZ"/>
                </w:rPr>
                <w:t>3.2</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lang w:bidi="ar-DZ"/>
                </w:rPr>
                <w:t>Terms defined here</w:t>
              </w:r>
              <w:r w:rsidR="00DB1EAB">
                <w:rPr>
                  <w:noProof/>
                  <w:webHidden/>
                </w:rPr>
                <w:tab/>
              </w:r>
              <w:r>
                <w:rPr>
                  <w:noProof/>
                  <w:webHidden/>
                </w:rPr>
                <w:fldChar w:fldCharType="begin"/>
              </w:r>
              <w:r w:rsidR="00DB1EAB">
                <w:rPr>
                  <w:noProof/>
                  <w:webHidden/>
                </w:rPr>
                <w:instrText xml:space="preserve"> PAGEREF _Toc86503498 \h </w:instrText>
              </w:r>
              <w:r>
                <w:rPr>
                  <w:noProof/>
                  <w:webHidden/>
                </w:rPr>
              </w:r>
              <w:r>
                <w:rPr>
                  <w:noProof/>
                  <w:webHidden/>
                </w:rPr>
                <w:fldChar w:fldCharType="separate"/>
              </w:r>
              <w:r w:rsidR="00D8108B">
                <w:rPr>
                  <w:noProof/>
                  <w:webHidden/>
                </w:rPr>
                <w:t>1</w:t>
              </w:r>
              <w:r>
                <w:rPr>
                  <w:noProof/>
                  <w:webHidden/>
                </w:rPr>
                <w:fldChar w:fldCharType="end"/>
              </w:r>
            </w:hyperlink>
          </w:p>
          <w:p w:rsidR="00DB1EAB" w:rsidRDefault="007649F9">
            <w:pPr>
              <w:pStyle w:val="TOC1"/>
              <w:tabs>
                <w:tab w:val="left" w:pos="480"/>
                <w:tab w:val="right" w:leader="dot" w:pos="9629"/>
              </w:tabs>
              <w:rPr>
                <w:rFonts w:asciiTheme="minorHAnsi" w:eastAsiaTheme="minorEastAsia" w:hAnsiTheme="minorHAnsi" w:cstheme="minorBidi"/>
                <w:b w:val="0"/>
                <w:bCs w:val="0"/>
                <w:caps w:val="0"/>
                <w:noProof/>
                <w:sz w:val="22"/>
                <w:szCs w:val="22"/>
                <w:lang w:val="en-GB" w:eastAsia="en-GB"/>
              </w:rPr>
            </w:pPr>
            <w:hyperlink w:anchor="_Toc86503499" w:history="1">
              <w:r w:rsidR="00DB1EAB" w:rsidRPr="009C035A">
                <w:rPr>
                  <w:rStyle w:val="Hyperlink"/>
                  <w:noProof/>
                  <w:lang w:bidi="ar-DZ"/>
                </w:rPr>
                <w:t>4</w:t>
              </w:r>
              <w:r w:rsidR="00DB1EAB">
                <w:rPr>
                  <w:rFonts w:asciiTheme="minorHAnsi" w:eastAsiaTheme="minorEastAsia" w:hAnsiTheme="minorHAnsi" w:cstheme="minorBidi"/>
                  <w:b w:val="0"/>
                  <w:bCs w:val="0"/>
                  <w:caps w:val="0"/>
                  <w:noProof/>
                  <w:sz w:val="22"/>
                  <w:szCs w:val="22"/>
                  <w:lang w:val="en-GB" w:eastAsia="en-GB"/>
                </w:rPr>
                <w:tab/>
              </w:r>
              <w:r w:rsidR="00DB1EAB" w:rsidRPr="009C035A">
                <w:rPr>
                  <w:rStyle w:val="Hyperlink"/>
                  <w:noProof/>
                  <w:lang w:bidi="ar-DZ"/>
                </w:rPr>
                <w:t>Abbreviations</w:t>
              </w:r>
              <w:r w:rsidR="00DB1EAB">
                <w:rPr>
                  <w:noProof/>
                  <w:webHidden/>
                </w:rPr>
                <w:tab/>
              </w:r>
              <w:r>
                <w:rPr>
                  <w:noProof/>
                  <w:webHidden/>
                </w:rPr>
                <w:fldChar w:fldCharType="begin"/>
              </w:r>
              <w:r w:rsidR="00DB1EAB">
                <w:rPr>
                  <w:noProof/>
                  <w:webHidden/>
                </w:rPr>
                <w:instrText xml:space="preserve"> PAGEREF _Toc86503499 \h </w:instrText>
              </w:r>
              <w:r>
                <w:rPr>
                  <w:noProof/>
                  <w:webHidden/>
                </w:rPr>
              </w:r>
              <w:r>
                <w:rPr>
                  <w:noProof/>
                  <w:webHidden/>
                </w:rPr>
                <w:fldChar w:fldCharType="separate"/>
              </w:r>
              <w:r w:rsidR="00D8108B">
                <w:rPr>
                  <w:noProof/>
                  <w:webHidden/>
                </w:rPr>
                <w:t>2</w:t>
              </w:r>
              <w:r>
                <w:rPr>
                  <w:noProof/>
                  <w:webHidden/>
                </w:rPr>
                <w:fldChar w:fldCharType="end"/>
              </w:r>
            </w:hyperlink>
          </w:p>
          <w:p w:rsidR="00DB1EAB" w:rsidRDefault="007649F9">
            <w:pPr>
              <w:pStyle w:val="TOC1"/>
              <w:tabs>
                <w:tab w:val="left" w:pos="480"/>
                <w:tab w:val="right" w:leader="dot" w:pos="9629"/>
              </w:tabs>
              <w:rPr>
                <w:rFonts w:asciiTheme="minorHAnsi" w:eastAsiaTheme="minorEastAsia" w:hAnsiTheme="minorHAnsi" w:cstheme="minorBidi"/>
                <w:b w:val="0"/>
                <w:bCs w:val="0"/>
                <w:caps w:val="0"/>
                <w:noProof/>
                <w:sz w:val="22"/>
                <w:szCs w:val="22"/>
                <w:lang w:val="en-GB" w:eastAsia="en-GB"/>
              </w:rPr>
            </w:pPr>
            <w:hyperlink w:anchor="_Toc86503500" w:history="1">
              <w:r w:rsidR="00DB1EAB" w:rsidRPr="009C035A">
                <w:rPr>
                  <w:rStyle w:val="Hyperlink"/>
                  <w:noProof/>
                  <w:lang w:bidi="ar-DZ"/>
                </w:rPr>
                <w:t>5</w:t>
              </w:r>
              <w:r w:rsidR="00DB1EAB">
                <w:rPr>
                  <w:rFonts w:asciiTheme="minorHAnsi" w:eastAsiaTheme="minorEastAsia" w:hAnsiTheme="minorHAnsi" w:cstheme="minorBidi"/>
                  <w:b w:val="0"/>
                  <w:bCs w:val="0"/>
                  <w:caps w:val="0"/>
                  <w:noProof/>
                  <w:sz w:val="22"/>
                  <w:szCs w:val="22"/>
                  <w:lang w:val="en-GB" w:eastAsia="en-GB"/>
                </w:rPr>
                <w:tab/>
              </w:r>
              <w:r w:rsidR="00DB1EAB" w:rsidRPr="009C035A">
                <w:rPr>
                  <w:rStyle w:val="Hyperlink"/>
                  <w:noProof/>
                  <w:lang w:bidi="ar-DZ"/>
                </w:rPr>
                <w:t>Conventions</w:t>
              </w:r>
              <w:r w:rsidR="00DB1EAB">
                <w:rPr>
                  <w:noProof/>
                  <w:webHidden/>
                </w:rPr>
                <w:tab/>
              </w:r>
              <w:r>
                <w:rPr>
                  <w:noProof/>
                  <w:webHidden/>
                </w:rPr>
                <w:fldChar w:fldCharType="begin"/>
              </w:r>
              <w:r w:rsidR="00DB1EAB">
                <w:rPr>
                  <w:noProof/>
                  <w:webHidden/>
                </w:rPr>
                <w:instrText xml:space="preserve"> PAGEREF _Toc86503500 \h </w:instrText>
              </w:r>
              <w:r>
                <w:rPr>
                  <w:noProof/>
                  <w:webHidden/>
                </w:rPr>
              </w:r>
              <w:r>
                <w:rPr>
                  <w:noProof/>
                  <w:webHidden/>
                </w:rPr>
                <w:fldChar w:fldCharType="separate"/>
              </w:r>
              <w:r w:rsidR="00D8108B">
                <w:rPr>
                  <w:noProof/>
                  <w:webHidden/>
                </w:rPr>
                <w:t>3</w:t>
              </w:r>
              <w:r>
                <w:rPr>
                  <w:noProof/>
                  <w:webHidden/>
                </w:rPr>
                <w:fldChar w:fldCharType="end"/>
              </w:r>
            </w:hyperlink>
          </w:p>
          <w:p w:rsidR="00DB1EAB" w:rsidRDefault="007649F9">
            <w:pPr>
              <w:pStyle w:val="TOC1"/>
              <w:tabs>
                <w:tab w:val="left" w:pos="480"/>
                <w:tab w:val="right" w:leader="dot" w:pos="9629"/>
              </w:tabs>
              <w:rPr>
                <w:rFonts w:asciiTheme="minorHAnsi" w:eastAsiaTheme="minorEastAsia" w:hAnsiTheme="minorHAnsi" w:cstheme="minorBidi"/>
                <w:b w:val="0"/>
                <w:bCs w:val="0"/>
                <w:caps w:val="0"/>
                <w:noProof/>
                <w:sz w:val="22"/>
                <w:szCs w:val="22"/>
                <w:lang w:val="en-GB" w:eastAsia="en-GB"/>
              </w:rPr>
            </w:pPr>
            <w:hyperlink w:anchor="_Toc86503501" w:history="1">
              <w:r w:rsidR="00DB1EAB" w:rsidRPr="009C035A">
                <w:rPr>
                  <w:rStyle w:val="Hyperlink"/>
                  <w:noProof/>
                  <w:lang w:bidi="ar-DZ"/>
                </w:rPr>
                <w:t>6</w:t>
              </w:r>
              <w:r w:rsidR="00DB1EAB">
                <w:rPr>
                  <w:rFonts w:asciiTheme="minorHAnsi" w:eastAsiaTheme="minorEastAsia" w:hAnsiTheme="minorHAnsi" w:cstheme="minorBidi"/>
                  <w:b w:val="0"/>
                  <w:bCs w:val="0"/>
                  <w:caps w:val="0"/>
                  <w:noProof/>
                  <w:sz w:val="22"/>
                  <w:szCs w:val="22"/>
                  <w:lang w:val="en-GB" w:eastAsia="en-GB"/>
                </w:rPr>
                <w:tab/>
              </w:r>
              <w:r w:rsidR="00DB1EAB" w:rsidRPr="009C035A">
                <w:rPr>
                  <w:rStyle w:val="Hyperlink"/>
                  <w:noProof/>
                  <w:lang w:bidi="ar-DZ"/>
                </w:rPr>
                <w:t>Introduction</w:t>
              </w:r>
              <w:r w:rsidR="00DB1EAB">
                <w:rPr>
                  <w:noProof/>
                  <w:webHidden/>
                </w:rPr>
                <w:tab/>
              </w:r>
              <w:r>
                <w:rPr>
                  <w:noProof/>
                  <w:webHidden/>
                </w:rPr>
                <w:fldChar w:fldCharType="begin"/>
              </w:r>
              <w:r w:rsidR="00DB1EAB">
                <w:rPr>
                  <w:noProof/>
                  <w:webHidden/>
                </w:rPr>
                <w:instrText xml:space="preserve"> PAGEREF _Toc86503501 \h </w:instrText>
              </w:r>
              <w:r>
                <w:rPr>
                  <w:noProof/>
                  <w:webHidden/>
                </w:rPr>
              </w:r>
              <w:r>
                <w:rPr>
                  <w:noProof/>
                  <w:webHidden/>
                </w:rPr>
                <w:fldChar w:fldCharType="separate"/>
              </w:r>
              <w:r w:rsidR="00D8108B">
                <w:rPr>
                  <w:noProof/>
                  <w:webHidden/>
                </w:rPr>
                <w:t>3</w:t>
              </w:r>
              <w:r>
                <w:rPr>
                  <w:noProof/>
                  <w:webHidden/>
                </w:rPr>
                <w:fldChar w:fldCharType="end"/>
              </w:r>
            </w:hyperlink>
          </w:p>
          <w:p w:rsidR="00DB1EAB" w:rsidRDefault="007649F9">
            <w:pPr>
              <w:pStyle w:val="TOC1"/>
              <w:tabs>
                <w:tab w:val="left" w:pos="480"/>
                <w:tab w:val="right" w:leader="dot" w:pos="9629"/>
              </w:tabs>
              <w:rPr>
                <w:rFonts w:asciiTheme="minorHAnsi" w:eastAsiaTheme="minorEastAsia" w:hAnsiTheme="minorHAnsi" w:cstheme="minorBidi"/>
                <w:b w:val="0"/>
                <w:bCs w:val="0"/>
                <w:caps w:val="0"/>
                <w:noProof/>
                <w:sz w:val="22"/>
                <w:szCs w:val="22"/>
                <w:lang w:val="en-GB" w:eastAsia="en-GB"/>
              </w:rPr>
            </w:pPr>
            <w:hyperlink w:anchor="_Toc86503502" w:history="1">
              <w:r w:rsidR="00DB1EAB" w:rsidRPr="009C035A">
                <w:rPr>
                  <w:rStyle w:val="Hyperlink"/>
                  <w:noProof/>
                  <w:lang w:bidi="ar-DZ"/>
                </w:rPr>
                <w:t>7</w:t>
              </w:r>
              <w:r w:rsidR="00DB1EAB">
                <w:rPr>
                  <w:rFonts w:asciiTheme="minorHAnsi" w:eastAsiaTheme="minorEastAsia" w:hAnsiTheme="minorHAnsi" w:cstheme="minorBidi"/>
                  <w:b w:val="0"/>
                  <w:bCs w:val="0"/>
                  <w:caps w:val="0"/>
                  <w:noProof/>
                  <w:sz w:val="22"/>
                  <w:szCs w:val="22"/>
                  <w:lang w:val="en-GB" w:eastAsia="en-GB"/>
                </w:rPr>
                <w:tab/>
              </w:r>
              <w:r w:rsidR="00DB1EAB" w:rsidRPr="009C035A">
                <w:rPr>
                  <w:rStyle w:val="Hyperlink"/>
                  <w:noProof/>
                  <w:lang w:bidi="ar-DZ"/>
                </w:rPr>
                <w:t>Use cases</w:t>
              </w:r>
              <w:r w:rsidR="00DB1EAB">
                <w:rPr>
                  <w:noProof/>
                  <w:webHidden/>
                </w:rPr>
                <w:tab/>
              </w:r>
              <w:r>
                <w:rPr>
                  <w:noProof/>
                  <w:webHidden/>
                </w:rPr>
                <w:fldChar w:fldCharType="begin"/>
              </w:r>
              <w:r w:rsidR="00DB1EAB">
                <w:rPr>
                  <w:noProof/>
                  <w:webHidden/>
                </w:rPr>
                <w:instrText xml:space="preserve"> PAGEREF _Toc86503502 \h </w:instrText>
              </w:r>
              <w:r>
                <w:rPr>
                  <w:noProof/>
                  <w:webHidden/>
                </w:rPr>
              </w:r>
              <w:r>
                <w:rPr>
                  <w:noProof/>
                  <w:webHidden/>
                </w:rPr>
                <w:fldChar w:fldCharType="separate"/>
              </w:r>
              <w:r w:rsidR="00D8108B">
                <w:rPr>
                  <w:noProof/>
                  <w:webHidden/>
                </w:rPr>
                <w:t>4</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503" w:history="1">
              <w:r w:rsidR="00DB1EAB" w:rsidRPr="009C035A">
                <w:rPr>
                  <w:rStyle w:val="Hyperlink"/>
                  <w:noProof/>
                </w:rPr>
                <w:t>7.1</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Import and export of knowledge for autonomous network</w:t>
              </w:r>
              <w:r w:rsidR="00DB1EAB">
                <w:rPr>
                  <w:noProof/>
                  <w:webHidden/>
                </w:rPr>
                <w:tab/>
              </w:r>
              <w:r>
                <w:rPr>
                  <w:noProof/>
                  <w:webHidden/>
                </w:rPr>
                <w:fldChar w:fldCharType="begin"/>
              </w:r>
              <w:r w:rsidR="00DB1EAB">
                <w:rPr>
                  <w:noProof/>
                  <w:webHidden/>
                </w:rPr>
                <w:instrText xml:space="preserve"> PAGEREF _Toc86503503 \h </w:instrText>
              </w:r>
              <w:r>
                <w:rPr>
                  <w:noProof/>
                  <w:webHidden/>
                </w:rPr>
              </w:r>
              <w:r>
                <w:rPr>
                  <w:noProof/>
                  <w:webHidden/>
                </w:rPr>
                <w:fldChar w:fldCharType="separate"/>
              </w:r>
              <w:r w:rsidR="00D8108B">
                <w:rPr>
                  <w:noProof/>
                  <w:webHidden/>
                </w:rPr>
                <w:t>4</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506" w:history="1">
              <w:r w:rsidR="00DB1EAB" w:rsidRPr="009C035A">
                <w:rPr>
                  <w:rStyle w:val="Hyperlink"/>
                  <w:noProof/>
                </w:rPr>
                <w:t>7.2</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Configuring and driving simulators from autonomous components in the network</w:t>
              </w:r>
              <w:r w:rsidR="00DB1EAB">
                <w:rPr>
                  <w:noProof/>
                  <w:webHidden/>
                </w:rPr>
                <w:tab/>
              </w:r>
              <w:r>
                <w:rPr>
                  <w:noProof/>
                  <w:webHidden/>
                </w:rPr>
                <w:fldChar w:fldCharType="begin"/>
              </w:r>
              <w:r w:rsidR="00DB1EAB">
                <w:rPr>
                  <w:noProof/>
                  <w:webHidden/>
                </w:rPr>
                <w:instrText xml:space="preserve"> PAGEREF _Toc86503506 \h </w:instrText>
              </w:r>
              <w:r>
                <w:rPr>
                  <w:noProof/>
                  <w:webHidden/>
                </w:rPr>
              </w:r>
              <w:r>
                <w:rPr>
                  <w:noProof/>
                  <w:webHidden/>
                </w:rPr>
                <w:fldChar w:fldCharType="separate"/>
              </w:r>
              <w:r w:rsidR="00D8108B">
                <w:rPr>
                  <w:noProof/>
                  <w:webHidden/>
                </w:rPr>
                <w:t>6</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509" w:history="1">
              <w:r w:rsidR="00DB1EAB" w:rsidRPr="009C035A">
                <w:rPr>
                  <w:rStyle w:val="Hyperlink"/>
                  <w:noProof/>
                </w:rPr>
                <w:t>7.3</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Peer-in-loop (including humans)</w:t>
              </w:r>
              <w:r w:rsidR="00DB1EAB">
                <w:rPr>
                  <w:noProof/>
                  <w:webHidden/>
                </w:rPr>
                <w:tab/>
              </w:r>
              <w:r>
                <w:rPr>
                  <w:noProof/>
                  <w:webHidden/>
                </w:rPr>
                <w:fldChar w:fldCharType="begin"/>
              </w:r>
              <w:r w:rsidR="00DB1EAB">
                <w:rPr>
                  <w:noProof/>
                  <w:webHidden/>
                </w:rPr>
                <w:instrText xml:space="preserve"> PAGEREF _Toc86503509 \h </w:instrText>
              </w:r>
              <w:r>
                <w:rPr>
                  <w:noProof/>
                  <w:webHidden/>
                </w:rPr>
              </w:r>
              <w:r>
                <w:rPr>
                  <w:noProof/>
                  <w:webHidden/>
                </w:rPr>
                <w:fldChar w:fldCharType="separate"/>
              </w:r>
              <w:r w:rsidR="00D8108B">
                <w:rPr>
                  <w:noProof/>
                  <w:webHidden/>
                </w:rPr>
                <w:t>8</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512" w:history="1">
              <w:r w:rsidR="00DB1EAB" w:rsidRPr="009C035A">
                <w:rPr>
                  <w:rStyle w:val="Hyperlink"/>
                  <w:noProof/>
                </w:rPr>
                <w:t>7.4</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Configuring and driving automation loops from autonomous components in the network</w:t>
              </w:r>
              <w:r w:rsidR="00DB1EAB">
                <w:rPr>
                  <w:noProof/>
                  <w:webHidden/>
                </w:rPr>
                <w:tab/>
              </w:r>
              <w:r>
                <w:rPr>
                  <w:noProof/>
                  <w:webHidden/>
                </w:rPr>
                <w:fldChar w:fldCharType="begin"/>
              </w:r>
              <w:r w:rsidR="00DB1EAB">
                <w:rPr>
                  <w:noProof/>
                  <w:webHidden/>
                </w:rPr>
                <w:instrText xml:space="preserve"> PAGEREF _Toc86503512 \h </w:instrText>
              </w:r>
              <w:r>
                <w:rPr>
                  <w:noProof/>
                  <w:webHidden/>
                </w:rPr>
              </w:r>
              <w:r>
                <w:rPr>
                  <w:noProof/>
                  <w:webHidden/>
                </w:rPr>
                <w:fldChar w:fldCharType="separate"/>
              </w:r>
              <w:r w:rsidR="00D8108B">
                <w:rPr>
                  <w:noProof/>
                  <w:webHidden/>
                </w:rPr>
                <w:t>9</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515" w:history="1">
              <w:r w:rsidR="00DB1EAB" w:rsidRPr="009C035A">
                <w:rPr>
                  <w:rStyle w:val="Hyperlink"/>
                  <w:noProof/>
                </w:rPr>
                <w:t>7.5</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Domain analytics services for E2E service management</w:t>
              </w:r>
              <w:r w:rsidR="00DB1EAB">
                <w:rPr>
                  <w:noProof/>
                  <w:webHidden/>
                </w:rPr>
                <w:tab/>
              </w:r>
              <w:r>
                <w:rPr>
                  <w:noProof/>
                  <w:webHidden/>
                </w:rPr>
                <w:fldChar w:fldCharType="begin"/>
              </w:r>
              <w:r w:rsidR="00DB1EAB">
                <w:rPr>
                  <w:noProof/>
                  <w:webHidden/>
                </w:rPr>
                <w:instrText xml:space="preserve"> PAGEREF _Toc86503515 \h </w:instrText>
              </w:r>
              <w:r>
                <w:rPr>
                  <w:noProof/>
                  <w:webHidden/>
                </w:rPr>
              </w:r>
              <w:r>
                <w:rPr>
                  <w:noProof/>
                  <w:webHidden/>
                </w:rPr>
                <w:fldChar w:fldCharType="separate"/>
              </w:r>
              <w:r w:rsidR="00D8108B">
                <w:rPr>
                  <w:noProof/>
                  <w:webHidden/>
                </w:rPr>
                <w:t>12</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518" w:history="1">
              <w:r w:rsidR="00DB1EAB" w:rsidRPr="009C035A">
                <w:rPr>
                  <w:rStyle w:val="Hyperlink"/>
                  <w:noProof/>
                </w:rPr>
                <w:t>7.6</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Automation and intelligent operation, maintenance and management (OAM) of radio network</w:t>
              </w:r>
              <w:r w:rsidR="00DB1EAB">
                <w:rPr>
                  <w:noProof/>
                  <w:webHidden/>
                </w:rPr>
                <w:tab/>
              </w:r>
              <w:r>
                <w:rPr>
                  <w:noProof/>
                  <w:webHidden/>
                </w:rPr>
                <w:fldChar w:fldCharType="begin"/>
              </w:r>
              <w:r w:rsidR="00DB1EAB">
                <w:rPr>
                  <w:noProof/>
                  <w:webHidden/>
                </w:rPr>
                <w:instrText xml:space="preserve"> PAGEREF _Toc86503518 \h </w:instrText>
              </w:r>
              <w:r>
                <w:rPr>
                  <w:noProof/>
                  <w:webHidden/>
                </w:rPr>
              </w:r>
              <w:r>
                <w:rPr>
                  <w:noProof/>
                  <w:webHidden/>
                </w:rPr>
                <w:fldChar w:fldCharType="separate"/>
              </w:r>
              <w:r w:rsidR="00D8108B">
                <w:rPr>
                  <w:noProof/>
                  <w:webHidden/>
                </w:rPr>
                <w:t>13</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521" w:history="1">
              <w:r w:rsidR="00DB1EAB" w:rsidRPr="009C035A">
                <w:rPr>
                  <w:rStyle w:val="Hyperlink"/>
                  <w:noProof/>
                </w:rPr>
                <w:t>7.7</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Intelligent energy saving for data centres</w:t>
              </w:r>
              <w:r w:rsidR="00DB1EAB">
                <w:rPr>
                  <w:noProof/>
                  <w:webHidden/>
                </w:rPr>
                <w:tab/>
              </w:r>
              <w:r>
                <w:rPr>
                  <w:noProof/>
                  <w:webHidden/>
                </w:rPr>
                <w:fldChar w:fldCharType="begin"/>
              </w:r>
              <w:r w:rsidR="00DB1EAB">
                <w:rPr>
                  <w:noProof/>
                  <w:webHidden/>
                </w:rPr>
                <w:instrText xml:space="preserve"> PAGEREF _Toc86503521 \h </w:instrText>
              </w:r>
              <w:r>
                <w:rPr>
                  <w:noProof/>
                  <w:webHidden/>
                </w:rPr>
              </w:r>
              <w:r>
                <w:rPr>
                  <w:noProof/>
                  <w:webHidden/>
                </w:rPr>
                <w:fldChar w:fldCharType="separate"/>
              </w:r>
              <w:r w:rsidR="00D8108B">
                <w:rPr>
                  <w:noProof/>
                  <w:webHidden/>
                </w:rPr>
                <w:t>15</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524" w:history="1">
              <w:r w:rsidR="00DB1EAB" w:rsidRPr="009C035A">
                <w:rPr>
                  <w:rStyle w:val="Hyperlink"/>
                  <w:noProof/>
                </w:rPr>
                <w:t>7.8</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Autonomous massive MIMO</w:t>
              </w:r>
              <w:r w:rsidR="00DB1EAB">
                <w:rPr>
                  <w:noProof/>
                  <w:webHidden/>
                </w:rPr>
                <w:tab/>
              </w:r>
              <w:r>
                <w:rPr>
                  <w:noProof/>
                  <w:webHidden/>
                </w:rPr>
                <w:fldChar w:fldCharType="begin"/>
              </w:r>
              <w:r w:rsidR="00DB1EAB">
                <w:rPr>
                  <w:noProof/>
                  <w:webHidden/>
                </w:rPr>
                <w:instrText xml:space="preserve"> PAGEREF _Toc86503524 \h </w:instrText>
              </w:r>
              <w:r>
                <w:rPr>
                  <w:noProof/>
                  <w:webHidden/>
                </w:rPr>
              </w:r>
              <w:r>
                <w:rPr>
                  <w:noProof/>
                  <w:webHidden/>
                </w:rPr>
                <w:fldChar w:fldCharType="separate"/>
              </w:r>
              <w:r w:rsidR="00D8108B">
                <w:rPr>
                  <w:noProof/>
                  <w:webHidden/>
                </w:rPr>
                <w:t>15</w:t>
              </w:r>
              <w:r>
                <w:rPr>
                  <w:noProof/>
                  <w:webHidden/>
                </w:rPr>
                <w:fldChar w:fldCharType="end"/>
              </w:r>
            </w:hyperlink>
          </w:p>
          <w:p w:rsidR="00DB1EAB" w:rsidRDefault="007649F9">
            <w:pPr>
              <w:pStyle w:val="TOC2"/>
              <w:tabs>
                <w:tab w:val="left" w:pos="720"/>
                <w:tab w:val="right" w:leader="dot" w:pos="9629"/>
              </w:tabs>
              <w:rPr>
                <w:rFonts w:asciiTheme="minorHAnsi" w:eastAsiaTheme="minorEastAsia" w:hAnsiTheme="minorHAnsi" w:cstheme="minorBidi"/>
                <w:smallCaps w:val="0"/>
                <w:noProof/>
                <w:sz w:val="22"/>
                <w:szCs w:val="22"/>
                <w:lang w:val="en-GB" w:eastAsia="en-GB"/>
              </w:rPr>
            </w:pPr>
            <w:hyperlink w:anchor="_Toc86503527" w:history="1">
              <w:r w:rsidR="00DB1EAB" w:rsidRPr="009C035A">
                <w:rPr>
                  <w:rStyle w:val="Hyperlink"/>
                  <w:noProof/>
                </w:rPr>
                <w:t>7.9</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Network resource allocation for emergency management based on closed loop analysis</w:t>
              </w:r>
              <w:r w:rsidR="00DB1EAB">
                <w:rPr>
                  <w:noProof/>
                  <w:webHidden/>
                </w:rPr>
                <w:tab/>
              </w:r>
              <w:r>
                <w:rPr>
                  <w:noProof/>
                  <w:webHidden/>
                </w:rPr>
                <w:fldChar w:fldCharType="begin"/>
              </w:r>
              <w:r w:rsidR="00DB1EAB">
                <w:rPr>
                  <w:noProof/>
                  <w:webHidden/>
                </w:rPr>
                <w:instrText xml:space="preserve"> PAGEREF _Toc86503527 \h </w:instrText>
              </w:r>
              <w:r>
                <w:rPr>
                  <w:noProof/>
                  <w:webHidden/>
                </w:rPr>
              </w:r>
              <w:r>
                <w:rPr>
                  <w:noProof/>
                  <w:webHidden/>
                </w:rPr>
                <w:fldChar w:fldCharType="separate"/>
              </w:r>
              <w:r w:rsidR="00D8108B">
                <w:rPr>
                  <w:noProof/>
                  <w:webHidden/>
                </w:rPr>
                <w:t>17</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30" w:history="1">
              <w:r w:rsidR="00DB1EAB" w:rsidRPr="009C035A">
                <w:rPr>
                  <w:rStyle w:val="Hyperlink"/>
                  <w:noProof/>
                </w:rPr>
                <w:t>7.10</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Inter-domain service automation (IDSA) - for microfinance</w:t>
              </w:r>
              <w:r w:rsidR="00DB1EAB">
                <w:rPr>
                  <w:noProof/>
                  <w:webHidden/>
                </w:rPr>
                <w:tab/>
              </w:r>
              <w:r>
                <w:rPr>
                  <w:noProof/>
                  <w:webHidden/>
                </w:rPr>
                <w:fldChar w:fldCharType="begin"/>
              </w:r>
              <w:r w:rsidR="00DB1EAB">
                <w:rPr>
                  <w:noProof/>
                  <w:webHidden/>
                </w:rPr>
                <w:instrText xml:space="preserve"> PAGEREF _Toc86503530 \h </w:instrText>
              </w:r>
              <w:r>
                <w:rPr>
                  <w:noProof/>
                  <w:webHidden/>
                </w:rPr>
              </w:r>
              <w:r>
                <w:rPr>
                  <w:noProof/>
                  <w:webHidden/>
                </w:rPr>
                <w:fldChar w:fldCharType="separate"/>
              </w:r>
              <w:r w:rsidR="00D8108B">
                <w:rPr>
                  <w:noProof/>
                  <w:webHidden/>
                </w:rPr>
                <w:t>21</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33" w:history="1">
              <w:r w:rsidR="00DB1EAB" w:rsidRPr="009C035A">
                <w:rPr>
                  <w:rStyle w:val="Hyperlink"/>
                  <w:noProof/>
                </w:rPr>
                <w:t>7.11</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Autonomous vertical-driven edge service and middle-mile connectivity for rural financial inclusion (FI)</w:t>
              </w:r>
              <w:r w:rsidR="00DB1EAB">
                <w:rPr>
                  <w:noProof/>
                  <w:webHidden/>
                </w:rPr>
                <w:tab/>
              </w:r>
              <w:r>
                <w:rPr>
                  <w:noProof/>
                  <w:webHidden/>
                </w:rPr>
                <w:fldChar w:fldCharType="begin"/>
              </w:r>
              <w:r w:rsidR="00DB1EAB">
                <w:rPr>
                  <w:noProof/>
                  <w:webHidden/>
                </w:rPr>
                <w:instrText xml:space="preserve"> PAGEREF _Toc86503533 \h </w:instrText>
              </w:r>
              <w:r>
                <w:rPr>
                  <w:noProof/>
                  <w:webHidden/>
                </w:rPr>
              </w:r>
              <w:r>
                <w:rPr>
                  <w:noProof/>
                  <w:webHidden/>
                </w:rPr>
                <w:fldChar w:fldCharType="separate"/>
              </w:r>
              <w:r w:rsidR="00D8108B">
                <w:rPr>
                  <w:noProof/>
                  <w:webHidden/>
                </w:rPr>
                <w:t>24</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36" w:history="1">
              <w:r w:rsidR="00DB1EAB" w:rsidRPr="009C035A">
                <w:rPr>
                  <w:rStyle w:val="Hyperlink"/>
                  <w:noProof/>
                </w:rPr>
                <w:t>7.12</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Signalling flows for autonomous IMT-2020 network</w:t>
              </w:r>
              <w:r w:rsidR="00DB1EAB">
                <w:rPr>
                  <w:noProof/>
                  <w:webHidden/>
                </w:rPr>
                <w:tab/>
              </w:r>
              <w:r>
                <w:rPr>
                  <w:noProof/>
                  <w:webHidden/>
                </w:rPr>
                <w:fldChar w:fldCharType="begin"/>
              </w:r>
              <w:r w:rsidR="00DB1EAB">
                <w:rPr>
                  <w:noProof/>
                  <w:webHidden/>
                </w:rPr>
                <w:instrText xml:space="preserve"> PAGEREF _Toc86503536 \h </w:instrText>
              </w:r>
              <w:r>
                <w:rPr>
                  <w:noProof/>
                  <w:webHidden/>
                </w:rPr>
              </w:r>
              <w:r>
                <w:rPr>
                  <w:noProof/>
                  <w:webHidden/>
                </w:rPr>
                <w:fldChar w:fldCharType="separate"/>
              </w:r>
              <w:r w:rsidR="00D8108B">
                <w:rPr>
                  <w:noProof/>
                  <w:webHidden/>
                </w:rPr>
                <w:t>27</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39" w:history="1">
              <w:r w:rsidR="00DB1EAB" w:rsidRPr="009C035A">
                <w:rPr>
                  <w:rStyle w:val="Hyperlink"/>
                  <w:noProof/>
                </w:rPr>
                <w:t>7.13</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Plug/play of network instance</w:t>
              </w:r>
              <w:r w:rsidR="00DB1EAB">
                <w:rPr>
                  <w:noProof/>
                  <w:webHidden/>
                </w:rPr>
                <w:tab/>
              </w:r>
              <w:r>
                <w:rPr>
                  <w:noProof/>
                  <w:webHidden/>
                </w:rPr>
                <w:fldChar w:fldCharType="begin"/>
              </w:r>
              <w:r w:rsidR="00DB1EAB">
                <w:rPr>
                  <w:noProof/>
                  <w:webHidden/>
                </w:rPr>
                <w:instrText xml:space="preserve"> PAGEREF _Toc86503539 \h </w:instrText>
              </w:r>
              <w:r>
                <w:rPr>
                  <w:noProof/>
                  <w:webHidden/>
                </w:rPr>
              </w:r>
              <w:r>
                <w:rPr>
                  <w:noProof/>
                  <w:webHidden/>
                </w:rPr>
                <w:fldChar w:fldCharType="separate"/>
              </w:r>
              <w:r w:rsidR="00D8108B">
                <w:rPr>
                  <w:noProof/>
                  <w:webHidden/>
                </w:rPr>
                <w:t>28</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42" w:history="1">
              <w:r w:rsidR="00DB1EAB" w:rsidRPr="009C035A">
                <w:rPr>
                  <w:rStyle w:val="Hyperlink"/>
                  <w:noProof/>
                </w:rPr>
                <w:t>7.14</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“Generative adversarial Sandbox”: (or hybrid closed loops)</w:t>
              </w:r>
              <w:r w:rsidR="00DB1EAB">
                <w:rPr>
                  <w:noProof/>
                  <w:webHidden/>
                </w:rPr>
                <w:tab/>
              </w:r>
              <w:r>
                <w:rPr>
                  <w:noProof/>
                  <w:webHidden/>
                </w:rPr>
                <w:fldChar w:fldCharType="begin"/>
              </w:r>
              <w:r w:rsidR="00DB1EAB">
                <w:rPr>
                  <w:noProof/>
                  <w:webHidden/>
                </w:rPr>
                <w:instrText xml:space="preserve"> PAGEREF _Toc86503542 \h </w:instrText>
              </w:r>
              <w:r>
                <w:rPr>
                  <w:noProof/>
                  <w:webHidden/>
                </w:rPr>
              </w:r>
              <w:r>
                <w:rPr>
                  <w:noProof/>
                  <w:webHidden/>
                </w:rPr>
                <w:fldChar w:fldCharType="separate"/>
              </w:r>
              <w:r w:rsidR="00D8108B">
                <w:rPr>
                  <w:noProof/>
                  <w:webHidden/>
                </w:rPr>
                <w:t>29</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45" w:history="1">
              <w:r w:rsidR="00DB1EAB" w:rsidRPr="009C035A">
                <w:rPr>
                  <w:rStyle w:val="Hyperlink"/>
                  <w:noProof/>
                </w:rPr>
                <w:t>7.15</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Open, integrated, log analysis</w:t>
              </w:r>
              <w:r w:rsidR="00DB1EAB">
                <w:rPr>
                  <w:noProof/>
                  <w:webHidden/>
                </w:rPr>
                <w:tab/>
              </w:r>
              <w:r>
                <w:rPr>
                  <w:noProof/>
                  <w:webHidden/>
                </w:rPr>
                <w:fldChar w:fldCharType="begin"/>
              </w:r>
              <w:r w:rsidR="00DB1EAB">
                <w:rPr>
                  <w:noProof/>
                  <w:webHidden/>
                </w:rPr>
                <w:instrText xml:space="preserve"> PAGEREF _Toc86503545 \h </w:instrText>
              </w:r>
              <w:r>
                <w:rPr>
                  <w:noProof/>
                  <w:webHidden/>
                </w:rPr>
              </w:r>
              <w:r>
                <w:rPr>
                  <w:noProof/>
                  <w:webHidden/>
                </w:rPr>
                <w:fldChar w:fldCharType="separate"/>
              </w:r>
              <w:r w:rsidR="00D8108B">
                <w:rPr>
                  <w:noProof/>
                  <w:webHidden/>
                </w:rPr>
                <w:t>30</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48" w:history="1">
              <w:r w:rsidR="00DB1EAB" w:rsidRPr="009C035A">
                <w:rPr>
                  <w:rStyle w:val="Hyperlink"/>
                  <w:noProof/>
                </w:rPr>
                <w:t>7.16</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Compose-able, hierarchical closed loops</w:t>
              </w:r>
              <w:r w:rsidR="00DB1EAB">
                <w:rPr>
                  <w:noProof/>
                  <w:webHidden/>
                </w:rPr>
                <w:tab/>
              </w:r>
              <w:r>
                <w:rPr>
                  <w:noProof/>
                  <w:webHidden/>
                </w:rPr>
                <w:fldChar w:fldCharType="begin"/>
              </w:r>
              <w:r w:rsidR="00DB1EAB">
                <w:rPr>
                  <w:noProof/>
                  <w:webHidden/>
                </w:rPr>
                <w:instrText xml:space="preserve"> PAGEREF _Toc86503548 \h </w:instrText>
              </w:r>
              <w:r>
                <w:rPr>
                  <w:noProof/>
                  <w:webHidden/>
                </w:rPr>
              </w:r>
              <w:r>
                <w:rPr>
                  <w:noProof/>
                  <w:webHidden/>
                </w:rPr>
                <w:fldChar w:fldCharType="separate"/>
              </w:r>
              <w:r w:rsidR="00D8108B">
                <w:rPr>
                  <w:noProof/>
                  <w:webHidden/>
                </w:rPr>
                <w:t>31</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51" w:history="1">
              <w:r w:rsidR="00DB1EAB" w:rsidRPr="009C035A">
                <w:rPr>
                  <w:rStyle w:val="Hyperlink"/>
                  <w:noProof/>
                </w:rPr>
                <w:t>7.17</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Quality of Experience (QoE) Prediction as-a-Service (QPaaS)</w:t>
              </w:r>
              <w:r w:rsidR="00DB1EAB">
                <w:rPr>
                  <w:noProof/>
                  <w:webHidden/>
                </w:rPr>
                <w:tab/>
              </w:r>
              <w:r>
                <w:rPr>
                  <w:noProof/>
                  <w:webHidden/>
                </w:rPr>
                <w:fldChar w:fldCharType="begin"/>
              </w:r>
              <w:r w:rsidR="00DB1EAB">
                <w:rPr>
                  <w:noProof/>
                  <w:webHidden/>
                </w:rPr>
                <w:instrText xml:space="preserve"> PAGEREF _Toc86503551 \h </w:instrText>
              </w:r>
              <w:r>
                <w:rPr>
                  <w:noProof/>
                  <w:webHidden/>
                </w:rPr>
              </w:r>
              <w:r>
                <w:rPr>
                  <w:noProof/>
                  <w:webHidden/>
                </w:rPr>
                <w:fldChar w:fldCharType="separate"/>
              </w:r>
              <w:r w:rsidR="00D8108B">
                <w:rPr>
                  <w:noProof/>
                  <w:webHidden/>
                </w:rPr>
                <w:t>32</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54" w:history="1">
              <w:r w:rsidR="00DB1EAB" w:rsidRPr="009C035A">
                <w:rPr>
                  <w:rStyle w:val="Hyperlink"/>
                  <w:noProof/>
                </w:rPr>
                <w:t>7.18</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Autonomy applied to CDNs</w:t>
              </w:r>
              <w:r w:rsidR="00DB1EAB">
                <w:rPr>
                  <w:noProof/>
                  <w:webHidden/>
                </w:rPr>
                <w:tab/>
              </w:r>
              <w:r>
                <w:rPr>
                  <w:noProof/>
                  <w:webHidden/>
                </w:rPr>
                <w:fldChar w:fldCharType="begin"/>
              </w:r>
              <w:r w:rsidR="00DB1EAB">
                <w:rPr>
                  <w:noProof/>
                  <w:webHidden/>
                </w:rPr>
                <w:instrText xml:space="preserve"> PAGEREF _Toc86503554 \h </w:instrText>
              </w:r>
              <w:r>
                <w:rPr>
                  <w:noProof/>
                  <w:webHidden/>
                </w:rPr>
              </w:r>
              <w:r>
                <w:rPr>
                  <w:noProof/>
                  <w:webHidden/>
                </w:rPr>
                <w:fldChar w:fldCharType="separate"/>
              </w:r>
              <w:r w:rsidR="00D8108B">
                <w:rPr>
                  <w:noProof/>
                  <w:webHidden/>
                </w:rPr>
                <w:t>35</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57" w:history="1">
              <w:r w:rsidR="00DB1EAB" w:rsidRPr="009C035A">
                <w:rPr>
                  <w:rStyle w:val="Hyperlink"/>
                  <w:noProof/>
                </w:rPr>
                <w:t>7.19</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Analysis-driven evolution in virtualized RAN based on devops</w:t>
              </w:r>
              <w:r w:rsidR="00DB1EAB">
                <w:rPr>
                  <w:noProof/>
                  <w:webHidden/>
                </w:rPr>
                <w:tab/>
              </w:r>
              <w:r>
                <w:rPr>
                  <w:noProof/>
                  <w:webHidden/>
                </w:rPr>
                <w:fldChar w:fldCharType="begin"/>
              </w:r>
              <w:r w:rsidR="00DB1EAB">
                <w:rPr>
                  <w:noProof/>
                  <w:webHidden/>
                </w:rPr>
                <w:instrText xml:space="preserve"> PAGEREF _Toc86503557 \h </w:instrText>
              </w:r>
              <w:r>
                <w:rPr>
                  <w:noProof/>
                  <w:webHidden/>
                </w:rPr>
              </w:r>
              <w:r>
                <w:rPr>
                  <w:noProof/>
                  <w:webHidden/>
                </w:rPr>
                <w:fldChar w:fldCharType="separate"/>
              </w:r>
              <w:r w:rsidR="00D8108B">
                <w:rPr>
                  <w:noProof/>
                  <w:webHidden/>
                </w:rPr>
                <w:t>37</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60" w:history="1">
              <w:r w:rsidR="00DB1EAB" w:rsidRPr="009C035A">
                <w:rPr>
                  <w:rStyle w:val="Hyperlink"/>
                  <w:noProof/>
                </w:rPr>
                <w:t>7.20</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Evolving edge applications for verticals using private 5G</w:t>
              </w:r>
              <w:r w:rsidR="00DB1EAB">
                <w:rPr>
                  <w:noProof/>
                  <w:webHidden/>
                </w:rPr>
                <w:tab/>
              </w:r>
              <w:r>
                <w:rPr>
                  <w:noProof/>
                  <w:webHidden/>
                </w:rPr>
                <w:fldChar w:fldCharType="begin"/>
              </w:r>
              <w:r w:rsidR="00DB1EAB">
                <w:rPr>
                  <w:noProof/>
                  <w:webHidden/>
                </w:rPr>
                <w:instrText xml:space="preserve"> PAGEREF _Toc86503560 \h </w:instrText>
              </w:r>
              <w:r>
                <w:rPr>
                  <w:noProof/>
                  <w:webHidden/>
                </w:rPr>
              </w:r>
              <w:r>
                <w:rPr>
                  <w:noProof/>
                  <w:webHidden/>
                </w:rPr>
                <w:fldChar w:fldCharType="separate"/>
              </w:r>
              <w:r w:rsidR="00D8108B">
                <w:rPr>
                  <w:noProof/>
                  <w:webHidden/>
                </w:rPr>
                <w:t>38</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63" w:history="1">
              <w:r w:rsidR="00DB1EAB" w:rsidRPr="009C035A">
                <w:rPr>
                  <w:rStyle w:val="Hyperlink"/>
                  <w:noProof/>
                </w:rPr>
                <w:t>7.21</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Experimentation and “fire-drills” for public safety networks</w:t>
              </w:r>
              <w:r w:rsidR="00DB1EAB">
                <w:rPr>
                  <w:noProof/>
                  <w:webHidden/>
                </w:rPr>
                <w:tab/>
              </w:r>
              <w:r>
                <w:rPr>
                  <w:noProof/>
                  <w:webHidden/>
                </w:rPr>
                <w:fldChar w:fldCharType="begin"/>
              </w:r>
              <w:r w:rsidR="00DB1EAB">
                <w:rPr>
                  <w:noProof/>
                  <w:webHidden/>
                </w:rPr>
                <w:instrText xml:space="preserve"> PAGEREF _Toc86503563 \h </w:instrText>
              </w:r>
              <w:r>
                <w:rPr>
                  <w:noProof/>
                  <w:webHidden/>
                </w:rPr>
              </w:r>
              <w:r>
                <w:rPr>
                  <w:noProof/>
                  <w:webHidden/>
                </w:rPr>
                <w:fldChar w:fldCharType="separate"/>
              </w:r>
              <w:r w:rsidR="00D8108B">
                <w:rPr>
                  <w:noProof/>
                  <w:webHidden/>
                </w:rPr>
                <w:t>41</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66" w:history="1">
              <w:r w:rsidR="00DB1EAB" w:rsidRPr="009C035A">
                <w:rPr>
                  <w:rStyle w:val="Hyperlink"/>
                  <w:noProof/>
                </w:rPr>
                <w:t>7.22</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Machine learning for network automation</w:t>
              </w:r>
              <w:r w:rsidR="00DB1EAB">
                <w:rPr>
                  <w:noProof/>
                  <w:webHidden/>
                </w:rPr>
                <w:tab/>
              </w:r>
              <w:r>
                <w:rPr>
                  <w:noProof/>
                  <w:webHidden/>
                </w:rPr>
                <w:fldChar w:fldCharType="begin"/>
              </w:r>
              <w:r w:rsidR="00DB1EAB">
                <w:rPr>
                  <w:noProof/>
                  <w:webHidden/>
                </w:rPr>
                <w:instrText xml:space="preserve"> PAGEREF _Toc86503566 \h </w:instrText>
              </w:r>
              <w:r>
                <w:rPr>
                  <w:noProof/>
                  <w:webHidden/>
                </w:rPr>
              </w:r>
              <w:r>
                <w:rPr>
                  <w:noProof/>
                  <w:webHidden/>
                </w:rPr>
                <w:fldChar w:fldCharType="separate"/>
              </w:r>
              <w:r w:rsidR="00D8108B">
                <w:rPr>
                  <w:noProof/>
                  <w:webHidden/>
                </w:rPr>
                <w:t>42</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69" w:history="1">
              <w:r w:rsidR="00DB1EAB" w:rsidRPr="009C035A">
                <w:rPr>
                  <w:rStyle w:val="Hyperlink"/>
                  <w:noProof/>
                </w:rPr>
                <w:t>7.23</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Autonomous agents (with varied competence) in networks</w:t>
              </w:r>
              <w:r w:rsidR="00DB1EAB">
                <w:rPr>
                  <w:noProof/>
                  <w:webHidden/>
                </w:rPr>
                <w:tab/>
              </w:r>
              <w:r>
                <w:rPr>
                  <w:noProof/>
                  <w:webHidden/>
                </w:rPr>
                <w:fldChar w:fldCharType="begin"/>
              </w:r>
              <w:r w:rsidR="00DB1EAB">
                <w:rPr>
                  <w:noProof/>
                  <w:webHidden/>
                </w:rPr>
                <w:instrText xml:space="preserve"> PAGEREF _Toc86503569 \h </w:instrText>
              </w:r>
              <w:r>
                <w:rPr>
                  <w:noProof/>
                  <w:webHidden/>
                </w:rPr>
              </w:r>
              <w:r>
                <w:rPr>
                  <w:noProof/>
                  <w:webHidden/>
                </w:rPr>
                <w:fldChar w:fldCharType="separate"/>
              </w:r>
              <w:r w:rsidR="00D8108B">
                <w:rPr>
                  <w:noProof/>
                  <w:webHidden/>
                </w:rPr>
                <w:t>44</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72" w:history="1">
              <w:r w:rsidR="00DB1EAB" w:rsidRPr="009C035A">
                <w:rPr>
                  <w:rStyle w:val="Hyperlink"/>
                  <w:noProof/>
                </w:rPr>
                <w:t>7.24</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Automated, adaptive acceleration for AI @ edge</w:t>
              </w:r>
              <w:r w:rsidR="00DB1EAB">
                <w:rPr>
                  <w:noProof/>
                  <w:webHidden/>
                </w:rPr>
                <w:tab/>
              </w:r>
              <w:r>
                <w:rPr>
                  <w:noProof/>
                  <w:webHidden/>
                </w:rPr>
                <w:fldChar w:fldCharType="begin"/>
              </w:r>
              <w:r w:rsidR="00DB1EAB">
                <w:rPr>
                  <w:noProof/>
                  <w:webHidden/>
                </w:rPr>
                <w:instrText xml:space="preserve"> PAGEREF _Toc86503572 \h </w:instrText>
              </w:r>
              <w:r>
                <w:rPr>
                  <w:noProof/>
                  <w:webHidden/>
                </w:rPr>
              </w:r>
              <w:r>
                <w:rPr>
                  <w:noProof/>
                  <w:webHidden/>
                </w:rPr>
                <w:fldChar w:fldCharType="separate"/>
              </w:r>
              <w:r w:rsidR="00D8108B">
                <w:rPr>
                  <w:noProof/>
                  <w:webHidden/>
                </w:rPr>
                <w:t>46</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75" w:history="1">
              <w:r w:rsidR="00DB1EAB" w:rsidRPr="009C035A">
                <w:rPr>
                  <w:rStyle w:val="Hyperlink"/>
                  <w:noProof/>
                </w:rPr>
                <w:t>7.25</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Assistive networks: Adaptation of communication system based on changing user accessibility needs</w:t>
              </w:r>
              <w:r w:rsidR="00DB1EAB">
                <w:rPr>
                  <w:noProof/>
                  <w:webHidden/>
                </w:rPr>
                <w:tab/>
              </w:r>
              <w:r w:rsidR="00BB669C" w:rsidRPr="00BB669C">
                <w:rPr>
                  <w:noProof/>
                  <w:webHidden/>
                </w:rPr>
                <w:tab/>
              </w:r>
              <w:r>
                <w:rPr>
                  <w:noProof/>
                  <w:webHidden/>
                </w:rPr>
                <w:fldChar w:fldCharType="begin"/>
              </w:r>
              <w:r w:rsidR="00DB1EAB">
                <w:rPr>
                  <w:noProof/>
                  <w:webHidden/>
                </w:rPr>
                <w:instrText xml:space="preserve"> PAGEREF _Toc86503575 \h </w:instrText>
              </w:r>
              <w:r>
                <w:rPr>
                  <w:noProof/>
                  <w:webHidden/>
                </w:rPr>
              </w:r>
              <w:r>
                <w:rPr>
                  <w:noProof/>
                  <w:webHidden/>
                </w:rPr>
                <w:fldChar w:fldCharType="separate"/>
              </w:r>
              <w:r w:rsidR="00D8108B">
                <w:rPr>
                  <w:noProof/>
                  <w:webHidden/>
                </w:rPr>
                <w:t>48</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78" w:history="1">
              <w:r w:rsidR="00DB1EAB" w:rsidRPr="009C035A">
                <w:rPr>
                  <w:rStyle w:val="Hyperlink"/>
                  <w:noProof/>
                </w:rPr>
                <w:t>7.26</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Ev-as-a-service: Achieving zero touch evolution in a delegated autonomy case</w:t>
              </w:r>
              <w:r w:rsidR="00DB1EAB">
                <w:rPr>
                  <w:noProof/>
                  <w:webHidden/>
                </w:rPr>
                <w:tab/>
              </w:r>
              <w:r>
                <w:rPr>
                  <w:noProof/>
                  <w:webHidden/>
                </w:rPr>
                <w:fldChar w:fldCharType="begin"/>
              </w:r>
              <w:r w:rsidR="00DB1EAB">
                <w:rPr>
                  <w:noProof/>
                  <w:webHidden/>
                </w:rPr>
                <w:instrText xml:space="preserve"> PAGEREF _Toc86503578 \h </w:instrText>
              </w:r>
              <w:r>
                <w:rPr>
                  <w:noProof/>
                  <w:webHidden/>
                </w:rPr>
              </w:r>
              <w:r>
                <w:rPr>
                  <w:noProof/>
                  <w:webHidden/>
                </w:rPr>
                <w:fldChar w:fldCharType="separate"/>
              </w:r>
              <w:r w:rsidR="00D8108B">
                <w:rPr>
                  <w:noProof/>
                  <w:webHidden/>
                </w:rPr>
                <w:t>50</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81" w:history="1">
              <w:r w:rsidR="00DB1EAB" w:rsidRPr="009C035A">
                <w:rPr>
                  <w:rStyle w:val="Hyperlink"/>
                  <w:noProof/>
                </w:rPr>
                <w:t>7.27</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Experimentation as a service: Digital twins as platforms for experimentation</w:t>
              </w:r>
              <w:r w:rsidR="00DB1EAB">
                <w:rPr>
                  <w:noProof/>
                  <w:webHidden/>
                </w:rPr>
                <w:tab/>
              </w:r>
              <w:r>
                <w:rPr>
                  <w:noProof/>
                  <w:webHidden/>
                </w:rPr>
                <w:fldChar w:fldCharType="begin"/>
              </w:r>
              <w:r w:rsidR="00DB1EAB">
                <w:rPr>
                  <w:noProof/>
                  <w:webHidden/>
                </w:rPr>
                <w:instrText xml:space="preserve"> PAGEREF _Toc86503581 \h </w:instrText>
              </w:r>
              <w:r>
                <w:rPr>
                  <w:noProof/>
                  <w:webHidden/>
                </w:rPr>
              </w:r>
              <w:r>
                <w:rPr>
                  <w:noProof/>
                  <w:webHidden/>
                </w:rPr>
                <w:fldChar w:fldCharType="separate"/>
              </w:r>
              <w:r w:rsidR="00D8108B">
                <w:rPr>
                  <w:noProof/>
                  <w:webHidden/>
                </w:rPr>
                <w:t>52</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84" w:history="1">
              <w:r w:rsidR="00DB1EAB" w:rsidRPr="009C035A">
                <w:rPr>
                  <w:rStyle w:val="Hyperlink"/>
                  <w:noProof/>
                </w:rPr>
                <w:t>7.28</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Evolution from scenario-specific, explicit-coordination to coordination-free interoperability (achieved using data-driven approaches)</w:t>
              </w:r>
              <w:r w:rsidR="00DB1EAB">
                <w:rPr>
                  <w:noProof/>
                  <w:webHidden/>
                </w:rPr>
                <w:tab/>
              </w:r>
              <w:r>
                <w:rPr>
                  <w:noProof/>
                  <w:webHidden/>
                </w:rPr>
                <w:fldChar w:fldCharType="begin"/>
              </w:r>
              <w:r w:rsidR="00DB1EAB">
                <w:rPr>
                  <w:noProof/>
                  <w:webHidden/>
                </w:rPr>
                <w:instrText xml:space="preserve"> PAGEREF _Toc86503584 \h </w:instrText>
              </w:r>
              <w:r>
                <w:rPr>
                  <w:noProof/>
                  <w:webHidden/>
                </w:rPr>
              </w:r>
              <w:r>
                <w:rPr>
                  <w:noProof/>
                  <w:webHidden/>
                </w:rPr>
                <w:fldChar w:fldCharType="separate"/>
              </w:r>
              <w:r w:rsidR="00D8108B">
                <w:rPr>
                  <w:noProof/>
                  <w:webHidden/>
                </w:rPr>
                <w:t>55</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87" w:history="1">
              <w:r w:rsidR="00DB1EAB" w:rsidRPr="009C035A">
                <w:rPr>
                  <w:rStyle w:val="Hyperlink"/>
                  <w:noProof/>
                </w:rPr>
                <w:t>7.29</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Intelligent maintenance assistance system</w:t>
              </w:r>
              <w:r w:rsidR="00DB1EAB">
                <w:rPr>
                  <w:noProof/>
                  <w:webHidden/>
                </w:rPr>
                <w:tab/>
              </w:r>
              <w:r>
                <w:rPr>
                  <w:noProof/>
                  <w:webHidden/>
                </w:rPr>
                <w:fldChar w:fldCharType="begin"/>
              </w:r>
              <w:r w:rsidR="00DB1EAB">
                <w:rPr>
                  <w:noProof/>
                  <w:webHidden/>
                </w:rPr>
                <w:instrText xml:space="preserve"> PAGEREF _Toc86503587 \h </w:instrText>
              </w:r>
              <w:r>
                <w:rPr>
                  <w:noProof/>
                  <w:webHidden/>
                </w:rPr>
              </w:r>
              <w:r>
                <w:rPr>
                  <w:noProof/>
                  <w:webHidden/>
                </w:rPr>
                <w:fldChar w:fldCharType="separate"/>
              </w:r>
              <w:r w:rsidR="00D8108B">
                <w:rPr>
                  <w:noProof/>
                  <w:webHidden/>
                </w:rPr>
                <w:t>57</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90" w:history="1">
              <w:r w:rsidR="00DB1EAB" w:rsidRPr="009C035A">
                <w:rPr>
                  <w:rStyle w:val="Hyperlink"/>
                  <w:noProof/>
                </w:rPr>
                <w:t>7.30</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Demand forecasting and live service migration methods in edge computing systems</w:t>
              </w:r>
              <w:r w:rsidR="00DB1EAB">
                <w:rPr>
                  <w:noProof/>
                  <w:webHidden/>
                </w:rPr>
                <w:tab/>
              </w:r>
              <w:r>
                <w:rPr>
                  <w:noProof/>
                  <w:webHidden/>
                </w:rPr>
                <w:fldChar w:fldCharType="begin"/>
              </w:r>
              <w:r w:rsidR="00DB1EAB">
                <w:rPr>
                  <w:noProof/>
                  <w:webHidden/>
                </w:rPr>
                <w:instrText xml:space="preserve"> PAGEREF _Toc86503590 \h </w:instrText>
              </w:r>
              <w:r>
                <w:rPr>
                  <w:noProof/>
                  <w:webHidden/>
                </w:rPr>
              </w:r>
              <w:r>
                <w:rPr>
                  <w:noProof/>
                  <w:webHidden/>
                </w:rPr>
                <w:fldChar w:fldCharType="separate"/>
              </w:r>
              <w:r w:rsidR="00D8108B">
                <w:rPr>
                  <w:noProof/>
                  <w:webHidden/>
                </w:rPr>
                <w:t>60</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93" w:history="1">
              <w:r w:rsidR="00DB1EAB" w:rsidRPr="009C035A">
                <w:rPr>
                  <w:rStyle w:val="Hyperlink"/>
                  <w:noProof/>
                </w:rPr>
                <w:t>7.31</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OpenCN: An open repository of intents for controllers and modules</w:t>
              </w:r>
              <w:r w:rsidR="00DB1EAB">
                <w:rPr>
                  <w:noProof/>
                  <w:webHidden/>
                </w:rPr>
                <w:tab/>
              </w:r>
              <w:r>
                <w:rPr>
                  <w:noProof/>
                  <w:webHidden/>
                </w:rPr>
                <w:fldChar w:fldCharType="begin"/>
              </w:r>
              <w:r w:rsidR="00DB1EAB">
                <w:rPr>
                  <w:noProof/>
                  <w:webHidden/>
                </w:rPr>
                <w:instrText xml:space="preserve"> PAGEREF _Toc86503593 \h </w:instrText>
              </w:r>
              <w:r>
                <w:rPr>
                  <w:noProof/>
                  <w:webHidden/>
                </w:rPr>
              </w:r>
              <w:r>
                <w:rPr>
                  <w:noProof/>
                  <w:webHidden/>
                </w:rPr>
                <w:fldChar w:fldCharType="separate"/>
              </w:r>
              <w:r w:rsidR="00D8108B">
                <w:rPr>
                  <w:noProof/>
                  <w:webHidden/>
                </w:rPr>
                <w:t>62</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96" w:history="1">
              <w:r w:rsidR="00DB1EAB" w:rsidRPr="009C035A">
                <w:rPr>
                  <w:rStyle w:val="Hyperlink"/>
                  <w:noProof/>
                </w:rPr>
                <w:t>7.32</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AI enabled game theory-based mechanism for resource allocation</w:t>
              </w:r>
              <w:r w:rsidR="00DB1EAB">
                <w:rPr>
                  <w:noProof/>
                  <w:webHidden/>
                </w:rPr>
                <w:tab/>
              </w:r>
              <w:r>
                <w:rPr>
                  <w:noProof/>
                  <w:webHidden/>
                </w:rPr>
                <w:fldChar w:fldCharType="begin"/>
              </w:r>
              <w:r w:rsidR="00DB1EAB">
                <w:rPr>
                  <w:noProof/>
                  <w:webHidden/>
                </w:rPr>
                <w:instrText xml:space="preserve"> PAGEREF _Toc86503596 \h </w:instrText>
              </w:r>
              <w:r>
                <w:rPr>
                  <w:noProof/>
                  <w:webHidden/>
                </w:rPr>
              </w:r>
              <w:r>
                <w:rPr>
                  <w:noProof/>
                  <w:webHidden/>
                </w:rPr>
                <w:fldChar w:fldCharType="separate"/>
              </w:r>
              <w:r w:rsidR="00D8108B">
                <w:rPr>
                  <w:noProof/>
                  <w:webHidden/>
                </w:rPr>
                <w:t>64</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599" w:history="1">
              <w:r w:rsidR="00DB1EAB" w:rsidRPr="009C035A">
                <w:rPr>
                  <w:rStyle w:val="Hyperlink"/>
                  <w:noProof/>
                </w:rPr>
                <w:t>7.33</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Service automation using workflows</w:t>
              </w:r>
              <w:r w:rsidR="00DB1EAB">
                <w:rPr>
                  <w:noProof/>
                  <w:webHidden/>
                </w:rPr>
                <w:tab/>
              </w:r>
              <w:r>
                <w:rPr>
                  <w:noProof/>
                  <w:webHidden/>
                </w:rPr>
                <w:fldChar w:fldCharType="begin"/>
              </w:r>
              <w:r w:rsidR="00DB1EAB">
                <w:rPr>
                  <w:noProof/>
                  <w:webHidden/>
                </w:rPr>
                <w:instrText xml:space="preserve"> PAGEREF _Toc86503599 \h </w:instrText>
              </w:r>
              <w:r>
                <w:rPr>
                  <w:noProof/>
                  <w:webHidden/>
                </w:rPr>
              </w:r>
              <w:r>
                <w:rPr>
                  <w:noProof/>
                  <w:webHidden/>
                </w:rPr>
                <w:fldChar w:fldCharType="separate"/>
              </w:r>
              <w:r w:rsidR="00D8108B">
                <w:rPr>
                  <w:noProof/>
                  <w:webHidden/>
                </w:rPr>
                <w:t>69</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602" w:history="1">
              <w:r w:rsidR="00DB1EAB" w:rsidRPr="009C035A">
                <w:rPr>
                  <w:rStyle w:val="Hyperlink"/>
                  <w:noProof/>
                </w:rPr>
                <w:t>7.34</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Disaggregation and placement of in-network programs</w:t>
              </w:r>
              <w:r w:rsidR="00DB1EAB">
                <w:rPr>
                  <w:noProof/>
                  <w:webHidden/>
                </w:rPr>
                <w:tab/>
              </w:r>
              <w:r>
                <w:rPr>
                  <w:noProof/>
                  <w:webHidden/>
                </w:rPr>
                <w:fldChar w:fldCharType="begin"/>
              </w:r>
              <w:r w:rsidR="00DB1EAB">
                <w:rPr>
                  <w:noProof/>
                  <w:webHidden/>
                </w:rPr>
                <w:instrText xml:space="preserve"> PAGEREF _Toc86503602 \h </w:instrText>
              </w:r>
              <w:r>
                <w:rPr>
                  <w:noProof/>
                  <w:webHidden/>
                </w:rPr>
              </w:r>
              <w:r>
                <w:rPr>
                  <w:noProof/>
                  <w:webHidden/>
                </w:rPr>
                <w:fldChar w:fldCharType="separate"/>
              </w:r>
              <w:r w:rsidR="00D8108B">
                <w:rPr>
                  <w:noProof/>
                  <w:webHidden/>
                </w:rPr>
                <w:t>72</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605" w:history="1">
              <w:r w:rsidR="00DB1EAB" w:rsidRPr="009C035A">
                <w:rPr>
                  <w:rStyle w:val="Hyperlink"/>
                  <w:noProof/>
                </w:rPr>
                <w:t>7.35</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 fast and lightweight autoML library (FLAML)</w:t>
              </w:r>
              <w:r w:rsidR="00DB1EAB">
                <w:rPr>
                  <w:noProof/>
                  <w:webHidden/>
                </w:rPr>
                <w:tab/>
              </w:r>
              <w:r>
                <w:rPr>
                  <w:noProof/>
                  <w:webHidden/>
                </w:rPr>
                <w:fldChar w:fldCharType="begin"/>
              </w:r>
              <w:r w:rsidR="00DB1EAB">
                <w:rPr>
                  <w:noProof/>
                  <w:webHidden/>
                </w:rPr>
                <w:instrText xml:space="preserve"> PAGEREF _Toc86503605 \h </w:instrText>
              </w:r>
              <w:r>
                <w:rPr>
                  <w:noProof/>
                  <w:webHidden/>
                </w:rPr>
              </w:r>
              <w:r>
                <w:rPr>
                  <w:noProof/>
                  <w:webHidden/>
                </w:rPr>
                <w:fldChar w:fldCharType="separate"/>
              </w:r>
              <w:r w:rsidR="00D8108B">
                <w:rPr>
                  <w:noProof/>
                  <w:webHidden/>
                </w:rPr>
                <w:t>74</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608" w:history="1">
              <w:r w:rsidR="00DB1EAB" w:rsidRPr="009C035A">
                <w:rPr>
                  <w:rStyle w:val="Hyperlink"/>
                  <w:noProof/>
                </w:rPr>
                <w:t>7.36</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Connected AI (CAI) testbed: Testbed for 5G connected artificial intelligence on virtualized networks</w:t>
              </w:r>
              <w:r w:rsidR="00DB1EAB">
                <w:rPr>
                  <w:noProof/>
                  <w:webHidden/>
                </w:rPr>
                <w:tab/>
              </w:r>
              <w:r>
                <w:rPr>
                  <w:noProof/>
                  <w:webHidden/>
                </w:rPr>
                <w:fldChar w:fldCharType="begin"/>
              </w:r>
              <w:r w:rsidR="00DB1EAB">
                <w:rPr>
                  <w:noProof/>
                  <w:webHidden/>
                </w:rPr>
                <w:instrText xml:space="preserve"> PAGEREF _Toc86503608 \h </w:instrText>
              </w:r>
              <w:r>
                <w:rPr>
                  <w:noProof/>
                  <w:webHidden/>
                </w:rPr>
              </w:r>
              <w:r>
                <w:rPr>
                  <w:noProof/>
                  <w:webHidden/>
                </w:rPr>
                <w:fldChar w:fldCharType="separate"/>
              </w:r>
              <w:r w:rsidR="00D8108B">
                <w:rPr>
                  <w:noProof/>
                  <w:webHidden/>
                </w:rPr>
                <w:t>76</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611" w:history="1">
              <w:r w:rsidR="00DB1EAB" w:rsidRPr="009C035A">
                <w:rPr>
                  <w:rStyle w:val="Hyperlink"/>
                  <w:noProof/>
                </w:rPr>
                <w:t>7.37</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Negotiated boundaries in AN for seamless network sharing</w:t>
              </w:r>
              <w:r w:rsidR="00DB1EAB">
                <w:rPr>
                  <w:noProof/>
                  <w:webHidden/>
                </w:rPr>
                <w:tab/>
              </w:r>
              <w:r>
                <w:rPr>
                  <w:noProof/>
                  <w:webHidden/>
                </w:rPr>
                <w:fldChar w:fldCharType="begin"/>
              </w:r>
              <w:r w:rsidR="00DB1EAB">
                <w:rPr>
                  <w:noProof/>
                  <w:webHidden/>
                </w:rPr>
                <w:instrText xml:space="preserve"> PAGEREF _Toc86503611 \h </w:instrText>
              </w:r>
              <w:r>
                <w:rPr>
                  <w:noProof/>
                  <w:webHidden/>
                </w:rPr>
              </w:r>
              <w:r>
                <w:rPr>
                  <w:noProof/>
                  <w:webHidden/>
                </w:rPr>
                <w:fldChar w:fldCharType="separate"/>
              </w:r>
              <w:r w:rsidR="00D8108B">
                <w:rPr>
                  <w:noProof/>
                  <w:webHidden/>
                </w:rPr>
                <w:t>78</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614" w:history="1">
              <w:r w:rsidR="00DB1EAB" w:rsidRPr="009C035A">
                <w:rPr>
                  <w:rStyle w:val="Hyperlink"/>
                  <w:noProof/>
                </w:rPr>
                <w:t>7.38</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AN enabled end-to-end supply chain</w:t>
              </w:r>
              <w:r w:rsidR="00DB1EAB">
                <w:rPr>
                  <w:noProof/>
                  <w:webHidden/>
                </w:rPr>
                <w:tab/>
              </w:r>
              <w:r>
                <w:rPr>
                  <w:noProof/>
                  <w:webHidden/>
                </w:rPr>
                <w:fldChar w:fldCharType="begin"/>
              </w:r>
              <w:r w:rsidR="00DB1EAB">
                <w:rPr>
                  <w:noProof/>
                  <w:webHidden/>
                </w:rPr>
                <w:instrText xml:space="preserve"> PAGEREF _Toc86503614 \h </w:instrText>
              </w:r>
              <w:r>
                <w:rPr>
                  <w:noProof/>
                  <w:webHidden/>
                </w:rPr>
              </w:r>
              <w:r>
                <w:rPr>
                  <w:noProof/>
                  <w:webHidden/>
                </w:rPr>
                <w:fldChar w:fldCharType="separate"/>
              </w:r>
              <w:r w:rsidR="00D8108B">
                <w:rPr>
                  <w:noProof/>
                  <w:webHidden/>
                </w:rPr>
                <w:t>81</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617" w:history="1">
              <w:r w:rsidR="00DB1EAB" w:rsidRPr="009C035A">
                <w:rPr>
                  <w:rStyle w:val="Hyperlink"/>
                  <w:noProof/>
                </w:rPr>
                <w:t>7.39</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Towards openness in AN</w:t>
              </w:r>
              <w:r w:rsidR="00DB1EAB">
                <w:rPr>
                  <w:noProof/>
                  <w:webHidden/>
                </w:rPr>
                <w:tab/>
              </w:r>
              <w:r>
                <w:rPr>
                  <w:noProof/>
                  <w:webHidden/>
                </w:rPr>
                <w:fldChar w:fldCharType="begin"/>
              </w:r>
              <w:r w:rsidR="00DB1EAB">
                <w:rPr>
                  <w:noProof/>
                  <w:webHidden/>
                </w:rPr>
                <w:instrText xml:space="preserve"> PAGEREF _Toc86503617 \h </w:instrText>
              </w:r>
              <w:r>
                <w:rPr>
                  <w:noProof/>
                  <w:webHidden/>
                </w:rPr>
              </w:r>
              <w:r>
                <w:rPr>
                  <w:noProof/>
                  <w:webHidden/>
                </w:rPr>
                <w:fldChar w:fldCharType="separate"/>
              </w:r>
              <w:r w:rsidR="00D8108B">
                <w:rPr>
                  <w:noProof/>
                  <w:webHidden/>
                </w:rPr>
                <w:t>84</w:t>
              </w:r>
              <w:r>
                <w:rPr>
                  <w:noProof/>
                  <w:webHidden/>
                </w:rPr>
                <w:fldChar w:fldCharType="end"/>
              </w:r>
            </w:hyperlink>
          </w:p>
          <w:p w:rsidR="00DB1EAB" w:rsidRDefault="007649F9">
            <w:pPr>
              <w:pStyle w:val="TOC2"/>
              <w:tabs>
                <w:tab w:val="left" w:pos="960"/>
                <w:tab w:val="right" w:leader="dot" w:pos="9629"/>
              </w:tabs>
              <w:rPr>
                <w:rFonts w:asciiTheme="minorHAnsi" w:eastAsiaTheme="minorEastAsia" w:hAnsiTheme="minorHAnsi" w:cstheme="minorBidi"/>
                <w:smallCaps w:val="0"/>
                <w:noProof/>
                <w:sz w:val="22"/>
                <w:szCs w:val="22"/>
                <w:lang w:val="en-GB" w:eastAsia="en-GB"/>
              </w:rPr>
            </w:pPr>
            <w:hyperlink w:anchor="_Toc86503620" w:history="1">
              <w:r w:rsidR="00DB1EAB" w:rsidRPr="009C035A">
                <w:rPr>
                  <w:rStyle w:val="Hyperlink"/>
                  <w:noProof/>
                </w:rPr>
                <w:t>7.40</w:t>
              </w:r>
              <w:r w:rsidR="00DB1EAB">
                <w:rPr>
                  <w:rFonts w:asciiTheme="minorHAnsi" w:eastAsiaTheme="minorEastAsia" w:hAnsiTheme="minorHAnsi" w:cstheme="minorBidi"/>
                  <w:smallCaps w:val="0"/>
                  <w:noProof/>
                  <w:sz w:val="22"/>
                  <w:szCs w:val="22"/>
                  <w:lang w:val="en-GB" w:eastAsia="en-GB"/>
                </w:rPr>
                <w:tab/>
              </w:r>
              <w:r w:rsidR="00DB1EAB" w:rsidRPr="009C035A">
                <w:rPr>
                  <w:rStyle w:val="Hyperlink"/>
                  <w:noProof/>
                </w:rPr>
                <w:t>Awareness in AN</w:t>
              </w:r>
              <w:r w:rsidR="00DB1EAB">
                <w:rPr>
                  <w:noProof/>
                  <w:webHidden/>
                </w:rPr>
                <w:tab/>
              </w:r>
              <w:r>
                <w:rPr>
                  <w:noProof/>
                  <w:webHidden/>
                </w:rPr>
                <w:fldChar w:fldCharType="begin"/>
              </w:r>
              <w:r w:rsidR="00DB1EAB">
                <w:rPr>
                  <w:noProof/>
                  <w:webHidden/>
                </w:rPr>
                <w:instrText xml:space="preserve"> PAGEREF _Toc86503620 \h </w:instrText>
              </w:r>
              <w:r>
                <w:rPr>
                  <w:noProof/>
                  <w:webHidden/>
                </w:rPr>
              </w:r>
              <w:r>
                <w:rPr>
                  <w:noProof/>
                  <w:webHidden/>
                </w:rPr>
                <w:fldChar w:fldCharType="separate"/>
              </w:r>
              <w:r w:rsidR="00D8108B">
                <w:rPr>
                  <w:noProof/>
                  <w:webHidden/>
                </w:rPr>
                <w:t>85</w:t>
              </w:r>
              <w:r>
                <w:rPr>
                  <w:noProof/>
                  <w:webHidden/>
                </w:rPr>
                <w:fldChar w:fldCharType="end"/>
              </w:r>
            </w:hyperlink>
          </w:p>
          <w:p w:rsidR="00DB1EAB" w:rsidRDefault="007649F9">
            <w:pPr>
              <w:pStyle w:val="TOC1"/>
              <w:tabs>
                <w:tab w:val="right" w:leader="dot" w:pos="9629"/>
              </w:tabs>
              <w:rPr>
                <w:rFonts w:asciiTheme="minorHAnsi" w:eastAsiaTheme="minorEastAsia" w:hAnsiTheme="minorHAnsi" w:cstheme="minorBidi"/>
                <w:b w:val="0"/>
                <w:bCs w:val="0"/>
                <w:caps w:val="0"/>
                <w:noProof/>
                <w:sz w:val="22"/>
                <w:szCs w:val="22"/>
                <w:lang w:val="en-GB" w:eastAsia="en-GB"/>
              </w:rPr>
            </w:pPr>
            <w:hyperlink w:anchor="_Toc86503623" w:history="1">
              <w:r w:rsidR="00DB1EAB" w:rsidRPr="009C035A">
                <w:rPr>
                  <w:rStyle w:val="Hyperlink"/>
                  <w:noProof/>
                </w:rPr>
                <w:t>Bibliography</w:t>
              </w:r>
              <w:r w:rsidR="00DB1EAB">
                <w:rPr>
                  <w:noProof/>
                  <w:webHidden/>
                </w:rPr>
                <w:tab/>
              </w:r>
              <w:r>
                <w:rPr>
                  <w:noProof/>
                  <w:webHidden/>
                </w:rPr>
                <w:fldChar w:fldCharType="begin"/>
              </w:r>
              <w:r w:rsidR="00DB1EAB">
                <w:rPr>
                  <w:noProof/>
                  <w:webHidden/>
                </w:rPr>
                <w:instrText xml:space="preserve"> PAGEREF _Toc86503623 \h </w:instrText>
              </w:r>
              <w:r>
                <w:rPr>
                  <w:noProof/>
                  <w:webHidden/>
                </w:rPr>
              </w:r>
              <w:r>
                <w:rPr>
                  <w:noProof/>
                  <w:webHidden/>
                </w:rPr>
                <w:fldChar w:fldCharType="separate"/>
              </w:r>
              <w:r w:rsidR="00D8108B">
                <w:rPr>
                  <w:noProof/>
                  <w:webHidden/>
                </w:rPr>
                <w:t>88</w:t>
              </w:r>
              <w:r>
                <w:rPr>
                  <w:noProof/>
                  <w:webHidden/>
                </w:rPr>
                <w:fldChar w:fldCharType="end"/>
              </w:r>
            </w:hyperlink>
          </w:p>
          <w:p w:rsidR="009635CB" w:rsidRPr="00DF1275" w:rsidRDefault="007649F9" w:rsidP="009A0CA4">
            <w:pPr>
              <w:pStyle w:val="TableofFigures"/>
              <w:rPr>
                <w:rFonts w:eastAsia="Times New Roman"/>
              </w:rPr>
            </w:pPr>
            <w:r w:rsidRPr="00DF1275">
              <w:rPr>
                <w:rFonts w:eastAsia="Batang"/>
              </w:rPr>
              <w:fldChar w:fldCharType="end"/>
            </w:r>
          </w:p>
        </w:tc>
      </w:tr>
    </w:tbl>
    <w:p w:rsidR="00F14A92" w:rsidRPr="00DF1275" w:rsidRDefault="00F14A92" w:rsidP="00F14A92">
      <w:pPr>
        <w:rPr>
          <w:lang w:val="en-GB"/>
        </w:rPr>
        <w:sectPr w:rsidR="00F14A92" w:rsidRPr="00DF1275" w:rsidSect="00911CDE">
          <w:headerReference w:type="even" r:id="rId14"/>
          <w:headerReference w:type="first" r:id="rId15"/>
          <w:footerReference w:type="first" r:id="rId16"/>
          <w:pgSz w:w="11907" w:h="16840" w:code="9"/>
          <w:pgMar w:top="1417" w:right="1134" w:bottom="1417" w:left="1134" w:header="720" w:footer="720" w:gutter="0"/>
          <w:pgNumType w:fmt="lowerRoman" w:start="1"/>
          <w:cols w:space="720"/>
          <w:docGrid w:linePitch="326"/>
        </w:sectPr>
      </w:pPr>
    </w:p>
    <w:p w:rsidR="00737170" w:rsidRPr="00D808FB" w:rsidRDefault="00F50E28" w:rsidP="009635CB">
      <w:pPr>
        <w:pStyle w:val="RecNo"/>
        <w:rPr>
          <w:lang w:val="fr-FR"/>
        </w:rPr>
      </w:pPr>
      <w:r w:rsidRPr="00D808FB">
        <w:rPr>
          <w:lang w:val="fr-FR"/>
        </w:rPr>
        <w:lastRenderedPageBreak/>
        <w:t>Supplement</w:t>
      </w:r>
      <w:r w:rsidR="008B059B">
        <w:rPr>
          <w:lang w:val="fr-FR"/>
        </w:rPr>
        <w:t>nn</w:t>
      </w:r>
      <w:r w:rsidRPr="00D808FB">
        <w:rPr>
          <w:lang w:val="fr-FR"/>
        </w:rPr>
        <w:t xml:space="preserve"> to ITU-T Y-</w:t>
      </w:r>
      <w:r w:rsidR="00786E3C">
        <w:rPr>
          <w:lang w:val="fr-FR"/>
        </w:rPr>
        <w:t>xxxx-</w:t>
      </w:r>
      <w:r w:rsidRPr="00D808FB">
        <w:rPr>
          <w:lang w:val="fr-FR"/>
        </w:rPr>
        <w:t>seriesRecommendations</w:t>
      </w:r>
    </w:p>
    <w:p w:rsidR="00737170" w:rsidRPr="00DF1275" w:rsidRDefault="007C74C2" w:rsidP="007C74C2">
      <w:pPr>
        <w:pStyle w:val="Rectitle"/>
      </w:pPr>
      <w:r w:rsidRPr="00DF1275">
        <w:t>Use cases for Autonomous Networks</w:t>
      </w:r>
    </w:p>
    <w:p w:rsidR="004B39E2" w:rsidRPr="00DF1275" w:rsidRDefault="004B39E2" w:rsidP="004B39E2">
      <w:pPr>
        <w:rPr>
          <w:lang w:val="en-GB" w:eastAsia="en-US" w:bidi="ar-DZ"/>
        </w:rPr>
      </w:pPr>
    </w:p>
    <w:p w:rsidR="00467172" w:rsidRPr="00DF1275" w:rsidRDefault="00467172" w:rsidP="00467172">
      <w:pPr>
        <w:pStyle w:val="Heading1"/>
        <w:rPr>
          <w:lang w:bidi="ar-DZ"/>
        </w:rPr>
      </w:pPr>
      <w:bookmarkStart w:id="9" w:name="_Toc401158818"/>
      <w:bookmarkStart w:id="10" w:name="_Toc86503494"/>
      <w:r w:rsidRPr="00DF1275">
        <w:rPr>
          <w:lang w:bidi="ar-DZ"/>
        </w:rPr>
        <w:t>Scope</w:t>
      </w:r>
      <w:bookmarkEnd w:id="9"/>
      <w:bookmarkEnd w:id="10"/>
    </w:p>
    <w:p w:rsidR="00F50E28" w:rsidRPr="00F50E28" w:rsidRDefault="00F50E28" w:rsidP="00F50E28">
      <w:pPr>
        <w:rPr>
          <w:szCs w:val="24"/>
          <w:lang w:val="en-GB"/>
        </w:rPr>
      </w:pPr>
      <w:bookmarkStart w:id="11" w:name="_Hlk86414213"/>
      <w:bookmarkStart w:id="12" w:name="_Toc401158819"/>
      <w:r w:rsidRPr="00F50E28">
        <w:rPr>
          <w:szCs w:val="24"/>
          <w:lang w:val="en-GB"/>
        </w:rPr>
        <w:t xml:space="preserve">This </w:t>
      </w:r>
      <w:r w:rsidR="00786E3C">
        <w:rPr>
          <w:szCs w:val="24"/>
          <w:lang w:val="en-GB"/>
        </w:rPr>
        <w:t>S</w:t>
      </w:r>
      <w:r w:rsidRPr="00F50E28">
        <w:rPr>
          <w:szCs w:val="24"/>
          <w:lang w:val="en-GB"/>
        </w:rPr>
        <w:t xml:space="preserve">upplement </w:t>
      </w:r>
      <w:r w:rsidRPr="00786E3C">
        <w:rPr>
          <w:szCs w:val="24"/>
          <w:lang w:val="en-GB"/>
        </w:rPr>
        <w:t xml:space="preserve">provides use cases and </w:t>
      </w:r>
      <w:r w:rsidRPr="00D43475">
        <w:rPr>
          <w:szCs w:val="24"/>
          <w:lang w:val="en-GB"/>
        </w:rPr>
        <w:t>po</w:t>
      </w:r>
      <w:r w:rsidR="00786E3C" w:rsidRPr="00D43475">
        <w:rPr>
          <w:szCs w:val="24"/>
          <w:lang w:val="en-GB"/>
        </w:rPr>
        <w:t>ssible</w:t>
      </w:r>
      <w:r w:rsidRPr="00786E3C">
        <w:rPr>
          <w:szCs w:val="24"/>
          <w:lang w:val="en-GB"/>
        </w:rPr>
        <w:t xml:space="preserve"> requirements for Autonomous Networks (AN).</w:t>
      </w:r>
      <w:r w:rsidR="00786E3C" w:rsidRPr="00526483">
        <w:rPr>
          <w:sz w:val="23"/>
          <w:szCs w:val="23"/>
          <w:lang w:val="en-GB"/>
        </w:rPr>
        <w:t xml:space="preserve">The use cases are divided into categories </w:t>
      </w:r>
      <w:r w:rsidR="00786E3C">
        <w:rPr>
          <w:sz w:val="23"/>
          <w:szCs w:val="23"/>
          <w:lang w:val="en-GB"/>
        </w:rPr>
        <w:t>and</w:t>
      </w:r>
      <w:r w:rsidR="00786E3C" w:rsidRPr="00526483">
        <w:rPr>
          <w:sz w:val="23"/>
          <w:szCs w:val="23"/>
          <w:lang w:val="en-GB"/>
        </w:rPr>
        <w:t xml:space="preserve"> interactions between various actors </w:t>
      </w:r>
      <w:ins w:id="13" w:author="Vishnu Ram" w:date="2022-05-02T11:49:00Z">
        <w:r w:rsidR="00D43475">
          <w:rPr>
            <w:sz w:val="23"/>
            <w:szCs w:val="23"/>
            <w:lang w:val="en-GB"/>
          </w:rPr>
          <w:t xml:space="preserve">involved </w:t>
        </w:r>
      </w:ins>
      <w:r w:rsidR="00786E3C" w:rsidRPr="00526483">
        <w:rPr>
          <w:sz w:val="23"/>
          <w:szCs w:val="23"/>
          <w:lang w:val="en-GB"/>
        </w:rPr>
        <w:t xml:space="preserve">in the use casesare </w:t>
      </w:r>
      <w:r w:rsidR="00786E3C">
        <w:rPr>
          <w:sz w:val="23"/>
          <w:szCs w:val="23"/>
          <w:lang w:val="en-GB"/>
        </w:rPr>
        <w:t>also provided</w:t>
      </w:r>
      <w:r w:rsidR="00786E3C" w:rsidRPr="00526483">
        <w:rPr>
          <w:sz w:val="23"/>
          <w:szCs w:val="23"/>
          <w:lang w:val="en-GB"/>
        </w:rPr>
        <w:t>.</w:t>
      </w:r>
    </w:p>
    <w:p w:rsidR="00467172" w:rsidRPr="00DF1275" w:rsidRDefault="00467172" w:rsidP="00467172">
      <w:pPr>
        <w:pStyle w:val="Heading1"/>
        <w:rPr>
          <w:lang w:bidi="ar-DZ"/>
        </w:rPr>
      </w:pPr>
      <w:bookmarkStart w:id="14" w:name="_Toc86503495"/>
      <w:bookmarkEnd w:id="11"/>
      <w:r w:rsidRPr="00DF1275">
        <w:rPr>
          <w:lang w:bidi="ar-DZ"/>
        </w:rPr>
        <w:t>References</w:t>
      </w:r>
      <w:bookmarkEnd w:id="12"/>
      <w:bookmarkEnd w:id="14"/>
    </w:p>
    <w:p w:rsidR="00A06F0B" w:rsidRPr="00DF1275" w:rsidRDefault="00A06F0B" w:rsidP="00A06F0B">
      <w:pPr>
        <w:spacing w:line="240" w:lineRule="atLeast"/>
        <w:ind w:left="2268" w:hanging="2268"/>
        <w:rPr>
          <w:lang w:val="en-GB"/>
        </w:rPr>
      </w:pPr>
      <w:bookmarkStart w:id="15" w:name="_Toc401158820"/>
      <w:r w:rsidRPr="00DF1275">
        <w:rPr>
          <w:lang w:val="en-GB"/>
        </w:rPr>
        <w:t xml:space="preserve">[ITU-T Y.3172] </w:t>
      </w:r>
      <w:r w:rsidRPr="00DF1275">
        <w:rPr>
          <w:lang w:val="en-GB"/>
        </w:rPr>
        <w:tab/>
      </w:r>
      <w:r w:rsidRPr="00DF1275">
        <w:rPr>
          <w:lang w:val="en-GB"/>
        </w:rPr>
        <w:tab/>
        <w:t xml:space="preserve">ITU-T Recommendation Y.3172 (2019), </w:t>
      </w:r>
      <w:r w:rsidRPr="00DF1275">
        <w:rPr>
          <w:i/>
          <w:iCs/>
          <w:lang w:val="en-GB"/>
        </w:rPr>
        <w:t>Architectural framework for machine learning in future networks including IMT-2020</w:t>
      </w:r>
      <w:r w:rsidRPr="00DF1275">
        <w:rPr>
          <w:lang w:val="en-GB"/>
        </w:rPr>
        <w:t>.</w:t>
      </w:r>
    </w:p>
    <w:p w:rsidR="00A06F0B" w:rsidRPr="00DF1275" w:rsidRDefault="00A06F0B" w:rsidP="00A06F0B">
      <w:pPr>
        <w:spacing w:line="240" w:lineRule="atLeast"/>
        <w:ind w:left="2268" w:hanging="2268"/>
        <w:rPr>
          <w:lang w:val="en-GB"/>
        </w:rPr>
      </w:pPr>
      <w:r w:rsidRPr="00DF1275">
        <w:rPr>
          <w:lang w:val="en-GB"/>
        </w:rPr>
        <w:t xml:space="preserve">[ITU-T Y.3173] </w:t>
      </w:r>
      <w:r w:rsidRPr="00DF1275">
        <w:rPr>
          <w:lang w:val="en-GB"/>
        </w:rPr>
        <w:tab/>
      </w:r>
      <w:r w:rsidRPr="00DF1275">
        <w:rPr>
          <w:lang w:val="en-GB"/>
        </w:rPr>
        <w:tab/>
        <w:t xml:space="preserve">ITU-T Recommendation Y.3173 (2020), </w:t>
      </w:r>
      <w:r w:rsidRPr="00DF1275">
        <w:rPr>
          <w:i/>
          <w:iCs/>
          <w:lang w:val="en-GB"/>
        </w:rPr>
        <w:t>Framework for evaluating intelligence levels of future networks including IMT-2020</w:t>
      </w:r>
      <w:r w:rsidRPr="00DF1275">
        <w:rPr>
          <w:lang w:val="en-GB"/>
        </w:rPr>
        <w:t>.  </w:t>
      </w:r>
    </w:p>
    <w:p w:rsidR="00A06F0B" w:rsidRPr="00DF1275" w:rsidRDefault="00A06F0B" w:rsidP="00A06F0B">
      <w:pPr>
        <w:spacing w:line="240" w:lineRule="atLeast"/>
        <w:ind w:left="2268" w:hanging="2268"/>
        <w:rPr>
          <w:lang w:val="en-GB"/>
        </w:rPr>
      </w:pPr>
      <w:r w:rsidRPr="00DF1275">
        <w:rPr>
          <w:lang w:val="en-GB"/>
        </w:rPr>
        <w:t xml:space="preserve">[ITU-T Y.3174] </w:t>
      </w:r>
      <w:r w:rsidRPr="00DF1275">
        <w:rPr>
          <w:lang w:val="en-GB"/>
        </w:rPr>
        <w:tab/>
      </w:r>
      <w:r w:rsidRPr="00DF1275">
        <w:rPr>
          <w:lang w:val="en-GB"/>
        </w:rPr>
        <w:tab/>
        <w:t xml:space="preserve">ITU-T Recommendation Y.3174 (2020), </w:t>
      </w:r>
      <w:r w:rsidRPr="00DF1275">
        <w:rPr>
          <w:i/>
          <w:iCs/>
          <w:lang w:val="en-GB"/>
        </w:rPr>
        <w:t>Framework for data handling to enable machine learning in future networks including IMT-2020</w:t>
      </w:r>
      <w:r w:rsidRPr="00DF1275">
        <w:rPr>
          <w:lang w:val="en-GB"/>
        </w:rPr>
        <w:t>.  </w:t>
      </w:r>
    </w:p>
    <w:p w:rsidR="00A06F0B" w:rsidRPr="00DF1275" w:rsidRDefault="00A06F0B" w:rsidP="00A06F0B">
      <w:pPr>
        <w:spacing w:line="240" w:lineRule="atLeast"/>
        <w:ind w:left="2268" w:hanging="2268"/>
        <w:rPr>
          <w:lang w:val="en-GB"/>
        </w:rPr>
      </w:pPr>
      <w:r w:rsidRPr="00DF1275">
        <w:rPr>
          <w:lang w:val="en-GB"/>
        </w:rPr>
        <w:t xml:space="preserve">[ITU-T Y.3176] </w:t>
      </w:r>
      <w:r w:rsidRPr="00DF1275">
        <w:rPr>
          <w:lang w:val="en-GB"/>
        </w:rPr>
        <w:tab/>
      </w:r>
      <w:r w:rsidRPr="00DF1275">
        <w:rPr>
          <w:lang w:val="en-GB"/>
        </w:rPr>
        <w:tab/>
        <w:t xml:space="preserve">ITU-T Recommendation Y.3176 (2020), </w:t>
      </w:r>
      <w:r w:rsidRPr="00DF1275">
        <w:rPr>
          <w:i/>
          <w:iCs/>
          <w:lang w:val="en-GB"/>
        </w:rPr>
        <w:t>Machine learning marketplace integration in future networks including IMT-2020</w:t>
      </w:r>
      <w:r w:rsidRPr="00DF1275">
        <w:rPr>
          <w:lang w:val="en-GB"/>
        </w:rPr>
        <w:t>.  </w:t>
      </w:r>
    </w:p>
    <w:p w:rsidR="00A06F0B" w:rsidRDefault="00A06F0B" w:rsidP="00A06F0B">
      <w:pPr>
        <w:spacing w:line="240" w:lineRule="atLeast"/>
        <w:ind w:left="2268" w:hanging="2268"/>
        <w:rPr>
          <w:ins w:id="16" w:author="Vishnu Ram" w:date="2022-05-02T11:50:00Z"/>
          <w:lang w:val="en-GB"/>
        </w:rPr>
      </w:pPr>
      <w:r w:rsidRPr="00DF1275">
        <w:rPr>
          <w:lang w:val="en-GB"/>
        </w:rPr>
        <w:t xml:space="preserve">[ITU-T Y.3179] </w:t>
      </w:r>
      <w:r w:rsidRPr="00DF1275">
        <w:rPr>
          <w:lang w:val="en-GB"/>
        </w:rPr>
        <w:tab/>
      </w:r>
      <w:r w:rsidRPr="00DF1275">
        <w:rPr>
          <w:lang w:val="en-GB"/>
        </w:rPr>
        <w:tab/>
        <w:t xml:space="preserve">ITU-T Recommendation Y.3179 (2021), </w:t>
      </w:r>
      <w:r w:rsidRPr="00DF1275">
        <w:rPr>
          <w:i/>
          <w:iCs/>
          <w:lang w:val="en-GB"/>
        </w:rPr>
        <w:t>Architectural framework for machine learning model serving in future networks including IMT-2020</w:t>
      </w:r>
      <w:r w:rsidRPr="00DF1275">
        <w:rPr>
          <w:lang w:val="en-GB"/>
        </w:rPr>
        <w:t>.  </w:t>
      </w:r>
    </w:p>
    <w:p w:rsidR="00D43475" w:rsidRPr="00DF1275" w:rsidRDefault="00D43475" w:rsidP="00A06F0B">
      <w:pPr>
        <w:spacing w:line="240" w:lineRule="atLeast"/>
        <w:ind w:left="2268" w:hanging="2268"/>
        <w:rPr>
          <w:lang w:val="en-GB"/>
        </w:rPr>
      </w:pPr>
      <w:ins w:id="17" w:author="Vishnu Ram" w:date="2022-05-02T11:50:00Z">
        <w:r>
          <w:rPr>
            <w:lang w:val="en-GB"/>
          </w:rPr>
          <w:t>TBD: look for any additional references.</w:t>
        </w:r>
      </w:ins>
    </w:p>
    <w:p w:rsidR="009635CB" w:rsidRPr="00DF1275" w:rsidRDefault="009635CB" w:rsidP="00467172">
      <w:pPr>
        <w:pStyle w:val="Heading1"/>
        <w:rPr>
          <w:lang w:bidi="ar-DZ"/>
        </w:rPr>
      </w:pPr>
      <w:bookmarkStart w:id="18" w:name="_Toc86503496"/>
      <w:r w:rsidRPr="00DF1275">
        <w:rPr>
          <w:lang w:bidi="ar-DZ"/>
        </w:rPr>
        <w:t>Terms and definitions</w:t>
      </w:r>
      <w:bookmarkEnd w:id="15"/>
      <w:bookmarkEnd w:id="18"/>
    </w:p>
    <w:p w:rsidR="009635CB" w:rsidRPr="00DF1275" w:rsidRDefault="009635CB" w:rsidP="009635CB">
      <w:pPr>
        <w:pStyle w:val="Heading2"/>
        <w:rPr>
          <w:lang w:bidi="ar-DZ"/>
        </w:rPr>
      </w:pPr>
      <w:bookmarkStart w:id="19" w:name="_Toc401158821"/>
      <w:bookmarkStart w:id="20" w:name="_Toc86503497"/>
      <w:r w:rsidRPr="00DF1275">
        <w:rPr>
          <w:lang w:bidi="ar-DZ"/>
        </w:rPr>
        <w:t>Terms defined elsewhere</w:t>
      </w:r>
      <w:bookmarkEnd w:id="19"/>
      <w:bookmarkEnd w:id="20"/>
    </w:p>
    <w:p w:rsidR="009635CB" w:rsidRPr="00DF1275" w:rsidRDefault="009635CB" w:rsidP="009635CB">
      <w:pPr>
        <w:rPr>
          <w:lang w:val="en-GB"/>
        </w:rPr>
      </w:pPr>
      <w:r w:rsidRPr="00DF1275">
        <w:rPr>
          <w:lang w:val="en-GB"/>
        </w:rPr>
        <w:t xml:space="preserve">This </w:t>
      </w:r>
      <w:r w:rsidR="00F50E28">
        <w:rPr>
          <w:lang w:val="en-GB"/>
        </w:rPr>
        <w:t>Supplement</w:t>
      </w:r>
      <w:r w:rsidRPr="00DF1275">
        <w:rPr>
          <w:lang w:val="en-GB"/>
        </w:rPr>
        <w:t xml:space="preserve"> uses the following terms defined elsewhere:</w:t>
      </w:r>
    </w:p>
    <w:p w:rsidR="009635CB" w:rsidRPr="00DF1275" w:rsidRDefault="009635CB" w:rsidP="009635CB">
      <w:pPr>
        <w:rPr>
          <w:lang w:val="en-GB"/>
        </w:rPr>
      </w:pPr>
      <w:r w:rsidRPr="00315A18">
        <w:rPr>
          <w:b/>
          <w:bCs/>
          <w:highlight w:val="yellow"/>
          <w:lang w:val="en-GB"/>
        </w:rPr>
        <w:t>3.1.</w:t>
      </w:r>
      <w:r w:rsidR="007649F9" w:rsidRPr="00315A18">
        <w:rPr>
          <w:b/>
          <w:bCs/>
          <w:highlight w:val="yellow"/>
          <w:lang w:val="en-GB"/>
        </w:rPr>
        <w:fldChar w:fldCharType="begin"/>
      </w:r>
      <w:r w:rsidRPr="00315A18">
        <w:rPr>
          <w:b/>
          <w:bCs/>
          <w:highlight w:val="yellow"/>
          <w:lang w:val="en-GB"/>
        </w:rPr>
        <w:instrText xml:space="preserve"> SEQ DEF31 </w:instrText>
      </w:r>
      <w:r w:rsidR="007649F9" w:rsidRPr="00315A18">
        <w:rPr>
          <w:b/>
          <w:bCs/>
          <w:highlight w:val="yellow"/>
          <w:lang w:val="en-GB"/>
        </w:rPr>
        <w:fldChar w:fldCharType="separate"/>
      </w:r>
      <w:r w:rsidRPr="00315A18">
        <w:rPr>
          <w:b/>
          <w:bCs/>
          <w:noProof/>
          <w:highlight w:val="yellow"/>
          <w:lang w:val="en-GB"/>
        </w:rPr>
        <w:t>1</w:t>
      </w:r>
      <w:r w:rsidR="007649F9" w:rsidRPr="00315A18">
        <w:rPr>
          <w:b/>
          <w:bCs/>
          <w:highlight w:val="yellow"/>
          <w:lang w:val="en-GB"/>
        </w:rPr>
        <w:fldChar w:fldCharType="end"/>
      </w:r>
      <w:r w:rsidRPr="00315A18">
        <w:rPr>
          <w:b/>
          <w:bCs/>
          <w:highlight w:val="yellow"/>
          <w:lang w:val="en-GB"/>
        </w:rPr>
        <w:tab/>
      </w:r>
      <w:r w:rsidR="00127E05" w:rsidRPr="00315A18">
        <w:rPr>
          <w:rFonts w:ascii="TimesNewRoman,Bold" w:hAnsi="TimesNewRoman,Bold" w:cs="TimesNewRoman,Bold"/>
          <w:b/>
          <w:bCs/>
          <w:highlight w:val="yellow"/>
          <w:lang w:val="en-GB"/>
        </w:rPr>
        <w:t>application service</w:t>
      </w:r>
      <w:r w:rsidR="00127E05" w:rsidRPr="00315A18">
        <w:rPr>
          <w:highlight w:val="yellow"/>
          <w:lang w:val="en-GB"/>
        </w:rPr>
        <w:t>[</w:t>
      </w:r>
      <w:r w:rsidR="000E4C4F" w:rsidRPr="00315A18">
        <w:rPr>
          <w:highlight w:val="yellow"/>
          <w:lang w:val="en-GB"/>
        </w:rPr>
        <w:t>b-</w:t>
      </w:r>
      <w:r w:rsidR="00127E05" w:rsidRPr="00315A18">
        <w:rPr>
          <w:highlight w:val="yellow"/>
          <w:lang w:val="en-GB"/>
        </w:rPr>
        <w:t>ITU-T X.1121]</w:t>
      </w:r>
      <w:r w:rsidRPr="00315A18">
        <w:rPr>
          <w:b/>
          <w:bCs/>
          <w:highlight w:val="yellow"/>
          <w:lang w:val="en-GB"/>
        </w:rPr>
        <w:t>:</w:t>
      </w:r>
      <w:r w:rsidR="00127E05" w:rsidRPr="00315A18">
        <w:rPr>
          <w:highlight w:val="yellow"/>
          <w:lang w:val="en-GB"/>
        </w:rPr>
        <w:t>a service like mobile banking, mobile commerce, and so on.</w:t>
      </w:r>
    </w:p>
    <w:p w:rsidR="00127E05" w:rsidRPr="00DF1275" w:rsidRDefault="009635CB" w:rsidP="00127E05">
      <w:pPr>
        <w:rPr>
          <w:lang w:val="en-GB"/>
        </w:rPr>
      </w:pPr>
      <w:r w:rsidRPr="00DF1275">
        <w:rPr>
          <w:b/>
          <w:bCs/>
          <w:lang w:val="en-GB"/>
        </w:rPr>
        <w:t>3.1.</w:t>
      </w:r>
      <w:r w:rsidR="007649F9" w:rsidRPr="00DF1275">
        <w:rPr>
          <w:b/>
          <w:bCs/>
          <w:lang w:val="en-GB"/>
        </w:rPr>
        <w:fldChar w:fldCharType="begin"/>
      </w:r>
      <w:r w:rsidRPr="00DF1275">
        <w:rPr>
          <w:b/>
          <w:bCs/>
          <w:lang w:val="en-GB"/>
        </w:rPr>
        <w:instrText xml:space="preserve"> SEQ DEF31 </w:instrText>
      </w:r>
      <w:r w:rsidR="007649F9" w:rsidRPr="00DF1275">
        <w:rPr>
          <w:b/>
          <w:bCs/>
          <w:lang w:val="en-GB"/>
        </w:rPr>
        <w:fldChar w:fldCharType="separate"/>
      </w:r>
      <w:r w:rsidRPr="00DF1275">
        <w:rPr>
          <w:b/>
          <w:bCs/>
          <w:noProof/>
          <w:lang w:val="en-GB"/>
        </w:rPr>
        <w:t>2</w:t>
      </w:r>
      <w:r w:rsidR="007649F9" w:rsidRPr="00DF1275">
        <w:rPr>
          <w:b/>
          <w:bCs/>
          <w:lang w:val="en-GB"/>
        </w:rPr>
        <w:fldChar w:fldCharType="end"/>
      </w:r>
      <w:r w:rsidRPr="00DF1275">
        <w:rPr>
          <w:b/>
          <w:bCs/>
          <w:lang w:val="en-GB"/>
        </w:rPr>
        <w:tab/>
      </w:r>
      <w:r w:rsidR="00127E05" w:rsidRPr="00DF1275">
        <w:rPr>
          <w:b/>
          <w:bCs/>
          <w:lang w:val="en-GB"/>
        </w:rPr>
        <w:t xml:space="preserve">network service </w:t>
      </w:r>
      <w:r w:rsidR="00127E05" w:rsidRPr="00DF1275">
        <w:rPr>
          <w:lang w:val="en-GB"/>
        </w:rPr>
        <w:t>[</w:t>
      </w:r>
      <w:r w:rsidR="00770685">
        <w:rPr>
          <w:lang w:val="en-GB"/>
        </w:rPr>
        <w:t>b-</w:t>
      </w:r>
      <w:r w:rsidR="00127E05" w:rsidRPr="00DF1275">
        <w:rPr>
          <w:lang w:val="en-GB"/>
        </w:rPr>
        <w:t>ITU-T Y.3515]</w:t>
      </w:r>
      <w:r w:rsidRPr="00DF1275">
        <w:rPr>
          <w:b/>
          <w:bCs/>
          <w:lang w:val="en-GB"/>
        </w:rPr>
        <w:t>:</w:t>
      </w:r>
      <w:r w:rsidR="00127E05" w:rsidRPr="00DF1275">
        <w:rPr>
          <w:lang w:val="en-GB"/>
        </w:rPr>
        <w:t>a collection of network functions with a well specified behaviour.</w:t>
      </w:r>
    </w:p>
    <w:p w:rsidR="009635CB" w:rsidRPr="00DF1275" w:rsidRDefault="009635CB" w:rsidP="009635CB">
      <w:pPr>
        <w:pStyle w:val="Heading2"/>
        <w:rPr>
          <w:lang w:bidi="ar-DZ"/>
        </w:rPr>
      </w:pPr>
      <w:bookmarkStart w:id="21" w:name="_Toc401158822"/>
      <w:bookmarkStart w:id="22" w:name="_Toc86503498"/>
      <w:r w:rsidRPr="00DF1275">
        <w:rPr>
          <w:lang w:bidi="ar-DZ"/>
        </w:rPr>
        <w:t>Terms defined here</w:t>
      </w:r>
      <w:bookmarkEnd w:id="21"/>
      <w:bookmarkEnd w:id="22"/>
    </w:p>
    <w:p w:rsidR="009635CB" w:rsidRDefault="009635CB" w:rsidP="00C26533">
      <w:pPr>
        <w:rPr>
          <w:lang w:val="en-GB"/>
        </w:rPr>
      </w:pPr>
      <w:r w:rsidRPr="00DF1275">
        <w:rPr>
          <w:lang w:val="en-GB"/>
        </w:rPr>
        <w:t xml:space="preserve">This </w:t>
      </w:r>
      <w:r w:rsidR="00F50E28">
        <w:rPr>
          <w:lang w:val="en-GB"/>
        </w:rPr>
        <w:t>Supplement</w:t>
      </w:r>
      <w:r w:rsidRPr="00DF1275">
        <w:rPr>
          <w:lang w:val="en-GB"/>
        </w:rPr>
        <w:t>defines the following terms:</w:t>
      </w:r>
    </w:p>
    <w:p w:rsidR="0000348D" w:rsidRDefault="0000348D" w:rsidP="00C26533">
      <w:pPr>
        <w:rPr>
          <w:ins w:id="23" w:author="Vishnu Ram" w:date="2022-05-02T11:52:00Z"/>
          <w:i/>
          <w:iCs/>
          <w:lang w:val="en-GB"/>
        </w:rPr>
      </w:pPr>
      <w:r w:rsidRPr="0025298A">
        <w:rPr>
          <w:i/>
          <w:iCs/>
          <w:lang w:val="en-GB"/>
        </w:rPr>
        <w:t xml:space="preserve">Editor’s note: </w:t>
      </w:r>
      <w:r w:rsidR="00D56AFB" w:rsidRPr="0025298A">
        <w:rPr>
          <w:i/>
          <w:iCs/>
          <w:lang w:val="en-GB"/>
        </w:rPr>
        <w:t xml:space="preserve">A definition of </w:t>
      </w:r>
      <w:ins w:id="24" w:author="edit6" w:date="2022-04-28T11:54:00Z">
        <w:r w:rsidR="00786E3C">
          <w:rPr>
            <w:i/>
            <w:iCs/>
            <w:lang w:val="en-GB"/>
          </w:rPr>
          <w:t>“</w:t>
        </w:r>
      </w:ins>
      <w:r w:rsidRPr="0025298A">
        <w:rPr>
          <w:i/>
          <w:iCs/>
          <w:lang w:val="en-GB"/>
        </w:rPr>
        <w:t>Autonomous network</w:t>
      </w:r>
      <w:ins w:id="25" w:author="edit6" w:date="2022-04-28T11:54:00Z">
        <w:r w:rsidR="00786E3C">
          <w:rPr>
            <w:i/>
            <w:iCs/>
            <w:lang w:val="en-GB"/>
          </w:rPr>
          <w:t>”</w:t>
        </w:r>
      </w:ins>
      <w:r w:rsidR="00F174CF" w:rsidRPr="0025298A">
        <w:rPr>
          <w:i/>
          <w:iCs/>
          <w:lang w:val="en-GB"/>
        </w:rPr>
        <w:t xml:space="preserve">and </w:t>
      </w:r>
      <w:ins w:id="26" w:author="edit6" w:date="2022-04-28T11:54:00Z">
        <w:r w:rsidR="00786E3C">
          <w:rPr>
            <w:i/>
            <w:iCs/>
            <w:lang w:val="en-GB"/>
          </w:rPr>
          <w:t>“</w:t>
        </w:r>
      </w:ins>
      <w:r w:rsidR="00F174CF" w:rsidRPr="0025298A">
        <w:rPr>
          <w:i/>
          <w:iCs/>
          <w:lang w:val="en-GB"/>
        </w:rPr>
        <w:t>controller</w:t>
      </w:r>
      <w:ins w:id="27" w:author="edit6" w:date="2022-04-28T11:54:00Z">
        <w:r w:rsidR="00786E3C">
          <w:rPr>
            <w:i/>
            <w:iCs/>
            <w:lang w:val="en-GB"/>
          </w:rPr>
          <w:t>”</w:t>
        </w:r>
      </w:ins>
      <w:r w:rsidRPr="0025298A">
        <w:rPr>
          <w:i/>
          <w:iCs/>
          <w:lang w:val="en-GB"/>
        </w:rPr>
        <w:t>should be</w:t>
      </w:r>
      <w:r w:rsidR="00D56AFB" w:rsidRPr="0025298A">
        <w:rPr>
          <w:i/>
          <w:iCs/>
          <w:lang w:val="en-GB"/>
        </w:rPr>
        <w:t xml:space="preserve"> considered (or appropriate description provided)</w:t>
      </w:r>
      <w:r w:rsidRPr="0025298A">
        <w:rPr>
          <w:i/>
          <w:iCs/>
          <w:lang w:val="en-GB"/>
        </w:rPr>
        <w:t>.</w:t>
      </w:r>
    </w:p>
    <w:p w:rsidR="002E03B2" w:rsidRDefault="007649F9" w:rsidP="002E03B2">
      <w:pPr>
        <w:rPr>
          <w:ins w:id="28" w:author="Vishnu Ram" w:date="2022-05-19T15:58:00Z"/>
        </w:rPr>
      </w:pPr>
      <w:ins w:id="29" w:author="Vishnu Ram" w:date="2022-05-19T15:58:00Z">
        <w:r w:rsidRPr="007649F9">
          <w:rPr>
            <w:b/>
            <w:bCs/>
            <w:rPrChange w:id="30" w:author="Vishnu Ram" w:date="2022-05-19T16:01:00Z">
              <w:rPr/>
            </w:rPrChange>
          </w:rPr>
          <w:t>3.2.1</w:t>
        </w:r>
        <w:r w:rsidRPr="007649F9">
          <w:rPr>
            <w:b/>
            <w:bCs/>
            <w:rPrChange w:id="31" w:author="Vishnu Ram" w:date="2022-05-19T16:01:00Z">
              <w:rPr/>
            </w:rPrChange>
          </w:rPr>
          <w:tab/>
          <w:t>autonomous network:</w:t>
        </w:r>
        <w:r w:rsidR="002E03B2">
          <w:t xml:space="preserve"> a network which can integrate</w:t>
        </w:r>
      </w:ins>
      <w:ins w:id="32" w:author="Microsoft Office User" w:date="2022-06-10T12:44:00Z">
        <w:r w:rsidR="00116A51">
          <w:t>,</w:t>
        </w:r>
      </w:ins>
      <w:ins w:id="33" w:author="Vishnu Ram" w:date="2022-05-19T15:58:00Z">
        <w:r w:rsidR="002E03B2">
          <w:t xml:space="preserve"> at run-</w:t>
        </w:r>
        <w:r w:rsidR="002E03B2" w:rsidRPr="00D43817">
          <w:t>time</w:t>
        </w:r>
      </w:ins>
      <w:ins w:id="34" w:author="Microsoft Office User" w:date="2022-06-10T12:44:00Z">
        <w:r w:rsidR="00116A51">
          <w:t>,</w:t>
        </w:r>
      </w:ins>
      <w:ins w:id="35" w:author="Vishnu Ram" w:date="2022-05-19T15:58:00Z">
        <w:r w:rsidR="002E03B2">
          <w:rPr>
            <w:highlight w:val="yellow"/>
          </w:rPr>
          <w:t>controllers</w:t>
        </w:r>
        <w:r w:rsidR="002E03B2">
          <w:t xml:space="preserve"> which </w:t>
        </w:r>
        <w:r w:rsidR="002E03B2" w:rsidDel="00C157E1">
          <w:t xml:space="preserve">are </w:t>
        </w:r>
        <w:r w:rsidR="002E03B2">
          <w:t>developed independently of the network but validated offline and integrated into the network using network-specific information.</w:t>
        </w:r>
      </w:ins>
    </w:p>
    <w:p w:rsidR="002E03B2" w:rsidRDefault="002E03B2" w:rsidP="002E03B2">
      <w:pPr>
        <w:rPr>
          <w:ins w:id="36" w:author="Vishnu Ram" w:date="2022-05-19T15:58:00Z"/>
        </w:rPr>
      </w:pPr>
    </w:p>
    <w:p w:rsidR="002E03B2" w:rsidRDefault="007649F9" w:rsidP="002E03B2">
      <w:pPr>
        <w:rPr>
          <w:ins w:id="37" w:author="Vishnu Ram" w:date="2022-05-19T15:58:00Z"/>
        </w:rPr>
      </w:pPr>
      <w:bookmarkStart w:id="38" w:name="OLE_LINK5"/>
      <w:ins w:id="39" w:author="Vishnu Ram" w:date="2022-05-19T15:58:00Z">
        <w:r w:rsidRPr="007649F9">
          <w:rPr>
            <w:b/>
            <w:bCs/>
            <w:rPrChange w:id="40" w:author="Vishnu Ram" w:date="2022-05-19T16:01:00Z">
              <w:rPr/>
            </w:rPrChange>
          </w:rPr>
          <w:lastRenderedPageBreak/>
          <w:t>3.2.2</w:t>
        </w:r>
        <w:r w:rsidRPr="007649F9">
          <w:rPr>
            <w:b/>
            <w:bCs/>
            <w:rPrChange w:id="41" w:author="Vishnu Ram" w:date="2022-05-19T16:01:00Z">
              <w:rPr/>
            </w:rPrChange>
          </w:rPr>
          <w:tab/>
          <w:t>controller:</w:t>
        </w:r>
        <w:r w:rsidR="002E03B2">
          <w:t xml:space="preserve"> a workflow [xx], </w:t>
        </w:r>
        <w:commentRangeStart w:id="42"/>
        <w:r w:rsidR="002E03B2">
          <w:t>open loop</w:t>
        </w:r>
        <w:commentRangeEnd w:id="42"/>
        <w:r w:rsidR="002E03B2">
          <w:rPr>
            <w:rStyle w:val="CommentReference"/>
          </w:rPr>
          <w:commentReference w:id="42"/>
        </w:r>
        <w:r w:rsidR="002E03B2">
          <w:t xml:space="preserve"> [xx</w:t>
        </w:r>
        <w:r w:rsidR="002E03B2">
          <w:rPr>
            <w:rStyle w:val="FootnoteReference"/>
          </w:rPr>
          <w:footnoteReference w:id="3"/>
        </w:r>
        <w:r w:rsidR="002E03B2">
          <w:t>], or closed loop [ITU-T Y.3115] composed of modules</w:t>
        </w:r>
      </w:ins>
      <w:ins w:id="45" w:author="Microsoft Office User" w:date="2022-05-31T19:43:00Z">
        <w:r w:rsidR="0002750B">
          <w:t xml:space="preserve">, </w:t>
        </w:r>
      </w:ins>
      <w:ins w:id="46" w:author="Microsoft Office User" w:date="2022-05-31T19:44:00Z">
        <w:r w:rsidR="0002750B">
          <w:t xml:space="preserve">integrated in a specific sequence, using interfaces </w:t>
        </w:r>
      </w:ins>
      <w:ins w:id="47" w:author="Microsoft Office User" w:date="2022-05-31T19:45:00Z">
        <w:r w:rsidR="0002750B">
          <w:t>exposed by the modules,</w:t>
        </w:r>
      </w:ins>
      <w:ins w:id="48" w:author="Vishnu Ram" w:date="2022-05-19T15:58:00Z">
        <w:r w:rsidR="002E03B2">
          <w:t>whichcan be developed independently of the system under control before integration into the system under control</w:t>
        </w:r>
      </w:ins>
      <w:ins w:id="49" w:author="Microsoft Office User" w:date="2022-05-31T19:46:00Z">
        <w:r w:rsidR="0002750B">
          <w:t>, to solve a specific problem or satisfy a given requirement.</w:t>
        </w:r>
      </w:ins>
      <w:ins w:id="50" w:author="Vishnu Ram" w:date="2022-05-19T15:58:00Z">
        <w:del w:id="51" w:author="Microsoft Office User" w:date="2022-05-31T19:46:00Z">
          <w:r w:rsidR="002E03B2" w:rsidDel="0002750B">
            <w:delText>.</w:delText>
          </w:r>
        </w:del>
      </w:ins>
    </w:p>
    <w:p w:rsidR="002E03B2" w:rsidRDefault="002E03B2" w:rsidP="002E03B2">
      <w:pPr>
        <w:rPr>
          <w:ins w:id="52" w:author="Vishnu Ram" w:date="2022-05-19T15:58:00Z"/>
        </w:rPr>
      </w:pPr>
      <w:ins w:id="53" w:author="Vishnu Ram" w:date="2022-05-19T15:58:00Z">
        <w:r>
          <w:t>NOTE 1- examples of system under control are managed entities, workflows and/or processes in a IMT-2020 network.</w:t>
        </w:r>
      </w:ins>
    </w:p>
    <w:p w:rsidR="002E03B2" w:rsidRDefault="002E03B2" w:rsidP="002E03B2">
      <w:pPr>
        <w:rPr>
          <w:ins w:id="54" w:author="Vishnu Ram" w:date="2022-05-19T15:58:00Z"/>
        </w:rPr>
      </w:pPr>
      <w:ins w:id="55" w:author="Vishnu Ram" w:date="2022-05-19T15:58:00Z">
        <w:r>
          <w:t>NOTE 2 – Exploratory evolution and online experimentation are examples of processes in independent development of modules or closed loops</w:t>
        </w:r>
      </w:ins>
    </w:p>
    <w:p w:rsidR="002E03B2" w:rsidRDefault="002E03B2" w:rsidP="002E03B2">
      <w:pPr>
        <w:rPr>
          <w:ins w:id="56" w:author="Vishnu Ram" w:date="2022-05-19T15:58:00Z"/>
        </w:rPr>
      </w:pPr>
      <w:ins w:id="57" w:author="Vishnu Ram" w:date="2022-05-19T15:58:00Z">
        <w:r>
          <w:t>NOTE 3 – Modules may themselves be workflows, open loops, or closed loops</w:t>
        </w:r>
      </w:ins>
    </w:p>
    <w:bookmarkEnd w:id="38"/>
    <w:p w:rsidR="002E03B2" w:rsidRDefault="002E03B2" w:rsidP="002E03B2">
      <w:pPr>
        <w:rPr>
          <w:ins w:id="58" w:author="Vishnu Ram" w:date="2022-05-19T15:58:00Z"/>
        </w:rPr>
      </w:pPr>
    </w:p>
    <w:p w:rsidR="002E03B2" w:rsidRDefault="007649F9" w:rsidP="002E03B2">
      <w:pPr>
        <w:rPr>
          <w:ins w:id="59" w:author="Vishnu Ram" w:date="2022-05-19T15:58:00Z"/>
        </w:rPr>
      </w:pPr>
      <w:ins w:id="60" w:author="Vishnu Ram" w:date="2022-05-19T15:58:00Z">
        <w:r w:rsidRPr="007649F9">
          <w:rPr>
            <w:b/>
            <w:bCs/>
            <w:rPrChange w:id="61" w:author="Vishnu Ram" w:date="2022-05-19T16:01:00Z">
              <w:rPr/>
            </w:rPrChange>
          </w:rPr>
          <w:t>3.2.3</w:t>
        </w:r>
        <w:r w:rsidRPr="007649F9">
          <w:rPr>
            <w:b/>
            <w:bCs/>
            <w:rPrChange w:id="62" w:author="Vishnu Ram" w:date="2022-05-19T16:01:00Z">
              <w:rPr/>
            </w:rPrChange>
          </w:rPr>
          <w:tab/>
          <w:t>dynamic adaptation:</w:t>
        </w:r>
        <w:r w:rsidR="002E03B2">
          <w:t xml:space="preserve"> the process of continuous integration of controllers to a system under control, as the system under control undergoes changes at run-time.</w:t>
        </w:r>
      </w:ins>
    </w:p>
    <w:p w:rsidR="002E03B2" w:rsidRDefault="002E03B2" w:rsidP="002E03B2">
      <w:pPr>
        <w:rPr>
          <w:ins w:id="63" w:author="Vishnu Ram" w:date="2022-05-19T15:58:00Z"/>
        </w:rPr>
      </w:pPr>
      <w:ins w:id="64" w:author="Vishnu Ram" w:date="2022-05-19T15:58:00Z">
        <w:r>
          <w:t>NOTE 1 – integration of controllers into the system under control involves usage of system specific APIs, customization of interfaces and interface elements used for integration.</w:t>
        </w:r>
      </w:ins>
    </w:p>
    <w:p w:rsidR="002E03B2" w:rsidRDefault="002E03B2" w:rsidP="002E03B2">
      <w:pPr>
        <w:rPr>
          <w:ins w:id="65" w:author="Vishnu Ram" w:date="2022-05-19T15:58:00Z"/>
        </w:rPr>
      </w:pPr>
      <w:ins w:id="66" w:author="Vishnu Ram" w:date="2022-05-19T15:58:00Z">
        <w:r>
          <w:t>NOTE 2- examples of changes undergone by the system under control are updates in software or hardware components, failures in software or hardware components, configuration changes, or other external dependencies.</w:t>
        </w:r>
      </w:ins>
    </w:p>
    <w:p w:rsidR="002E03B2" w:rsidRDefault="002E03B2" w:rsidP="002E03B2">
      <w:pPr>
        <w:rPr>
          <w:ins w:id="67" w:author="Vishnu Ram" w:date="2022-05-19T16:00:00Z"/>
        </w:rPr>
      </w:pPr>
      <w:ins w:id="68" w:author="Vishnu Ram" w:date="2022-05-19T15:58:00Z">
        <w:r>
          <w:t>NOTE-3- continuous integration includes updating the controllers in the system under control to handle the changes undergone by the system under control.</w:t>
        </w:r>
      </w:ins>
    </w:p>
    <w:p w:rsidR="002E03B2" w:rsidRDefault="002E03B2" w:rsidP="002E03B2">
      <w:pPr>
        <w:rPr>
          <w:ins w:id="69" w:author="Vishnu Ram" w:date="2022-05-19T15:58:00Z"/>
        </w:rPr>
      </w:pPr>
    </w:p>
    <w:p w:rsidR="002E03B2" w:rsidRDefault="007649F9" w:rsidP="002E03B2">
      <w:pPr>
        <w:rPr>
          <w:ins w:id="70" w:author="Vishnu Ram" w:date="2022-05-19T15:58:00Z"/>
        </w:rPr>
      </w:pPr>
      <w:ins w:id="71" w:author="Vishnu Ram" w:date="2022-05-19T15:58:00Z">
        <w:r w:rsidRPr="007649F9">
          <w:rPr>
            <w:b/>
            <w:bCs/>
            <w:rPrChange w:id="72" w:author="Vishnu Ram" w:date="2022-05-19T16:01:00Z">
              <w:rPr/>
            </w:rPrChange>
          </w:rPr>
          <w:t>3.2.4</w:t>
        </w:r>
        <w:r w:rsidRPr="007649F9">
          <w:rPr>
            <w:b/>
            <w:bCs/>
            <w:rPrChange w:id="73" w:author="Vishnu Ram" w:date="2022-05-19T16:01:00Z">
              <w:rPr/>
            </w:rPrChange>
          </w:rPr>
          <w:tab/>
          <w:t>exploratory evolution:</w:t>
        </w:r>
        <w:r w:rsidR="002E03B2">
          <w:t xml:space="preserve"> the processes that creates and modifies a </w:t>
        </w:r>
        <w:r w:rsidR="002E03B2" w:rsidRPr="00974485">
          <w:rPr>
            <w:highlight w:val="yellow"/>
          </w:rPr>
          <w:t>controller</w:t>
        </w:r>
        <w:commentRangeStart w:id="74"/>
        <w:commentRangeStart w:id="75"/>
        <w:r w:rsidR="002E03B2">
          <w:t xml:space="preserve">in accordance with the system under control </w:t>
        </w:r>
        <w:commentRangeEnd w:id="74"/>
        <w:r w:rsidR="002E03B2">
          <w:rPr>
            <w:rStyle w:val="CommentReference"/>
          </w:rPr>
          <w:commentReference w:id="74"/>
        </w:r>
        <w:commentRangeEnd w:id="75"/>
        <w:r w:rsidR="002E03B2">
          <w:rPr>
            <w:rStyle w:val="CommentReference"/>
          </w:rPr>
          <w:commentReference w:id="75"/>
        </w:r>
        <w:r w:rsidR="002E03B2">
          <w:t>and the real-time changes therein.</w:t>
        </w:r>
      </w:ins>
    </w:p>
    <w:p w:rsidR="00000000" w:rsidRDefault="002E03B2">
      <w:pPr>
        <w:rPr>
          <w:ins w:id="76" w:author="Vishnu Ram" w:date="2022-05-16T12:59:00Z"/>
        </w:rPr>
        <w:pPrChange w:id="77" w:author="Vishnu Ram" w:date="2022-05-19T16:00:00Z">
          <w:pPr>
            <w:pStyle w:val="ListParagraph"/>
            <w:pBdr>
              <w:bottom w:val="single" w:sz="6" w:space="1" w:color="auto"/>
            </w:pBdr>
            <w:shd w:val="clear" w:color="auto" w:fill="FFFFFF"/>
          </w:pPr>
        </w:pPrChange>
      </w:pPr>
      <w:ins w:id="78" w:author="Vishnu Ram" w:date="2022-05-19T15:58:00Z">
        <w:r>
          <w:t xml:space="preserve">NOTE 1- An example of a process that creates a </w:t>
        </w:r>
        <w:r w:rsidRPr="00974485">
          <w:rPr>
            <w:highlight w:val="yellow"/>
          </w:rPr>
          <w:t>controller</w:t>
        </w:r>
        <w:r>
          <w:t xml:space="preserve"> is the composition of controllers from modules or other closed loops. </w:t>
        </w:r>
        <w:commentRangeStart w:id="79"/>
        <w:commentRangeStart w:id="80"/>
        <w:r>
          <w:t xml:space="preserve">This may involve the selection of modules which are used for composition. </w:t>
        </w:r>
        <w:commentRangeEnd w:id="79"/>
        <w:r>
          <w:rPr>
            <w:rStyle w:val="CommentReference"/>
          </w:rPr>
          <w:commentReference w:id="79"/>
        </w:r>
        <w:commentRangeEnd w:id="80"/>
        <w:r>
          <w:rPr>
            <w:rStyle w:val="CommentReference"/>
          </w:rPr>
          <w:commentReference w:id="80"/>
        </w:r>
      </w:ins>
    </w:p>
    <w:p w:rsidR="002E03B2" w:rsidRDefault="002E03B2" w:rsidP="002E03B2">
      <w:pPr>
        <w:rPr>
          <w:ins w:id="81" w:author="Vishnu Ram" w:date="2022-05-19T15:59:00Z"/>
        </w:rPr>
      </w:pPr>
      <w:ins w:id="82" w:author="Vishnu Ram" w:date="2022-05-19T15:59:00Z">
        <w:r>
          <w:t xml:space="preserve">NOTE 2- An example of a process that modifies an existing </w:t>
        </w:r>
        <w:r w:rsidRPr="00974485">
          <w:rPr>
            <w:highlight w:val="yellow"/>
          </w:rPr>
          <w:t>controller</w:t>
        </w:r>
        <w:r>
          <w:t xml:space="preserve"> is the dynamic change in the controller’s structure by adding new modules, deleting existing modules, replacing existing modules, or rearranging the structure of a controllers modules, in accordance with the real time changes in the system under control.</w:t>
        </w:r>
      </w:ins>
    </w:p>
    <w:p w:rsidR="002E03B2" w:rsidRDefault="002E03B2" w:rsidP="002E03B2">
      <w:pPr>
        <w:rPr>
          <w:ins w:id="83" w:author="Vishnu Ram" w:date="2022-05-19T15:59:00Z"/>
        </w:rPr>
      </w:pPr>
    </w:p>
    <w:p w:rsidR="002E03B2" w:rsidRDefault="007649F9" w:rsidP="002E03B2">
      <w:pPr>
        <w:rPr>
          <w:ins w:id="84" w:author="Vishnu Ram" w:date="2022-05-19T15:59:00Z"/>
        </w:rPr>
      </w:pPr>
      <w:ins w:id="85" w:author="Vishnu Ram" w:date="2022-05-19T15:59:00Z">
        <w:r w:rsidRPr="007649F9">
          <w:rPr>
            <w:b/>
            <w:bCs/>
            <w:rPrChange w:id="86" w:author="Vishnu Ram" w:date="2022-05-19T16:01:00Z">
              <w:rPr/>
            </w:rPrChange>
          </w:rPr>
          <w:t>3.2.5</w:t>
        </w:r>
        <w:r w:rsidRPr="007649F9">
          <w:rPr>
            <w:b/>
            <w:bCs/>
            <w:rPrChange w:id="87" w:author="Vishnu Ram" w:date="2022-05-19T16:01:00Z">
              <w:rPr/>
            </w:rPrChange>
          </w:rPr>
          <w:tab/>
          <w:t>online experimentation:</w:t>
        </w:r>
        <w:r w:rsidR="002E03B2">
          <w:t xml:space="preserve"> the processes that validates </w:t>
        </w:r>
        <w:r w:rsidR="002E03B2" w:rsidRPr="00974485">
          <w:rPr>
            <w:highlight w:val="yellow"/>
          </w:rPr>
          <w:t>controllers</w:t>
        </w:r>
        <w:r w:rsidR="002E03B2">
          <w:t xml:space="preserve">, using real time inputs from the system under control, simulators, </w:t>
        </w:r>
        <w:r w:rsidR="002E03B2" w:rsidRPr="00974485">
          <w:rPr>
            <w:highlight w:val="yellow"/>
          </w:rPr>
          <w:t>testbeds</w:t>
        </w:r>
        <w:r w:rsidR="002E03B2">
          <w:t xml:space="preserve"> [xx], canary testing[xx], or trace data[xx].</w:t>
        </w:r>
      </w:ins>
    </w:p>
    <w:p w:rsidR="002E03B2" w:rsidRDefault="002E03B2" w:rsidP="002E03B2">
      <w:pPr>
        <w:rPr>
          <w:ins w:id="88" w:author="Vishnu Ram" w:date="2022-05-19T15:59:00Z"/>
        </w:rPr>
      </w:pPr>
      <w:ins w:id="89" w:author="Vishnu Ram" w:date="2022-05-19T15:59:00Z">
        <w:r>
          <w:t>NOTE 1 – example of simulators are data generators, control trigger points for APIs.</w:t>
        </w:r>
      </w:ins>
    </w:p>
    <w:p w:rsidR="002E03B2" w:rsidRDefault="002E03B2" w:rsidP="002E03B2">
      <w:pPr>
        <w:rPr>
          <w:ins w:id="90" w:author="Vishnu Ram" w:date="2022-05-19T15:59:00Z"/>
        </w:rPr>
      </w:pPr>
      <w:ins w:id="91" w:author="Vishnu Ram" w:date="2022-05-19T15:59:00Z">
        <w:r>
          <w:t xml:space="preserve">NOTE 2- the process of validation results in identification of closed loops which can improve the behaviour of the system under control towards definable goals [ITU-T Y.3115] and collection of information from the processes of validation for all </w:t>
        </w:r>
        <w:r w:rsidRPr="00974485">
          <w:rPr>
            <w:highlight w:val="yellow"/>
          </w:rPr>
          <w:t>controllers</w:t>
        </w:r>
        <w:r>
          <w:t>, e.g. in the form of logs.</w:t>
        </w:r>
      </w:ins>
    </w:p>
    <w:p w:rsidR="00000000" w:rsidRDefault="002F42FB">
      <w:pPr>
        <w:rPr>
          <w:ins w:id="92" w:author="Vishnu Ram" w:date="2022-05-16T12:59:00Z"/>
        </w:rPr>
        <w:pPrChange w:id="93" w:author="Vishnu Ram" w:date="2022-05-19T16:01:00Z">
          <w:pPr>
            <w:pStyle w:val="ListParagraph"/>
            <w:pBdr>
              <w:bottom w:val="single" w:sz="6" w:space="1" w:color="auto"/>
            </w:pBdr>
            <w:shd w:val="clear" w:color="auto" w:fill="FFFFFF"/>
          </w:pPr>
        </w:pPrChange>
      </w:pPr>
    </w:p>
    <w:p w:rsidR="00CE7B8E" w:rsidRPr="00074729" w:rsidDel="00074729" w:rsidRDefault="00CE7B8E" w:rsidP="00C26533">
      <w:pPr>
        <w:rPr>
          <w:del w:id="94" w:author="Vishnu Ram" w:date="2022-05-16T12:59:00Z"/>
          <w:i/>
          <w:iCs/>
          <w:rPrChange w:id="95" w:author="Vishnu Ram" w:date="2022-05-16T12:59:00Z">
            <w:rPr>
              <w:del w:id="96" w:author="Vishnu Ram" w:date="2022-05-16T12:59:00Z"/>
              <w:i/>
              <w:iCs/>
              <w:lang w:val="en-GB"/>
            </w:rPr>
          </w:rPrChange>
        </w:rPr>
      </w:pPr>
    </w:p>
    <w:p w:rsidR="00A06F0B" w:rsidRPr="00DF1275" w:rsidRDefault="00127E05" w:rsidP="00A06F0B">
      <w:pPr>
        <w:rPr>
          <w:lang w:val="en-GB"/>
        </w:rPr>
      </w:pPr>
      <w:bookmarkStart w:id="97" w:name="_Hlk94791760"/>
      <w:r w:rsidRPr="00786E3C">
        <w:rPr>
          <w:b/>
          <w:lang w:val="en-GB"/>
        </w:rPr>
        <w:t xml:space="preserve">3.2.6 </w:t>
      </w:r>
      <w:r w:rsidRPr="00786E3C">
        <w:rPr>
          <w:b/>
          <w:lang w:val="en-GB"/>
        </w:rPr>
        <w:tab/>
      </w:r>
      <w:r w:rsidR="007649F9" w:rsidRPr="007649F9">
        <w:rPr>
          <w:b/>
          <w:lang w:val="en-GB"/>
          <w:rPrChange w:id="98" w:author="edit6" w:date="2022-04-28T11:53:00Z">
            <w:rPr>
              <w:b/>
              <w:highlight w:val="green"/>
              <w:lang w:val="en-GB"/>
            </w:rPr>
          </w:rPrChange>
        </w:rPr>
        <w:t>knowledge</w:t>
      </w:r>
      <w:r w:rsidR="007649F9" w:rsidRPr="007649F9">
        <w:rPr>
          <w:b/>
          <w:bCs/>
          <w:lang w:val="en-GB"/>
          <w:rPrChange w:id="99" w:author="edit6" w:date="2022-04-28T11:53:00Z">
            <w:rPr>
              <w:b/>
              <w:bCs/>
              <w:highlight w:val="green"/>
              <w:lang w:val="en-GB"/>
            </w:rPr>
          </w:rPrChange>
        </w:rPr>
        <w:t>:</w:t>
      </w:r>
      <w:r w:rsidR="008078B6" w:rsidRPr="00786E3C">
        <w:rPr>
          <w:lang w:val="en-GB"/>
        </w:rPr>
        <w:t>A</w:t>
      </w:r>
      <w:r w:rsidR="00A06F0B" w:rsidRPr="00A25C45">
        <w:rPr>
          <w:lang w:val="en-GB"/>
        </w:rPr>
        <w:t xml:space="preserve"> collection</w:t>
      </w:r>
      <w:r w:rsidR="00A06F0B" w:rsidRPr="00DF1275">
        <w:rPr>
          <w:lang w:val="en-GB"/>
        </w:rPr>
        <w:t xml:space="preserve"> of resources that helps in solving a specific type of problem.</w:t>
      </w:r>
    </w:p>
    <w:p w:rsidR="00000000" w:rsidRDefault="00A06F0B">
      <w:pPr>
        <w:rPr>
          <w:lang w:val="en-GB"/>
        </w:rPr>
        <w:pPrChange w:id="100" w:author="Vishnu Ram" w:date="2022-05-19T16:02:00Z">
          <w:pPr>
            <w:spacing w:before="80" w:line="257" w:lineRule="auto"/>
            <w:jc w:val="both"/>
          </w:pPr>
        </w:pPrChange>
      </w:pPr>
      <w:r w:rsidRPr="00DF1275">
        <w:rPr>
          <w:lang w:val="en-GB"/>
        </w:rPr>
        <w:t>NOTE – Examples of resources are description of a problem along with the description of corresponding potential solutions to that type of problem. The descriptions may be in the form of standard metadata. Resources may include possible causes of the problem, corresponding solutions and their advantages, disadvantages and optimization approaches etc. Problems may have sub-problems e.g., QoE problems may have sub-problems including coverage problems and/or interference problems.</w:t>
      </w:r>
    </w:p>
    <w:p w:rsidR="00D56AFB" w:rsidRPr="002F047A" w:rsidRDefault="00D56AFB" w:rsidP="00A06F0B">
      <w:pPr>
        <w:spacing w:before="80" w:line="257" w:lineRule="auto"/>
        <w:jc w:val="both"/>
        <w:rPr>
          <w:i/>
          <w:iCs/>
          <w:sz w:val="22"/>
          <w:szCs w:val="18"/>
          <w:lang w:val="en-GB"/>
        </w:rPr>
      </w:pPr>
      <w:r w:rsidRPr="002F047A">
        <w:rPr>
          <w:i/>
          <w:iCs/>
          <w:sz w:val="22"/>
          <w:szCs w:val="18"/>
          <w:lang w:val="en-GB"/>
        </w:rPr>
        <w:t xml:space="preserve">Editor’s note: </w:t>
      </w:r>
      <w:r w:rsidR="000F75B8" w:rsidRPr="002F047A">
        <w:rPr>
          <w:i/>
          <w:iCs/>
          <w:sz w:val="22"/>
          <w:szCs w:val="18"/>
          <w:lang w:val="en-GB"/>
        </w:rPr>
        <w:t>finalization of th</w:t>
      </w:r>
      <w:ins w:id="101" w:author="edit6" w:date="2022-04-28T11:53:00Z">
        <w:r w:rsidR="00786E3C">
          <w:rPr>
            <w:i/>
            <w:iCs/>
            <w:sz w:val="22"/>
            <w:szCs w:val="18"/>
            <w:lang w:val="en-GB"/>
          </w:rPr>
          <w:t>e “knowledge”</w:t>
        </w:r>
      </w:ins>
      <w:del w:id="102" w:author="edit6" w:date="2022-04-28T11:53:00Z">
        <w:r w:rsidR="000F75B8" w:rsidRPr="002F047A" w:rsidDel="00786E3C">
          <w:rPr>
            <w:i/>
            <w:iCs/>
            <w:sz w:val="22"/>
            <w:szCs w:val="18"/>
            <w:lang w:val="en-GB"/>
          </w:rPr>
          <w:delText>is</w:delText>
        </w:r>
      </w:del>
      <w:r w:rsidRPr="002F047A">
        <w:rPr>
          <w:i/>
          <w:iCs/>
          <w:sz w:val="22"/>
          <w:szCs w:val="18"/>
          <w:lang w:val="en-GB"/>
        </w:rPr>
        <w:t xml:space="preserve">definition </w:t>
      </w:r>
      <w:r w:rsidR="000F75B8" w:rsidRPr="002F047A">
        <w:rPr>
          <w:i/>
          <w:iCs/>
          <w:sz w:val="22"/>
          <w:szCs w:val="18"/>
          <w:lang w:val="en-GB"/>
        </w:rPr>
        <w:t>should also consider alternative text (including ETSI ISG ENI and TMF</w:t>
      </w:r>
      <w:ins w:id="103" w:author="Vishnu Ram" w:date="2022-05-02T11:53:00Z">
        <w:r w:rsidR="00CE7B8E">
          <w:rPr>
            <w:i/>
            <w:iCs/>
            <w:sz w:val="22"/>
            <w:szCs w:val="18"/>
            <w:lang w:val="en-GB"/>
          </w:rPr>
          <w:t>: TBD look for reference</w:t>
        </w:r>
      </w:ins>
      <w:r w:rsidR="000F75B8" w:rsidRPr="002F047A">
        <w:rPr>
          <w:i/>
          <w:iCs/>
          <w:sz w:val="22"/>
          <w:szCs w:val="18"/>
          <w:lang w:val="en-GB"/>
        </w:rPr>
        <w:t>)</w:t>
      </w:r>
    </w:p>
    <w:p w:rsidR="0010554A" w:rsidRDefault="00467172" w:rsidP="0010554A">
      <w:pPr>
        <w:pStyle w:val="Heading1"/>
        <w:rPr>
          <w:lang w:bidi="ar-DZ"/>
        </w:rPr>
      </w:pPr>
      <w:bookmarkStart w:id="104" w:name="_Toc401158823"/>
      <w:bookmarkStart w:id="105" w:name="_Toc86503499"/>
      <w:bookmarkEnd w:id="97"/>
      <w:r w:rsidRPr="00DF1275">
        <w:rPr>
          <w:lang w:bidi="ar-DZ"/>
        </w:rPr>
        <w:t>Abbreviations</w:t>
      </w:r>
      <w:bookmarkEnd w:id="104"/>
      <w:bookmarkEnd w:id="105"/>
      <w:r w:rsidR="0010554A">
        <w:rPr>
          <w:lang w:bidi="ar-DZ"/>
        </w:rPr>
        <w:t xml:space="preserve"> and acronyms</w:t>
      </w:r>
    </w:p>
    <w:p w:rsidR="0010554A" w:rsidRPr="005A5CFA" w:rsidRDefault="0042737D" w:rsidP="0058135E">
      <w:pPr>
        <w:rPr>
          <w:lang w:bidi="ar-DZ"/>
        </w:rPr>
      </w:pPr>
      <w:r w:rsidRPr="0042737D">
        <w:rPr>
          <w:lang w:val="en-GB" w:eastAsia="ja-JP" w:bidi="ar-DZ"/>
        </w:rPr>
        <w:t>This Supplement uses the following abbreviations and acronyms:</w:t>
      </w:r>
    </w:p>
    <w:tbl>
      <w:tblPr>
        <w:tblW w:w="0" w:type="auto"/>
        <w:tblLook w:val="01E0"/>
      </w:tblPr>
      <w:tblGrid>
        <w:gridCol w:w="1368"/>
        <w:gridCol w:w="8208"/>
      </w:tblGrid>
      <w:tr w:rsidR="004B39E2" w:rsidRPr="00DF1275" w:rsidTr="00320C88">
        <w:tc>
          <w:tcPr>
            <w:tcW w:w="1368" w:type="dxa"/>
          </w:tcPr>
          <w:p w:rsidR="004B39E2" w:rsidRPr="00DF1275" w:rsidRDefault="00127E05" w:rsidP="004B39E2">
            <w:pPr>
              <w:rPr>
                <w:lang w:val="en-GB"/>
              </w:rPr>
            </w:pPr>
            <w:r w:rsidRPr="00DF1275">
              <w:rPr>
                <w:lang w:val="en-GB"/>
              </w:rPr>
              <w:t>AI</w:t>
            </w:r>
          </w:p>
        </w:tc>
        <w:tc>
          <w:tcPr>
            <w:tcW w:w="8208" w:type="dxa"/>
          </w:tcPr>
          <w:p w:rsidR="00305181" w:rsidRPr="00DF1275" w:rsidRDefault="00127E05" w:rsidP="004B39E2">
            <w:pPr>
              <w:rPr>
                <w:lang w:val="en-GB"/>
              </w:rPr>
            </w:pPr>
            <w:r w:rsidRPr="00DF1275">
              <w:rPr>
                <w:lang w:val="en-GB"/>
              </w:rPr>
              <w:t>Artificial Intelligence</w:t>
            </w:r>
          </w:p>
        </w:tc>
      </w:tr>
      <w:tr w:rsidR="004B39E2" w:rsidRPr="00DF1275" w:rsidTr="00320C88">
        <w:tc>
          <w:tcPr>
            <w:tcW w:w="1368" w:type="dxa"/>
          </w:tcPr>
          <w:p w:rsidR="004B39E2" w:rsidRPr="00DF1275" w:rsidRDefault="00127E05" w:rsidP="004B39E2">
            <w:pPr>
              <w:rPr>
                <w:rFonts w:eastAsia="Times New Roman"/>
                <w:szCs w:val="24"/>
                <w:lang w:val="en-GB" w:bidi="ar-DZ"/>
              </w:rPr>
            </w:pPr>
            <w:r w:rsidRPr="00DF1275">
              <w:rPr>
                <w:rFonts w:eastAsia="Times New Roman"/>
                <w:szCs w:val="24"/>
                <w:lang w:val="en-GB" w:bidi="ar-DZ"/>
              </w:rPr>
              <w:t>AN</w:t>
            </w:r>
          </w:p>
        </w:tc>
        <w:tc>
          <w:tcPr>
            <w:tcW w:w="8208" w:type="dxa"/>
          </w:tcPr>
          <w:p w:rsidR="00305181" w:rsidRPr="00305181" w:rsidRDefault="00127E05" w:rsidP="004B39E2">
            <w:pPr>
              <w:rPr>
                <w:lang w:val="en-GB"/>
              </w:rPr>
            </w:pPr>
            <w:r w:rsidRPr="00DF1275">
              <w:rPr>
                <w:lang w:val="en-GB"/>
              </w:rPr>
              <w:t>Autonomous Network</w:t>
            </w:r>
          </w:p>
        </w:tc>
      </w:tr>
      <w:tr w:rsidR="00467FA8" w:rsidRPr="00DF1275" w:rsidTr="00320C88">
        <w:tc>
          <w:tcPr>
            <w:tcW w:w="1368" w:type="dxa"/>
          </w:tcPr>
          <w:p w:rsidR="00467FA8" w:rsidRPr="00DF1275" w:rsidRDefault="00467FA8" w:rsidP="004B39E2">
            <w:pPr>
              <w:rPr>
                <w:rFonts w:eastAsia="Times New Roman"/>
                <w:szCs w:val="24"/>
                <w:lang w:val="en-GB" w:bidi="ar-DZ"/>
              </w:rPr>
            </w:pPr>
            <w:r>
              <w:rPr>
                <w:rFonts w:eastAsia="Times New Roman"/>
                <w:szCs w:val="24"/>
                <w:lang w:val="en-GB" w:bidi="ar-DZ"/>
              </w:rPr>
              <w:t>CI/CD</w:t>
            </w:r>
          </w:p>
        </w:tc>
        <w:tc>
          <w:tcPr>
            <w:tcW w:w="8208" w:type="dxa"/>
          </w:tcPr>
          <w:p w:rsidR="00467FA8" w:rsidRPr="00DF1275" w:rsidRDefault="00EB4298" w:rsidP="004B39E2">
            <w:pPr>
              <w:rPr>
                <w:lang w:val="en-GB"/>
              </w:rPr>
            </w:pPr>
            <w:r>
              <w:rPr>
                <w:lang w:val="en-GB"/>
              </w:rPr>
              <w:t>C</w:t>
            </w:r>
            <w:r w:rsidR="00467FA8" w:rsidRPr="00467FA8">
              <w:rPr>
                <w:lang w:val="en-GB"/>
              </w:rPr>
              <w:t xml:space="preserve">ontinuous </w:t>
            </w:r>
            <w:r>
              <w:rPr>
                <w:lang w:val="en-GB"/>
              </w:rPr>
              <w:t>I</w:t>
            </w:r>
            <w:r w:rsidR="00467FA8" w:rsidRPr="00467FA8">
              <w:rPr>
                <w:lang w:val="en-GB"/>
              </w:rPr>
              <w:t xml:space="preserve">ntegration and </w:t>
            </w:r>
            <w:r>
              <w:rPr>
                <w:lang w:val="en-GB"/>
              </w:rPr>
              <w:t>C</w:t>
            </w:r>
            <w:r w:rsidR="00467FA8" w:rsidRPr="00467FA8">
              <w:rPr>
                <w:lang w:val="en-GB"/>
              </w:rPr>
              <w:t xml:space="preserve">ontinuous </w:t>
            </w:r>
            <w:r>
              <w:rPr>
                <w:lang w:val="en-GB"/>
              </w:rPr>
              <w:t>D</w:t>
            </w:r>
            <w:r w:rsidR="00467FA8" w:rsidRPr="00467FA8">
              <w:rPr>
                <w:lang w:val="en-GB"/>
              </w:rPr>
              <w:t>elivery</w:t>
            </w:r>
          </w:p>
        </w:tc>
      </w:tr>
      <w:tr w:rsidR="00305181" w:rsidRPr="00DF1275" w:rsidTr="00320C88">
        <w:tc>
          <w:tcPr>
            <w:tcW w:w="1368" w:type="dxa"/>
          </w:tcPr>
          <w:p w:rsidR="00305181" w:rsidRPr="00DF1275" w:rsidRDefault="00305181" w:rsidP="004B39E2">
            <w:pPr>
              <w:rPr>
                <w:rFonts w:eastAsia="Times New Roman"/>
                <w:szCs w:val="24"/>
                <w:lang w:val="en-GB" w:bidi="ar-DZ"/>
              </w:rPr>
            </w:pPr>
            <w:r>
              <w:rPr>
                <w:rFonts w:eastAsia="Times New Roman"/>
                <w:szCs w:val="24"/>
                <w:lang w:val="en-GB" w:bidi="ar-DZ"/>
              </w:rPr>
              <w:t>CN</w:t>
            </w:r>
          </w:p>
        </w:tc>
        <w:tc>
          <w:tcPr>
            <w:tcW w:w="8208" w:type="dxa"/>
          </w:tcPr>
          <w:p w:rsidR="00305181" w:rsidRPr="00DF1275" w:rsidRDefault="00305181" w:rsidP="004B39E2">
            <w:pPr>
              <w:rPr>
                <w:lang w:val="en-GB"/>
              </w:rPr>
            </w:pPr>
            <w:r>
              <w:rPr>
                <w:lang w:val="en-GB"/>
              </w:rPr>
              <w:t>Controller</w:t>
            </w:r>
            <w:r w:rsidR="004650D8">
              <w:rPr>
                <w:lang w:val="en-GB"/>
              </w:rPr>
              <w:t xml:space="preserve"> Node</w:t>
            </w:r>
          </w:p>
        </w:tc>
      </w:tr>
      <w:tr w:rsidR="005C087B" w:rsidRPr="00DF1275" w:rsidTr="00320C88">
        <w:tc>
          <w:tcPr>
            <w:tcW w:w="1368" w:type="dxa"/>
          </w:tcPr>
          <w:p w:rsidR="005C087B" w:rsidRDefault="005C087B" w:rsidP="004B39E2">
            <w:pPr>
              <w:rPr>
                <w:rFonts w:eastAsia="Times New Roman"/>
                <w:szCs w:val="24"/>
                <w:lang w:val="en-GB" w:bidi="ar-DZ"/>
              </w:rPr>
            </w:pPr>
            <w:r>
              <w:rPr>
                <w:rFonts w:eastAsia="Times New Roman"/>
                <w:szCs w:val="24"/>
                <w:lang w:val="en-GB" w:bidi="ar-DZ"/>
              </w:rPr>
              <w:t>ER</w:t>
            </w:r>
          </w:p>
        </w:tc>
        <w:tc>
          <w:tcPr>
            <w:tcW w:w="8208" w:type="dxa"/>
          </w:tcPr>
          <w:p w:rsidR="005C087B" w:rsidRDefault="005C087B" w:rsidP="004B39E2">
            <w:pPr>
              <w:rPr>
                <w:lang w:val="en-GB"/>
              </w:rPr>
            </w:pPr>
            <w:r>
              <w:rPr>
                <w:lang w:val="en-GB"/>
              </w:rPr>
              <w:t>Emergency Response</w:t>
            </w:r>
          </w:p>
        </w:tc>
      </w:tr>
      <w:tr w:rsidR="00305181" w:rsidRPr="00DF1275" w:rsidTr="00320C88">
        <w:tc>
          <w:tcPr>
            <w:tcW w:w="1368" w:type="dxa"/>
          </w:tcPr>
          <w:p w:rsidR="00305181" w:rsidRDefault="00305181" w:rsidP="004B39E2">
            <w:pPr>
              <w:rPr>
                <w:rFonts w:eastAsia="Times New Roman"/>
                <w:szCs w:val="24"/>
                <w:lang w:val="en-GB" w:bidi="ar-DZ"/>
              </w:rPr>
            </w:pPr>
            <w:r>
              <w:rPr>
                <w:rFonts w:eastAsia="Times New Roman"/>
                <w:szCs w:val="24"/>
                <w:lang w:val="en-GB" w:bidi="ar-DZ"/>
              </w:rPr>
              <w:t>GNN</w:t>
            </w:r>
          </w:p>
        </w:tc>
        <w:tc>
          <w:tcPr>
            <w:tcW w:w="8208" w:type="dxa"/>
          </w:tcPr>
          <w:p w:rsidR="00305181" w:rsidRDefault="00305181" w:rsidP="004B39E2">
            <w:pPr>
              <w:rPr>
                <w:lang w:val="en-GB"/>
              </w:rPr>
            </w:pPr>
            <w:r>
              <w:rPr>
                <w:lang w:val="en-GB"/>
              </w:rPr>
              <w:t>Graph Neural Networks</w:t>
            </w:r>
          </w:p>
        </w:tc>
      </w:tr>
      <w:tr w:rsidR="00305181" w:rsidRPr="00DF1275" w:rsidTr="00320C88">
        <w:tc>
          <w:tcPr>
            <w:tcW w:w="1368" w:type="dxa"/>
          </w:tcPr>
          <w:p w:rsidR="00305181" w:rsidRDefault="00305181" w:rsidP="004B39E2">
            <w:pPr>
              <w:rPr>
                <w:rFonts w:eastAsia="Times New Roman"/>
                <w:szCs w:val="24"/>
                <w:lang w:val="en-GB" w:bidi="ar-DZ"/>
              </w:rPr>
            </w:pPr>
            <w:r>
              <w:rPr>
                <w:rFonts w:eastAsia="Times New Roman"/>
                <w:szCs w:val="24"/>
                <w:lang w:val="en-GB" w:bidi="ar-DZ"/>
              </w:rPr>
              <w:t>GUI</w:t>
            </w:r>
          </w:p>
        </w:tc>
        <w:tc>
          <w:tcPr>
            <w:tcW w:w="8208" w:type="dxa"/>
          </w:tcPr>
          <w:p w:rsidR="00305181" w:rsidRDefault="00305181" w:rsidP="004B39E2">
            <w:pPr>
              <w:rPr>
                <w:lang w:val="en-GB"/>
              </w:rPr>
            </w:pPr>
            <w:r>
              <w:rPr>
                <w:lang w:val="en-GB"/>
              </w:rPr>
              <w:t>Graphical User Interface</w:t>
            </w:r>
          </w:p>
        </w:tc>
      </w:tr>
      <w:tr w:rsidR="008755AE" w:rsidRPr="00DF1275" w:rsidTr="00320C88">
        <w:tc>
          <w:tcPr>
            <w:tcW w:w="1368" w:type="dxa"/>
          </w:tcPr>
          <w:p w:rsidR="008755AE" w:rsidRDefault="008755AE" w:rsidP="004B39E2">
            <w:pPr>
              <w:rPr>
                <w:rFonts w:eastAsia="Times New Roman"/>
                <w:szCs w:val="24"/>
                <w:lang w:val="en-GB" w:bidi="ar-DZ"/>
              </w:rPr>
            </w:pPr>
            <w:r>
              <w:rPr>
                <w:rFonts w:eastAsia="Times New Roman"/>
                <w:szCs w:val="24"/>
                <w:lang w:val="en-GB" w:bidi="ar-DZ"/>
              </w:rPr>
              <w:t>IDSA</w:t>
            </w:r>
          </w:p>
        </w:tc>
        <w:tc>
          <w:tcPr>
            <w:tcW w:w="8208" w:type="dxa"/>
          </w:tcPr>
          <w:p w:rsidR="008755AE" w:rsidRDefault="008755AE" w:rsidP="004B39E2">
            <w:pPr>
              <w:rPr>
                <w:lang w:val="en-GB"/>
              </w:rPr>
            </w:pPr>
            <w:r>
              <w:rPr>
                <w:lang w:val="en-GB"/>
              </w:rPr>
              <w:t>Inter-domain Service Automation</w:t>
            </w:r>
          </w:p>
        </w:tc>
      </w:tr>
      <w:tr w:rsidR="00305181" w:rsidRPr="00DF1275" w:rsidTr="00320C88">
        <w:tc>
          <w:tcPr>
            <w:tcW w:w="1368" w:type="dxa"/>
          </w:tcPr>
          <w:p w:rsidR="00305181" w:rsidRPr="00DF1275" w:rsidRDefault="00305181" w:rsidP="004B39E2">
            <w:pPr>
              <w:rPr>
                <w:rFonts w:eastAsia="Times New Roman"/>
                <w:szCs w:val="24"/>
                <w:lang w:val="en-GB" w:bidi="ar-DZ"/>
              </w:rPr>
            </w:pPr>
            <w:r>
              <w:rPr>
                <w:rFonts w:eastAsia="Times New Roman"/>
                <w:szCs w:val="24"/>
                <w:lang w:val="en-GB" w:bidi="ar-DZ"/>
              </w:rPr>
              <w:t>KB</w:t>
            </w:r>
          </w:p>
        </w:tc>
        <w:tc>
          <w:tcPr>
            <w:tcW w:w="8208" w:type="dxa"/>
          </w:tcPr>
          <w:p w:rsidR="00305181" w:rsidRPr="00DF1275" w:rsidRDefault="00305181" w:rsidP="004B39E2">
            <w:pPr>
              <w:rPr>
                <w:lang w:val="en-GB"/>
              </w:rPr>
            </w:pPr>
            <w:r>
              <w:rPr>
                <w:lang w:val="en-GB"/>
              </w:rPr>
              <w:t>Knowledge Base</w:t>
            </w:r>
          </w:p>
        </w:tc>
      </w:tr>
      <w:tr w:rsidR="002F19D3" w:rsidRPr="00DF1275" w:rsidTr="00320C88">
        <w:tc>
          <w:tcPr>
            <w:tcW w:w="1368" w:type="dxa"/>
          </w:tcPr>
          <w:p w:rsidR="002F19D3" w:rsidRDefault="002F19D3" w:rsidP="004B39E2">
            <w:pPr>
              <w:rPr>
                <w:rFonts w:eastAsia="Times New Roman"/>
                <w:szCs w:val="24"/>
                <w:lang w:val="en-GB" w:bidi="ar-DZ"/>
              </w:rPr>
            </w:pPr>
            <w:r>
              <w:rPr>
                <w:rFonts w:eastAsia="Times New Roman"/>
                <w:szCs w:val="24"/>
                <w:lang w:val="en-GB" w:bidi="ar-DZ"/>
              </w:rPr>
              <w:t>KPI</w:t>
            </w:r>
          </w:p>
        </w:tc>
        <w:tc>
          <w:tcPr>
            <w:tcW w:w="8208" w:type="dxa"/>
          </w:tcPr>
          <w:p w:rsidR="002F19D3" w:rsidRDefault="002F19D3" w:rsidP="004B39E2">
            <w:pPr>
              <w:rPr>
                <w:lang w:val="en-GB"/>
              </w:rPr>
            </w:pPr>
            <w:r>
              <w:rPr>
                <w:lang w:val="en-GB"/>
              </w:rPr>
              <w:t>Key Performance Indicator</w:t>
            </w:r>
          </w:p>
        </w:tc>
      </w:tr>
      <w:tr w:rsidR="00467FA8" w:rsidRPr="00DF1275" w:rsidTr="00320C88">
        <w:tc>
          <w:tcPr>
            <w:tcW w:w="1368" w:type="dxa"/>
          </w:tcPr>
          <w:p w:rsidR="00467FA8" w:rsidRDefault="00467FA8" w:rsidP="004B39E2">
            <w:pPr>
              <w:rPr>
                <w:rFonts w:eastAsia="Times New Roman"/>
                <w:szCs w:val="24"/>
                <w:lang w:val="en-GB" w:bidi="ar-DZ"/>
              </w:rPr>
            </w:pPr>
            <w:r>
              <w:rPr>
                <w:rFonts w:eastAsia="Times New Roman"/>
                <w:szCs w:val="24"/>
                <w:lang w:val="en-GB" w:bidi="ar-DZ"/>
              </w:rPr>
              <w:t>LCM</w:t>
            </w:r>
          </w:p>
        </w:tc>
        <w:tc>
          <w:tcPr>
            <w:tcW w:w="8208" w:type="dxa"/>
          </w:tcPr>
          <w:p w:rsidR="00467FA8" w:rsidRDefault="00467FA8" w:rsidP="004B39E2">
            <w:pPr>
              <w:rPr>
                <w:lang w:val="en-GB"/>
              </w:rPr>
            </w:pPr>
            <w:r>
              <w:rPr>
                <w:lang w:val="en-GB"/>
              </w:rPr>
              <w:t>Life Cycle Management</w:t>
            </w:r>
          </w:p>
        </w:tc>
      </w:tr>
      <w:tr w:rsidR="004A737F" w:rsidRPr="00DF1275" w:rsidTr="00320C88">
        <w:tc>
          <w:tcPr>
            <w:tcW w:w="1368" w:type="dxa"/>
          </w:tcPr>
          <w:p w:rsidR="004A737F" w:rsidRDefault="004A737F" w:rsidP="004B39E2">
            <w:pPr>
              <w:rPr>
                <w:rFonts w:eastAsia="Times New Roman"/>
                <w:szCs w:val="24"/>
                <w:lang w:val="en-GB" w:bidi="ar-DZ"/>
              </w:rPr>
            </w:pPr>
            <w:r>
              <w:rPr>
                <w:rFonts w:eastAsia="Times New Roman"/>
                <w:szCs w:val="24"/>
                <w:lang w:val="en-GB" w:bidi="ar-DZ"/>
              </w:rPr>
              <w:t>MIMO</w:t>
            </w:r>
          </w:p>
        </w:tc>
        <w:tc>
          <w:tcPr>
            <w:tcW w:w="8208" w:type="dxa"/>
          </w:tcPr>
          <w:p w:rsidR="004A737F" w:rsidRDefault="004A737F" w:rsidP="004B39E2">
            <w:pPr>
              <w:rPr>
                <w:lang w:val="en-GB"/>
              </w:rPr>
            </w:pPr>
            <w:r>
              <w:rPr>
                <w:lang w:val="en-GB"/>
              </w:rPr>
              <w:t>Multiple Input Multiple Output</w:t>
            </w:r>
          </w:p>
        </w:tc>
      </w:tr>
      <w:tr w:rsidR="004B39E2" w:rsidRPr="00DF1275" w:rsidTr="00320C88">
        <w:tc>
          <w:tcPr>
            <w:tcW w:w="1368" w:type="dxa"/>
          </w:tcPr>
          <w:p w:rsidR="004B39E2" w:rsidRPr="00DF1275" w:rsidRDefault="00127E05" w:rsidP="004B39E2">
            <w:pPr>
              <w:rPr>
                <w:rFonts w:eastAsia="Times New Roman"/>
                <w:szCs w:val="24"/>
                <w:lang w:val="en-GB" w:bidi="ar-DZ"/>
              </w:rPr>
            </w:pPr>
            <w:r w:rsidRPr="00DF1275">
              <w:rPr>
                <w:rFonts w:eastAsia="Times New Roman"/>
                <w:szCs w:val="24"/>
                <w:lang w:val="en-GB" w:bidi="ar-DZ"/>
              </w:rPr>
              <w:t>ML</w:t>
            </w:r>
          </w:p>
        </w:tc>
        <w:tc>
          <w:tcPr>
            <w:tcW w:w="8208" w:type="dxa"/>
          </w:tcPr>
          <w:p w:rsidR="004B39E2" w:rsidRPr="00DF1275" w:rsidRDefault="00127E05" w:rsidP="004B39E2">
            <w:pPr>
              <w:rPr>
                <w:rFonts w:eastAsia="Times New Roman"/>
                <w:szCs w:val="24"/>
                <w:lang w:val="en-GB" w:bidi="ar-DZ"/>
              </w:rPr>
            </w:pPr>
            <w:r w:rsidRPr="00DF1275">
              <w:rPr>
                <w:lang w:val="en-GB"/>
              </w:rPr>
              <w:t>Machine Learning</w:t>
            </w:r>
          </w:p>
        </w:tc>
      </w:tr>
      <w:tr w:rsidR="002F19D3" w:rsidRPr="00DF1275" w:rsidTr="00320C88">
        <w:tc>
          <w:tcPr>
            <w:tcW w:w="1368" w:type="dxa"/>
          </w:tcPr>
          <w:p w:rsidR="002F19D3" w:rsidRPr="00DF1275" w:rsidRDefault="002F19D3" w:rsidP="004B39E2">
            <w:pPr>
              <w:rPr>
                <w:rFonts w:eastAsia="Times New Roman"/>
                <w:szCs w:val="24"/>
                <w:lang w:val="en-GB" w:bidi="ar-DZ"/>
              </w:rPr>
            </w:pPr>
            <w:r>
              <w:rPr>
                <w:rFonts w:eastAsia="Times New Roman"/>
                <w:szCs w:val="24"/>
                <w:lang w:val="en-GB" w:bidi="ar-DZ"/>
              </w:rPr>
              <w:t>MLFO</w:t>
            </w:r>
          </w:p>
        </w:tc>
        <w:tc>
          <w:tcPr>
            <w:tcW w:w="8208" w:type="dxa"/>
          </w:tcPr>
          <w:p w:rsidR="002F19D3" w:rsidRPr="00DF1275" w:rsidRDefault="002F19D3" w:rsidP="004B39E2">
            <w:pPr>
              <w:rPr>
                <w:lang w:val="en-GB"/>
              </w:rPr>
            </w:pPr>
            <w:r>
              <w:rPr>
                <w:lang w:val="en-GB"/>
              </w:rPr>
              <w:t>Machine Learning Function Orchestrator</w:t>
            </w:r>
          </w:p>
        </w:tc>
      </w:tr>
      <w:tr w:rsidR="00350781" w:rsidRPr="00DF1275" w:rsidTr="00320C88">
        <w:tc>
          <w:tcPr>
            <w:tcW w:w="1368" w:type="dxa"/>
          </w:tcPr>
          <w:p w:rsidR="00350781" w:rsidRDefault="00350781" w:rsidP="004B39E2">
            <w:pPr>
              <w:rPr>
                <w:rFonts w:eastAsia="Times New Roman"/>
                <w:szCs w:val="24"/>
                <w:lang w:val="en-GB" w:bidi="ar-DZ"/>
              </w:rPr>
            </w:pPr>
            <w:r>
              <w:rPr>
                <w:rFonts w:eastAsia="Times New Roman"/>
                <w:szCs w:val="24"/>
                <w:lang w:val="en-GB" w:bidi="ar-DZ"/>
              </w:rPr>
              <w:t>mMTC</w:t>
            </w:r>
          </w:p>
        </w:tc>
        <w:tc>
          <w:tcPr>
            <w:tcW w:w="8208" w:type="dxa"/>
          </w:tcPr>
          <w:p w:rsidR="00350781" w:rsidRDefault="00350781" w:rsidP="004B39E2">
            <w:pPr>
              <w:rPr>
                <w:lang w:val="en-GB"/>
              </w:rPr>
            </w:pPr>
            <w:r>
              <w:rPr>
                <w:lang w:val="en-GB"/>
              </w:rPr>
              <w:t xml:space="preserve">Massive Machine Type Communications </w:t>
            </w:r>
          </w:p>
        </w:tc>
      </w:tr>
      <w:tr w:rsidR="00416A73" w:rsidRPr="00DF1275" w:rsidTr="00320C88">
        <w:tc>
          <w:tcPr>
            <w:tcW w:w="1368" w:type="dxa"/>
          </w:tcPr>
          <w:p w:rsidR="00416A73" w:rsidRDefault="00416A73" w:rsidP="004B39E2">
            <w:pPr>
              <w:rPr>
                <w:rFonts w:eastAsia="Times New Roman"/>
                <w:szCs w:val="24"/>
                <w:lang w:val="en-GB" w:bidi="ar-DZ"/>
              </w:rPr>
            </w:pPr>
            <w:r>
              <w:rPr>
                <w:rFonts w:eastAsia="Times New Roman"/>
                <w:szCs w:val="24"/>
                <w:lang w:val="en-GB" w:bidi="ar-DZ"/>
              </w:rPr>
              <w:t>MNO</w:t>
            </w:r>
          </w:p>
        </w:tc>
        <w:tc>
          <w:tcPr>
            <w:tcW w:w="8208" w:type="dxa"/>
          </w:tcPr>
          <w:p w:rsidR="00416A73" w:rsidRDefault="00416A73" w:rsidP="004B39E2">
            <w:pPr>
              <w:rPr>
                <w:lang w:val="en-GB"/>
              </w:rPr>
            </w:pPr>
            <w:r>
              <w:rPr>
                <w:lang w:val="en-GB"/>
              </w:rPr>
              <w:t>Mobile Network Operator</w:t>
            </w:r>
          </w:p>
        </w:tc>
      </w:tr>
      <w:tr w:rsidR="005C087B" w:rsidRPr="00DF1275" w:rsidTr="00320C88">
        <w:tc>
          <w:tcPr>
            <w:tcW w:w="1368" w:type="dxa"/>
          </w:tcPr>
          <w:p w:rsidR="005C087B" w:rsidRDefault="005C087B" w:rsidP="00FC70DA">
            <w:pPr>
              <w:rPr>
                <w:rFonts w:eastAsia="Times New Roman"/>
                <w:szCs w:val="24"/>
                <w:lang w:val="en-GB" w:bidi="ar-DZ"/>
              </w:rPr>
            </w:pPr>
            <w:r>
              <w:rPr>
                <w:rFonts w:eastAsia="Times New Roman"/>
                <w:szCs w:val="24"/>
                <w:lang w:val="en-GB" w:bidi="ar-DZ"/>
              </w:rPr>
              <w:t>NF</w:t>
            </w:r>
          </w:p>
        </w:tc>
        <w:tc>
          <w:tcPr>
            <w:tcW w:w="8208" w:type="dxa"/>
          </w:tcPr>
          <w:p w:rsidR="005C087B" w:rsidRDefault="005C087B" w:rsidP="00FC70DA">
            <w:pPr>
              <w:rPr>
                <w:lang w:val="en-GB"/>
              </w:rPr>
            </w:pPr>
            <w:r>
              <w:rPr>
                <w:lang w:val="en-GB"/>
              </w:rPr>
              <w:t>Network Function</w:t>
            </w:r>
          </w:p>
        </w:tc>
      </w:tr>
      <w:tr w:rsidR="00416A73" w:rsidRPr="00DF1275" w:rsidTr="00320C88">
        <w:tc>
          <w:tcPr>
            <w:tcW w:w="1368" w:type="dxa"/>
          </w:tcPr>
          <w:p w:rsidR="00416A73" w:rsidRDefault="00416A73" w:rsidP="00FC70DA">
            <w:pPr>
              <w:rPr>
                <w:rFonts w:eastAsia="Times New Roman"/>
                <w:szCs w:val="24"/>
                <w:lang w:val="en-GB" w:bidi="ar-DZ"/>
              </w:rPr>
            </w:pPr>
            <w:r>
              <w:rPr>
                <w:rFonts w:eastAsia="Times New Roman"/>
                <w:szCs w:val="24"/>
                <w:lang w:val="en-GB" w:bidi="ar-DZ"/>
              </w:rPr>
              <w:t>OSS</w:t>
            </w:r>
          </w:p>
        </w:tc>
        <w:tc>
          <w:tcPr>
            <w:tcW w:w="8208" w:type="dxa"/>
          </w:tcPr>
          <w:p w:rsidR="00416A73" w:rsidRDefault="00467FA8" w:rsidP="00FC70DA">
            <w:pPr>
              <w:rPr>
                <w:lang w:val="en-GB"/>
              </w:rPr>
            </w:pPr>
            <w:r>
              <w:rPr>
                <w:lang w:val="en-GB"/>
              </w:rPr>
              <w:t>Operational Support S</w:t>
            </w:r>
            <w:r w:rsidR="00416A73" w:rsidRPr="00416A73">
              <w:rPr>
                <w:lang w:val="en-GB"/>
              </w:rPr>
              <w:t>ystem</w:t>
            </w:r>
          </w:p>
        </w:tc>
      </w:tr>
      <w:tr w:rsidR="005C087B" w:rsidRPr="00DF1275" w:rsidTr="00320C88">
        <w:tc>
          <w:tcPr>
            <w:tcW w:w="1368" w:type="dxa"/>
          </w:tcPr>
          <w:p w:rsidR="005C087B" w:rsidRDefault="005C087B" w:rsidP="00FC70DA">
            <w:pPr>
              <w:rPr>
                <w:rFonts w:eastAsia="Times New Roman"/>
                <w:szCs w:val="24"/>
                <w:lang w:val="en-GB" w:bidi="ar-DZ"/>
              </w:rPr>
            </w:pPr>
            <w:r>
              <w:rPr>
                <w:rFonts w:eastAsia="Times New Roman"/>
                <w:szCs w:val="24"/>
                <w:lang w:val="en-GB" w:bidi="ar-DZ"/>
              </w:rPr>
              <w:t>nRT RIC</w:t>
            </w:r>
          </w:p>
        </w:tc>
        <w:tc>
          <w:tcPr>
            <w:tcW w:w="8208" w:type="dxa"/>
          </w:tcPr>
          <w:p w:rsidR="005C087B" w:rsidRPr="004A737F" w:rsidRDefault="005C087B" w:rsidP="00FC70DA">
            <w:pPr>
              <w:rPr>
                <w:lang w:val="en-GB"/>
              </w:rPr>
            </w:pPr>
            <w:r>
              <w:rPr>
                <w:lang w:val="en-GB"/>
              </w:rPr>
              <w:t>Near Real Time RIC</w:t>
            </w:r>
          </w:p>
        </w:tc>
      </w:tr>
      <w:tr w:rsidR="004B39E2" w:rsidRPr="00DF1275" w:rsidTr="00320C88">
        <w:tc>
          <w:tcPr>
            <w:tcW w:w="1368" w:type="dxa"/>
          </w:tcPr>
          <w:p w:rsidR="004B39E2" w:rsidRPr="00DF1275" w:rsidRDefault="00127E05" w:rsidP="004B39E2">
            <w:pPr>
              <w:rPr>
                <w:rFonts w:eastAsia="Times New Roman"/>
                <w:szCs w:val="24"/>
                <w:lang w:val="en-GB" w:bidi="ar-DZ"/>
              </w:rPr>
            </w:pPr>
            <w:r w:rsidRPr="00DF1275">
              <w:rPr>
                <w:rFonts w:eastAsia="Times New Roman"/>
                <w:szCs w:val="24"/>
                <w:lang w:val="en-GB" w:bidi="ar-DZ"/>
              </w:rPr>
              <w:t>QoE</w:t>
            </w:r>
          </w:p>
        </w:tc>
        <w:tc>
          <w:tcPr>
            <w:tcW w:w="8208" w:type="dxa"/>
          </w:tcPr>
          <w:p w:rsidR="004B39E2" w:rsidRPr="00DF1275" w:rsidRDefault="00127E05" w:rsidP="004B39E2">
            <w:pPr>
              <w:rPr>
                <w:rFonts w:eastAsia="Times New Roman"/>
                <w:szCs w:val="24"/>
                <w:lang w:val="en-GB" w:bidi="ar-DZ"/>
              </w:rPr>
            </w:pPr>
            <w:r w:rsidRPr="00DF1275">
              <w:rPr>
                <w:lang w:val="en-GB"/>
              </w:rPr>
              <w:t>Quality of Experience</w:t>
            </w:r>
          </w:p>
        </w:tc>
      </w:tr>
      <w:tr w:rsidR="004B39E2" w:rsidRPr="00DF1275" w:rsidTr="00320C88">
        <w:tc>
          <w:tcPr>
            <w:tcW w:w="1368" w:type="dxa"/>
          </w:tcPr>
          <w:p w:rsidR="004B39E2" w:rsidRPr="00DF1275" w:rsidRDefault="00127E05" w:rsidP="004B39E2">
            <w:pPr>
              <w:rPr>
                <w:rFonts w:eastAsia="Times New Roman"/>
                <w:szCs w:val="24"/>
                <w:lang w:val="en-GB" w:bidi="ar-DZ"/>
              </w:rPr>
            </w:pPr>
            <w:r w:rsidRPr="00DF1275">
              <w:rPr>
                <w:rFonts w:eastAsia="Times New Roman"/>
                <w:szCs w:val="24"/>
                <w:lang w:val="en-GB" w:bidi="ar-DZ"/>
              </w:rPr>
              <w:t>QoS</w:t>
            </w:r>
          </w:p>
        </w:tc>
        <w:tc>
          <w:tcPr>
            <w:tcW w:w="8208" w:type="dxa"/>
          </w:tcPr>
          <w:p w:rsidR="004B39E2" w:rsidRPr="00DF1275" w:rsidRDefault="00127E05" w:rsidP="004B39E2">
            <w:pPr>
              <w:rPr>
                <w:rFonts w:eastAsia="Times New Roman"/>
                <w:szCs w:val="24"/>
                <w:lang w:val="en-GB" w:bidi="ar-DZ"/>
              </w:rPr>
            </w:pPr>
            <w:r w:rsidRPr="00DF1275">
              <w:rPr>
                <w:lang w:val="en-GB"/>
              </w:rPr>
              <w:t>Quality of Service</w:t>
            </w:r>
          </w:p>
        </w:tc>
      </w:tr>
      <w:tr w:rsidR="004B39E2" w:rsidRPr="00DF1275" w:rsidTr="00320C88">
        <w:tc>
          <w:tcPr>
            <w:tcW w:w="1368" w:type="dxa"/>
          </w:tcPr>
          <w:p w:rsidR="004B39E2" w:rsidRPr="00DF1275" w:rsidRDefault="00127E05" w:rsidP="004B39E2">
            <w:pPr>
              <w:rPr>
                <w:rFonts w:eastAsia="Times New Roman"/>
                <w:szCs w:val="24"/>
                <w:lang w:val="en-GB" w:bidi="ar-DZ"/>
              </w:rPr>
            </w:pPr>
            <w:r w:rsidRPr="00DF1275">
              <w:rPr>
                <w:rFonts w:eastAsia="Times New Roman"/>
                <w:szCs w:val="24"/>
                <w:lang w:val="en-GB" w:bidi="ar-DZ"/>
              </w:rPr>
              <w:t>QPaaS</w:t>
            </w:r>
          </w:p>
        </w:tc>
        <w:tc>
          <w:tcPr>
            <w:tcW w:w="8208" w:type="dxa"/>
          </w:tcPr>
          <w:p w:rsidR="004B39E2" w:rsidRPr="00DF1275" w:rsidRDefault="00127E05" w:rsidP="004B39E2">
            <w:pPr>
              <w:rPr>
                <w:rFonts w:eastAsia="Times New Roman"/>
                <w:szCs w:val="24"/>
                <w:lang w:val="en-GB" w:bidi="ar-DZ"/>
              </w:rPr>
            </w:pPr>
            <w:r w:rsidRPr="00DF1275">
              <w:rPr>
                <w:lang w:val="en-GB"/>
              </w:rPr>
              <w:t>Quality of Experience (QoE) Prediction as-a-Service</w:t>
            </w:r>
          </w:p>
        </w:tc>
      </w:tr>
      <w:tr w:rsidR="004A737F" w:rsidRPr="00DF1275" w:rsidTr="00320C88">
        <w:tc>
          <w:tcPr>
            <w:tcW w:w="1368" w:type="dxa"/>
          </w:tcPr>
          <w:p w:rsidR="004A737F" w:rsidRPr="00DF1275" w:rsidRDefault="004A737F" w:rsidP="004B39E2">
            <w:pPr>
              <w:rPr>
                <w:rFonts w:eastAsia="Times New Roman"/>
                <w:szCs w:val="24"/>
                <w:lang w:val="en-GB" w:bidi="ar-DZ"/>
              </w:rPr>
            </w:pPr>
            <w:r>
              <w:rPr>
                <w:rFonts w:eastAsia="Times New Roman"/>
                <w:szCs w:val="24"/>
                <w:lang w:val="en-GB" w:bidi="ar-DZ"/>
              </w:rPr>
              <w:t>RAN</w:t>
            </w:r>
          </w:p>
        </w:tc>
        <w:tc>
          <w:tcPr>
            <w:tcW w:w="8208" w:type="dxa"/>
          </w:tcPr>
          <w:p w:rsidR="004A737F" w:rsidRPr="00DF1275" w:rsidRDefault="004A737F" w:rsidP="004B39E2">
            <w:pPr>
              <w:rPr>
                <w:lang w:val="en-GB"/>
              </w:rPr>
            </w:pPr>
            <w:r>
              <w:rPr>
                <w:lang w:val="en-GB"/>
              </w:rPr>
              <w:t>Radio Access Network</w:t>
            </w:r>
          </w:p>
        </w:tc>
      </w:tr>
      <w:tr w:rsidR="004A737F" w:rsidRPr="00DF1275" w:rsidTr="00320C88">
        <w:tc>
          <w:tcPr>
            <w:tcW w:w="1368" w:type="dxa"/>
          </w:tcPr>
          <w:p w:rsidR="004A737F" w:rsidRPr="00DF1275" w:rsidRDefault="004A737F" w:rsidP="004B39E2">
            <w:pPr>
              <w:rPr>
                <w:rFonts w:eastAsia="Times New Roman"/>
                <w:szCs w:val="24"/>
                <w:lang w:val="en-GB" w:bidi="ar-DZ"/>
              </w:rPr>
            </w:pPr>
            <w:r>
              <w:rPr>
                <w:rFonts w:eastAsia="Times New Roman"/>
                <w:szCs w:val="24"/>
                <w:lang w:val="en-GB" w:bidi="ar-DZ"/>
              </w:rPr>
              <w:t>RIC</w:t>
            </w:r>
          </w:p>
        </w:tc>
        <w:tc>
          <w:tcPr>
            <w:tcW w:w="8208" w:type="dxa"/>
          </w:tcPr>
          <w:p w:rsidR="004A737F" w:rsidRPr="00DF1275" w:rsidRDefault="004A737F" w:rsidP="004B39E2">
            <w:pPr>
              <w:rPr>
                <w:lang w:val="en-GB"/>
              </w:rPr>
            </w:pPr>
            <w:r w:rsidRPr="004A737F">
              <w:rPr>
                <w:lang w:val="en-GB"/>
              </w:rPr>
              <w:t xml:space="preserve">RAN </w:t>
            </w:r>
            <w:r w:rsidR="00EB4298">
              <w:rPr>
                <w:lang w:val="en-GB"/>
              </w:rPr>
              <w:t>I</w:t>
            </w:r>
            <w:r w:rsidRPr="004A737F">
              <w:rPr>
                <w:lang w:val="en-GB"/>
              </w:rPr>
              <w:t>ntelligent Controller</w:t>
            </w:r>
          </w:p>
        </w:tc>
      </w:tr>
      <w:tr w:rsidR="004A737F" w:rsidRPr="00DF1275" w:rsidTr="00320C88">
        <w:tc>
          <w:tcPr>
            <w:tcW w:w="1368" w:type="dxa"/>
          </w:tcPr>
          <w:p w:rsidR="004A737F" w:rsidRPr="00DF1275" w:rsidRDefault="004A737F" w:rsidP="004B39E2">
            <w:pPr>
              <w:rPr>
                <w:rFonts w:eastAsia="Times New Roman"/>
                <w:szCs w:val="24"/>
                <w:lang w:val="en-GB" w:bidi="ar-DZ"/>
              </w:rPr>
            </w:pPr>
            <w:r>
              <w:rPr>
                <w:rFonts w:eastAsia="Times New Roman"/>
                <w:szCs w:val="24"/>
                <w:lang w:val="en-GB" w:bidi="ar-DZ"/>
              </w:rPr>
              <w:lastRenderedPageBreak/>
              <w:t>RSRP</w:t>
            </w:r>
          </w:p>
        </w:tc>
        <w:tc>
          <w:tcPr>
            <w:tcW w:w="8208" w:type="dxa"/>
          </w:tcPr>
          <w:p w:rsidR="004A737F" w:rsidRPr="00DF1275" w:rsidRDefault="004A737F" w:rsidP="004B39E2">
            <w:pPr>
              <w:rPr>
                <w:lang w:val="en-GB"/>
              </w:rPr>
            </w:pPr>
            <w:r>
              <w:rPr>
                <w:lang w:val="en-GB"/>
              </w:rPr>
              <w:t>Reference Signal Received Power</w:t>
            </w:r>
          </w:p>
        </w:tc>
      </w:tr>
      <w:tr w:rsidR="004A737F" w:rsidRPr="00DF1275" w:rsidTr="00320C88">
        <w:tc>
          <w:tcPr>
            <w:tcW w:w="1368" w:type="dxa"/>
          </w:tcPr>
          <w:p w:rsidR="004A737F" w:rsidRDefault="004A737F" w:rsidP="004B39E2">
            <w:pPr>
              <w:rPr>
                <w:rFonts w:eastAsia="Times New Roman"/>
                <w:szCs w:val="24"/>
                <w:lang w:val="en-GB" w:bidi="ar-DZ"/>
              </w:rPr>
            </w:pPr>
            <w:r>
              <w:rPr>
                <w:rFonts w:eastAsia="Times New Roman"/>
                <w:szCs w:val="24"/>
                <w:lang w:val="en-GB" w:bidi="ar-DZ"/>
              </w:rPr>
              <w:t>SINR</w:t>
            </w:r>
          </w:p>
        </w:tc>
        <w:tc>
          <w:tcPr>
            <w:tcW w:w="8208" w:type="dxa"/>
          </w:tcPr>
          <w:p w:rsidR="004A737F" w:rsidRPr="00DF1275" w:rsidRDefault="00EB4298" w:rsidP="004B39E2">
            <w:pPr>
              <w:rPr>
                <w:lang w:val="en-GB"/>
              </w:rPr>
            </w:pPr>
            <w:r>
              <w:rPr>
                <w:lang w:val="en-GB"/>
              </w:rPr>
              <w:t>S</w:t>
            </w:r>
            <w:r w:rsidR="004A737F" w:rsidRPr="004A737F">
              <w:rPr>
                <w:lang w:val="en-GB"/>
              </w:rPr>
              <w:t>ignal-to-</w:t>
            </w:r>
            <w:r>
              <w:rPr>
                <w:lang w:val="en-GB"/>
              </w:rPr>
              <w:t>I</w:t>
            </w:r>
            <w:r w:rsidR="004A737F" w:rsidRPr="004A737F">
              <w:rPr>
                <w:lang w:val="en-GB"/>
              </w:rPr>
              <w:t>nterference-plus-</w:t>
            </w:r>
            <w:r>
              <w:rPr>
                <w:lang w:val="en-GB"/>
              </w:rPr>
              <w:t>N</w:t>
            </w:r>
            <w:r w:rsidR="004A737F" w:rsidRPr="004A737F">
              <w:rPr>
                <w:lang w:val="en-GB"/>
              </w:rPr>
              <w:t xml:space="preserve">oise </w:t>
            </w:r>
            <w:r>
              <w:rPr>
                <w:lang w:val="en-GB"/>
              </w:rPr>
              <w:t>R</w:t>
            </w:r>
            <w:r w:rsidR="004A737F" w:rsidRPr="004A737F">
              <w:rPr>
                <w:lang w:val="en-GB"/>
              </w:rPr>
              <w:t>atio</w:t>
            </w:r>
          </w:p>
        </w:tc>
      </w:tr>
      <w:tr w:rsidR="00467FA8" w:rsidRPr="00DF1275" w:rsidTr="00320C88">
        <w:tc>
          <w:tcPr>
            <w:tcW w:w="1368" w:type="dxa"/>
          </w:tcPr>
          <w:p w:rsidR="00467FA8" w:rsidRDefault="00467FA8" w:rsidP="004B39E2">
            <w:pPr>
              <w:rPr>
                <w:rFonts w:eastAsia="Times New Roman"/>
                <w:szCs w:val="24"/>
                <w:lang w:val="en-GB" w:bidi="ar-DZ"/>
              </w:rPr>
            </w:pPr>
            <w:r>
              <w:rPr>
                <w:rFonts w:eastAsia="Times New Roman"/>
                <w:szCs w:val="24"/>
                <w:lang w:val="en-GB" w:bidi="ar-DZ"/>
              </w:rPr>
              <w:t>SLA</w:t>
            </w:r>
          </w:p>
        </w:tc>
        <w:tc>
          <w:tcPr>
            <w:tcW w:w="8208" w:type="dxa"/>
          </w:tcPr>
          <w:p w:rsidR="00467FA8" w:rsidRPr="004A737F" w:rsidRDefault="00467FA8" w:rsidP="004B39E2">
            <w:pPr>
              <w:rPr>
                <w:lang w:val="en-GB"/>
              </w:rPr>
            </w:pPr>
            <w:r>
              <w:rPr>
                <w:lang w:val="en-GB"/>
              </w:rPr>
              <w:t>Service Level Agreement</w:t>
            </w:r>
          </w:p>
        </w:tc>
      </w:tr>
      <w:tr w:rsidR="00305181" w:rsidRPr="00DF1275" w:rsidTr="00320C88">
        <w:tc>
          <w:tcPr>
            <w:tcW w:w="1368" w:type="dxa"/>
          </w:tcPr>
          <w:p w:rsidR="00305181" w:rsidRPr="00DF1275" w:rsidRDefault="00305181" w:rsidP="004B39E2">
            <w:pPr>
              <w:rPr>
                <w:rFonts w:eastAsia="Times New Roman"/>
                <w:szCs w:val="24"/>
                <w:lang w:val="en-GB" w:bidi="ar-DZ"/>
              </w:rPr>
            </w:pPr>
            <w:r>
              <w:rPr>
                <w:rFonts w:eastAsia="Times New Roman"/>
                <w:szCs w:val="24"/>
                <w:lang w:val="en-GB" w:bidi="ar-DZ"/>
              </w:rPr>
              <w:t>TOSCA</w:t>
            </w:r>
          </w:p>
        </w:tc>
        <w:tc>
          <w:tcPr>
            <w:tcW w:w="8208" w:type="dxa"/>
          </w:tcPr>
          <w:p w:rsidR="00305181" w:rsidRPr="00DF1275" w:rsidRDefault="00305181" w:rsidP="004B39E2">
            <w:pPr>
              <w:rPr>
                <w:lang w:val="en-GB"/>
              </w:rPr>
            </w:pPr>
            <w:r w:rsidRPr="00305181">
              <w:rPr>
                <w:lang w:val="en-GB"/>
              </w:rPr>
              <w:t>Topology and Orchestration Specification for Cloud Applications</w:t>
            </w:r>
          </w:p>
        </w:tc>
      </w:tr>
      <w:tr w:rsidR="00BA6A3F" w:rsidRPr="00DF1275" w:rsidTr="00320C88">
        <w:tc>
          <w:tcPr>
            <w:tcW w:w="1368" w:type="dxa"/>
          </w:tcPr>
          <w:p w:rsidR="00BA6A3F" w:rsidRDefault="00BA6A3F" w:rsidP="004B39E2">
            <w:pPr>
              <w:rPr>
                <w:rFonts w:eastAsia="Times New Roman"/>
                <w:szCs w:val="24"/>
                <w:lang w:val="en-GB" w:bidi="ar-DZ"/>
              </w:rPr>
            </w:pPr>
            <w:r w:rsidRPr="00DF1275">
              <w:rPr>
                <w:sz w:val="22"/>
                <w:szCs w:val="22"/>
                <w:lang w:val="en-GB"/>
              </w:rPr>
              <w:t>URLLC</w:t>
            </w:r>
          </w:p>
        </w:tc>
        <w:tc>
          <w:tcPr>
            <w:tcW w:w="8208" w:type="dxa"/>
          </w:tcPr>
          <w:p w:rsidR="00BA6A3F" w:rsidRPr="00305181" w:rsidRDefault="00BA6A3F" w:rsidP="00BA6A3F">
            <w:pPr>
              <w:rPr>
                <w:lang w:val="en-GB"/>
              </w:rPr>
            </w:pPr>
            <w:r w:rsidRPr="00DF1275">
              <w:rPr>
                <w:sz w:val="22"/>
                <w:szCs w:val="22"/>
                <w:lang w:val="en-GB"/>
              </w:rPr>
              <w:t>Ultra-</w:t>
            </w:r>
            <w:r w:rsidR="00EB4298">
              <w:rPr>
                <w:sz w:val="22"/>
                <w:szCs w:val="22"/>
                <w:lang w:val="en-GB"/>
              </w:rPr>
              <w:t>R</w:t>
            </w:r>
            <w:r w:rsidRPr="00DF1275">
              <w:rPr>
                <w:sz w:val="22"/>
                <w:szCs w:val="22"/>
                <w:lang w:val="en-GB"/>
              </w:rPr>
              <w:t xml:space="preserve">eliable </w:t>
            </w:r>
            <w:r w:rsidR="00EB4298">
              <w:rPr>
                <w:sz w:val="22"/>
                <w:szCs w:val="22"/>
                <w:lang w:val="en-GB"/>
              </w:rPr>
              <w:t>L</w:t>
            </w:r>
            <w:r w:rsidRPr="00DF1275">
              <w:rPr>
                <w:sz w:val="22"/>
                <w:szCs w:val="22"/>
                <w:lang w:val="en-GB"/>
              </w:rPr>
              <w:t>ow-</w:t>
            </w:r>
            <w:r w:rsidR="00EB4298">
              <w:rPr>
                <w:sz w:val="22"/>
                <w:szCs w:val="22"/>
                <w:lang w:val="en-GB"/>
              </w:rPr>
              <w:t>L</w:t>
            </w:r>
            <w:r w:rsidRPr="00DF1275">
              <w:rPr>
                <w:sz w:val="22"/>
                <w:szCs w:val="22"/>
                <w:lang w:val="en-GB"/>
              </w:rPr>
              <w:t xml:space="preserve">atency </w:t>
            </w:r>
            <w:r w:rsidR="00EB4298">
              <w:rPr>
                <w:sz w:val="22"/>
                <w:szCs w:val="22"/>
                <w:lang w:val="en-GB"/>
              </w:rPr>
              <w:t>C</w:t>
            </w:r>
            <w:r w:rsidRPr="00DF1275">
              <w:rPr>
                <w:sz w:val="22"/>
                <w:szCs w:val="22"/>
                <w:lang w:val="en-GB"/>
              </w:rPr>
              <w:t xml:space="preserve">ommunication </w:t>
            </w:r>
          </w:p>
        </w:tc>
      </w:tr>
      <w:tr w:rsidR="002F19D3" w:rsidRPr="00DF1275" w:rsidTr="00320C88">
        <w:tc>
          <w:tcPr>
            <w:tcW w:w="1368" w:type="dxa"/>
          </w:tcPr>
          <w:p w:rsidR="002F19D3" w:rsidRDefault="002F19D3" w:rsidP="004B39E2">
            <w:pPr>
              <w:rPr>
                <w:rFonts w:eastAsia="Times New Roman"/>
                <w:szCs w:val="24"/>
                <w:lang w:val="en-GB" w:bidi="ar-DZ"/>
              </w:rPr>
            </w:pPr>
            <w:r>
              <w:rPr>
                <w:rFonts w:eastAsia="Times New Roman"/>
                <w:szCs w:val="24"/>
                <w:lang w:val="en-GB" w:bidi="ar-DZ"/>
              </w:rPr>
              <w:t>ZSM</w:t>
            </w:r>
          </w:p>
        </w:tc>
        <w:tc>
          <w:tcPr>
            <w:tcW w:w="8208" w:type="dxa"/>
          </w:tcPr>
          <w:p w:rsidR="002F19D3" w:rsidRPr="00305181" w:rsidRDefault="002F19D3" w:rsidP="004B39E2">
            <w:pPr>
              <w:rPr>
                <w:lang w:val="en-GB"/>
              </w:rPr>
            </w:pPr>
            <w:r>
              <w:rPr>
                <w:lang w:val="en-GB"/>
              </w:rPr>
              <w:t>Zero Touch Service Management</w:t>
            </w:r>
          </w:p>
        </w:tc>
      </w:tr>
    </w:tbl>
    <w:p w:rsidR="00467172" w:rsidRPr="00DF1275" w:rsidRDefault="00127E05" w:rsidP="00467172">
      <w:pPr>
        <w:pStyle w:val="Heading1"/>
        <w:rPr>
          <w:lang w:bidi="ar-DZ"/>
        </w:rPr>
      </w:pPr>
      <w:bookmarkStart w:id="106" w:name="_Toc86503500"/>
      <w:r w:rsidRPr="00DF1275">
        <w:rPr>
          <w:lang w:bidi="ar-DZ"/>
        </w:rPr>
        <w:t>Conventions</w:t>
      </w:r>
      <w:bookmarkEnd w:id="106"/>
    </w:p>
    <w:p w:rsidR="00127E05" w:rsidRPr="00DF1275" w:rsidRDefault="00127E05" w:rsidP="00127E05">
      <w:pPr>
        <w:pStyle w:val="Default"/>
        <w:rPr>
          <w:lang w:val="en-GB"/>
        </w:rPr>
      </w:pPr>
      <w:r w:rsidRPr="00DF1275">
        <w:rPr>
          <w:lang w:val="en-GB"/>
        </w:rPr>
        <w:t xml:space="preserve">In this </w:t>
      </w:r>
      <w:r w:rsidR="00EB4298">
        <w:rPr>
          <w:lang w:val="en-GB"/>
        </w:rPr>
        <w:t>Supplement</w:t>
      </w:r>
      <w:r w:rsidRPr="00DF1275">
        <w:rPr>
          <w:lang w:val="en-GB"/>
        </w:rPr>
        <w:t>, in alignment with the conventions of [Supplement 55 to ITU-T Y-</w:t>
      </w:r>
      <w:r w:rsidR="00A25C45">
        <w:rPr>
          <w:lang w:val="en-GB"/>
        </w:rPr>
        <w:t>3170-</w:t>
      </w:r>
      <w:r w:rsidRPr="00DF1275">
        <w:rPr>
          <w:lang w:val="en-GB"/>
        </w:rPr>
        <w:t>series Recommendations]</w:t>
      </w:r>
      <w:r w:rsidR="00A25C45">
        <w:rPr>
          <w:lang w:val="en-GB"/>
        </w:rPr>
        <w:t>,</w:t>
      </w:r>
      <w:r w:rsidRPr="00DF1275">
        <w:rPr>
          <w:lang w:val="en-GB"/>
        </w:rPr>
        <w:t xml:space="preserve"> possible requirements which are derived from a given use case, are classified as follows: </w:t>
      </w:r>
    </w:p>
    <w:p w:rsidR="00127E05" w:rsidRPr="00DF1275" w:rsidRDefault="00127E05" w:rsidP="00127E05">
      <w:pPr>
        <w:pStyle w:val="Default"/>
        <w:spacing w:before="120"/>
        <w:rPr>
          <w:lang w:val="en-GB"/>
        </w:rPr>
      </w:pPr>
      <w:r w:rsidRPr="00DF1275">
        <w:rPr>
          <w:lang w:val="en-GB"/>
        </w:rPr>
        <w:t xml:space="preserve">The keywords "it is critical" indicate a possible requirement which would be necessary to be fulfilled (e.g., by an implementation) and enabled to provide the benefits of the use case. </w:t>
      </w:r>
    </w:p>
    <w:p w:rsidR="00127E05" w:rsidRPr="00DF1275" w:rsidRDefault="00127E05" w:rsidP="00CE7B8E">
      <w:pPr>
        <w:pStyle w:val="Default"/>
        <w:spacing w:before="120"/>
        <w:rPr>
          <w:lang w:val="en-GB"/>
        </w:rPr>
      </w:pPr>
      <w:r w:rsidRPr="00DF1275">
        <w:rPr>
          <w:lang w:val="en-GB"/>
        </w:rPr>
        <w:t xml:space="preserve">The keywords "it is expected" indicate a possible requirement which would be important but not absolutely necessary to be fulfilled (e.g., by an implementation). Thus, this possible requirement would not need to be enabled to provide complete benefits of the use case. </w:t>
      </w:r>
    </w:p>
    <w:p w:rsidR="00127E05" w:rsidRPr="00DF1275" w:rsidRDefault="00127E05" w:rsidP="00127E05">
      <w:pPr>
        <w:pStyle w:val="Default"/>
        <w:spacing w:before="120"/>
        <w:rPr>
          <w:lang w:val="en-GB"/>
        </w:rPr>
      </w:pPr>
      <w:r w:rsidRPr="00DF1275">
        <w:rPr>
          <w:lang w:val="en-GB"/>
        </w:rPr>
        <w:t>The keywords "it is of added value" indicate a possible requirement which would be optional to be fulfilled (e.g., by an implementation), without implying any sense of importance regarding its fulfilment. Thus, this possible requirement would not need to be enabled to provide complete benefits of the use case.</w:t>
      </w:r>
    </w:p>
    <w:p w:rsidR="006258AE" w:rsidRPr="00DF1275" w:rsidRDefault="006258AE" w:rsidP="00127E05">
      <w:pPr>
        <w:pStyle w:val="Default"/>
        <w:spacing w:before="120"/>
        <w:rPr>
          <w:lang w:val="en-GB"/>
        </w:rPr>
      </w:pPr>
    </w:p>
    <w:p w:rsidR="006258AE" w:rsidRPr="00DF1275" w:rsidRDefault="006258AE" w:rsidP="00127E05">
      <w:pPr>
        <w:pStyle w:val="Default"/>
        <w:spacing w:before="120"/>
        <w:rPr>
          <w:lang w:val="en-GB"/>
        </w:rPr>
      </w:pPr>
    </w:p>
    <w:p w:rsidR="00127E05" w:rsidRPr="00DF1275" w:rsidRDefault="00127E05" w:rsidP="00127E05">
      <w:pPr>
        <w:pStyle w:val="Heading1"/>
        <w:rPr>
          <w:lang w:bidi="ar-DZ"/>
        </w:rPr>
      </w:pPr>
      <w:bookmarkStart w:id="107" w:name="_Toc86503501"/>
      <w:r w:rsidRPr="00DF1275">
        <w:rPr>
          <w:lang w:bidi="ar-DZ"/>
        </w:rPr>
        <w:t>Introduction</w:t>
      </w:r>
      <w:bookmarkEnd w:id="107"/>
    </w:p>
    <w:p w:rsidR="00127E05" w:rsidRDefault="00127E05" w:rsidP="00127E05">
      <w:pPr>
        <w:rPr>
          <w:szCs w:val="24"/>
          <w:lang w:val="en-GB"/>
        </w:rPr>
      </w:pPr>
      <w:r w:rsidRPr="00DF1275">
        <w:rPr>
          <w:szCs w:val="24"/>
          <w:lang w:val="en-GB"/>
        </w:rPr>
        <w:t xml:space="preserve">As the demand and expectation of communication networks </w:t>
      </w:r>
      <w:r w:rsidR="002C5C80">
        <w:rPr>
          <w:szCs w:val="24"/>
          <w:lang w:val="en-GB"/>
        </w:rPr>
        <w:t>is growing</w:t>
      </w:r>
      <w:r w:rsidRPr="00DF1275">
        <w:rPr>
          <w:szCs w:val="24"/>
          <w:lang w:val="en-GB"/>
        </w:rPr>
        <w:t xml:space="preserve">, so </w:t>
      </w:r>
      <w:r w:rsidR="004650D8">
        <w:rPr>
          <w:szCs w:val="24"/>
          <w:lang w:val="en-GB"/>
        </w:rPr>
        <w:t>are</w:t>
      </w:r>
      <w:r w:rsidRPr="00DF1275">
        <w:rPr>
          <w:szCs w:val="24"/>
          <w:lang w:val="en-GB"/>
        </w:rPr>
        <w:t xml:space="preserve">user subscription and new service expectation. Network operators must find new ways to address these </w:t>
      </w:r>
      <w:r w:rsidR="002C5C80">
        <w:rPr>
          <w:szCs w:val="24"/>
          <w:lang w:val="en-GB"/>
        </w:rPr>
        <w:t>expectations</w:t>
      </w:r>
      <w:r w:rsidRPr="00DF1275">
        <w:rPr>
          <w:szCs w:val="24"/>
          <w:lang w:val="en-GB"/>
        </w:rPr>
        <w:t xml:space="preserve">while at the same time controlling operational cost. Autonomous networks are those that possess the ability to monitor, operate, recover, heal, protect, optimize, and reconfigure themselves; these are commonly known as the self-* properties. The impact of autonomy on the network </w:t>
      </w:r>
      <w:r w:rsidR="00124FB5">
        <w:rPr>
          <w:szCs w:val="24"/>
          <w:lang w:val="en-GB"/>
        </w:rPr>
        <w:t>touchesmany</w:t>
      </w:r>
      <w:r w:rsidRPr="00DF1275">
        <w:rPr>
          <w:szCs w:val="24"/>
          <w:lang w:val="en-GB"/>
        </w:rPr>
        <w:t xml:space="preserve"> areas including planning, security, audit, inventory, optimisation, orchestration, and quality of experience</w:t>
      </w:r>
      <w:r w:rsidRPr="005F3A4E">
        <w:rPr>
          <w:szCs w:val="24"/>
          <w:lang w:val="en-GB"/>
        </w:rPr>
        <w:t xml:space="preserve">. </w:t>
      </w:r>
      <w:r w:rsidRPr="007B62D0">
        <w:rPr>
          <w:szCs w:val="24"/>
          <w:lang w:val="en-GB"/>
        </w:rPr>
        <w:t xml:space="preserve">In this </w:t>
      </w:r>
      <w:r w:rsidRPr="00E22E17">
        <w:rPr>
          <w:szCs w:val="24"/>
          <w:lang w:val="en-GB"/>
        </w:rPr>
        <w:t xml:space="preserve">context, the </w:t>
      </w:r>
      <w:r w:rsidR="007649F9" w:rsidRPr="007649F9">
        <w:rPr>
          <w:szCs w:val="24"/>
          <w:lang w:val="en-GB"/>
          <w:rPrChange w:id="108" w:author="edit6" w:date="2022-04-28T11:56:00Z">
            <w:rPr>
              <w:szCs w:val="24"/>
              <w:highlight w:val="yellow"/>
              <w:lang w:val="en-GB"/>
            </w:rPr>
          </w:rPrChange>
        </w:rPr>
        <w:t>main concepts behind autonomous networks are exploratory evolution, real-time responsive experimentation and dynamic adaptation.</w:t>
      </w:r>
    </w:p>
    <w:p w:rsidR="00D46AA2" w:rsidRDefault="00711742" w:rsidP="00D46AA2">
      <w:pPr>
        <w:rPr>
          <w:ins w:id="109" w:author="Microsoft Office User" w:date="2022-05-30T12:15:00Z"/>
          <w:i/>
          <w:iCs/>
          <w:szCs w:val="24"/>
          <w:lang w:val="en-GB"/>
        </w:rPr>
      </w:pPr>
      <w:r w:rsidRPr="00315A18">
        <w:rPr>
          <w:i/>
          <w:iCs/>
          <w:szCs w:val="24"/>
          <w:lang w:val="en-GB"/>
        </w:rPr>
        <w:t xml:space="preserve">Editor’s note: Description or references for the three key concepts and </w:t>
      </w:r>
      <w:r w:rsidR="002D45DE" w:rsidRPr="00315A18">
        <w:rPr>
          <w:i/>
          <w:iCs/>
          <w:szCs w:val="24"/>
          <w:lang w:val="en-GB"/>
        </w:rPr>
        <w:t>explanation</w:t>
      </w:r>
      <w:r w:rsidRPr="00315A18">
        <w:rPr>
          <w:i/>
          <w:iCs/>
          <w:szCs w:val="24"/>
          <w:lang w:val="en-GB"/>
        </w:rPr>
        <w:t xml:space="preserve"> of their importance in this document should be provided.</w:t>
      </w:r>
      <w:r w:rsidR="005F3A4E">
        <w:rPr>
          <w:i/>
          <w:iCs/>
          <w:szCs w:val="24"/>
          <w:lang w:val="en-GB"/>
        </w:rPr>
        <w:t xml:space="preserve"> Positioning of these descriptions needs also to be confirmed. </w:t>
      </w:r>
    </w:p>
    <w:p w:rsidR="009008AA" w:rsidRDefault="009008AA" w:rsidP="009008AA">
      <w:pPr>
        <w:rPr>
          <w:ins w:id="110" w:author="Microsoft Office User" w:date="2022-05-30T12:15:00Z"/>
        </w:rPr>
      </w:pPr>
      <w:ins w:id="111" w:author="Microsoft Office User" w:date="2022-05-30T12:18:00Z">
        <w:r>
          <w:t>As defined in clause 3.2.2, c</w:t>
        </w:r>
      </w:ins>
      <w:ins w:id="112" w:author="Microsoft Office User" w:date="2022-05-30T12:15:00Z">
        <w:r w:rsidR="007649F9" w:rsidRPr="007649F9">
          <w:rPr>
            <w:rPrChange w:id="113" w:author="Microsoft Office User" w:date="2022-05-30T12:15:00Z">
              <w:rPr>
                <w:b/>
                <w:bCs/>
              </w:rPr>
            </w:rPrChange>
          </w:rPr>
          <w:t>ontroller is a</w:t>
        </w:r>
        <w:r>
          <w:t xml:space="preserve">workflow [xx], </w:t>
        </w:r>
        <w:commentRangeStart w:id="114"/>
        <w:r>
          <w:t>open loop</w:t>
        </w:r>
        <w:commentRangeEnd w:id="114"/>
        <w:r>
          <w:rPr>
            <w:rStyle w:val="CommentReference"/>
          </w:rPr>
          <w:commentReference w:id="114"/>
        </w:r>
        <w:r>
          <w:t xml:space="preserve"> [xx</w:t>
        </w:r>
        <w:r>
          <w:rPr>
            <w:rStyle w:val="FootnoteReference"/>
          </w:rPr>
          <w:footnoteReference w:id="4"/>
        </w:r>
        <w:r>
          <w:t>], or closed loop [ITU-T Y.3115] composed of moduleswhichcan be developed independently of the system under control before integration into the system under control.Modules may themselves be workflows, open loops, or closed loops</w:t>
        </w:r>
      </w:ins>
      <w:ins w:id="116" w:author="Microsoft Office User" w:date="2022-05-30T12:19:00Z">
        <w:r w:rsidR="006C0234">
          <w:t xml:space="preserve">. </w:t>
        </w:r>
      </w:ins>
    </w:p>
    <w:p w:rsidR="009008AA" w:rsidRPr="006C0234" w:rsidRDefault="009008AA" w:rsidP="00D46AA2">
      <w:pPr>
        <w:rPr>
          <w:ins w:id="117" w:author="Microsoft Office User" w:date="2022-05-30T12:01:00Z"/>
          <w:lang w:val="en-GB" w:eastAsia="ja-JP"/>
          <w:rPrChange w:id="118" w:author="Microsoft Office User" w:date="2022-05-30T12:19:00Z">
            <w:rPr>
              <w:ins w:id="119" w:author="Microsoft Office User" w:date="2022-05-30T12:01:00Z"/>
              <w:b/>
              <w:bCs/>
            </w:rPr>
          </w:rPrChange>
        </w:rPr>
      </w:pPr>
      <w:ins w:id="120" w:author="Microsoft Office User" w:date="2022-05-30T12:17:00Z">
        <w:r>
          <w:rPr>
            <w:lang w:val="en-GB" w:eastAsia="ja-JP"/>
          </w:rPr>
          <w:lastRenderedPageBreak/>
          <w:t>NOTE x</w:t>
        </w:r>
      </w:ins>
      <w:ins w:id="121" w:author="Microsoft Office User" w:date="2022-05-30T12:18:00Z">
        <w:r>
          <w:rPr>
            <w:lang w:val="en-GB" w:eastAsia="ja-JP"/>
          </w:rPr>
          <w:t xml:space="preserve"> - </w:t>
        </w:r>
      </w:ins>
      <w:ins w:id="122" w:author="Microsoft Office User" w:date="2022-05-30T12:17:00Z">
        <w:r>
          <w:rPr>
            <w:lang w:val="en-GB" w:eastAsia="ja-JP"/>
          </w:rPr>
          <w:t xml:space="preserve">examples of </w:t>
        </w:r>
        <w:r>
          <w:t>controllers</w:t>
        </w:r>
        <w:r w:rsidRPr="00045D53">
          <w:t xml:space="preserve"> are </w:t>
        </w:r>
        <w:r>
          <w:t>software modules that</w:t>
        </w:r>
        <w:r w:rsidRPr="00045D53">
          <w:t xml:space="preserve"> address the short term “reactive” needs of the network</w:t>
        </w:r>
        <w:r>
          <w:t>, like monitoring, analysis and optimizations.</w:t>
        </w:r>
      </w:ins>
    </w:p>
    <w:p w:rsidR="00D46AA2" w:rsidRDefault="00D46AA2" w:rsidP="00D46AA2">
      <w:pPr>
        <w:pStyle w:val="Heading3"/>
        <w:numPr>
          <w:ilvl w:val="0"/>
          <w:numId w:val="0"/>
        </w:numPr>
        <w:rPr>
          <w:ins w:id="123" w:author="Microsoft Office User" w:date="2022-05-30T12:06:00Z"/>
          <w:b w:val="0"/>
        </w:rPr>
      </w:pPr>
      <w:ins w:id="124" w:author="Microsoft Office User" w:date="2022-05-30T11:59:00Z">
        <w:r w:rsidRPr="00D46AA2">
          <w:t>ExploratoryEvolution</w:t>
        </w:r>
        <w:r>
          <w:t xml:space="preserve">: </w:t>
        </w:r>
      </w:ins>
      <w:ins w:id="125" w:author="Microsoft Office User" w:date="2022-05-30T12:01:00Z">
        <w:r w:rsidRPr="00F568BD">
          <w:rPr>
            <w:b w:val="0"/>
          </w:rPr>
          <w:t xml:space="preserve">the mechanisms and processes that are required to </w:t>
        </w:r>
        <w:r w:rsidR="007649F9" w:rsidRPr="007649F9">
          <w:rPr>
            <w:b w:val="0"/>
            <w:rPrChange w:id="126" w:author="Microsoft Office User" w:date="2022-05-30T12:10:00Z">
              <w:rPr>
                <w:rFonts w:cs="Times New Roman"/>
                <w:b w:val="0"/>
                <w:bCs w:val="0"/>
                <w:i/>
                <w:iCs/>
                <w:szCs w:val="20"/>
                <w:lang w:val="en-US" w:eastAsia="zh-CN"/>
              </w:rPr>
            </w:rPrChange>
          </w:rPr>
          <w:t>adapt</w:t>
        </w:r>
        <w:r w:rsidRPr="00F568BD">
          <w:rPr>
            <w:b w:val="0"/>
          </w:rPr>
          <w:t xml:space="preserve"> a controller in response to </w:t>
        </w:r>
      </w:ins>
      <w:ins w:id="127" w:author="Microsoft Office User" w:date="2022-05-30T12:05:00Z">
        <w:r>
          <w:rPr>
            <w:b w:val="0"/>
          </w:rPr>
          <w:t xml:space="preserve">changes in </w:t>
        </w:r>
      </w:ins>
      <w:ins w:id="128" w:author="Microsoft Office User" w:date="2022-05-30T12:01:00Z">
        <w:r w:rsidRPr="00F568BD">
          <w:rPr>
            <w:b w:val="0"/>
          </w:rPr>
          <w:t xml:space="preserve">the system or </w:t>
        </w:r>
      </w:ins>
      <w:ins w:id="129" w:author="Microsoft Office User" w:date="2022-05-30T12:05:00Z">
        <w:r>
          <w:rPr>
            <w:b w:val="0"/>
          </w:rPr>
          <w:t>underlay</w:t>
        </w:r>
      </w:ins>
      <w:ins w:id="130" w:author="Microsoft Office User" w:date="2022-05-30T12:10:00Z">
        <w:r w:rsidR="00D54A7E">
          <w:rPr>
            <w:b w:val="0"/>
          </w:rPr>
          <w:t xml:space="preserve">that </w:t>
        </w:r>
      </w:ins>
      <w:ins w:id="131" w:author="Microsoft Office User" w:date="2022-05-30T12:01:00Z">
        <w:r w:rsidRPr="00F568BD">
          <w:rPr>
            <w:b w:val="0"/>
          </w:rPr>
          <w:t>it is operating</w:t>
        </w:r>
      </w:ins>
      <w:ins w:id="132" w:author="Microsoft Office User" w:date="2022-05-30T12:05:00Z">
        <w:r>
          <w:rPr>
            <w:b w:val="0"/>
          </w:rPr>
          <w:t xml:space="preserve"> upon</w:t>
        </w:r>
      </w:ins>
      <w:ins w:id="133" w:author="Microsoft Office User" w:date="2022-05-30T12:01:00Z">
        <w:r w:rsidRPr="00F568BD">
          <w:rPr>
            <w:b w:val="0"/>
          </w:rPr>
          <w:t>.</w:t>
        </w:r>
      </w:ins>
      <w:ins w:id="134" w:author="Microsoft Office User" w:date="2022-05-30T12:09:00Z">
        <w:r w:rsidR="00D54A7E">
          <w:rPr>
            <w:b w:val="0"/>
            <w:bCs w:val="0"/>
          </w:rPr>
          <w:t>D</w:t>
        </w:r>
      </w:ins>
      <w:ins w:id="135" w:author="Microsoft Office User" w:date="2022-05-30T12:06:00Z">
        <w:r w:rsidRPr="00045D53">
          <w:rPr>
            <w:b w:val="0"/>
            <w:bCs w:val="0"/>
          </w:rPr>
          <w:t>ynamic</w:t>
        </w:r>
      </w:ins>
      <w:ins w:id="136" w:author="Microsoft Office User" w:date="2022-05-30T12:09:00Z">
        <w:r w:rsidR="00D54A7E">
          <w:rPr>
            <w:b w:val="0"/>
            <w:bCs w:val="0"/>
          </w:rPr>
          <w:t xml:space="preserve"> changes in</w:t>
        </w:r>
      </w:ins>
      <w:ins w:id="137" w:author="Microsoft Office User" w:date="2022-05-30T12:06:00Z">
        <w:r w:rsidRPr="00045D53">
          <w:rPr>
            <w:b w:val="0"/>
            <w:bCs w:val="0"/>
          </w:rPr>
          <w:t xml:space="preserve"> situation</w:t>
        </w:r>
      </w:ins>
      <w:ins w:id="138" w:author="Microsoft Office User" w:date="2022-05-30T12:07:00Z">
        <w:r>
          <w:rPr>
            <w:b w:val="0"/>
            <w:bCs w:val="0"/>
          </w:rPr>
          <w:t xml:space="preserve">s </w:t>
        </w:r>
      </w:ins>
      <w:ins w:id="139" w:author="Microsoft Office User" w:date="2022-05-30T12:09:00Z">
        <w:r w:rsidR="00D54A7E">
          <w:rPr>
            <w:b w:val="0"/>
            <w:bCs w:val="0"/>
          </w:rPr>
          <w:t>and states may</w:t>
        </w:r>
      </w:ins>
      <w:ins w:id="140" w:author="Microsoft Office User" w:date="2022-05-30T12:07:00Z">
        <w:r>
          <w:rPr>
            <w:b w:val="0"/>
            <w:bCs w:val="0"/>
          </w:rPr>
          <w:t xml:space="preserve"> arise</w:t>
        </w:r>
      </w:ins>
      <w:ins w:id="141" w:author="Microsoft Office User" w:date="2022-05-30T12:06:00Z">
        <w:r w:rsidRPr="00045D53">
          <w:rPr>
            <w:b w:val="0"/>
            <w:bCs w:val="0"/>
          </w:rPr>
          <w:t xml:space="preserve"> in the network, </w:t>
        </w:r>
      </w:ins>
      <w:ins w:id="142" w:author="Microsoft Office User" w:date="2022-05-30T12:09:00Z">
        <w:r w:rsidR="00D54A7E">
          <w:rPr>
            <w:b w:val="0"/>
            <w:bCs w:val="0"/>
          </w:rPr>
          <w:t>which would be</w:t>
        </w:r>
      </w:ins>
      <w:ins w:id="143" w:author="Microsoft Office User" w:date="2022-05-30T12:10:00Z">
        <w:r w:rsidR="00D54A7E">
          <w:rPr>
            <w:b w:val="0"/>
            <w:bCs w:val="0"/>
          </w:rPr>
          <w:t xml:space="preserve"> detected or</w:t>
        </w:r>
      </w:ins>
      <w:ins w:id="144" w:author="Microsoft Office User" w:date="2022-05-30T12:06:00Z">
        <w:r w:rsidRPr="00045D53">
          <w:rPr>
            <w:b w:val="0"/>
            <w:bCs w:val="0"/>
          </w:rPr>
          <w:t>identified via monitoring of</w:t>
        </w:r>
      </w:ins>
      <w:ins w:id="145" w:author="Microsoft Office User" w:date="2022-05-30T12:07:00Z">
        <w:r>
          <w:rPr>
            <w:b w:val="0"/>
            <w:bCs w:val="0"/>
          </w:rPr>
          <w:t xml:space="preserve"> the underlay,</w:t>
        </w:r>
      </w:ins>
      <w:ins w:id="146" w:author="Microsoft Office User" w:date="2022-05-30T12:06:00Z">
        <w:r w:rsidRPr="00045D53">
          <w:rPr>
            <w:b w:val="0"/>
            <w:bCs w:val="0"/>
          </w:rPr>
          <w:t xml:space="preserve"> use cases and/or network KPIs</w:t>
        </w:r>
      </w:ins>
      <w:ins w:id="147" w:author="Microsoft Office User" w:date="2022-05-30T12:09:00Z">
        <w:r w:rsidR="00D54A7E">
          <w:rPr>
            <w:b w:val="0"/>
            <w:bCs w:val="0"/>
          </w:rPr>
          <w:t xml:space="preserve">. </w:t>
        </w:r>
      </w:ins>
      <w:ins w:id="148" w:author="Microsoft Office User" w:date="2022-05-30T12:10:00Z">
        <w:r w:rsidR="00D54A7E">
          <w:rPr>
            <w:b w:val="0"/>
            <w:bCs w:val="0"/>
          </w:rPr>
          <w:t>C</w:t>
        </w:r>
      </w:ins>
      <w:ins w:id="149" w:author="Microsoft Office User" w:date="2022-05-30T12:06:00Z">
        <w:r w:rsidRPr="00045D53">
          <w:rPr>
            <w:b w:val="0"/>
            <w:bCs w:val="0"/>
          </w:rPr>
          <w:t xml:space="preserve">ontrollers </w:t>
        </w:r>
      </w:ins>
      <w:ins w:id="150" w:author="Microsoft Office User" w:date="2022-05-30T12:08:00Z">
        <w:r w:rsidR="00D54A7E">
          <w:rPr>
            <w:b w:val="0"/>
            <w:bCs w:val="0"/>
          </w:rPr>
          <w:t>are</w:t>
        </w:r>
      </w:ins>
      <w:ins w:id="151" w:author="Microsoft Office User" w:date="2022-05-30T12:06:00Z">
        <w:r w:rsidRPr="00045D53">
          <w:rPr>
            <w:b w:val="0"/>
            <w:bCs w:val="0"/>
          </w:rPr>
          <w:t xml:space="preserve"> updated </w:t>
        </w:r>
      </w:ins>
      <w:ins w:id="152" w:author="Microsoft Office User" w:date="2022-05-30T12:08:00Z">
        <w:r w:rsidR="00D54A7E">
          <w:rPr>
            <w:b w:val="0"/>
            <w:bCs w:val="0"/>
          </w:rPr>
          <w:t>(</w:t>
        </w:r>
      </w:ins>
      <w:ins w:id="153" w:author="Microsoft Office User" w:date="2022-05-30T12:06:00Z">
        <w:r w:rsidRPr="00045D53">
          <w:rPr>
            <w:b w:val="0"/>
            <w:bCs w:val="0"/>
          </w:rPr>
          <w:t>evolve</w:t>
        </w:r>
      </w:ins>
      <w:ins w:id="154" w:author="Microsoft Office User" w:date="2022-05-30T12:08:00Z">
        <w:r w:rsidR="00D54A7E">
          <w:rPr>
            <w:b w:val="0"/>
            <w:bCs w:val="0"/>
          </w:rPr>
          <w:t>)</w:t>
        </w:r>
      </w:ins>
      <w:ins w:id="155" w:author="Microsoft Office User" w:date="2022-05-30T12:11:00Z">
        <w:r w:rsidR="00D54A7E">
          <w:rPr>
            <w:b w:val="0"/>
            <w:bCs w:val="0"/>
          </w:rPr>
          <w:t>to</w:t>
        </w:r>
        <w:r w:rsidR="00D54A7E" w:rsidRPr="00045D53">
          <w:rPr>
            <w:b w:val="0"/>
            <w:bCs w:val="0"/>
          </w:rPr>
          <w:t>respond to such changes and solve the situation or task at hand more appropriately</w:t>
        </w:r>
      </w:ins>
      <w:ins w:id="156" w:author="Microsoft Office User" w:date="2022-05-30T12:06:00Z">
        <w:r w:rsidRPr="00045D53">
          <w:rPr>
            <w:b w:val="0"/>
            <w:bCs w:val="0"/>
          </w:rPr>
          <w:t>.</w:t>
        </w:r>
      </w:ins>
    </w:p>
    <w:p w:rsidR="00000000" w:rsidRDefault="00D54A7E">
      <w:pPr>
        <w:pStyle w:val="Heading3"/>
        <w:numPr>
          <w:ilvl w:val="0"/>
          <w:numId w:val="0"/>
        </w:numPr>
        <w:rPr>
          <w:ins w:id="157" w:author="Microsoft Office User" w:date="2022-05-30T11:59:00Z"/>
        </w:rPr>
        <w:pPrChange w:id="158" w:author="Microsoft Office User" w:date="2022-05-30T12:19:00Z">
          <w:pPr>
            <w:pStyle w:val="ListParagraph"/>
            <w:ind w:firstLine="480"/>
          </w:pPr>
        </w:pPrChange>
      </w:pPr>
      <w:ins w:id="159" w:author="Microsoft Office User" w:date="2022-05-30T12:13:00Z">
        <w:r>
          <w:rPr>
            <w:b w:val="0"/>
            <w:bCs w:val="0"/>
          </w:rPr>
          <w:t>NOTE x- Exploratory evolution</w:t>
        </w:r>
      </w:ins>
      <w:ins w:id="160" w:author="Microsoft Office User" w:date="2022-05-30T11:59:00Z">
        <w:r w:rsidR="007649F9" w:rsidRPr="007649F9">
          <w:rPr>
            <w:b w:val="0"/>
            <w:bCs w:val="0"/>
            <w:rPrChange w:id="161" w:author="Microsoft Office User" w:date="2022-05-30T12:02:00Z">
              <w:rPr/>
            </w:rPrChange>
          </w:rPr>
          <w:t xml:space="preserve"> enables creativity to be applied, potentially reducing the role of the human engineer. In this case, evolution may take the form of exploration of alternate techniques or solutions. </w:t>
        </w:r>
      </w:ins>
    </w:p>
    <w:p w:rsidR="006C0234" w:rsidRDefault="00D46AA2" w:rsidP="006C0234">
      <w:pPr>
        <w:pStyle w:val="Heading3"/>
        <w:numPr>
          <w:ilvl w:val="0"/>
          <w:numId w:val="0"/>
        </w:numPr>
        <w:rPr>
          <w:ins w:id="162" w:author="Microsoft Office User" w:date="2022-05-30T12:22:00Z"/>
          <w:b w:val="0"/>
          <w:bCs w:val="0"/>
        </w:rPr>
      </w:pPr>
      <w:ins w:id="163" w:author="Microsoft Office User" w:date="2022-05-30T11:59:00Z">
        <w:r>
          <w:t>Real-Time Responsive</w:t>
        </w:r>
        <w:r w:rsidRPr="006F72DC">
          <w:t xml:space="preserve"> Experimentation</w:t>
        </w:r>
        <w:r>
          <w:t xml:space="preserve">: </w:t>
        </w:r>
      </w:ins>
      <w:ins w:id="164" w:author="Microsoft Office User" w:date="2022-05-30T12:03:00Z">
        <w:r w:rsidRPr="00F568BD">
          <w:rPr>
            <w:b w:val="0"/>
          </w:rPr>
          <w:t>the validation of controllers and the</w:t>
        </w:r>
      </w:ins>
      <w:ins w:id="165" w:author="Microsoft Office User" w:date="2022-05-30T12:21:00Z">
        <w:r w:rsidR="006C0234">
          <w:rPr>
            <w:b w:val="0"/>
          </w:rPr>
          <w:t>ir</w:t>
        </w:r>
      </w:ins>
      <w:ins w:id="166" w:author="Microsoft Office User" w:date="2022-05-30T12:03:00Z">
        <w:r w:rsidRPr="00F568BD">
          <w:rPr>
            <w:b w:val="0"/>
          </w:rPr>
          <w:t xml:space="preserve"> logic</w:t>
        </w:r>
      </w:ins>
      <w:ins w:id="167" w:author="Microsoft Office User" w:date="2022-05-30T12:22:00Z">
        <w:r w:rsidR="006C0234">
          <w:rPr>
            <w:b w:val="0"/>
          </w:rPr>
          <w:t xml:space="preserve">, </w:t>
        </w:r>
      </w:ins>
      <w:ins w:id="168" w:author="Microsoft Office User" w:date="2022-05-30T11:59:00Z">
        <w:r w:rsidR="007649F9" w:rsidRPr="007649F9">
          <w:rPr>
            <w:b w:val="0"/>
            <w:bCs w:val="0"/>
            <w:rPrChange w:id="169" w:author="Microsoft Office User" w:date="2022-05-30T12:22:00Z">
              <w:rPr>
                <w:rFonts w:cs="Times New Roman"/>
                <w:b w:val="0"/>
                <w:bCs w:val="0"/>
                <w:szCs w:val="20"/>
                <w:lang w:val="en-US" w:eastAsia="zh-CN"/>
              </w:rPr>
            </w:rPrChange>
          </w:rPr>
          <w:t>using simulated and</w:t>
        </w:r>
      </w:ins>
      <w:ins w:id="170" w:author="Microsoft Office User" w:date="2022-05-30T12:22:00Z">
        <w:r w:rsidR="006C0234">
          <w:rPr>
            <w:b w:val="0"/>
            <w:bCs w:val="0"/>
          </w:rPr>
          <w:t>/or</w:t>
        </w:r>
      </w:ins>
      <w:ins w:id="171" w:author="Microsoft Office User" w:date="2022-05-30T11:59:00Z">
        <w:r w:rsidR="007649F9" w:rsidRPr="007649F9">
          <w:rPr>
            <w:b w:val="0"/>
            <w:bCs w:val="0"/>
            <w:rPrChange w:id="172" w:author="Microsoft Office User" w:date="2022-05-30T12:22:00Z">
              <w:rPr>
                <w:rFonts w:cs="Times New Roman"/>
                <w:b w:val="0"/>
                <w:bCs w:val="0"/>
                <w:szCs w:val="20"/>
                <w:lang w:val="en-US" w:eastAsia="zh-CN"/>
              </w:rPr>
            </w:rPrChange>
          </w:rPr>
          <w:t xml:space="preserve"> real data. </w:t>
        </w:r>
      </w:ins>
    </w:p>
    <w:p w:rsidR="00000000" w:rsidRDefault="006C0234">
      <w:pPr>
        <w:pStyle w:val="Heading3"/>
        <w:numPr>
          <w:ilvl w:val="0"/>
          <w:numId w:val="0"/>
        </w:numPr>
        <w:rPr>
          <w:ins w:id="173" w:author="Microsoft Office User" w:date="2022-05-30T11:59:00Z"/>
        </w:rPr>
        <w:pPrChange w:id="174" w:author="Microsoft Office User" w:date="2022-05-30T12:25:00Z">
          <w:pPr>
            <w:pStyle w:val="ListParagraph"/>
            <w:ind w:firstLine="480"/>
          </w:pPr>
        </w:pPrChange>
      </w:pPr>
      <w:ins w:id="175" w:author="Microsoft Office User" w:date="2022-05-30T12:22:00Z">
        <w:r>
          <w:rPr>
            <w:b w:val="0"/>
            <w:bCs w:val="0"/>
          </w:rPr>
          <w:t xml:space="preserve">NOTE x </w:t>
        </w:r>
      </w:ins>
      <w:ins w:id="176" w:author="Microsoft Office User" w:date="2022-05-30T12:23:00Z">
        <w:r>
          <w:rPr>
            <w:b w:val="0"/>
            <w:bCs w:val="0"/>
          </w:rPr>
          <w:t>–Controllers ma</w:t>
        </w:r>
      </w:ins>
      <w:ins w:id="177" w:author="Microsoft Office User" w:date="2022-05-30T12:24:00Z">
        <w:r>
          <w:rPr>
            <w:b w:val="0"/>
            <w:bCs w:val="0"/>
          </w:rPr>
          <w:t xml:space="preserve">y be tested </w:t>
        </w:r>
        <w:r w:rsidR="003739A9">
          <w:rPr>
            <w:b w:val="0"/>
            <w:bCs w:val="0"/>
          </w:rPr>
          <w:t>using testing tools, data generators or real data from the underlay.A</w:t>
        </w:r>
      </w:ins>
      <w:ins w:id="178" w:author="Microsoft Office User" w:date="2022-05-30T11:59:00Z">
        <w:r w:rsidR="007649F9" w:rsidRPr="007649F9">
          <w:rPr>
            <w:b w:val="0"/>
            <w:bCs w:val="0"/>
            <w:rPrChange w:id="179" w:author="Microsoft Office User" w:date="2022-05-30T12:22:00Z">
              <w:rPr/>
            </w:rPrChange>
          </w:rPr>
          <w:t xml:space="preserve"> comparison of the results of such exploration and </w:t>
        </w:r>
      </w:ins>
      <w:ins w:id="180" w:author="Microsoft Office User" w:date="2022-05-30T12:23:00Z">
        <w:r>
          <w:rPr>
            <w:b w:val="0"/>
            <w:bCs w:val="0"/>
          </w:rPr>
          <w:t xml:space="preserve">selection of </w:t>
        </w:r>
      </w:ins>
      <w:ins w:id="181" w:author="Microsoft Office User" w:date="2022-05-30T11:59:00Z">
        <w:r w:rsidR="007649F9" w:rsidRPr="007649F9">
          <w:rPr>
            <w:b w:val="0"/>
            <w:bCs w:val="0"/>
            <w:rPrChange w:id="182" w:author="Microsoft Office User" w:date="2022-05-30T12:22:00Z">
              <w:rPr/>
            </w:rPrChange>
          </w:rPr>
          <w:t xml:space="preserve">the best variation of the solution or approach may be </w:t>
        </w:r>
      </w:ins>
      <w:ins w:id="183" w:author="Microsoft Office User" w:date="2022-05-30T12:23:00Z">
        <w:r>
          <w:rPr>
            <w:b w:val="0"/>
            <w:bCs w:val="0"/>
          </w:rPr>
          <w:t>donebefore</w:t>
        </w:r>
      </w:ins>
      <w:ins w:id="184" w:author="Microsoft Office User" w:date="2022-05-30T11:59:00Z">
        <w:r w:rsidR="007649F9" w:rsidRPr="007649F9">
          <w:rPr>
            <w:b w:val="0"/>
            <w:bCs w:val="0"/>
            <w:rPrChange w:id="185" w:author="Microsoft Office User" w:date="2022-05-30T12:22:00Z">
              <w:rPr/>
            </w:rPrChange>
          </w:rPr>
          <w:t xml:space="preserve"> deployment</w:t>
        </w:r>
      </w:ins>
      <w:ins w:id="186" w:author="Microsoft Office User" w:date="2022-05-30T12:24:00Z">
        <w:r w:rsidR="003739A9">
          <w:rPr>
            <w:b w:val="0"/>
            <w:bCs w:val="0"/>
          </w:rPr>
          <w:t xml:space="preserve"> of controllers in the </w:t>
        </w:r>
      </w:ins>
      <w:ins w:id="187" w:author="Microsoft Office User" w:date="2022-05-30T12:25:00Z">
        <w:r w:rsidR="003739A9">
          <w:rPr>
            <w:b w:val="0"/>
            <w:bCs w:val="0"/>
          </w:rPr>
          <w:t>network</w:t>
        </w:r>
      </w:ins>
      <w:ins w:id="188" w:author="Microsoft Office User" w:date="2022-05-30T11:59:00Z">
        <w:r w:rsidR="007649F9" w:rsidRPr="007649F9">
          <w:rPr>
            <w:b w:val="0"/>
            <w:bCs w:val="0"/>
            <w:rPrChange w:id="189" w:author="Microsoft Office User" w:date="2022-05-30T12:22:00Z">
              <w:rPr/>
            </w:rPrChange>
          </w:rPr>
          <w:t xml:space="preserve">. </w:t>
        </w:r>
      </w:ins>
      <w:ins w:id="190" w:author="Microsoft Office User" w:date="2022-05-30T12:23:00Z">
        <w:r>
          <w:rPr>
            <w:b w:val="0"/>
            <w:bCs w:val="0"/>
          </w:rPr>
          <w:t>T</w:t>
        </w:r>
      </w:ins>
      <w:ins w:id="191" w:author="Microsoft Office User" w:date="2022-05-30T11:59:00Z">
        <w:r w:rsidR="007649F9" w:rsidRPr="007649F9">
          <w:rPr>
            <w:b w:val="0"/>
            <w:bCs w:val="0"/>
            <w:rPrChange w:id="192" w:author="Microsoft Office User" w:date="2022-05-30T12:22:00Z">
              <w:rPr/>
            </w:rPrChange>
          </w:rPr>
          <w:t>his may be a continuous process</w:t>
        </w:r>
      </w:ins>
      <w:ins w:id="193" w:author="Microsoft Office User" w:date="2022-05-30T12:23:00Z">
        <w:r>
          <w:rPr>
            <w:b w:val="0"/>
            <w:bCs w:val="0"/>
          </w:rPr>
          <w:t xml:space="preserve"> based on monitoring and </w:t>
        </w:r>
      </w:ins>
      <w:ins w:id="194" w:author="Microsoft Office User" w:date="2022-05-30T12:25:00Z">
        <w:r w:rsidR="003739A9">
          <w:rPr>
            <w:b w:val="0"/>
            <w:bCs w:val="0"/>
          </w:rPr>
          <w:t>optimization</w:t>
        </w:r>
      </w:ins>
      <w:ins w:id="195" w:author="Microsoft Office User" w:date="2022-05-30T12:23:00Z">
        <w:r>
          <w:rPr>
            <w:b w:val="0"/>
            <w:bCs w:val="0"/>
          </w:rPr>
          <w:t xml:space="preserve"> of deployed controllers</w:t>
        </w:r>
      </w:ins>
      <w:ins w:id="196" w:author="Microsoft Office User" w:date="2022-05-30T12:25:00Z">
        <w:r w:rsidR="003739A9">
          <w:rPr>
            <w:b w:val="0"/>
            <w:bCs w:val="0"/>
          </w:rPr>
          <w:t xml:space="preserve"> in the underlay.</w:t>
        </w:r>
      </w:ins>
    </w:p>
    <w:p w:rsidR="00D46AA2" w:rsidRPr="00F568BD" w:rsidRDefault="00D46AA2" w:rsidP="00D46AA2">
      <w:pPr>
        <w:pStyle w:val="Heading3"/>
        <w:numPr>
          <w:ilvl w:val="0"/>
          <w:numId w:val="0"/>
        </w:numPr>
        <w:jc w:val="both"/>
        <w:rPr>
          <w:ins w:id="197" w:author="Microsoft Office User" w:date="2022-05-30T12:02:00Z"/>
          <w:b w:val="0"/>
          <w:bCs w:val="0"/>
        </w:rPr>
      </w:pPr>
      <w:ins w:id="198" w:author="Microsoft Office User" w:date="2022-05-30T11:59:00Z">
        <w:r>
          <w:t xml:space="preserve">Dynamic </w:t>
        </w:r>
        <w:r w:rsidRPr="00774178">
          <w:t>Adapt</w:t>
        </w:r>
        <w:r>
          <w:t xml:space="preserve">ation: </w:t>
        </w:r>
      </w:ins>
      <w:ins w:id="199" w:author="Microsoft Office User" w:date="2022-05-30T12:02:00Z">
        <w:r w:rsidRPr="00F568BD">
          <w:rPr>
            <w:b w:val="0"/>
          </w:rPr>
          <w:t xml:space="preserve">the </w:t>
        </w:r>
      </w:ins>
      <w:ins w:id="200" w:author="Microsoft Office User" w:date="2022-05-30T12:26:00Z">
        <w:r w:rsidR="003739A9">
          <w:rPr>
            <w:b w:val="0"/>
            <w:i/>
            <w:iCs/>
          </w:rPr>
          <w:t>integration</w:t>
        </w:r>
      </w:ins>
      <w:ins w:id="201" w:author="Microsoft Office User" w:date="2022-05-30T12:02:00Z">
        <w:r w:rsidRPr="00F568BD">
          <w:rPr>
            <w:b w:val="0"/>
          </w:rPr>
          <w:t xml:space="preserve"> of adapted </w:t>
        </w:r>
      </w:ins>
      <w:ins w:id="202" w:author="Microsoft Office User" w:date="2022-05-30T12:27:00Z">
        <w:r w:rsidR="001D268B">
          <w:rPr>
            <w:b w:val="0"/>
          </w:rPr>
          <w:t xml:space="preserve">and validated </w:t>
        </w:r>
      </w:ins>
      <w:ins w:id="203" w:author="Microsoft Office User" w:date="2022-05-30T12:02:00Z">
        <w:r w:rsidRPr="00F568BD">
          <w:rPr>
            <w:b w:val="0"/>
          </w:rPr>
          <w:t xml:space="preserve">controllers to </w:t>
        </w:r>
      </w:ins>
      <w:ins w:id="204" w:author="Microsoft Office User" w:date="2022-05-30T12:26:00Z">
        <w:r w:rsidR="003739A9">
          <w:rPr>
            <w:b w:val="0"/>
          </w:rPr>
          <w:t>underlays</w:t>
        </w:r>
      </w:ins>
      <w:ins w:id="205" w:author="Microsoft Office User" w:date="2022-05-30T12:27:00Z">
        <w:r w:rsidR="001D268B">
          <w:rPr>
            <w:b w:val="0"/>
          </w:rPr>
          <w:t>.</w:t>
        </w:r>
      </w:ins>
    </w:p>
    <w:p w:rsidR="00000000" w:rsidRDefault="002F42FB">
      <w:pPr>
        <w:spacing w:before="0" w:after="200" w:line="276" w:lineRule="auto"/>
        <w:rPr>
          <w:lang w:val="en-GB"/>
          <w:rPrChange w:id="206" w:author="Microsoft Office User" w:date="2022-05-30T12:26:00Z">
            <w:rPr>
              <w:i/>
              <w:iCs/>
              <w:szCs w:val="24"/>
              <w:lang w:val="en-GB"/>
            </w:rPr>
          </w:rPrChange>
        </w:rPr>
        <w:pPrChange w:id="207" w:author="Microsoft Office User" w:date="2022-05-30T12:26:00Z">
          <w:pPr/>
        </w:pPrChange>
      </w:pPr>
    </w:p>
    <w:p w:rsidR="00431A56" w:rsidRDefault="002C5C80" w:rsidP="00431A56">
      <w:pPr>
        <w:rPr>
          <w:szCs w:val="24"/>
        </w:rPr>
      </w:pPr>
      <w:r>
        <w:rPr>
          <w:szCs w:val="24"/>
          <w:lang w:val="en-GB"/>
        </w:rPr>
        <w:t>T</w:t>
      </w:r>
      <w:r w:rsidR="00127E05" w:rsidRPr="00DF1275">
        <w:rPr>
          <w:szCs w:val="24"/>
          <w:lang w:val="en-GB"/>
        </w:rPr>
        <w:t xml:space="preserve">his </w:t>
      </w:r>
      <w:r>
        <w:rPr>
          <w:szCs w:val="24"/>
          <w:lang w:val="en-GB"/>
        </w:rPr>
        <w:t xml:space="preserve">Supplementprovides </w:t>
      </w:r>
      <w:r w:rsidR="00127E05" w:rsidRPr="00DF1275">
        <w:rPr>
          <w:szCs w:val="24"/>
          <w:lang w:val="en-GB"/>
        </w:rPr>
        <w:t xml:space="preserve">various types of use cases including those which are directly describing various autonomous behaviours and those which describe the applications which benefit from them. </w:t>
      </w:r>
      <w:r w:rsidR="00124FB5" w:rsidRPr="00E22E17">
        <w:rPr>
          <w:szCs w:val="24"/>
          <w:lang w:val="en-GB"/>
        </w:rPr>
        <w:t xml:space="preserve">The analysis </w:t>
      </w:r>
      <w:r w:rsidR="00127E05" w:rsidRPr="00E72349">
        <w:rPr>
          <w:szCs w:val="24"/>
          <w:lang w:val="en-GB"/>
        </w:rPr>
        <w:t>of use cases include</w:t>
      </w:r>
      <w:r w:rsidR="00124FB5" w:rsidRPr="00E72349">
        <w:rPr>
          <w:szCs w:val="24"/>
          <w:lang w:val="en-GB"/>
        </w:rPr>
        <w:t>s</w:t>
      </w:r>
      <w:r w:rsidR="00124FB5" w:rsidRPr="00E22E17">
        <w:rPr>
          <w:szCs w:val="24"/>
          <w:lang w:val="en-GB"/>
        </w:rPr>
        <w:t xml:space="preserve">the </w:t>
      </w:r>
      <w:r w:rsidR="00127E05" w:rsidRPr="00CE7B8E">
        <w:rPr>
          <w:szCs w:val="24"/>
          <w:lang w:val="en-GB"/>
        </w:rPr>
        <w:t xml:space="preserve">study </w:t>
      </w:r>
      <w:r w:rsidR="00124FB5" w:rsidRPr="00CE7B8E">
        <w:rPr>
          <w:szCs w:val="24"/>
          <w:lang w:val="en-GB"/>
        </w:rPr>
        <w:t xml:space="preserve">of </w:t>
      </w:r>
      <w:r w:rsidR="00127E05" w:rsidRPr="00CE7B8E">
        <w:rPr>
          <w:szCs w:val="24"/>
          <w:lang w:val="en-GB"/>
        </w:rPr>
        <w:t xml:space="preserve">the </w:t>
      </w:r>
      <w:r w:rsidR="00606995" w:rsidRPr="00CE7B8E">
        <w:rPr>
          <w:szCs w:val="24"/>
          <w:lang w:val="en-GB"/>
        </w:rPr>
        <w:t xml:space="preserve">relations </w:t>
      </w:r>
      <w:r w:rsidR="00127E05" w:rsidRPr="00CE7B8E">
        <w:rPr>
          <w:szCs w:val="24"/>
          <w:lang w:val="en-GB"/>
        </w:rPr>
        <w:t xml:space="preserve">to the </w:t>
      </w:r>
      <w:r w:rsidR="00711742" w:rsidRPr="00CE7B8E">
        <w:rPr>
          <w:szCs w:val="24"/>
          <w:lang w:val="en-GB"/>
        </w:rPr>
        <w:t xml:space="preserve">three </w:t>
      </w:r>
      <w:r w:rsidR="00127E05" w:rsidRPr="00CE7B8E">
        <w:rPr>
          <w:szCs w:val="24"/>
          <w:lang w:val="en-GB"/>
        </w:rPr>
        <w:t>key concepts</w:t>
      </w:r>
      <w:r w:rsidR="00124FB5">
        <w:rPr>
          <w:szCs w:val="24"/>
          <w:lang w:val="en-GB"/>
        </w:rPr>
        <w:t>as well as the</w:t>
      </w:r>
      <w:r w:rsidR="00127E05" w:rsidRPr="00DF1275">
        <w:rPr>
          <w:szCs w:val="24"/>
          <w:lang w:val="en-GB"/>
        </w:rPr>
        <w:t xml:space="preserve"> deriv</w:t>
      </w:r>
      <w:r w:rsidR="00124FB5">
        <w:rPr>
          <w:szCs w:val="24"/>
          <w:lang w:val="en-GB"/>
        </w:rPr>
        <w:t xml:space="preserve">ation ofpossible </w:t>
      </w:r>
      <w:r w:rsidR="00127E05" w:rsidRPr="00DF1275">
        <w:rPr>
          <w:szCs w:val="24"/>
          <w:lang w:val="en-GB"/>
        </w:rPr>
        <w:t xml:space="preserve">requirements and </w:t>
      </w:r>
      <w:r w:rsidR="00124FB5">
        <w:rPr>
          <w:szCs w:val="24"/>
          <w:lang w:val="en-GB"/>
        </w:rPr>
        <w:t>their</w:t>
      </w:r>
      <w:r w:rsidR="00127E05" w:rsidRPr="00DF1275">
        <w:rPr>
          <w:szCs w:val="24"/>
          <w:lang w:val="en-GB"/>
        </w:rPr>
        <w:t xml:space="preserve"> classif</w:t>
      </w:r>
      <w:r w:rsidR="00124FB5">
        <w:rPr>
          <w:szCs w:val="24"/>
          <w:lang w:val="en-GB"/>
        </w:rPr>
        <w:t>ication</w:t>
      </w:r>
      <w:r w:rsidR="00711742">
        <w:rPr>
          <w:szCs w:val="24"/>
          <w:lang w:val="en-GB"/>
        </w:rPr>
        <w:t xml:space="preserve"> according to the conve</w:t>
      </w:r>
      <w:r w:rsidR="002D45DE">
        <w:rPr>
          <w:szCs w:val="24"/>
          <w:lang w:val="en-GB"/>
        </w:rPr>
        <w:t>ntions in Clause 5</w:t>
      </w:r>
      <w:r w:rsidR="00127E05" w:rsidRPr="00DF1275">
        <w:rPr>
          <w:szCs w:val="24"/>
          <w:lang w:val="en-GB"/>
        </w:rPr>
        <w:t xml:space="preserve">. </w:t>
      </w:r>
    </w:p>
    <w:p w:rsidR="00431A56" w:rsidRPr="002F047A" w:rsidRDefault="00E72349" w:rsidP="00127E05">
      <w:pPr>
        <w:rPr>
          <w:szCs w:val="24"/>
        </w:rPr>
      </w:pPr>
      <w:r w:rsidRPr="00E72349">
        <w:rPr>
          <w:szCs w:val="24"/>
        </w:rPr>
        <w:t>Where appropriate,</w:t>
      </w:r>
      <w:r w:rsidRPr="00F13F2C">
        <w:rPr>
          <w:szCs w:val="24"/>
        </w:rPr>
        <w:t xml:space="preserve"> a</w:t>
      </w:r>
      <w:r w:rsidR="00431A56" w:rsidRPr="00E72349">
        <w:rPr>
          <w:szCs w:val="24"/>
        </w:rPr>
        <w:t>ctor-interaction diagrams and component specific figures are provided</w:t>
      </w:r>
      <w:del w:id="208" w:author="Vishnu Ram" w:date="2022-05-02T11:57:00Z">
        <w:r w:rsidR="00431A56" w:rsidRPr="00E72349" w:rsidDel="00264744">
          <w:rPr>
            <w:szCs w:val="24"/>
          </w:rPr>
          <w:delText xml:space="preserve"> for</w:delText>
        </w:r>
      </w:del>
      <w:r w:rsidR="00431A56" w:rsidRPr="00CE7B8E">
        <w:rPr>
          <w:szCs w:val="24"/>
        </w:rPr>
        <w:t xml:space="preserve">, which may help </w:t>
      </w:r>
      <w:r w:rsidRPr="00CE7B8E">
        <w:rPr>
          <w:szCs w:val="24"/>
        </w:rPr>
        <w:t>further analysis during later stages</w:t>
      </w:r>
      <w:r w:rsidR="00431A56" w:rsidRPr="00E72349">
        <w:rPr>
          <w:szCs w:val="24"/>
        </w:rPr>
        <w:t>.</w:t>
      </w:r>
    </w:p>
    <w:p w:rsidR="00B03873" w:rsidRPr="002F047A" w:rsidRDefault="00B03873" w:rsidP="00B03873">
      <w:pPr>
        <w:rPr>
          <w:i/>
          <w:iCs/>
          <w:szCs w:val="24"/>
          <w:lang w:val="en-GB"/>
        </w:rPr>
      </w:pPr>
      <w:r w:rsidRPr="002F047A">
        <w:rPr>
          <w:i/>
          <w:iCs/>
          <w:szCs w:val="24"/>
          <w:lang w:val="en-GB"/>
        </w:rPr>
        <w:t>Editor’s note : we need to describe actors.</w:t>
      </w:r>
    </w:p>
    <w:p w:rsidR="00173BCF" w:rsidRDefault="00173BCF" w:rsidP="00173BCF">
      <w:pPr>
        <w:pStyle w:val="Heading1"/>
        <w:rPr>
          <w:lang w:bidi="ar-DZ"/>
        </w:rPr>
      </w:pPr>
      <w:bookmarkStart w:id="209" w:name="_Toc86503244"/>
      <w:bookmarkStart w:id="210" w:name="_Toc86503502"/>
      <w:r w:rsidRPr="00DF1275">
        <w:rPr>
          <w:lang w:bidi="ar-DZ"/>
        </w:rPr>
        <w:t>Use cases</w:t>
      </w:r>
      <w:bookmarkEnd w:id="209"/>
      <w:bookmarkEnd w:id="210"/>
      <w:r w:rsidR="0042737D">
        <w:rPr>
          <w:lang w:bidi="ar-DZ"/>
        </w:rPr>
        <w:t xml:space="preserve"> and requirements</w:t>
      </w:r>
    </w:p>
    <w:p w:rsidR="00E72349" w:rsidRDefault="00F13F2C" w:rsidP="00E72349">
      <w:pPr>
        <w:rPr>
          <w:ins w:id="211" w:author="Vishnu Ram" w:date="2022-05-02T11:56:00Z"/>
          <w:i/>
          <w:iCs/>
          <w:szCs w:val="24"/>
          <w:lang w:val="en-GB"/>
        </w:rPr>
      </w:pPr>
      <w:ins w:id="212" w:author="edit6" w:date="2022-04-28T12:05:00Z">
        <w:r w:rsidRPr="002F047A">
          <w:rPr>
            <w:i/>
            <w:iCs/>
            <w:szCs w:val="24"/>
            <w:lang w:val="en-GB"/>
          </w:rPr>
          <w:t>Editor’s note : Define the use case categories.</w:t>
        </w:r>
      </w:ins>
    </w:p>
    <w:p w:rsidR="00264744" w:rsidRPr="00264744" w:rsidRDefault="00264744" w:rsidP="00E72349">
      <w:pPr>
        <w:rPr>
          <w:ins w:id="213" w:author="edit6" w:date="2022-04-28T12:27:00Z"/>
          <w:szCs w:val="24"/>
          <w:lang w:val="en-GB"/>
          <w:rPrChange w:id="214" w:author="Vishnu Ram" w:date="2022-05-02T11:57:00Z">
            <w:rPr>
              <w:ins w:id="215" w:author="edit6" w:date="2022-04-28T12:27:00Z"/>
              <w:i/>
              <w:iCs/>
              <w:szCs w:val="24"/>
              <w:lang w:val="en-GB"/>
            </w:rPr>
          </w:rPrChange>
        </w:rPr>
      </w:pPr>
      <w:ins w:id="216" w:author="Vishnu Ram" w:date="2022-05-02T11:57:00Z">
        <w:r>
          <w:rPr>
            <w:szCs w:val="24"/>
            <w:lang w:val="en-GB"/>
          </w:rPr>
          <w:t>This clause describes the use cases, their requirements and where appropriate actor-interaction diagrams and component specific figures are provided.</w:t>
        </w:r>
      </w:ins>
      <w:ins w:id="217" w:author="Vishnu Ram" w:date="2022-05-02T11:58:00Z">
        <w:r>
          <w:rPr>
            <w:szCs w:val="24"/>
            <w:lang w:val="en-GB"/>
          </w:rPr>
          <w:t xml:space="preserve"> Use cases are classified into two categories. Category 1 (cat 1) </w:t>
        </w:r>
      </w:ins>
      <w:ins w:id="218" w:author="Vishnu Ram" w:date="2022-05-02T11:59:00Z">
        <w:r w:rsidRPr="00DF1275">
          <w:rPr>
            <w:sz w:val="22"/>
            <w:szCs w:val="18"/>
            <w:lang w:val="en-GB"/>
          </w:rPr>
          <w:t>describes a scenario related to core autonomous behaviour itself</w:t>
        </w:r>
        <w:r>
          <w:rPr>
            <w:sz w:val="22"/>
            <w:szCs w:val="18"/>
            <w:lang w:val="en-GB"/>
          </w:rPr>
          <w:t xml:space="preserve">. </w:t>
        </w:r>
      </w:ins>
      <w:ins w:id="219" w:author="Vishnu Ram" w:date="2022-05-02T12:02:00Z">
        <w:r w:rsidR="00FD22C4">
          <w:rPr>
            <w:sz w:val="22"/>
            <w:szCs w:val="18"/>
            <w:lang w:val="en-GB"/>
          </w:rPr>
          <w:t xml:space="preserve">Cat 1 use cases may have requirements related to the components </w:t>
        </w:r>
      </w:ins>
      <w:ins w:id="220" w:author="Vishnu Ram" w:date="2022-05-02T12:03:00Z">
        <w:r w:rsidR="00FD22C4">
          <w:rPr>
            <w:sz w:val="22"/>
            <w:szCs w:val="18"/>
            <w:lang w:val="en-GB"/>
          </w:rPr>
          <w:t xml:space="preserve">enabling the key concepts of evolution, experimentation, and adaptation. </w:t>
        </w:r>
      </w:ins>
      <w:ins w:id="221" w:author="Vishnu Ram" w:date="2022-05-02T12:04:00Z">
        <w:r w:rsidR="00FD22C4">
          <w:rPr>
            <w:sz w:val="22"/>
            <w:szCs w:val="18"/>
            <w:lang w:val="en-GB"/>
          </w:rPr>
          <w:t xml:space="preserve">On the other hand, </w:t>
        </w:r>
        <w:r w:rsidR="00FD22C4">
          <w:rPr>
            <w:szCs w:val="24"/>
            <w:lang w:val="en-GB"/>
          </w:rPr>
          <w:t>c</w:t>
        </w:r>
      </w:ins>
      <w:ins w:id="222" w:author="Vishnu Ram" w:date="2022-05-02T11:59:00Z">
        <w:r>
          <w:rPr>
            <w:szCs w:val="24"/>
            <w:lang w:val="en-GB"/>
          </w:rPr>
          <w:t xml:space="preserve">ategory 2 (cat 2) </w:t>
        </w:r>
      </w:ins>
      <w:ins w:id="223" w:author="Vishnu Ram" w:date="2022-05-02T12:00:00Z">
        <w:r w:rsidRPr="00DF1275">
          <w:rPr>
            <w:sz w:val="22"/>
            <w:szCs w:val="18"/>
            <w:lang w:val="en-GB"/>
          </w:rPr>
          <w:t xml:space="preserve">describes a scenario related to application of autonomous behaviour in the network.  </w:t>
        </w:r>
      </w:ins>
      <w:ins w:id="224" w:author="Vishnu Ram" w:date="2022-05-02T12:04:00Z">
        <w:r w:rsidR="00FD22C4">
          <w:rPr>
            <w:sz w:val="22"/>
            <w:szCs w:val="18"/>
            <w:lang w:val="en-GB"/>
          </w:rPr>
          <w:t xml:space="preserve">They may point to the ways in which components in the AN may interact </w:t>
        </w:r>
      </w:ins>
      <w:ins w:id="225" w:author="Vishnu Ram" w:date="2022-05-02T12:05:00Z">
        <w:r w:rsidR="00FD22C4">
          <w:rPr>
            <w:sz w:val="22"/>
            <w:szCs w:val="18"/>
            <w:lang w:val="en-GB"/>
          </w:rPr>
          <w:t xml:space="preserve">to enable benefits to the various stakeholders like operators and end users. </w:t>
        </w:r>
      </w:ins>
    </w:p>
    <w:p w:rsidR="00000000" w:rsidRDefault="00476840">
      <w:pPr>
        <w:rPr>
          <w:ins w:id="226" w:author="edit6" w:date="2022-04-28T12:27:00Z"/>
          <w:b/>
          <w:bCs/>
          <w:lang w:eastAsia="de-DE"/>
        </w:rPr>
        <w:pPrChange w:id="227" w:author="edit6" w:date="2022-04-28T12:27:00Z">
          <w:pPr>
            <w:numPr>
              <w:numId w:val="40"/>
            </w:numPr>
            <w:ind w:left="720" w:hanging="360"/>
          </w:pPr>
        </w:pPrChange>
      </w:pPr>
      <w:ins w:id="228" w:author="edit6" w:date="2022-04-28T12:27:00Z">
        <w:r>
          <w:rPr>
            <w:b/>
            <w:bCs/>
          </w:rPr>
          <w:t xml:space="preserve">Editor’s note: Complete (for use cases 31 to 40) </w:t>
        </w:r>
        <w:r w:rsidRPr="005D0332">
          <w:rPr>
            <w:b/>
            <w:bCs/>
          </w:rPr>
          <w:t>descri</w:t>
        </w:r>
        <w:r>
          <w:rPr>
            <w:b/>
            <w:bCs/>
          </w:rPr>
          <w:t>ption for</w:t>
        </w:r>
        <w:r w:rsidRPr="005D0332">
          <w:rPr>
            <w:b/>
            <w:bCs/>
          </w:rPr>
          <w:t xml:space="preserve"> the actors and the step</w:t>
        </w:r>
        <w:r>
          <w:rPr>
            <w:b/>
            <w:bCs/>
          </w:rPr>
          <w:t>s</w:t>
        </w:r>
        <w:r w:rsidRPr="005D0332">
          <w:rPr>
            <w:b/>
            <w:bCs/>
          </w:rPr>
          <w:t xml:space="preserve">, correlating with the use case description </w:t>
        </w:r>
        <w:r>
          <w:rPr>
            <w:b/>
            <w:bCs/>
          </w:rPr>
          <w:t>(in the use case table) and</w:t>
        </w:r>
        <w:r w:rsidRPr="005D0332">
          <w:rPr>
            <w:b/>
            <w:bCs/>
          </w:rPr>
          <w:t xml:space="preserve"> the use case specific figures</w:t>
        </w:r>
        <w:r>
          <w:rPr>
            <w:b/>
            <w:bCs/>
          </w:rPr>
          <w:t>.</w:t>
        </w:r>
      </w:ins>
    </w:p>
    <w:p w:rsidR="00476840" w:rsidRPr="00476840" w:rsidRDefault="00476840" w:rsidP="00E72349">
      <w:pPr>
        <w:rPr>
          <w:i/>
          <w:iCs/>
          <w:szCs w:val="24"/>
          <w:rPrChange w:id="229" w:author="edit6" w:date="2022-04-28T12:27:00Z">
            <w:rPr>
              <w:lang w:val="en-GB" w:eastAsia="ja-JP" w:bidi="ar-DZ"/>
            </w:rPr>
          </w:rPrChange>
        </w:rPr>
      </w:pPr>
    </w:p>
    <w:p w:rsidR="00173BCF" w:rsidRPr="00DF1275" w:rsidRDefault="00173BCF" w:rsidP="00173BCF">
      <w:pPr>
        <w:pStyle w:val="Heading2"/>
      </w:pPr>
      <w:bookmarkStart w:id="230" w:name="_Toc86163105"/>
      <w:bookmarkStart w:id="231" w:name="_Toc86503245"/>
      <w:bookmarkStart w:id="232" w:name="_Toc86503503"/>
      <w:r w:rsidRPr="00DF1275">
        <w:lastRenderedPageBreak/>
        <w:t xml:space="preserve">Import and export of knowledge </w:t>
      </w:r>
      <w:r w:rsidR="003F437A">
        <w:t>in an</w:t>
      </w:r>
      <w:r w:rsidRPr="00DF1275">
        <w:t>autonomous network</w:t>
      </w:r>
      <w:bookmarkEnd w:id="230"/>
      <w:bookmarkEnd w:id="231"/>
      <w:bookmarkEnd w:id="232"/>
    </w:p>
    <w:tbl>
      <w:tblPr>
        <w:tblStyle w:val="TableGrid"/>
        <w:tblW w:w="5000" w:type="pct"/>
        <w:jc w:val="center"/>
        <w:tblLook w:val="04A0"/>
      </w:tblPr>
      <w:tblGrid>
        <w:gridCol w:w="2123"/>
        <w:gridCol w:w="7732"/>
      </w:tblGrid>
      <w:tr w:rsidR="00173BCF" w:rsidRPr="00DF1275" w:rsidTr="00173BCF">
        <w:trPr>
          <w:jc w:val="center"/>
        </w:trPr>
        <w:tc>
          <w:tcPr>
            <w:tcW w:w="1077" w:type="pct"/>
          </w:tcPr>
          <w:p w:rsidR="00173BCF" w:rsidRPr="00DF1275" w:rsidRDefault="00173BCF" w:rsidP="009A0CA4">
            <w:pPr>
              <w:spacing w:before="0"/>
              <w:rPr>
                <w:i/>
                <w:iCs/>
                <w:sz w:val="22"/>
                <w:szCs w:val="18"/>
                <w:lang w:val="en-GB"/>
              </w:rPr>
            </w:pPr>
            <w:r w:rsidRPr="00DF1275">
              <w:rPr>
                <w:i/>
                <w:iCs/>
                <w:sz w:val="22"/>
                <w:szCs w:val="18"/>
                <w:lang w:val="en-GB"/>
              </w:rPr>
              <w:t>Use case id</w:t>
            </w:r>
          </w:p>
        </w:tc>
        <w:tc>
          <w:tcPr>
            <w:tcW w:w="3923" w:type="pct"/>
          </w:tcPr>
          <w:p w:rsidR="00173BCF" w:rsidRPr="00DF1275" w:rsidRDefault="00173BCF" w:rsidP="009A0CA4">
            <w:pPr>
              <w:spacing w:before="0"/>
              <w:rPr>
                <w:sz w:val="22"/>
                <w:szCs w:val="18"/>
                <w:lang w:val="en-GB"/>
              </w:rPr>
            </w:pPr>
            <w:r w:rsidRPr="00DF1275">
              <w:rPr>
                <w:sz w:val="22"/>
                <w:szCs w:val="18"/>
                <w:lang w:val="en-GB"/>
              </w:rPr>
              <w:t>AN-usecase-001</w:t>
            </w:r>
          </w:p>
        </w:tc>
      </w:tr>
      <w:tr w:rsidR="00173BCF" w:rsidRPr="00DF1275" w:rsidTr="002F047A">
        <w:trPr>
          <w:trHeight w:val="3235"/>
          <w:jc w:val="center"/>
        </w:trPr>
        <w:tc>
          <w:tcPr>
            <w:tcW w:w="1077" w:type="pct"/>
          </w:tcPr>
          <w:p w:rsidR="00173BCF" w:rsidRPr="00DF1275" w:rsidRDefault="00173BCF" w:rsidP="009A0CA4">
            <w:pPr>
              <w:spacing w:before="0"/>
              <w:rPr>
                <w:i/>
                <w:iCs/>
                <w:sz w:val="22"/>
                <w:szCs w:val="18"/>
                <w:lang w:val="en-GB"/>
              </w:rPr>
            </w:pPr>
            <w:r w:rsidRPr="00DF1275">
              <w:rPr>
                <w:i/>
                <w:iCs/>
                <w:sz w:val="22"/>
                <w:szCs w:val="18"/>
                <w:lang w:val="en-GB"/>
              </w:rPr>
              <w:t>Use case description</w:t>
            </w:r>
          </w:p>
        </w:tc>
        <w:tc>
          <w:tcPr>
            <w:tcW w:w="3923" w:type="pct"/>
          </w:tcPr>
          <w:p w:rsidR="00173BCF" w:rsidRPr="00DF1275" w:rsidRDefault="00173BCF" w:rsidP="009A0CA4">
            <w:pPr>
              <w:spacing w:before="0"/>
              <w:jc w:val="both"/>
              <w:rPr>
                <w:sz w:val="22"/>
                <w:szCs w:val="18"/>
                <w:lang w:val="en-GB"/>
              </w:rPr>
            </w:pPr>
            <w:r w:rsidRPr="00DF1275">
              <w:rPr>
                <w:sz w:val="22"/>
                <w:szCs w:val="18"/>
                <w:lang w:val="en-GB"/>
              </w:rPr>
              <w:t xml:space="preserve">To satisfy the key concepts of autonomous networks (evolution, experimentation and adaptation) while minimizing human intervention requires knowledge. This knowledge may include representation of data about the environment in which the autonomous system is operating, possible actions and consequences, key configuration options, </w:t>
            </w:r>
            <w:r w:rsidRPr="002F047A">
              <w:rPr>
                <w:sz w:val="22"/>
                <w:szCs w:val="18"/>
                <w:highlight w:val="yellow"/>
                <w:lang w:val="en-GB"/>
              </w:rPr>
              <w:t xml:space="preserve">potential parameter indices and other </w:t>
            </w:r>
            <w:del w:id="233" w:author="Vishnu Ram" w:date="2022-05-02T12:08:00Z">
              <w:r w:rsidRPr="002F047A" w:rsidDel="007002A9">
                <w:rPr>
                  <w:sz w:val="22"/>
                  <w:szCs w:val="18"/>
                  <w:highlight w:val="yellow"/>
                  <w:lang w:val="en-GB"/>
                </w:rPr>
                <w:delText xml:space="preserve">types </w:delText>
              </w:r>
            </w:del>
            <w:ins w:id="234" w:author="Vishnu Ram" w:date="2022-05-02T12:08:00Z">
              <w:r w:rsidR="007002A9">
                <w:rPr>
                  <w:sz w:val="22"/>
                  <w:szCs w:val="18"/>
                  <w:highlight w:val="yellow"/>
                  <w:lang w:val="en-GB"/>
                </w:rPr>
                <w:t>elements</w:t>
              </w:r>
            </w:ins>
            <w:r w:rsidRPr="002F047A">
              <w:rPr>
                <w:sz w:val="22"/>
                <w:szCs w:val="18"/>
                <w:highlight w:val="yellow"/>
                <w:lang w:val="en-GB"/>
              </w:rPr>
              <w:t>of logic.</w:t>
            </w:r>
            <w:r w:rsidRPr="00DF1275">
              <w:rPr>
                <w:sz w:val="22"/>
                <w:szCs w:val="18"/>
                <w:lang w:val="en-GB"/>
              </w:rPr>
              <w:t xml:space="preserve"> This use case concerns </w:t>
            </w:r>
            <w:ins w:id="235" w:author="Vishnu Ram" w:date="2022-05-02T12:08:00Z">
              <w:r w:rsidR="007002A9">
                <w:rPr>
                  <w:sz w:val="22"/>
                  <w:szCs w:val="18"/>
                  <w:lang w:val="en-GB"/>
                </w:rPr>
                <w:t xml:space="preserve">the </w:t>
              </w:r>
            </w:ins>
            <w:r w:rsidRPr="00DF1275">
              <w:rPr>
                <w:sz w:val="22"/>
                <w:szCs w:val="18"/>
                <w:lang w:val="en-GB"/>
              </w:rPr>
              <w:t xml:space="preserve">use </w:t>
            </w:r>
            <w:r w:rsidRPr="002F047A">
              <w:rPr>
                <w:sz w:val="22"/>
                <w:szCs w:val="18"/>
                <w:highlight w:val="yellow"/>
                <w:lang w:val="en-GB"/>
              </w:rPr>
              <w:t xml:space="preserve">of knowledge </w:t>
            </w:r>
            <w:r w:rsidR="00B03873">
              <w:rPr>
                <w:sz w:val="22"/>
                <w:szCs w:val="18"/>
                <w:highlight w:val="yellow"/>
                <w:lang w:val="en-GB"/>
              </w:rPr>
              <w:t>by</w:t>
            </w:r>
            <w:r w:rsidRPr="002F047A">
              <w:rPr>
                <w:sz w:val="22"/>
                <w:szCs w:val="18"/>
                <w:highlight w:val="yellow"/>
                <w:lang w:val="en-GB"/>
              </w:rPr>
              <w:t xml:space="preserve"> the actors</w:t>
            </w:r>
            <w:r w:rsidR="00B03873">
              <w:rPr>
                <w:sz w:val="22"/>
                <w:szCs w:val="18"/>
                <w:lang w:val="en-GB"/>
              </w:rPr>
              <w:t xml:space="preserve">involved </w:t>
            </w:r>
            <w:r w:rsidRPr="00DF1275">
              <w:rPr>
                <w:sz w:val="22"/>
                <w:szCs w:val="18"/>
                <w:lang w:val="en-GB"/>
              </w:rPr>
              <w:t>in the AN.</w:t>
            </w:r>
          </w:p>
          <w:p w:rsidR="00173BCF" w:rsidRPr="00DF1275" w:rsidRDefault="00E9595C" w:rsidP="00AF2DC5">
            <w:pPr>
              <w:spacing w:before="80"/>
              <w:jc w:val="both"/>
              <w:rPr>
                <w:sz w:val="22"/>
                <w:szCs w:val="18"/>
                <w:lang w:val="en-GB"/>
              </w:rPr>
            </w:pPr>
            <w:r>
              <w:rPr>
                <w:sz w:val="22"/>
                <w:szCs w:val="18"/>
                <w:lang w:val="en-GB"/>
              </w:rPr>
              <w:t>General</w:t>
            </w:r>
            <w:r w:rsidR="00173BCF" w:rsidRPr="00DF1275">
              <w:rPr>
                <w:sz w:val="22"/>
                <w:szCs w:val="18"/>
                <w:lang w:val="en-GB"/>
              </w:rPr>
              <w:t xml:space="preserve"> use case </w:t>
            </w:r>
            <w:r>
              <w:rPr>
                <w:sz w:val="22"/>
                <w:szCs w:val="18"/>
                <w:lang w:val="en-GB"/>
              </w:rPr>
              <w:t>scenarios comprise</w:t>
            </w:r>
            <w:r w:rsidR="00F31CFB">
              <w:rPr>
                <w:sz w:val="22"/>
                <w:szCs w:val="18"/>
                <w:lang w:val="en-GB"/>
              </w:rPr>
              <w:t xml:space="preserve"> of</w:t>
            </w:r>
            <w:r w:rsidR="00050BA8">
              <w:rPr>
                <w:sz w:val="22"/>
                <w:szCs w:val="18"/>
                <w:lang w:val="en-GB"/>
              </w:rPr>
              <w:t xml:space="preserve"> the following steps:</w:t>
            </w:r>
          </w:p>
          <w:p w:rsidR="00173BCF" w:rsidRPr="00DF1275" w:rsidRDefault="00173BCF" w:rsidP="00AC3FE9">
            <w:pPr>
              <w:pStyle w:val="ListParagraph"/>
              <w:numPr>
                <w:ilvl w:val="0"/>
                <w:numId w:val="4"/>
              </w:numPr>
              <w:spacing w:before="0"/>
              <w:jc w:val="both"/>
              <w:rPr>
                <w:sz w:val="22"/>
                <w:szCs w:val="18"/>
                <w:lang w:val="en-GB"/>
              </w:rPr>
            </w:pPr>
            <w:r w:rsidRPr="00DF1275">
              <w:rPr>
                <w:sz w:val="22"/>
                <w:szCs w:val="18"/>
                <w:lang w:val="en-GB"/>
              </w:rPr>
              <w:t xml:space="preserve">Knowledge is imported from outside or peer entities of </w:t>
            </w:r>
            <w:r w:rsidR="00B8352F">
              <w:rPr>
                <w:sz w:val="22"/>
                <w:szCs w:val="18"/>
                <w:lang w:val="en-GB"/>
              </w:rPr>
              <w:t xml:space="preserve">the </w:t>
            </w:r>
            <w:r w:rsidR="008D4244">
              <w:rPr>
                <w:sz w:val="22"/>
                <w:szCs w:val="18"/>
                <w:lang w:val="en-GB"/>
              </w:rPr>
              <w:t>AN</w:t>
            </w:r>
            <w:r w:rsidRPr="00DF1275">
              <w:rPr>
                <w:sz w:val="22"/>
                <w:szCs w:val="18"/>
                <w:lang w:val="en-GB"/>
              </w:rPr>
              <w:t xml:space="preserve"> components</w:t>
            </w:r>
          </w:p>
          <w:p w:rsidR="00173BCF" w:rsidRPr="00DF1275" w:rsidRDefault="00173BCF" w:rsidP="00AC3FE9">
            <w:pPr>
              <w:pStyle w:val="ListParagraph"/>
              <w:numPr>
                <w:ilvl w:val="0"/>
                <w:numId w:val="4"/>
              </w:numPr>
              <w:spacing w:before="0"/>
              <w:jc w:val="both"/>
              <w:rPr>
                <w:sz w:val="22"/>
                <w:szCs w:val="18"/>
                <w:lang w:val="en-GB"/>
              </w:rPr>
            </w:pPr>
            <w:r w:rsidRPr="00DF1275">
              <w:rPr>
                <w:sz w:val="22"/>
                <w:szCs w:val="18"/>
                <w:lang w:val="en-GB"/>
              </w:rPr>
              <w:t xml:space="preserve">Knowledge is referred internally in </w:t>
            </w:r>
            <w:r w:rsidR="00B8352F">
              <w:rPr>
                <w:sz w:val="22"/>
                <w:szCs w:val="18"/>
                <w:lang w:val="en-GB"/>
              </w:rPr>
              <w:t xml:space="preserve">the </w:t>
            </w:r>
            <w:r w:rsidR="008D4244">
              <w:rPr>
                <w:sz w:val="22"/>
                <w:szCs w:val="18"/>
                <w:lang w:val="en-GB"/>
              </w:rPr>
              <w:t>AN</w:t>
            </w:r>
            <w:r w:rsidRPr="00DF1275">
              <w:rPr>
                <w:sz w:val="22"/>
                <w:szCs w:val="18"/>
                <w:lang w:val="en-GB"/>
              </w:rPr>
              <w:t>components</w:t>
            </w:r>
            <w:r w:rsidR="00C578F6">
              <w:rPr>
                <w:sz w:val="22"/>
                <w:szCs w:val="18"/>
                <w:lang w:val="en-GB"/>
              </w:rPr>
              <w:t>,</w:t>
            </w:r>
            <w:r w:rsidRPr="00DF1275">
              <w:rPr>
                <w:sz w:val="22"/>
                <w:szCs w:val="18"/>
                <w:lang w:val="en-GB"/>
              </w:rPr>
              <w:t xml:space="preserve"> e.g.</w:t>
            </w:r>
            <w:r w:rsidR="00C578F6">
              <w:rPr>
                <w:sz w:val="22"/>
                <w:szCs w:val="18"/>
                <w:lang w:val="en-GB"/>
              </w:rPr>
              <w:t>,</w:t>
            </w:r>
            <w:r w:rsidRPr="00DF1275">
              <w:rPr>
                <w:sz w:val="22"/>
                <w:szCs w:val="18"/>
                <w:lang w:val="en-GB"/>
              </w:rPr>
              <w:t xml:space="preserve"> for driving evolution, driving exploration, configuration of automation loops.</w:t>
            </w:r>
          </w:p>
          <w:p w:rsidR="00173BCF" w:rsidRPr="00DF1275" w:rsidRDefault="00173BCF" w:rsidP="00AC3FE9">
            <w:pPr>
              <w:pStyle w:val="ListParagraph"/>
              <w:numPr>
                <w:ilvl w:val="0"/>
                <w:numId w:val="4"/>
              </w:numPr>
              <w:spacing w:before="0"/>
              <w:jc w:val="both"/>
              <w:rPr>
                <w:sz w:val="22"/>
                <w:szCs w:val="18"/>
                <w:lang w:val="en-GB"/>
              </w:rPr>
            </w:pPr>
            <w:r w:rsidRPr="00DF1275">
              <w:rPr>
                <w:sz w:val="22"/>
                <w:szCs w:val="18"/>
                <w:lang w:val="en-GB"/>
              </w:rPr>
              <w:t>Generate report for human consumption</w:t>
            </w:r>
          </w:p>
          <w:p w:rsidR="00173BCF" w:rsidRPr="00DF1275" w:rsidRDefault="00173BCF" w:rsidP="00AC3FE9">
            <w:pPr>
              <w:pStyle w:val="ListParagraph"/>
              <w:numPr>
                <w:ilvl w:val="0"/>
                <w:numId w:val="4"/>
              </w:numPr>
              <w:spacing w:before="0"/>
              <w:jc w:val="both"/>
              <w:rPr>
                <w:sz w:val="22"/>
                <w:szCs w:val="18"/>
                <w:lang w:val="en-GB"/>
              </w:rPr>
            </w:pPr>
            <w:r w:rsidRPr="00DF1275">
              <w:rPr>
                <w:sz w:val="22"/>
                <w:szCs w:val="18"/>
                <w:lang w:val="en-GB"/>
              </w:rPr>
              <w:t xml:space="preserve">Knowledge is stored and updated within the </w:t>
            </w:r>
            <w:r w:rsidR="008D4244">
              <w:rPr>
                <w:sz w:val="22"/>
                <w:szCs w:val="18"/>
                <w:lang w:val="en-GB"/>
              </w:rPr>
              <w:t>AN</w:t>
            </w:r>
            <w:r w:rsidRPr="00DF1275">
              <w:rPr>
                <w:sz w:val="22"/>
                <w:szCs w:val="18"/>
                <w:lang w:val="en-GB"/>
              </w:rPr>
              <w:t xml:space="preserve"> components</w:t>
            </w:r>
          </w:p>
          <w:p w:rsidR="00173BCF" w:rsidRPr="002F047A" w:rsidRDefault="00173BCF" w:rsidP="002F047A">
            <w:pPr>
              <w:pStyle w:val="ListParagraph"/>
              <w:numPr>
                <w:ilvl w:val="0"/>
                <w:numId w:val="4"/>
              </w:numPr>
              <w:spacing w:before="0"/>
              <w:jc w:val="both"/>
              <w:rPr>
                <w:sz w:val="22"/>
                <w:szCs w:val="18"/>
                <w:lang w:val="en-GB"/>
              </w:rPr>
            </w:pPr>
            <w:r w:rsidRPr="00DF1275">
              <w:rPr>
                <w:sz w:val="22"/>
                <w:szCs w:val="18"/>
                <w:lang w:val="en-GB"/>
              </w:rPr>
              <w:t xml:space="preserve">Knowledge is exported from </w:t>
            </w:r>
            <w:r w:rsidR="00B8352F">
              <w:rPr>
                <w:sz w:val="22"/>
                <w:szCs w:val="18"/>
                <w:lang w:val="en-GB"/>
              </w:rPr>
              <w:t xml:space="preserve">the </w:t>
            </w:r>
            <w:r w:rsidR="008D4244">
              <w:rPr>
                <w:sz w:val="22"/>
                <w:szCs w:val="18"/>
                <w:lang w:val="en-GB"/>
              </w:rPr>
              <w:t>AN</w:t>
            </w:r>
            <w:r w:rsidRPr="00DF1275">
              <w:rPr>
                <w:sz w:val="22"/>
                <w:szCs w:val="18"/>
                <w:lang w:val="en-GB"/>
              </w:rPr>
              <w:t>components to outside or peer entities.</w:t>
            </w:r>
          </w:p>
        </w:tc>
      </w:tr>
      <w:tr w:rsidR="00173BCF" w:rsidRPr="00DF1275" w:rsidTr="00173BCF">
        <w:trPr>
          <w:jc w:val="center"/>
        </w:trPr>
        <w:tc>
          <w:tcPr>
            <w:tcW w:w="1077" w:type="pct"/>
          </w:tcPr>
          <w:p w:rsidR="00173BCF" w:rsidRPr="00DF1275" w:rsidRDefault="00173BCF" w:rsidP="009A0CA4">
            <w:pPr>
              <w:spacing w:before="0"/>
              <w:rPr>
                <w:i/>
                <w:iCs/>
                <w:sz w:val="22"/>
                <w:szCs w:val="18"/>
                <w:lang w:val="en-GB"/>
              </w:rPr>
            </w:pPr>
            <w:r w:rsidRPr="00DF1275">
              <w:rPr>
                <w:i/>
                <w:iCs/>
                <w:sz w:val="22"/>
                <w:szCs w:val="18"/>
                <w:lang w:val="en-GB"/>
              </w:rPr>
              <w:t>Use case category</w:t>
            </w:r>
          </w:p>
        </w:tc>
        <w:tc>
          <w:tcPr>
            <w:tcW w:w="3923" w:type="pct"/>
          </w:tcPr>
          <w:p w:rsidR="00173BCF" w:rsidRPr="00DF1275" w:rsidRDefault="00173BCF" w:rsidP="009A0CA4">
            <w:pPr>
              <w:spacing w:before="0"/>
              <w:rPr>
                <w:sz w:val="22"/>
                <w:szCs w:val="18"/>
                <w:lang w:val="en-GB"/>
              </w:rPr>
            </w:pPr>
            <w:r w:rsidRPr="00DF1275">
              <w:rPr>
                <w:sz w:val="22"/>
                <w:szCs w:val="18"/>
                <w:lang w:val="en-GB"/>
              </w:rPr>
              <w:t xml:space="preserve">Cat 1: describes a scenario related to core autonomous behaviour itself.  </w:t>
            </w:r>
          </w:p>
        </w:tc>
      </w:tr>
      <w:tr w:rsidR="00173BCF" w:rsidRPr="00DF1275" w:rsidTr="00173BCF">
        <w:trPr>
          <w:jc w:val="center"/>
        </w:trPr>
        <w:tc>
          <w:tcPr>
            <w:tcW w:w="1077" w:type="pct"/>
          </w:tcPr>
          <w:p w:rsidR="00173BCF" w:rsidRPr="00DF1275" w:rsidRDefault="00173BCF" w:rsidP="009A0CA4">
            <w:pPr>
              <w:spacing w:before="0"/>
              <w:rPr>
                <w:i/>
                <w:iCs/>
                <w:sz w:val="22"/>
                <w:szCs w:val="18"/>
                <w:lang w:val="en-GB"/>
              </w:rPr>
            </w:pPr>
            <w:r w:rsidRPr="00DF1275">
              <w:rPr>
                <w:i/>
                <w:iCs/>
                <w:sz w:val="22"/>
                <w:szCs w:val="18"/>
                <w:lang w:val="en-GB"/>
              </w:rPr>
              <w:t>Reference</w:t>
            </w:r>
          </w:p>
        </w:tc>
        <w:tc>
          <w:tcPr>
            <w:tcW w:w="3923" w:type="pct"/>
          </w:tcPr>
          <w:p w:rsidR="00B831E0" w:rsidRPr="00315A18" w:rsidRDefault="00875E8C" w:rsidP="00315A18">
            <w:pPr>
              <w:spacing w:before="0"/>
              <w:rPr>
                <w:sz w:val="22"/>
                <w:szCs w:val="22"/>
                <w:lang w:val="en-GB"/>
              </w:rPr>
            </w:pPr>
            <w:r w:rsidRPr="00315A18">
              <w:rPr>
                <w:rFonts w:asciiTheme="majorBidi" w:hAnsiTheme="majorBidi" w:cstheme="majorBidi"/>
                <w:sz w:val="22"/>
                <w:szCs w:val="22"/>
              </w:rPr>
              <w:t>[b-Clark], [b-AN2020], [b-Jimenez-Ruiz], [b-</w:t>
            </w:r>
            <w:r w:rsidRPr="00315A18">
              <w:rPr>
                <w:rFonts w:asciiTheme="majorBidi" w:hAnsiTheme="majorBidi" w:cstheme="majorBidi"/>
                <w:sz w:val="22"/>
                <w:szCs w:val="22"/>
                <w:lang w:val="en-GB"/>
              </w:rPr>
              <w:t>Myklebust</w:t>
            </w:r>
            <w:r w:rsidRPr="00315A18">
              <w:rPr>
                <w:rFonts w:asciiTheme="majorBidi" w:hAnsiTheme="majorBidi" w:cstheme="majorBidi"/>
                <w:sz w:val="22"/>
                <w:szCs w:val="22"/>
              </w:rPr>
              <w:t>], [b-Turing]</w:t>
            </w:r>
          </w:p>
        </w:tc>
      </w:tr>
    </w:tbl>
    <w:p w:rsidR="00173BCF" w:rsidRPr="00DF1275" w:rsidRDefault="00173BCF" w:rsidP="00173BCF">
      <w:pPr>
        <w:pStyle w:val="Heading3"/>
      </w:pPr>
      <w:bookmarkStart w:id="236" w:name="_Toc86163106"/>
      <w:bookmarkStart w:id="237" w:name="_Toc86503246"/>
      <w:bookmarkStart w:id="238" w:name="_Toc86503504"/>
      <w:r w:rsidRPr="00DF1275">
        <w:t>Use case requirements</w:t>
      </w:r>
      <w:bookmarkEnd w:id="236"/>
      <w:bookmarkEnd w:id="237"/>
      <w:bookmarkEnd w:id="238"/>
    </w:p>
    <w:p w:rsidR="00173BCF" w:rsidRPr="00DF1275" w:rsidRDefault="00173BCF" w:rsidP="00173BCF">
      <w:pPr>
        <w:spacing w:before="0" w:after="160" w:line="256" w:lineRule="auto"/>
        <w:rPr>
          <w:u w:val="single"/>
          <w:lang w:val="en-GB"/>
        </w:rPr>
      </w:pPr>
      <w:r w:rsidRPr="00DF1275">
        <w:rPr>
          <w:u w:val="single"/>
          <w:lang w:val="en-GB"/>
        </w:rPr>
        <w:t>Critical requirements</w:t>
      </w:r>
    </w:p>
    <w:p w:rsidR="00173BCF" w:rsidRPr="00DF1275" w:rsidRDefault="000228D5" w:rsidP="00173BCF">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01-REQ-</w:t>
      </w:r>
      <w:r w:rsidR="00173BCF" w:rsidRPr="00DF1275">
        <w:rPr>
          <w:lang w:val="en-GB"/>
        </w:rPr>
        <w:t>001: It is critical that A</w:t>
      </w:r>
      <w:r w:rsidR="007002A9" w:rsidRPr="00DF1275">
        <w:rPr>
          <w:lang w:val="en-GB"/>
        </w:rPr>
        <w:t>n</w:t>
      </w:r>
      <w:r w:rsidR="0042737D">
        <w:rPr>
          <w:lang w:val="en-GB"/>
        </w:rPr>
        <w:t>s</w:t>
      </w:r>
      <w:r w:rsidR="00173BCF" w:rsidRPr="00DF1275">
        <w:rPr>
          <w:lang w:val="en-GB"/>
        </w:rPr>
        <w:t xml:space="preserve"> enable</w:t>
      </w:r>
      <w:r w:rsidR="008026B3">
        <w:rPr>
          <w:lang w:val="en-GB"/>
        </w:rPr>
        <w:t xml:space="preserve">the </w:t>
      </w:r>
      <w:r w:rsidR="00173BCF" w:rsidRPr="00DF1275">
        <w:rPr>
          <w:lang w:val="en-GB"/>
        </w:rPr>
        <w:t xml:space="preserve">exchange of knowledge between the </w:t>
      </w:r>
      <w:r w:rsidR="0042737D">
        <w:rPr>
          <w:lang w:val="en-GB"/>
        </w:rPr>
        <w:t>different</w:t>
      </w:r>
      <w:r w:rsidR="00192EC1">
        <w:rPr>
          <w:lang w:val="en-GB"/>
        </w:rPr>
        <w:t xml:space="preserve"> involved</w:t>
      </w:r>
      <w:r w:rsidR="0042737D">
        <w:rPr>
          <w:lang w:val="en-GB"/>
        </w:rPr>
        <w:t xml:space="preserve"> AN </w:t>
      </w:r>
      <w:r w:rsidR="00173BCF" w:rsidRPr="00DF1275">
        <w:rPr>
          <w:lang w:val="en-GB"/>
        </w:rPr>
        <w:t xml:space="preserve">components. </w:t>
      </w:r>
    </w:p>
    <w:p w:rsidR="00173BCF" w:rsidRPr="00DF1275" w:rsidRDefault="000228D5" w:rsidP="00173BCF">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01-REQ-</w:t>
      </w:r>
      <w:r w:rsidR="00173BCF" w:rsidRPr="00DF1275">
        <w:rPr>
          <w:lang w:val="en-GB"/>
        </w:rPr>
        <w:t>002: It is critical that A</w:t>
      </w:r>
      <w:r w:rsidR="007002A9" w:rsidRPr="00DF1275">
        <w:rPr>
          <w:lang w:val="en-GB"/>
        </w:rPr>
        <w:t>n</w:t>
      </w:r>
      <w:r w:rsidR="0042737D">
        <w:rPr>
          <w:lang w:val="en-GB"/>
        </w:rPr>
        <w:t>s</w:t>
      </w:r>
      <w:r w:rsidR="00173BCF" w:rsidRPr="00DF1275">
        <w:rPr>
          <w:lang w:val="en-GB"/>
        </w:rPr>
        <w:t xml:space="preserve"> enable </w:t>
      </w:r>
      <w:r w:rsidR="0042737D">
        <w:rPr>
          <w:lang w:val="en-GB"/>
        </w:rPr>
        <w:t xml:space="preserve">the </w:t>
      </w:r>
      <w:r w:rsidR="00173BCF" w:rsidRPr="00DF1275">
        <w:rPr>
          <w:lang w:val="en-GB"/>
        </w:rPr>
        <w:t>optimization of knowledge bases.</w:t>
      </w:r>
    </w:p>
    <w:p w:rsidR="00173BCF" w:rsidRPr="00DF1275" w:rsidRDefault="00173BCF" w:rsidP="00173BCF">
      <w:pPr>
        <w:spacing w:before="0" w:after="160" w:line="259" w:lineRule="auto"/>
        <w:rPr>
          <w:sz w:val="22"/>
          <w:szCs w:val="18"/>
          <w:lang w:val="en-GB"/>
        </w:rPr>
      </w:pPr>
      <w:r w:rsidRPr="00DF1275">
        <w:rPr>
          <w:sz w:val="22"/>
          <w:szCs w:val="18"/>
          <w:lang w:val="en-GB"/>
        </w:rPr>
        <w:t>NOTE – Examples of optimizations applied on the knowledge bases are access policies, granularity of storage, interconnection between various knowledge bases and relation between problems and solutions, addition of new knowledge.</w:t>
      </w:r>
    </w:p>
    <w:p w:rsidR="00173BCF" w:rsidRPr="00DF1275" w:rsidRDefault="000228D5" w:rsidP="00173BCF">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01-REQ-</w:t>
      </w:r>
      <w:r w:rsidR="00173BCF" w:rsidRPr="00DF1275">
        <w:rPr>
          <w:lang w:val="en-GB"/>
        </w:rPr>
        <w:t>003: It is critical that A</w:t>
      </w:r>
      <w:r w:rsidR="007002A9" w:rsidRPr="00DF1275">
        <w:rPr>
          <w:lang w:val="en-GB"/>
        </w:rPr>
        <w:t>n</w:t>
      </w:r>
      <w:r w:rsidR="0042737D">
        <w:rPr>
          <w:lang w:val="en-GB"/>
        </w:rPr>
        <w:t>s</w:t>
      </w:r>
      <w:r w:rsidR="00173BCF" w:rsidRPr="00DF1275">
        <w:rPr>
          <w:lang w:val="en-GB"/>
        </w:rPr>
        <w:t xml:space="preserve"> enable </w:t>
      </w:r>
      <w:r w:rsidR="0042737D">
        <w:rPr>
          <w:lang w:val="en-GB"/>
        </w:rPr>
        <w:t xml:space="preserve">the </w:t>
      </w:r>
      <w:r w:rsidR="00173BCF" w:rsidRPr="00DF1275">
        <w:rPr>
          <w:lang w:val="en-GB"/>
        </w:rPr>
        <w:t xml:space="preserve">creation of reports on the use of knowledge bases, for consumption </w:t>
      </w:r>
      <w:r w:rsidR="0042737D">
        <w:rPr>
          <w:lang w:val="en-GB"/>
        </w:rPr>
        <w:t>by</w:t>
      </w:r>
      <w:r w:rsidR="00173BCF" w:rsidRPr="00DF1275">
        <w:rPr>
          <w:lang w:val="en-GB"/>
        </w:rPr>
        <w:t>humans and machines.</w:t>
      </w:r>
    </w:p>
    <w:p w:rsidR="00173BCF" w:rsidRPr="00DF1275" w:rsidRDefault="00173BCF" w:rsidP="00173BCF">
      <w:pPr>
        <w:spacing w:before="0" w:after="160" w:line="259" w:lineRule="auto"/>
        <w:rPr>
          <w:sz w:val="22"/>
          <w:szCs w:val="18"/>
          <w:lang w:val="en-GB"/>
        </w:rPr>
      </w:pPr>
      <w:r w:rsidRPr="00DF1275">
        <w:rPr>
          <w:sz w:val="22"/>
          <w:szCs w:val="18"/>
          <w:lang w:val="en-GB"/>
        </w:rPr>
        <w:t xml:space="preserve">NOTE </w:t>
      </w:r>
      <w:r w:rsidRPr="00DF1275">
        <w:rPr>
          <w:lang w:val="en-GB"/>
        </w:rPr>
        <w:t xml:space="preserve">– </w:t>
      </w:r>
      <w:r w:rsidRPr="00DF1275">
        <w:rPr>
          <w:sz w:val="22"/>
          <w:szCs w:val="18"/>
          <w:lang w:val="en-GB"/>
        </w:rPr>
        <w:t xml:space="preserve">Example of contents of reports are </w:t>
      </w:r>
      <w:r w:rsidR="005477EC">
        <w:rPr>
          <w:sz w:val="22"/>
          <w:szCs w:val="18"/>
          <w:lang w:val="en-GB"/>
        </w:rPr>
        <w:t>statistics</w:t>
      </w:r>
      <w:r w:rsidRPr="00DF1275">
        <w:rPr>
          <w:sz w:val="22"/>
          <w:szCs w:val="18"/>
          <w:lang w:val="en-GB"/>
        </w:rPr>
        <w:t>on access</w:t>
      </w:r>
      <w:r w:rsidR="00B9594A">
        <w:rPr>
          <w:sz w:val="22"/>
          <w:szCs w:val="18"/>
          <w:lang w:val="en-GB"/>
        </w:rPr>
        <w:t xml:space="preserve"> of knowledge bases</w:t>
      </w:r>
      <w:r w:rsidRPr="00DF1275">
        <w:rPr>
          <w:sz w:val="22"/>
          <w:szCs w:val="18"/>
          <w:lang w:val="en-GB"/>
        </w:rPr>
        <w:t xml:space="preserve"> by various </w:t>
      </w:r>
      <w:r w:rsidR="005477EC">
        <w:rPr>
          <w:sz w:val="22"/>
          <w:szCs w:val="18"/>
          <w:lang w:val="en-GB"/>
        </w:rPr>
        <w:t xml:space="preserve">AN </w:t>
      </w:r>
      <w:r w:rsidRPr="00DF1275">
        <w:rPr>
          <w:sz w:val="22"/>
          <w:szCs w:val="18"/>
          <w:lang w:val="en-GB"/>
        </w:rPr>
        <w:t>components</w:t>
      </w:r>
      <w:r w:rsidR="00B9594A">
        <w:rPr>
          <w:sz w:val="22"/>
          <w:szCs w:val="18"/>
          <w:lang w:val="en-GB"/>
        </w:rPr>
        <w:t xml:space="preserve">as well as </w:t>
      </w:r>
      <w:r w:rsidRPr="00DF1275">
        <w:rPr>
          <w:sz w:val="22"/>
          <w:szCs w:val="18"/>
          <w:lang w:val="en-GB"/>
        </w:rPr>
        <w:t xml:space="preserve">network services in </w:t>
      </w:r>
      <w:r w:rsidR="00B9594A">
        <w:rPr>
          <w:sz w:val="22"/>
          <w:szCs w:val="18"/>
          <w:lang w:val="en-GB"/>
        </w:rPr>
        <w:t>the same or different</w:t>
      </w:r>
      <w:r w:rsidRPr="00DF1275">
        <w:rPr>
          <w:sz w:val="22"/>
          <w:szCs w:val="18"/>
          <w:lang w:val="en-GB"/>
        </w:rPr>
        <w:t>administrative domains.</w:t>
      </w:r>
    </w:p>
    <w:p w:rsidR="00173BCF" w:rsidRDefault="000228D5" w:rsidP="00173BCF">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01-REQ-</w:t>
      </w:r>
      <w:r w:rsidR="00173BCF" w:rsidRPr="00DF1275">
        <w:rPr>
          <w:lang w:val="en-GB"/>
        </w:rPr>
        <w:t>004: It is critical that A</w:t>
      </w:r>
      <w:r w:rsidR="007002A9" w:rsidRPr="00DF1275">
        <w:rPr>
          <w:lang w:val="en-GB"/>
        </w:rPr>
        <w:t>n</w:t>
      </w:r>
      <w:r w:rsidR="0042737D">
        <w:rPr>
          <w:lang w:val="en-GB"/>
        </w:rPr>
        <w:t>s</w:t>
      </w:r>
      <w:r w:rsidR="00173BCF" w:rsidRPr="00DF1275">
        <w:rPr>
          <w:lang w:val="en-GB"/>
        </w:rPr>
        <w:t xml:space="preserve"> enable</w:t>
      </w:r>
      <w:r w:rsidR="0042737D">
        <w:rPr>
          <w:lang w:val="en-GB"/>
        </w:rPr>
        <w:t xml:space="preserve"> the</w:t>
      </w:r>
      <w:r w:rsidR="00173BCF" w:rsidRPr="00DF1275">
        <w:rPr>
          <w:lang w:val="en-GB"/>
        </w:rPr>
        <w:t xml:space="preserve"> exchange of knowledge between </w:t>
      </w:r>
      <w:r w:rsidR="0042737D">
        <w:rPr>
          <w:lang w:val="en-GB"/>
        </w:rPr>
        <w:t xml:space="preserve">the </w:t>
      </w:r>
      <w:r w:rsidR="00192EC1">
        <w:rPr>
          <w:lang w:val="en-GB"/>
        </w:rPr>
        <w:t>involved</w:t>
      </w:r>
      <w:r w:rsidR="0042737D">
        <w:rPr>
          <w:lang w:val="en-GB"/>
        </w:rPr>
        <w:t xml:space="preserve">AN </w:t>
      </w:r>
      <w:r w:rsidR="00173BCF" w:rsidRPr="00DF1275">
        <w:rPr>
          <w:lang w:val="en-GB"/>
        </w:rPr>
        <w:t xml:space="preserve">components and </w:t>
      </w:r>
      <w:r w:rsidR="00F86B2B">
        <w:rPr>
          <w:lang w:val="en-GB"/>
        </w:rPr>
        <w:t>other entities</w:t>
      </w:r>
      <w:r w:rsidR="00173BCF" w:rsidRPr="00DF1275">
        <w:rPr>
          <w:lang w:val="en-GB"/>
        </w:rPr>
        <w:t xml:space="preserve"> in the same administrative domain.</w:t>
      </w:r>
    </w:p>
    <w:p w:rsidR="00B9594A" w:rsidRPr="002F047A" w:rsidRDefault="00B9594A" w:rsidP="00173BCF">
      <w:pPr>
        <w:spacing w:before="0" w:after="160" w:line="256" w:lineRule="auto"/>
        <w:rPr>
          <w:sz w:val="22"/>
          <w:szCs w:val="18"/>
          <w:lang w:val="en-GB"/>
        </w:rPr>
      </w:pPr>
      <w:r w:rsidRPr="00DF1275">
        <w:rPr>
          <w:sz w:val="22"/>
          <w:szCs w:val="18"/>
          <w:lang w:val="en-GB"/>
        </w:rPr>
        <w:t xml:space="preserve">NOTE – </w:t>
      </w:r>
      <w:r w:rsidR="002F718F">
        <w:rPr>
          <w:sz w:val="22"/>
          <w:szCs w:val="18"/>
          <w:lang w:val="en-GB"/>
        </w:rPr>
        <w:t>Other</w:t>
      </w:r>
      <w:r w:rsidRPr="00DF1275">
        <w:rPr>
          <w:sz w:val="22"/>
          <w:szCs w:val="18"/>
          <w:lang w:val="en-GB"/>
        </w:rPr>
        <w:t xml:space="preserve"> entities </w:t>
      </w:r>
      <w:r>
        <w:rPr>
          <w:sz w:val="22"/>
          <w:szCs w:val="18"/>
          <w:lang w:val="en-GB"/>
        </w:rPr>
        <w:t xml:space="preserve">includeAN components and </w:t>
      </w:r>
      <w:r w:rsidRPr="00DF1275">
        <w:rPr>
          <w:sz w:val="22"/>
          <w:szCs w:val="18"/>
          <w:lang w:val="en-GB"/>
        </w:rPr>
        <w:t>network services.</w:t>
      </w:r>
    </w:p>
    <w:p w:rsidR="00173BCF" w:rsidRPr="00DF1275" w:rsidRDefault="000228D5" w:rsidP="00173BCF">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01-REQ-</w:t>
      </w:r>
      <w:r w:rsidR="00173BCF" w:rsidRPr="00DF1275">
        <w:rPr>
          <w:lang w:val="en-GB"/>
        </w:rPr>
        <w:t>005: It is critical that A</w:t>
      </w:r>
      <w:r w:rsidR="007002A9" w:rsidRPr="00DF1275">
        <w:rPr>
          <w:lang w:val="en-GB"/>
        </w:rPr>
        <w:t>n</w:t>
      </w:r>
      <w:r w:rsidR="00192EC1">
        <w:rPr>
          <w:lang w:val="en-GB"/>
        </w:rPr>
        <w:t>s</w:t>
      </w:r>
      <w:r w:rsidR="00173BCF" w:rsidRPr="00DF1275">
        <w:rPr>
          <w:lang w:val="en-GB"/>
        </w:rPr>
        <w:t xml:space="preserve"> use knowledge base</w:t>
      </w:r>
      <w:r w:rsidR="00E31045">
        <w:rPr>
          <w:lang w:val="en-GB"/>
        </w:rPr>
        <w:t>(s)</w:t>
      </w:r>
      <w:r w:rsidR="00173BCF" w:rsidRPr="00DF1275">
        <w:rPr>
          <w:lang w:val="en-GB"/>
        </w:rPr>
        <w:t xml:space="preserve"> for mapping high level use case description</w:t>
      </w:r>
      <w:r w:rsidR="00E31045">
        <w:rPr>
          <w:lang w:val="en-GB"/>
        </w:rPr>
        <w:t>(s)</w:t>
      </w:r>
      <w:r w:rsidR="00173BCF" w:rsidRPr="00DF1275">
        <w:rPr>
          <w:lang w:val="en-GB"/>
        </w:rPr>
        <w:t xml:space="preserve"> to controller </w:t>
      </w:r>
      <w:r w:rsidR="0059464C">
        <w:rPr>
          <w:lang w:val="en-GB"/>
        </w:rPr>
        <w:t>specification</w:t>
      </w:r>
      <w:r w:rsidR="00173BCF" w:rsidRPr="00DF1275">
        <w:rPr>
          <w:lang w:val="en-GB"/>
        </w:rPr>
        <w:t>.</w:t>
      </w:r>
    </w:p>
    <w:p w:rsidR="00173BCF" w:rsidRDefault="00173BCF" w:rsidP="00173BCF">
      <w:pPr>
        <w:spacing w:before="0" w:after="160" w:line="256" w:lineRule="auto"/>
        <w:rPr>
          <w:sz w:val="22"/>
          <w:szCs w:val="18"/>
          <w:lang w:val="en-GB"/>
        </w:rPr>
      </w:pPr>
      <w:r w:rsidRPr="00DF1275">
        <w:rPr>
          <w:sz w:val="22"/>
          <w:szCs w:val="18"/>
          <w:lang w:val="en-GB"/>
        </w:rPr>
        <w:t xml:space="preserve">NOTE – Controller </w:t>
      </w:r>
      <w:r w:rsidR="0059464C">
        <w:rPr>
          <w:sz w:val="22"/>
          <w:szCs w:val="18"/>
          <w:lang w:val="en-GB"/>
        </w:rPr>
        <w:t>specification</w:t>
      </w:r>
      <w:r w:rsidRPr="00DF1275">
        <w:rPr>
          <w:sz w:val="22"/>
          <w:szCs w:val="18"/>
          <w:lang w:val="en-GB"/>
        </w:rPr>
        <w:t>may use languages such as TOSC</w:t>
      </w:r>
      <w:r w:rsidRPr="002F047A">
        <w:rPr>
          <w:sz w:val="22"/>
          <w:szCs w:val="18"/>
          <w:highlight w:val="yellow"/>
          <w:lang w:val="en-GB"/>
        </w:rPr>
        <w:t>A</w:t>
      </w:r>
      <w:r w:rsidR="00E74B0B" w:rsidRPr="002F047A">
        <w:rPr>
          <w:sz w:val="22"/>
          <w:szCs w:val="18"/>
          <w:highlight w:val="yellow"/>
          <w:lang w:val="en-GB"/>
        </w:rPr>
        <w:t>[NEED REFERENCE]</w:t>
      </w:r>
      <w:r w:rsidRPr="002F047A">
        <w:rPr>
          <w:sz w:val="22"/>
          <w:szCs w:val="18"/>
          <w:highlight w:val="yellow"/>
          <w:lang w:val="en-GB"/>
        </w:rPr>
        <w:t>,</w:t>
      </w:r>
      <w:r w:rsidRPr="00DF1275">
        <w:rPr>
          <w:sz w:val="22"/>
          <w:szCs w:val="18"/>
          <w:lang w:val="en-GB"/>
        </w:rPr>
        <w:t xml:space="preserve"> whereas use case descriptions may be unstructured. The high-level use case description is to be converted to a structured controller specification</w:t>
      </w:r>
      <w:r w:rsidR="0045710C">
        <w:rPr>
          <w:sz w:val="22"/>
          <w:szCs w:val="18"/>
          <w:lang w:val="en-GB"/>
        </w:rPr>
        <w:t>.</w:t>
      </w:r>
      <w:r w:rsidRPr="00DF1275">
        <w:rPr>
          <w:sz w:val="22"/>
          <w:szCs w:val="18"/>
          <w:lang w:val="en-GB"/>
        </w:rPr>
        <w:t xml:space="preserve"> In this process of “conversion”, it may utilize the help of humans (using GUIs) who can better understand unstructured information, and/or </w:t>
      </w:r>
      <w:r w:rsidR="0045710C">
        <w:rPr>
          <w:sz w:val="22"/>
          <w:szCs w:val="18"/>
          <w:lang w:val="en-GB"/>
        </w:rPr>
        <w:t>automated generation techniques</w:t>
      </w:r>
      <w:r w:rsidRPr="00DF1275">
        <w:rPr>
          <w:sz w:val="22"/>
          <w:szCs w:val="18"/>
          <w:lang w:val="en-GB"/>
        </w:rPr>
        <w:t>.</w:t>
      </w:r>
    </w:p>
    <w:p w:rsidR="00173BCF" w:rsidRPr="00DF1275" w:rsidRDefault="00173BCF" w:rsidP="00173BCF">
      <w:pPr>
        <w:spacing w:before="0" w:after="160" w:line="259" w:lineRule="auto"/>
        <w:rPr>
          <w:u w:val="single"/>
          <w:lang w:val="en-GB"/>
        </w:rPr>
      </w:pPr>
      <w:r w:rsidRPr="00DF1275">
        <w:rPr>
          <w:u w:val="single"/>
          <w:lang w:val="en-GB"/>
        </w:rPr>
        <w:t>Expected requirements</w:t>
      </w:r>
    </w:p>
    <w:p w:rsidR="00173BCF" w:rsidRPr="00DF1275" w:rsidRDefault="000228D5" w:rsidP="00173BCF">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01-REQ-</w:t>
      </w:r>
      <w:r w:rsidR="00173BCF" w:rsidRPr="00DF1275">
        <w:rPr>
          <w:lang w:val="en-GB"/>
        </w:rPr>
        <w:t>00</w:t>
      </w:r>
      <w:r w:rsidR="00AE6DEF">
        <w:rPr>
          <w:lang w:val="en-GB"/>
        </w:rPr>
        <w:t>6</w:t>
      </w:r>
      <w:r w:rsidR="00173BCF" w:rsidRPr="00DF1275">
        <w:rPr>
          <w:lang w:val="en-GB"/>
        </w:rPr>
        <w:t>: It is expected that A</w:t>
      </w:r>
      <w:r w:rsidR="007002A9" w:rsidRPr="00DF1275">
        <w:rPr>
          <w:lang w:val="en-GB"/>
        </w:rPr>
        <w:t>n</w:t>
      </w:r>
      <w:r w:rsidR="00750B15">
        <w:rPr>
          <w:lang w:val="en-GB"/>
        </w:rPr>
        <w:t>s</w:t>
      </w:r>
      <w:r w:rsidR="00173BCF" w:rsidRPr="00DF1275">
        <w:rPr>
          <w:lang w:val="en-GB"/>
        </w:rPr>
        <w:t xml:space="preserve"> enable </w:t>
      </w:r>
      <w:r w:rsidR="00750B15">
        <w:rPr>
          <w:lang w:val="en-GB"/>
        </w:rPr>
        <w:t xml:space="preserve">the </w:t>
      </w:r>
      <w:r w:rsidR="00173BCF" w:rsidRPr="00DF1275">
        <w:rPr>
          <w:lang w:val="en-GB"/>
        </w:rPr>
        <w:t xml:space="preserve">exchange of knowledge between </w:t>
      </w:r>
      <w:r w:rsidR="00E74B0B">
        <w:rPr>
          <w:lang w:val="en-GB"/>
        </w:rPr>
        <w:t>AN</w:t>
      </w:r>
      <w:r w:rsidR="00173BCF" w:rsidRPr="00DF1275">
        <w:rPr>
          <w:lang w:val="en-GB"/>
        </w:rPr>
        <w:t xml:space="preserve">components and </w:t>
      </w:r>
      <w:r w:rsidR="00F86B2B">
        <w:rPr>
          <w:lang w:val="en-GB"/>
        </w:rPr>
        <w:t xml:space="preserve">other </w:t>
      </w:r>
      <w:r w:rsidR="00173BCF" w:rsidRPr="00DF1275">
        <w:rPr>
          <w:lang w:val="en-GB"/>
        </w:rPr>
        <w:t xml:space="preserve">entities in </w:t>
      </w:r>
      <w:r w:rsidR="00E74B0B">
        <w:rPr>
          <w:lang w:val="en-GB"/>
        </w:rPr>
        <w:t>different</w:t>
      </w:r>
      <w:r w:rsidR="00173BCF" w:rsidRPr="00DF1275">
        <w:rPr>
          <w:lang w:val="en-GB"/>
        </w:rPr>
        <w:t>administrative domains.</w:t>
      </w:r>
    </w:p>
    <w:p w:rsidR="00173BCF" w:rsidRPr="00DF1275" w:rsidRDefault="00173BCF" w:rsidP="00173BCF">
      <w:pPr>
        <w:spacing w:before="0" w:after="160" w:line="256" w:lineRule="auto"/>
        <w:rPr>
          <w:sz w:val="22"/>
          <w:szCs w:val="18"/>
          <w:lang w:val="en-GB"/>
        </w:rPr>
      </w:pPr>
      <w:r w:rsidRPr="00DF1275">
        <w:rPr>
          <w:sz w:val="22"/>
          <w:szCs w:val="18"/>
          <w:lang w:val="en-GB"/>
        </w:rPr>
        <w:lastRenderedPageBreak/>
        <w:t xml:space="preserve">NOTE – </w:t>
      </w:r>
      <w:r w:rsidR="00F86B2B">
        <w:rPr>
          <w:sz w:val="22"/>
          <w:szCs w:val="18"/>
          <w:lang w:val="en-GB"/>
        </w:rPr>
        <w:t>The</w:t>
      </w:r>
      <w:r w:rsidRPr="00DF1275">
        <w:rPr>
          <w:sz w:val="22"/>
          <w:szCs w:val="18"/>
          <w:lang w:val="en-GB"/>
        </w:rPr>
        <w:t xml:space="preserve"> entities in other administrative domains </w:t>
      </w:r>
      <w:r w:rsidR="00F86B2B">
        <w:rPr>
          <w:sz w:val="22"/>
          <w:szCs w:val="18"/>
          <w:lang w:val="en-GB"/>
        </w:rPr>
        <w:t xml:space="preserve">includeAN components and </w:t>
      </w:r>
      <w:r w:rsidRPr="00DF1275">
        <w:rPr>
          <w:sz w:val="22"/>
          <w:szCs w:val="18"/>
          <w:lang w:val="en-GB"/>
        </w:rPr>
        <w:t>network services.</w:t>
      </w:r>
    </w:p>
    <w:p w:rsidR="00173BCF" w:rsidRPr="00DF1275" w:rsidRDefault="00173BCF" w:rsidP="00173BCF">
      <w:pPr>
        <w:spacing w:before="0" w:after="160" w:line="256" w:lineRule="auto"/>
        <w:rPr>
          <w:lang w:val="en-GB"/>
        </w:rPr>
      </w:pPr>
      <w:r w:rsidRPr="00DF1275">
        <w:rPr>
          <w:u w:val="single"/>
          <w:lang w:val="en-GB"/>
        </w:rPr>
        <w:t>Added value requirements</w:t>
      </w:r>
    </w:p>
    <w:p w:rsidR="005477EC" w:rsidRDefault="005477EC" w:rsidP="00173BCF">
      <w:pPr>
        <w:spacing w:before="0" w:after="160" w:line="256" w:lineRule="auto"/>
        <w:rPr>
          <w:lang w:val="en-GB"/>
        </w:rPr>
      </w:pPr>
      <w:r w:rsidRPr="00DF1275">
        <w:rPr>
          <w:lang w:val="en-GB"/>
        </w:rPr>
        <w:t>●</w:t>
      </w:r>
      <w:r w:rsidRPr="00DF1275">
        <w:rPr>
          <w:lang w:val="en-GB"/>
        </w:rPr>
        <w:tab/>
      </w:r>
      <w:r>
        <w:rPr>
          <w:lang w:val="en-GB"/>
        </w:rPr>
        <w:t>AN-UC01-REQ-007</w:t>
      </w:r>
      <w:r w:rsidRPr="00DF1275">
        <w:rPr>
          <w:lang w:val="en-GB"/>
        </w:rPr>
        <w:t xml:space="preserve">: </w:t>
      </w:r>
      <w:r>
        <w:rPr>
          <w:lang w:val="en-GB"/>
        </w:rPr>
        <w:t>I</w:t>
      </w:r>
      <w:r w:rsidRPr="005477EC">
        <w:rPr>
          <w:lang w:val="en-GB"/>
        </w:rPr>
        <w:t>t is of added value that automated generation techniques are used</w:t>
      </w:r>
      <w:r w:rsidR="006351F6">
        <w:rPr>
          <w:lang w:val="en-GB"/>
        </w:rPr>
        <w:t xml:space="preserve"> by AN</w:t>
      </w:r>
      <w:r w:rsidRPr="005477EC">
        <w:rPr>
          <w:lang w:val="en-GB"/>
        </w:rPr>
        <w:t xml:space="preserve"> to </w:t>
      </w:r>
      <w:r w:rsidR="006351F6">
        <w:rPr>
          <w:lang w:val="en-GB"/>
        </w:rPr>
        <w:t>produce</w:t>
      </w:r>
      <w:r w:rsidRPr="005477EC">
        <w:rPr>
          <w:lang w:val="en-GB"/>
        </w:rPr>
        <w:t xml:space="preserve"> controller specifications, using the stored controller descriptions and the knowledge base. </w:t>
      </w:r>
    </w:p>
    <w:p w:rsidR="005477EC" w:rsidRPr="00DF1275" w:rsidRDefault="005477EC" w:rsidP="00173BCF">
      <w:pPr>
        <w:spacing w:before="0" w:after="160" w:line="256" w:lineRule="auto"/>
        <w:rPr>
          <w:lang w:val="en-GB"/>
        </w:rPr>
      </w:pPr>
      <w:r w:rsidRPr="005477EC">
        <w:rPr>
          <w:lang w:val="en-GB"/>
        </w:rPr>
        <w:t xml:space="preserve">NOTE </w:t>
      </w:r>
      <w:del w:id="239" w:author="Vishnu Ram" w:date="2022-05-02T12:10:00Z">
        <w:r w:rsidRPr="005477EC" w:rsidDel="007002A9">
          <w:rPr>
            <w:lang w:val="en-GB"/>
          </w:rPr>
          <w:delText>-</w:delText>
        </w:r>
      </w:del>
      <w:ins w:id="240" w:author="Vishnu Ram" w:date="2022-05-02T12:10:00Z">
        <w:r w:rsidR="007002A9">
          <w:rPr>
            <w:lang w:val="en-GB"/>
          </w:rPr>
          <w:t>–</w:t>
        </w:r>
      </w:ins>
      <w:r w:rsidR="002F718F">
        <w:rPr>
          <w:lang w:val="en-GB"/>
        </w:rPr>
        <w:t>E</w:t>
      </w:r>
      <w:r w:rsidRPr="005477EC">
        <w:rPr>
          <w:lang w:val="en-GB"/>
        </w:rPr>
        <w:t>.g., GNN</w:t>
      </w:r>
      <w:r>
        <w:rPr>
          <w:lang w:val="en-GB"/>
        </w:rPr>
        <w:t>-</w:t>
      </w:r>
      <w:r w:rsidRPr="005477EC">
        <w:rPr>
          <w:lang w:val="en-GB"/>
        </w:rPr>
        <w:t xml:space="preserve">based recommendation engine may be used to help automatic generation </w:t>
      </w:r>
      <w:r w:rsidR="006351F6" w:rsidRPr="005477EC">
        <w:rPr>
          <w:lang w:val="en-GB"/>
        </w:rPr>
        <w:t>techniques</w:t>
      </w:r>
      <w:r w:rsidRPr="005477EC">
        <w:rPr>
          <w:lang w:val="en-GB"/>
        </w:rPr>
        <w:t>.</w:t>
      </w:r>
    </w:p>
    <w:p w:rsidR="00173BCF" w:rsidRPr="00DF1275" w:rsidRDefault="00173BCF" w:rsidP="00173BCF">
      <w:pPr>
        <w:spacing w:before="0" w:after="160" w:line="256" w:lineRule="auto"/>
        <w:rPr>
          <w:lang w:val="en-GB"/>
        </w:rPr>
      </w:pPr>
    </w:p>
    <w:p w:rsidR="00173BCF" w:rsidRPr="009325C6" w:rsidRDefault="007649F9" w:rsidP="00173BCF">
      <w:pPr>
        <w:pStyle w:val="Heading3"/>
        <w:rPr>
          <w:color w:val="000000" w:themeColor="text1"/>
          <w:highlight w:val="yellow"/>
          <w:rPrChange w:id="241" w:author="Microsoft Office User" w:date="2022-06-13T12:02:00Z">
            <w:rPr>
              <w:highlight w:val="yellow"/>
            </w:rPr>
          </w:rPrChange>
        </w:rPr>
      </w:pPr>
      <w:bookmarkStart w:id="242" w:name="OLE_LINK9"/>
      <w:bookmarkStart w:id="243" w:name="OLE_LINK6"/>
      <w:r w:rsidRPr="007649F9">
        <w:rPr>
          <w:rFonts w:cs="Times New Roman"/>
          <w:color w:val="000000" w:themeColor="text1"/>
          <w:szCs w:val="24"/>
          <w:shd w:val="clear" w:color="auto" w:fill="FFFFFF"/>
          <w:rPrChange w:id="244" w:author="Microsoft Office User" w:date="2022-06-13T12:02:00Z">
            <w:rPr>
              <w:rFonts w:ascii="Source Sans Pro" w:hAnsi="Source Sans Pro" w:cs="Times New Roman"/>
              <w:b w:val="0"/>
              <w:bCs w:val="0"/>
              <w:color w:val="4E5A66"/>
              <w:sz w:val="21"/>
              <w:szCs w:val="21"/>
              <w:shd w:val="clear" w:color="auto" w:fill="FFFFFF"/>
              <w:lang w:val="en-US" w:eastAsia="zh-CN"/>
            </w:rPr>
          </w:rPrChange>
        </w:rPr>
        <w:t>Actor interactions and possible components</w:t>
      </w:r>
      <w:bookmarkEnd w:id="242"/>
    </w:p>
    <w:bookmarkEnd w:id="243"/>
    <w:p w:rsidR="00FA115B" w:rsidRPr="0025298A" w:rsidRDefault="00FA115B" w:rsidP="0025298A">
      <w:pPr>
        <w:rPr>
          <w:sz w:val="22"/>
          <w:szCs w:val="18"/>
        </w:rPr>
      </w:pPr>
      <w:r>
        <w:rPr>
          <w:lang w:val="en-GB" w:eastAsia="ja-JP"/>
        </w:rPr>
        <w:t xml:space="preserve">In line with the use case description, figure 1 illustrates </w:t>
      </w:r>
      <w:r w:rsidRPr="00FA115B">
        <w:rPr>
          <w:lang w:val="en-GB" w:eastAsia="ja-JP"/>
        </w:rPr>
        <w:t xml:space="preserve">the </w:t>
      </w:r>
      <w:r w:rsidR="0073730A">
        <w:rPr>
          <w:lang w:val="en-GB" w:eastAsia="ja-JP"/>
        </w:rPr>
        <w:t xml:space="preserve">interactions </w:t>
      </w:r>
      <w:r w:rsidRPr="0025298A">
        <w:t xml:space="preserve">between </w:t>
      </w:r>
      <w:ins w:id="245" w:author="Vishnu Ram" w:date="2022-05-02T12:10:00Z">
        <w:r w:rsidR="007002A9">
          <w:t xml:space="preserve">various </w:t>
        </w:r>
      </w:ins>
      <w:r w:rsidRPr="0025298A">
        <w:t xml:space="preserve">actors </w:t>
      </w:r>
      <w:r w:rsidRPr="0025298A">
        <w:rPr>
          <w:highlight w:val="yellow"/>
        </w:rPr>
        <w:t xml:space="preserve">for </w:t>
      </w:r>
      <w:ins w:id="246" w:author="Vishnu Ram" w:date="2022-05-02T12:10:00Z">
        <w:r w:rsidR="007002A9">
          <w:rPr>
            <w:highlight w:val="yellow"/>
          </w:rPr>
          <w:t xml:space="preserve">the </w:t>
        </w:r>
      </w:ins>
      <w:r w:rsidRPr="0025298A">
        <w:rPr>
          <w:sz w:val="22"/>
          <w:szCs w:val="18"/>
          <w:highlight w:val="yellow"/>
        </w:rPr>
        <w:t>use of knowledge in an autonomous network</w:t>
      </w:r>
      <w:r>
        <w:rPr>
          <w:sz w:val="22"/>
          <w:szCs w:val="18"/>
        </w:rPr>
        <w:t>.</w:t>
      </w:r>
    </w:p>
    <w:p w:rsidR="00127E05" w:rsidRPr="00DF1275" w:rsidRDefault="007649F9" w:rsidP="0025298A">
      <w:pPr>
        <w:spacing w:before="0" w:after="160" w:line="256" w:lineRule="auto"/>
        <w:rPr>
          <w:lang w:val="en-GB" w:eastAsia="ja-JP" w:bidi="ar-DZ"/>
        </w:rPr>
      </w:pPr>
      <w:r>
        <w:rPr>
          <w:noProof/>
        </w:rPr>
        <w:pict>
          <v:shapetype id="_x0000_t202" coordsize="21600,21600" o:spt="202" path="m,l,21600r21600,l21600,xe">
            <v:stroke joinstyle="miter"/>
            <v:path gradientshapeok="t" o:connecttype="rect"/>
          </v:shapetype>
          <v:shape id="Text Box 326" o:spid="_x0000_s2055" type="#_x0000_t202" style="position:absolute;margin-left:-.15pt;margin-top:265.35pt;width:427.5pt;height:25.8pt;z-index:25165824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" stroked="f">
            <v:textbox style="mso-fit-shape-to-text:t" inset="0,0,0,0">
              <w:txbxContent>
                <w:p w:rsidR="00F24A47" w:rsidRDefault="007649F9" w:rsidP="0058135E">
                  <w:pPr>
                    <w:jc w:val="center"/>
                    <w:rPr>
                      <w:b/>
                      <w:bCs/>
                      <w:sz w:val="22"/>
                      <w:szCs w:val="18"/>
                    </w:rPr>
                  </w:pPr>
                  <w:r w:rsidRPr="007649F9">
                    <w:rPr>
                      <w:b/>
                      <w:bCs/>
                      <w:rPrChange w:id="247" w:author="edit6" w:date="2022-04-28T12:13:00Z">
                        <w:rPr>
                          <w:b/>
                          <w:bCs/>
                          <w:highlight w:val="yellow"/>
                        </w:rPr>
                      </w:rPrChange>
                    </w:rPr>
                    <w:t xml:space="preserve">Figure </w:t>
                  </w:r>
                  <w:r w:rsidRPr="007649F9">
                    <w:rPr>
                      <w:b/>
                      <w:bCs/>
                      <w:rPrChange w:id="248" w:author="edit6" w:date="2022-04-28T12:13:00Z">
                        <w:rPr>
                          <w:b/>
                          <w:bCs/>
                          <w:noProof/>
                          <w:highlight w:val="yellow"/>
                        </w:rPr>
                      </w:rPrChange>
                    </w:rPr>
                    <w:fldChar w:fldCharType="begin"/>
                  </w:r>
                  <w:r w:rsidRPr="007649F9">
                    <w:rPr>
                      <w:b/>
                      <w:bCs/>
                      <w:rPrChange w:id="249" w:author="edit6" w:date="2022-04-28T12:13:00Z">
                        <w:rPr>
                          <w:b/>
                          <w:bCs/>
                          <w:highlight w:val="yellow"/>
                        </w:rPr>
                      </w:rPrChange>
                    </w:rPr>
                    <w:instrText xml:space="preserve"> SEQ Figure \* ARABIC </w:instrText>
                  </w:r>
                  <w:r w:rsidRPr="007649F9">
                    <w:rPr>
                      <w:b/>
                      <w:bCs/>
                      <w:rPrChange w:id="250" w:author="edit6" w:date="2022-04-28T12:13:00Z">
                        <w:rPr>
                          <w:b/>
                          <w:bCs/>
                          <w:noProof/>
                          <w:highlight w:val="yellow"/>
                        </w:rPr>
                      </w:rPrChange>
                    </w:rPr>
                    <w:fldChar w:fldCharType="separate"/>
                  </w:r>
                  <w:r w:rsidRPr="007649F9">
                    <w:rPr>
                      <w:b/>
                      <w:bCs/>
                      <w:noProof/>
                      <w:rPrChange w:id="251" w:author="edit6" w:date="2022-04-28T12:13:00Z">
                        <w:rPr>
                          <w:b/>
                          <w:bCs/>
                          <w:noProof/>
                          <w:highlight w:val="yellow"/>
                        </w:rPr>
                      </w:rPrChange>
                    </w:rPr>
                    <w:t>1</w:t>
                  </w:r>
                  <w:r w:rsidRPr="007649F9">
                    <w:rPr>
                      <w:b/>
                      <w:bCs/>
                      <w:noProof/>
                      <w:rPrChange w:id="252" w:author="edit6" w:date="2022-04-28T12:13:00Z">
                        <w:rPr>
                          <w:b/>
                          <w:bCs/>
                          <w:noProof/>
                          <w:highlight w:val="yellow"/>
                        </w:rPr>
                      </w:rPrChange>
                    </w:rPr>
                    <w:fldChar w:fldCharType="end"/>
                  </w:r>
                  <w:r w:rsidRPr="007649F9">
                    <w:rPr>
                      <w:sz w:val="22"/>
                      <w:szCs w:val="18"/>
                      <w:lang w:val="en-GB"/>
                      <w:rPrChange w:id="253" w:author="edit6" w:date="2022-04-28T12:13:00Z">
                        <w:rPr>
                          <w:sz w:val="22"/>
                          <w:szCs w:val="18"/>
                          <w:highlight w:val="yellow"/>
                          <w:lang w:val="en-GB"/>
                        </w:rPr>
                      </w:rPrChange>
                    </w:rPr>
                    <w:t>–</w:t>
                  </w:r>
                  <w:r w:rsidRPr="007649F9">
                    <w:rPr>
                      <w:b/>
                      <w:bCs/>
                      <w:rPrChange w:id="254" w:author="edit6" w:date="2022-04-28T12:13:00Z">
                        <w:rPr>
                          <w:b/>
                          <w:bCs/>
                          <w:highlight w:val="yellow"/>
                        </w:rPr>
                      </w:rPrChange>
                    </w:rPr>
                    <w:t xml:space="preserve"> Actor interactions for </w:t>
                  </w:r>
                  <w:r w:rsidRPr="007649F9">
                    <w:rPr>
                      <w:b/>
                      <w:bCs/>
                      <w:sz w:val="22"/>
                      <w:szCs w:val="18"/>
                      <w:rPrChange w:id="255" w:author="edit6" w:date="2022-04-28T12:13:00Z">
                        <w:rPr>
                          <w:b/>
                          <w:bCs/>
                          <w:sz w:val="22"/>
                          <w:szCs w:val="18"/>
                          <w:highlight w:val="yellow"/>
                        </w:rPr>
                      </w:rPrChange>
                    </w:rPr>
                    <w:t>use of knowledge in an autonomous network</w:t>
                  </w:r>
                </w:p>
                <w:p w:rsidR="00FA115B" w:rsidRPr="0058135E" w:rsidRDefault="00FA115B" w:rsidP="0058135E">
                  <w:pPr>
                    <w:jc w:val="center"/>
                    <w:rPr>
                      <w:b/>
                      <w:bCs/>
                      <w:noProof/>
                      <w:lang w:val="en-IN" w:eastAsia="en-IN"/>
                    </w:rPr>
                  </w:pPr>
                </w:p>
              </w:txbxContent>
            </v:textbox>
            <w10:wrap type="topAndBottom"/>
          </v:shape>
        </w:pict>
      </w:r>
      <w:r w:rsidR="00173BCF" w:rsidRPr="00DF1275">
        <w:rPr>
          <w:noProof/>
          <w:lang w:eastAsia="en-US" w:bidi="hi-IN"/>
        </w:rPr>
        <w:drawing>
          <wp:anchor distT="0" distB="0" distL="114300" distR="114300" simplePos="0" relativeHeight="251656192" behindDoc="0" locked="0" layoutInCell="1" allowOverlap="1">
            <wp:simplePos x="0" y="0"/>
            <wp:positionH relativeFrom="column">
              <wp:posOffset>-1905</wp:posOffset>
            </wp:positionH>
            <wp:positionV relativeFrom="paragraph">
              <wp:posOffset>290195</wp:posOffset>
            </wp:positionV>
            <wp:extent cx="5429250" cy="3022600"/>
            <wp:effectExtent l="0" t="0" r="0" b="6350"/>
            <wp:wrapTopAndBottom/>
            <wp:docPr id="13"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Timeline&#10;&#10;Description automatically generated"/>
                    <pic:cNvPicPr>
                      <a:picLocks noChangeAspect="1" noChangeArrowheads="1"/>
                    </pic:cNvPicPr>
                  </pic:nvPicPr>
                  <pic:blipFill>
                    <a:blip r:embed="rId18" cstate="print"/>
                    <a:srcRect/>
                    <a:stretch>
                      <a:fillRect/>
                    </a:stretch>
                  </pic:blipFill>
                  <pic:spPr bwMode="auto">
                    <a:xfrm>
                      <a:off x="0" y="0"/>
                      <a:ext cx="5429250" cy="3022600"/>
                    </a:xfrm>
                    <a:prstGeom prst="rect">
                      <a:avLst/>
                    </a:prstGeom>
                    <a:noFill/>
                    <a:ln w="9525">
                      <a:noFill/>
                      <a:miter lim="800000"/>
                      <a:headEnd/>
                      <a:tailEnd/>
                    </a:ln>
                  </pic:spPr>
                </pic:pic>
              </a:graphicData>
            </a:graphic>
          </wp:anchor>
        </w:drawing>
      </w:r>
    </w:p>
    <w:p w:rsidR="005B536F" w:rsidRDefault="005B536F" w:rsidP="00173BCF">
      <w:pPr>
        <w:spacing w:before="0" w:after="160" w:line="256" w:lineRule="auto"/>
        <w:rPr>
          <w:sz w:val="22"/>
          <w:szCs w:val="18"/>
          <w:lang w:val="en-GB"/>
        </w:rPr>
      </w:pPr>
    </w:p>
    <w:p w:rsidR="00173BCF" w:rsidRPr="00DF1275" w:rsidRDefault="00173BCF" w:rsidP="00173BCF">
      <w:pPr>
        <w:spacing w:before="0" w:after="160" w:line="256" w:lineRule="auto"/>
        <w:rPr>
          <w:sz w:val="22"/>
          <w:szCs w:val="18"/>
          <w:lang w:val="en-GB"/>
        </w:rPr>
      </w:pPr>
      <w:r w:rsidRPr="00DF1275">
        <w:rPr>
          <w:sz w:val="22"/>
          <w:szCs w:val="18"/>
          <w:lang w:val="en-GB"/>
        </w:rPr>
        <w:t>NOTE 1 – multiple AN components (1</w:t>
      </w:r>
      <w:r w:rsidR="00450D59" w:rsidRPr="00DF1275">
        <w:rPr>
          <w:sz w:val="22"/>
          <w:szCs w:val="18"/>
          <w:lang w:val="en-GB"/>
        </w:rPr>
        <w:t xml:space="preserve"> … </w:t>
      </w:r>
      <w:r w:rsidRPr="00DF1275">
        <w:rPr>
          <w:sz w:val="22"/>
          <w:szCs w:val="18"/>
          <w:lang w:val="en-GB"/>
        </w:rPr>
        <w:t>n) may be present in the system.</w:t>
      </w:r>
    </w:p>
    <w:p w:rsidR="00DB25C0" w:rsidRDefault="007649F9" w:rsidP="00173BCF">
      <w:pPr>
        <w:spacing w:before="0" w:after="160" w:line="256" w:lineRule="auto"/>
        <w:rPr>
          <w:ins w:id="256" w:author="Vishnu Ram" w:date="2022-05-02T12:14:00Z"/>
          <w:lang w:val="en-GB"/>
        </w:rPr>
      </w:pPr>
      <w:del w:id="257" w:author="Vishnu Ram" w:date="2022-05-02T12:19:00Z">
        <w:r>
          <w:rPr>
            <w:noProof/>
          </w:rPr>
          <w:pict>
            <v:shape id="Text Box 325" o:spid="_x0000_s2054" type="#_x0000_t202" style="position:absolute;margin-left:37.8pt;margin-top:196.15pt;width:429.75pt;height:25.8pt;z-index:25165824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" stroked="f">
              <v:textbox style="mso-fit-shape-to-text:t" inset="0,0,0,0">
                <w:txbxContent>
                  <w:p w:rsidR="00F24A47" w:rsidRPr="008B3630" w:rsidRDefault="007649F9" w:rsidP="00173BCF">
                    <w:pPr>
                      <w:rPr>
                        <w:b/>
                        <w:bCs/>
                        <w:sz w:val="22"/>
                        <w:szCs w:val="18"/>
                        <w:rPrChange w:id="258" w:author="edit6" w:date="2022-04-28T12:14:00Z">
                          <w:rPr>
                            <w:sz w:val="22"/>
                            <w:szCs w:val="18"/>
                          </w:rPr>
                        </w:rPrChange>
                      </w:rPr>
                    </w:pPr>
                    <w:moveFromRangeStart w:id="259" w:author="Vishnu Ram" w:date="2022-05-02T12:20:00Z" w:name="move102386424"/>
                    <w:moveFrom w:id="260" w:author="Vishnu Ram" w:date="2022-05-02T12:20:00Z">
                      <w:r w:rsidRPr="007649F9">
                        <w:rPr>
                          <w:b/>
                          <w:bCs/>
                          <w:rPrChange w:id="261" w:author="edit6" w:date="2022-04-28T12:14:00Z">
                            <w:rPr>
                              <w:highlight w:val="yellow"/>
                            </w:rPr>
                          </w:rPrChange>
                        </w:rPr>
                        <w:t xml:space="preserve">Figure </w:t>
                      </w:r>
                      <w:r w:rsidRPr="007649F9" w:rsidDel="009C39DB">
                        <w:rPr>
                          <w:b/>
                          <w:bCs/>
                          <w:rPrChange w:id="262" w:author="edit6" w:date="2022-04-28T12:14:00Z">
                            <w:rPr>
                              <w:noProof/>
                              <w:highlight w:val="yellow"/>
                            </w:rPr>
                          </w:rPrChange>
                        </w:rPr>
                        <w:fldChar w:fldCharType="begin"/>
                      </w:r>
                      <w:r w:rsidRPr="007649F9">
                        <w:rPr>
                          <w:b/>
                          <w:bCs/>
                          <w:rPrChange w:id="263" w:author="edit6" w:date="2022-04-28T12:14:00Z">
                            <w:rPr>
                              <w:highlight w:val="yellow"/>
                            </w:rPr>
                          </w:rPrChange>
                        </w:rPr>
                        <w:instrText xml:space="preserve"> SEQ Figure \* ARABIC </w:instrText>
                      </w:r>
                      <w:r w:rsidRPr="007649F9" w:rsidDel="009C39DB">
                        <w:rPr>
                          <w:b/>
                          <w:bCs/>
                          <w:rPrChange w:id="264" w:author="edit6" w:date="2022-04-28T12:14:00Z">
                            <w:rPr>
                              <w:noProof/>
                              <w:highlight w:val="yellow"/>
                            </w:rPr>
                          </w:rPrChange>
                        </w:rPr>
                        <w:fldChar w:fldCharType="separate"/>
                      </w:r>
                      <w:r w:rsidRPr="007649F9">
                        <w:rPr>
                          <w:b/>
                          <w:bCs/>
                          <w:noProof/>
                          <w:rPrChange w:id="265" w:author="edit6" w:date="2022-04-28T12:14:00Z">
                            <w:rPr>
                              <w:noProof/>
                              <w:highlight w:val="yellow"/>
                            </w:rPr>
                          </w:rPrChange>
                        </w:rPr>
                        <w:t>2</w:t>
                      </w:r>
                      <w:r w:rsidRPr="007649F9" w:rsidDel="009C39DB">
                        <w:rPr>
                          <w:b/>
                          <w:bCs/>
                          <w:noProof/>
                          <w:rPrChange w:id="266" w:author="edit6" w:date="2022-04-28T12:14:00Z">
                            <w:rPr>
                              <w:noProof/>
                              <w:highlight w:val="yellow"/>
                            </w:rPr>
                          </w:rPrChange>
                        </w:rPr>
                        <w:fldChar w:fldCharType="end"/>
                      </w:r>
                      <w:r w:rsidRPr="007649F9">
                        <w:rPr>
                          <w:b/>
                          <w:bCs/>
                          <w:rPrChange w:id="267" w:author="edit6" w:date="2022-04-28T12:14:00Z">
                            <w:rPr>
                              <w:highlight w:val="yellow"/>
                            </w:rPr>
                          </w:rPrChange>
                        </w:rPr>
                        <w:t>: Possible componentsrelated to the</w:t>
                      </w:r>
                      <w:r w:rsidRPr="007649F9">
                        <w:rPr>
                          <w:b/>
                          <w:bCs/>
                          <w:sz w:val="22"/>
                          <w:szCs w:val="18"/>
                          <w:rPrChange w:id="268" w:author="edit6" w:date="2022-04-28T12:14:00Z">
                            <w:rPr>
                              <w:sz w:val="22"/>
                              <w:szCs w:val="18"/>
                              <w:highlight w:val="yellow"/>
                            </w:rPr>
                          </w:rPrChange>
                        </w:rPr>
                        <w:t>use of knowledge in autonomous network</w:t>
                      </w:r>
                    </w:moveFrom>
                    <w:moveFromRangeEnd w:id="259"/>
                  </w:p>
                </w:txbxContent>
              </v:textbox>
              <w10:wrap type="topAndBottom"/>
            </v:shape>
          </w:pict>
        </w:r>
      </w:del>
      <w:r w:rsidR="00173BCF" w:rsidRPr="00DF1275">
        <w:rPr>
          <w:sz w:val="22"/>
          <w:szCs w:val="18"/>
          <w:lang w:val="en-GB"/>
        </w:rPr>
        <w:t xml:space="preserve">NOTE 2 – actor interaction captured in </w:t>
      </w:r>
      <w:del w:id="269" w:author="Vishnu Ram" w:date="2022-05-02T12:14:00Z">
        <w:r w:rsidR="00173BCF" w:rsidRPr="00DF1275" w:rsidDel="00A52A43">
          <w:rPr>
            <w:sz w:val="22"/>
            <w:szCs w:val="18"/>
            <w:lang w:val="en-GB"/>
          </w:rPr>
          <w:delText xml:space="preserve">this </w:delText>
        </w:r>
      </w:del>
      <w:r w:rsidR="00173BCF" w:rsidRPr="00DF1275">
        <w:rPr>
          <w:sz w:val="22"/>
          <w:szCs w:val="18"/>
          <w:lang w:val="en-GB"/>
        </w:rPr>
        <w:t>figure</w:t>
      </w:r>
      <w:ins w:id="270" w:author="Vishnu Ram" w:date="2022-05-02T12:14:00Z">
        <w:r w:rsidR="00A52A43">
          <w:rPr>
            <w:sz w:val="22"/>
            <w:szCs w:val="18"/>
            <w:lang w:val="en-GB"/>
          </w:rPr>
          <w:t xml:space="preserve"> 1</w:t>
        </w:r>
      </w:ins>
      <w:r w:rsidR="00173BCF" w:rsidRPr="00DF1275">
        <w:rPr>
          <w:sz w:val="22"/>
          <w:szCs w:val="18"/>
          <w:lang w:val="en-GB"/>
        </w:rPr>
        <w:t xml:space="preserve"> may not reflect the strict time sequence of activities</w:t>
      </w:r>
      <w:r w:rsidR="00173BCF" w:rsidRPr="00DF1275">
        <w:rPr>
          <w:lang w:val="en-GB"/>
        </w:rPr>
        <w:t>.</w:t>
      </w:r>
    </w:p>
    <w:p w:rsidR="00A52A43" w:rsidRDefault="009C39DB" w:rsidP="00173BCF">
      <w:pPr>
        <w:spacing w:before="0" w:after="160" w:line="256" w:lineRule="auto"/>
        <w:rPr>
          <w:lang w:val="en-GB"/>
        </w:rPr>
      </w:pPr>
      <w:r w:rsidRPr="00DF1275">
        <w:rPr>
          <w:noProof/>
          <w:sz w:val="22"/>
          <w:szCs w:val="18"/>
          <w:lang w:eastAsia="en-US" w:bidi="hi-IN"/>
        </w:rPr>
        <w:drawing>
          <wp:anchor distT="0" distB="0" distL="114300" distR="114300" simplePos="0" relativeHeight="251659264" behindDoc="0" locked="0" layoutInCell="1" allowOverlap="1">
            <wp:simplePos x="0" y="0"/>
            <wp:positionH relativeFrom="column">
              <wp:posOffset>404984</wp:posOffset>
            </wp:positionH>
            <wp:positionV relativeFrom="paragraph">
              <wp:posOffset>918251</wp:posOffset>
            </wp:positionV>
            <wp:extent cx="5100955" cy="2255520"/>
            <wp:effectExtent l="0" t="0" r="4445" b="3810"/>
            <wp:wrapTopAndBottom/>
            <wp:docPr id="24"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descr="Diagram&#10;&#10;Description automatically generated"/>
                    <pic:cNvPicPr>
                      <a:picLocks noChangeAspect="1" noChangeArrowheads="1"/>
                    </pic:cNvPicPr>
                  </pic:nvPicPr>
                  <pic:blipFill>
                    <a:blip r:embed="rId19" cstate="print"/>
                    <a:srcRect/>
                    <a:stretch>
                      <a:fillRect/>
                    </a:stretch>
                  </pic:blipFill>
                  <pic:spPr bwMode="auto">
                    <a:xfrm>
                      <a:off x="0" y="0"/>
                      <a:ext cx="5100955" cy="2255520"/>
                    </a:xfrm>
                    <a:prstGeom prst="rect">
                      <a:avLst/>
                    </a:prstGeom>
                    <a:noFill/>
                    <a:ln w="9525">
                      <a:noFill/>
                      <a:miter lim="800000"/>
                      <a:headEnd/>
                      <a:tailEnd/>
                    </a:ln>
                  </pic:spPr>
                </pic:pic>
              </a:graphicData>
            </a:graphic>
          </wp:anchor>
        </w:drawing>
      </w:r>
      <w:ins w:id="271" w:author="Vishnu Ram" w:date="2022-05-02T12:14:00Z">
        <w:r w:rsidR="00A52A43">
          <w:rPr>
            <w:lang w:val="en-GB"/>
          </w:rPr>
          <w:t xml:space="preserve">Figure 1 </w:t>
        </w:r>
      </w:ins>
      <w:ins w:id="272" w:author="Vishnu Ram" w:date="2022-05-02T12:16:00Z">
        <w:r w:rsidR="00A52A43">
          <w:rPr>
            <w:lang w:val="en-GB"/>
          </w:rPr>
          <w:t>shows the possible interactions between various act</w:t>
        </w:r>
      </w:ins>
      <w:ins w:id="273" w:author="Vishnu Ram" w:date="2022-05-02T12:17:00Z">
        <w:r w:rsidR="00A52A43">
          <w:rPr>
            <w:lang w:val="en-GB"/>
          </w:rPr>
          <w:t xml:space="preserve">ors enabling this use case. However, </w:t>
        </w:r>
        <w:r>
          <w:rPr>
            <w:lang w:val="en-GB"/>
          </w:rPr>
          <w:t>while instantiating this use case in the network, various components may be necessary. Figure 2 s</w:t>
        </w:r>
      </w:ins>
      <w:ins w:id="274" w:author="Vishnu Ram" w:date="2022-05-02T12:18:00Z">
        <w:r>
          <w:rPr>
            <w:lang w:val="en-GB"/>
          </w:rPr>
          <w:t xml:space="preserve">hows a possible set of components related to the use case. The exact nature and requirements </w:t>
        </w:r>
      </w:ins>
      <w:ins w:id="275" w:author="Vishnu Ram" w:date="2022-05-02T12:19:00Z">
        <w:r>
          <w:rPr>
            <w:lang w:val="en-GB"/>
          </w:rPr>
          <w:t xml:space="preserve">related to the components </w:t>
        </w:r>
      </w:ins>
      <w:ins w:id="276" w:author="Vishnu Ram" w:date="2022-05-02T12:18:00Z">
        <w:r>
          <w:rPr>
            <w:lang w:val="en-GB"/>
          </w:rPr>
          <w:t>are for future study and not in the sc</w:t>
        </w:r>
      </w:ins>
      <w:ins w:id="277" w:author="Vishnu Ram" w:date="2022-05-02T12:19:00Z">
        <w:r>
          <w:rPr>
            <w:lang w:val="en-GB"/>
          </w:rPr>
          <w:t>ope of this document.</w:t>
        </w:r>
      </w:ins>
    </w:p>
    <w:p w:rsidR="009C39DB" w:rsidRPr="005419C2" w:rsidRDefault="009C39DB" w:rsidP="009C39DB">
      <w:pPr>
        <w:rPr>
          <w:b/>
          <w:bCs/>
          <w:sz w:val="22"/>
          <w:szCs w:val="18"/>
        </w:rPr>
      </w:pPr>
      <w:bookmarkStart w:id="278" w:name="OLE_LINK7"/>
      <w:moveToRangeStart w:id="279" w:author="Vishnu Ram" w:date="2022-05-02T12:20:00Z" w:name="move102386424"/>
      <w:moveTo w:id="280" w:author="Vishnu Ram" w:date="2022-05-02T12:20:00Z">
        <w:r w:rsidRPr="005419C2">
          <w:rPr>
            <w:b/>
            <w:bCs/>
          </w:rPr>
          <w:t xml:space="preserve">Figure </w:t>
        </w:r>
        <w:r w:rsidR="007649F9" w:rsidRPr="005419C2">
          <w:rPr>
            <w:b/>
            <w:bCs/>
          </w:rPr>
          <w:fldChar w:fldCharType="begin"/>
        </w:r>
        <w:r w:rsidRPr="005419C2">
          <w:rPr>
            <w:b/>
            <w:bCs/>
          </w:rPr>
          <w:instrText xml:space="preserve"> SEQ Figure \* ARABIC </w:instrText>
        </w:r>
        <w:r w:rsidR="007649F9" w:rsidRPr="005419C2">
          <w:rPr>
            <w:b/>
            <w:bCs/>
          </w:rPr>
          <w:fldChar w:fldCharType="separate"/>
        </w:r>
        <w:r w:rsidRPr="005419C2">
          <w:rPr>
            <w:b/>
            <w:bCs/>
            <w:noProof/>
          </w:rPr>
          <w:t>2</w:t>
        </w:r>
        <w:r w:rsidR="007649F9" w:rsidRPr="005419C2">
          <w:rPr>
            <w:b/>
            <w:bCs/>
            <w:noProof/>
          </w:rPr>
          <w:fldChar w:fldCharType="end"/>
        </w:r>
        <w:r w:rsidRPr="005419C2">
          <w:rPr>
            <w:b/>
            <w:bCs/>
          </w:rPr>
          <w:t xml:space="preserve">: </w:t>
        </w:r>
        <w:bookmarkStart w:id="281" w:name="OLE_LINK10"/>
        <w:r w:rsidRPr="005419C2">
          <w:rPr>
            <w:b/>
            <w:bCs/>
          </w:rPr>
          <w:t xml:space="preserve">Possible components related to </w:t>
        </w:r>
        <w:bookmarkEnd w:id="281"/>
        <w:r w:rsidRPr="005419C2">
          <w:rPr>
            <w:b/>
            <w:bCs/>
          </w:rPr>
          <w:t xml:space="preserve">the </w:t>
        </w:r>
        <w:r w:rsidRPr="005419C2">
          <w:rPr>
            <w:b/>
            <w:bCs/>
            <w:sz w:val="22"/>
            <w:szCs w:val="18"/>
          </w:rPr>
          <w:t xml:space="preserve">use of knowledge in autonomous network </w:t>
        </w:r>
      </w:moveTo>
    </w:p>
    <w:bookmarkEnd w:id="278"/>
    <w:moveToRangeEnd w:id="279"/>
    <w:p w:rsidR="0025298A" w:rsidRPr="009C39DB" w:rsidRDefault="0025298A" w:rsidP="00173BCF">
      <w:pPr>
        <w:spacing w:before="0" w:after="160" w:line="256" w:lineRule="auto"/>
        <w:rPr>
          <w:i/>
          <w:iCs/>
          <w:rPrChange w:id="282" w:author="Vishnu Ram" w:date="2022-05-02T12:20:00Z">
            <w:rPr>
              <w:i/>
              <w:iCs/>
              <w:lang w:val="en-GB"/>
            </w:rPr>
          </w:rPrChange>
        </w:rPr>
      </w:pPr>
    </w:p>
    <w:p w:rsidR="00632179" w:rsidRDefault="00632179" w:rsidP="00173BCF">
      <w:pPr>
        <w:spacing w:before="0" w:after="160" w:line="256" w:lineRule="auto"/>
        <w:rPr>
          <w:lang w:val="en-GB"/>
        </w:rPr>
      </w:pPr>
      <w:r w:rsidRPr="0025298A">
        <w:rPr>
          <w:i/>
          <w:iCs/>
          <w:lang w:val="en-GB"/>
        </w:rPr>
        <w:t xml:space="preserve">Editor’s note: an introductory text is needed </w:t>
      </w:r>
      <w:ins w:id="283" w:author="edit6" w:date="2022-04-28T12:09:00Z">
        <w:r w:rsidR="00F13F2C">
          <w:rPr>
            <w:i/>
            <w:iCs/>
            <w:lang w:val="en-GB"/>
          </w:rPr>
          <w:t>before</w:t>
        </w:r>
      </w:ins>
      <w:del w:id="284" w:author="edit6" w:date="2022-04-28T12:09:00Z">
        <w:r w:rsidRPr="0025298A" w:rsidDel="00F13F2C">
          <w:rPr>
            <w:i/>
            <w:iCs/>
            <w:lang w:val="en-GB"/>
          </w:rPr>
          <w:delText>for</w:delText>
        </w:r>
      </w:del>
      <w:r w:rsidRPr="0025298A">
        <w:rPr>
          <w:i/>
          <w:iCs/>
          <w:lang w:val="en-GB"/>
        </w:rPr>
        <w:t xml:space="preserve"> figure 2 (including transition from fig.1 to fig.2).</w:t>
      </w:r>
      <w:r w:rsidR="00381F96" w:rsidRPr="0025298A">
        <w:rPr>
          <w:i/>
          <w:iCs/>
          <w:lang w:val="en-GB"/>
        </w:rPr>
        <w:t>Presence of connectors needs to be confirmed (and, if so, explained).</w:t>
      </w:r>
    </w:p>
    <w:p w:rsidR="008B3630" w:rsidRPr="008B3630" w:rsidRDefault="007649F9" w:rsidP="00173BCF">
      <w:pPr>
        <w:spacing w:before="0" w:after="160" w:line="256" w:lineRule="auto"/>
        <w:rPr>
          <w:ins w:id="285" w:author="edit6" w:date="2022-04-28T12:12:00Z"/>
          <w:i/>
          <w:iCs/>
          <w:lang w:val="en-GB"/>
          <w:rPrChange w:id="286" w:author="edit6" w:date="2022-04-28T12:12:00Z">
            <w:rPr>
              <w:ins w:id="287" w:author="edit6" w:date="2022-04-28T12:12:00Z"/>
              <w:lang w:val="en-GB"/>
            </w:rPr>
          </w:rPrChange>
        </w:rPr>
      </w:pPr>
      <w:ins w:id="288" w:author="edit6" w:date="2022-04-28T12:12:00Z">
        <w:r w:rsidRPr="007649F9">
          <w:rPr>
            <w:i/>
            <w:iCs/>
            <w:lang w:val="en-GB"/>
            <w:rPrChange w:id="289" w:author="edit6" w:date="2022-04-28T12:12:00Z">
              <w:rPr>
                <w:lang w:val="en-GB"/>
              </w:rPr>
            </w:rPrChange>
          </w:rPr>
          <w:t xml:space="preserve">Editor’s note: the following actors description should follow figure 1. </w:t>
        </w:r>
      </w:ins>
    </w:p>
    <w:p w:rsidR="00E73ECE" w:rsidRDefault="00632179" w:rsidP="00173BCF">
      <w:pPr>
        <w:spacing w:before="0" w:after="160" w:line="256" w:lineRule="auto"/>
        <w:rPr>
          <w:lang w:val="en-GB"/>
        </w:rPr>
      </w:pPr>
      <w:r>
        <w:rPr>
          <w:lang w:val="en-GB"/>
        </w:rPr>
        <w:t>Actors involved (figure 1):</w:t>
      </w:r>
    </w:p>
    <w:p w:rsidR="00E73ECE" w:rsidRPr="007337D1" w:rsidRDefault="00E73ECE" w:rsidP="0025298A">
      <w:pPr>
        <w:pStyle w:val="ListParagraph"/>
        <w:numPr>
          <w:ilvl w:val="0"/>
          <w:numId w:val="43"/>
        </w:numPr>
        <w:spacing w:before="0" w:after="160" w:line="256" w:lineRule="auto"/>
        <w:rPr>
          <w:lang w:val="en-GB"/>
        </w:rPr>
      </w:pPr>
      <w:r w:rsidRPr="003A3F00">
        <w:rPr>
          <w:lang w:val="en-GB"/>
        </w:rPr>
        <w:t xml:space="preserve">Management domain: </w:t>
      </w:r>
      <w:r w:rsidR="00FA115B">
        <w:rPr>
          <w:lang w:val="en-GB"/>
        </w:rPr>
        <w:t xml:space="preserve">this </w:t>
      </w:r>
      <w:r w:rsidRPr="003A3F00">
        <w:rPr>
          <w:lang w:val="en-GB"/>
        </w:rPr>
        <w:t>actor include</w:t>
      </w:r>
      <w:r w:rsidR="00FA115B">
        <w:rPr>
          <w:lang w:val="en-GB"/>
        </w:rPr>
        <w:t>s</w:t>
      </w:r>
      <w:r w:rsidRPr="003A3F00">
        <w:rPr>
          <w:lang w:val="en-GB"/>
        </w:rPr>
        <w:t xml:space="preserve"> entities in the network which configures, monitors and otherwise manages the AN components in the network. </w:t>
      </w:r>
    </w:p>
    <w:p w:rsidR="00E73ECE" w:rsidRPr="003A3F00" w:rsidRDefault="005C53F0" w:rsidP="0025298A">
      <w:pPr>
        <w:pStyle w:val="ListParagraph"/>
        <w:numPr>
          <w:ilvl w:val="0"/>
          <w:numId w:val="43"/>
        </w:numPr>
        <w:spacing w:before="0" w:after="160" w:line="256" w:lineRule="auto"/>
        <w:rPr>
          <w:lang w:val="en-GB"/>
        </w:rPr>
      </w:pPr>
      <w:r w:rsidRPr="00DB25C0">
        <w:rPr>
          <w:lang w:val="en-GB"/>
        </w:rPr>
        <w:t>Knowledge base: this actor stores knowledge which may be queried, stored and updated by various AN components. This may be implemented in the form of a</w:t>
      </w:r>
      <w:r w:rsidRPr="003A3F00">
        <w:rPr>
          <w:lang w:val="en-GB"/>
        </w:rPr>
        <w:t>n open knowledge base.</w:t>
      </w:r>
    </w:p>
    <w:p w:rsidR="005C53F0" w:rsidRPr="003A3F00" w:rsidRDefault="005C53F0" w:rsidP="0025298A">
      <w:pPr>
        <w:pStyle w:val="ListParagraph"/>
        <w:numPr>
          <w:ilvl w:val="0"/>
          <w:numId w:val="43"/>
        </w:numPr>
        <w:spacing w:before="0" w:after="160" w:line="256" w:lineRule="auto"/>
        <w:rPr>
          <w:lang w:val="en-GB"/>
        </w:rPr>
      </w:pPr>
      <w:r w:rsidRPr="003A3F00">
        <w:rPr>
          <w:lang w:val="en-GB"/>
        </w:rPr>
        <w:t>Network services within domain: these actors are network services running within the same administrative domain of the AN. Similarly, there may be network services running outside the administrative domain of the AN.</w:t>
      </w:r>
    </w:p>
    <w:p w:rsidR="00632179" w:rsidRDefault="003A3F00" w:rsidP="00632179">
      <w:pPr>
        <w:spacing w:before="0" w:after="160" w:line="256" w:lineRule="auto"/>
        <w:rPr>
          <w:lang w:val="en-GB"/>
        </w:rPr>
      </w:pPr>
      <w:r>
        <w:rPr>
          <w:lang w:val="en-GB"/>
        </w:rPr>
        <w:t>Possible key c</w:t>
      </w:r>
      <w:r w:rsidR="00632179">
        <w:rPr>
          <w:lang w:val="en-GB"/>
        </w:rPr>
        <w:t>omponents involved (figure 2):</w:t>
      </w:r>
    </w:p>
    <w:p w:rsidR="0073730A" w:rsidRPr="008B3630" w:rsidRDefault="0073730A" w:rsidP="003A3F00">
      <w:pPr>
        <w:pStyle w:val="ListParagraph"/>
        <w:numPr>
          <w:ilvl w:val="0"/>
          <w:numId w:val="42"/>
        </w:numPr>
        <w:spacing w:before="0" w:after="160" w:line="256" w:lineRule="auto"/>
        <w:rPr>
          <w:lang w:val="en-GB"/>
        </w:rPr>
      </w:pPr>
      <w:r w:rsidRPr="008B3630">
        <w:rPr>
          <w:lang w:val="en-GB"/>
        </w:rPr>
        <w:t xml:space="preserve">AN orchestrator: this component </w:t>
      </w:r>
      <w:ins w:id="290" w:author="edit6" w:date="2022-04-28T12:10:00Z">
        <w:del w:id="291" w:author="Vishnu Ram" w:date="2022-05-02T12:12:00Z">
          <w:r w:rsidR="007649F9" w:rsidRPr="007649F9">
            <w:rPr>
              <w:highlight w:val="yellow"/>
              <w:lang w:val="en-GB"/>
              <w:rPrChange w:id="292" w:author="edit6" w:date="2022-04-28T12:11:00Z">
                <w:rPr>
                  <w:lang w:val="en-GB"/>
                </w:rPr>
              </w:rPrChange>
            </w:rPr>
            <w:delText>XXXXX</w:delText>
          </w:r>
        </w:del>
      </w:ins>
      <w:ins w:id="293" w:author="Vishnu Ram" w:date="2022-05-02T12:12:00Z">
        <w:r w:rsidR="00A52A43">
          <w:rPr>
            <w:lang w:val="en-GB"/>
          </w:rPr>
          <w:t xml:space="preserve">manages the other AN components in the network. </w:t>
        </w:r>
      </w:ins>
      <w:del w:id="294" w:author="edit6" w:date="2022-04-28T12:11:00Z">
        <w:r w:rsidR="007649F9" w:rsidRPr="007649F9">
          <w:rPr>
            <w:lang w:val="en-GB"/>
            <w:rPrChange w:id="295" w:author="edit6" w:date="2022-04-28T12:11:00Z">
              <w:rPr>
                <w:highlight w:val="green"/>
                <w:lang w:val="en-GB"/>
              </w:rPr>
            </w:rPrChange>
          </w:rPr>
          <w:delText>whichcan be used by the management domain actor.</w:delText>
        </w:r>
      </w:del>
    </w:p>
    <w:p w:rsidR="005C53F0" w:rsidRPr="003A3F00" w:rsidRDefault="005C53F0" w:rsidP="0025298A">
      <w:pPr>
        <w:pStyle w:val="ListParagraph"/>
        <w:numPr>
          <w:ilvl w:val="0"/>
          <w:numId w:val="42"/>
        </w:numPr>
        <w:spacing w:before="0" w:after="160" w:line="256" w:lineRule="auto"/>
        <w:rPr>
          <w:lang w:val="en-GB"/>
        </w:rPr>
      </w:pPr>
      <w:r w:rsidRPr="003A3F00">
        <w:rPr>
          <w:lang w:val="en-GB"/>
        </w:rPr>
        <w:t xml:space="preserve">Auto controller generator: this </w:t>
      </w:r>
      <w:r w:rsidR="003A3F00">
        <w:rPr>
          <w:lang w:val="en-GB"/>
        </w:rPr>
        <w:t xml:space="preserve">component </w:t>
      </w:r>
      <w:r w:rsidRPr="003A3F00">
        <w:rPr>
          <w:lang w:val="en-GB"/>
        </w:rPr>
        <w:t>may generate controllers.</w:t>
      </w:r>
    </w:p>
    <w:p w:rsidR="005C53F0" w:rsidRPr="003A3F00" w:rsidRDefault="005C53F0" w:rsidP="0025298A">
      <w:pPr>
        <w:pStyle w:val="ListParagraph"/>
        <w:numPr>
          <w:ilvl w:val="0"/>
          <w:numId w:val="42"/>
        </w:numPr>
        <w:spacing w:before="0" w:after="160" w:line="256" w:lineRule="auto"/>
        <w:rPr>
          <w:lang w:val="en-GB"/>
        </w:rPr>
      </w:pPr>
      <w:r w:rsidRPr="003A3F00">
        <w:rPr>
          <w:lang w:val="en-GB"/>
        </w:rPr>
        <w:t xml:space="preserve">OpenCN: this </w:t>
      </w:r>
      <w:r w:rsidR="003A3F00">
        <w:rPr>
          <w:lang w:val="en-GB"/>
        </w:rPr>
        <w:t>component</w:t>
      </w:r>
      <w:r w:rsidRPr="003A3F00">
        <w:rPr>
          <w:lang w:val="en-GB"/>
        </w:rPr>
        <w:t xml:space="preserve"> provides a repository of controllers.</w:t>
      </w:r>
    </w:p>
    <w:p w:rsidR="005C53F0" w:rsidRPr="003A3F00" w:rsidRDefault="005C53F0" w:rsidP="0025298A">
      <w:pPr>
        <w:pStyle w:val="ListParagraph"/>
        <w:numPr>
          <w:ilvl w:val="0"/>
          <w:numId w:val="42"/>
        </w:numPr>
        <w:spacing w:before="0" w:after="160" w:line="256" w:lineRule="auto"/>
        <w:rPr>
          <w:lang w:val="en-GB"/>
        </w:rPr>
      </w:pPr>
      <w:r w:rsidRPr="003A3F00">
        <w:rPr>
          <w:lang w:val="en-GB"/>
        </w:rPr>
        <w:t xml:space="preserve">Analytics: this </w:t>
      </w:r>
      <w:r w:rsidR="003A3F00">
        <w:rPr>
          <w:lang w:val="en-GB"/>
        </w:rPr>
        <w:t>component</w:t>
      </w:r>
      <w:r w:rsidRPr="003A3F00">
        <w:rPr>
          <w:lang w:val="en-GB"/>
        </w:rPr>
        <w:t xml:space="preserve"> provides analytics services (including prediction, inferences) for the AN.</w:t>
      </w:r>
    </w:p>
    <w:p w:rsidR="005C53F0" w:rsidRDefault="009C39DB" w:rsidP="00173BCF">
      <w:pPr>
        <w:spacing w:before="0" w:after="160" w:line="256" w:lineRule="auto"/>
        <w:rPr>
          <w:lang w:val="en-GB"/>
        </w:rPr>
      </w:pPr>
      <w:ins w:id="296" w:author="Vishnu Ram" w:date="2022-05-02T12:21:00Z">
        <w:r>
          <w:rPr>
            <w:lang w:val="en-GB"/>
          </w:rPr>
          <w:lastRenderedPageBreak/>
          <w:t>-----end of editing on 2 May 2022------</w:t>
        </w:r>
      </w:ins>
    </w:p>
    <w:p w:rsidR="00E73ECE" w:rsidRPr="00DF1275" w:rsidRDefault="00E73ECE" w:rsidP="00173BCF">
      <w:pPr>
        <w:spacing w:before="0" w:after="160" w:line="256" w:lineRule="auto"/>
        <w:rPr>
          <w:lang w:val="en-GB"/>
        </w:rPr>
      </w:pPr>
    </w:p>
    <w:p w:rsidR="00AC3FE9" w:rsidRPr="00DF1275" w:rsidRDefault="00AC3FE9" w:rsidP="00AC3FE9">
      <w:pPr>
        <w:pStyle w:val="Heading2"/>
      </w:pPr>
      <w:bookmarkStart w:id="297" w:name="_Toc86163108"/>
      <w:bookmarkStart w:id="298" w:name="_Toc86503248"/>
      <w:bookmarkStart w:id="299" w:name="_Toc86503506"/>
      <w:r w:rsidRPr="00DF1275">
        <w:t>Configuring and driving simulators from autonomous components in the network</w:t>
      </w:r>
      <w:bookmarkEnd w:id="297"/>
      <w:bookmarkEnd w:id="298"/>
      <w:bookmarkEnd w:id="299"/>
    </w:p>
    <w:tbl>
      <w:tblPr>
        <w:tblStyle w:val="TableGrid"/>
        <w:tblW w:w="5000" w:type="pct"/>
        <w:jc w:val="center"/>
        <w:tblLook w:val="04A0"/>
      </w:tblPr>
      <w:tblGrid>
        <w:gridCol w:w="2123"/>
        <w:gridCol w:w="7732"/>
      </w:tblGrid>
      <w:tr w:rsidR="00AC3FE9" w:rsidRPr="00DF1275" w:rsidTr="00AC3FE9">
        <w:trPr>
          <w:jc w:val="center"/>
        </w:trPr>
        <w:tc>
          <w:tcPr>
            <w:tcW w:w="1077" w:type="pct"/>
          </w:tcPr>
          <w:p w:rsidR="00AC3FE9" w:rsidRPr="00DF1275" w:rsidRDefault="00AC3FE9" w:rsidP="009A0CA4">
            <w:pPr>
              <w:spacing w:before="0"/>
              <w:rPr>
                <w:i/>
                <w:iCs/>
                <w:sz w:val="22"/>
                <w:szCs w:val="18"/>
                <w:lang w:val="en-GB"/>
              </w:rPr>
            </w:pPr>
            <w:r w:rsidRPr="00DF1275">
              <w:rPr>
                <w:i/>
                <w:iCs/>
                <w:sz w:val="22"/>
                <w:szCs w:val="18"/>
                <w:lang w:val="en-GB"/>
              </w:rPr>
              <w:t>Use case id</w:t>
            </w:r>
          </w:p>
        </w:tc>
        <w:tc>
          <w:tcPr>
            <w:tcW w:w="3923" w:type="pct"/>
          </w:tcPr>
          <w:p w:rsidR="00AC3FE9" w:rsidRPr="00DF1275" w:rsidRDefault="00AC3FE9" w:rsidP="009A0CA4">
            <w:pPr>
              <w:spacing w:before="0"/>
              <w:rPr>
                <w:sz w:val="22"/>
                <w:szCs w:val="18"/>
                <w:lang w:val="en-GB"/>
              </w:rPr>
            </w:pPr>
            <w:r w:rsidRPr="00DF1275">
              <w:rPr>
                <w:sz w:val="22"/>
                <w:szCs w:val="18"/>
                <w:lang w:val="en-GB"/>
              </w:rPr>
              <w:t>FG-AN-usecase-002</w:t>
            </w:r>
          </w:p>
        </w:tc>
      </w:tr>
      <w:tr w:rsidR="00AC3FE9" w:rsidRPr="00DF1275" w:rsidTr="00AC3FE9">
        <w:trPr>
          <w:jc w:val="center"/>
        </w:trPr>
        <w:tc>
          <w:tcPr>
            <w:tcW w:w="1077" w:type="pct"/>
          </w:tcPr>
          <w:p w:rsidR="00AC3FE9" w:rsidRPr="00DF1275" w:rsidRDefault="00AC3FE9" w:rsidP="009A0CA4">
            <w:pPr>
              <w:spacing w:before="0"/>
              <w:rPr>
                <w:i/>
                <w:iCs/>
                <w:sz w:val="22"/>
                <w:szCs w:val="18"/>
                <w:lang w:val="en-GB"/>
              </w:rPr>
            </w:pPr>
            <w:r w:rsidRPr="00DF1275">
              <w:rPr>
                <w:i/>
                <w:iCs/>
                <w:sz w:val="22"/>
                <w:szCs w:val="18"/>
                <w:lang w:val="en-GB"/>
              </w:rPr>
              <w:t>Use case description</w:t>
            </w:r>
          </w:p>
        </w:tc>
        <w:tc>
          <w:tcPr>
            <w:tcW w:w="3923" w:type="pct"/>
          </w:tcPr>
          <w:p w:rsidR="00AC3FE9" w:rsidRPr="00DF1275" w:rsidRDefault="00AC3FE9" w:rsidP="009A0CA4">
            <w:pPr>
              <w:spacing w:before="0"/>
              <w:jc w:val="both"/>
              <w:rPr>
                <w:sz w:val="22"/>
                <w:szCs w:val="18"/>
                <w:lang w:val="en-GB"/>
              </w:rPr>
            </w:pPr>
            <w:r w:rsidRPr="00DF1275">
              <w:rPr>
                <w:sz w:val="22"/>
                <w:szCs w:val="18"/>
                <w:lang w:val="en-GB"/>
              </w:rPr>
              <w:t xml:space="preserve">To explore and experiment with </w:t>
            </w:r>
            <w:r w:rsidRPr="00903DCE">
              <w:rPr>
                <w:sz w:val="22"/>
                <w:szCs w:val="18"/>
                <w:highlight w:val="yellow"/>
                <w:lang w:val="en-GB"/>
              </w:rPr>
              <w:t>various autonomous behaviour</w:t>
            </w:r>
            <w:r w:rsidR="000C307A">
              <w:rPr>
                <w:sz w:val="22"/>
                <w:szCs w:val="18"/>
                <w:lang w:val="en-GB"/>
              </w:rPr>
              <w:t xml:space="preserve"> scenarios</w:t>
            </w:r>
            <w:r w:rsidRPr="00DF1275">
              <w:rPr>
                <w:sz w:val="22"/>
                <w:szCs w:val="18"/>
                <w:lang w:val="en-GB"/>
              </w:rPr>
              <w:t xml:space="preserve">, the </w:t>
            </w:r>
            <w:r w:rsidR="002316F5">
              <w:rPr>
                <w:sz w:val="22"/>
                <w:szCs w:val="18"/>
                <w:lang w:val="en-GB"/>
              </w:rPr>
              <w:t>AN</w:t>
            </w:r>
            <w:r w:rsidRPr="00DF1275">
              <w:rPr>
                <w:sz w:val="22"/>
                <w:szCs w:val="18"/>
                <w:lang w:val="en-GB"/>
              </w:rPr>
              <w:t xml:space="preserve"> component requires access to simulators. Simulators help evaluate the outcome of possible options without potential adverse fallouts in the real network. Long term study of simulation results is common by human researchers to understand the evolutionary needs of the network too.  In this respect, </w:t>
            </w:r>
            <w:r w:rsidR="00B8352F">
              <w:rPr>
                <w:sz w:val="22"/>
                <w:szCs w:val="18"/>
                <w:lang w:val="en-GB"/>
              </w:rPr>
              <w:t xml:space="preserve">the </w:t>
            </w:r>
            <w:r w:rsidR="002316F5">
              <w:rPr>
                <w:sz w:val="22"/>
                <w:szCs w:val="18"/>
                <w:lang w:val="en-GB"/>
              </w:rPr>
              <w:t xml:space="preserve">AN </w:t>
            </w:r>
            <w:r w:rsidRPr="00DF1275">
              <w:rPr>
                <w:sz w:val="22"/>
                <w:szCs w:val="18"/>
                <w:lang w:val="en-GB"/>
              </w:rPr>
              <w:t xml:space="preserve">components need to interface with, configure and drive the different simulators.  </w:t>
            </w:r>
          </w:p>
          <w:p w:rsidR="00AC3FE9" w:rsidRPr="00DF1275" w:rsidRDefault="00AC3FE9" w:rsidP="00AF2DC5">
            <w:pPr>
              <w:spacing w:before="80"/>
              <w:jc w:val="both"/>
              <w:rPr>
                <w:sz w:val="22"/>
                <w:szCs w:val="18"/>
                <w:lang w:val="en-GB"/>
              </w:rPr>
            </w:pPr>
            <w:r w:rsidRPr="00DF1275">
              <w:rPr>
                <w:sz w:val="22"/>
                <w:szCs w:val="18"/>
                <w:lang w:val="en-GB"/>
              </w:rPr>
              <w:t>Following are related steps in this use case scenario:</w:t>
            </w:r>
          </w:p>
          <w:p w:rsidR="00AC3FE9" w:rsidRPr="00903DCE" w:rsidRDefault="00B8352F" w:rsidP="00AC3FE9">
            <w:pPr>
              <w:pStyle w:val="ListParagraph"/>
              <w:numPr>
                <w:ilvl w:val="0"/>
                <w:numId w:val="6"/>
              </w:numPr>
              <w:spacing w:before="0"/>
              <w:jc w:val="both"/>
              <w:rPr>
                <w:sz w:val="22"/>
                <w:szCs w:val="18"/>
                <w:highlight w:val="yellow"/>
                <w:lang w:val="en-GB"/>
              </w:rPr>
            </w:pPr>
            <w:r>
              <w:rPr>
                <w:sz w:val="22"/>
                <w:szCs w:val="18"/>
                <w:lang w:val="en-GB"/>
              </w:rPr>
              <w:t xml:space="preserve">The AN </w:t>
            </w:r>
            <w:r w:rsidR="00AC3FE9" w:rsidRPr="00DF1275">
              <w:rPr>
                <w:sz w:val="22"/>
                <w:szCs w:val="18"/>
                <w:lang w:val="en-GB"/>
              </w:rPr>
              <w:t xml:space="preserve">components decide the </w:t>
            </w:r>
            <w:r w:rsidR="000C307A" w:rsidRPr="00D64569">
              <w:rPr>
                <w:sz w:val="22"/>
                <w:szCs w:val="18"/>
                <w:highlight w:val="yellow"/>
                <w:lang w:val="en-GB"/>
              </w:rPr>
              <w:t xml:space="preserve">autonomous </w:t>
            </w:r>
            <w:r w:rsidR="000C307A">
              <w:rPr>
                <w:sz w:val="22"/>
                <w:szCs w:val="18"/>
                <w:highlight w:val="yellow"/>
                <w:lang w:val="en-GB"/>
              </w:rPr>
              <w:t xml:space="preserve">behaviour </w:t>
            </w:r>
            <w:r w:rsidR="00AC3FE9" w:rsidRPr="00903DCE">
              <w:rPr>
                <w:sz w:val="22"/>
                <w:szCs w:val="18"/>
                <w:highlight w:val="yellow"/>
                <w:lang w:val="en-GB"/>
              </w:rPr>
              <w:t>scenarios for exploration and experimentation.</w:t>
            </w:r>
          </w:p>
          <w:p w:rsidR="00AC3FE9" w:rsidRPr="00DF1275" w:rsidRDefault="00B8352F" w:rsidP="00AC3FE9">
            <w:pPr>
              <w:pStyle w:val="ListParagraph"/>
              <w:numPr>
                <w:ilvl w:val="0"/>
                <w:numId w:val="6"/>
              </w:numPr>
              <w:spacing w:before="0"/>
              <w:jc w:val="both"/>
              <w:rPr>
                <w:sz w:val="22"/>
                <w:szCs w:val="18"/>
                <w:lang w:val="en-GB"/>
              </w:rPr>
            </w:pPr>
            <w:r>
              <w:rPr>
                <w:sz w:val="22"/>
                <w:szCs w:val="18"/>
                <w:lang w:val="en-GB"/>
              </w:rPr>
              <w:t>The AN</w:t>
            </w:r>
            <w:r w:rsidR="00AC3FE9" w:rsidRPr="00DF1275">
              <w:rPr>
                <w:sz w:val="22"/>
                <w:szCs w:val="18"/>
                <w:lang w:val="en-GB"/>
              </w:rPr>
              <w:t xml:space="preserve"> components interact with the </w:t>
            </w:r>
            <w:r>
              <w:rPr>
                <w:sz w:val="22"/>
                <w:szCs w:val="18"/>
                <w:lang w:val="en-GB"/>
              </w:rPr>
              <w:t>AN s</w:t>
            </w:r>
            <w:r w:rsidR="00AC3FE9" w:rsidRPr="00DF1275">
              <w:rPr>
                <w:sz w:val="22"/>
                <w:szCs w:val="18"/>
                <w:lang w:val="en-GB"/>
              </w:rPr>
              <w:t>andbox to configure specific simulators which can perform the required experimentation.</w:t>
            </w:r>
          </w:p>
          <w:p w:rsidR="00AC3FE9" w:rsidRPr="00DF1275" w:rsidRDefault="00B8352F" w:rsidP="00AC3FE9">
            <w:pPr>
              <w:pStyle w:val="ListParagraph"/>
              <w:numPr>
                <w:ilvl w:val="0"/>
                <w:numId w:val="6"/>
              </w:numPr>
              <w:spacing w:before="0"/>
              <w:jc w:val="both"/>
              <w:rPr>
                <w:sz w:val="22"/>
                <w:szCs w:val="18"/>
                <w:lang w:val="en-GB"/>
              </w:rPr>
            </w:pPr>
            <w:r>
              <w:rPr>
                <w:sz w:val="22"/>
                <w:szCs w:val="18"/>
                <w:lang w:val="en-GB"/>
              </w:rPr>
              <w:t>The AN s</w:t>
            </w:r>
            <w:r w:rsidR="00AC3FE9" w:rsidRPr="00DF1275">
              <w:rPr>
                <w:sz w:val="22"/>
                <w:szCs w:val="18"/>
                <w:lang w:val="en-GB"/>
              </w:rPr>
              <w:t>andbox monitors the simulators and reports the completion of simulations.</w:t>
            </w:r>
          </w:p>
          <w:p w:rsidR="00AC3FE9" w:rsidRPr="00DF1275" w:rsidRDefault="00AC3FE9" w:rsidP="00AC3FE9">
            <w:pPr>
              <w:pStyle w:val="ListParagraph"/>
              <w:numPr>
                <w:ilvl w:val="0"/>
                <w:numId w:val="6"/>
              </w:numPr>
              <w:spacing w:before="0"/>
              <w:jc w:val="both"/>
              <w:rPr>
                <w:sz w:val="22"/>
                <w:szCs w:val="18"/>
                <w:lang w:val="en-GB"/>
              </w:rPr>
            </w:pPr>
            <w:r w:rsidRPr="00DF1275">
              <w:rPr>
                <w:sz w:val="22"/>
                <w:szCs w:val="18"/>
                <w:lang w:val="en-GB"/>
              </w:rPr>
              <w:t xml:space="preserve">The results are analysed by </w:t>
            </w:r>
            <w:r w:rsidR="00B8352F">
              <w:rPr>
                <w:sz w:val="22"/>
                <w:szCs w:val="18"/>
                <w:lang w:val="en-GB"/>
              </w:rPr>
              <w:t>the AN</w:t>
            </w:r>
            <w:r w:rsidRPr="00DF1275">
              <w:rPr>
                <w:sz w:val="22"/>
                <w:szCs w:val="18"/>
                <w:lang w:val="en-GB"/>
              </w:rPr>
              <w:t xml:space="preserve"> components and further actions (like updating </w:t>
            </w:r>
            <w:r w:rsidR="00B8352F">
              <w:rPr>
                <w:sz w:val="22"/>
                <w:szCs w:val="18"/>
                <w:lang w:val="en-GB"/>
              </w:rPr>
              <w:t xml:space="preserve">the </w:t>
            </w:r>
            <w:r w:rsidRPr="00DF1275">
              <w:rPr>
                <w:sz w:val="22"/>
                <w:szCs w:val="18"/>
                <w:lang w:val="en-GB"/>
              </w:rPr>
              <w:t>knowledge base) are taken.</w:t>
            </w:r>
          </w:p>
          <w:p w:rsidR="00AC3FE9" w:rsidRPr="00DF1275" w:rsidRDefault="00AC3FE9" w:rsidP="009A0CA4">
            <w:pPr>
              <w:spacing w:before="0"/>
              <w:jc w:val="both"/>
              <w:rPr>
                <w:sz w:val="22"/>
                <w:szCs w:val="18"/>
                <w:lang w:val="en-GB"/>
              </w:rPr>
            </w:pPr>
          </w:p>
        </w:tc>
      </w:tr>
      <w:tr w:rsidR="00AC3FE9" w:rsidRPr="00DF1275" w:rsidTr="00AC3FE9">
        <w:trPr>
          <w:jc w:val="center"/>
        </w:trPr>
        <w:tc>
          <w:tcPr>
            <w:tcW w:w="1077" w:type="pct"/>
          </w:tcPr>
          <w:p w:rsidR="00AC3FE9" w:rsidRPr="00DF1275" w:rsidRDefault="00AC3FE9" w:rsidP="009A0CA4">
            <w:pPr>
              <w:spacing w:before="0"/>
              <w:rPr>
                <w:i/>
                <w:iCs/>
                <w:sz w:val="22"/>
                <w:szCs w:val="18"/>
                <w:lang w:val="en-GB"/>
              </w:rPr>
            </w:pPr>
            <w:r w:rsidRPr="00DF1275">
              <w:rPr>
                <w:i/>
                <w:iCs/>
                <w:sz w:val="22"/>
                <w:szCs w:val="18"/>
                <w:lang w:val="en-GB"/>
              </w:rPr>
              <w:t>Use case category</w:t>
            </w:r>
          </w:p>
        </w:tc>
        <w:tc>
          <w:tcPr>
            <w:tcW w:w="3923" w:type="pct"/>
          </w:tcPr>
          <w:p w:rsidR="00AC3FE9" w:rsidRPr="00DF1275" w:rsidRDefault="00AC3FE9" w:rsidP="009A0CA4">
            <w:pPr>
              <w:spacing w:before="0"/>
              <w:rPr>
                <w:sz w:val="22"/>
                <w:szCs w:val="18"/>
                <w:lang w:val="en-GB"/>
              </w:rPr>
            </w:pPr>
            <w:r w:rsidRPr="00DF1275">
              <w:rPr>
                <w:sz w:val="22"/>
                <w:szCs w:val="18"/>
                <w:lang w:val="en-GB"/>
              </w:rPr>
              <w:t xml:space="preserve">Cat 1: describes a scenario related to core autonomous behaviour itself.  </w:t>
            </w:r>
          </w:p>
        </w:tc>
      </w:tr>
      <w:tr w:rsidR="00AC3FE9" w:rsidRPr="00102341" w:rsidTr="00AC3FE9">
        <w:trPr>
          <w:jc w:val="center"/>
        </w:trPr>
        <w:tc>
          <w:tcPr>
            <w:tcW w:w="1077" w:type="pct"/>
          </w:tcPr>
          <w:p w:rsidR="00AC3FE9" w:rsidRPr="00DF1275" w:rsidRDefault="00AC3FE9" w:rsidP="009A0CA4">
            <w:pPr>
              <w:spacing w:before="0"/>
              <w:rPr>
                <w:i/>
                <w:iCs/>
                <w:sz w:val="22"/>
                <w:szCs w:val="18"/>
                <w:lang w:val="en-GB"/>
              </w:rPr>
            </w:pPr>
            <w:r w:rsidRPr="00DF1275">
              <w:rPr>
                <w:i/>
                <w:iCs/>
                <w:sz w:val="22"/>
                <w:szCs w:val="18"/>
                <w:lang w:val="en-GB"/>
              </w:rPr>
              <w:t>Reference</w:t>
            </w:r>
          </w:p>
        </w:tc>
        <w:tc>
          <w:tcPr>
            <w:tcW w:w="3923" w:type="pct"/>
          </w:tcPr>
          <w:p w:rsidR="00AC3FE9" w:rsidRPr="001652DF" w:rsidRDefault="00171E0B" w:rsidP="00171E0B">
            <w:pPr>
              <w:spacing w:before="0"/>
              <w:rPr>
                <w:sz w:val="22"/>
                <w:szCs w:val="18"/>
                <w:lang w:val="de-DE"/>
              </w:rPr>
            </w:pPr>
            <w:r w:rsidRPr="001652DF">
              <w:rPr>
                <w:rFonts w:asciiTheme="majorBidi" w:hAnsiTheme="majorBidi" w:cstheme="majorBidi"/>
                <w:szCs w:val="24"/>
                <w:lang w:val="de-DE"/>
              </w:rPr>
              <w:t>[b-Y.ML-IMT2020-SANDBOX]</w:t>
            </w:r>
          </w:p>
        </w:tc>
      </w:tr>
    </w:tbl>
    <w:p w:rsidR="00AC3FE9" w:rsidRPr="00DF1275" w:rsidRDefault="00AC3FE9" w:rsidP="00AC3FE9">
      <w:pPr>
        <w:pStyle w:val="Heading3"/>
      </w:pPr>
      <w:bookmarkStart w:id="300" w:name="_Toc86163109"/>
      <w:bookmarkStart w:id="301" w:name="_Toc86503249"/>
      <w:bookmarkStart w:id="302" w:name="_Toc86503507"/>
      <w:r w:rsidRPr="00DF1275">
        <w:t>Use case requirements</w:t>
      </w:r>
      <w:bookmarkEnd w:id="300"/>
      <w:bookmarkEnd w:id="301"/>
      <w:bookmarkEnd w:id="302"/>
    </w:p>
    <w:p w:rsidR="00AC3FE9" w:rsidRPr="00DF1275" w:rsidRDefault="00AC3FE9" w:rsidP="00AC3FE9">
      <w:pPr>
        <w:spacing w:before="0" w:after="160" w:line="259" w:lineRule="auto"/>
        <w:rPr>
          <w:u w:val="single"/>
          <w:lang w:val="en-GB"/>
        </w:rPr>
      </w:pPr>
      <w:r w:rsidRPr="00DF1275">
        <w:rPr>
          <w:u w:val="single"/>
          <w:lang w:val="en-GB"/>
        </w:rPr>
        <w:t>Critical requirements</w:t>
      </w:r>
    </w:p>
    <w:p w:rsidR="00AC3FE9" w:rsidRPr="00DF1275" w:rsidRDefault="000228D5" w:rsidP="00134771">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02-REQ-</w:t>
      </w:r>
      <w:r w:rsidR="00323FD0">
        <w:rPr>
          <w:lang w:val="en-GB"/>
        </w:rPr>
        <w:t>00</w:t>
      </w:r>
      <w:r w:rsidR="00851583">
        <w:rPr>
          <w:lang w:val="en-GB"/>
        </w:rPr>
        <w:t>1</w:t>
      </w:r>
      <w:r w:rsidR="00AC3FE9" w:rsidRPr="00DF1275">
        <w:rPr>
          <w:lang w:val="en-GB"/>
        </w:rPr>
        <w:t xml:space="preserve">: It is critical that AN components arrive at </w:t>
      </w:r>
      <w:r w:rsidR="000C307A" w:rsidRPr="00D64569">
        <w:rPr>
          <w:sz w:val="22"/>
          <w:szCs w:val="18"/>
          <w:highlight w:val="yellow"/>
          <w:lang w:val="en-GB"/>
        </w:rPr>
        <w:t xml:space="preserve">autonomous </w:t>
      </w:r>
      <w:r w:rsidR="000C307A">
        <w:rPr>
          <w:sz w:val="22"/>
          <w:szCs w:val="18"/>
          <w:highlight w:val="yellow"/>
          <w:lang w:val="en-GB"/>
        </w:rPr>
        <w:t xml:space="preserve">behaviour </w:t>
      </w:r>
      <w:r w:rsidR="00AC3FE9" w:rsidRPr="00DF1275">
        <w:rPr>
          <w:lang w:val="en-GB"/>
        </w:rPr>
        <w:t xml:space="preserve">scenarios </w:t>
      </w:r>
      <w:r w:rsidR="00D652DB">
        <w:rPr>
          <w:lang w:val="en-GB"/>
        </w:rPr>
        <w:t>,</w:t>
      </w:r>
      <w:r w:rsidR="00735450">
        <w:rPr>
          <w:lang w:val="en-GB"/>
        </w:rPr>
        <w:t xml:space="preserve">potentially usable </w:t>
      </w:r>
      <w:r w:rsidR="00AC3FE9" w:rsidRPr="00DF1275">
        <w:rPr>
          <w:lang w:val="en-GB"/>
        </w:rPr>
        <w:t xml:space="preserve">for exploration and experimentation. </w:t>
      </w:r>
    </w:p>
    <w:p w:rsidR="00AC3FE9" w:rsidRPr="00903DCE" w:rsidRDefault="00AC3FE9" w:rsidP="00AC3FE9">
      <w:pPr>
        <w:spacing w:before="0" w:after="160" w:line="259" w:lineRule="auto"/>
        <w:rPr>
          <w:sz w:val="22"/>
          <w:szCs w:val="18"/>
        </w:rPr>
      </w:pPr>
      <w:r w:rsidRPr="00DF1275">
        <w:rPr>
          <w:sz w:val="22"/>
          <w:szCs w:val="18"/>
          <w:lang w:val="en-GB"/>
        </w:rPr>
        <w:t xml:space="preserve">NOTE – AN components may independently arrive at different </w:t>
      </w:r>
      <w:r w:rsidR="000C307A" w:rsidRPr="00D64569">
        <w:rPr>
          <w:sz w:val="22"/>
          <w:szCs w:val="18"/>
          <w:highlight w:val="yellow"/>
          <w:lang w:val="en-GB"/>
        </w:rPr>
        <w:t xml:space="preserve">autonomous </w:t>
      </w:r>
      <w:r w:rsidR="000C307A">
        <w:rPr>
          <w:sz w:val="22"/>
          <w:szCs w:val="18"/>
          <w:highlight w:val="yellow"/>
          <w:lang w:val="en-GB"/>
        </w:rPr>
        <w:t xml:space="preserve">behaviour </w:t>
      </w:r>
      <w:r w:rsidRPr="00DF1275">
        <w:rPr>
          <w:sz w:val="22"/>
          <w:szCs w:val="18"/>
          <w:lang w:val="en-GB"/>
        </w:rPr>
        <w:t xml:space="preserve">scenarios </w:t>
      </w:r>
      <w:r w:rsidR="00735450">
        <w:rPr>
          <w:sz w:val="22"/>
          <w:szCs w:val="18"/>
          <w:lang w:val="en-GB"/>
        </w:rPr>
        <w:t xml:space="preserve">usable </w:t>
      </w:r>
      <w:r w:rsidRPr="00DF1275">
        <w:rPr>
          <w:sz w:val="22"/>
          <w:szCs w:val="18"/>
          <w:lang w:val="en-GB"/>
        </w:rPr>
        <w:t xml:space="preserve">for exploration and experimentation based on several factors like the functionalities they implement, current status of their knowledge, </w:t>
      </w:r>
      <w:r w:rsidRPr="00EF1FDA">
        <w:rPr>
          <w:sz w:val="22"/>
          <w:szCs w:val="18"/>
          <w:lang w:val="en-GB"/>
        </w:rPr>
        <w:t xml:space="preserve">etc. </w:t>
      </w:r>
      <w:r w:rsidR="00735450" w:rsidRPr="00EF1FDA">
        <w:rPr>
          <w:sz w:val="22"/>
          <w:szCs w:val="18"/>
          <w:lang w:val="en-GB"/>
        </w:rPr>
        <w:t>For example</w:t>
      </w:r>
      <w:r w:rsidR="004B1F53" w:rsidRPr="00EF1FDA">
        <w:rPr>
          <w:sz w:val="22"/>
          <w:szCs w:val="18"/>
          <w:lang w:val="en-GB"/>
        </w:rPr>
        <w:t>,</w:t>
      </w:r>
      <w:r w:rsidR="00EF1FDA" w:rsidRPr="00EF1FDA">
        <w:rPr>
          <w:sz w:val="22"/>
          <w:szCs w:val="18"/>
          <w:lang w:val="en-GB"/>
        </w:rPr>
        <w:t>AN components may arrive at candidate strategies to be used for exploration and experimentation for access control. These strategies may be based on game theory approaches or combinatorial optimization approaches.</w:t>
      </w:r>
    </w:p>
    <w:p w:rsidR="00AC3FE9" w:rsidRPr="00DF1275" w:rsidRDefault="000228D5" w:rsidP="004B1F53">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02-REQ-</w:t>
      </w:r>
      <w:r w:rsidR="00323FD0">
        <w:rPr>
          <w:lang w:val="en-GB"/>
        </w:rPr>
        <w:t>0</w:t>
      </w:r>
      <w:r w:rsidR="00AE6DEF">
        <w:rPr>
          <w:lang w:val="en-GB"/>
        </w:rPr>
        <w:t>0</w:t>
      </w:r>
      <w:r w:rsidR="00851583">
        <w:rPr>
          <w:lang w:val="en-GB"/>
        </w:rPr>
        <w:t>2</w:t>
      </w:r>
      <w:r w:rsidR="00AC3FE9" w:rsidRPr="00DF1275">
        <w:rPr>
          <w:lang w:val="en-GB"/>
        </w:rPr>
        <w:t xml:space="preserve">: It is critical that AN components trigger experimentation in </w:t>
      </w:r>
      <w:r w:rsidR="00B8352F">
        <w:rPr>
          <w:lang w:val="en-GB"/>
        </w:rPr>
        <w:t xml:space="preserve">the </w:t>
      </w:r>
      <w:r w:rsidR="00AC3FE9" w:rsidRPr="00DF1275">
        <w:rPr>
          <w:lang w:val="en-GB"/>
        </w:rPr>
        <w:t xml:space="preserve">AN </w:t>
      </w:r>
      <w:r w:rsidR="00B8352F">
        <w:rPr>
          <w:lang w:val="en-GB"/>
        </w:rPr>
        <w:t>s</w:t>
      </w:r>
      <w:r w:rsidR="00AC3FE9" w:rsidRPr="00DF1275">
        <w:rPr>
          <w:lang w:val="en-GB"/>
        </w:rPr>
        <w:t xml:space="preserve">andbox. </w:t>
      </w:r>
    </w:p>
    <w:p w:rsidR="00AC3FE9" w:rsidRPr="00DF1275" w:rsidRDefault="00AC3FE9" w:rsidP="00AC3FE9">
      <w:pPr>
        <w:spacing w:before="0" w:after="160" w:line="259" w:lineRule="auto"/>
        <w:rPr>
          <w:sz w:val="22"/>
          <w:szCs w:val="18"/>
          <w:lang w:val="en-GB"/>
        </w:rPr>
      </w:pPr>
      <w:r w:rsidRPr="00DF1275">
        <w:rPr>
          <w:sz w:val="22"/>
          <w:szCs w:val="18"/>
          <w:lang w:val="en-GB"/>
        </w:rPr>
        <w:t xml:space="preserve">NOTE – AN components may independently trigger experimentation by configuring simulators in the AN </w:t>
      </w:r>
      <w:r w:rsidR="00B8352F">
        <w:rPr>
          <w:sz w:val="22"/>
          <w:szCs w:val="18"/>
          <w:lang w:val="en-GB"/>
        </w:rPr>
        <w:t>s</w:t>
      </w:r>
      <w:r w:rsidRPr="00DF1275">
        <w:rPr>
          <w:sz w:val="22"/>
          <w:szCs w:val="18"/>
          <w:lang w:val="en-GB"/>
        </w:rPr>
        <w:t xml:space="preserve">andbox.  </w:t>
      </w:r>
    </w:p>
    <w:p w:rsidR="00AC3FE9" w:rsidRPr="00DF1275" w:rsidRDefault="000228D5" w:rsidP="004B1F53">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02-REQ-</w:t>
      </w:r>
      <w:r w:rsidR="00AE6DEF">
        <w:rPr>
          <w:lang w:val="en-GB"/>
        </w:rPr>
        <w:t>0</w:t>
      </w:r>
      <w:r w:rsidR="00851583">
        <w:rPr>
          <w:lang w:val="en-GB"/>
        </w:rPr>
        <w:t>03</w:t>
      </w:r>
      <w:r w:rsidR="00AC3FE9" w:rsidRPr="00DF1275">
        <w:rPr>
          <w:lang w:val="en-GB"/>
        </w:rPr>
        <w:t xml:space="preserve">: It is critical that </w:t>
      </w:r>
      <w:r w:rsidR="002316F5">
        <w:rPr>
          <w:lang w:val="en-GB"/>
        </w:rPr>
        <w:t xml:space="preserve">the </w:t>
      </w:r>
      <w:r w:rsidR="00AC3FE9" w:rsidRPr="00DF1275">
        <w:rPr>
          <w:lang w:val="en-GB"/>
        </w:rPr>
        <w:t xml:space="preserve">AN </w:t>
      </w:r>
      <w:r w:rsidR="002316F5">
        <w:rPr>
          <w:lang w:val="en-GB"/>
        </w:rPr>
        <w:t>s</w:t>
      </w:r>
      <w:r w:rsidR="00AC3FE9" w:rsidRPr="00DF1275">
        <w:rPr>
          <w:lang w:val="en-GB"/>
        </w:rPr>
        <w:t>andbox collate</w:t>
      </w:r>
      <w:r w:rsidR="002316F5">
        <w:rPr>
          <w:lang w:val="en-GB"/>
        </w:rPr>
        <w:t>s</w:t>
      </w:r>
      <w:r w:rsidR="00AC3FE9" w:rsidRPr="00DF1275">
        <w:rPr>
          <w:lang w:val="en-GB"/>
        </w:rPr>
        <w:t>, aggregate</w:t>
      </w:r>
      <w:r w:rsidR="002316F5">
        <w:rPr>
          <w:lang w:val="en-GB"/>
        </w:rPr>
        <w:t>s</w:t>
      </w:r>
      <w:r w:rsidR="00AC3FE9" w:rsidRPr="00DF1275">
        <w:rPr>
          <w:lang w:val="en-GB"/>
        </w:rPr>
        <w:t xml:space="preserve"> triggers for experimentation to form a coherent, experimentation pipeline, the execution of which is monitored and reported by </w:t>
      </w:r>
      <w:r w:rsidR="002316F5">
        <w:rPr>
          <w:lang w:val="en-GB"/>
        </w:rPr>
        <w:t xml:space="preserve">the </w:t>
      </w:r>
      <w:r w:rsidR="00AC3FE9" w:rsidRPr="00DF1275">
        <w:rPr>
          <w:lang w:val="en-GB"/>
        </w:rPr>
        <w:t xml:space="preserve">AN </w:t>
      </w:r>
      <w:r w:rsidR="00B8352F">
        <w:rPr>
          <w:lang w:val="en-GB"/>
        </w:rPr>
        <w:t>s</w:t>
      </w:r>
      <w:r w:rsidR="00AC3FE9" w:rsidRPr="00DF1275">
        <w:rPr>
          <w:lang w:val="en-GB"/>
        </w:rPr>
        <w:t xml:space="preserve">andbox to </w:t>
      </w:r>
      <w:r w:rsidR="00B8352F">
        <w:rPr>
          <w:lang w:val="en-GB"/>
        </w:rPr>
        <w:t xml:space="preserve">the </w:t>
      </w:r>
      <w:r w:rsidR="00AC3FE9" w:rsidRPr="00DF1275">
        <w:rPr>
          <w:lang w:val="en-GB"/>
        </w:rPr>
        <w:t>AN components.</w:t>
      </w:r>
    </w:p>
    <w:p w:rsidR="00AC3FE9" w:rsidRPr="00DF1275" w:rsidRDefault="000228D5" w:rsidP="004B1F53">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02-REQ-</w:t>
      </w:r>
      <w:r w:rsidR="00AE6DEF">
        <w:rPr>
          <w:lang w:val="en-GB"/>
        </w:rPr>
        <w:t>0</w:t>
      </w:r>
      <w:r w:rsidR="00851583">
        <w:rPr>
          <w:lang w:val="en-GB"/>
        </w:rPr>
        <w:t>04</w:t>
      </w:r>
      <w:r w:rsidR="00AC3FE9" w:rsidRPr="00DF1275">
        <w:rPr>
          <w:lang w:val="en-GB"/>
        </w:rPr>
        <w:t>: It is critical that AN components analyse the reports from the AN sandbox while considering the steps in AN behaviour.</w:t>
      </w:r>
    </w:p>
    <w:p w:rsidR="00AC3FE9" w:rsidRPr="00DF1275" w:rsidRDefault="00AC3FE9" w:rsidP="00AC3FE9">
      <w:pPr>
        <w:spacing w:before="0" w:after="160" w:line="259" w:lineRule="auto"/>
        <w:rPr>
          <w:sz w:val="22"/>
          <w:szCs w:val="18"/>
          <w:lang w:val="en-GB"/>
        </w:rPr>
      </w:pPr>
      <w:r w:rsidRPr="00DF1275">
        <w:rPr>
          <w:sz w:val="22"/>
          <w:szCs w:val="18"/>
          <w:lang w:val="en-GB"/>
        </w:rPr>
        <w:t xml:space="preserve">NOTE – </w:t>
      </w:r>
      <w:r w:rsidR="002316F5">
        <w:rPr>
          <w:sz w:val="22"/>
          <w:szCs w:val="18"/>
          <w:lang w:val="en-GB"/>
        </w:rPr>
        <w:t>T</w:t>
      </w:r>
      <w:r w:rsidRPr="00DF1275">
        <w:rPr>
          <w:sz w:val="22"/>
          <w:szCs w:val="18"/>
          <w:lang w:val="en-GB"/>
        </w:rPr>
        <w:t xml:space="preserve">he steps in AN behaviour which depends on the analysis of reports from </w:t>
      </w:r>
      <w:r w:rsidR="00B8352F">
        <w:rPr>
          <w:sz w:val="22"/>
          <w:szCs w:val="18"/>
          <w:lang w:val="en-GB"/>
        </w:rPr>
        <w:t xml:space="preserve">the </w:t>
      </w:r>
      <w:r w:rsidRPr="00DF1275">
        <w:rPr>
          <w:sz w:val="22"/>
          <w:szCs w:val="18"/>
          <w:lang w:val="en-GB"/>
        </w:rPr>
        <w:t>AN sandbox include steps in evolution and update of knowledge</w:t>
      </w:r>
      <w:r w:rsidR="002316F5">
        <w:rPr>
          <w:sz w:val="22"/>
          <w:szCs w:val="18"/>
          <w:lang w:val="en-GB"/>
        </w:rPr>
        <w:t>.</w:t>
      </w:r>
    </w:p>
    <w:p w:rsidR="00AC3FE9" w:rsidRPr="00C82FE5" w:rsidRDefault="009325C6" w:rsidP="00537F1F">
      <w:pPr>
        <w:pStyle w:val="Heading3"/>
        <w:rPr>
          <w:highlight w:val="yellow"/>
          <w:rPrChange w:id="303" w:author="edit6" w:date="2022-04-28T12:25:00Z">
            <w:rPr/>
          </w:rPrChange>
        </w:rPr>
      </w:pPr>
      <w:bookmarkStart w:id="304" w:name="_Toc86163110"/>
      <w:bookmarkStart w:id="305" w:name="_Toc86503250"/>
      <w:bookmarkStart w:id="306" w:name="_Toc86503508"/>
      <w:ins w:id="307" w:author="Microsoft Office User" w:date="2022-06-13T12:03:00Z">
        <w:r w:rsidRPr="00C237FD">
          <w:rPr>
            <w:rFonts w:cs="Times New Roman"/>
            <w:color w:val="000000" w:themeColor="text1"/>
            <w:szCs w:val="24"/>
            <w:shd w:val="clear" w:color="auto" w:fill="FFFFFF"/>
          </w:rPr>
          <w:lastRenderedPageBreak/>
          <w:t>Actor interactions and possible components</w:t>
        </w:r>
      </w:ins>
      <w:del w:id="308" w:author="Microsoft Office User" w:date="2022-06-13T12:03:00Z">
        <w:r w:rsidR="007649F9" w:rsidRPr="007649F9">
          <w:rPr>
            <w:highlight w:val="yellow"/>
            <w:rPrChange w:id="309" w:author="edit6" w:date="2022-04-28T12:25:00Z">
              <w:rPr>
                <w:rFonts w:cs="Times New Roman"/>
                <w:b w:val="0"/>
                <w:bCs w:val="0"/>
                <w:szCs w:val="20"/>
                <w:lang w:val="en-US" w:eastAsia="zh-CN"/>
              </w:rPr>
            </w:rPrChange>
          </w:rPr>
          <w:delText>Use case specific figures</w:delText>
        </w:r>
      </w:del>
      <w:bookmarkEnd w:id="304"/>
      <w:bookmarkEnd w:id="305"/>
      <w:bookmarkEnd w:id="306"/>
    </w:p>
    <w:p w:rsidR="004B1F53" w:rsidRPr="00DF1275" w:rsidRDefault="00AC3FE9" w:rsidP="004B1F53">
      <w:pPr>
        <w:keepNext/>
        <w:spacing w:before="0" w:after="160" w:line="259" w:lineRule="auto"/>
        <w:jc w:val="center"/>
        <w:rPr>
          <w:lang w:val="en-GB"/>
        </w:rPr>
      </w:pPr>
      <w:r w:rsidRPr="00DF1275">
        <w:rPr>
          <w:noProof/>
          <w:lang w:eastAsia="en-US" w:bidi="hi-IN"/>
        </w:rPr>
        <w:drawing>
          <wp:inline distT="0" distB="0" distL="0" distR="0">
            <wp:extent cx="6120765" cy="3485856"/>
            <wp:effectExtent l="19050" t="0" r="0" b="0"/>
            <wp:docPr id="14"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Timeline&#10;&#10;Description automatically generated"/>
                    <pic:cNvPicPr>
                      <a:picLocks noChangeAspect="1" noChangeArrowheads="1"/>
                    </pic:cNvPicPr>
                  </pic:nvPicPr>
                  <pic:blipFill>
                    <a:blip r:embed="rId20" cstate="print"/>
                    <a:srcRect/>
                    <a:stretch>
                      <a:fillRect/>
                    </a:stretch>
                  </pic:blipFill>
                  <pic:spPr bwMode="auto">
                    <a:xfrm>
                      <a:off x="0" y="0"/>
                      <a:ext cx="6120765" cy="3485856"/>
                    </a:xfrm>
                    <a:prstGeom prst="rect">
                      <a:avLst/>
                    </a:prstGeom>
                    <a:noFill/>
                    <a:ln w="9525">
                      <a:noFill/>
                      <a:miter lim="800000"/>
                      <a:headEnd/>
                      <a:tailEnd/>
                    </a:ln>
                  </pic:spPr>
                </pic:pic>
              </a:graphicData>
            </a:graphic>
          </wp:inline>
        </w:drawing>
      </w:r>
    </w:p>
    <w:p w:rsidR="00AC3FE9" w:rsidRPr="00DF1275" w:rsidRDefault="004B1F53" w:rsidP="004B1F53">
      <w:pPr>
        <w:pStyle w:val="Caption"/>
      </w:pPr>
      <w:r w:rsidRPr="00903DCE">
        <w:rPr>
          <w:highlight w:val="yellow"/>
        </w:rPr>
        <w:t xml:space="preserve">Figure </w:t>
      </w:r>
      <w:r w:rsidR="007649F9" w:rsidRPr="00903DCE">
        <w:rPr>
          <w:highlight w:val="yellow"/>
        </w:rPr>
        <w:fldChar w:fldCharType="begin"/>
      </w:r>
      <w:r w:rsidRPr="00903DCE">
        <w:rPr>
          <w:highlight w:val="yellow"/>
        </w:rPr>
        <w:instrText xml:space="preserve"> SEQ Figure \* ARABIC </w:instrText>
      </w:r>
      <w:r w:rsidR="007649F9" w:rsidRPr="00903DCE">
        <w:rPr>
          <w:highlight w:val="yellow"/>
        </w:rPr>
        <w:fldChar w:fldCharType="separate"/>
      </w:r>
      <w:r w:rsidR="00E37222" w:rsidRPr="00903DCE">
        <w:rPr>
          <w:noProof/>
          <w:highlight w:val="yellow"/>
        </w:rPr>
        <w:t>3</w:t>
      </w:r>
      <w:r w:rsidR="007649F9" w:rsidRPr="00903DCE">
        <w:rPr>
          <w:highlight w:val="yellow"/>
        </w:rPr>
        <w:fldChar w:fldCharType="end"/>
      </w:r>
      <w:r w:rsidRPr="00903DCE">
        <w:rPr>
          <w:highlight w:val="yellow"/>
        </w:rPr>
        <w:t>:</w:t>
      </w:r>
      <w:r w:rsidR="00E3232A" w:rsidRPr="00903DCE">
        <w:rPr>
          <w:highlight w:val="yellow"/>
        </w:rPr>
        <w:t xml:space="preserve">actor interaction for </w:t>
      </w:r>
      <w:ins w:id="310" w:author="Microsoft Office User" w:date="2022-06-13T12:11:00Z">
        <w:r w:rsidR="00AE3A6B">
          <w:rPr>
            <w:sz w:val="22"/>
            <w:szCs w:val="18"/>
            <w:highlight w:val="yellow"/>
          </w:rPr>
          <w:t>c</w:t>
        </w:r>
      </w:ins>
      <w:del w:id="311" w:author="Microsoft Office User" w:date="2022-06-13T12:11:00Z">
        <w:r w:rsidR="00E3232A" w:rsidRPr="00903DCE" w:rsidDel="00AE3A6B">
          <w:rPr>
            <w:sz w:val="22"/>
            <w:szCs w:val="18"/>
            <w:highlight w:val="yellow"/>
          </w:rPr>
          <w:delText>C</w:delText>
        </w:r>
      </w:del>
      <w:r w:rsidR="00E3232A" w:rsidRPr="00903DCE">
        <w:rPr>
          <w:sz w:val="22"/>
          <w:szCs w:val="18"/>
          <w:highlight w:val="yellow"/>
        </w:rPr>
        <w:t>onfiguring and driving simulators from autonomous components in the network</w:t>
      </w:r>
    </w:p>
    <w:p w:rsidR="004B1F53" w:rsidRPr="00DF1275" w:rsidRDefault="00AC3FE9" w:rsidP="004B1F53">
      <w:pPr>
        <w:keepNext/>
        <w:spacing w:before="0" w:after="160" w:line="259" w:lineRule="auto"/>
        <w:jc w:val="center"/>
        <w:rPr>
          <w:lang w:val="en-GB"/>
        </w:rPr>
      </w:pPr>
      <w:r w:rsidRPr="00DF1275">
        <w:rPr>
          <w:noProof/>
          <w:lang w:eastAsia="en-US" w:bidi="hi-IN"/>
        </w:rPr>
        <w:drawing>
          <wp:inline distT="0" distB="0" distL="0" distR="0">
            <wp:extent cx="6120765" cy="2669206"/>
            <wp:effectExtent l="19050" t="0" r="0" b="0"/>
            <wp:docPr id="25" name="Picture 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descr="Diagram&#10;&#10;Description automatically generated with low confidence"/>
                    <pic:cNvPicPr>
                      <a:picLocks noChangeAspect="1" noChangeArrowheads="1"/>
                    </pic:cNvPicPr>
                  </pic:nvPicPr>
                  <pic:blipFill>
                    <a:blip r:embed="rId21" cstate="print"/>
                    <a:srcRect/>
                    <a:stretch>
                      <a:fillRect/>
                    </a:stretch>
                  </pic:blipFill>
                  <pic:spPr bwMode="auto">
                    <a:xfrm>
                      <a:off x="0" y="0"/>
                      <a:ext cx="6120765" cy="2669206"/>
                    </a:xfrm>
                    <a:prstGeom prst="rect">
                      <a:avLst/>
                    </a:prstGeom>
                    <a:noFill/>
                    <a:ln w="9525">
                      <a:noFill/>
                      <a:miter lim="800000"/>
                      <a:headEnd/>
                      <a:tailEnd/>
                    </a:ln>
                  </pic:spPr>
                </pic:pic>
              </a:graphicData>
            </a:graphic>
          </wp:inline>
        </w:drawing>
      </w:r>
    </w:p>
    <w:p w:rsidR="00AC3FE9" w:rsidRDefault="004B1F53" w:rsidP="004B1F53">
      <w:pPr>
        <w:pStyle w:val="Caption"/>
        <w:rPr>
          <w:sz w:val="22"/>
          <w:szCs w:val="18"/>
        </w:rPr>
      </w:pPr>
      <w:r w:rsidRPr="00903DCE">
        <w:rPr>
          <w:highlight w:val="yellow"/>
        </w:rPr>
        <w:t xml:space="preserve">Figure </w:t>
      </w:r>
      <w:r w:rsidR="007649F9" w:rsidRPr="00903DCE">
        <w:rPr>
          <w:highlight w:val="yellow"/>
        </w:rPr>
        <w:fldChar w:fldCharType="begin"/>
      </w:r>
      <w:r w:rsidRPr="00903DCE">
        <w:rPr>
          <w:highlight w:val="yellow"/>
        </w:rPr>
        <w:instrText xml:space="preserve"> SEQ Figure \* ARABIC </w:instrText>
      </w:r>
      <w:r w:rsidR="007649F9" w:rsidRPr="00903DCE">
        <w:rPr>
          <w:highlight w:val="yellow"/>
        </w:rPr>
        <w:fldChar w:fldCharType="separate"/>
      </w:r>
      <w:r w:rsidR="00E37222" w:rsidRPr="00903DCE">
        <w:rPr>
          <w:noProof/>
          <w:highlight w:val="yellow"/>
        </w:rPr>
        <w:t>4</w:t>
      </w:r>
      <w:r w:rsidR="007649F9" w:rsidRPr="00903DCE">
        <w:rPr>
          <w:highlight w:val="yellow"/>
        </w:rPr>
        <w:fldChar w:fldCharType="end"/>
      </w:r>
      <w:r w:rsidRPr="00903DCE">
        <w:rPr>
          <w:highlight w:val="yellow"/>
        </w:rPr>
        <w:t>:</w:t>
      </w:r>
      <w:del w:id="312" w:author="Microsoft Office User" w:date="2022-06-13T12:10:00Z">
        <w:r w:rsidR="00AC3FE9" w:rsidRPr="00903DCE" w:rsidDel="00AE3A6B">
          <w:rPr>
            <w:highlight w:val="yellow"/>
          </w:rPr>
          <w:delText xml:space="preserve">Component </w:delText>
        </w:r>
        <w:r w:rsidRPr="00903DCE" w:rsidDel="00AE3A6B">
          <w:rPr>
            <w:highlight w:val="yellow"/>
          </w:rPr>
          <w:delText>c</w:delText>
        </w:r>
        <w:r w:rsidR="00E37222" w:rsidRPr="00903DCE" w:rsidDel="00AE3A6B">
          <w:rPr>
            <w:highlight w:val="yellow"/>
          </w:rPr>
          <w:delText xml:space="preserve">loud </w:delText>
        </w:r>
        <w:r w:rsidR="00E3232A" w:rsidRPr="00903DCE" w:rsidDel="00AE3A6B">
          <w:rPr>
            <w:highlight w:val="yellow"/>
          </w:rPr>
          <w:delText>for</w:delText>
        </w:r>
      </w:del>
      <w:ins w:id="313" w:author="Microsoft Office User" w:date="2022-06-13T12:10:00Z">
        <w:r w:rsidR="00AE3A6B">
          <w:rPr>
            <w:highlight w:val="yellow"/>
          </w:rPr>
          <w:t xml:space="preserve">Possible components related to </w:t>
        </w:r>
      </w:ins>
      <w:ins w:id="314" w:author="Microsoft Office User" w:date="2022-06-13T12:11:00Z">
        <w:r w:rsidR="00AE3A6B">
          <w:rPr>
            <w:sz w:val="22"/>
            <w:szCs w:val="18"/>
            <w:highlight w:val="yellow"/>
          </w:rPr>
          <w:t>c</w:t>
        </w:r>
      </w:ins>
      <w:del w:id="315" w:author="Microsoft Office User" w:date="2022-06-13T12:11:00Z">
        <w:r w:rsidR="00E3232A" w:rsidRPr="00903DCE" w:rsidDel="00AE3A6B">
          <w:rPr>
            <w:sz w:val="22"/>
            <w:szCs w:val="18"/>
            <w:highlight w:val="yellow"/>
          </w:rPr>
          <w:delText>C</w:delText>
        </w:r>
      </w:del>
      <w:r w:rsidR="00E3232A" w:rsidRPr="00903DCE">
        <w:rPr>
          <w:sz w:val="22"/>
          <w:szCs w:val="18"/>
          <w:highlight w:val="yellow"/>
        </w:rPr>
        <w:t>onfiguring and driving simulators from autonomous components in the network</w:t>
      </w:r>
    </w:p>
    <w:p w:rsidR="005C53F0" w:rsidRDefault="005C53F0" w:rsidP="005C53F0">
      <w:pPr>
        <w:rPr>
          <w:lang w:val="en-GB" w:eastAsia="en-US"/>
        </w:rPr>
      </w:pPr>
    </w:p>
    <w:p w:rsidR="00C30DE8" w:rsidRDefault="00C30DE8" w:rsidP="00C30DE8">
      <w:pPr>
        <w:spacing w:before="0" w:after="160" w:line="256" w:lineRule="auto"/>
        <w:rPr>
          <w:ins w:id="316" w:author="Vishnu Ram" w:date="2022-04-28T14:26:00Z"/>
          <w:lang w:val="en-GB"/>
        </w:rPr>
      </w:pPr>
      <w:ins w:id="317" w:author="Vishnu Ram" w:date="2022-04-28T14:26:00Z">
        <w:r>
          <w:rPr>
            <w:lang w:val="en-GB"/>
          </w:rPr>
          <w:t xml:space="preserve">Actors involved (figure </w:t>
        </w:r>
      </w:ins>
      <w:ins w:id="318" w:author="Vishnu Ram" w:date="2022-04-28T14:27:00Z">
        <w:r>
          <w:rPr>
            <w:lang w:val="en-GB"/>
          </w:rPr>
          <w:t>3</w:t>
        </w:r>
      </w:ins>
      <w:ins w:id="319" w:author="Vishnu Ram" w:date="2022-04-28T14:26:00Z">
        <w:r>
          <w:rPr>
            <w:lang w:val="en-GB"/>
          </w:rPr>
          <w:t>):</w:t>
        </w:r>
      </w:ins>
    </w:p>
    <w:p w:rsidR="005C53F0" w:rsidRDefault="005C53F0" w:rsidP="005C53F0">
      <w:pPr>
        <w:rPr>
          <w:ins w:id="320" w:author="Vishnu Ram" w:date="2022-04-28T14:26:00Z"/>
          <w:lang w:val="en-GB" w:eastAsia="en-US"/>
        </w:rPr>
      </w:pPr>
      <w:r>
        <w:rPr>
          <w:lang w:val="en-GB" w:eastAsia="en-US"/>
        </w:rPr>
        <w:t xml:space="preserve">AN Sandbox: this actor provides an experimentation platform for controllers. This allows </w:t>
      </w:r>
      <w:r w:rsidR="00F2530A">
        <w:rPr>
          <w:lang w:val="en-GB" w:eastAsia="en-US"/>
        </w:rPr>
        <w:t>testing and verification of controllers. This may be implemented in the form of an openly accessible sandbox.</w:t>
      </w:r>
    </w:p>
    <w:p w:rsidR="00C30DE8" w:rsidRDefault="00C30DE8" w:rsidP="005C53F0">
      <w:pPr>
        <w:rPr>
          <w:lang w:val="en-GB" w:eastAsia="en-US"/>
        </w:rPr>
      </w:pPr>
    </w:p>
    <w:p w:rsidR="00C30DE8" w:rsidRDefault="00C30DE8" w:rsidP="00C30DE8">
      <w:pPr>
        <w:spacing w:before="0" w:after="160" w:line="256" w:lineRule="auto"/>
        <w:rPr>
          <w:ins w:id="321" w:author="Vishnu Ram" w:date="2022-04-28T14:26:00Z"/>
          <w:lang w:val="en-GB"/>
        </w:rPr>
      </w:pPr>
      <w:ins w:id="322" w:author="Vishnu Ram" w:date="2022-04-28T14:26:00Z">
        <w:r>
          <w:rPr>
            <w:lang w:val="en-GB"/>
          </w:rPr>
          <w:t xml:space="preserve">Possible key components involved (figure </w:t>
        </w:r>
      </w:ins>
      <w:ins w:id="323" w:author="Vishnu Ram" w:date="2022-04-28T14:27:00Z">
        <w:r>
          <w:rPr>
            <w:lang w:val="en-GB"/>
          </w:rPr>
          <w:t>4</w:t>
        </w:r>
      </w:ins>
      <w:ins w:id="324" w:author="Vishnu Ram" w:date="2022-04-28T14:26:00Z">
        <w:r>
          <w:rPr>
            <w:lang w:val="en-GB"/>
          </w:rPr>
          <w:t>):</w:t>
        </w:r>
      </w:ins>
    </w:p>
    <w:p w:rsidR="00F2530A" w:rsidRDefault="00F2530A" w:rsidP="005C53F0">
      <w:pPr>
        <w:rPr>
          <w:lang w:val="en-GB" w:eastAsia="en-US"/>
        </w:rPr>
      </w:pPr>
      <w:r>
        <w:rPr>
          <w:lang w:val="en-GB" w:eastAsia="en-US"/>
        </w:rPr>
        <w:t>Experimentation manager: this actor manages the experimentation stage of controllers, including testing and verification.</w:t>
      </w:r>
    </w:p>
    <w:p w:rsidR="00F2530A" w:rsidRDefault="00F2530A" w:rsidP="005C53F0">
      <w:pPr>
        <w:rPr>
          <w:lang w:val="en-GB" w:eastAsia="en-US"/>
        </w:rPr>
      </w:pPr>
    </w:p>
    <w:p w:rsidR="00F2530A" w:rsidRPr="00E70838" w:rsidRDefault="00F2530A" w:rsidP="00315A18"/>
    <w:p w:rsidR="002C0789" w:rsidRPr="00DF1275" w:rsidRDefault="002C0789" w:rsidP="002C0789">
      <w:pPr>
        <w:pStyle w:val="Heading2"/>
      </w:pPr>
      <w:bookmarkStart w:id="325" w:name="_Toc86163111"/>
      <w:bookmarkStart w:id="326" w:name="_Toc86503251"/>
      <w:bookmarkStart w:id="327" w:name="_Toc86503509"/>
      <w:r w:rsidRPr="00DF1275">
        <w:t>Peer-in-loop (including humans)</w:t>
      </w:r>
      <w:bookmarkEnd w:id="325"/>
      <w:bookmarkEnd w:id="326"/>
      <w:bookmarkEnd w:id="327"/>
    </w:p>
    <w:tbl>
      <w:tblPr>
        <w:tblStyle w:val="TableGrid"/>
        <w:tblW w:w="5000" w:type="pct"/>
        <w:jc w:val="center"/>
        <w:tblLook w:val="04A0"/>
      </w:tblPr>
      <w:tblGrid>
        <w:gridCol w:w="2123"/>
        <w:gridCol w:w="7732"/>
      </w:tblGrid>
      <w:tr w:rsidR="002C0789" w:rsidRPr="00DF1275" w:rsidTr="009B5314">
        <w:trPr>
          <w:jc w:val="center"/>
        </w:trPr>
        <w:tc>
          <w:tcPr>
            <w:tcW w:w="1077" w:type="pct"/>
          </w:tcPr>
          <w:p w:rsidR="002C0789" w:rsidRPr="00C82CAC" w:rsidRDefault="002C0789" w:rsidP="009A0CA4">
            <w:pPr>
              <w:spacing w:before="0"/>
              <w:rPr>
                <w:i/>
                <w:sz w:val="22"/>
                <w:szCs w:val="18"/>
                <w:lang w:val="en-GB"/>
              </w:rPr>
            </w:pPr>
            <w:r w:rsidRPr="00C82CAC">
              <w:rPr>
                <w:i/>
                <w:sz w:val="22"/>
                <w:szCs w:val="18"/>
                <w:lang w:val="en-GB"/>
              </w:rPr>
              <w:t>Use case id</w:t>
            </w:r>
          </w:p>
        </w:tc>
        <w:tc>
          <w:tcPr>
            <w:tcW w:w="3923" w:type="pct"/>
          </w:tcPr>
          <w:p w:rsidR="002C0789" w:rsidRPr="00DF1275" w:rsidRDefault="002C0789" w:rsidP="009A0CA4">
            <w:pPr>
              <w:spacing w:before="0"/>
              <w:rPr>
                <w:sz w:val="22"/>
                <w:szCs w:val="18"/>
                <w:lang w:val="en-GB"/>
              </w:rPr>
            </w:pPr>
            <w:r w:rsidRPr="00DF1275">
              <w:rPr>
                <w:sz w:val="22"/>
                <w:szCs w:val="18"/>
                <w:lang w:val="en-GB"/>
              </w:rPr>
              <w:t>FG-AN-usecase-003</w:t>
            </w:r>
          </w:p>
        </w:tc>
      </w:tr>
      <w:tr w:rsidR="002C0789" w:rsidRPr="00DF1275" w:rsidTr="009B5314">
        <w:trPr>
          <w:jc w:val="center"/>
        </w:trPr>
        <w:tc>
          <w:tcPr>
            <w:tcW w:w="1077" w:type="pct"/>
          </w:tcPr>
          <w:p w:rsidR="002C0789" w:rsidRPr="00C82CAC" w:rsidRDefault="002C0789" w:rsidP="009A0CA4">
            <w:pPr>
              <w:spacing w:before="0"/>
              <w:rPr>
                <w:i/>
                <w:sz w:val="22"/>
                <w:szCs w:val="18"/>
                <w:lang w:val="en-GB"/>
              </w:rPr>
            </w:pPr>
            <w:r w:rsidRPr="00C82CAC">
              <w:rPr>
                <w:i/>
                <w:sz w:val="22"/>
                <w:szCs w:val="18"/>
                <w:lang w:val="en-GB"/>
              </w:rPr>
              <w:t>Use case description</w:t>
            </w:r>
          </w:p>
        </w:tc>
        <w:tc>
          <w:tcPr>
            <w:tcW w:w="3923" w:type="pct"/>
          </w:tcPr>
          <w:p w:rsidR="002C0789" w:rsidRPr="00DF1275" w:rsidRDefault="002C0789" w:rsidP="009A0CA4">
            <w:pPr>
              <w:spacing w:before="0"/>
              <w:jc w:val="both"/>
              <w:rPr>
                <w:sz w:val="22"/>
                <w:szCs w:val="18"/>
                <w:lang w:val="en-GB"/>
              </w:rPr>
            </w:pPr>
            <w:r w:rsidRPr="00DF1275">
              <w:rPr>
                <w:sz w:val="22"/>
                <w:szCs w:val="18"/>
                <w:lang w:val="en-GB"/>
              </w:rPr>
              <w:t xml:space="preserve">To guide the autonomous behaviour </w:t>
            </w:r>
            <w:r w:rsidR="00B8352F">
              <w:rPr>
                <w:sz w:val="22"/>
                <w:szCs w:val="18"/>
                <w:lang w:val="en-GB"/>
              </w:rPr>
              <w:t xml:space="preserve"> AN</w:t>
            </w:r>
            <w:r w:rsidRPr="00DF1275">
              <w:rPr>
                <w:sz w:val="22"/>
                <w:szCs w:val="18"/>
                <w:lang w:val="en-GB"/>
              </w:rPr>
              <w:t xml:space="preserve"> component</w:t>
            </w:r>
            <w:r w:rsidR="00B8352F">
              <w:rPr>
                <w:sz w:val="22"/>
                <w:szCs w:val="18"/>
                <w:lang w:val="en-GB"/>
              </w:rPr>
              <w:t>s</w:t>
            </w:r>
            <w:r w:rsidRPr="00DF1275">
              <w:rPr>
                <w:sz w:val="22"/>
                <w:szCs w:val="18"/>
                <w:lang w:val="en-GB"/>
              </w:rPr>
              <w:t xml:space="preserve"> require access to peers. Peers include humans and other autonomous entities. Exchange of information with peers help in taking better decisions. In this respect, </w:t>
            </w:r>
            <w:r w:rsidR="00B8352F">
              <w:rPr>
                <w:sz w:val="22"/>
                <w:szCs w:val="18"/>
                <w:lang w:val="en-GB"/>
              </w:rPr>
              <w:t>AN</w:t>
            </w:r>
            <w:r w:rsidRPr="00DF1275">
              <w:rPr>
                <w:sz w:val="22"/>
                <w:szCs w:val="18"/>
                <w:lang w:val="en-GB"/>
              </w:rPr>
              <w:t xml:space="preserve"> components need to interface with, exchange information with various other </w:t>
            </w:r>
            <w:r w:rsidR="00B8352F">
              <w:rPr>
                <w:sz w:val="22"/>
                <w:szCs w:val="18"/>
                <w:lang w:val="en-GB"/>
              </w:rPr>
              <w:t>AN</w:t>
            </w:r>
            <w:r w:rsidRPr="00DF1275">
              <w:rPr>
                <w:sz w:val="22"/>
                <w:szCs w:val="18"/>
                <w:lang w:val="en-GB"/>
              </w:rPr>
              <w:t xml:space="preserve"> components and humans.  </w:t>
            </w:r>
          </w:p>
          <w:p w:rsidR="002C0789" w:rsidRPr="00DF1275" w:rsidRDefault="002C0789" w:rsidP="009A0CA4">
            <w:pPr>
              <w:spacing w:before="0"/>
              <w:jc w:val="both"/>
              <w:rPr>
                <w:sz w:val="22"/>
                <w:szCs w:val="18"/>
                <w:lang w:val="en-GB"/>
              </w:rPr>
            </w:pPr>
          </w:p>
          <w:p w:rsidR="002C0789" w:rsidRPr="00DF1275" w:rsidRDefault="002C0789" w:rsidP="009A0CA4">
            <w:pPr>
              <w:spacing w:before="0"/>
              <w:jc w:val="both"/>
              <w:rPr>
                <w:sz w:val="22"/>
                <w:szCs w:val="18"/>
                <w:lang w:val="en-GB"/>
              </w:rPr>
            </w:pPr>
            <w:r w:rsidRPr="00DF1275">
              <w:rPr>
                <w:sz w:val="22"/>
                <w:szCs w:val="18"/>
                <w:lang w:val="en-GB"/>
              </w:rPr>
              <w:t>Following are related steps in this use case scenario:</w:t>
            </w:r>
          </w:p>
          <w:p w:rsidR="002C0789" w:rsidRPr="00DF1275" w:rsidRDefault="00B8352F" w:rsidP="00B81DB1">
            <w:pPr>
              <w:pStyle w:val="ListParagraph"/>
              <w:numPr>
                <w:ilvl w:val="0"/>
                <w:numId w:val="8"/>
              </w:numPr>
              <w:spacing w:before="0"/>
              <w:jc w:val="both"/>
              <w:rPr>
                <w:sz w:val="22"/>
                <w:szCs w:val="18"/>
                <w:lang w:val="en-GB"/>
              </w:rPr>
            </w:pPr>
            <w:r>
              <w:rPr>
                <w:sz w:val="22"/>
                <w:szCs w:val="18"/>
                <w:lang w:val="en-GB"/>
              </w:rPr>
              <w:t>The AN</w:t>
            </w:r>
            <w:r w:rsidR="002C0789" w:rsidRPr="00DF1275">
              <w:rPr>
                <w:sz w:val="22"/>
                <w:szCs w:val="18"/>
                <w:lang w:val="en-GB"/>
              </w:rPr>
              <w:t xml:space="preserve"> components decide to take guidance from other autonomous entities (peers like humans).</w:t>
            </w:r>
          </w:p>
          <w:p w:rsidR="002C0789" w:rsidRPr="00DF1275" w:rsidRDefault="002C0789" w:rsidP="00B81DB1">
            <w:pPr>
              <w:pStyle w:val="ListParagraph"/>
              <w:numPr>
                <w:ilvl w:val="0"/>
                <w:numId w:val="8"/>
              </w:numPr>
              <w:spacing w:before="0"/>
              <w:jc w:val="both"/>
              <w:rPr>
                <w:sz w:val="22"/>
                <w:szCs w:val="18"/>
                <w:lang w:val="en-GB"/>
              </w:rPr>
            </w:pPr>
            <w:r w:rsidRPr="00DF1275">
              <w:rPr>
                <w:sz w:val="22"/>
                <w:szCs w:val="18"/>
                <w:lang w:val="en-GB"/>
              </w:rPr>
              <w:t>A message exchange with the peer is initiated.</w:t>
            </w:r>
          </w:p>
          <w:p w:rsidR="002C0789" w:rsidRPr="00DF1275" w:rsidRDefault="002C0789" w:rsidP="00B81DB1">
            <w:pPr>
              <w:pStyle w:val="ListParagraph"/>
              <w:numPr>
                <w:ilvl w:val="0"/>
                <w:numId w:val="8"/>
              </w:numPr>
              <w:spacing w:before="0"/>
              <w:jc w:val="both"/>
              <w:rPr>
                <w:sz w:val="22"/>
                <w:szCs w:val="18"/>
                <w:lang w:val="en-GB"/>
              </w:rPr>
            </w:pPr>
            <w:r w:rsidRPr="00DF1275">
              <w:rPr>
                <w:sz w:val="22"/>
                <w:szCs w:val="18"/>
                <w:lang w:val="en-GB"/>
              </w:rPr>
              <w:t xml:space="preserve">The results of the exchange are analysed by </w:t>
            </w:r>
            <w:r w:rsidR="00B8352F">
              <w:rPr>
                <w:sz w:val="22"/>
                <w:szCs w:val="18"/>
                <w:lang w:val="en-GB"/>
              </w:rPr>
              <w:t>the AN</w:t>
            </w:r>
            <w:r w:rsidRPr="00DF1275">
              <w:rPr>
                <w:sz w:val="22"/>
                <w:szCs w:val="18"/>
                <w:lang w:val="en-GB"/>
              </w:rPr>
              <w:t xml:space="preserve"> components and further actions (like updating knowledge base) are taken.</w:t>
            </w:r>
          </w:p>
          <w:p w:rsidR="002C0789" w:rsidRPr="00DF1275" w:rsidRDefault="002C0789" w:rsidP="009A0CA4">
            <w:pPr>
              <w:spacing w:before="0"/>
              <w:jc w:val="both"/>
              <w:rPr>
                <w:sz w:val="22"/>
                <w:szCs w:val="18"/>
                <w:lang w:val="en-GB"/>
              </w:rPr>
            </w:pPr>
          </w:p>
        </w:tc>
      </w:tr>
      <w:tr w:rsidR="002C0789" w:rsidRPr="00DF1275" w:rsidTr="009B5314">
        <w:trPr>
          <w:jc w:val="center"/>
        </w:trPr>
        <w:tc>
          <w:tcPr>
            <w:tcW w:w="1077" w:type="pct"/>
          </w:tcPr>
          <w:p w:rsidR="002C0789" w:rsidRPr="00C82CAC" w:rsidRDefault="002C0789" w:rsidP="009A0CA4">
            <w:pPr>
              <w:spacing w:before="0"/>
              <w:rPr>
                <w:i/>
                <w:sz w:val="22"/>
                <w:szCs w:val="18"/>
                <w:lang w:val="en-GB"/>
              </w:rPr>
            </w:pPr>
            <w:r w:rsidRPr="00C82CAC">
              <w:rPr>
                <w:i/>
                <w:sz w:val="22"/>
                <w:szCs w:val="18"/>
                <w:lang w:val="en-GB"/>
              </w:rPr>
              <w:t>Use case category</w:t>
            </w:r>
          </w:p>
        </w:tc>
        <w:tc>
          <w:tcPr>
            <w:tcW w:w="3923" w:type="pct"/>
          </w:tcPr>
          <w:p w:rsidR="002C0789" w:rsidRPr="00DF1275" w:rsidRDefault="002C0789" w:rsidP="009A0CA4">
            <w:pPr>
              <w:spacing w:before="0"/>
              <w:rPr>
                <w:sz w:val="22"/>
                <w:szCs w:val="18"/>
                <w:lang w:val="en-GB"/>
              </w:rPr>
            </w:pPr>
            <w:r w:rsidRPr="00DF1275">
              <w:rPr>
                <w:sz w:val="22"/>
                <w:szCs w:val="18"/>
                <w:lang w:val="en-GB"/>
              </w:rPr>
              <w:t xml:space="preserve">Cat 1: describes a scenario related to core autonomous behaviour itself.  </w:t>
            </w:r>
          </w:p>
        </w:tc>
      </w:tr>
      <w:tr w:rsidR="002C0789" w:rsidRPr="00102341" w:rsidTr="009B5314">
        <w:trPr>
          <w:jc w:val="center"/>
        </w:trPr>
        <w:tc>
          <w:tcPr>
            <w:tcW w:w="1077" w:type="pct"/>
          </w:tcPr>
          <w:p w:rsidR="002C0789" w:rsidRPr="00C82CAC" w:rsidRDefault="002C0789" w:rsidP="009A0CA4">
            <w:pPr>
              <w:spacing w:before="0"/>
              <w:rPr>
                <w:i/>
                <w:sz w:val="22"/>
                <w:szCs w:val="18"/>
                <w:lang w:val="en-GB"/>
              </w:rPr>
            </w:pPr>
            <w:r w:rsidRPr="00C82CAC">
              <w:rPr>
                <w:i/>
                <w:sz w:val="22"/>
                <w:szCs w:val="18"/>
                <w:lang w:val="en-GB"/>
              </w:rPr>
              <w:t>Reference</w:t>
            </w:r>
          </w:p>
        </w:tc>
        <w:tc>
          <w:tcPr>
            <w:tcW w:w="3923" w:type="pct"/>
          </w:tcPr>
          <w:p w:rsidR="002C0789" w:rsidRPr="001E76C4" w:rsidRDefault="002C70F3" w:rsidP="002C70F3">
            <w:pPr>
              <w:spacing w:before="0"/>
              <w:rPr>
                <w:sz w:val="22"/>
                <w:szCs w:val="18"/>
                <w:lang w:val="de-DE"/>
              </w:rPr>
            </w:pPr>
            <w:r w:rsidRPr="001E76C4">
              <w:rPr>
                <w:sz w:val="22"/>
                <w:szCs w:val="18"/>
                <w:lang w:val="de-DE"/>
              </w:rPr>
              <w:t>[b-Y.ML-IMT2020-MLFO]</w:t>
            </w:r>
          </w:p>
        </w:tc>
      </w:tr>
    </w:tbl>
    <w:p w:rsidR="002C0789" w:rsidRPr="00DF1275" w:rsidRDefault="002C0789" w:rsidP="002C0789">
      <w:pPr>
        <w:pStyle w:val="Heading3"/>
      </w:pPr>
      <w:bookmarkStart w:id="328" w:name="_Toc86163112"/>
      <w:bookmarkStart w:id="329" w:name="_Toc86503252"/>
      <w:bookmarkStart w:id="330" w:name="_Toc86503510"/>
      <w:r w:rsidRPr="00DF1275">
        <w:t>Use case requirements</w:t>
      </w:r>
      <w:bookmarkEnd w:id="328"/>
      <w:bookmarkEnd w:id="329"/>
      <w:bookmarkEnd w:id="330"/>
    </w:p>
    <w:p w:rsidR="002C0789" w:rsidRPr="00DF1275" w:rsidRDefault="002C0789" w:rsidP="002C0789">
      <w:pPr>
        <w:spacing w:before="0" w:after="160" w:line="259" w:lineRule="auto"/>
        <w:rPr>
          <w:u w:val="single"/>
          <w:lang w:val="en-GB"/>
        </w:rPr>
      </w:pPr>
      <w:r w:rsidRPr="00DF1275">
        <w:rPr>
          <w:u w:val="single"/>
          <w:lang w:val="en-GB"/>
        </w:rPr>
        <w:t>Critical requirements</w:t>
      </w:r>
    </w:p>
    <w:p w:rsidR="002C0789" w:rsidRPr="00DF1275" w:rsidRDefault="000228D5" w:rsidP="002C0789">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03-REQ-</w:t>
      </w:r>
      <w:r w:rsidR="00AE6DEF">
        <w:rPr>
          <w:lang w:val="en-GB"/>
        </w:rPr>
        <w:t>0</w:t>
      </w:r>
      <w:r w:rsidR="00851583">
        <w:rPr>
          <w:lang w:val="en-GB"/>
        </w:rPr>
        <w:t>01</w:t>
      </w:r>
      <w:r w:rsidR="002C0789" w:rsidRPr="00DF1275">
        <w:rPr>
          <w:lang w:val="en-GB"/>
        </w:rPr>
        <w:t xml:space="preserve">: It is critical that AN components enable synchronous or asynchronous, interoperable exchange of feedback or information from peers regarding the decisions and choices related to </w:t>
      </w:r>
      <w:r w:rsidR="00B8352F">
        <w:rPr>
          <w:lang w:val="en-GB"/>
        </w:rPr>
        <w:t xml:space="preserve">the </w:t>
      </w:r>
      <w:r w:rsidR="002C0789" w:rsidRPr="00DF1275">
        <w:rPr>
          <w:lang w:val="en-GB"/>
        </w:rPr>
        <w:t xml:space="preserve">AN behaviour. </w:t>
      </w:r>
    </w:p>
    <w:p w:rsidR="00F11AFE" w:rsidRDefault="002C0789" w:rsidP="00310B53">
      <w:pPr>
        <w:spacing w:before="0" w:after="80" w:line="259" w:lineRule="auto"/>
        <w:rPr>
          <w:sz w:val="22"/>
          <w:szCs w:val="18"/>
          <w:lang w:val="en-GB"/>
        </w:rPr>
      </w:pPr>
      <w:r w:rsidRPr="00DF1275">
        <w:rPr>
          <w:sz w:val="22"/>
          <w:szCs w:val="18"/>
          <w:lang w:val="en-GB"/>
        </w:rPr>
        <w:t xml:space="preserve">NOTE 1 – Peers may include humans and machines. </w:t>
      </w:r>
    </w:p>
    <w:p w:rsidR="002C0789" w:rsidRPr="00DF1275" w:rsidRDefault="00F11AFE" w:rsidP="00903DCE">
      <w:pPr>
        <w:spacing w:before="0" w:after="80" w:line="259" w:lineRule="auto"/>
        <w:rPr>
          <w:sz w:val="22"/>
          <w:szCs w:val="18"/>
          <w:lang w:val="en-GB"/>
        </w:rPr>
      </w:pPr>
      <w:r>
        <w:rPr>
          <w:sz w:val="22"/>
          <w:szCs w:val="18"/>
          <w:lang w:val="en-GB"/>
        </w:rPr>
        <w:t xml:space="preserve">NOTE 2 </w:t>
      </w:r>
      <w:r w:rsidRPr="00DF1275">
        <w:rPr>
          <w:sz w:val="22"/>
          <w:szCs w:val="18"/>
          <w:lang w:val="en-GB"/>
        </w:rPr>
        <w:t xml:space="preserve"> –</w:t>
      </w:r>
      <w:r w:rsidR="002C0789" w:rsidRPr="00DF1275">
        <w:rPr>
          <w:sz w:val="22"/>
          <w:szCs w:val="18"/>
          <w:lang w:val="en-GB"/>
        </w:rPr>
        <w:t xml:space="preserve">Feedback may include exchange of information regarding </w:t>
      </w:r>
      <w:r w:rsidR="00B8352F">
        <w:rPr>
          <w:sz w:val="22"/>
          <w:szCs w:val="18"/>
          <w:lang w:val="en-GB"/>
        </w:rPr>
        <w:t xml:space="preserve">the </w:t>
      </w:r>
      <w:r w:rsidR="002C0789" w:rsidRPr="00DF1275">
        <w:rPr>
          <w:sz w:val="22"/>
          <w:szCs w:val="18"/>
          <w:lang w:val="en-GB"/>
        </w:rPr>
        <w:t xml:space="preserve">AN behaviour such as evolution, experimentation and adaptation. Contents of the information exchanged may include capabilities and status of </w:t>
      </w:r>
      <w:r>
        <w:rPr>
          <w:sz w:val="22"/>
          <w:szCs w:val="18"/>
          <w:lang w:val="en-GB"/>
        </w:rPr>
        <w:t xml:space="preserve">AN </w:t>
      </w:r>
      <w:r w:rsidR="002C0789" w:rsidRPr="00DF1275">
        <w:rPr>
          <w:sz w:val="22"/>
          <w:szCs w:val="18"/>
          <w:lang w:val="en-GB"/>
        </w:rPr>
        <w:t>components</w:t>
      </w:r>
      <w:r>
        <w:rPr>
          <w:sz w:val="22"/>
          <w:szCs w:val="18"/>
          <w:lang w:val="en-GB"/>
        </w:rPr>
        <w:t xml:space="preserve">, </w:t>
      </w:r>
      <w:r w:rsidR="002C0789" w:rsidRPr="00DF1275">
        <w:rPr>
          <w:sz w:val="22"/>
          <w:szCs w:val="18"/>
          <w:lang w:val="en-GB"/>
        </w:rPr>
        <w:t>e.g., knowledge base, orchestration</w:t>
      </w:r>
      <w:r>
        <w:rPr>
          <w:sz w:val="22"/>
          <w:szCs w:val="18"/>
          <w:lang w:val="en-GB"/>
        </w:rPr>
        <w:t xml:space="preserve"> and </w:t>
      </w:r>
      <w:r w:rsidR="002C0789" w:rsidRPr="00DF1275">
        <w:rPr>
          <w:sz w:val="22"/>
          <w:szCs w:val="18"/>
          <w:lang w:val="en-GB"/>
        </w:rPr>
        <w:t>simulators.</w:t>
      </w:r>
      <w:r>
        <w:rPr>
          <w:sz w:val="22"/>
          <w:szCs w:val="18"/>
          <w:lang w:val="en-GB"/>
        </w:rPr>
        <w:t xml:space="preserve"> The f</w:t>
      </w:r>
      <w:r w:rsidR="002C0789" w:rsidRPr="00DF1275">
        <w:rPr>
          <w:sz w:val="22"/>
          <w:szCs w:val="18"/>
          <w:lang w:val="en-GB"/>
        </w:rPr>
        <w:t xml:space="preserve">ormat </w:t>
      </w:r>
      <w:r>
        <w:rPr>
          <w:sz w:val="22"/>
          <w:szCs w:val="18"/>
          <w:lang w:val="en-GB"/>
        </w:rPr>
        <w:t>used for</w:t>
      </w:r>
      <w:r w:rsidR="002C0789" w:rsidRPr="00DF1275">
        <w:rPr>
          <w:sz w:val="22"/>
          <w:szCs w:val="18"/>
          <w:lang w:val="en-GB"/>
        </w:rPr>
        <w:t xml:space="preserve">information exchange is for </w:t>
      </w:r>
      <w:r w:rsidRPr="00DF1275">
        <w:rPr>
          <w:sz w:val="22"/>
          <w:szCs w:val="18"/>
          <w:lang w:val="en-GB"/>
        </w:rPr>
        <w:t>fu</w:t>
      </w:r>
      <w:r>
        <w:rPr>
          <w:sz w:val="22"/>
          <w:szCs w:val="18"/>
          <w:lang w:val="en-GB"/>
        </w:rPr>
        <w:t>rther</w:t>
      </w:r>
      <w:r w:rsidR="002C0789" w:rsidRPr="00DF1275">
        <w:rPr>
          <w:sz w:val="22"/>
          <w:szCs w:val="18"/>
          <w:lang w:val="en-GB"/>
        </w:rPr>
        <w:t>study.</w:t>
      </w:r>
    </w:p>
    <w:p w:rsidR="002C0789" w:rsidRPr="00DF1275" w:rsidRDefault="009325C6" w:rsidP="002C0789">
      <w:pPr>
        <w:pStyle w:val="Heading3"/>
      </w:pPr>
      <w:bookmarkStart w:id="331" w:name="_Toc86163113"/>
      <w:bookmarkStart w:id="332" w:name="_Toc86503253"/>
      <w:bookmarkStart w:id="333" w:name="_Toc86503511"/>
      <w:ins w:id="334" w:author="Microsoft Office User" w:date="2022-06-13T12:03:00Z">
        <w:r w:rsidRPr="00C237FD">
          <w:rPr>
            <w:rFonts w:cs="Times New Roman"/>
            <w:color w:val="000000" w:themeColor="text1"/>
            <w:szCs w:val="24"/>
            <w:shd w:val="clear" w:color="auto" w:fill="FFFFFF"/>
          </w:rPr>
          <w:lastRenderedPageBreak/>
          <w:t>Actor interactions and possible components</w:t>
        </w:r>
      </w:ins>
      <w:del w:id="335" w:author="Microsoft Office User" w:date="2022-06-13T12:03:00Z">
        <w:r w:rsidR="002C0789" w:rsidRPr="00DF1275" w:rsidDel="009325C6">
          <w:delText>Use case specific figures</w:delText>
        </w:r>
      </w:del>
      <w:bookmarkEnd w:id="331"/>
      <w:bookmarkEnd w:id="332"/>
      <w:bookmarkEnd w:id="333"/>
    </w:p>
    <w:p w:rsidR="002C0789" w:rsidRPr="00DF1275" w:rsidRDefault="002C0789" w:rsidP="002C0789">
      <w:pPr>
        <w:keepNext/>
        <w:spacing w:before="0" w:after="160" w:line="259" w:lineRule="auto"/>
        <w:jc w:val="center"/>
        <w:rPr>
          <w:lang w:val="en-GB"/>
        </w:rPr>
      </w:pPr>
      <w:r w:rsidRPr="00DF1275">
        <w:rPr>
          <w:noProof/>
          <w:lang w:eastAsia="en-US" w:bidi="hi-IN"/>
        </w:rPr>
        <w:drawing>
          <wp:inline distT="0" distB="0" distL="0" distR="0">
            <wp:extent cx="6120765" cy="2719044"/>
            <wp:effectExtent l="19050" t="0" r="0" b="0"/>
            <wp:docPr id="9" name="Picture 9"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imeline&#10;&#10;Description automatically generated"/>
                    <pic:cNvPicPr>
                      <a:picLocks noChangeAspect="1" noChangeArrowheads="1"/>
                    </pic:cNvPicPr>
                  </pic:nvPicPr>
                  <pic:blipFill>
                    <a:blip r:embed="rId22" cstate="print"/>
                    <a:srcRect/>
                    <a:stretch>
                      <a:fillRect/>
                    </a:stretch>
                  </pic:blipFill>
                  <pic:spPr bwMode="auto">
                    <a:xfrm>
                      <a:off x="0" y="0"/>
                      <a:ext cx="6120765" cy="2719044"/>
                    </a:xfrm>
                    <a:prstGeom prst="rect">
                      <a:avLst/>
                    </a:prstGeom>
                    <a:noFill/>
                    <a:ln w="9525">
                      <a:noFill/>
                      <a:miter lim="800000"/>
                      <a:headEnd/>
                      <a:tailEnd/>
                    </a:ln>
                  </pic:spPr>
                </pic:pic>
              </a:graphicData>
            </a:graphic>
          </wp:inline>
        </w:drawing>
      </w:r>
    </w:p>
    <w:p w:rsidR="002C0789" w:rsidRPr="00476840" w:rsidRDefault="007649F9" w:rsidP="002C0789">
      <w:pPr>
        <w:pStyle w:val="Caption"/>
        <w:rPr>
          <w:i/>
        </w:rPr>
      </w:pPr>
      <w:r w:rsidRPr="007649F9">
        <w:rPr>
          <w:rPrChange w:id="336" w:author="edit6" w:date="2022-04-28T12:26:00Z">
            <w:rPr>
              <w:rFonts w:eastAsia="MS Mincho"/>
              <w:b w:val="0"/>
              <w:bCs w:val="0"/>
              <w:szCs w:val="20"/>
              <w:highlight w:val="yellow"/>
              <w:lang w:val="en-US" w:eastAsia="zh-CN"/>
            </w:rPr>
          </w:rPrChange>
        </w:rPr>
        <w:t xml:space="preserve">Figure </w:t>
      </w:r>
      <w:r w:rsidRPr="007649F9">
        <w:rPr>
          <w:rPrChange w:id="337" w:author="edit6" w:date="2022-04-28T12:26:00Z">
            <w:rPr>
              <w:rFonts w:eastAsia="MS Mincho"/>
              <w:b w:val="0"/>
              <w:bCs w:val="0"/>
              <w:szCs w:val="20"/>
              <w:highlight w:val="yellow"/>
              <w:lang w:val="en-US" w:eastAsia="zh-CN"/>
            </w:rPr>
          </w:rPrChange>
        </w:rPr>
        <w:fldChar w:fldCharType="begin"/>
      </w:r>
      <w:r w:rsidRPr="007649F9">
        <w:rPr>
          <w:rPrChange w:id="338" w:author="edit6" w:date="2022-04-28T12:26:00Z">
            <w:rPr>
              <w:rFonts w:eastAsia="MS Mincho"/>
              <w:b w:val="0"/>
              <w:bCs w:val="0"/>
              <w:szCs w:val="20"/>
              <w:highlight w:val="yellow"/>
              <w:lang w:val="en-US" w:eastAsia="zh-CN"/>
            </w:rPr>
          </w:rPrChange>
        </w:rPr>
        <w:instrText xml:space="preserve"> SEQ Figure \* ARABIC </w:instrText>
      </w:r>
      <w:r w:rsidRPr="007649F9">
        <w:rPr>
          <w:rPrChange w:id="339" w:author="edit6" w:date="2022-04-28T12:26:00Z">
            <w:rPr>
              <w:rFonts w:eastAsia="MS Mincho"/>
              <w:b w:val="0"/>
              <w:bCs w:val="0"/>
              <w:szCs w:val="20"/>
              <w:highlight w:val="yellow"/>
              <w:lang w:val="en-US" w:eastAsia="zh-CN"/>
            </w:rPr>
          </w:rPrChange>
        </w:rPr>
        <w:fldChar w:fldCharType="separate"/>
      </w:r>
      <w:r w:rsidRPr="007649F9">
        <w:rPr>
          <w:noProof/>
          <w:rPrChange w:id="340" w:author="edit6" w:date="2022-04-28T12:26:00Z">
            <w:rPr>
              <w:rFonts w:eastAsia="MS Mincho"/>
              <w:b w:val="0"/>
              <w:bCs w:val="0"/>
              <w:noProof/>
              <w:szCs w:val="20"/>
              <w:highlight w:val="yellow"/>
              <w:lang w:val="en-US" w:eastAsia="zh-CN"/>
            </w:rPr>
          </w:rPrChange>
        </w:rPr>
        <w:t>5</w:t>
      </w:r>
      <w:r w:rsidRPr="007649F9">
        <w:rPr>
          <w:rPrChange w:id="341" w:author="edit6" w:date="2022-04-28T12:26:00Z">
            <w:rPr>
              <w:rFonts w:eastAsia="MS Mincho"/>
              <w:b w:val="0"/>
              <w:bCs w:val="0"/>
              <w:szCs w:val="20"/>
              <w:highlight w:val="yellow"/>
              <w:lang w:val="en-US" w:eastAsia="zh-CN"/>
            </w:rPr>
          </w:rPrChange>
        </w:rPr>
        <w:fldChar w:fldCharType="end"/>
      </w:r>
      <w:r w:rsidRPr="007649F9">
        <w:rPr>
          <w:rPrChange w:id="342" w:author="edit6" w:date="2022-04-28T12:26:00Z">
            <w:rPr>
              <w:rFonts w:eastAsia="MS Mincho"/>
              <w:b w:val="0"/>
              <w:bCs w:val="0"/>
              <w:szCs w:val="20"/>
              <w:highlight w:val="yellow"/>
              <w:lang w:val="en-US" w:eastAsia="zh-CN"/>
            </w:rPr>
          </w:rPrChange>
        </w:rPr>
        <w:t xml:space="preserve">: actor interaction for </w:t>
      </w:r>
      <w:r w:rsidRPr="007649F9">
        <w:rPr>
          <w:sz w:val="22"/>
          <w:szCs w:val="18"/>
          <w:rPrChange w:id="343" w:author="edit6" w:date="2022-04-28T12:26:00Z">
            <w:rPr>
              <w:rFonts w:eastAsia="MS Mincho"/>
              <w:b w:val="0"/>
              <w:bCs w:val="0"/>
              <w:sz w:val="22"/>
              <w:szCs w:val="18"/>
              <w:highlight w:val="yellow"/>
              <w:lang w:val="en-US" w:eastAsia="zh-CN"/>
            </w:rPr>
          </w:rPrChange>
        </w:rPr>
        <w:t>Peer-in-loop (including humans)</w:t>
      </w:r>
    </w:p>
    <w:p w:rsidR="008B210B" w:rsidRPr="00476840" w:rsidRDefault="002C0789" w:rsidP="008B210B">
      <w:pPr>
        <w:keepNext/>
        <w:spacing w:before="0" w:after="160" w:line="259" w:lineRule="auto"/>
        <w:jc w:val="center"/>
        <w:rPr>
          <w:lang w:val="en-GB"/>
        </w:rPr>
      </w:pPr>
      <w:r w:rsidRPr="00476840">
        <w:rPr>
          <w:noProof/>
          <w:lang w:eastAsia="en-US" w:bidi="hi-IN"/>
        </w:rPr>
        <w:drawing>
          <wp:inline distT="0" distB="0" distL="0" distR="0">
            <wp:extent cx="5149040" cy="2506980"/>
            <wp:effectExtent l="0" t="0" r="0" b="7620"/>
            <wp:docPr id="22"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descr="Timeline&#10;&#10;Description automatically generated"/>
                    <pic:cNvPicPr>
                      <a:picLocks noChangeAspect="1" noChangeArrowheads="1"/>
                    </pic:cNvPicPr>
                  </pic:nvPicPr>
                  <pic:blipFill>
                    <a:blip r:embed="rId23" cstate="print"/>
                    <a:srcRect/>
                    <a:stretch>
                      <a:fillRect/>
                    </a:stretch>
                  </pic:blipFill>
                  <pic:spPr bwMode="auto">
                    <a:xfrm>
                      <a:off x="0" y="0"/>
                      <a:ext cx="5167517" cy="2515976"/>
                    </a:xfrm>
                    <a:prstGeom prst="rect">
                      <a:avLst/>
                    </a:prstGeom>
                    <a:noFill/>
                    <a:ln w="9525">
                      <a:noFill/>
                      <a:miter lim="800000"/>
                      <a:headEnd/>
                      <a:tailEnd/>
                    </a:ln>
                  </pic:spPr>
                </pic:pic>
              </a:graphicData>
            </a:graphic>
          </wp:inline>
        </w:drawing>
      </w:r>
    </w:p>
    <w:p w:rsidR="002C0789" w:rsidRPr="00DF1275" w:rsidRDefault="007649F9" w:rsidP="008B210B">
      <w:pPr>
        <w:pStyle w:val="Caption"/>
      </w:pPr>
      <w:r w:rsidRPr="007649F9">
        <w:rPr>
          <w:rPrChange w:id="344" w:author="edit6" w:date="2022-04-28T12:26:00Z">
            <w:rPr>
              <w:rFonts w:eastAsia="MS Mincho"/>
              <w:b w:val="0"/>
              <w:bCs w:val="0"/>
              <w:szCs w:val="20"/>
              <w:highlight w:val="yellow"/>
              <w:lang w:val="en-US" w:eastAsia="zh-CN"/>
            </w:rPr>
          </w:rPrChange>
        </w:rPr>
        <w:t xml:space="preserve">Figure </w:t>
      </w:r>
      <w:r w:rsidRPr="007649F9">
        <w:rPr>
          <w:rPrChange w:id="345" w:author="edit6" w:date="2022-04-28T12:26:00Z">
            <w:rPr>
              <w:rFonts w:eastAsia="MS Mincho"/>
              <w:b w:val="0"/>
              <w:bCs w:val="0"/>
              <w:szCs w:val="20"/>
              <w:highlight w:val="yellow"/>
              <w:lang w:val="en-US" w:eastAsia="zh-CN"/>
            </w:rPr>
          </w:rPrChange>
        </w:rPr>
        <w:fldChar w:fldCharType="begin"/>
      </w:r>
      <w:r w:rsidRPr="007649F9">
        <w:rPr>
          <w:rPrChange w:id="346" w:author="edit6" w:date="2022-04-28T12:26:00Z">
            <w:rPr>
              <w:rFonts w:eastAsia="MS Mincho"/>
              <w:b w:val="0"/>
              <w:bCs w:val="0"/>
              <w:szCs w:val="20"/>
              <w:highlight w:val="yellow"/>
              <w:lang w:val="en-US" w:eastAsia="zh-CN"/>
            </w:rPr>
          </w:rPrChange>
        </w:rPr>
        <w:instrText xml:space="preserve"> SEQ Figure \* ARABIC </w:instrText>
      </w:r>
      <w:r w:rsidRPr="007649F9">
        <w:rPr>
          <w:rPrChange w:id="347" w:author="edit6" w:date="2022-04-28T12:26:00Z">
            <w:rPr>
              <w:rFonts w:eastAsia="MS Mincho"/>
              <w:b w:val="0"/>
              <w:bCs w:val="0"/>
              <w:szCs w:val="20"/>
              <w:highlight w:val="yellow"/>
              <w:lang w:val="en-US" w:eastAsia="zh-CN"/>
            </w:rPr>
          </w:rPrChange>
        </w:rPr>
        <w:fldChar w:fldCharType="separate"/>
      </w:r>
      <w:r w:rsidRPr="007649F9">
        <w:rPr>
          <w:noProof/>
          <w:rPrChange w:id="348" w:author="edit6" w:date="2022-04-28T12:26:00Z">
            <w:rPr>
              <w:rFonts w:eastAsia="MS Mincho"/>
              <w:b w:val="0"/>
              <w:bCs w:val="0"/>
              <w:noProof/>
              <w:szCs w:val="20"/>
              <w:highlight w:val="yellow"/>
              <w:lang w:val="en-US" w:eastAsia="zh-CN"/>
            </w:rPr>
          </w:rPrChange>
        </w:rPr>
        <w:t>6</w:t>
      </w:r>
      <w:r w:rsidRPr="007649F9">
        <w:rPr>
          <w:rPrChange w:id="349" w:author="edit6" w:date="2022-04-28T12:26:00Z">
            <w:rPr>
              <w:rFonts w:eastAsia="MS Mincho"/>
              <w:b w:val="0"/>
              <w:bCs w:val="0"/>
              <w:szCs w:val="20"/>
              <w:highlight w:val="yellow"/>
              <w:lang w:val="en-US" w:eastAsia="zh-CN"/>
            </w:rPr>
          </w:rPrChange>
        </w:rPr>
        <w:fldChar w:fldCharType="end"/>
      </w:r>
      <w:r w:rsidRPr="007649F9">
        <w:rPr>
          <w:rPrChange w:id="350" w:author="edit6" w:date="2022-04-28T12:26:00Z">
            <w:rPr>
              <w:rFonts w:eastAsia="MS Mincho"/>
              <w:b w:val="0"/>
              <w:bCs w:val="0"/>
              <w:szCs w:val="20"/>
              <w:highlight w:val="yellow"/>
              <w:lang w:val="en-US" w:eastAsia="zh-CN"/>
            </w:rPr>
          </w:rPrChange>
        </w:rPr>
        <w:t xml:space="preserve">: </w:t>
      </w:r>
      <w:del w:id="351" w:author="Microsoft Office User" w:date="2022-06-13T12:10:00Z">
        <w:r w:rsidRPr="007649F9">
          <w:rPr>
            <w:rPrChange w:id="352" w:author="edit6" w:date="2022-04-28T12:26:00Z">
              <w:rPr>
                <w:rFonts w:eastAsia="MS Mincho"/>
                <w:b w:val="0"/>
                <w:bCs w:val="0"/>
                <w:szCs w:val="20"/>
                <w:highlight w:val="yellow"/>
                <w:lang w:val="en-US" w:eastAsia="zh-CN"/>
              </w:rPr>
            </w:rPrChange>
          </w:rPr>
          <w:delText>Component cloud for</w:delText>
        </w:r>
      </w:del>
      <w:ins w:id="353" w:author="Microsoft Office User" w:date="2022-06-13T12:10:00Z">
        <w:r w:rsidR="00AE3A6B">
          <w:t xml:space="preserve">Possible components related to </w:t>
        </w:r>
      </w:ins>
      <w:ins w:id="354" w:author="Microsoft Office User" w:date="2022-06-13T12:11:00Z">
        <w:r w:rsidR="00AE3A6B">
          <w:rPr>
            <w:sz w:val="22"/>
            <w:szCs w:val="18"/>
          </w:rPr>
          <w:t>p</w:t>
        </w:r>
      </w:ins>
      <w:del w:id="355" w:author="Microsoft Office User" w:date="2022-06-13T12:11:00Z">
        <w:r w:rsidRPr="007649F9">
          <w:rPr>
            <w:sz w:val="22"/>
            <w:szCs w:val="18"/>
            <w:rPrChange w:id="356" w:author="edit6" w:date="2022-04-28T12:26:00Z">
              <w:rPr>
                <w:rFonts w:eastAsia="MS Mincho"/>
                <w:b w:val="0"/>
                <w:bCs w:val="0"/>
                <w:sz w:val="22"/>
                <w:szCs w:val="18"/>
                <w:highlight w:val="yellow"/>
                <w:lang w:val="en-US" w:eastAsia="zh-CN"/>
              </w:rPr>
            </w:rPrChange>
          </w:rPr>
          <w:delText>P</w:delText>
        </w:r>
      </w:del>
      <w:r w:rsidRPr="007649F9">
        <w:rPr>
          <w:sz w:val="22"/>
          <w:szCs w:val="18"/>
          <w:rPrChange w:id="357" w:author="edit6" w:date="2022-04-28T12:26:00Z">
            <w:rPr>
              <w:rFonts w:eastAsia="MS Mincho"/>
              <w:b w:val="0"/>
              <w:bCs w:val="0"/>
              <w:sz w:val="22"/>
              <w:szCs w:val="18"/>
              <w:highlight w:val="yellow"/>
              <w:lang w:val="en-US" w:eastAsia="zh-CN"/>
            </w:rPr>
          </w:rPrChange>
        </w:rPr>
        <w:t>eer-in-loop (including humans)</w:t>
      </w:r>
    </w:p>
    <w:p w:rsidR="00310B53" w:rsidRPr="00DF1275" w:rsidRDefault="00310B53" w:rsidP="00310B53">
      <w:pPr>
        <w:pStyle w:val="Heading2"/>
      </w:pPr>
      <w:bookmarkStart w:id="358" w:name="_Toc86163114"/>
      <w:bookmarkStart w:id="359" w:name="_Toc86503254"/>
      <w:bookmarkStart w:id="360" w:name="_Toc86503512"/>
      <w:r w:rsidRPr="00DF1275">
        <w:t>Configuring and driving automation loops from autonomous components in the network</w:t>
      </w:r>
      <w:bookmarkEnd w:id="358"/>
      <w:bookmarkEnd w:id="359"/>
      <w:bookmarkEnd w:id="360"/>
    </w:p>
    <w:tbl>
      <w:tblPr>
        <w:tblStyle w:val="TableGrid"/>
        <w:tblW w:w="5000" w:type="pct"/>
        <w:jc w:val="center"/>
        <w:tblLook w:val="04A0"/>
      </w:tblPr>
      <w:tblGrid>
        <w:gridCol w:w="2123"/>
        <w:gridCol w:w="7732"/>
      </w:tblGrid>
      <w:tr w:rsidR="00310B53" w:rsidRPr="00DF1275" w:rsidTr="00D82247">
        <w:trPr>
          <w:jc w:val="center"/>
        </w:trPr>
        <w:tc>
          <w:tcPr>
            <w:tcW w:w="1077" w:type="pct"/>
          </w:tcPr>
          <w:p w:rsidR="00310B53" w:rsidRPr="00C82CAC" w:rsidRDefault="00310B53" w:rsidP="009A0CA4">
            <w:pPr>
              <w:spacing w:before="0"/>
              <w:rPr>
                <w:i/>
                <w:sz w:val="22"/>
                <w:szCs w:val="18"/>
                <w:lang w:val="en-GB"/>
              </w:rPr>
            </w:pPr>
            <w:r w:rsidRPr="00DF1275">
              <w:rPr>
                <w:sz w:val="22"/>
                <w:szCs w:val="18"/>
                <w:lang w:val="en-GB"/>
              </w:rPr>
              <w:br w:type="page"/>
            </w:r>
            <w:r w:rsidRPr="00DF1275">
              <w:rPr>
                <w:sz w:val="22"/>
                <w:szCs w:val="18"/>
                <w:lang w:val="en-GB"/>
              </w:rPr>
              <w:br w:type="page"/>
            </w:r>
            <w:r w:rsidRPr="00C82CAC">
              <w:rPr>
                <w:i/>
                <w:sz w:val="22"/>
                <w:szCs w:val="18"/>
                <w:lang w:val="en-GB"/>
              </w:rPr>
              <w:t>Use case id</w:t>
            </w:r>
          </w:p>
        </w:tc>
        <w:tc>
          <w:tcPr>
            <w:tcW w:w="3923" w:type="pct"/>
          </w:tcPr>
          <w:p w:rsidR="00310B53" w:rsidRPr="00DF1275" w:rsidRDefault="00310B53" w:rsidP="009A0CA4">
            <w:pPr>
              <w:spacing w:before="0"/>
              <w:rPr>
                <w:sz w:val="22"/>
                <w:szCs w:val="18"/>
                <w:lang w:val="en-GB"/>
              </w:rPr>
            </w:pPr>
            <w:r w:rsidRPr="00DF1275">
              <w:rPr>
                <w:sz w:val="22"/>
                <w:szCs w:val="18"/>
                <w:lang w:val="en-GB"/>
              </w:rPr>
              <w:t>FG-AN-usecase-004</w:t>
            </w:r>
          </w:p>
        </w:tc>
      </w:tr>
      <w:tr w:rsidR="00310B53" w:rsidRPr="00DF1275" w:rsidTr="00D82247">
        <w:trPr>
          <w:jc w:val="center"/>
        </w:trPr>
        <w:tc>
          <w:tcPr>
            <w:tcW w:w="1077" w:type="pct"/>
          </w:tcPr>
          <w:p w:rsidR="00310B53" w:rsidRPr="00C82CAC" w:rsidRDefault="00310B53" w:rsidP="009A0CA4">
            <w:pPr>
              <w:spacing w:before="0"/>
              <w:rPr>
                <w:i/>
                <w:sz w:val="22"/>
                <w:szCs w:val="18"/>
                <w:lang w:val="en-GB"/>
              </w:rPr>
            </w:pPr>
            <w:r w:rsidRPr="00C82CAC">
              <w:rPr>
                <w:i/>
                <w:sz w:val="22"/>
                <w:szCs w:val="18"/>
                <w:lang w:val="en-GB"/>
              </w:rPr>
              <w:t>Use case description</w:t>
            </w:r>
          </w:p>
        </w:tc>
        <w:tc>
          <w:tcPr>
            <w:tcW w:w="3923" w:type="pct"/>
          </w:tcPr>
          <w:p w:rsidR="00310B53" w:rsidRPr="00DF1275" w:rsidRDefault="00310B53" w:rsidP="009A0CA4">
            <w:pPr>
              <w:spacing w:before="0"/>
              <w:jc w:val="both"/>
              <w:rPr>
                <w:sz w:val="22"/>
                <w:szCs w:val="18"/>
                <w:lang w:val="en-GB"/>
              </w:rPr>
            </w:pPr>
            <w:r w:rsidRPr="00DF1275">
              <w:rPr>
                <w:sz w:val="22"/>
                <w:szCs w:val="18"/>
                <w:lang w:val="en-GB"/>
              </w:rPr>
              <w:t xml:space="preserve">There are different automation loops in various domains of the network, already proposed by different standards bodies and industry bodies. To reflect the decisions of autonomous behaviour in the network, the </w:t>
            </w:r>
            <w:r w:rsidR="00B866A8">
              <w:rPr>
                <w:sz w:val="22"/>
                <w:szCs w:val="18"/>
                <w:lang w:val="en-GB"/>
              </w:rPr>
              <w:t>AN</w:t>
            </w:r>
            <w:r w:rsidRPr="00DF1275">
              <w:rPr>
                <w:sz w:val="22"/>
                <w:szCs w:val="18"/>
                <w:lang w:val="en-GB"/>
              </w:rPr>
              <w:t xml:space="preserve"> component</w:t>
            </w:r>
            <w:r w:rsidR="00B866A8">
              <w:rPr>
                <w:sz w:val="22"/>
                <w:szCs w:val="18"/>
                <w:lang w:val="en-GB"/>
              </w:rPr>
              <w:t>s</w:t>
            </w:r>
            <w:r w:rsidRPr="00DF1275">
              <w:rPr>
                <w:sz w:val="22"/>
                <w:szCs w:val="18"/>
                <w:lang w:val="en-GB"/>
              </w:rPr>
              <w:t xml:space="preserve"> require access to automation loops. Automation loops help implement the decisions taken by the </w:t>
            </w:r>
            <w:r w:rsidR="00B866A8">
              <w:rPr>
                <w:sz w:val="22"/>
                <w:szCs w:val="18"/>
                <w:lang w:val="en-GB"/>
              </w:rPr>
              <w:t>AN</w:t>
            </w:r>
            <w:r w:rsidRPr="00DF1275">
              <w:rPr>
                <w:sz w:val="22"/>
                <w:szCs w:val="18"/>
                <w:lang w:val="en-GB"/>
              </w:rPr>
              <w:t>component</w:t>
            </w:r>
            <w:r w:rsidR="00B866A8">
              <w:rPr>
                <w:sz w:val="22"/>
                <w:szCs w:val="18"/>
                <w:lang w:val="en-GB"/>
              </w:rPr>
              <w:t>s</w:t>
            </w:r>
            <w:r w:rsidRPr="00DF1275">
              <w:rPr>
                <w:sz w:val="22"/>
                <w:szCs w:val="18"/>
                <w:lang w:val="en-GB"/>
              </w:rPr>
              <w:t xml:space="preserve"> in the network. Moreover, it is possible that automation loops provide valuable inputs for </w:t>
            </w:r>
            <w:r w:rsidR="00B866A8">
              <w:rPr>
                <w:sz w:val="22"/>
                <w:szCs w:val="18"/>
                <w:lang w:val="en-GB"/>
              </w:rPr>
              <w:t>AN</w:t>
            </w:r>
            <w:r w:rsidRPr="00DF1275">
              <w:rPr>
                <w:sz w:val="22"/>
                <w:szCs w:val="18"/>
                <w:lang w:val="en-GB"/>
              </w:rPr>
              <w:t xml:space="preserve">components to be considered for say further experimentation.  </w:t>
            </w:r>
          </w:p>
          <w:p w:rsidR="00310B53" w:rsidRPr="00DF1275" w:rsidRDefault="00310B53" w:rsidP="009A0CA4">
            <w:pPr>
              <w:spacing w:before="0"/>
              <w:jc w:val="both"/>
              <w:rPr>
                <w:sz w:val="22"/>
                <w:szCs w:val="18"/>
                <w:lang w:val="en-GB"/>
              </w:rPr>
            </w:pPr>
          </w:p>
          <w:p w:rsidR="00310B53" w:rsidRPr="00DF1275" w:rsidRDefault="00310B53" w:rsidP="009A0CA4">
            <w:pPr>
              <w:spacing w:before="0"/>
              <w:jc w:val="both"/>
              <w:rPr>
                <w:sz w:val="22"/>
                <w:szCs w:val="18"/>
                <w:lang w:val="en-GB"/>
              </w:rPr>
            </w:pPr>
            <w:r w:rsidRPr="00DF1275">
              <w:rPr>
                <w:sz w:val="22"/>
                <w:szCs w:val="18"/>
                <w:lang w:val="en-GB"/>
              </w:rPr>
              <w:t xml:space="preserve">In this respect, </w:t>
            </w:r>
            <w:r w:rsidR="00B866A8">
              <w:rPr>
                <w:sz w:val="22"/>
                <w:szCs w:val="18"/>
                <w:lang w:val="en-GB"/>
              </w:rPr>
              <w:t xml:space="preserve">the AN </w:t>
            </w:r>
            <w:r w:rsidRPr="00DF1275">
              <w:rPr>
                <w:sz w:val="22"/>
                <w:szCs w:val="18"/>
                <w:lang w:val="en-GB"/>
              </w:rPr>
              <w:t xml:space="preserve">components need to interface with, configure and drive the different automation loops.  </w:t>
            </w:r>
          </w:p>
          <w:p w:rsidR="00310B53" w:rsidRPr="00DF1275" w:rsidRDefault="00310B53" w:rsidP="009A0CA4">
            <w:pPr>
              <w:spacing w:before="0"/>
              <w:jc w:val="both"/>
              <w:rPr>
                <w:sz w:val="22"/>
                <w:szCs w:val="18"/>
                <w:lang w:val="en-GB"/>
              </w:rPr>
            </w:pPr>
          </w:p>
          <w:p w:rsidR="00310B53" w:rsidRPr="00DF1275" w:rsidRDefault="00310B53" w:rsidP="009A0CA4">
            <w:pPr>
              <w:spacing w:before="0"/>
              <w:jc w:val="both"/>
              <w:rPr>
                <w:sz w:val="22"/>
                <w:szCs w:val="18"/>
                <w:lang w:val="en-GB"/>
              </w:rPr>
            </w:pPr>
            <w:r w:rsidRPr="00DF1275">
              <w:rPr>
                <w:sz w:val="22"/>
                <w:szCs w:val="18"/>
                <w:lang w:val="en-GB"/>
              </w:rPr>
              <w:t>Following are related steps in this use case scenario:</w:t>
            </w:r>
          </w:p>
          <w:p w:rsidR="00310B53" w:rsidRPr="00DF1275" w:rsidRDefault="00B519E5" w:rsidP="00B81DB1">
            <w:pPr>
              <w:pStyle w:val="ListParagraph"/>
              <w:numPr>
                <w:ilvl w:val="0"/>
                <w:numId w:val="10"/>
              </w:numPr>
              <w:spacing w:before="0"/>
              <w:jc w:val="both"/>
              <w:rPr>
                <w:sz w:val="22"/>
                <w:szCs w:val="18"/>
                <w:lang w:val="en-GB"/>
              </w:rPr>
            </w:pPr>
            <w:r>
              <w:rPr>
                <w:sz w:val="22"/>
                <w:szCs w:val="18"/>
                <w:lang w:val="en-GB"/>
              </w:rPr>
              <w:lastRenderedPageBreak/>
              <w:t>The AN</w:t>
            </w:r>
            <w:r w:rsidR="00310B53" w:rsidRPr="00DF1275">
              <w:rPr>
                <w:sz w:val="22"/>
                <w:szCs w:val="18"/>
                <w:lang w:val="en-GB"/>
              </w:rPr>
              <w:t xml:space="preserve"> components decide the configurations of automation loops.</w:t>
            </w:r>
          </w:p>
          <w:p w:rsidR="00310B53" w:rsidRPr="00DF1275" w:rsidRDefault="00B519E5" w:rsidP="00B81DB1">
            <w:pPr>
              <w:pStyle w:val="ListParagraph"/>
              <w:numPr>
                <w:ilvl w:val="0"/>
                <w:numId w:val="10"/>
              </w:numPr>
              <w:spacing w:before="0"/>
              <w:jc w:val="both"/>
              <w:rPr>
                <w:sz w:val="22"/>
                <w:szCs w:val="18"/>
                <w:lang w:val="en-GB"/>
              </w:rPr>
            </w:pPr>
            <w:r>
              <w:rPr>
                <w:sz w:val="22"/>
                <w:szCs w:val="18"/>
                <w:lang w:val="en-GB"/>
              </w:rPr>
              <w:t xml:space="preserve">The AN </w:t>
            </w:r>
            <w:r w:rsidR="00310B53" w:rsidRPr="00DF1275">
              <w:rPr>
                <w:sz w:val="22"/>
                <w:szCs w:val="18"/>
                <w:lang w:val="en-GB"/>
              </w:rPr>
              <w:t>components interact with the automation loops to configure specific scenarios which can perform the required automation.</w:t>
            </w:r>
          </w:p>
          <w:p w:rsidR="00310B53" w:rsidRPr="00DF1275" w:rsidRDefault="00B519E5" w:rsidP="00B81DB1">
            <w:pPr>
              <w:pStyle w:val="ListParagraph"/>
              <w:numPr>
                <w:ilvl w:val="0"/>
                <w:numId w:val="10"/>
              </w:numPr>
              <w:spacing w:before="0"/>
              <w:jc w:val="both"/>
              <w:rPr>
                <w:sz w:val="22"/>
                <w:szCs w:val="18"/>
                <w:lang w:val="en-GB"/>
              </w:rPr>
            </w:pPr>
            <w:r>
              <w:rPr>
                <w:sz w:val="22"/>
                <w:szCs w:val="18"/>
                <w:lang w:val="en-GB"/>
              </w:rPr>
              <w:t>The a</w:t>
            </w:r>
            <w:r w:rsidR="00310B53" w:rsidRPr="00DF1275">
              <w:rPr>
                <w:sz w:val="22"/>
                <w:szCs w:val="18"/>
                <w:lang w:val="en-GB"/>
              </w:rPr>
              <w:t>utomation loops monitor the automation and reports the status of automation.</w:t>
            </w:r>
          </w:p>
          <w:p w:rsidR="00310B53" w:rsidRPr="00DF1275" w:rsidRDefault="00310B53" w:rsidP="00B81DB1">
            <w:pPr>
              <w:pStyle w:val="ListParagraph"/>
              <w:numPr>
                <w:ilvl w:val="0"/>
                <w:numId w:val="10"/>
              </w:numPr>
              <w:spacing w:before="0"/>
              <w:jc w:val="both"/>
              <w:rPr>
                <w:sz w:val="22"/>
                <w:szCs w:val="18"/>
                <w:lang w:val="en-GB"/>
              </w:rPr>
            </w:pPr>
            <w:r w:rsidRPr="00DF1275">
              <w:rPr>
                <w:sz w:val="22"/>
                <w:szCs w:val="18"/>
                <w:lang w:val="en-GB"/>
              </w:rPr>
              <w:t xml:space="preserve">The results are analysed by </w:t>
            </w:r>
            <w:r w:rsidR="00B519E5">
              <w:rPr>
                <w:sz w:val="22"/>
                <w:szCs w:val="18"/>
                <w:lang w:val="en-GB"/>
              </w:rPr>
              <w:t>the AN</w:t>
            </w:r>
            <w:r w:rsidRPr="00DF1275">
              <w:rPr>
                <w:sz w:val="22"/>
                <w:szCs w:val="18"/>
                <w:lang w:val="en-GB"/>
              </w:rPr>
              <w:t xml:space="preserve"> components and further actions (like updating knowledge base) are taken.</w:t>
            </w:r>
          </w:p>
          <w:p w:rsidR="0025631A" w:rsidRPr="00DF1275" w:rsidRDefault="00310B53" w:rsidP="0025631A">
            <w:pPr>
              <w:jc w:val="both"/>
              <w:rPr>
                <w:sz w:val="22"/>
                <w:szCs w:val="18"/>
                <w:lang w:val="en-GB"/>
              </w:rPr>
            </w:pPr>
            <w:r w:rsidRPr="00DF1275">
              <w:rPr>
                <w:sz w:val="22"/>
                <w:szCs w:val="18"/>
                <w:lang w:val="en-GB"/>
              </w:rPr>
              <w:t xml:space="preserve">NOTE- </w:t>
            </w:r>
            <w:r w:rsidR="00637BE1" w:rsidRPr="00637BE1">
              <w:rPr>
                <w:sz w:val="22"/>
                <w:szCs w:val="18"/>
                <w:lang w:val="en-GB"/>
              </w:rPr>
              <w:t>An example of configuring automation loops is, to select and provision the type of ML model to be used for domain specific analytics</w:t>
            </w:r>
            <w:r w:rsidR="00676843">
              <w:rPr>
                <w:sz w:val="22"/>
                <w:szCs w:val="18"/>
                <w:lang w:val="en-GB"/>
              </w:rPr>
              <w:t>.</w:t>
            </w:r>
          </w:p>
        </w:tc>
      </w:tr>
      <w:tr w:rsidR="00310B53" w:rsidRPr="00DF1275" w:rsidTr="00D82247">
        <w:trPr>
          <w:jc w:val="center"/>
        </w:trPr>
        <w:tc>
          <w:tcPr>
            <w:tcW w:w="1077" w:type="pct"/>
          </w:tcPr>
          <w:p w:rsidR="00310B53" w:rsidRPr="00C82CAC" w:rsidRDefault="00310B53" w:rsidP="009A0CA4">
            <w:pPr>
              <w:spacing w:before="0"/>
              <w:rPr>
                <w:i/>
                <w:sz w:val="22"/>
                <w:szCs w:val="18"/>
                <w:lang w:val="en-GB"/>
              </w:rPr>
            </w:pPr>
            <w:r w:rsidRPr="00C82CAC">
              <w:rPr>
                <w:i/>
                <w:sz w:val="22"/>
                <w:szCs w:val="18"/>
                <w:lang w:val="en-GB"/>
              </w:rPr>
              <w:lastRenderedPageBreak/>
              <w:t>Use case category</w:t>
            </w:r>
          </w:p>
        </w:tc>
        <w:tc>
          <w:tcPr>
            <w:tcW w:w="3923" w:type="pct"/>
          </w:tcPr>
          <w:p w:rsidR="00310B53" w:rsidRPr="00DF1275" w:rsidRDefault="00310B53" w:rsidP="009A0CA4">
            <w:pPr>
              <w:spacing w:before="0"/>
              <w:rPr>
                <w:sz w:val="22"/>
                <w:szCs w:val="18"/>
                <w:lang w:val="en-GB"/>
              </w:rPr>
            </w:pPr>
            <w:r w:rsidRPr="00DF1275">
              <w:rPr>
                <w:sz w:val="22"/>
                <w:szCs w:val="18"/>
                <w:lang w:val="en-GB"/>
              </w:rPr>
              <w:t xml:space="preserve">Cat 1: describes a scenario related to core autonomous behaviour itself.  </w:t>
            </w:r>
          </w:p>
        </w:tc>
      </w:tr>
      <w:tr w:rsidR="00310B53" w:rsidRPr="00DF1275" w:rsidTr="00D82247">
        <w:trPr>
          <w:jc w:val="center"/>
        </w:trPr>
        <w:tc>
          <w:tcPr>
            <w:tcW w:w="1077" w:type="pct"/>
          </w:tcPr>
          <w:p w:rsidR="00310B53" w:rsidRPr="00C82CAC" w:rsidRDefault="00310B53" w:rsidP="009A0CA4">
            <w:pPr>
              <w:spacing w:before="0"/>
              <w:rPr>
                <w:i/>
                <w:sz w:val="22"/>
                <w:szCs w:val="18"/>
                <w:lang w:val="en-GB"/>
              </w:rPr>
            </w:pPr>
            <w:r w:rsidRPr="00C82CAC">
              <w:rPr>
                <w:i/>
                <w:sz w:val="22"/>
                <w:szCs w:val="18"/>
                <w:lang w:val="en-GB"/>
              </w:rPr>
              <w:t>Reference</w:t>
            </w:r>
          </w:p>
        </w:tc>
        <w:tc>
          <w:tcPr>
            <w:tcW w:w="3923" w:type="pct"/>
          </w:tcPr>
          <w:p w:rsidR="00310B53" w:rsidRPr="00903DCE" w:rsidRDefault="00310B53" w:rsidP="00903DCE">
            <w:pPr>
              <w:pStyle w:val="ListParagraph"/>
              <w:spacing w:before="0"/>
              <w:ind w:left="360"/>
              <w:rPr>
                <w:sz w:val="22"/>
                <w:szCs w:val="18"/>
                <w:highlight w:val="yellow"/>
                <w:lang w:val="en-GB"/>
              </w:rPr>
            </w:pPr>
            <w:r w:rsidRPr="00903DCE">
              <w:rPr>
                <w:sz w:val="22"/>
                <w:szCs w:val="18"/>
                <w:highlight w:val="yellow"/>
                <w:lang w:val="en-GB"/>
              </w:rPr>
              <w:t>[</w:t>
            </w:r>
            <w:r w:rsidR="00676843" w:rsidRPr="00903DCE">
              <w:rPr>
                <w:sz w:val="22"/>
                <w:szCs w:val="18"/>
                <w:highlight w:val="yellow"/>
                <w:lang w:val="en-GB"/>
              </w:rPr>
              <w:t>b-</w:t>
            </w:r>
            <w:r w:rsidRPr="00903DCE">
              <w:rPr>
                <w:sz w:val="22"/>
                <w:szCs w:val="18"/>
                <w:highlight w:val="yellow"/>
                <w:lang w:val="en-GB"/>
              </w:rPr>
              <w:t>ITU-T Y.3173]</w:t>
            </w:r>
          </w:p>
        </w:tc>
      </w:tr>
    </w:tbl>
    <w:p w:rsidR="00310B53" w:rsidRPr="00DF1275" w:rsidRDefault="00310B53" w:rsidP="00310B53">
      <w:pPr>
        <w:pStyle w:val="Heading3"/>
      </w:pPr>
      <w:bookmarkStart w:id="361" w:name="_Toc86163115"/>
      <w:bookmarkStart w:id="362" w:name="_Toc86503255"/>
      <w:bookmarkStart w:id="363" w:name="_Toc86503513"/>
      <w:r w:rsidRPr="00DF1275">
        <w:t>Use case requirements</w:t>
      </w:r>
      <w:bookmarkEnd w:id="361"/>
      <w:bookmarkEnd w:id="362"/>
      <w:bookmarkEnd w:id="363"/>
    </w:p>
    <w:p w:rsidR="00310B53" w:rsidRPr="00DF1275" w:rsidRDefault="00310B53" w:rsidP="00310B53">
      <w:pPr>
        <w:spacing w:before="0" w:after="160" w:line="259" w:lineRule="auto"/>
        <w:rPr>
          <w:u w:val="single"/>
          <w:lang w:val="en-GB"/>
        </w:rPr>
      </w:pPr>
      <w:r w:rsidRPr="00DF1275">
        <w:rPr>
          <w:u w:val="single"/>
          <w:lang w:val="en-GB"/>
        </w:rPr>
        <w:t>Critical requirements</w:t>
      </w:r>
    </w:p>
    <w:p w:rsidR="00310B53" w:rsidRPr="00DF1275" w:rsidRDefault="000228D5" w:rsidP="00310B53">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04-REQ-</w:t>
      </w:r>
      <w:r w:rsidR="00AE6DEF">
        <w:rPr>
          <w:lang w:val="en-GB"/>
        </w:rPr>
        <w:t>0</w:t>
      </w:r>
      <w:r w:rsidR="00851583">
        <w:rPr>
          <w:lang w:val="en-GB"/>
        </w:rPr>
        <w:t>01</w:t>
      </w:r>
      <w:r w:rsidR="00310B53" w:rsidRPr="00DF1275">
        <w:rPr>
          <w:lang w:val="en-GB"/>
        </w:rPr>
        <w:t xml:space="preserve">: It is critical that AN components decide the type of closed loops and manage the closed loops. </w:t>
      </w:r>
    </w:p>
    <w:p w:rsidR="00310B53" w:rsidRPr="00DF1275" w:rsidRDefault="00310B53" w:rsidP="00310B53">
      <w:pPr>
        <w:spacing w:before="0" w:after="160" w:line="259" w:lineRule="auto"/>
        <w:rPr>
          <w:sz w:val="22"/>
          <w:szCs w:val="18"/>
          <w:lang w:val="en-GB"/>
        </w:rPr>
      </w:pPr>
      <w:r w:rsidRPr="00DF1275">
        <w:rPr>
          <w:sz w:val="22"/>
          <w:szCs w:val="18"/>
          <w:lang w:val="en-GB"/>
        </w:rPr>
        <w:t xml:space="preserve">NOTE – AN components may decide the type and structure of closed loops based on their analysis of reports, monitoring and other information exchanges. Management of closed loops may include instantiating, deletion, </w:t>
      </w:r>
      <w:r w:rsidR="00CF4CF0" w:rsidRPr="00DF1275">
        <w:rPr>
          <w:sz w:val="22"/>
          <w:szCs w:val="18"/>
          <w:lang w:val="en-GB"/>
        </w:rPr>
        <w:t>updating</w:t>
      </w:r>
      <w:r w:rsidRPr="00DF1275">
        <w:rPr>
          <w:sz w:val="22"/>
          <w:szCs w:val="18"/>
          <w:lang w:val="en-GB"/>
        </w:rPr>
        <w:t>, and other operations on closed loops.</w:t>
      </w:r>
    </w:p>
    <w:p w:rsidR="00310B53" w:rsidRPr="00DF1275" w:rsidRDefault="000228D5" w:rsidP="00310B53">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04-REQ-</w:t>
      </w:r>
      <w:r w:rsidR="00851583">
        <w:rPr>
          <w:lang w:val="en-GB"/>
        </w:rPr>
        <w:t>002</w:t>
      </w:r>
      <w:r w:rsidR="00310B53" w:rsidRPr="00DF1275">
        <w:rPr>
          <w:lang w:val="en-GB"/>
        </w:rPr>
        <w:t xml:space="preserve">: It is critical that AN components consider the capability and flexibility offered by closed loops to configure them to perform specific automation tasks. </w:t>
      </w:r>
    </w:p>
    <w:p w:rsidR="00310B53" w:rsidRPr="00DF1275" w:rsidRDefault="000228D5" w:rsidP="00310B53">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04-REQ-</w:t>
      </w:r>
      <w:r w:rsidR="00851583">
        <w:rPr>
          <w:lang w:val="en-GB"/>
        </w:rPr>
        <w:t>003</w:t>
      </w:r>
      <w:r w:rsidR="00310B53" w:rsidRPr="00DF1275">
        <w:rPr>
          <w:lang w:val="en-GB"/>
        </w:rPr>
        <w:t xml:space="preserve">: It is critical that closed loops monitor the specific parameters of automation tasks and report them to </w:t>
      </w:r>
      <w:r w:rsidR="00B519E5">
        <w:rPr>
          <w:lang w:val="en-GB"/>
        </w:rPr>
        <w:t xml:space="preserve">the </w:t>
      </w:r>
      <w:r w:rsidR="00310B53" w:rsidRPr="00DF1275">
        <w:rPr>
          <w:lang w:val="en-GB"/>
        </w:rPr>
        <w:t xml:space="preserve">AN components. </w:t>
      </w:r>
    </w:p>
    <w:p w:rsidR="00310B53" w:rsidRPr="00DF1275" w:rsidRDefault="00310B53" w:rsidP="00310B53">
      <w:pPr>
        <w:spacing w:before="0" w:after="160" w:line="259" w:lineRule="auto"/>
        <w:rPr>
          <w:sz w:val="22"/>
          <w:szCs w:val="18"/>
          <w:lang w:val="en-GB"/>
        </w:rPr>
      </w:pPr>
      <w:r w:rsidRPr="00DF1275">
        <w:rPr>
          <w:sz w:val="22"/>
          <w:szCs w:val="18"/>
          <w:lang w:val="en-GB"/>
        </w:rPr>
        <w:t xml:space="preserve">NOTE – </w:t>
      </w:r>
      <w:r w:rsidR="00B519E5">
        <w:rPr>
          <w:sz w:val="22"/>
          <w:szCs w:val="18"/>
          <w:lang w:val="en-GB"/>
        </w:rPr>
        <w:t>S</w:t>
      </w:r>
      <w:r w:rsidRPr="00DF1275">
        <w:rPr>
          <w:sz w:val="22"/>
          <w:szCs w:val="18"/>
          <w:lang w:val="en-GB"/>
        </w:rPr>
        <w:t>pecific parameters of automation tasks may include data input to automation, analytics used in the closed loop, actions taken as part of automation</w:t>
      </w:r>
      <w:r w:rsidR="00B519E5">
        <w:rPr>
          <w:sz w:val="22"/>
          <w:szCs w:val="18"/>
          <w:lang w:val="en-GB"/>
        </w:rPr>
        <w:t>,</w:t>
      </w:r>
      <w:r w:rsidRPr="00DF1275">
        <w:rPr>
          <w:sz w:val="22"/>
          <w:szCs w:val="18"/>
          <w:lang w:val="en-GB"/>
        </w:rPr>
        <w:t xml:space="preserve"> failures, error logs.</w:t>
      </w:r>
    </w:p>
    <w:p w:rsidR="00310B53" w:rsidRPr="00DF1275" w:rsidRDefault="000228D5" w:rsidP="00310B53">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04-REQ-</w:t>
      </w:r>
      <w:r w:rsidR="00851583">
        <w:rPr>
          <w:lang w:val="en-GB"/>
        </w:rPr>
        <w:t>004</w:t>
      </w:r>
      <w:r w:rsidR="00310B53" w:rsidRPr="00DF1275">
        <w:rPr>
          <w:lang w:val="en-GB"/>
        </w:rPr>
        <w:t xml:space="preserve">: It is critical that AN components consider the reports from closed loops while deciding the AN behaviour. </w:t>
      </w:r>
    </w:p>
    <w:p w:rsidR="00310B53" w:rsidRPr="00DF1275" w:rsidRDefault="00310B53" w:rsidP="00310B53">
      <w:pPr>
        <w:spacing w:before="0" w:after="160" w:line="259" w:lineRule="auto"/>
        <w:rPr>
          <w:sz w:val="22"/>
          <w:szCs w:val="18"/>
          <w:lang w:val="en-GB"/>
        </w:rPr>
      </w:pPr>
      <w:r w:rsidRPr="00DF1275">
        <w:rPr>
          <w:sz w:val="22"/>
          <w:szCs w:val="18"/>
          <w:lang w:val="en-GB"/>
        </w:rPr>
        <w:t xml:space="preserve">NOTE – Examples of AN behaviour are evolution, experimentation and adaptation. </w:t>
      </w:r>
    </w:p>
    <w:p w:rsidR="00310B53" w:rsidRPr="00DF1275" w:rsidRDefault="009325C6" w:rsidP="00310B53">
      <w:pPr>
        <w:pStyle w:val="Heading3"/>
      </w:pPr>
      <w:bookmarkStart w:id="364" w:name="_Toc86163116"/>
      <w:bookmarkStart w:id="365" w:name="_Toc86503256"/>
      <w:bookmarkStart w:id="366" w:name="_Toc86503514"/>
      <w:ins w:id="367" w:author="Microsoft Office User" w:date="2022-06-13T12:03:00Z">
        <w:r w:rsidRPr="00C237FD">
          <w:rPr>
            <w:rFonts w:cs="Times New Roman"/>
            <w:color w:val="000000" w:themeColor="text1"/>
            <w:szCs w:val="24"/>
            <w:shd w:val="clear" w:color="auto" w:fill="FFFFFF"/>
          </w:rPr>
          <w:lastRenderedPageBreak/>
          <w:t>Actor interactions and possible components</w:t>
        </w:r>
      </w:ins>
      <w:del w:id="368" w:author="Microsoft Office User" w:date="2022-06-13T12:03:00Z">
        <w:r w:rsidR="00310B53" w:rsidRPr="00DF1275" w:rsidDel="009325C6">
          <w:delText>Use case specific figures</w:delText>
        </w:r>
      </w:del>
      <w:bookmarkEnd w:id="364"/>
      <w:bookmarkEnd w:id="365"/>
      <w:bookmarkEnd w:id="366"/>
    </w:p>
    <w:p w:rsidR="00B456B1" w:rsidRPr="00DF1275" w:rsidRDefault="00310B53" w:rsidP="00B456B1">
      <w:pPr>
        <w:keepNext/>
        <w:spacing w:before="0" w:after="160" w:line="259" w:lineRule="auto"/>
        <w:jc w:val="center"/>
        <w:rPr>
          <w:lang w:val="en-GB"/>
        </w:rPr>
      </w:pPr>
      <w:r w:rsidRPr="00DF1275">
        <w:rPr>
          <w:noProof/>
          <w:lang w:eastAsia="en-US" w:bidi="hi-IN"/>
        </w:rPr>
        <w:drawing>
          <wp:inline distT="0" distB="0" distL="0" distR="0">
            <wp:extent cx="6120765" cy="4224106"/>
            <wp:effectExtent l="19050" t="0" r="0" b="0"/>
            <wp:docPr id="4"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Graphical user interface, application&#10;&#10;Description automatically generated"/>
                    <pic:cNvPicPr>
                      <a:picLocks noChangeAspect="1" noChangeArrowheads="1"/>
                    </pic:cNvPicPr>
                  </pic:nvPicPr>
                  <pic:blipFill>
                    <a:blip r:embed="rId24" cstate="print"/>
                    <a:srcRect/>
                    <a:stretch>
                      <a:fillRect/>
                    </a:stretch>
                  </pic:blipFill>
                  <pic:spPr bwMode="auto">
                    <a:xfrm>
                      <a:off x="0" y="0"/>
                      <a:ext cx="6120765" cy="4224106"/>
                    </a:xfrm>
                    <a:prstGeom prst="rect">
                      <a:avLst/>
                    </a:prstGeom>
                    <a:noFill/>
                    <a:ln w="9525">
                      <a:noFill/>
                      <a:miter lim="800000"/>
                      <a:headEnd/>
                      <a:tailEnd/>
                    </a:ln>
                  </pic:spPr>
                </pic:pic>
              </a:graphicData>
            </a:graphic>
          </wp:inline>
        </w:drawing>
      </w:r>
    </w:p>
    <w:p w:rsidR="00310B53" w:rsidRPr="00476840" w:rsidRDefault="00B456B1" w:rsidP="00B456B1">
      <w:pPr>
        <w:pStyle w:val="Caption"/>
      </w:pPr>
      <w:r w:rsidRPr="00476840">
        <w:t xml:space="preserve">Figure </w:t>
      </w:r>
      <w:r w:rsidR="007649F9" w:rsidRPr="00476840">
        <w:fldChar w:fldCharType="begin"/>
      </w:r>
      <w:r w:rsidRPr="00476840">
        <w:instrText xml:space="preserve"> SEQ Figure \* ARABIC </w:instrText>
      </w:r>
      <w:r w:rsidR="007649F9" w:rsidRPr="00476840">
        <w:fldChar w:fldCharType="separate"/>
      </w:r>
      <w:r w:rsidR="00E37222" w:rsidRPr="00476840">
        <w:rPr>
          <w:noProof/>
        </w:rPr>
        <w:t>7</w:t>
      </w:r>
      <w:r w:rsidR="007649F9" w:rsidRPr="00476840">
        <w:fldChar w:fldCharType="end"/>
      </w:r>
      <w:r w:rsidRPr="00476840">
        <w:t xml:space="preserve">: </w:t>
      </w:r>
      <w:r w:rsidR="00E3232A" w:rsidRPr="00476840">
        <w:t xml:space="preserve">actor interaction for </w:t>
      </w:r>
      <w:r w:rsidR="00E3232A" w:rsidRPr="00476840">
        <w:rPr>
          <w:sz w:val="22"/>
          <w:szCs w:val="18"/>
        </w:rPr>
        <w:t>Configuring and driving automation loops from autonomous components in the network</w:t>
      </w:r>
    </w:p>
    <w:p w:rsidR="00B456B1" w:rsidRPr="00476840" w:rsidRDefault="00310B53" w:rsidP="00B456B1">
      <w:pPr>
        <w:keepNext/>
        <w:spacing w:before="0" w:after="160" w:line="259" w:lineRule="auto"/>
        <w:jc w:val="center"/>
        <w:rPr>
          <w:lang w:val="en-GB"/>
        </w:rPr>
      </w:pPr>
      <w:r w:rsidRPr="00476840">
        <w:rPr>
          <w:noProof/>
          <w:lang w:eastAsia="en-US" w:bidi="hi-IN"/>
        </w:rPr>
        <w:drawing>
          <wp:inline distT="0" distB="0" distL="0" distR="0">
            <wp:extent cx="5550046" cy="2543538"/>
            <wp:effectExtent l="0" t="0" r="0" b="0"/>
            <wp:docPr id="23"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descr="A screenshot of a computer&#10;&#10;Description automatically generated with medium confidence"/>
                    <pic:cNvPicPr>
                      <a:picLocks noChangeAspect="1" noChangeArrowheads="1"/>
                    </pic:cNvPicPr>
                  </pic:nvPicPr>
                  <pic:blipFill>
                    <a:blip r:embed="rId25" cstate="print"/>
                    <a:srcRect/>
                    <a:stretch>
                      <a:fillRect/>
                    </a:stretch>
                  </pic:blipFill>
                  <pic:spPr bwMode="auto">
                    <a:xfrm>
                      <a:off x="0" y="0"/>
                      <a:ext cx="5559692" cy="2547959"/>
                    </a:xfrm>
                    <a:prstGeom prst="rect">
                      <a:avLst/>
                    </a:prstGeom>
                    <a:noFill/>
                    <a:ln w="9525">
                      <a:noFill/>
                      <a:miter lim="800000"/>
                      <a:headEnd/>
                      <a:tailEnd/>
                    </a:ln>
                  </pic:spPr>
                </pic:pic>
              </a:graphicData>
            </a:graphic>
          </wp:inline>
        </w:drawing>
      </w:r>
    </w:p>
    <w:p w:rsidR="00310B53" w:rsidRPr="00DF1275" w:rsidRDefault="00B456B1" w:rsidP="00B456B1">
      <w:pPr>
        <w:pStyle w:val="Caption"/>
      </w:pPr>
      <w:r w:rsidRPr="00476840">
        <w:t xml:space="preserve">Figure </w:t>
      </w:r>
      <w:r w:rsidR="007649F9" w:rsidRPr="00476840">
        <w:fldChar w:fldCharType="begin"/>
      </w:r>
      <w:r w:rsidRPr="00476840">
        <w:instrText xml:space="preserve"> SEQ Figure \* ARABIC </w:instrText>
      </w:r>
      <w:r w:rsidR="007649F9" w:rsidRPr="00476840">
        <w:fldChar w:fldCharType="separate"/>
      </w:r>
      <w:r w:rsidR="00E37222" w:rsidRPr="00476840">
        <w:rPr>
          <w:noProof/>
        </w:rPr>
        <w:t>8</w:t>
      </w:r>
      <w:r w:rsidR="007649F9" w:rsidRPr="00476840">
        <w:fldChar w:fldCharType="end"/>
      </w:r>
      <w:r w:rsidRPr="00476840">
        <w:t xml:space="preserve">: </w:t>
      </w:r>
      <w:del w:id="369" w:author="Microsoft Office User" w:date="2022-06-13T12:10:00Z">
        <w:r w:rsidRPr="00476840" w:rsidDel="00AE3A6B">
          <w:delText>C</w:delText>
        </w:r>
        <w:r w:rsidR="00E37222" w:rsidRPr="00476840" w:rsidDel="00AE3A6B">
          <w:delText xml:space="preserve">omponent cloud </w:delText>
        </w:r>
        <w:r w:rsidR="00E3232A" w:rsidRPr="00476840" w:rsidDel="00AE3A6B">
          <w:delText>for</w:delText>
        </w:r>
      </w:del>
      <w:ins w:id="370" w:author="Microsoft Office User" w:date="2022-06-13T12:10:00Z">
        <w:r w:rsidR="00AE3A6B">
          <w:t xml:space="preserve">Possible components related to </w:t>
        </w:r>
      </w:ins>
      <w:ins w:id="371" w:author="Microsoft Office User" w:date="2022-06-13T12:11:00Z">
        <w:r w:rsidR="00AE3A6B">
          <w:rPr>
            <w:sz w:val="22"/>
            <w:szCs w:val="18"/>
          </w:rPr>
          <w:t>c</w:t>
        </w:r>
      </w:ins>
      <w:del w:id="372" w:author="Microsoft Office User" w:date="2022-06-13T12:11:00Z">
        <w:r w:rsidR="00E3232A" w:rsidRPr="00476840" w:rsidDel="00AE3A6B">
          <w:rPr>
            <w:sz w:val="22"/>
            <w:szCs w:val="18"/>
          </w:rPr>
          <w:delText>C</w:delText>
        </w:r>
      </w:del>
      <w:r w:rsidR="00E3232A" w:rsidRPr="00476840">
        <w:rPr>
          <w:sz w:val="22"/>
          <w:szCs w:val="18"/>
        </w:rPr>
        <w:t>onfiguring and driving automation loops from autonomous components in the network</w:t>
      </w:r>
    </w:p>
    <w:p w:rsidR="00673C30" w:rsidRPr="00DF1275" w:rsidRDefault="00673C30" w:rsidP="00673C30">
      <w:pPr>
        <w:pStyle w:val="Heading2"/>
      </w:pPr>
      <w:bookmarkStart w:id="373" w:name="_Toc86163117"/>
      <w:bookmarkStart w:id="374" w:name="_Toc86503257"/>
      <w:bookmarkStart w:id="375" w:name="_Toc86503515"/>
      <w:r w:rsidRPr="00DF1275">
        <w:t>Domain analytics services for E2E service management</w:t>
      </w:r>
      <w:bookmarkEnd w:id="373"/>
      <w:bookmarkEnd w:id="374"/>
      <w:bookmarkEnd w:id="375"/>
    </w:p>
    <w:tbl>
      <w:tblPr>
        <w:tblStyle w:val="TableGrid"/>
        <w:tblW w:w="5000" w:type="pct"/>
        <w:jc w:val="center"/>
        <w:tblLook w:val="04A0"/>
      </w:tblPr>
      <w:tblGrid>
        <w:gridCol w:w="2123"/>
        <w:gridCol w:w="7732"/>
      </w:tblGrid>
      <w:tr w:rsidR="00673C30" w:rsidRPr="00DF1275" w:rsidTr="000228D5">
        <w:trPr>
          <w:jc w:val="center"/>
        </w:trPr>
        <w:tc>
          <w:tcPr>
            <w:tcW w:w="1077" w:type="pct"/>
          </w:tcPr>
          <w:p w:rsidR="00673C30" w:rsidRPr="00DF1275" w:rsidRDefault="00673C30" w:rsidP="009A0CA4">
            <w:pPr>
              <w:spacing w:before="0"/>
              <w:rPr>
                <w:i/>
                <w:sz w:val="22"/>
                <w:szCs w:val="18"/>
                <w:lang w:val="en-GB"/>
              </w:rPr>
            </w:pPr>
            <w:r w:rsidRPr="00DF1275">
              <w:rPr>
                <w:i/>
                <w:sz w:val="22"/>
                <w:szCs w:val="18"/>
                <w:lang w:val="en-GB"/>
              </w:rPr>
              <w:t>Use case id</w:t>
            </w:r>
          </w:p>
        </w:tc>
        <w:tc>
          <w:tcPr>
            <w:tcW w:w="3923" w:type="pct"/>
          </w:tcPr>
          <w:p w:rsidR="00673C30" w:rsidRPr="00DF1275" w:rsidRDefault="00673C30" w:rsidP="009A0CA4">
            <w:pPr>
              <w:spacing w:before="0"/>
              <w:rPr>
                <w:sz w:val="22"/>
                <w:szCs w:val="18"/>
                <w:lang w:val="en-GB"/>
              </w:rPr>
            </w:pPr>
            <w:r w:rsidRPr="00DF1275">
              <w:rPr>
                <w:sz w:val="22"/>
                <w:szCs w:val="18"/>
                <w:lang w:val="en-GB"/>
              </w:rPr>
              <w:t>FG-AN-usecase-005</w:t>
            </w:r>
          </w:p>
        </w:tc>
      </w:tr>
      <w:tr w:rsidR="00673C30" w:rsidRPr="00DF1275" w:rsidTr="000228D5">
        <w:trPr>
          <w:jc w:val="center"/>
        </w:trPr>
        <w:tc>
          <w:tcPr>
            <w:tcW w:w="1077" w:type="pct"/>
          </w:tcPr>
          <w:p w:rsidR="00673C30" w:rsidRPr="00DF1275" w:rsidRDefault="00673C30" w:rsidP="009A0CA4">
            <w:pPr>
              <w:spacing w:before="0"/>
              <w:rPr>
                <w:i/>
                <w:sz w:val="22"/>
                <w:szCs w:val="18"/>
                <w:lang w:val="en-GB"/>
              </w:rPr>
            </w:pPr>
            <w:r w:rsidRPr="00DF1275">
              <w:rPr>
                <w:i/>
                <w:sz w:val="22"/>
                <w:szCs w:val="18"/>
                <w:lang w:val="en-GB"/>
              </w:rPr>
              <w:lastRenderedPageBreak/>
              <w:t>Use case description</w:t>
            </w:r>
          </w:p>
        </w:tc>
        <w:tc>
          <w:tcPr>
            <w:tcW w:w="3923" w:type="pct"/>
          </w:tcPr>
          <w:p w:rsidR="00CD1B56" w:rsidRPr="00CD1B56" w:rsidRDefault="007649F9" w:rsidP="009A0CA4">
            <w:pPr>
              <w:spacing w:before="0"/>
              <w:jc w:val="both"/>
              <w:rPr>
                <w:ins w:id="376" w:author="edit6" w:date="2022-04-28T12:31:00Z"/>
                <w:i/>
                <w:iCs/>
                <w:sz w:val="22"/>
                <w:szCs w:val="18"/>
                <w:lang w:val="en-GB"/>
                <w:rPrChange w:id="377" w:author="edit6" w:date="2022-04-28T12:32:00Z">
                  <w:rPr>
                    <w:ins w:id="378" w:author="edit6" w:date="2022-04-28T12:31:00Z"/>
                    <w:rFonts w:eastAsia="MS Mincho"/>
                    <w:sz w:val="22"/>
                    <w:szCs w:val="18"/>
                    <w:highlight w:val="yellow"/>
                    <w:lang w:val="en-GB"/>
                  </w:rPr>
                </w:rPrChange>
              </w:rPr>
            </w:pPr>
            <w:ins w:id="379" w:author="edit6" w:date="2022-04-28T12:31:00Z">
              <w:r w:rsidRPr="007649F9">
                <w:rPr>
                  <w:i/>
                  <w:iCs/>
                  <w:sz w:val="22"/>
                  <w:szCs w:val="18"/>
                  <w:lang w:val="en-GB"/>
                  <w:rPrChange w:id="380" w:author="edit6" w:date="2022-04-28T12:32:00Z">
                    <w:rPr>
                      <w:sz w:val="22"/>
                      <w:szCs w:val="18"/>
                      <w:highlight w:val="yellow"/>
                      <w:lang w:val="en-GB"/>
                    </w:rPr>
                  </w:rPrChange>
                </w:rPr>
                <w:t>Editor’s note: some gen</w:t>
              </w:r>
            </w:ins>
            <w:ins w:id="381" w:author="edit6" w:date="2022-04-28T12:32:00Z">
              <w:r w:rsidRPr="007649F9">
                <w:rPr>
                  <w:i/>
                  <w:iCs/>
                  <w:sz w:val="22"/>
                  <w:szCs w:val="18"/>
                  <w:lang w:val="en-GB"/>
                  <w:rPrChange w:id="382" w:author="edit6" w:date="2022-04-28T12:32:00Z">
                    <w:rPr>
                      <w:sz w:val="22"/>
                      <w:szCs w:val="18"/>
                      <w:highlight w:val="yellow"/>
                      <w:lang w:val="en-GB"/>
                    </w:rPr>
                  </w:rPrChange>
                </w:rPr>
                <w:t>e</w:t>
              </w:r>
            </w:ins>
            <w:ins w:id="383" w:author="edit6" w:date="2022-04-28T12:31:00Z">
              <w:r w:rsidRPr="007649F9">
                <w:rPr>
                  <w:i/>
                  <w:iCs/>
                  <w:sz w:val="22"/>
                  <w:szCs w:val="18"/>
                  <w:lang w:val="en-GB"/>
                  <w:rPrChange w:id="384" w:author="edit6" w:date="2022-04-28T12:32:00Z">
                    <w:rPr>
                      <w:sz w:val="22"/>
                      <w:szCs w:val="18"/>
                      <w:highlight w:val="yellow"/>
                      <w:lang w:val="en-GB"/>
                    </w:rPr>
                  </w:rPrChange>
                </w:rPr>
                <w:t>ral introductory text is neede</w:t>
              </w:r>
            </w:ins>
            <w:ins w:id="385" w:author="edit6" w:date="2022-04-28T12:32:00Z">
              <w:r w:rsidRPr="007649F9">
                <w:rPr>
                  <w:i/>
                  <w:iCs/>
                  <w:sz w:val="22"/>
                  <w:szCs w:val="18"/>
                  <w:lang w:val="en-GB"/>
                  <w:rPrChange w:id="386" w:author="edit6" w:date="2022-04-28T12:32:00Z">
                    <w:rPr>
                      <w:sz w:val="22"/>
                      <w:szCs w:val="18"/>
                      <w:highlight w:val="yellow"/>
                      <w:lang w:val="en-GB"/>
                    </w:rPr>
                  </w:rPrChange>
                </w:rPr>
                <w:t xml:space="preserve">d. </w:t>
              </w:r>
            </w:ins>
          </w:p>
          <w:p w:rsidR="00673C30" w:rsidRPr="00DF1275" w:rsidRDefault="00CD1B56" w:rsidP="009A0CA4">
            <w:pPr>
              <w:spacing w:before="0"/>
              <w:jc w:val="both"/>
              <w:rPr>
                <w:sz w:val="22"/>
                <w:szCs w:val="18"/>
                <w:lang w:val="en-GB"/>
              </w:rPr>
            </w:pPr>
            <w:ins w:id="387" w:author="edit6" w:date="2022-04-28T12:31:00Z">
              <w:r>
                <w:rPr>
                  <w:sz w:val="22"/>
                  <w:szCs w:val="18"/>
                  <w:highlight w:val="yellow"/>
                  <w:lang w:val="en-GB"/>
                </w:rPr>
                <w:t xml:space="preserve">NOTE - </w:t>
              </w:r>
            </w:ins>
            <w:r w:rsidR="00673C30" w:rsidRPr="00903DCE">
              <w:rPr>
                <w:sz w:val="22"/>
                <w:szCs w:val="18"/>
                <w:highlight w:val="yellow"/>
                <w:lang w:val="en-GB"/>
              </w:rPr>
              <w:t>Section 6.5.3.2 of [</w:t>
            </w:r>
            <w:ins w:id="388" w:author="edit6" w:date="2022-04-28T12:30:00Z">
              <w:r w:rsidR="00476840">
                <w:rPr>
                  <w:sz w:val="22"/>
                  <w:szCs w:val="18"/>
                  <w:highlight w:val="yellow"/>
                  <w:lang w:val="en-GB"/>
                </w:rPr>
                <w:t>b-</w:t>
              </w:r>
            </w:ins>
            <w:r w:rsidR="00673C30" w:rsidRPr="00903DCE">
              <w:rPr>
                <w:sz w:val="22"/>
                <w:szCs w:val="18"/>
                <w:highlight w:val="yellow"/>
                <w:lang w:val="en-GB"/>
              </w:rPr>
              <w:t>ETSI ZSM ARCH] describes the domain analytics services which provide domain-specific insights and generate domain-specific predictions based on data collected by domain data collection services and other data.</w:t>
            </w:r>
          </w:p>
          <w:p w:rsidR="00673C30" w:rsidRPr="00DF1275" w:rsidRDefault="00673C30" w:rsidP="009A0CA4">
            <w:pPr>
              <w:spacing w:before="0"/>
              <w:jc w:val="both"/>
              <w:rPr>
                <w:sz w:val="22"/>
                <w:szCs w:val="18"/>
                <w:lang w:val="en-GB"/>
              </w:rPr>
            </w:pPr>
          </w:p>
          <w:p w:rsidR="00673C30" w:rsidRPr="00DF1275" w:rsidRDefault="00673C30" w:rsidP="009A0CA4">
            <w:pPr>
              <w:spacing w:before="0"/>
              <w:jc w:val="both"/>
              <w:rPr>
                <w:sz w:val="22"/>
                <w:szCs w:val="18"/>
                <w:lang w:val="en-GB"/>
              </w:rPr>
            </w:pPr>
            <w:r w:rsidRPr="00DF1275">
              <w:rPr>
                <w:sz w:val="22"/>
                <w:szCs w:val="18"/>
                <w:lang w:val="en-GB"/>
              </w:rPr>
              <w:t>Following are related steps in this use case scenario:</w:t>
            </w:r>
          </w:p>
          <w:p w:rsidR="00673C30" w:rsidRPr="00DF1275" w:rsidRDefault="00B27F60" w:rsidP="00B81DB1">
            <w:pPr>
              <w:pStyle w:val="ListParagraph"/>
              <w:numPr>
                <w:ilvl w:val="0"/>
                <w:numId w:val="12"/>
              </w:numPr>
              <w:spacing w:before="0"/>
              <w:ind w:left="360"/>
              <w:jc w:val="both"/>
              <w:rPr>
                <w:sz w:val="22"/>
                <w:szCs w:val="18"/>
                <w:lang w:val="en-GB"/>
              </w:rPr>
            </w:pPr>
            <w:r>
              <w:rPr>
                <w:sz w:val="22"/>
                <w:szCs w:val="18"/>
                <w:lang w:val="en-GB"/>
              </w:rPr>
              <w:t>The AN</w:t>
            </w:r>
            <w:r w:rsidR="00673C30" w:rsidRPr="00DF1275">
              <w:rPr>
                <w:sz w:val="22"/>
                <w:szCs w:val="18"/>
                <w:lang w:val="en-GB"/>
              </w:rPr>
              <w:t xml:space="preserve"> components act as a ZSM service consumer.</w:t>
            </w:r>
          </w:p>
          <w:p w:rsidR="00673C30" w:rsidRPr="00DF1275" w:rsidRDefault="009A25B4" w:rsidP="00B81DB1">
            <w:pPr>
              <w:pStyle w:val="ListParagraph"/>
              <w:numPr>
                <w:ilvl w:val="0"/>
                <w:numId w:val="12"/>
              </w:numPr>
              <w:spacing w:before="0"/>
              <w:ind w:left="360"/>
              <w:jc w:val="both"/>
              <w:rPr>
                <w:sz w:val="22"/>
                <w:szCs w:val="18"/>
                <w:lang w:val="en-GB"/>
              </w:rPr>
            </w:pPr>
            <w:r w:rsidRPr="009A25B4">
              <w:rPr>
                <w:sz w:val="22"/>
                <w:szCs w:val="18"/>
                <w:lang w:val="en-GB"/>
              </w:rPr>
              <w:t xml:space="preserve">ZSM framework components act as provider for </w:t>
            </w:r>
            <w:r w:rsidR="00673C30" w:rsidRPr="00DF1275">
              <w:rPr>
                <w:sz w:val="22"/>
                <w:szCs w:val="18"/>
                <w:lang w:val="en-GB"/>
              </w:rPr>
              <w:t xml:space="preserve">closed loop (CL) management and other domain and cross domain services (including analytics) to </w:t>
            </w:r>
            <w:r w:rsidR="00B27F60">
              <w:rPr>
                <w:sz w:val="22"/>
                <w:szCs w:val="18"/>
                <w:lang w:val="en-GB"/>
              </w:rPr>
              <w:t xml:space="preserve">the </w:t>
            </w:r>
            <w:r w:rsidR="00673C30" w:rsidRPr="00DF1275">
              <w:rPr>
                <w:sz w:val="22"/>
                <w:szCs w:val="18"/>
                <w:lang w:val="en-GB"/>
              </w:rPr>
              <w:t>AN components.</w:t>
            </w:r>
          </w:p>
          <w:p w:rsidR="00673C30" w:rsidRPr="00DF1275" w:rsidRDefault="00673C30" w:rsidP="00B81DB1">
            <w:pPr>
              <w:pStyle w:val="ListParagraph"/>
              <w:numPr>
                <w:ilvl w:val="0"/>
                <w:numId w:val="12"/>
              </w:numPr>
              <w:spacing w:before="0"/>
              <w:ind w:left="360"/>
              <w:jc w:val="both"/>
              <w:rPr>
                <w:sz w:val="22"/>
                <w:szCs w:val="18"/>
                <w:lang w:val="en-GB"/>
              </w:rPr>
            </w:pPr>
            <w:r w:rsidRPr="00DF1275">
              <w:rPr>
                <w:sz w:val="22"/>
                <w:szCs w:val="18"/>
                <w:lang w:val="en-GB"/>
              </w:rPr>
              <w:t xml:space="preserve">Discovery of ZSM services is done by </w:t>
            </w:r>
            <w:r w:rsidR="00B27F60">
              <w:rPr>
                <w:sz w:val="22"/>
                <w:szCs w:val="18"/>
                <w:lang w:val="en-GB"/>
              </w:rPr>
              <w:t xml:space="preserve">the </w:t>
            </w:r>
            <w:r w:rsidRPr="00DF1275">
              <w:rPr>
                <w:sz w:val="22"/>
                <w:szCs w:val="18"/>
                <w:lang w:val="en-GB"/>
              </w:rPr>
              <w:t>AN components</w:t>
            </w:r>
            <w:r w:rsidR="009A25B4">
              <w:rPr>
                <w:sz w:val="22"/>
                <w:szCs w:val="18"/>
                <w:lang w:val="en-GB"/>
              </w:rPr>
              <w:t>.</w:t>
            </w:r>
          </w:p>
          <w:p w:rsidR="00673C30" w:rsidRPr="00DF1275" w:rsidRDefault="00B27F60" w:rsidP="00B81DB1">
            <w:pPr>
              <w:pStyle w:val="ListParagraph"/>
              <w:numPr>
                <w:ilvl w:val="0"/>
                <w:numId w:val="12"/>
              </w:numPr>
              <w:spacing w:before="0"/>
              <w:ind w:left="360"/>
              <w:jc w:val="both"/>
              <w:rPr>
                <w:sz w:val="22"/>
                <w:szCs w:val="18"/>
                <w:lang w:val="en-GB"/>
              </w:rPr>
            </w:pPr>
            <w:r>
              <w:rPr>
                <w:sz w:val="22"/>
                <w:szCs w:val="18"/>
                <w:lang w:val="en-GB"/>
              </w:rPr>
              <w:t xml:space="preserve">Each </w:t>
            </w:r>
            <w:r w:rsidR="00673C30" w:rsidRPr="00DF1275">
              <w:rPr>
                <w:sz w:val="22"/>
                <w:szCs w:val="18"/>
                <w:lang w:val="en-GB"/>
              </w:rPr>
              <w:t xml:space="preserve">ZSM service performs the E2E service management based on the interaction with </w:t>
            </w:r>
            <w:r>
              <w:rPr>
                <w:sz w:val="22"/>
                <w:szCs w:val="18"/>
                <w:lang w:val="en-GB"/>
              </w:rPr>
              <w:t>the AN</w:t>
            </w:r>
            <w:r w:rsidR="00673C30" w:rsidRPr="00DF1275">
              <w:rPr>
                <w:sz w:val="22"/>
                <w:szCs w:val="18"/>
                <w:lang w:val="en-GB"/>
              </w:rPr>
              <w:t>component</w:t>
            </w:r>
            <w:r>
              <w:rPr>
                <w:sz w:val="22"/>
                <w:szCs w:val="18"/>
                <w:lang w:val="en-GB"/>
              </w:rPr>
              <w:t>s</w:t>
            </w:r>
            <w:r w:rsidR="00673C30" w:rsidRPr="00DF1275">
              <w:rPr>
                <w:sz w:val="22"/>
                <w:szCs w:val="18"/>
                <w:lang w:val="en-GB"/>
              </w:rPr>
              <w:t>.</w:t>
            </w:r>
          </w:p>
          <w:p w:rsidR="00673C30" w:rsidRPr="00903DCE" w:rsidRDefault="00B27F60" w:rsidP="00B81DB1">
            <w:pPr>
              <w:pStyle w:val="ListParagraph"/>
              <w:numPr>
                <w:ilvl w:val="1"/>
                <w:numId w:val="12"/>
              </w:numPr>
              <w:spacing w:before="0"/>
              <w:jc w:val="both"/>
              <w:rPr>
                <w:sz w:val="22"/>
                <w:szCs w:val="18"/>
                <w:highlight w:val="yellow"/>
                <w:lang w:val="en-GB"/>
              </w:rPr>
            </w:pPr>
            <w:r>
              <w:rPr>
                <w:sz w:val="22"/>
                <w:szCs w:val="18"/>
                <w:lang w:val="en-GB"/>
              </w:rPr>
              <w:t>E</w:t>
            </w:r>
            <w:r w:rsidR="00673C30" w:rsidRPr="00DF1275">
              <w:rPr>
                <w:sz w:val="22"/>
                <w:szCs w:val="18"/>
                <w:lang w:val="en-GB"/>
              </w:rPr>
              <w:t xml:space="preserve">xamples of interactions are: managing subscriptions, configuring analytics, request analysis results, etc. See </w:t>
            </w:r>
            <w:r>
              <w:rPr>
                <w:sz w:val="22"/>
                <w:szCs w:val="18"/>
                <w:lang w:val="en-GB"/>
              </w:rPr>
              <w:t>c</w:t>
            </w:r>
            <w:r w:rsidR="00673C30" w:rsidRPr="00DF1275">
              <w:rPr>
                <w:sz w:val="22"/>
                <w:szCs w:val="18"/>
                <w:lang w:val="en-GB"/>
              </w:rPr>
              <w:t xml:space="preserve">lause 6.5.3.2.1 of </w:t>
            </w:r>
            <w:r w:rsidR="00673C30" w:rsidRPr="00903DCE">
              <w:rPr>
                <w:sz w:val="22"/>
                <w:szCs w:val="18"/>
                <w:highlight w:val="yellow"/>
                <w:lang w:val="en-GB"/>
              </w:rPr>
              <w:t>[</w:t>
            </w:r>
            <w:r w:rsidR="00020F20" w:rsidRPr="00903DCE">
              <w:rPr>
                <w:sz w:val="22"/>
                <w:szCs w:val="18"/>
                <w:highlight w:val="yellow"/>
                <w:lang w:val="en-GB"/>
              </w:rPr>
              <w:t>b-</w:t>
            </w:r>
            <w:r w:rsidR="00673C30" w:rsidRPr="00903DCE">
              <w:rPr>
                <w:sz w:val="22"/>
                <w:szCs w:val="18"/>
                <w:highlight w:val="yellow"/>
                <w:lang w:val="en-GB"/>
              </w:rPr>
              <w:t>ETSI ZSM ARCH]</w:t>
            </w:r>
          </w:p>
          <w:p w:rsidR="00020F20" w:rsidRPr="00903DCE" w:rsidRDefault="00020F20" w:rsidP="00903DCE">
            <w:pPr>
              <w:pStyle w:val="ListParagraph"/>
              <w:numPr>
                <w:ilvl w:val="1"/>
                <w:numId w:val="12"/>
              </w:numPr>
              <w:rPr>
                <w:sz w:val="22"/>
                <w:szCs w:val="18"/>
                <w:lang w:val="en-GB"/>
              </w:rPr>
            </w:pPr>
            <w:r w:rsidRPr="00020F20">
              <w:rPr>
                <w:sz w:val="22"/>
                <w:szCs w:val="18"/>
                <w:lang w:val="en-GB"/>
              </w:rPr>
              <w:t>Other examples in the context of Zero Touch provisioning, workflow based automation, provisioning and management of workflows a</w:t>
            </w:r>
            <w:r w:rsidR="009A25B4">
              <w:rPr>
                <w:sz w:val="22"/>
                <w:szCs w:val="18"/>
                <w:lang w:val="en-GB"/>
              </w:rPr>
              <w:t>re</w:t>
            </w:r>
            <w:r w:rsidRPr="00020F20">
              <w:rPr>
                <w:sz w:val="22"/>
                <w:szCs w:val="18"/>
                <w:lang w:val="en-GB"/>
              </w:rPr>
              <w:t xml:space="preserve"> mentioned in </w:t>
            </w:r>
            <w:r w:rsidRPr="00903DCE">
              <w:rPr>
                <w:sz w:val="22"/>
                <w:szCs w:val="18"/>
                <w:highlight w:val="yellow"/>
                <w:lang w:val="en-GB"/>
              </w:rPr>
              <w:t>Clause X in [</w:t>
            </w:r>
            <w:r>
              <w:rPr>
                <w:sz w:val="22"/>
                <w:szCs w:val="18"/>
                <w:highlight w:val="yellow"/>
                <w:lang w:val="en-GB"/>
              </w:rPr>
              <w:t>b-</w:t>
            </w:r>
            <w:r w:rsidRPr="00903DCE">
              <w:rPr>
                <w:sz w:val="22"/>
                <w:szCs w:val="18"/>
                <w:highlight w:val="yellow"/>
                <w:lang w:val="en-GB"/>
              </w:rPr>
              <w:t>FGAN-O-013-R1].</w:t>
            </w:r>
          </w:p>
        </w:tc>
      </w:tr>
      <w:tr w:rsidR="00673C30" w:rsidRPr="00DF1275" w:rsidTr="000228D5">
        <w:trPr>
          <w:jc w:val="center"/>
        </w:trPr>
        <w:tc>
          <w:tcPr>
            <w:tcW w:w="1077" w:type="pct"/>
          </w:tcPr>
          <w:p w:rsidR="00673C30" w:rsidRPr="00DF1275" w:rsidRDefault="00673C30" w:rsidP="009A0CA4">
            <w:pPr>
              <w:spacing w:before="0"/>
              <w:rPr>
                <w:i/>
                <w:sz w:val="22"/>
                <w:szCs w:val="18"/>
                <w:lang w:val="en-GB"/>
              </w:rPr>
            </w:pPr>
            <w:r w:rsidRPr="00DF1275">
              <w:rPr>
                <w:i/>
                <w:sz w:val="22"/>
                <w:szCs w:val="18"/>
                <w:lang w:val="en-GB"/>
              </w:rPr>
              <w:t>Use case category</w:t>
            </w:r>
          </w:p>
        </w:tc>
        <w:tc>
          <w:tcPr>
            <w:tcW w:w="3923" w:type="pct"/>
          </w:tcPr>
          <w:p w:rsidR="00673C30" w:rsidRPr="00DF1275" w:rsidRDefault="00673C30" w:rsidP="009A0CA4">
            <w:pPr>
              <w:spacing w:before="0"/>
              <w:rPr>
                <w:sz w:val="22"/>
                <w:szCs w:val="18"/>
                <w:lang w:val="en-GB"/>
              </w:rPr>
            </w:pPr>
            <w:r w:rsidRPr="00DF1275">
              <w:rPr>
                <w:sz w:val="22"/>
                <w:szCs w:val="18"/>
                <w:lang w:val="en-GB"/>
              </w:rPr>
              <w:t xml:space="preserve">Cat 2: describes a scenario related to application of autonomous behaviour in the network.  </w:t>
            </w:r>
          </w:p>
        </w:tc>
      </w:tr>
      <w:tr w:rsidR="00673C30" w:rsidRPr="00DF1275" w:rsidTr="000228D5">
        <w:trPr>
          <w:jc w:val="center"/>
        </w:trPr>
        <w:tc>
          <w:tcPr>
            <w:tcW w:w="1077" w:type="pct"/>
          </w:tcPr>
          <w:p w:rsidR="00673C30" w:rsidRPr="00DF1275" w:rsidRDefault="00673C30" w:rsidP="009A0CA4">
            <w:pPr>
              <w:spacing w:before="0"/>
              <w:rPr>
                <w:i/>
                <w:sz w:val="22"/>
                <w:szCs w:val="18"/>
                <w:lang w:val="en-GB"/>
              </w:rPr>
            </w:pPr>
            <w:r w:rsidRPr="00DF1275">
              <w:rPr>
                <w:i/>
                <w:sz w:val="22"/>
                <w:szCs w:val="18"/>
                <w:lang w:val="en-GB"/>
              </w:rPr>
              <w:t>Reference</w:t>
            </w:r>
          </w:p>
        </w:tc>
        <w:tc>
          <w:tcPr>
            <w:tcW w:w="3923" w:type="pct"/>
          </w:tcPr>
          <w:p w:rsidR="00673C30" w:rsidRPr="00DF1275" w:rsidRDefault="00673C30" w:rsidP="009A0CA4">
            <w:pPr>
              <w:spacing w:before="0"/>
              <w:rPr>
                <w:sz w:val="22"/>
                <w:szCs w:val="18"/>
                <w:lang w:val="en-GB"/>
              </w:rPr>
            </w:pPr>
            <w:r w:rsidRPr="00DF1275">
              <w:rPr>
                <w:sz w:val="22"/>
                <w:szCs w:val="18"/>
                <w:lang w:val="en-GB"/>
              </w:rPr>
              <w:t>[</w:t>
            </w:r>
            <w:r w:rsidR="001C3E6A">
              <w:rPr>
                <w:sz w:val="22"/>
                <w:szCs w:val="18"/>
                <w:lang w:val="en-GB"/>
              </w:rPr>
              <w:t>b-</w:t>
            </w:r>
            <w:r w:rsidRPr="00DF1275">
              <w:rPr>
                <w:sz w:val="22"/>
                <w:szCs w:val="18"/>
                <w:lang w:val="en-GB"/>
              </w:rPr>
              <w:t xml:space="preserve">ETSI </w:t>
            </w:r>
            <w:r w:rsidR="001C3E6A">
              <w:rPr>
                <w:sz w:val="22"/>
                <w:szCs w:val="18"/>
                <w:lang w:val="en-GB"/>
              </w:rPr>
              <w:t xml:space="preserve">GS </w:t>
            </w:r>
            <w:r w:rsidRPr="00DF1275">
              <w:rPr>
                <w:sz w:val="22"/>
                <w:szCs w:val="18"/>
                <w:lang w:val="en-GB"/>
              </w:rPr>
              <w:t xml:space="preserve">ZSM </w:t>
            </w:r>
            <w:r w:rsidR="001300B8">
              <w:rPr>
                <w:sz w:val="22"/>
                <w:szCs w:val="18"/>
                <w:lang w:val="en-GB"/>
              </w:rPr>
              <w:t>002</w:t>
            </w:r>
            <w:r w:rsidRPr="00DF1275">
              <w:rPr>
                <w:sz w:val="22"/>
                <w:szCs w:val="18"/>
                <w:lang w:val="en-GB"/>
              </w:rPr>
              <w:t>]</w:t>
            </w:r>
          </w:p>
        </w:tc>
      </w:tr>
    </w:tbl>
    <w:p w:rsidR="00673C30" w:rsidRPr="00DF1275" w:rsidRDefault="00673C30" w:rsidP="005374E4">
      <w:pPr>
        <w:pStyle w:val="Heading3"/>
      </w:pPr>
      <w:bookmarkStart w:id="389" w:name="_Toc86163118"/>
      <w:bookmarkStart w:id="390" w:name="_Toc86503258"/>
      <w:bookmarkStart w:id="391" w:name="_Toc86503516"/>
      <w:r w:rsidRPr="00DF1275">
        <w:t>Use case requirements</w:t>
      </w:r>
      <w:bookmarkEnd w:id="389"/>
      <w:bookmarkEnd w:id="390"/>
      <w:bookmarkEnd w:id="391"/>
    </w:p>
    <w:p w:rsidR="00673C30" w:rsidRPr="00DF1275" w:rsidRDefault="00673C30" w:rsidP="00673C30">
      <w:pPr>
        <w:spacing w:before="0" w:after="160" w:line="259" w:lineRule="auto"/>
        <w:rPr>
          <w:u w:val="single"/>
          <w:lang w:val="en-GB"/>
        </w:rPr>
      </w:pPr>
      <w:r w:rsidRPr="00DF1275">
        <w:rPr>
          <w:u w:val="single"/>
          <w:lang w:val="en-GB"/>
        </w:rPr>
        <w:t>Critical requirements</w:t>
      </w:r>
    </w:p>
    <w:p w:rsidR="00673C30" w:rsidRPr="00DF1275" w:rsidRDefault="000228D5" w:rsidP="005374E4">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05-REQ-</w:t>
      </w:r>
      <w:r w:rsidR="00851583">
        <w:rPr>
          <w:lang w:val="en-GB"/>
        </w:rPr>
        <w:t>001</w:t>
      </w:r>
      <w:r w:rsidR="00673C30" w:rsidRPr="00DF1275">
        <w:rPr>
          <w:lang w:val="en-GB"/>
        </w:rPr>
        <w:t>: It is critical that AN</w:t>
      </w:r>
      <w:r w:rsidR="0020733B">
        <w:rPr>
          <w:lang w:val="en-GB"/>
        </w:rPr>
        <w:t>s</w:t>
      </w:r>
      <w:r w:rsidR="00673C30" w:rsidRPr="00DF1275">
        <w:rPr>
          <w:lang w:val="en-GB"/>
        </w:rPr>
        <w:t xml:space="preserve"> support discovery and consumption of the services provided by different types of closed loop service automation frameworks. </w:t>
      </w:r>
    </w:p>
    <w:p w:rsidR="00673C30" w:rsidRPr="00DF1275" w:rsidRDefault="00673C30" w:rsidP="005374E4">
      <w:pPr>
        <w:spacing w:before="0" w:after="160" w:line="259" w:lineRule="auto"/>
        <w:rPr>
          <w:sz w:val="22"/>
          <w:szCs w:val="18"/>
          <w:lang w:val="en-GB"/>
        </w:rPr>
      </w:pPr>
      <w:r w:rsidRPr="00DF1275">
        <w:rPr>
          <w:sz w:val="22"/>
          <w:szCs w:val="18"/>
          <w:lang w:val="en-GB"/>
        </w:rPr>
        <w:t>NOTE</w:t>
      </w:r>
      <w:r w:rsidR="005374E4" w:rsidRPr="00DF1275">
        <w:rPr>
          <w:sz w:val="22"/>
          <w:szCs w:val="18"/>
          <w:lang w:val="en-GB"/>
        </w:rPr>
        <w:t xml:space="preserve"> –</w:t>
      </w:r>
      <w:r w:rsidRPr="00DF1275">
        <w:rPr>
          <w:sz w:val="22"/>
          <w:szCs w:val="18"/>
          <w:lang w:val="en-GB"/>
        </w:rPr>
        <w:t xml:space="preserve"> Examples of different types of closed loop service automation frameworks are ETSI ZSM [ETSI ZSM ARCH] and FRINX machine [FGAN-I-135]. Examples of actions taken by AN</w:t>
      </w:r>
      <w:r w:rsidR="0020733B">
        <w:rPr>
          <w:sz w:val="22"/>
          <w:szCs w:val="18"/>
          <w:lang w:val="en-GB"/>
        </w:rPr>
        <w:t>s</w:t>
      </w:r>
      <w:r w:rsidRPr="00DF1275">
        <w:rPr>
          <w:sz w:val="22"/>
          <w:szCs w:val="18"/>
          <w:lang w:val="en-GB"/>
        </w:rPr>
        <w:t xml:space="preserve"> after the consumption of services provided by closed loop service automation frameworks are managing subscriptions, configuring analytics, request analysis results, etc.</w:t>
      </w:r>
      <w:bookmarkStart w:id="392" w:name="_Toc86163119"/>
    </w:p>
    <w:p w:rsidR="00673C30" w:rsidRPr="00DF1275" w:rsidRDefault="009325C6" w:rsidP="005374E4">
      <w:pPr>
        <w:pStyle w:val="Heading3"/>
      </w:pPr>
      <w:bookmarkStart w:id="393" w:name="_Toc86503259"/>
      <w:bookmarkStart w:id="394" w:name="_Toc86503517"/>
      <w:ins w:id="395" w:author="Microsoft Office User" w:date="2022-06-13T12:03:00Z">
        <w:r w:rsidRPr="00C237FD">
          <w:rPr>
            <w:rFonts w:cs="Times New Roman"/>
            <w:color w:val="000000" w:themeColor="text1"/>
            <w:szCs w:val="24"/>
            <w:shd w:val="clear" w:color="auto" w:fill="FFFFFF"/>
          </w:rPr>
          <w:lastRenderedPageBreak/>
          <w:t>Actor interactions and possible components</w:t>
        </w:r>
      </w:ins>
      <w:del w:id="396" w:author="Microsoft Office User" w:date="2022-06-13T12:03:00Z">
        <w:r w:rsidR="00673C30" w:rsidRPr="00DF1275" w:rsidDel="009325C6">
          <w:delText>Use case specific figures</w:delText>
        </w:r>
      </w:del>
      <w:bookmarkEnd w:id="392"/>
      <w:bookmarkEnd w:id="393"/>
      <w:bookmarkEnd w:id="394"/>
    </w:p>
    <w:p w:rsidR="00000000" w:rsidRDefault="00673C30">
      <w:pPr>
        <w:rPr>
          <w:lang w:val="en-GB"/>
        </w:rPr>
        <w:pPrChange w:id="397" w:author="Microsoft Office User" w:date="2022-06-13T12:15:00Z">
          <w:pPr>
            <w:keepNext/>
            <w:pBdr>
              <w:bottom w:val="single" w:sz="6" w:space="1" w:color="auto"/>
            </w:pBdr>
            <w:spacing w:before="0" w:after="160" w:line="259" w:lineRule="auto"/>
            <w:jc w:val="center"/>
          </w:pPr>
        </w:pPrChange>
      </w:pPr>
      <w:r w:rsidRPr="00DF1275">
        <w:rPr>
          <w:noProof/>
          <w:lang w:eastAsia="en-US" w:bidi="hi-IN"/>
        </w:rPr>
        <w:drawing>
          <wp:inline distT="0" distB="0" distL="0" distR="0">
            <wp:extent cx="5822950" cy="2889250"/>
            <wp:effectExtent l="19050" t="0" r="6350" b="0"/>
            <wp:docPr id="26" name="Picture 12"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descr="Diagram, timeline&#10;&#10;Description automatically generated"/>
                    <pic:cNvPicPr>
                      <a:picLocks noChangeAspect="1" noChangeArrowheads="1"/>
                    </pic:cNvPicPr>
                  </pic:nvPicPr>
                  <pic:blipFill>
                    <a:blip r:embed="rId26" cstate="print"/>
                    <a:srcRect/>
                    <a:stretch>
                      <a:fillRect/>
                    </a:stretch>
                  </pic:blipFill>
                  <pic:spPr bwMode="auto">
                    <a:xfrm>
                      <a:off x="0" y="0"/>
                      <a:ext cx="5822950" cy="2889250"/>
                    </a:xfrm>
                    <a:prstGeom prst="rect">
                      <a:avLst/>
                    </a:prstGeom>
                    <a:noFill/>
                    <a:ln w="9525">
                      <a:noFill/>
                      <a:miter lim="800000"/>
                      <a:headEnd/>
                      <a:tailEnd/>
                    </a:ln>
                  </pic:spPr>
                </pic:pic>
              </a:graphicData>
            </a:graphic>
          </wp:inline>
        </w:drawing>
      </w:r>
    </w:p>
    <w:p w:rsidR="00673C30" w:rsidRDefault="007649F9" w:rsidP="005374E4">
      <w:pPr>
        <w:pStyle w:val="Caption"/>
        <w:rPr>
          <w:sz w:val="22"/>
          <w:szCs w:val="18"/>
        </w:rPr>
      </w:pPr>
      <w:r w:rsidRPr="007649F9">
        <w:rPr>
          <w:rPrChange w:id="398" w:author="edit6" w:date="2022-04-28T12:32:00Z">
            <w:rPr>
              <w:rFonts w:eastAsia="MS Mincho"/>
              <w:b w:val="0"/>
              <w:bCs w:val="0"/>
              <w:szCs w:val="20"/>
              <w:highlight w:val="yellow"/>
              <w:lang w:val="en-US" w:eastAsia="zh-CN"/>
            </w:rPr>
          </w:rPrChange>
        </w:rPr>
        <w:t xml:space="preserve">Figure </w:t>
      </w:r>
      <w:r w:rsidRPr="007649F9">
        <w:rPr>
          <w:rPrChange w:id="399" w:author="edit6" w:date="2022-04-28T12:32:00Z">
            <w:rPr>
              <w:rFonts w:eastAsia="MS Mincho"/>
              <w:b w:val="0"/>
              <w:bCs w:val="0"/>
              <w:szCs w:val="20"/>
              <w:highlight w:val="yellow"/>
              <w:lang w:val="en-US" w:eastAsia="zh-CN"/>
            </w:rPr>
          </w:rPrChange>
        </w:rPr>
        <w:fldChar w:fldCharType="begin"/>
      </w:r>
      <w:r w:rsidRPr="007649F9">
        <w:rPr>
          <w:rPrChange w:id="400" w:author="edit6" w:date="2022-04-28T12:32:00Z">
            <w:rPr>
              <w:rFonts w:eastAsia="MS Mincho"/>
              <w:b w:val="0"/>
              <w:bCs w:val="0"/>
              <w:szCs w:val="20"/>
              <w:highlight w:val="yellow"/>
              <w:lang w:val="en-US" w:eastAsia="zh-CN"/>
            </w:rPr>
          </w:rPrChange>
        </w:rPr>
        <w:instrText xml:space="preserve"> SEQ Figure \* ARABIC </w:instrText>
      </w:r>
      <w:r w:rsidRPr="007649F9">
        <w:rPr>
          <w:rPrChange w:id="401" w:author="edit6" w:date="2022-04-28T12:32:00Z">
            <w:rPr>
              <w:rFonts w:eastAsia="MS Mincho"/>
              <w:b w:val="0"/>
              <w:bCs w:val="0"/>
              <w:szCs w:val="20"/>
              <w:highlight w:val="yellow"/>
              <w:lang w:val="en-US" w:eastAsia="zh-CN"/>
            </w:rPr>
          </w:rPrChange>
        </w:rPr>
        <w:fldChar w:fldCharType="separate"/>
      </w:r>
      <w:r w:rsidRPr="007649F9">
        <w:rPr>
          <w:noProof/>
          <w:rPrChange w:id="402" w:author="edit6" w:date="2022-04-28T12:32:00Z">
            <w:rPr>
              <w:rFonts w:eastAsia="MS Mincho"/>
              <w:b w:val="0"/>
              <w:bCs w:val="0"/>
              <w:noProof/>
              <w:szCs w:val="20"/>
              <w:highlight w:val="yellow"/>
              <w:lang w:val="en-US" w:eastAsia="zh-CN"/>
            </w:rPr>
          </w:rPrChange>
        </w:rPr>
        <w:t>9</w:t>
      </w:r>
      <w:r w:rsidRPr="007649F9">
        <w:rPr>
          <w:rPrChange w:id="403" w:author="edit6" w:date="2022-04-28T12:32:00Z">
            <w:rPr>
              <w:rFonts w:eastAsia="MS Mincho"/>
              <w:b w:val="0"/>
              <w:bCs w:val="0"/>
              <w:szCs w:val="20"/>
              <w:highlight w:val="yellow"/>
              <w:lang w:val="en-US" w:eastAsia="zh-CN"/>
            </w:rPr>
          </w:rPrChange>
        </w:rPr>
        <w:fldChar w:fldCharType="end"/>
      </w:r>
      <w:r w:rsidRPr="007649F9">
        <w:rPr>
          <w:rPrChange w:id="404" w:author="edit6" w:date="2022-04-28T12:32:00Z">
            <w:rPr>
              <w:rFonts w:eastAsia="MS Mincho"/>
              <w:b w:val="0"/>
              <w:bCs w:val="0"/>
              <w:szCs w:val="20"/>
              <w:highlight w:val="yellow"/>
              <w:lang w:val="en-US" w:eastAsia="zh-CN"/>
            </w:rPr>
          </w:rPrChange>
        </w:rPr>
        <w:t xml:space="preserve">: </w:t>
      </w:r>
      <w:del w:id="405" w:author="Microsoft Office User" w:date="2022-06-13T12:10:00Z">
        <w:r w:rsidRPr="007649F9">
          <w:rPr>
            <w:rPrChange w:id="406" w:author="edit6" w:date="2022-04-28T12:32:00Z">
              <w:rPr>
                <w:rFonts w:eastAsia="MS Mincho"/>
                <w:b w:val="0"/>
                <w:bCs w:val="0"/>
                <w:szCs w:val="20"/>
                <w:highlight w:val="yellow"/>
                <w:lang w:val="en-US" w:eastAsia="zh-CN"/>
              </w:rPr>
            </w:rPrChange>
          </w:rPr>
          <w:delText>Component cloud for</w:delText>
        </w:r>
      </w:del>
      <w:ins w:id="407" w:author="Microsoft Office User" w:date="2022-06-13T12:10:00Z">
        <w:r w:rsidR="00AE3A6B">
          <w:t>Possible components related to</w:t>
        </w:r>
      </w:ins>
      <w:ins w:id="408" w:author="Microsoft Office User" w:date="2022-06-13T12:11:00Z">
        <w:r w:rsidR="00AE3A6B">
          <w:t xml:space="preserve"> d</w:t>
        </w:r>
      </w:ins>
      <w:del w:id="409" w:author="Microsoft Office User" w:date="2022-06-13T12:11:00Z">
        <w:r w:rsidRPr="007649F9">
          <w:rPr>
            <w:sz w:val="22"/>
            <w:szCs w:val="18"/>
            <w:rPrChange w:id="410" w:author="edit6" w:date="2022-04-28T12:32:00Z">
              <w:rPr>
                <w:rFonts w:eastAsia="MS Mincho"/>
                <w:b w:val="0"/>
                <w:bCs w:val="0"/>
                <w:sz w:val="22"/>
                <w:szCs w:val="18"/>
                <w:highlight w:val="yellow"/>
                <w:lang w:val="en-US" w:eastAsia="zh-CN"/>
              </w:rPr>
            </w:rPrChange>
          </w:rPr>
          <w:delText>D</w:delText>
        </w:r>
      </w:del>
      <w:r w:rsidRPr="007649F9">
        <w:rPr>
          <w:sz w:val="22"/>
          <w:szCs w:val="18"/>
          <w:rPrChange w:id="411" w:author="edit6" w:date="2022-04-28T12:32:00Z">
            <w:rPr>
              <w:rFonts w:eastAsia="MS Mincho"/>
              <w:b w:val="0"/>
              <w:bCs w:val="0"/>
              <w:sz w:val="22"/>
              <w:szCs w:val="18"/>
              <w:highlight w:val="yellow"/>
              <w:lang w:val="en-US" w:eastAsia="zh-CN"/>
            </w:rPr>
          </w:rPrChange>
        </w:rPr>
        <w:t>omain analytics services for E2E service management</w:t>
      </w:r>
    </w:p>
    <w:p w:rsidR="00F2530A" w:rsidRDefault="00F2530A" w:rsidP="00F2530A">
      <w:pPr>
        <w:rPr>
          <w:lang w:val="en-GB" w:eastAsia="en-US"/>
        </w:rPr>
      </w:pPr>
    </w:p>
    <w:p w:rsidR="00C30DE8" w:rsidRDefault="00C30DE8" w:rsidP="00C30DE8">
      <w:pPr>
        <w:spacing w:before="0" w:after="160" w:line="256" w:lineRule="auto"/>
        <w:rPr>
          <w:ins w:id="412" w:author="Vishnu Ram" w:date="2022-04-28T14:27:00Z"/>
          <w:lang w:val="en-GB"/>
        </w:rPr>
      </w:pPr>
      <w:ins w:id="413" w:author="Vishnu Ram" w:date="2022-04-28T14:27:00Z">
        <w:r>
          <w:rPr>
            <w:lang w:val="en-GB"/>
          </w:rPr>
          <w:t>Possible key components involved (figure 9):</w:t>
        </w:r>
      </w:ins>
    </w:p>
    <w:p w:rsidR="00F2530A" w:rsidRPr="00E70838" w:rsidRDefault="00F2530A" w:rsidP="00903DCE">
      <w:r>
        <w:rPr>
          <w:lang w:val="en-GB" w:eastAsia="en-US"/>
        </w:rPr>
        <w:t xml:space="preserve">CL management frameworks: Closed loop management frameworks e.g. provided by ETSI ZSM, manages closed loops in networks. </w:t>
      </w:r>
    </w:p>
    <w:p w:rsidR="00C23AE6" w:rsidRPr="00DF1275" w:rsidRDefault="00C23AE6" w:rsidP="00C23AE6">
      <w:pPr>
        <w:pStyle w:val="Heading2"/>
      </w:pPr>
      <w:bookmarkStart w:id="414" w:name="_Toc86503260"/>
      <w:bookmarkStart w:id="415" w:name="_Toc86503518"/>
      <w:r w:rsidRPr="00DF1275">
        <w:t>Automation and intelligent operation, maintenance and management</w:t>
      </w:r>
      <w:r w:rsidR="00BF6283" w:rsidRPr="00DF1275">
        <w:t xml:space="preserve"> (OAM</w:t>
      </w:r>
      <w:r w:rsidRPr="00DF1275">
        <w:t>) of radio network</w:t>
      </w:r>
      <w:bookmarkEnd w:id="414"/>
      <w:bookmarkEnd w:id="415"/>
    </w:p>
    <w:tbl>
      <w:tblPr>
        <w:tblStyle w:val="TableGrid"/>
        <w:tblW w:w="5000" w:type="pct"/>
        <w:jc w:val="center"/>
        <w:tblLook w:val="04A0"/>
      </w:tblPr>
      <w:tblGrid>
        <w:gridCol w:w="2685"/>
        <w:gridCol w:w="7170"/>
      </w:tblGrid>
      <w:tr w:rsidR="00C23AE6" w:rsidRPr="00DF1275" w:rsidTr="000228D5">
        <w:trPr>
          <w:jc w:val="center"/>
        </w:trPr>
        <w:tc>
          <w:tcPr>
            <w:tcW w:w="1362" w:type="pct"/>
          </w:tcPr>
          <w:p w:rsidR="00C23AE6" w:rsidRPr="00DF1275" w:rsidRDefault="00C23AE6" w:rsidP="00C23AE6">
            <w:pPr>
              <w:rPr>
                <w:i/>
                <w:sz w:val="22"/>
                <w:szCs w:val="18"/>
                <w:lang w:val="en-GB"/>
              </w:rPr>
            </w:pPr>
            <w:r w:rsidRPr="00DF1275">
              <w:rPr>
                <w:i/>
                <w:sz w:val="22"/>
                <w:szCs w:val="18"/>
                <w:lang w:val="en-GB"/>
              </w:rPr>
              <w:t>Use case id</w:t>
            </w:r>
          </w:p>
        </w:tc>
        <w:tc>
          <w:tcPr>
            <w:tcW w:w="3638" w:type="pct"/>
          </w:tcPr>
          <w:p w:rsidR="00C23AE6" w:rsidRPr="00C82CAC" w:rsidRDefault="00C23AE6" w:rsidP="009A0CA4">
            <w:pPr>
              <w:rPr>
                <w:sz w:val="22"/>
                <w:szCs w:val="18"/>
                <w:lang w:val="en-GB"/>
              </w:rPr>
            </w:pPr>
            <w:r w:rsidRPr="00C82CAC">
              <w:rPr>
                <w:sz w:val="22"/>
                <w:szCs w:val="18"/>
                <w:lang w:val="en-GB"/>
              </w:rPr>
              <w:t>FG-AN-usecase-006</w:t>
            </w:r>
          </w:p>
        </w:tc>
      </w:tr>
      <w:tr w:rsidR="00C23AE6" w:rsidRPr="00DF1275" w:rsidTr="000228D5">
        <w:trPr>
          <w:jc w:val="center"/>
        </w:trPr>
        <w:tc>
          <w:tcPr>
            <w:tcW w:w="1362" w:type="pct"/>
          </w:tcPr>
          <w:p w:rsidR="00C23AE6" w:rsidRPr="00DF1275" w:rsidRDefault="00C23AE6" w:rsidP="00C23AE6">
            <w:pPr>
              <w:rPr>
                <w:i/>
                <w:sz w:val="22"/>
                <w:szCs w:val="18"/>
                <w:lang w:val="en-GB"/>
              </w:rPr>
            </w:pPr>
            <w:r w:rsidRPr="00DF1275">
              <w:rPr>
                <w:i/>
                <w:sz w:val="22"/>
                <w:szCs w:val="18"/>
                <w:lang w:val="en-GB"/>
              </w:rPr>
              <w:t>Description</w:t>
            </w:r>
          </w:p>
        </w:tc>
        <w:tc>
          <w:tcPr>
            <w:tcW w:w="3638" w:type="pct"/>
          </w:tcPr>
          <w:p w:rsidR="00C23AE6" w:rsidRPr="00DF1275" w:rsidRDefault="00C23AE6" w:rsidP="009A0CA4">
            <w:pPr>
              <w:rPr>
                <w:sz w:val="22"/>
                <w:szCs w:val="18"/>
                <w:lang w:val="en-GB"/>
              </w:rPr>
            </w:pPr>
            <w:r w:rsidRPr="00903DCE">
              <w:rPr>
                <w:sz w:val="22"/>
                <w:szCs w:val="18"/>
                <w:highlight w:val="yellow"/>
                <w:lang w:val="en-GB"/>
              </w:rPr>
              <w:t>Background</w:t>
            </w:r>
            <w:r w:rsidR="00A05FA7" w:rsidRPr="00903DCE">
              <w:rPr>
                <w:sz w:val="22"/>
                <w:szCs w:val="18"/>
                <w:highlight w:val="yellow"/>
                <w:lang w:val="en-GB"/>
              </w:rPr>
              <w:t>:</w:t>
            </w:r>
            <w:r w:rsidRPr="00DF1275">
              <w:rPr>
                <w:sz w:val="22"/>
                <w:szCs w:val="18"/>
                <w:lang w:val="en-GB"/>
              </w:rPr>
              <w:t xml:space="preserve">Dynamic radio environment, network structure, user behaviour, and user distribution drive the network needs to be monitored and optimised continually. Currently, </w:t>
            </w:r>
            <w:r w:rsidR="0020733B">
              <w:rPr>
                <w:sz w:val="22"/>
                <w:szCs w:val="18"/>
                <w:lang w:val="en-GB"/>
              </w:rPr>
              <w:t>this</w:t>
            </w:r>
            <w:r w:rsidRPr="00DF1275">
              <w:rPr>
                <w:sz w:val="22"/>
                <w:szCs w:val="18"/>
                <w:lang w:val="en-GB"/>
              </w:rPr>
              <w:t xml:space="preserve">consumes a lot of </w:t>
            </w:r>
            <w:r w:rsidR="0020733B" w:rsidRPr="00DF1275">
              <w:rPr>
                <w:sz w:val="22"/>
                <w:szCs w:val="18"/>
                <w:lang w:val="en-GB"/>
              </w:rPr>
              <w:t>experts</w:t>
            </w:r>
            <w:r w:rsidR="0020733B">
              <w:rPr>
                <w:sz w:val="22"/>
                <w:szCs w:val="18"/>
                <w:lang w:val="en-GB"/>
              </w:rPr>
              <w:t>’</w:t>
            </w:r>
            <w:r w:rsidRPr="00DF1275">
              <w:rPr>
                <w:sz w:val="22"/>
                <w:szCs w:val="18"/>
                <w:lang w:val="en-GB"/>
              </w:rPr>
              <w:t>time and labo</w:t>
            </w:r>
            <w:r w:rsidR="0020733B">
              <w:rPr>
                <w:sz w:val="22"/>
                <w:szCs w:val="18"/>
                <w:lang w:val="en-GB"/>
              </w:rPr>
              <w:t>u</w:t>
            </w:r>
            <w:r w:rsidRPr="00DF1275">
              <w:rPr>
                <w:sz w:val="22"/>
                <w:szCs w:val="18"/>
                <w:lang w:val="en-GB"/>
              </w:rPr>
              <w:t xml:space="preserve">r work to discover problems, </w:t>
            </w:r>
            <w:r w:rsidR="00217B64" w:rsidRPr="00DF1275">
              <w:rPr>
                <w:sz w:val="22"/>
                <w:szCs w:val="18"/>
                <w:lang w:val="en-GB"/>
              </w:rPr>
              <w:t>analyze</w:t>
            </w:r>
            <w:r w:rsidRPr="00DF1275">
              <w:rPr>
                <w:sz w:val="22"/>
                <w:szCs w:val="18"/>
                <w:lang w:val="en-GB"/>
              </w:rPr>
              <w:t xml:space="preserve"> root cause</w:t>
            </w:r>
            <w:r w:rsidR="0020733B">
              <w:rPr>
                <w:sz w:val="22"/>
                <w:szCs w:val="18"/>
                <w:lang w:val="en-GB"/>
              </w:rPr>
              <w:t>s</w:t>
            </w:r>
            <w:r w:rsidRPr="00DF1275">
              <w:rPr>
                <w:sz w:val="22"/>
                <w:szCs w:val="18"/>
                <w:lang w:val="en-GB"/>
              </w:rPr>
              <w:t xml:space="preserve">, and then formulating solutions </w:t>
            </w:r>
            <w:r w:rsidR="0020733B">
              <w:rPr>
                <w:sz w:val="22"/>
                <w:szCs w:val="18"/>
                <w:lang w:val="en-GB"/>
              </w:rPr>
              <w:t>for the</w:t>
            </w:r>
            <w:r w:rsidRPr="00DF1275">
              <w:rPr>
                <w:sz w:val="22"/>
                <w:szCs w:val="18"/>
                <w:lang w:val="en-GB"/>
              </w:rPr>
              <w:t>radio networks. Therefore, AI and big data technology is necessary to achieve full process automation and intelligent management of wireless network.</w:t>
            </w:r>
          </w:p>
          <w:p w:rsidR="00000000" w:rsidRDefault="00C23AE6">
            <w:pPr>
              <w:rPr>
                <w:ins w:id="416" w:author="edit6" w:date="2022-04-28T12:34:00Z"/>
                <w:rFonts w:eastAsia="MS Mincho"/>
                <w:sz w:val="22"/>
                <w:szCs w:val="18"/>
                <w:lang w:val="en-GB"/>
              </w:rPr>
              <w:pPrChange w:id="417" w:author="edit6" w:date="2022-04-28T12:34:00Z">
                <w:pPr>
                  <w:numPr>
                    <w:numId w:val="13"/>
                  </w:numPr>
                  <w:ind w:left="420" w:hanging="420"/>
                </w:pPr>
              </w:pPrChange>
            </w:pPr>
            <w:r w:rsidRPr="00DF1275">
              <w:rPr>
                <w:sz w:val="22"/>
                <w:szCs w:val="18"/>
                <w:lang w:val="en-GB"/>
              </w:rPr>
              <w:t>Specifically, wireless network autonomous managemen</w:t>
            </w:r>
            <w:r w:rsidRPr="00903DCE">
              <w:rPr>
                <w:sz w:val="22"/>
                <w:szCs w:val="18"/>
                <w:highlight w:val="yellow"/>
                <w:lang w:val="en-GB"/>
              </w:rPr>
              <w:t>t includes real-time monitoring of data quality, quasi-real-time diagnosis, root cause analysis, recommended solutions, and evaluation of processing effects</w:t>
            </w:r>
            <w:r w:rsidR="007F02EA" w:rsidRPr="00903DCE">
              <w:rPr>
                <w:sz w:val="22"/>
                <w:szCs w:val="18"/>
                <w:highlight w:val="yellow"/>
                <w:lang w:val="en-GB"/>
              </w:rPr>
              <w:t xml:space="preserve"> in cells</w:t>
            </w:r>
            <w:r w:rsidRPr="00903DCE">
              <w:rPr>
                <w:sz w:val="22"/>
                <w:szCs w:val="18"/>
                <w:highlight w:val="yellow"/>
                <w:lang w:val="en-GB"/>
              </w:rPr>
              <w:t>.</w:t>
            </w:r>
          </w:p>
          <w:p w:rsidR="00C23AE6" w:rsidRPr="00B00646" w:rsidRDefault="00C23AE6" w:rsidP="00B81DB1">
            <w:pPr>
              <w:numPr>
                <w:ilvl w:val="0"/>
                <w:numId w:val="13"/>
              </w:numPr>
              <w:rPr>
                <w:sz w:val="22"/>
                <w:szCs w:val="18"/>
                <w:lang w:val="en-GB"/>
              </w:rPr>
            </w:pPr>
            <w:r w:rsidRPr="00CD1B56">
              <w:rPr>
                <w:sz w:val="22"/>
                <w:szCs w:val="18"/>
                <w:lang w:val="en-GB"/>
              </w:rPr>
              <w:t>Real</w:t>
            </w:r>
            <w:r w:rsidRPr="00B00646">
              <w:rPr>
                <w:sz w:val="22"/>
                <w:szCs w:val="18"/>
                <w:lang w:val="en-GB"/>
              </w:rPr>
              <w:t>-time monitoring of data quality</w:t>
            </w:r>
          </w:p>
          <w:p w:rsidR="00C23AE6" w:rsidRPr="00DF1275" w:rsidRDefault="0020733B" w:rsidP="009A0CA4">
            <w:pPr>
              <w:rPr>
                <w:sz w:val="22"/>
                <w:szCs w:val="18"/>
                <w:lang w:val="en-GB"/>
              </w:rPr>
            </w:pPr>
            <w:r w:rsidRPr="00262B49">
              <w:rPr>
                <w:sz w:val="22"/>
                <w:szCs w:val="18"/>
                <w:lang w:val="en-GB"/>
              </w:rPr>
              <w:t>There is a</w:t>
            </w:r>
            <w:r w:rsidRPr="006C1A21">
              <w:rPr>
                <w:sz w:val="22"/>
                <w:szCs w:val="18"/>
                <w:lang w:val="en-GB"/>
              </w:rPr>
              <w:t>need to</w:t>
            </w:r>
            <w:r w:rsidR="00C23AE6" w:rsidRPr="00CD1B56">
              <w:rPr>
                <w:sz w:val="22"/>
                <w:szCs w:val="18"/>
                <w:lang w:val="en-GB"/>
              </w:rPr>
              <w:t>collect real-time data from the</w:t>
            </w:r>
            <w:r>
              <w:rPr>
                <w:sz w:val="22"/>
                <w:szCs w:val="18"/>
                <w:lang w:val="en-GB"/>
              </w:rPr>
              <w:t>IMT-advanced and IMT-2020</w:t>
            </w:r>
            <w:r w:rsidR="00C23AE6" w:rsidRPr="00DF1275">
              <w:rPr>
                <w:sz w:val="22"/>
                <w:szCs w:val="18"/>
                <w:lang w:val="en-GB"/>
              </w:rPr>
              <w:t xml:space="preserve"> integrated network management, then </w:t>
            </w:r>
            <w:r>
              <w:rPr>
                <w:sz w:val="22"/>
                <w:szCs w:val="18"/>
                <w:lang w:val="en-GB"/>
              </w:rPr>
              <w:t xml:space="preserve">to </w:t>
            </w:r>
            <w:r w:rsidR="00C23AE6" w:rsidRPr="00DF1275">
              <w:rPr>
                <w:sz w:val="22"/>
                <w:szCs w:val="18"/>
                <w:lang w:val="en-GB"/>
              </w:rPr>
              <w:t xml:space="preserve">compare the consistency of the number of network elements from the </w:t>
            </w:r>
            <w:r>
              <w:rPr>
                <w:sz w:val="22"/>
                <w:szCs w:val="18"/>
                <w:lang w:val="en-GB"/>
              </w:rPr>
              <w:t xml:space="preserve">collected </w:t>
            </w:r>
            <w:r w:rsidR="00C23AE6" w:rsidRPr="00DF1275">
              <w:rPr>
                <w:sz w:val="22"/>
                <w:szCs w:val="18"/>
                <w:lang w:val="en-GB"/>
              </w:rPr>
              <w:t xml:space="preserve">data, and </w:t>
            </w:r>
            <w:r>
              <w:rPr>
                <w:sz w:val="22"/>
                <w:szCs w:val="18"/>
                <w:lang w:val="en-GB"/>
              </w:rPr>
              <w:t xml:space="preserve">to </w:t>
            </w:r>
            <w:r w:rsidR="00C23AE6" w:rsidRPr="00DF1275">
              <w:rPr>
                <w:sz w:val="22"/>
                <w:szCs w:val="18"/>
                <w:lang w:val="en-GB"/>
              </w:rPr>
              <w:t xml:space="preserve">achieve data quality monitoring and warning through </w:t>
            </w:r>
            <w:r>
              <w:rPr>
                <w:sz w:val="22"/>
                <w:szCs w:val="18"/>
                <w:lang w:val="en-GB"/>
              </w:rPr>
              <w:t>a</w:t>
            </w:r>
            <w:r w:rsidR="00C23AE6" w:rsidRPr="00DF1275">
              <w:rPr>
                <w:sz w:val="22"/>
                <w:szCs w:val="18"/>
                <w:lang w:val="en-GB"/>
              </w:rPr>
              <w:t>visualization panel.</w:t>
            </w:r>
          </w:p>
          <w:p w:rsidR="00C23AE6" w:rsidRPr="00DF1275" w:rsidRDefault="00C23AE6" w:rsidP="00B81DB1">
            <w:pPr>
              <w:numPr>
                <w:ilvl w:val="0"/>
                <w:numId w:val="13"/>
              </w:numPr>
              <w:rPr>
                <w:sz w:val="22"/>
                <w:szCs w:val="18"/>
                <w:lang w:val="en-GB"/>
              </w:rPr>
            </w:pPr>
            <w:r w:rsidRPr="00DF1275">
              <w:rPr>
                <w:sz w:val="22"/>
                <w:szCs w:val="18"/>
                <w:lang w:val="en-GB"/>
              </w:rPr>
              <w:t xml:space="preserve">Quasi-real-time diagnosis of abnormal </w:t>
            </w:r>
            <w:r w:rsidR="00FA49AC">
              <w:rPr>
                <w:sz w:val="22"/>
                <w:szCs w:val="18"/>
                <w:lang w:val="en-GB"/>
              </w:rPr>
              <w:t xml:space="preserve">condition in </w:t>
            </w:r>
            <w:r w:rsidRPr="00DF1275">
              <w:rPr>
                <w:sz w:val="22"/>
                <w:szCs w:val="18"/>
                <w:lang w:val="en-GB"/>
              </w:rPr>
              <w:t>cells</w:t>
            </w:r>
          </w:p>
          <w:p w:rsidR="00C23AE6" w:rsidRPr="00DF1275" w:rsidRDefault="00C23AE6" w:rsidP="009A0CA4">
            <w:pPr>
              <w:rPr>
                <w:sz w:val="22"/>
                <w:szCs w:val="18"/>
                <w:lang w:val="en-GB"/>
              </w:rPr>
            </w:pPr>
            <w:r w:rsidRPr="00DF1275">
              <w:rPr>
                <w:sz w:val="22"/>
                <w:szCs w:val="18"/>
                <w:lang w:val="en-GB"/>
              </w:rPr>
              <w:t xml:space="preserve">Using several categories of KPI performance indicators, </w:t>
            </w:r>
            <w:r w:rsidR="00345AB4">
              <w:rPr>
                <w:sz w:val="22"/>
                <w:szCs w:val="18"/>
                <w:lang w:val="en-GB"/>
              </w:rPr>
              <w:t>an</w:t>
            </w:r>
            <w:r w:rsidRPr="00DF1275">
              <w:rPr>
                <w:sz w:val="22"/>
                <w:szCs w:val="18"/>
                <w:lang w:val="en-GB"/>
              </w:rPr>
              <w:t>MLalgorithm</w:t>
            </w:r>
            <w:r w:rsidR="00FA49AC">
              <w:rPr>
                <w:sz w:val="22"/>
                <w:szCs w:val="18"/>
                <w:lang w:val="en-GB"/>
              </w:rPr>
              <w:t>,</w:t>
            </w:r>
            <w:r w:rsidRPr="00DF1275">
              <w:rPr>
                <w:sz w:val="22"/>
                <w:szCs w:val="18"/>
                <w:lang w:val="en-GB"/>
              </w:rPr>
              <w:t>e.g.</w:t>
            </w:r>
            <w:r w:rsidR="00FA49AC">
              <w:rPr>
                <w:sz w:val="22"/>
                <w:szCs w:val="18"/>
                <w:lang w:val="en-GB"/>
              </w:rPr>
              <w:t xml:space="preserve">, </w:t>
            </w:r>
            <w:r w:rsidR="00FA49AC" w:rsidRPr="00FA49AC">
              <w:rPr>
                <w:sz w:val="22"/>
                <w:szCs w:val="18"/>
                <w:lang w:val="en-GB"/>
              </w:rPr>
              <w:t>Support Vector Machine (SVM)</w:t>
            </w:r>
            <w:r w:rsidR="00FA49AC" w:rsidRPr="00903DCE">
              <w:rPr>
                <w:sz w:val="22"/>
                <w:szCs w:val="18"/>
                <w:highlight w:val="yellow"/>
                <w:lang w:val="en-GB"/>
              </w:rPr>
              <w:t>[bibliography]</w:t>
            </w:r>
            <w:r w:rsidR="00FA49AC">
              <w:rPr>
                <w:sz w:val="22"/>
                <w:szCs w:val="18"/>
                <w:lang w:val="en-GB"/>
              </w:rPr>
              <w:t>,</w:t>
            </w:r>
            <w:r w:rsidRPr="00DF1275">
              <w:rPr>
                <w:sz w:val="22"/>
                <w:szCs w:val="18"/>
                <w:lang w:val="en-GB"/>
              </w:rPr>
              <w:t xml:space="preserve"> is used to diagnose network </w:t>
            </w:r>
            <w:r w:rsidRPr="00DF1275">
              <w:rPr>
                <w:sz w:val="22"/>
                <w:szCs w:val="18"/>
                <w:lang w:val="en-GB"/>
              </w:rPr>
              <w:lastRenderedPageBreak/>
              <w:t>elements in these categories of scenarios such as residential and colleges on a daily/weekly basis, and distribute them to frontline managers.</w:t>
            </w:r>
          </w:p>
          <w:p w:rsidR="00C23AE6" w:rsidRPr="00DF1275" w:rsidRDefault="00C23AE6" w:rsidP="00B81DB1">
            <w:pPr>
              <w:numPr>
                <w:ilvl w:val="0"/>
                <w:numId w:val="13"/>
              </w:numPr>
              <w:rPr>
                <w:sz w:val="22"/>
                <w:szCs w:val="18"/>
                <w:lang w:val="en-GB"/>
              </w:rPr>
            </w:pPr>
            <w:r w:rsidRPr="00DF1275">
              <w:rPr>
                <w:sz w:val="22"/>
                <w:szCs w:val="18"/>
                <w:lang w:val="en-GB"/>
              </w:rPr>
              <w:t>Root cause analysis and recommended solutions</w:t>
            </w:r>
          </w:p>
          <w:p w:rsidR="00C23AE6" w:rsidRPr="00DF1275" w:rsidRDefault="00C23AE6" w:rsidP="009A0CA4">
            <w:pPr>
              <w:rPr>
                <w:sz w:val="22"/>
                <w:szCs w:val="18"/>
                <w:lang w:val="en-GB"/>
              </w:rPr>
            </w:pPr>
            <w:r w:rsidRPr="00DF1275">
              <w:rPr>
                <w:sz w:val="22"/>
                <w:szCs w:val="18"/>
                <w:lang w:val="en-GB"/>
              </w:rPr>
              <w:t xml:space="preserve">Through collecting tens of thousands of expert experiences, radio network knowledge bases have been established through knowledge graphs to develop intelligent recommendation algorithms and search engines, and to directly  provide reasons and recommend solutions </w:t>
            </w:r>
            <w:r w:rsidR="00345AB4">
              <w:rPr>
                <w:sz w:val="22"/>
                <w:szCs w:val="18"/>
                <w:lang w:val="en-GB"/>
              </w:rPr>
              <w:t>for</w:t>
            </w:r>
            <w:r w:rsidRPr="00DF1275">
              <w:rPr>
                <w:sz w:val="22"/>
                <w:szCs w:val="18"/>
                <w:lang w:val="en-GB"/>
              </w:rPr>
              <w:t xml:space="preserve">each network element </w:t>
            </w:r>
            <w:r w:rsidR="006D4684">
              <w:rPr>
                <w:sz w:val="22"/>
                <w:szCs w:val="18"/>
                <w:lang w:val="en-GB"/>
              </w:rPr>
              <w:t xml:space="preserve">with abnormal condition </w:t>
            </w:r>
            <w:r w:rsidRPr="00DF1275">
              <w:rPr>
                <w:sz w:val="22"/>
                <w:szCs w:val="18"/>
                <w:lang w:val="en-GB"/>
              </w:rPr>
              <w:t>to first-line experts, thus reducing troubleshooting time and error rate.</w:t>
            </w:r>
          </w:p>
          <w:p w:rsidR="00C23AE6" w:rsidRPr="00DF1275" w:rsidRDefault="00C23AE6" w:rsidP="00B81DB1">
            <w:pPr>
              <w:numPr>
                <w:ilvl w:val="0"/>
                <w:numId w:val="13"/>
              </w:numPr>
              <w:rPr>
                <w:sz w:val="22"/>
                <w:szCs w:val="18"/>
                <w:lang w:val="en-GB"/>
              </w:rPr>
            </w:pPr>
            <w:r w:rsidRPr="00DF1275">
              <w:rPr>
                <w:sz w:val="22"/>
                <w:szCs w:val="18"/>
                <w:lang w:val="en-GB"/>
              </w:rPr>
              <w:t>Evaluation of processing effects</w:t>
            </w:r>
          </w:p>
          <w:p w:rsidR="00C23AE6" w:rsidRPr="00DF1275" w:rsidRDefault="00C23AE6" w:rsidP="009A0CA4">
            <w:pPr>
              <w:rPr>
                <w:sz w:val="22"/>
                <w:szCs w:val="18"/>
                <w:lang w:val="en-GB"/>
              </w:rPr>
            </w:pPr>
            <w:r w:rsidRPr="00DF1275">
              <w:rPr>
                <w:sz w:val="22"/>
                <w:szCs w:val="18"/>
                <w:lang w:val="en-GB"/>
              </w:rPr>
              <w:t xml:space="preserve">Through a mature evaluation system, the effectiveness of the solution to each abnormal </w:t>
            </w:r>
            <w:r w:rsidR="006D4684">
              <w:rPr>
                <w:sz w:val="22"/>
                <w:szCs w:val="18"/>
                <w:lang w:val="en-GB"/>
              </w:rPr>
              <w:t>condition</w:t>
            </w:r>
            <w:r w:rsidRPr="00DF1275">
              <w:rPr>
                <w:sz w:val="22"/>
                <w:szCs w:val="18"/>
                <w:lang w:val="en-GB"/>
              </w:rPr>
              <w:t>is evaluated after the implementation, and then the knowledge base and recommendation algorithm are optimized, and the intelligence level of the entire process is continuously improved.</w:t>
            </w:r>
          </w:p>
        </w:tc>
      </w:tr>
      <w:tr w:rsidR="00C23AE6" w:rsidRPr="00DF1275" w:rsidTr="000228D5">
        <w:trPr>
          <w:jc w:val="center"/>
        </w:trPr>
        <w:tc>
          <w:tcPr>
            <w:tcW w:w="1362" w:type="pct"/>
          </w:tcPr>
          <w:p w:rsidR="00C23AE6" w:rsidRPr="00DF1275" w:rsidRDefault="00C23AE6" w:rsidP="00C23AE6">
            <w:pPr>
              <w:rPr>
                <w:i/>
                <w:sz w:val="22"/>
                <w:szCs w:val="18"/>
                <w:lang w:val="en-GB"/>
              </w:rPr>
            </w:pPr>
            <w:r w:rsidRPr="00DF1275">
              <w:rPr>
                <w:i/>
                <w:sz w:val="22"/>
                <w:szCs w:val="18"/>
                <w:lang w:val="en-GB"/>
              </w:rPr>
              <w:lastRenderedPageBreak/>
              <w:t>Category</w:t>
            </w:r>
          </w:p>
        </w:tc>
        <w:tc>
          <w:tcPr>
            <w:tcW w:w="3638" w:type="pct"/>
          </w:tcPr>
          <w:p w:rsidR="00C23AE6" w:rsidRPr="00DF1275" w:rsidRDefault="00C23AE6" w:rsidP="009A0CA4">
            <w:pPr>
              <w:rPr>
                <w:sz w:val="22"/>
                <w:szCs w:val="18"/>
                <w:lang w:val="en-GB"/>
              </w:rPr>
            </w:pPr>
            <w:r w:rsidRPr="00DF1275">
              <w:rPr>
                <w:sz w:val="22"/>
                <w:szCs w:val="18"/>
                <w:lang w:val="en-GB"/>
              </w:rPr>
              <w:t> Category 1 - Use case for autonomous behaviour</w:t>
            </w:r>
          </w:p>
        </w:tc>
      </w:tr>
      <w:tr w:rsidR="00C23AE6" w:rsidRPr="00DF1275" w:rsidTr="000228D5">
        <w:trPr>
          <w:jc w:val="center"/>
        </w:trPr>
        <w:tc>
          <w:tcPr>
            <w:tcW w:w="1362" w:type="pct"/>
          </w:tcPr>
          <w:p w:rsidR="00C23AE6" w:rsidRPr="00DF1275" w:rsidRDefault="00C23AE6" w:rsidP="00C23AE6">
            <w:pPr>
              <w:rPr>
                <w:i/>
                <w:sz w:val="22"/>
                <w:szCs w:val="18"/>
                <w:lang w:val="en-GB"/>
              </w:rPr>
            </w:pPr>
            <w:r w:rsidRPr="00DF1275">
              <w:rPr>
                <w:i/>
                <w:sz w:val="22"/>
                <w:szCs w:val="18"/>
                <w:lang w:val="en-GB"/>
              </w:rPr>
              <w:t>Reference</w:t>
            </w:r>
          </w:p>
        </w:tc>
        <w:tc>
          <w:tcPr>
            <w:tcW w:w="3638" w:type="pct"/>
          </w:tcPr>
          <w:p w:rsidR="00C23AE6" w:rsidRPr="00DF1275" w:rsidRDefault="00C23AE6" w:rsidP="009A0CA4">
            <w:pPr>
              <w:rPr>
                <w:sz w:val="22"/>
                <w:szCs w:val="18"/>
                <w:lang w:val="en-GB"/>
              </w:rPr>
            </w:pPr>
            <w:r w:rsidRPr="00DF1275">
              <w:rPr>
                <w:sz w:val="22"/>
                <w:szCs w:val="18"/>
                <w:lang w:val="en-GB"/>
              </w:rPr>
              <w:t>None</w:t>
            </w:r>
          </w:p>
        </w:tc>
      </w:tr>
    </w:tbl>
    <w:p w:rsidR="00C23AE6" w:rsidRPr="00DF1275" w:rsidRDefault="00C23AE6" w:rsidP="00C23AE6">
      <w:pPr>
        <w:pStyle w:val="Heading3"/>
      </w:pPr>
      <w:bookmarkStart w:id="418" w:name="_Toc86163121"/>
      <w:bookmarkStart w:id="419" w:name="_Toc86503261"/>
      <w:bookmarkStart w:id="420" w:name="_Toc86503519"/>
      <w:r w:rsidRPr="00DF1275">
        <w:t>Use case requirements</w:t>
      </w:r>
      <w:bookmarkEnd w:id="418"/>
      <w:bookmarkEnd w:id="419"/>
      <w:bookmarkEnd w:id="420"/>
    </w:p>
    <w:p w:rsidR="00C23AE6" w:rsidRPr="00DF1275" w:rsidRDefault="00C23AE6" w:rsidP="00C23AE6">
      <w:pPr>
        <w:spacing w:before="0" w:after="160" w:line="259" w:lineRule="auto"/>
        <w:rPr>
          <w:u w:val="single"/>
          <w:lang w:val="en-GB"/>
        </w:rPr>
      </w:pPr>
      <w:r w:rsidRPr="00DF1275">
        <w:rPr>
          <w:u w:val="single"/>
          <w:lang w:val="en-GB"/>
        </w:rPr>
        <w:t>Critical requirements</w:t>
      </w:r>
    </w:p>
    <w:p w:rsidR="00C23AE6" w:rsidRPr="00DF1275" w:rsidRDefault="000228D5" w:rsidP="004C7204">
      <w:pPr>
        <w:rPr>
          <w:lang w:val="en-GB"/>
        </w:rPr>
      </w:pPr>
      <w:r w:rsidRPr="00DF1275">
        <w:rPr>
          <w:lang w:val="en-GB"/>
        </w:rPr>
        <w:t>●</w:t>
      </w:r>
      <w:r w:rsidRPr="00DF1275">
        <w:rPr>
          <w:lang w:val="en-GB"/>
        </w:rPr>
        <w:tab/>
      </w:r>
      <w:r w:rsidR="00851583">
        <w:rPr>
          <w:lang w:val="en-GB"/>
        </w:rPr>
        <w:t>AN-UC</w:t>
      </w:r>
      <w:r w:rsidR="00FC70DA">
        <w:rPr>
          <w:lang w:val="en-GB"/>
        </w:rPr>
        <w:t>06-REQ-</w:t>
      </w:r>
      <w:r w:rsidR="00851583">
        <w:rPr>
          <w:lang w:val="en-GB"/>
        </w:rPr>
        <w:t>001</w:t>
      </w:r>
      <w:r w:rsidR="00C23AE6" w:rsidRPr="00DF1275">
        <w:rPr>
          <w:lang w:val="en-GB"/>
        </w:rPr>
        <w:t xml:space="preserve">: It is critical that </w:t>
      </w:r>
      <w:r w:rsidR="00345AB4">
        <w:rPr>
          <w:lang w:val="en-GB"/>
        </w:rPr>
        <w:t>ANs</w:t>
      </w:r>
      <w:r w:rsidR="00C23AE6" w:rsidRPr="00DF1275">
        <w:rPr>
          <w:lang w:val="en-GB"/>
        </w:rPr>
        <w:t xml:space="preserve"> enable </w:t>
      </w:r>
      <w:r w:rsidR="00345AB4">
        <w:rPr>
          <w:lang w:val="en-GB"/>
        </w:rPr>
        <w:t xml:space="preserve">the </w:t>
      </w:r>
      <w:r w:rsidR="00C23AE6" w:rsidRPr="00DF1275">
        <w:rPr>
          <w:lang w:val="en-GB"/>
        </w:rPr>
        <w:t xml:space="preserve">discovery of problems in underlay networks, </w:t>
      </w:r>
      <w:r w:rsidR="00345AB4">
        <w:rPr>
          <w:lang w:val="en-GB"/>
        </w:rPr>
        <w:t xml:space="preserve">the </w:t>
      </w:r>
      <w:r w:rsidR="00C23AE6" w:rsidRPr="00DF1275">
        <w:rPr>
          <w:lang w:val="en-GB"/>
        </w:rPr>
        <w:t xml:space="preserve">analysis of root cause, and </w:t>
      </w:r>
      <w:r w:rsidR="00345AB4">
        <w:rPr>
          <w:lang w:val="en-GB"/>
        </w:rPr>
        <w:t xml:space="preserve">the </w:t>
      </w:r>
      <w:r w:rsidR="00C23AE6" w:rsidRPr="00DF1275">
        <w:rPr>
          <w:lang w:val="en-GB"/>
        </w:rPr>
        <w:t xml:space="preserve">formulation of solutions. </w:t>
      </w:r>
    </w:p>
    <w:p w:rsidR="00C23AE6" w:rsidRPr="00DF1275" w:rsidRDefault="00C23AE6" w:rsidP="004C7204">
      <w:pPr>
        <w:spacing w:before="80"/>
        <w:rPr>
          <w:sz w:val="22"/>
          <w:szCs w:val="18"/>
          <w:lang w:val="en-GB"/>
        </w:rPr>
      </w:pPr>
      <w:r w:rsidRPr="00903DCE">
        <w:rPr>
          <w:sz w:val="22"/>
          <w:szCs w:val="18"/>
          <w:highlight w:val="yellow"/>
          <w:lang w:val="en-GB"/>
        </w:rPr>
        <w:t>NOTE</w:t>
      </w:r>
      <w:r w:rsidR="004C7204" w:rsidRPr="00903DCE">
        <w:rPr>
          <w:sz w:val="22"/>
          <w:szCs w:val="18"/>
          <w:highlight w:val="yellow"/>
          <w:lang w:val="en-GB"/>
        </w:rPr>
        <w:t xml:space="preserve"> – W</w:t>
      </w:r>
      <w:r w:rsidRPr="00903DCE">
        <w:rPr>
          <w:sz w:val="22"/>
          <w:szCs w:val="18"/>
          <w:highlight w:val="yellow"/>
          <w:lang w:val="en-GB"/>
        </w:rPr>
        <w:t>ireless network autonomous management may include real-time monitoring of data quality, quasi-real-time diagnosis of cells</w:t>
      </w:r>
      <w:r w:rsidR="006D4684" w:rsidRPr="00903DCE">
        <w:rPr>
          <w:sz w:val="22"/>
          <w:szCs w:val="18"/>
          <w:highlight w:val="yellow"/>
          <w:lang w:val="en-GB"/>
        </w:rPr>
        <w:t xml:space="preserve"> with abnormal condition</w:t>
      </w:r>
      <w:r w:rsidRPr="00903DCE">
        <w:rPr>
          <w:sz w:val="22"/>
          <w:szCs w:val="18"/>
          <w:highlight w:val="yellow"/>
          <w:lang w:val="en-GB"/>
        </w:rPr>
        <w:t>, root cause analysis, recommended solutions, and evaluation of processing effects.</w:t>
      </w:r>
    </w:p>
    <w:p w:rsidR="00C23AE6" w:rsidRPr="00DF1275" w:rsidRDefault="000228D5" w:rsidP="004C7204">
      <w:pPr>
        <w:spacing w:after="80" w:line="259" w:lineRule="auto"/>
        <w:rPr>
          <w:lang w:val="en-GB"/>
        </w:rPr>
      </w:pPr>
      <w:r w:rsidRPr="00DF1275">
        <w:rPr>
          <w:lang w:val="en-GB"/>
        </w:rPr>
        <w:t>●</w:t>
      </w:r>
      <w:r w:rsidRPr="00DF1275">
        <w:rPr>
          <w:lang w:val="en-GB"/>
        </w:rPr>
        <w:tab/>
      </w:r>
      <w:r w:rsidR="00851583">
        <w:rPr>
          <w:lang w:val="en-GB"/>
        </w:rPr>
        <w:t>AN-UC</w:t>
      </w:r>
      <w:r w:rsidR="00FC70DA">
        <w:rPr>
          <w:lang w:val="en-GB"/>
        </w:rPr>
        <w:t>06-REQ-</w:t>
      </w:r>
      <w:r w:rsidR="00AE6DEF">
        <w:rPr>
          <w:lang w:val="en-GB"/>
        </w:rPr>
        <w:t>0</w:t>
      </w:r>
      <w:r w:rsidR="00851583">
        <w:rPr>
          <w:lang w:val="en-GB"/>
        </w:rPr>
        <w:t>02</w:t>
      </w:r>
      <w:r w:rsidR="00C23AE6" w:rsidRPr="00DF1275">
        <w:rPr>
          <w:lang w:val="en-GB"/>
        </w:rPr>
        <w:t>: It is critical that AN</w:t>
      </w:r>
      <w:r w:rsidR="00345AB4">
        <w:rPr>
          <w:lang w:val="en-GB"/>
        </w:rPr>
        <w:t>s</w:t>
      </w:r>
      <w:r w:rsidR="00C23AE6" w:rsidRPr="00DF1275">
        <w:rPr>
          <w:lang w:val="en-GB"/>
        </w:rPr>
        <w:t xml:space="preserve"> enable data quality</w:t>
      </w:r>
      <w:r w:rsidR="006D4684">
        <w:rPr>
          <w:lang w:val="en-GB"/>
        </w:rPr>
        <w:t>,</w:t>
      </w:r>
      <w:r w:rsidR="00C23AE6" w:rsidRPr="00CD1B56">
        <w:rPr>
          <w:lang w:val="en-GB"/>
        </w:rPr>
        <w:t>monitoring</w:t>
      </w:r>
      <w:r w:rsidR="007649F9" w:rsidRPr="007649F9">
        <w:rPr>
          <w:lang w:val="en-GB"/>
          <w:rPrChange w:id="421" w:author="edit6" w:date="2022-04-28T12:35:00Z">
            <w:rPr>
              <w:highlight w:val="yellow"/>
              <w:lang w:val="en-GB"/>
            </w:rPr>
          </w:rPrChange>
        </w:rPr>
        <w:t>and</w:t>
      </w:r>
      <w:r w:rsidR="00C23AE6" w:rsidRPr="00CD1B56">
        <w:rPr>
          <w:lang w:val="en-GB"/>
        </w:rPr>
        <w:t xml:space="preserve"> visualization</w:t>
      </w:r>
      <w:r w:rsidR="00C23AE6" w:rsidRPr="00DF1275">
        <w:rPr>
          <w:lang w:val="en-GB"/>
        </w:rPr>
        <w:t xml:space="preserve">. </w:t>
      </w:r>
    </w:p>
    <w:p w:rsidR="00C23AE6" w:rsidRPr="00DF1275" w:rsidRDefault="00C23AE6" w:rsidP="004C7204">
      <w:pPr>
        <w:spacing w:before="0" w:after="160" w:line="259" w:lineRule="auto"/>
        <w:rPr>
          <w:sz w:val="22"/>
          <w:szCs w:val="18"/>
          <w:lang w:val="en-GB"/>
        </w:rPr>
      </w:pPr>
      <w:r w:rsidRPr="00DF1275">
        <w:rPr>
          <w:sz w:val="22"/>
          <w:szCs w:val="18"/>
          <w:lang w:val="en-GB"/>
        </w:rPr>
        <w:t>NOTE</w:t>
      </w:r>
      <w:r w:rsidR="004C7204" w:rsidRPr="00DF1275">
        <w:rPr>
          <w:sz w:val="22"/>
          <w:szCs w:val="18"/>
          <w:lang w:val="en-GB"/>
        </w:rPr>
        <w:t xml:space="preserve"> – D</w:t>
      </w:r>
      <w:r w:rsidRPr="00DF1275">
        <w:rPr>
          <w:sz w:val="22"/>
          <w:szCs w:val="18"/>
          <w:lang w:val="en-GB"/>
        </w:rPr>
        <w:t>ata quality may need real-time monitoring, evaluation with respect to</w:t>
      </w:r>
      <w:r w:rsidR="006D4684">
        <w:rPr>
          <w:sz w:val="22"/>
          <w:szCs w:val="18"/>
          <w:lang w:val="en-GB"/>
        </w:rPr>
        <w:t xml:space="preserve"> knowledge base</w:t>
      </w:r>
      <w:r w:rsidRPr="00DF1275">
        <w:rPr>
          <w:sz w:val="22"/>
          <w:szCs w:val="18"/>
          <w:lang w:val="en-GB"/>
        </w:rPr>
        <w:t>, and reporting may be done using an online GUI or a report to human. Data quality may be useful to analytics services.</w:t>
      </w:r>
    </w:p>
    <w:p w:rsidR="00C23AE6" w:rsidRPr="00DF1275" w:rsidRDefault="000228D5" w:rsidP="004C7204">
      <w:pPr>
        <w:spacing w:before="80" w:after="80" w:line="259" w:lineRule="auto"/>
        <w:rPr>
          <w:lang w:val="en-GB"/>
        </w:rPr>
      </w:pPr>
      <w:r w:rsidRPr="00DF1275">
        <w:rPr>
          <w:lang w:val="en-GB"/>
        </w:rPr>
        <w:t>●</w:t>
      </w:r>
      <w:r w:rsidRPr="00DF1275">
        <w:rPr>
          <w:lang w:val="en-GB"/>
        </w:rPr>
        <w:tab/>
      </w:r>
      <w:r w:rsidR="00851583">
        <w:rPr>
          <w:lang w:val="en-GB"/>
        </w:rPr>
        <w:t>AN-UC</w:t>
      </w:r>
      <w:r w:rsidR="00FC70DA">
        <w:rPr>
          <w:lang w:val="en-GB"/>
        </w:rPr>
        <w:t>06-REQ-</w:t>
      </w:r>
      <w:r w:rsidR="00851583">
        <w:rPr>
          <w:lang w:val="en-GB"/>
        </w:rPr>
        <w:t>003</w:t>
      </w:r>
      <w:r w:rsidR="00C23AE6" w:rsidRPr="00DF1275">
        <w:rPr>
          <w:lang w:val="en-GB"/>
        </w:rPr>
        <w:t>: It is critical that AN</w:t>
      </w:r>
      <w:r w:rsidR="00345AB4">
        <w:rPr>
          <w:lang w:val="en-GB"/>
        </w:rPr>
        <w:t>s</w:t>
      </w:r>
      <w:r w:rsidR="00C23AE6" w:rsidRPr="00DF1275">
        <w:rPr>
          <w:lang w:val="en-GB"/>
        </w:rPr>
        <w:t xml:space="preserve"> enable </w:t>
      </w:r>
      <w:r w:rsidR="00345AB4">
        <w:rPr>
          <w:lang w:val="en-GB"/>
        </w:rPr>
        <w:t xml:space="preserve">the </w:t>
      </w:r>
      <w:r w:rsidR="00C23AE6" w:rsidRPr="00CD1B56">
        <w:rPr>
          <w:lang w:val="en-GB"/>
        </w:rPr>
        <w:t xml:space="preserve">capturing </w:t>
      </w:r>
      <w:r w:rsidR="007649F9" w:rsidRPr="007649F9">
        <w:rPr>
          <w:lang w:val="en-GB"/>
          <w:rPrChange w:id="422" w:author="edit6" w:date="2022-04-28T12:35:00Z">
            <w:rPr>
              <w:highlight w:val="yellow"/>
              <w:lang w:val="en-GB"/>
            </w:rPr>
          </w:rPrChange>
        </w:rPr>
        <w:t>and</w:t>
      </w:r>
      <w:r w:rsidR="00345AB4" w:rsidRPr="00B00646">
        <w:rPr>
          <w:lang w:val="en-GB"/>
        </w:rPr>
        <w:t>use of</w:t>
      </w:r>
      <w:r w:rsidR="00C23AE6" w:rsidRPr="00DF1275">
        <w:rPr>
          <w:lang w:val="en-GB"/>
        </w:rPr>
        <w:t xml:space="preserve">the knowledge from domain experts </w:t>
      </w:r>
      <w:r w:rsidR="008714AA">
        <w:rPr>
          <w:lang w:val="en-GB"/>
        </w:rPr>
        <w:t>including use of</w:t>
      </w:r>
      <w:r w:rsidR="00C23AE6" w:rsidRPr="00DF1275">
        <w:rPr>
          <w:lang w:val="en-GB"/>
        </w:rPr>
        <w:t xml:space="preserve">AI/ML mechanisms for recommendation of solution </w:t>
      </w:r>
      <w:r w:rsidR="008714AA">
        <w:rPr>
          <w:lang w:val="en-GB"/>
        </w:rPr>
        <w:t>based on</w:t>
      </w:r>
      <w:r w:rsidR="00C23AE6" w:rsidRPr="00DF1275">
        <w:rPr>
          <w:lang w:val="en-GB"/>
        </w:rPr>
        <w:t xml:space="preserve">root cause analysis. </w:t>
      </w:r>
    </w:p>
    <w:p w:rsidR="00C23AE6" w:rsidRPr="00DF1275" w:rsidRDefault="00C23AE6" w:rsidP="004C7204">
      <w:pPr>
        <w:spacing w:before="0" w:after="160" w:line="259" w:lineRule="auto"/>
        <w:rPr>
          <w:sz w:val="22"/>
          <w:szCs w:val="18"/>
          <w:lang w:val="en-GB"/>
        </w:rPr>
      </w:pPr>
      <w:r w:rsidRPr="00DF1275">
        <w:rPr>
          <w:sz w:val="22"/>
          <w:szCs w:val="18"/>
          <w:lang w:val="en-GB"/>
        </w:rPr>
        <w:t>NOTE</w:t>
      </w:r>
      <w:r w:rsidR="004C7204" w:rsidRPr="00DF1275">
        <w:rPr>
          <w:sz w:val="22"/>
          <w:szCs w:val="18"/>
          <w:lang w:val="en-GB"/>
        </w:rPr>
        <w:t xml:space="preserve"> – </w:t>
      </w:r>
      <w:r w:rsidRPr="00DF1275">
        <w:rPr>
          <w:sz w:val="22"/>
          <w:szCs w:val="18"/>
          <w:lang w:val="en-GB"/>
        </w:rPr>
        <w:t xml:space="preserve">Example of representation formats </w:t>
      </w:r>
      <w:r w:rsidR="00345AB4">
        <w:rPr>
          <w:sz w:val="22"/>
          <w:szCs w:val="18"/>
          <w:lang w:val="en-GB"/>
        </w:rPr>
        <w:t>of</w:t>
      </w:r>
      <w:r w:rsidRPr="00DF1275">
        <w:rPr>
          <w:sz w:val="22"/>
          <w:szCs w:val="18"/>
          <w:lang w:val="en-GB"/>
        </w:rPr>
        <w:t>knowledge is knowledge graphs.</w:t>
      </w:r>
    </w:p>
    <w:p w:rsidR="00C23AE6" w:rsidRPr="00DF1275" w:rsidRDefault="00C23AE6" w:rsidP="00C23AE6">
      <w:pPr>
        <w:spacing w:before="0" w:after="160" w:line="259" w:lineRule="auto"/>
        <w:rPr>
          <w:u w:val="single"/>
          <w:lang w:val="en-GB"/>
        </w:rPr>
      </w:pPr>
      <w:r w:rsidRPr="00DF1275">
        <w:rPr>
          <w:u w:val="single"/>
          <w:lang w:val="en-GB"/>
        </w:rPr>
        <w:t>Expected requirements</w:t>
      </w:r>
    </w:p>
    <w:p w:rsidR="00C23AE6" w:rsidRPr="00DF1275" w:rsidRDefault="000228D5" w:rsidP="004C7204">
      <w:pPr>
        <w:spacing w:before="0" w:after="160" w:line="259" w:lineRule="auto"/>
        <w:rPr>
          <w:lang w:val="en-GB"/>
        </w:rPr>
      </w:pPr>
      <w:r w:rsidRPr="00DF1275">
        <w:rPr>
          <w:lang w:val="en-GB"/>
        </w:rPr>
        <w:t>●</w:t>
      </w:r>
      <w:r w:rsidRPr="00DF1275">
        <w:rPr>
          <w:lang w:val="en-GB"/>
        </w:rPr>
        <w:tab/>
      </w:r>
      <w:r w:rsidR="00851583">
        <w:rPr>
          <w:lang w:val="en-GB"/>
        </w:rPr>
        <w:t>AN-UC</w:t>
      </w:r>
      <w:r w:rsidR="00FC70DA">
        <w:rPr>
          <w:lang w:val="en-GB"/>
        </w:rPr>
        <w:t>06-REQ-</w:t>
      </w:r>
      <w:r w:rsidR="00851583">
        <w:rPr>
          <w:lang w:val="en-GB"/>
        </w:rPr>
        <w:t>004</w:t>
      </w:r>
      <w:r w:rsidR="00C23AE6" w:rsidRPr="00DF1275">
        <w:rPr>
          <w:lang w:val="en-GB"/>
        </w:rPr>
        <w:t>: It is expected that AN</w:t>
      </w:r>
      <w:r w:rsidR="00345AB4">
        <w:rPr>
          <w:lang w:val="en-GB"/>
        </w:rPr>
        <w:t>s</w:t>
      </w:r>
      <w:r w:rsidR="00C23AE6" w:rsidRPr="00DF1275">
        <w:rPr>
          <w:lang w:val="en-GB"/>
        </w:rPr>
        <w:t xml:space="preserve"> use AI and big data technolog</w:t>
      </w:r>
      <w:r w:rsidR="00345AB4">
        <w:rPr>
          <w:lang w:val="en-GB"/>
        </w:rPr>
        <w:t>ies</w:t>
      </w:r>
      <w:r w:rsidR="00C23AE6" w:rsidRPr="00DF1275">
        <w:rPr>
          <w:lang w:val="en-GB"/>
        </w:rPr>
        <w:t xml:space="preserve"> to achieve full process automation and intelligent management of network</w:t>
      </w:r>
      <w:r w:rsidR="00345AB4">
        <w:rPr>
          <w:lang w:val="en-GB"/>
        </w:rPr>
        <w:t>s</w:t>
      </w:r>
      <w:r w:rsidR="00C23AE6" w:rsidRPr="00DF1275">
        <w:rPr>
          <w:lang w:val="en-GB"/>
        </w:rPr>
        <w:t>.</w:t>
      </w:r>
    </w:p>
    <w:p w:rsidR="00C23AE6" w:rsidRPr="00DF1275" w:rsidRDefault="00C23AE6" w:rsidP="00C23AE6">
      <w:pPr>
        <w:spacing w:before="0" w:after="160" w:line="259" w:lineRule="auto"/>
        <w:rPr>
          <w:u w:val="single"/>
          <w:lang w:val="en-GB"/>
        </w:rPr>
      </w:pPr>
      <w:r w:rsidRPr="00DF1275">
        <w:rPr>
          <w:u w:val="single"/>
          <w:lang w:val="en-GB"/>
        </w:rPr>
        <w:t>Added value requirements</w:t>
      </w:r>
    </w:p>
    <w:p w:rsidR="00C23AE6" w:rsidRPr="00DF1275" w:rsidRDefault="000228D5" w:rsidP="004C7204">
      <w:pPr>
        <w:spacing w:before="0" w:after="160" w:line="259" w:lineRule="auto"/>
        <w:rPr>
          <w:lang w:val="en-GB"/>
        </w:rPr>
      </w:pPr>
      <w:r w:rsidRPr="00DF1275">
        <w:rPr>
          <w:lang w:val="en-GB"/>
        </w:rPr>
        <w:t>●</w:t>
      </w:r>
      <w:r w:rsidRPr="00DF1275">
        <w:rPr>
          <w:lang w:val="en-GB"/>
        </w:rPr>
        <w:tab/>
      </w:r>
      <w:r w:rsidR="00851583">
        <w:rPr>
          <w:lang w:val="en-GB"/>
        </w:rPr>
        <w:t>AN-UC</w:t>
      </w:r>
      <w:r w:rsidR="00FC70DA">
        <w:rPr>
          <w:lang w:val="en-GB"/>
        </w:rPr>
        <w:t>06-REQ-</w:t>
      </w:r>
      <w:r w:rsidR="00851583">
        <w:rPr>
          <w:lang w:val="en-GB"/>
        </w:rPr>
        <w:t>005</w:t>
      </w:r>
      <w:r w:rsidR="00C23AE6" w:rsidRPr="00DF1275">
        <w:rPr>
          <w:lang w:val="en-GB"/>
        </w:rPr>
        <w:t>: It is of added value that</w:t>
      </w:r>
      <w:r w:rsidR="00CC6023" w:rsidRPr="00CC6023">
        <w:rPr>
          <w:lang w:val="en-GB"/>
        </w:rPr>
        <w:t xml:space="preserve">ANs monitor </w:t>
      </w:r>
      <w:r w:rsidR="00CC6023">
        <w:rPr>
          <w:lang w:val="en-GB"/>
        </w:rPr>
        <w:t>varied sets of</w:t>
      </w:r>
      <w:r w:rsidR="00CC6023" w:rsidRPr="00CC6023">
        <w:rPr>
          <w:lang w:val="en-GB"/>
        </w:rPr>
        <w:t xml:space="preserve"> KPIs to identify faults</w:t>
      </w:r>
      <w:r w:rsidR="00C23AE6" w:rsidRPr="00DF1275">
        <w:rPr>
          <w:lang w:val="en-GB"/>
        </w:rPr>
        <w:t xml:space="preserve">. </w:t>
      </w:r>
    </w:p>
    <w:p w:rsidR="00C23AE6" w:rsidRPr="00DF1275" w:rsidRDefault="000228D5" w:rsidP="004C7204">
      <w:pPr>
        <w:spacing w:before="0" w:after="80" w:line="259" w:lineRule="auto"/>
        <w:rPr>
          <w:lang w:val="en-GB"/>
        </w:rPr>
      </w:pPr>
      <w:r w:rsidRPr="00DF1275">
        <w:rPr>
          <w:lang w:val="en-GB"/>
        </w:rPr>
        <w:t>●</w:t>
      </w:r>
      <w:r w:rsidRPr="00DF1275">
        <w:rPr>
          <w:lang w:val="en-GB"/>
        </w:rPr>
        <w:tab/>
      </w:r>
      <w:r w:rsidR="00851583">
        <w:rPr>
          <w:lang w:val="en-GB"/>
        </w:rPr>
        <w:t>AN-UC</w:t>
      </w:r>
      <w:r w:rsidR="00FC70DA">
        <w:rPr>
          <w:lang w:val="en-GB"/>
        </w:rPr>
        <w:t>06-REQ-</w:t>
      </w:r>
      <w:r w:rsidR="00851583">
        <w:rPr>
          <w:lang w:val="en-GB"/>
        </w:rPr>
        <w:t>006</w:t>
      </w:r>
      <w:r w:rsidR="00C23AE6" w:rsidRPr="00DF1275">
        <w:rPr>
          <w:lang w:val="en-GB"/>
        </w:rPr>
        <w:t>: It is of added value that AN solutions may be monitored</w:t>
      </w:r>
      <w:r w:rsidR="00AD3E21">
        <w:rPr>
          <w:lang w:val="en-GB"/>
        </w:rPr>
        <w:t>,</w:t>
      </w:r>
      <w:r w:rsidR="00C23AE6" w:rsidRPr="00DF1275">
        <w:rPr>
          <w:lang w:val="en-GB"/>
        </w:rPr>
        <w:t xml:space="preserve"> optimized and continuously improved.</w:t>
      </w:r>
    </w:p>
    <w:p w:rsidR="00C23AE6" w:rsidRPr="00DF1275" w:rsidRDefault="00C23AE6" w:rsidP="004C7204">
      <w:pPr>
        <w:spacing w:before="0" w:after="160" w:line="259" w:lineRule="auto"/>
        <w:rPr>
          <w:sz w:val="22"/>
          <w:szCs w:val="18"/>
          <w:lang w:val="en-GB"/>
        </w:rPr>
      </w:pPr>
      <w:r w:rsidRPr="00DF1275">
        <w:rPr>
          <w:sz w:val="22"/>
          <w:szCs w:val="18"/>
          <w:lang w:val="en-GB"/>
        </w:rPr>
        <w:lastRenderedPageBreak/>
        <w:t>NOTE</w:t>
      </w:r>
      <w:r w:rsidR="004C7204" w:rsidRPr="00DF1275">
        <w:rPr>
          <w:sz w:val="22"/>
          <w:szCs w:val="18"/>
          <w:lang w:val="en-GB"/>
        </w:rPr>
        <w:t xml:space="preserve"> – </w:t>
      </w:r>
      <w:r w:rsidR="00AD3E21" w:rsidRPr="00B00646">
        <w:rPr>
          <w:sz w:val="22"/>
          <w:szCs w:val="18"/>
          <w:lang w:val="en-GB"/>
        </w:rPr>
        <w:t>T</w:t>
      </w:r>
      <w:r w:rsidRPr="00B00646">
        <w:rPr>
          <w:sz w:val="22"/>
          <w:szCs w:val="18"/>
          <w:lang w:val="en-GB"/>
        </w:rPr>
        <w:t xml:space="preserve">he </w:t>
      </w:r>
      <w:r w:rsidR="007649F9" w:rsidRPr="007649F9">
        <w:rPr>
          <w:sz w:val="22"/>
          <w:szCs w:val="18"/>
          <w:lang w:val="en-GB"/>
          <w:rPrChange w:id="423" w:author="edit6" w:date="2022-04-28T12:36:00Z">
            <w:rPr>
              <w:sz w:val="22"/>
              <w:szCs w:val="18"/>
              <w:highlight w:val="yellow"/>
              <w:lang w:val="en-GB"/>
            </w:rPr>
          </w:rPrChange>
        </w:rPr>
        <w:t>OpenKB</w:t>
      </w:r>
      <w:ins w:id="424" w:author="edit6" w:date="2022-04-28T12:36:00Z">
        <w:r w:rsidR="007649F9" w:rsidRPr="007649F9">
          <w:rPr>
            <w:sz w:val="22"/>
            <w:szCs w:val="18"/>
            <w:highlight w:val="yellow"/>
            <w:lang w:val="en-GB"/>
            <w:rPrChange w:id="425" w:author="edit6" w:date="2022-04-28T12:36:00Z">
              <w:rPr>
                <w:sz w:val="22"/>
                <w:szCs w:val="18"/>
                <w:lang w:val="en-GB"/>
              </w:rPr>
            </w:rPrChange>
          </w:rPr>
          <w:t>[Ref needed]</w:t>
        </w:r>
      </w:ins>
      <w:r w:rsidRPr="00DF1275">
        <w:rPr>
          <w:sz w:val="22"/>
          <w:szCs w:val="18"/>
          <w:lang w:val="en-GB"/>
        </w:rPr>
        <w:t xml:space="preserve">and recommendation algorithms </w:t>
      </w:r>
      <w:r w:rsidR="00AD3E21">
        <w:rPr>
          <w:sz w:val="22"/>
          <w:szCs w:val="18"/>
          <w:lang w:val="en-GB"/>
        </w:rPr>
        <w:t xml:space="preserve">are examples of AN solutions that </w:t>
      </w:r>
      <w:r w:rsidRPr="00DF1275">
        <w:rPr>
          <w:sz w:val="22"/>
          <w:szCs w:val="18"/>
          <w:lang w:val="en-GB"/>
        </w:rPr>
        <w:t>may be optimized.</w:t>
      </w:r>
    </w:p>
    <w:p w:rsidR="00C23AE6" w:rsidRPr="00DF1275" w:rsidRDefault="009325C6" w:rsidP="00C23AE6">
      <w:pPr>
        <w:pStyle w:val="Heading3"/>
      </w:pPr>
      <w:bookmarkStart w:id="426" w:name="_Toc86163122"/>
      <w:bookmarkStart w:id="427" w:name="_Toc86503262"/>
      <w:bookmarkStart w:id="428" w:name="_Toc86503520"/>
      <w:ins w:id="429" w:author="Microsoft Office User" w:date="2022-06-13T12:03:00Z">
        <w:r w:rsidRPr="00C237FD">
          <w:rPr>
            <w:rFonts w:cs="Times New Roman"/>
            <w:color w:val="000000" w:themeColor="text1"/>
            <w:szCs w:val="24"/>
            <w:shd w:val="clear" w:color="auto" w:fill="FFFFFF"/>
          </w:rPr>
          <w:t>Actor interactions and possible components</w:t>
        </w:r>
      </w:ins>
      <w:del w:id="430" w:author="Microsoft Office User" w:date="2022-06-13T12:03:00Z">
        <w:r w:rsidR="00C23AE6" w:rsidRPr="00DF1275" w:rsidDel="009325C6">
          <w:delText>Use case specific figures</w:delText>
        </w:r>
      </w:del>
      <w:bookmarkEnd w:id="426"/>
      <w:bookmarkEnd w:id="427"/>
      <w:bookmarkEnd w:id="428"/>
    </w:p>
    <w:p w:rsidR="00C23AE6" w:rsidRPr="00DF1275" w:rsidRDefault="00C23AE6" w:rsidP="00C23AE6">
      <w:pPr>
        <w:rPr>
          <w:lang w:val="en-GB"/>
        </w:rPr>
      </w:pPr>
      <w:r w:rsidRPr="00DF1275">
        <w:rPr>
          <w:lang w:val="en-GB"/>
        </w:rPr>
        <w:t>None</w:t>
      </w:r>
      <w:r w:rsidR="006D736C" w:rsidRPr="00DF1275">
        <w:rPr>
          <w:lang w:val="en-GB"/>
        </w:rPr>
        <w:t>.</w:t>
      </w:r>
    </w:p>
    <w:p w:rsidR="006D736C" w:rsidRPr="00B00646" w:rsidRDefault="007649F9" w:rsidP="00F64D79">
      <w:pPr>
        <w:pStyle w:val="Heading2"/>
        <w:rPr>
          <w:rPrChange w:id="431" w:author="edit6" w:date="2022-04-28T12:37:00Z">
            <w:rPr>
              <w:highlight w:val="green"/>
            </w:rPr>
          </w:rPrChange>
        </w:rPr>
      </w:pPr>
      <w:bookmarkStart w:id="432" w:name="_Toc86163123"/>
      <w:bookmarkStart w:id="433" w:name="_Toc86503263"/>
      <w:bookmarkStart w:id="434" w:name="_Toc86503521"/>
      <w:r w:rsidRPr="007649F9">
        <w:rPr>
          <w:rPrChange w:id="435" w:author="edit6" w:date="2022-04-28T12:37:00Z">
            <w:rPr>
              <w:rFonts w:cs="Times New Roman"/>
              <w:b w:val="0"/>
              <w:bCs w:val="0"/>
              <w:iCs w:val="0"/>
              <w:szCs w:val="20"/>
              <w:highlight w:val="green"/>
              <w:lang w:val="en-US" w:eastAsia="zh-CN"/>
            </w:rPr>
          </w:rPrChange>
        </w:rPr>
        <w:t xml:space="preserve">Intelligent energy saving for data </w:t>
      </w:r>
      <w:bookmarkEnd w:id="432"/>
      <w:r w:rsidRPr="007649F9">
        <w:rPr>
          <w:rPrChange w:id="436" w:author="edit6" w:date="2022-04-28T12:37:00Z">
            <w:rPr>
              <w:rFonts w:cs="Times New Roman"/>
              <w:b w:val="0"/>
              <w:bCs w:val="0"/>
              <w:iCs w:val="0"/>
              <w:szCs w:val="20"/>
              <w:highlight w:val="green"/>
              <w:lang w:val="en-US" w:eastAsia="zh-CN"/>
            </w:rPr>
          </w:rPrChange>
        </w:rPr>
        <w:t>centres</w:t>
      </w:r>
      <w:bookmarkEnd w:id="433"/>
      <w:bookmarkEnd w:id="434"/>
    </w:p>
    <w:tbl>
      <w:tblPr>
        <w:tblStyle w:val="TableGrid"/>
        <w:tblW w:w="5000" w:type="pct"/>
        <w:jc w:val="center"/>
        <w:tblLook w:val="04A0"/>
      </w:tblPr>
      <w:tblGrid>
        <w:gridCol w:w="2685"/>
        <w:gridCol w:w="7170"/>
      </w:tblGrid>
      <w:tr w:rsidR="006D736C" w:rsidRPr="00DF1275" w:rsidTr="000228D5">
        <w:trPr>
          <w:jc w:val="center"/>
        </w:trPr>
        <w:tc>
          <w:tcPr>
            <w:tcW w:w="1362" w:type="pct"/>
          </w:tcPr>
          <w:p w:rsidR="006D736C" w:rsidRPr="00DF1275" w:rsidRDefault="006D736C" w:rsidP="00F64D79">
            <w:pPr>
              <w:rPr>
                <w:i/>
                <w:sz w:val="22"/>
                <w:szCs w:val="18"/>
                <w:lang w:val="en-GB"/>
              </w:rPr>
            </w:pPr>
            <w:r w:rsidRPr="00DF1275">
              <w:rPr>
                <w:i/>
                <w:sz w:val="22"/>
                <w:szCs w:val="18"/>
                <w:lang w:val="en-GB"/>
              </w:rPr>
              <w:t>Use case id</w:t>
            </w:r>
          </w:p>
        </w:tc>
        <w:tc>
          <w:tcPr>
            <w:tcW w:w="3638" w:type="pct"/>
          </w:tcPr>
          <w:p w:rsidR="006D736C" w:rsidRPr="00C82CAC" w:rsidRDefault="006D736C" w:rsidP="009A0CA4">
            <w:pPr>
              <w:rPr>
                <w:sz w:val="22"/>
                <w:szCs w:val="18"/>
                <w:lang w:val="en-GB"/>
              </w:rPr>
            </w:pPr>
            <w:r w:rsidRPr="00C82CAC">
              <w:rPr>
                <w:sz w:val="22"/>
                <w:szCs w:val="18"/>
                <w:lang w:val="en-GB"/>
              </w:rPr>
              <w:t>FG-AN-usecase-007</w:t>
            </w:r>
          </w:p>
        </w:tc>
      </w:tr>
      <w:tr w:rsidR="006D736C" w:rsidRPr="00DF1275" w:rsidTr="000228D5">
        <w:trPr>
          <w:jc w:val="center"/>
        </w:trPr>
        <w:tc>
          <w:tcPr>
            <w:tcW w:w="1362" w:type="pct"/>
          </w:tcPr>
          <w:p w:rsidR="006D736C" w:rsidRPr="00DF1275" w:rsidRDefault="006D736C" w:rsidP="00F64D79">
            <w:pPr>
              <w:rPr>
                <w:i/>
                <w:sz w:val="22"/>
                <w:szCs w:val="18"/>
                <w:lang w:val="en-GB"/>
              </w:rPr>
            </w:pPr>
            <w:r w:rsidRPr="00DF1275">
              <w:rPr>
                <w:i/>
                <w:sz w:val="22"/>
                <w:szCs w:val="18"/>
                <w:lang w:val="en-GB"/>
              </w:rPr>
              <w:t>Description</w:t>
            </w:r>
          </w:p>
        </w:tc>
        <w:tc>
          <w:tcPr>
            <w:tcW w:w="3638" w:type="pct"/>
          </w:tcPr>
          <w:p w:rsidR="006D736C" w:rsidRPr="00DF1275" w:rsidRDefault="006D736C" w:rsidP="009A0CA4">
            <w:pPr>
              <w:rPr>
                <w:sz w:val="22"/>
                <w:szCs w:val="18"/>
                <w:lang w:val="en-GB"/>
              </w:rPr>
            </w:pPr>
            <w:r w:rsidRPr="00DF1275">
              <w:rPr>
                <w:sz w:val="22"/>
                <w:szCs w:val="18"/>
                <w:lang w:val="en-GB"/>
              </w:rPr>
              <w:t>The rapid growth of mobile Internet, cloud computing and other business drives the need of large-scale data cent</w:t>
            </w:r>
            <w:r w:rsidR="00AB6581">
              <w:rPr>
                <w:sz w:val="22"/>
                <w:szCs w:val="18"/>
                <w:lang w:val="en-GB"/>
              </w:rPr>
              <w:t>re</w:t>
            </w:r>
            <w:r w:rsidRPr="00DF1275">
              <w:rPr>
                <w:sz w:val="22"/>
                <w:szCs w:val="18"/>
                <w:lang w:val="en-GB"/>
              </w:rPr>
              <w:t xml:space="preserve">s. Data </w:t>
            </w:r>
            <w:r w:rsidR="00AB6581" w:rsidRPr="00DF1275">
              <w:rPr>
                <w:sz w:val="22"/>
                <w:szCs w:val="18"/>
                <w:lang w:val="en-GB"/>
              </w:rPr>
              <w:t>cent</w:t>
            </w:r>
            <w:r w:rsidR="00AB6581">
              <w:rPr>
                <w:sz w:val="22"/>
                <w:szCs w:val="18"/>
                <w:lang w:val="en-GB"/>
              </w:rPr>
              <w:t>re</w:t>
            </w:r>
            <w:r w:rsidR="00AB6581" w:rsidRPr="00DF1275">
              <w:rPr>
                <w:sz w:val="22"/>
                <w:szCs w:val="18"/>
                <w:lang w:val="en-GB"/>
              </w:rPr>
              <w:t xml:space="preserve">s </w:t>
            </w:r>
            <w:r w:rsidRPr="00DF1275">
              <w:rPr>
                <w:sz w:val="22"/>
                <w:szCs w:val="18"/>
                <w:lang w:val="en-GB"/>
              </w:rPr>
              <w:t xml:space="preserve">consume large amounts of energy to run and maintain their cooling system and facilities, servers and other devices. Traditional methods cannot efficiently reduce the energy costs of data </w:t>
            </w:r>
            <w:r w:rsidR="00AB6581" w:rsidRPr="00DF1275">
              <w:rPr>
                <w:sz w:val="22"/>
                <w:szCs w:val="18"/>
                <w:lang w:val="en-GB"/>
              </w:rPr>
              <w:t>cent</w:t>
            </w:r>
            <w:r w:rsidR="00AB6581">
              <w:rPr>
                <w:sz w:val="22"/>
                <w:szCs w:val="18"/>
                <w:lang w:val="en-GB"/>
              </w:rPr>
              <w:t>res</w:t>
            </w:r>
            <w:r w:rsidRPr="00DF1275">
              <w:rPr>
                <w:sz w:val="22"/>
                <w:szCs w:val="18"/>
                <w:lang w:val="en-GB"/>
              </w:rPr>
              <w:t>. Therefore, AI mechanisms are introduced to analyze the monitoring data and adjust the configurations automatically.</w:t>
            </w:r>
          </w:p>
          <w:p w:rsidR="006D736C" w:rsidRPr="00DF1275" w:rsidRDefault="006D736C" w:rsidP="009A0CA4">
            <w:pPr>
              <w:spacing w:before="0"/>
              <w:rPr>
                <w:rFonts w:eastAsia="SimSun"/>
                <w:sz w:val="22"/>
                <w:szCs w:val="18"/>
                <w:lang w:val="en-GB"/>
              </w:rPr>
            </w:pPr>
            <w:r w:rsidRPr="00DF1275">
              <w:rPr>
                <w:sz w:val="22"/>
                <w:szCs w:val="18"/>
                <w:lang w:val="en-GB"/>
              </w:rPr>
              <w:t xml:space="preserve">Intelligent energy saving solution include a series of </w:t>
            </w:r>
            <w:r w:rsidRPr="00DF1275">
              <w:rPr>
                <w:rFonts w:eastAsia="SimSun"/>
                <w:sz w:val="22"/>
                <w:szCs w:val="18"/>
                <w:lang w:val="en-GB"/>
              </w:rPr>
              <w:t xml:space="preserve">autonomous behaviour, such as </w:t>
            </w:r>
            <w:r w:rsidRPr="00DF1275">
              <w:rPr>
                <w:sz w:val="22"/>
                <w:szCs w:val="18"/>
                <w:lang w:val="en-GB"/>
              </w:rPr>
              <w:t xml:space="preserve">automatic data acquisition, </w:t>
            </w:r>
            <w:r w:rsidRPr="00DF1275">
              <w:rPr>
                <w:rFonts w:eastAsia="SimSun"/>
                <w:sz w:val="22"/>
                <w:szCs w:val="18"/>
                <w:lang w:val="en-GB"/>
              </w:rPr>
              <w:t xml:space="preserve">AI-based energy consumption modelling and inference, facilities parameters control policies decision, facilities adjustment actions implementation, </w:t>
            </w:r>
            <w:r w:rsidRPr="00DF1275">
              <w:rPr>
                <w:sz w:val="22"/>
                <w:szCs w:val="18"/>
                <w:lang w:val="en-GB"/>
              </w:rPr>
              <w:t xml:space="preserve">energy saving result evaluation and </w:t>
            </w:r>
            <w:r w:rsidRPr="00DF1275">
              <w:rPr>
                <w:rFonts w:eastAsia="SimSun"/>
                <w:sz w:val="22"/>
                <w:szCs w:val="18"/>
                <w:lang w:val="en-GB"/>
              </w:rPr>
              <w:t>control policies continuous optimization.</w:t>
            </w:r>
          </w:p>
        </w:tc>
      </w:tr>
      <w:tr w:rsidR="006D736C" w:rsidRPr="00DF1275" w:rsidTr="000228D5">
        <w:trPr>
          <w:jc w:val="center"/>
        </w:trPr>
        <w:tc>
          <w:tcPr>
            <w:tcW w:w="1362" w:type="pct"/>
          </w:tcPr>
          <w:p w:rsidR="006D736C" w:rsidRPr="00DF1275" w:rsidRDefault="006D736C" w:rsidP="00F64D79">
            <w:pPr>
              <w:rPr>
                <w:i/>
                <w:sz w:val="22"/>
                <w:szCs w:val="18"/>
                <w:lang w:val="en-GB"/>
              </w:rPr>
            </w:pPr>
            <w:r w:rsidRPr="00DF1275">
              <w:rPr>
                <w:i/>
                <w:sz w:val="22"/>
                <w:szCs w:val="18"/>
                <w:lang w:val="en-GB"/>
              </w:rPr>
              <w:t>Category</w:t>
            </w:r>
          </w:p>
        </w:tc>
        <w:tc>
          <w:tcPr>
            <w:tcW w:w="3638" w:type="pct"/>
          </w:tcPr>
          <w:p w:rsidR="006D736C" w:rsidRPr="00DF1275" w:rsidRDefault="006D736C" w:rsidP="009A0CA4">
            <w:pPr>
              <w:rPr>
                <w:sz w:val="22"/>
                <w:szCs w:val="18"/>
                <w:lang w:val="en-GB"/>
              </w:rPr>
            </w:pPr>
            <w:r w:rsidRPr="00DF1275">
              <w:rPr>
                <w:sz w:val="22"/>
                <w:szCs w:val="18"/>
                <w:lang w:val="en-GB"/>
              </w:rPr>
              <w:t> Category 2 - Application of autonomous behaviour</w:t>
            </w:r>
          </w:p>
        </w:tc>
      </w:tr>
      <w:tr w:rsidR="006D736C" w:rsidRPr="00DF1275" w:rsidTr="000228D5">
        <w:trPr>
          <w:jc w:val="center"/>
        </w:trPr>
        <w:tc>
          <w:tcPr>
            <w:tcW w:w="1362" w:type="pct"/>
          </w:tcPr>
          <w:p w:rsidR="006D736C" w:rsidRPr="00DF1275" w:rsidRDefault="006D736C" w:rsidP="00F64D79">
            <w:pPr>
              <w:rPr>
                <w:i/>
                <w:sz w:val="22"/>
                <w:szCs w:val="18"/>
                <w:lang w:val="en-GB"/>
              </w:rPr>
            </w:pPr>
            <w:r w:rsidRPr="00DF1275">
              <w:rPr>
                <w:i/>
                <w:sz w:val="22"/>
                <w:szCs w:val="18"/>
                <w:lang w:val="en-GB"/>
              </w:rPr>
              <w:t>Reference</w:t>
            </w:r>
          </w:p>
        </w:tc>
        <w:tc>
          <w:tcPr>
            <w:tcW w:w="3638" w:type="pct"/>
          </w:tcPr>
          <w:p w:rsidR="006D736C" w:rsidRPr="00DF1275" w:rsidRDefault="006D736C" w:rsidP="009A0CA4">
            <w:pPr>
              <w:rPr>
                <w:sz w:val="22"/>
                <w:szCs w:val="18"/>
                <w:lang w:val="en-GB"/>
              </w:rPr>
            </w:pPr>
            <w:r w:rsidRPr="00DF1275">
              <w:rPr>
                <w:sz w:val="22"/>
                <w:szCs w:val="18"/>
                <w:lang w:val="en-GB"/>
              </w:rPr>
              <w:t>None</w:t>
            </w:r>
          </w:p>
        </w:tc>
      </w:tr>
    </w:tbl>
    <w:p w:rsidR="006D736C" w:rsidRPr="00DF1275" w:rsidRDefault="006D736C" w:rsidP="00F64D79">
      <w:pPr>
        <w:pStyle w:val="Heading3"/>
      </w:pPr>
      <w:bookmarkStart w:id="437" w:name="_Toc86163124"/>
      <w:bookmarkStart w:id="438" w:name="_Toc86503264"/>
      <w:bookmarkStart w:id="439" w:name="_Toc86503522"/>
      <w:r w:rsidRPr="00DF1275">
        <w:t>Use case requirements</w:t>
      </w:r>
      <w:bookmarkEnd w:id="437"/>
      <w:bookmarkEnd w:id="438"/>
      <w:bookmarkEnd w:id="439"/>
    </w:p>
    <w:p w:rsidR="006D736C" w:rsidRPr="00DF1275" w:rsidRDefault="006D736C" w:rsidP="006D736C">
      <w:pPr>
        <w:spacing w:before="0" w:after="160" w:line="259" w:lineRule="auto"/>
        <w:rPr>
          <w:u w:val="single"/>
          <w:lang w:val="en-GB"/>
        </w:rPr>
      </w:pPr>
      <w:r w:rsidRPr="00DF1275">
        <w:rPr>
          <w:u w:val="single"/>
          <w:lang w:val="en-GB"/>
        </w:rPr>
        <w:t>Critical requirements</w:t>
      </w:r>
    </w:p>
    <w:p w:rsidR="006D736C" w:rsidRPr="00DF1275" w:rsidRDefault="000228D5" w:rsidP="00F64D79">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07-REQ-</w:t>
      </w:r>
      <w:r w:rsidR="00851583">
        <w:rPr>
          <w:lang w:val="en-GB"/>
        </w:rPr>
        <w:t>001</w:t>
      </w:r>
      <w:r w:rsidR="006D736C" w:rsidRPr="00DF1275">
        <w:rPr>
          <w:lang w:val="en-GB"/>
        </w:rPr>
        <w:t>: It is critical that AN</w:t>
      </w:r>
      <w:r w:rsidR="00AB6581">
        <w:rPr>
          <w:lang w:val="en-GB"/>
        </w:rPr>
        <w:t>s</w:t>
      </w:r>
      <w:r w:rsidR="006D736C" w:rsidRPr="00DF1275">
        <w:rPr>
          <w:lang w:val="en-GB"/>
        </w:rPr>
        <w:t xml:space="preserve"> support data acquisition, representation, analysis of collected data and adaptation of configurations in underlays such as data centr</w:t>
      </w:r>
      <w:r w:rsidR="00AB6581">
        <w:rPr>
          <w:lang w:val="en-GB"/>
        </w:rPr>
        <w:t>e</w:t>
      </w:r>
      <w:r w:rsidR="006D736C" w:rsidRPr="00DF1275">
        <w:rPr>
          <w:lang w:val="en-GB"/>
        </w:rPr>
        <w:t xml:space="preserve">s. </w:t>
      </w:r>
    </w:p>
    <w:p w:rsidR="006D736C" w:rsidRPr="00C82CAC" w:rsidRDefault="006D736C" w:rsidP="00F64D79">
      <w:pPr>
        <w:spacing w:before="0" w:after="160" w:line="259" w:lineRule="auto"/>
        <w:rPr>
          <w:i/>
          <w:sz w:val="22"/>
          <w:szCs w:val="18"/>
          <w:lang w:val="en-GB"/>
        </w:rPr>
      </w:pPr>
      <w:r w:rsidRPr="00DF1275">
        <w:rPr>
          <w:sz w:val="22"/>
          <w:szCs w:val="18"/>
          <w:lang w:val="en-GB"/>
        </w:rPr>
        <w:t>NOTE</w:t>
      </w:r>
      <w:r w:rsidR="00F64D79" w:rsidRPr="00DF1275">
        <w:rPr>
          <w:i/>
          <w:iCs/>
          <w:sz w:val="22"/>
          <w:szCs w:val="18"/>
          <w:lang w:val="en-GB"/>
        </w:rPr>
        <w:t xml:space="preserve">– </w:t>
      </w:r>
      <w:r w:rsidR="00F64D79" w:rsidRPr="00DF1275">
        <w:rPr>
          <w:sz w:val="22"/>
          <w:szCs w:val="18"/>
          <w:lang w:val="en-GB"/>
        </w:rPr>
        <w:t>D</w:t>
      </w:r>
      <w:r w:rsidRPr="00DF1275">
        <w:rPr>
          <w:sz w:val="22"/>
          <w:szCs w:val="18"/>
          <w:lang w:val="en-GB"/>
        </w:rPr>
        <w:t>ata acquisition and data representations may use industry standards. Analysis may use ML techniques. Adaptations may use underlay specific APIs. Adaptations may be arrived at using controllers or workflows or closed loops</w:t>
      </w:r>
      <w:r w:rsidRPr="00C82CAC">
        <w:rPr>
          <w:i/>
          <w:sz w:val="22"/>
          <w:szCs w:val="18"/>
          <w:lang w:val="en-GB"/>
        </w:rPr>
        <w:t>.</w:t>
      </w:r>
    </w:p>
    <w:p w:rsidR="006D736C" w:rsidRPr="00DF1275" w:rsidRDefault="006D736C" w:rsidP="00F64D79">
      <w:pPr>
        <w:spacing w:before="0" w:after="160" w:line="259" w:lineRule="auto"/>
        <w:rPr>
          <w:u w:val="single"/>
          <w:lang w:val="en-GB"/>
        </w:rPr>
      </w:pPr>
      <w:r w:rsidRPr="00DF1275">
        <w:rPr>
          <w:u w:val="single"/>
          <w:lang w:val="en-GB"/>
        </w:rPr>
        <w:t>Expected requirements</w:t>
      </w:r>
    </w:p>
    <w:p w:rsidR="006D736C" w:rsidRPr="00DF1275" w:rsidRDefault="000228D5" w:rsidP="00F64D79">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07-REQ-</w:t>
      </w:r>
      <w:r w:rsidR="00851583">
        <w:rPr>
          <w:lang w:val="en-GB"/>
        </w:rPr>
        <w:t>002</w:t>
      </w:r>
      <w:r w:rsidR="006D736C" w:rsidRPr="00DF1275">
        <w:rPr>
          <w:lang w:val="en-GB"/>
        </w:rPr>
        <w:t>: It is expected that AN</w:t>
      </w:r>
      <w:r w:rsidR="00AB6581">
        <w:rPr>
          <w:lang w:val="en-GB"/>
        </w:rPr>
        <w:t>s</w:t>
      </w:r>
      <w:r w:rsidR="006D736C" w:rsidRPr="00DF1275">
        <w:rPr>
          <w:lang w:val="en-GB"/>
        </w:rPr>
        <w:t xml:space="preserve"> support representation, autonomous analysis and continuous optimization of policies. </w:t>
      </w:r>
    </w:p>
    <w:p w:rsidR="006D736C" w:rsidRPr="00DF1275" w:rsidRDefault="006D736C" w:rsidP="00F64D79">
      <w:pPr>
        <w:spacing w:before="0" w:after="160" w:line="259" w:lineRule="auto"/>
        <w:rPr>
          <w:sz w:val="22"/>
          <w:szCs w:val="18"/>
          <w:lang w:val="en-GB"/>
        </w:rPr>
      </w:pPr>
      <w:r w:rsidRPr="00DF1275">
        <w:rPr>
          <w:sz w:val="22"/>
          <w:szCs w:val="18"/>
          <w:lang w:val="en-GB"/>
        </w:rPr>
        <w:t>NOTE</w:t>
      </w:r>
      <w:r w:rsidR="00F64D79" w:rsidRPr="00DF1275">
        <w:rPr>
          <w:sz w:val="22"/>
          <w:szCs w:val="18"/>
          <w:lang w:val="en-GB"/>
        </w:rPr>
        <w:t xml:space="preserve"> – P</w:t>
      </w:r>
      <w:r w:rsidRPr="00DF1275">
        <w:rPr>
          <w:sz w:val="22"/>
          <w:szCs w:val="18"/>
          <w:lang w:val="en-GB"/>
        </w:rPr>
        <w:t xml:space="preserve">olicies may be related to domain specific workflows and decisions e.g. energy usage in data </w:t>
      </w:r>
      <w:r w:rsidR="00AB6581" w:rsidRPr="00DF1275">
        <w:rPr>
          <w:sz w:val="22"/>
          <w:szCs w:val="18"/>
          <w:lang w:val="en-GB"/>
        </w:rPr>
        <w:t>cent</w:t>
      </w:r>
      <w:r w:rsidR="00AB6581">
        <w:rPr>
          <w:sz w:val="22"/>
          <w:szCs w:val="18"/>
          <w:lang w:val="en-GB"/>
        </w:rPr>
        <w:t>re</w:t>
      </w:r>
      <w:r w:rsidR="00AB6581" w:rsidRPr="00DF1275">
        <w:rPr>
          <w:sz w:val="22"/>
          <w:szCs w:val="18"/>
          <w:lang w:val="en-GB"/>
        </w:rPr>
        <w:t>s</w:t>
      </w:r>
      <w:r w:rsidRPr="00DF1275">
        <w:rPr>
          <w:sz w:val="22"/>
          <w:szCs w:val="18"/>
          <w:lang w:val="en-GB"/>
        </w:rPr>
        <w:t xml:space="preserve">. </w:t>
      </w:r>
    </w:p>
    <w:p w:rsidR="006D736C" w:rsidRPr="00DF1275" w:rsidRDefault="009325C6" w:rsidP="00F64D79">
      <w:pPr>
        <w:pStyle w:val="Heading3"/>
      </w:pPr>
      <w:bookmarkStart w:id="440" w:name="_Toc86163125"/>
      <w:bookmarkStart w:id="441" w:name="_Toc86503265"/>
      <w:bookmarkStart w:id="442" w:name="_Toc86503523"/>
      <w:ins w:id="443" w:author="Microsoft Office User" w:date="2022-06-13T12:04:00Z">
        <w:r w:rsidRPr="00C237FD">
          <w:rPr>
            <w:rFonts w:cs="Times New Roman"/>
            <w:color w:val="000000" w:themeColor="text1"/>
            <w:szCs w:val="24"/>
            <w:shd w:val="clear" w:color="auto" w:fill="FFFFFF"/>
          </w:rPr>
          <w:t>Actor interactions and possible components</w:t>
        </w:r>
      </w:ins>
      <w:del w:id="444" w:author="Microsoft Office User" w:date="2022-06-13T12:04:00Z">
        <w:r w:rsidR="006D736C" w:rsidRPr="00DF1275" w:rsidDel="009325C6">
          <w:delText>Use case specific figures</w:delText>
        </w:r>
      </w:del>
      <w:bookmarkEnd w:id="440"/>
      <w:bookmarkEnd w:id="441"/>
      <w:bookmarkEnd w:id="442"/>
    </w:p>
    <w:p w:rsidR="00E02C39" w:rsidRPr="00DF1275" w:rsidRDefault="00E02C39" w:rsidP="00E02C39">
      <w:pPr>
        <w:rPr>
          <w:lang w:val="en-GB" w:eastAsia="ja-JP"/>
        </w:rPr>
      </w:pPr>
      <w:r w:rsidRPr="00DF1275">
        <w:rPr>
          <w:lang w:val="en-GB" w:eastAsia="ja-JP"/>
        </w:rPr>
        <w:t>None.</w:t>
      </w:r>
    </w:p>
    <w:p w:rsidR="00BF6283" w:rsidRPr="00DF1275" w:rsidRDefault="00BF6283" w:rsidP="00452FE7">
      <w:pPr>
        <w:pStyle w:val="Heading2"/>
      </w:pPr>
      <w:bookmarkStart w:id="445" w:name="_Toc86163126"/>
      <w:bookmarkStart w:id="446" w:name="_Toc86503266"/>
      <w:bookmarkStart w:id="447" w:name="_Toc86503524"/>
      <w:r w:rsidRPr="00DF1275">
        <w:t>Autonomous massive MIMO</w:t>
      </w:r>
      <w:bookmarkEnd w:id="445"/>
      <w:bookmarkEnd w:id="446"/>
      <w:bookmarkEnd w:id="447"/>
    </w:p>
    <w:tbl>
      <w:tblPr>
        <w:tblStyle w:val="TableGrid"/>
        <w:tblW w:w="5000" w:type="pct"/>
        <w:tblLook w:val="04A0"/>
      </w:tblPr>
      <w:tblGrid>
        <w:gridCol w:w="2554"/>
        <w:gridCol w:w="7301"/>
      </w:tblGrid>
      <w:tr w:rsidR="00BF6283" w:rsidRPr="00DF1275" w:rsidTr="00BF6283">
        <w:tc>
          <w:tcPr>
            <w:tcW w:w="1296" w:type="pct"/>
          </w:tcPr>
          <w:p w:rsidR="00BF6283" w:rsidRPr="00C82CAC" w:rsidRDefault="00BF6283" w:rsidP="009A0CA4">
            <w:pPr>
              <w:rPr>
                <w:i/>
                <w:sz w:val="22"/>
                <w:szCs w:val="22"/>
                <w:lang w:val="en-GB"/>
              </w:rPr>
            </w:pPr>
            <w:r w:rsidRPr="00C82CAC">
              <w:rPr>
                <w:i/>
                <w:sz w:val="22"/>
                <w:szCs w:val="22"/>
                <w:lang w:val="en-GB"/>
              </w:rPr>
              <w:t>Use case id</w:t>
            </w:r>
          </w:p>
        </w:tc>
        <w:tc>
          <w:tcPr>
            <w:tcW w:w="3704" w:type="pct"/>
          </w:tcPr>
          <w:p w:rsidR="00BF6283" w:rsidRPr="00DF1275" w:rsidRDefault="00BF6283" w:rsidP="009A0CA4">
            <w:pPr>
              <w:rPr>
                <w:sz w:val="22"/>
                <w:szCs w:val="22"/>
                <w:lang w:val="en-GB"/>
              </w:rPr>
            </w:pPr>
            <w:r w:rsidRPr="00DF1275">
              <w:rPr>
                <w:sz w:val="22"/>
                <w:szCs w:val="22"/>
                <w:lang w:val="en-GB"/>
              </w:rPr>
              <w:t>FG-AN-usecase-008</w:t>
            </w:r>
          </w:p>
        </w:tc>
      </w:tr>
      <w:tr w:rsidR="00BF6283" w:rsidRPr="00DF1275" w:rsidTr="00BF6283">
        <w:tc>
          <w:tcPr>
            <w:tcW w:w="1296" w:type="pct"/>
          </w:tcPr>
          <w:p w:rsidR="00BF6283" w:rsidRPr="00C82CAC" w:rsidRDefault="00BF6283" w:rsidP="009A0CA4">
            <w:pPr>
              <w:rPr>
                <w:i/>
                <w:sz w:val="22"/>
                <w:szCs w:val="22"/>
                <w:lang w:val="en-GB"/>
              </w:rPr>
            </w:pPr>
            <w:r w:rsidRPr="00C82CAC">
              <w:rPr>
                <w:i/>
                <w:sz w:val="22"/>
                <w:szCs w:val="22"/>
                <w:lang w:val="en-GB"/>
              </w:rPr>
              <w:t>Use case description</w:t>
            </w:r>
          </w:p>
        </w:tc>
        <w:tc>
          <w:tcPr>
            <w:tcW w:w="3704" w:type="pct"/>
          </w:tcPr>
          <w:p w:rsidR="00BF6283" w:rsidRPr="00DF1275" w:rsidRDefault="00BF6283" w:rsidP="009A0CA4">
            <w:pPr>
              <w:widowControl w:val="0"/>
              <w:rPr>
                <w:rFonts w:eastAsia="FangSong"/>
                <w:sz w:val="22"/>
                <w:szCs w:val="22"/>
                <w:lang w:val="en-GB"/>
              </w:rPr>
            </w:pPr>
            <w:r w:rsidRPr="00DF1275">
              <w:rPr>
                <w:rFonts w:eastAsia="FangSong"/>
                <w:sz w:val="22"/>
                <w:szCs w:val="22"/>
                <w:lang w:val="en-GB"/>
              </w:rPr>
              <w:t xml:space="preserve">Massive MIMO is a key technology in </w:t>
            </w:r>
            <w:r w:rsidR="008E641F">
              <w:rPr>
                <w:rFonts w:eastAsia="FangSong"/>
                <w:sz w:val="22"/>
                <w:szCs w:val="22"/>
                <w:lang w:val="en-GB"/>
              </w:rPr>
              <w:t>IMT-2020</w:t>
            </w:r>
            <w:r w:rsidRPr="00DF1275">
              <w:rPr>
                <w:rFonts w:eastAsia="FangSong"/>
                <w:sz w:val="22"/>
                <w:szCs w:val="22"/>
                <w:lang w:val="en-GB"/>
              </w:rPr>
              <w:t xml:space="preserve">, which can effectively improve the vertical coverage and system capacity in complex scenarios by using large-scale antenna array and three-dimensional beam-forming. </w:t>
            </w:r>
          </w:p>
          <w:p w:rsidR="00BF6283" w:rsidRPr="00DF1275" w:rsidRDefault="00BF6283" w:rsidP="009A0CA4">
            <w:pPr>
              <w:widowControl w:val="0"/>
              <w:rPr>
                <w:rFonts w:eastAsia="FangSong"/>
                <w:sz w:val="22"/>
                <w:szCs w:val="22"/>
                <w:lang w:val="en-GB"/>
              </w:rPr>
            </w:pPr>
            <w:r w:rsidRPr="00DF1275">
              <w:rPr>
                <w:rFonts w:eastAsia="FangSong"/>
                <w:sz w:val="22"/>
                <w:szCs w:val="22"/>
                <w:lang w:val="en-GB"/>
              </w:rPr>
              <w:lastRenderedPageBreak/>
              <w:t>Compared with traditional antenna, there are more dimensions of parameters to adjust for massive MIMO large-scale antenna array, including horizontal lobe width, vertical lobe width, azimuth, dip angle and beam number. Each dimension can be fine adjusted by setting a reasonable step size and theoretically and there may be tens of thousands possible combination of antenna parameter weights in a cell. Therefore, manual optimization and adjustment based on scenario/service changes can be very hard in consideration of multi-cell coordination.</w:t>
            </w:r>
          </w:p>
          <w:p w:rsidR="00BF6283" w:rsidRPr="00DF1275" w:rsidRDefault="00BF6283" w:rsidP="009A0CA4">
            <w:pPr>
              <w:widowControl w:val="0"/>
              <w:rPr>
                <w:sz w:val="22"/>
                <w:szCs w:val="22"/>
                <w:lang w:val="en-GB"/>
              </w:rPr>
            </w:pPr>
            <w:r w:rsidRPr="00DF1275">
              <w:rPr>
                <w:rFonts w:eastAsia="FangSong"/>
                <w:sz w:val="22"/>
                <w:szCs w:val="22"/>
                <w:lang w:val="en-GB"/>
              </w:rPr>
              <w:t>The autonomous massive MIMO use case is about helping operators quickly converge and achieve optimal adjustment of antenna parameters with AI capabilities of multi-dimensional analysis and prediction. The general workflow is:</w:t>
            </w:r>
            <w:r w:rsidR="00D31AAF">
              <w:rPr>
                <w:rFonts w:eastAsia="FangSong"/>
                <w:sz w:val="22"/>
                <w:szCs w:val="22"/>
                <w:lang w:val="en-GB"/>
              </w:rPr>
              <w:t>the IMT-2020</w:t>
            </w:r>
            <w:r w:rsidRPr="00DF1275">
              <w:rPr>
                <w:rFonts w:eastAsia="FangSong"/>
                <w:sz w:val="22"/>
                <w:szCs w:val="22"/>
                <w:lang w:val="en-GB"/>
              </w:rPr>
              <w:t xml:space="preserve">base station collects position information from UE and sends it to the network management system, which then calculates the distribution of UE and finds the optimal weight combination with ML algorithms based on the target RSRP/SINR distribution in the current scenario, so as to maximize the utilization of system capacity and guarantee the user experience. </w:t>
            </w:r>
          </w:p>
        </w:tc>
      </w:tr>
      <w:tr w:rsidR="00BF6283" w:rsidRPr="00DF1275" w:rsidTr="00BF6283">
        <w:tc>
          <w:tcPr>
            <w:tcW w:w="1296" w:type="pct"/>
          </w:tcPr>
          <w:p w:rsidR="00BF6283" w:rsidRPr="00C82CAC" w:rsidRDefault="00BF6283" w:rsidP="009A0CA4">
            <w:pPr>
              <w:rPr>
                <w:i/>
                <w:sz w:val="22"/>
                <w:szCs w:val="22"/>
                <w:lang w:val="en-GB"/>
              </w:rPr>
            </w:pPr>
            <w:r w:rsidRPr="00C82CAC">
              <w:rPr>
                <w:i/>
                <w:sz w:val="22"/>
                <w:szCs w:val="22"/>
                <w:lang w:val="en-GB"/>
              </w:rPr>
              <w:lastRenderedPageBreak/>
              <w:t>Use case category</w:t>
            </w:r>
          </w:p>
        </w:tc>
        <w:tc>
          <w:tcPr>
            <w:tcW w:w="3704" w:type="pct"/>
          </w:tcPr>
          <w:p w:rsidR="00BF6283" w:rsidRPr="00DF1275" w:rsidRDefault="00BF6283" w:rsidP="009A0CA4">
            <w:pPr>
              <w:rPr>
                <w:sz w:val="22"/>
                <w:szCs w:val="22"/>
                <w:lang w:val="en-GB"/>
              </w:rPr>
            </w:pPr>
            <w:r w:rsidRPr="00DF1275">
              <w:rPr>
                <w:sz w:val="22"/>
                <w:szCs w:val="22"/>
                <w:lang w:val="en-GB"/>
              </w:rPr>
              <w:t xml:space="preserve">Cat </w:t>
            </w:r>
            <w:r w:rsidRPr="00DF1275">
              <w:rPr>
                <w:rFonts w:eastAsia="SimSun"/>
                <w:sz w:val="22"/>
                <w:szCs w:val="22"/>
                <w:lang w:val="en-GB"/>
              </w:rPr>
              <w:t>2</w:t>
            </w:r>
            <w:r w:rsidRPr="00DF1275">
              <w:rPr>
                <w:sz w:val="22"/>
                <w:szCs w:val="22"/>
                <w:lang w:val="en-GB"/>
              </w:rPr>
              <w:t>: application of autonomous behaviour</w:t>
            </w:r>
          </w:p>
        </w:tc>
      </w:tr>
      <w:tr w:rsidR="00BF6283" w:rsidRPr="00DF1275" w:rsidTr="00BF6283">
        <w:tc>
          <w:tcPr>
            <w:tcW w:w="1296" w:type="pct"/>
          </w:tcPr>
          <w:p w:rsidR="00BF6283" w:rsidRPr="00C82CAC" w:rsidRDefault="00BF6283" w:rsidP="009A0CA4">
            <w:pPr>
              <w:rPr>
                <w:i/>
                <w:sz w:val="22"/>
                <w:szCs w:val="22"/>
                <w:lang w:val="en-GB"/>
              </w:rPr>
            </w:pPr>
            <w:r w:rsidRPr="00C82CAC">
              <w:rPr>
                <w:i/>
                <w:sz w:val="22"/>
                <w:szCs w:val="22"/>
                <w:lang w:val="en-GB"/>
              </w:rPr>
              <w:t>Reference</w:t>
            </w:r>
          </w:p>
        </w:tc>
        <w:tc>
          <w:tcPr>
            <w:tcW w:w="3704" w:type="pct"/>
          </w:tcPr>
          <w:p w:rsidR="00BF6283" w:rsidRPr="00DF1275" w:rsidRDefault="00BF6283" w:rsidP="009A0CA4">
            <w:pPr>
              <w:pStyle w:val="ListParagraph"/>
              <w:ind w:left="0"/>
              <w:rPr>
                <w:sz w:val="22"/>
                <w:szCs w:val="22"/>
                <w:lang w:val="en-GB"/>
              </w:rPr>
            </w:pPr>
          </w:p>
        </w:tc>
      </w:tr>
    </w:tbl>
    <w:p w:rsidR="00BF6283" w:rsidRPr="00DF1275" w:rsidRDefault="00BF6283" w:rsidP="00452FE7">
      <w:pPr>
        <w:pStyle w:val="Heading3"/>
      </w:pPr>
      <w:bookmarkStart w:id="448" w:name="_Toc86163127"/>
      <w:bookmarkStart w:id="449" w:name="_Toc86503267"/>
      <w:bookmarkStart w:id="450" w:name="_Toc86503525"/>
      <w:r w:rsidRPr="00DF1275">
        <w:t>Use case requirements</w:t>
      </w:r>
      <w:bookmarkEnd w:id="448"/>
      <w:bookmarkEnd w:id="449"/>
      <w:bookmarkEnd w:id="450"/>
    </w:p>
    <w:p w:rsidR="00BF6283" w:rsidRPr="00DF1275" w:rsidRDefault="00BF6283" w:rsidP="00BF6283">
      <w:pPr>
        <w:spacing w:before="0" w:after="160" w:line="259" w:lineRule="auto"/>
        <w:rPr>
          <w:u w:val="single"/>
          <w:lang w:val="en-GB"/>
        </w:rPr>
      </w:pPr>
      <w:r w:rsidRPr="00DF1275">
        <w:rPr>
          <w:u w:val="single"/>
          <w:lang w:val="en-GB"/>
        </w:rPr>
        <w:t>Critical requirements</w:t>
      </w:r>
    </w:p>
    <w:p w:rsidR="00BF6283" w:rsidRPr="00DF1275" w:rsidRDefault="000228D5" w:rsidP="00E84737">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08-REQ-</w:t>
      </w:r>
      <w:r w:rsidR="00851583">
        <w:rPr>
          <w:lang w:val="en-GB"/>
        </w:rPr>
        <w:t>001</w:t>
      </w:r>
      <w:r w:rsidR="00BF6283" w:rsidRPr="00DF1275">
        <w:rPr>
          <w:lang w:val="en-GB"/>
        </w:rPr>
        <w:t>: It is critical that AN</w:t>
      </w:r>
      <w:r w:rsidR="00D31AAF">
        <w:rPr>
          <w:lang w:val="en-GB"/>
        </w:rPr>
        <w:t>s</w:t>
      </w:r>
      <w:r w:rsidR="00BF6283" w:rsidRPr="00DF1275">
        <w:rPr>
          <w:lang w:val="en-GB"/>
        </w:rPr>
        <w:t xml:space="preserve"> support identification of parameters which can be optimized, including ML parameters, based on the use case. </w:t>
      </w:r>
    </w:p>
    <w:p w:rsidR="00BF6283" w:rsidRPr="00DF1275" w:rsidRDefault="00BF6283" w:rsidP="00452FE7">
      <w:pPr>
        <w:spacing w:before="0" w:after="160" w:line="259" w:lineRule="auto"/>
        <w:rPr>
          <w:sz w:val="22"/>
          <w:szCs w:val="18"/>
          <w:lang w:val="en-GB"/>
        </w:rPr>
      </w:pPr>
      <w:r w:rsidRPr="00DF1275">
        <w:rPr>
          <w:sz w:val="22"/>
          <w:szCs w:val="18"/>
          <w:lang w:val="en-GB"/>
        </w:rPr>
        <w:t>NOTE</w:t>
      </w:r>
      <w:r w:rsidR="00E84737" w:rsidRPr="00DF1275">
        <w:rPr>
          <w:sz w:val="22"/>
          <w:szCs w:val="18"/>
          <w:lang w:val="en-GB"/>
        </w:rPr>
        <w:t xml:space="preserve"> – E</w:t>
      </w:r>
      <w:r w:rsidRPr="00DF1275">
        <w:rPr>
          <w:sz w:val="22"/>
          <w:szCs w:val="18"/>
          <w:lang w:val="en-GB"/>
        </w:rPr>
        <w:t xml:space="preserve">xample of use case is </w:t>
      </w:r>
      <w:r w:rsidRPr="00DF1275">
        <w:rPr>
          <w:rFonts w:eastAsia="FangSong"/>
          <w:sz w:val="22"/>
          <w:szCs w:val="18"/>
          <w:lang w:val="en-GB"/>
        </w:rPr>
        <w:t xml:space="preserve">parameter optimization for massive MIMO large-scale antenna array, including horizontal lobe width, vertical lobe width, azimuth, dip angle and beam number. </w:t>
      </w:r>
    </w:p>
    <w:p w:rsidR="00BF6283" w:rsidRPr="00DF1275" w:rsidRDefault="000228D5" w:rsidP="00E84737">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08-REQ-</w:t>
      </w:r>
      <w:r w:rsidR="00851583">
        <w:rPr>
          <w:lang w:val="en-GB"/>
        </w:rPr>
        <w:t>002</w:t>
      </w:r>
      <w:r w:rsidR="00BF6283" w:rsidRPr="00DF1275">
        <w:rPr>
          <w:lang w:val="en-GB"/>
        </w:rPr>
        <w:t>: It is critical that AN</w:t>
      </w:r>
      <w:r w:rsidR="00D31AAF">
        <w:rPr>
          <w:lang w:val="en-GB"/>
        </w:rPr>
        <w:t>s</w:t>
      </w:r>
      <w:r w:rsidR="00BF6283" w:rsidRPr="00DF1275">
        <w:rPr>
          <w:lang w:val="en-GB"/>
        </w:rPr>
        <w:t xml:space="preserve"> support identification of data which can be collected to analyse and infer, based on the use case. </w:t>
      </w:r>
    </w:p>
    <w:p w:rsidR="00BF6283" w:rsidRPr="00DF1275" w:rsidRDefault="00BF6283" w:rsidP="00452FE7">
      <w:pPr>
        <w:spacing w:before="0" w:after="160" w:line="259" w:lineRule="auto"/>
        <w:rPr>
          <w:sz w:val="22"/>
          <w:szCs w:val="18"/>
          <w:lang w:val="en-GB"/>
        </w:rPr>
      </w:pPr>
      <w:r w:rsidRPr="00DF1275">
        <w:rPr>
          <w:sz w:val="22"/>
          <w:szCs w:val="18"/>
          <w:lang w:val="en-GB"/>
        </w:rPr>
        <w:t>NOTE</w:t>
      </w:r>
      <w:r w:rsidR="00E84737" w:rsidRPr="00DF1275">
        <w:rPr>
          <w:sz w:val="22"/>
          <w:szCs w:val="18"/>
          <w:lang w:val="en-GB"/>
        </w:rPr>
        <w:t xml:space="preserve"> – E</w:t>
      </w:r>
      <w:r w:rsidRPr="00DF1275">
        <w:rPr>
          <w:sz w:val="22"/>
          <w:szCs w:val="18"/>
          <w:lang w:val="en-GB"/>
        </w:rPr>
        <w:t xml:space="preserve">xamples of data </w:t>
      </w:r>
      <w:r w:rsidRPr="00DF1275">
        <w:rPr>
          <w:rFonts w:eastAsia="FangSong"/>
          <w:sz w:val="22"/>
          <w:szCs w:val="18"/>
          <w:lang w:val="en-GB"/>
        </w:rPr>
        <w:t>are distribution of UE, the target RSRP/SINR distribution in the current scenario.</w:t>
      </w:r>
    </w:p>
    <w:p w:rsidR="00BF6283" w:rsidRPr="00DF1275" w:rsidRDefault="000228D5" w:rsidP="00E84737">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08-REQ-</w:t>
      </w:r>
      <w:r w:rsidR="00851583">
        <w:rPr>
          <w:lang w:val="en-GB"/>
        </w:rPr>
        <w:t>003</w:t>
      </w:r>
      <w:r w:rsidR="00BF6283" w:rsidRPr="00DF1275">
        <w:rPr>
          <w:lang w:val="en-GB"/>
        </w:rPr>
        <w:t>: It is critical that AN</w:t>
      </w:r>
      <w:r w:rsidR="00D31AAF">
        <w:rPr>
          <w:lang w:val="en-GB"/>
        </w:rPr>
        <w:t>s</w:t>
      </w:r>
      <w:r w:rsidR="00BF6283" w:rsidRPr="00DF1275">
        <w:rPr>
          <w:lang w:val="en-GB"/>
        </w:rPr>
        <w:t xml:space="preserve"> support identification of KPIs which need to be optimized. </w:t>
      </w:r>
    </w:p>
    <w:p w:rsidR="00BF6283" w:rsidRPr="00DF1275" w:rsidRDefault="00BF6283" w:rsidP="00452FE7">
      <w:pPr>
        <w:spacing w:before="0" w:after="160" w:line="259" w:lineRule="auto"/>
        <w:rPr>
          <w:rFonts w:eastAsia="FangSong"/>
          <w:sz w:val="22"/>
          <w:szCs w:val="18"/>
          <w:lang w:val="en-GB"/>
        </w:rPr>
      </w:pPr>
      <w:r w:rsidRPr="00DF1275">
        <w:rPr>
          <w:sz w:val="22"/>
          <w:szCs w:val="18"/>
          <w:lang w:val="en-GB"/>
        </w:rPr>
        <w:t>NOTE</w:t>
      </w:r>
      <w:r w:rsidR="00E84737" w:rsidRPr="00DF1275">
        <w:rPr>
          <w:sz w:val="22"/>
          <w:szCs w:val="18"/>
          <w:lang w:val="en-GB"/>
        </w:rPr>
        <w:t xml:space="preserve"> –E</w:t>
      </w:r>
      <w:r w:rsidRPr="00DF1275">
        <w:rPr>
          <w:sz w:val="22"/>
          <w:szCs w:val="18"/>
          <w:lang w:val="en-GB"/>
        </w:rPr>
        <w:t xml:space="preserve">xamples of KPIs are </w:t>
      </w:r>
      <w:r w:rsidRPr="00DF1275">
        <w:rPr>
          <w:rFonts w:eastAsia="FangSong"/>
          <w:sz w:val="22"/>
          <w:szCs w:val="18"/>
          <w:lang w:val="en-GB"/>
        </w:rPr>
        <w:t>system capacity and QoE.</w:t>
      </w:r>
    </w:p>
    <w:p w:rsidR="00BF6283" w:rsidRPr="00DF1275" w:rsidRDefault="000228D5" w:rsidP="00452FE7">
      <w:pPr>
        <w:spacing w:before="0" w:after="160" w:line="259" w:lineRule="auto"/>
        <w:rPr>
          <w:lang w:val="en-GB"/>
        </w:rPr>
      </w:pPr>
      <w:r w:rsidRPr="00DF1275">
        <w:rPr>
          <w:lang w:val="en-GB"/>
        </w:rPr>
        <w:t>●</w:t>
      </w:r>
      <w:r w:rsidRPr="00DF1275">
        <w:rPr>
          <w:lang w:val="en-GB"/>
        </w:rPr>
        <w:tab/>
      </w:r>
      <w:r w:rsidR="00851583">
        <w:rPr>
          <w:lang w:val="en-GB"/>
        </w:rPr>
        <w:t>AN-UC</w:t>
      </w:r>
      <w:r w:rsidR="00FC70DA">
        <w:rPr>
          <w:lang w:val="en-GB"/>
        </w:rPr>
        <w:t>08-REQ-</w:t>
      </w:r>
      <w:r w:rsidR="00851583">
        <w:rPr>
          <w:lang w:val="en-GB"/>
        </w:rPr>
        <w:t>004</w:t>
      </w:r>
      <w:r w:rsidR="00BF6283" w:rsidRPr="00DF1275">
        <w:rPr>
          <w:lang w:val="en-GB"/>
        </w:rPr>
        <w:t>: It is critical that AN</w:t>
      </w:r>
      <w:r w:rsidR="00D31AAF">
        <w:rPr>
          <w:lang w:val="en-GB"/>
        </w:rPr>
        <w:t>s</w:t>
      </w:r>
      <w:r w:rsidR="00BF6283" w:rsidRPr="00DF1275">
        <w:rPr>
          <w:lang w:val="en-GB"/>
        </w:rPr>
        <w:t xml:space="preserve"> support optimization of KPIs in distributed deployments which require multicell coordination.</w:t>
      </w:r>
    </w:p>
    <w:p w:rsidR="00BF6283" w:rsidRPr="00DF1275" w:rsidRDefault="00BF6283" w:rsidP="00E84737">
      <w:pPr>
        <w:pStyle w:val="Heading3"/>
      </w:pPr>
      <w:bookmarkStart w:id="451" w:name="_Toc86163128"/>
      <w:bookmarkStart w:id="452" w:name="_Toc86503268"/>
      <w:bookmarkStart w:id="453" w:name="_Toc86503526"/>
      <w:del w:id="454" w:author="Microsoft Office User" w:date="2022-06-13T12:09:00Z">
        <w:r w:rsidRPr="00DF1275" w:rsidDel="00AE3A6B">
          <w:delText>Use case specific figures</w:delText>
        </w:r>
      </w:del>
      <w:bookmarkEnd w:id="451"/>
      <w:bookmarkEnd w:id="452"/>
      <w:bookmarkEnd w:id="453"/>
      <w:ins w:id="455" w:author="Microsoft Office User" w:date="2022-06-13T12:09:00Z">
        <w:r w:rsidR="00AE3A6B">
          <w:t>Actor interactions and possible components</w:t>
        </w:r>
      </w:ins>
    </w:p>
    <w:p w:rsidR="00BF6283" w:rsidRPr="00DF1275" w:rsidRDefault="00BF6283" w:rsidP="00BF6283">
      <w:pPr>
        <w:spacing w:before="0" w:after="160" w:line="259" w:lineRule="auto"/>
        <w:rPr>
          <w:lang w:val="en-GB"/>
        </w:rPr>
      </w:pPr>
      <w:r w:rsidRPr="00DF1275">
        <w:rPr>
          <w:lang w:val="en-GB"/>
        </w:rPr>
        <w:t>None</w:t>
      </w:r>
      <w:r w:rsidR="00E84737" w:rsidRPr="00DF1275">
        <w:rPr>
          <w:lang w:val="en-GB"/>
        </w:rPr>
        <w:t>.</w:t>
      </w:r>
    </w:p>
    <w:p w:rsidR="00856A3A" w:rsidRPr="00DF1275" w:rsidRDefault="00856A3A" w:rsidP="00856A3A">
      <w:pPr>
        <w:pStyle w:val="Heading2"/>
      </w:pPr>
      <w:bookmarkStart w:id="456" w:name="_Toc86163129"/>
      <w:bookmarkStart w:id="457" w:name="_Toc86503269"/>
      <w:bookmarkStart w:id="458" w:name="_Toc86503527"/>
      <w:r w:rsidRPr="00DF1275">
        <w:t>Network resource allocation for emergency management based on closed loop analysis</w:t>
      </w:r>
      <w:bookmarkEnd w:id="456"/>
      <w:bookmarkEnd w:id="457"/>
      <w:bookmarkEnd w:id="458"/>
    </w:p>
    <w:tbl>
      <w:tblPr>
        <w:tblStyle w:val="TableGrid"/>
        <w:tblW w:w="5000" w:type="pct"/>
        <w:tblLook w:val="04A0"/>
      </w:tblPr>
      <w:tblGrid>
        <w:gridCol w:w="2424"/>
        <w:gridCol w:w="7431"/>
      </w:tblGrid>
      <w:tr w:rsidR="00856A3A" w:rsidRPr="00DF1275" w:rsidTr="00856A3A">
        <w:tc>
          <w:tcPr>
            <w:tcW w:w="1230" w:type="pct"/>
          </w:tcPr>
          <w:p w:rsidR="00856A3A" w:rsidRPr="00DF1275" w:rsidRDefault="00856A3A" w:rsidP="009A0CA4">
            <w:pPr>
              <w:rPr>
                <w:i/>
                <w:sz w:val="22"/>
                <w:szCs w:val="22"/>
                <w:lang w:val="en-GB"/>
              </w:rPr>
            </w:pPr>
            <w:r w:rsidRPr="00DF1275">
              <w:rPr>
                <w:i/>
                <w:sz w:val="22"/>
                <w:szCs w:val="22"/>
                <w:lang w:val="en-GB"/>
              </w:rPr>
              <w:t>Use case id</w:t>
            </w:r>
          </w:p>
        </w:tc>
        <w:tc>
          <w:tcPr>
            <w:tcW w:w="3770" w:type="pct"/>
          </w:tcPr>
          <w:p w:rsidR="00856A3A" w:rsidRPr="00DF1275" w:rsidRDefault="00856A3A" w:rsidP="009A0CA4">
            <w:pPr>
              <w:rPr>
                <w:sz w:val="22"/>
                <w:szCs w:val="22"/>
                <w:lang w:val="en-GB"/>
              </w:rPr>
            </w:pPr>
            <w:r w:rsidRPr="00DF1275">
              <w:rPr>
                <w:sz w:val="22"/>
                <w:szCs w:val="22"/>
                <w:lang w:val="en-GB"/>
              </w:rPr>
              <w:t>FG-AN-usecase-9</w:t>
            </w:r>
          </w:p>
        </w:tc>
      </w:tr>
      <w:tr w:rsidR="00856A3A" w:rsidRPr="00DF1275" w:rsidTr="00856A3A">
        <w:tc>
          <w:tcPr>
            <w:tcW w:w="1230" w:type="pct"/>
          </w:tcPr>
          <w:p w:rsidR="00856A3A" w:rsidRPr="00DF1275" w:rsidRDefault="00856A3A" w:rsidP="009A0CA4">
            <w:pPr>
              <w:rPr>
                <w:i/>
                <w:sz w:val="22"/>
                <w:szCs w:val="22"/>
                <w:lang w:val="en-GB"/>
              </w:rPr>
            </w:pPr>
            <w:r w:rsidRPr="00DF1275">
              <w:rPr>
                <w:i/>
                <w:sz w:val="22"/>
                <w:szCs w:val="22"/>
                <w:lang w:val="en-GB"/>
              </w:rPr>
              <w:t>Use case description</w:t>
            </w:r>
          </w:p>
        </w:tc>
        <w:tc>
          <w:tcPr>
            <w:tcW w:w="3770" w:type="pct"/>
          </w:tcPr>
          <w:p w:rsidR="00856A3A" w:rsidRPr="00DF1275" w:rsidRDefault="00856A3A" w:rsidP="009A0CA4">
            <w:pPr>
              <w:rPr>
                <w:sz w:val="22"/>
                <w:szCs w:val="22"/>
                <w:lang w:val="en-GB"/>
              </w:rPr>
            </w:pPr>
            <w:r w:rsidRPr="00DF1275">
              <w:rPr>
                <w:sz w:val="22"/>
                <w:szCs w:val="22"/>
                <w:lang w:val="en-GB"/>
              </w:rPr>
              <w:t xml:space="preserve">Telecommunication systems are </w:t>
            </w:r>
            <w:r w:rsidR="004629CD">
              <w:rPr>
                <w:sz w:val="22"/>
                <w:szCs w:val="22"/>
                <w:lang w:val="en-GB"/>
              </w:rPr>
              <w:t xml:space="preserve">a </w:t>
            </w:r>
            <w:r w:rsidRPr="00DF1275">
              <w:rPr>
                <w:sz w:val="22"/>
                <w:szCs w:val="22"/>
                <w:lang w:val="en-GB"/>
              </w:rPr>
              <w:t xml:space="preserve">critical pillar of emergency management. A set of hierarchical AI/ML based closed loops could be used to intelligently deploy and manage slice for emergency responders in the affected area. A higher closed loop in the OSS can be used for detecting which area is affected by the emergency and deploy a slice for emergency responders to that area. It can then </w:t>
            </w:r>
            <w:r w:rsidRPr="00DF1275">
              <w:rPr>
                <w:sz w:val="22"/>
                <w:szCs w:val="22"/>
                <w:lang w:val="en-GB"/>
              </w:rPr>
              <w:lastRenderedPageBreak/>
              <w:t>set a resource arbitration policy for the lower closed loop in RAN. The lower loop can use this policy to intelligently share RAN resources between the public and emergency responder slice. It can also intelligently manage ML pipelines across the edge and emergency responder devices by using split AI/ML models or offloading of inference tasks from the devices to the edge.</w:t>
            </w:r>
          </w:p>
          <w:p w:rsidR="00856A3A" w:rsidRPr="00DF1275" w:rsidRDefault="00856A3A" w:rsidP="009A0CA4">
            <w:pPr>
              <w:rPr>
                <w:sz w:val="22"/>
                <w:szCs w:val="22"/>
                <w:lang w:val="en-GB"/>
              </w:rPr>
            </w:pPr>
            <w:r w:rsidRPr="00DF1275">
              <w:rPr>
                <w:sz w:val="22"/>
                <w:szCs w:val="22"/>
                <w:lang w:val="en-GB"/>
              </w:rPr>
              <w:t>Following are related steps in this use case scenario:</w:t>
            </w:r>
          </w:p>
          <w:p w:rsidR="00856A3A" w:rsidRPr="00DF1275" w:rsidRDefault="004629CD" w:rsidP="00B81DB1">
            <w:pPr>
              <w:pStyle w:val="ListParagraph"/>
              <w:numPr>
                <w:ilvl w:val="0"/>
                <w:numId w:val="16"/>
              </w:numPr>
              <w:rPr>
                <w:sz w:val="22"/>
                <w:szCs w:val="22"/>
                <w:lang w:val="en-GB"/>
              </w:rPr>
            </w:pPr>
            <w:r>
              <w:rPr>
                <w:sz w:val="22"/>
                <w:szCs w:val="22"/>
                <w:lang w:val="en-GB"/>
              </w:rPr>
              <w:t>The mobile network operator (</w:t>
            </w:r>
            <w:r w:rsidR="00856A3A" w:rsidRPr="00DF1275">
              <w:rPr>
                <w:sz w:val="22"/>
                <w:szCs w:val="22"/>
                <w:lang w:val="en-GB"/>
              </w:rPr>
              <w:t>MNO</w:t>
            </w:r>
            <w:r>
              <w:rPr>
                <w:sz w:val="22"/>
                <w:szCs w:val="22"/>
                <w:lang w:val="en-GB"/>
              </w:rPr>
              <w:t>)</w:t>
            </w:r>
            <w:r w:rsidR="00856A3A" w:rsidRPr="00DF1275">
              <w:rPr>
                <w:sz w:val="22"/>
                <w:szCs w:val="22"/>
                <w:lang w:val="en-GB"/>
              </w:rPr>
              <w:t xml:space="preserve"> may instruct </w:t>
            </w:r>
            <w:r>
              <w:rPr>
                <w:sz w:val="22"/>
                <w:szCs w:val="22"/>
                <w:lang w:val="en-GB"/>
              </w:rPr>
              <w:t xml:space="preserve">the </w:t>
            </w:r>
            <w:r w:rsidR="00856A3A" w:rsidRPr="00DF1275">
              <w:rPr>
                <w:sz w:val="22"/>
                <w:szCs w:val="22"/>
                <w:lang w:val="en-GB"/>
              </w:rPr>
              <w:t>OSS to detect certain set of emergencies and provide connectivity to emergency responders according to predefined SLA.</w:t>
            </w:r>
          </w:p>
          <w:p w:rsidR="00856A3A" w:rsidRPr="00DF1275" w:rsidRDefault="00856A3A" w:rsidP="009A0CA4">
            <w:pPr>
              <w:pStyle w:val="ListParagraph"/>
              <w:rPr>
                <w:sz w:val="22"/>
                <w:szCs w:val="22"/>
                <w:lang w:val="en-GB"/>
              </w:rPr>
            </w:pPr>
          </w:p>
          <w:p w:rsidR="00856A3A" w:rsidRPr="00DF1275" w:rsidRDefault="00856A3A" w:rsidP="009A0CA4">
            <w:pPr>
              <w:pStyle w:val="ListParagraph"/>
              <w:rPr>
                <w:sz w:val="22"/>
                <w:szCs w:val="22"/>
                <w:lang w:val="en-GB"/>
              </w:rPr>
            </w:pPr>
            <w:r w:rsidRPr="00DF1275">
              <w:rPr>
                <w:sz w:val="22"/>
                <w:szCs w:val="22"/>
                <w:lang w:val="en-GB"/>
              </w:rPr>
              <w:t>NOTE</w:t>
            </w:r>
            <w:r w:rsidR="004629CD">
              <w:rPr>
                <w:sz w:val="22"/>
                <w:szCs w:val="22"/>
                <w:lang w:val="en-GB"/>
              </w:rPr>
              <w:t xml:space="preserve"> 1</w:t>
            </w:r>
            <w:r w:rsidRPr="00DF1275">
              <w:rPr>
                <w:sz w:val="22"/>
                <w:szCs w:val="22"/>
                <w:lang w:val="en-GB"/>
              </w:rPr>
              <w:t xml:space="preserve">- </w:t>
            </w:r>
            <w:r w:rsidR="004629CD">
              <w:rPr>
                <w:sz w:val="22"/>
                <w:szCs w:val="22"/>
                <w:lang w:val="en-GB"/>
              </w:rPr>
              <w:t>For example,</w:t>
            </w:r>
            <w:r w:rsidRPr="00DF1275">
              <w:rPr>
                <w:sz w:val="22"/>
                <w:szCs w:val="22"/>
                <w:lang w:val="en-GB"/>
              </w:rPr>
              <w:t xml:space="preserve"> this input may be provided using an operator intent.</w:t>
            </w:r>
          </w:p>
          <w:p w:rsidR="00856A3A" w:rsidRPr="00DF1275" w:rsidRDefault="00856A3A" w:rsidP="009A0CA4">
            <w:pPr>
              <w:pStyle w:val="ListParagraph"/>
              <w:rPr>
                <w:sz w:val="22"/>
                <w:szCs w:val="22"/>
                <w:lang w:val="en-GB"/>
              </w:rPr>
            </w:pPr>
          </w:p>
          <w:p w:rsidR="00856A3A" w:rsidRPr="00DF1275" w:rsidRDefault="004629CD" w:rsidP="00B81DB1">
            <w:pPr>
              <w:pStyle w:val="ListParagraph"/>
              <w:numPr>
                <w:ilvl w:val="0"/>
                <w:numId w:val="16"/>
              </w:numPr>
              <w:rPr>
                <w:sz w:val="22"/>
                <w:szCs w:val="22"/>
                <w:lang w:val="en-GB"/>
              </w:rPr>
            </w:pPr>
            <w:r>
              <w:rPr>
                <w:sz w:val="22"/>
                <w:szCs w:val="22"/>
                <w:lang w:val="en-GB"/>
              </w:rPr>
              <w:t xml:space="preserve">The </w:t>
            </w:r>
            <w:r w:rsidR="00856A3A" w:rsidRPr="00DF1275">
              <w:rPr>
                <w:sz w:val="22"/>
                <w:szCs w:val="22"/>
                <w:lang w:val="en-GB"/>
              </w:rPr>
              <w:t xml:space="preserve">OSS might deploy a closed loop to achieve this. It might collect data from sources like network analytics data, social media scraping, input from emergency responders etc. </w:t>
            </w:r>
          </w:p>
          <w:p w:rsidR="00856A3A" w:rsidRPr="00DF1275" w:rsidRDefault="00856A3A" w:rsidP="009A0CA4">
            <w:pPr>
              <w:pStyle w:val="ListParagraph"/>
              <w:rPr>
                <w:sz w:val="22"/>
                <w:szCs w:val="22"/>
                <w:lang w:val="en-GB"/>
              </w:rPr>
            </w:pPr>
          </w:p>
          <w:p w:rsidR="00856A3A" w:rsidRPr="00DF1275" w:rsidRDefault="00856A3A" w:rsidP="009A0CA4">
            <w:pPr>
              <w:pStyle w:val="ListParagraph"/>
              <w:rPr>
                <w:sz w:val="22"/>
                <w:szCs w:val="22"/>
                <w:lang w:val="en-GB"/>
              </w:rPr>
            </w:pPr>
            <w:r w:rsidRPr="00DF1275">
              <w:rPr>
                <w:sz w:val="22"/>
                <w:szCs w:val="22"/>
                <w:lang w:val="en-GB"/>
              </w:rPr>
              <w:t>NOTE</w:t>
            </w:r>
            <w:r w:rsidR="004629CD">
              <w:rPr>
                <w:sz w:val="22"/>
                <w:szCs w:val="22"/>
                <w:lang w:val="en-GB"/>
              </w:rPr>
              <w:t xml:space="preserve"> 2</w:t>
            </w:r>
            <w:r w:rsidRPr="00DF1275">
              <w:rPr>
                <w:sz w:val="22"/>
                <w:szCs w:val="22"/>
                <w:lang w:val="en-GB"/>
              </w:rPr>
              <w:t xml:space="preserve">- </w:t>
            </w:r>
            <w:r w:rsidR="004629CD">
              <w:rPr>
                <w:sz w:val="22"/>
                <w:szCs w:val="22"/>
                <w:lang w:val="en-GB"/>
              </w:rPr>
              <w:t>For example,</w:t>
            </w:r>
            <w:r w:rsidRPr="00DF1275">
              <w:rPr>
                <w:sz w:val="22"/>
                <w:szCs w:val="22"/>
                <w:lang w:val="en-GB"/>
              </w:rPr>
              <w:t xml:space="preserve"> such inputs may be provided from </w:t>
            </w:r>
            <w:r w:rsidRPr="00903DCE">
              <w:rPr>
                <w:sz w:val="22"/>
                <w:szCs w:val="22"/>
                <w:highlight w:val="yellow"/>
                <w:lang w:val="en-GB"/>
              </w:rPr>
              <w:t>nRT-RICs</w:t>
            </w:r>
            <w:r w:rsidRPr="00DF1275">
              <w:rPr>
                <w:sz w:val="22"/>
                <w:szCs w:val="22"/>
                <w:lang w:val="en-GB"/>
              </w:rPr>
              <w:t xml:space="preserve"> or other xNFs in the network.</w:t>
            </w:r>
          </w:p>
          <w:p w:rsidR="00856A3A" w:rsidRPr="00DF1275" w:rsidRDefault="00856A3A" w:rsidP="009A0CA4">
            <w:pPr>
              <w:pStyle w:val="ListParagraph"/>
              <w:rPr>
                <w:sz w:val="22"/>
                <w:szCs w:val="22"/>
                <w:lang w:val="en-GB"/>
              </w:rPr>
            </w:pPr>
          </w:p>
          <w:p w:rsidR="00856A3A" w:rsidRPr="00DF1275" w:rsidRDefault="004629CD" w:rsidP="00B81DB1">
            <w:pPr>
              <w:pStyle w:val="ListParagraph"/>
              <w:numPr>
                <w:ilvl w:val="0"/>
                <w:numId w:val="16"/>
              </w:numPr>
              <w:rPr>
                <w:sz w:val="22"/>
                <w:szCs w:val="22"/>
                <w:lang w:val="en-GB"/>
              </w:rPr>
            </w:pPr>
            <w:r>
              <w:rPr>
                <w:sz w:val="22"/>
                <w:szCs w:val="22"/>
                <w:lang w:val="en-GB"/>
              </w:rPr>
              <w:t xml:space="preserve">The </w:t>
            </w:r>
            <w:r w:rsidR="00856A3A" w:rsidRPr="00DF1275">
              <w:rPr>
                <w:sz w:val="22"/>
                <w:szCs w:val="22"/>
                <w:lang w:val="en-GB"/>
              </w:rPr>
              <w:t xml:space="preserve">OSS might use AI/ML models to detect emergency and deploy an </w:t>
            </w:r>
            <w:r w:rsidR="00856A3A" w:rsidRPr="00903DCE">
              <w:rPr>
                <w:sz w:val="22"/>
                <w:szCs w:val="22"/>
                <w:highlight w:val="yellow"/>
                <w:lang w:val="en-GB"/>
              </w:rPr>
              <w:t>ER</w:t>
            </w:r>
            <w:r w:rsidR="00856A3A" w:rsidRPr="00DF1275">
              <w:rPr>
                <w:sz w:val="22"/>
                <w:szCs w:val="22"/>
                <w:lang w:val="en-GB"/>
              </w:rPr>
              <w:t xml:space="preserve"> slice to the location. It might also create high level strategy/policy to reallocate resources among the slices.</w:t>
            </w:r>
          </w:p>
          <w:p w:rsidR="00856A3A" w:rsidRPr="00DF1275" w:rsidRDefault="00856A3A" w:rsidP="009A0CA4">
            <w:pPr>
              <w:pStyle w:val="ListParagraph"/>
              <w:rPr>
                <w:sz w:val="22"/>
                <w:szCs w:val="22"/>
                <w:lang w:val="en-GB"/>
              </w:rPr>
            </w:pPr>
          </w:p>
          <w:p w:rsidR="00856A3A" w:rsidRPr="00DF1275" w:rsidRDefault="00856A3A" w:rsidP="009A0CA4">
            <w:pPr>
              <w:pStyle w:val="ListParagraph"/>
              <w:rPr>
                <w:sz w:val="22"/>
                <w:szCs w:val="22"/>
                <w:lang w:val="en-GB"/>
              </w:rPr>
            </w:pPr>
            <w:r w:rsidRPr="00DF1275">
              <w:rPr>
                <w:sz w:val="22"/>
                <w:szCs w:val="22"/>
                <w:lang w:val="en-GB"/>
              </w:rPr>
              <w:t>NOTE</w:t>
            </w:r>
            <w:r w:rsidR="004629CD">
              <w:rPr>
                <w:sz w:val="22"/>
                <w:szCs w:val="22"/>
                <w:lang w:val="en-GB"/>
              </w:rPr>
              <w:t xml:space="preserve"> 3</w:t>
            </w:r>
            <w:r w:rsidRPr="00DF1275">
              <w:rPr>
                <w:sz w:val="22"/>
                <w:szCs w:val="22"/>
                <w:lang w:val="en-GB"/>
              </w:rPr>
              <w:t xml:space="preserve">- </w:t>
            </w:r>
            <w:r w:rsidR="004629CD">
              <w:rPr>
                <w:sz w:val="22"/>
                <w:szCs w:val="22"/>
                <w:lang w:val="en-GB"/>
              </w:rPr>
              <w:t>S</w:t>
            </w:r>
            <w:r w:rsidRPr="00DF1275">
              <w:rPr>
                <w:sz w:val="22"/>
                <w:szCs w:val="22"/>
                <w:lang w:val="en-GB"/>
              </w:rPr>
              <w:t>uch closed loops may be hosted in non-RT RIC and may be used for predictive resource allocations to specific edge locations based on predicted needs, in turn based on detected emergency.</w:t>
            </w:r>
          </w:p>
          <w:p w:rsidR="0058341C" w:rsidRDefault="0058341C" w:rsidP="009A0CA4">
            <w:pPr>
              <w:pStyle w:val="ListParagraph"/>
              <w:rPr>
                <w:sz w:val="22"/>
                <w:szCs w:val="22"/>
                <w:lang w:val="en-GB"/>
              </w:rPr>
            </w:pPr>
          </w:p>
          <w:p w:rsidR="00856A3A" w:rsidRPr="00DF1275" w:rsidRDefault="00856A3A" w:rsidP="009A0CA4">
            <w:pPr>
              <w:pStyle w:val="ListParagraph"/>
              <w:rPr>
                <w:sz w:val="22"/>
                <w:szCs w:val="22"/>
                <w:lang w:val="en-GB"/>
              </w:rPr>
            </w:pPr>
            <w:r w:rsidRPr="00DF1275">
              <w:rPr>
                <w:sz w:val="22"/>
                <w:szCs w:val="22"/>
                <w:lang w:val="en-GB"/>
              </w:rPr>
              <w:t>NOTE</w:t>
            </w:r>
            <w:r w:rsidR="004629CD">
              <w:rPr>
                <w:sz w:val="22"/>
                <w:szCs w:val="22"/>
                <w:lang w:val="en-GB"/>
              </w:rPr>
              <w:t xml:space="preserve"> 4 </w:t>
            </w:r>
            <w:r w:rsidRPr="00DF1275">
              <w:rPr>
                <w:sz w:val="22"/>
                <w:szCs w:val="22"/>
                <w:lang w:val="en-GB"/>
              </w:rPr>
              <w:t>- the policy to reallocate resources may depend, among other things, on the type of emergency e.g. a natural disaster, earthquake, a law and order situation, traffic accidents, etc.</w:t>
            </w:r>
          </w:p>
          <w:p w:rsidR="00856A3A" w:rsidRPr="00DF1275" w:rsidRDefault="00856A3A" w:rsidP="009A0CA4">
            <w:pPr>
              <w:pStyle w:val="ListParagraph"/>
              <w:rPr>
                <w:sz w:val="22"/>
                <w:szCs w:val="22"/>
                <w:lang w:val="en-GB"/>
              </w:rPr>
            </w:pPr>
          </w:p>
          <w:p w:rsidR="00856A3A" w:rsidRPr="00DF1275" w:rsidRDefault="004629CD" w:rsidP="00B81DB1">
            <w:pPr>
              <w:pStyle w:val="ListParagraph"/>
              <w:numPr>
                <w:ilvl w:val="0"/>
                <w:numId w:val="16"/>
              </w:numPr>
              <w:rPr>
                <w:sz w:val="22"/>
                <w:szCs w:val="22"/>
                <w:lang w:val="en-GB"/>
              </w:rPr>
            </w:pPr>
            <w:r>
              <w:rPr>
                <w:sz w:val="22"/>
                <w:szCs w:val="22"/>
                <w:lang w:val="en-GB"/>
              </w:rPr>
              <w:t xml:space="preserve">The </w:t>
            </w:r>
            <w:r w:rsidR="00856A3A" w:rsidRPr="00DF1275">
              <w:rPr>
                <w:sz w:val="22"/>
                <w:szCs w:val="22"/>
                <w:lang w:val="en-GB"/>
              </w:rPr>
              <w:t xml:space="preserve">RAN domain might use this high-level strategy/policy and possibly other inputs from emergency responders to create a closed loop to arbitrate resources among RAN </w:t>
            </w:r>
            <w:r w:rsidR="00856A3A" w:rsidRPr="00903DCE">
              <w:rPr>
                <w:sz w:val="22"/>
                <w:szCs w:val="22"/>
                <w:highlight w:val="yellow"/>
                <w:lang w:val="en-GB"/>
              </w:rPr>
              <w:t>NSSI</w:t>
            </w:r>
            <w:r w:rsidR="00856A3A" w:rsidRPr="00DF1275">
              <w:rPr>
                <w:sz w:val="22"/>
                <w:szCs w:val="22"/>
                <w:lang w:val="en-GB"/>
              </w:rPr>
              <w:t>s.</w:t>
            </w:r>
          </w:p>
          <w:p w:rsidR="00856A3A" w:rsidRPr="00DF1275" w:rsidRDefault="00856A3A" w:rsidP="009A0CA4">
            <w:pPr>
              <w:pStyle w:val="ListParagraph"/>
              <w:rPr>
                <w:sz w:val="22"/>
                <w:szCs w:val="22"/>
                <w:lang w:val="en-GB"/>
              </w:rPr>
            </w:pPr>
          </w:p>
          <w:p w:rsidR="00856A3A" w:rsidRPr="00DF1275" w:rsidRDefault="00856A3A" w:rsidP="009A0CA4">
            <w:pPr>
              <w:pStyle w:val="ListParagraph"/>
              <w:rPr>
                <w:sz w:val="22"/>
                <w:szCs w:val="22"/>
                <w:lang w:val="en-GB"/>
              </w:rPr>
            </w:pPr>
            <w:r w:rsidRPr="00DF1275">
              <w:rPr>
                <w:sz w:val="22"/>
                <w:szCs w:val="22"/>
                <w:lang w:val="en-GB"/>
              </w:rPr>
              <w:t>NOTE</w:t>
            </w:r>
            <w:r w:rsidR="004629CD">
              <w:rPr>
                <w:sz w:val="22"/>
                <w:szCs w:val="22"/>
                <w:lang w:val="en-GB"/>
              </w:rPr>
              <w:t xml:space="preserve"> 5</w:t>
            </w:r>
            <w:r w:rsidRPr="00DF1275">
              <w:rPr>
                <w:sz w:val="22"/>
                <w:szCs w:val="22"/>
                <w:lang w:val="en-GB"/>
              </w:rPr>
              <w:t xml:space="preserve">- </w:t>
            </w:r>
            <w:r w:rsidR="004629CD">
              <w:rPr>
                <w:sz w:val="22"/>
                <w:szCs w:val="22"/>
                <w:lang w:val="en-GB"/>
              </w:rPr>
              <w:t>S</w:t>
            </w:r>
            <w:r w:rsidRPr="00DF1275">
              <w:rPr>
                <w:sz w:val="22"/>
                <w:szCs w:val="22"/>
                <w:lang w:val="en-GB"/>
              </w:rPr>
              <w:t>uch closed loops may be hosted nearer to edge</w:t>
            </w:r>
            <w:ins w:id="459" w:author="edit6" w:date="2022-04-28T12:38:00Z">
              <w:r w:rsidR="00B00646">
                <w:rPr>
                  <w:sz w:val="22"/>
                  <w:szCs w:val="22"/>
                  <w:lang w:val="en-GB"/>
                </w:rPr>
                <w:t>,</w:t>
              </w:r>
            </w:ins>
            <w:r w:rsidRPr="00DF1275">
              <w:rPr>
                <w:sz w:val="22"/>
                <w:szCs w:val="22"/>
                <w:lang w:val="en-GB"/>
              </w:rPr>
              <w:t>e.g.nRT RIC. The policy input from higher loop may indicate, among other things, the different sources of data for the lower loop.</w:t>
            </w:r>
          </w:p>
          <w:p w:rsidR="00856A3A" w:rsidRPr="00DF1275" w:rsidRDefault="00856A3A" w:rsidP="009A0CA4">
            <w:pPr>
              <w:pStyle w:val="ListParagraph"/>
              <w:rPr>
                <w:sz w:val="22"/>
                <w:szCs w:val="22"/>
                <w:lang w:val="en-GB"/>
              </w:rPr>
            </w:pPr>
          </w:p>
          <w:p w:rsidR="00856A3A" w:rsidRPr="00DF1275" w:rsidRDefault="004629CD" w:rsidP="00B81DB1">
            <w:pPr>
              <w:pStyle w:val="ListParagraph"/>
              <w:numPr>
                <w:ilvl w:val="0"/>
                <w:numId w:val="16"/>
              </w:numPr>
              <w:rPr>
                <w:sz w:val="22"/>
                <w:szCs w:val="22"/>
                <w:lang w:val="en-GB"/>
              </w:rPr>
            </w:pPr>
            <w:r>
              <w:rPr>
                <w:sz w:val="22"/>
                <w:szCs w:val="22"/>
                <w:lang w:val="en-GB"/>
              </w:rPr>
              <w:t xml:space="preserve">The </w:t>
            </w:r>
            <w:r w:rsidR="00856A3A" w:rsidRPr="00DF1275">
              <w:rPr>
                <w:sz w:val="22"/>
                <w:szCs w:val="22"/>
                <w:lang w:val="en-GB"/>
              </w:rPr>
              <w:t>RAN domain closed loop might also decide to offload inference tasks from ER devices to the edge or use split AI/ML model to run inference tasks on edge and ER device. This decision might be taken based on available network and compute resources.</w:t>
            </w:r>
          </w:p>
          <w:p w:rsidR="00856A3A" w:rsidRPr="00DF1275" w:rsidRDefault="00856A3A" w:rsidP="009A0CA4">
            <w:pPr>
              <w:pStyle w:val="ListParagraph"/>
              <w:rPr>
                <w:sz w:val="22"/>
                <w:szCs w:val="22"/>
                <w:lang w:val="en-GB"/>
              </w:rPr>
            </w:pPr>
          </w:p>
          <w:p w:rsidR="00856A3A" w:rsidRPr="00DF1275" w:rsidRDefault="00856A3A" w:rsidP="009A0CA4">
            <w:pPr>
              <w:pStyle w:val="ListParagraph"/>
              <w:rPr>
                <w:sz w:val="22"/>
                <w:szCs w:val="22"/>
                <w:lang w:val="en-GB"/>
              </w:rPr>
            </w:pPr>
            <w:r w:rsidRPr="00DF1275">
              <w:rPr>
                <w:sz w:val="22"/>
                <w:szCs w:val="22"/>
                <w:lang w:val="en-GB"/>
              </w:rPr>
              <w:t>NOTE</w:t>
            </w:r>
            <w:r w:rsidR="004629CD">
              <w:rPr>
                <w:sz w:val="22"/>
                <w:szCs w:val="22"/>
                <w:lang w:val="en-GB"/>
              </w:rPr>
              <w:t xml:space="preserve"> 6 </w:t>
            </w:r>
            <w:r w:rsidRPr="00DF1275">
              <w:rPr>
                <w:sz w:val="22"/>
                <w:szCs w:val="22"/>
                <w:lang w:val="en-GB"/>
              </w:rPr>
              <w:t xml:space="preserve">- </w:t>
            </w:r>
            <w:r w:rsidR="004629CD">
              <w:rPr>
                <w:sz w:val="22"/>
                <w:szCs w:val="22"/>
                <w:lang w:val="en-GB"/>
              </w:rPr>
              <w:t>S</w:t>
            </w:r>
            <w:r w:rsidRPr="00DF1275">
              <w:rPr>
                <w:sz w:val="22"/>
                <w:szCs w:val="22"/>
                <w:lang w:val="en-GB"/>
              </w:rPr>
              <w:t>ome layers of the AI/ML model may be hosted in the wearable devices of the emergency responders, which will help in say locating of persons under distress using various inputs.</w:t>
            </w:r>
          </w:p>
          <w:p w:rsidR="00856A3A" w:rsidRPr="00DF1275" w:rsidRDefault="00856A3A" w:rsidP="009A0CA4">
            <w:pPr>
              <w:rPr>
                <w:sz w:val="22"/>
                <w:szCs w:val="22"/>
                <w:lang w:val="en-GB"/>
              </w:rPr>
            </w:pPr>
            <w:r w:rsidRPr="00DF1275">
              <w:rPr>
                <w:sz w:val="22"/>
                <w:szCs w:val="22"/>
                <w:lang w:val="en-GB"/>
              </w:rPr>
              <w:t>Relation with autonomous behavio</w:t>
            </w:r>
            <w:r w:rsidR="004629CD">
              <w:rPr>
                <w:sz w:val="22"/>
                <w:szCs w:val="22"/>
                <w:lang w:val="en-GB"/>
              </w:rPr>
              <w:t>u</w:t>
            </w:r>
            <w:r w:rsidRPr="00DF1275">
              <w:rPr>
                <w:sz w:val="22"/>
                <w:szCs w:val="22"/>
                <w:lang w:val="en-GB"/>
              </w:rPr>
              <w:t xml:space="preserve">r- </w:t>
            </w:r>
          </w:p>
          <w:p w:rsidR="00856A3A" w:rsidRPr="00DF1275" w:rsidRDefault="00856A3A" w:rsidP="00B81DB1">
            <w:pPr>
              <w:pStyle w:val="ListParagraph"/>
              <w:numPr>
                <w:ilvl w:val="0"/>
                <w:numId w:val="15"/>
              </w:numPr>
              <w:rPr>
                <w:sz w:val="22"/>
                <w:szCs w:val="22"/>
                <w:lang w:val="en-GB"/>
              </w:rPr>
            </w:pPr>
            <w:r w:rsidRPr="00DF1275">
              <w:rPr>
                <w:sz w:val="22"/>
                <w:szCs w:val="22"/>
                <w:lang w:val="en-GB"/>
              </w:rPr>
              <w:t>Workflows for the closed loops are independent of each other. The only interaction between closed loops is via high level intents over the inter-</w:t>
            </w:r>
            <w:r w:rsidRPr="00DF1275">
              <w:rPr>
                <w:sz w:val="22"/>
                <w:szCs w:val="22"/>
                <w:lang w:val="en-GB"/>
              </w:rPr>
              <w:lastRenderedPageBreak/>
              <w:t xml:space="preserve">loop interface. </w:t>
            </w:r>
          </w:p>
          <w:p w:rsidR="00856A3A" w:rsidRPr="00DF1275" w:rsidRDefault="00856A3A" w:rsidP="00B81DB1">
            <w:pPr>
              <w:pStyle w:val="ListParagraph"/>
              <w:numPr>
                <w:ilvl w:val="0"/>
                <w:numId w:val="15"/>
              </w:numPr>
              <w:rPr>
                <w:sz w:val="22"/>
                <w:szCs w:val="22"/>
                <w:lang w:val="en-GB"/>
              </w:rPr>
            </w:pPr>
            <w:r w:rsidRPr="00DF1275">
              <w:rPr>
                <w:sz w:val="22"/>
                <w:szCs w:val="22"/>
                <w:lang w:val="en-GB"/>
              </w:rPr>
              <w:t>Closed loops can create new closed loops in other network domains without human intervention.</w:t>
            </w:r>
          </w:p>
          <w:p w:rsidR="00856A3A" w:rsidRPr="00DF1275" w:rsidRDefault="00856A3A" w:rsidP="00B81DB1">
            <w:pPr>
              <w:pStyle w:val="ListParagraph"/>
              <w:numPr>
                <w:ilvl w:val="0"/>
                <w:numId w:val="15"/>
              </w:numPr>
              <w:rPr>
                <w:sz w:val="22"/>
                <w:szCs w:val="22"/>
                <w:lang w:val="en-GB"/>
              </w:rPr>
            </w:pPr>
            <w:r w:rsidRPr="00DF1275">
              <w:rPr>
                <w:sz w:val="22"/>
                <w:szCs w:val="22"/>
                <w:lang w:val="en-GB"/>
              </w:rPr>
              <w:t>Although loops are deployed in hierarchical fashion, each loop has the ability to evolve independently. It can use different models and ML pipelines as required. Each loop may move up or down the autonomy levels as defined in [ITU-T Y.3173].</w:t>
            </w:r>
          </w:p>
          <w:p w:rsidR="00856A3A" w:rsidRPr="00DF1275" w:rsidRDefault="00856A3A" w:rsidP="00B81DB1">
            <w:pPr>
              <w:pStyle w:val="ListParagraph"/>
              <w:numPr>
                <w:ilvl w:val="0"/>
                <w:numId w:val="15"/>
              </w:numPr>
              <w:rPr>
                <w:sz w:val="22"/>
                <w:szCs w:val="22"/>
                <w:lang w:val="en-GB"/>
              </w:rPr>
            </w:pPr>
            <w:r w:rsidRPr="00DF1275">
              <w:rPr>
                <w:sz w:val="22"/>
                <w:szCs w:val="22"/>
                <w:lang w:val="en-GB"/>
              </w:rPr>
              <w:t xml:space="preserve">Closed loops have ability to split and provision AI/ML models to other closed loops in automated fashion.  </w:t>
            </w:r>
          </w:p>
          <w:p w:rsidR="00856A3A" w:rsidRPr="00DF1275" w:rsidRDefault="00856A3A" w:rsidP="00B81DB1">
            <w:pPr>
              <w:pStyle w:val="ListParagraph"/>
              <w:numPr>
                <w:ilvl w:val="0"/>
                <w:numId w:val="15"/>
              </w:numPr>
              <w:rPr>
                <w:sz w:val="22"/>
                <w:szCs w:val="22"/>
                <w:lang w:val="en-GB"/>
              </w:rPr>
            </w:pPr>
            <w:r w:rsidRPr="00DF1275">
              <w:rPr>
                <w:sz w:val="22"/>
                <w:szCs w:val="22"/>
                <w:lang w:val="en-GB"/>
              </w:rPr>
              <w:t>By making closed loops in edge domain autonomous, we also enable lesser orchestration delay, better privacy and flexibility for verticals (e.g., industrial campus networks).</w:t>
            </w:r>
          </w:p>
          <w:p w:rsidR="00856A3A" w:rsidRPr="00DF1275" w:rsidRDefault="00856A3A" w:rsidP="00B81DB1">
            <w:pPr>
              <w:pStyle w:val="ListParagraph"/>
              <w:numPr>
                <w:ilvl w:val="0"/>
                <w:numId w:val="15"/>
              </w:numPr>
              <w:rPr>
                <w:sz w:val="22"/>
                <w:szCs w:val="22"/>
                <w:lang w:val="en-GB"/>
              </w:rPr>
            </w:pPr>
            <w:r w:rsidRPr="00DF1275">
              <w:rPr>
                <w:sz w:val="22"/>
                <w:szCs w:val="22"/>
                <w:lang w:val="en-GB"/>
              </w:rPr>
              <w:t>Higher loops can use historical knowledge available to them to optimize and generalize lower loops using high-level intent. This increases efficiency of lower loops while preserving their autonomy. (e.g., higher loop might know certain kind of ML models are good for cyclone emergency management based on previous cyclones.)</w:t>
            </w:r>
          </w:p>
          <w:p w:rsidR="00856A3A" w:rsidRPr="00DF1275" w:rsidRDefault="00856A3A" w:rsidP="009A0CA4">
            <w:pPr>
              <w:rPr>
                <w:sz w:val="22"/>
                <w:szCs w:val="22"/>
                <w:lang w:val="en-GB"/>
              </w:rPr>
            </w:pPr>
            <w:r w:rsidRPr="00DF1275">
              <w:rPr>
                <w:sz w:val="22"/>
                <w:szCs w:val="22"/>
                <w:lang w:val="en-GB"/>
              </w:rPr>
              <w:br/>
              <w:t>NOTE</w:t>
            </w:r>
            <w:r w:rsidR="004629CD">
              <w:rPr>
                <w:sz w:val="22"/>
                <w:szCs w:val="22"/>
                <w:lang w:val="en-GB"/>
              </w:rPr>
              <w:t xml:space="preserve">7 </w:t>
            </w:r>
            <w:r w:rsidRPr="00DF1275">
              <w:rPr>
                <w:sz w:val="22"/>
                <w:szCs w:val="22"/>
                <w:lang w:val="en-GB"/>
              </w:rPr>
              <w:t>: This use case might be well aligned with the use case “Composable, hierarchical closed loops” in [FGAN-I-072] and others above.</w:t>
            </w:r>
          </w:p>
        </w:tc>
      </w:tr>
      <w:tr w:rsidR="00856A3A" w:rsidRPr="00DF1275" w:rsidTr="00856A3A">
        <w:tc>
          <w:tcPr>
            <w:tcW w:w="1230" w:type="pct"/>
          </w:tcPr>
          <w:p w:rsidR="00856A3A" w:rsidRPr="00DF1275" w:rsidRDefault="00B00646" w:rsidP="009A0CA4">
            <w:pPr>
              <w:rPr>
                <w:i/>
                <w:sz w:val="22"/>
                <w:szCs w:val="22"/>
                <w:lang w:val="en-GB"/>
              </w:rPr>
            </w:pPr>
            <w:ins w:id="460" w:author="edit6" w:date="2022-04-28T12:38:00Z">
              <w:r>
                <w:rPr>
                  <w:i/>
                  <w:sz w:val="22"/>
                  <w:szCs w:val="22"/>
                  <w:lang w:val="en-GB"/>
                </w:rPr>
                <w:lastRenderedPageBreak/>
                <w:t>U</w:t>
              </w:r>
            </w:ins>
            <w:del w:id="461" w:author="edit6" w:date="2022-04-28T12:38:00Z">
              <w:r w:rsidR="00856A3A" w:rsidRPr="00DF1275" w:rsidDel="00B00646">
                <w:rPr>
                  <w:i/>
                  <w:sz w:val="22"/>
                  <w:szCs w:val="22"/>
                  <w:lang w:val="en-GB"/>
                </w:rPr>
                <w:delText>Notes on u</w:delText>
              </w:r>
            </w:del>
            <w:r w:rsidR="00856A3A" w:rsidRPr="00DF1275">
              <w:rPr>
                <w:i/>
                <w:sz w:val="22"/>
                <w:szCs w:val="22"/>
                <w:lang w:val="en-GB"/>
              </w:rPr>
              <w:t>se case category</w:t>
            </w:r>
          </w:p>
        </w:tc>
        <w:tc>
          <w:tcPr>
            <w:tcW w:w="3770" w:type="pct"/>
          </w:tcPr>
          <w:p w:rsidR="00856A3A" w:rsidRPr="00DF1275" w:rsidRDefault="00856A3A" w:rsidP="009A0CA4">
            <w:pPr>
              <w:rPr>
                <w:sz w:val="22"/>
                <w:szCs w:val="22"/>
                <w:lang w:val="en-GB"/>
              </w:rPr>
            </w:pPr>
            <w:r w:rsidRPr="00DF1275">
              <w:rPr>
                <w:sz w:val="22"/>
                <w:szCs w:val="22"/>
                <w:lang w:val="en-GB"/>
              </w:rPr>
              <w:t xml:space="preserve">Cat 1: describes a scenario related to core autonomous behavior itself.  </w:t>
            </w:r>
          </w:p>
        </w:tc>
      </w:tr>
      <w:tr w:rsidR="00856A3A" w:rsidRPr="00DF1275" w:rsidDel="00B00646" w:rsidTr="00856A3A">
        <w:trPr>
          <w:del w:id="462" w:author="edit6" w:date="2022-04-28T12:39:00Z"/>
        </w:trPr>
        <w:tc>
          <w:tcPr>
            <w:tcW w:w="1230" w:type="pct"/>
          </w:tcPr>
          <w:p w:rsidR="00856A3A" w:rsidRPr="00DF1275" w:rsidDel="00B00646" w:rsidRDefault="00856A3A" w:rsidP="009A0CA4">
            <w:pPr>
              <w:rPr>
                <w:del w:id="463" w:author="edit6" w:date="2022-04-28T12:39:00Z"/>
                <w:i/>
                <w:sz w:val="22"/>
                <w:szCs w:val="22"/>
                <w:lang w:val="en-GB"/>
              </w:rPr>
            </w:pPr>
            <w:del w:id="464" w:author="edit6" w:date="2022-04-28T12:39:00Z">
              <w:r w:rsidRPr="00DF1275" w:rsidDel="00B00646">
                <w:rPr>
                  <w:i/>
                  <w:sz w:val="22"/>
                  <w:szCs w:val="22"/>
                  <w:lang w:val="en-GB"/>
                </w:rPr>
                <w:delText>Notes on priority of the use case</w:delText>
              </w:r>
            </w:del>
          </w:p>
        </w:tc>
        <w:tc>
          <w:tcPr>
            <w:tcW w:w="3770" w:type="pct"/>
          </w:tcPr>
          <w:p w:rsidR="00856A3A" w:rsidRPr="00DF1275" w:rsidDel="00B00646" w:rsidRDefault="00856A3A" w:rsidP="009A0CA4">
            <w:pPr>
              <w:rPr>
                <w:del w:id="465" w:author="edit6" w:date="2022-04-28T12:39:00Z"/>
                <w:sz w:val="22"/>
                <w:szCs w:val="22"/>
                <w:lang w:val="en-GB"/>
              </w:rPr>
            </w:pPr>
            <w:del w:id="466" w:author="edit6" w:date="2022-04-28T12:39:00Z">
              <w:r w:rsidRPr="00DF1275" w:rsidDel="00B00646">
                <w:rPr>
                  <w:sz w:val="22"/>
                  <w:szCs w:val="22"/>
                  <w:lang w:val="en-GB"/>
                </w:rPr>
                <w:delText>High</w:delText>
              </w:r>
            </w:del>
          </w:p>
          <w:p w:rsidR="00856A3A" w:rsidRPr="00DF1275" w:rsidDel="00B00646" w:rsidRDefault="00856A3A" w:rsidP="009A0CA4">
            <w:pPr>
              <w:rPr>
                <w:del w:id="467" w:author="edit6" w:date="2022-04-28T12:39:00Z"/>
                <w:sz w:val="22"/>
                <w:szCs w:val="22"/>
                <w:lang w:val="en-GB"/>
              </w:rPr>
            </w:pPr>
            <w:del w:id="468" w:author="edit6" w:date="2022-04-28T12:39:00Z">
              <w:r w:rsidRPr="00DF1275" w:rsidDel="00B00646">
                <w:rPr>
                  <w:sz w:val="22"/>
                  <w:szCs w:val="22"/>
                  <w:lang w:val="en-GB"/>
                </w:rPr>
                <w:delText>has the potential to impact future network architectures and use cases.</w:delText>
              </w:r>
            </w:del>
          </w:p>
        </w:tc>
      </w:tr>
      <w:tr w:rsidR="00856A3A" w:rsidRPr="00DF1275" w:rsidTr="00856A3A">
        <w:tc>
          <w:tcPr>
            <w:tcW w:w="1230" w:type="pct"/>
          </w:tcPr>
          <w:p w:rsidR="00856A3A" w:rsidRPr="00DF1275" w:rsidRDefault="00856A3A" w:rsidP="009A0CA4">
            <w:pPr>
              <w:rPr>
                <w:i/>
                <w:sz w:val="22"/>
                <w:szCs w:val="22"/>
                <w:lang w:val="en-GB"/>
              </w:rPr>
            </w:pPr>
            <w:r w:rsidRPr="00DF1275">
              <w:rPr>
                <w:i/>
                <w:sz w:val="22"/>
                <w:szCs w:val="22"/>
                <w:lang w:val="en-GB"/>
              </w:rPr>
              <w:t>Reference</w:t>
            </w:r>
          </w:p>
        </w:tc>
        <w:tc>
          <w:tcPr>
            <w:tcW w:w="3770" w:type="pct"/>
          </w:tcPr>
          <w:p w:rsidR="00856A3A" w:rsidRPr="00DF1275" w:rsidRDefault="00856A3A" w:rsidP="009A0CA4">
            <w:pPr>
              <w:spacing w:before="0"/>
              <w:rPr>
                <w:sz w:val="22"/>
                <w:szCs w:val="22"/>
                <w:lang w:val="en-GB"/>
              </w:rPr>
            </w:pPr>
            <w:r w:rsidRPr="00C82CAC">
              <w:rPr>
                <w:sz w:val="22"/>
                <w:szCs w:val="22"/>
                <w:lang w:val="en-GB"/>
              </w:rPr>
              <w:t>[</w:t>
            </w:r>
            <w:r w:rsidR="00330C7A">
              <w:rPr>
                <w:sz w:val="22"/>
                <w:szCs w:val="22"/>
                <w:lang w:val="en-GB"/>
              </w:rPr>
              <w:t>b-</w:t>
            </w:r>
            <w:r w:rsidRPr="00C82CAC">
              <w:rPr>
                <w:sz w:val="22"/>
                <w:szCs w:val="22"/>
                <w:lang w:val="en-GB"/>
              </w:rPr>
              <w:t xml:space="preserve">ETSI GS ZSM 001] </w:t>
            </w:r>
          </w:p>
        </w:tc>
      </w:tr>
    </w:tbl>
    <w:p w:rsidR="00856A3A" w:rsidRPr="00DF1275" w:rsidRDefault="00856A3A" w:rsidP="00856A3A">
      <w:pPr>
        <w:pStyle w:val="Heading3"/>
      </w:pPr>
      <w:bookmarkStart w:id="469" w:name="_Toc86163130"/>
      <w:bookmarkStart w:id="470" w:name="_Toc86503270"/>
      <w:bookmarkStart w:id="471" w:name="_Toc86503528"/>
      <w:r w:rsidRPr="00DF1275">
        <w:t>Use case requirements</w:t>
      </w:r>
      <w:bookmarkEnd w:id="469"/>
      <w:bookmarkEnd w:id="470"/>
      <w:bookmarkEnd w:id="471"/>
    </w:p>
    <w:p w:rsidR="00856A3A" w:rsidRPr="00DF1275" w:rsidRDefault="00856A3A" w:rsidP="00856A3A">
      <w:pPr>
        <w:spacing w:before="0" w:after="160" w:line="259" w:lineRule="auto"/>
        <w:rPr>
          <w:u w:val="single"/>
          <w:lang w:val="en-GB"/>
        </w:rPr>
      </w:pPr>
      <w:r w:rsidRPr="00DF1275">
        <w:rPr>
          <w:u w:val="single"/>
          <w:lang w:val="en-GB"/>
        </w:rPr>
        <w:t>Critical requirements</w:t>
      </w:r>
    </w:p>
    <w:p w:rsidR="00856A3A" w:rsidRPr="00DF1275" w:rsidRDefault="000228D5" w:rsidP="00856A3A">
      <w:pPr>
        <w:pStyle w:val="ListParagraph"/>
        <w:spacing w:after="80"/>
        <w:ind w:left="0"/>
        <w:contextualSpacing w:val="0"/>
        <w:rPr>
          <w:lang w:val="en-GB"/>
        </w:rPr>
      </w:pPr>
      <w:r w:rsidRPr="00DF1275">
        <w:rPr>
          <w:lang w:val="en-GB"/>
        </w:rPr>
        <w:t>●</w:t>
      </w:r>
      <w:r w:rsidRPr="00DF1275">
        <w:rPr>
          <w:lang w:val="en-GB"/>
        </w:rPr>
        <w:tab/>
      </w:r>
      <w:r w:rsidR="00851583">
        <w:rPr>
          <w:lang w:val="en-GB"/>
        </w:rPr>
        <w:t>AN-UC</w:t>
      </w:r>
      <w:r w:rsidR="00FC70DA">
        <w:rPr>
          <w:lang w:val="en-GB"/>
        </w:rPr>
        <w:t>09-REQ-</w:t>
      </w:r>
      <w:r w:rsidR="00851583">
        <w:rPr>
          <w:lang w:val="en-GB"/>
        </w:rPr>
        <w:t>001</w:t>
      </w:r>
      <w:r w:rsidR="00856A3A" w:rsidRPr="00DF1275">
        <w:rPr>
          <w:lang w:val="en-GB"/>
        </w:rPr>
        <w:t xml:space="preserve">: </w:t>
      </w:r>
      <w:r w:rsidR="00AF1012">
        <w:rPr>
          <w:lang w:val="en-GB"/>
        </w:rPr>
        <w:t>I</w:t>
      </w:r>
      <w:r w:rsidR="00856A3A" w:rsidRPr="00DF1275">
        <w:rPr>
          <w:lang w:val="en-GB"/>
        </w:rPr>
        <w:t>t is critical that AN</w:t>
      </w:r>
      <w:r w:rsidR="004629CD">
        <w:rPr>
          <w:lang w:val="en-GB"/>
        </w:rPr>
        <w:t>s</w:t>
      </w:r>
      <w:r w:rsidR="00856A3A" w:rsidRPr="00DF1275">
        <w:rPr>
          <w:lang w:val="en-GB"/>
        </w:rPr>
        <w:t xml:space="preserve"> allow interaction between closed loops via high level intents. </w:t>
      </w:r>
    </w:p>
    <w:p w:rsidR="00856A3A" w:rsidRPr="00DF1275" w:rsidRDefault="00856A3A" w:rsidP="00856A3A">
      <w:pPr>
        <w:pStyle w:val="ListParagraph"/>
        <w:spacing w:before="80"/>
        <w:ind w:left="0"/>
        <w:contextualSpacing w:val="0"/>
        <w:rPr>
          <w:sz w:val="22"/>
          <w:szCs w:val="18"/>
          <w:lang w:val="en-GB"/>
        </w:rPr>
      </w:pPr>
      <w:r w:rsidRPr="00DF1275">
        <w:rPr>
          <w:sz w:val="22"/>
          <w:szCs w:val="18"/>
          <w:lang w:val="en-GB"/>
        </w:rPr>
        <w:t>NOTE – Closed loops may create new closed loops in other network domains without human intervention.</w:t>
      </w:r>
    </w:p>
    <w:p w:rsidR="00856A3A" w:rsidRPr="00DF1275" w:rsidRDefault="000228D5" w:rsidP="00856A3A">
      <w:pPr>
        <w:pStyle w:val="ListParagraph"/>
        <w:spacing w:after="80"/>
        <w:ind w:left="0"/>
        <w:contextualSpacing w:val="0"/>
        <w:rPr>
          <w:lang w:val="en-GB"/>
        </w:rPr>
      </w:pPr>
      <w:r w:rsidRPr="00DF1275">
        <w:rPr>
          <w:lang w:val="en-GB"/>
        </w:rPr>
        <w:t>●</w:t>
      </w:r>
      <w:r w:rsidRPr="00DF1275">
        <w:rPr>
          <w:lang w:val="en-GB"/>
        </w:rPr>
        <w:tab/>
      </w:r>
      <w:r w:rsidR="00851583">
        <w:rPr>
          <w:lang w:val="en-GB"/>
        </w:rPr>
        <w:t>AN-UC</w:t>
      </w:r>
      <w:r w:rsidR="00FC70DA">
        <w:rPr>
          <w:lang w:val="en-GB"/>
        </w:rPr>
        <w:t>09-REQ-</w:t>
      </w:r>
      <w:r w:rsidR="00851583">
        <w:rPr>
          <w:lang w:val="en-GB"/>
        </w:rPr>
        <w:t>002</w:t>
      </w:r>
      <w:r w:rsidR="00856A3A" w:rsidRPr="00DF1275">
        <w:rPr>
          <w:lang w:val="en-GB"/>
        </w:rPr>
        <w:t xml:space="preserve">: </w:t>
      </w:r>
      <w:r w:rsidR="00AF1012">
        <w:rPr>
          <w:lang w:val="en-GB"/>
        </w:rPr>
        <w:t>I</w:t>
      </w:r>
      <w:r w:rsidR="00856A3A" w:rsidRPr="00DF1275">
        <w:rPr>
          <w:lang w:val="en-GB"/>
        </w:rPr>
        <w:t>t is critical that AN</w:t>
      </w:r>
      <w:r w:rsidR="004629CD">
        <w:rPr>
          <w:lang w:val="en-GB"/>
        </w:rPr>
        <w:t>s</w:t>
      </w:r>
      <w:r w:rsidR="00856A3A" w:rsidRPr="00DF1275">
        <w:rPr>
          <w:lang w:val="en-GB"/>
        </w:rPr>
        <w:t xml:space="preserve"> allow each </w:t>
      </w:r>
      <w:r w:rsidR="0058341C">
        <w:rPr>
          <w:lang w:val="en-GB"/>
        </w:rPr>
        <w:t xml:space="preserve">closed </w:t>
      </w:r>
      <w:r w:rsidR="00856A3A" w:rsidRPr="00DF1275">
        <w:rPr>
          <w:lang w:val="en-GB"/>
        </w:rPr>
        <w:t xml:space="preserve">loop to evolve independently, using different analytical, optimization mechanisms including ML models and ML pipelines as required. </w:t>
      </w:r>
    </w:p>
    <w:p w:rsidR="00856A3A" w:rsidRPr="00DF1275" w:rsidRDefault="00856A3A" w:rsidP="00856A3A">
      <w:pPr>
        <w:pStyle w:val="ListParagraph"/>
        <w:spacing w:before="80"/>
        <w:ind w:left="0"/>
        <w:contextualSpacing w:val="0"/>
        <w:rPr>
          <w:sz w:val="22"/>
          <w:szCs w:val="18"/>
          <w:lang w:val="en-GB"/>
        </w:rPr>
      </w:pPr>
      <w:r w:rsidRPr="00DF1275">
        <w:rPr>
          <w:sz w:val="22"/>
          <w:szCs w:val="18"/>
          <w:lang w:val="en-GB"/>
        </w:rPr>
        <w:t xml:space="preserve">NOTE – Each </w:t>
      </w:r>
      <w:r w:rsidR="0058341C">
        <w:rPr>
          <w:sz w:val="22"/>
          <w:szCs w:val="18"/>
          <w:lang w:val="en-GB"/>
        </w:rPr>
        <w:t xml:space="preserve">closed </w:t>
      </w:r>
      <w:r w:rsidRPr="00DF1275">
        <w:rPr>
          <w:sz w:val="22"/>
          <w:szCs w:val="18"/>
          <w:lang w:val="en-GB"/>
        </w:rPr>
        <w:t>loop may move up or down the autonomy levels as defined in [ITU-T Y.3173]</w:t>
      </w:r>
    </w:p>
    <w:p w:rsidR="00856A3A" w:rsidRPr="00DF1275" w:rsidRDefault="00856A3A" w:rsidP="00856A3A">
      <w:pPr>
        <w:pStyle w:val="ListParagraph"/>
        <w:rPr>
          <w:lang w:val="en-GB"/>
        </w:rPr>
      </w:pPr>
    </w:p>
    <w:p w:rsidR="00856A3A" w:rsidRPr="00DF1275" w:rsidRDefault="00856A3A" w:rsidP="00856A3A">
      <w:pPr>
        <w:spacing w:before="0" w:after="160" w:line="259" w:lineRule="auto"/>
        <w:rPr>
          <w:u w:val="single"/>
          <w:lang w:val="en-GB"/>
        </w:rPr>
      </w:pPr>
      <w:r w:rsidRPr="00DF1275">
        <w:rPr>
          <w:u w:val="single"/>
          <w:lang w:val="en-GB"/>
        </w:rPr>
        <w:t>Expected requirements</w:t>
      </w:r>
    </w:p>
    <w:p w:rsidR="00856A3A" w:rsidRPr="00DF1275" w:rsidRDefault="000228D5" w:rsidP="00856A3A">
      <w:pPr>
        <w:spacing w:before="0" w:after="160" w:line="259" w:lineRule="auto"/>
        <w:rPr>
          <w:lang w:val="en-GB"/>
        </w:rPr>
      </w:pPr>
      <w:r w:rsidRPr="00DF1275">
        <w:rPr>
          <w:lang w:val="en-GB"/>
        </w:rPr>
        <w:t>●</w:t>
      </w:r>
      <w:r w:rsidRPr="00DF1275">
        <w:rPr>
          <w:lang w:val="en-GB"/>
        </w:rPr>
        <w:tab/>
      </w:r>
      <w:r w:rsidR="00851583">
        <w:rPr>
          <w:lang w:val="en-GB"/>
        </w:rPr>
        <w:t>AN-UC</w:t>
      </w:r>
      <w:r w:rsidR="00FC70DA">
        <w:rPr>
          <w:lang w:val="en-GB"/>
        </w:rPr>
        <w:t>09-REQ-</w:t>
      </w:r>
      <w:r w:rsidR="00851583">
        <w:rPr>
          <w:lang w:val="en-GB"/>
        </w:rPr>
        <w:t>003</w:t>
      </w:r>
      <w:r w:rsidR="00856A3A" w:rsidRPr="00DF1275">
        <w:rPr>
          <w:lang w:val="en-GB"/>
        </w:rPr>
        <w:t xml:space="preserve">: </w:t>
      </w:r>
      <w:r w:rsidR="00AF1012">
        <w:rPr>
          <w:lang w:val="en-GB"/>
        </w:rPr>
        <w:t>I</w:t>
      </w:r>
      <w:r w:rsidR="00856A3A" w:rsidRPr="00DF1275">
        <w:rPr>
          <w:lang w:val="en-GB"/>
        </w:rPr>
        <w:t xml:space="preserve">t is expected that </w:t>
      </w:r>
      <w:r w:rsidR="004629CD">
        <w:rPr>
          <w:lang w:val="en-GB"/>
        </w:rPr>
        <w:t>c</w:t>
      </w:r>
      <w:r w:rsidR="00856A3A" w:rsidRPr="00DF1275">
        <w:rPr>
          <w:lang w:val="en-GB"/>
        </w:rPr>
        <w:t xml:space="preserve">losed loops have </w:t>
      </w:r>
      <w:r w:rsidR="004629CD">
        <w:rPr>
          <w:lang w:val="en-GB"/>
        </w:rPr>
        <w:t xml:space="preserve">the </w:t>
      </w:r>
      <w:r w:rsidR="00856A3A" w:rsidRPr="00DF1275">
        <w:rPr>
          <w:lang w:val="en-GB"/>
        </w:rPr>
        <w:t xml:space="preserve">ability to provision or </w:t>
      </w:r>
      <w:r w:rsidR="003406C9" w:rsidRPr="00DF1275">
        <w:rPr>
          <w:lang w:val="en-GB"/>
        </w:rPr>
        <w:t>recommend</w:t>
      </w:r>
      <w:r w:rsidR="00856A3A" w:rsidRPr="00DF1275">
        <w:rPr>
          <w:lang w:val="en-GB"/>
        </w:rPr>
        <w:t xml:space="preserve"> AI/ML models to other closed loops in automated fashion.</w:t>
      </w:r>
    </w:p>
    <w:p w:rsidR="00856A3A" w:rsidRPr="00DF1275" w:rsidRDefault="000228D5" w:rsidP="00856A3A">
      <w:pPr>
        <w:spacing w:before="0" w:after="160" w:line="259" w:lineRule="auto"/>
        <w:rPr>
          <w:lang w:val="en-GB"/>
        </w:rPr>
      </w:pPr>
      <w:r w:rsidRPr="00DF1275">
        <w:rPr>
          <w:lang w:val="en-GB"/>
        </w:rPr>
        <w:t>●</w:t>
      </w:r>
      <w:r w:rsidRPr="00DF1275">
        <w:rPr>
          <w:lang w:val="en-GB"/>
        </w:rPr>
        <w:tab/>
      </w:r>
      <w:r w:rsidR="00851583">
        <w:rPr>
          <w:lang w:val="en-GB"/>
        </w:rPr>
        <w:t>AN-UC</w:t>
      </w:r>
      <w:r w:rsidR="00FC70DA">
        <w:rPr>
          <w:lang w:val="en-GB"/>
        </w:rPr>
        <w:t>09-REQ-</w:t>
      </w:r>
      <w:r w:rsidR="00851583">
        <w:rPr>
          <w:lang w:val="en-GB"/>
        </w:rPr>
        <w:t>004</w:t>
      </w:r>
      <w:r w:rsidR="00856A3A" w:rsidRPr="00DF1275">
        <w:rPr>
          <w:lang w:val="en-GB"/>
        </w:rPr>
        <w:t xml:space="preserve">: </w:t>
      </w:r>
      <w:r w:rsidR="00AF1012">
        <w:rPr>
          <w:lang w:val="en-GB"/>
        </w:rPr>
        <w:t>I</w:t>
      </w:r>
      <w:r w:rsidR="00856A3A" w:rsidRPr="00DF1275">
        <w:rPr>
          <w:lang w:val="en-GB"/>
        </w:rPr>
        <w:t>t is expected that closed loops in edge domain may be autonomous, in order to enable lesser orchestration delay, better privacy and flexibility for verticals (e.g., industrial campus networks).</w:t>
      </w:r>
    </w:p>
    <w:p w:rsidR="00856A3A" w:rsidRPr="00DF1275" w:rsidRDefault="000228D5" w:rsidP="00856A3A">
      <w:pPr>
        <w:pStyle w:val="ListParagraph"/>
        <w:spacing w:after="80"/>
        <w:ind w:left="0"/>
        <w:contextualSpacing w:val="0"/>
        <w:rPr>
          <w:lang w:val="en-GB"/>
        </w:rPr>
      </w:pPr>
      <w:r w:rsidRPr="00DF1275">
        <w:rPr>
          <w:lang w:val="en-GB"/>
        </w:rPr>
        <w:t>●</w:t>
      </w:r>
      <w:r w:rsidRPr="00DF1275">
        <w:rPr>
          <w:lang w:val="en-GB"/>
        </w:rPr>
        <w:tab/>
      </w:r>
      <w:r w:rsidR="00851583">
        <w:rPr>
          <w:lang w:val="en-GB"/>
        </w:rPr>
        <w:t>AN-UC</w:t>
      </w:r>
      <w:r w:rsidR="00FC70DA">
        <w:rPr>
          <w:lang w:val="en-GB"/>
        </w:rPr>
        <w:t>09-REQ-</w:t>
      </w:r>
      <w:r w:rsidR="00851583">
        <w:rPr>
          <w:lang w:val="en-GB"/>
        </w:rPr>
        <w:t>005</w:t>
      </w:r>
      <w:r w:rsidR="00856A3A" w:rsidRPr="00DF1275">
        <w:rPr>
          <w:lang w:val="en-GB"/>
        </w:rPr>
        <w:t xml:space="preserve">: </w:t>
      </w:r>
      <w:r w:rsidR="00AF1012">
        <w:rPr>
          <w:lang w:val="en-GB"/>
        </w:rPr>
        <w:t>I</w:t>
      </w:r>
      <w:r w:rsidR="00856A3A" w:rsidRPr="00DF1275">
        <w:rPr>
          <w:lang w:val="en-GB"/>
        </w:rPr>
        <w:t xml:space="preserve">t is expected that higher </w:t>
      </w:r>
      <w:r w:rsidR="0058341C">
        <w:rPr>
          <w:lang w:val="en-GB"/>
        </w:rPr>
        <w:t xml:space="preserve">closed </w:t>
      </w:r>
      <w:r w:rsidR="00856A3A" w:rsidRPr="00DF1275">
        <w:rPr>
          <w:lang w:val="en-GB"/>
        </w:rPr>
        <w:t xml:space="preserve">loops use the knowledge base available to them to optimize and generalize lower </w:t>
      </w:r>
      <w:r w:rsidR="0058341C">
        <w:rPr>
          <w:lang w:val="en-GB"/>
        </w:rPr>
        <w:t xml:space="preserve">closed </w:t>
      </w:r>
      <w:r w:rsidR="00856A3A" w:rsidRPr="00DF1275">
        <w:rPr>
          <w:lang w:val="en-GB"/>
        </w:rPr>
        <w:t xml:space="preserve">loops using high-level intent. </w:t>
      </w:r>
    </w:p>
    <w:p w:rsidR="00856A3A" w:rsidRPr="00DF1275" w:rsidRDefault="00856A3A" w:rsidP="00856A3A">
      <w:pPr>
        <w:pStyle w:val="ListParagraph"/>
        <w:spacing w:before="80"/>
        <w:ind w:left="0"/>
        <w:contextualSpacing w:val="0"/>
        <w:rPr>
          <w:sz w:val="22"/>
          <w:szCs w:val="18"/>
          <w:lang w:val="en-GB"/>
        </w:rPr>
      </w:pPr>
      <w:r w:rsidRPr="00DF1275">
        <w:rPr>
          <w:sz w:val="22"/>
          <w:szCs w:val="18"/>
          <w:lang w:val="en-GB"/>
        </w:rPr>
        <w:lastRenderedPageBreak/>
        <w:t xml:space="preserve">NOTE –This increases efficiency of lower </w:t>
      </w:r>
      <w:r w:rsidR="0058341C">
        <w:rPr>
          <w:sz w:val="22"/>
          <w:szCs w:val="18"/>
          <w:lang w:val="en-GB"/>
        </w:rPr>
        <w:t xml:space="preserve">closed </w:t>
      </w:r>
      <w:r w:rsidRPr="00DF1275">
        <w:rPr>
          <w:sz w:val="22"/>
          <w:szCs w:val="18"/>
          <w:lang w:val="en-GB"/>
        </w:rPr>
        <w:t>loops while preserving their autonomy. (e.g., higher loop might know certain kind of ML models are good for cyclone emergency management based on previous cyclones.)</w:t>
      </w:r>
    </w:p>
    <w:p w:rsidR="00856A3A" w:rsidRPr="00DF1275" w:rsidRDefault="00856A3A" w:rsidP="00856A3A">
      <w:pPr>
        <w:pStyle w:val="ListParagraph"/>
        <w:rPr>
          <w:lang w:val="en-GB"/>
        </w:rPr>
      </w:pPr>
    </w:p>
    <w:p w:rsidR="00856A3A" w:rsidRPr="00DF1275" w:rsidRDefault="00856A3A" w:rsidP="00856A3A">
      <w:pPr>
        <w:pStyle w:val="Heading3"/>
      </w:pPr>
      <w:bookmarkStart w:id="472" w:name="_Toc86163131"/>
      <w:bookmarkStart w:id="473" w:name="_Toc86503271"/>
      <w:bookmarkStart w:id="474" w:name="_Toc86503529"/>
      <w:del w:id="475" w:author="Microsoft Office User" w:date="2022-06-13T12:05:00Z">
        <w:r w:rsidRPr="00DF1275" w:rsidDel="009325C6">
          <w:delText>Use case specific figures</w:delText>
        </w:r>
      </w:del>
      <w:bookmarkEnd w:id="472"/>
      <w:bookmarkEnd w:id="473"/>
      <w:bookmarkEnd w:id="474"/>
      <w:ins w:id="476" w:author="Microsoft Office User" w:date="2022-06-13T12:05:00Z">
        <w:r w:rsidR="009325C6">
          <w:t>Actor interactions and possible components</w:t>
        </w:r>
      </w:ins>
    </w:p>
    <w:p w:rsidR="00856A3A" w:rsidRDefault="00856A3A" w:rsidP="00856A3A">
      <w:pPr>
        <w:spacing w:before="0" w:after="160" w:line="259" w:lineRule="auto"/>
        <w:rPr>
          <w:lang w:val="en-GB"/>
        </w:rPr>
      </w:pPr>
      <w:r w:rsidRPr="00DF1275">
        <w:rPr>
          <w:noProof/>
          <w:lang w:eastAsia="en-US" w:bidi="hi-IN"/>
        </w:rPr>
        <w:drawing>
          <wp:inline distT="0" distB="0" distL="0" distR="0">
            <wp:extent cx="6120765" cy="4278677"/>
            <wp:effectExtent l="19050" t="0" r="0" b="0"/>
            <wp:docPr id="10" name="Picture 9"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Timeline&#10;&#10;Description automatically generated"/>
                    <pic:cNvPicPr>
                      <a:picLocks noChangeAspect="1" noChangeArrowheads="1"/>
                    </pic:cNvPicPr>
                  </pic:nvPicPr>
                  <pic:blipFill>
                    <a:blip r:embed="rId27" cstate="print"/>
                    <a:srcRect/>
                    <a:stretch>
                      <a:fillRect/>
                    </a:stretch>
                  </pic:blipFill>
                  <pic:spPr bwMode="auto">
                    <a:xfrm>
                      <a:off x="0" y="0"/>
                      <a:ext cx="6120765" cy="4278677"/>
                    </a:xfrm>
                    <a:prstGeom prst="rect">
                      <a:avLst/>
                    </a:prstGeom>
                    <a:noFill/>
                    <a:ln w="9525">
                      <a:noFill/>
                      <a:miter lim="800000"/>
                      <a:headEnd/>
                      <a:tailEnd/>
                    </a:ln>
                  </pic:spPr>
                </pic:pic>
              </a:graphicData>
            </a:graphic>
          </wp:inline>
        </w:drawing>
      </w:r>
    </w:p>
    <w:p w:rsidR="00ED4E1A" w:rsidRPr="00DF1275" w:rsidRDefault="00ED4E1A" w:rsidP="00ED4E1A">
      <w:pPr>
        <w:pStyle w:val="Caption"/>
      </w:pPr>
      <w:r w:rsidRPr="00DF1275">
        <w:t xml:space="preserve">Figure </w:t>
      </w:r>
      <w:r>
        <w:t>10</w:t>
      </w:r>
      <w:r w:rsidRPr="00DF1275">
        <w:t xml:space="preserve">: </w:t>
      </w:r>
      <w:r w:rsidR="000E0775">
        <w:t xml:space="preserve">actor </w:t>
      </w:r>
      <w:r w:rsidRPr="00DF1275">
        <w:t xml:space="preserve">interaction </w:t>
      </w:r>
      <w:r w:rsidR="000E0775">
        <w:t xml:space="preserve">for </w:t>
      </w:r>
      <w:ins w:id="477" w:author="Microsoft Office User" w:date="2022-06-13T12:11:00Z">
        <w:r w:rsidR="00AE3A6B">
          <w:rPr>
            <w:sz w:val="22"/>
            <w:szCs w:val="22"/>
          </w:rPr>
          <w:t>n</w:t>
        </w:r>
      </w:ins>
      <w:del w:id="478" w:author="Microsoft Office User" w:date="2022-06-13T12:11:00Z">
        <w:r w:rsidR="000E0775" w:rsidRPr="00DF1275" w:rsidDel="00AE3A6B">
          <w:rPr>
            <w:sz w:val="22"/>
            <w:szCs w:val="22"/>
          </w:rPr>
          <w:delText>N</w:delText>
        </w:r>
      </w:del>
      <w:r w:rsidR="000E0775" w:rsidRPr="00DF1275">
        <w:rPr>
          <w:sz w:val="22"/>
          <w:szCs w:val="22"/>
        </w:rPr>
        <w:t>etwork resource allocation for emergency management based on closed loop analysis</w:t>
      </w:r>
    </w:p>
    <w:p w:rsidR="00856A3A" w:rsidRPr="00DF1275" w:rsidRDefault="00856A3A" w:rsidP="00856A3A">
      <w:pPr>
        <w:rPr>
          <w:rFonts w:eastAsia="Times New Roman"/>
          <w:color w:val="222222"/>
          <w:sz w:val="22"/>
          <w:szCs w:val="18"/>
          <w:lang w:val="en-GB" w:eastAsia="en-IN"/>
        </w:rPr>
      </w:pPr>
      <w:r w:rsidRPr="00DF1275">
        <w:rPr>
          <w:color w:val="222222"/>
          <w:sz w:val="22"/>
          <w:szCs w:val="18"/>
          <w:lang w:val="en-GB"/>
        </w:rPr>
        <w:t xml:space="preserve">NOTE </w:t>
      </w:r>
      <w:r w:rsidRPr="00DF1275">
        <w:rPr>
          <w:sz w:val="22"/>
          <w:szCs w:val="18"/>
          <w:lang w:val="en-GB"/>
        </w:rPr>
        <w:t>1</w:t>
      </w:r>
      <w:r w:rsidR="009025BB" w:rsidRPr="00DF1275">
        <w:rPr>
          <w:sz w:val="22"/>
          <w:szCs w:val="18"/>
          <w:lang w:val="en-GB"/>
        </w:rPr>
        <w:t xml:space="preserve"> –</w:t>
      </w:r>
      <w:r w:rsidRPr="00DF1275">
        <w:rPr>
          <w:rFonts w:eastAsia="Times New Roman"/>
          <w:color w:val="222222"/>
          <w:sz w:val="22"/>
          <w:szCs w:val="18"/>
          <w:lang w:val="en-GB" w:eastAsia="en-IN"/>
        </w:rPr>
        <w:t>Create a high-level abstract model for closed loops, and then create declarative policies for that high-level model that express the “intent” of creating ML pipelines. The components (“nodes”) of the high-level service are decomposed into more concrete services (possibly recursively). Declarative policies must be “translated” into more concrete declarative policies on the decomposed services in conjunction. For example, “non-RT” level service may impose certain closed loop requirements on a RIC that implements the ML pipeline. “nRT” level service may impose some other closed loop requirements on a RIC that implements that ML pipeline. This recursive decomposition coupled with recursive policy mapping happens all the way down until service components can get realized on the available resources. At that point, the low-level declarative policies must be translated somehow into imperative policies (e.g.</w:t>
      </w:r>
      <w:ins w:id="479" w:author="edit6" w:date="2022-04-28T12:39:00Z">
        <w:r w:rsidR="00B00646">
          <w:rPr>
            <w:rFonts w:eastAsia="Times New Roman"/>
            <w:color w:val="222222"/>
            <w:sz w:val="22"/>
            <w:szCs w:val="18"/>
            <w:lang w:val="en-GB" w:eastAsia="en-IN"/>
          </w:rPr>
          <w:t>,</w:t>
        </w:r>
      </w:ins>
      <w:r w:rsidRPr="00DF1275">
        <w:rPr>
          <w:rFonts w:eastAsia="Times New Roman"/>
          <w:color w:val="222222"/>
          <w:sz w:val="22"/>
          <w:szCs w:val="18"/>
          <w:lang w:val="en-GB" w:eastAsia="en-IN"/>
        </w:rPr>
        <w:t xml:space="preserve"> if jitter exceeds a certain threshold, re-prioritize the traffic associated with the service).</w:t>
      </w:r>
    </w:p>
    <w:p w:rsidR="00856A3A" w:rsidRPr="00DF1275" w:rsidRDefault="00856A3A" w:rsidP="00856A3A">
      <w:pPr>
        <w:rPr>
          <w:rFonts w:eastAsia="Times New Roman"/>
          <w:color w:val="222222"/>
          <w:sz w:val="22"/>
          <w:szCs w:val="18"/>
          <w:lang w:val="en-GB" w:eastAsia="en-IN"/>
        </w:rPr>
      </w:pPr>
      <w:r w:rsidRPr="00DF1275">
        <w:rPr>
          <w:rFonts w:eastAsia="Times New Roman"/>
          <w:color w:val="222222"/>
          <w:sz w:val="22"/>
          <w:szCs w:val="18"/>
          <w:lang w:val="en-GB" w:eastAsia="en-IN"/>
        </w:rPr>
        <w:t>NOTE 2</w:t>
      </w:r>
      <w:r w:rsidR="009025BB" w:rsidRPr="00DF1275">
        <w:rPr>
          <w:sz w:val="22"/>
          <w:szCs w:val="18"/>
          <w:lang w:val="en-GB"/>
        </w:rPr>
        <w:t>–</w:t>
      </w:r>
      <w:r w:rsidRPr="00DF1275">
        <w:rPr>
          <w:rFonts w:eastAsia="Times New Roman"/>
          <w:color w:val="222222"/>
          <w:sz w:val="22"/>
          <w:szCs w:val="18"/>
          <w:lang w:val="en-GB" w:eastAsia="en-IN"/>
        </w:rPr>
        <w:t xml:space="preserve"> “</w:t>
      </w:r>
      <w:ins w:id="480" w:author="edit6" w:date="2022-04-28T12:39:00Z">
        <w:r w:rsidR="00B00646">
          <w:rPr>
            <w:rFonts w:eastAsia="Times New Roman"/>
            <w:color w:val="222222"/>
            <w:sz w:val="22"/>
            <w:szCs w:val="18"/>
            <w:lang w:val="en-GB" w:eastAsia="en-IN"/>
          </w:rPr>
          <w:t>I</w:t>
        </w:r>
      </w:ins>
      <w:del w:id="481" w:author="edit6" w:date="2022-04-28T12:39:00Z">
        <w:r w:rsidRPr="00DF1275" w:rsidDel="00B00646">
          <w:rPr>
            <w:rFonts w:eastAsia="Times New Roman"/>
            <w:color w:val="222222"/>
            <w:sz w:val="22"/>
            <w:szCs w:val="18"/>
            <w:lang w:val="en-GB" w:eastAsia="en-IN"/>
          </w:rPr>
          <w:delText>i</w:delText>
        </w:r>
      </w:del>
      <w:r w:rsidRPr="00DF1275">
        <w:rPr>
          <w:rFonts w:eastAsia="Times New Roman"/>
          <w:color w:val="222222"/>
          <w:sz w:val="22"/>
          <w:szCs w:val="18"/>
          <w:lang w:val="en-GB" w:eastAsia="en-IN"/>
        </w:rPr>
        <w:t xml:space="preserve">mperative” policies that use the “event/condition/action” pattern, vs. declarative policies use a “capabilities/context/constraints” pattern. Declarative policies are more suitable for top-level “intent” statements, but they need to be translated (by the orchestrator) into corresponding “imperative” policies in order to be actionable. The "propagation" and "escalation" of intents: </w:t>
      </w:r>
      <w:r w:rsidRPr="00DF1275">
        <w:rPr>
          <w:color w:val="222222"/>
          <w:sz w:val="22"/>
          <w:szCs w:val="18"/>
          <w:shd w:val="clear" w:color="auto" w:fill="FFFFFF"/>
          <w:lang w:val="en-GB"/>
        </w:rPr>
        <w:t xml:space="preserve">the “event/condition/action” statements are the control loops you’re referring to that make sure that service components comply with desired behavior at all times. By coupling “event/condition/action” control loops with TOSCA’s substitution </w:t>
      </w:r>
      <w:r w:rsidRPr="00DF1275">
        <w:rPr>
          <w:color w:val="222222"/>
          <w:sz w:val="22"/>
          <w:szCs w:val="18"/>
          <w:shd w:val="clear" w:color="auto" w:fill="FFFFFF"/>
          <w:lang w:val="en-GB"/>
        </w:rPr>
        <w:lastRenderedPageBreak/>
        <w:t>mapping feature, you can make these control loops “cascading”, i.e. they can propagate down from high-level abstract “intent” statements to low-level device reconfigurations, and they can escalate back up if necessary. </w:t>
      </w:r>
    </w:p>
    <w:p w:rsidR="00856A3A" w:rsidRPr="00DF1275" w:rsidRDefault="00856A3A" w:rsidP="00856A3A">
      <w:pPr>
        <w:rPr>
          <w:rFonts w:eastAsia="Times New Roman"/>
          <w:color w:val="222222"/>
          <w:sz w:val="22"/>
          <w:szCs w:val="18"/>
          <w:lang w:val="en-GB" w:eastAsia="en-IN"/>
        </w:rPr>
      </w:pPr>
      <w:r w:rsidRPr="00DF1275">
        <w:rPr>
          <w:color w:val="222222"/>
          <w:sz w:val="22"/>
          <w:szCs w:val="18"/>
          <w:shd w:val="clear" w:color="auto" w:fill="FFFFFF"/>
          <w:lang w:val="en-GB"/>
        </w:rPr>
        <w:t>NOTE 3</w:t>
      </w:r>
      <w:r w:rsidR="009025BB" w:rsidRPr="00DF1275">
        <w:rPr>
          <w:sz w:val="22"/>
          <w:szCs w:val="18"/>
          <w:lang w:val="en-GB"/>
        </w:rPr>
        <w:t xml:space="preserve">– </w:t>
      </w:r>
      <w:r w:rsidRPr="00DF1275">
        <w:rPr>
          <w:color w:val="222222"/>
          <w:sz w:val="22"/>
          <w:szCs w:val="18"/>
          <w:shd w:val="clear" w:color="auto" w:fill="FFFFFF"/>
          <w:lang w:val="en-GB"/>
        </w:rPr>
        <w:t>The events are generated (using notifications) by nodes in the service topology model. The conditions are evaluated based on attribute values of nodes in the service topology model. The actions are performed on the service topology model first, and then propagated to the external world (the “resources”)</w:t>
      </w:r>
    </w:p>
    <w:p w:rsidR="00BE04CD" w:rsidRPr="00DF1275" w:rsidRDefault="00BE04CD" w:rsidP="003259E9">
      <w:pPr>
        <w:pStyle w:val="Heading2"/>
      </w:pPr>
      <w:bookmarkStart w:id="482" w:name="_Toc86163132"/>
      <w:bookmarkStart w:id="483" w:name="_Toc86503272"/>
      <w:bookmarkStart w:id="484" w:name="_Toc86503530"/>
      <w:r w:rsidRPr="00DF1275">
        <w:t>Inter-domain service automation (IDSA) - for microfinance</w:t>
      </w:r>
      <w:bookmarkEnd w:id="482"/>
      <w:bookmarkEnd w:id="483"/>
      <w:bookmarkEnd w:id="484"/>
    </w:p>
    <w:tbl>
      <w:tblPr>
        <w:tblStyle w:val="TableGrid"/>
        <w:tblW w:w="5000" w:type="pct"/>
        <w:jc w:val="center"/>
        <w:tblLook w:val="04A0"/>
      </w:tblPr>
      <w:tblGrid>
        <w:gridCol w:w="2123"/>
        <w:gridCol w:w="7732"/>
      </w:tblGrid>
      <w:tr w:rsidR="00BE04CD" w:rsidRPr="00DF1275" w:rsidTr="003259E9">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i/>
                <w:sz w:val="22"/>
                <w:szCs w:val="18"/>
                <w:lang w:val="en-GB"/>
              </w:rPr>
            </w:pPr>
            <w:r w:rsidRPr="00DF1275">
              <w:rPr>
                <w:i/>
                <w:sz w:val="22"/>
                <w:szCs w:val="18"/>
                <w:lang w:val="en-GB"/>
              </w:rPr>
              <w:t>Use case id</w:t>
            </w:r>
          </w:p>
        </w:tc>
        <w:tc>
          <w:tcPr>
            <w:tcW w:w="3923"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sz w:val="22"/>
                <w:szCs w:val="18"/>
                <w:lang w:val="en-GB"/>
              </w:rPr>
            </w:pPr>
            <w:r w:rsidRPr="00DF1275">
              <w:rPr>
                <w:sz w:val="22"/>
                <w:szCs w:val="18"/>
                <w:lang w:val="en-GB"/>
              </w:rPr>
              <w:t>FG-AN-usecase-010</w:t>
            </w:r>
          </w:p>
        </w:tc>
      </w:tr>
      <w:tr w:rsidR="00BE04CD" w:rsidRPr="00DF1275" w:rsidTr="003259E9">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i/>
                <w:sz w:val="22"/>
                <w:szCs w:val="18"/>
                <w:lang w:val="en-GB"/>
              </w:rPr>
            </w:pPr>
            <w:r w:rsidRPr="00DF1275">
              <w:rPr>
                <w:i/>
                <w:sz w:val="22"/>
                <w:szCs w:val="18"/>
                <w:lang w:val="en-GB"/>
              </w:rPr>
              <w:t>Use case description</w:t>
            </w:r>
          </w:p>
        </w:tc>
        <w:tc>
          <w:tcPr>
            <w:tcW w:w="3923" w:type="pct"/>
            <w:tcBorders>
              <w:top w:val="single" w:sz="4" w:space="0" w:color="auto"/>
              <w:left w:val="single" w:sz="4" w:space="0" w:color="auto"/>
              <w:bottom w:val="single" w:sz="4" w:space="0" w:color="auto"/>
              <w:right w:val="single" w:sz="4" w:space="0" w:color="auto"/>
            </w:tcBorders>
          </w:tcPr>
          <w:p w:rsidR="00BE04CD" w:rsidRPr="00B00646" w:rsidRDefault="00BE04CD" w:rsidP="009A0CA4">
            <w:pPr>
              <w:jc w:val="both"/>
              <w:rPr>
                <w:sz w:val="22"/>
                <w:szCs w:val="18"/>
                <w:lang w:val="en-GB"/>
              </w:rPr>
            </w:pPr>
            <w:r w:rsidRPr="00B00646">
              <w:rPr>
                <w:sz w:val="22"/>
                <w:szCs w:val="18"/>
                <w:lang w:val="en-GB"/>
              </w:rPr>
              <w:t xml:space="preserve">Microfinance applications may be hosted by non-experts in </w:t>
            </w:r>
            <w:r w:rsidR="00EE3FE2" w:rsidRPr="00B00646">
              <w:rPr>
                <w:sz w:val="22"/>
                <w:szCs w:val="18"/>
                <w:lang w:val="en-GB"/>
              </w:rPr>
              <w:t xml:space="preserve">IMT-2020 </w:t>
            </w:r>
            <w:r w:rsidRPr="00DA630B">
              <w:rPr>
                <w:sz w:val="22"/>
                <w:szCs w:val="18"/>
                <w:lang w:val="en-GB"/>
              </w:rPr>
              <w:t>or any form of cloud / ICT technologies. The end-user requirements are domain-specific e.g. loan management, banking account/ledger management etc. The main stakeholders who are enterprises</w:t>
            </w:r>
            <w:r w:rsidRPr="00657117">
              <w:rPr>
                <w:sz w:val="22"/>
                <w:szCs w:val="18"/>
                <w:lang w:val="en-GB"/>
              </w:rPr>
              <w:t xml:space="preserve"> (e.g.</w:t>
            </w:r>
            <w:ins w:id="485" w:author="edit6" w:date="2022-04-28T12:40:00Z">
              <w:r w:rsidR="00B00646" w:rsidRPr="006C1A21">
                <w:rPr>
                  <w:sz w:val="22"/>
                  <w:szCs w:val="18"/>
                  <w:lang w:val="en-GB"/>
                </w:rPr>
                <w:t>,</w:t>
              </w:r>
            </w:ins>
            <w:r w:rsidRPr="00B00646">
              <w:rPr>
                <w:sz w:val="22"/>
                <w:szCs w:val="18"/>
                <w:lang w:val="en-GB"/>
              </w:rPr>
              <w:t xml:space="preserve"> banks) may be knowledgeable and would like to focus only in their business workflows (as against cloud / ICT technologies). The underlying cloud infrastructure (for that matter the application design) and the network infrastructure (</w:t>
            </w:r>
            <w:r w:rsidR="00EE3FE2" w:rsidRPr="00B00646">
              <w:rPr>
                <w:sz w:val="22"/>
                <w:szCs w:val="18"/>
                <w:lang w:val="en-GB"/>
              </w:rPr>
              <w:t>IMT-2020 and beyond</w:t>
            </w:r>
            <w:r w:rsidRPr="00B00646">
              <w:rPr>
                <w:sz w:val="22"/>
                <w:szCs w:val="18"/>
                <w:lang w:val="en-GB"/>
              </w:rPr>
              <w:t xml:space="preserve">) is immaterial to a bank / finance manager. </w:t>
            </w:r>
          </w:p>
          <w:p w:rsidR="00BE04CD" w:rsidRPr="00B00646" w:rsidRDefault="00BE04CD" w:rsidP="009A0CA4">
            <w:pPr>
              <w:jc w:val="both"/>
              <w:rPr>
                <w:sz w:val="22"/>
                <w:szCs w:val="18"/>
                <w:lang w:val="en-GB"/>
              </w:rPr>
            </w:pPr>
            <w:r w:rsidRPr="00B00646">
              <w:rPr>
                <w:sz w:val="22"/>
                <w:szCs w:val="18"/>
                <w:lang w:val="en-GB"/>
              </w:rPr>
              <w:t>However, from a technology perspective the following rewards are desired to be reaped:</w:t>
            </w:r>
          </w:p>
          <w:p w:rsidR="00BE04CD" w:rsidRPr="00657117" w:rsidRDefault="00BE04CD" w:rsidP="009A0CA4">
            <w:pPr>
              <w:jc w:val="both"/>
              <w:rPr>
                <w:sz w:val="22"/>
                <w:szCs w:val="18"/>
                <w:lang w:val="en-GB"/>
              </w:rPr>
            </w:pPr>
            <w:r w:rsidRPr="00B00646">
              <w:rPr>
                <w:sz w:val="22"/>
                <w:szCs w:val="18"/>
                <w:lang w:val="en-GB"/>
              </w:rPr>
              <w:t>1. Give the best end-user experience: e.g.</w:t>
            </w:r>
            <w:ins w:id="486" w:author="edit6" w:date="2022-04-28T12:40:00Z">
              <w:r w:rsidR="00B00646" w:rsidRPr="00B00646">
                <w:rPr>
                  <w:sz w:val="22"/>
                  <w:szCs w:val="18"/>
                  <w:lang w:val="en-GB"/>
                </w:rPr>
                <w:t>,</w:t>
              </w:r>
            </w:ins>
            <w:r w:rsidRPr="00B00646">
              <w:rPr>
                <w:sz w:val="22"/>
                <w:szCs w:val="18"/>
                <w:lang w:val="en-GB"/>
              </w:rPr>
              <w:t xml:space="preserve"> reduce down-time for services, reduced latencies for services, security and data privacy, intelligent services, by exploiting the best </w:t>
            </w:r>
            <w:r w:rsidR="007649F9" w:rsidRPr="007649F9">
              <w:rPr>
                <w:sz w:val="22"/>
                <w:szCs w:val="18"/>
                <w:lang w:val="en-GB"/>
                <w:rPrChange w:id="487" w:author="edit6" w:date="2022-04-28T12:40:00Z">
                  <w:rPr>
                    <w:b/>
                    <w:bCs/>
                    <w:sz w:val="22"/>
                    <w:szCs w:val="18"/>
                    <w:lang w:val="en-GB"/>
                  </w:rPr>
                </w:rPrChange>
              </w:rPr>
              <w:t>cloud service deployment</w:t>
            </w:r>
            <w:r w:rsidRPr="00B00646">
              <w:rPr>
                <w:sz w:val="22"/>
                <w:szCs w:val="18"/>
                <w:lang w:val="en-GB"/>
              </w:rPr>
              <w:t xml:space="preserve"> for the microfinance application. e.g.</w:t>
            </w:r>
            <w:ins w:id="488" w:author="edit6" w:date="2022-04-28T12:40:00Z">
              <w:r w:rsidR="00B00646" w:rsidRPr="00B00646">
                <w:rPr>
                  <w:sz w:val="22"/>
                  <w:szCs w:val="18"/>
                  <w:lang w:val="en-GB"/>
                </w:rPr>
                <w:t>,</w:t>
              </w:r>
            </w:ins>
            <w:r w:rsidRPr="00DA630B">
              <w:rPr>
                <w:sz w:val="22"/>
                <w:szCs w:val="18"/>
                <w:lang w:val="en-GB"/>
              </w:rPr>
              <w:t xml:space="preserve"> edge, load balancing, secure messaging across multi-cloud, hybrid-cloud, AI/ML services via distributed cloud, etc.</w:t>
            </w:r>
          </w:p>
          <w:p w:rsidR="00BE04CD" w:rsidRPr="00657117" w:rsidRDefault="00BE04CD" w:rsidP="009A0CA4">
            <w:pPr>
              <w:jc w:val="both"/>
              <w:rPr>
                <w:sz w:val="22"/>
                <w:szCs w:val="18"/>
                <w:lang w:val="en-GB"/>
              </w:rPr>
            </w:pPr>
            <w:r w:rsidRPr="00B00646">
              <w:rPr>
                <w:sz w:val="22"/>
                <w:szCs w:val="18"/>
                <w:lang w:val="en-GB"/>
              </w:rPr>
              <w:t xml:space="preserve">2. Insulate the end-user </w:t>
            </w:r>
            <w:r w:rsidRPr="00B00646">
              <w:rPr>
                <w:sz w:val="22"/>
                <w:szCs w:val="18"/>
                <w:highlight w:val="yellow"/>
                <w:lang w:val="en-GB"/>
              </w:rPr>
              <w:t>from xG -&gt; (x+1)G</w:t>
            </w:r>
            <w:r w:rsidRPr="00B00646">
              <w:rPr>
                <w:sz w:val="22"/>
                <w:szCs w:val="18"/>
                <w:lang w:val="en-GB"/>
              </w:rPr>
              <w:t xml:space="preserve"> migration: by providing interoperable, standard, backward compatible networking abstraction technologies. </w:t>
            </w:r>
            <w:r w:rsidR="007649F9" w:rsidRPr="007649F9">
              <w:rPr>
                <w:sz w:val="22"/>
                <w:szCs w:val="18"/>
                <w:lang w:val="en-GB"/>
                <w:rPrChange w:id="489" w:author="edit6" w:date="2022-04-28T12:40:00Z">
                  <w:rPr>
                    <w:b/>
                    <w:bCs/>
                    <w:sz w:val="22"/>
                    <w:szCs w:val="18"/>
                    <w:lang w:val="en-GB"/>
                  </w:rPr>
                </w:rPrChange>
              </w:rPr>
              <w:t>Integrating service lifecycle management pipeline</w:t>
            </w:r>
            <w:r w:rsidRPr="00B00646">
              <w:rPr>
                <w:sz w:val="22"/>
                <w:szCs w:val="18"/>
                <w:lang w:val="en-GB"/>
              </w:rPr>
              <w:t xml:space="preserve"> provides agility to service development and testing.</w:t>
            </w:r>
          </w:p>
          <w:p w:rsidR="00BE04CD" w:rsidRPr="00657117" w:rsidRDefault="00BE04CD" w:rsidP="009A0CA4">
            <w:pPr>
              <w:jc w:val="both"/>
              <w:rPr>
                <w:sz w:val="22"/>
                <w:szCs w:val="18"/>
                <w:lang w:val="en-GB"/>
              </w:rPr>
            </w:pPr>
            <w:r w:rsidRPr="006C1A21">
              <w:rPr>
                <w:sz w:val="22"/>
                <w:szCs w:val="18"/>
                <w:lang w:val="en-GB"/>
              </w:rPr>
              <w:t xml:space="preserve">3. Mitigate the risk </w:t>
            </w:r>
            <w:r w:rsidR="007649F9" w:rsidRPr="007649F9">
              <w:rPr>
                <w:sz w:val="22"/>
                <w:szCs w:val="18"/>
                <w:lang w:val="en-GB"/>
                <w:rPrChange w:id="490" w:author="edit6" w:date="2022-04-28T12:40:00Z">
                  <w:rPr>
                    <w:b/>
                    <w:bCs/>
                    <w:sz w:val="22"/>
                    <w:szCs w:val="18"/>
                    <w:lang w:val="en-GB"/>
                  </w:rPr>
                </w:rPrChange>
              </w:rPr>
              <w:t>of increased integration service costs</w:t>
            </w:r>
            <w:r w:rsidRPr="00B00646">
              <w:rPr>
                <w:sz w:val="22"/>
                <w:szCs w:val="18"/>
                <w:lang w:val="en-GB"/>
              </w:rPr>
              <w:t>: by using open source technologies, standards, benchmarking, automating in test beds.</w:t>
            </w:r>
          </w:p>
          <w:p w:rsidR="00BE04CD" w:rsidRPr="00B00646" w:rsidRDefault="00BE04CD" w:rsidP="009A0CA4">
            <w:pPr>
              <w:jc w:val="both"/>
              <w:rPr>
                <w:sz w:val="22"/>
                <w:szCs w:val="18"/>
                <w:lang w:val="en-GB"/>
              </w:rPr>
            </w:pPr>
            <w:r w:rsidRPr="006C1A21">
              <w:rPr>
                <w:sz w:val="22"/>
                <w:szCs w:val="18"/>
                <w:lang w:val="en-GB"/>
              </w:rPr>
              <w:t xml:space="preserve">4. Automate: </w:t>
            </w:r>
            <w:r w:rsidR="007649F9" w:rsidRPr="007649F9">
              <w:rPr>
                <w:sz w:val="22"/>
                <w:szCs w:val="18"/>
                <w:lang w:val="en-GB"/>
                <w:rPrChange w:id="491" w:author="edit6" w:date="2022-04-28T12:40:00Z">
                  <w:rPr>
                    <w:b/>
                    <w:bCs/>
                    <w:sz w:val="22"/>
                    <w:szCs w:val="18"/>
                    <w:lang w:val="en-GB"/>
                  </w:rPr>
                </w:rPrChange>
              </w:rPr>
              <w:t>reducing human involvement</w:t>
            </w:r>
            <w:r w:rsidRPr="00B00646">
              <w:rPr>
                <w:sz w:val="22"/>
                <w:szCs w:val="18"/>
                <w:lang w:val="en-GB"/>
              </w:rPr>
              <w:t xml:space="preserve"> reduces training costs for banks, operational costs in networks and brings other benefits li</w:t>
            </w:r>
            <w:r w:rsidRPr="00657117">
              <w:rPr>
                <w:sz w:val="22"/>
                <w:szCs w:val="18"/>
                <w:lang w:val="en-GB"/>
              </w:rPr>
              <w:t>ke intelligent fault isolation without depending on 3</w:t>
            </w:r>
            <w:r w:rsidRPr="00B00646">
              <w:rPr>
                <w:sz w:val="22"/>
                <w:szCs w:val="18"/>
                <w:vertAlign w:val="superscript"/>
                <w:lang w:val="en-GB"/>
              </w:rPr>
              <w:t>rd</w:t>
            </w:r>
            <w:r w:rsidRPr="00B00646">
              <w:rPr>
                <w:sz w:val="22"/>
                <w:szCs w:val="18"/>
                <w:lang w:val="en-GB"/>
              </w:rPr>
              <w:t xml:space="preserve"> party service providers.</w:t>
            </w:r>
          </w:p>
          <w:p w:rsidR="00BE04CD" w:rsidRPr="00B00646" w:rsidRDefault="00BE04CD" w:rsidP="009A0CA4">
            <w:pPr>
              <w:jc w:val="both"/>
              <w:rPr>
                <w:sz w:val="22"/>
                <w:szCs w:val="18"/>
                <w:lang w:val="en-GB"/>
              </w:rPr>
            </w:pPr>
            <w:r w:rsidRPr="00B00646">
              <w:rPr>
                <w:sz w:val="22"/>
                <w:szCs w:val="18"/>
                <w:lang w:val="en-GB"/>
              </w:rPr>
              <w:t xml:space="preserve">NOTE- </w:t>
            </w:r>
            <w:ins w:id="492" w:author="edit6" w:date="2022-04-28T12:40:00Z">
              <w:r w:rsidR="00B00646">
                <w:rPr>
                  <w:sz w:val="22"/>
                  <w:szCs w:val="18"/>
                  <w:lang w:val="en-GB"/>
                </w:rPr>
                <w:t>D</w:t>
              </w:r>
            </w:ins>
            <w:del w:id="493" w:author="edit6" w:date="2022-04-28T12:40:00Z">
              <w:r w:rsidRPr="00B00646" w:rsidDel="00B00646">
                <w:rPr>
                  <w:sz w:val="22"/>
                  <w:szCs w:val="18"/>
                  <w:lang w:val="en-GB"/>
                </w:rPr>
                <w:delText>d</w:delText>
              </w:r>
            </w:del>
            <w:r w:rsidRPr="00B00646">
              <w:rPr>
                <w:sz w:val="22"/>
                <w:szCs w:val="18"/>
                <w:lang w:val="en-GB"/>
              </w:rPr>
              <w:t>evops [</w:t>
            </w:r>
            <w:r w:rsidR="000E4C4F" w:rsidRPr="00B00646">
              <w:rPr>
                <w:sz w:val="22"/>
                <w:szCs w:val="18"/>
                <w:lang w:val="en-GB"/>
              </w:rPr>
              <w:t>b-</w:t>
            </w:r>
            <w:r w:rsidRPr="00B00646">
              <w:rPr>
                <w:sz w:val="22"/>
                <w:szCs w:val="18"/>
                <w:lang w:val="en-GB"/>
              </w:rPr>
              <w:t>ISO/IEC 23167] [</w:t>
            </w:r>
            <w:r w:rsidR="000E4C4F" w:rsidRPr="00B00646">
              <w:rPr>
                <w:sz w:val="22"/>
                <w:szCs w:val="18"/>
                <w:lang w:val="en-GB"/>
              </w:rPr>
              <w:t>b-</w:t>
            </w:r>
            <w:r w:rsidRPr="00B00646">
              <w:rPr>
                <w:sz w:val="22"/>
                <w:szCs w:val="18"/>
                <w:lang w:val="en-GB"/>
              </w:rPr>
              <w:t>ITU-T Y.3515], CI/CD [</w:t>
            </w:r>
            <w:r w:rsidR="000E4C4F" w:rsidRPr="00B00646">
              <w:rPr>
                <w:sz w:val="22"/>
                <w:szCs w:val="18"/>
                <w:lang w:val="en-GB"/>
              </w:rPr>
              <w:t>b-</w:t>
            </w:r>
            <w:r w:rsidRPr="00B00646">
              <w:rPr>
                <w:sz w:val="22"/>
                <w:szCs w:val="18"/>
                <w:lang w:val="en-GB"/>
              </w:rPr>
              <w:t>ITU-T Y.3525] are examples of service lifecycle management pipelines.</w:t>
            </w:r>
          </w:p>
          <w:p w:rsidR="00BE04CD" w:rsidRPr="00B00646" w:rsidRDefault="00BE04CD" w:rsidP="009A0CA4">
            <w:pPr>
              <w:jc w:val="both"/>
              <w:rPr>
                <w:sz w:val="22"/>
                <w:szCs w:val="18"/>
                <w:lang w:val="en-GB"/>
              </w:rPr>
            </w:pPr>
            <w:r w:rsidRPr="00B00646">
              <w:rPr>
                <w:sz w:val="22"/>
                <w:szCs w:val="18"/>
                <w:lang w:val="en-GB"/>
              </w:rPr>
              <w:t>Following are related steps in this use case scenario:</w:t>
            </w:r>
          </w:p>
          <w:p w:rsidR="00BE04CD" w:rsidRPr="00B00646" w:rsidRDefault="007649F9" w:rsidP="00B81DB1">
            <w:pPr>
              <w:pStyle w:val="ListParagraph"/>
              <w:keepNext/>
              <w:keepLines/>
              <w:numPr>
                <w:ilvl w:val="0"/>
                <w:numId w:val="17"/>
              </w:numPr>
              <w:tabs>
                <w:tab w:val="left" w:pos="794"/>
                <w:tab w:val="left" w:pos="1191"/>
                <w:tab w:val="left" w:pos="1588"/>
                <w:tab w:val="left" w:pos="1985"/>
              </w:tabs>
              <w:overflowPunct w:val="0"/>
              <w:autoSpaceDE w:val="0"/>
              <w:autoSpaceDN w:val="0"/>
              <w:adjustRightInd w:val="0"/>
              <w:spacing w:before="0"/>
              <w:jc w:val="both"/>
              <w:textAlignment w:val="baseline"/>
              <w:outlineLvl w:val="0"/>
              <w:rPr>
                <w:sz w:val="22"/>
                <w:szCs w:val="18"/>
                <w:lang w:val="en-GB"/>
                <w:rPrChange w:id="494" w:author="edit6" w:date="2022-04-28T12:40:00Z">
                  <w:rPr>
                    <w:rFonts w:eastAsia="MS Mincho"/>
                    <w:b/>
                    <w:sz w:val="22"/>
                    <w:szCs w:val="18"/>
                    <w:lang w:val="en-GB"/>
                  </w:rPr>
                </w:rPrChange>
              </w:rPr>
            </w:pPr>
            <w:bookmarkStart w:id="495" w:name="_Toc86163133"/>
            <w:r w:rsidRPr="007649F9">
              <w:rPr>
                <w:sz w:val="22"/>
                <w:szCs w:val="18"/>
                <w:lang w:val="en-GB"/>
                <w:rPrChange w:id="496" w:author="edit6" w:date="2022-04-28T12:40:00Z">
                  <w:rPr>
                    <w:b/>
                    <w:bCs/>
                    <w:sz w:val="22"/>
                    <w:szCs w:val="18"/>
                    <w:lang w:val="en-GB"/>
                  </w:rPr>
                </w:rPrChange>
              </w:rPr>
              <w:t>Intent based cloud service specification</w:t>
            </w:r>
            <w:bookmarkEnd w:id="495"/>
          </w:p>
          <w:p w:rsidR="00BE04CD" w:rsidRPr="00B00646" w:rsidRDefault="007649F9" w:rsidP="00B81DB1">
            <w:pPr>
              <w:pStyle w:val="ListParagraph"/>
              <w:numPr>
                <w:ilvl w:val="0"/>
                <w:numId w:val="17"/>
              </w:numPr>
              <w:spacing w:before="0"/>
              <w:jc w:val="both"/>
              <w:rPr>
                <w:sz w:val="22"/>
                <w:szCs w:val="18"/>
                <w:lang w:val="en-GB"/>
              </w:rPr>
            </w:pPr>
            <w:r w:rsidRPr="007649F9">
              <w:rPr>
                <w:sz w:val="22"/>
                <w:szCs w:val="18"/>
                <w:lang w:val="en-GB"/>
                <w:rPrChange w:id="497" w:author="edit6" w:date="2022-04-28T12:40:00Z">
                  <w:rPr>
                    <w:b/>
                    <w:sz w:val="22"/>
                    <w:szCs w:val="18"/>
                    <w:lang w:val="en-GB"/>
                  </w:rPr>
                </w:rPrChange>
              </w:rPr>
              <w:t>processing of intent</w:t>
            </w:r>
            <w:r w:rsidR="00BE04CD" w:rsidRPr="00B00646">
              <w:rPr>
                <w:sz w:val="22"/>
                <w:szCs w:val="18"/>
                <w:lang w:val="en-GB"/>
              </w:rPr>
              <w:t xml:space="preserve"> and development, validation in Sandbox/testbed. Testbed components (e.g.</w:t>
            </w:r>
            <w:ins w:id="498" w:author="edit6" w:date="2022-04-28T12:39:00Z">
              <w:r w:rsidR="00B00646" w:rsidRPr="00657117">
                <w:rPr>
                  <w:sz w:val="22"/>
                  <w:szCs w:val="18"/>
                  <w:lang w:val="en-GB"/>
                </w:rPr>
                <w:t>,</w:t>
              </w:r>
            </w:ins>
            <w:r w:rsidR="00BE04CD" w:rsidRPr="006C1A21">
              <w:rPr>
                <w:sz w:val="22"/>
                <w:szCs w:val="18"/>
                <w:lang w:val="en-GB"/>
              </w:rPr>
              <w:t xml:space="preserve"> simulators, data models) are selected based on intent. </w:t>
            </w:r>
          </w:p>
          <w:p w:rsidR="00BE04CD" w:rsidRPr="00657117" w:rsidRDefault="00BE04CD" w:rsidP="00B81DB1">
            <w:pPr>
              <w:pStyle w:val="ListParagraph"/>
              <w:numPr>
                <w:ilvl w:val="0"/>
                <w:numId w:val="17"/>
              </w:numPr>
              <w:spacing w:before="0"/>
              <w:jc w:val="both"/>
              <w:rPr>
                <w:sz w:val="22"/>
                <w:szCs w:val="18"/>
                <w:lang w:val="en-GB"/>
              </w:rPr>
            </w:pPr>
            <w:r w:rsidRPr="00B00646">
              <w:rPr>
                <w:sz w:val="22"/>
                <w:szCs w:val="18"/>
                <w:lang w:val="en-GB"/>
              </w:rPr>
              <w:t xml:space="preserve">Evaluation and analysis of </w:t>
            </w:r>
            <w:r w:rsidR="007649F9" w:rsidRPr="007649F9">
              <w:rPr>
                <w:sz w:val="22"/>
                <w:szCs w:val="18"/>
                <w:lang w:val="en-GB"/>
                <w:rPrChange w:id="499" w:author="edit6" w:date="2022-04-28T12:40:00Z">
                  <w:rPr>
                    <w:b/>
                    <w:bCs/>
                    <w:sz w:val="22"/>
                    <w:szCs w:val="18"/>
                    <w:lang w:val="en-GB"/>
                  </w:rPr>
                </w:rPrChange>
              </w:rPr>
              <w:t>test results</w:t>
            </w:r>
            <w:r w:rsidRPr="00B00646">
              <w:rPr>
                <w:sz w:val="22"/>
                <w:szCs w:val="18"/>
                <w:lang w:val="en-GB"/>
              </w:rPr>
              <w:t xml:space="preserve"> based on key parameter indices (KPI) specifications in the intent. </w:t>
            </w:r>
          </w:p>
          <w:p w:rsidR="00BE04CD" w:rsidRPr="00657117" w:rsidRDefault="00BE04CD" w:rsidP="00B81DB1">
            <w:pPr>
              <w:pStyle w:val="ListParagraph"/>
              <w:numPr>
                <w:ilvl w:val="0"/>
                <w:numId w:val="17"/>
              </w:numPr>
              <w:spacing w:before="0"/>
              <w:jc w:val="both"/>
              <w:rPr>
                <w:sz w:val="22"/>
                <w:szCs w:val="18"/>
                <w:lang w:val="en-GB"/>
              </w:rPr>
            </w:pPr>
            <w:r w:rsidRPr="006C1A21">
              <w:rPr>
                <w:sz w:val="22"/>
                <w:szCs w:val="18"/>
                <w:lang w:val="en-GB"/>
              </w:rPr>
              <w:t xml:space="preserve">derivation of optimal configuration, </w:t>
            </w:r>
            <w:r w:rsidR="007649F9" w:rsidRPr="007649F9">
              <w:rPr>
                <w:sz w:val="22"/>
                <w:szCs w:val="18"/>
                <w:lang w:val="en-GB"/>
                <w:rPrChange w:id="500" w:author="edit6" w:date="2022-04-28T12:40:00Z">
                  <w:rPr>
                    <w:b/>
                    <w:bCs/>
                    <w:sz w:val="22"/>
                    <w:szCs w:val="18"/>
                    <w:lang w:val="en-GB"/>
                  </w:rPr>
                </w:rPrChange>
              </w:rPr>
              <w:t>cloud service deployment</w:t>
            </w:r>
            <w:r w:rsidRPr="00B00646">
              <w:rPr>
                <w:sz w:val="22"/>
                <w:szCs w:val="18"/>
                <w:lang w:val="en-GB"/>
              </w:rPr>
              <w:t>, management and orchestration.</w:t>
            </w:r>
          </w:p>
          <w:p w:rsidR="00BE04CD" w:rsidRPr="00B00646" w:rsidRDefault="00BE04CD" w:rsidP="00B81DB1">
            <w:pPr>
              <w:pStyle w:val="ListParagraph"/>
              <w:numPr>
                <w:ilvl w:val="0"/>
                <w:numId w:val="17"/>
              </w:numPr>
              <w:spacing w:before="0"/>
              <w:jc w:val="both"/>
              <w:rPr>
                <w:sz w:val="22"/>
                <w:szCs w:val="18"/>
                <w:lang w:val="en-GB"/>
              </w:rPr>
            </w:pPr>
            <w:r w:rsidRPr="006C1A21">
              <w:rPr>
                <w:sz w:val="22"/>
                <w:szCs w:val="18"/>
                <w:lang w:val="en-GB"/>
              </w:rPr>
              <w:t xml:space="preserve">intent based </w:t>
            </w:r>
            <w:r w:rsidR="007649F9" w:rsidRPr="007649F9">
              <w:rPr>
                <w:sz w:val="22"/>
                <w:szCs w:val="18"/>
                <w:lang w:val="en-GB"/>
                <w:rPrChange w:id="501" w:author="edit6" w:date="2022-04-28T12:40:00Z">
                  <w:rPr>
                    <w:b/>
                    <w:bCs/>
                    <w:sz w:val="22"/>
                    <w:szCs w:val="18"/>
                    <w:lang w:val="en-GB"/>
                  </w:rPr>
                </w:rPrChange>
              </w:rPr>
              <w:t>network service deployment</w:t>
            </w:r>
            <w:r w:rsidRPr="00B00646">
              <w:rPr>
                <w:sz w:val="22"/>
                <w:szCs w:val="18"/>
                <w:lang w:val="en-GB"/>
              </w:rPr>
              <w:t>, management and orchestration.</w:t>
            </w:r>
          </w:p>
          <w:p w:rsidR="00BE04CD" w:rsidRPr="00B00646" w:rsidRDefault="00BE04CD" w:rsidP="00B81DB1">
            <w:pPr>
              <w:pStyle w:val="ListParagraph"/>
              <w:numPr>
                <w:ilvl w:val="0"/>
                <w:numId w:val="17"/>
              </w:numPr>
              <w:spacing w:before="0"/>
              <w:jc w:val="both"/>
              <w:rPr>
                <w:sz w:val="22"/>
                <w:szCs w:val="18"/>
                <w:lang w:val="en-GB"/>
              </w:rPr>
            </w:pPr>
            <w:r w:rsidRPr="00DA630B">
              <w:rPr>
                <w:sz w:val="22"/>
                <w:szCs w:val="18"/>
                <w:lang w:val="en-GB"/>
              </w:rPr>
              <w:t xml:space="preserve">Single “cockpit” for </w:t>
            </w:r>
            <w:r w:rsidR="007649F9" w:rsidRPr="007649F9">
              <w:rPr>
                <w:sz w:val="22"/>
                <w:szCs w:val="18"/>
                <w:lang w:val="en-GB"/>
                <w:rPrChange w:id="502" w:author="edit6" w:date="2022-04-28T12:40:00Z">
                  <w:rPr>
                    <w:b/>
                    <w:bCs/>
                    <w:sz w:val="22"/>
                    <w:szCs w:val="18"/>
                    <w:lang w:val="en-GB"/>
                  </w:rPr>
                </w:rPrChange>
              </w:rPr>
              <w:t>monitoring</w:t>
            </w:r>
            <w:r w:rsidRPr="00B00646">
              <w:rPr>
                <w:sz w:val="22"/>
                <w:szCs w:val="18"/>
                <w:lang w:val="en-GB"/>
              </w:rPr>
              <w:t xml:space="preserve"> the services</w:t>
            </w:r>
          </w:p>
          <w:p w:rsidR="00BE04CD" w:rsidRPr="00B00646" w:rsidRDefault="00BE04CD" w:rsidP="00B81DB1">
            <w:pPr>
              <w:pStyle w:val="ListParagraph"/>
              <w:numPr>
                <w:ilvl w:val="0"/>
                <w:numId w:val="17"/>
              </w:numPr>
              <w:spacing w:before="0"/>
              <w:jc w:val="both"/>
              <w:rPr>
                <w:sz w:val="22"/>
                <w:szCs w:val="18"/>
                <w:lang w:val="en-GB"/>
              </w:rPr>
            </w:pPr>
            <w:r w:rsidRPr="00DA630B">
              <w:rPr>
                <w:sz w:val="22"/>
                <w:szCs w:val="18"/>
                <w:lang w:val="en-GB"/>
              </w:rPr>
              <w:t xml:space="preserve">Autonomous, Intelligence-guided, </w:t>
            </w:r>
            <w:r w:rsidR="007649F9" w:rsidRPr="007649F9">
              <w:rPr>
                <w:sz w:val="22"/>
                <w:szCs w:val="18"/>
                <w:lang w:val="en-GB"/>
                <w:rPrChange w:id="503" w:author="edit6" w:date="2022-04-28T12:40:00Z">
                  <w:rPr>
                    <w:b/>
                    <w:bCs/>
                    <w:sz w:val="22"/>
                    <w:szCs w:val="18"/>
                    <w:lang w:val="en-GB"/>
                  </w:rPr>
                </w:rPrChange>
              </w:rPr>
              <w:t>technology-agnostic migration</w:t>
            </w:r>
            <w:r w:rsidRPr="00B00646">
              <w:rPr>
                <w:sz w:val="22"/>
                <w:szCs w:val="18"/>
                <w:lang w:val="en-GB"/>
              </w:rPr>
              <w:t xml:space="preserve"> of services from one version of underlying technology to another e</w:t>
            </w:r>
            <w:r w:rsidRPr="00657117">
              <w:rPr>
                <w:sz w:val="22"/>
                <w:szCs w:val="18"/>
                <w:highlight w:val="yellow"/>
                <w:lang w:val="en-GB"/>
              </w:rPr>
              <w:t>.g. xG -&gt; (x+1)G</w:t>
            </w:r>
            <w:r w:rsidRPr="006C1A21">
              <w:rPr>
                <w:sz w:val="22"/>
                <w:szCs w:val="18"/>
                <w:lang w:val="en-GB"/>
              </w:rPr>
              <w:t xml:space="preserve"> and edge -&gt; fog.</w:t>
            </w:r>
          </w:p>
          <w:p w:rsidR="00BE04CD" w:rsidRPr="00657117" w:rsidRDefault="007649F9" w:rsidP="00B81DB1">
            <w:pPr>
              <w:pStyle w:val="ListParagraph"/>
              <w:numPr>
                <w:ilvl w:val="0"/>
                <w:numId w:val="17"/>
              </w:numPr>
              <w:spacing w:before="0"/>
              <w:jc w:val="both"/>
              <w:rPr>
                <w:sz w:val="22"/>
                <w:szCs w:val="18"/>
                <w:lang w:val="en-GB"/>
              </w:rPr>
            </w:pPr>
            <w:r w:rsidRPr="007649F9">
              <w:rPr>
                <w:sz w:val="22"/>
                <w:szCs w:val="18"/>
                <w:lang w:val="en-GB"/>
                <w:rPrChange w:id="504" w:author="edit6" w:date="2022-04-28T12:40:00Z">
                  <w:rPr>
                    <w:b/>
                    <w:bCs/>
                    <w:sz w:val="22"/>
                    <w:szCs w:val="18"/>
                    <w:lang w:val="en-GB"/>
                  </w:rPr>
                </w:rPrChange>
              </w:rPr>
              <w:t>Reports</w:t>
            </w:r>
            <w:r w:rsidR="00BE04CD" w:rsidRPr="00B00646">
              <w:rPr>
                <w:sz w:val="22"/>
                <w:szCs w:val="18"/>
                <w:lang w:val="en-GB"/>
              </w:rPr>
              <w:t xml:space="preserve"> from various parts of the underlying technologies are provided to </w:t>
            </w:r>
            <w:r w:rsidR="00BE04CD" w:rsidRPr="00B00646">
              <w:rPr>
                <w:sz w:val="22"/>
                <w:szCs w:val="18"/>
                <w:lang w:val="en-GB"/>
              </w:rPr>
              <w:lastRenderedPageBreak/>
              <w:t>humans in regular intervals or event based.</w:t>
            </w:r>
          </w:p>
          <w:p w:rsidR="00BE04CD" w:rsidRPr="00B00646" w:rsidRDefault="00BE04CD" w:rsidP="009A0CA4">
            <w:pPr>
              <w:rPr>
                <w:sz w:val="22"/>
                <w:szCs w:val="18"/>
                <w:lang w:val="en-GB"/>
              </w:rPr>
            </w:pPr>
          </w:p>
        </w:tc>
      </w:tr>
      <w:tr w:rsidR="00BE04CD" w:rsidRPr="00DF1275" w:rsidTr="003259E9">
        <w:trPr>
          <w:trHeight w:val="1039"/>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i/>
                <w:sz w:val="22"/>
                <w:szCs w:val="18"/>
                <w:lang w:val="en-GB"/>
              </w:rPr>
            </w:pPr>
            <w:r w:rsidRPr="00DF1275">
              <w:rPr>
                <w:i/>
                <w:sz w:val="22"/>
                <w:szCs w:val="18"/>
                <w:lang w:val="en-GB"/>
              </w:rPr>
              <w:lastRenderedPageBreak/>
              <w:t>Notes on use case category</w:t>
            </w:r>
          </w:p>
        </w:tc>
        <w:tc>
          <w:tcPr>
            <w:tcW w:w="3923"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sz w:val="22"/>
                <w:szCs w:val="18"/>
                <w:lang w:val="en-GB"/>
              </w:rPr>
            </w:pPr>
            <w:r w:rsidRPr="00DF1275">
              <w:rPr>
                <w:sz w:val="22"/>
                <w:szCs w:val="18"/>
                <w:lang w:val="en-GB"/>
              </w:rPr>
              <w:t xml:space="preserve">Cat 2: describes a scenario related to application of autonomous behaviour in the network.  </w:t>
            </w:r>
          </w:p>
        </w:tc>
      </w:tr>
      <w:tr w:rsidR="00BE04CD" w:rsidRPr="00DF1275" w:rsidDel="00B00646" w:rsidTr="003259E9">
        <w:trPr>
          <w:jc w:val="center"/>
          <w:del w:id="505" w:author="edit6" w:date="2022-04-28T12:40:00Z"/>
        </w:trPr>
        <w:tc>
          <w:tcPr>
            <w:tcW w:w="1077" w:type="pct"/>
            <w:tcBorders>
              <w:top w:val="single" w:sz="4" w:space="0" w:color="auto"/>
              <w:left w:val="single" w:sz="4" w:space="0" w:color="auto"/>
              <w:bottom w:val="single" w:sz="4" w:space="0" w:color="auto"/>
              <w:right w:val="single" w:sz="4" w:space="0" w:color="auto"/>
            </w:tcBorders>
            <w:hideMark/>
          </w:tcPr>
          <w:p w:rsidR="00BE04CD" w:rsidRPr="00DF1275" w:rsidDel="00B00646" w:rsidRDefault="00BE04CD" w:rsidP="009A0CA4">
            <w:pPr>
              <w:rPr>
                <w:del w:id="506" w:author="edit6" w:date="2022-04-28T12:40:00Z"/>
                <w:i/>
                <w:sz w:val="22"/>
                <w:szCs w:val="18"/>
                <w:lang w:val="en-GB"/>
              </w:rPr>
            </w:pPr>
            <w:del w:id="507" w:author="edit6" w:date="2022-04-28T12:40:00Z">
              <w:r w:rsidRPr="00DF1275" w:rsidDel="00B00646">
                <w:rPr>
                  <w:i/>
                  <w:sz w:val="22"/>
                  <w:szCs w:val="18"/>
                  <w:lang w:val="en-GB"/>
                </w:rPr>
                <w:delText>Notes on priority of the use case</w:delText>
              </w:r>
            </w:del>
          </w:p>
        </w:tc>
        <w:tc>
          <w:tcPr>
            <w:tcW w:w="3923" w:type="pct"/>
            <w:tcBorders>
              <w:top w:val="single" w:sz="4" w:space="0" w:color="auto"/>
              <w:left w:val="single" w:sz="4" w:space="0" w:color="auto"/>
              <w:bottom w:val="single" w:sz="4" w:space="0" w:color="auto"/>
              <w:right w:val="single" w:sz="4" w:space="0" w:color="auto"/>
            </w:tcBorders>
            <w:hideMark/>
          </w:tcPr>
          <w:p w:rsidR="00BE04CD" w:rsidRPr="00DF1275" w:rsidDel="00B00646" w:rsidRDefault="00BE04CD" w:rsidP="009A0CA4">
            <w:pPr>
              <w:spacing w:before="0"/>
              <w:rPr>
                <w:del w:id="508" w:author="edit6" w:date="2022-04-28T12:40:00Z"/>
                <w:sz w:val="22"/>
                <w:szCs w:val="18"/>
                <w:lang w:val="en-GB"/>
              </w:rPr>
            </w:pPr>
            <w:del w:id="509" w:author="edit6" w:date="2022-04-28T12:40:00Z">
              <w:r w:rsidRPr="00DF1275" w:rsidDel="00B00646">
                <w:rPr>
                  <w:sz w:val="22"/>
                  <w:szCs w:val="18"/>
                  <w:lang w:val="en-GB"/>
                </w:rPr>
                <w:delText>High</w:delText>
              </w:r>
            </w:del>
          </w:p>
          <w:p w:rsidR="00BE04CD" w:rsidRPr="00DF1275" w:rsidDel="00B00646" w:rsidRDefault="00BE04CD" w:rsidP="00B81DB1">
            <w:pPr>
              <w:pStyle w:val="ListParagraph"/>
              <w:numPr>
                <w:ilvl w:val="0"/>
                <w:numId w:val="20"/>
              </w:numPr>
              <w:spacing w:before="0"/>
              <w:rPr>
                <w:del w:id="510" w:author="edit6" w:date="2022-04-28T12:40:00Z"/>
                <w:sz w:val="22"/>
                <w:szCs w:val="18"/>
                <w:lang w:val="en-GB"/>
              </w:rPr>
            </w:pPr>
            <w:del w:id="511" w:author="edit6" w:date="2022-04-28T12:40:00Z">
              <w:r w:rsidRPr="00DF1275" w:rsidDel="00B00646">
                <w:rPr>
                  <w:sz w:val="22"/>
                  <w:szCs w:val="18"/>
                  <w:lang w:val="en-GB"/>
                </w:rPr>
                <w:delText>Enables vertical driven applications and network evolution.</w:delText>
              </w:r>
            </w:del>
          </w:p>
        </w:tc>
      </w:tr>
      <w:tr w:rsidR="00BE04CD" w:rsidRPr="00DF1275" w:rsidTr="003259E9">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i/>
                <w:sz w:val="22"/>
                <w:szCs w:val="18"/>
                <w:lang w:val="en-GB"/>
              </w:rPr>
            </w:pPr>
            <w:r w:rsidRPr="00DF1275">
              <w:rPr>
                <w:i/>
                <w:sz w:val="22"/>
                <w:szCs w:val="18"/>
                <w:lang w:val="en-GB"/>
              </w:rPr>
              <w:t>Reference</w:t>
            </w:r>
          </w:p>
        </w:tc>
        <w:tc>
          <w:tcPr>
            <w:tcW w:w="3923" w:type="pct"/>
            <w:tcBorders>
              <w:top w:val="single" w:sz="4" w:space="0" w:color="auto"/>
              <w:left w:val="single" w:sz="4" w:space="0" w:color="auto"/>
              <w:bottom w:val="single" w:sz="4" w:space="0" w:color="auto"/>
              <w:right w:val="single" w:sz="4" w:space="0" w:color="auto"/>
            </w:tcBorders>
            <w:hideMark/>
          </w:tcPr>
          <w:p w:rsidR="00BE04CD" w:rsidRPr="00DF1275" w:rsidRDefault="007649F9" w:rsidP="009A0CA4">
            <w:pPr>
              <w:rPr>
                <w:noProof/>
                <w:sz w:val="22"/>
                <w:szCs w:val="18"/>
                <w:lang w:val="en-GB"/>
              </w:rPr>
            </w:pPr>
            <w:ins w:id="512" w:author="edit6" w:date="2022-04-28T12:41:00Z">
              <w:r w:rsidRPr="007649F9">
                <w:rPr>
                  <w:noProof/>
                  <w:sz w:val="22"/>
                  <w:szCs w:val="18"/>
                  <w:highlight w:val="yellow"/>
                  <w:lang w:val="en-GB"/>
                  <w:rPrChange w:id="513" w:author="edit6" w:date="2022-04-28T12:41:00Z">
                    <w:rPr>
                      <w:noProof/>
                      <w:sz w:val="22"/>
                      <w:szCs w:val="18"/>
                      <w:lang w:val="en-GB"/>
                    </w:rPr>
                  </w:rPrChange>
                </w:rPr>
                <w:t>XXX</w:t>
              </w:r>
            </w:ins>
          </w:p>
        </w:tc>
      </w:tr>
    </w:tbl>
    <w:p w:rsidR="00BE04CD" w:rsidRPr="00DF1275" w:rsidRDefault="00BE04CD" w:rsidP="003259E9">
      <w:pPr>
        <w:pStyle w:val="Heading3"/>
      </w:pPr>
      <w:bookmarkStart w:id="514" w:name="_Toc86163134"/>
      <w:bookmarkStart w:id="515" w:name="_Toc86503273"/>
      <w:bookmarkStart w:id="516" w:name="_Toc86503531"/>
      <w:r w:rsidRPr="00DF1275">
        <w:t>Use case requirements</w:t>
      </w:r>
      <w:bookmarkEnd w:id="514"/>
      <w:bookmarkEnd w:id="515"/>
      <w:bookmarkEnd w:id="516"/>
    </w:p>
    <w:p w:rsidR="00BE04CD" w:rsidRPr="00DF1275" w:rsidRDefault="00BE04CD" w:rsidP="00BE04CD">
      <w:pPr>
        <w:spacing w:before="0" w:after="160" w:line="256" w:lineRule="auto"/>
        <w:rPr>
          <w:u w:val="single"/>
          <w:lang w:val="en-GB"/>
        </w:rPr>
      </w:pPr>
      <w:r w:rsidRPr="00DF1275">
        <w:rPr>
          <w:u w:val="single"/>
          <w:lang w:val="en-GB"/>
        </w:rPr>
        <w:t>Critical requirements</w:t>
      </w:r>
    </w:p>
    <w:p w:rsidR="00BE04CD" w:rsidRPr="00DF1275" w:rsidRDefault="0094423A" w:rsidP="000228D5">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10-REQ-</w:t>
      </w:r>
      <w:r w:rsidR="00851583">
        <w:rPr>
          <w:lang w:val="en-GB"/>
        </w:rPr>
        <w:t>001</w:t>
      </w:r>
      <w:r w:rsidR="00BE04CD" w:rsidRPr="00DF1275">
        <w:rPr>
          <w:lang w:val="en-GB"/>
        </w:rPr>
        <w:t>: It is critical that AN</w:t>
      </w:r>
      <w:r w:rsidR="00461EBA">
        <w:rPr>
          <w:lang w:val="en-GB"/>
        </w:rPr>
        <w:t>s</w:t>
      </w:r>
      <w:r w:rsidR="00BE04CD" w:rsidRPr="00DF1275">
        <w:rPr>
          <w:lang w:val="en-GB"/>
        </w:rPr>
        <w:t xml:space="preserve"> consider inputs from industry vertical solution provider regarding the required service characteristics, using an intent-based mechanism, while deciding the development and deployment options for industry vertical applications and network services. </w:t>
      </w:r>
    </w:p>
    <w:p w:rsidR="00BE04CD"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 xml:space="preserve">1 </w:t>
      </w:r>
      <w:r w:rsidR="003259E9" w:rsidRPr="00DF1275">
        <w:rPr>
          <w:sz w:val="22"/>
          <w:szCs w:val="18"/>
          <w:lang w:val="en-GB"/>
        </w:rPr>
        <w:t>–</w:t>
      </w:r>
      <w:r w:rsidRPr="00DF1275">
        <w:rPr>
          <w:sz w:val="22"/>
          <w:szCs w:val="18"/>
          <w:lang w:val="en-GB"/>
        </w:rPr>
        <w:t xml:space="preserve"> AN can autonomously decide the best possible development and deployment option for network services which can support the verticals. This has to be based on the requirements of the applications [ITU-T Y.3178]. E.g. for banking applications, service characteristics may include latency on banking transactions, mean time between service failures, level of privacy of each field in the customer profile, etc. Examples of deployment options may include edge, core cloud, enterprise network, using specific hardware etc.</w:t>
      </w:r>
    </w:p>
    <w:p w:rsidR="00BE04CD" w:rsidRPr="00DF1275" w:rsidRDefault="0094423A" w:rsidP="000228D5">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10-REQ-</w:t>
      </w:r>
      <w:r w:rsidR="00851583">
        <w:rPr>
          <w:lang w:val="en-GB"/>
        </w:rPr>
        <w:t>002</w:t>
      </w:r>
      <w:r w:rsidR="00BE04CD" w:rsidRPr="00DF1275">
        <w:rPr>
          <w:lang w:val="en-GB"/>
        </w:rPr>
        <w:t>: It is critical that AN</w:t>
      </w:r>
      <w:r w:rsidR="00461EBA">
        <w:rPr>
          <w:lang w:val="en-GB"/>
        </w:rPr>
        <w:t>s</w:t>
      </w:r>
      <w:r w:rsidR="00BE04CD" w:rsidRPr="00DF1275">
        <w:rPr>
          <w:lang w:val="en-GB"/>
        </w:rPr>
        <w:t xml:space="preserve"> abstract the management (creation, deletion and update) of the industry vertical applications and network services, from the industry vertical solution provider. </w:t>
      </w:r>
    </w:p>
    <w:p w:rsidR="00BE04CD" w:rsidRPr="00DF1275"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 xml:space="preserve">2 </w:t>
      </w:r>
      <w:r w:rsidR="003259E9" w:rsidRPr="00DF1275">
        <w:rPr>
          <w:sz w:val="22"/>
          <w:szCs w:val="18"/>
          <w:lang w:val="en-GB"/>
        </w:rPr>
        <w:t>–</w:t>
      </w:r>
      <w:r w:rsidRPr="00DF1275">
        <w:rPr>
          <w:sz w:val="22"/>
          <w:szCs w:val="18"/>
          <w:lang w:val="en-GB"/>
        </w:rPr>
        <w:t xml:space="preserve"> underlying domain orchestration, network specific technologies and APIs are abstracted by AN towards the industry vertical solution provider. E.g. banking applications may be hosted as web applications (on popular web frameworks with or without an accompanying mobile component), enterprise applications (e.g. J2EE based). They may be instantiated as cloud-native applications, may use distributed architecture across private/public clouds etc. Service management infrastructure supporting the applications may include brokers, workflow managers and schedulers. Irrespective of such deployment and management variance, AN provides abstracted interfaces to verticals which hides such complexities. </w:t>
      </w:r>
    </w:p>
    <w:p w:rsidR="00BE04CD" w:rsidRPr="00DF1275" w:rsidRDefault="0094423A" w:rsidP="000228D5">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10-REQ-</w:t>
      </w:r>
      <w:r w:rsidR="00851583">
        <w:rPr>
          <w:lang w:val="en-GB"/>
        </w:rPr>
        <w:t>003</w:t>
      </w:r>
      <w:r w:rsidR="00BE04CD" w:rsidRPr="00DF1275">
        <w:rPr>
          <w:lang w:val="en-GB"/>
        </w:rPr>
        <w:t>: It is critical that AN</w:t>
      </w:r>
      <w:r w:rsidR="00461EBA">
        <w:rPr>
          <w:lang w:val="en-GB"/>
        </w:rPr>
        <w:t>s</w:t>
      </w:r>
      <w:r w:rsidR="00BE04CD" w:rsidRPr="00DF1275">
        <w:rPr>
          <w:lang w:val="en-GB"/>
        </w:rPr>
        <w:t xml:space="preserve"> validate any changes to the application and network services in a sandbox environment before applying it in the network.</w:t>
      </w:r>
    </w:p>
    <w:p w:rsidR="00BE04CD" w:rsidRPr="00DF1275"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 xml:space="preserve">3 </w:t>
      </w:r>
      <w:r w:rsidR="003259E9" w:rsidRPr="00DF1275">
        <w:rPr>
          <w:sz w:val="22"/>
          <w:szCs w:val="18"/>
          <w:lang w:val="en-GB"/>
        </w:rPr>
        <w:t>–</w:t>
      </w:r>
      <w:r w:rsidRPr="00DF1275">
        <w:rPr>
          <w:sz w:val="22"/>
          <w:szCs w:val="18"/>
          <w:lang w:val="en-GB"/>
        </w:rPr>
        <w:t xml:space="preserve"> Autonomous behaviour may result in automated creation, deletion and update of applications and/or network services. The impact of such modified applications and/or network services has to be studied before they are applied in the network. This may be done by using a testbed or sandbox with simulators or even a digital </w:t>
      </w:r>
      <w:r w:rsidR="0094423A" w:rsidRPr="00DF1275">
        <w:rPr>
          <w:sz w:val="22"/>
          <w:szCs w:val="18"/>
          <w:lang w:val="en-GB"/>
        </w:rPr>
        <w:t>twin-based</w:t>
      </w:r>
      <w:r w:rsidRPr="00DF1275">
        <w:rPr>
          <w:sz w:val="22"/>
          <w:szCs w:val="18"/>
          <w:lang w:val="en-GB"/>
        </w:rPr>
        <w:t xml:space="preserve"> environment. Specific emphasis may be applied on maintaining compatibility of the modifications with the applications and network services in the network.</w:t>
      </w:r>
    </w:p>
    <w:p w:rsidR="00BE04CD" w:rsidRPr="00DF1275" w:rsidRDefault="0094423A" w:rsidP="000228D5">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10-REQ-</w:t>
      </w:r>
      <w:r w:rsidR="00851583">
        <w:rPr>
          <w:lang w:val="en-GB"/>
        </w:rPr>
        <w:t>004</w:t>
      </w:r>
      <w:r w:rsidR="00BE04CD" w:rsidRPr="00DF1275">
        <w:rPr>
          <w:lang w:val="en-GB"/>
        </w:rPr>
        <w:t>: It is critical that AN</w:t>
      </w:r>
      <w:r w:rsidR="00EE3FE2">
        <w:rPr>
          <w:lang w:val="en-GB"/>
        </w:rPr>
        <w:t>s</w:t>
      </w:r>
      <w:r w:rsidR="00BE04CD" w:rsidRPr="00DF1275">
        <w:rPr>
          <w:lang w:val="en-GB"/>
        </w:rPr>
        <w:t xml:space="preserve"> continuously monitor the application and network services in the network.</w:t>
      </w:r>
    </w:p>
    <w:p w:rsidR="00BE04CD" w:rsidRPr="00DF1275"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 xml:space="preserve">4 </w:t>
      </w:r>
      <w:r w:rsidR="003259E9" w:rsidRPr="00DF1275">
        <w:rPr>
          <w:sz w:val="22"/>
          <w:szCs w:val="18"/>
          <w:lang w:val="en-GB"/>
        </w:rPr>
        <w:t>–</w:t>
      </w:r>
      <w:r w:rsidR="00EE3FE2">
        <w:rPr>
          <w:sz w:val="22"/>
          <w:szCs w:val="18"/>
          <w:lang w:val="en-GB"/>
        </w:rPr>
        <w:t>M</w:t>
      </w:r>
      <w:r w:rsidRPr="00DF1275">
        <w:rPr>
          <w:sz w:val="22"/>
          <w:szCs w:val="18"/>
          <w:lang w:val="en-GB"/>
        </w:rPr>
        <w:t>onitoring may be done to find erroneous behaviour, faults, gaps in architecture, design, bugs, etc. Monitoring may identify the gaps in end-to-end service implementations with respect to changing intents of the verticals. Thus, monitoring may also be used to find the need for evolution in underlying network domains.</w:t>
      </w:r>
    </w:p>
    <w:p w:rsidR="00BE04CD" w:rsidRPr="00DF1275" w:rsidRDefault="0094423A" w:rsidP="000228D5">
      <w:pPr>
        <w:spacing w:before="0" w:after="80" w:line="257" w:lineRule="auto"/>
        <w:rPr>
          <w:lang w:val="en-GB"/>
        </w:rPr>
      </w:pPr>
      <w:r w:rsidRPr="00DF1275">
        <w:rPr>
          <w:lang w:val="en-GB"/>
        </w:rPr>
        <w:lastRenderedPageBreak/>
        <w:t>●</w:t>
      </w:r>
      <w:r w:rsidRPr="00DF1275">
        <w:rPr>
          <w:lang w:val="en-GB"/>
        </w:rPr>
        <w:tab/>
      </w:r>
      <w:r w:rsidR="00851583">
        <w:rPr>
          <w:lang w:val="en-GB"/>
        </w:rPr>
        <w:t>AN-UC</w:t>
      </w:r>
      <w:r w:rsidR="00FC70DA">
        <w:rPr>
          <w:lang w:val="en-GB"/>
        </w:rPr>
        <w:t>10-REQ-</w:t>
      </w:r>
      <w:r w:rsidR="00851583">
        <w:rPr>
          <w:lang w:val="en-GB"/>
        </w:rPr>
        <w:t>005</w:t>
      </w:r>
      <w:r w:rsidR="00BE04CD" w:rsidRPr="00DF1275">
        <w:rPr>
          <w:lang w:val="en-GB"/>
        </w:rPr>
        <w:t>: It is critical that AN</w:t>
      </w:r>
      <w:r w:rsidR="00EE3FE2">
        <w:rPr>
          <w:lang w:val="en-GB"/>
        </w:rPr>
        <w:t>s</w:t>
      </w:r>
      <w:r w:rsidR="00BE04CD" w:rsidRPr="00DF1275">
        <w:rPr>
          <w:lang w:val="en-GB"/>
        </w:rPr>
        <w:t xml:space="preserve"> produce regular and asynchronous reports for human consumption.</w:t>
      </w:r>
    </w:p>
    <w:p w:rsidR="00BE04CD" w:rsidRPr="00DF1275"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 xml:space="preserve">5 </w:t>
      </w:r>
      <w:r w:rsidR="003259E9" w:rsidRPr="00DF1275">
        <w:rPr>
          <w:sz w:val="22"/>
          <w:szCs w:val="18"/>
          <w:lang w:val="en-GB"/>
        </w:rPr>
        <w:t xml:space="preserve">– </w:t>
      </w:r>
      <w:r w:rsidR="00EE3FE2">
        <w:rPr>
          <w:sz w:val="22"/>
          <w:szCs w:val="18"/>
          <w:lang w:val="en-GB"/>
        </w:rPr>
        <w:t>R</w:t>
      </w:r>
      <w:r w:rsidRPr="00DF1275">
        <w:rPr>
          <w:sz w:val="22"/>
          <w:szCs w:val="18"/>
          <w:lang w:val="en-GB"/>
        </w:rPr>
        <w:t>eports to humans may summarize all monitored values, analysis, decision points and explanations for such decisions by the AN.</w:t>
      </w:r>
    </w:p>
    <w:p w:rsidR="00BE04CD" w:rsidRPr="00DF1275" w:rsidRDefault="00BE04CD" w:rsidP="00BE04CD">
      <w:pPr>
        <w:spacing w:before="0" w:after="160" w:line="256" w:lineRule="auto"/>
        <w:rPr>
          <w:u w:val="single"/>
          <w:lang w:val="en-GB"/>
        </w:rPr>
      </w:pPr>
      <w:r w:rsidRPr="00DF1275">
        <w:rPr>
          <w:u w:val="single"/>
          <w:lang w:val="en-GB"/>
        </w:rPr>
        <w:t>Expected requirements</w:t>
      </w:r>
    </w:p>
    <w:p w:rsidR="00BE04CD" w:rsidRPr="00DF1275" w:rsidRDefault="0094423A" w:rsidP="000228D5">
      <w:pPr>
        <w:spacing w:before="0" w:after="80" w:line="257" w:lineRule="auto"/>
        <w:rPr>
          <w:lang w:val="en-GB"/>
        </w:rPr>
      </w:pPr>
      <w:r w:rsidRPr="00DF1275">
        <w:rPr>
          <w:lang w:val="en-GB"/>
        </w:rPr>
        <w:t>●</w:t>
      </w:r>
      <w:r w:rsidRPr="00DF1275">
        <w:rPr>
          <w:lang w:val="en-GB"/>
        </w:rPr>
        <w:tab/>
      </w:r>
      <w:r w:rsidR="00851583">
        <w:rPr>
          <w:lang w:val="en-GB"/>
        </w:rPr>
        <w:t>AN-UC</w:t>
      </w:r>
      <w:r w:rsidR="00FC70DA">
        <w:rPr>
          <w:lang w:val="en-GB"/>
        </w:rPr>
        <w:t>10-REQ-</w:t>
      </w:r>
      <w:r w:rsidR="00851583">
        <w:rPr>
          <w:lang w:val="en-GB"/>
        </w:rPr>
        <w:t>006</w:t>
      </w:r>
      <w:r w:rsidR="00BE04CD" w:rsidRPr="00DF1275">
        <w:rPr>
          <w:lang w:val="en-GB"/>
        </w:rPr>
        <w:t>: It is expected that AN</w:t>
      </w:r>
      <w:r w:rsidR="00461EBA">
        <w:rPr>
          <w:lang w:val="en-GB"/>
        </w:rPr>
        <w:t>s</w:t>
      </w:r>
      <w:r w:rsidR="00BE04CD" w:rsidRPr="00DF1275">
        <w:rPr>
          <w:lang w:val="en-GB"/>
        </w:rPr>
        <w:t xml:space="preserve"> provide automated triggers to service lifecycle management pipeline for management (creation, deletion and update) of application and network services.</w:t>
      </w:r>
    </w:p>
    <w:p w:rsidR="00BE04CD" w:rsidRPr="00DF1275"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6</w:t>
      </w:r>
      <w:r w:rsidR="003259E9" w:rsidRPr="00DF1275">
        <w:rPr>
          <w:sz w:val="22"/>
          <w:szCs w:val="18"/>
          <w:lang w:val="en-GB"/>
        </w:rPr>
        <w:t xml:space="preserve"> –</w:t>
      </w:r>
      <w:r w:rsidR="00D905F2">
        <w:rPr>
          <w:sz w:val="22"/>
          <w:szCs w:val="18"/>
          <w:lang w:val="en-GB"/>
        </w:rPr>
        <w:t>D</w:t>
      </w:r>
      <w:r w:rsidRPr="00DF1275">
        <w:rPr>
          <w:sz w:val="22"/>
          <w:szCs w:val="18"/>
          <w:lang w:val="en-GB"/>
        </w:rPr>
        <w:t>evops [</w:t>
      </w:r>
      <w:r w:rsidR="007E0F50">
        <w:rPr>
          <w:sz w:val="22"/>
          <w:szCs w:val="18"/>
          <w:lang w:val="en-GB"/>
        </w:rPr>
        <w:t>b-</w:t>
      </w:r>
      <w:r w:rsidRPr="00DF1275">
        <w:rPr>
          <w:sz w:val="22"/>
          <w:szCs w:val="18"/>
          <w:lang w:val="en-GB"/>
        </w:rPr>
        <w:t>ISO/IEC TS 23167]</w:t>
      </w:r>
      <w:r w:rsidR="003864F7">
        <w:rPr>
          <w:sz w:val="22"/>
          <w:szCs w:val="18"/>
          <w:lang w:val="en-GB"/>
        </w:rPr>
        <w:t xml:space="preserve">, </w:t>
      </w:r>
      <w:r w:rsidRPr="00DF1275">
        <w:rPr>
          <w:sz w:val="22"/>
          <w:szCs w:val="18"/>
          <w:lang w:val="en-GB"/>
        </w:rPr>
        <w:t>[</w:t>
      </w:r>
      <w:r w:rsidR="003864F7">
        <w:rPr>
          <w:sz w:val="22"/>
          <w:szCs w:val="18"/>
          <w:lang w:val="en-GB"/>
        </w:rPr>
        <w:t>b-</w:t>
      </w:r>
      <w:r w:rsidRPr="00DF1275">
        <w:rPr>
          <w:sz w:val="22"/>
          <w:szCs w:val="18"/>
          <w:lang w:val="en-GB"/>
        </w:rPr>
        <w:t>ITU-T Y.3515], CI/CD [</w:t>
      </w:r>
      <w:r w:rsidR="003864F7">
        <w:rPr>
          <w:sz w:val="22"/>
          <w:szCs w:val="18"/>
          <w:lang w:val="en-GB"/>
        </w:rPr>
        <w:t>b-</w:t>
      </w:r>
      <w:r w:rsidRPr="00DF1275">
        <w:rPr>
          <w:sz w:val="22"/>
          <w:szCs w:val="18"/>
          <w:lang w:val="en-GB"/>
        </w:rPr>
        <w:t>ITU-T Y.3525] are examples of service lifecycle management pipelines.</w:t>
      </w:r>
    </w:p>
    <w:p w:rsidR="00BE04CD" w:rsidRPr="00DF1275"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7</w:t>
      </w:r>
      <w:r w:rsidR="003259E9" w:rsidRPr="00DF1275">
        <w:rPr>
          <w:sz w:val="22"/>
          <w:szCs w:val="18"/>
          <w:lang w:val="en-GB"/>
        </w:rPr>
        <w:t xml:space="preserve"> –</w:t>
      </w:r>
      <w:r w:rsidRPr="00DF1275">
        <w:rPr>
          <w:sz w:val="22"/>
          <w:szCs w:val="18"/>
          <w:lang w:val="en-GB"/>
        </w:rPr>
        <w:t xml:space="preserve"> As part of management of applications, AN may analyse the gaps, faults and issues in the current design and implementation of </w:t>
      </w:r>
      <w:r w:rsidR="00D905F2">
        <w:rPr>
          <w:sz w:val="22"/>
          <w:szCs w:val="18"/>
          <w:lang w:val="en-GB"/>
        </w:rPr>
        <w:t xml:space="preserve">an </w:t>
      </w:r>
      <w:r w:rsidRPr="00DF1275">
        <w:rPr>
          <w:sz w:val="22"/>
          <w:szCs w:val="18"/>
          <w:lang w:val="en-GB"/>
        </w:rPr>
        <w:t xml:space="preserve">end-to-end service. Mitigation of such issues may be triggered to the devops pipeline. However, the level of automation of the solution may depend on the capabilities of the devops pipeline. </w:t>
      </w:r>
    </w:p>
    <w:p w:rsidR="00BE04CD" w:rsidRPr="00DF1275" w:rsidRDefault="0094423A" w:rsidP="003259E9">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10-REQ-</w:t>
      </w:r>
      <w:r w:rsidR="00851583">
        <w:rPr>
          <w:lang w:val="en-GB"/>
        </w:rPr>
        <w:t>007</w:t>
      </w:r>
      <w:r w:rsidR="00BE04CD" w:rsidRPr="00DF1275">
        <w:rPr>
          <w:lang w:val="en-GB"/>
        </w:rPr>
        <w:t xml:space="preserve">: It is expected that the AN configuration includes the set of reference points which may be used for </w:t>
      </w:r>
      <w:r w:rsidR="00D905F2">
        <w:rPr>
          <w:lang w:val="en-GB"/>
        </w:rPr>
        <w:t xml:space="preserve">the </w:t>
      </w:r>
      <w:r w:rsidR="00BE04CD" w:rsidRPr="00DF1275">
        <w:rPr>
          <w:lang w:val="en-GB"/>
        </w:rPr>
        <w:t xml:space="preserve">integration into end-to-end network services and applications. </w:t>
      </w:r>
    </w:p>
    <w:p w:rsidR="00BE04CD" w:rsidRPr="00DF1275"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 xml:space="preserve">8 </w:t>
      </w:r>
      <w:r w:rsidR="003F44DC" w:rsidRPr="00DF1275">
        <w:rPr>
          <w:sz w:val="22"/>
          <w:szCs w:val="18"/>
          <w:lang w:val="en-GB"/>
        </w:rPr>
        <w:t>–</w:t>
      </w:r>
      <w:r w:rsidRPr="00DF1275">
        <w:rPr>
          <w:sz w:val="22"/>
          <w:szCs w:val="18"/>
          <w:lang w:val="en-GB"/>
        </w:rPr>
        <w:t xml:space="preserve"> Even though AN exposes abstracted interfaces for application management to verticals, to achieve the integration of network services, AN may use open interfaces or closed black boxes. The availability of open interfaces and corresponding components is to be made known to AN via configurations. Such configurations may be dynamically changing based on availability of new components and interfaces. </w:t>
      </w:r>
    </w:p>
    <w:p w:rsidR="00BE04CD" w:rsidRPr="00DF1275" w:rsidRDefault="0094423A" w:rsidP="003259E9">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10-REQ-</w:t>
      </w:r>
      <w:r w:rsidR="00851583">
        <w:rPr>
          <w:lang w:val="en-GB"/>
        </w:rPr>
        <w:t>008</w:t>
      </w:r>
      <w:r w:rsidR="00BE04CD" w:rsidRPr="00DF1275">
        <w:rPr>
          <w:lang w:val="en-GB"/>
        </w:rPr>
        <w:t>: It is expected that AN</w:t>
      </w:r>
      <w:r w:rsidR="00461EBA">
        <w:rPr>
          <w:lang w:val="en-GB"/>
        </w:rPr>
        <w:t>s</w:t>
      </w:r>
      <w:r w:rsidR="00BE04CD" w:rsidRPr="00DF1275">
        <w:rPr>
          <w:lang w:val="en-GB"/>
        </w:rPr>
        <w:t xml:space="preserve"> propose “recipes” of network services and applications which may satisfy a particular intent from the vertical. </w:t>
      </w:r>
    </w:p>
    <w:p w:rsidR="00BE04CD" w:rsidRPr="00DF1275"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 xml:space="preserve">9 </w:t>
      </w:r>
      <w:r w:rsidR="003F44DC" w:rsidRPr="00DF1275">
        <w:rPr>
          <w:sz w:val="22"/>
          <w:szCs w:val="18"/>
          <w:lang w:val="en-GB"/>
        </w:rPr>
        <w:t>–</w:t>
      </w:r>
      <w:r w:rsidRPr="00DF1275">
        <w:rPr>
          <w:sz w:val="22"/>
          <w:szCs w:val="18"/>
          <w:lang w:val="en-GB"/>
        </w:rPr>
        <w:t xml:space="preserve"> Recipes may include a combination of existing application components, network service components, corresponding configuration options, etc.</w:t>
      </w:r>
    </w:p>
    <w:p w:rsidR="00BE04CD" w:rsidRPr="00DF1275" w:rsidRDefault="0094423A" w:rsidP="003259E9">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10-REQ-</w:t>
      </w:r>
      <w:r w:rsidR="00851583">
        <w:rPr>
          <w:lang w:val="en-GB"/>
        </w:rPr>
        <w:t>009</w:t>
      </w:r>
      <w:r w:rsidR="00BE04CD" w:rsidRPr="00DF1275">
        <w:rPr>
          <w:lang w:val="en-GB"/>
        </w:rPr>
        <w:t>: It is expected that AN</w:t>
      </w:r>
      <w:r w:rsidR="00461EBA">
        <w:rPr>
          <w:lang w:val="en-GB"/>
        </w:rPr>
        <w:t>sare</w:t>
      </w:r>
      <w:r w:rsidR="00BE04CD" w:rsidRPr="00DF1275">
        <w:rPr>
          <w:lang w:val="en-GB"/>
        </w:rPr>
        <w:t xml:space="preserve">updated at runtime by the underlying domain orchestration about the supported set of reference points in the domain, available set of network service and application components, which may be used for integration into end-to-end network services and applications. </w:t>
      </w:r>
    </w:p>
    <w:p w:rsidR="00BE04CD" w:rsidRPr="00DF1275"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 xml:space="preserve">10 </w:t>
      </w:r>
      <w:r w:rsidR="003F44DC" w:rsidRPr="00DF1275">
        <w:rPr>
          <w:sz w:val="22"/>
          <w:szCs w:val="18"/>
          <w:lang w:val="en-GB"/>
        </w:rPr>
        <w:t>–</w:t>
      </w:r>
      <w:r w:rsidRPr="00DF1275">
        <w:rPr>
          <w:sz w:val="22"/>
          <w:szCs w:val="18"/>
          <w:lang w:val="en-GB"/>
        </w:rPr>
        <w:t xml:space="preserve"> Runtime changes, triggered by the operator or 3</w:t>
      </w:r>
      <w:r w:rsidRPr="00DF1275">
        <w:rPr>
          <w:sz w:val="22"/>
          <w:szCs w:val="18"/>
          <w:vertAlign w:val="superscript"/>
          <w:lang w:val="en-GB"/>
        </w:rPr>
        <w:t>rd</w:t>
      </w:r>
      <w:r w:rsidRPr="00DF1275">
        <w:rPr>
          <w:sz w:val="22"/>
          <w:szCs w:val="18"/>
          <w:lang w:val="en-GB"/>
        </w:rPr>
        <w:t xml:space="preserve"> parties, in the underlying domains are made aware to the AN. Such updates may be abstracted and passed by the AN to the verticals, where relevant, for information or policy decisions. </w:t>
      </w:r>
    </w:p>
    <w:p w:rsidR="00BE04CD" w:rsidRPr="00DF1275" w:rsidRDefault="00BE04CD" w:rsidP="00BE04CD">
      <w:pPr>
        <w:spacing w:before="0" w:after="160" w:line="256" w:lineRule="auto"/>
        <w:rPr>
          <w:u w:val="single"/>
          <w:lang w:val="en-GB"/>
        </w:rPr>
      </w:pPr>
      <w:r w:rsidRPr="00DF1275">
        <w:rPr>
          <w:u w:val="single"/>
          <w:lang w:val="en-GB"/>
        </w:rPr>
        <w:t>Added value requirements</w:t>
      </w:r>
    </w:p>
    <w:p w:rsidR="00BE04CD" w:rsidRPr="00DF1275" w:rsidRDefault="0094423A" w:rsidP="003259E9">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10-REQ-</w:t>
      </w:r>
      <w:r w:rsidR="00851583">
        <w:rPr>
          <w:lang w:val="en-GB"/>
        </w:rPr>
        <w:t>010</w:t>
      </w:r>
      <w:r w:rsidR="00BE04CD" w:rsidRPr="00DF1275">
        <w:rPr>
          <w:lang w:val="en-GB"/>
        </w:rPr>
        <w:t>: It is of added value that AN</w:t>
      </w:r>
      <w:r w:rsidR="00461EBA">
        <w:rPr>
          <w:lang w:val="en-GB"/>
        </w:rPr>
        <w:t>s</w:t>
      </w:r>
      <w:r w:rsidR="00BE04CD" w:rsidRPr="00DF1275">
        <w:rPr>
          <w:lang w:val="en-GB"/>
        </w:rPr>
        <w:t xml:space="preserve"> propose a modified “recipe” of network services and applications which may bridge a gap, fix a fault or solve issues in the current design and implementation of end-to-end services.</w:t>
      </w:r>
    </w:p>
    <w:p w:rsidR="00BE04CD" w:rsidRPr="00DF1275" w:rsidRDefault="00BE04CD" w:rsidP="003259E9">
      <w:pPr>
        <w:spacing w:before="0" w:after="160" w:line="256" w:lineRule="auto"/>
        <w:rPr>
          <w:sz w:val="22"/>
          <w:szCs w:val="18"/>
          <w:lang w:val="en-GB"/>
        </w:rPr>
      </w:pPr>
      <w:r w:rsidRPr="00DF1275">
        <w:rPr>
          <w:sz w:val="22"/>
          <w:szCs w:val="18"/>
          <w:lang w:val="en-GB"/>
        </w:rPr>
        <w:t>NOTE</w:t>
      </w:r>
      <w:r w:rsidR="00461EBA">
        <w:rPr>
          <w:sz w:val="22"/>
          <w:szCs w:val="18"/>
          <w:lang w:val="en-GB"/>
        </w:rPr>
        <w:t xml:space="preserve"> 11</w:t>
      </w:r>
      <w:r w:rsidR="003F44DC" w:rsidRPr="00DF1275">
        <w:rPr>
          <w:sz w:val="22"/>
          <w:szCs w:val="18"/>
          <w:lang w:val="en-GB"/>
        </w:rPr>
        <w:t xml:space="preserve"> –</w:t>
      </w:r>
      <w:r w:rsidRPr="00DF1275">
        <w:rPr>
          <w:sz w:val="22"/>
          <w:szCs w:val="18"/>
          <w:lang w:val="en-GB"/>
        </w:rPr>
        <w:t xml:space="preserve"> Modified recipe may be based on analysis of gaps, issues, or faults encountered while monitoring of network services and applications.</w:t>
      </w:r>
    </w:p>
    <w:p w:rsidR="00BE04CD" w:rsidRDefault="00BE04CD" w:rsidP="0094423A">
      <w:pPr>
        <w:pStyle w:val="Heading3"/>
      </w:pPr>
      <w:bookmarkStart w:id="517" w:name="_Toc86163135"/>
      <w:bookmarkStart w:id="518" w:name="_Toc86503274"/>
      <w:bookmarkStart w:id="519" w:name="_Toc86503532"/>
      <w:del w:id="520" w:author="Microsoft Office User" w:date="2022-06-13T12:05:00Z">
        <w:r w:rsidRPr="00DF1275" w:rsidDel="009325C6">
          <w:lastRenderedPageBreak/>
          <w:delText>Use case specific figures</w:delText>
        </w:r>
      </w:del>
      <w:bookmarkEnd w:id="517"/>
      <w:bookmarkEnd w:id="518"/>
      <w:bookmarkEnd w:id="519"/>
      <w:ins w:id="521" w:author="Microsoft Office User" w:date="2022-06-13T12:05:00Z">
        <w:r w:rsidR="009325C6">
          <w:t>Actor interactions and possible components</w:t>
        </w:r>
      </w:ins>
    </w:p>
    <w:p w:rsidR="00DA630B" w:rsidRPr="00DA630B" w:rsidRDefault="00DA630B" w:rsidP="00DA630B">
      <w:pPr>
        <w:rPr>
          <w:i/>
          <w:iCs/>
          <w:lang w:val="en-GB" w:eastAsia="ja-JP"/>
        </w:rPr>
      </w:pPr>
      <w:r w:rsidRPr="00DA630B">
        <w:rPr>
          <w:i/>
          <w:iCs/>
          <w:lang w:val="en-GB" w:eastAsia="ja-JP"/>
        </w:rPr>
        <w:t xml:space="preserve">Editor’s note: as a figure related to possible key components, to move current figure 10 below current figure 12. </w:t>
      </w:r>
    </w:p>
    <w:p w:rsidR="003F44DC" w:rsidRPr="00DF1275" w:rsidRDefault="007649F9" w:rsidP="003F44DC">
      <w:pPr>
        <w:keepNext/>
        <w:spacing w:before="0" w:after="160" w:line="256" w:lineRule="auto"/>
        <w:rPr>
          <w:lang w:val="en-GB"/>
        </w:rPr>
      </w:pPr>
      <w:r>
        <w:rPr>
          <w:noProof/>
        </w:rPr>
        <w:pict>
          <v:shape id="Text Box 324" o:spid="_x0000_s2053" type="#_x0000_t202" style="position:absolute;margin-left:1.45pt;margin-top:247.25pt;width:451.1pt;height:25.8pt;z-index:25165824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" stroked="f">
            <v:textbox style="mso-fit-shape-to-text:t" inset="0,0,0,0">
              <w:txbxContent>
                <w:p w:rsidR="00000000" w:rsidRDefault="00F24A47">
                  <w:pPr>
                    <w:jc w:val="center"/>
                    <w:rPr>
                      <w:noProof/>
                      <w:lang w:val="en-IN" w:eastAsia="en-IN"/>
                    </w:rPr>
                    <w:pPrChange w:id="522" w:author="edit6" w:date="2022-04-28T12:42:00Z">
                      <w:pPr/>
                    </w:pPrChange>
                  </w:pPr>
                  <w:r>
                    <w:t xml:space="preserve">Figure </w:t>
                  </w:r>
                  <w:r w:rsidR="007649F9">
                    <w:fldChar w:fldCharType="begin"/>
                  </w:r>
                  <w:r w:rsidR="000C08F1">
                    <w:instrText xml:space="preserve"> SEQ Figure \* ARABIC </w:instrText>
                  </w:r>
                  <w:r w:rsidR="007649F9">
                    <w:fldChar w:fldCharType="separate"/>
                  </w:r>
                  <w:r>
                    <w:rPr>
                      <w:noProof/>
                    </w:rPr>
                    <w:t>10</w:t>
                  </w:r>
                  <w:r w:rsidR="007649F9">
                    <w:rPr>
                      <w:noProof/>
                    </w:rPr>
                    <w:fldChar w:fldCharType="end"/>
                  </w:r>
                  <w:r>
                    <w:t xml:space="preserve">: </w:t>
                  </w:r>
                  <w:r>
                    <w:rPr>
                      <w:lang w:val="en-IN"/>
                    </w:rPr>
                    <w:t>Inter-domain service automation</w:t>
                  </w:r>
                </w:p>
              </w:txbxContent>
            </v:textbox>
            <w10:wrap type="topAndBottom"/>
          </v:shape>
        </w:pict>
      </w:r>
      <w:r w:rsidR="00BE04CD" w:rsidRPr="00DF1275">
        <w:rPr>
          <w:noProof/>
          <w:lang w:eastAsia="en-US" w:bidi="hi-IN"/>
        </w:rPr>
        <w:drawing>
          <wp:anchor distT="0" distB="0" distL="114300" distR="114300" simplePos="0" relativeHeight="251658243" behindDoc="0" locked="0" layoutInCell="1" allowOverlap="1">
            <wp:simplePos x="0" y="0"/>
            <wp:positionH relativeFrom="column">
              <wp:posOffset>19050</wp:posOffset>
            </wp:positionH>
            <wp:positionV relativeFrom="paragraph">
              <wp:posOffset>1905</wp:posOffset>
            </wp:positionV>
            <wp:extent cx="5728970" cy="3079750"/>
            <wp:effectExtent l="19050" t="0" r="5080" b="0"/>
            <wp:wrapTopAndBottom/>
            <wp:docPr id="15"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Diagram&#10;&#10;Description automatically generated"/>
                    <pic:cNvPicPr>
                      <a:picLocks noChangeAspect="1" noChangeArrowheads="1"/>
                    </pic:cNvPicPr>
                  </pic:nvPicPr>
                  <pic:blipFill>
                    <a:blip r:embed="rId28" cstate="print"/>
                    <a:srcRect/>
                    <a:stretch>
                      <a:fillRect/>
                    </a:stretch>
                  </pic:blipFill>
                  <pic:spPr bwMode="auto">
                    <a:xfrm>
                      <a:off x="0" y="0"/>
                      <a:ext cx="5728970" cy="3079750"/>
                    </a:xfrm>
                    <a:prstGeom prst="rect">
                      <a:avLst/>
                    </a:prstGeom>
                    <a:noFill/>
                  </pic:spPr>
                </pic:pic>
              </a:graphicData>
            </a:graphic>
          </wp:anchor>
        </w:drawing>
      </w:r>
      <w:r w:rsidR="003F44DC" w:rsidRPr="00DF1275">
        <w:rPr>
          <w:noProof/>
          <w:lang w:eastAsia="en-US" w:bidi="hi-IN"/>
        </w:rPr>
        <w:drawing>
          <wp:inline distT="0" distB="0" distL="0" distR="0">
            <wp:extent cx="5736590" cy="2737485"/>
            <wp:effectExtent l="0" t="0" r="0" b="571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6590" cy="2737485"/>
                    </a:xfrm>
                    <a:prstGeom prst="rect">
                      <a:avLst/>
                    </a:prstGeom>
                    <a:noFill/>
                  </pic:spPr>
                </pic:pic>
              </a:graphicData>
            </a:graphic>
          </wp:inline>
        </w:drawing>
      </w:r>
    </w:p>
    <w:p w:rsidR="00BE04CD" w:rsidRDefault="003F44DC" w:rsidP="003F44DC">
      <w:pPr>
        <w:pStyle w:val="Caption"/>
      </w:pPr>
      <w:r w:rsidRPr="00DF1275">
        <w:t xml:space="preserve">Figure </w:t>
      </w:r>
      <w:r w:rsidR="00AE14BD">
        <w:t>12</w:t>
      </w:r>
      <w:r w:rsidRPr="00DF1275">
        <w:t xml:space="preserve">: </w:t>
      </w:r>
      <w:r w:rsidR="000E0775">
        <w:t>actor</w:t>
      </w:r>
      <w:r w:rsidR="00BE04CD" w:rsidRPr="00DF1275">
        <w:t xml:space="preserve"> interaction</w:t>
      </w:r>
      <w:r w:rsidR="000E0775">
        <w:t xml:space="preserve"> for </w:t>
      </w:r>
      <w:ins w:id="523" w:author="Microsoft Office User" w:date="2022-06-13T12:12:00Z">
        <w:r w:rsidR="00AE3A6B">
          <w:rPr>
            <w:sz w:val="22"/>
            <w:szCs w:val="18"/>
          </w:rPr>
          <w:t>i</w:t>
        </w:r>
      </w:ins>
      <w:del w:id="524" w:author="Microsoft Office User" w:date="2022-06-13T12:12:00Z">
        <w:r w:rsidR="000E0775" w:rsidRPr="00DF1275" w:rsidDel="00AE3A6B">
          <w:rPr>
            <w:sz w:val="22"/>
            <w:szCs w:val="18"/>
          </w:rPr>
          <w:delText>I</w:delText>
        </w:r>
      </w:del>
      <w:r w:rsidR="000E0775" w:rsidRPr="00DF1275">
        <w:rPr>
          <w:sz w:val="22"/>
          <w:szCs w:val="18"/>
        </w:rPr>
        <w:t>nter-domain service automation (IDSA) - for microfinance</w:t>
      </w:r>
    </w:p>
    <w:p w:rsidR="006762DC" w:rsidRDefault="006762DC" w:rsidP="006762DC">
      <w:pPr>
        <w:rPr>
          <w:lang w:val="en-GB" w:eastAsia="en-US"/>
        </w:rPr>
      </w:pPr>
    </w:p>
    <w:p w:rsidR="00C30DE8" w:rsidRDefault="00C30DE8" w:rsidP="00C30DE8">
      <w:pPr>
        <w:spacing w:before="0" w:after="160" w:line="256" w:lineRule="auto"/>
        <w:rPr>
          <w:ins w:id="525" w:author="Vishnu Ram" w:date="2022-04-28T14:28:00Z"/>
          <w:lang w:val="en-GB"/>
        </w:rPr>
      </w:pPr>
      <w:ins w:id="526" w:author="Vishnu Ram" w:date="2022-04-28T14:31:00Z">
        <w:r>
          <w:rPr>
            <w:lang w:val="en-GB"/>
          </w:rPr>
          <w:t>Actors</w:t>
        </w:r>
      </w:ins>
      <w:ins w:id="527" w:author="Vishnu Ram" w:date="2022-04-28T14:28:00Z">
        <w:r>
          <w:rPr>
            <w:lang w:val="en-GB"/>
          </w:rPr>
          <w:t xml:space="preserve"> involved (figure 12):</w:t>
        </w:r>
      </w:ins>
    </w:p>
    <w:p w:rsidR="00DC0900" w:rsidRDefault="00DC0900" w:rsidP="006762DC">
      <w:pPr>
        <w:rPr>
          <w:lang w:val="en-GB" w:eastAsia="en-US"/>
        </w:rPr>
      </w:pPr>
      <w:r>
        <w:rPr>
          <w:lang w:val="en-GB" w:eastAsia="en-US"/>
        </w:rPr>
        <w:t>Industry vertical solution provider: this actor provides vertical related services which in turn uses network services in the underlay. E.g. Autonomous transport service which rely upon low latency services provided by 5G.</w:t>
      </w:r>
    </w:p>
    <w:p w:rsidR="00DC0900" w:rsidRPr="006762DC" w:rsidRDefault="00DC0900" w:rsidP="006762DC">
      <w:pPr>
        <w:rPr>
          <w:lang w:val="en-GB" w:eastAsia="en-US"/>
        </w:rPr>
      </w:pPr>
    </w:p>
    <w:p w:rsidR="00BE04CD" w:rsidRPr="00DF1275" w:rsidRDefault="00BE04CD" w:rsidP="0094423A">
      <w:pPr>
        <w:pStyle w:val="Heading2"/>
      </w:pPr>
      <w:bookmarkStart w:id="528" w:name="_Toc86163136"/>
      <w:bookmarkStart w:id="529" w:name="_Toc86503275"/>
      <w:bookmarkStart w:id="530" w:name="_Toc86503533"/>
      <w:r w:rsidRPr="00DF1275">
        <w:lastRenderedPageBreak/>
        <w:t>Autonomous vertical-driven edge service and middle-mile connectivity for rural financial inclusion (FI)</w:t>
      </w:r>
      <w:bookmarkEnd w:id="528"/>
      <w:bookmarkEnd w:id="529"/>
      <w:bookmarkEnd w:id="530"/>
    </w:p>
    <w:tbl>
      <w:tblPr>
        <w:tblStyle w:val="TableGrid"/>
        <w:tblW w:w="5000" w:type="pct"/>
        <w:jc w:val="center"/>
        <w:tblLook w:val="04A0"/>
      </w:tblPr>
      <w:tblGrid>
        <w:gridCol w:w="2123"/>
        <w:gridCol w:w="7732"/>
      </w:tblGrid>
      <w:tr w:rsidR="00BE04CD" w:rsidRPr="00DF1275" w:rsidTr="003F44DC">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i/>
                <w:sz w:val="22"/>
                <w:szCs w:val="22"/>
                <w:lang w:val="en-GB"/>
              </w:rPr>
            </w:pPr>
            <w:r w:rsidRPr="00DF1275">
              <w:rPr>
                <w:i/>
                <w:sz w:val="22"/>
                <w:szCs w:val="22"/>
                <w:lang w:val="en-GB"/>
              </w:rPr>
              <w:t>Use case id</w:t>
            </w:r>
          </w:p>
        </w:tc>
        <w:tc>
          <w:tcPr>
            <w:tcW w:w="3923"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sz w:val="22"/>
                <w:szCs w:val="22"/>
                <w:lang w:val="en-GB"/>
              </w:rPr>
            </w:pPr>
            <w:r w:rsidRPr="00DF1275">
              <w:rPr>
                <w:sz w:val="22"/>
                <w:szCs w:val="22"/>
                <w:lang w:val="en-GB"/>
              </w:rPr>
              <w:t>FG-AN-usecase-011</w:t>
            </w:r>
          </w:p>
        </w:tc>
      </w:tr>
      <w:tr w:rsidR="00BE04CD" w:rsidRPr="00DF1275" w:rsidTr="003F44DC">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i/>
                <w:sz w:val="22"/>
                <w:szCs w:val="22"/>
                <w:lang w:val="en-GB"/>
              </w:rPr>
            </w:pPr>
            <w:r w:rsidRPr="00DF1275">
              <w:rPr>
                <w:i/>
                <w:sz w:val="22"/>
                <w:szCs w:val="22"/>
                <w:lang w:val="en-GB"/>
              </w:rPr>
              <w:t>Use case description</w:t>
            </w:r>
          </w:p>
        </w:tc>
        <w:tc>
          <w:tcPr>
            <w:tcW w:w="3923" w:type="pct"/>
            <w:tcBorders>
              <w:top w:val="single" w:sz="4" w:space="0" w:color="auto"/>
              <w:left w:val="single" w:sz="4" w:space="0" w:color="auto"/>
              <w:bottom w:val="single" w:sz="4" w:space="0" w:color="auto"/>
              <w:right w:val="single" w:sz="4" w:space="0" w:color="auto"/>
            </w:tcBorders>
          </w:tcPr>
          <w:p w:rsidR="00BE04CD" w:rsidRPr="00DF1275" w:rsidRDefault="00BE04CD" w:rsidP="009A0CA4">
            <w:pPr>
              <w:jc w:val="both"/>
              <w:rPr>
                <w:sz w:val="22"/>
                <w:szCs w:val="22"/>
                <w:lang w:val="en-GB"/>
              </w:rPr>
            </w:pPr>
            <w:r w:rsidRPr="00DF1275">
              <w:rPr>
                <w:sz w:val="22"/>
                <w:szCs w:val="22"/>
                <w:lang w:val="en-GB"/>
              </w:rPr>
              <w:t xml:space="preserve">Digital Financial Inclusion in many geographies are limited because of lack of network availability and low reliability of connection.  Frequently bank branches have to fall back on costly and complex connectivity through satellites. Other than the capital and operational aspects, the bank staff also needs to handle the link failover and maintenance activities in case of issues. Furthermore, such solutions do not allow local community to utilize the network. </w:t>
            </w:r>
          </w:p>
          <w:p w:rsidR="00BE04CD" w:rsidRPr="00DF1275" w:rsidRDefault="00BE04CD" w:rsidP="009A0CA4">
            <w:pPr>
              <w:jc w:val="both"/>
              <w:rPr>
                <w:sz w:val="22"/>
                <w:szCs w:val="22"/>
                <w:lang w:val="en-GB"/>
              </w:rPr>
            </w:pPr>
            <w:r w:rsidRPr="00DF1275">
              <w:rPr>
                <w:sz w:val="22"/>
                <w:szCs w:val="22"/>
                <w:lang w:val="en-GB"/>
              </w:rPr>
              <w:t xml:space="preserve">Autonomous last hop connectivity both through </w:t>
            </w:r>
            <w:r w:rsidR="00D905F2">
              <w:rPr>
                <w:sz w:val="22"/>
                <w:szCs w:val="22"/>
                <w:lang w:val="en-GB"/>
              </w:rPr>
              <w:t>IMT-Advanced/IMT-2020</w:t>
            </w:r>
            <w:r w:rsidRPr="00DF1275">
              <w:rPr>
                <w:sz w:val="22"/>
                <w:szCs w:val="22"/>
                <w:lang w:val="en-GB"/>
              </w:rPr>
              <w:t xml:space="preserve"> as well as other non 3GPP heterogeneous networks need to be seamlessly enabled to operate in an affordable manner. The solution is likely to provide the following benefits:</w:t>
            </w:r>
          </w:p>
          <w:p w:rsidR="00BE04CD" w:rsidRPr="00DF1275" w:rsidRDefault="00BE04CD" w:rsidP="009A0CA4">
            <w:pPr>
              <w:jc w:val="both"/>
              <w:rPr>
                <w:sz w:val="22"/>
                <w:szCs w:val="22"/>
                <w:lang w:val="en-GB"/>
              </w:rPr>
            </w:pPr>
            <w:r w:rsidRPr="00DF1275">
              <w:rPr>
                <w:sz w:val="22"/>
                <w:szCs w:val="22"/>
                <w:lang w:val="en-GB"/>
              </w:rPr>
              <w:t xml:space="preserve">1. Based on the requirements from the verticals, provide connectivity for rural </w:t>
            </w:r>
            <w:r w:rsidR="00D905F2">
              <w:rPr>
                <w:sz w:val="22"/>
                <w:szCs w:val="22"/>
                <w:lang w:val="en-GB"/>
              </w:rPr>
              <w:t>finance (FI)</w:t>
            </w:r>
            <w:r w:rsidRPr="00DF1275">
              <w:rPr>
                <w:sz w:val="22"/>
                <w:szCs w:val="22"/>
                <w:lang w:val="en-GB"/>
              </w:rPr>
              <w:t>sites independent of network providers/large-Telco.</w:t>
            </w:r>
          </w:p>
          <w:p w:rsidR="00BE04CD" w:rsidRPr="00DF1275" w:rsidRDefault="00BE04CD" w:rsidP="009A0CA4">
            <w:pPr>
              <w:jc w:val="both"/>
              <w:rPr>
                <w:sz w:val="22"/>
                <w:szCs w:val="22"/>
                <w:lang w:val="en-GB"/>
              </w:rPr>
            </w:pPr>
            <w:r w:rsidRPr="00DF1275">
              <w:rPr>
                <w:sz w:val="22"/>
                <w:szCs w:val="22"/>
                <w:lang w:val="en-GB"/>
              </w:rPr>
              <w:t>2. Allow the connectivity to be shared with local community to ensure better return on investments.</w:t>
            </w:r>
          </w:p>
          <w:p w:rsidR="00BE04CD" w:rsidRPr="00DF1275" w:rsidRDefault="00BE04CD" w:rsidP="009A0CA4">
            <w:pPr>
              <w:jc w:val="both"/>
              <w:rPr>
                <w:sz w:val="22"/>
                <w:szCs w:val="22"/>
                <w:lang w:val="en-GB"/>
              </w:rPr>
            </w:pPr>
            <w:r w:rsidRPr="00DF1275">
              <w:rPr>
                <w:sz w:val="22"/>
                <w:szCs w:val="22"/>
                <w:lang w:val="en-GB"/>
              </w:rPr>
              <w:t>3. Edge compute and related infrastructure can enable more compelling deployments for digital FI as well as other verticals (e.g. short</w:t>
            </w:r>
            <w:r w:rsidR="00D905F2">
              <w:rPr>
                <w:sz w:val="22"/>
                <w:szCs w:val="22"/>
                <w:lang w:val="en-GB"/>
              </w:rPr>
              <w:t>-</w:t>
            </w:r>
            <w:r w:rsidRPr="00DF1275">
              <w:rPr>
                <w:sz w:val="22"/>
                <w:szCs w:val="22"/>
                <w:lang w:val="en-GB"/>
              </w:rPr>
              <w:t>term tele-commute / interviews etc.).</w:t>
            </w:r>
          </w:p>
          <w:p w:rsidR="00BE04CD" w:rsidRPr="00DF1275" w:rsidRDefault="00BE04CD" w:rsidP="009A0CA4">
            <w:pPr>
              <w:jc w:val="both"/>
              <w:rPr>
                <w:sz w:val="22"/>
                <w:szCs w:val="22"/>
                <w:lang w:val="en-GB"/>
              </w:rPr>
            </w:pPr>
            <w:r w:rsidRPr="00DF1275">
              <w:rPr>
                <w:sz w:val="22"/>
                <w:szCs w:val="22"/>
                <w:lang w:val="en-GB"/>
              </w:rPr>
              <w:t>4. Automate operations and security audits: reducing human involvement in maintaining and running the edge / last hop reduces training costs for banks, operational costs in networks and brings other benefits like intelligent fault isolation without depending on 3</w:t>
            </w:r>
            <w:r w:rsidRPr="00DF1275">
              <w:rPr>
                <w:sz w:val="22"/>
                <w:szCs w:val="22"/>
                <w:vertAlign w:val="superscript"/>
                <w:lang w:val="en-GB"/>
              </w:rPr>
              <w:t>rd</w:t>
            </w:r>
            <w:r w:rsidRPr="00DF1275">
              <w:rPr>
                <w:sz w:val="22"/>
                <w:szCs w:val="22"/>
                <w:lang w:val="en-GB"/>
              </w:rPr>
              <w:t xml:space="preserve"> party service providers, continuous audit of deployed solution for security etc.</w:t>
            </w:r>
          </w:p>
          <w:p w:rsidR="00BE04CD" w:rsidRPr="00DF1275" w:rsidRDefault="00BE04CD" w:rsidP="009A0CA4">
            <w:pPr>
              <w:jc w:val="both"/>
              <w:rPr>
                <w:sz w:val="22"/>
                <w:szCs w:val="22"/>
                <w:lang w:val="en-GB"/>
              </w:rPr>
            </w:pPr>
            <w:r w:rsidRPr="00DF1275">
              <w:rPr>
                <w:sz w:val="22"/>
                <w:szCs w:val="22"/>
                <w:lang w:val="en-GB"/>
              </w:rPr>
              <w:t>Following are related sub-systems and associated steps in this use case scenario:</w:t>
            </w:r>
          </w:p>
          <w:p w:rsidR="00BE04CD" w:rsidRPr="00DF1275" w:rsidRDefault="00BE04CD" w:rsidP="00B81DB1">
            <w:pPr>
              <w:pStyle w:val="ListParagraph"/>
              <w:numPr>
                <w:ilvl w:val="0"/>
                <w:numId w:val="19"/>
              </w:numPr>
              <w:spacing w:before="0"/>
              <w:jc w:val="both"/>
              <w:rPr>
                <w:sz w:val="22"/>
                <w:szCs w:val="22"/>
                <w:lang w:val="en-GB"/>
              </w:rPr>
            </w:pPr>
            <w:r w:rsidRPr="00DF1275">
              <w:rPr>
                <w:sz w:val="22"/>
                <w:szCs w:val="22"/>
                <w:lang w:val="en-GB"/>
              </w:rPr>
              <w:t>Deploy micro-servers/nano-data-centres for the edge.</w:t>
            </w:r>
          </w:p>
          <w:p w:rsidR="00BE04CD" w:rsidRPr="00DF1275" w:rsidRDefault="00BE04CD" w:rsidP="00B81DB1">
            <w:pPr>
              <w:pStyle w:val="ListParagraph"/>
              <w:numPr>
                <w:ilvl w:val="0"/>
                <w:numId w:val="19"/>
              </w:numPr>
              <w:spacing w:before="0"/>
              <w:jc w:val="both"/>
              <w:rPr>
                <w:sz w:val="22"/>
                <w:szCs w:val="22"/>
                <w:lang w:val="en-GB"/>
              </w:rPr>
            </w:pPr>
            <w:r w:rsidRPr="00DF1275">
              <w:rPr>
                <w:sz w:val="22"/>
                <w:szCs w:val="22"/>
                <w:lang w:val="en-GB"/>
              </w:rPr>
              <w:t xml:space="preserve">Enable heterogeneous network connectivity. </w:t>
            </w:r>
          </w:p>
          <w:p w:rsidR="00BE04CD" w:rsidRPr="00DF1275" w:rsidRDefault="00BE04CD" w:rsidP="00B81DB1">
            <w:pPr>
              <w:pStyle w:val="ListParagraph"/>
              <w:numPr>
                <w:ilvl w:val="0"/>
                <w:numId w:val="19"/>
              </w:numPr>
              <w:spacing w:before="0"/>
              <w:jc w:val="both"/>
              <w:rPr>
                <w:sz w:val="22"/>
                <w:szCs w:val="22"/>
                <w:lang w:val="en-GB"/>
              </w:rPr>
            </w:pPr>
            <w:r w:rsidRPr="00DF1275">
              <w:rPr>
                <w:sz w:val="22"/>
                <w:szCs w:val="22"/>
                <w:lang w:val="en-GB"/>
              </w:rPr>
              <w:t xml:space="preserve">Autonomous, Intelligence-guided handling of alignment / interference / mobility related challenges for various last hop approaches. </w:t>
            </w:r>
          </w:p>
          <w:p w:rsidR="00BE04CD" w:rsidRPr="00DF1275" w:rsidRDefault="00BE04CD" w:rsidP="00B81DB1">
            <w:pPr>
              <w:pStyle w:val="ListParagraph"/>
              <w:numPr>
                <w:ilvl w:val="0"/>
                <w:numId w:val="19"/>
              </w:numPr>
              <w:spacing w:before="0"/>
              <w:jc w:val="both"/>
              <w:rPr>
                <w:sz w:val="22"/>
                <w:szCs w:val="22"/>
                <w:lang w:val="en-GB"/>
              </w:rPr>
            </w:pPr>
            <w:r w:rsidRPr="00DF1275">
              <w:rPr>
                <w:sz w:val="22"/>
                <w:szCs w:val="22"/>
                <w:lang w:val="en-GB"/>
              </w:rPr>
              <w:t>Automate on-boarding of community users and community specific apps, their billing/payments etc.</w:t>
            </w:r>
          </w:p>
          <w:p w:rsidR="00BE04CD" w:rsidRPr="00DF1275" w:rsidRDefault="00BE04CD" w:rsidP="00B81DB1">
            <w:pPr>
              <w:pStyle w:val="ListParagraph"/>
              <w:numPr>
                <w:ilvl w:val="0"/>
                <w:numId w:val="19"/>
              </w:numPr>
              <w:spacing w:before="0"/>
              <w:jc w:val="both"/>
              <w:rPr>
                <w:sz w:val="22"/>
                <w:szCs w:val="22"/>
                <w:lang w:val="en-GB"/>
              </w:rPr>
            </w:pPr>
            <w:r w:rsidRPr="00DF1275">
              <w:rPr>
                <w:sz w:val="22"/>
                <w:szCs w:val="22"/>
                <w:lang w:val="en-GB"/>
              </w:rPr>
              <w:t>Single “cockpit” for monitoring the services and health of infra to local-bank-staff/managed-service-provider.</w:t>
            </w:r>
          </w:p>
          <w:p w:rsidR="00BE04CD" w:rsidRPr="00DF1275" w:rsidRDefault="00BE04CD" w:rsidP="00B81DB1">
            <w:pPr>
              <w:pStyle w:val="ListParagraph"/>
              <w:numPr>
                <w:ilvl w:val="0"/>
                <w:numId w:val="19"/>
              </w:numPr>
              <w:spacing w:before="0"/>
              <w:jc w:val="both"/>
              <w:rPr>
                <w:sz w:val="22"/>
                <w:szCs w:val="22"/>
                <w:lang w:val="en-GB"/>
              </w:rPr>
            </w:pPr>
            <w:r w:rsidRPr="00DF1275">
              <w:rPr>
                <w:sz w:val="22"/>
                <w:szCs w:val="22"/>
                <w:lang w:val="en-GB"/>
              </w:rPr>
              <w:t>Reports from various parts of the underlying technologies are provided to humans in regular intervals or event based. This includes sharing of usage details with authorized management systems, These reports may be used for tracking the usage at a granular level, mapped to the vertical and the tracking the corresponding benefits from the infrastructure e.g. for the purpose of extending subsidies to such infrastructure.</w:t>
            </w:r>
          </w:p>
          <w:p w:rsidR="00BE04CD" w:rsidRPr="00DF1275" w:rsidRDefault="00BE04CD" w:rsidP="009A0CA4">
            <w:pPr>
              <w:rPr>
                <w:sz w:val="22"/>
                <w:szCs w:val="22"/>
                <w:lang w:val="en-GB"/>
              </w:rPr>
            </w:pPr>
          </w:p>
        </w:tc>
      </w:tr>
      <w:tr w:rsidR="00BE04CD" w:rsidRPr="00DF1275" w:rsidTr="003F44DC">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i/>
                <w:sz w:val="22"/>
                <w:szCs w:val="22"/>
                <w:lang w:val="en-GB"/>
              </w:rPr>
            </w:pPr>
            <w:r w:rsidRPr="00DF1275">
              <w:rPr>
                <w:i/>
                <w:sz w:val="22"/>
                <w:szCs w:val="22"/>
                <w:lang w:val="en-GB"/>
              </w:rPr>
              <w:t>Notes on use case category</w:t>
            </w:r>
          </w:p>
        </w:tc>
        <w:tc>
          <w:tcPr>
            <w:tcW w:w="3923"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sz w:val="22"/>
                <w:szCs w:val="22"/>
                <w:lang w:val="en-GB"/>
              </w:rPr>
            </w:pPr>
            <w:r w:rsidRPr="00DF1275">
              <w:rPr>
                <w:sz w:val="22"/>
                <w:szCs w:val="22"/>
                <w:lang w:val="en-GB"/>
              </w:rPr>
              <w:t xml:space="preserve">Cat 2: describes a scenario related to application of autonomous behaviour in the network.  </w:t>
            </w:r>
          </w:p>
        </w:tc>
      </w:tr>
      <w:tr w:rsidR="00BE04CD" w:rsidRPr="00DF1275" w:rsidTr="003F44DC">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i/>
                <w:sz w:val="22"/>
                <w:szCs w:val="22"/>
                <w:lang w:val="en-GB"/>
              </w:rPr>
            </w:pPr>
            <w:r w:rsidRPr="00DF1275">
              <w:rPr>
                <w:i/>
                <w:sz w:val="22"/>
                <w:szCs w:val="22"/>
                <w:lang w:val="en-GB"/>
              </w:rPr>
              <w:t>Notes on priority of the use case</w:t>
            </w:r>
          </w:p>
        </w:tc>
        <w:tc>
          <w:tcPr>
            <w:tcW w:w="3923"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spacing w:before="0"/>
              <w:rPr>
                <w:sz w:val="22"/>
                <w:szCs w:val="22"/>
                <w:lang w:val="en-GB"/>
              </w:rPr>
            </w:pPr>
            <w:r w:rsidRPr="00DF1275">
              <w:rPr>
                <w:sz w:val="22"/>
                <w:szCs w:val="22"/>
                <w:lang w:val="en-GB"/>
              </w:rPr>
              <w:t>High</w:t>
            </w:r>
          </w:p>
          <w:p w:rsidR="00BE04CD" w:rsidRPr="00DF1275" w:rsidRDefault="00BE04CD" w:rsidP="00B81DB1">
            <w:pPr>
              <w:pStyle w:val="ListParagraph"/>
              <w:numPr>
                <w:ilvl w:val="0"/>
                <w:numId w:val="20"/>
              </w:numPr>
              <w:spacing w:before="0"/>
              <w:rPr>
                <w:sz w:val="22"/>
                <w:szCs w:val="22"/>
                <w:lang w:val="en-GB"/>
              </w:rPr>
            </w:pPr>
            <w:r w:rsidRPr="00DF1275">
              <w:rPr>
                <w:sz w:val="22"/>
                <w:szCs w:val="22"/>
                <w:lang w:val="en-GB"/>
              </w:rPr>
              <w:t>Enables vertical driven applications and network evolution.</w:t>
            </w:r>
          </w:p>
        </w:tc>
      </w:tr>
      <w:tr w:rsidR="00BE04CD" w:rsidRPr="00DF1275" w:rsidTr="003F44DC">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i/>
                <w:sz w:val="22"/>
                <w:szCs w:val="22"/>
                <w:lang w:val="en-GB"/>
              </w:rPr>
            </w:pPr>
            <w:r w:rsidRPr="00DF1275">
              <w:rPr>
                <w:i/>
                <w:sz w:val="22"/>
                <w:szCs w:val="22"/>
                <w:lang w:val="en-GB"/>
              </w:rPr>
              <w:t>Reference</w:t>
            </w:r>
          </w:p>
        </w:tc>
        <w:tc>
          <w:tcPr>
            <w:tcW w:w="3923" w:type="pct"/>
            <w:tcBorders>
              <w:top w:val="single" w:sz="4" w:space="0" w:color="auto"/>
              <w:left w:val="single" w:sz="4" w:space="0" w:color="auto"/>
              <w:bottom w:val="single" w:sz="4" w:space="0" w:color="auto"/>
              <w:right w:val="single" w:sz="4" w:space="0" w:color="auto"/>
            </w:tcBorders>
            <w:hideMark/>
          </w:tcPr>
          <w:p w:rsidR="00BE04CD" w:rsidRPr="00DF1275" w:rsidRDefault="00BE04CD" w:rsidP="009A0CA4">
            <w:pPr>
              <w:rPr>
                <w:noProof/>
                <w:sz w:val="22"/>
                <w:szCs w:val="22"/>
                <w:lang w:val="en-GB"/>
              </w:rPr>
            </w:pPr>
          </w:p>
        </w:tc>
      </w:tr>
    </w:tbl>
    <w:p w:rsidR="00BE04CD" w:rsidRPr="00DF1275" w:rsidRDefault="00BE04CD" w:rsidP="0094423A">
      <w:pPr>
        <w:pStyle w:val="Heading3"/>
      </w:pPr>
      <w:bookmarkStart w:id="531" w:name="_Toc86163137"/>
      <w:bookmarkStart w:id="532" w:name="_Toc86503276"/>
      <w:bookmarkStart w:id="533" w:name="_Toc86503534"/>
      <w:r w:rsidRPr="00DF1275">
        <w:lastRenderedPageBreak/>
        <w:t>Use case requirements</w:t>
      </w:r>
      <w:bookmarkEnd w:id="531"/>
      <w:bookmarkEnd w:id="532"/>
      <w:bookmarkEnd w:id="533"/>
    </w:p>
    <w:p w:rsidR="00BE04CD" w:rsidRPr="00DF1275" w:rsidRDefault="00BE04CD" w:rsidP="00BE04CD">
      <w:pPr>
        <w:spacing w:before="0" w:after="160" w:line="256" w:lineRule="auto"/>
        <w:rPr>
          <w:u w:val="single"/>
          <w:lang w:val="en-GB"/>
        </w:rPr>
      </w:pPr>
      <w:r w:rsidRPr="00DF1275">
        <w:rPr>
          <w:u w:val="single"/>
          <w:lang w:val="en-GB"/>
        </w:rPr>
        <w:t>Critical requirements</w:t>
      </w:r>
    </w:p>
    <w:p w:rsidR="00BE04CD" w:rsidRPr="00DF1275" w:rsidRDefault="003F44DC" w:rsidP="003F44DC">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11-REQ-</w:t>
      </w:r>
      <w:r w:rsidR="00851583">
        <w:rPr>
          <w:lang w:val="en-GB"/>
        </w:rPr>
        <w:t>001</w:t>
      </w:r>
      <w:r w:rsidR="00BE04CD" w:rsidRPr="00DF1275">
        <w:rPr>
          <w:lang w:val="en-GB"/>
        </w:rPr>
        <w:t>: It is critical that AN</w:t>
      </w:r>
      <w:r w:rsidR="00D905F2">
        <w:rPr>
          <w:lang w:val="en-GB"/>
        </w:rPr>
        <w:t>s</w:t>
      </w:r>
      <w:r w:rsidR="00BE04CD" w:rsidRPr="00DF1275">
        <w:rPr>
          <w:lang w:val="en-GB"/>
        </w:rPr>
        <w:t xml:space="preserve"> utilize heterogeneous network connectivity options at the edge, in the last-mile, including the commissioning, provisioning, configuration, integration, maintenance and optimization, in a seamless, real-time and easy-to-use manner. </w:t>
      </w:r>
    </w:p>
    <w:p w:rsidR="00BE04CD" w:rsidRPr="00DF1275" w:rsidRDefault="00BE04CD" w:rsidP="003F44DC">
      <w:pPr>
        <w:spacing w:before="0" w:after="160" w:line="256" w:lineRule="auto"/>
        <w:rPr>
          <w:sz w:val="22"/>
          <w:szCs w:val="22"/>
          <w:lang w:val="en-GB"/>
        </w:rPr>
      </w:pPr>
      <w:r w:rsidRPr="00DF1275">
        <w:rPr>
          <w:sz w:val="22"/>
          <w:szCs w:val="22"/>
          <w:lang w:val="en-GB"/>
        </w:rPr>
        <w:t>NOTE</w:t>
      </w:r>
      <w:r w:rsidR="003F44DC" w:rsidRPr="00DF1275">
        <w:rPr>
          <w:sz w:val="22"/>
          <w:szCs w:val="22"/>
          <w:lang w:val="en-GB"/>
        </w:rPr>
        <w:t xml:space="preserve"> –</w:t>
      </w:r>
      <w:r w:rsidRPr="00DF1275">
        <w:rPr>
          <w:sz w:val="22"/>
          <w:szCs w:val="22"/>
          <w:lang w:val="en-GB"/>
        </w:rPr>
        <w:t xml:space="preserve"> Especially in rural settings the technology of choice may vary considerably depending on various factors like availability of technology, ease of deployment, low power consumption, etc. Currently, in such deployments, it is invariably upon the industry vertical solution provider to also take on the responsibility of integrating and maintaining these varied last mile connectivity options. It is important that AN brings together various such technologies under one umbrella, at the edge, to provide seamless integration and maintenance. Some of the operations in the lifecycle of the last mile connectivity may need real-time interventions, some of it may need deep domain expertise and some of it may require training – all of which may not be possible in certain rural settings. </w:t>
      </w:r>
    </w:p>
    <w:p w:rsidR="00BE04CD" w:rsidRPr="00DF1275" w:rsidRDefault="003F44DC" w:rsidP="003F44DC">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11-REQ-</w:t>
      </w:r>
      <w:r w:rsidR="00851583">
        <w:rPr>
          <w:lang w:val="en-GB"/>
        </w:rPr>
        <w:t>002</w:t>
      </w:r>
      <w:r w:rsidR="00BE04CD" w:rsidRPr="00DF1275">
        <w:rPr>
          <w:lang w:val="en-GB"/>
        </w:rPr>
        <w:t>: It is critical that AN</w:t>
      </w:r>
      <w:r w:rsidR="00903DCE">
        <w:rPr>
          <w:lang w:val="en-GB"/>
        </w:rPr>
        <w:t>s</w:t>
      </w:r>
      <w:r w:rsidR="00BE04CD" w:rsidRPr="00DF1275">
        <w:rPr>
          <w:lang w:val="en-GB"/>
        </w:rPr>
        <w:t xml:space="preserve"> enable sharing of the various network connectivity options at the edge, across the community driven industry vertical applications.</w:t>
      </w:r>
    </w:p>
    <w:p w:rsidR="00BE04CD" w:rsidRPr="00DF1275" w:rsidRDefault="00BE04CD" w:rsidP="003F44DC">
      <w:pPr>
        <w:spacing w:before="0" w:after="160" w:line="256" w:lineRule="auto"/>
        <w:rPr>
          <w:sz w:val="22"/>
          <w:szCs w:val="22"/>
          <w:lang w:val="en-GB"/>
        </w:rPr>
      </w:pPr>
      <w:r w:rsidRPr="00DF1275">
        <w:rPr>
          <w:sz w:val="22"/>
          <w:szCs w:val="22"/>
          <w:lang w:val="en-GB"/>
        </w:rPr>
        <w:t>NOTE</w:t>
      </w:r>
      <w:r w:rsidR="003F44DC" w:rsidRPr="00DF1275">
        <w:rPr>
          <w:sz w:val="22"/>
          <w:szCs w:val="22"/>
          <w:lang w:val="en-GB"/>
        </w:rPr>
        <w:t xml:space="preserve"> –</w:t>
      </w:r>
      <w:r w:rsidRPr="00DF1275">
        <w:rPr>
          <w:sz w:val="22"/>
          <w:szCs w:val="22"/>
          <w:lang w:val="en-GB"/>
        </w:rPr>
        <w:t xml:space="preserve"> With an emphasis on providing maximum connectivity and application services to the local community, the best available option for connectivity need to be chosen, if needed, dynamically. </w:t>
      </w:r>
    </w:p>
    <w:p w:rsidR="00BE04CD" w:rsidRPr="00DF1275" w:rsidRDefault="003F44DC" w:rsidP="003F44DC">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11-REQ-</w:t>
      </w:r>
      <w:r w:rsidR="00851583">
        <w:rPr>
          <w:lang w:val="en-GB"/>
        </w:rPr>
        <w:t>003</w:t>
      </w:r>
      <w:r w:rsidR="00BE04CD" w:rsidRPr="00DF1275">
        <w:rPr>
          <w:lang w:val="en-GB"/>
        </w:rPr>
        <w:t>: It is critical that AN</w:t>
      </w:r>
      <w:r w:rsidR="00EE180F">
        <w:rPr>
          <w:lang w:val="en-GB"/>
        </w:rPr>
        <w:t>s</w:t>
      </w:r>
      <w:r w:rsidR="00BE04CD" w:rsidRPr="00DF1275">
        <w:rPr>
          <w:lang w:val="en-GB"/>
        </w:rPr>
        <w:t xml:space="preserve"> enable onboarding of industry vertical applications at run-time.</w:t>
      </w:r>
    </w:p>
    <w:p w:rsidR="00BE04CD" w:rsidRPr="00DF1275" w:rsidRDefault="00BE04CD" w:rsidP="003F44DC">
      <w:pPr>
        <w:spacing w:before="0" w:after="160" w:line="256" w:lineRule="auto"/>
        <w:rPr>
          <w:sz w:val="22"/>
          <w:szCs w:val="22"/>
          <w:lang w:val="en-GB"/>
        </w:rPr>
      </w:pPr>
      <w:r w:rsidRPr="00DF1275">
        <w:rPr>
          <w:sz w:val="22"/>
          <w:szCs w:val="22"/>
          <w:lang w:val="en-GB"/>
        </w:rPr>
        <w:t>NOTE</w:t>
      </w:r>
      <w:r w:rsidR="003F44DC" w:rsidRPr="00DF1275">
        <w:rPr>
          <w:sz w:val="22"/>
          <w:szCs w:val="22"/>
          <w:lang w:val="en-GB"/>
        </w:rPr>
        <w:t xml:space="preserve"> – </w:t>
      </w:r>
      <w:r w:rsidRPr="00DF1275">
        <w:rPr>
          <w:sz w:val="22"/>
          <w:szCs w:val="22"/>
          <w:lang w:val="en-GB"/>
        </w:rPr>
        <w:t>Evolution of needs in a local community may result in changing application requirements.</w:t>
      </w:r>
    </w:p>
    <w:p w:rsidR="00BE04CD" w:rsidRPr="00DF1275" w:rsidRDefault="003F44DC" w:rsidP="003F44DC">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11-REQ-</w:t>
      </w:r>
      <w:r w:rsidR="00851583">
        <w:rPr>
          <w:lang w:val="en-GB"/>
        </w:rPr>
        <w:t>004</w:t>
      </w:r>
      <w:r w:rsidR="00BE04CD" w:rsidRPr="00DF1275">
        <w:rPr>
          <w:lang w:val="en-GB"/>
        </w:rPr>
        <w:t>: It is critical that AN</w:t>
      </w:r>
      <w:r w:rsidR="00EE180F">
        <w:rPr>
          <w:lang w:val="en-GB"/>
        </w:rPr>
        <w:t>s</w:t>
      </w:r>
      <w:r w:rsidR="00BE04CD" w:rsidRPr="00DF1275">
        <w:rPr>
          <w:lang w:val="en-GB"/>
        </w:rPr>
        <w:t xml:space="preserve"> enable common, open, interoperable, adaptable mechanisms for managing end-users, based on the needs of the local community. </w:t>
      </w:r>
    </w:p>
    <w:p w:rsidR="00BE04CD" w:rsidRPr="00DF1275" w:rsidRDefault="00BE04CD" w:rsidP="003F44DC">
      <w:pPr>
        <w:spacing w:before="0" w:after="160" w:line="256" w:lineRule="auto"/>
        <w:rPr>
          <w:sz w:val="22"/>
          <w:szCs w:val="22"/>
          <w:lang w:val="en-GB"/>
        </w:rPr>
      </w:pPr>
      <w:r w:rsidRPr="00DF1275">
        <w:rPr>
          <w:sz w:val="22"/>
          <w:szCs w:val="22"/>
          <w:lang w:val="en-GB"/>
        </w:rPr>
        <w:t>NOTE</w:t>
      </w:r>
      <w:r w:rsidR="003F44DC" w:rsidRPr="00DF1275">
        <w:rPr>
          <w:sz w:val="22"/>
          <w:szCs w:val="22"/>
          <w:lang w:val="en-GB"/>
        </w:rPr>
        <w:t xml:space="preserve"> –</w:t>
      </w:r>
      <w:r w:rsidRPr="00DF1275">
        <w:rPr>
          <w:sz w:val="22"/>
          <w:szCs w:val="22"/>
          <w:lang w:val="en-GB"/>
        </w:rPr>
        <w:t xml:space="preserve"> Onboarding, billing, problem-resolutions and other end-user management functions need to be agnostic, community-driven at the edge. Based on the use cases, the mechanisms for end-user management has to adapt. E.g. for low-mobility rural areas, a relevant tariff plan needs to be offered.</w:t>
      </w:r>
    </w:p>
    <w:p w:rsidR="00BE04CD" w:rsidRPr="00DF1275" w:rsidRDefault="003F44DC" w:rsidP="003F44DC">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11-REQ-</w:t>
      </w:r>
      <w:r w:rsidR="00851583">
        <w:rPr>
          <w:lang w:val="en-GB"/>
        </w:rPr>
        <w:t>005</w:t>
      </w:r>
      <w:r w:rsidR="00BE04CD" w:rsidRPr="00DF1275">
        <w:rPr>
          <w:lang w:val="en-GB"/>
        </w:rPr>
        <w:t>: It is critical that AN</w:t>
      </w:r>
      <w:r w:rsidR="00EE180F">
        <w:rPr>
          <w:lang w:val="en-GB"/>
        </w:rPr>
        <w:t>s</w:t>
      </w:r>
      <w:r w:rsidR="00BE04CD" w:rsidRPr="00DF1275">
        <w:rPr>
          <w:lang w:val="en-GB"/>
        </w:rPr>
        <w:t xml:space="preserve"> enable a single-window of monitoring the heterogeneous underlying technologies. </w:t>
      </w:r>
    </w:p>
    <w:p w:rsidR="00BE04CD" w:rsidRPr="00DF1275" w:rsidRDefault="00BE04CD" w:rsidP="003F44DC">
      <w:pPr>
        <w:rPr>
          <w:sz w:val="22"/>
          <w:szCs w:val="22"/>
          <w:lang w:val="en-GB"/>
        </w:rPr>
      </w:pPr>
      <w:r w:rsidRPr="00DF1275">
        <w:rPr>
          <w:sz w:val="22"/>
          <w:szCs w:val="22"/>
          <w:lang w:val="en-GB"/>
        </w:rPr>
        <w:t>NOTE</w:t>
      </w:r>
      <w:r w:rsidR="003F44DC" w:rsidRPr="00DF1275">
        <w:rPr>
          <w:sz w:val="22"/>
          <w:szCs w:val="22"/>
          <w:lang w:val="en-GB"/>
        </w:rPr>
        <w:t xml:space="preserve"> –</w:t>
      </w:r>
      <w:r w:rsidRPr="00DF1275">
        <w:rPr>
          <w:sz w:val="22"/>
          <w:szCs w:val="22"/>
          <w:lang w:val="en-GB"/>
        </w:rPr>
        <w:t xml:space="preserve"> Complexities of monitoring, administering, maintaining the complexities of the underlying technologies need to be hidden from the industry vertical solution provider as well as the local communities.</w:t>
      </w:r>
    </w:p>
    <w:p w:rsidR="003F44DC" w:rsidRPr="00DF1275" w:rsidRDefault="003F44DC" w:rsidP="003F44DC">
      <w:pPr>
        <w:pStyle w:val="Heading3"/>
      </w:pPr>
      <w:bookmarkStart w:id="534" w:name="_Toc86503277"/>
      <w:bookmarkStart w:id="535" w:name="_Toc86503535"/>
      <w:del w:id="536" w:author="Microsoft Office User" w:date="2022-06-13T12:05:00Z">
        <w:r w:rsidRPr="00DF1275" w:rsidDel="009325C6">
          <w:delText>Use case specific figures</w:delText>
        </w:r>
      </w:del>
      <w:bookmarkEnd w:id="534"/>
      <w:bookmarkEnd w:id="535"/>
      <w:ins w:id="537" w:author="Microsoft Office User" w:date="2022-06-13T12:05:00Z">
        <w:r w:rsidR="009325C6">
          <w:t>Actor interactions and possible components</w:t>
        </w:r>
      </w:ins>
    </w:p>
    <w:p w:rsidR="003F44DC" w:rsidRPr="00DF1275" w:rsidRDefault="003F44DC" w:rsidP="00BE04CD">
      <w:pPr>
        <w:ind w:left="720"/>
        <w:rPr>
          <w:lang w:val="en-GB"/>
        </w:rPr>
      </w:pPr>
    </w:p>
    <w:p w:rsidR="00BE04CD" w:rsidRPr="00DF1275" w:rsidRDefault="00BE04CD" w:rsidP="00BE04CD">
      <w:pPr>
        <w:rPr>
          <w:lang w:val="en-GB"/>
        </w:rPr>
      </w:pPr>
    </w:p>
    <w:p w:rsidR="003F44DC" w:rsidRPr="00DF1275" w:rsidRDefault="00BE04CD" w:rsidP="003F44DC">
      <w:pPr>
        <w:keepNext/>
        <w:spacing w:before="0" w:after="160" w:line="256" w:lineRule="auto"/>
        <w:rPr>
          <w:lang w:val="en-GB"/>
        </w:rPr>
      </w:pPr>
      <w:r w:rsidRPr="00DF1275">
        <w:rPr>
          <w:b/>
          <w:noProof/>
          <w:lang w:eastAsia="en-US" w:bidi="hi-IN"/>
        </w:rPr>
        <w:lastRenderedPageBreak/>
        <w:drawing>
          <wp:inline distT="0" distB="0" distL="0" distR="0">
            <wp:extent cx="5732145" cy="3220720"/>
            <wp:effectExtent l="19050" t="0" r="1905" b="0"/>
            <wp:docPr id="7"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Timeline&#10;&#10;Description automatically generated"/>
                    <pic:cNvPicPr>
                      <a:picLocks noChangeAspect="1" noChangeArrowheads="1"/>
                    </pic:cNvPicPr>
                  </pic:nvPicPr>
                  <pic:blipFill>
                    <a:blip r:embed="rId30" cstate="print"/>
                    <a:srcRect/>
                    <a:stretch>
                      <a:fillRect/>
                    </a:stretch>
                  </pic:blipFill>
                  <pic:spPr bwMode="auto">
                    <a:xfrm>
                      <a:off x="0" y="0"/>
                      <a:ext cx="5732145" cy="3220720"/>
                    </a:xfrm>
                    <a:prstGeom prst="rect">
                      <a:avLst/>
                    </a:prstGeom>
                    <a:noFill/>
                    <a:ln w="9525">
                      <a:noFill/>
                      <a:miter lim="800000"/>
                      <a:headEnd/>
                      <a:tailEnd/>
                    </a:ln>
                  </pic:spPr>
                </pic:pic>
              </a:graphicData>
            </a:graphic>
          </wp:inline>
        </w:drawing>
      </w:r>
    </w:p>
    <w:p w:rsidR="00BE04CD" w:rsidRDefault="003F44DC" w:rsidP="003F44DC">
      <w:pPr>
        <w:pStyle w:val="Caption"/>
      </w:pPr>
      <w:r w:rsidRPr="00DF1275">
        <w:t xml:space="preserve">Figure </w:t>
      </w:r>
      <w:r w:rsidR="007649F9" w:rsidRPr="00DF1275">
        <w:fldChar w:fldCharType="begin"/>
      </w:r>
      <w:r w:rsidRPr="00DF1275">
        <w:instrText xml:space="preserve"> SEQ Figure \* ARABIC </w:instrText>
      </w:r>
      <w:r w:rsidR="007649F9" w:rsidRPr="00DF1275">
        <w:fldChar w:fldCharType="separate"/>
      </w:r>
      <w:r w:rsidR="00E37222">
        <w:rPr>
          <w:noProof/>
        </w:rPr>
        <w:t>11</w:t>
      </w:r>
      <w:r w:rsidR="007649F9" w:rsidRPr="00DF1275">
        <w:fldChar w:fldCharType="end"/>
      </w:r>
      <w:r w:rsidRPr="00DF1275">
        <w:t>:</w:t>
      </w:r>
      <w:r w:rsidR="00BE04CD" w:rsidRPr="00DF1275">
        <w:t xml:space="preserve"> Actors in Autonomous vertical-driven edge service</w:t>
      </w:r>
    </w:p>
    <w:p w:rsidR="00C30DE8" w:rsidRDefault="00042D48" w:rsidP="00C30DE8">
      <w:pPr>
        <w:spacing w:before="0" w:after="160" w:line="256" w:lineRule="auto"/>
        <w:rPr>
          <w:ins w:id="538" w:author="Vishnu Ram" w:date="2022-04-28T14:28:00Z"/>
          <w:lang w:val="en-GB"/>
        </w:rPr>
      </w:pPr>
      <w:ins w:id="539" w:author="Vishnu Ram" w:date="2022-04-28T14:31:00Z">
        <w:r>
          <w:rPr>
            <w:lang w:val="en-GB"/>
          </w:rPr>
          <w:t>Actors</w:t>
        </w:r>
      </w:ins>
      <w:ins w:id="540" w:author="Vishnu Ram" w:date="2022-04-28T14:28:00Z">
        <w:r w:rsidR="00C30DE8">
          <w:rPr>
            <w:lang w:val="en-GB"/>
          </w:rPr>
          <w:t xml:space="preserve"> involved (figure 11):</w:t>
        </w:r>
      </w:ins>
    </w:p>
    <w:p w:rsidR="00DC0900" w:rsidRPr="00903DCE" w:rsidRDefault="00DC0900" w:rsidP="00903DCE">
      <w:pPr>
        <w:rPr>
          <w:b/>
        </w:rPr>
      </w:pPr>
      <w:r>
        <w:rPr>
          <w:lang w:val="en-GB" w:eastAsia="en-US"/>
        </w:rPr>
        <w:t>End-user communities: this actor represents a set of end-users in a specific geographic location, with specific connectivity requirements.</w:t>
      </w:r>
    </w:p>
    <w:p w:rsidR="00BE04CD" w:rsidRPr="00DF1275" w:rsidRDefault="00BE04CD" w:rsidP="00B63137">
      <w:pPr>
        <w:pStyle w:val="Heading2"/>
      </w:pPr>
      <w:bookmarkStart w:id="541" w:name="_Toc86163138"/>
      <w:bookmarkStart w:id="542" w:name="_Toc86503278"/>
      <w:bookmarkStart w:id="543" w:name="_Toc86503536"/>
      <w:r w:rsidRPr="00DF1275">
        <w:t>Signalling flows for autonomous IMT-2020 network</w:t>
      </w:r>
      <w:bookmarkEnd w:id="541"/>
      <w:bookmarkEnd w:id="542"/>
      <w:bookmarkEnd w:id="543"/>
    </w:p>
    <w:tbl>
      <w:tblPr>
        <w:tblStyle w:val="TableGrid"/>
        <w:tblW w:w="5000" w:type="pct"/>
        <w:jc w:val="center"/>
        <w:tblLook w:val="04A0"/>
      </w:tblPr>
      <w:tblGrid>
        <w:gridCol w:w="2123"/>
        <w:gridCol w:w="7732"/>
      </w:tblGrid>
      <w:tr w:rsidR="00BE04CD" w:rsidRPr="00DF1275" w:rsidTr="003F44DC">
        <w:trPr>
          <w:jc w:val="center"/>
        </w:trPr>
        <w:tc>
          <w:tcPr>
            <w:tcW w:w="1077" w:type="pct"/>
          </w:tcPr>
          <w:p w:rsidR="00BE04CD" w:rsidRPr="00C82CAC" w:rsidRDefault="00BE04CD" w:rsidP="009A0CA4">
            <w:pPr>
              <w:rPr>
                <w:i/>
                <w:sz w:val="22"/>
                <w:szCs w:val="22"/>
                <w:lang w:val="en-GB"/>
              </w:rPr>
            </w:pPr>
            <w:r w:rsidRPr="00C82CAC">
              <w:rPr>
                <w:i/>
                <w:sz w:val="22"/>
                <w:szCs w:val="22"/>
                <w:lang w:val="en-GB"/>
              </w:rPr>
              <w:t>Use case id</w:t>
            </w:r>
          </w:p>
        </w:tc>
        <w:tc>
          <w:tcPr>
            <w:tcW w:w="3923" w:type="pct"/>
          </w:tcPr>
          <w:p w:rsidR="00BE04CD" w:rsidRPr="00DF1275" w:rsidRDefault="00BE04CD" w:rsidP="009A0CA4">
            <w:pPr>
              <w:rPr>
                <w:sz w:val="22"/>
                <w:szCs w:val="22"/>
                <w:lang w:val="en-GB"/>
              </w:rPr>
            </w:pPr>
            <w:r w:rsidRPr="00DF1275">
              <w:rPr>
                <w:sz w:val="22"/>
                <w:szCs w:val="22"/>
                <w:lang w:val="en-GB"/>
              </w:rPr>
              <w:t>FG-AN-usecase-012</w:t>
            </w:r>
          </w:p>
        </w:tc>
      </w:tr>
      <w:tr w:rsidR="00BE04CD" w:rsidRPr="00DF1275" w:rsidTr="003F44DC">
        <w:trPr>
          <w:jc w:val="center"/>
        </w:trPr>
        <w:tc>
          <w:tcPr>
            <w:tcW w:w="1077" w:type="pct"/>
          </w:tcPr>
          <w:p w:rsidR="00BE04CD" w:rsidRPr="00C82CAC" w:rsidRDefault="00BE04CD" w:rsidP="009A0CA4">
            <w:pPr>
              <w:rPr>
                <w:i/>
                <w:sz w:val="22"/>
                <w:szCs w:val="22"/>
                <w:lang w:val="en-GB"/>
              </w:rPr>
            </w:pPr>
            <w:r w:rsidRPr="00C82CAC">
              <w:rPr>
                <w:i/>
                <w:sz w:val="22"/>
                <w:szCs w:val="22"/>
                <w:lang w:val="en-GB"/>
              </w:rPr>
              <w:t>Use case description</w:t>
            </w:r>
          </w:p>
        </w:tc>
        <w:tc>
          <w:tcPr>
            <w:tcW w:w="3923" w:type="pct"/>
          </w:tcPr>
          <w:p w:rsidR="00BE04CD" w:rsidRPr="00DF1275" w:rsidRDefault="00BE04CD" w:rsidP="009A0CA4">
            <w:pPr>
              <w:rPr>
                <w:sz w:val="22"/>
                <w:szCs w:val="22"/>
                <w:lang w:val="en-GB"/>
              </w:rPr>
            </w:pPr>
            <w:r w:rsidRPr="00DF1275">
              <w:rPr>
                <w:sz w:val="22"/>
                <w:szCs w:val="22"/>
                <w:lang w:val="en-GB"/>
              </w:rPr>
              <w:t>Data analysis function (DAF) is introduced in IMT-2020 network [</w:t>
            </w:r>
            <w:r w:rsidR="003864F7">
              <w:rPr>
                <w:sz w:val="22"/>
                <w:szCs w:val="22"/>
                <w:lang w:val="en-GB"/>
              </w:rPr>
              <w:t>b-</w:t>
            </w:r>
            <w:r w:rsidRPr="00DF1275">
              <w:rPr>
                <w:sz w:val="22"/>
                <w:szCs w:val="22"/>
                <w:lang w:val="en-GB"/>
              </w:rPr>
              <w:t>ITU-T Y.3104]. The signalling flow between DAF and other network functions(e.g. SMF, PCF, NACF and AF) describes data collection and analysis result providing.</w:t>
            </w:r>
          </w:p>
          <w:p w:rsidR="00BE04CD" w:rsidRPr="00DF1275" w:rsidRDefault="00BE04CD" w:rsidP="009A0CA4">
            <w:pPr>
              <w:rPr>
                <w:sz w:val="22"/>
                <w:szCs w:val="22"/>
                <w:lang w:val="en-GB"/>
              </w:rPr>
            </w:pPr>
            <w:r w:rsidRPr="00DF1275">
              <w:rPr>
                <w:sz w:val="22"/>
                <w:szCs w:val="22"/>
                <w:lang w:val="en-GB"/>
              </w:rPr>
              <w:t xml:space="preserve">The procedure in Figure 1 is used by DAF to collect data on event (s) related to SMF by invoking SmfEventSubscription service. </w:t>
            </w:r>
          </w:p>
          <w:p w:rsidR="00BE04CD" w:rsidRPr="00DF1275" w:rsidRDefault="00DB4D97" w:rsidP="009A0CA4">
            <w:pPr>
              <w:rPr>
                <w:sz w:val="22"/>
                <w:szCs w:val="22"/>
                <w:lang w:val="en-GB"/>
              </w:rPr>
            </w:pPr>
            <w:r>
              <w:rPr>
                <w:noProof/>
                <w:sz w:val="22"/>
                <w:szCs w:val="22"/>
                <w:lang w:eastAsia="en-US" w:bidi="hi-IN"/>
              </w:rPr>
              <w:drawing>
                <wp:inline distT="0" distB="0" distL="0" distR="0">
                  <wp:extent cx="4114800" cy="13792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114800" cy="1379220"/>
                          </a:xfrm>
                          <a:prstGeom prst="rect">
                            <a:avLst/>
                          </a:prstGeom>
                          <a:noFill/>
                          <a:ln>
                            <a:noFill/>
                          </a:ln>
                        </pic:spPr>
                      </pic:pic>
                    </a:graphicData>
                  </a:graphic>
                </wp:inline>
              </w:drawing>
            </w:r>
          </w:p>
          <w:p w:rsidR="00BE04CD" w:rsidRPr="00DF1275" w:rsidRDefault="00BE04CD" w:rsidP="009A0CA4">
            <w:pPr>
              <w:jc w:val="center"/>
              <w:rPr>
                <w:sz w:val="22"/>
                <w:szCs w:val="22"/>
                <w:lang w:val="en-GB"/>
              </w:rPr>
            </w:pPr>
            <w:r w:rsidRPr="00DF1275">
              <w:rPr>
                <w:sz w:val="22"/>
                <w:szCs w:val="22"/>
                <w:lang w:val="en-GB"/>
              </w:rPr>
              <w:t>Figure 1 Signalling flow for Data Collection from SMF</w:t>
            </w:r>
          </w:p>
          <w:p w:rsidR="00BE04CD" w:rsidRPr="00DF1275" w:rsidRDefault="00BE04CD" w:rsidP="009A0CA4">
            <w:pPr>
              <w:rPr>
                <w:sz w:val="22"/>
                <w:szCs w:val="22"/>
                <w:lang w:val="en-GB"/>
              </w:rPr>
            </w:pPr>
            <w:r w:rsidRPr="00DF1275">
              <w:rPr>
                <w:sz w:val="22"/>
                <w:szCs w:val="22"/>
                <w:lang w:val="en-GB"/>
              </w:rPr>
              <w:t>1.</w:t>
            </w:r>
            <w:r w:rsidRPr="00DF1275">
              <w:rPr>
                <w:sz w:val="22"/>
                <w:szCs w:val="22"/>
                <w:lang w:val="en-GB"/>
              </w:rPr>
              <w:tab/>
              <w:t>The DAF subscribe to or unsubscribe from a (set of) Events(e.g. UE IP address, UP path change, PDU Session Establishment/ Release, and etc.) by invoking the SmfEventSubscription_Subscribe service operation.</w:t>
            </w:r>
          </w:p>
          <w:p w:rsidR="00BE04CD" w:rsidRPr="00DF1275" w:rsidRDefault="00BE04CD" w:rsidP="009A0CA4">
            <w:pPr>
              <w:rPr>
                <w:sz w:val="22"/>
                <w:szCs w:val="22"/>
                <w:lang w:val="en-GB"/>
              </w:rPr>
            </w:pPr>
            <w:r w:rsidRPr="00DF1275">
              <w:rPr>
                <w:sz w:val="22"/>
                <w:szCs w:val="22"/>
                <w:lang w:val="en-GB"/>
              </w:rPr>
              <w:t>2.</w:t>
            </w:r>
            <w:r w:rsidRPr="00DF1275">
              <w:rPr>
                <w:sz w:val="22"/>
                <w:szCs w:val="22"/>
                <w:lang w:val="en-GB"/>
              </w:rPr>
              <w:tab/>
              <w:t>The SMF notifies the DAF (e.g. with the event report) by invoking SmfEventSubscription_Notify service operation.</w:t>
            </w:r>
          </w:p>
          <w:p w:rsidR="00BE04CD" w:rsidRPr="00DF1275" w:rsidRDefault="00BE04CD" w:rsidP="009A0CA4">
            <w:pPr>
              <w:rPr>
                <w:sz w:val="22"/>
                <w:szCs w:val="22"/>
                <w:lang w:val="en-GB"/>
              </w:rPr>
            </w:pPr>
            <w:r w:rsidRPr="00DF1275">
              <w:rPr>
                <w:sz w:val="22"/>
                <w:szCs w:val="22"/>
                <w:lang w:val="en-GB"/>
              </w:rPr>
              <w:lastRenderedPageBreak/>
              <w:t>The procedure in Figure 2 is used by NF service consumers (e.g. SMF) to request analytics information from DAF by invoking DafAnalysis_Request service.</w:t>
            </w:r>
          </w:p>
          <w:p w:rsidR="00BE04CD" w:rsidRPr="00DF1275" w:rsidRDefault="00DB4D97" w:rsidP="009A0CA4">
            <w:pPr>
              <w:rPr>
                <w:sz w:val="22"/>
                <w:szCs w:val="22"/>
                <w:lang w:val="en-GB"/>
              </w:rPr>
            </w:pPr>
            <w:r>
              <w:rPr>
                <w:noProof/>
                <w:sz w:val="22"/>
                <w:szCs w:val="22"/>
                <w:lang w:eastAsia="en-US" w:bidi="hi-IN"/>
              </w:rPr>
              <w:drawing>
                <wp:inline distT="0" distB="0" distL="0" distR="0">
                  <wp:extent cx="4061460" cy="1348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061460" cy="1348740"/>
                          </a:xfrm>
                          <a:prstGeom prst="rect">
                            <a:avLst/>
                          </a:prstGeom>
                          <a:noFill/>
                          <a:ln>
                            <a:noFill/>
                          </a:ln>
                        </pic:spPr>
                      </pic:pic>
                    </a:graphicData>
                  </a:graphic>
                </wp:inline>
              </w:drawing>
            </w:r>
          </w:p>
          <w:p w:rsidR="00BE04CD" w:rsidRPr="00DF1275" w:rsidRDefault="00BE04CD" w:rsidP="009A0CA4">
            <w:pPr>
              <w:jc w:val="center"/>
              <w:rPr>
                <w:sz w:val="22"/>
                <w:szCs w:val="22"/>
                <w:lang w:val="en-GB"/>
              </w:rPr>
            </w:pPr>
            <w:r w:rsidRPr="00DF1275">
              <w:rPr>
                <w:sz w:val="22"/>
                <w:szCs w:val="22"/>
                <w:lang w:val="en-GB"/>
              </w:rPr>
              <w:t>Figure 2 Signalling flow for Analytics Subscribe/Unsubscribe from DAF</w:t>
            </w:r>
          </w:p>
          <w:p w:rsidR="00BE04CD" w:rsidRPr="00DF1275" w:rsidRDefault="00BE04CD" w:rsidP="009A0CA4">
            <w:pPr>
              <w:rPr>
                <w:sz w:val="22"/>
                <w:szCs w:val="22"/>
                <w:lang w:val="en-GB" w:eastAsia="en-US"/>
              </w:rPr>
            </w:pPr>
            <w:r w:rsidRPr="00DF1275">
              <w:rPr>
                <w:sz w:val="22"/>
                <w:szCs w:val="22"/>
                <w:lang w:val="en-GB" w:eastAsia="en-US"/>
              </w:rPr>
              <w:t>1.</w:t>
            </w:r>
            <w:r w:rsidRPr="00DF1275">
              <w:rPr>
                <w:sz w:val="22"/>
                <w:szCs w:val="22"/>
                <w:lang w:val="en-GB" w:eastAsia="en-US"/>
              </w:rPr>
              <w:tab/>
            </w:r>
            <w:r w:rsidRPr="00DF1275">
              <w:rPr>
                <w:sz w:val="22"/>
                <w:szCs w:val="22"/>
                <w:lang w:val="en-GB"/>
              </w:rPr>
              <w:t>SMF</w:t>
            </w:r>
            <w:r w:rsidRPr="00DF1275">
              <w:rPr>
                <w:sz w:val="22"/>
                <w:szCs w:val="22"/>
                <w:lang w:val="en-GB" w:eastAsia="en-US"/>
              </w:rPr>
              <w:t xml:space="preserve"> subscribes to or unsubscribe from a (set of) data analytic events by invoking the DafAnalysisSubscriptions_Subscribe service operation. </w:t>
            </w:r>
          </w:p>
          <w:p w:rsidR="00BE04CD" w:rsidRPr="00DF1275" w:rsidRDefault="00BE04CD" w:rsidP="009A0CA4">
            <w:pPr>
              <w:rPr>
                <w:sz w:val="22"/>
                <w:szCs w:val="22"/>
                <w:lang w:val="en-GB" w:eastAsia="en-US"/>
              </w:rPr>
            </w:pPr>
            <w:r w:rsidRPr="00DF1275">
              <w:rPr>
                <w:sz w:val="22"/>
                <w:szCs w:val="22"/>
                <w:lang w:val="en-GB" w:eastAsia="en-US"/>
              </w:rPr>
              <w:t xml:space="preserve">-Subscription requirements of data analytic events may include: </w:t>
            </w:r>
          </w:p>
          <w:p w:rsidR="00BE04CD" w:rsidRPr="00DF1275" w:rsidRDefault="00BE04CD" w:rsidP="009A0CA4">
            <w:pPr>
              <w:rPr>
                <w:sz w:val="22"/>
                <w:szCs w:val="22"/>
                <w:lang w:val="en-GB" w:eastAsia="en-US"/>
              </w:rPr>
            </w:pPr>
            <w:r w:rsidRPr="00DF1275">
              <w:rPr>
                <w:sz w:val="22"/>
                <w:szCs w:val="22"/>
                <w:lang w:val="en-GB" w:eastAsia="en-US"/>
              </w:rPr>
              <w:t xml:space="preserve">-Load information of UPF </w:t>
            </w:r>
          </w:p>
          <w:p w:rsidR="00BE04CD" w:rsidRPr="00DF1275" w:rsidRDefault="00BE04CD" w:rsidP="009A0CA4">
            <w:pPr>
              <w:rPr>
                <w:sz w:val="22"/>
                <w:szCs w:val="22"/>
                <w:lang w:val="en-GB"/>
              </w:rPr>
            </w:pPr>
            <w:r w:rsidRPr="00DF1275">
              <w:rPr>
                <w:sz w:val="22"/>
                <w:szCs w:val="22"/>
                <w:lang w:val="en-GB" w:eastAsia="en-US"/>
              </w:rPr>
              <w:t>2.</w:t>
            </w:r>
            <w:r w:rsidRPr="00DF1275">
              <w:rPr>
                <w:sz w:val="22"/>
                <w:szCs w:val="22"/>
                <w:lang w:val="en-GB" w:eastAsia="en-US"/>
              </w:rPr>
              <w:tab/>
              <w:t xml:space="preserve">The DAF notifies the </w:t>
            </w:r>
            <w:r w:rsidRPr="00DF1275">
              <w:rPr>
                <w:sz w:val="22"/>
                <w:szCs w:val="22"/>
                <w:lang w:val="en-GB"/>
              </w:rPr>
              <w:t>SMF</w:t>
            </w:r>
            <w:r w:rsidRPr="00DF1275">
              <w:rPr>
                <w:sz w:val="22"/>
                <w:szCs w:val="22"/>
                <w:lang w:val="en-GB" w:eastAsia="en-US"/>
              </w:rPr>
              <w:t xml:space="preserve"> about analysis events by invoking DafAnalysisSubscriptions _Notify service operation.</w:t>
            </w:r>
          </w:p>
        </w:tc>
      </w:tr>
      <w:tr w:rsidR="00BE04CD" w:rsidRPr="00DF1275" w:rsidTr="003F44DC">
        <w:trPr>
          <w:jc w:val="center"/>
        </w:trPr>
        <w:tc>
          <w:tcPr>
            <w:tcW w:w="1077" w:type="pct"/>
          </w:tcPr>
          <w:p w:rsidR="00BE04CD" w:rsidRPr="00C82CAC" w:rsidRDefault="00BE04CD" w:rsidP="009A0CA4">
            <w:pPr>
              <w:rPr>
                <w:i/>
                <w:sz w:val="22"/>
                <w:szCs w:val="22"/>
                <w:lang w:val="en-GB"/>
              </w:rPr>
            </w:pPr>
            <w:r w:rsidRPr="00C82CAC">
              <w:rPr>
                <w:i/>
                <w:sz w:val="22"/>
                <w:szCs w:val="22"/>
                <w:lang w:val="en-GB"/>
              </w:rPr>
              <w:lastRenderedPageBreak/>
              <w:t>Use case category</w:t>
            </w:r>
          </w:p>
        </w:tc>
        <w:tc>
          <w:tcPr>
            <w:tcW w:w="3923" w:type="pct"/>
          </w:tcPr>
          <w:p w:rsidR="00BE04CD" w:rsidRPr="00DF1275" w:rsidRDefault="00BE04CD" w:rsidP="00B81DB1">
            <w:pPr>
              <w:pStyle w:val="ListParagraph"/>
              <w:numPr>
                <w:ilvl w:val="2"/>
                <w:numId w:val="18"/>
              </w:numPr>
              <w:ind w:left="0" w:firstLine="0"/>
              <w:rPr>
                <w:sz w:val="22"/>
                <w:szCs w:val="22"/>
                <w:lang w:val="en-GB"/>
              </w:rPr>
            </w:pPr>
            <w:r w:rsidRPr="00DF1275">
              <w:rPr>
                <w:sz w:val="22"/>
                <w:szCs w:val="22"/>
                <w:lang w:val="en-GB"/>
              </w:rPr>
              <w:t xml:space="preserve">Cat 1: autonomous behaviour in IMT-2020 network </w:t>
            </w:r>
          </w:p>
        </w:tc>
      </w:tr>
      <w:tr w:rsidR="00BE04CD" w:rsidRPr="00232497" w:rsidTr="003F44DC">
        <w:trPr>
          <w:jc w:val="center"/>
        </w:trPr>
        <w:tc>
          <w:tcPr>
            <w:tcW w:w="1077" w:type="pct"/>
          </w:tcPr>
          <w:p w:rsidR="00BE04CD" w:rsidRPr="00C82CAC" w:rsidRDefault="00BE04CD" w:rsidP="009A0CA4">
            <w:pPr>
              <w:rPr>
                <w:i/>
                <w:sz w:val="22"/>
                <w:szCs w:val="22"/>
                <w:lang w:val="en-GB"/>
              </w:rPr>
            </w:pPr>
            <w:r w:rsidRPr="00C82CAC">
              <w:rPr>
                <w:i/>
                <w:sz w:val="22"/>
                <w:szCs w:val="22"/>
                <w:lang w:val="en-GB"/>
              </w:rPr>
              <w:t>Reference</w:t>
            </w:r>
          </w:p>
        </w:tc>
        <w:tc>
          <w:tcPr>
            <w:tcW w:w="3923" w:type="pct"/>
          </w:tcPr>
          <w:p w:rsidR="00BE04CD" w:rsidRPr="00232497" w:rsidRDefault="00232497" w:rsidP="00BE04CD">
            <w:pPr>
              <w:pStyle w:val="ListParagraph"/>
              <w:numPr>
                <w:ilvl w:val="0"/>
                <w:numId w:val="3"/>
              </w:numPr>
              <w:rPr>
                <w:sz w:val="22"/>
                <w:szCs w:val="22"/>
                <w:lang w:val="fr-FR"/>
              </w:rPr>
            </w:pPr>
            <w:r w:rsidRPr="00232497">
              <w:rPr>
                <w:sz w:val="22"/>
                <w:szCs w:val="22"/>
                <w:lang w:val="fr-FR"/>
              </w:rPr>
              <w:t>[b-</w:t>
            </w:r>
            <w:r w:rsidR="00BE04CD" w:rsidRPr="00232497">
              <w:rPr>
                <w:sz w:val="22"/>
                <w:szCs w:val="22"/>
                <w:lang w:val="fr-FR"/>
              </w:rPr>
              <w:t>Q.IMT2020-PIAS</w:t>
            </w:r>
            <w:r w:rsidRPr="00232497">
              <w:rPr>
                <w:sz w:val="22"/>
                <w:szCs w:val="22"/>
                <w:lang w:val="fr-FR"/>
              </w:rPr>
              <w:t>]</w:t>
            </w:r>
          </w:p>
        </w:tc>
      </w:tr>
    </w:tbl>
    <w:p w:rsidR="00BE04CD" w:rsidRPr="00DF1275" w:rsidRDefault="00BE04CD" w:rsidP="00B63137">
      <w:pPr>
        <w:pStyle w:val="Heading3"/>
      </w:pPr>
      <w:bookmarkStart w:id="544" w:name="_Toc86163139"/>
      <w:bookmarkStart w:id="545" w:name="_Toc86503279"/>
      <w:bookmarkStart w:id="546" w:name="_Toc86503537"/>
      <w:r w:rsidRPr="00DF1275">
        <w:t>Use case requirements</w:t>
      </w:r>
      <w:bookmarkEnd w:id="544"/>
      <w:bookmarkEnd w:id="545"/>
      <w:bookmarkEnd w:id="546"/>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3F44DC" w:rsidP="003F44DC">
      <w:pPr>
        <w:spacing w:before="0" w:after="160" w:line="256" w:lineRule="auto"/>
        <w:rPr>
          <w:lang w:val="en-GB"/>
        </w:rPr>
      </w:pPr>
      <w:r w:rsidRPr="00DF1275">
        <w:rPr>
          <w:lang w:val="en-GB"/>
        </w:rPr>
        <w:t>●</w:t>
      </w:r>
      <w:r w:rsidRPr="00DF1275">
        <w:rPr>
          <w:lang w:val="en-GB"/>
        </w:rPr>
        <w:tab/>
      </w:r>
      <w:r w:rsidR="00851583">
        <w:rPr>
          <w:lang w:val="en-GB"/>
        </w:rPr>
        <w:t>AN-UC</w:t>
      </w:r>
      <w:r w:rsidR="00FC70DA">
        <w:rPr>
          <w:lang w:val="en-GB"/>
        </w:rPr>
        <w:t>012-REQ-</w:t>
      </w:r>
      <w:r w:rsidR="00851583">
        <w:rPr>
          <w:lang w:val="en-GB"/>
        </w:rPr>
        <w:t>001</w:t>
      </w:r>
      <w:r w:rsidR="00BE04CD" w:rsidRPr="00DF1275">
        <w:rPr>
          <w:lang w:val="en-GB"/>
        </w:rPr>
        <w:t>: It is critical that AN</w:t>
      </w:r>
      <w:r w:rsidR="00EE180F">
        <w:rPr>
          <w:lang w:val="en-GB"/>
        </w:rPr>
        <w:t>s</w:t>
      </w:r>
      <w:r w:rsidR="00BE04CD" w:rsidRPr="00DF1275">
        <w:rPr>
          <w:lang w:val="en-GB"/>
        </w:rPr>
        <w:t xml:space="preserve"> enable flexible provisioning and subscription of analysis parameters in network functions. </w:t>
      </w:r>
    </w:p>
    <w:p w:rsidR="00BE04CD" w:rsidRPr="00DF1275" w:rsidRDefault="00BE04CD" w:rsidP="003F44DC">
      <w:pPr>
        <w:spacing w:before="0" w:after="160" w:line="259" w:lineRule="auto"/>
        <w:rPr>
          <w:sz w:val="22"/>
          <w:szCs w:val="18"/>
          <w:lang w:val="en-GB"/>
        </w:rPr>
      </w:pPr>
      <w:r w:rsidRPr="00DF1275">
        <w:rPr>
          <w:sz w:val="22"/>
          <w:szCs w:val="18"/>
          <w:lang w:val="en-GB"/>
        </w:rPr>
        <w:t>NOTE</w:t>
      </w:r>
      <w:r w:rsidR="003F44DC" w:rsidRPr="00DF1275">
        <w:rPr>
          <w:sz w:val="20"/>
          <w:szCs w:val="16"/>
          <w:lang w:val="en-GB"/>
        </w:rPr>
        <w:t>– E</w:t>
      </w:r>
      <w:r w:rsidRPr="00DF1275">
        <w:rPr>
          <w:sz w:val="22"/>
          <w:szCs w:val="18"/>
          <w:lang w:val="en-GB"/>
        </w:rPr>
        <w:t xml:space="preserve">xamples of analysis parameters are events, notifications, corresponding information and event handing controllers. Network functions may dynamically provision or subscribe to controllers and corresponding parameters. </w:t>
      </w:r>
    </w:p>
    <w:p w:rsidR="003F44DC" w:rsidRPr="00DF1275" w:rsidRDefault="003F44DC" w:rsidP="003F44DC">
      <w:pPr>
        <w:pStyle w:val="Heading3"/>
      </w:pPr>
      <w:bookmarkStart w:id="547" w:name="_Toc86503280"/>
      <w:bookmarkStart w:id="548" w:name="_Toc86503538"/>
      <w:del w:id="549" w:author="Microsoft Office User" w:date="2022-06-13T12:08:00Z">
        <w:r w:rsidRPr="00DF1275" w:rsidDel="009325C6">
          <w:delText>Use case specific figures</w:delText>
        </w:r>
      </w:del>
      <w:bookmarkEnd w:id="547"/>
      <w:bookmarkEnd w:id="548"/>
      <w:ins w:id="550" w:author="Microsoft Office User" w:date="2022-06-13T12:08:00Z">
        <w:r w:rsidR="009325C6">
          <w:t>Actor interactions and possible components</w:t>
        </w:r>
      </w:ins>
    </w:p>
    <w:p w:rsidR="003F44DC" w:rsidRPr="00DF1275" w:rsidRDefault="003F44DC" w:rsidP="00BE04CD">
      <w:pPr>
        <w:spacing w:before="0" w:after="160" w:line="259" w:lineRule="auto"/>
        <w:rPr>
          <w:lang w:val="en-GB"/>
        </w:rPr>
      </w:pPr>
      <w:r w:rsidRPr="00DF1275">
        <w:rPr>
          <w:lang w:val="en-GB"/>
        </w:rPr>
        <w:t>None.</w:t>
      </w:r>
    </w:p>
    <w:p w:rsidR="00BE04CD" w:rsidRPr="00DF1275" w:rsidRDefault="00BE04CD" w:rsidP="00B63137">
      <w:pPr>
        <w:pStyle w:val="Heading2"/>
      </w:pPr>
      <w:bookmarkStart w:id="551" w:name="_Toc86163140"/>
      <w:bookmarkStart w:id="552" w:name="_Toc86503281"/>
      <w:bookmarkStart w:id="553" w:name="_Toc86503539"/>
      <w:r w:rsidRPr="00DF1275">
        <w:t>Plug/play of network instance</w:t>
      </w:r>
      <w:bookmarkEnd w:id="551"/>
      <w:bookmarkEnd w:id="552"/>
      <w:bookmarkEnd w:id="553"/>
    </w:p>
    <w:tbl>
      <w:tblPr>
        <w:tblStyle w:val="TableGrid"/>
        <w:tblW w:w="5000" w:type="pct"/>
        <w:jc w:val="center"/>
        <w:tblLook w:val="04A0"/>
      </w:tblPr>
      <w:tblGrid>
        <w:gridCol w:w="2123"/>
        <w:gridCol w:w="7732"/>
      </w:tblGrid>
      <w:tr w:rsidR="00BE04CD" w:rsidRPr="00DF1275" w:rsidTr="003F44DC">
        <w:trPr>
          <w:jc w:val="center"/>
        </w:trPr>
        <w:tc>
          <w:tcPr>
            <w:tcW w:w="1077" w:type="pct"/>
          </w:tcPr>
          <w:p w:rsidR="00BE04CD" w:rsidRPr="00C82CAC" w:rsidRDefault="00BE04CD" w:rsidP="009A0CA4">
            <w:pPr>
              <w:spacing w:before="0"/>
              <w:rPr>
                <w:rFonts w:asciiTheme="majorBidi" w:hAnsiTheme="majorBidi" w:cstheme="majorBidi"/>
                <w:i/>
                <w:sz w:val="22"/>
                <w:szCs w:val="22"/>
                <w:lang w:val="en-GB"/>
              </w:rPr>
            </w:pPr>
            <w:r w:rsidRPr="00C82CAC">
              <w:rPr>
                <w:rFonts w:asciiTheme="majorBidi" w:hAnsiTheme="majorBidi" w:cstheme="majorBidi"/>
                <w:i/>
                <w:sz w:val="22"/>
                <w:szCs w:val="22"/>
                <w:lang w:val="en-GB"/>
              </w:rPr>
              <w:t>Use case id</w:t>
            </w:r>
          </w:p>
        </w:tc>
        <w:tc>
          <w:tcPr>
            <w:tcW w:w="3923" w:type="pct"/>
          </w:tcPr>
          <w:p w:rsidR="00BE04CD" w:rsidRPr="00DF1275" w:rsidRDefault="00BE04CD" w:rsidP="009A0CA4">
            <w:pPr>
              <w:spacing w:before="0"/>
              <w:rPr>
                <w:rFonts w:asciiTheme="majorBidi" w:hAnsiTheme="majorBidi" w:cstheme="majorBidi"/>
                <w:sz w:val="22"/>
                <w:szCs w:val="22"/>
                <w:lang w:val="en-GB"/>
              </w:rPr>
            </w:pPr>
            <w:r w:rsidRPr="00DF1275">
              <w:rPr>
                <w:rFonts w:asciiTheme="majorBidi" w:hAnsiTheme="majorBidi" w:cstheme="majorBidi"/>
                <w:sz w:val="22"/>
                <w:szCs w:val="22"/>
                <w:lang w:val="en-GB"/>
              </w:rPr>
              <w:t>FG-AN-usecase-013</w:t>
            </w:r>
          </w:p>
        </w:tc>
      </w:tr>
      <w:tr w:rsidR="00BE04CD" w:rsidRPr="00DF1275" w:rsidTr="003F44DC">
        <w:trPr>
          <w:jc w:val="center"/>
        </w:trPr>
        <w:tc>
          <w:tcPr>
            <w:tcW w:w="1077" w:type="pct"/>
          </w:tcPr>
          <w:p w:rsidR="00BE04CD" w:rsidRPr="00C82CAC" w:rsidRDefault="00BE04CD" w:rsidP="009A0CA4">
            <w:pPr>
              <w:spacing w:before="0"/>
              <w:rPr>
                <w:rFonts w:asciiTheme="majorBidi" w:hAnsiTheme="majorBidi" w:cstheme="majorBidi"/>
                <w:i/>
                <w:sz w:val="22"/>
                <w:szCs w:val="22"/>
                <w:lang w:val="en-GB"/>
              </w:rPr>
            </w:pPr>
            <w:r w:rsidRPr="00C82CAC">
              <w:rPr>
                <w:rFonts w:asciiTheme="majorBidi" w:hAnsiTheme="majorBidi" w:cstheme="majorBidi"/>
                <w:i/>
                <w:sz w:val="22"/>
                <w:szCs w:val="22"/>
                <w:lang w:val="en-GB"/>
              </w:rPr>
              <w:t>Use case description</w:t>
            </w:r>
          </w:p>
        </w:tc>
        <w:tc>
          <w:tcPr>
            <w:tcW w:w="3923" w:type="pct"/>
          </w:tcPr>
          <w:p w:rsidR="00BE04CD" w:rsidRPr="00DF1275" w:rsidRDefault="00BE04CD" w:rsidP="009A0CA4">
            <w:pPr>
              <w:jc w:val="both"/>
              <w:rPr>
                <w:rFonts w:asciiTheme="majorBidi" w:hAnsiTheme="majorBidi" w:cstheme="majorBidi"/>
                <w:sz w:val="22"/>
                <w:szCs w:val="22"/>
                <w:lang w:val="en-GB"/>
              </w:rPr>
            </w:pPr>
            <w:r w:rsidRPr="00DF1275">
              <w:rPr>
                <w:rFonts w:asciiTheme="majorBidi" w:hAnsiTheme="majorBidi" w:cstheme="majorBidi"/>
                <w:sz w:val="22"/>
                <w:szCs w:val="22"/>
                <w:lang w:val="en-GB"/>
              </w:rPr>
              <w:t>Benefits of open architecture approach include:</w:t>
            </w:r>
          </w:p>
          <w:p w:rsidR="00BE04CD" w:rsidRPr="00DF1275" w:rsidRDefault="00BE04CD" w:rsidP="009A0CA4">
            <w:pPr>
              <w:jc w:val="both"/>
              <w:rPr>
                <w:rFonts w:asciiTheme="majorBidi" w:hAnsiTheme="majorBidi" w:cstheme="majorBidi"/>
                <w:sz w:val="22"/>
                <w:szCs w:val="22"/>
                <w:lang w:val="en-GB"/>
              </w:rPr>
            </w:pPr>
            <w:r w:rsidRPr="00DF1275">
              <w:rPr>
                <w:rFonts w:asciiTheme="majorBidi" w:hAnsiTheme="majorBidi" w:cstheme="majorBidi"/>
                <w:sz w:val="22"/>
                <w:szCs w:val="22"/>
                <w:lang w:val="en-GB"/>
              </w:rPr>
              <w:t xml:space="preserve">*) reducing CAPEX through a prosperous multi-vendor ecosystem with scale economics. However, more the number of interfaces, more the effort in integration. This needs to be mitigated using automation. </w:t>
            </w:r>
          </w:p>
          <w:p w:rsidR="00BE04CD" w:rsidRPr="00DF1275" w:rsidRDefault="00BE04CD" w:rsidP="009A0CA4">
            <w:pPr>
              <w:jc w:val="both"/>
              <w:rPr>
                <w:rFonts w:asciiTheme="majorBidi" w:hAnsiTheme="majorBidi" w:cstheme="majorBidi"/>
                <w:sz w:val="22"/>
                <w:szCs w:val="22"/>
                <w:lang w:val="en-GB"/>
              </w:rPr>
            </w:pPr>
          </w:p>
          <w:p w:rsidR="00BE04CD" w:rsidRPr="00DF1275" w:rsidRDefault="00BE04CD" w:rsidP="009A0CA4">
            <w:pPr>
              <w:spacing w:before="0"/>
              <w:jc w:val="both"/>
              <w:rPr>
                <w:rFonts w:asciiTheme="majorBidi" w:hAnsiTheme="majorBidi" w:cstheme="majorBidi"/>
                <w:sz w:val="22"/>
                <w:szCs w:val="22"/>
                <w:lang w:val="en-GB"/>
              </w:rPr>
            </w:pPr>
            <w:r w:rsidRPr="00DF1275">
              <w:rPr>
                <w:rFonts w:asciiTheme="majorBidi" w:hAnsiTheme="majorBidi" w:cstheme="majorBidi"/>
                <w:sz w:val="22"/>
                <w:szCs w:val="22"/>
                <w:lang w:val="en-GB"/>
              </w:rPr>
              <w:t xml:space="preserve">*) Rich application space enabled using hierarchical controllers. </w:t>
            </w:r>
            <w:r w:rsidRPr="00C82CAC">
              <w:rPr>
                <w:rFonts w:asciiTheme="majorBidi" w:hAnsiTheme="majorBidi" w:cstheme="majorBidi"/>
                <w:sz w:val="22"/>
                <w:szCs w:val="22"/>
                <w:lang w:val="en-GB"/>
              </w:rPr>
              <w:t xml:space="preserve">The </w:t>
            </w:r>
            <w:r w:rsidR="009476AD" w:rsidRPr="00C82CAC">
              <w:rPr>
                <w:rFonts w:asciiTheme="majorBidi" w:hAnsiTheme="majorBidi" w:cstheme="majorBidi"/>
                <w:sz w:val="22"/>
                <w:szCs w:val="22"/>
                <w:lang w:val="en-GB"/>
              </w:rPr>
              <w:t>hierarchical</w:t>
            </w:r>
            <w:r w:rsidRPr="00DF1275">
              <w:rPr>
                <w:rFonts w:asciiTheme="majorBidi" w:hAnsiTheme="majorBidi" w:cstheme="majorBidi"/>
                <w:sz w:val="22"/>
                <w:szCs w:val="22"/>
                <w:lang w:val="en-GB"/>
              </w:rPr>
              <w:t xml:space="preserve"> control loops with varying time criticalities (&lt;10ms (at </w:t>
            </w:r>
            <w:r w:rsidRPr="00DF1275">
              <w:rPr>
                <w:rFonts w:asciiTheme="majorBidi" w:hAnsiTheme="majorBidi" w:cstheme="majorBidi"/>
                <w:sz w:val="22"/>
                <w:szCs w:val="22"/>
                <w:lang w:val="en-GB"/>
              </w:rPr>
              <w:lastRenderedPageBreak/>
              <w:t xml:space="preserve">edge) &lt; 1s (at near edge) &lt; multi-second (at orchestrator)) were discussed </w:t>
            </w:r>
            <w:r w:rsidRPr="00903DCE">
              <w:rPr>
                <w:rFonts w:asciiTheme="majorBidi" w:hAnsiTheme="majorBidi" w:cstheme="majorBidi"/>
                <w:sz w:val="22"/>
                <w:szCs w:val="22"/>
                <w:highlight w:val="yellow"/>
                <w:lang w:val="en-GB"/>
              </w:rPr>
              <w:t>in FGAN-I-017</w:t>
            </w:r>
            <w:r w:rsidRPr="00DF1275">
              <w:rPr>
                <w:rFonts w:asciiTheme="majorBidi" w:hAnsiTheme="majorBidi" w:cstheme="majorBidi"/>
                <w:sz w:val="22"/>
                <w:szCs w:val="22"/>
                <w:lang w:val="en-GB"/>
              </w:rPr>
              <w:t>. However, provisioning of applications at various levels and corresponding coordination with capabilities of the network functions is a challenge.</w:t>
            </w:r>
          </w:p>
          <w:p w:rsidR="00BE04CD" w:rsidRPr="00DF1275" w:rsidRDefault="00BE04CD" w:rsidP="009A0CA4">
            <w:pPr>
              <w:spacing w:before="0"/>
              <w:jc w:val="both"/>
              <w:rPr>
                <w:rFonts w:asciiTheme="majorBidi" w:hAnsiTheme="majorBidi" w:cstheme="majorBidi"/>
                <w:sz w:val="22"/>
                <w:szCs w:val="22"/>
                <w:lang w:val="en-GB"/>
              </w:rPr>
            </w:pPr>
          </w:p>
          <w:p w:rsidR="00BE04CD" w:rsidRPr="00DF1275" w:rsidRDefault="00BE04CD" w:rsidP="009A0CA4">
            <w:pPr>
              <w:spacing w:before="0"/>
              <w:jc w:val="both"/>
              <w:rPr>
                <w:rFonts w:asciiTheme="majorBidi" w:hAnsiTheme="majorBidi" w:cstheme="majorBidi"/>
                <w:sz w:val="22"/>
                <w:szCs w:val="22"/>
                <w:lang w:val="en-GB"/>
              </w:rPr>
            </w:pPr>
            <w:r w:rsidRPr="00DF1275">
              <w:rPr>
                <w:rFonts w:asciiTheme="majorBidi" w:hAnsiTheme="majorBidi" w:cstheme="majorBidi"/>
                <w:sz w:val="22"/>
                <w:szCs w:val="22"/>
                <w:lang w:val="en-GB"/>
              </w:rPr>
              <w:t xml:space="preserve">In this </w:t>
            </w:r>
            <w:r w:rsidRPr="00657117">
              <w:rPr>
                <w:rFonts w:asciiTheme="majorBidi" w:hAnsiTheme="majorBidi" w:cstheme="majorBidi"/>
                <w:sz w:val="22"/>
                <w:szCs w:val="22"/>
                <w:lang w:val="en-GB"/>
              </w:rPr>
              <w:t>context</w:t>
            </w:r>
            <w:r w:rsidR="007649F9" w:rsidRPr="007649F9">
              <w:rPr>
                <w:rFonts w:asciiTheme="majorBidi" w:hAnsiTheme="majorBidi" w:cstheme="majorBidi"/>
                <w:sz w:val="22"/>
                <w:szCs w:val="22"/>
                <w:lang w:val="en-GB"/>
                <w:rPrChange w:id="554" w:author="edit6" w:date="2022-04-28T12:50:00Z">
                  <w:rPr>
                    <w:rFonts w:asciiTheme="majorBidi" w:hAnsiTheme="majorBidi" w:cstheme="majorBidi"/>
                    <w:sz w:val="22"/>
                    <w:szCs w:val="22"/>
                    <w:highlight w:val="yellow"/>
                    <w:lang w:val="en-GB"/>
                  </w:rPr>
                </w:rPrChange>
              </w:rPr>
              <w:t>,</w:t>
            </w:r>
            <w:del w:id="555" w:author="edit6" w:date="2022-04-28T12:50:00Z">
              <w:r w:rsidR="007649F9" w:rsidRPr="007649F9">
                <w:rPr>
                  <w:rFonts w:asciiTheme="majorBidi" w:hAnsiTheme="majorBidi" w:cstheme="majorBidi"/>
                  <w:sz w:val="22"/>
                  <w:szCs w:val="22"/>
                  <w:lang w:val="en-GB"/>
                  <w:rPrChange w:id="556" w:author="edit6" w:date="2022-04-28T12:50:00Z">
                    <w:rPr>
                      <w:rFonts w:asciiTheme="majorBidi" w:hAnsiTheme="majorBidi" w:cstheme="majorBidi"/>
                      <w:sz w:val="22"/>
                      <w:szCs w:val="22"/>
                      <w:highlight w:val="yellow"/>
                      <w:lang w:val="en-GB"/>
                    </w:rPr>
                  </w:rPrChange>
                </w:rPr>
                <w:delText xml:space="preserve"> we introduce</w:delText>
              </w:r>
            </w:del>
            <w:r w:rsidRPr="00657117">
              <w:rPr>
                <w:rFonts w:asciiTheme="majorBidi" w:hAnsiTheme="majorBidi" w:cstheme="majorBidi"/>
                <w:sz w:val="22"/>
                <w:szCs w:val="22"/>
                <w:lang w:val="en-GB"/>
              </w:rPr>
              <w:t xml:space="preserve"> the use case “Plug/play of network instance” in open architecture</w:t>
            </w:r>
            <w:ins w:id="557" w:author="edit6" w:date="2022-04-28T12:50:00Z">
              <w:r w:rsidR="00657117" w:rsidRPr="00657117">
                <w:rPr>
                  <w:rFonts w:asciiTheme="majorBidi" w:hAnsiTheme="majorBidi" w:cstheme="majorBidi"/>
                  <w:sz w:val="22"/>
                  <w:szCs w:val="22"/>
                  <w:lang w:val="en-GB"/>
                </w:rPr>
                <w:t xml:space="preserve"> is introduced</w:t>
              </w:r>
            </w:ins>
            <w:r w:rsidRPr="00657117">
              <w:rPr>
                <w:rFonts w:asciiTheme="majorBidi" w:hAnsiTheme="majorBidi" w:cstheme="majorBidi"/>
                <w:sz w:val="22"/>
                <w:szCs w:val="22"/>
                <w:lang w:val="en-GB"/>
              </w:rPr>
              <w:t>.</w:t>
            </w:r>
          </w:p>
          <w:p w:rsidR="00BE04CD" w:rsidRPr="00DF1275" w:rsidRDefault="00BE04CD" w:rsidP="009A0CA4">
            <w:pPr>
              <w:spacing w:before="0"/>
              <w:jc w:val="both"/>
              <w:rPr>
                <w:rFonts w:asciiTheme="majorBidi" w:hAnsiTheme="majorBidi" w:cstheme="majorBidi"/>
                <w:sz w:val="22"/>
                <w:szCs w:val="22"/>
                <w:lang w:val="en-GB"/>
              </w:rPr>
            </w:pPr>
            <w:r w:rsidRPr="00DF1275">
              <w:rPr>
                <w:rFonts w:asciiTheme="majorBidi" w:hAnsiTheme="majorBidi" w:cstheme="majorBidi"/>
                <w:sz w:val="22"/>
                <w:szCs w:val="22"/>
                <w:lang w:val="en-GB"/>
              </w:rPr>
              <w:t xml:space="preserve">NOTE- The network instance can be </w:t>
            </w:r>
            <w:r w:rsidR="00EE180F">
              <w:rPr>
                <w:rFonts w:asciiTheme="majorBidi" w:hAnsiTheme="majorBidi" w:cstheme="majorBidi"/>
                <w:sz w:val="22"/>
                <w:szCs w:val="22"/>
                <w:lang w:val="en-GB"/>
              </w:rPr>
              <w:t xml:space="preserve">a </w:t>
            </w:r>
            <w:r w:rsidRPr="00DF1275">
              <w:rPr>
                <w:rFonts w:asciiTheme="majorBidi" w:hAnsiTheme="majorBidi" w:cstheme="majorBidi"/>
                <w:sz w:val="22"/>
                <w:szCs w:val="22"/>
                <w:lang w:val="en-GB"/>
              </w:rPr>
              <w:t xml:space="preserve">network resource, </w:t>
            </w:r>
            <w:r w:rsidR="00EE180F">
              <w:rPr>
                <w:rFonts w:asciiTheme="majorBidi" w:hAnsiTheme="majorBidi" w:cstheme="majorBidi"/>
                <w:sz w:val="22"/>
                <w:szCs w:val="22"/>
                <w:lang w:val="en-GB"/>
              </w:rPr>
              <w:t xml:space="preserve">a </w:t>
            </w:r>
            <w:r w:rsidRPr="00DF1275">
              <w:rPr>
                <w:rFonts w:asciiTheme="majorBidi" w:hAnsiTheme="majorBidi" w:cstheme="majorBidi"/>
                <w:sz w:val="22"/>
                <w:szCs w:val="22"/>
                <w:lang w:val="en-GB"/>
              </w:rPr>
              <w:t xml:space="preserve">network function, </w:t>
            </w:r>
            <w:r w:rsidR="00EE180F">
              <w:rPr>
                <w:rFonts w:asciiTheme="majorBidi" w:hAnsiTheme="majorBidi" w:cstheme="majorBidi"/>
                <w:sz w:val="22"/>
                <w:szCs w:val="22"/>
                <w:lang w:val="en-GB"/>
              </w:rPr>
              <w:t xml:space="preserve">a </w:t>
            </w:r>
            <w:r w:rsidRPr="00DF1275">
              <w:rPr>
                <w:rFonts w:asciiTheme="majorBidi" w:hAnsiTheme="majorBidi" w:cstheme="majorBidi"/>
                <w:sz w:val="22"/>
                <w:szCs w:val="22"/>
                <w:lang w:val="en-GB"/>
              </w:rPr>
              <w:t>network slice and network services [</w:t>
            </w:r>
            <w:r w:rsidR="00232497">
              <w:rPr>
                <w:rFonts w:asciiTheme="majorBidi" w:hAnsiTheme="majorBidi" w:cstheme="majorBidi"/>
                <w:sz w:val="22"/>
                <w:szCs w:val="22"/>
                <w:lang w:val="en-GB"/>
              </w:rPr>
              <w:t>b-</w:t>
            </w:r>
            <w:r w:rsidRPr="00DF1275">
              <w:rPr>
                <w:rFonts w:asciiTheme="majorBidi" w:hAnsiTheme="majorBidi" w:cstheme="majorBidi"/>
                <w:sz w:val="22"/>
                <w:szCs w:val="22"/>
                <w:lang w:val="en-GB"/>
              </w:rPr>
              <w:t>ETSI GS ZSM 001].</w:t>
            </w:r>
          </w:p>
          <w:p w:rsidR="00BE04CD" w:rsidRPr="00DF1275" w:rsidRDefault="00BE04CD" w:rsidP="009A0CA4">
            <w:pPr>
              <w:spacing w:before="0"/>
              <w:jc w:val="both"/>
              <w:rPr>
                <w:rFonts w:asciiTheme="majorBidi" w:hAnsiTheme="majorBidi" w:cstheme="majorBidi"/>
                <w:sz w:val="22"/>
                <w:szCs w:val="22"/>
                <w:lang w:val="en-GB"/>
              </w:rPr>
            </w:pPr>
          </w:p>
          <w:p w:rsidR="00BE04CD" w:rsidRPr="00DF1275" w:rsidRDefault="00BE04CD" w:rsidP="009A0CA4">
            <w:pPr>
              <w:spacing w:before="0"/>
              <w:jc w:val="both"/>
              <w:rPr>
                <w:rFonts w:asciiTheme="majorBidi" w:hAnsiTheme="majorBidi" w:cstheme="majorBidi"/>
                <w:sz w:val="22"/>
                <w:szCs w:val="22"/>
                <w:lang w:val="en-GB"/>
              </w:rPr>
            </w:pPr>
            <w:r w:rsidRPr="00DF1275">
              <w:rPr>
                <w:rFonts w:asciiTheme="majorBidi" w:hAnsiTheme="majorBidi" w:cstheme="majorBidi"/>
                <w:sz w:val="22"/>
                <w:szCs w:val="22"/>
                <w:lang w:val="en-GB"/>
              </w:rPr>
              <w:t>Following are related steps in this use case scenario:</w:t>
            </w:r>
          </w:p>
          <w:p w:rsidR="00BE04CD" w:rsidRPr="00DF1275" w:rsidRDefault="00EE180F" w:rsidP="00903DCE">
            <w:pPr>
              <w:pStyle w:val="ListParagraph"/>
              <w:spacing w:before="0"/>
              <w:ind w:left="360"/>
              <w:jc w:val="both"/>
              <w:rPr>
                <w:rFonts w:asciiTheme="majorBidi" w:hAnsiTheme="majorBidi" w:cstheme="majorBidi"/>
                <w:sz w:val="22"/>
                <w:szCs w:val="22"/>
                <w:lang w:val="en-GB"/>
              </w:rPr>
            </w:pPr>
            <w:r>
              <w:rPr>
                <w:rFonts w:asciiTheme="majorBidi" w:hAnsiTheme="majorBidi" w:cstheme="majorBidi"/>
                <w:sz w:val="22"/>
                <w:szCs w:val="22"/>
                <w:lang w:val="en-GB"/>
              </w:rPr>
              <w:t xml:space="preserve">1 </w:t>
            </w:r>
            <w:r w:rsidR="00BE04CD" w:rsidRPr="00DF1275">
              <w:rPr>
                <w:rFonts w:asciiTheme="majorBidi" w:hAnsiTheme="majorBidi" w:cstheme="majorBidi"/>
                <w:sz w:val="22"/>
                <w:szCs w:val="22"/>
                <w:lang w:val="en-GB"/>
              </w:rPr>
              <w:t xml:space="preserve">Addition of SRCs [ITU-T Y.3172]: </w:t>
            </w:r>
            <w:r w:rsidR="00FE022B">
              <w:rPr>
                <w:rFonts w:asciiTheme="majorBidi" w:hAnsiTheme="majorBidi" w:cstheme="majorBidi"/>
                <w:sz w:val="22"/>
                <w:szCs w:val="22"/>
                <w:lang w:val="en-GB"/>
              </w:rPr>
              <w:t xml:space="preserve">the </w:t>
            </w:r>
            <w:r w:rsidR="00BE04CD" w:rsidRPr="00DF1275">
              <w:rPr>
                <w:rFonts w:asciiTheme="majorBidi" w:hAnsiTheme="majorBidi" w:cstheme="majorBidi"/>
                <w:sz w:val="22"/>
                <w:szCs w:val="22"/>
                <w:lang w:val="en-GB"/>
              </w:rPr>
              <w:t>network instance is plugged into the network. Data collection functions supported by this new SRCs are analysed.</w:t>
            </w:r>
          </w:p>
          <w:p w:rsidR="00BE04CD" w:rsidRPr="00DF1275" w:rsidRDefault="00EE180F" w:rsidP="00903DCE">
            <w:pPr>
              <w:pStyle w:val="ListParagraph"/>
              <w:spacing w:before="0"/>
              <w:ind w:left="360"/>
              <w:jc w:val="both"/>
              <w:rPr>
                <w:rFonts w:asciiTheme="majorBidi" w:hAnsiTheme="majorBidi" w:cstheme="majorBidi"/>
                <w:sz w:val="22"/>
                <w:szCs w:val="22"/>
                <w:lang w:val="en-GB"/>
              </w:rPr>
            </w:pPr>
            <w:r>
              <w:rPr>
                <w:rFonts w:asciiTheme="majorBidi" w:hAnsiTheme="majorBidi" w:cstheme="majorBidi"/>
                <w:sz w:val="22"/>
                <w:szCs w:val="22"/>
                <w:lang w:val="en-GB"/>
              </w:rPr>
              <w:t xml:space="preserve">2. </w:t>
            </w:r>
            <w:r w:rsidR="00BE04CD" w:rsidRPr="00C82CAC">
              <w:rPr>
                <w:rFonts w:asciiTheme="majorBidi" w:hAnsiTheme="majorBidi" w:cstheme="majorBidi"/>
                <w:sz w:val="22"/>
                <w:szCs w:val="22"/>
                <w:lang w:val="en-GB"/>
              </w:rPr>
              <w:t>Bottom</w:t>
            </w:r>
            <w:r w:rsidR="00CD37C2">
              <w:rPr>
                <w:rFonts w:asciiTheme="majorBidi" w:hAnsiTheme="majorBidi" w:cstheme="majorBidi"/>
                <w:sz w:val="22"/>
                <w:szCs w:val="22"/>
                <w:lang w:val="en-GB"/>
              </w:rPr>
              <w:t>-</w:t>
            </w:r>
            <w:r w:rsidR="00BE04CD" w:rsidRPr="00C82CAC">
              <w:rPr>
                <w:rFonts w:asciiTheme="majorBidi" w:hAnsiTheme="majorBidi" w:cstheme="majorBidi"/>
                <w:sz w:val="22"/>
                <w:szCs w:val="22"/>
                <w:lang w:val="en-GB"/>
              </w:rPr>
              <w:t>up</w:t>
            </w:r>
            <w:r w:rsidR="00BE04CD" w:rsidRPr="00DF1275">
              <w:rPr>
                <w:rFonts w:asciiTheme="majorBidi" w:hAnsiTheme="majorBidi" w:cstheme="majorBidi"/>
                <w:sz w:val="22"/>
                <w:szCs w:val="22"/>
                <w:lang w:val="en-GB"/>
              </w:rPr>
              <w:t xml:space="preserve"> bootstrapping of infrastructure layer (using cloud orchestration), network as a service (NaaS, using ONAP), services layer (using service orchestration), based on these new SRCs.</w:t>
            </w:r>
          </w:p>
          <w:p w:rsidR="00BE04CD" w:rsidRPr="00DF1275" w:rsidRDefault="00BE04CD" w:rsidP="009A0CA4">
            <w:pPr>
              <w:pStyle w:val="ListParagraph"/>
              <w:spacing w:before="0"/>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OR</w:t>
            </w:r>
          </w:p>
          <w:p w:rsidR="00BE04CD" w:rsidRPr="00DF1275" w:rsidRDefault="00BE04CD" w:rsidP="009A0CA4">
            <w:pPr>
              <w:pStyle w:val="ListParagraph"/>
              <w:spacing w:before="0"/>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Top down bootstrapping of apps, services, NaaS, infrastructure, based on these new SRCs.</w:t>
            </w:r>
          </w:p>
          <w:p w:rsidR="00BE04CD" w:rsidRPr="00DF1275" w:rsidRDefault="00BE04CD" w:rsidP="009A0CA4">
            <w:pPr>
              <w:spacing w:before="0"/>
              <w:rPr>
                <w:rFonts w:asciiTheme="majorBidi" w:hAnsiTheme="majorBidi" w:cstheme="majorBidi"/>
                <w:sz w:val="22"/>
                <w:szCs w:val="22"/>
                <w:lang w:val="en-GB"/>
              </w:rPr>
            </w:pPr>
          </w:p>
        </w:tc>
      </w:tr>
      <w:tr w:rsidR="00BE04CD" w:rsidRPr="00DF1275" w:rsidTr="003F44DC">
        <w:trPr>
          <w:jc w:val="center"/>
        </w:trPr>
        <w:tc>
          <w:tcPr>
            <w:tcW w:w="1077" w:type="pct"/>
          </w:tcPr>
          <w:p w:rsidR="00BE04CD" w:rsidRPr="00C82CAC" w:rsidRDefault="00BE04CD" w:rsidP="009A0CA4">
            <w:pPr>
              <w:spacing w:before="0"/>
              <w:rPr>
                <w:rFonts w:asciiTheme="majorBidi" w:hAnsiTheme="majorBidi" w:cstheme="majorBidi"/>
                <w:i/>
                <w:sz w:val="22"/>
                <w:szCs w:val="22"/>
                <w:lang w:val="en-GB"/>
              </w:rPr>
            </w:pPr>
            <w:r w:rsidRPr="00C82CAC">
              <w:rPr>
                <w:rFonts w:asciiTheme="majorBidi" w:hAnsiTheme="majorBidi" w:cstheme="majorBidi"/>
                <w:i/>
                <w:sz w:val="22"/>
                <w:szCs w:val="22"/>
                <w:lang w:val="en-GB"/>
              </w:rPr>
              <w:lastRenderedPageBreak/>
              <w:t>Use case category</w:t>
            </w:r>
          </w:p>
        </w:tc>
        <w:tc>
          <w:tcPr>
            <w:tcW w:w="3923" w:type="pct"/>
          </w:tcPr>
          <w:p w:rsidR="00BE04CD" w:rsidRPr="00DF1275" w:rsidRDefault="00BE04CD" w:rsidP="009A0CA4">
            <w:pPr>
              <w:spacing w:before="0"/>
              <w:rPr>
                <w:rFonts w:asciiTheme="majorBidi" w:hAnsiTheme="majorBidi" w:cstheme="majorBidi"/>
                <w:sz w:val="22"/>
                <w:szCs w:val="22"/>
                <w:lang w:val="en-GB"/>
              </w:rPr>
            </w:pPr>
            <w:r w:rsidRPr="00DF1275">
              <w:rPr>
                <w:rFonts w:asciiTheme="majorBidi" w:hAnsiTheme="majorBidi" w:cstheme="majorBidi"/>
                <w:sz w:val="22"/>
                <w:szCs w:val="22"/>
                <w:lang w:val="en-GB"/>
              </w:rPr>
              <w:t xml:space="preserve">Cat 1: describes a scenario related to core autonomous behaviour itself.  </w:t>
            </w:r>
          </w:p>
        </w:tc>
      </w:tr>
      <w:tr w:rsidR="00BE04CD" w:rsidRPr="00DF1275" w:rsidTr="003F44DC">
        <w:trPr>
          <w:jc w:val="center"/>
        </w:trPr>
        <w:tc>
          <w:tcPr>
            <w:tcW w:w="1077" w:type="pct"/>
          </w:tcPr>
          <w:p w:rsidR="00BE04CD" w:rsidRPr="00C82CAC" w:rsidRDefault="00BE04CD" w:rsidP="009A0CA4">
            <w:pPr>
              <w:spacing w:before="0"/>
              <w:rPr>
                <w:rFonts w:asciiTheme="majorBidi" w:hAnsiTheme="majorBidi" w:cstheme="majorBidi"/>
                <w:i/>
                <w:sz w:val="22"/>
                <w:szCs w:val="22"/>
                <w:lang w:val="en-GB"/>
              </w:rPr>
            </w:pPr>
            <w:r w:rsidRPr="00C82CAC">
              <w:rPr>
                <w:rFonts w:asciiTheme="majorBidi" w:hAnsiTheme="majorBidi" w:cstheme="majorBidi"/>
                <w:i/>
                <w:sz w:val="22"/>
                <w:szCs w:val="22"/>
                <w:lang w:val="en-GB"/>
              </w:rPr>
              <w:t>Reference</w:t>
            </w:r>
          </w:p>
        </w:tc>
        <w:tc>
          <w:tcPr>
            <w:tcW w:w="3923" w:type="pct"/>
          </w:tcPr>
          <w:p w:rsidR="00BE04CD" w:rsidRPr="00DF1275" w:rsidRDefault="00BE04CD" w:rsidP="003C72FD">
            <w:pPr>
              <w:pStyle w:val="ListParagraph"/>
              <w:spacing w:before="0"/>
              <w:ind w:left="360"/>
              <w:rPr>
                <w:rFonts w:asciiTheme="majorBidi" w:hAnsiTheme="majorBidi" w:cstheme="majorBidi"/>
                <w:noProof/>
                <w:sz w:val="22"/>
                <w:szCs w:val="22"/>
                <w:lang w:val="en-GB"/>
              </w:rPr>
            </w:pPr>
          </w:p>
        </w:tc>
      </w:tr>
    </w:tbl>
    <w:p w:rsidR="00BE04CD" w:rsidRPr="00DF1275" w:rsidRDefault="00BE04CD" w:rsidP="00B63137">
      <w:pPr>
        <w:pStyle w:val="Heading3"/>
      </w:pPr>
      <w:bookmarkStart w:id="558" w:name="_Toc86163141"/>
      <w:bookmarkStart w:id="559" w:name="_Toc86503282"/>
      <w:bookmarkStart w:id="560" w:name="_Toc86503540"/>
      <w:r w:rsidRPr="00DF1275">
        <w:t>Use case requirements</w:t>
      </w:r>
      <w:bookmarkEnd w:id="558"/>
      <w:bookmarkEnd w:id="559"/>
      <w:bookmarkEnd w:id="560"/>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FC70DA">
        <w:rPr>
          <w:lang w:val="en-GB"/>
        </w:rPr>
        <w:t>013-REQ-</w:t>
      </w:r>
      <w:r w:rsidR="00851583">
        <w:rPr>
          <w:lang w:val="en-GB"/>
        </w:rPr>
        <w:t>00</w:t>
      </w:r>
      <w:r w:rsidR="00AE6DEF">
        <w:rPr>
          <w:lang w:val="en-GB"/>
        </w:rPr>
        <w:t>1</w:t>
      </w:r>
      <w:r w:rsidR="00BE04CD" w:rsidRPr="00DF1275">
        <w:rPr>
          <w:lang w:val="en-GB"/>
        </w:rPr>
        <w:t>: It is critical that AN</w:t>
      </w:r>
      <w:r w:rsidR="00FE022B">
        <w:rPr>
          <w:lang w:val="en-GB"/>
        </w:rPr>
        <w:t>s</w:t>
      </w:r>
      <w:r w:rsidR="00BE04CD" w:rsidRPr="00DF1275">
        <w:rPr>
          <w:lang w:val="en-GB"/>
        </w:rPr>
        <w:t xml:space="preserve"> enable </w:t>
      </w:r>
      <w:r w:rsidR="00FE022B">
        <w:rPr>
          <w:lang w:val="en-GB"/>
        </w:rPr>
        <w:t xml:space="preserve">the </w:t>
      </w:r>
      <w:r w:rsidR="00BE04CD" w:rsidRPr="00DF1275">
        <w:rPr>
          <w:lang w:val="en-GB"/>
        </w:rPr>
        <w:t xml:space="preserve">plug and play of network functions </w:t>
      </w:r>
      <w:r w:rsidR="00BE04CD" w:rsidRPr="00903DCE">
        <w:rPr>
          <w:highlight w:val="yellow"/>
          <w:lang w:val="en-GB"/>
        </w:rPr>
        <w:t>in the underlay</w:t>
      </w:r>
      <w:r w:rsidR="00BE04CD" w:rsidRPr="00DF1275">
        <w:rPr>
          <w:lang w:val="en-GB"/>
        </w:rPr>
        <w:t xml:space="preserve"> and subsequent seamless participation of such network functions in the AN functions.</w:t>
      </w:r>
    </w:p>
    <w:p w:rsidR="00BE04CD" w:rsidRPr="00DF1275" w:rsidRDefault="00BE04CD" w:rsidP="003F44DC">
      <w:pPr>
        <w:spacing w:before="0" w:after="160" w:line="259" w:lineRule="auto"/>
        <w:rPr>
          <w:sz w:val="22"/>
          <w:szCs w:val="18"/>
          <w:lang w:val="en-GB"/>
        </w:rPr>
      </w:pPr>
      <w:r w:rsidRPr="00DF1275">
        <w:rPr>
          <w:sz w:val="22"/>
          <w:szCs w:val="18"/>
          <w:lang w:val="en-GB"/>
        </w:rPr>
        <w:t xml:space="preserve">NOTE – </w:t>
      </w:r>
      <w:r w:rsidR="003F44DC" w:rsidRPr="00DF1275">
        <w:rPr>
          <w:sz w:val="22"/>
          <w:szCs w:val="18"/>
          <w:lang w:val="en-GB"/>
        </w:rPr>
        <w:t>E</w:t>
      </w:r>
      <w:r w:rsidRPr="00DF1275">
        <w:rPr>
          <w:sz w:val="22"/>
          <w:szCs w:val="18"/>
          <w:lang w:val="en-GB"/>
        </w:rPr>
        <w:t>xamples of AN functions are creation and hosting of controllers. Plug and play may be executed by manual or autonomous mechanisms.</w:t>
      </w:r>
    </w:p>
    <w:p w:rsidR="003F44DC" w:rsidRPr="00DF1275" w:rsidRDefault="003F44DC" w:rsidP="003F44DC">
      <w:pPr>
        <w:pStyle w:val="Heading3"/>
      </w:pPr>
      <w:bookmarkStart w:id="561" w:name="_Toc86503283"/>
      <w:bookmarkStart w:id="562" w:name="_Toc86503541"/>
      <w:del w:id="563" w:author="Microsoft Office User" w:date="2022-06-13T12:08:00Z">
        <w:r w:rsidRPr="00DF1275" w:rsidDel="009325C6">
          <w:delText>Use case specific figures</w:delText>
        </w:r>
      </w:del>
      <w:bookmarkEnd w:id="561"/>
      <w:bookmarkEnd w:id="562"/>
      <w:ins w:id="564" w:author="Microsoft Office User" w:date="2022-06-13T12:08:00Z">
        <w:r w:rsidR="009325C6">
          <w:t>Actor interactions and possible components</w:t>
        </w:r>
      </w:ins>
    </w:p>
    <w:p w:rsidR="003F44DC" w:rsidRPr="00DF1275" w:rsidRDefault="003F44DC" w:rsidP="00BE04CD">
      <w:pPr>
        <w:spacing w:before="0" w:after="160" w:line="259" w:lineRule="auto"/>
        <w:rPr>
          <w:lang w:val="en-GB"/>
        </w:rPr>
      </w:pPr>
      <w:r w:rsidRPr="00DF1275">
        <w:rPr>
          <w:lang w:val="en-GB"/>
        </w:rPr>
        <w:t>None.</w:t>
      </w:r>
    </w:p>
    <w:p w:rsidR="00BE04CD" w:rsidRPr="00DF1275" w:rsidRDefault="00BE04CD" w:rsidP="00B63137">
      <w:pPr>
        <w:pStyle w:val="Heading2"/>
      </w:pPr>
      <w:bookmarkStart w:id="565" w:name="_Toc86163142"/>
      <w:bookmarkStart w:id="566" w:name="_Toc86503284"/>
      <w:bookmarkStart w:id="567" w:name="_Toc86503542"/>
      <w:r w:rsidRPr="00DF1275">
        <w:t>“Generative adversarial Sandbox”: (or hybrid closed loops)</w:t>
      </w:r>
      <w:bookmarkEnd w:id="565"/>
      <w:bookmarkEnd w:id="566"/>
      <w:bookmarkEnd w:id="567"/>
    </w:p>
    <w:tbl>
      <w:tblPr>
        <w:tblStyle w:val="TableGrid"/>
        <w:tblW w:w="5000" w:type="pct"/>
        <w:jc w:val="center"/>
        <w:tblLook w:val="04A0"/>
      </w:tblPr>
      <w:tblGrid>
        <w:gridCol w:w="2123"/>
        <w:gridCol w:w="7732"/>
      </w:tblGrid>
      <w:tr w:rsidR="00BE04CD" w:rsidRPr="00DF1275" w:rsidTr="003F44DC">
        <w:trPr>
          <w:jc w:val="center"/>
        </w:trPr>
        <w:tc>
          <w:tcPr>
            <w:tcW w:w="1077" w:type="pct"/>
          </w:tcPr>
          <w:p w:rsidR="00BE04CD" w:rsidRPr="00C82CAC" w:rsidRDefault="00BE04CD" w:rsidP="009A0CA4">
            <w:pPr>
              <w:spacing w:before="0"/>
              <w:rPr>
                <w:i/>
                <w:sz w:val="22"/>
                <w:szCs w:val="22"/>
                <w:lang w:val="en-GB"/>
              </w:rPr>
            </w:pPr>
            <w:r w:rsidRPr="00C82CAC">
              <w:rPr>
                <w:i/>
                <w:sz w:val="22"/>
                <w:szCs w:val="22"/>
                <w:lang w:val="en-GB"/>
              </w:rPr>
              <w:t>Use case id</w:t>
            </w:r>
          </w:p>
        </w:tc>
        <w:tc>
          <w:tcPr>
            <w:tcW w:w="3923" w:type="pct"/>
          </w:tcPr>
          <w:p w:rsidR="00BE04CD" w:rsidRPr="00DF1275" w:rsidRDefault="00BE04CD" w:rsidP="009A0CA4">
            <w:pPr>
              <w:spacing w:before="0"/>
              <w:rPr>
                <w:sz w:val="22"/>
                <w:szCs w:val="22"/>
                <w:lang w:val="en-GB"/>
              </w:rPr>
            </w:pPr>
            <w:r w:rsidRPr="00DF1275">
              <w:rPr>
                <w:sz w:val="22"/>
                <w:szCs w:val="22"/>
                <w:lang w:val="en-GB"/>
              </w:rPr>
              <w:t>FG-AN-usecase-014</w:t>
            </w:r>
          </w:p>
        </w:tc>
      </w:tr>
      <w:tr w:rsidR="00BE04CD" w:rsidRPr="00DF1275" w:rsidTr="003F44DC">
        <w:trPr>
          <w:jc w:val="center"/>
        </w:trPr>
        <w:tc>
          <w:tcPr>
            <w:tcW w:w="1077" w:type="pct"/>
          </w:tcPr>
          <w:p w:rsidR="00BE04CD" w:rsidRPr="00C82CAC" w:rsidRDefault="00BE04CD" w:rsidP="009A0CA4">
            <w:pPr>
              <w:spacing w:before="0"/>
              <w:rPr>
                <w:i/>
                <w:sz w:val="22"/>
                <w:szCs w:val="22"/>
                <w:lang w:val="en-GB"/>
              </w:rPr>
            </w:pPr>
            <w:r w:rsidRPr="00C82CAC">
              <w:rPr>
                <w:i/>
                <w:sz w:val="22"/>
                <w:szCs w:val="22"/>
                <w:lang w:val="en-GB"/>
              </w:rPr>
              <w:t>Use case description</w:t>
            </w:r>
          </w:p>
        </w:tc>
        <w:tc>
          <w:tcPr>
            <w:tcW w:w="3923" w:type="pct"/>
          </w:tcPr>
          <w:p w:rsidR="00BE04CD" w:rsidRPr="00DF1275" w:rsidRDefault="00BE04CD" w:rsidP="009A0CA4">
            <w:pPr>
              <w:spacing w:before="0"/>
              <w:jc w:val="both"/>
              <w:rPr>
                <w:sz w:val="22"/>
                <w:szCs w:val="22"/>
                <w:lang w:val="en-GB"/>
              </w:rPr>
            </w:pPr>
            <w:r w:rsidRPr="00DF1275">
              <w:rPr>
                <w:sz w:val="22"/>
                <w:szCs w:val="22"/>
                <w:lang w:val="en-GB"/>
              </w:rPr>
              <w:t xml:space="preserve">In addition to open interfaces between various RAN components, a rich ecosystem of simulators is evolving. This allows implementation of various “hybrid” closed </w:t>
            </w:r>
            <w:r w:rsidRPr="00DF1275">
              <w:rPr>
                <w:sz w:val="22"/>
                <w:szCs w:val="22"/>
                <w:lang w:val="en-GB"/>
              </w:rPr>
              <w:lastRenderedPageBreak/>
              <w:t xml:space="preserve">loops – part of the closed loop (e.g. data generation) is implemented in simulators whereas rest of the closed loop (e.g. analysis and action) are implemented in another part of the test network using real network functions (NF). </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 xml:space="preserve">In this context, </w:t>
            </w:r>
            <w:r w:rsidRPr="00903DCE">
              <w:rPr>
                <w:sz w:val="22"/>
                <w:szCs w:val="22"/>
                <w:highlight w:val="yellow"/>
                <w:lang w:val="en-GB"/>
              </w:rPr>
              <w:t>we introduce</w:t>
            </w:r>
            <w:r w:rsidRPr="00DF1275">
              <w:rPr>
                <w:sz w:val="22"/>
                <w:szCs w:val="22"/>
                <w:lang w:val="en-GB"/>
              </w:rPr>
              <w:t xml:space="preserve"> the use case “Generative adversarial Sandbox: or hybrid closed loops”.</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Following are related steps in this use case scenario:</w:t>
            </w:r>
          </w:p>
          <w:p w:rsidR="00BE04CD" w:rsidRPr="00903DCE" w:rsidRDefault="0011014A" w:rsidP="00903DCE">
            <w:pPr>
              <w:spacing w:before="0"/>
              <w:jc w:val="both"/>
              <w:rPr>
                <w:sz w:val="22"/>
                <w:szCs w:val="22"/>
                <w:lang w:val="en-GB"/>
              </w:rPr>
            </w:pPr>
            <w:r>
              <w:rPr>
                <w:sz w:val="22"/>
                <w:szCs w:val="22"/>
                <w:lang w:val="en-GB"/>
              </w:rPr>
              <w:t xml:space="preserve">1. </w:t>
            </w:r>
            <w:r w:rsidR="00BE04CD" w:rsidRPr="00903DCE">
              <w:rPr>
                <w:sz w:val="22"/>
                <w:szCs w:val="22"/>
                <w:lang w:val="en-GB"/>
              </w:rPr>
              <w:t>Based on the inputs from the NF (e.g. data from SRC) and existing closed loops, simulator configurations and capabilities are autonomously scripted.</w:t>
            </w:r>
          </w:p>
          <w:p w:rsidR="00BE04CD" w:rsidRPr="00903DCE" w:rsidRDefault="0011014A" w:rsidP="00903DCE">
            <w:pPr>
              <w:spacing w:before="0"/>
              <w:jc w:val="both"/>
              <w:rPr>
                <w:sz w:val="22"/>
                <w:szCs w:val="22"/>
                <w:lang w:val="en-GB"/>
              </w:rPr>
            </w:pPr>
            <w:r>
              <w:rPr>
                <w:sz w:val="22"/>
                <w:szCs w:val="22"/>
                <w:lang w:val="en-GB"/>
              </w:rPr>
              <w:t xml:space="preserve">2. </w:t>
            </w:r>
            <w:r w:rsidR="00BE04CD" w:rsidRPr="00903DCE">
              <w:rPr>
                <w:sz w:val="22"/>
                <w:szCs w:val="22"/>
                <w:lang w:val="en-GB"/>
              </w:rPr>
              <w:t>Hybrid closed loops are autonomously composed – with parts of the closed loop in real NF and parts of it in simulators.</w:t>
            </w:r>
          </w:p>
          <w:p w:rsidR="00BE04CD" w:rsidRPr="00903DCE" w:rsidRDefault="0011014A" w:rsidP="00903DCE">
            <w:pPr>
              <w:spacing w:before="0"/>
              <w:jc w:val="both"/>
              <w:rPr>
                <w:sz w:val="22"/>
                <w:szCs w:val="22"/>
                <w:lang w:val="en-GB"/>
              </w:rPr>
            </w:pPr>
            <w:r>
              <w:rPr>
                <w:sz w:val="22"/>
                <w:szCs w:val="22"/>
                <w:lang w:val="en-GB"/>
              </w:rPr>
              <w:t xml:space="preserve">3. </w:t>
            </w:r>
            <w:r w:rsidR="00BE04CD" w:rsidRPr="00903DCE">
              <w:rPr>
                <w:sz w:val="22"/>
                <w:szCs w:val="22"/>
                <w:lang w:val="en-GB"/>
              </w:rPr>
              <w:t>Similar to Generative adversarial Networks, hybrid closed loops are evaluated and tested using 2-part network – one simulated and another real network functions.</w:t>
            </w:r>
          </w:p>
          <w:p w:rsidR="00BE04CD" w:rsidRPr="00903DCE" w:rsidRDefault="0011014A" w:rsidP="00903DCE">
            <w:pPr>
              <w:spacing w:before="0"/>
              <w:jc w:val="both"/>
              <w:rPr>
                <w:sz w:val="22"/>
                <w:szCs w:val="22"/>
                <w:lang w:val="en-GB"/>
              </w:rPr>
            </w:pPr>
            <w:r>
              <w:rPr>
                <w:sz w:val="22"/>
                <w:szCs w:val="22"/>
                <w:lang w:val="en-GB"/>
              </w:rPr>
              <w:t xml:space="preserve">4. </w:t>
            </w:r>
            <w:r w:rsidR="00BE04CD" w:rsidRPr="00903DCE">
              <w:rPr>
                <w:sz w:val="22"/>
                <w:szCs w:val="22"/>
                <w:lang w:val="en-GB"/>
              </w:rPr>
              <w:t>The results are analysed and ranked.</w:t>
            </w:r>
          </w:p>
        </w:tc>
      </w:tr>
      <w:tr w:rsidR="00BE04CD" w:rsidRPr="00DF1275" w:rsidTr="003F44DC">
        <w:trPr>
          <w:jc w:val="center"/>
        </w:trPr>
        <w:tc>
          <w:tcPr>
            <w:tcW w:w="1077" w:type="pct"/>
          </w:tcPr>
          <w:p w:rsidR="00BE04CD" w:rsidRPr="00C82CAC" w:rsidRDefault="00BE04CD" w:rsidP="009A0CA4">
            <w:pPr>
              <w:spacing w:before="0"/>
              <w:rPr>
                <w:i/>
                <w:sz w:val="22"/>
                <w:szCs w:val="22"/>
                <w:lang w:val="en-GB"/>
              </w:rPr>
            </w:pPr>
            <w:r w:rsidRPr="00C82CAC">
              <w:rPr>
                <w:i/>
                <w:sz w:val="22"/>
                <w:szCs w:val="22"/>
                <w:lang w:val="en-GB"/>
              </w:rPr>
              <w:lastRenderedPageBreak/>
              <w:t>Use case category</w:t>
            </w:r>
          </w:p>
        </w:tc>
        <w:tc>
          <w:tcPr>
            <w:tcW w:w="3923" w:type="pct"/>
          </w:tcPr>
          <w:p w:rsidR="00BE04CD" w:rsidRPr="00DF1275" w:rsidRDefault="00BE04CD" w:rsidP="009A0CA4">
            <w:pPr>
              <w:spacing w:before="0"/>
              <w:rPr>
                <w:sz w:val="22"/>
                <w:szCs w:val="22"/>
                <w:lang w:val="en-GB"/>
              </w:rPr>
            </w:pPr>
            <w:r w:rsidRPr="00DF1275">
              <w:rPr>
                <w:sz w:val="22"/>
                <w:szCs w:val="22"/>
                <w:lang w:val="en-GB"/>
              </w:rPr>
              <w:t xml:space="preserve">Cat 1: describes a scenario related to core autonomous behaviour itself.  </w:t>
            </w:r>
          </w:p>
        </w:tc>
      </w:tr>
      <w:tr w:rsidR="00BE04CD" w:rsidRPr="00DF1275" w:rsidTr="003F44DC">
        <w:trPr>
          <w:jc w:val="center"/>
        </w:trPr>
        <w:tc>
          <w:tcPr>
            <w:tcW w:w="1077" w:type="pct"/>
          </w:tcPr>
          <w:p w:rsidR="00BE04CD" w:rsidRPr="00C82CAC" w:rsidRDefault="00BE04CD" w:rsidP="009A0CA4">
            <w:pPr>
              <w:spacing w:before="0"/>
              <w:rPr>
                <w:i/>
                <w:sz w:val="22"/>
                <w:szCs w:val="22"/>
                <w:lang w:val="en-GB"/>
              </w:rPr>
            </w:pPr>
            <w:r w:rsidRPr="00C82CAC">
              <w:rPr>
                <w:i/>
                <w:sz w:val="22"/>
                <w:szCs w:val="22"/>
                <w:lang w:val="en-GB"/>
              </w:rPr>
              <w:t>Reference</w:t>
            </w:r>
          </w:p>
        </w:tc>
        <w:tc>
          <w:tcPr>
            <w:tcW w:w="3923" w:type="pct"/>
          </w:tcPr>
          <w:p w:rsidR="00BE04CD" w:rsidRPr="00DF1275" w:rsidRDefault="00BE04CD" w:rsidP="00181353">
            <w:pPr>
              <w:pStyle w:val="ListParagraph"/>
              <w:spacing w:before="0"/>
              <w:ind w:left="360"/>
              <w:rPr>
                <w:sz w:val="22"/>
                <w:szCs w:val="22"/>
                <w:lang w:val="en-GB"/>
              </w:rPr>
            </w:pPr>
          </w:p>
        </w:tc>
      </w:tr>
    </w:tbl>
    <w:p w:rsidR="00BE04CD" w:rsidRPr="00DF1275" w:rsidRDefault="00BE04CD" w:rsidP="00B63137">
      <w:pPr>
        <w:pStyle w:val="Heading3"/>
      </w:pPr>
      <w:bookmarkStart w:id="568" w:name="_Toc86163143"/>
      <w:bookmarkStart w:id="569" w:name="_Toc86503285"/>
      <w:bookmarkStart w:id="570" w:name="_Toc86503543"/>
      <w:r w:rsidRPr="00DF1275">
        <w:t>Use case requirements</w:t>
      </w:r>
      <w:bookmarkEnd w:id="568"/>
      <w:bookmarkEnd w:id="569"/>
      <w:bookmarkEnd w:id="570"/>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014</w:t>
      </w:r>
      <w:r w:rsidR="00FC70DA">
        <w:rPr>
          <w:lang w:val="en-GB"/>
        </w:rPr>
        <w:t>-REQ-</w:t>
      </w:r>
      <w:r w:rsidR="00851583">
        <w:rPr>
          <w:lang w:val="en-GB"/>
        </w:rPr>
        <w:t>001</w:t>
      </w:r>
      <w:r w:rsidR="00BE04CD" w:rsidRPr="00DF1275">
        <w:rPr>
          <w:lang w:val="en-GB"/>
        </w:rPr>
        <w:t>: It is critical that AN</w:t>
      </w:r>
      <w:r w:rsidR="0011014A">
        <w:rPr>
          <w:lang w:val="en-GB"/>
        </w:rPr>
        <w:t>s</w:t>
      </w:r>
      <w:r w:rsidR="00BE04CD" w:rsidRPr="00DF1275">
        <w:rPr>
          <w:lang w:val="en-GB"/>
        </w:rPr>
        <w:t xml:space="preserve"> enable creation of hybrid closed loops with parts of the closed loops hosted in real network functions as against other parts of it in simulated network functions. </w:t>
      </w:r>
    </w:p>
    <w:p w:rsidR="00BE04CD" w:rsidRPr="00DF1275" w:rsidRDefault="00BE04CD" w:rsidP="003F44DC">
      <w:pPr>
        <w:spacing w:before="0" w:after="160" w:line="259" w:lineRule="auto"/>
        <w:rPr>
          <w:lang w:val="en-GB"/>
        </w:rPr>
      </w:pPr>
      <w:r w:rsidRPr="00DF1275">
        <w:rPr>
          <w:sz w:val="22"/>
          <w:szCs w:val="18"/>
          <w:lang w:val="en-GB"/>
        </w:rPr>
        <w:t xml:space="preserve">NOTE – </w:t>
      </w:r>
      <w:r w:rsidR="003F44DC" w:rsidRPr="00DF1275">
        <w:rPr>
          <w:sz w:val="22"/>
          <w:szCs w:val="18"/>
          <w:lang w:val="en-GB"/>
        </w:rPr>
        <w:t>E</w:t>
      </w:r>
      <w:r w:rsidRPr="00DF1275">
        <w:rPr>
          <w:sz w:val="22"/>
          <w:szCs w:val="18"/>
          <w:lang w:val="en-GB"/>
        </w:rPr>
        <w:t>xamples of parts of closed loops are modules which generate data, modules which implement domain specific functions, modules which provide APIs for implementation of adapting decisions from controllers</w:t>
      </w:r>
      <w:r w:rsidRPr="00DF1275">
        <w:rPr>
          <w:lang w:val="en-GB"/>
        </w:rPr>
        <w:t>.</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014</w:t>
      </w:r>
      <w:r w:rsidR="00FC70DA">
        <w:rPr>
          <w:lang w:val="en-GB"/>
        </w:rPr>
        <w:t>-REQ-</w:t>
      </w:r>
      <w:r w:rsidR="00851583">
        <w:rPr>
          <w:lang w:val="en-GB"/>
        </w:rPr>
        <w:t>002</w:t>
      </w:r>
      <w:r w:rsidR="00BE04CD" w:rsidRPr="00DF1275">
        <w:rPr>
          <w:lang w:val="en-GB"/>
        </w:rPr>
        <w:t>: It is critical that AN</w:t>
      </w:r>
      <w:r w:rsidR="0011014A">
        <w:rPr>
          <w:lang w:val="en-GB"/>
        </w:rPr>
        <w:t>s</w:t>
      </w:r>
      <w:r w:rsidR="00BE04CD" w:rsidRPr="00DF1275">
        <w:rPr>
          <w:lang w:val="en-GB"/>
        </w:rPr>
        <w:t xml:space="preserve">enable testing and validation of closed loops using </w:t>
      </w:r>
      <w:r w:rsidR="00BE04CD" w:rsidRPr="00903DCE">
        <w:rPr>
          <w:highlight w:val="yellow"/>
          <w:lang w:val="en-GB"/>
        </w:rPr>
        <w:t>the parts of hosted</w:t>
      </w:r>
      <w:r w:rsidR="00BE04CD" w:rsidRPr="00DF1275">
        <w:rPr>
          <w:lang w:val="en-GB"/>
        </w:rPr>
        <w:t xml:space="preserve"> in simulated network functions. </w:t>
      </w:r>
    </w:p>
    <w:p w:rsidR="00BE04CD" w:rsidRPr="00DF1275" w:rsidRDefault="00BE04CD" w:rsidP="003F44DC">
      <w:pPr>
        <w:spacing w:before="0" w:after="160" w:line="259" w:lineRule="auto"/>
        <w:rPr>
          <w:sz w:val="22"/>
          <w:szCs w:val="18"/>
          <w:lang w:val="en-GB"/>
        </w:rPr>
      </w:pPr>
      <w:r w:rsidRPr="00DF1275">
        <w:rPr>
          <w:sz w:val="22"/>
          <w:szCs w:val="18"/>
          <w:lang w:val="en-GB"/>
        </w:rPr>
        <w:t xml:space="preserve">NOTE – </w:t>
      </w:r>
      <w:r w:rsidR="003F44DC" w:rsidRPr="00DF1275">
        <w:rPr>
          <w:sz w:val="22"/>
          <w:szCs w:val="18"/>
          <w:lang w:val="en-GB"/>
        </w:rPr>
        <w:t>E</w:t>
      </w:r>
      <w:r w:rsidRPr="00DF1275">
        <w:rPr>
          <w:sz w:val="22"/>
          <w:szCs w:val="18"/>
          <w:lang w:val="en-GB"/>
        </w:rPr>
        <w:t>xamples of such testing are robustness related test scenarios, security and vulnerability testing scenarios.</w:t>
      </w:r>
    </w:p>
    <w:p w:rsidR="003F44DC" w:rsidRPr="00DF1275" w:rsidRDefault="003F44DC" w:rsidP="003F44DC">
      <w:pPr>
        <w:pStyle w:val="Heading3"/>
      </w:pPr>
      <w:bookmarkStart w:id="571" w:name="_Toc86503286"/>
      <w:bookmarkStart w:id="572" w:name="_Toc86503544"/>
      <w:del w:id="573" w:author="Microsoft Office User" w:date="2022-06-13T12:08:00Z">
        <w:r w:rsidRPr="00DF1275" w:rsidDel="009325C6">
          <w:delText>Use case specific figures</w:delText>
        </w:r>
      </w:del>
      <w:bookmarkEnd w:id="571"/>
      <w:bookmarkEnd w:id="572"/>
      <w:ins w:id="574" w:author="Microsoft Office User" w:date="2022-06-13T12:08:00Z">
        <w:r w:rsidR="009325C6">
          <w:t>Actor interactions and possible components</w:t>
        </w:r>
      </w:ins>
    </w:p>
    <w:p w:rsidR="00BE04CD" w:rsidRPr="00DF1275" w:rsidRDefault="003F44DC" w:rsidP="003F44DC">
      <w:pPr>
        <w:spacing w:before="0" w:after="160" w:line="259" w:lineRule="auto"/>
        <w:rPr>
          <w:lang w:val="en-GB"/>
        </w:rPr>
      </w:pPr>
      <w:r w:rsidRPr="00DF1275">
        <w:rPr>
          <w:lang w:val="en-GB"/>
        </w:rPr>
        <w:t>None.</w:t>
      </w:r>
    </w:p>
    <w:p w:rsidR="00BE04CD" w:rsidRPr="00DF1275" w:rsidRDefault="00BE04CD" w:rsidP="00B63137">
      <w:pPr>
        <w:pStyle w:val="Heading2"/>
      </w:pPr>
      <w:bookmarkStart w:id="575" w:name="_Toc86163144"/>
      <w:bookmarkStart w:id="576" w:name="_Toc86503287"/>
      <w:bookmarkStart w:id="577" w:name="_Toc86503545"/>
      <w:r w:rsidRPr="00DF1275">
        <w:t>Open, integrated, log analysis</w:t>
      </w:r>
      <w:bookmarkEnd w:id="575"/>
      <w:bookmarkEnd w:id="576"/>
      <w:bookmarkEnd w:id="577"/>
    </w:p>
    <w:tbl>
      <w:tblPr>
        <w:tblStyle w:val="TableGrid"/>
        <w:tblW w:w="5000" w:type="pct"/>
        <w:jc w:val="center"/>
        <w:tblLook w:val="04A0"/>
      </w:tblPr>
      <w:tblGrid>
        <w:gridCol w:w="2123"/>
        <w:gridCol w:w="7732"/>
      </w:tblGrid>
      <w:tr w:rsidR="00BE04CD" w:rsidRPr="00DF1275" w:rsidTr="003F44DC">
        <w:trPr>
          <w:jc w:val="center"/>
        </w:trPr>
        <w:tc>
          <w:tcPr>
            <w:tcW w:w="1077" w:type="pct"/>
          </w:tcPr>
          <w:p w:rsidR="00BE04CD" w:rsidRPr="00C82CAC" w:rsidRDefault="00BE04CD" w:rsidP="009A0CA4">
            <w:pPr>
              <w:spacing w:before="0"/>
              <w:rPr>
                <w:i/>
                <w:sz w:val="22"/>
                <w:szCs w:val="18"/>
                <w:lang w:val="en-GB"/>
              </w:rPr>
            </w:pPr>
            <w:r w:rsidRPr="00C82CAC">
              <w:rPr>
                <w:i/>
                <w:sz w:val="22"/>
                <w:szCs w:val="18"/>
                <w:lang w:val="en-GB"/>
              </w:rPr>
              <w:t>Use case id</w:t>
            </w:r>
          </w:p>
        </w:tc>
        <w:tc>
          <w:tcPr>
            <w:tcW w:w="3923" w:type="pct"/>
          </w:tcPr>
          <w:p w:rsidR="00BE04CD" w:rsidRPr="00DF1275" w:rsidRDefault="00BE04CD" w:rsidP="009A0CA4">
            <w:pPr>
              <w:spacing w:before="0"/>
              <w:rPr>
                <w:sz w:val="22"/>
                <w:szCs w:val="18"/>
                <w:lang w:val="en-GB"/>
              </w:rPr>
            </w:pPr>
            <w:r w:rsidRPr="00DF1275">
              <w:rPr>
                <w:sz w:val="22"/>
                <w:szCs w:val="18"/>
                <w:lang w:val="en-GB"/>
              </w:rPr>
              <w:t>FG-AN-usecase-015</w:t>
            </w:r>
          </w:p>
        </w:tc>
      </w:tr>
      <w:tr w:rsidR="00BE04CD" w:rsidRPr="00DF1275" w:rsidTr="003F44DC">
        <w:trPr>
          <w:jc w:val="center"/>
        </w:trPr>
        <w:tc>
          <w:tcPr>
            <w:tcW w:w="1077" w:type="pct"/>
          </w:tcPr>
          <w:p w:rsidR="00BE04CD" w:rsidRPr="00C82CAC" w:rsidRDefault="00BE04CD" w:rsidP="009A0CA4">
            <w:pPr>
              <w:spacing w:before="0"/>
              <w:rPr>
                <w:i/>
                <w:sz w:val="22"/>
                <w:szCs w:val="18"/>
                <w:lang w:val="en-GB"/>
              </w:rPr>
            </w:pPr>
            <w:r w:rsidRPr="00C82CAC">
              <w:rPr>
                <w:i/>
                <w:sz w:val="22"/>
                <w:szCs w:val="18"/>
                <w:lang w:val="en-GB"/>
              </w:rPr>
              <w:t>Use case description</w:t>
            </w:r>
          </w:p>
        </w:tc>
        <w:tc>
          <w:tcPr>
            <w:tcW w:w="3923" w:type="pct"/>
          </w:tcPr>
          <w:p w:rsidR="00BE04CD" w:rsidRPr="00DF1275" w:rsidRDefault="00BE04CD" w:rsidP="009A0CA4">
            <w:pPr>
              <w:spacing w:before="0"/>
              <w:jc w:val="both"/>
              <w:rPr>
                <w:sz w:val="22"/>
                <w:szCs w:val="18"/>
                <w:lang w:val="en-GB"/>
              </w:rPr>
            </w:pPr>
            <w:r w:rsidRPr="00DF1275">
              <w:rPr>
                <w:sz w:val="22"/>
                <w:szCs w:val="18"/>
                <w:lang w:val="en-GB"/>
              </w:rPr>
              <w:t xml:space="preserve">Fault prediction and isolation based on log analysis is an important existing use case. Logs are generally implemented in unstructured text with no standard formats. With a disaggregated network service implementation, correlating logs from various vendors becomes a challenge. This </w:t>
            </w:r>
            <w:r w:rsidRPr="00903DCE">
              <w:rPr>
                <w:sz w:val="22"/>
                <w:szCs w:val="18"/>
                <w:highlight w:val="yellow"/>
                <w:lang w:val="en-GB"/>
              </w:rPr>
              <w:t>throws cold water</w:t>
            </w:r>
            <w:r w:rsidRPr="00DF1275">
              <w:rPr>
                <w:sz w:val="22"/>
                <w:szCs w:val="18"/>
                <w:lang w:val="en-GB"/>
              </w:rPr>
              <w:t xml:space="preserve"> on the fault prediction and fault isolation algorithms based on logs.  </w:t>
            </w:r>
          </w:p>
          <w:p w:rsidR="00BE04CD" w:rsidRPr="00DF1275" w:rsidRDefault="00BE04CD" w:rsidP="009A0CA4">
            <w:pPr>
              <w:spacing w:before="0"/>
              <w:jc w:val="both"/>
              <w:rPr>
                <w:sz w:val="22"/>
                <w:szCs w:val="18"/>
                <w:lang w:val="en-GB"/>
              </w:rPr>
            </w:pPr>
          </w:p>
          <w:p w:rsidR="00BE04CD" w:rsidRPr="00DF1275" w:rsidRDefault="00BE04CD" w:rsidP="009A0CA4">
            <w:pPr>
              <w:spacing w:before="0"/>
              <w:jc w:val="both"/>
              <w:rPr>
                <w:sz w:val="22"/>
                <w:szCs w:val="18"/>
                <w:lang w:val="en-GB"/>
              </w:rPr>
            </w:pPr>
            <w:r w:rsidRPr="00DF1275">
              <w:rPr>
                <w:sz w:val="22"/>
                <w:szCs w:val="18"/>
                <w:lang w:val="en-GB"/>
              </w:rPr>
              <w:t xml:space="preserve">In this context, </w:t>
            </w:r>
            <w:r w:rsidRPr="00903DCE">
              <w:rPr>
                <w:sz w:val="22"/>
                <w:szCs w:val="18"/>
                <w:highlight w:val="yellow"/>
                <w:lang w:val="en-GB"/>
              </w:rPr>
              <w:t>we introduce</w:t>
            </w:r>
            <w:r w:rsidRPr="00DF1275">
              <w:rPr>
                <w:sz w:val="22"/>
                <w:szCs w:val="18"/>
                <w:lang w:val="en-GB"/>
              </w:rPr>
              <w:t xml:space="preserve"> the use case “Open, integrated, log analysis”.</w:t>
            </w:r>
          </w:p>
          <w:p w:rsidR="00BE04CD" w:rsidRPr="00DF1275" w:rsidRDefault="00BE04CD" w:rsidP="009A0CA4">
            <w:pPr>
              <w:spacing w:before="0"/>
              <w:jc w:val="both"/>
              <w:rPr>
                <w:sz w:val="22"/>
                <w:szCs w:val="18"/>
                <w:lang w:val="en-GB"/>
              </w:rPr>
            </w:pPr>
          </w:p>
          <w:p w:rsidR="00BE04CD" w:rsidRPr="00DF1275" w:rsidRDefault="00BE04CD" w:rsidP="009A0CA4">
            <w:pPr>
              <w:spacing w:before="0"/>
              <w:jc w:val="both"/>
              <w:rPr>
                <w:sz w:val="22"/>
                <w:szCs w:val="18"/>
                <w:lang w:val="en-GB"/>
              </w:rPr>
            </w:pPr>
            <w:r w:rsidRPr="00DF1275">
              <w:rPr>
                <w:sz w:val="22"/>
                <w:szCs w:val="18"/>
                <w:lang w:val="en-GB"/>
              </w:rPr>
              <w:t>Following are related steps in this use case scenario:</w:t>
            </w:r>
          </w:p>
          <w:p w:rsidR="00BE04CD" w:rsidRPr="00DF1275" w:rsidRDefault="0011014A" w:rsidP="00903DCE">
            <w:pPr>
              <w:pStyle w:val="ListParagraph"/>
              <w:spacing w:before="0"/>
              <w:ind w:left="360"/>
              <w:jc w:val="both"/>
              <w:rPr>
                <w:sz w:val="22"/>
                <w:szCs w:val="18"/>
                <w:lang w:val="en-GB"/>
              </w:rPr>
            </w:pPr>
            <w:r>
              <w:rPr>
                <w:sz w:val="22"/>
                <w:szCs w:val="18"/>
                <w:lang w:val="en-GB"/>
              </w:rPr>
              <w:t xml:space="preserve">1. </w:t>
            </w:r>
            <w:r w:rsidR="00BE04CD" w:rsidRPr="00DF1275">
              <w:rPr>
                <w:sz w:val="22"/>
                <w:szCs w:val="18"/>
                <w:lang w:val="en-GB"/>
              </w:rPr>
              <w:t>Collection of logs from various open interfaces and NFs</w:t>
            </w:r>
          </w:p>
          <w:p w:rsidR="00BE04CD" w:rsidRPr="00903DCE" w:rsidRDefault="0011014A" w:rsidP="00903DCE">
            <w:pPr>
              <w:spacing w:before="0"/>
              <w:jc w:val="both"/>
              <w:rPr>
                <w:sz w:val="22"/>
                <w:szCs w:val="18"/>
                <w:lang w:val="en-GB"/>
              </w:rPr>
            </w:pPr>
            <w:r>
              <w:rPr>
                <w:sz w:val="22"/>
                <w:szCs w:val="18"/>
                <w:lang w:val="en-GB"/>
              </w:rPr>
              <w:t xml:space="preserve">2. </w:t>
            </w:r>
            <w:r w:rsidR="00BE04CD" w:rsidRPr="00903DCE">
              <w:rPr>
                <w:sz w:val="22"/>
                <w:szCs w:val="18"/>
                <w:lang w:val="en-GB"/>
              </w:rPr>
              <w:t xml:space="preserve">Correlation and </w:t>
            </w:r>
            <w:r>
              <w:rPr>
                <w:sz w:val="22"/>
                <w:szCs w:val="18"/>
                <w:lang w:val="en-GB"/>
              </w:rPr>
              <w:t>a</w:t>
            </w:r>
            <w:r w:rsidR="00BE04CD" w:rsidRPr="00903DCE">
              <w:rPr>
                <w:sz w:val="22"/>
                <w:szCs w:val="18"/>
                <w:lang w:val="en-GB"/>
              </w:rPr>
              <w:t>nalysis of the collected logs, across various open interfaces and NFs.</w:t>
            </w:r>
          </w:p>
          <w:p w:rsidR="00BE04CD" w:rsidRPr="00903DCE" w:rsidRDefault="0011014A" w:rsidP="00903DCE">
            <w:pPr>
              <w:spacing w:before="0"/>
              <w:jc w:val="both"/>
              <w:rPr>
                <w:sz w:val="22"/>
                <w:szCs w:val="18"/>
                <w:lang w:val="en-GB"/>
              </w:rPr>
            </w:pPr>
            <w:r>
              <w:rPr>
                <w:sz w:val="22"/>
                <w:szCs w:val="18"/>
                <w:lang w:val="en-GB"/>
              </w:rPr>
              <w:lastRenderedPageBreak/>
              <w:t xml:space="preserve">3. </w:t>
            </w:r>
            <w:r w:rsidR="00BE04CD" w:rsidRPr="00903DCE">
              <w:rPr>
                <w:sz w:val="22"/>
                <w:szCs w:val="18"/>
                <w:lang w:val="en-GB"/>
              </w:rPr>
              <w:t>Identification of optimization mechanisms based on log analysis.</w:t>
            </w:r>
          </w:p>
          <w:p w:rsidR="00BE04CD" w:rsidRPr="00DF1275" w:rsidRDefault="00BE04CD" w:rsidP="009A0CA4">
            <w:pPr>
              <w:spacing w:before="0"/>
              <w:jc w:val="both"/>
              <w:rPr>
                <w:sz w:val="22"/>
                <w:szCs w:val="18"/>
                <w:lang w:val="en-GB"/>
              </w:rPr>
            </w:pPr>
          </w:p>
        </w:tc>
      </w:tr>
      <w:tr w:rsidR="00BE04CD" w:rsidRPr="00DF1275" w:rsidTr="003F44DC">
        <w:trPr>
          <w:jc w:val="center"/>
        </w:trPr>
        <w:tc>
          <w:tcPr>
            <w:tcW w:w="1077" w:type="pct"/>
          </w:tcPr>
          <w:p w:rsidR="00BE04CD" w:rsidRPr="00C82CAC" w:rsidRDefault="00BE04CD" w:rsidP="009A0CA4">
            <w:pPr>
              <w:spacing w:before="0"/>
              <w:rPr>
                <w:i/>
                <w:sz w:val="22"/>
                <w:szCs w:val="18"/>
                <w:lang w:val="en-GB"/>
              </w:rPr>
            </w:pPr>
            <w:r w:rsidRPr="00C82CAC">
              <w:rPr>
                <w:i/>
                <w:sz w:val="22"/>
                <w:szCs w:val="18"/>
                <w:lang w:val="en-GB"/>
              </w:rPr>
              <w:lastRenderedPageBreak/>
              <w:t>Use case category</w:t>
            </w:r>
          </w:p>
        </w:tc>
        <w:tc>
          <w:tcPr>
            <w:tcW w:w="3923" w:type="pct"/>
          </w:tcPr>
          <w:p w:rsidR="00BE04CD" w:rsidRPr="00DF1275" w:rsidRDefault="00BE04CD" w:rsidP="009A0CA4">
            <w:pPr>
              <w:spacing w:before="0"/>
              <w:rPr>
                <w:sz w:val="22"/>
                <w:szCs w:val="18"/>
                <w:lang w:val="en-GB"/>
              </w:rPr>
            </w:pPr>
            <w:r w:rsidRPr="00DF1275">
              <w:rPr>
                <w:sz w:val="22"/>
                <w:szCs w:val="18"/>
                <w:lang w:val="en-GB"/>
              </w:rPr>
              <w:t xml:space="preserve">Cat 2: describes a scenario related to application of autonomous behaviour in the network.    </w:t>
            </w:r>
          </w:p>
        </w:tc>
      </w:tr>
      <w:tr w:rsidR="00BE04CD" w:rsidRPr="00DF1275" w:rsidTr="003F44DC">
        <w:trPr>
          <w:jc w:val="center"/>
        </w:trPr>
        <w:tc>
          <w:tcPr>
            <w:tcW w:w="1077" w:type="pct"/>
          </w:tcPr>
          <w:p w:rsidR="00BE04CD" w:rsidRPr="00C82CAC" w:rsidRDefault="00BE04CD" w:rsidP="009A0CA4">
            <w:pPr>
              <w:spacing w:before="0"/>
              <w:rPr>
                <w:i/>
                <w:sz w:val="22"/>
                <w:szCs w:val="18"/>
                <w:lang w:val="en-GB"/>
              </w:rPr>
            </w:pPr>
            <w:r w:rsidRPr="00C82CAC">
              <w:rPr>
                <w:i/>
                <w:sz w:val="22"/>
                <w:szCs w:val="18"/>
                <w:lang w:val="en-GB"/>
              </w:rPr>
              <w:t>Reference</w:t>
            </w:r>
          </w:p>
        </w:tc>
        <w:tc>
          <w:tcPr>
            <w:tcW w:w="3923" w:type="pct"/>
          </w:tcPr>
          <w:p w:rsidR="00BE04CD" w:rsidRPr="00DF1275" w:rsidRDefault="00BE04CD" w:rsidP="009A0CA4">
            <w:pPr>
              <w:pStyle w:val="ListParagraph"/>
              <w:spacing w:before="0"/>
              <w:ind w:left="360"/>
              <w:rPr>
                <w:sz w:val="22"/>
                <w:szCs w:val="18"/>
                <w:lang w:val="en-GB"/>
              </w:rPr>
            </w:pPr>
          </w:p>
        </w:tc>
      </w:tr>
    </w:tbl>
    <w:p w:rsidR="00BE04CD" w:rsidRPr="00DF1275" w:rsidRDefault="00BE04CD" w:rsidP="00B63137">
      <w:pPr>
        <w:pStyle w:val="Heading3"/>
      </w:pPr>
      <w:bookmarkStart w:id="578" w:name="_Toc86163145"/>
      <w:bookmarkStart w:id="579" w:name="_Toc86503288"/>
      <w:bookmarkStart w:id="580" w:name="_Toc86503546"/>
      <w:r w:rsidRPr="00DF1275">
        <w:t>Use case requirements</w:t>
      </w:r>
      <w:bookmarkEnd w:id="578"/>
      <w:bookmarkEnd w:id="579"/>
      <w:bookmarkEnd w:id="580"/>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015</w:t>
      </w:r>
      <w:r w:rsidR="00FC70DA">
        <w:rPr>
          <w:lang w:val="en-GB"/>
        </w:rPr>
        <w:t>-REQ-</w:t>
      </w:r>
      <w:r w:rsidR="00841AD0">
        <w:rPr>
          <w:lang w:val="en-GB"/>
        </w:rPr>
        <w:t>0</w:t>
      </w:r>
      <w:r w:rsidR="00DF7F40">
        <w:rPr>
          <w:lang w:val="en-GB"/>
        </w:rPr>
        <w:t>01</w:t>
      </w:r>
      <w:r w:rsidR="00BE04CD" w:rsidRPr="00DF1275">
        <w:rPr>
          <w:lang w:val="en-GB"/>
        </w:rPr>
        <w:t>: It is critical that AN</w:t>
      </w:r>
      <w:r w:rsidR="0011014A">
        <w:rPr>
          <w:lang w:val="en-GB"/>
        </w:rPr>
        <w:t>s</w:t>
      </w:r>
      <w:r w:rsidR="00BE04CD" w:rsidRPr="00DF1275">
        <w:rPr>
          <w:lang w:val="en-GB"/>
        </w:rPr>
        <w:t xml:space="preserve"> enable correlation and identification of relevant logs, their access using open interfaces, analysis and resulting optimization of network underlays to apply specific adaptations. </w:t>
      </w:r>
    </w:p>
    <w:p w:rsidR="003F44DC" w:rsidRPr="00DF1275" w:rsidRDefault="003F44DC" w:rsidP="003F44DC">
      <w:pPr>
        <w:pStyle w:val="Heading3"/>
      </w:pPr>
      <w:bookmarkStart w:id="581" w:name="_Toc86503289"/>
      <w:bookmarkStart w:id="582" w:name="_Toc86503547"/>
      <w:del w:id="583" w:author="Microsoft Office User" w:date="2022-06-13T12:08:00Z">
        <w:r w:rsidRPr="00DF1275" w:rsidDel="009325C6">
          <w:delText>Use case specific figures</w:delText>
        </w:r>
      </w:del>
      <w:bookmarkEnd w:id="581"/>
      <w:bookmarkEnd w:id="582"/>
      <w:ins w:id="584" w:author="Microsoft Office User" w:date="2022-06-13T12:08:00Z">
        <w:r w:rsidR="009325C6">
          <w:t>Actor interactions and possible components</w:t>
        </w:r>
      </w:ins>
    </w:p>
    <w:p w:rsidR="003F44DC" w:rsidRPr="00DF1275" w:rsidRDefault="003F44DC" w:rsidP="00BE04CD">
      <w:pPr>
        <w:spacing w:before="0" w:after="160" w:line="259" w:lineRule="auto"/>
        <w:rPr>
          <w:lang w:val="en-GB"/>
        </w:rPr>
      </w:pPr>
      <w:r w:rsidRPr="00DF1275">
        <w:rPr>
          <w:lang w:val="en-GB"/>
        </w:rPr>
        <w:t>None.</w:t>
      </w:r>
    </w:p>
    <w:p w:rsidR="00BE04CD" w:rsidRPr="00DF1275" w:rsidRDefault="00BE04CD" w:rsidP="00244134">
      <w:pPr>
        <w:pStyle w:val="Heading2"/>
      </w:pPr>
      <w:bookmarkStart w:id="585" w:name="_Toc86163146"/>
      <w:bookmarkStart w:id="586" w:name="_Toc86503290"/>
      <w:bookmarkStart w:id="587" w:name="_Toc86503548"/>
      <w:r w:rsidRPr="00DF1275">
        <w:t>Compose-able, hierarchical closed loops</w:t>
      </w:r>
      <w:bookmarkEnd w:id="585"/>
      <w:bookmarkEnd w:id="586"/>
      <w:bookmarkEnd w:id="587"/>
    </w:p>
    <w:tbl>
      <w:tblPr>
        <w:tblStyle w:val="TableGrid"/>
        <w:tblW w:w="5000" w:type="pct"/>
        <w:jc w:val="center"/>
        <w:tblLook w:val="04A0"/>
      </w:tblPr>
      <w:tblGrid>
        <w:gridCol w:w="2123"/>
        <w:gridCol w:w="7732"/>
      </w:tblGrid>
      <w:tr w:rsidR="00BE04CD" w:rsidRPr="00DF1275" w:rsidTr="003F44DC">
        <w:trPr>
          <w:jc w:val="center"/>
        </w:trPr>
        <w:tc>
          <w:tcPr>
            <w:tcW w:w="1077" w:type="pct"/>
          </w:tcPr>
          <w:p w:rsidR="00BE04CD" w:rsidRPr="00C82CAC" w:rsidRDefault="00BE04CD" w:rsidP="009A0CA4">
            <w:pPr>
              <w:spacing w:before="0"/>
              <w:rPr>
                <w:i/>
                <w:sz w:val="22"/>
                <w:szCs w:val="18"/>
                <w:lang w:val="en-GB"/>
              </w:rPr>
            </w:pPr>
            <w:r w:rsidRPr="00DF1275">
              <w:rPr>
                <w:sz w:val="22"/>
                <w:szCs w:val="18"/>
                <w:lang w:val="en-GB"/>
              </w:rPr>
              <w:br w:type="page"/>
            </w:r>
            <w:r w:rsidRPr="00DF1275">
              <w:rPr>
                <w:sz w:val="22"/>
                <w:szCs w:val="18"/>
                <w:lang w:val="en-GB"/>
              </w:rPr>
              <w:br w:type="page"/>
            </w:r>
            <w:r w:rsidRPr="00C82CAC">
              <w:rPr>
                <w:i/>
                <w:sz w:val="22"/>
                <w:szCs w:val="18"/>
                <w:lang w:val="en-GB"/>
              </w:rPr>
              <w:t>Use case id</w:t>
            </w:r>
          </w:p>
        </w:tc>
        <w:tc>
          <w:tcPr>
            <w:tcW w:w="3923" w:type="pct"/>
          </w:tcPr>
          <w:p w:rsidR="00BE04CD" w:rsidRPr="00DF1275" w:rsidRDefault="00BE04CD" w:rsidP="009A0CA4">
            <w:pPr>
              <w:spacing w:before="0"/>
              <w:rPr>
                <w:sz w:val="22"/>
                <w:szCs w:val="18"/>
                <w:lang w:val="en-GB"/>
              </w:rPr>
            </w:pPr>
            <w:r w:rsidRPr="00DF1275">
              <w:rPr>
                <w:sz w:val="22"/>
                <w:szCs w:val="18"/>
                <w:lang w:val="en-GB"/>
              </w:rPr>
              <w:t>FG-AN-usecase-016</w:t>
            </w:r>
          </w:p>
        </w:tc>
      </w:tr>
      <w:tr w:rsidR="00BE04CD" w:rsidRPr="00DF1275" w:rsidTr="003F44DC">
        <w:trPr>
          <w:jc w:val="center"/>
        </w:trPr>
        <w:tc>
          <w:tcPr>
            <w:tcW w:w="1077" w:type="pct"/>
          </w:tcPr>
          <w:p w:rsidR="00BE04CD" w:rsidRPr="00C82CAC" w:rsidRDefault="00BE04CD" w:rsidP="009A0CA4">
            <w:pPr>
              <w:spacing w:before="0"/>
              <w:rPr>
                <w:i/>
                <w:sz w:val="22"/>
                <w:szCs w:val="18"/>
                <w:lang w:val="en-GB"/>
              </w:rPr>
            </w:pPr>
            <w:r w:rsidRPr="00C82CAC">
              <w:rPr>
                <w:i/>
                <w:sz w:val="22"/>
                <w:szCs w:val="18"/>
                <w:lang w:val="en-GB"/>
              </w:rPr>
              <w:t>Use case description</w:t>
            </w:r>
          </w:p>
        </w:tc>
        <w:tc>
          <w:tcPr>
            <w:tcW w:w="3923" w:type="pct"/>
          </w:tcPr>
          <w:p w:rsidR="00BE04CD" w:rsidRPr="00DF1275" w:rsidRDefault="00BE04CD" w:rsidP="009A0CA4">
            <w:pPr>
              <w:spacing w:before="0"/>
              <w:jc w:val="both"/>
              <w:rPr>
                <w:sz w:val="22"/>
                <w:szCs w:val="18"/>
                <w:lang w:val="en-GB"/>
              </w:rPr>
            </w:pPr>
            <w:r w:rsidRPr="00DF1275">
              <w:rPr>
                <w:sz w:val="22"/>
                <w:szCs w:val="18"/>
                <w:lang w:val="en-GB"/>
              </w:rPr>
              <w:t xml:space="preserve">There are different automation loops in different levels of the architecture. High level use cases (like log-analysis based fault prediction) require access to capabilities of various network instances. This in turn may be provided by multiple vendors or opensource providers. Thus, provisioning and management of closed loops should be driven hierarchically.  </w:t>
            </w:r>
          </w:p>
          <w:p w:rsidR="00BE04CD" w:rsidRPr="00DF1275" w:rsidRDefault="00BE04CD" w:rsidP="009A0CA4">
            <w:pPr>
              <w:spacing w:before="0"/>
              <w:jc w:val="both"/>
              <w:rPr>
                <w:sz w:val="22"/>
                <w:szCs w:val="18"/>
                <w:lang w:val="en-GB"/>
              </w:rPr>
            </w:pPr>
            <w:r w:rsidRPr="00DF1275">
              <w:rPr>
                <w:sz w:val="22"/>
                <w:szCs w:val="18"/>
                <w:lang w:val="en-GB"/>
              </w:rPr>
              <w:t xml:space="preserve">In this context, </w:t>
            </w:r>
            <w:r w:rsidRPr="00903DCE">
              <w:rPr>
                <w:sz w:val="22"/>
                <w:szCs w:val="18"/>
                <w:highlight w:val="yellow"/>
                <w:lang w:val="en-GB"/>
              </w:rPr>
              <w:t>we introduce</w:t>
            </w:r>
            <w:r w:rsidRPr="00DF1275">
              <w:rPr>
                <w:sz w:val="22"/>
                <w:szCs w:val="18"/>
                <w:lang w:val="en-GB"/>
              </w:rPr>
              <w:t xml:space="preserve"> the use case “Compose-able, hierarchical closed loops”.</w:t>
            </w:r>
          </w:p>
          <w:p w:rsidR="00BE04CD" w:rsidRPr="00DF1275" w:rsidRDefault="00BE04CD" w:rsidP="009A0CA4">
            <w:pPr>
              <w:spacing w:before="0"/>
              <w:jc w:val="both"/>
              <w:rPr>
                <w:sz w:val="22"/>
                <w:szCs w:val="18"/>
                <w:lang w:val="en-GB"/>
              </w:rPr>
            </w:pPr>
            <w:r w:rsidRPr="00DF1275">
              <w:rPr>
                <w:sz w:val="22"/>
                <w:szCs w:val="18"/>
                <w:lang w:val="en-GB"/>
              </w:rPr>
              <w:t>Following are related steps in this use case scenario:</w:t>
            </w:r>
          </w:p>
          <w:p w:rsidR="00BE04CD" w:rsidRPr="00DF1275" w:rsidRDefault="00261904" w:rsidP="00903DCE">
            <w:pPr>
              <w:pStyle w:val="ListParagraph"/>
              <w:numPr>
                <w:ilvl w:val="0"/>
                <w:numId w:val="39"/>
              </w:numPr>
              <w:spacing w:before="0"/>
              <w:jc w:val="both"/>
              <w:rPr>
                <w:sz w:val="22"/>
                <w:szCs w:val="18"/>
                <w:lang w:val="en-GB"/>
              </w:rPr>
            </w:pPr>
            <w:r>
              <w:rPr>
                <w:sz w:val="22"/>
                <w:szCs w:val="18"/>
                <w:lang w:val="en-GB"/>
              </w:rPr>
              <w:t>D</w:t>
            </w:r>
            <w:r w:rsidR="00BE04CD" w:rsidRPr="00DF1275">
              <w:rPr>
                <w:sz w:val="22"/>
                <w:szCs w:val="18"/>
                <w:lang w:val="en-GB"/>
              </w:rPr>
              <w:t>eclarative specifications decide the high</w:t>
            </w:r>
            <w:r>
              <w:rPr>
                <w:sz w:val="22"/>
                <w:szCs w:val="18"/>
                <w:lang w:val="en-GB"/>
              </w:rPr>
              <w:t>-</w:t>
            </w:r>
            <w:r w:rsidR="00BE04CD" w:rsidRPr="00DF1275">
              <w:rPr>
                <w:sz w:val="22"/>
                <w:szCs w:val="18"/>
                <w:lang w:val="en-GB"/>
              </w:rPr>
              <w:t>level aspects of closed loops.</w:t>
            </w:r>
          </w:p>
          <w:p w:rsidR="00BE04CD" w:rsidRPr="00DF1275" w:rsidRDefault="00261904" w:rsidP="00903DCE">
            <w:pPr>
              <w:pStyle w:val="ListParagraph"/>
              <w:numPr>
                <w:ilvl w:val="0"/>
                <w:numId w:val="39"/>
              </w:numPr>
              <w:spacing w:before="0"/>
              <w:jc w:val="both"/>
              <w:rPr>
                <w:sz w:val="22"/>
                <w:szCs w:val="18"/>
                <w:lang w:val="en-GB"/>
              </w:rPr>
            </w:pPr>
            <w:r>
              <w:rPr>
                <w:sz w:val="22"/>
                <w:szCs w:val="18"/>
                <w:lang w:val="en-GB"/>
              </w:rPr>
              <w:t>T</w:t>
            </w:r>
            <w:r w:rsidR="00BE04CD" w:rsidRPr="00DF1275">
              <w:rPr>
                <w:sz w:val="22"/>
                <w:szCs w:val="18"/>
                <w:lang w:val="en-GB"/>
              </w:rPr>
              <w:t>hey are in turn correlated with declarative specifications for network services.</w:t>
            </w:r>
          </w:p>
          <w:p w:rsidR="00BE04CD" w:rsidRPr="00DF1275" w:rsidRDefault="00261904" w:rsidP="00903DCE">
            <w:pPr>
              <w:pStyle w:val="ListParagraph"/>
              <w:numPr>
                <w:ilvl w:val="0"/>
                <w:numId w:val="39"/>
              </w:numPr>
              <w:spacing w:before="0"/>
              <w:jc w:val="both"/>
              <w:rPr>
                <w:sz w:val="22"/>
                <w:szCs w:val="18"/>
                <w:lang w:val="en-GB"/>
              </w:rPr>
            </w:pPr>
            <w:r>
              <w:rPr>
                <w:sz w:val="22"/>
                <w:szCs w:val="18"/>
                <w:lang w:val="en-GB"/>
              </w:rPr>
              <w:t>T</w:t>
            </w:r>
            <w:r w:rsidR="00BE04CD" w:rsidRPr="00DF1275">
              <w:rPr>
                <w:sz w:val="22"/>
                <w:szCs w:val="18"/>
                <w:lang w:val="en-GB"/>
              </w:rPr>
              <w:t xml:space="preserve">hese are </w:t>
            </w:r>
            <w:r>
              <w:rPr>
                <w:sz w:val="22"/>
                <w:szCs w:val="18"/>
                <w:lang w:val="en-GB"/>
              </w:rPr>
              <w:t>then</w:t>
            </w:r>
            <w:r w:rsidR="00BE04CD" w:rsidRPr="00DF1275">
              <w:rPr>
                <w:sz w:val="22"/>
                <w:szCs w:val="18"/>
                <w:lang w:val="en-GB"/>
              </w:rPr>
              <w:t xml:space="preserve"> used to generate detailed declarative specifications for closed loops in different parts of the network.</w:t>
            </w:r>
          </w:p>
          <w:p w:rsidR="00BE04CD" w:rsidRPr="00DF1275" w:rsidRDefault="00261904" w:rsidP="00903DCE">
            <w:pPr>
              <w:pStyle w:val="ListParagraph"/>
              <w:numPr>
                <w:ilvl w:val="0"/>
                <w:numId w:val="39"/>
              </w:numPr>
              <w:spacing w:before="0"/>
              <w:jc w:val="both"/>
              <w:rPr>
                <w:sz w:val="22"/>
                <w:szCs w:val="18"/>
                <w:lang w:val="en-GB"/>
              </w:rPr>
            </w:pPr>
            <w:r>
              <w:rPr>
                <w:sz w:val="22"/>
                <w:szCs w:val="18"/>
                <w:lang w:val="en-GB"/>
              </w:rPr>
              <w:t>O</w:t>
            </w:r>
            <w:r w:rsidR="00BE04CD" w:rsidRPr="00DF1275">
              <w:rPr>
                <w:sz w:val="22"/>
                <w:szCs w:val="18"/>
                <w:lang w:val="en-GB"/>
              </w:rPr>
              <w:t>rchestrators at various levels generate commands to provision and manage the closed loops based on these generated declarative specifications.</w:t>
            </w:r>
          </w:p>
          <w:p w:rsidR="00BE04CD" w:rsidRPr="00DF1275" w:rsidRDefault="00261904" w:rsidP="00903DCE">
            <w:pPr>
              <w:pStyle w:val="ListParagraph"/>
              <w:numPr>
                <w:ilvl w:val="0"/>
                <w:numId w:val="39"/>
              </w:numPr>
              <w:spacing w:before="0"/>
              <w:jc w:val="both"/>
              <w:rPr>
                <w:sz w:val="22"/>
                <w:szCs w:val="18"/>
                <w:lang w:val="en-GB"/>
              </w:rPr>
            </w:pPr>
            <w:r>
              <w:rPr>
                <w:sz w:val="22"/>
                <w:szCs w:val="18"/>
                <w:lang w:val="en-GB"/>
              </w:rPr>
              <w:t>T</w:t>
            </w:r>
            <w:r w:rsidR="00BE04CD" w:rsidRPr="00DF1275">
              <w:rPr>
                <w:sz w:val="22"/>
                <w:szCs w:val="18"/>
                <w:lang w:val="en-GB"/>
              </w:rPr>
              <w:t>he declarative specifications and/or closed loop components may be stored/updated for regeneration of closed loops at any point of time.</w:t>
            </w:r>
          </w:p>
        </w:tc>
      </w:tr>
      <w:tr w:rsidR="00BE04CD" w:rsidRPr="00DF1275" w:rsidTr="003F44DC">
        <w:trPr>
          <w:jc w:val="center"/>
        </w:trPr>
        <w:tc>
          <w:tcPr>
            <w:tcW w:w="1077" w:type="pct"/>
          </w:tcPr>
          <w:p w:rsidR="00BE04CD" w:rsidRPr="00C82CAC" w:rsidRDefault="00BE04CD" w:rsidP="009A0CA4">
            <w:pPr>
              <w:spacing w:before="0"/>
              <w:rPr>
                <w:i/>
                <w:sz w:val="22"/>
                <w:szCs w:val="18"/>
                <w:lang w:val="en-GB"/>
              </w:rPr>
            </w:pPr>
            <w:r w:rsidRPr="00C82CAC">
              <w:rPr>
                <w:i/>
                <w:sz w:val="22"/>
                <w:szCs w:val="18"/>
                <w:lang w:val="en-GB"/>
              </w:rPr>
              <w:t>Use case category</w:t>
            </w:r>
          </w:p>
        </w:tc>
        <w:tc>
          <w:tcPr>
            <w:tcW w:w="3923" w:type="pct"/>
          </w:tcPr>
          <w:p w:rsidR="00BE04CD" w:rsidRPr="00DF1275" w:rsidRDefault="00BE04CD" w:rsidP="009A0CA4">
            <w:pPr>
              <w:spacing w:before="0"/>
              <w:rPr>
                <w:sz w:val="22"/>
                <w:szCs w:val="18"/>
                <w:lang w:val="en-GB"/>
              </w:rPr>
            </w:pPr>
            <w:r w:rsidRPr="00DF1275">
              <w:rPr>
                <w:sz w:val="22"/>
                <w:szCs w:val="18"/>
                <w:lang w:val="en-GB"/>
              </w:rPr>
              <w:t xml:space="preserve">Cat 1: describes a scenario related to core autonomous behaviour itself.  </w:t>
            </w:r>
          </w:p>
        </w:tc>
      </w:tr>
      <w:tr w:rsidR="00BE04CD" w:rsidRPr="00DF1275" w:rsidTr="003F44DC">
        <w:trPr>
          <w:jc w:val="center"/>
        </w:trPr>
        <w:tc>
          <w:tcPr>
            <w:tcW w:w="1077" w:type="pct"/>
          </w:tcPr>
          <w:p w:rsidR="00BE04CD" w:rsidRPr="00C82CAC" w:rsidRDefault="00BE04CD" w:rsidP="009A0CA4">
            <w:pPr>
              <w:spacing w:before="0"/>
              <w:rPr>
                <w:i/>
                <w:sz w:val="22"/>
                <w:szCs w:val="18"/>
                <w:lang w:val="en-GB"/>
              </w:rPr>
            </w:pPr>
            <w:r w:rsidRPr="00C82CAC">
              <w:rPr>
                <w:i/>
                <w:sz w:val="22"/>
                <w:szCs w:val="18"/>
                <w:lang w:val="en-GB"/>
              </w:rPr>
              <w:t>Reference</w:t>
            </w:r>
          </w:p>
        </w:tc>
        <w:tc>
          <w:tcPr>
            <w:tcW w:w="3923" w:type="pct"/>
          </w:tcPr>
          <w:p w:rsidR="00BE04CD" w:rsidRPr="00DF1275" w:rsidRDefault="00BE04CD" w:rsidP="00181353">
            <w:pPr>
              <w:pStyle w:val="ListParagraph"/>
              <w:spacing w:before="0"/>
              <w:ind w:left="360"/>
              <w:rPr>
                <w:sz w:val="22"/>
                <w:szCs w:val="18"/>
                <w:lang w:val="en-GB"/>
              </w:rPr>
            </w:pPr>
          </w:p>
        </w:tc>
      </w:tr>
    </w:tbl>
    <w:p w:rsidR="00BE04CD" w:rsidRPr="00DF1275" w:rsidRDefault="00BE04CD" w:rsidP="00244134">
      <w:pPr>
        <w:pStyle w:val="Heading3"/>
      </w:pPr>
      <w:bookmarkStart w:id="588" w:name="_Toc86163147"/>
      <w:bookmarkStart w:id="589" w:name="_Toc86503291"/>
      <w:bookmarkStart w:id="590" w:name="_Toc86503549"/>
      <w:r w:rsidRPr="00DF1275">
        <w:t>Use case requirements</w:t>
      </w:r>
      <w:bookmarkEnd w:id="588"/>
      <w:bookmarkEnd w:id="589"/>
      <w:bookmarkEnd w:id="590"/>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016</w:t>
      </w:r>
      <w:r w:rsidR="00FC70DA">
        <w:rPr>
          <w:lang w:val="en-GB"/>
        </w:rPr>
        <w:t>-REQ-</w:t>
      </w:r>
      <w:r w:rsidR="00841AD0">
        <w:rPr>
          <w:lang w:val="en-GB"/>
        </w:rPr>
        <w:t>0</w:t>
      </w:r>
      <w:r w:rsidR="00DF7F40">
        <w:rPr>
          <w:lang w:val="en-GB"/>
        </w:rPr>
        <w:t>01</w:t>
      </w:r>
      <w:r w:rsidR="00BE04CD" w:rsidRPr="00DF1275">
        <w:rPr>
          <w:lang w:val="en-GB"/>
        </w:rPr>
        <w:t>: It is critical that AN</w:t>
      </w:r>
      <w:r w:rsidR="00261904">
        <w:rPr>
          <w:lang w:val="en-GB"/>
        </w:rPr>
        <w:t>s</w:t>
      </w:r>
      <w:r w:rsidR="00BE04CD" w:rsidRPr="00DF1275">
        <w:rPr>
          <w:lang w:val="en-GB"/>
        </w:rPr>
        <w:t xml:space="preserve"> enable composition of hierarchical closed loops using declarative specifications.</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016</w:t>
      </w:r>
      <w:r w:rsidR="00FC70DA">
        <w:rPr>
          <w:lang w:val="en-GB"/>
        </w:rPr>
        <w:t>-REQ-</w:t>
      </w:r>
      <w:r w:rsidR="00841AD0">
        <w:rPr>
          <w:lang w:val="en-GB"/>
        </w:rPr>
        <w:t>0</w:t>
      </w:r>
      <w:r w:rsidR="00DF7F40">
        <w:rPr>
          <w:lang w:val="en-GB"/>
        </w:rPr>
        <w:t>02</w:t>
      </w:r>
      <w:r w:rsidR="00BE04CD" w:rsidRPr="00DF1275">
        <w:rPr>
          <w:lang w:val="en-GB"/>
        </w:rPr>
        <w:t>: It is critical that AN</w:t>
      </w:r>
      <w:r w:rsidR="00261904">
        <w:rPr>
          <w:lang w:val="en-GB"/>
        </w:rPr>
        <w:t>s</w:t>
      </w:r>
      <w:r w:rsidR="00BE04CD" w:rsidRPr="00DF1275">
        <w:rPr>
          <w:lang w:val="en-GB"/>
        </w:rPr>
        <w:t xml:space="preserve"> enable derivation of controllers </w:t>
      </w:r>
      <w:r w:rsidR="00BE04CD" w:rsidRPr="00903DCE">
        <w:rPr>
          <w:highlight w:val="yellow"/>
          <w:lang w:val="en-GB"/>
        </w:rPr>
        <w:t>or</w:t>
      </w:r>
      <w:r w:rsidR="00BE04CD" w:rsidRPr="00DF1275">
        <w:rPr>
          <w:lang w:val="en-GB"/>
        </w:rPr>
        <w:t xml:space="preserve"> closed loops at various levels of the network. </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016</w:t>
      </w:r>
      <w:r w:rsidR="00FC70DA">
        <w:rPr>
          <w:lang w:val="en-GB"/>
        </w:rPr>
        <w:t>-REQ-</w:t>
      </w:r>
      <w:r w:rsidR="00841AD0">
        <w:rPr>
          <w:lang w:val="en-GB"/>
        </w:rPr>
        <w:t>0</w:t>
      </w:r>
      <w:r w:rsidR="00DF7F40">
        <w:rPr>
          <w:lang w:val="en-GB"/>
        </w:rPr>
        <w:t>03</w:t>
      </w:r>
      <w:r w:rsidR="00BE04CD" w:rsidRPr="00DF1275">
        <w:rPr>
          <w:lang w:val="en-GB"/>
        </w:rPr>
        <w:t>: It is critical that AN</w:t>
      </w:r>
      <w:r w:rsidR="00261904">
        <w:rPr>
          <w:lang w:val="en-GB"/>
        </w:rPr>
        <w:t>s</w:t>
      </w:r>
      <w:r w:rsidR="00BE04CD" w:rsidRPr="00DF1275">
        <w:rPr>
          <w:lang w:val="en-GB"/>
        </w:rPr>
        <w:t xml:space="preserve"> enable management of declarative specifications of closed loops </w:t>
      </w:r>
      <w:r w:rsidR="00BE04CD" w:rsidRPr="00903DCE">
        <w:rPr>
          <w:highlight w:val="yellow"/>
          <w:lang w:val="en-GB"/>
        </w:rPr>
        <w:t>or</w:t>
      </w:r>
      <w:r w:rsidR="00BE04CD" w:rsidRPr="00DF1275">
        <w:rPr>
          <w:lang w:val="en-GB"/>
        </w:rPr>
        <w:t xml:space="preserve"> controllers. </w:t>
      </w:r>
    </w:p>
    <w:p w:rsidR="00BE04CD" w:rsidRPr="00DF1275" w:rsidRDefault="00BE04CD" w:rsidP="003F44DC">
      <w:pPr>
        <w:spacing w:before="0" w:after="160" w:line="259" w:lineRule="auto"/>
        <w:rPr>
          <w:sz w:val="22"/>
          <w:szCs w:val="18"/>
          <w:lang w:val="en-GB"/>
        </w:rPr>
      </w:pPr>
      <w:r w:rsidRPr="00DF1275">
        <w:rPr>
          <w:sz w:val="22"/>
          <w:szCs w:val="18"/>
          <w:lang w:val="en-GB"/>
        </w:rPr>
        <w:t xml:space="preserve">NOTE – </w:t>
      </w:r>
      <w:r w:rsidR="003F44DC" w:rsidRPr="00DF1275">
        <w:rPr>
          <w:sz w:val="22"/>
          <w:szCs w:val="18"/>
          <w:lang w:val="en-GB"/>
        </w:rPr>
        <w:t>M</w:t>
      </w:r>
      <w:r w:rsidRPr="00DF1275">
        <w:rPr>
          <w:sz w:val="22"/>
          <w:szCs w:val="18"/>
          <w:lang w:val="en-GB"/>
        </w:rPr>
        <w:t>anagement operations on declarative specifications may include creation, storage, update, delete, etc.</w:t>
      </w:r>
    </w:p>
    <w:p w:rsidR="00BE04CD" w:rsidRDefault="003F44DC" w:rsidP="003F44DC">
      <w:pPr>
        <w:pStyle w:val="Heading3"/>
        <w:rPr>
          <w:ins w:id="591" w:author="Microsoft Office User" w:date="2022-06-13T12:20:00Z"/>
        </w:rPr>
      </w:pPr>
      <w:bookmarkStart w:id="592" w:name="_Toc86503292"/>
      <w:bookmarkStart w:id="593" w:name="_Toc86503550"/>
      <w:del w:id="594" w:author="Microsoft Office User" w:date="2022-06-13T12:08:00Z">
        <w:r w:rsidRPr="00DF1275" w:rsidDel="009325C6">
          <w:lastRenderedPageBreak/>
          <w:delText>Use case specific figures</w:delText>
        </w:r>
      </w:del>
      <w:bookmarkEnd w:id="592"/>
      <w:bookmarkEnd w:id="593"/>
      <w:ins w:id="595" w:author="Microsoft Office User" w:date="2022-06-13T12:08:00Z">
        <w:r w:rsidR="009325C6">
          <w:t>Actor interactions and possible components</w:t>
        </w:r>
      </w:ins>
    </w:p>
    <w:p w:rsidR="00000000" w:rsidRDefault="001964DE">
      <w:pPr>
        <w:pPrChange w:id="596" w:author="Microsoft Office User" w:date="2022-06-13T12:20:00Z">
          <w:pPr>
            <w:pStyle w:val="Heading3"/>
          </w:pPr>
        </w:pPrChange>
      </w:pPr>
      <w:ins w:id="597" w:author="Microsoft Office User" w:date="2022-06-13T12:20:00Z">
        <w:r>
          <w:rPr>
            <w:lang w:val="en-GB" w:eastAsia="ja-JP"/>
          </w:rPr>
          <w:t>None</w:t>
        </w:r>
      </w:ins>
    </w:p>
    <w:p w:rsidR="00BE04CD" w:rsidRPr="00DF1275" w:rsidRDefault="00BE04CD" w:rsidP="00244134">
      <w:pPr>
        <w:pStyle w:val="Heading2"/>
      </w:pPr>
      <w:bookmarkStart w:id="598" w:name="_Toc86163148"/>
      <w:bookmarkStart w:id="599" w:name="_Toc86503293"/>
      <w:bookmarkStart w:id="600" w:name="_Toc86503551"/>
      <w:r w:rsidRPr="00DF1275">
        <w:t>Quality of Experience (QoE) Prediction as-a-Service (QPaaS)</w:t>
      </w:r>
      <w:bookmarkEnd w:id="598"/>
      <w:bookmarkEnd w:id="599"/>
      <w:bookmarkEnd w:id="600"/>
    </w:p>
    <w:tbl>
      <w:tblPr>
        <w:tblStyle w:val="TableGrid"/>
        <w:tblW w:w="5000" w:type="pct"/>
        <w:jc w:val="center"/>
        <w:tblLook w:val="04A0"/>
      </w:tblPr>
      <w:tblGrid>
        <w:gridCol w:w="2123"/>
        <w:gridCol w:w="7732"/>
      </w:tblGrid>
      <w:tr w:rsidR="00BE04CD" w:rsidRPr="00DF1275" w:rsidTr="003F44DC">
        <w:trPr>
          <w:jc w:val="center"/>
        </w:trPr>
        <w:tc>
          <w:tcPr>
            <w:tcW w:w="1077" w:type="pct"/>
          </w:tcPr>
          <w:p w:rsidR="00BE04CD" w:rsidRPr="00DF1275" w:rsidRDefault="00BE04CD" w:rsidP="009A0CA4">
            <w:pPr>
              <w:jc w:val="both"/>
              <w:rPr>
                <w:i/>
                <w:sz w:val="22"/>
                <w:szCs w:val="22"/>
                <w:lang w:val="en-GB"/>
              </w:rPr>
            </w:pPr>
            <w:r w:rsidRPr="00DF1275">
              <w:rPr>
                <w:i/>
                <w:sz w:val="22"/>
                <w:szCs w:val="22"/>
                <w:lang w:val="en-GB"/>
              </w:rPr>
              <w:t>Use case id</w:t>
            </w:r>
          </w:p>
        </w:tc>
        <w:tc>
          <w:tcPr>
            <w:tcW w:w="3923" w:type="pct"/>
          </w:tcPr>
          <w:p w:rsidR="00BE04CD" w:rsidRPr="00DF1275" w:rsidRDefault="00BE04CD" w:rsidP="009A0CA4">
            <w:pPr>
              <w:jc w:val="both"/>
              <w:rPr>
                <w:sz w:val="22"/>
                <w:szCs w:val="22"/>
                <w:lang w:val="en-GB"/>
              </w:rPr>
            </w:pPr>
            <w:r w:rsidRPr="00DF1275">
              <w:rPr>
                <w:sz w:val="22"/>
                <w:szCs w:val="22"/>
                <w:lang w:val="en-GB"/>
              </w:rPr>
              <w:t>FG-AN-usecase-017</w:t>
            </w:r>
          </w:p>
        </w:tc>
      </w:tr>
      <w:tr w:rsidR="00BE04CD" w:rsidRPr="00DF1275" w:rsidTr="003F44DC">
        <w:trPr>
          <w:jc w:val="center"/>
        </w:trPr>
        <w:tc>
          <w:tcPr>
            <w:tcW w:w="1077" w:type="pct"/>
          </w:tcPr>
          <w:p w:rsidR="00BE04CD" w:rsidRPr="00DF1275" w:rsidRDefault="00BE04CD" w:rsidP="009A0CA4">
            <w:pPr>
              <w:jc w:val="both"/>
              <w:rPr>
                <w:i/>
                <w:sz w:val="22"/>
                <w:szCs w:val="22"/>
                <w:lang w:val="en-GB"/>
              </w:rPr>
            </w:pPr>
            <w:r w:rsidRPr="00DF1275">
              <w:rPr>
                <w:i/>
                <w:sz w:val="22"/>
                <w:szCs w:val="22"/>
                <w:lang w:val="en-GB"/>
              </w:rPr>
              <w:t>Use case description</w:t>
            </w:r>
          </w:p>
        </w:tc>
        <w:tc>
          <w:tcPr>
            <w:tcW w:w="3923" w:type="pct"/>
          </w:tcPr>
          <w:p w:rsidR="00BE04CD" w:rsidRPr="00DF1275" w:rsidRDefault="00BE04CD" w:rsidP="009A0CA4">
            <w:pPr>
              <w:jc w:val="both"/>
              <w:rPr>
                <w:sz w:val="22"/>
                <w:szCs w:val="22"/>
                <w:lang w:val="en-GB"/>
              </w:rPr>
            </w:pPr>
            <w:r w:rsidRPr="00DF1275">
              <w:rPr>
                <w:sz w:val="22"/>
                <w:szCs w:val="22"/>
                <w:lang w:val="en-GB"/>
              </w:rPr>
              <w:t xml:space="preserve">Intelligent and autonomous troubleshooting is a crucial enabler for the current </w:t>
            </w:r>
            <w:r w:rsidR="00C63646">
              <w:rPr>
                <w:sz w:val="22"/>
                <w:szCs w:val="22"/>
                <w:lang w:val="en-GB"/>
              </w:rPr>
              <w:t>IMT-2020</w:t>
            </w:r>
            <w:r w:rsidRPr="00DF1275">
              <w:rPr>
                <w:sz w:val="22"/>
                <w:szCs w:val="22"/>
                <w:lang w:val="en-GB"/>
              </w:rPr>
              <w:t xml:space="preserve">and </w:t>
            </w:r>
            <w:r w:rsidR="00C63646">
              <w:rPr>
                <w:sz w:val="22"/>
                <w:szCs w:val="22"/>
                <w:lang w:val="en-GB"/>
              </w:rPr>
              <w:t>beyond</w:t>
            </w:r>
            <w:r w:rsidRPr="00DF1275">
              <w:rPr>
                <w:sz w:val="22"/>
                <w:szCs w:val="22"/>
                <w:lang w:val="en-GB"/>
              </w:rPr>
              <w:t xml:space="preserve"> networks.  Autonomous troubleshooting is challenging for several reasons, one of which is the availability of a wide range of applications that future networks will support.  </w:t>
            </w:r>
          </w:p>
          <w:p w:rsidR="00BE04CD" w:rsidRPr="00DF1275" w:rsidRDefault="00BE04CD" w:rsidP="009A0CA4">
            <w:pPr>
              <w:jc w:val="both"/>
              <w:rPr>
                <w:sz w:val="22"/>
                <w:szCs w:val="22"/>
                <w:lang w:val="en-GB"/>
              </w:rPr>
            </w:pPr>
            <w:r w:rsidRPr="00DF1275">
              <w:rPr>
                <w:sz w:val="22"/>
                <w:szCs w:val="22"/>
                <w:lang w:val="en-GB"/>
              </w:rPr>
              <w:t>Traditionally, the methods to gain insight into the delivered quality of service and the users' experience have been through controlled laboratory experiments, where users' opinions have been collected. The results are then reported in Mean Opinion Scores (MOS), corresponding to the average of users' views. These methods are often referred to as subjective quality assessment, and there are standardized methods for conducting them.</w:t>
            </w:r>
          </w:p>
          <w:p w:rsidR="00BE04CD" w:rsidRPr="00DF1275" w:rsidRDefault="00BE04CD" w:rsidP="009A0CA4">
            <w:pPr>
              <w:jc w:val="both"/>
              <w:rPr>
                <w:sz w:val="22"/>
                <w:szCs w:val="22"/>
                <w:lang w:val="en-GB"/>
              </w:rPr>
            </w:pPr>
            <w:r w:rsidRPr="00DF1275">
              <w:rPr>
                <w:sz w:val="22"/>
                <w:szCs w:val="22"/>
                <w:lang w:val="en-GB"/>
              </w:rPr>
              <w:t>In this use case, an application or network service (NS) provider use</w:t>
            </w:r>
            <w:r w:rsidR="00D5306D">
              <w:rPr>
                <w:sz w:val="22"/>
                <w:szCs w:val="22"/>
                <w:lang w:val="en-GB"/>
              </w:rPr>
              <w:t>s</w:t>
            </w:r>
            <w:r w:rsidRPr="00DF1275">
              <w:rPr>
                <w:sz w:val="22"/>
                <w:szCs w:val="22"/>
                <w:lang w:val="en-GB"/>
              </w:rPr>
              <w:t xml:space="preserve"> a QoE-Prediction-as-a-Service (QPaaS) autonomous system to conduct and follow-up QoE measurement and prediction.  </w:t>
            </w:r>
          </w:p>
          <w:p w:rsidR="00BE04CD" w:rsidRPr="00DF1275" w:rsidRDefault="00BE04CD" w:rsidP="009A0CA4">
            <w:pPr>
              <w:jc w:val="both"/>
              <w:rPr>
                <w:sz w:val="22"/>
                <w:szCs w:val="22"/>
                <w:lang w:val="en-GB"/>
              </w:rPr>
            </w:pPr>
            <w:r w:rsidRPr="00DF1275">
              <w:rPr>
                <w:sz w:val="22"/>
                <w:szCs w:val="22"/>
                <w:lang w:val="en-GB"/>
              </w:rPr>
              <w:t>Firstly, the autonomous system conduct</w:t>
            </w:r>
            <w:r w:rsidR="00D5306D">
              <w:rPr>
                <w:sz w:val="22"/>
                <w:szCs w:val="22"/>
                <w:lang w:val="en-GB"/>
              </w:rPr>
              <w:t>s</w:t>
            </w:r>
            <w:r w:rsidRPr="00DF1275">
              <w:rPr>
                <w:sz w:val="22"/>
                <w:szCs w:val="22"/>
                <w:lang w:val="en-GB"/>
              </w:rPr>
              <w:t xml:space="preserve"> subjective tests to measure the user experience from participating users.  The locations and specifications of which users </w:t>
            </w:r>
            <w:r w:rsidR="00D5306D">
              <w:rPr>
                <w:sz w:val="22"/>
                <w:szCs w:val="22"/>
                <w:lang w:val="en-GB"/>
              </w:rPr>
              <w:t>are</w:t>
            </w:r>
            <w:r w:rsidRPr="00DF1275">
              <w:rPr>
                <w:sz w:val="22"/>
                <w:szCs w:val="22"/>
                <w:lang w:val="en-GB"/>
              </w:rPr>
              <w:t xml:space="preserve"> selected and how the users' responses affect the QoE depend on the application and </w:t>
            </w:r>
            <w:r w:rsidR="00D5306D">
              <w:rPr>
                <w:sz w:val="22"/>
                <w:szCs w:val="22"/>
                <w:lang w:val="en-GB"/>
              </w:rPr>
              <w:t>is</w:t>
            </w:r>
            <w:r w:rsidRPr="00DF1275">
              <w:rPr>
                <w:sz w:val="22"/>
                <w:szCs w:val="22"/>
                <w:lang w:val="en-GB"/>
              </w:rPr>
              <w:t xml:space="preserve"> learned by the autonomous system.  The autonomous system also measure</w:t>
            </w:r>
            <w:r w:rsidR="00D5306D">
              <w:rPr>
                <w:sz w:val="22"/>
                <w:szCs w:val="22"/>
                <w:lang w:val="en-GB"/>
              </w:rPr>
              <w:t>s</w:t>
            </w:r>
            <w:r w:rsidRPr="00DF1275">
              <w:rPr>
                <w:sz w:val="22"/>
                <w:szCs w:val="22"/>
                <w:lang w:val="en-GB"/>
              </w:rPr>
              <w:t xml:space="preserve"> relevant user parameters to map user opinions and application KPIs.  </w:t>
            </w:r>
          </w:p>
          <w:p w:rsidR="00BE04CD" w:rsidRPr="00DF1275" w:rsidRDefault="00BE04CD" w:rsidP="009A0CA4">
            <w:pPr>
              <w:jc w:val="both"/>
              <w:rPr>
                <w:sz w:val="22"/>
                <w:szCs w:val="22"/>
                <w:lang w:val="en-GB"/>
              </w:rPr>
            </w:pPr>
            <w:r w:rsidRPr="00DF1275">
              <w:rPr>
                <w:sz w:val="22"/>
                <w:szCs w:val="22"/>
                <w:lang w:val="en-GB"/>
              </w:rPr>
              <w:t>Secondly, the autonomous system follow</w:t>
            </w:r>
            <w:r w:rsidR="00D5306D">
              <w:rPr>
                <w:sz w:val="22"/>
                <w:szCs w:val="22"/>
                <w:lang w:val="en-GB"/>
              </w:rPr>
              <w:t>s</w:t>
            </w:r>
            <w:r w:rsidRPr="00DF1275">
              <w:rPr>
                <w:sz w:val="22"/>
                <w:szCs w:val="22"/>
                <w:lang w:val="en-GB"/>
              </w:rPr>
              <w:t xml:space="preserve"> applicable network KPIs and map network and application KPIs.  </w:t>
            </w:r>
          </w:p>
          <w:p w:rsidR="00BE04CD" w:rsidRPr="00DF1275" w:rsidRDefault="00BE04CD" w:rsidP="009A0CA4">
            <w:pPr>
              <w:jc w:val="both"/>
              <w:rPr>
                <w:sz w:val="22"/>
                <w:szCs w:val="22"/>
                <w:lang w:val="en-GB"/>
              </w:rPr>
            </w:pPr>
            <w:r w:rsidRPr="00DF1275">
              <w:rPr>
                <w:sz w:val="22"/>
                <w:szCs w:val="22"/>
                <w:lang w:val="en-GB"/>
              </w:rPr>
              <w:t>Thirdly, based on this mapping, the autonomous system enable</w:t>
            </w:r>
            <w:r w:rsidR="00D5306D">
              <w:rPr>
                <w:sz w:val="22"/>
                <w:szCs w:val="22"/>
                <w:lang w:val="en-GB"/>
              </w:rPr>
              <w:t>s</w:t>
            </w:r>
            <w:r w:rsidRPr="00DF1275">
              <w:rPr>
                <w:sz w:val="22"/>
                <w:szCs w:val="22"/>
                <w:lang w:val="en-GB"/>
              </w:rPr>
              <w:t xml:space="preserve"> the application provider to predict the QoE of its users based on network KPIs regardless of their participation.  The autonomous system continuously (or periodically) improve</w:t>
            </w:r>
            <w:r w:rsidR="00D5306D">
              <w:rPr>
                <w:sz w:val="22"/>
                <w:szCs w:val="22"/>
                <w:lang w:val="en-GB"/>
              </w:rPr>
              <w:t>s</w:t>
            </w:r>
            <w:r w:rsidRPr="00DF1275">
              <w:rPr>
                <w:sz w:val="22"/>
                <w:szCs w:val="22"/>
                <w:lang w:val="en-GB"/>
              </w:rPr>
              <w:t xml:space="preserve"> the prediction accuracy by random subjective tests or user behavior analysis.</w:t>
            </w:r>
          </w:p>
          <w:p w:rsidR="00BE04CD" w:rsidRPr="00DF1275" w:rsidRDefault="00BE04CD" w:rsidP="009A0CA4">
            <w:pPr>
              <w:jc w:val="both"/>
              <w:rPr>
                <w:sz w:val="22"/>
                <w:szCs w:val="22"/>
                <w:lang w:val="en-GB"/>
              </w:rPr>
            </w:pPr>
            <w:r w:rsidRPr="00DF1275">
              <w:rPr>
                <w:sz w:val="22"/>
                <w:szCs w:val="22"/>
                <w:lang w:val="en-GB"/>
              </w:rPr>
              <w:t>Related steps in this use case scenario are:</w:t>
            </w:r>
          </w:p>
          <w:p w:rsidR="00BE04CD" w:rsidRPr="00DF1275" w:rsidRDefault="00BE04CD" w:rsidP="00B81DB1">
            <w:pPr>
              <w:pStyle w:val="ListParagraph"/>
              <w:numPr>
                <w:ilvl w:val="0"/>
                <w:numId w:val="23"/>
              </w:numPr>
              <w:jc w:val="both"/>
              <w:rPr>
                <w:sz w:val="22"/>
                <w:szCs w:val="22"/>
                <w:lang w:val="en-GB"/>
              </w:rPr>
            </w:pPr>
            <w:r w:rsidRPr="00DF1275">
              <w:rPr>
                <w:sz w:val="22"/>
                <w:szCs w:val="22"/>
                <w:lang w:val="en-GB"/>
              </w:rPr>
              <w:t xml:space="preserve">Application or network service (NS) provider demands and deploys </w:t>
            </w:r>
            <w:r w:rsidR="00D5306D">
              <w:rPr>
                <w:sz w:val="22"/>
                <w:szCs w:val="22"/>
                <w:lang w:val="en-GB"/>
              </w:rPr>
              <w:t xml:space="preserve">a </w:t>
            </w:r>
            <w:r w:rsidRPr="00DF1275">
              <w:rPr>
                <w:sz w:val="22"/>
                <w:szCs w:val="22"/>
                <w:lang w:val="en-GB"/>
              </w:rPr>
              <w:t xml:space="preserve">QoE prediction as-a-service (QPaaS) from a third-party server.  </w:t>
            </w:r>
          </w:p>
          <w:p w:rsidR="00BE04CD" w:rsidRPr="00DF1275" w:rsidRDefault="00BE04CD" w:rsidP="00B81DB1">
            <w:pPr>
              <w:pStyle w:val="ListParagraph"/>
              <w:numPr>
                <w:ilvl w:val="1"/>
                <w:numId w:val="23"/>
              </w:numPr>
              <w:jc w:val="both"/>
              <w:rPr>
                <w:sz w:val="22"/>
                <w:szCs w:val="22"/>
                <w:lang w:val="en-GB"/>
              </w:rPr>
            </w:pPr>
            <w:r w:rsidRPr="00DF1275">
              <w:rPr>
                <w:sz w:val="22"/>
                <w:szCs w:val="22"/>
                <w:lang w:val="en-GB"/>
              </w:rPr>
              <w:t xml:space="preserve">Application or NS provider provides a mechanism to collect/use </w:t>
            </w:r>
            <w:r w:rsidRPr="00C82CAC">
              <w:rPr>
                <w:i/>
                <w:sz w:val="22"/>
                <w:szCs w:val="22"/>
                <w:lang w:val="en-GB"/>
              </w:rPr>
              <w:t>user feedback</w:t>
            </w:r>
            <w:r w:rsidRPr="00DF1275">
              <w:rPr>
                <w:sz w:val="22"/>
                <w:szCs w:val="22"/>
                <w:lang w:val="en-GB"/>
              </w:rPr>
              <w:t xml:space="preserve"> and </w:t>
            </w:r>
            <w:r w:rsidRPr="00C82CAC">
              <w:rPr>
                <w:i/>
                <w:sz w:val="22"/>
                <w:szCs w:val="22"/>
                <w:lang w:val="en-GB"/>
              </w:rPr>
              <w:t>network metrics</w:t>
            </w:r>
            <w:r w:rsidRPr="00DF1275">
              <w:rPr>
                <w:sz w:val="22"/>
                <w:szCs w:val="22"/>
                <w:lang w:val="en-GB"/>
              </w:rPr>
              <w:t xml:space="preserve">.  </w:t>
            </w:r>
          </w:p>
          <w:p w:rsidR="00BE04CD" w:rsidRPr="00DF1275" w:rsidRDefault="00BE04CD" w:rsidP="00B81DB1">
            <w:pPr>
              <w:pStyle w:val="ListParagraph"/>
              <w:numPr>
                <w:ilvl w:val="0"/>
                <w:numId w:val="23"/>
              </w:numPr>
              <w:jc w:val="both"/>
              <w:rPr>
                <w:sz w:val="22"/>
                <w:szCs w:val="22"/>
                <w:lang w:val="en-GB"/>
              </w:rPr>
            </w:pPr>
            <w:r w:rsidRPr="00DF1275">
              <w:rPr>
                <w:sz w:val="22"/>
                <w:szCs w:val="22"/>
                <w:lang w:val="en-GB"/>
              </w:rPr>
              <w:t>Identify a method of measurement for QoE:</w:t>
            </w:r>
          </w:p>
          <w:p w:rsidR="00BE04CD" w:rsidRPr="00DF1275" w:rsidRDefault="00BE04CD" w:rsidP="00B81DB1">
            <w:pPr>
              <w:pStyle w:val="ListParagraph"/>
              <w:numPr>
                <w:ilvl w:val="1"/>
                <w:numId w:val="23"/>
              </w:numPr>
              <w:jc w:val="both"/>
              <w:rPr>
                <w:sz w:val="22"/>
                <w:szCs w:val="22"/>
                <w:lang w:val="en-GB"/>
              </w:rPr>
            </w:pPr>
            <w:r w:rsidRPr="00DF1275">
              <w:rPr>
                <w:sz w:val="22"/>
                <w:szCs w:val="22"/>
                <w:lang w:val="en-GB"/>
              </w:rPr>
              <w:t>Perform subjective tests, e.g., video streaming, two-way communications, etc.  User opinions on a scale of 1-5 or thumbs up/down.</w:t>
            </w:r>
          </w:p>
          <w:p w:rsidR="00BE04CD" w:rsidRPr="00DF1275" w:rsidRDefault="00BE04CD" w:rsidP="00B81DB1">
            <w:pPr>
              <w:pStyle w:val="ListParagraph"/>
              <w:numPr>
                <w:ilvl w:val="1"/>
                <w:numId w:val="23"/>
              </w:numPr>
              <w:jc w:val="both"/>
              <w:rPr>
                <w:sz w:val="22"/>
                <w:szCs w:val="22"/>
                <w:lang w:val="en-GB"/>
              </w:rPr>
            </w:pPr>
            <w:r w:rsidRPr="00DF1275">
              <w:rPr>
                <w:sz w:val="22"/>
                <w:szCs w:val="22"/>
                <w:lang w:val="en-GB"/>
              </w:rPr>
              <w:t>Perform user behavior analysis, e.g., gaming, AR/VR, driver assistance, etc.  In a group of gamers connected via various CSP (communication service providers), if the gamers from a particular CSP face delays or a specific cell site (geographic area) is facing latency, the gaming scores and avatar-behaviour itself leave enough clues on the QoE. Similarly, on AR/VR, the level of engagement/interaction, or in assisted driving, the level of coordination between vehicles, can be measured.</w:t>
            </w:r>
          </w:p>
          <w:p w:rsidR="00BE04CD" w:rsidRPr="00DF1275" w:rsidRDefault="00D5306D" w:rsidP="00B81DB1">
            <w:pPr>
              <w:pStyle w:val="ListParagraph"/>
              <w:numPr>
                <w:ilvl w:val="0"/>
                <w:numId w:val="23"/>
              </w:numPr>
              <w:jc w:val="both"/>
              <w:rPr>
                <w:sz w:val="22"/>
                <w:szCs w:val="22"/>
                <w:lang w:val="en-GB"/>
              </w:rPr>
            </w:pPr>
            <w:r>
              <w:rPr>
                <w:sz w:val="22"/>
                <w:szCs w:val="22"/>
                <w:lang w:val="en-GB"/>
              </w:rPr>
              <w:t xml:space="preserve">The </w:t>
            </w:r>
            <w:r w:rsidR="00BE04CD" w:rsidRPr="00DF1275">
              <w:rPr>
                <w:sz w:val="22"/>
                <w:szCs w:val="22"/>
                <w:lang w:val="en-GB"/>
              </w:rPr>
              <w:t>QPaaS server collects/processes network and application KPIs.</w:t>
            </w:r>
          </w:p>
          <w:p w:rsidR="00BE04CD" w:rsidRPr="00DF1275" w:rsidRDefault="00D5306D" w:rsidP="00B81DB1">
            <w:pPr>
              <w:pStyle w:val="ListParagraph"/>
              <w:numPr>
                <w:ilvl w:val="0"/>
                <w:numId w:val="23"/>
              </w:numPr>
              <w:jc w:val="both"/>
              <w:rPr>
                <w:sz w:val="22"/>
                <w:szCs w:val="22"/>
                <w:lang w:val="en-GB"/>
              </w:rPr>
            </w:pPr>
            <w:r>
              <w:rPr>
                <w:sz w:val="22"/>
                <w:szCs w:val="22"/>
                <w:lang w:val="en-GB"/>
              </w:rPr>
              <w:lastRenderedPageBreak/>
              <w:t xml:space="preserve">The </w:t>
            </w:r>
            <w:r w:rsidR="00BE04CD" w:rsidRPr="00DF1275">
              <w:rPr>
                <w:sz w:val="22"/>
                <w:szCs w:val="22"/>
                <w:lang w:val="en-GB"/>
              </w:rPr>
              <w:t>QPaaS server determines a mapping between application KPIs and application QoE metric (MoS) using (supervised) machine learning.</w:t>
            </w:r>
          </w:p>
          <w:p w:rsidR="00BE04CD" w:rsidRPr="00DF1275" w:rsidRDefault="00BE04CD" w:rsidP="00B81DB1">
            <w:pPr>
              <w:pStyle w:val="ListParagraph"/>
              <w:numPr>
                <w:ilvl w:val="1"/>
                <w:numId w:val="23"/>
              </w:numPr>
              <w:jc w:val="both"/>
              <w:rPr>
                <w:sz w:val="22"/>
                <w:szCs w:val="22"/>
                <w:lang w:val="en-GB"/>
              </w:rPr>
            </w:pPr>
            <w:r w:rsidRPr="00DF1275">
              <w:rPr>
                <w:sz w:val="22"/>
                <w:szCs w:val="22"/>
                <w:lang w:val="en-GB"/>
              </w:rPr>
              <w:t>This mapping may be used by the application server for future objective testing of user QoE.</w:t>
            </w:r>
          </w:p>
          <w:p w:rsidR="00BE04CD" w:rsidRPr="00DF1275" w:rsidRDefault="00D5306D" w:rsidP="00B81DB1">
            <w:pPr>
              <w:pStyle w:val="ListParagraph"/>
              <w:numPr>
                <w:ilvl w:val="0"/>
                <w:numId w:val="23"/>
              </w:numPr>
              <w:jc w:val="both"/>
              <w:rPr>
                <w:sz w:val="22"/>
                <w:szCs w:val="22"/>
                <w:lang w:val="en-GB"/>
              </w:rPr>
            </w:pPr>
            <w:r>
              <w:rPr>
                <w:sz w:val="22"/>
                <w:szCs w:val="22"/>
                <w:lang w:val="en-GB"/>
              </w:rPr>
              <w:t xml:space="preserve">The </w:t>
            </w:r>
            <w:r w:rsidR="00BE04CD" w:rsidRPr="00DF1275">
              <w:rPr>
                <w:sz w:val="22"/>
                <w:szCs w:val="22"/>
                <w:lang w:val="en-GB"/>
              </w:rPr>
              <w:t xml:space="preserve">QPaaS server collects/processes relevant network service KPIs and forms a mapping between network KPI and application KPI (or MoS) using (supervised) machine learning. </w:t>
            </w:r>
          </w:p>
          <w:p w:rsidR="00BE04CD" w:rsidRPr="00DF1275" w:rsidRDefault="00BE04CD" w:rsidP="00B81DB1">
            <w:pPr>
              <w:pStyle w:val="ListParagraph"/>
              <w:numPr>
                <w:ilvl w:val="1"/>
                <w:numId w:val="23"/>
              </w:numPr>
              <w:jc w:val="both"/>
              <w:rPr>
                <w:sz w:val="22"/>
                <w:szCs w:val="22"/>
                <w:lang w:val="en-GB"/>
              </w:rPr>
            </w:pPr>
            <w:r w:rsidRPr="00DF1275">
              <w:rPr>
                <w:sz w:val="22"/>
                <w:szCs w:val="22"/>
                <w:lang w:val="en-GB"/>
              </w:rPr>
              <w:t>The NS provider may use this mapping for future objective testing of network performance given the application.</w:t>
            </w:r>
          </w:p>
          <w:p w:rsidR="00BE04CD" w:rsidRPr="00DF1275" w:rsidRDefault="00BE04CD" w:rsidP="00B81DB1">
            <w:pPr>
              <w:pStyle w:val="ListParagraph"/>
              <w:numPr>
                <w:ilvl w:val="0"/>
                <w:numId w:val="23"/>
              </w:numPr>
              <w:jc w:val="both"/>
              <w:rPr>
                <w:sz w:val="22"/>
                <w:szCs w:val="22"/>
                <w:lang w:val="en-GB"/>
              </w:rPr>
            </w:pPr>
            <w:r w:rsidRPr="00DF1275">
              <w:rPr>
                <w:sz w:val="22"/>
                <w:szCs w:val="22"/>
                <w:lang w:val="en-GB"/>
              </w:rPr>
              <w:t>Perform periodic verification with subjective tests/user feedback, and improve learning based on the results.</w:t>
            </w:r>
          </w:p>
          <w:p w:rsidR="00BE04CD" w:rsidRPr="00DF1275" w:rsidRDefault="00BE04CD" w:rsidP="009A0CA4">
            <w:pPr>
              <w:jc w:val="both"/>
              <w:rPr>
                <w:sz w:val="22"/>
                <w:szCs w:val="22"/>
                <w:lang w:val="en-GB"/>
              </w:rPr>
            </w:pPr>
            <w:r w:rsidRPr="00DF1275">
              <w:rPr>
                <w:sz w:val="22"/>
                <w:szCs w:val="22"/>
                <w:lang w:val="en-GB"/>
              </w:rPr>
              <w:t>Due to various applications, QoE measurement and prediction is a significant issue in future networks.  The network should be able to autonomously perform QoE measurement and mapping of network KPI to QoE metrics.</w:t>
            </w:r>
          </w:p>
          <w:p w:rsidR="00BE04CD" w:rsidRPr="00DF1275" w:rsidRDefault="00BE04CD" w:rsidP="009A0CA4">
            <w:pPr>
              <w:jc w:val="both"/>
              <w:rPr>
                <w:sz w:val="22"/>
                <w:szCs w:val="22"/>
                <w:lang w:val="en-GB"/>
              </w:rPr>
            </w:pPr>
            <w:r w:rsidRPr="00DF1275">
              <w:rPr>
                <w:sz w:val="22"/>
                <w:szCs w:val="22"/>
                <w:lang w:val="en-GB"/>
              </w:rPr>
              <w:t xml:space="preserve">NOTE- </w:t>
            </w:r>
            <w:r w:rsidR="00D5306D">
              <w:rPr>
                <w:sz w:val="22"/>
                <w:szCs w:val="22"/>
                <w:lang w:val="en-GB"/>
              </w:rPr>
              <w:t>A</w:t>
            </w:r>
            <w:r w:rsidRPr="00DF1275">
              <w:rPr>
                <w:sz w:val="22"/>
                <w:szCs w:val="22"/>
                <w:lang w:val="en-GB"/>
              </w:rPr>
              <w:t>s applications and network services evolve, so do their corresponding KPIs and the mappings (user satisfaction parameters, to application KPIs, and to network KPIs). See related open issues below which handles information exchange between evolving applications and NS and QPaaS.</w:t>
            </w:r>
          </w:p>
        </w:tc>
      </w:tr>
      <w:tr w:rsidR="00BE04CD" w:rsidRPr="00DF1275" w:rsidTr="003F44DC">
        <w:trPr>
          <w:jc w:val="center"/>
        </w:trPr>
        <w:tc>
          <w:tcPr>
            <w:tcW w:w="1077" w:type="pct"/>
          </w:tcPr>
          <w:p w:rsidR="00BE04CD" w:rsidRPr="00DF1275" w:rsidRDefault="00BE04CD" w:rsidP="009A0CA4">
            <w:pPr>
              <w:jc w:val="both"/>
              <w:rPr>
                <w:i/>
                <w:sz w:val="22"/>
                <w:szCs w:val="22"/>
                <w:lang w:val="en-GB"/>
              </w:rPr>
            </w:pPr>
            <w:r w:rsidRPr="00DF1275">
              <w:rPr>
                <w:i/>
                <w:sz w:val="22"/>
                <w:szCs w:val="22"/>
                <w:lang w:val="en-GB"/>
              </w:rPr>
              <w:lastRenderedPageBreak/>
              <w:t>Notes on use case category</w:t>
            </w:r>
          </w:p>
        </w:tc>
        <w:tc>
          <w:tcPr>
            <w:tcW w:w="3923" w:type="pct"/>
          </w:tcPr>
          <w:p w:rsidR="00BE04CD" w:rsidRPr="00DF1275" w:rsidRDefault="00BE04CD" w:rsidP="00B81DB1">
            <w:pPr>
              <w:numPr>
                <w:ilvl w:val="0"/>
                <w:numId w:val="22"/>
              </w:numPr>
              <w:spacing w:before="0"/>
              <w:contextualSpacing/>
              <w:jc w:val="both"/>
              <w:rPr>
                <w:sz w:val="22"/>
                <w:szCs w:val="22"/>
                <w:lang w:val="en-GB"/>
              </w:rPr>
            </w:pPr>
            <w:r w:rsidRPr="00DF1275">
              <w:rPr>
                <w:sz w:val="22"/>
                <w:szCs w:val="22"/>
                <w:lang w:val="en-GB"/>
              </w:rPr>
              <w:t xml:space="preserve">Cat 2: describes a scenario related to the application of autonomous behavior in the network.  </w:t>
            </w:r>
          </w:p>
        </w:tc>
      </w:tr>
      <w:tr w:rsidR="00BE04CD" w:rsidRPr="00DF1275" w:rsidTr="003F44DC">
        <w:trPr>
          <w:jc w:val="center"/>
        </w:trPr>
        <w:tc>
          <w:tcPr>
            <w:tcW w:w="1077" w:type="pct"/>
          </w:tcPr>
          <w:p w:rsidR="00BE04CD" w:rsidRPr="00DF1275" w:rsidRDefault="00BE04CD" w:rsidP="009A0CA4">
            <w:pPr>
              <w:jc w:val="both"/>
              <w:rPr>
                <w:i/>
                <w:sz w:val="22"/>
                <w:szCs w:val="22"/>
                <w:lang w:val="en-GB"/>
              </w:rPr>
            </w:pPr>
            <w:r w:rsidRPr="00DF1275">
              <w:rPr>
                <w:i/>
                <w:sz w:val="22"/>
                <w:szCs w:val="22"/>
                <w:lang w:val="en-GB"/>
              </w:rPr>
              <w:t>Notes on priority of the use case</w:t>
            </w:r>
          </w:p>
        </w:tc>
        <w:tc>
          <w:tcPr>
            <w:tcW w:w="3923" w:type="pct"/>
          </w:tcPr>
          <w:p w:rsidR="00BE04CD" w:rsidRPr="00DF1275" w:rsidRDefault="00BE04CD" w:rsidP="009A0CA4">
            <w:pPr>
              <w:jc w:val="both"/>
              <w:rPr>
                <w:sz w:val="22"/>
                <w:szCs w:val="22"/>
                <w:lang w:val="en-GB"/>
              </w:rPr>
            </w:pPr>
            <w:r w:rsidRPr="00DF1275">
              <w:rPr>
                <w:sz w:val="22"/>
                <w:szCs w:val="22"/>
                <w:lang w:val="en-GB"/>
              </w:rPr>
              <w:t>High.</w:t>
            </w:r>
          </w:p>
          <w:p w:rsidR="00BE04CD" w:rsidRPr="00DF1275" w:rsidRDefault="00BE04CD" w:rsidP="009A0CA4">
            <w:pPr>
              <w:jc w:val="both"/>
              <w:rPr>
                <w:sz w:val="22"/>
                <w:szCs w:val="22"/>
                <w:lang w:val="en-GB"/>
              </w:rPr>
            </w:pPr>
            <w:r w:rsidRPr="00DF1275">
              <w:rPr>
                <w:sz w:val="22"/>
                <w:szCs w:val="22"/>
                <w:lang w:val="en-GB"/>
              </w:rPr>
              <w:t>QoE is an essential metric for user satisfaction.  Although QoE measurement is well analyzed in the context of video streaming, there is no general definition for a wide variety of applications.  This autonomous service will allow future application developers to model and track the QoE of their applications online.  QoE tracking will enable application developers to update network slices dynamically.</w:t>
            </w:r>
          </w:p>
        </w:tc>
      </w:tr>
      <w:tr w:rsidR="00BE04CD" w:rsidRPr="00DF1275" w:rsidTr="003F44DC">
        <w:trPr>
          <w:jc w:val="center"/>
        </w:trPr>
        <w:tc>
          <w:tcPr>
            <w:tcW w:w="1077" w:type="pct"/>
          </w:tcPr>
          <w:p w:rsidR="00BE04CD" w:rsidRPr="00DF1275" w:rsidRDefault="00BE04CD" w:rsidP="009A0CA4">
            <w:pPr>
              <w:jc w:val="both"/>
              <w:rPr>
                <w:i/>
                <w:sz w:val="22"/>
                <w:szCs w:val="22"/>
                <w:lang w:val="en-GB"/>
              </w:rPr>
            </w:pPr>
            <w:r w:rsidRPr="00DF1275">
              <w:rPr>
                <w:i/>
                <w:sz w:val="22"/>
                <w:szCs w:val="22"/>
                <w:lang w:val="en-GB"/>
              </w:rPr>
              <w:t>Reference</w:t>
            </w:r>
          </w:p>
        </w:tc>
        <w:tc>
          <w:tcPr>
            <w:tcW w:w="3923" w:type="pct"/>
          </w:tcPr>
          <w:p w:rsidR="00BE04CD" w:rsidRPr="00DF1275" w:rsidRDefault="00EE5F03" w:rsidP="00EE5F03">
            <w:pPr>
              <w:jc w:val="both"/>
              <w:rPr>
                <w:noProof/>
                <w:sz w:val="22"/>
                <w:szCs w:val="22"/>
                <w:lang w:val="en-GB"/>
              </w:rPr>
            </w:pPr>
            <w:r w:rsidRPr="001652DF">
              <w:rPr>
                <w:noProof/>
                <w:sz w:val="22"/>
                <w:szCs w:val="22"/>
                <w:lang w:val="en-GB"/>
              </w:rPr>
              <w:t>[b-Jahromi], [b-</w:t>
            </w:r>
            <w:r w:rsidR="00BE04CD" w:rsidRPr="001652DF">
              <w:rPr>
                <w:noProof/>
                <w:sz w:val="22"/>
                <w:szCs w:val="22"/>
                <w:lang w:val="en-GB"/>
              </w:rPr>
              <w:t>Pierucci</w:t>
            </w:r>
            <w:r w:rsidRPr="001652DF">
              <w:rPr>
                <w:noProof/>
                <w:sz w:val="22"/>
                <w:szCs w:val="22"/>
                <w:lang w:val="en-GB"/>
              </w:rPr>
              <w:t>], [b-</w:t>
            </w:r>
            <w:r w:rsidR="00BE04CD" w:rsidRPr="00DF1275">
              <w:rPr>
                <w:noProof/>
                <w:sz w:val="22"/>
                <w:szCs w:val="22"/>
                <w:lang w:val="en-GB"/>
              </w:rPr>
              <w:t>Bouraqia</w:t>
            </w:r>
            <w:r>
              <w:rPr>
                <w:noProof/>
                <w:sz w:val="22"/>
                <w:szCs w:val="22"/>
                <w:lang w:val="en-GB"/>
              </w:rPr>
              <w:t>], [b-</w:t>
            </w:r>
            <w:r w:rsidR="00BE04CD" w:rsidRPr="00DF1275">
              <w:rPr>
                <w:noProof/>
                <w:sz w:val="22"/>
                <w:szCs w:val="22"/>
                <w:lang w:val="en-GB"/>
              </w:rPr>
              <w:t>Liu</w:t>
            </w:r>
            <w:r>
              <w:rPr>
                <w:noProof/>
                <w:sz w:val="22"/>
                <w:szCs w:val="22"/>
                <w:lang w:val="en-GB"/>
              </w:rPr>
              <w:t>]</w:t>
            </w:r>
          </w:p>
        </w:tc>
      </w:tr>
    </w:tbl>
    <w:p w:rsidR="00BE04CD" w:rsidRPr="00DF1275" w:rsidRDefault="00BE04CD" w:rsidP="00244134">
      <w:pPr>
        <w:pStyle w:val="Heading3"/>
      </w:pPr>
      <w:bookmarkStart w:id="601" w:name="_Toc86163149"/>
      <w:bookmarkStart w:id="602" w:name="_Toc86503294"/>
      <w:bookmarkStart w:id="603" w:name="_Toc86503552"/>
      <w:r w:rsidRPr="00DF1275">
        <w:t>Use case requirements</w:t>
      </w:r>
      <w:bookmarkEnd w:id="601"/>
      <w:bookmarkEnd w:id="602"/>
      <w:bookmarkEnd w:id="603"/>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3F44DC" w:rsidP="003F44DC">
      <w:pPr>
        <w:spacing w:before="0" w:after="160" w:line="256" w:lineRule="auto"/>
        <w:rPr>
          <w:lang w:val="en-GB"/>
        </w:rPr>
      </w:pPr>
      <w:r w:rsidRPr="00DF1275">
        <w:rPr>
          <w:lang w:val="en-GB"/>
        </w:rPr>
        <w:t>●</w:t>
      </w:r>
      <w:r w:rsidRPr="00DF1275">
        <w:rPr>
          <w:lang w:val="en-GB"/>
        </w:rPr>
        <w:tab/>
      </w:r>
      <w:r w:rsidR="00851583">
        <w:rPr>
          <w:lang w:val="en-GB"/>
        </w:rPr>
        <w:t>AN-UC</w:t>
      </w:r>
      <w:r w:rsidR="00E473D8">
        <w:rPr>
          <w:lang w:val="en-GB"/>
        </w:rPr>
        <w:t>017</w:t>
      </w:r>
      <w:r w:rsidR="00FC70DA">
        <w:rPr>
          <w:lang w:val="en-GB"/>
        </w:rPr>
        <w:t>-REQ-</w:t>
      </w:r>
      <w:r w:rsidR="00841AD0">
        <w:rPr>
          <w:lang w:val="en-GB"/>
        </w:rPr>
        <w:t>0</w:t>
      </w:r>
      <w:r w:rsidR="00DF7F40">
        <w:rPr>
          <w:lang w:val="en-GB"/>
        </w:rPr>
        <w:t>01</w:t>
      </w:r>
      <w:r w:rsidR="00BE04CD" w:rsidRPr="00DF1275">
        <w:rPr>
          <w:lang w:val="en-GB"/>
        </w:rPr>
        <w:t>: It is critical that AN</w:t>
      </w:r>
      <w:r w:rsidR="00D5306D">
        <w:rPr>
          <w:lang w:val="en-GB"/>
        </w:rPr>
        <w:t>s</w:t>
      </w:r>
      <w:r w:rsidR="00BE04CD" w:rsidRPr="00DF1275">
        <w:rPr>
          <w:lang w:val="en-GB"/>
        </w:rPr>
        <w:t xml:space="preserve"> use both subjective information from users and QoE information derived and analysed from network services to arrive at the application QoE metric. </w:t>
      </w:r>
    </w:p>
    <w:p w:rsidR="00BE04CD" w:rsidRPr="00DF1275" w:rsidRDefault="00BE04CD" w:rsidP="003F44DC">
      <w:pPr>
        <w:spacing w:before="0" w:after="160" w:line="256" w:lineRule="auto"/>
        <w:rPr>
          <w:sz w:val="22"/>
          <w:szCs w:val="22"/>
          <w:lang w:val="en-GB"/>
        </w:rPr>
      </w:pPr>
      <w:r w:rsidRPr="00DF1275">
        <w:rPr>
          <w:sz w:val="22"/>
          <w:szCs w:val="22"/>
          <w:lang w:val="en-GB"/>
        </w:rPr>
        <w:t>NOTE</w:t>
      </w:r>
      <w:r w:rsidR="00925990" w:rsidRPr="00DF1275">
        <w:rPr>
          <w:sz w:val="22"/>
          <w:szCs w:val="22"/>
          <w:lang w:val="en-GB"/>
        </w:rPr>
        <w:t>–</w:t>
      </w:r>
      <w:r w:rsidRPr="00DF1275">
        <w:rPr>
          <w:sz w:val="22"/>
          <w:szCs w:val="22"/>
          <w:lang w:val="en-GB"/>
        </w:rPr>
        <w:t xml:space="preserve"> subjective information from users may include user opinions and subject measures e.g. opinions on a scale of 1-5 or thumbs up/down about a streamed video. Examples of QoE information derived and analysed from network services are the level of engagement/interaction in an online game, or analysis of gaming scores and avatar behaviour.</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017</w:t>
      </w:r>
      <w:r w:rsidR="00FC70DA">
        <w:rPr>
          <w:lang w:val="en-GB"/>
        </w:rPr>
        <w:t>-REQ-</w:t>
      </w:r>
      <w:r w:rsidR="00841AD0">
        <w:rPr>
          <w:lang w:val="en-GB"/>
        </w:rPr>
        <w:t>0</w:t>
      </w:r>
      <w:r w:rsidR="00DF7F40">
        <w:rPr>
          <w:lang w:val="en-GB"/>
        </w:rPr>
        <w:t>02</w:t>
      </w:r>
      <w:r w:rsidR="00BE04CD" w:rsidRPr="00DF1275">
        <w:rPr>
          <w:lang w:val="en-GB"/>
        </w:rPr>
        <w:t>: It is critical that AN</w:t>
      </w:r>
      <w:r w:rsidR="00D5306D">
        <w:rPr>
          <w:lang w:val="en-GB"/>
        </w:rPr>
        <w:t>s</w:t>
      </w:r>
      <w:r w:rsidR="00BE04CD" w:rsidRPr="00DF1275">
        <w:rPr>
          <w:lang w:val="en-GB"/>
        </w:rPr>
        <w:t xml:space="preserve"> learn and update the process of information collection from users and derivation from network services. </w:t>
      </w:r>
    </w:p>
    <w:p w:rsidR="00BE04CD" w:rsidRPr="00DF1275" w:rsidRDefault="00BE04CD" w:rsidP="00925990">
      <w:pPr>
        <w:spacing w:before="0" w:after="80" w:line="259" w:lineRule="auto"/>
        <w:rPr>
          <w:sz w:val="22"/>
          <w:szCs w:val="22"/>
          <w:lang w:val="en-GB"/>
        </w:rPr>
      </w:pPr>
      <w:r w:rsidRPr="00DF1275">
        <w:rPr>
          <w:sz w:val="22"/>
          <w:szCs w:val="22"/>
          <w:lang w:val="en-GB"/>
        </w:rPr>
        <w:t>NOTE</w:t>
      </w:r>
      <w:r w:rsidR="00925990" w:rsidRPr="00DF1275">
        <w:rPr>
          <w:sz w:val="22"/>
          <w:szCs w:val="22"/>
          <w:lang w:val="en-GB"/>
        </w:rPr>
        <w:t xml:space="preserve"> 1 –</w:t>
      </w:r>
      <w:r w:rsidRPr="00DF1275">
        <w:rPr>
          <w:sz w:val="22"/>
          <w:szCs w:val="22"/>
          <w:lang w:val="en-GB"/>
        </w:rPr>
        <w:t xml:space="preserve"> For example the parameters collected, the mechanisms for collecting and the sample set for collection may be learnt and updated. Also the mapping between the application QoE metric and the information collected from users and derived from network services may evolve over a period of analysis. </w:t>
      </w:r>
    </w:p>
    <w:p w:rsidR="00BE04CD" w:rsidRPr="00DF1275" w:rsidRDefault="00BE04CD" w:rsidP="003F44DC">
      <w:pPr>
        <w:spacing w:before="0" w:after="160" w:line="259" w:lineRule="auto"/>
        <w:rPr>
          <w:sz w:val="22"/>
          <w:szCs w:val="22"/>
          <w:lang w:val="en-GB"/>
        </w:rPr>
      </w:pPr>
      <w:r w:rsidRPr="00DF1275">
        <w:rPr>
          <w:sz w:val="22"/>
          <w:szCs w:val="22"/>
          <w:lang w:val="en-GB"/>
        </w:rPr>
        <w:t>NOTE</w:t>
      </w:r>
      <w:r w:rsidR="00925990" w:rsidRPr="00DF1275">
        <w:rPr>
          <w:sz w:val="22"/>
          <w:szCs w:val="22"/>
          <w:lang w:val="en-GB"/>
        </w:rPr>
        <w:t xml:space="preserve"> 2 –</w:t>
      </w:r>
      <w:r w:rsidR="00D5306D">
        <w:rPr>
          <w:sz w:val="22"/>
          <w:szCs w:val="22"/>
          <w:lang w:val="en-GB"/>
        </w:rPr>
        <w:t>T</w:t>
      </w:r>
      <w:r w:rsidRPr="00DF1275">
        <w:rPr>
          <w:sz w:val="22"/>
          <w:szCs w:val="22"/>
          <w:lang w:val="en-GB"/>
        </w:rPr>
        <w:t>he mapping between the application QoE metric and the information collected from users and derived from network services may be modelled using AI/ML techniques.</w:t>
      </w:r>
    </w:p>
    <w:p w:rsidR="00BE04CD" w:rsidRPr="00DF1275" w:rsidRDefault="003F44DC" w:rsidP="003F44DC">
      <w:pPr>
        <w:spacing w:before="0" w:after="160" w:line="259" w:lineRule="auto"/>
        <w:rPr>
          <w:lang w:val="en-GB"/>
        </w:rPr>
      </w:pPr>
      <w:r w:rsidRPr="00DF1275">
        <w:rPr>
          <w:lang w:val="en-GB"/>
        </w:rPr>
        <w:lastRenderedPageBreak/>
        <w:t>●</w:t>
      </w:r>
      <w:r w:rsidRPr="00DF1275">
        <w:rPr>
          <w:lang w:val="en-GB"/>
        </w:rPr>
        <w:tab/>
      </w:r>
      <w:r w:rsidR="00851583">
        <w:rPr>
          <w:lang w:val="en-GB"/>
        </w:rPr>
        <w:t>AN-UC</w:t>
      </w:r>
      <w:r w:rsidR="00E473D8">
        <w:rPr>
          <w:lang w:val="en-GB"/>
        </w:rPr>
        <w:t>017</w:t>
      </w:r>
      <w:r w:rsidR="00FC70DA">
        <w:rPr>
          <w:lang w:val="en-GB"/>
        </w:rPr>
        <w:t>-REQ-</w:t>
      </w:r>
      <w:r w:rsidR="00841AD0">
        <w:rPr>
          <w:lang w:val="en-GB"/>
        </w:rPr>
        <w:t>0</w:t>
      </w:r>
      <w:r w:rsidR="00DF7F40">
        <w:rPr>
          <w:lang w:val="en-GB"/>
        </w:rPr>
        <w:t>03</w:t>
      </w:r>
      <w:r w:rsidR="00BE04CD" w:rsidRPr="00DF1275">
        <w:rPr>
          <w:lang w:val="en-GB"/>
        </w:rPr>
        <w:t>: It is critical that AN</w:t>
      </w:r>
      <w:r w:rsidR="00D5306D">
        <w:rPr>
          <w:lang w:val="en-GB"/>
        </w:rPr>
        <w:t>s</w:t>
      </w:r>
      <w:r w:rsidR="00BE04CD" w:rsidRPr="00DF1275">
        <w:rPr>
          <w:lang w:val="en-GB"/>
        </w:rPr>
        <w:t xml:space="preserve"> evolve and update the mapping between application QoE metric, network KPIs and application KPIs.</w:t>
      </w:r>
    </w:p>
    <w:p w:rsidR="00BE04CD" w:rsidRPr="00DF1275" w:rsidRDefault="00BE04CD" w:rsidP="003F44DC">
      <w:pPr>
        <w:spacing w:before="0" w:after="160" w:line="256" w:lineRule="auto"/>
        <w:rPr>
          <w:sz w:val="22"/>
          <w:szCs w:val="22"/>
          <w:lang w:val="en-GB"/>
        </w:rPr>
      </w:pPr>
      <w:r w:rsidRPr="00DF1275">
        <w:rPr>
          <w:sz w:val="22"/>
          <w:szCs w:val="22"/>
          <w:lang w:val="en-GB"/>
        </w:rPr>
        <w:t>NOTE</w:t>
      </w:r>
      <w:r w:rsidR="00925990" w:rsidRPr="00DF1275">
        <w:rPr>
          <w:sz w:val="22"/>
          <w:szCs w:val="22"/>
          <w:lang w:val="en-GB"/>
        </w:rPr>
        <w:t xml:space="preserve"> –</w:t>
      </w:r>
      <w:r w:rsidR="00D5306D">
        <w:rPr>
          <w:sz w:val="22"/>
          <w:szCs w:val="22"/>
          <w:lang w:val="en-GB"/>
        </w:rPr>
        <w:t>T</w:t>
      </w:r>
      <w:r w:rsidRPr="00DF1275">
        <w:rPr>
          <w:sz w:val="22"/>
          <w:szCs w:val="22"/>
          <w:lang w:val="en-GB"/>
        </w:rPr>
        <w:t xml:space="preserve">he process of </w:t>
      </w:r>
      <w:r w:rsidRPr="00657117">
        <w:rPr>
          <w:sz w:val="22"/>
          <w:szCs w:val="22"/>
          <w:lang w:val="en-GB"/>
        </w:rPr>
        <w:t xml:space="preserve">evolution and </w:t>
      </w:r>
      <w:ins w:id="604" w:author="edit6" w:date="2022-04-28T12:53:00Z">
        <w:r w:rsidR="00657117" w:rsidRPr="000F4436">
          <w:rPr>
            <w:sz w:val="22"/>
            <w:szCs w:val="22"/>
            <w:lang w:val="en-GB"/>
          </w:rPr>
          <w:t>ada</w:t>
        </w:r>
      </w:ins>
      <w:del w:id="605" w:author="edit6" w:date="2022-04-28T12:53:00Z">
        <w:r w:rsidR="007649F9" w:rsidRPr="007649F9">
          <w:rPr>
            <w:sz w:val="22"/>
            <w:szCs w:val="22"/>
            <w:lang w:val="en-GB"/>
            <w:rPrChange w:id="606" w:author="edit6" w:date="2022-04-28T12:53:00Z">
              <w:rPr>
                <w:rFonts w:cs="Arial"/>
                <w:b/>
                <w:bCs/>
                <w:sz w:val="22"/>
                <w:szCs w:val="22"/>
                <w:highlight w:val="yellow"/>
                <w:lang w:val="en-GB" w:eastAsia="ja-JP"/>
              </w:rPr>
            </w:rPrChange>
          </w:rPr>
          <w:delText>u</w:delText>
        </w:r>
      </w:del>
      <w:r w:rsidR="007649F9" w:rsidRPr="007649F9">
        <w:rPr>
          <w:sz w:val="22"/>
          <w:szCs w:val="22"/>
          <w:lang w:val="en-GB"/>
          <w:rPrChange w:id="607" w:author="edit6" w:date="2022-04-28T12:53:00Z">
            <w:rPr>
              <w:rFonts w:cs="Arial"/>
              <w:b/>
              <w:bCs/>
              <w:sz w:val="22"/>
              <w:szCs w:val="22"/>
              <w:highlight w:val="yellow"/>
              <w:lang w:val="en-GB" w:eastAsia="ja-JP"/>
            </w:rPr>
          </w:rPrChange>
        </w:rPr>
        <w:t>p</w:t>
      </w:r>
      <w:ins w:id="608" w:author="edit6" w:date="2022-04-28T12:53:00Z">
        <w:r w:rsidR="007649F9" w:rsidRPr="007649F9">
          <w:rPr>
            <w:sz w:val="22"/>
            <w:szCs w:val="22"/>
            <w:lang w:val="en-GB"/>
            <w:rPrChange w:id="609" w:author="edit6" w:date="2022-04-28T12:53:00Z">
              <w:rPr>
                <w:rFonts w:cs="Arial"/>
                <w:b/>
                <w:bCs/>
                <w:sz w:val="22"/>
                <w:szCs w:val="22"/>
                <w:highlight w:val="yellow"/>
                <w:lang w:val="en-GB" w:eastAsia="ja-JP"/>
              </w:rPr>
            </w:rPrChange>
          </w:rPr>
          <w:t>t</w:t>
        </w:r>
      </w:ins>
      <w:del w:id="610" w:author="edit6" w:date="2022-04-28T12:53:00Z">
        <w:r w:rsidR="007649F9" w:rsidRPr="007649F9">
          <w:rPr>
            <w:sz w:val="22"/>
            <w:szCs w:val="22"/>
            <w:lang w:val="en-GB"/>
            <w:rPrChange w:id="611" w:author="edit6" w:date="2022-04-28T12:53:00Z">
              <w:rPr>
                <w:rFonts w:cs="Arial"/>
                <w:b/>
                <w:bCs/>
                <w:sz w:val="22"/>
                <w:szCs w:val="22"/>
                <w:highlight w:val="yellow"/>
                <w:lang w:val="en-GB" w:eastAsia="ja-JP"/>
              </w:rPr>
            </w:rPrChange>
          </w:rPr>
          <w:delText>d</w:delText>
        </w:r>
      </w:del>
      <w:r w:rsidR="007649F9" w:rsidRPr="007649F9">
        <w:rPr>
          <w:sz w:val="22"/>
          <w:szCs w:val="22"/>
          <w:lang w:val="en-GB"/>
          <w:rPrChange w:id="612" w:author="edit6" w:date="2022-04-28T12:53:00Z">
            <w:rPr>
              <w:rFonts w:cs="Arial"/>
              <w:b/>
              <w:bCs/>
              <w:sz w:val="22"/>
              <w:szCs w:val="22"/>
              <w:highlight w:val="yellow"/>
              <w:lang w:val="en-GB" w:eastAsia="ja-JP"/>
            </w:rPr>
          </w:rPrChange>
        </w:rPr>
        <w:t>ation</w:t>
      </w:r>
      <w:r w:rsidRPr="00657117">
        <w:rPr>
          <w:sz w:val="22"/>
          <w:szCs w:val="22"/>
          <w:lang w:val="en-GB"/>
        </w:rPr>
        <w:t xml:space="preserve"> may be triggered</w:t>
      </w:r>
      <w:r w:rsidRPr="00DF1275">
        <w:rPr>
          <w:sz w:val="22"/>
          <w:szCs w:val="22"/>
          <w:lang w:val="en-GB"/>
        </w:rPr>
        <w:t xml:space="preserve"> by application feature additions, network service updates or user device updates.</w:t>
      </w:r>
    </w:p>
    <w:p w:rsidR="00BE04CD" w:rsidRPr="00DF1275" w:rsidRDefault="00BE04CD" w:rsidP="00BE04CD">
      <w:pPr>
        <w:spacing w:before="0" w:after="160" w:line="259" w:lineRule="auto"/>
        <w:rPr>
          <w:u w:val="single"/>
          <w:lang w:val="en-GB"/>
        </w:rPr>
      </w:pPr>
      <w:r w:rsidRPr="00DF1275">
        <w:rPr>
          <w:u w:val="single"/>
          <w:lang w:val="en-GB"/>
        </w:rPr>
        <w:t>Expected requirements</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017</w:t>
      </w:r>
      <w:r w:rsidR="00FC70DA">
        <w:rPr>
          <w:lang w:val="en-GB"/>
        </w:rPr>
        <w:t>-REQ-</w:t>
      </w:r>
      <w:r w:rsidR="00841AD0">
        <w:rPr>
          <w:lang w:val="en-GB"/>
        </w:rPr>
        <w:t>0</w:t>
      </w:r>
      <w:r w:rsidR="00DF7F40">
        <w:rPr>
          <w:lang w:val="en-GB"/>
        </w:rPr>
        <w:t>04</w:t>
      </w:r>
      <w:r w:rsidR="00BE04CD" w:rsidRPr="00DF1275">
        <w:rPr>
          <w:lang w:val="en-GB"/>
        </w:rPr>
        <w:t>: It is expected that AN</w:t>
      </w:r>
      <w:r w:rsidR="00B848DD">
        <w:rPr>
          <w:lang w:val="en-GB"/>
        </w:rPr>
        <w:t>s</w:t>
      </w:r>
      <w:r w:rsidR="00BE04CD" w:rsidRPr="00DF1275">
        <w:rPr>
          <w:lang w:val="en-GB"/>
        </w:rPr>
        <w:t xml:space="preserve"> enable the plugin of QoE prediction algorithms</w:t>
      </w:r>
      <w:ins w:id="613" w:author="edit6" w:date="2022-04-28T12:54:00Z">
        <w:r w:rsidR="00657117">
          <w:rPr>
            <w:lang w:val="en-GB"/>
          </w:rPr>
          <w:t xml:space="preserve">. NOTE - </w:t>
        </w:r>
        <w:r w:rsidR="00657117" w:rsidRPr="00657117">
          <w:rPr>
            <w:lang w:val="en-GB"/>
          </w:rPr>
          <w:t>QoE prediction algorithms</w:t>
        </w:r>
      </w:ins>
      <w:del w:id="614" w:author="edit6" w:date="2022-04-28T12:54:00Z">
        <w:r w:rsidR="007649F9" w:rsidRPr="007649F9">
          <w:rPr>
            <w:lang w:val="en-GB"/>
            <w:rPrChange w:id="615" w:author="edit6" w:date="2022-04-28T12:54:00Z">
              <w:rPr>
                <w:rFonts w:cs="Arial"/>
                <w:b/>
                <w:bCs/>
                <w:szCs w:val="26"/>
                <w:highlight w:val="yellow"/>
                <w:lang w:val="en-GB" w:eastAsia="ja-JP"/>
              </w:rPr>
            </w:rPrChange>
          </w:rPr>
          <w:delText xml:space="preserve">which </w:delText>
        </w:r>
      </w:del>
      <w:r w:rsidR="007649F9" w:rsidRPr="007649F9">
        <w:rPr>
          <w:lang w:val="en-GB"/>
          <w:rPrChange w:id="616" w:author="edit6" w:date="2022-04-28T12:54:00Z">
            <w:rPr>
              <w:rFonts w:cs="Arial"/>
              <w:b/>
              <w:bCs/>
              <w:szCs w:val="26"/>
              <w:highlight w:val="yellow"/>
              <w:lang w:val="en-GB" w:eastAsia="ja-JP"/>
            </w:rPr>
          </w:rPrChange>
        </w:rPr>
        <w:t>may</w:t>
      </w:r>
      <w:r w:rsidR="00BE04CD" w:rsidRPr="00657117">
        <w:rPr>
          <w:lang w:val="en-GB"/>
        </w:rPr>
        <w:t xml:space="preserve"> be</w:t>
      </w:r>
      <w:r w:rsidR="00BE04CD" w:rsidRPr="00DF1275">
        <w:rPr>
          <w:lang w:val="en-GB"/>
        </w:rPr>
        <w:t xml:space="preserve"> integrated based on abstract APIs exposed from AN, </w:t>
      </w:r>
      <w:r w:rsidR="007649F9" w:rsidRPr="007649F9">
        <w:rPr>
          <w:lang w:val="en-GB"/>
          <w:rPrChange w:id="617" w:author="edit6" w:date="2022-04-28T12:54:00Z">
            <w:rPr>
              <w:rFonts w:cs="Arial"/>
              <w:b/>
              <w:bCs/>
              <w:szCs w:val="26"/>
              <w:highlight w:val="yellow"/>
              <w:lang w:val="en-GB" w:eastAsia="ja-JP"/>
            </w:rPr>
          </w:rPrChange>
        </w:rPr>
        <w:t>which</w:t>
      </w:r>
      <w:r w:rsidR="00BE04CD" w:rsidRPr="00DF1275">
        <w:rPr>
          <w:lang w:val="en-GB"/>
        </w:rPr>
        <w:t xml:space="preserve"> are agnostic to the type of application and the specific underlying network technology.  </w:t>
      </w:r>
    </w:p>
    <w:p w:rsidR="00BE04CD" w:rsidRPr="00DF1275" w:rsidRDefault="00BE04CD" w:rsidP="00244134">
      <w:pPr>
        <w:pStyle w:val="Heading3"/>
      </w:pPr>
      <w:bookmarkStart w:id="618" w:name="_Toc86163150"/>
      <w:bookmarkStart w:id="619" w:name="_Toc86503295"/>
      <w:bookmarkStart w:id="620" w:name="_Toc86503553"/>
      <w:del w:id="621" w:author="Microsoft Office User" w:date="2022-06-13T12:08:00Z">
        <w:r w:rsidRPr="00DF1275" w:rsidDel="009325C6">
          <w:delText>Use case specific figures</w:delText>
        </w:r>
      </w:del>
      <w:bookmarkEnd w:id="618"/>
      <w:bookmarkEnd w:id="619"/>
      <w:bookmarkEnd w:id="620"/>
      <w:ins w:id="622" w:author="Microsoft Office User" w:date="2022-06-13T12:08:00Z">
        <w:r w:rsidR="009325C6">
          <w:t>Actor interactions and possible components</w:t>
        </w:r>
      </w:ins>
    </w:p>
    <w:p w:rsidR="0095137F" w:rsidRPr="00DF1275" w:rsidRDefault="00BE04CD" w:rsidP="0095137F">
      <w:pPr>
        <w:keepNext/>
        <w:rPr>
          <w:lang w:val="en-GB"/>
        </w:rPr>
      </w:pPr>
      <w:bookmarkStart w:id="623" w:name="_Toc86163151"/>
      <w:r w:rsidRPr="00DF1275">
        <w:rPr>
          <w:noProof/>
          <w:lang w:eastAsia="en-US" w:bidi="hi-IN"/>
        </w:rPr>
        <w:drawing>
          <wp:inline distT="0" distB="0" distL="0" distR="0">
            <wp:extent cx="6120765" cy="3469258"/>
            <wp:effectExtent l="19050" t="0" r="0" b="0"/>
            <wp:docPr id="32" name="Picture 3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imeline&#10;&#10;Description automatically generated"/>
                    <pic:cNvPicPr>
                      <a:picLocks noChangeAspect="1" noChangeArrowheads="1"/>
                    </pic:cNvPicPr>
                  </pic:nvPicPr>
                  <pic:blipFill>
                    <a:blip r:embed="rId33" cstate="print"/>
                    <a:srcRect/>
                    <a:stretch>
                      <a:fillRect/>
                    </a:stretch>
                  </pic:blipFill>
                  <pic:spPr bwMode="auto">
                    <a:xfrm>
                      <a:off x="0" y="0"/>
                      <a:ext cx="6120765" cy="3469258"/>
                    </a:xfrm>
                    <a:prstGeom prst="rect">
                      <a:avLst/>
                    </a:prstGeom>
                    <a:noFill/>
                    <a:ln w="9525">
                      <a:noFill/>
                      <a:miter lim="800000"/>
                      <a:headEnd/>
                      <a:tailEnd/>
                    </a:ln>
                  </pic:spPr>
                </pic:pic>
              </a:graphicData>
            </a:graphic>
          </wp:inline>
        </w:drawing>
      </w:r>
      <w:bookmarkEnd w:id="623"/>
    </w:p>
    <w:p w:rsidR="0095137F" w:rsidRDefault="0095137F" w:rsidP="0095137F">
      <w:pPr>
        <w:pStyle w:val="Caption"/>
        <w:rPr>
          <w:sz w:val="22"/>
          <w:szCs w:val="22"/>
        </w:rPr>
      </w:pPr>
      <w:r w:rsidRPr="00DF1275">
        <w:t xml:space="preserve">Figure </w:t>
      </w:r>
      <w:r w:rsidR="007649F9" w:rsidRPr="00DF1275">
        <w:fldChar w:fldCharType="begin"/>
      </w:r>
      <w:r w:rsidRPr="00DF1275">
        <w:instrText xml:space="preserve"> SEQ Figure \* ARABIC </w:instrText>
      </w:r>
      <w:r w:rsidR="007649F9" w:rsidRPr="00DF1275">
        <w:fldChar w:fldCharType="separate"/>
      </w:r>
      <w:r w:rsidR="00E37222">
        <w:rPr>
          <w:noProof/>
        </w:rPr>
        <w:t>12</w:t>
      </w:r>
      <w:r w:rsidR="007649F9" w:rsidRPr="00DF1275">
        <w:fldChar w:fldCharType="end"/>
      </w:r>
      <w:r w:rsidRPr="00DF1275">
        <w:t>:</w:t>
      </w:r>
      <w:r w:rsidR="000E0775">
        <w:t xml:space="preserve">actor </w:t>
      </w:r>
      <w:r w:rsidR="00AE14BD" w:rsidRPr="00AE14BD">
        <w:t xml:space="preserve">interaction </w:t>
      </w:r>
      <w:r w:rsidR="000E0775">
        <w:t xml:space="preserve">for </w:t>
      </w:r>
      <w:r w:rsidR="000E0775" w:rsidRPr="00DF1275">
        <w:rPr>
          <w:sz w:val="22"/>
          <w:szCs w:val="22"/>
        </w:rPr>
        <w:t>Quality of Experience (QoE) Prediction as-a-Service (QPaaS)</w:t>
      </w:r>
    </w:p>
    <w:p w:rsidR="00DC0900" w:rsidRDefault="00DC0900" w:rsidP="00DC0900">
      <w:pPr>
        <w:rPr>
          <w:lang w:val="en-GB" w:eastAsia="en-US"/>
        </w:rPr>
      </w:pPr>
    </w:p>
    <w:p w:rsidR="00C30DE8" w:rsidRDefault="00C30DE8" w:rsidP="00C30DE8">
      <w:pPr>
        <w:spacing w:before="0" w:after="160" w:line="256" w:lineRule="auto"/>
        <w:rPr>
          <w:ins w:id="624" w:author="Vishnu Ram" w:date="2022-04-28T14:30:00Z"/>
          <w:lang w:val="en-GB"/>
        </w:rPr>
      </w:pPr>
      <w:ins w:id="625" w:author="Vishnu Ram" w:date="2022-04-28T14:30:00Z">
        <w:r>
          <w:rPr>
            <w:lang w:val="en-GB"/>
          </w:rPr>
          <w:t>Actors involved (figure 12):</w:t>
        </w:r>
      </w:ins>
    </w:p>
    <w:p w:rsidR="00DC0900" w:rsidRPr="00E70838" w:rsidRDefault="00594EA9" w:rsidP="00903DCE">
      <w:r>
        <w:rPr>
          <w:lang w:val="en-GB" w:eastAsia="en-US"/>
        </w:rPr>
        <w:t>QPaaS: QoE prediction as a Service is an actor which provides a platform to host 3</w:t>
      </w:r>
      <w:r w:rsidRPr="00903DCE">
        <w:rPr>
          <w:vertAlign w:val="superscript"/>
          <w:lang w:val="en-GB" w:eastAsia="en-US"/>
        </w:rPr>
        <w:t>rd</w:t>
      </w:r>
      <w:r>
        <w:rPr>
          <w:lang w:val="en-GB" w:eastAsia="en-US"/>
        </w:rPr>
        <w:t xml:space="preserve"> party applications which can predict the QoE experienced by end-users while using a specific application. </w:t>
      </w:r>
    </w:p>
    <w:p w:rsidR="00BE04CD" w:rsidRPr="00DF1275" w:rsidRDefault="00BE04CD" w:rsidP="0095137F">
      <w:pPr>
        <w:pStyle w:val="Heading2"/>
      </w:pPr>
      <w:bookmarkStart w:id="626" w:name="_Toc86503296"/>
      <w:bookmarkStart w:id="627" w:name="_Toc86503554"/>
      <w:r w:rsidRPr="00DF1275">
        <w:t>Autonomy applied to CDNs</w:t>
      </w:r>
      <w:bookmarkEnd w:id="626"/>
      <w:bookmarkEnd w:id="627"/>
    </w:p>
    <w:tbl>
      <w:tblPr>
        <w:tblStyle w:val="TableGrid"/>
        <w:tblW w:w="5000" w:type="pct"/>
        <w:jc w:val="center"/>
        <w:tblLook w:val="04A0"/>
      </w:tblPr>
      <w:tblGrid>
        <w:gridCol w:w="2123"/>
        <w:gridCol w:w="7732"/>
      </w:tblGrid>
      <w:tr w:rsidR="00BE04CD" w:rsidRPr="00DF1275" w:rsidTr="00E86B59">
        <w:trPr>
          <w:jc w:val="center"/>
        </w:trPr>
        <w:tc>
          <w:tcPr>
            <w:tcW w:w="1077" w:type="pct"/>
          </w:tcPr>
          <w:p w:rsidR="00BE04CD" w:rsidRPr="00DF1275" w:rsidRDefault="00BE04CD" w:rsidP="009A0CA4">
            <w:pPr>
              <w:spacing w:before="0"/>
              <w:rPr>
                <w:rFonts w:asciiTheme="majorBidi" w:hAnsiTheme="majorBidi" w:cstheme="majorBidi"/>
                <w:sz w:val="22"/>
                <w:szCs w:val="22"/>
                <w:lang w:val="en-GB"/>
              </w:rPr>
            </w:pPr>
            <w:r w:rsidRPr="00DF1275">
              <w:rPr>
                <w:rFonts w:asciiTheme="majorBidi" w:hAnsiTheme="majorBidi" w:cstheme="majorBidi"/>
                <w:sz w:val="22"/>
                <w:szCs w:val="22"/>
                <w:lang w:val="en-GB"/>
              </w:rPr>
              <w:t>Use case id</w:t>
            </w:r>
          </w:p>
        </w:tc>
        <w:tc>
          <w:tcPr>
            <w:tcW w:w="3923" w:type="pct"/>
          </w:tcPr>
          <w:p w:rsidR="00BE04CD" w:rsidRPr="00DF1275" w:rsidRDefault="00BE04CD" w:rsidP="009A0CA4">
            <w:pPr>
              <w:spacing w:before="0"/>
              <w:rPr>
                <w:rFonts w:asciiTheme="majorBidi" w:hAnsiTheme="majorBidi" w:cstheme="majorBidi"/>
                <w:sz w:val="22"/>
                <w:szCs w:val="22"/>
                <w:lang w:val="en-GB"/>
              </w:rPr>
            </w:pPr>
            <w:r w:rsidRPr="00DF1275">
              <w:rPr>
                <w:rFonts w:asciiTheme="majorBidi" w:hAnsiTheme="majorBidi" w:cstheme="majorBidi"/>
                <w:sz w:val="22"/>
                <w:szCs w:val="22"/>
                <w:lang w:val="en-GB"/>
              </w:rPr>
              <w:t xml:space="preserve">FG-AN-usecase-18 </w:t>
            </w:r>
          </w:p>
        </w:tc>
      </w:tr>
      <w:tr w:rsidR="00BE04CD" w:rsidRPr="00DF1275" w:rsidTr="00E86B59">
        <w:trPr>
          <w:jc w:val="center"/>
        </w:trPr>
        <w:tc>
          <w:tcPr>
            <w:tcW w:w="1077" w:type="pct"/>
          </w:tcPr>
          <w:p w:rsidR="00BE04CD" w:rsidRPr="00DF1275" w:rsidRDefault="00BE04CD" w:rsidP="009A0CA4">
            <w:pPr>
              <w:spacing w:before="0"/>
              <w:rPr>
                <w:rFonts w:asciiTheme="majorBidi" w:hAnsiTheme="majorBidi" w:cstheme="majorBidi"/>
                <w:i/>
                <w:sz w:val="22"/>
                <w:szCs w:val="22"/>
                <w:lang w:val="en-GB"/>
              </w:rPr>
            </w:pPr>
            <w:r w:rsidRPr="00DF1275">
              <w:rPr>
                <w:rFonts w:asciiTheme="majorBidi" w:hAnsiTheme="majorBidi" w:cstheme="majorBidi"/>
                <w:i/>
                <w:sz w:val="22"/>
                <w:szCs w:val="22"/>
                <w:lang w:val="en-GB"/>
              </w:rPr>
              <w:t>Use case description</w:t>
            </w:r>
          </w:p>
        </w:tc>
        <w:tc>
          <w:tcPr>
            <w:tcW w:w="3923" w:type="pct"/>
          </w:tcPr>
          <w:p w:rsidR="00BE04CD" w:rsidRPr="00DF1275" w:rsidRDefault="00BE04CD" w:rsidP="009A0CA4">
            <w:pPr>
              <w:jc w:val="both"/>
              <w:rPr>
                <w:rFonts w:asciiTheme="majorBidi" w:hAnsiTheme="majorBidi" w:cstheme="majorBidi"/>
                <w:sz w:val="22"/>
                <w:szCs w:val="22"/>
                <w:lang w:val="en-GB"/>
              </w:rPr>
            </w:pPr>
            <w:r w:rsidRPr="00DF1275">
              <w:rPr>
                <w:rFonts w:asciiTheme="majorBidi" w:hAnsiTheme="majorBidi" w:cstheme="majorBidi"/>
                <w:sz w:val="22"/>
                <w:szCs w:val="22"/>
                <w:lang w:val="en-GB"/>
              </w:rPr>
              <w:t xml:space="preserve">[AN-I-019] introduced Autonomous content delivery networks (CDN), especially looking at a few key aspects of CDN and what makes them unique, focusing on several of their properties and approaches </w:t>
            </w:r>
            <w:r w:rsidRPr="00903DCE">
              <w:rPr>
                <w:rFonts w:asciiTheme="majorBidi" w:hAnsiTheme="majorBidi" w:cstheme="majorBidi"/>
                <w:sz w:val="22"/>
                <w:szCs w:val="22"/>
                <w:highlight w:val="yellow"/>
                <w:lang w:val="en-GB"/>
              </w:rPr>
              <w:t>we</w:t>
            </w:r>
            <w:r w:rsidRPr="00DF1275">
              <w:rPr>
                <w:rFonts w:asciiTheme="majorBidi" w:hAnsiTheme="majorBidi" w:cstheme="majorBidi"/>
                <w:sz w:val="22"/>
                <w:szCs w:val="22"/>
                <w:lang w:val="en-GB"/>
              </w:rPr>
              <w:t xml:space="preserve"> can leverage to increase their autonomy.  With increasing </w:t>
            </w:r>
            <w:r w:rsidRPr="00DF1275">
              <w:rPr>
                <w:rFonts w:asciiTheme="majorBidi" w:hAnsiTheme="majorBidi" w:cstheme="majorBidi"/>
                <w:sz w:val="22"/>
                <w:szCs w:val="22"/>
                <w:lang w:val="en-GB"/>
              </w:rPr>
              <w:lastRenderedPageBreak/>
              <w:t xml:space="preserve">bandwidth of networks, proliferation in the connected devices, increasing demand of content (e.g. live video, cloud gaming, 360 video), build-your-own approach to CDNs enabled by cloud services, cloud based CDNs are attractive but with several challenges. However caching based on data analysis remains unsolved while CDN providers struggle to provide rich content at high QoE.  </w:t>
            </w:r>
          </w:p>
          <w:p w:rsidR="00BE04CD" w:rsidRPr="00DF1275" w:rsidRDefault="00BE04CD" w:rsidP="009A0CA4">
            <w:pPr>
              <w:jc w:val="both"/>
              <w:rPr>
                <w:rFonts w:asciiTheme="majorBidi" w:hAnsiTheme="majorBidi" w:cstheme="majorBidi"/>
                <w:sz w:val="22"/>
                <w:szCs w:val="22"/>
                <w:lang w:val="en-GB"/>
              </w:rPr>
            </w:pPr>
            <w:r w:rsidRPr="00903DCE">
              <w:rPr>
                <w:rFonts w:asciiTheme="majorBidi" w:hAnsiTheme="majorBidi" w:cstheme="majorBidi"/>
                <w:sz w:val="22"/>
                <w:szCs w:val="22"/>
                <w:highlight w:val="yellow"/>
                <w:lang w:val="en-GB"/>
              </w:rPr>
              <w:t>[AN-I-019]</w:t>
            </w:r>
            <w:r w:rsidRPr="00DF1275">
              <w:rPr>
                <w:rFonts w:asciiTheme="majorBidi" w:hAnsiTheme="majorBidi" w:cstheme="majorBidi"/>
                <w:sz w:val="22"/>
                <w:szCs w:val="22"/>
                <w:lang w:val="en-GB"/>
              </w:rPr>
              <w:t xml:space="preserve"> called out specific aspects that need programmability- routing, caching and eviction. Importance of logging and metrics were called out on request/response metadata, timing information, internal logic decisions. </w:t>
            </w:r>
          </w:p>
          <w:p w:rsidR="00BE04CD" w:rsidRPr="00DF1275" w:rsidRDefault="00BE04CD" w:rsidP="009A0CA4">
            <w:pPr>
              <w:spacing w:before="0"/>
              <w:jc w:val="both"/>
              <w:rPr>
                <w:rFonts w:asciiTheme="majorBidi" w:hAnsiTheme="majorBidi" w:cstheme="majorBidi"/>
                <w:sz w:val="22"/>
                <w:szCs w:val="22"/>
                <w:lang w:val="en-GB"/>
              </w:rPr>
            </w:pPr>
            <w:r w:rsidRPr="00DF1275">
              <w:rPr>
                <w:rFonts w:asciiTheme="majorBidi" w:hAnsiTheme="majorBidi" w:cstheme="majorBidi"/>
                <w:sz w:val="22"/>
                <w:szCs w:val="22"/>
                <w:lang w:val="en-GB"/>
              </w:rPr>
              <w:t>Current implementations of closed loops for managing CDNs are simplistic e.g. Standard auto scaling in the context of CDN, increasing the stream-per-node approach by hardware beef-up (better compute, more cores, more memory, L1 cache, networking including PCIe 4.0, cryptographic acceleration)</w:t>
            </w:r>
          </w:p>
          <w:p w:rsidR="00BE04CD" w:rsidRPr="00DF1275" w:rsidDel="000F4436" w:rsidRDefault="00BE04CD" w:rsidP="009A0CA4">
            <w:pPr>
              <w:spacing w:before="0"/>
              <w:jc w:val="both"/>
              <w:rPr>
                <w:del w:id="628" w:author="edit6" w:date="2022-04-28T12:56:00Z"/>
                <w:rFonts w:asciiTheme="majorBidi" w:hAnsiTheme="majorBidi" w:cstheme="majorBidi"/>
                <w:sz w:val="22"/>
                <w:szCs w:val="22"/>
                <w:lang w:val="en-GB"/>
              </w:rPr>
            </w:pPr>
            <w:del w:id="629" w:author="edit6" w:date="2022-04-28T12:56:00Z">
              <w:r w:rsidRPr="000F4436" w:rsidDel="000F4436">
                <w:rPr>
                  <w:rFonts w:asciiTheme="majorBidi" w:hAnsiTheme="majorBidi" w:cstheme="majorBidi"/>
                  <w:sz w:val="22"/>
                  <w:szCs w:val="22"/>
                  <w:lang w:val="en-GB"/>
                </w:rPr>
                <w:delText xml:space="preserve">There exists </w:delText>
              </w:r>
              <w:r w:rsidR="007649F9" w:rsidRPr="007649F9">
                <w:rPr>
                  <w:rFonts w:asciiTheme="majorBidi" w:hAnsiTheme="majorBidi" w:cstheme="majorBidi"/>
                  <w:sz w:val="22"/>
                  <w:szCs w:val="22"/>
                  <w:lang w:val="en-GB"/>
                  <w:rPrChange w:id="630" w:author="edit6" w:date="2022-04-28T12:56:00Z">
                    <w:rPr>
                      <w:rFonts w:asciiTheme="majorBidi" w:hAnsiTheme="majorBidi" w:cstheme="majorBidi"/>
                      <w:b/>
                      <w:bCs/>
                      <w:sz w:val="22"/>
                      <w:szCs w:val="22"/>
                      <w:highlight w:val="yellow"/>
                      <w:lang w:val="en-GB" w:eastAsia="ja-JP"/>
                    </w:rPr>
                  </w:rPrChange>
                </w:rPr>
                <w:delText xml:space="preserve">an opportunity to </w:delText>
              </w:r>
            </w:del>
            <w:del w:id="631" w:author="edit6" w:date="2022-04-28T12:55:00Z">
              <w:r w:rsidR="007649F9" w:rsidRPr="007649F9">
                <w:rPr>
                  <w:rFonts w:asciiTheme="majorBidi" w:hAnsiTheme="majorBidi" w:cstheme="majorBidi"/>
                  <w:sz w:val="22"/>
                  <w:szCs w:val="22"/>
                  <w:lang w:val="en-GB"/>
                  <w:rPrChange w:id="632" w:author="edit6" w:date="2022-04-28T12:56:00Z">
                    <w:rPr>
                      <w:rFonts w:asciiTheme="majorBidi" w:hAnsiTheme="majorBidi" w:cstheme="majorBidi"/>
                      <w:b/>
                      <w:bCs/>
                      <w:sz w:val="22"/>
                      <w:szCs w:val="22"/>
                      <w:highlight w:val="yellow"/>
                      <w:lang w:val="en-GB" w:eastAsia="ja-JP"/>
                    </w:rPr>
                  </w:rPrChange>
                </w:rPr>
                <w:delText xml:space="preserve">better </w:delText>
              </w:r>
            </w:del>
            <w:del w:id="633" w:author="edit6" w:date="2022-04-28T12:56:00Z">
              <w:r w:rsidR="007649F9" w:rsidRPr="007649F9">
                <w:rPr>
                  <w:rFonts w:asciiTheme="majorBidi" w:hAnsiTheme="majorBidi" w:cstheme="majorBidi"/>
                  <w:sz w:val="22"/>
                  <w:szCs w:val="22"/>
                  <w:lang w:val="en-GB"/>
                  <w:rPrChange w:id="634" w:author="edit6" w:date="2022-04-28T12:56:00Z">
                    <w:rPr>
                      <w:rFonts w:asciiTheme="majorBidi" w:hAnsiTheme="majorBidi" w:cstheme="majorBidi"/>
                      <w:b/>
                      <w:bCs/>
                      <w:sz w:val="22"/>
                      <w:szCs w:val="22"/>
                      <w:highlight w:val="yellow"/>
                      <w:lang w:val="en-GB" w:eastAsia="ja-JP"/>
                    </w:rPr>
                  </w:rPrChange>
                </w:rPr>
                <w:delText>QoE</w:delText>
              </w:r>
              <w:r w:rsidRPr="000F4436" w:rsidDel="000F4436">
                <w:rPr>
                  <w:rFonts w:asciiTheme="majorBidi" w:hAnsiTheme="majorBidi" w:cstheme="majorBidi"/>
                  <w:sz w:val="22"/>
                  <w:szCs w:val="22"/>
                  <w:lang w:val="en-GB"/>
                </w:rPr>
                <w:delText xml:space="preserve"> using evolution and experimentation concepts </w:delText>
              </w:r>
              <w:r w:rsidR="007649F9" w:rsidRPr="007649F9">
                <w:rPr>
                  <w:rFonts w:asciiTheme="majorBidi" w:hAnsiTheme="majorBidi" w:cstheme="majorBidi"/>
                  <w:sz w:val="22"/>
                  <w:szCs w:val="22"/>
                  <w:lang w:val="en-GB"/>
                  <w:rPrChange w:id="635" w:author="edit6" w:date="2022-04-28T12:56:00Z">
                    <w:rPr>
                      <w:rFonts w:asciiTheme="majorBidi" w:hAnsiTheme="majorBidi" w:cstheme="majorBidi"/>
                      <w:b/>
                      <w:bCs/>
                      <w:sz w:val="22"/>
                      <w:szCs w:val="22"/>
                      <w:highlight w:val="yellow"/>
                      <w:lang w:val="en-GB" w:eastAsia="ja-JP"/>
                    </w:rPr>
                  </w:rPrChange>
                </w:rPr>
                <w:delText>in FG AN</w:delText>
              </w:r>
              <w:r w:rsidRPr="000F4436" w:rsidDel="000F4436">
                <w:rPr>
                  <w:rFonts w:asciiTheme="majorBidi" w:hAnsiTheme="majorBidi" w:cstheme="majorBidi"/>
                  <w:sz w:val="22"/>
                  <w:szCs w:val="22"/>
                  <w:lang w:val="en-GB"/>
                </w:rPr>
                <w:delText>.</w:delText>
              </w:r>
            </w:del>
          </w:p>
          <w:p w:rsidR="00BE04CD" w:rsidRPr="00DF1275" w:rsidRDefault="00BE04CD" w:rsidP="009A0CA4">
            <w:pPr>
              <w:jc w:val="both"/>
              <w:rPr>
                <w:rFonts w:asciiTheme="majorBidi" w:hAnsiTheme="majorBidi" w:cstheme="majorBidi"/>
                <w:sz w:val="22"/>
                <w:szCs w:val="22"/>
                <w:lang w:val="en-GB"/>
              </w:rPr>
            </w:pPr>
            <w:r w:rsidRPr="00DF1275">
              <w:rPr>
                <w:rFonts w:asciiTheme="majorBidi" w:hAnsiTheme="majorBidi" w:cstheme="majorBidi"/>
                <w:sz w:val="22"/>
                <w:szCs w:val="22"/>
                <w:lang w:val="en-GB"/>
              </w:rPr>
              <w:t>The following considerations are important to note in the context of autonomous CDNs:</w:t>
            </w:r>
          </w:p>
          <w:p w:rsidR="00BE04CD" w:rsidRPr="00DF1275" w:rsidRDefault="00BE04CD" w:rsidP="009A0CA4">
            <w:pPr>
              <w:jc w:val="both"/>
              <w:rPr>
                <w:rFonts w:asciiTheme="majorBidi" w:hAnsiTheme="majorBidi" w:cstheme="majorBidi"/>
                <w:sz w:val="22"/>
                <w:szCs w:val="22"/>
                <w:lang w:val="en-GB"/>
              </w:rPr>
            </w:pPr>
            <w:r w:rsidRPr="00DF1275">
              <w:rPr>
                <w:rFonts w:asciiTheme="majorBidi" w:hAnsiTheme="majorBidi" w:cstheme="majorBidi"/>
                <w:sz w:val="22"/>
                <w:szCs w:val="22"/>
                <w:lang w:val="en-GB"/>
              </w:rPr>
              <w:t xml:space="preserve">1) metric for success: CDNs usually define their success based on whether they can serve the user traffic. But this has a cyclic effect because the ability to attract traffic depends on how well CDNs process the traffic they currently have. The challenging part is the metric used to judge the CDN, </w:t>
            </w:r>
          </w:p>
          <w:p w:rsidR="00BE04CD" w:rsidRPr="00DF1275" w:rsidRDefault="007649F9" w:rsidP="009A0CA4">
            <w:pPr>
              <w:pStyle w:val="ListParagraph"/>
              <w:ind w:left="360"/>
              <w:jc w:val="both"/>
              <w:rPr>
                <w:rFonts w:asciiTheme="majorBidi" w:hAnsiTheme="majorBidi" w:cstheme="majorBidi"/>
                <w:sz w:val="22"/>
                <w:szCs w:val="22"/>
                <w:lang w:val="en-GB"/>
              </w:rPr>
            </w:pPr>
            <w:r w:rsidRPr="007649F9">
              <w:rPr>
                <w:rFonts w:asciiTheme="majorBidi" w:hAnsiTheme="majorBidi" w:cstheme="majorBidi"/>
                <w:sz w:val="22"/>
                <w:szCs w:val="22"/>
                <w:highlight w:val="yellow"/>
                <w:lang w:val="en-GB"/>
                <w:rPrChange w:id="636" w:author="edit6" w:date="2022-04-28T12:56:00Z">
                  <w:rPr>
                    <w:rFonts w:asciiTheme="majorBidi" w:hAnsiTheme="majorBidi" w:cstheme="majorBidi"/>
                    <w:b/>
                    <w:bCs/>
                    <w:sz w:val="22"/>
                    <w:szCs w:val="22"/>
                    <w:lang w:val="en-GB" w:eastAsia="ja-JP"/>
                  </w:rPr>
                </w:rPrChange>
              </w:rPr>
              <w:t>examples:</w:t>
            </w:r>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a) incorporating the current number of requests into the score would be useful.</w:t>
            </w:r>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b) if there is anonymised access to user quality of experience (QoE) data, how fast the page loaded, it would be a useful metric.</w:t>
            </w:r>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c) another option is to measure the response time from the CDN (usually abridged to the hit ratio)</w:t>
            </w:r>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d) include other overlays in the measurement e.g. control planes, service management, tiered storage design.</w:t>
            </w:r>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 xml:space="preserve">e) going beyond auto scaling to healing, load balancing and edge </w:t>
            </w:r>
            <w:r w:rsidRPr="00DF1275">
              <w:rPr>
                <w:rFonts w:asciiTheme="majorBidi" w:hAnsiTheme="majorBidi" w:cstheme="majorBidi"/>
                <w:sz w:val="22"/>
                <w:szCs w:val="22"/>
                <w:lang w:val="en-GB"/>
              </w:rPr>
              <w:lastRenderedPageBreak/>
              <w:t xml:space="preserve">compute, concurrency, </w:t>
            </w:r>
          </w:p>
          <w:p w:rsidR="00BE04CD" w:rsidRPr="00DF1275" w:rsidRDefault="00BE04CD" w:rsidP="009A0CA4">
            <w:pPr>
              <w:jc w:val="both"/>
              <w:rPr>
                <w:rFonts w:asciiTheme="majorBidi" w:hAnsiTheme="majorBidi" w:cstheme="majorBidi"/>
                <w:b/>
                <w:sz w:val="22"/>
                <w:szCs w:val="22"/>
                <w:lang w:val="en-GB"/>
              </w:rPr>
            </w:pPr>
            <w:r w:rsidRPr="00DF1275">
              <w:rPr>
                <w:rFonts w:asciiTheme="majorBidi" w:hAnsiTheme="majorBidi" w:cstheme="majorBidi"/>
                <w:sz w:val="22"/>
                <w:szCs w:val="22"/>
                <w:lang w:val="en-GB"/>
              </w:rPr>
              <w:t xml:space="preserve">2) adapting the possible caching strategies: </w:t>
            </w:r>
          </w:p>
          <w:p w:rsidR="00BE04CD" w:rsidRPr="00DF1275" w:rsidRDefault="00BE04CD" w:rsidP="009A0CA4">
            <w:pPr>
              <w:jc w:val="both"/>
              <w:rPr>
                <w:rFonts w:asciiTheme="majorBidi" w:hAnsiTheme="majorBidi" w:cstheme="majorBidi"/>
                <w:b/>
                <w:sz w:val="22"/>
                <w:szCs w:val="22"/>
                <w:lang w:val="en-GB"/>
              </w:rPr>
            </w:pPr>
            <w:r w:rsidRPr="00DF1275">
              <w:rPr>
                <w:rFonts w:asciiTheme="majorBidi" w:hAnsiTheme="majorBidi" w:cstheme="majorBidi"/>
                <w:sz w:val="22"/>
                <w:szCs w:val="22"/>
                <w:lang w:val="en-GB"/>
              </w:rPr>
              <w:t xml:space="preserve">Memory intensive contents require large memory in CDN. </w:t>
            </w:r>
          </w:p>
          <w:p w:rsidR="00BE04CD" w:rsidRPr="00DF1275" w:rsidRDefault="007649F9" w:rsidP="009A0CA4">
            <w:pPr>
              <w:pStyle w:val="ListParagraph"/>
              <w:ind w:left="360"/>
              <w:jc w:val="both"/>
              <w:rPr>
                <w:rFonts w:asciiTheme="majorBidi" w:hAnsiTheme="majorBidi" w:cstheme="majorBidi"/>
                <w:sz w:val="22"/>
                <w:szCs w:val="22"/>
                <w:lang w:val="en-GB"/>
              </w:rPr>
            </w:pPr>
            <w:r w:rsidRPr="007649F9">
              <w:rPr>
                <w:rFonts w:asciiTheme="majorBidi" w:hAnsiTheme="majorBidi" w:cstheme="majorBidi"/>
                <w:sz w:val="22"/>
                <w:szCs w:val="22"/>
                <w:highlight w:val="yellow"/>
                <w:lang w:val="en-GB"/>
                <w:rPrChange w:id="637" w:author="edit6" w:date="2022-04-28T12:57:00Z">
                  <w:rPr>
                    <w:rFonts w:asciiTheme="majorBidi" w:hAnsiTheme="majorBidi" w:cstheme="majorBidi"/>
                    <w:b/>
                    <w:bCs/>
                    <w:sz w:val="22"/>
                    <w:szCs w:val="22"/>
                    <w:lang w:val="en-GB" w:eastAsia="ja-JP"/>
                  </w:rPr>
                </w:rPrChange>
              </w:rPr>
              <w:t>a)</w:t>
            </w:r>
            <w:r w:rsidR="00BE04CD" w:rsidRPr="00DF1275">
              <w:rPr>
                <w:rFonts w:asciiTheme="majorBidi" w:hAnsiTheme="majorBidi" w:cstheme="majorBidi"/>
                <w:sz w:val="22"/>
                <w:szCs w:val="22"/>
                <w:lang w:val="en-GB"/>
              </w:rPr>
              <w:t xml:space="preserve"> based on the treatment of various type of content and CDN use cases in the cache. e.g. live video that is cached for a brief period of time, VoD, live transcoding.</w:t>
            </w:r>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To reduce the time to live (TTL) to avoid keeping infrequently popular objects in cache</w:t>
            </w:r>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b) bypass the cache for large objects, or for certain classes of users, or particular extensions</w:t>
            </w:r>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c) use the disk, or explicitly forbid it</w:t>
            </w:r>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d) take advantage of flexibility provided by virtual cache</w:t>
            </w:r>
          </w:p>
          <w:p w:rsidR="00BE04CD" w:rsidRPr="00DF1275" w:rsidRDefault="00BE04CD" w:rsidP="009A0CA4">
            <w:pPr>
              <w:jc w:val="both"/>
              <w:rPr>
                <w:rFonts w:asciiTheme="majorBidi" w:hAnsiTheme="majorBidi" w:cstheme="majorBidi"/>
                <w:b/>
                <w:sz w:val="22"/>
                <w:szCs w:val="22"/>
                <w:lang w:val="en-GB"/>
              </w:rPr>
            </w:pPr>
            <w:r w:rsidRPr="00DF1275">
              <w:rPr>
                <w:rFonts w:asciiTheme="majorBidi" w:hAnsiTheme="majorBidi" w:cstheme="majorBidi"/>
                <w:sz w:val="22"/>
                <w:szCs w:val="22"/>
                <w:lang w:val="en-GB"/>
              </w:rPr>
              <w:t>3) as far as open source and standards go: (decouple the components)</w:t>
            </w:r>
            <w:ins w:id="638" w:author="edit6" w:date="2022-04-28T12:57:00Z">
              <w:r w:rsidR="007649F9" w:rsidRPr="007649F9">
                <w:rPr>
                  <w:rFonts w:asciiTheme="majorBidi" w:hAnsiTheme="majorBidi" w:cstheme="majorBidi"/>
                  <w:sz w:val="22"/>
                  <w:szCs w:val="22"/>
                  <w:highlight w:val="yellow"/>
                  <w:lang w:val="en-GB"/>
                  <w:rPrChange w:id="639" w:author="edit6" w:date="2022-04-28T12:57:00Z">
                    <w:rPr>
                      <w:rFonts w:asciiTheme="majorBidi" w:hAnsiTheme="majorBidi" w:cstheme="majorBidi"/>
                      <w:b/>
                      <w:bCs/>
                      <w:sz w:val="22"/>
                      <w:szCs w:val="22"/>
                      <w:lang w:val="en-GB" w:eastAsia="ja-JP"/>
                    </w:rPr>
                  </w:rPrChange>
                </w:rPr>
                <w:t>XXXX</w:t>
              </w:r>
            </w:ins>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a) open-caching is pushing to provide a subset of metrics</w:t>
            </w:r>
          </w:p>
          <w:p w:rsidR="00BE04CD" w:rsidRPr="00903DCE" w:rsidRDefault="00BE04CD" w:rsidP="009A0CA4">
            <w:pPr>
              <w:pStyle w:val="ListParagraph"/>
              <w:ind w:left="360"/>
              <w:jc w:val="both"/>
              <w:rPr>
                <w:rFonts w:asciiTheme="majorBidi" w:hAnsiTheme="majorBidi" w:cstheme="majorBidi"/>
                <w:sz w:val="22"/>
                <w:szCs w:val="22"/>
                <w:lang w:eastAsia="ko-KR"/>
              </w:rPr>
            </w:pPr>
            <w:r w:rsidRPr="00DF1275">
              <w:rPr>
                <w:rFonts w:asciiTheme="majorBidi" w:hAnsiTheme="majorBidi" w:cstheme="majorBidi"/>
                <w:sz w:val="22"/>
                <w:szCs w:val="22"/>
                <w:lang w:val="en-GB"/>
              </w:rPr>
              <w:t>b) perhaps an opportunity to derive “upstream” gaps in standards and lead an opensource proof of concept (PoC).</w:t>
            </w:r>
          </w:p>
          <w:p w:rsidR="00BE04CD" w:rsidRPr="00DF1275" w:rsidRDefault="00BE04CD" w:rsidP="009A0CA4">
            <w:pPr>
              <w:pStyle w:val="ListParagraph"/>
              <w:ind w:left="360"/>
              <w:jc w:val="both"/>
              <w:rPr>
                <w:rFonts w:asciiTheme="majorBidi" w:hAnsiTheme="majorBidi" w:cstheme="majorBidi"/>
                <w:sz w:val="22"/>
                <w:szCs w:val="22"/>
                <w:lang w:val="en-GB"/>
              </w:rPr>
            </w:pPr>
            <w:r w:rsidRPr="00DF1275">
              <w:rPr>
                <w:rFonts w:asciiTheme="majorBidi" w:hAnsiTheme="majorBidi" w:cstheme="majorBidi"/>
                <w:sz w:val="22"/>
                <w:szCs w:val="22"/>
                <w:lang w:val="en-GB"/>
              </w:rPr>
              <w:t xml:space="preserve">c) study of an open, interoperable CDN components – e.g. caching, transcoding, analytics which can help independent evolution of the CDN pipeline, while taking advantage of the work in other bodies e.g. encode/decode, AI, graphics. and hardware evolution e.g. compute/mem/network/acceleration. </w:t>
            </w:r>
          </w:p>
          <w:p w:rsidR="00BE04CD" w:rsidRDefault="00BE04CD" w:rsidP="009A0CA4">
            <w:pPr>
              <w:pStyle w:val="ListParagraph"/>
              <w:ind w:left="360"/>
              <w:jc w:val="both"/>
              <w:rPr>
                <w:ins w:id="640" w:author="edit6" w:date="2022-04-28T12:57:00Z"/>
                <w:rFonts w:asciiTheme="majorBidi" w:hAnsiTheme="majorBidi" w:cstheme="majorBidi"/>
                <w:sz w:val="22"/>
                <w:szCs w:val="22"/>
                <w:lang w:val="en-GB"/>
              </w:rPr>
            </w:pPr>
            <w:r w:rsidRPr="00DF1275">
              <w:rPr>
                <w:rFonts w:asciiTheme="majorBidi" w:hAnsiTheme="majorBidi" w:cstheme="majorBidi"/>
                <w:sz w:val="22"/>
                <w:szCs w:val="22"/>
                <w:lang w:val="en-GB"/>
              </w:rPr>
              <w:t xml:space="preserve">d) similarly, take advantage of the software deployment trajectory towards cloud native. </w:t>
            </w:r>
          </w:p>
          <w:p w:rsidR="000F4436" w:rsidRPr="00DF1275" w:rsidRDefault="000F4436" w:rsidP="009A0CA4">
            <w:pPr>
              <w:pStyle w:val="ListParagraph"/>
              <w:ind w:left="360"/>
              <w:jc w:val="both"/>
              <w:rPr>
                <w:rFonts w:asciiTheme="majorBidi" w:hAnsiTheme="majorBidi" w:cstheme="majorBidi"/>
                <w:sz w:val="22"/>
                <w:szCs w:val="22"/>
                <w:lang w:val="en-GB"/>
              </w:rPr>
            </w:pPr>
          </w:p>
          <w:p w:rsidR="00BE04CD" w:rsidRPr="00DF1275" w:rsidRDefault="00BE04CD" w:rsidP="009A0CA4">
            <w:pPr>
              <w:spacing w:before="0"/>
              <w:jc w:val="both"/>
              <w:rPr>
                <w:rFonts w:asciiTheme="majorBidi" w:hAnsiTheme="majorBidi" w:cstheme="majorBidi"/>
                <w:sz w:val="22"/>
                <w:szCs w:val="22"/>
                <w:lang w:val="en-GB"/>
              </w:rPr>
            </w:pPr>
            <w:r w:rsidRPr="00DF1275">
              <w:rPr>
                <w:rFonts w:asciiTheme="majorBidi" w:hAnsiTheme="majorBidi" w:cstheme="majorBidi"/>
                <w:sz w:val="22"/>
                <w:szCs w:val="22"/>
                <w:lang w:val="en-GB"/>
              </w:rPr>
              <w:t>Following are related steps in this use case scenario:</w:t>
            </w:r>
          </w:p>
          <w:p w:rsidR="00BE04CD" w:rsidRPr="00DF1275" w:rsidRDefault="00BE04CD" w:rsidP="009A0CA4">
            <w:pPr>
              <w:spacing w:before="0"/>
              <w:rPr>
                <w:rFonts w:asciiTheme="majorBidi" w:hAnsiTheme="majorBidi" w:cstheme="majorBidi"/>
                <w:sz w:val="22"/>
                <w:szCs w:val="22"/>
                <w:lang w:val="en-GB"/>
              </w:rPr>
            </w:pPr>
            <w:r w:rsidRPr="00DF1275">
              <w:rPr>
                <w:rFonts w:asciiTheme="majorBidi" w:hAnsiTheme="majorBidi" w:cstheme="majorBidi"/>
                <w:sz w:val="22"/>
                <w:szCs w:val="22"/>
                <w:lang w:val="en-GB"/>
              </w:rPr>
              <w:t xml:space="preserve">1. outer-loop: Represent the “QoS/QoE requirements” in an intent, deployment considerations (e.g. hardware, cloud) are to be captured in the intent. software/CDN pipeline considerations are to be captured here too. </w:t>
            </w:r>
          </w:p>
          <w:p w:rsidR="00BE04CD" w:rsidRPr="00DF1275" w:rsidRDefault="00BE04CD" w:rsidP="009A0CA4">
            <w:pPr>
              <w:spacing w:before="0"/>
              <w:rPr>
                <w:rFonts w:asciiTheme="majorBidi" w:hAnsiTheme="majorBidi" w:cstheme="majorBidi"/>
                <w:sz w:val="22"/>
                <w:szCs w:val="22"/>
                <w:lang w:val="en-GB"/>
              </w:rPr>
            </w:pPr>
            <w:r w:rsidRPr="00DF1275">
              <w:rPr>
                <w:rFonts w:asciiTheme="majorBidi" w:hAnsiTheme="majorBidi" w:cstheme="majorBidi"/>
                <w:sz w:val="22"/>
                <w:szCs w:val="22"/>
                <w:lang w:val="en-GB"/>
              </w:rPr>
              <w:t xml:space="preserve">2. based on analysis, derive the cache policy, action: auto scaling/traffic routing, geographic location (e.g. edge), decide storage configurations, APIs and concurrency mechanisms. </w:t>
            </w:r>
          </w:p>
          <w:p w:rsidR="00BE04CD" w:rsidRPr="00DF1275" w:rsidRDefault="00BE04CD" w:rsidP="009A0CA4">
            <w:pPr>
              <w:spacing w:before="0"/>
              <w:rPr>
                <w:rFonts w:asciiTheme="majorBidi" w:hAnsiTheme="majorBidi" w:cstheme="majorBidi"/>
                <w:sz w:val="22"/>
                <w:szCs w:val="22"/>
                <w:lang w:val="en-GB"/>
              </w:rPr>
            </w:pPr>
            <w:r w:rsidRPr="00DF1275">
              <w:rPr>
                <w:rFonts w:asciiTheme="majorBidi" w:hAnsiTheme="majorBidi" w:cstheme="majorBidi"/>
                <w:sz w:val="22"/>
                <w:szCs w:val="22"/>
                <w:lang w:val="en-GB"/>
              </w:rPr>
              <w:t xml:space="preserve">3. experiment to determine a good combo of KPIs, data </w:t>
            </w:r>
            <w:r w:rsidRPr="00DF1275">
              <w:rPr>
                <w:rFonts w:asciiTheme="majorBidi" w:hAnsiTheme="majorBidi" w:cstheme="majorBidi"/>
                <w:sz w:val="22"/>
                <w:szCs w:val="22"/>
                <w:lang w:val="en-GB"/>
              </w:rPr>
              <w:lastRenderedPageBreak/>
              <w:t>measurement, policies, action areas (e.g. scaling, positioning)</w:t>
            </w:r>
          </w:p>
          <w:p w:rsidR="00BE04CD" w:rsidRPr="00DF1275" w:rsidRDefault="00BE04CD" w:rsidP="009A0CA4">
            <w:pPr>
              <w:spacing w:before="0"/>
              <w:rPr>
                <w:rFonts w:asciiTheme="majorBidi" w:hAnsiTheme="majorBidi" w:cstheme="majorBidi"/>
                <w:sz w:val="22"/>
                <w:szCs w:val="22"/>
                <w:lang w:val="en-GB"/>
              </w:rPr>
            </w:pPr>
            <w:r w:rsidRPr="00DF1275">
              <w:rPr>
                <w:rFonts w:asciiTheme="majorBidi" w:hAnsiTheme="majorBidi" w:cstheme="majorBidi"/>
                <w:sz w:val="22"/>
                <w:szCs w:val="22"/>
                <w:lang w:val="en-GB"/>
              </w:rPr>
              <w:t>4. inner-loop: Adapt the CDN and corresponding configurations based on the above, with tangible, demonstrable benefits in QoE.</w:t>
            </w:r>
          </w:p>
          <w:p w:rsidR="00BE04CD" w:rsidRPr="00DF1275" w:rsidRDefault="00BE04CD" w:rsidP="009A0CA4">
            <w:pPr>
              <w:spacing w:before="0"/>
              <w:rPr>
                <w:rFonts w:asciiTheme="majorBidi" w:hAnsiTheme="majorBidi" w:cstheme="majorBidi"/>
                <w:sz w:val="22"/>
                <w:szCs w:val="22"/>
                <w:lang w:val="en-GB"/>
              </w:rPr>
            </w:pPr>
            <w:r w:rsidRPr="00DF1275">
              <w:rPr>
                <w:rFonts w:asciiTheme="majorBidi" w:hAnsiTheme="majorBidi" w:cstheme="majorBidi"/>
                <w:sz w:val="22"/>
                <w:szCs w:val="22"/>
                <w:lang w:val="en-GB"/>
              </w:rPr>
              <w:t>5. feedback to intent evolution – to step 1 above.</w:t>
            </w:r>
          </w:p>
        </w:tc>
      </w:tr>
      <w:tr w:rsidR="00BE04CD" w:rsidRPr="00DF1275" w:rsidTr="00E86B59">
        <w:trPr>
          <w:jc w:val="center"/>
        </w:trPr>
        <w:tc>
          <w:tcPr>
            <w:tcW w:w="1077" w:type="pct"/>
          </w:tcPr>
          <w:p w:rsidR="00BE04CD" w:rsidRPr="00DF1275" w:rsidRDefault="00BE04CD" w:rsidP="009A0CA4">
            <w:pPr>
              <w:spacing w:before="0"/>
              <w:rPr>
                <w:rFonts w:asciiTheme="majorBidi" w:hAnsiTheme="majorBidi" w:cstheme="majorBidi"/>
                <w:i/>
                <w:sz w:val="22"/>
                <w:szCs w:val="22"/>
                <w:lang w:val="en-GB"/>
              </w:rPr>
            </w:pPr>
            <w:r w:rsidRPr="00DF1275">
              <w:rPr>
                <w:rFonts w:asciiTheme="majorBidi" w:hAnsiTheme="majorBidi" w:cstheme="majorBidi"/>
                <w:i/>
                <w:sz w:val="22"/>
                <w:szCs w:val="22"/>
                <w:lang w:val="en-GB"/>
              </w:rPr>
              <w:lastRenderedPageBreak/>
              <w:t>Notes on use case category</w:t>
            </w:r>
          </w:p>
        </w:tc>
        <w:tc>
          <w:tcPr>
            <w:tcW w:w="3923" w:type="pct"/>
          </w:tcPr>
          <w:p w:rsidR="00BE04CD" w:rsidRPr="00DF1275" w:rsidRDefault="00BE04CD" w:rsidP="009A0CA4">
            <w:pPr>
              <w:spacing w:before="0"/>
              <w:rPr>
                <w:rFonts w:asciiTheme="majorBidi" w:hAnsiTheme="majorBidi" w:cstheme="majorBidi"/>
                <w:sz w:val="22"/>
                <w:szCs w:val="22"/>
                <w:lang w:val="en-GB"/>
              </w:rPr>
            </w:pPr>
            <w:r w:rsidRPr="00DF1275">
              <w:rPr>
                <w:rFonts w:asciiTheme="majorBidi" w:hAnsiTheme="majorBidi" w:cstheme="majorBidi"/>
                <w:sz w:val="22"/>
                <w:szCs w:val="22"/>
                <w:lang w:val="en-GB"/>
              </w:rPr>
              <w:t xml:space="preserve">Cat 2: describes a scenario related to application of autonomous behaviour in the network.  </w:t>
            </w:r>
          </w:p>
        </w:tc>
      </w:tr>
    </w:tbl>
    <w:p w:rsidR="00BE04CD" w:rsidRPr="00DF1275" w:rsidRDefault="00BE04CD" w:rsidP="00244134">
      <w:pPr>
        <w:pStyle w:val="Heading3"/>
      </w:pPr>
      <w:bookmarkStart w:id="641" w:name="_Toc86163152"/>
      <w:bookmarkStart w:id="642" w:name="_Toc86503297"/>
      <w:bookmarkStart w:id="643" w:name="_Toc86503555"/>
      <w:r w:rsidRPr="00DF1275">
        <w:t>Use case requirements</w:t>
      </w:r>
      <w:bookmarkEnd w:id="641"/>
      <w:bookmarkEnd w:id="642"/>
      <w:bookmarkEnd w:id="643"/>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3F44DC" w:rsidP="003F44DC">
      <w:pPr>
        <w:spacing w:before="0"/>
        <w:rPr>
          <w:lang w:val="en-GB"/>
        </w:rPr>
      </w:pPr>
      <w:r w:rsidRPr="00DF1275">
        <w:rPr>
          <w:lang w:val="en-GB"/>
        </w:rPr>
        <w:t>●</w:t>
      </w:r>
      <w:r w:rsidRPr="00DF1275">
        <w:rPr>
          <w:lang w:val="en-GB"/>
        </w:rPr>
        <w:tab/>
      </w:r>
      <w:r w:rsidR="00851583">
        <w:rPr>
          <w:lang w:val="en-GB"/>
        </w:rPr>
        <w:t>AN-UC</w:t>
      </w:r>
      <w:r w:rsidR="00E473D8">
        <w:rPr>
          <w:lang w:val="en-GB"/>
        </w:rPr>
        <w:t>018</w:t>
      </w:r>
      <w:r w:rsidR="00FC70DA">
        <w:rPr>
          <w:lang w:val="en-GB"/>
        </w:rPr>
        <w:t>-REQ-</w:t>
      </w:r>
      <w:r w:rsidR="00841AD0">
        <w:rPr>
          <w:lang w:val="en-GB"/>
        </w:rPr>
        <w:t>0</w:t>
      </w:r>
      <w:r w:rsidR="00DF7F40">
        <w:rPr>
          <w:lang w:val="en-GB"/>
        </w:rPr>
        <w:t>01</w:t>
      </w:r>
      <w:r w:rsidR="00BE04CD" w:rsidRPr="00DF1275">
        <w:rPr>
          <w:lang w:val="en-GB"/>
        </w:rPr>
        <w:t xml:space="preserve">: </w:t>
      </w:r>
      <w:r w:rsidR="00B848DD">
        <w:rPr>
          <w:lang w:val="en-GB"/>
        </w:rPr>
        <w:t>I</w:t>
      </w:r>
      <w:r w:rsidR="00BE04CD" w:rsidRPr="00DF1275">
        <w:rPr>
          <w:lang w:val="en-GB"/>
        </w:rPr>
        <w:t>t is critical that AN</w:t>
      </w:r>
      <w:r w:rsidR="00B848DD">
        <w:rPr>
          <w:lang w:val="en-GB"/>
        </w:rPr>
        <w:t>s</w:t>
      </w:r>
      <w:r w:rsidR="00BE04CD" w:rsidRPr="00DF1275">
        <w:rPr>
          <w:lang w:val="en-GB"/>
        </w:rPr>
        <w:t xml:space="preserve"> enable representation of QoS/QoE requirements in an intent, and additionally deployment considerations (e.g. hardware, cloud) and software/CDN pipeline considerations are to be captured in the intent. </w:t>
      </w:r>
    </w:p>
    <w:p w:rsidR="00BE04CD" w:rsidRPr="00DF1275" w:rsidRDefault="00BE04CD" w:rsidP="003F44DC">
      <w:pPr>
        <w:spacing w:before="0"/>
        <w:rPr>
          <w:lang w:val="en-GB"/>
        </w:rPr>
      </w:pPr>
    </w:p>
    <w:p w:rsidR="00BE04CD" w:rsidRPr="00DF1275" w:rsidRDefault="003F44DC" w:rsidP="003F44DC">
      <w:pPr>
        <w:spacing w:before="0"/>
        <w:rPr>
          <w:lang w:val="en-GB"/>
        </w:rPr>
      </w:pPr>
      <w:r w:rsidRPr="00DF1275">
        <w:rPr>
          <w:lang w:val="en-GB"/>
        </w:rPr>
        <w:t>●</w:t>
      </w:r>
      <w:r w:rsidRPr="00DF1275">
        <w:rPr>
          <w:lang w:val="en-GB"/>
        </w:rPr>
        <w:tab/>
      </w:r>
      <w:r w:rsidR="00851583">
        <w:rPr>
          <w:lang w:val="en-GB"/>
        </w:rPr>
        <w:t>AN-UC</w:t>
      </w:r>
      <w:r w:rsidR="00E473D8">
        <w:rPr>
          <w:lang w:val="en-GB"/>
        </w:rPr>
        <w:t>018</w:t>
      </w:r>
      <w:r w:rsidR="00FC70DA">
        <w:rPr>
          <w:lang w:val="en-GB"/>
        </w:rPr>
        <w:t>-REQ-</w:t>
      </w:r>
      <w:r w:rsidR="00841AD0">
        <w:rPr>
          <w:lang w:val="en-GB"/>
        </w:rPr>
        <w:t>0</w:t>
      </w:r>
      <w:r w:rsidR="00DF7F40">
        <w:rPr>
          <w:lang w:val="en-GB"/>
        </w:rPr>
        <w:t>02</w:t>
      </w:r>
      <w:r w:rsidR="00BE04CD" w:rsidRPr="00DF1275">
        <w:rPr>
          <w:lang w:val="en-GB"/>
        </w:rPr>
        <w:t xml:space="preserve">:  </w:t>
      </w:r>
      <w:r w:rsidR="00B848DD">
        <w:rPr>
          <w:lang w:val="en-GB"/>
        </w:rPr>
        <w:t>I</w:t>
      </w:r>
      <w:r w:rsidR="00BE04CD" w:rsidRPr="00DF1275">
        <w:rPr>
          <w:lang w:val="en-GB"/>
        </w:rPr>
        <w:t>t is critical that AN</w:t>
      </w:r>
      <w:r w:rsidR="00B848DD">
        <w:rPr>
          <w:lang w:val="en-GB"/>
        </w:rPr>
        <w:t>s</w:t>
      </w:r>
      <w:r w:rsidR="00BE04CD" w:rsidRPr="00DF1275">
        <w:rPr>
          <w:lang w:val="en-GB"/>
        </w:rPr>
        <w:t xml:space="preserve"> enable adaptations based on analysis.</w:t>
      </w:r>
    </w:p>
    <w:p w:rsidR="00BE04CD" w:rsidRPr="00DF1275" w:rsidRDefault="00BE04CD" w:rsidP="00F54DAA">
      <w:pPr>
        <w:spacing w:before="0"/>
        <w:rPr>
          <w:lang w:val="en-GB"/>
        </w:rPr>
      </w:pPr>
    </w:p>
    <w:p w:rsidR="00BE04CD" w:rsidRPr="000F4436" w:rsidRDefault="003F44DC" w:rsidP="003F44DC">
      <w:pPr>
        <w:spacing w:before="0"/>
        <w:rPr>
          <w:lang w:val="en-GB"/>
        </w:rPr>
      </w:pPr>
      <w:r w:rsidRPr="00DF1275">
        <w:rPr>
          <w:lang w:val="en-GB"/>
        </w:rPr>
        <w:t>●</w:t>
      </w:r>
      <w:r w:rsidRPr="00DF1275">
        <w:rPr>
          <w:lang w:val="en-GB"/>
        </w:rPr>
        <w:tab/>
      </w:r>
      <w:r w:rsidR="00851583" w:rsidRPr="000F4436">
        <w:rPr>
          <w:lang w:val="en-GB"/>
        </w:rPr>
        <w:t>AN-UC</w:t>
      </w:r>
      <w:r w:rsidR="00E473D8" w:rsidRPr="000F4436">
        <w:rPr>
          <w:lang w:val="en-GB"/>
        </w:rPr>
        <w:t>018</w:t>
      </w:r>
      <w:r w:rsidR="00FC70DA" w:rsidRPr="000F4436">
        <w:rPr>
          <w:lang w:val="en-GB"/>
        </w:rPr>
        <w:t>-REQ-</w:t>
      </w:r>
      <w:r w:rsidR="00DF7F40" w:rsidRPr="000F4436">
        <w:rPr>
          <w:lang w:val="en-GB"/>
        </w:rPr>
        <w:t xml:space="preserve">003: </w:t>
      </w:r>
      <w:r w:rsidR="00B848DD" w:rsidRPr="002114A0">
        <w:rPr>
          <w:lang w:val="en-GB"/>
        </w:rPr>
        <w:t>I</w:t>
      </w:r>
      <w:r w:rsidR="00BE04CD" w:rsidRPr="002114A0">
        <w:rPr>
          <w:lang w:val="en-GB"/>
        </w:rPr>
        <w:t>t is critical that AN</w:t>
      </w:r>
      <w:r w:rsidR="00B848DD" w:rsidRPr="002114A0">
        <w:rPr>
          <w:lang w:val="en-GB"/>
        </w:rPr>
        <w:t>s</w:t>
      </w:r>
      <w:r w:rsidR="00BE04CD" w:rsidRPr="002114A0">
        <w:rPr>
          <w:lang w:val="en-GB"/>
        </w:rPr>
        <w:t xml:space="preserve"> enable experiment to determine a good </w:t>
      </w:r>
      <w:r w:rsidR="007649F9" w:rsidRPr="007649F9">
        <w:rPr>
          <w:lang w:val="en-GB"/>
          <w:rPrChange w:id="644" w:author="edit6" w:date="2022-04-28T12:58:00Z">
            <w:rPr>
              <w:rFonts w:cs="Arial"/>
              <w:b/>
              <w:bCs/>
              <w:szCs w:val="26"/>
              <w:highlight w:val="yellow"/>
              <w:lang w:val="en-GB" w:eastAsia="ja-JP"/>
            </w:rPr>
          </w:rPrChange>
        </w:rPr>
        <w:t>comb</w:t>
      </w:r>
      <w:ins w:id="645" w:author="edit6" w:date="2022-04-28T12:58:00Z">
        <w:r w:rsidR="007649F9" w:rsidRPr="007649F9">
          <w:rPr>
            <w:lang w:val="en-GB"/>
            <w:rPrChange w:id="646" w:author="edit6" w:date="2022-04-28T12:58:00Z">
              <w:rPr>
                <w:rFonts w:cs="Arial"/>
                <w:b/>
                <w:bCs/>
                <w:szCs w:val="26"/>
                <w:highlight w:val="yellow"/>
                <w:lang w:val="en-GB" w:eastAsia="ja-JP"/>
              </w:rPr>
            </w:rPrChange>
          </w:rPr>
          <w:t>ination</w:t>
        </w:r>
      </w:ins>
      <w:del w:id="647" w:author="edit6" w:date="2022-04-28T12:58:00Z">
        <w:r w:rsidR="007649F9" w:rsidRPr="007649F9">
          <w:rPr>
            <w:lang w:val="en-GB"/>
            <w:rPrChange w:id="648" w:author="edit6" w:date="2022-04-28T12:58:00Z">
              <w:rPr>
                <w:rFonts w:cs="Arial"/>
                <w:b/>
                <w:bCs/>
                <w:szCs w:val="26"/>
                <w:highlight w:val="yellow"/>
                <w:lang w:val="en-GB" w:eastAsia="ja-JP"/>
              </w:rPr>
            </w:rPrChange>
          </w:rPr>
          <w:delText>o</w:delText>
        </w:r>
      </w:del>
      <w:r w:rsidR="00BE04CD" w:rsidRPr="000F4436">
        <w:rPr>
          <w:lang w:val="en-GB"/>
        </w:rPr>
        <w:t xml:space="preserve"> of KPIs, data measurement, policies, action areas (e.g. scaling, positioning)</w:t>
      </w:r>
    </w:p>
    <w:p w:rsidR="00BE04CD" w:rsidRPr="000F4436" w:rsidRDefault="00BE04CD" w:rsidP="003F44DC">
      <w:pPr>
        <w:spacing w:before="0"/>
        <w:rPr>
          <w:lang w:val="en-GB"/>
        </w:rPr>
      </w:pPr>
    </w:p>
    <w:p w:rsidR="00BE04CD" w:rsidRPr="00DF1275" w:rsidRDefault="003F44DC" w:rsidP="003F44DC">
      <w:pPr>
        <w:spacing w:before="0"/>
        <w:rPr>
          <w:lang w:val="en-GB"/>
        </w:rPr>
      </w:pPr>
      <w:r w:rsidRPr="000F4436">
        <w:rPr>
          <w:rFonts w:hint="eastAsia"/>
          <w:lang w:val="en-GB"/>
        </w:rPr>
        <w:t>●</w:t>
      </w:r>
      <w:r w:rsidRPr="000F4436">
        <w:rPr>
          <w:lang w:val="en-GB"/>
        </w:rPr>
        <w:tab/>
      </w:r>
      <w:r w:rsidR="00851583" w:rsidRPr="000F4436">
        <w:rPr>
          <w:lang w:val="en-GB"/>
        </w:rPr>
        <w:t>AN-UC</w:t>
      </w:r>
      <w:r w:rsidR="00E473D8" w:rsidRPr="000F4436">
        <w:rPr>
          <w:lang w:val="en-GB"/>
        </w:rPr>
        <w:t>018</w:t>
      </w:r>
      <w:r w:rsidR="00FC70DA" w:rsidRPr="000F4436">
        <w:rPr>
          <w:lang w:val="en-GB"/>
        </w:rPr>
        <w:t>-REQ-</w:t>
      </w:r>
      <w:r w:rsidR="00DF7F40" w:rsidRPr="000F4436">
        <w:rPr>
          <w:lang w:val="en-GB"/>
        </w:rPr>
        <w:t>004</w:t>
      </w:r>
      <w:r w:rsidR="00BE04CD" w:rsidRPr="000F4436">
        <w:rPr>
          <w:lang w:val="en-GB"/>
        </w:rPr>
        <w:t>:</w:t>
      </w:r>
      <w:r w:rsidR="00B848DD">
        <w:rPr>
          <w:lang w:val="en-GB"/>
        </w:rPr>
        <w:t>I</w:t>
      </w:r>
      <w:r w:rsidR="00BE04CD" w:rsidRPr="00DF1275">
        <w:rPr>
          <w:lang w:val="en-GB"/>
        </w:rPr>
        <w:t>t is critical that AN</w:t>
      </w:r>
      <w:r w:rsidR="00B848DD">
        <w:rPr>
          <w:lang w:val="en-GB"/>
        </w:rPr>
        <w:t>s</w:t>
      </w:r>
      <w:r w:rsidR="00BE04CD" w:rsidRPr="00DF1275">
        <w:rPr>
          <w:lang w:val="en-GB"/>
        </w:rPr>
        <w:t xml:space="preserve"> enable the tracing of adaptations on configurations to tangible, demonstrable benefits in QoE.</w:t>
      </w:r>
    </w:p>
    <w:p w:rsidR="00BE04CD" w:rsidRPr="00DF1275" w:rsidRDefault="00BE04CD" w:rsidP="003F44DC">
      <w:pPr>
        <w:spacing w:before="0"/>
        <w:rPr>
          <w:lang w:val="en-GB"/>
        </w:rPr>
      </w:pP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018</w:t>
      </w:r>
      <w:r w:rsidR="00FC70DA">
        <w:rPr>
          <w:lang w:val="en-GB"/>
        </w:rPr>
        <w:t>-REQ-</w:t>
      </w:r>
      <w:r w:rsidR="00DF7F40">
        <w:rPr>
          <w:lang w:val="en-GB"/>
        </w:rPr>
        <w:t>005</w:t>
      </w:r>
      <w:r w:rsidR="00BE04CD" w:rsidRPr="00DF1275">
        <w:rPr>
          <w:lang w:val="en-GB"/>
        </w:rPr>
        <w:t xml:space="preserve">: </w:t>
      </w:r>
      <w:r w:rsidR="00B848DD">
        <w:rPr>
          <w:lang w:val="en-GB"/>
        </w:rPr>
        <w:t>I</w:t>
      </w:r>
      <w:r w:rsidR="00BE04CD" w:rsidRPr="00DF1275">
        <w:rPr>
          <w:lang w:val="en-GB"/>
        </w:rPr>
        <w:t>t is critical that AN</w:t>
      </w:r>
      <w:r w:rsidR="00B848DD">
        <w:rPr>
          <w:lang w:val="en-GB"/>
        </w:rPr>
        <w:t>s</w:t>
      </w:r>
      <w:r w:rsidR="00BE04CD" w:rsidRPr="00DF1275">
        <w:rPr>
          <w:lang w:val="en-GB"/>
        </w:rPr>
        <w:t xml:space="preserve"> enable feedback to intent evolution.</w:t>
      </w:r>
    </w:p>
    <w:p w:rsidR="00BE04CD" w:rsidRPr="00DF1275" w:rsidRDefault="00BE04CD" w:rsidP="003F44DC">
      <w:pPr>
        <w:spacing w:before="0" w:after="160" w:line="259" w:lineRule="auto"/>
        <w:rPr>
          <w:sz w:val="22"/>
          <w:szCs w:val="22"/>
          <w:lang w:val="en-GB"/>
        </w:rPr>
      </w:pPr>
      <w:r w:rsidRPr="00DF1275">
        <w:rPr>
          <w:sz w:val="22"/>
          <w:szCs w:val="22"/>
          <w:lang w:val="en-GB"/>
        </w:rPr>
        <w:t>NOTE</w:t>
      </w:r>
      <w:r w:rsidR="00E86B59" w:rsidRPr="00DF1275">
        <w:rPr>
          <w:sz w:val="22"/>
          <w:szCs w:val="22"/>
          <w:lang w:val="en-GB"/>
        </w:rPr>
        <w:t xml:space="preserve"> – F</w:t>
      </w:r>
      <w:r w:rsidRPr="00DF1275">
        <w:rPr>
          <w:sz w:val="22"/>
          <w:szCs w:val="22"/>
          <w:lang w:val="en-GB"/>
        </w:rPr>
        <w:t xml:space="preserve">eedback may include parameters for representation in the intent, additional deployment considerations, and adaptations. </w:t>
      </w:r>
    </w:p>
    <w:p w:rsidR="003F44DC" w:rsidRPr="00DF1275" w:rsidRDefault="003F44DC" w:rsidP="003F44DC">
      <w:pPr>
        <w:pStyle w:val="Heading3"/>
      </w:pPr>
      <w:bookmarkStart w:id="649" w:name="_Toc86503298"/>
      <w:bookmarkStart w:id="650" w:name="_Toc86503556"/>
      <w:del w:id="651" w:author="Microsoft Office User" w:date="2022-06-13T12:08:00Z">
        <w:r w:rsidRPr="00DF1275" w:rsidDel="009325C6">
          <w:delText>Use case specific figures</w:delText>
        </w:r>
      </w:del>
      <w:bookmarkEnd w:id="649"/>
      <w:bookmarkEnd w:id="650"/>
      <w:ins w:id="652" w:author="Microsoft Office User" w:date="2022-06-13T12:08:00Z">
        <w:r w:rsidR="009325C6">
          <w:t>Actor interactions and possible components</w:t>
        </w:r>
      </w:ins>
    </w:p>
    <w:p w:rsidR="003F44DC" w:rsidRPr="00DF1275" w:rsidRDefault="00E86B59" w:rsidP="00BE04CD">
      <w:pPr>
        <w:spacing w:before="0" w:after="160" w:line="259" w:lineRule="auto"/>
        <w:rPr>
          <w:lang w:val="en-GB"/>
        </w:rPr>
      </w:pPr>
      <w:r w:rsidRPr="00DF1275">
        <w:rPr>
          <w:lang w:val="en-GB"/>
        </w:rPr>
        <w:t>None.</w:t>
      </w:r>
    </w:p>
    <w:p w:rsidR="00BE04CD" w:rsidRPr="00DF1275" w:rsidRDefault="00BE04CD" w:rsidP="00DD3D92">
      <w:pPr>
        <w:pStyle w:val="Heading2"/>
      </w:pPr>
      <w:bookmarkStart w:id="653" w:name="_Toc86163153"/>
      <w:bookmarkStart w:id="654" w:name="_Toc86503299"/>
      <w:bookmarkStart w:id="655" w:name="_Toc86503557"/>
      <w:r w:rsidRPr="00DF1275">
        <w:t>Analysis-driven evolution in virtualized RAN based on devops</w:t>
      </w:r>
      <w:bookmarkEnd w:id="653"/>
      <w:bookmarkEnd w:id="654"/>
      <w:bookmarkEnd w:id="655"/>
    </w:p>
    <w:tbl>
      <w:tblPr>
        <w:tblStyle w:val="TableGrid"/>
        <w:tblW w:w="5000" w:type="pct"/>
        <w:tblLook w:val="04A0"/>
      </w:tblPr>
      <w:tblGrid>
        <w:gridCol w:w="2554"/>
        <w:gridCol w:w="7301"/>
      </w:tblGrid>
      <w:tr w:rsidR="00BE04CD" w:rsidRPr="00DF1275" w:rsidTr="00E86B59">
        <w:tc>
          <w:tcPr>
            <w:tcW w:w="1296" w:type="pct"/>
          </w:tcPr>
          <w:p w:rsidR="00BE04CD" w:rsidRPr="00C82CAC" w:rsidRDefault="00BE04CD" w:rsidP="00E86B59">
            <w:pPr>
              <w:keepNext/>
              <w:keepLines/>
              <w:tabs>
                <w:tab w:val="left" w:pos="794"/>
                <w:tab w:val="left" w:pos="1191"/>
                <w:tab w:val="left" w:pos="1588"/>
                <w:tab w:val="left" w:pos="1985"/>
              </w:tabs>
              <w:overflowPunct w:val="0"/>
              <w:autoSpaceDE w:val="0"/>
              <w:autoSpaceDN w:val="0"/>
              <w:adjustRightInd w:val="0"/>
              <w:spacing w:before="0"/>
              <w:textAlignment w:val="baseline"/>
              <w:outlineLvl w:val="0"/>
              <w:rPr>
                <w:i/>
                <w:sz w:val="22"/>
                <w:szCs w:val="22"/>
                <w:lang w:val="en-GB"/>
              </w:rPr>
            </w:pPr>
            <w:bookmarkStart w:id="656" w:name="_Toc86163154"/>
            <w:r w:rsidRPr="00C82CAC">
              <w:rPr>
                <w:i/>
                <w:sz w:val="22"/>
                <w:szCs w:val="22"/>
                <w:lang w:val="en-GB"/>
              </w:rPr>
              <w:t>Use case id</w:t>
            </w:r>
            <w:bookmarkEnd w:id="656"/>
          </w:p>
        </w:tc>
        <w:tc>
          <w:tcPr>
            <w:tcW w:w="3704" w:type="pct"/>
          </w:tcPr>
          <w:p w:rsidR="00BE04CD" w:rsidRPr="00DF1275" w:rsidRDefault="00BE04CD" w:rsidP="009A0CA4">
            <w:pPr>
              <w:keepNext/>
              <w:keepLines/>
              <w:tabs>
                <w:tab w:val="left" w:pos="794"/>
                <w:tab w:val="left" w:pos="1191"/>
                <w:tab w:val="left" w:pos="1588"/>
                <w:tab w:val="left" w:pos="1985"/>
              </w:tabs>
              <w:overflowPunct w:val="0"/>
              <w:autoSpaceDE w:val="0"/>
              <w:autoSpaceDN w:val="0"/>
              <w:adjustRightInd w:val="0"/>
              <w:spacing w:before="0"/>
              <w:textAlignment w:val="baseline"/>
              <w:outlineLvl w:val="0"/>
              <w:rPr>
                <w:sz w:val="22"/>
                <w:szCs w:val="22"/>
                <w:lang w:val="en-GB"/>
              </w:rPr>
            </w:pPr>
            <w:bookmarkStart w:id="657" w:name="_Toc86163155"/>
            <w:r w:rsidRPr="00DF1275">
              <w:rPr>
                <w:sz w:val="22"/>
                <w:szCs w:val="22"/>
                <w:lang w:val="en-GB"/>
              </w:rPr>
              <w:t>FG-AN-usecase-19</w:t>
            </w:r>
            <w:bookmarkEnd w:id="657"/>
          </w:p>
        </w:tc>
      </w:tr>
      <w:tr w:rsidR="00BE04CD" w:rsidRPr="00DF1275" w:rsidTr="00E86B59">
        <w:tc>
          <w:tcPr>
            <w:tcW w:w="1296" w:type="pct"/>
          </w:tcPr>
          <w:p w:rsidR="00BE04CD" w:rsidRPr="00C82CAC" w:rsidRDefault="00BE04CD" w:rsidP="00E86B59">
            <w:pPr>
              <w:spacing w:before="0"/>
              <w:rPr>
                <w:i/>
                <w:sz w:val="22"/>
                <w:szCs w:val="22"/>
                <w:lang w:val="en-GB"/>
              </w:rPr>
            </w:pPr>
            <w:r w:rsidRPr="00C82CAC">
              <w:rPr>
                <w:i/>
                <w:sz w:val="22"/>
                <w:szCs w:val="22"/>
                <w:lang w:val="en-GB"/>
              </w:rPr>
              <w:t>Use case description</w:t>
            </w:r>
          </w:p>
          <w:p w:rsidR="00BE04CD" w:rsidRPr="00C82CAC" w:rsidRDefault="00BE04CD" w:rsidP="00E86B59">
            <w:pPr>
              <w:spacing w:before="0"/>
              <w:rPr>
                <w:i/>
                <w:sz w:val="22"/>
                <w:szCs w:val="22"/>
                <w:lang w:val="en-GB"/>
              </w:rPr>
            </w:pPr>
          </w:p>
        </w:tc>
        <w:tc>
          <w:tcPr>
            <w:tcW w:w="3704" w:type="pct"/>
          </w:tcPr>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 xml:space="preserve">Open radio access network (e.g. O-RAN) architectures allow disaggregated evolution of RAN components. Programmability and interfaces exposed by RAN components in open RANs allow developers the opportunity to create applications (e.g.xApps) based on data from RAN. </w:t>
            </w:r>
          </w:p>
          <w:p w:rsidR="00BE04CD" w:rsidRPr="00DF1275" w:rsidRDefault="00BE04CD" w:rsidP="009A0CA4">
            <w:pPr>
              <w:spacing w:before="0"/>
              <w:rPr>
                <w:sz w:val="22"/>
                <w:szCs w:val="22"/>
                <w:lang w:val="en-GB"/>
              </w:rPr>
            </w:pPr>
            <w:r w:rsidRPr="00DF1275">
              <w:rPr>
                <w:sz w:val="22"/>
                <w:szCs w:val="22"/>
                <w:lang w:val="en-GB"/>
              </w:rPr>
              <w:t xml:space="preserve">In parallel, development methodologies like devops are being applied to enable rapid introduction of services to networks.  </w:t>
            </w:r>
          </w:p>
          <w:p w:rsidR="00BE04CD" w:rsidRPr="00DF1275" w:rsidRDefault="00BE04CD" w:rsidP="009A0CA4">
            <w:pPr>
              <w:spacing w:before="0"/>
              <w:rPr>
                <w:sz w:val="22"/>
                <w:szCs w:val="22"/>
                <w:lang w:val="en-GB"/>
              </w:rPr>
            </w:pPr>
            <w:r w:rsidRPr="00DF1275">
              <w:rPr>
                <w:sz w:val="22"/>
                <w:szCs w:val="22"/>
                <w:lang w:val="en-GB"/>
              </w:rPr>
              <w:t xml:space="preserve">At the same time, technology evolution in the form of </w:t>
            </w:r>
            <w:r w:rsidRPr="00903DCE">
              <w:rPr>
                <w:sz w:val="22"/>
                <w:szCs w:val="22"/>
                <w:highlight w:val="yellow"/>
                <w:lang w:val="en-GB"/>
              </w:rPr>
              <w:t>6G</w:t>
            </w:r>
            <w:r w:rsidRPr="00DF1275">
              <w:rPr>
                <w:sz w:val="22"/>
                <w:szCs w:val="22"/>
                <w:lang w:val="en-GB"/>
              </w:rPr>
              <w:t xml:space="preserve"> is in progress.</w:t>
            </w:r>
          </w:p>
          <w:p w:rsidR="00BE04CD" w:rsidRPr="00DF1275" w:rsidRDefault="00BE04CD" w:rsidP="009A0CA4">
            <w:pPr>
              <w:spacing w:before="0"/>
              <w:rPr>
                <w:sz w:val="22"/>
                <w:szCs w:val="22"/>
                <w:lang w:val="en-GB"/>
              </w:rPr>
            </w:pPr>
            <w:r w:rsidRPr="00DF1275">
              <w:rPr>
                <w:sz w:val="22"/>
                <w:szCs w:val="22"/>
                <w:lang w:val="en-GB"/>
              </w:rPr>
              <w:t xml:space="preserve">This use case links the dev and ops cycle on one side to the programmability offered by new RAN architectures like O-RAN. </w:t>
            </w:r>
          </w:p>
          <w:p w:rsidR="00BE04CD" w:rsidRPr="00DF1275" w:rsidRDefault="00BE04CD" w:rsidP="009A0CA4">
            <w:pPr>
              <w:spacing w:before="0"/>
              <w:rPr>
                <w:sz w:val="22"/>
                <w:szCs w:val="22"/>
                <w:lang w:val="en-GB"/>
              </w:rPr>
            </w:pPr>
            <w:r w:rsidRPr="00DF1275">
              <w:rPr>
                <w:sz w:val="22"/>
                <w:szCs w:val="22"/>
                <w:lang w:val="en-GB"/>
              </w:rPr>
              <w:t xml:space="preserve">An analysis of RAN services and applications (e.g. data, messages, interfaces, logs, etc from xApps and rApps) can provide valuable information regarding software evolution and technology evolution and deployment evolution. </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Following are related steps in this use case scenario (with O-RAN as example architecture</w:t>
            </w:r>
            <w:ins w:id="658" w:author="edit6" w:date="2022-04-28T12:59:00Z">
              <w:r w:rsidR="007649F9" w:rsidRPr="007649F9">
                <w:rPr>
                  <w:sz w:val="22"/>
                  <w:szCs w:val="22"/>
                  <w:highlight w:val="yellow"/>
                  <w:lang w:val="en-GB"/>
                  <w:rPrChange w:id="659" w:author="edit6" w:date="2022-04-28T12:59:00Z">
                    <w:rPr>
                      <w:rFonts w:cs="Arial"/>
                      <w:b/>
                      <w:bCs/>
                      <w:sz w:val="22"/>
                      <w:szCs w:val="22"/>
                      <w:lang w:val="en-GB" w:eastAsia="ja-JP"/>
                    </w:rPr>
                  </w:rPrChange>
                </w:rPr>
                <w:t>[Ref needed]</w:t>
              </w:r>
            </w:ins>
            <w:r w:rsidRPr="00DF1275">
              <w:rPr>
                <w:sz w:val="22"/>
                <w:szCs w:val="22"/>
                <w:lang w:val="en-GB"/>
              </w:rPr>
              <w:t>):</w:t>
            </w:r>
          </w:p>
          <w:p w:rsidR="00BE04CD" w:rsidRPr="00DF1275" w:rsidRDefault="00BE04CD" w:rsidP="009A0CA4">
            <w:pPr>
              <w:spacing w:before="0"/>
              <w:rPr>
                <w:sz w:val="22"/>
                <w:szCs w:val="22"/>
                <w:lang w:val="en-GB"/>
              </w:rPr>
            </w:pPr>
            <w:r w:rsidRPr="00DF1275">
              <w:rPr>
                <w:sz w:val="22"/>
                <w:szCs w:val="22"/>
                <w:lang w:val="en-GB"/>
              </w:rPr>
              <w:lastRenderedPageBreak/>
              <w:t>1. Analysis of heterogeneous RAN components, corresponding splits, capabilities, deployment options and interfaces and data models (e.g.</w:t>
            </w:r>
            <w:r w:rsidRPr="00903DCE">
              <w:rPr>
                <w:sz w:val="22"/>
                <w:szCs w:val="22"/>
                <w:highlight w:val="yellow"/>
                <w:lang w:val="en-GB"/>
              </w:rPr>
              <w:t>E2 nodes and E2AP support</w:t>
            </w:r>
            <w:r w:rsidRPr="00DF1275">
              <w:rPr>
                <w:sz w:val="22"/>
                <w:szCs w:val="22"/>
                <w:lang w:val="en-GB"/>
              </w:rPr>
              <w:t xml:space="preserve">). </w:t>
            </w:r>
          </w:p>
          <w:p w:rsidR="00BE04CD" w:rsidRPr="00DF1275" w:rsidRDefault="00BE04CD" w:rsidP="009A0CA4">
            <w:pPr>
              <w:spacing w:before="0"/>
              <w:rPr>
                <w:sz w:val="22"/>
                <w:szCs w:val="22"/>
                <w:lang w:val="en-GB"/>
              </w:rPr>
            </w:pPr>
            <w:r w:rsidRPr="00DF1275">
              <w:rPr>
                <w:sz w:val="22"/>
                <w:szCs w:val="22"/>
                <w:lang w:val="en-GB"/>
              </w:rPr>
              <w:t xml:space="preserve">2. Analyse the information in the near real time RAN intelligent controller (nRT RIC) </w:t>
            </w:r>
          </w:p>
          <w:p w:rsidR="00BE04CD" w:rsidRPr="00DF1275" w:rsidRDefault="00BE04CD" w:rsidP="009A0CA4">
            <w:pPr>
              <w:spacing w:before="0"/>
              <w:rPr>
                <w:sz w:val="22"/>
                <w:szCs w:val="22"/>
                <w:lang w:val="en-GB"/>
              </w:rPr>
            </w:pPr>
            <w:r w:rsidRPr="00DF1275">
              <w:rPr>
                <w:sz w:val="22"/>
                <w:szCs w:val="22"/>
                <w:lang w:val="en-GB"/>
              </w:rPr>
              <w:t xml:space="preserve">3. Discover the capabilities of various RAN nodes and instantiate (potentially cloud-native versions of ) applications (e.g. </w:t>
            </w:r>
            <w:r w:rsidRPr="00903DCE">
              <w:rPr>
                <w:sz w:val="22"/>
                <w:szCs w:val="22"/>
                <w:highlight w:val="yellow"/>
                <w:lang w:val="en-GB"/>
              </w:rPr>
              <w:t>xApps</w:t>
            </w:r>
            <w:r w:rsidRPr="00DF1275">
              <w:rPr>
                <w:sz w:val="22"/>
                <w:szCs w:val="22"/>
                <w:lang w:val="en-GB"/>
              </w:rPr>
              <w:t xml:space="preserve">) based on RIC SDKs. </w:t>
            </w:r>
          </w:p>
          <w:p w:rsidR="00BE04CD" w:rsidRPr="00DF1275" w:rsidRDefault="00BE04CD" w:rsidP="009A0CA4">
            <w:pPr>
              <w:spacing w:before="0"/>
              <w:rPr>
                <w:sz w:val="22"/>
                <w:szCs w:val="22"/>
                <w:lang w:val="en-GB"/>
              </w:rPr>
            </w:pPr>
            <w:r w:rsidRPr="00DF1275">
              <w:rPr>
                <w:sz w:val="22"/>
                <w:szCs w:val="22"/>
                <w:lang w:val="en-GB"/>
              </w:rPr>
              <w:t>4. Provision and analyse the closed loops at near real time RIC.</w:t>
            </w:r>
          </w:p>
          <w:p w:rsidR="00BE04CD" w:rsidRPr="00DF1275" w:rsidRDefault="00BE04CD" w:rsidP="009A0CA4">
            <w:pPr>
              <w:spacing w:before="0"/>
              <w:rPr>
                <w:sz w:val="22"/>
                <w:szCs w:val="22"/>
                <w:lang w:val="en-GB"/>
              </w:rPr>
            </w:pPr>
            <w:r w:rsidRPr="00DF1275">
              <w:rPr>
                <w:sz w:val="22"/>
                <w:szCs w:val="22"/>
                <w:lang w:val="en-GB"/>
              </w:rPr>
              <w:t xml:space="preserve">5. In correlation with the non RT RIC, analyse the devops cycle at the near real time RIC to provision new types of CNFs in the near real time RIC and new types of </w:t>
            </w:r>
            <w:r w:rsidRPr="00903DCE">
              <w:rPr>
                <w:sz w:val="22"/>
                <w:szCs w:val="22"/>
                <w:highlight w:val="yellow"/>
                <w:lang w:val="en-GB"/>
              </w:rPr>
              <w:t>E2 nodes</w:t>
            </w:r>
            <w:r w:rsidRPr="00DF1275">
              <w:rPr>
                <w:sz w:val="22"/>
                <w:szCs w:val="22"/>
                <w:lang w:val="en-GB"/>
              </w:rPr>
              <w:t xml:space="preserve"> (or new capability-needs in E2 nodes).</w:t>
            </w:r>
          </w:p>
          <w:p w:rsidR="00BE04CD" w:rsidRPr="00DF1275" w:rsidRDefault="00BE04CD" w:rsidP="009A0CA4">
            <w:pPr>
              <w:spacing w:before="0"/>
              <w:rPr>
                <w:sz w:val="22"/>
                <w:szCs w:val="22"/>
                <w:lang w:val="en-GB"/>
              </w:rPr>
            </w:pPr>
            <w:r w:rsidRPr="00DF1275">
              <w:rPr>
                <w:sz w:val="22"/>
                <w:szCs w:val="22"/>
                <w:lang w:val="en-GB"/>
              </w:rPr>
              <w:t>6. In the non RT RIC, analyse the devops cycles of near RT RIC, new capability needs of E2 nodes, arrive at new use cases  (e.g. what are the users not able to do with the current network and why?)</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 xml:space="preserve">Describe the relation with autonomous behaviour (if any). </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this use case is related to the evolution and experimentation aspects. It takes advantage of the increased data gathered from RAN via the open interfaces and the devops style of RIC application development to automate specific aspects of the evolution process.</w:t>
            </w:r>
          </w:p>
        </w:tc>
      </w:tr>
      <w:tr w:rsidR="00BE04CD" w:rsidRPr="00DF1275" w:rsidTr="00E86B59">
        <w:tc>
          <w:tcPr>
            <w:tcW w:w="1296" w:type="pct"/>
          </w:tcPr>
          <w:p w:rsidR="00BE04CD" w:rsidRPr="00C82CAC" w:rsidRDefault="00BE04CD" w:rsidP="00E86B59">
            <w:pPr>
              <w:spacing w:before="0"/>
              <w:rPr>
                <w:i/>
                <w:sz w:val="22"/>
                <w:szCs w:val="22"/>
                <w:lang w:val="en-GB"/>
              </w:rPr>
            </w:pPr>
            <w:r w:rsidRPr="00C82CAC">
              <w:rPr>
                <w:i/>
                <w:sz w:val="22"/>
                <w:szCs w:val="22"/>
                <w:lang w:val="en-GB"/>
              </w:rPr>
              <w:lastRenderedPageBreak/>
              <w:t>Notes on use case category</w:t>
            </w:r>
          </w:p>
        </w:tc>
        <w:tc>
          <w:tcPr>
            <w:tcW w:w="3704" w:type="pct"/>
          </w:tcPr>
          <w:p w:rsidR="00BE04CD" w:rsidRPr="00DF1275" w:rsidRDefault="00BE04CD" w:rsidP="009A0CA4">
            <w:pPr>
              <w:spacing w:before="0"/>
              <w:rPr>
                <w:sz w:val="22"/>
                <w:szCs w:val="22"/>
                <w:lang w:val="en-GB"/>
              </w:rPr>
            </w:pPr>
            <w:r w:rsidRPr="00DF1275">
              <w:rPr>
                <w:sz w:val="22"/>
                <w:szCs w:val="22"/>
                <w:lang w:val="en-GB"/>
              </w:rPr>
              <w:t xml:space="preserve">Cat 1: describes a scenario related to core autonomous behaviour itself.  </w:t>
            </w:r>
          </w:p>
        </w:tc>
      </w:tr>
      <w:tr w:rsidR="00BE04CD" w:rsidRPr="00DF1275" w:rsidTr="00E86B59">
        <w:tc>
          <w:tcPr>
            <w:tcW w:w="1296" w:type="pct"/>
          </w:tcPr>
          <w:p w:rsidR="00BE04CD" w:rsidRPr="00C82CAC" w:rsidRDefault="00BE04CD" w:rsidP="00E86B59">
            <w:pPr>
              <w:spacing w:before="0"/>
              <w:rPr>
                <w:i/>
                <w:sz w:val="22"/>
                <w:szCs w:val="22"/>
                <w:lang w:val="en-GB"/>
              </w:rPr>
            </w:pPr>
            <w:r w:rsidRPr="00C82CAC">
              <w:rPr>
                <w:i/>
                <w:sz w:val="22"/>
                <w:szCs w:val="22"/>
                <w:lang w:val="en-GB"/>
              </w:rPr>
              <w:t>Notes on priority of the use case</w:t>
            </w:r>
          </w:p>
        </w:tc>
        <w:tc>
          <w:tcPr>
            <w:tcW w:w="3704" w:type="pct"/>
          </w:tcPr>
          <w:p w:rsidR="00BE04CD" w:rsidRPr="00DF1275" w:rsidRDefault="00BE04CD" w:rsidP="009A0CA4">
            <w:pPr>
              <w:spacing w:before="0"/>
              <w:rPr>
                <w:sz w:val="22"/>
                <w:szCs w:val="22"/>
                <w:lang w:val="en-GB"/>
              </w:rPr>
            </w:pPr>
            <w:r w:rsidRPr="00DF1275">
              <w:rPr>
                <w:sz w:val="22"/>
                <w:szCs w:val="22"/>
                <w:lang w:val="en-GB"/>
              </w:rPr>
              <w:t>High</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has the potential to impact future network architectures and use cases.</w:t>
            </w:r>
          </w:p>
        </w:tc>
      </w:tr>
      <w:tr w:rsidR="00BE04CD" w:rsidRPr="00DF1275" w:rsidTr="00E86B59">
        <w:tc>
          <w:tcPr>
            <w:tcW w:w="1296" w:type="pct"/>
          </w:tcPr>
          <w:p w:rsidR="00BE04CD" w:rsidRPr="00C82CAC" w:rsidRDefault="00BE04CD" w:rsidP="00E86B59">
            <w:pPr>
              <w:spacing w:before="0"/>
              <w:rPr>
                <w:i/>
                <w:sz w:val="22"/>
                <w:szCs w:val="22"/>
                <w:lang w:val="en-GB"/>
              </w:rPr>
            </w:pPr>
            <w:r w:rsidRPr="00C82CAC">
              <w:rPr>
                <w:i/>
                <w:sz w:val="22"/>
                <w:szCs w:val="22"/>
                <w:lang w:val="en-GB"/>
              </w:rPr>
              <w:t>References</w:t>
            </w:r>
          </w:p>
        </w:tc>
        <w:tc>
          <w:tcPr>
            <w:tcW w:w="3704" w:type="pct"/>
          </w:tcPr>
          <w:p w:rsidR="00BE04CD" w:rsidRPr="00DF1275" w:rsidRDefault="00BE04CD" w:rsidP="00AB4C9A">
            <w:pPr>
              <w:pStyle w:val="ListParagraph"/>
              <w:numPr>
                <w:ilvl w:val="0"/>
                <w:numId w:val="3"/>
              </w:numPr>
              <w:spacing w:before="0"/>
              <w:rPr>
                <w:noProof/>
                <w:sz w:val="22"/>
                <w:szCs w:val="22"/>
                <w:lang w:val="en-GB"/>
              </w:rPr>
            </w:pPr>
            <w:r w:rsidRPr="00DF1275">
              <w:rPr>
                <w:noProof/>
                <w:sz w:val="22"/>
                <w:szCs w:val="22"/>
                <w:lang w:val="en-GB"/>
              </w:rPr>
              <w:t>[</w:t>
            </w:r>
            <w:r w:rsidR="00AB4C9A">
              <w:rPr>
                <w:noProof/>
                <w:sz w:val="22"/>
                <w:szCs w:val="22"/>
                <w:lang w:val="en-GB"/>
              </w:rPr>
              <w:t>b-</w:t>
            </w:r>
            <w:r w:rsidRPr="00DF1275">
              <w:rPr>
                <w:noProof/>
                <w:sz w:val="22"/>
                <w:szCs w:val="22"/>
                <w:lang w:val="en-GB"/>
              </w:rPr>
              <w:t>DISH-AWS]</w:t>
            </w:r>
            <w:r w:rsidR="00AB4C9A">
              <w:rPr>
                <w:noProof/>
                <w:sz w:val="22"/>
                <w:szCs w:val="22"/>
                <w:lang w:val="en-GB"/>
              </w:rPr>
              <w:t xml:space="preserve">, </w:t>
            </w:r>
            <w:r w:rsidRPr="00DF1275">
              <w:rPr>
                <w:noProof/>
                <w:sz w:val="22"/>
                <w:szCs w:val="22"/>
                <w:lang w:val="en-GB"/>
              </w:rPr>
              <w:t>[</w:t>
            </w:r>
            <w:r w:rsidR="002100A8">
              <w:rPr>
                <w:noProof/>
                <w:sz w:val="22"/>
                <w:szCs w:val="22"/>
                <w:lang w:val="en-GB"/>
              </w:rPr>
              <w:t>b-</w:t>
            </w:r>
            <w:r w:rsidRPr="00DF1275">
              <w:rPr>
                <w:noProof/>
                <w:sz w:val="22"/>
                <w:szCs w:val="22"/>
                <w:lang w:val="en-GB"/>
              </w:rPr>
              <w:t>ONF-auto-service]</w:t>
            </w:r>
          </w:p>
        </w:tc>
      </w:tr>
    </w:tbl>
    <w:p w:rsidR="00BE04CD" w:rsidRPr="00DF1275" w:rsidRDefault="00BE04CD" w:rsidP="00DD3D92">
      <w:pPr>
        <w:pStyle w:val="Heading3"/>
      </w:pPr>
      <w:bookmarkStart w:id="660" w:name="_Toc86163156"/>
      <w:bookmarkStart w:id="661" w:name="_Toc86503300"/>
      <w:bookmarkStart w:id="662" w:name="_Toc86503558"/>
      <w:r w:rsidRPr="00DF1275">
        <w:t>Use case requirements</w:t>
      </w:r>
      <w:bookmarkEnd w:id="660"/>
      <w:bookmarkEnd w:id="661"/>
      <w:bookmarkEnd w:id="662"/>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3F44DC" w:rsidP="003F44DC">
      <w:pPr>
        <w:spacing w:before="0"/>
        <w:rPr>
          <w:lang w:val="en-GB"/>
        </w:rPr>
      </w:pPr>
      <w:r w:rsidRPr="00DF1275">
        <w:rPr>
          <w:lang w:val="en-GB"/>
        </w:rPr>
        <w:t>●</w:t>
      </w:r>
      <w:r w:rsidRPr="00DF1275">
        <w:rPr>
          <w:lang w:val="en-GB"/>
        </w:rPr>
        <w:tab/>
      </w:r>
      <w:r w:rsidR="00851583">
        <w:rPr>
          <w:lang w:val="en-GB"/>
        </w:rPr>
        <w:t>AN-UC</w:t>
      </w:r>
      <w:r w:rsidR="00E473D8">
        <w:rPr>
          <w:lang w:val="en-GB"/>
        </w:rPr>
        <w:t>019</w:t>
      </w:r>
      <w:r w:rsidR="00FC70DA">
        <w:rPr>
          <w:lang w:val="en-GB"/>
        </w:rPr>
        <w:t>-REQ-</w:t>
      </w:r>
      <w:r w:rsidR="00DF7F40">
        <w:rPr>
          <w:lang w:val="en-GB"/>
        </w:rPr>
        <w:t>001</w:t>
      </w:r>
      <w:r w:rsidR="00BE04CD" w:rsidRPr="00DF1275">
        <w:rPr>
          <w:lang w:val="en-GB"/>
        </w:rPr>
        <w:t xml:space="preserve">: </w:t>
      </w:r>
      <w:r w:rsidR="00B66D59">
        <w:rPr>
          <w:lang w:val="en-GB"/>
        </w:rPr>
        <w:t>I</w:t>
      </w:r>
      <w:r w:rsidR="00BE04CD" w:rsidRPr="00DF1275">
        <w:rPr>
          <w:lang w:val="en-GB"/>
        </w:rPr>
        <w:t>t is critical that AN</w:t>
      </w:r>
      <w:r w:rsidR="00B66D59">
        <w:rPr>
          <w:lang w:val="en-GB"/>
        </w:rPr>
        <w:t>s</w:t>
      </w:r>
      <w:r w:rsidR="00BE04CD" w:rsidRPr="00DF1275">
        <w:rPr>
          <w:lang w:val="en-GB"/>
        </w:rPr>
        <w:t xml:space="preserve"> enable </w:t>
      </w:r>
      <w:r w:rsidR="00B66D59">
        <w:rPr>
          <w:lang w:val="en-GB"/>
        </w:rPr>
        <w:t xml:space="preserve">the </w:t>
      </w:r>
      <w:r w:rsidR="00BE04CD" w:rsidRPr="00DF1275">
        <w:rPr>
          <w:lang w:val="en-GB"/>
        </w:rPr>
        <w:t xml:space="preserve">analysis of heterogeneous RAN components, corresponding splits, capabilities, deployment options and interfaces and data models </w:t>
      </w:r>
    </w:p>
    <w:p w:rsidR="00BE04CD" w:rsidRPr="00DF1275" w:rsidRDefault="00BE04CD" w:rsidP="00E86B59">
      <w:pPr>
        <w:spacing w:before="80"/>
        <w:rPr>
          <w:sz w:val="22"/>
          <w:szCs w:val="22"/>
          <w:lang w:val="en-GB"/>
        </w:rPr>
      </w:pPr>
      <w:r w:rsidRPr="00DF1275">
        <w:rPr>
          <w:sz w:val="22"/>
          <w:szCs w:val="22"/>
          <w:lang w:val="en-GB"/>
        </w:rPr>
        <w:t>NOTE</w:t>
      </w:r>
      <w:r w:rsidR="00E86B59" w:rsidRPr="00DF1275">
        <w:rPr>
          <w:sz w:val="22"/>
          <w:szCs w:val="22"/>
          <w:lang w:val="en-GB"/>
        </w:rPr>
        <w:t xml:space="preserve"> –</w:t>
      </w:r>
      <w:r w:rsidRPr="00903DCE">
        <w:rPr>
          <w:sz w:val="22"/>
          <w:szCs w:val="22"/>
          <w:highlight w:val="yellow"/>
          <w:lang w:val="en-GB"/>
        </w:rPr>
        <w:t>e.g. E2 nodes and E2AP support.</w:t>
      </w:r>
    </w:p>
    <w:p w:rsidR="00BE04CD" w:rsidRPr="00DF1275" w:rsidRDefault="00BE04CD" w:rsidP="003F44DC">
      <w:pPr>
        <w:spacing w:before="0"/>
        <w:rPr>
          <w:lang w:val="en-GB"/>
        </w:rPr>
      </w:pPr>
    </w:p>
    <w:p w:rsidR="00BE04CD" w:rsidRPr="00DF1275" w:rsidRDefault="003F44DC" w:rsidP="003F44DC">
      <w:pPr>
        <w:spacing w:before="0"/>
        <w:rPr>
          <w:lang w:val="en-GB"/>
        </w:rPr>
      </w:pPr>
      <w:r w:rsidRPr="00DF1275">
        <w:rPr>
          <w:lang w:val="en-GB"/>
        </w:rPr>
        <w:t>●</w:t>
      </w:r>
      <w:r w:rsidRPr="00DF1275">
        <w:rPr>
          <w:lang w:val="en-GB"/>
        </w:rPr>
        <w:tab/>
      </w:r>
      <w:r w:rsidR="00851583">
        <w:rPr>
          <w:lang w:val="en-GB"/>
        </w:rPr>
        <w:t>AN-UC</w:t>
      </w:r>
      <w:r w:rsidR="00E473D8">
        <w:rPr>
          <w:lang w:val="en-GB"/>
        </w:rPr>
        <w:t>019</w:t>
      </w:r>
      <w:r w:rsidR="00FC70DA">
        <w:rPr>
          <w:lang w:val="en-GB"/>
        </w:rPr>
        <w:t>-REQ-</w:t>
      </w:r>
      <w:r w:rsidR="00DF7F40">
        <w:rPr>
          <w:lang w:val="en-GB"/>
        </w:rPr>
        <w:t>002</w:t>
      </w:r>
      <w:r w:rsidR="00BE04CD" w:rsidRPr="00DF1275">
        <w:rPr>
          <w:lang w:val="en-GB"/>
        </w:rPr>
        <w:t xml:space="preserve">: </w:t>
      </w:r>
      <w:r w:rsidR="00B66D59">
        <w:rPr>
          <w:lang w:val="en-GB"/>
        </w:rPr>
        <w:t>I</w:t>
      </w:r>
      <w:r w:rsidR="00BE04CD" w:rsidRPr="00DF1275">
        <w:rPr>
          <w:lang w:val="en-GB"/>
        </w:rPr>
        <w:t>t is critical that AN</w:t>
      </w:r>
      <w:r w:rsidR="00B66D59">
        <w:rPr>
          <w:lang w:val="en-GB"/>
        </w:rPr>
        <w:t>s</w:t>
      </w:r>
      <w:r w:rsidR="00BE04CD" w:rsidRPr="00DF1275">
        <w:rPr>
          <w:lang w:val="en-GB"/>
        </w:rPr>
        <w:t xml:space="preserve"> enable </w:t>
      </w:r>
      <w:r w:rsidR="00B66D59">
        <w:rPr>
          <w:lang w:val="en-GB"/>
        </w:rPr>
        <w:t xml:space="preserve">the </w:t>
      </w:r>
      <w:r w:rsidR="00BE04CD" w:rsidRPr="00DF1275">
        <w:rPr>
          <w:lang w:val="en-GB"/>
        </w:rPr>
        <w:t xml:space="preserve">discovery of the capabilities of various RAN </w:t>
      </w:r>
      <w:r w:rsidR="00BE04CD" w:rsidRPr="002114A0">
        <w:rPr>
          <w:lang w:val="en-GB"/>
        </w:rPr>
        <w:t xml:space="preserve">nodes </w:t>
      </w:r>
      <w:r w:rsidR="007649F9" w:rsidRPr="007649F9">
        <w:rPr>
          <w:lang w:val="en-GB"/>
          <w:rPrChange w:id="663" w:author="edit6" w:date="2022-04-28T13:01:00Z">
            <w:rPr>
              <w:rFonts w:cs="Arial"/>
              <w:b/>
              <w:bCs/>
              <w:szCs w:val="26"/>
              <w:highlight w:val="yellow"/>
              <w:lang w:val="en-GB" w:eastAsia="ja-JP"/>
            </w:rPr>
          </w:rPrChange>
        </w:rPr>
        <w:t xml:space="preserve">and </w:t>
      </w:r>
      <w:ins w:id="664" w:author="edit6" w:date="2022-04-28T13:01:00Z">
        <w:r w:rsidR="007649F9" w:rsidRPr="007649F9">
          <w:rPr>
            <w:lang w:val="en-GB"/>
            <w:rPrChange w:id="665" w:author="edit6" w:date="2022-04-28T13:01:00Z">
              <w:rPr>
                <w:rFonts w:cs="Arial"/>
                <w:b/>
                <w:bCs/>
                <w:szCs w:val="26"/>
                <w:highlight w:val="yellow"/>
                <w:lang w:val="en-GB" w:eastAsia="ja-JP"/>
              </w:rPr>
            </w:rPrChange>
          </w:rPr>
          <w:t xml:space="preserve">the </w:t>
        </w:r>
      </w:ins>
      <w:r w:rsidR="007649F9" w:rsidRPr="007649F9">
        <w:rPr>
          <w:lang w:val="en-GB"/>
          <w:rPrChange w:id="666" w:author="edit6" w:date="2022-04-28T13:01:00Z">
            <w:rPr>
              <w:rFonts w:cs="Arial"/>
              <w:b/>
              <w:bCs/>
              <w:szCs w:val="26"/>
              <w:highlight w:val="yellow"/>
              <w:lang w:val="en-GB" w:eastAsia="ja-JP"/>
            </w:rPr>
          </w:rPrChange>
        </w:rPr>
        <w:t>instantiat</w:t>
      </w:r>
      <w:ins w:id="667" w:author="edit6" w:date="2022-04-28T13:01:00Z">
        <w:r w:rsidR="007649F9" w:rsidRPr="007649F9">
          <w:rPr>
            <w:lang w:val="en-GB"/>
            <w:rPrChange w:id="668" w:author="edit6" w:date="2022-04-28T13:01:00Z">
              <w:rPr>
                <w:rFonts w:cs="Arial"/>
                <w:b/>
                <w:bCs/>
                <w:szCs w:val="26"/>
                <w:highlight w:val="yellow"/>
                <w:lang w:val="en-GB" w:eastAsia="ja-JP"/>
              </w:rPr>
            </w:rPrChange>
          </w:rPr>
          <w:t>ion of</w:t>
        </w:r>
      </w:ins>
      <w:del w:id="669" w:author="edit6" w:date="2022-04-28T13:01:00Z">
        <w:r w:rsidR="007649F9" w:rsidRPr="007649F9">
          <w:rPr>
            <w:lang w:val="en-GB"/>
            <w:rPrChange w:id="670" w:author="edit6" w:date="2022-04-28T13:01:00Z">
              <w:rPr>
                <w:rFonts w:cs="Arial"/>
                <w:b/>
                <w:bCs/>
                <w:szCs w:val="26"/>
                <w:highlight w:val="yellow"/>
                <w:lang w:val="en-GB" w:eastAsia="ja-JP"/>
              </w:rPr>
            </w:rPrChange>
          </w:rPr>
          <w:delText>e</w:delText>
        </w:r>
      </w:del>
      <w:r w:rsidR="00BE04CD" w:rsidRPr="002114A0">
        <w:rPr>
          <w:lang w:val="en-GB"/>
        </w:rPr>
        <w:t xml:space="preserve"> (potentially cloud-native </w:t>
      </w:r>
      <w:r w:rsidR="00BE04CD" w:rsidRPr="00DF1275">
        <w:rPr>
          <w:lang w:val="en-GB"/>
        </w:rPr>
        <w:t>versions of) applications.</w:t>
      </w:r>
    </w:p>
    <w:p w:rsidR="00BE04CD" w:rsidRPr="00DF1275" w:rsidRDefault="00BE04CD" w:rsidP="00E86B59">
      <w:pPr>
        <w:spacing w:before="80"/>
        <w:rPr>
          <w:sz w:val="22"/>
          <w:szCs w:val="22"/>
          <w:lang w:val="en-GB"/>
        </w:rPr>
      </w:pPr>
      <w:r w:rsidRPr="00DF1275">
        <w:rPr>
          <w:sz w:val="22"/>
          <w:szCs w:val="22"/>
          <w:lang w:val="en-GB"/>
        </w:rPr>
        <w:t>NOTE</w:t>
      </w:r>
      <w:r w:rsidR="00E86B59" w:rsidRPr="00DF1275">
        <w:rPr>
          <w:sz w:val="22"/>
          <w:szCs w:val="22"/>
          <w:lang w:val="en-GB"/>
        </w:rPr>
        <w:t xml:space="preserve"> –E</w:t>
      </w:r>
      <w:r w:rsidRPr="00DF1275">
        <w:rPr>
          <w:sz w:val="22"/>
          <w:szCs w:val="22"/>
          <w:lang w:val="en-GB"/>
        </w:rPr>
        <w:t xml:space="preserve">xamples of applications are xApps. </w:t>
      </w:r>
    </w:p>
    <w:p w:rsidR="00BE04CD" w:rsidRPr="00DF1275" w:rsidRDefault="00BE04CD" w:rsidP="003F44DC">
      <w:pPr>
        <w:spacing w:before="0"/>
        <w:rPr>
          <w:lang w:val="en-GB"/>
        </w:rPr>
      </w:pPr>
    </w:p>
    <w:p w:rsidR="00BE04CD" w:rsidRPr="00DF1275" w:rsidRDefault="003F44DC" w:rsidP="003F44DC">
      <w:pPr>
        <w:spacing w:before="0"/>
        <w:rPr>
          <w:lang w:val="en-GB"/>
        </w:rPr>
      </w:pPr>
      <w:r w:rsidRPr="00DF1275">
        <w:rPr>
          <w:lang w:val="en-GB"/>
        </w:rPr>
        <w:t>●</w:t>
      </w:r>
      <w:r w:rsidRPr="00DF1275">
        <w:rPr>
          <w:lang w:val="en-GB"/>
        </w:rPr>
        <w:tab/>
      </w:r>
      <w:r w:rsidR="00851583">
        <w:rPr>
          <w:lang w:val="en-GB"/>
        </w:rPr>
        <w:t>AN-UC</w:t>
      </w:r>
      <w:r w:rsidR="00E473D8">
        <w:rPr>
          <w:lang w:val="en-GB"/>
        </w:rPr>
        <w:t>019</w:t>
      </w:r>
      <w:r w:rsidR="00FC70DA">
        <w:rPr>
          <w:lang w:val="en-GB"/>
        </w:rPr>
        <w:t>-REQ-</w:t>
      </w:r>
      <w:r w:rsidR="00841AD0">
        <w:rPr>
          <w:lang w:val="en-GB"/>
        </w:rPr>
        <w:t>0</w:t>
      </w:r>
      <w:r w:rsidR="00DF7F40">
        <w:rPr>
          <w:lang w:val="en-GB"/>
        </w:rPr>
        <w:t>03</w:t>
      </w:r>
      <w:r w:rsidR="00BE04CD" w:rsidRPr="00DF1275">
        <w:rPr>
          <w:lang w:val="en-GB"/>
        </w:rPr>
        <w:t xml:space="preserve">: </w:t>
      </w:r>
      <w:r w:rsidR="00B66D59">
        <w:rPr>
          <w:lang w:val="en-GB"/>
        </w:rPr>
        <w:t>I</w:t>
      </w:r>
      <w:r w:rsidR="00BE04CD" w:rsidRPr="00DF1275">
        <w:rPr>
          <w:lang w:val="en-GB"/>
        </w:rPr>
        <w:t>t is critical that AN</w:t>
      </w:r>
      <w:r w:rsidR="00B66D59">
        <w:rPr>
          <w:lang w:val="en-GB"/>
        </w:rPr>
        <w:t>s</w:t>
      </w:r>
      <w:r w:rsidR="00BE04CD" w:rsidRPr="00DF1275">
        <w:rPr>
          <w:lang w:val="en-GB"/>
        </w:rPr>
        <w:t xml:space="preserve"> enable provisioning and analysis of closed loops at near real time locations.</w:t>
      </w:r>
    </w:p>
    <w:p w:rsidR="00BE04CD" w:rsidRPr="00DF1275" w:rsidRDefault="00BE04CD" w:rsidP="00E86B59">
      <w:pPr>
        <w:spacing w:before="80"/>
        <w:rPr>
          <w:sz w:val="22"/>
          <w:szCs w:val="22"/>
          <w:lang w:val="en-GB"/>
        </w:rPr>
      </w:pPr>
      <w:r w:rsidRPr="00DF1275">
        <w:rPr>
          <w:sz w:val="22"/>
          <w:szCs w:val="22"/>
          <w:lang w:val="en-GB"/>
        </w:rPr>
        <w:t>NOTE</w:t>
      </w:r>
      <w:r w:rsidR="00E86B59" w:rsidRPr="00DF1275">
        <w:rPr>
          <w:sz w:val="22"/>
          <w:szCs w:val="22"/>
          <w:lang w:val="en-GB"/>
        </w:rPr>
        <w:t xml:space="preserve"> –</w:t>
      </w:r>
      <w:r w:rsidRPr="00DF1275">
        <w:rPr>
          <w:sz w:val="22"/>
          <w:szCs w:val="22"/>
          <w:lang w:val="en-GB"/>
        </w:rPr>
        <w:t xml:space="preserve"> near real time RIC is an example of near real time location.</w:t>
      </w:r>
    </w:p>
    <w:p w:rsidR="00BE04CD" w:rsidRPr="00DF1275" w:rsidRDefault="00BE04CD" w:rsidP="003F44DC">
      <w:pPr>
        <w:spacing w:before="0"/>
        <w:rPr>
          <w:lang w:val="en-GB"/>
        </w:rPr>
      </w:pPr>
    </w:p>
    <w:p w:rsidR="00BE04CD" w:rsidRPr="00DF1275" w:rsidRDefault="003F44DC" w:rsidP="003F44DC">
      <w:pPr>
        <w:spacing w:before="0"/>
        <w:rPr>
          <w:lang w:val="en-GB"/>
        </w:rPr>
      </w:pPr>
      <w:r w:rsidRPr="00DF1275">
        <w:rPr>
          <w:lang w:val="en-GB"/>
        </w:rPr>
        <w:t>●</w:t>
      </w:r>
      <w:r w:rsidRPr="00DF1275">
        <w:rPr>
          <w:lang w:val="en-GB"/>
        </w:rPr>
        <w:tab/>
      </w:r>
      <w:r w:rsidR="00851583">
        <w:rPr>
          <w:lang w:val="en-GB"/>
        </w:rPr>
        <w:t>AN-UC</w:t>
      </w:r>
      <w:r w:rsidR="00E473D8">
        <w:rPr>
          <w:lang w:val="en-GB"/>
        </w:rPr>
        <w:t>019</w:t>
      </w:r>
      <w:r w:rsidR="00FC70DA">
        <w:rPr>
          <w:lang w:val="en-GB"/>
        </w:rPr>
        <w:t>-REQ-</w:t>
      </w:r>
      <w:r w:rsidR="00DF7F40">
        <w:rPr>
          <w:lang w:val="en-GB"/>
        </w:rPr>
        <w:t>004</w:t>
      </w:r>
      <w:r w:rsidR="00BE04CD" w:rsidRPr="00DF1275">
        <w:rPr>
          <w:lang w:val="en-GB"/>
        </w:rPr>
        <w:t xml:space="preserve">: </w:t>
      </w:r>
      <w:r w:rsidR="00B66D59">
        <w:rPr>
          <w:lang w:val="en-GB"/>
        </w:rPr>
        <w:t>I</w:t>
      </w:r>
      <w:r w:rsidR="00BE04CD" w:rsidRPr="00DF1275">
        <w:rPr>
          <w:lang w:val="en-GB"/>
        </w:rPr>
        <w:t>t is critical that AN</w:t>
      </w:r>
      <w:r w:rsidR="00B66D59">
        <w:rPr>
          <w:lang w:val="en-GB"/>
        </w:rPr>
        <w:t>s</w:t>
      </w:r>
      <w:r w:rsidR="00BE04CD" w:rsidRPr="00DF1275">
        <w:rPr>
          <w:lang w:val="en-GB"/>
        </w:rPr>
        <w:t xml:space="preserve"> in correlation with the orchestrator, analyse the devops cycle at the near real time locations to provision new types of network functions in the near real time locations </w:t>
      </w:r>
    </w:p>
    <w:p w:rsidR="00BE04CD" w:rsidRPr="00DF1275" w:rsidRDefault="00BE04CD" w:rsidP="00E86B59">
      <w:pPr>
        <w:spacing w:before="80"/>
        <w:rPr>
          <w:sz w:val="22"/>
          <w:szCs w:val="22"/>
          <w:lang w:val="en-GB"/>
        </w:rPr>
      </w:pPr>
      <w:r w:rsidRPr="00DF1275">
        <w:rPr>
          <w:sz w:val="22"/>
          <w:szCs w:val="22"/>
          <w:lang w:val="en-GB"/>
        </w:rPr>
        <w:t>NOTE</w:t>
      </w:r>
      <w:r w:rsidR="00E86B59" w:rsidRPr="00DF1275">
        <w:rPr>
          <w:sz w:val="22"/>
          <w:szCs w:val="22"/>
          <w:lang w:val="en-GB"/>
        </w:rPr>
        <w:t xml:space="preserve"> –F</w:t>
      </w:r>
      <w:r w:rsidRPr="00DF1275">
        <w:rPr>
          <w:sz w:val="22"/>
          <w:szCs w:val="22"/>
          <w:lang w:val="en-GB"/>
        </w:rPr>
        <w:t>urther examples of new types of network functions are new types of E2 nodes (or new capability-needs in E2 nodes).</w:t>
      </w:r>
    </w:p>
    <w:p w:rsidR="003F44DC" w:rsidRPr="00DF1275" w:rsidRDefault="003F44DC" w:rsidP="003F44DC">
      <w:pPr>
        <w:pStyle w:val="Heading3"/>
      </w:pPr>
      <w:bookmarkStart w:id="671" w:name="_Toc86503301"/>
      <w:bookmarkStart w:id="672" w:name="_Toc86503559"/>
      <w:del w:id="673" w:author="Microsoft Office User" w:date="2022-06-13T12:08:00Z">
        <w:r w:rsidRPr="00DF1275" w:rsidDel="009325C6">
          <w:delText>Use case specific figures</w:delText>
        </w:r>
      </w:del>
      <w:bookmarkEnd w:id="671"/>
      <w:bookmarkEnd w:id="672"/>
      <w:ins w:id="674" w:author="Microsoft Office User" w:date="2022-06-13T12:08:00Z">
        <w:r w:rsidR="009325C6">
          <w:t>Actor interactions and possible components</w:t>
        </w:r>
      </w:ins>
    </w:p>
    <w:p w:rsidR="00E86B59" w:rsidRPr="00DF1275" w:rsidRDefault="00E86B59" w:rsidP="00E86B59">
      <w:pPr>
        <w:rPr>
          <w:lang w:val="en-GB" w:eastAsia="ja-JP"/>
        </w:rPr>
      </w:pPr>
      <w:r w:rsidRPr="00DF1275">
        <w:rPr>
          <w:lang w:val="en-GB" w:eastAsia="ja-JP"/>
        </w:rPr>
        <w:t>None.</w:t>
      </w:r>
    </w:p>
    <w:p w:rsidR="00BE04CD" w:rsidRPr="00DF1275" w:rsidRDefault="00BE04CD" w:rsidP="00DD3D92">
      <w:pPr>
        <w:pStyle w:val="Heading2"/>
      </w:pPr>
      <w:bookmarkStart w:id="675" w:name="_Toc86163157"/>
      <w:bookmarkStart w:id="676" w:name="_Toc86503302"/>
      <w:bookmarkStart w:id="677" w:name="_Toc86503560"/>
      <w:r w:rsidRPr="00DF1275">
        <w:lastRenderedPageBreak/>
        <w:t xml:space="preserve">Evolving </w:t>
      </w:r>
      <w:r w:rsidR="00E86B59" w:rsidRPr="00DF1275">
        <w:t>e</w:t>
      </w:r>
      <w:r w:rsidRPr="00DF1275">
        <w:t xml:space="preserve">dge applications for verticals using </w:t>
      </w:r>
      <w:r w:rsidR="00E86B59" w:rsidRPr="00DF1275">
        <w:t>p</w:t>
      </w:r>
      <w:r w:rsidRPr="00DF1275">
        <w:t>rivate 5G</w:t>
      </w:r>
      <w:bookmarkEnd w:id="675"/>
      <w:bookmarkEnd w:id="676"/>
      <w:bookmarkEnd w:id="677"/>
    </w:p>
    <w:tbl>
      <w:tblPr>
        <w:tblStyle w:val="TableGrid"/>
        <w:tblW w:w="5000" w:type="pct"/>
        <w:tblLook w:val="04A0"/>
      </w:tblPr>
      <w:tblGrid>
        <w:gridCol w:w="2554"/>
        <w:gridCol w:w="7301"/>
      </w:tblGrid>
      <w:tr w:rsidR="00BE04CD" w:rsidRPr="00DF1275" w:rsidTr="00AF2DC5">
        <w:tc>
          <w:tcPr>
            <w:tcW w:w="1296" w:type="pct"/>
          </w:tcPr>
          <w:p w:rsidR="00BE04CD" w:rsidRPr="00DF1275" w:rsidRDefault="00BE04CD" w:rsidP="009A0CA4">
            <w:pPr>
              <w:spacing w:before="0"/>
              <w:rPr>
                <w:sz w:val="22"/>
                <w:szCs w:val="22"/>
                <w:lang w:val="en-GB"/>
              </w:rPr>
            </w:pPr>
            <w:r w:rsidRPr="00DF1275">
              <w:rPr>
                <w:sz w:val="22"/>
                <w:szCs w:val="22"/>
                <w:lang w:val="en-GB"/>
              </w:rPr>
              <w:t>Use case id</w:t>
            </w:r>
          </w:p>
        </w:tc>
        <w:tc>
          <w:tcPr>
            <w:tcW w:w="3704" w:type="pct"/>
          </w:tcPr>
          <w:p w:rsidR="00BE04CD" w:rsidRPr="00DF1275" w:rsidRDefault="00BE04CD" w:rsidP="009A0CA4">
            <w:pPr>
              <w:spacing w:before="0"/>
              <w:rPr>
                <w:sz w:val="22"/>
                <w:szCs w:val="22"/>
                <w:lang w:val="en-GB"/>
              </w:rPr>
            </w:pPr>
            <w:r w:rsidRPr="00DF1275">
              <w:rPr>
                <w:sz w:val="22"/>
                <w:szCs w:val="22"/>
                <w:lang w:val="en-GB"/>
              </w:rPr>
              <w:t>FG-AN-usecase-20</w:t>
            </w:r>
          </w:p>
        </w:tc>
      </w:tr>
      <w:tr w:rsidR="00BE04CD" w:rsidRPr="00DF1275" w:rsidTr="00AF2DC5">
        <w:tc>
          <w:tcPr>
            <w:tcW w:w="1296" w:type="pct"/>
          </w:tcPr>
          <w:p w:rsidR="00BE04CD" w:rsidRPr="00DF1275" w:rsidRDefault="00BE04CD" w:rsidP="009A0CA4">
            <w:pPr>
              <w:spacing w:before="0"/>
              <w:rPr>
                <w:i/>
                <w:sz w:val="22"/>
                <w:szCs w:val="22"/>
                <w:lang w:val="en-GB"/>
              </w:rPr>
            </w:pPr>
            <w:r w:rsidRPr="00DF1275">
              <w:rPr>
                <w:i/>
                <w:sz w:val="22"/>
                <w:szCs w:val="22"/>
                <w:lang w:val="en-GB"/>
              </w:rPr>
              <w:t>Use case description</w:t>
            </w:r>
          </w:p>
        </w:tc>
        <w:tc>
          <w:tcPr>
            <w:tcW w:w="3704" w:type="pct"/>
          </w:tcPr>
          <w:p w:rsidR="00BE04CD" w:rsidRPr="002114A0" w:rsidRDefault="00BE04CD" w:rsidP="009A0CA4">
            <w:pPr>
              <w:spacing w:before="0"/>
              <w:rPr>
                <w:sz w:val="22"/>
                <w:szCs w:val="22"/>
                <w:highlight w:val="yellow"/>
                <w:lang w:val="en-GB"/>
              </w:rPr>
            </w:pPr>
            <w:r w:rsidRPr="00DF1275">
              <w:rPr>
                <w:sz w:val="22"/>
                <w:szCs w:val="22"/>
                <w:lang w:val="en-GB"/>
              </w:rPr>
              <w:t xml:space="preserve">Vertical network applications like corrosion detection and intruder detection needs to be enabled at the edge using AI/ML. </w:t>
            </w:r>
            <w:r w:rsidR="007649F9" w:rsidRPr="007649F9">
              <w:rPr>
                <w:sz w:val="22"/>
                <w:szCs w:val="22"/>
                <w:highlight w:val="yellow"/>
                <w:lang w:val="en-GB"/>
                <w:rPrChange w:id="678" w:author="edit6" w:date="2022-04-28T13:03:00Z">
                  <w:rPr>
                    <w:rFonts w:cs="Arial"/>
                    <w:b/>
                    <w:bCs/>
                    <w:sz w:val="22"/>
                    <w:szCs w:val="22"/>
                    <w:lang w:val="en-GB" w:eastAsia="ja-JP"/>
                  </w:rPr>
                </w:rPrChange>
              </w:rPr>
              <w:t xml:space="preserve">These applications allow: </w:t>
            </w:r>
            <w:r w:rsidRPr="002114A0">
              <w:rPr>
                <w:sz w:val="22"/>
                <w:szCs w:val="22"/>
                <w:highlight w:val="yellow"/>
                <w:lang w:val="en-GB"/>
              </w:rPr>
              <w:t>Inspection and surveillance</w:t>
            </w:r>
          </w:p>
          <w:p w:rsidR="00BE04CD" w:rsidRPr="002114A0" w:rsidRDefault="00BE04CD" w:rsidP="009A0CA4">
            <w:pPr>
              <w:spacing w:before="0"/>
              <w:rPr>
                <w:sz w:val="22"/>
                <w:szCs w:val="22"/>
                <w:highlight w:val="yellow"/>
                <w:lang w:val="en-GB"/>
              </w:rPr>
            </w:pPr>
            <w:r w:rsidRPr="002114A0">
              <w:rPr>
                <w:sz w:val="22"/>
                <w:szCs w:val="22"/>
                <w:highlight w:val="yellow"/>
                <w:lang w:val="en-GB"/>
              </w:rPr>
              <w:t>services for critical industrial infrastructures. Multi-domain (core and edge) e2e deployment of applications, on demand, is needed.</w:t>
            </w:r>
          </w:p>
          <w:p w:rsidR="00BE04CD" w:rsidRPr="002114A0" w:rsidRDefault="00BE04CD" w:rsidP="009A0CA4">
            <w:pPr>
              <w:spacing w:before="0"/>
              <w:rPr>
                <w:sz w:val="22"/>
                <w:szCs w:val="22"/>
                <w:highlight w:val="yellow"/>
                <w:lang w:val="en-GB"/>
                <w:rPrChange w:id="679" w:author="edit6" w:date="2022-04-28T13:03:00Z">
                  <w:rPr>
                    <w:rFonts w:eastAsia="MS Mincho"/>
                    <w:sz w:val="22"/>
                    <w:szCs w:val="22"/>
                    <w:lang w:val="en-GB"/>
                  </w:rPr>
                </w:rPrChange>
              </w:rPr>
            </w:pPr>
            <w:r w:rsidRPr="002114A0">
              <w:rPr>
                <w:sz w:val="22"/>
                <w:szCs w:val="22"/>
                <w:highlight w:val="yellow"/>
                <w:lang w:val="en-GB"/>
              </w:rPr>
              <w:t>5G orchestration platform allows distributed deployment of applications, especially in exploiting the capabilities at an edge environment.</w:t>
            </w:r>
            <w:r w:rsidR="007649F9" w:rsidRPr="007649F9">
              <w:rPr>
                <w:sz w:val="22"/>
                <w:szCs w:val="22"/>
                <w:highlight w:val="yellow"/>
                <w:lang w:val="en-GB"/>
                <w:rPrChange w:id="680" w:author="edit6" w:date="2022-04-28T13:03:00Z">
                  <w:rPr>
                    <w:rFonts w:cs="Arial"/>
                    <w:b/>
                    <w:bCs/>
                    <w:sz w:val="22"/>
                    <w:szCs w:val="22"/>
                    <w:lang w:val="en-GB" w:eastAsia="ja-JP"/>
                  </w:rPr>
                </w:rPrChange>
              </w:rPr>
              <w:t xml:space="preserve"> This allows network operators to manage the unique KPIs of services at edge sites without exposing the network architecture. </w:t>
            </w:r>
          </w:p>
          <w:p w:rsidR="00BE04CD" w:rsidRPr="00DF1275" w:rsidRDefault="007649F9" w:rsidP="009A0CA4">
            <w:pPr>
              <w:spacing w:before="0"/>
              <w:rPr>
                <w:sz w:val="22"/>
                <w:szCs w:val="22"/>
                <w:lang w:val="en-GB"/>
              </w:rPr>
            </w:pPr>
            <w:r w:rsidRPr="007649F9">
              <w:rPr>
                <w:sz w:val="22"/>
                <w:szCs w:val="22"/>
                <w:highlight w:val="yellow"/>
                <w:lang w:val="en-GB"/>
                <w:rPrChange w:id="681" w:author="edit6" w:date="2022-04-28T13:03:00Z">
                  <w:rPr>
                    <w:rFonts w:cs="Arial"/>
                    <w:b/>
                    <w:bCs/>
                    <w:sz w:val="22"/>
                    <w:szCs w:val="22"/>
                    <w:lang w:val="en-GB" w:eastAsia="ja-JP"/>
                  </w:rPr>
                </w:rPrChange>
              </w:rPr>
              <w:t>By providing an environment to develop and deploy edge applications, to serve specific needs of verticals, network operators are able to create an ecosystem for value creation, especially for domain-focussed small businesses.</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Following are related steps in this use case scenario:</w:t>
            </w:r>
          </w:p>
          <w:p w:rsidR="00BE04CD" w:rsidRPr="00DF1275" w:rsidRDefault="00BE04CD" w:rsidP="009A0CA4">
            <w:pPr>
              <w:spacing w:before="0"/>
              <w:rPr>
                <w:sz w:val="22"/>
                <w:szCs w:val="22"/>
                <w:lang w:val="en-GB"/>
              </w:rPr>
            </w:pPr>
            <w:r w:rsidRPr="00DF1275">
              <w:rPr>
                <w:sz w:val="22"/>
                <w:szCs w:val="22"/>
                <w:lang w:val="en-GB"/>
              </w:rPr>
              <w:t xml:space="preserve">1. </w:t>
            </w:r>
            <w:r w:rsidR="00A02C4D">
              <w:rPr>
                <w:sz w:val="22"/>
                <w:szCs w:val="22"/>
                <w:lang w:val="en-GB"/>
              </w:rPr>
              <w:t>E</w:t>
            </w:r>
            <w:r w:rsidRPr="00DF1275">
              <w:rPr>
                <w:sz w:val="22"/>
                <w:szCs w:val="22"/>
                <w:lang w:val="en-GB"/>
              </w:rPr>
              <w:t>nterprises deploy private 5G network slices at edge</w:t>
            </w:r>
          </w:p>
          <w:p w:rsidR="00BE04CD" w:rsidRPr="00DF1275" w:rsidRDefault="00BE04CD" w:rsidP="009A0CA4">
            <w:pPr>
              <w:spacing w:before="0"/>
              <w:rPr>
                <w:sz w:val="22"/>
                <w:szCs w:val="22"/>
                <w:lang w:val="en-GB"/>
              </w:rPr>
            </w:pPr>
            <w:r w:rsidRPr="00DF1275">
              <w:rPr>
                <w:sz w:val="22"/>
                <w:szCs w:val="22"/>
                <w:lang w:val="en-GB"/>
              </w:rPr>
              <w:t xml:space="preserve">2. </w:t>
            </w:r>
            <w:r w:rsidR="00A02C4D">
              <w:rPr>
                <w:sz w:val="22"/>
                <w:szCs w:val="22"/>
                <w:lang w:val="en-GB"/>
              </w:rPr>
              <w:t>T</w:t>
            </w:r>
            <w:r w:rsidRPr="00DF1275">
              <w:rPr>
                <w:sz w:val="22"/>
                <w:szCs w:val="22"/>
                <w:lang w:val="en-GB"/>
              </w:rPr>
              <w:t>he applications and KPIs are analysed at the edge</w:t>
            </w:r>
          </w:p>
          <w:p w:rsidR="00BE04CD" w:rsidRPr="00DF1275" w:rsidRDefault="00BE04CD" w:rsidP="009A0CA4">
            <w:pPr>
              <w:spacing w:before="0"/>
              <w:rPr>
                <w:sz w:val="22"/>
                <w:szCs w:val="22"/>
                <w:lang w:val="en-GB"/>
              </w:rPr>
            </w:pPr>
            <w:r w:rsidRPr="00DF1275">
              <w:rPr>
                <w:sz w:val="22"/>
                <w:szCs w:val="22"/>
                <w:lang w:val="en-GB"/>
              </w:rPr>
              <w:t xml:space="preserve">3. </w:t>
            </w:r>
            <w:r w:rsidR="00A02C4D">
              <w:rPr>
                <w:sz w:val="22"/>
                <w:szCs w:val="22"/>
                <w:lang w:val="en-GB"/>
              </w:rPr>
              <w:t>N</w:t>
            </w:r>
            <w:r w:rsidRPr="00DF1275">
              <w:rPr>
                <w:sz w:val="22"/>
                <w:szCs w:val="22"/>
                <w:lang w:val="en-GB"/>
              </w:rPr>
              <w:t>etwork management and optimization approaches are triggered based on this analysis</w:t>
            </w:r>
          </w:p>
          <w:p w:rsidR="00BE04CD" w:rsidRPr="00DF1275" w:rsidRDefault="00BE04CD" w:rsidP="009A0CA4">
            <w:pPr>
              <w:spacing w:before="0"/>
              <w:rPr>
                <w:sz w:val="22"/>
                <w:szCs w:val="22"/>
                <w:lang w:val="en-GB"/>
              </w:rPr>
            </w:pPr>
            <w:r w:rsidRPr="00DF1275">
              <w:rPr>
                <w:sz w:val="22"/>
                <w:szCs w:val="22"/>
                <w:lang w:val="en-GB"/>
              </w:rPr>
              <w:t xml:space="preserve">4. </w:t>
            </w:r>
            <w:r w:rsidR="00A02C4D">
              <w:rPr>
                <w:sz w:val="22"/>
                <w:szCs w:val="22"/>
                <w:lang w:val="en-GB"/>
              </w:rPr>
              <w:t>T</w:t>
            </w:r>
            <w:r w:rsidRPr="00DF1275">
              <w:rPr>
                <w:sz w:val="22"/>
                <w:szCs w:val="22"/>
                <w:lang w:val="en-GB"/>
              </w:rPr>
              <w:t>ailor made applications which are specifically tuned for the needs of the enterprise are offered to the enterprise.</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 xml:space="preserve">NOTE- </w:t>
            </w:r>
            <w:r w:rsidR="00A02C4D">
              <w:rPr>
                <w:sz w:val="22"/>
                <w:szCs w:val="22"/>
                <w:lang w:val="en-GB"/>
              </w:rPr>
              <w:t>T</w:t>
            </w:r>
            <w:r w:rsidRPr="00DF1275">
              <w:rPr>
                <w:sz w:val="22"/>
                <w:szCs w:val="22"/>
                <w:lang w:val="en-GB"/>
              </w:rPr>
              <w:t xml:space="preserve">his fits well with the concept of NetApps and network application orchestrator (NAO) [AN-I-065], decoupling the network operations logic from service provider logic and providing clear business roles. </w:t>
            </w:r>
          </w:p>
          <w:p w:rsidR="00BE04CD" w:rsidRPr="00DF1275" w:rsidRDefault="00BE04CD" w:rsidP="009A0CA4">
            <w:pPr>
              <w:spacing w:before="0"/>
              <w:rPr>
                <w:sz w:val="22"/>
                <w:szCs w:val="22"/>
                <w:lang w:val="en-GB"/>
              </w:rPr>
            </w:pPr>
          </w:p>
          <w:p w:rsidR="00BE04CD" w:rsidRPr="00DF1275" w:rsidRDefault="002114A0" w:rsidP="009A0CA4">
            <w:pPr>
              <w:spacing w:before="0"/>
              <w:rPr>
                <w:sz w:val="22"/>
                <w:szCs w:val="22"/>
                <w:lang w:val="en-GB"/>
              </w:rPr>
            </w:pPr>
            <w:ins w:id="682" w:author="edit6" w:date="2022-04-28T13:03:00Z">
              <w:r>
                <w:rPr>
                  <w:sz w:val="22"/>
                  <w:szCs w:val="22"/>
                  <w:highlight w:val="yellow"/>
                  <w:lang w:val="en-GB"/>
                </w:rPr>
                <w:t>5</w:t>
              </w:r>
            </w:ins>
            <w:del w:id="683" w:author="edit6" w:date="2022-04-28T13:03:00Z">
              <w:r w:rsidR="00BE04CD" w:rsidRPr="00903DCE" w:rsidDel="002114A0">
                <w:rPr>
                  <w:sz w:val="22"/>
                  <w:szCs w:val="22"/>
                  <w:highlight w:val="yellow"/>
                  <w:lang w:val="en-GB"/>
                </w:rPr>
                <w:delText>6</w:delText>
              </w:r>
            </w:del>
            <w:r w:rsidR="00BE04CD" w:rsidRPr="00903DCE">
              <w:rPr>
                <w:sz w:val="22"/>
                <w:szCs w:val="22"/>
                <w:highlight w:val="yellow"/>
                <w:lang w:val="en-GB"/>
              </w:rPr>
              <w:t>.</w:t>
            </w:r>
            <w:r w:rsidR="00BE04CD" w:rsidRPr="00DF1275">
              <w:rPr>
                <w:sz w:val="22"/>
                <w:szCs w:val="22"/>
                <w:lang w:val="en-GB"/>
              </w:rPr>
              <w:t xml:space="preserve"> the process facilitates experimentation and evaluation of candidate solutions.</w:t>
            </w:r>
          </w:p>
          <w:p w:rsidR="00BE04CD" w:rsidRPr="00DF1275" w:rsidRDefault="002114A0" w:rsidP="009A0CA4">
            <w:pPr>
              <w:spacing w:before="0"/>
              <w:rPr>
                <w:sz w:val="22"/>
                <w:szCs w:val="22"/>
                <w:lang w:val="en-GB"/>
              </w:rPr>
            </w:pPr>
            <w:ins w:id="684" w:author="edit6" w:date="2022-04-28T13:03:00Z">
              <w:r>
                <w:rPr>
                  <w:sz w:val="22"/>
                  <w:szCs w:val="22"/>
                  <w:highlight w:val="yellow"/>
                  <w:lang w:val="en-GB"/>
                </w:rPr>
                <w:t>6</w:t>
              </w:r>
            </w:ins>
            <w:del w:id="685" w:author="edit6" w:date="2022-04-28T13:03:00Z">
              <w:r w:rsidR="00BE04CD" w:rsidRPr="00903DCE" w:rsidDel="002114A0">
                <w:rPr>
                  <w:sz w:val="22"/>
                  <w:szCs w:val="22"/>
                  <w:highlight w:val="yellow"/>
                  <w:lang w:val="en-GB"/>
                </w:rPr>
                <w:delText>5</w:delText>
              </w:r>
            </w:del>
            <w:r w:rsidR="00BE04CD" w:rsidRPr="00903DCE">
              <w:rPr>
                <w:sz w:val="22"/>
                <w:szCs w:val="22"/>
                <w:highlight w:val="yellow"/>
                <w:lang w:val="en-GB"/>
              </w:rPr>
              <w:t>.</w:t>
            </w:r>
            <w:r w:rsidR="00BE04CD" w:rsidRPr="00DF1275">
              <w:rPr>
                <w:sz w:val="22"/>
                <w:szCs w:val="22"/>
                <w:lang w:val="en-GB"/>
              </w:rPr>
              <w:t xml:space="preserve"> edge network evolution and adaptation is triggered based on the analysis.</w:t>
            </w:r>
          </w:p>
          <w:p w:rsidR="00BE04CD" w:rsidRPr="00DF1275" w:rsidRDefault="00BE04CD" w:rsidP="009A0CA4">
            <w:pPr>
              <w:spacing w:before="0"/>
              <w:rPr>
                <w:sz w:val="22"/>
                <w:szCs w:val="22"/>
                <w:lang w:val="en-GB"/>
              </w:rPr>
            </w:pPr>
          </w:p>
          <w:p w:rsidR="00BE04CD" w:rsidRPr="00DF1275" w:rsidDel="002114A0" w:rsidRDefault="00BE04CD" w:rsidP="009A0CA4">
            <w:pPr>
              <w:spacing w:before="0"/>
              <w:rPr>
                <w:del w:id="686" w:author="edit6" w:date="2022-04-28T13:04:00Z"/>
                <w:sz w:val="22"/>
                <w:szCs w:val="22"/>
                <w:lang w:val="en-GB"/>
              </w:rPr>
            </w:pPr>
            <w:del w:id="687" w:author="edit6" w:date="2022-04-28T13:04:00Z">
              <w:r w:rsidRPr="002114A0" w:rsidDel="002114A0">
                <w:rPr>
                  <w:sz w:val="22"/>
                  <w:szCs w:val="22"/>
                  <w:highlight w:val="yellow"/>
                  <w:lang w:val="en-GB"/>
                </w:rPr>
                <w:delText>Describe the relation with autonomous behaviour</w:delText>
              </w:r>
              <w:r w:rsidR="007649F9" w:rsidRPr="007649F9">
                <w:rPr>
                  <w:sz w:val="22"/>
                  <w:szCs w:val="22"/>
                  <w:highlight w:val="yellow"/>
                  <w:lang w:val="en-GB"/>
                  <w:rPrChange w:id="688" w:author="edit6" w:date="2022-04-28T13:03:00Z">
                    <w:rPr>
                      <w:rFonts w:cs="Arial"/>
                      <w:b/>
                      <w:bCs/>
                      <w:sz w:val="22"/>
                      <w:szCs w:val="22"/>
                      <w:lang w:val="en-GB" w:eastAsia="ja-JP"/>
                    </w:rPr>
                  </w:rPrChange>
                </w:rPr>
                <w:delText xml:space="preserve"> (if any).</w:delText>
              </w:r>
            </w:del>
          </w:p>
          <w:p w:rsidR="00000000" w:rsidRDefault="007649F9">
            <w:pPr>
              <w:spacing w:before="0"/>
              <w:ind w:left="-57"/>
              <w:rPr>
                <w:sz w:val="22"/>
                <w:szCs w:val="22"/>
                <w:lang w:val="en-GB"/>
                <w:rPrChange w:id="689" w:author="edit6" w:date="2022-04-28T13:04:00Z">
                  <w:rPr>
                    <w:rFonts w:eastAsia="MS Mincho"/>
                    <w:lang w:val="en-GB"/>
                  </w:rPr>
                </w:rPrChange>
              </w:rPr>
              <w:pPrChange w:id="690" w:author="edit6" w:date="2022-04-28T13:04:00Z">
                <w:pPr>
                  <w:pStyle w:val="ListParagraph"/>
                  <w:numPr>
                    <w:numId w:val="21"/>
                  </w:numPr>
                  <w:spacing w:before="0"/>
                  <w:ind w:hanging="360"/>
                </w:pPr>
              </w:pPrChange>
            </w:pPr>
            <w:r w:rsidRPr="007649F9">
              <w:rPr>
                <w:sz w:val="22"/>
                <w:szCs w:val="22"/>
                <w:lang w:val="en-GB"/>
                <w:rPrChange w:id="691" w:author="edit6" w:date="2022-04-28T13:04:00Z">
                  <w:rPr>
                    <w:lang w:val="en-GB"/>
                  </w:rPr>
                </w:rPrChange>
              </w:rPr>
              <w:t>This use case is related to the evolution and experimentation aspects. It takes advantage of the increased deployment flexibility provided by private 5G networks. Edge-core information exchange is used to trigger experimentation and adaptation of the edge.</w:t>
            </w:r>
          </w:p>
          <w:p w:rsidR="00000000" w:rsidRDefault="007649F9">
            <w:pPr>
              <w:spacing w:before="0"/>
              <w:ind w:left="-57"/>
              <w:rPr>
                <w:b/>
                <w:sz w:val="22"/>
                <w:szCs w:val="22"/>
                <w:lang w:val="en-GB"/>
                <w:rPrChange w:id="692" w:author="edit6" w:date="2022-04-28T13:04:00Z">
                  <w:rPr>
                    <w:rFonts w:eastAsia="MS Mincho"/>
                    <w:b/>
                    <w:lang w:val="en-GB"/>
                  </w:rPr>
                </w:rPrChange>
              </w:rPr>
              <w:pPrChange w:id="693" w:author="edit6" w:date="2022-04-28T13:04:00Z">
                <w:pPr>
                  <w:pStyle w:val="ListParagraph"/>
                  <w:numPr>
                    <w:numId w:val="21"/>
                  </w:numPr>
                  <w:spacing w:before="0"/>
                  <w:ind w:hanging="360"/>
                </w:pPr>
              </w:pPrChange>
            </w:pPr>
            <w:r w:rsidRPr="007649F9">
              <w:rPr>
                <w:sz w:val="22"/>
                <w:szCs w:val="22"/>
                <w:lang w:val="en-GB"/>
                <w:rPrChange w:id="694" w:author="edit6" w:date="2022-04-28T13:04:00Z">
                  <w:rPr>
                    <w:lang w:val="en-GB"/>
                  </w:rPr>
                </w:rPrChange>
              </w:rPr>
              <w:t>There is also an expectation of alignment with domain specific experiments and matching KPIs based on innovations in the verticals.</w:t>
            </w:r>
          </w:p>
        </w:tc>
      </w:tr>
      <w:tr w:rsidR="00BE04CD" w:rsidRPr="00DF1275" w:rsidTr="00AF2DC5">
        <w:tc>
          <w:tcPr>
            <w:tcW w:w="1296" w:type="pct"/>
          </w:tcPr>
          <w:p w:rsidR="00BE04CD" w:rsidRPr="00DF1275" w:rsidRDefault="00BE04CD" w:rsidP="009A0CA4">
            <w:pPr>
              <w:spacing w:before="0"/>
              <w:rPr>
                <w:i/>
                <w:sz w:val="22"/>
                <w:szCs w:val="22"/>
                <w:lang w:val="en-GB"/>
              </w:rPr>
            </w:pPr>
            <w:r w:rsidRPr="00DF1275">
              <w:rPr>
                <w:i/>
                <w:sz w:val="22"/>
                <w:szCs w:val="22"/>
                <w:lang w:val="en-GB"/>
              </w:rPr>
              <w:t>Notes on use case category</w:t>
            </w:r>
          </w:p>
        </w:tc>
        <w:tc>
          <w:tcPr>
            <w:tcW w:w="3704" w:type="pct"/>
          </w:tcPr>
          <w:p w:rsidR="00BE04CD" w:rsidRPr="00DF1275" w:rsidRDefault="00BE04CD" w:rsidP="009A0CA4">
            <w:pPr>
              <w:spacing w:before="0"/>
              <w:rPr>
                <w:sz w:val="22"/>
                <w:szCs w:val="22"/>
                <w:lang w:val="en-GB"/>
              </w:rPr>
            </w:pPr>
            <w:r w:rsidRPr="00DF1275">
              <w:rPr>
                <w:sz w:val="22"/>
                <w:szCs w:val="22"/>
                <w:lang w:val="en-GB"/>
              </w:rPr>
              <w:t xml:space="preserve">Cat 1: describes a scenario related to core autonomous behaviour itself.  </w:t>
            </w:r>
          </w:p>
        </w:tc>
      </w:tr>
      <w:tr w:rsidR="00BE04CD" w:rsidRPr="00DF1275" w:rsidTr="00AF2DC5">
        <w:tc>
          <w:tcPr>
            <w:tcW w:w="1296" w:type="pct"/>
          </w:tcPr>
          <w:p w:rsidR="00BE04CD" w:rsidRPr="00DF1275" w:rsidRDefault="00BE04CD" w:rsidP="009A0CA4">
            <w:pPr>
              <w:spacing w:before="0"/>
              <w:rPr>
                <w:i/>
                <w:sz w:val="22"/>
                <w:szCs w:val="22"/>
                <w:lang w:val="en-GB"/>
              </w:rPr>
            </w:pPr>
            <w:r w:rsidRPr="00DF1275">
              <w:rPr>
                <w:i/>
                <w:sz w:val="22"/>
                <w:szCs w:val="22"/>
                <w:lang w:val="en-GB"/>
              </w:rPr>
              <w:t>Notes on priority of the use case</w:t>
            </w:r>
          </w:p>
        </w:tc>
        <w:tc>
          <w:tcPr>
            <w:tcW w:w="3704" w:type="pct"/>
          </w:tcPr>
          <w:p w:rsidR="00BE04CD" w:rsidRPr="00DF1275" w:rsidRDefault="00BE04CD" w:rsidP="009A0CA4">
            <w:pPr>
              <w:spacing w:before="0"/>
              <w:rPr>
                <w:sz w:val="22"/>
                <w:szCs w:val="22"/>
                <w:lang w:val="en-GB"/>
              </w:rPr>
            </w:pPr>
            <w:r w:rsidRPr="00DF1275">
              <w:rPr>
                <w:sz w:val="22"/>
                <w:szCs w:val="22"/>
                <w:lang w:val="en-GB"/>
              </w:rPr>
              <w:t>High</w:t>
            </w:r>
          </w:p>
          <w:p w:rsidR="00BE04CD" w:rsidRPr="00DF1275" w:rsidRDefault="00BE04CD" w:rsidP="00B81DB1">
            <w:pPr>
              <w:pStyle w:val="ListParagraph"/>
              <w:numPr>
                <w:ilvl w:val="0"/>
                <w:numId w:val="21"/>
              </w:numPr>
              <w:spacing w:before="0"/>
              <w:rPr>
                <w:b/>
                <w:sz w:val="22"/>
                <w:szCs w:val="22"/>
                <w:lang w:val="en-GB"/>
              </w:rPr>
            </w:pPr>
            <w:r w:rsidRPr="00DF1275">
              <w:rPr>
                <w:sz w:val="22"/>
                <w:szCs w:val="22"/>
                <w:lang w:val="en-GB"/>
              </w:rPr>
              <w:t xml:space="preserve">has the potential to impact future service deployment at the edge </w:t>
            </w:r>
          </w:p>
          <w:p w:rsidR="00BE04CD" w:rsidRPr="00DF1275" w:rsidRDefault="00BE04CD" w:rsidP="00B81DB1">
            <w:pPr>
              <w:pStyle w:val="ListParagraph"/>
              <w:numPr>
                <w:ilvl w:val="0"/>
                <w:numId w:val="21"/>
              </w:numPr>
              <w:spacing w:before="0"/>
              <w:rPr>
                <w:b/>
                <w:sz w:val="22"/>
                <w:szCs w:val="22"/>
                <w:lang w:val="en-GB"/>
              </w:rPr>
            </w:pPr>
            <w:r w:rsidRPr="00DF1275">
              <w:rPr>
                <w:sz w:val="22"/>
                <w:szCs w:val="22"/>
                <w:lang w:val="en-GB"/>
              </w:rPr>
              <w:t>standards gaps are visible.</w:t>
            </w:r>
          </w:p>
          <w:p w:rsidR="00BE04CD" w:rsidRPr="00DF1275" w:rsidRDefault="00BE04CD" w:rsidP="00B81DB1">
            <w:pPr>
              <w:pStyle w:val="ListParagraph"/>
              <w:numPr>
                <w:ilvl w:val="0"/>
                <w:numId w:val="21"/>
              </w:numPr>
              <w:spacing w:before="0"/>
              <w:rPr>
                <w:b/>
                <w:sz w:val="22"/>
                <w:szCs w:val="22"/>
                <w:lang w:val="en-GB"/>
              </w:rPr>
            </w:pPr>
            <w:r w:rsidRPr="00DF1275">
              <w:rPr>
                <w:sz w:val="22"/>
                <w:szCs w:val="22"/>
                <w:lang w:val="en-GB"/>
              </w:rPr>
              <w:t>potential collaboration with EU projects.</w:t>
            </w:r>
          </w:p>
        </w:tc>
      </w:tr>
      <w:tr w:rsidR="00BE04CD" w:rsidRPr="00DF1275" w:rsidTr="00AF2DC5">
        <w:tc>
          <w:tcPr>
            <w:tcW w:w="1296" w:type="pct"/>
          </w:tcPr>
          <w:p w:rsidR="00BE04CD" w:rsidRPr="00DF1275" w:rsidRDefault="00BE04CD" w:rsidP="009A0CA4">
            <w:pPr>
              <w:spacing w:before="0"/>
              <w:rPr>
                <w:i/>
                <w:sz w:val="22"/>
                <w:szCs w:val="22"/>
                <w:lang w:val="en-GB"/>
              </w:rPr>
            </w:pPr>
            <w:r w:rsidRPr="00DF1275">
              <w:rPr>
                <w:i/>
                <w:sz w:val="22"/>
                <w:szCs w:val="22"/>
                <w:lang w:val="en-GB"/>
              </w:rPr>
              <w:t>References</w:t>
            </w:r>
          </w:p>
        </w:tc>
        <w:tc>
          <w:tcPr>
            <w:tcW w:w="3704" w:type="pct"/>
          </w:tcPr>
          <w:p w:rsidR="00BE04CD" w:rsidRPr="00DF1275" w:rsidRDefault="00BE04CD" w:rsidP="00BE04CD">
            <w:pPr>
              <w:pStyle w:val="ListParagraph"/>
              <w:numPr>
                <w:ilvl w:val="0"/>
                <w:numId w:val="3"/>
              </w:numPr>
              <w:spacing w:before="0"/>
              <w:rPr>
                <w:noProof/>
                <w:sz w:val="22"/>
                <w:szCs w:val="22"/>
                <w:lang w:val="en-GB"/>
              </w:rPr>
            </w:pPr>
          </w:p>
        </w:tc>
      </w:tr>
    </w:tbl>
    <w:p w:rsidR="00BE04CD" w:rsidRPr="00DF1275" w:rsidRDefault="00BE04CD" w:rsidP="00DD3D92">
      <w:pPr>
        <w:pStyle w:val="Heading3"/>
      </w:pPr>
      <w:bookmarkStart w:id="695" w:name="_Toc86163158"/>
      <w:bookmarkStart w:id="696" w:name="_Toc86503303"/>
      <w:bookmarkStart w:id="697" w:name="_Toc86503561"/>
      <w:r w:rsidRPr="00DF1275">
        <w:t>Use case requirements</w:t>
      </w:r>
      <w:bookmarkEnd w:id="695"/>
      <w:bookmarkEnd w:id="696"/>
      <w:bookmarkEnd w:id="697"/>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3F44DC" w:rsidP="003F44DC">
      <w:pPr>
        <w:spacing w:before="0" w:after="160" w:line="256" w:lineRule="auto"/>
        <w:rPr>
          <w:lang w:val="en-GB"/>
        </w:rPr>
      </w:pPr>
      <w:r w:rsidRPr="00DF1275">
        <w:rPr>
          <w:lang w:val="en-GB"/>
        </w:rPr>
        <w:t>●</w:t>
      </w:r>
      <w:r w:rsidRPr="00DF1275">
        <w:rPr>
          <w:lang w:val="en-GB"/>
        </w:rPr>
        <w:tab/>
      </w:r>
      <w:r w:rsidR="00851583">
        <w:rPr>
          <w:lang w:val="en-GB"/>
        </w:rPr>
        <w:t>AN-UC</w:t>
      </w:r>
      <w:r w:rsidR="00E473D8">
        <w:rPr>
          <w:lang w:val="en-GB"/>
        </w:rPr>
        <w:t>020</w:t>
      </w:r>
      <w:r w:rsidR="00FC70DA">
        <w:rPr>
          <w:lang w:val="en-GB"/>
        </w:rPr>
        <w:t>-REQ-</w:t>
      </w:r>
      <w:r w:rsidR="00DF7F40">
        <w:rPr>
          <w:lang w:val="en-GB"/>
        </w:rPr>
        <w:t>001</w:t>
      </w:r>
      <w:r w:rsidR="00BE04CD" w:rsidRPr="00DF1275">
        <w:rPr>
          <w:lang w:val="en-GB"/>
        </w:rPr>
        <w:t>: It is critical that AN</w:t>
      </w:r>
      <w:r w:rsidR="00A02C4D">
        <w:rPr>
          <w:lang w:val="en-GB"/>
        </w:rPr>
        <w:t>s</w:t>
      </w:r>
      <w:r w:rsidR="00BE04CD" w:rsidRPr="00DF1275">
        <w:rPr>
          <w:lang w:val="en-GB"/>
        </w:rPr>
        <w:t xml:space="preserve"> interface with network application orchestration platforms </w:t>
      </w:r>
      <w:r w:rsidR="00BE04CD" w:rsidRPr="00315A18">
        <w:rPr>
          <w:highlight w:val="yellow"/>
          <w:lang w:val="en-GB"/>
        </w:rPr>
        <w:t>at edge networks</w:t>
      </w:r>
      <w:r w:rsidR="00BE04CD" w:rsidRPr="00DF1275">
        <w:rPr>
          <w:lang w:val="en-GB"/>
        </w:rPr>
        <w:t xml:space="preserve"> to provide both local, vertical-specific, including real time analytics as well as </w:t>
      </w:r>
      <w:r w:rsidR="00BE04CD" w:rsidRPr="00315A18">
        <w:rPr>
          <w:highlight w:val="yellow"/>
          <w:lang w:val="en-GB"/>
        </w:rPr>
        <w:t>remote, general, including</w:t>
      </w:r>
      <w:r w:rsidR="00BE04CD" w:rsidRPr="00DF1275">
        <w:rPr>
          <w:lang w:val="en-GB"/>
        </w:rPr>
        <w:t xml:space="preserve"> non-real time analytics. </w:t>
      </w:r>
    </w:p>
    <w:p w:rsidR="00BE04CD" w:rsidRPr="00DF1275" w:rsidRDefault="00BE04CD" w:rsidP="003F44DC">
      <w:pPr>
        <w:spacing w:before="0" w:after="160" w:line="256" w:lineRule="auto"/>
        <w:rPr>
          <w:sz w:val="22"/>
          <w:szCs w:val="22"/>
          <w:lang w:val="en-GB"/>
        </w:rPr>
      </w:pPr>
      <w:r w:rsidRPr="00DF1275">
        <w:rPr>
          <w:sz w:val="22"/>
          <w:szCs w:val="22"/>
          <w:lang w:val="en-GB"/>
        </w:rPr>
        <w:lastRenderedPageBreak/>
        <w:t>NOTE</w:t>
      </w:r>
      <w:r w:rsidR="00A02C4D">
        <w:rPr>
          <w:sz w:val="22"/>
          <w:szCs w:val="22"/>
          <w:lang w:val="en-GB"/>
        </w:rPr>
        <w:t xml:space="preserve">1 </w:t>
      </w:r>
      <w:r w:rsidR="00E86B59" w:rsidRPr="00DF1275">
        <w:rPr>
          <w:sz w:val="22"/>
          <w:szCs w:val="22"/>
          <w:lang w:val="en-GB"/>
        </w:rPr>
        <w:t>–</w:t>
      </w:r>
      <w:r w:rsidR="00A02C4D">
        <w:rPr>
          <w:sz w:val="22"/>
          <w:szCs w:val="22"/>
          <w:lang w:val="en-GB"/>
        </w:rPr>
        <w:t>N</w:t>
      </w:r>
      <w:r w:rsidRPr="00DF1275">
        <w:rPr>
          <w:sz w:val="22"/>
          <w:szCs w:val="22"/>
          <w:lang w:val="en-GB"/>
        </w:rPr>
        <w:t>etwork application orchestration platforms may coordinate with edge analytics and edge service management to abstract the edge network architecture to the AN.</w:t>
      </w:r>
    </w:p>
    <w:p w:rsidR="00BE04CD" w:rsidRPr="00DF1275" w:rsidRDefault="003F44DC" w:rsidP="003F44DC">
      <w:pPr>
        <w:spacing w:before="0" w:after="160" w:line="256" w:lineRule="auto"/>
        <w:rPr>
          <w:lang w:val="en-GB"/>
        </w:rPr>
      </w:pPr>
      <w:r w:rsidRPr="00DF1275">
        <w:rPr>
          <w:lang w:val="en-GB"/>
        </w:rPr>
        <w:t>●</w:t>
      </w:r>
      <w:r w:rsidRPr="00DF1275">
        <w:rPr>
          <w:lang w:val="en-GB"/>
        </w:rPr>
        <w:tab/>
      </w:r>
      <w:r w:rsidR="00851583">
        <w:rPr>
          <w:lang w:val="en-GB"/>
        </w:rPr>
        <w:t>AN-UC</w:t>
      </w:r>
      <w:r w:rsidR="00E473D8">
        <w:rPr>
          <w:lang w:val="en-GB"/>
        </w:rPr>
        <w:t>020</w:t>
      </w:r>
      <w:r w:rsidR="00FC70DA">
        <w:rPr>
          <w:lang w:val="en-GB"/>
        </w:rPr>
        <w:t>-REQ-</w:t>
      </w:r>
      <w:r w:rsidR="00DF7F40">
        <w:rPr>
          <w:lang w:val="en-GB"/>
        </w:rPr>
        <w:t>002</w:t>
      </w:r>
      <w:r w:rsidR="00BE04CD" w:rsidRPr="00DF1275">
        <w:rPr>
          <w:lang w:val="en-GB"/>
        </w:rPr>
        <w:t xml:space="preserve">: It is critical that </w:t>
      </w:r>
      <w:r w:rsidR="00BE04CD" w:rsidRPr="006C1A21">
        <w:rPr>
          <w:lang w:val="en-GB"/>
        </w:rPr>
        <w:t>AN</w:t>
      </w:r>
      <w:r w:rsidR="00A02C4D" w:rsidRPr="006C1A21">
        <w:rPr>
          <w:lang w:val="en-GB"/>
        </w:rPr>
        <w:t>s</w:t>
      </w:r>
      <w:r w:rsidR="00BE04CD" w:rsidRPr="006C1A21">
        <w:rPr>
          <w:lang w:val="en-GB"/>
        </w:rPr>
        <w:t xml:space="preserve"> provide </w:t>
      </w:r>
      <w:del w:id="698" w:author="edit6" w:date="2022-04-28T13:07:00Z">
        <w:r w:rsidR="00BE04CD" w:rsidRPr="006C1A21" w:rsidDel="006C1A21">
          <w:rPr>
            <w:lang w:val="en-GB"/>
          </w:rPr>
          <w:delText xml:space="preserve">both </w:delText>
        </w:r>
      </w:del>
      <w:r w:rsidR="00BE04CD" w:rsidRPr="006C1A21">
        <w:rPr>
          <w:lang w:val="en-GB"/>
        </w:rPr>
        <w:t xml:space="preserve">network management </w:t>
      </w:r>
      <w:r w:rsidR="007649F9" w:rsidRPr="007649F9">
        <w:rPr>
          <w:lang w:val="en-GB"/>
          <w:rPrChange w:id="699" w:author="edit6" w:date="2022-04-28T13:08:00Z">
            <w:rPr>
              <w:highlight w:val="yellow"/>
              <w:lang w:val="en-GB"/>
            </w:rPr>
          </w:rPrChange>
        </w:rPr>
        <w:t>and</w:t>
      </w:r>
      <w:r w:rsidR="00BE04CD" w:rsidRPr="006C1A21">
        <w:rPr>
          <w:lang w:val="en-GB"/>
        </w:rPr>
        <w:t xml:space="preserve"> optimization</w:t>
      </w:r>
      <w:ins w:id="700" w:author="edit6" w:date="2022-04-28T13:07:00Z">
        <w:r w:rsidR="006C1A21" w:rsidRPr="006C1A21">
          <w:rPr>
            <w:lang w:val="en-GB"/>
          </w:rPr>
          <w:t>,</w:t>
        </w:r>
      </w:ins>
      <w:del w:id="701" w:author="edit6" w:date="2022-04-28T13:07:00Z">
        <w:r w:rsidR="007649F9" w:rsidRPr="007649F9">
          <w:rPr>
            <w:lang w:val="en-GB"/>
            <w:rPrChange w:id="702" w:author="edit6" w:date="2022-04-28T13:08:00Z">
              <w:rPr>
                <w:highlight w:val="yellow"/>
                <w:lang w:val="en-GB"/>
              </w:rPr>
            </w:rPrChange>
          </w:rPr>
          <w:delText>and</w:delText>
        </w:r>
      </w:del>
      <w:ins w:id="703" w:author="edit6" w:date="2022-04-28T13:07:00Z">
        <w:r w:rsidR="006C1A21" w:rsidRPr="006C1A21">
          <w:rPr>
            <w:lang w:val="en-GB"/>
          </w:rPr>
          <w:t xml:space="preserve">as well as </w:t>
        </w:r>
      </w:ins>
      <w:r w:rsidR="00BE04CD" w:rsidRPr="006C1A21">
        <w:rPr>
          <w:lang w:val="en-GB"/>
        </w:rPr>
        <w:t xml:space="preserve">application management </w:t>
      </w:r>
      <w:r w:rsidR="007649F9" w:rsidRPr="007649F9">
        <w:rPr>
          <w:lang w:val="en-GB"/>
          <w:rPrChange w:id="704" w:author="edit6" w:date="2022-04-28T13:08:00Z">
            <w:rPr>
              <w:highlight w:val="yellow"/>
              <w:lang w:val="en-GB"/>
            </w:rPr>
          </w:rPrChange>
        </w:rPr>
        <w:t>and o</w:t>
      </w:r>
      <w:r w:rsidR="00BE04CD" w:rsidRPr="006C1A21">
        <w:rPr>
          <w:lang w:val="en-GB"/>
        </w:rPr>
        <w:t>ptimization services to application orchestration platforms at the edge.</w:t>
      </w:r>
    </w:p>
    <w:p w:rsidR="00BE04CD" w:rsidRPr="00DF1275" w:rsidRDefault="00BE04CD" w:rsidP="003F44DC">
      <w:pPr>
        <w:spacing w:before="0" w:after="160" w:line="256" w:lineRule="auto"/>
        <w:rPr>
          <w:sz w:val="22"/>
          <w:szCs w:val="22"/>
          <w:lang w:val="en-GB"/>
        </w:rPr>
      </w:pPr>
      <w:r w:rsidRPr="00DF1275">
        <w:rPr>
          <w:sz w:val="22"/>
          <w:szCs w:val="22"/>
          <w:lang w:val="en-GB"/>
        </w:rPr>
        <w:t>NOTE</w:t>
      </w:r>
      <w:r w:rsidR="00A02C4D">
        <w:rPr>
          <w:sz w:val="22"/>
          <w:szCs w:val="22"/>
          <w:lang w:val="en-GB"/>
        </w:rPr>
        <w:t xml:space="preserve">2 </w:t>
      </w:r>
      <w:r w:rsidR="00E86B59" w:rsidRPr="00DF1275">
        <w:rPr>
          <w:sz w:val="22"/>
          <w:szCs w:val="22"/>
          <w:lang w:val="en-GB"/>
        </w:rPr>
        <w:t>–</w:t>
      </w:r>
      <w:r w:rsidR="00A02C4D">
        <w:rPr>
          <w:sz w:val="22"/>
          <w:szCs w:val="22"/>
          <w:lang w:val="en-GB"/>
        </w:rPr>
        <w:t>W</w:t>
      </w:r>
      <w:r w:rsidRPr="00DF1275">
        <w:rPr>
          <w:sz w:val="22"/>
          <w:szCs w:val="22"/>
          <w:lang w:val="en-GB"/>
        </w:rPr>
        <w:t>hile network management and optimization provide</w:t>
      </w:r>
      <w:del w:id="705" w:author="edit6" w:date="2022-04-28T13:06:00Z">
        <w:r w:rsidRPr="00DF1275" w:rsidDel="006C1A21">
          <w:rPr>
            <w:sz w:val="22"/>
            <w:szCs w:val="22"/>
            <w:lang w:val="en-GB"/>
          </w:rPr>
          <w:delText>s</w:delText>
        </w:r>
      </w:del>
      <w:r w:rsidRPr="00DF1275">
        <w:rPr>
          <w:sz w:val="22"/>
          <w:szCs w:val="22"/>
          <w:lang w:val="en-GB"/>
        </w:rPr>
        <w:t xml:space="preserve"> specific inputs to the edge about the network architecture, application management and optimization services may provide specific inputs on placement, functionalities and other aspects of applications.</w:t>
      </w:r>
    </w:p>
    <w:p w:rsidR="00BE04CD" w:rsidRPr="00DF1275" w:rsidRDefault="00BE04CD" w:rsidP="00BE04CD">
      <w:pPr>
        <w:spacing w:before="0" w:after="160" w:line="259" w:lineRule="auto"/>
        <w:rPr>
          <w:u w:val="single"/>
          <w:lang w:val="en-GB"/>
        </w:rPr>
      </w:pPr>
      <w:r w:rsidRPr="00DF1275">
        <w:rPr>
          <w:u w:val="single"/>
          <w:lang w:val="en-GB"/>
        </w:rPr>
        <w:t xml:space="preserve">Expected requirements </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020</w:t>
      </w:r>
      <w:r w:rsidR="00FC70DA">
        <w:rPr>
          <w:lang w:val="en-GB"/>
        </w:rPr>
        <w:t>-REQ-</w:t>
      </w:r>
      <w:r w:rsidR="00DF7F40">
        <w:rPr>
          <w:lang w:val="en-GB"/>
        </w:rPr>
        <w:t>003</w:t>
      </w:r>
      <w:r w:rsidR="00BE04CD" w:rsidRPr="00DF1275">
        <w:rPr>
          <w:lang w:val="en-GB"/>
        </w:rPr>
        <w:t>: It is expected that AN</w:t>
      </w:r>
      <w:r w:rsidR="00A02C4D">
        <w:rPr>
          <w:lang w:val="en-GB"/>
        </w:rPr>
        <w:t>s</w:t>
      </w:r>
      <w:r w:rsidR="00BE04CD" w:rsidRPr="00DF1275">
        <w:rPr>
          <w:lang w:val="en-GB"/>
        </w:rPr>
        <w:t xml:space="preserve"> provide tailor-made recipes for application management and optimization specific to verticals deployed at the edge.</w:t>
      </w:r>
    </w:p>
    <w:p w:rsidR="00BE04CD" w:rsidRPr="00DF1275" w:rsidRDefault="00BE04CD" w:rsidP="003F44DC">
      <w:pPr>
        <w:spacing w:before="0" w:after="160" w:line="259" w:lineRule="auto"/>
        <w:rPr>
          <w:sz w:val="22"/>
          <w:szCs w:val="22"/>
          <w:lang w:val="en-GB"/>
        </w:rPr>
      </w:pPr>
      <w:r w:rsidRPr="00DF1275">
        <w:rPr>
          <w:sz w:val="22"/>
          <w:szCs w:val="22"/>
          <w:lang w:val="en-GB"/>
        </w:rPr>
        <w:t>NOTE</w:t>
      </w:r>
      <w:r w:rsidR="00A02C4D">
        <w:rPr>
          <w:sz w:val="22"/>
          <w:szCs w:val="22"/>
          <w:lang w:val="en-GB"/>
        </w:rPr>
        <w:t xml:space="preserve"> 3</w:t>
      </w:r>
      <w:r w:rsidR="00E86B59" w:rsidRPr="00DF1275">
        <w:rPr>
          <w:sz w:val="22"/>
          <w:szCs w:val="22"/>
          <w:lang w:val="en-GB"/>
        </w:rPr>
        <w:t xml:space="preserve"> –</w:t>
      </w:r>
      <w:r w:rsidR="00A02C4D">
        <w:rPr>
          <w:sz w:val="22"/>
          <w:szCs w:val="22"/>
          <w:lang w:val="en-GB"/>
        </w:rPr>
        <w:t>T</w:t>
      </w:r>
      <w:r w:rsidRPr="00DF1275">
        <w:rPr>
          <w:sz w:val="22"/>
          <w:szCs w:val="22"/>
          <w:lang w:val="en-GB"/>
        </w:rPr>
        <w:t>hese recipes may be the result of offline, generalized analytics at the AN. These recipes may be considered by NAO while designing, developing and deploying applications at the edge.</w:t>
      </w:r>
    </w:p>
    <w:p w:rsidR="00BE04CD" w:rsidRPr="00DF1275" w:rsidRDefault="00BE04CD" w:rsidP="00BE04CD">
      <w:pPr>
        <w:spacing w:before="0" w:after="160" w:line="259" w:lineRule="auto"/>
        <w:rPr>
          <w:u w:val="single"/>
          <w:lang w:val="en-GB"/>
        </w:rPr>
      </w:pPr>
      <w:r w:rsidRPr="00DF1275">
        <w:rPr>
          <w:u w:val="single"/>
          <w:lang w:val="en-GB"/>
        </w:rPr>
        <w:t>Added value requirements</w:t>
      </w:r>
    </w:p>
    <w:p w:rsidR="00BE04CD" w:rsidRPr="00DF1275" w:rsidRDefault="003F44DC" w:rsidP="003F44DC">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020</w:t>
      </w:r>
      <w:r w:rsidR="00FC70DA">
        <w:rPr>
          <w:lang w:val="en-GB"/>
        </w:rPr>
        <w:t>-REQ-</w:t>
      </w:r>
      <w:r w:rsidR="00DF7F40">
        <w:rPr>
          <w:lang w:val="en-GB"/>
        </w:rPr>
        <w:t>004</w:t>
      </w:r>
      <w:r w:rsidR="00BE04CD" w:rsidRPr="00DF1275">
        <w:rPr>
          <w:lang w:val="en-GB"/>
        </w:rPr>
        <w:t>: It is of added value that AN</w:t>
      </w:r>
      <w:r w:rsidR="00A02C4D">
        <w:rPr>
          <w:lang w:val="en-GB"/>
        </w:rPr>
        <w:t>s</w:t>
      </w:r>
      <w:r w:rsidR="00BE04CD" w:rsidRPr="00DF1275">
        <w:rPr>
          <w:lang w:val="en-GB"/>
        </w:rPr>
        <w:t xml:space="preserve"> consider </w:t>
      </w:r>
      <w:r w:rsidR="007649F9" w:rsidRPr="007649F9">
        <w:rPr>
          <w:highlight w:val="yellow"/>
          <w:lang w:val="en-GB"/>
          <w:rPrChange w:id="706" w:author="edit6" w:date="2022-04-28T13:10:00Z">
            <w:rPr>
              <w:lang w:val="en-GB"/>
            </w:rPr>
          </w:rPrChange>
        </w:rPr>
        <w:t>feedback</w:t>
      </w:r>
      <w:r w:rsidR="00BE04CD" w:rsidRPr="00DF1275">
        <w:rPr>
          <w:lang w:val="en-GB"/>
        </w:rPr>
        <w:t xml:space="preserve"> from </w:t>
      </w:r>
      <w:r w:rsidR="00BE04CD" w:rsidRPr="00315A18">
        <w:rPr>
          <w:highlight w:val="yellow"/>
          <w:lang w:val="en-GB"/>
        </w:rPr>
        <w:t>NAO</w:t>
      </w:r>
      <w:r w:rsidR="00BE04CD" w:rsidRPr="00DF1275">
        <w:rPr>
          <w:lang w:val="en-GB"/>
        </w:rPr>
        <w:t>, and continuously optimize the tailor-made recipes for application management and optimization specific to verticals deployed at the edge.</w:t>
      </w:r>
    </w:p>
    <w:p w:rsidR="00BE04CD" w:rsidRPr="00DF1275" w:rsidRDefault="007649F9" w:rsidP="003F44DC">
      <w:pPr>
        <w:spacing w:before="0" w:after="160" w:line="259" w:lineRule="auto"/>
        <w:rPr>
          <w:sz w:val="22"/>
          <w:szCs w:val="22"/>
          <w:lang w:val="en-GB"/>
        </w:rPr>
      </w:pPr>
      <w:r w:rsidRPr="007649F9">
        <w:rPr>
          <w:sz w:val="22"/>
          <w:szCs w:val="22"/>
          <w:highlight w:val="yellow"/>
          <w:lang w:val="en-GB"/>
          <w:rPrChange w:id="707" w:author="edit6" w:date="2022-04-28T13:09:00Z">
            <w:rPr>
              <w:sz w:val="22"/>
              <w:szCs w:val="22"/>
              <w:lang w:val="en-GB"/>
            </w:rPr>
          </w:rPrChange>
        </w:rPr>
        <w:t>NOTE –</w:t>
      </w:r>
      <w:ins w:id="708" w:author="edit6" w:date="2022-04-28T13:09:00Z">
        <w:r w:rsidRPr="007649F9">
          <w:rPr>
            <w:sz w:val="22"/>
            <w:szCs w:val="22"/>
            <w:highlight w:val="yellow"/>
            <w:lang w:val="en-GB"/>
            <w:rPrChange w:id="709" w:author="edit6" w:date="2022-04-28T13:09:00Z">
              <w:rPr>
                <w:sz w:val="22"/>
                <w:szCs w:val="22"/>
                <w:lang w:val="en-GB"/>
              </w:rPr>
            </w:rPrChange>
          </w:rPr>
          <w:t>T</w:t>
        </w:r>
      </w:ins>
      <w:del w:id="710" w:author="edit6" w:date="2022-04-28T13:09:00Z">
        <w:r w:rsidRPr="007649F9">
          <w:rPr>
            <w:sz w:val="22"/>
            <w:szCs w:val="22"/>
            <w:highlight w:val="yellow"/>
            <w:lang w:val="en-GB"/>
            <w:rPrChange w:id="711" w:author="edit6" w:date="2022-04-28T13:09:00Z">
              <w:rPr>
                <w:sz w:val="22"/>
                <w:szCs w:val="22"/>
                <w:lang w:val="en-GB"/>
              </w:rPr>
            </w:rPrChange>
          </w:rPr>
          <w:delText>t</w:delText>
        </w:r>
      </w:del>
      <w:r w:rsidRPr="007649F9">
        <w:rPr>
          <w:sz w:val="22"/>
          <w:szCs w:val="22"/>
          <w:highlight w:val="yellow"/>
          <w:lang w:val="en-GB"/>
          <w:rPrChange w:id="712" w:author="edit6" w:date="2022-04-28T13:09:00Z">
            <w:rPr>
              <w:sz w:val="22"/>
              <w:szCs w:val="22"/>
              <w:lang w:val="en-GB"/>
            </w:rPr>
          </w:rPrChange>
        </w:rPr>
        <w:t xml:space="preserve">he feedback from NAO </w:t>
      </w:r>
      <w:del w:id="713" w:author="edit6" w:date="2022-04-28T13:10:00Z">
        <w:r w:rsidRPr="007649F9">
          <w:rPr>
            <w:sz w:val="22"/>
            <w:szCs w:val="22"/>
            <w:highlight w:val="yellow"/>
            <w:lang w:val="en-GB"/>
            <w:rPrChange w:id="714" w:author="edit6" w:date="2022-04-28T13:09:00Z">
              <w:rPr>
                <w:sz w:val="22"/>
                <w:szCs w:val="22"/>
                <w:lang w:val="en-GB"/>
              </w:rPr>
            </w:rPrChange>
          </w:rPr>
          <w:delText xml:space="preserve">will </w:delText>
        </w:r>
      </w:del>
      <w:ins w:id="715" w:author="edit6" w:date="2022-04-28T13:10:00Z">
        <w:r w:rsidR="0050515B">
          <w:rPr>
            <w:sz w:val="22"/>
            <w:szCs w:val="22"/>
            <w:highlight w:val="yellow"/>
            <w:lang w:val="en-GB"/>
          </w:rPr>
          <w:t>does</w:t>
        </w:r>
      </w:ins>
      <w:r w:rsidRPr="007649F9">
        <w:rPr>
          <w:sz w:val="22"/>
          <w:szCs w:val="22"/>
          <w:highlight w:val="yellow"/>
          <w:lang w:val="en-GB"/>
          <w:rPrChange w:id="716" w:author="edit6" w:date="2022-04-28T13:09:00Z">
            <w:rPr>
              <w:sz w:val="22"/>
              <w:szCs w:val="22"/>
              <w:lang w:val="en-GB"/>
            </w:rPr>
          </w:rPrChange>
        </w:rPr>
        <w:t>not contain the details of network architecture or user details at the edge.</w:t>
      </w:r>
    </w:p>
    <w:p w:rsidR="00BE04CD" w:rsidRPr="00DF1275" w:rsidRDefault="00BE04CD" w:rsidP="00DD3D92">
      <w:pPr>
        <w:pStyle w:val="Heading3"/>
      </w:pPr>
      <w:bookmarkStart w:id="717" w:name="_Toc86163159"/>
      <w:bookmarkStart w:id="718" w:name="_Toc86503304"/>
      <w:bookmarkStart w:id="719" w:name="_Toc86503562"/>
      <w:del w:id="720" w:author="Microsoft Office User" w:date="2022-06-13T12:08:00Z">
        <w:r w:rsidRPr="00DF1275" w:rsidDel="009325C6">
          <w:delText>Use case specific figures</w:delText>
        </w:r>
      </w:del>
      <w:bookmarkEnd w:id="717"/>
      <w:bookmarkEnd w:id="718"/>
      <w:bookmarkEnd w:id="719"/>
      <w:ins w:id="721" w:author="Microsoft Office User" w:date="2022-06-13T12:08:00Z">
        <w:r w:rsidR="009325C6">
          <w:t>Actor interactions and possible components</w:t>
        </w:r>
      </w:ins>
    </w:p>
    <w:p w:rsidR="005208CC" w:rsidRPr="00DF1275" w:rsidRDefault="00BE04CD" w:rsidP="005208CC">
      <w:pPr>
        <w:keepNext/>
        <w:spacing w:before="0" w:after="160" w:line="259" w:lineRule="auto"/>
        <w:rPr>
          <w:lang w:val="en-GB"/>
        </w:rPr>
      </w:pPr>
      <w:r w:rsidRPr="00DF1275">
        <w:rPr>
          <w:noProof/>
          <w:lang w:eastAsia="en-US" w:bidi="hi-IN"/>
        </w:rPr>
        <w:drawing>
          <wp:inline distT="0" distB="0" distL="0" distR="0">
            <wp:extent cx="6120765" cy="3522196"/>
            <wp:effectExtent l="19050" t="0" r="0" b="0"/>
            <wp:docPr id="8"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Text&#10;&#10;Description automatically generated"/>
                    <pic:cNvPicPr>
                      <a:picLocks noChangeAspect="1" noChangeArrowheads="1"/>
                    </pic:cNvPicPr>
                  </pic:nvPicPr>
                  <pic:blipFill>
                    <a:blip r:embed="rId34" cstate="print"/>
                    <a:srcRect/>
                    <a:stretch>
                      <a:fillRect/>
                    </a:stretch>
                  </pic:blipFill>
                  <pic:spPr bwMode="auto">
                    <a:xfrm>
                      <a:off x="0" y="0"/>
                      <a:ext cx="6120765" cy="3522196"/>
                    </a:xfrm>
                    <a:prstGeom prst="rect">
                      <a:avLst/>
                    </a:prstGeom>
                    <a:noFill/>
                    <a:ln w="9525">
                      <a:noFill/>
                      <a:miter lim="800000"/>
                      <a:headEnd/>
                      <a:tailEnd/>
                    </a:ln>
                  </pic:spPr>
                </pic:pic>
              </a:graphicData>
            </a:graphic>
          </wp:inline>
        </w:drawing>
      </w:r>
    </w:p>
    <w:p w:rsidR="005208CC" w:rsidRDefault="005208CC" w:rsidP="005208CC">
      <w:pPr>
        <w:pStyle w:val="Caption"/>
        <w:rPr>
          <w:sz w:val="22"/>
          <w:szCs w:val="22"/>
        </w:rPr>
      </w:pPr>
      <w:r w:rsidRPr="00DF1275">
        <w:t xml:space="preserve">Figure </w:t>
      </w:r>
      <w:r w:rsidR="007649F9" w:rsidRPr="00DF1275">
        <w:fldChar w:fldCharType="begin"/>
      </w:r>
      <w:r w:rsidRPr="00DF1275">
        <w:instrText xml:space="preserve"> SEQ Figure \* ARABIC </w:instrText>
      </w:r>
      <w:r w:rsidR="007649F9" w:rsidRPr="00DF1275">
        <w:fldChar w:fldCharType="separate"/>
      </w:r>
      <w:r w:rsidR="00E37222">
        <w:rPr>
          <w:noProof/>
        </w:rPr>
        <w:t>13</w:t>
      </w:r>
      <w:r w:rsidR="007649F9" w:rsidRPr="00DF1275">
        <w:fldChar w:fldCharType="end"/>
      </w:r>
      <w:r w:rsidRPr="00DF1275">
        <w:t>:</w:t>
      </w:r>
      <w:r w:rsidR="000E0775">
        <w:t>actor</w:t>
      </w:r>
      <w:r w:rsidR="00B9281A" w:rsidRPr="00B9281A">
        <w:t xml:space="preserve"> interaction </w:t>
      </w:r>
      <w:r w:rsidR="000E0775">
        <w:t xml:space="preserve">for </w:t>
      </w:r>
      <w:r w:rsidR="000E0775" w:rsidRPr="00DF1275">
        <w:rPr>
          <w:sz w:val="22"/>
          <w:szCs w:val="22"/>
        </w:rPr>
        <w:t>Evolving Edge applications for verticals using Private 5G</w:t>
      </w:r>
    </w:p>
    <w:p w:rsidR="00C30DE8" w:rsidRDefault="00042D48" w:rsidP="00C30DE8">
      <w:pPr>
        <w:spacing w:before="0" w:after="160" w:line="256" w:lineRule="auto"/>
        <w:rPr>
          <w:ins w:id="722" w:author="Vishnu Ram" w:date="2022-04-28T14:30:00Z"/>
          <w:lang w:val="en-GB"/>
        </w:rPr>
      </w:pPr>
      <w:ins w:id="723" w:author="Vishnu Ram" w:date="2022-04-28T14:33:00Z">
        <w:r>
          <w:rPr>
            <w:lang w:val="en-GB"/>
          </w:rPr>
          <w:lastRenderedPageBreak/>
          <w:t>A</w:t>
        </w:r>
      </w:ins>
      <w:ins w:id="724" w:author="Vishnu Ram" w:date="2022-04-28T14:30:00Z">
        <w:r w:rsidR="00C30DE8">
          <w:rPr>
            <w:lang w:val="en-GB"/>
          </w:rPr>
          <w:t>ctors involved (figure 13):</w:t>
        </w:r>
      </w:ins>
    </w:p>
    <w:p w:rsidR="005264B9" w:rsidRDefault="00B23270" w:rsidP="005264B9">
      <w:pPr>
        <w:rPr>
          <w:lang w:val="en-GB" w:eastAsia="en-US"/>
        </w:rPr>
      </w:pPr>
      <w:r>
        <w:rPr>
          <w:lang w:val="en-GB" w:eastAsia="en-US"/>
        </w:rPr>
        <w:t>NAO@edge: this is an actor which manages the network application and orchestrates their lifecycle at the edge locations.</w:t>
      </w:r>
    </w:p>
    <w:p w:rsidR="00B23270" w:rsidRPr="00E70838" w:rsidRDefault="00B23270" w:rsidP="00315A18"/>
    <w:p w:rsidR="00BE04CD" w:rsidRPr="00DF1275" w:rsidRDefault="00BE04CD" w:rsidP="00333D1F">
      <w:pPr>
        <w:pStyle w:val="Heading2"/>
      </w:pPr>
      <w:bookmarkStart w:id="725" w:name="_Toc86503305"/>
      <w:bookmarkStart w:id="726" w:name="_Toc86503563"/>
      <w:bookmarkStart w:id="727" w:name="_Toc86163160"/>
      <w:r w:rsidRPr="00DF1275">
        <w:t xml:space="preserve">Experimentation and </w:t>
      </w:r>
      <w:r w:rsidR="00A55EC7" w:rsidRPr="00DF1275">
        <w:t>“</w:t>
      </w:r>
      <w:r w:rsidRPr="00DF1275">
        <w:t>fire-drills” for public safety networks</w:t>
      </w:r>
      <w:bookmarkEnd w:id="725"/>
      <w:bookmarkEnd w:id="726"/>
      <w:bookmarkEnd w:id="727"/>
    </w:p>
    <w:tbl>
      <w:tblPr>
        <w:tblStyle w:val="TableGrid"/>
        <w:tblW w:w="5000" w:type="pct"/>
        <w:tblLook w:val="04A0"/>
      </w:tblPr>
      <w:tblGrid>
        <w:gridCol w:w="2554"/>
        <w:gridCol w:w="7301"/>
      </w:tblGrid>
      <w:tr w:rsidR="00BE04CD" w:rsidRPr="00DF1275" w:rsidTr="00A55EC7">
        <w:tc>
          <w:tcPr>
            <w:tcW w:w="1296" w:type="pct"/>
          </w:tcPr>
          <w:p w:rsidR="00BE04CD" w:rsidRPr="00C82CAC" w:rsidRDefault="00BE04CD" w:rsidP="00A55EC7">
            <w:pPr>
              <w:keepNext/>
              <w:keepLines/>
              <w:tabs>
                <w:tab w:val="left" w:pos="794"/>
                <w:tab w:val="left" w:pos="1191"/>
                <w:tab w:val="left" w:pos="1588"/>
                <w:tab w:val="left" w:pos="1985"/>
              </w:tabs>
              <w:overflowPunct w:val="0"/>
              <w:autoSpaceDE w:val="0"/>
              <w:autoSpaceDN w:val="0"/>
              <w:adjustRightInd w:val="0"/>
              <w:spacing w:before="0"/>
              <w:textAlignment w:val="baseline"/>
              <w:outlineLvl w:val="0"/>
              <w:rPr>
                <w:i/>
                <w:sz w:val="22"/>
                <w:szCs w:val="18"/>
                <w:lang w:val="en-GB"/>
              </w:rPr>
            </w:pPr>
            <w:bookmarkStart w:id="728" w:name="_Toc86163161"/>
            <w:r w:rsidRPr="00C82CAC">
              <w:rPr>
                <w:i/>
                <w:sz w:val="22"/>
                <w:szCs w:val="18"/>
                <w:lang w:val="en-GB"/>
              </w:rPr>
              <w:t>Use case id</w:t>
            </w:r>
            <w:bookmarkEnd w:id="728"/>
          </w:p>
        </w:tc>
        <w:tc>
          <w:tcPr>
            <w:tcW w:w="3704" w:type="pct"/>
          </w:tcPr>
          <w:p w:rsidR="00BE04CD" w:rsidRPr="00DF1275" w:rsidRDefault="00BE04CD" w:rsidP="009A0CA4">
            <w:pPr>
              <w:spacing w:before="0"/>
              <w:rPr>
                <w:sz w:val="22"/>
                <w:szCs w:val="18"/>
                <w:lang w:val="en-GB"/>
              </w:rPr>
            </w:pPr>
            <w:r w:rsidRPr="00DF1275">
              <w:rPr>
                <w:sz w:val="22"/>
                <w:szCs w:val="18"/>
                <w:lang w:val="en-GB"/>
              </w:rPr>
              <w:t>FG-AN-usecase-21</w:t>
            </w:r>
          </w:p>
        </w:tc>
      </w:tr>
      <w:tr w:rsidR="00BE04CD" w:rsidRPr="00DF1275" w:rsidTr="00A55EC7">
        <w:tc>
          <w:tcPr>
            <w:tcW w:w="1296" w:type="pct"/>
          </w:tcPr>
          <w:p w:rsidR="00BE04CD" w:rsidRPr="00C82CAC" w:rsidRDefault="00BE04CD" w:rsidP="00A55EC7">
            <w:pPr>
              <w:spacing w:before="0"/>
              <w:rPr>
                <w:i/>
                <w:sz w:val="22"/>
                <w:szCs w:val="18"/>
                <w:lang w:val="en-GB"/>
              </w:rPr>
            </w:pPr>
            <w:r w:rsidRPr="00C82CAC">
              <w:rPr>
                <w:i/>
                <w:sz w:val="22"/>
                <w:szCs w:val="18"/>
                <w:lang w:val="en-GB"/>
              </w:rPr>
              <w:t>Use case description</w:t>
            </w:r>
          </w:p>
        </w:tc>
        <w:tc>
          <w:tcPr>
            <w:tcW w:w="3704" w:type="pct"/>
          </w:tcPr>
          <w:p w:rsidR="00BE04CD" w:rsidRPr="00DF1275" w:rsidRDefault="00BE04CD" w:rsidP="009A0CA4">
            <w:pPr>
              <w:spacing w:before="0"/>
              <w:rPr>
                <w:sz w:val="22"/>
                <w:szCs w:val="18"/>
                <w:lang w:val="en-GB"/>
              </w:rPr>
            </w:pPr>
            <w:r w:rsidRPr="00DF1275">
              <w:rPr>
                <w:sz w:val="22"/>
                <w:szCs w:val="18"/>
                <w:lang w:val="en-GB"/>
              </w:rPr>
              <w:t>Emergency response and public safety needs resilient, on-demand network setup and management. This will require inputs from verticals including emergency responders. Experimentation and trial runs may be mandated in certain regions.</w:t>
            </w:r>
          </w:p>
          <w:p w:rsidR="00BE04CD" w:rsidRPr="00DF1275" w:rsidRDefault="00BE04CD" w:rsidP="009A0CA4">
            <w:pPr>
              <w:spacing w:before="0"/>
              <w:rPr>
                <w:sz w:val="22"/>
                <w:szCs w:val="18"/>
                <w:lang w:val="en-GB"/>
              </w:rPr>
            </w:pPr>
            <w:r w:rsidRPr="00DF1275">
              <w:rPr>
                <w:sz w:val="22"/>
                <w:szCs w:val="18"/>
                <w:lang w:val="en-GB"/>
              </w:rPr>
              <w:t xml:space="preserve">Based on the new technologies used in evolving the networks, there are different ways of deploying public safety networks. To validate the readiness of such networks, experiments need to be designed, even for the rare scenarios. In fact for public safety networks, the design of rare scenarios is more important than the “sunny-day” success scenarios. </w:t>
            </w:r>
          </w:p>
          <w:p w:rsidR="00BE04CD" w:rsidRPr="00DF1275" w:rsidRDefault="00BE04CD" w:rsidP="009A0CA4">
            <w:pPr>
              <w:spacing w:before="0"/>
              <w:rPr>
                <w:sz w:val="22"/>
                <w:szCs w:val="18"/>
                <w:lang w:val="en-GB"/>
              </w:rPr>
            </w:pPr>
            <w:r w:rsidRPr="00DF1275">
              <w:rPr>
                <w:sz w:val="22"/>
                <w:szCs w:val="18"/>
                <w:lang w:val="en-GB"/>
              </w:rPr>
              <w:t xml:space="preserve">It is also important that the experimentation matches step with the evolution of technologies used for implementing the public safety networks. </w:t>
            </w:r>
          </w:p>
          <w:p w:rsidR="00BE04CD" w:rsidRPr="00DF1275" w:rsidRDefault="00BE04CD" w:rsidP="009A0CA4">
            <w:pPr>
              <w:spacing w:before="0"/>
              <w:rPr>
                <w:sz w:val="22"/>
                <w:szCs w:val="18"/>
                <w:lang w:val="en-GB"/>
              </w:rPr>
            </w:pPr>
          </w:p>
          <w:p w:rsidR="00BE04CD" w:rsidRPr="00DF1275" w:rsidRDefault="00BE04CD" w:rsidP="009A0CA4">
            <w:pPr>
              <w:spacing w:before="0"/>
              <w:rPr>
                <w:sz w:val="22"/>
                <w:szCs w:val="18"/>
                <w:lang w:val="en-GB"/>
              </w:rPr>
            </w:pPr>
            <w:r w:rsidRPr="00DF1275">
              <w:rPr>
                <w:sz w:val="22"/>
                <w:szCs w:val="18"/>
                <w:lang w:val="en-GB"/>
              </w:rPr>
              <w:t>Following are related steps in this use case scenario:</w:t>
            </w:r>
          </w:p>
          <w:p w:rsidR="00BE04CD" w:rsidRPr="00DF1275" w:rsidRDefault="00BE04CD" w:rsidP="009A0CA4">
            <w:pPr>
              <w:spacing w:before="0"/>
              <w:rPr>
                <w:sz w:val="22"/>
                <w:szCs w:val="18"/>
                <w:lang w:val="en-GB"/>
              </w:rPr>
            </w:pPr>
            <w:r w:rsidRPr="00DF1275">
              <w:rPr>
                <w:sz w:val="22"/>
                <w:szCs w:val="18"/>
                <w:lang w:val="en-GB"/>
              </w:rPr>
              <w:t>- step 0: continuous analysis of external inputs and creation of strategies for experiments (experiments are equivalent to "fire drills")</w:t>
            </w:r>
          </w:p>
          <w:p w:rsidR="00BE04CD" w:rsidRPr="00DF1275" w:rsidRDefault="00BE04CD" w:rsidP="009A0CA4">
            <w:pPr>
              <w:spacing w:before="0"/>
              <w:rPr>
                <w:sz w:val="22"/>
                <w:szCs w:val="18"/>
                <w:lang w:val="en-GB"/>
              </w:rPr>
            </w:pPr>
            <w:r w:rsidRPr="00DF1275">
              <w:rPr>
                <w:sz w:val="22"/>
                <w:szCs w:val="18"/>
                <w:lang w:val="en-GB"/>
              </w:rPr>
              <w:t>- step 1: closed loops are formed in sandboxes, "fire drills" are conducted and analysed.</w:t>
            </w:r>
          </w:p>
          <w:p w:rsidR="00BE04CD" w:rsidRPr="00DF1275" w:rsidRDefault="00BE04CD" w:rsidP="009A0CA4">
            <w:pPr>
              <w:spacing w:before="0"/>
              <w:rPr>
                <w:sz w:val="22"/>
                <w:szCs w:val="18"/>
                <w:lang w:val="en-GB"/>
              </w:rPr>
            </w:pPr>
            <w:r w:rsidRPr="00DF1275">
              <w:rPr>
                <w:sz w:val="22"/>
                <w:szCs w:val="18"/>
                <w:lang w:val="en-GB"/>
              </w:rPr>
              <w:t>- step-2: based on the “success” or failure of the rare scenarios, network optimization may be triggered.</w:t>
            </w:r>
          </w:p>
          <w:p w:rsidR="00BE04CD" w:rsidRPr="00DF1275" w:rsidRDefault="00BE04CD" w:rsidP="009A0CA4">
            <w:pPr>
              <w:spacing w:before="0"/>
              <w:rPr>
                <w:sz w:val="22"/>
                <w:szCs w:val="18"/>
                <w:lang w:val="en-GB"/>
              </w:rPr>
            </w:pPr>
          </w:p>
          <w:p w:rsidR="00BE04CD" w:rsidRPr="00DF1275" w:rsidDel="0050515B" w:rsidRDefault="00BE04CD" w:rsidP="009A0CA4">
            <w:pPr>
              <w:spacing w:before="0"/>
              <w:rPr>
                <w:del w:id="729" w:author="edit6" w:date="2022-04-28T13:12:00Z"/>
                <w:sz w:val="22"/>
                <w:szCs w:val="18"/>
                <w:lang w:val="en-GB"/>
              </w:rPr>
            </w:pPr>
            <w:del w:id="730" w:author="edit6" w:date="2022-04-28T13:12:00Z">
              <w:r w:rsidRPr="00DF1275" w:rsidDel="0050515B">
                <w:rPr>
                  <w:sz w:val="22"/>
                  <w:szCs w:val="18"/>
                  <w:lang w:val="en-GB"/>
                </w:rPr>
                <w:delText xml:space="preserve">Describe the relation with autonomous behaviour (if any). </w:delText>
              </w:r>
            </w:del>
          </w:p>
          <w:p w:rsidR="00000000" w:rsidRDefault="007649F9">
            <w:pPr>
              <w:spacing w:before="0"/>
              <w:ind w:left="-57"/>
              <w:rPr>
                <w:b/>
                <w:sz w:val="22"/>
                <w:szCs w:val="18"/>
                <w:lang w:val="en-GB"/>
                <w:rPrChange w:id="731" w:author="edit6" w:date="2022-04-28T13:12:00Z">
                  <w:rPr>
                    <w:rFonts w:eastAsia="MS Mincho"/>
                    <w:b/>
                    <w:lang w:val="en-GB"/>
                  </w:rPr>
                </w:rPrChange>
              </w:rPr>
              <w:pPrChange w:id="732" w:author="edit6" w:date="2022-04-28T13:12:00Z">
                <w:pPr>
                  <w:pStyle w:val="ListParagraph"/>
                  <w:numPr>
                    <w:numId w:val="21"/>
                  </w:numPr>
                  <w:spacing w:before="0"/>
                  <w:ind w:hanging="360"/>
                </w:pPr>
              </w:pPrChange>
            </w:pPr>
            <w:r w:rsidRPr="007649F9">
              <w:rPr>
                <w:sz w:val="22"/>
                <w:szCs w:val="18"/>
                <w:lang w:val="en-GB"/>
                <w:rPrChange w:id="733" w:author="edit6" w:date="2022-04-28T13:12:00Z">
                  <w:rPr>
                    <w:lang w:val="en-GB"/>
                  </w:rPr>
                </w:rPrChange>
              </w:rPr>
              <w:t>this use case is related to the evolution and experimentation aspects. It applies the principle similar to GAN for experimenting, validating the preparedness of public safety networks.</w:t>
            </w:r>
          </w:p>
        </w:tc>
      </w:tr>
      <w:tr w:rsidR="00BE04CD" w:rsidRPr="00DF1275" w:rsidTr="00A55EC7">
        <w:tc>
          <w:tcPr>
            <w:tcW w:w="1296" w:type="pct"/>
          </w:tcPr>
          <w:p w:rsidR="00BE04CD" w:rsidRPr="00C82CAC" w:rsidRDefault="00BE04CD" w:rsidP="00A55EC7">
            <w:pPr>
              <w:spacing w:before="0"/>
              <w:rPr>
                <w:i/>
                <w:sz w:val="22"/>
                <w:szCs w:val="18"/>
                <w:lang w:val="en-GB"/>
              </w:rPr>
            </w:pPr>
            <w:r w:rsidRPr="00C82CAC">
              <w:rPr>
                <w:i/>
                <w:sz w:val="22"/>
                <w:szCs w:val="18"/>
                <w:lang w:val="en-GB"/>
              </w:rPr>
              <w:t>Notes on use case category</w:t>
            </w:r>
          </w:p>
        </w:tc>
        <w:tc>
          <w:tcPr>
            <w:tcW w:w="3704" w:type="pct"/>
          </w:tcPr>
          <w:p w:rsidR="00BE04CD" w:rsidRPr="00DF1275" w:rsidRDefault="00BE04CD" w:rsidP="009A0CA4">
            <w:pPr>
              <w:spacing w:before="0"/>
              <w:rPr>
                <w:sz w:val="22"/>
                <w:szCs w:val="18"/>
                <w:lang w:val="en-GB"/>
              </w:rPr>
            </w:pPr>
            <w:r w:rsidRPr="00DF1275">
              <w:rPr>
                <w:sz w:val="22"/>
                <w:szCs w:val="18"/>
                <w:lang w:val="en-GB"/>
              </w:rPr>
              <w:t xml:space="preserve">Cat 1: describes a scenario related to core autonomous behaviour itself.  </w:t>
            </w:r>
          </w:p>
        </w:tc>
      </w:tr>
      <w:tr w:rsidR="00BE04CD" w:rsidRPr="00DF1275" w:rsidTr="00A55EC7">
        <w:tc>
          <w:tcPr>
            <w:tcW w:w="1296" w:type="pct"/>
          </w:tcPr>
          <w:p w:rsidR="00BE04CD" w:rsidRPr="00C82CAC" w:rsidRDefault="00BE04CD" w:rsidP="00A55EC7">
            <w:pPr>
              <w:spacing w:before="0"/>
              <w:rPr>
                <w:i/>
                <w:sz w:val="22"/>
                <w:szCs w:val="18"/>
                <w:lang w:val="en-GB"/>
              </w:rPr>
            </w:pPr>
            <w:r w:rsidRPr="00C82CAC">
              <w:rPr>
                <w:i/>
                <w:sz w:val="22"/>
                <w:szCs w:val="18"/>
                <w:lang w:val="en-GB"/>
              </w:rPr>
              <w:t>Notes on priority of the use case</w:t>
            </w:r>
          </w:p>
        </w:tc>
        <w:tc>
          <w:tcPr>
            <w:tcW w:w="3704" w:type="pct"/>
          </w:tcPr>
          <w:p w:rsidR="00BE04CD" w:rsidRPr="00DF1275" w:rsidRDefault="00BE04CD" w:rsidP="009A0CA4">
            <w:pPr>
              <w:spacing w:before="0"/>
              <w:rPr>
                <w:sz w:val="22"/>
                <w:szCs w:val="18"/>
                <w:lang w:val="en-GB"/>
              </w:rPr>
            </w:pPr>
            <w:r w:rsidRPr="00DF1275">
              <w:rPr>
                <w:sz w:val="22"/>
                <w:szCs w:val="18"/>
                <w:lang w:val="en-GB"/>
              </w:rPr>
              <w:t>High</w:t>
            </w:r>
          </w:p>
          <w:p w:rsidR="00BE04CD" w:rsidRPr="00DF1275" w:rsidRDefault="00BE04CD" w:rsidP="00B81DB1">
            <w:pPr>
              <w:pStyle w:val="ListParagraph"/>
              <w:numPr>
                <w:ilvl w:val="0"/>
                <w:numId w:val="21"/>
              </w:numPr>
              <w:spacing w:before="0"/>
              <w:rPr>
                <w:sz w:val="22"/>
                <w:szCs w:val="18"/>
                <w:lang w:val="en-GB"/>
              </w:rPr>
            </w:pPr>
            <w:r w:rsidRPr="00DF1275">
              <w:rPr>
                <w:sz w:val="22"/>
                <w:szCs w:val="18"/>
                <w:lang w:val="en-GB"/>
              </w:rPr>
              <w:t>addresses an important end-user scenario</w:t>
            </w:r>
          </w:p>
          <w:p w:rsidR="00BE04CD" w:rsidRPr="00DF1275" w:rsidRDefault="00BE04CD" w:rsidP="00B81DB1">
            <w:pPr>
              <w:pStyle w:val="ListParagraph"/>
              <w:numPr>
                <w:ilvl w:val="0"/>
                <w:numId w:val="21"/>
              </w:numPr>
              <w:spacing w:before="0"/>
              <w:rPr>
                <w:b/>
                <w:sz w:val="22"/>
                <w:szCs w:val="18"/>
                <w:lang w:val="en-GB"/>
              </w:rPr>
            </w:pPr>
            <w:r w:rsidRPr="00DF1275">
              <w:rPr>
                <w:sz w:val="22"/>
                <w:szCs w:val="18"/>
                <w:lang w:val="en-GB"/>
              </w:rPr>
              <w:t>potential collaboration with other groups working in the area of public safety networks.</w:t>
            </w:r>
          </w:p>
        </w:tc>
      </w:tr>
      <w:tr w:rsidR="00BE04CD" w:rsidRPr="00DF1275" w:rsidTr="00A55EC7">
        <w:tc>
          <w:tcPr>
            <w:tcW w:w="1296" w:type="pct"/>
          </w:tcPr>
          <w:p w:rsidR="00BE04CD" w:rsidRPr="00C82CAC" w:rsidRDefault="00BE04CD" w:rsidP="00A55EC7">
            <w:pPr>
              <w:spacing w:before="0"/>
              <w:rPr>
                <w:i/>
                <w:sz w:val="22"/>
                <w:szCs w:val="18"/>
                <w:lang w:val="en-GB"/>
              </w:rPr>
            </w:pPr>
            <w:r w:rsidRPr="00C82CAC">
              <w:rPr>
                <w:i/>
                <w:sz w:val="22"/>
                <w:szCs w:val="18"/>
                <w:lang w:val="en-GB"/>
              </w:rPr>
              <w:t>Reference</w:t>
            </w:r>
          </w:p>
        </w:tc>
        <w:tc>
          <w:tcPr>
            <w:tcW w:w="3704" w:type="pct"/>
          </w:tcPr>
          <w:p w:rsidR="00BE04CD" w:rsidRPr="00DF1275" w:rsidRDefault="00BE04CD" w:rsidP="009A0CA4">
            <w:pPr>
              <w:pStyle w:val="ListParagraph"/>
              <w:spacing w:before="0"/>
              <w:ind w:left="360"/>
              <w:rPr>
                <w:noProof/>
                <w:sz w:val="22"/>
                <w:szCs w:val="18"/>
                <w:lang w:val="en-GB"/>
              </w:rPr>
            </w:pPr>
          </w:p>
        </w:tc>
      </w:tr>
    </w:tbl>
    <w:p w:rsidR="00BE04CD" w:rsidRPr="00DF1275" w:rsidRDefault="00BE04CD" w:rsidP="00333D1F">
      <w:pPr>
        <w:pStyle w:val="Heading3"/>
      </w:pPr>
      <w:bookmarkStart w:id="734" w:name="_Toc86163162"/>
      <w:bookmarkStart w:id="735" w:name="_Toc86503306"/>
      <w:bookmarkStart w:id="736" w:name="_Toc86503564"/>
      <w:r w:rsidRPr="00DF1275">
        <w:t>Use case requirements</w:t>
      </w:r>
      <w:bookmarkEnd w:id="734"/>
      <w:bookmarkEnd w:id="735"/>
      <w:bookmarkEnd w:id="736"/>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A55EC7" w:rsidP="00A55EC7">
      <w:pPr>
        <w:spacing w:before="0"/>
        <w:rPr>
          <w:lang w:val="en-GB"/>
        </w:rPr>
      </w:pPr>
      <w:r w:rsidRPr="00DF1275">
        <w:rPr>
          <w:lang w:val="en-GB"/>
        </w:rPr>
        <w:t>●</w:t>
      </w:r>
      <w:r w:rsidRPr="00DF1275">
        <w:rPr>
          <w:lang w:val="en-GB"/>
        </w:rPr>
        <w:tab/>
      </w:r>
      <w:r w:rsidR="00851583">
        <w:rPr>
          <w:lang w:val="en-GB"/>
        </w:rPr>
        <w:t>AN-UC</w:t>
      </w:r>
      <w:r w:rsidR="00E473D8">
        <w:rPr>
          <w:lang w:val="en-GB"/>
        </w:rPr>
        <w:t>021</w:t>
      </w:r>
      <w:r w:rsidR="00FC70DA">
        <w:rPr>
          <w:lang w:val="en-GB"/>
        </w:rPr>
        <w:t>-REQ-</w:t>
      </w:r>
      <w:r w:rsidR="00DF7F40">
        <w:rPr>
          <w:lang w:val="en-GB"/>
        </w:rPr>
        <w:t>001</w:t>
      </w:r>
      <w:r w:rsidR="00BE04CD" w:rsidRPr="00DF1275">
        <w:rPr>
          <w:lang w:val="en-GB"/>
        </w:rPr>
        <w:t>: It is critical that autonomous networks (AN) enable continuous analysis of external inputs and creation of strategies for experiments.</w:t>
      </w:r>
    </w:p>
    <w:p w:rsidR="00BE04CD" w:rsidRPr="00DF1275" w:rsidRDefault="00BE04CD" w:rsidP="00A55EC7">
      <w:pPr>
        <w:spacing w:before="0"/>
        <w:rPr>
          <w:lang w:val="en-GB"/>
        </w:rPr>
      </w:pPr>
    </w:p>
    <w:p w:rsidR="00BE04CD" w:rsidRPr="00DF1275" w:rsidRDefault="00A55EC7" w:rsidP="00A55EC7">
      <w:pPr>
        <w:spacing w:before="0"/>
        <w:rPr>
          <w:lang w:val="en-GB"/>
        </w:rPr>
      </w:pPr>
      <w:r w:rsidRPr="00DF1275">
        <w:rPr>
          <w:lang w:val="en-GB"/>
        </w:rPr>
        <w:t>●</w:t>
      </w:r>
      <w:r w:rsidRPr="00DF1275">
        <w:rPr>
          <w:lang w:val="en-GB"/>
        </w:rPr>
        <w:tab/>
      </w:r>
      <w:r w:rsidR="00851583">
        <w:rPr>
          <w:lang w:val="en-GB"/>
        </w:rPr>
        <w:t>AN-UC</w:t>
      </w:r>
      <w:r w:rsidR="00E473D8">
        <w:rPr>
          <w:lang w:val="en-GB"/>
        </w:rPr>
        <w:t>021</w:t>
      </w:r>
      <w:r w:rsidR="00FC70DA">
        <w:rPr>
          <w:lang w:val="en-GB"/>
        </w:rPr>
        <w:t>-REQ-</w:t>
      </w:r>
      <w:r w:rsidR="00DF7F40">
        <w:rPr>
          <w:lang w:val="en-GB"/>
        </w:rPr>
        <w:t>002</w:t>
      </w:r>
      <w:r w:rsidR="00BE04CD" w:rsidRPr="00DF1275">
        <w:rPr>
          <w:lang w:val="en-GB"/>
        </w:rPr>
        <w:t>: It is critical that autonomous networks (AN) enable closed loops formation in sandboxes, where specific tests could be conducted and analysed on those closed loops.</w:t>
      </w:r>
    </w:p>
    <w:p w:rsidR="00BE04CD" w:rsidRPr="00DF1275" w:rsidRDefault="00A55EC7" w:rsidP="00A55EC7">
      <w:pPr>
        <w:rPr>
          <w:lang w:val="en-GB"/>
        </w:rPr>
      </w:pPr>
      <w:r w:rsidRPr="00DF1275">
        <w:rPr>
          <w:lang w:val="en-GB"/>
        </w:rPr>
        <w:t>●</w:t>
      </w:r>
      <w:r w:rsidRPr="00DF1275">
        <w:rPr>
          <w:lang w:val="en-GB"/>
        </w:rPr>
        <w:tab/>
      </w:r>
      <w:r w:rsidR="00851583">
        <w:rPr>
          <w:lang w:val="en-GB"/>
        </w:rPr>
        <w:t>AN-UC</w:t>
      </w:r>
      <w:r w:rsidR="00E473D8">
        <w:rPr>
          <w:lang w:val="en-GB"/>
        </w:rPr>
        <w:t>021</w:t>
      </w:r>
      <w:r w:rsidR="00FC70DA">
        <w:rPr>
          <w:lang w:val="en-GB"/>
        </w:rPr>
        <w:t>-REQ-</w:t>
      </w:r>
      <w:r w:rsidR="00DF7F40">
        <w:rPr>
          <w:lang w:val="en-GB"/>
        </w:rPr>
        <w:t>003</w:t>
      </w:r>
      <w:r w:rsidR="00BE04CD" w:rsidRPr="00DF1275">
        <w:rPr>
          <w:lang w:val="en-GB"/>
        </w:rPr>
        <w:t>: It is critical that autonomous networks (AN) trigger network optimizations based on the “success” or failure of the rare scenarios in sandboxes.</w:t>
      </w:r>
    </w:p>
    <w:p w:rsidR="00A55EC7" w:rsidRPr="00DF1275" w:rsidRDefault="00A55EC7" w:rsidP="00A55EC7">
      <w:pPr>
        <w:pStyle w:val="Heading3"/>
      </w:pPr>
      <w:bookmarkStart w:id="737" w:name="_Toc86503307"/>
      <w:bookmarkStart w:id="738" w:name="_Toc86503565"/>
      <w:del w:id="739" w:author="Microsoft Office User" w:date="2022-06-13T12:08:00Z">
        <w:r w:rsidRPr="00DF1275" w:rsidDel="009325C6">
          <w:lastRenderedPageBreak/>
          <w:delText>Use case specific figures</w:delText>
        </w:r>
      </w:del>
      <w:bookmarkEnd w:id="737"/>
      <w:bookmarkEnd w:id="738"/>
      <w:ins w:id="740" w:author="Microsoft Office User" w:date="2022-06-13T12:08:00Z">
        <w:r w:rsidR="009325C6">
          <w:t>Actor interactions and possible components</w:t>
        </w:r>
      </w:ins>
    </w:p>
    <w:p w:rsidR="00A55EC7" w:rsidRPr="00DF1275" w:rsidRDefault="00A55EC7" w:rsidP="00A55EC7">
      <w:pPr>
        <w:rPr>
          <w:lang w:val="en-GB" w:eastAsia="ja-JP"/>
        </w:rPr>
      </w:pPr>
      <w:r w:rsidRPr="00DF1275">
        <w:rPr>
          <w:lang w:val="en-GB" w:eastAsia="ja-JP"/>
        </w:rPr>
        <w:t>None.</w:t>
      </w:r>
    </w:p>
    <w:p w:rsidR="00BE04CD" w:rsidRPr="00DF1275" w:rsidRDefault="00BE04CD" w:rsidP="00333D1F">
      <w:pPr>
        <w:pStyle w:val="Heading2"/>
      </w:pPr>
      <w:bookmarkStart w:id="741" w:name="_Toc86163163"/>
      <w:bookmarkStart w:id="742" w:name="_Toc86503308"/>
      <w:bookmarkStart w:id="743" w:name="_Toc86503566"/>
      <w:r w:rsidRPr="00DF1275">
        <w:t xml:space="preserve">Machine </w:t>
      </w:r>
      <w:r w:rsidR="00A55EC7" w:rsidRPr="00DF1275">
        <w:t>learning for network automation</w:t>
      </w:r>
      <w:bookmarkEnd w:id="741"/>
      <w:bookmarkEnd w:id="742"/>
      <w:bookmarkEnd w:id="743"/>
    </w:p>
    <w:tbl>
      <w:tblPr>
        <w:tblStyle w:val="TableGrid"/>
        <w:tblW w:w="5000" w:type="pct"/>
        <w:tblLook w:val="04A0"/>
      </w:tblPr>
      <w:tblGrid>
        <w:gridCol w:w="2456"/>
        <w:gridCol w:w="7399"/>
      </w:tblGrid>
      <w:tr w:rsidR="00BE04CD" w:rsidRPr="00DF1275" w:rsidTr="00A55EC7">
        <w:tc>
          <w:tcPr>
            <w:tcW w:w="1246" w:type="pct"/>
          </w:tcPr>
          <w:p w:rsidR="00BE04CD" w:rsidRPr="00C82CAC" w:rsidRDefault="00BE04CD" w:rsidP="00A55EC7">
            <w:pPr>
              <w:keepNext/>
              <w:keepLines/>
              <w:tabs>
                <w:tab w:val="left" w:pos="794"/>
                <w:tab w:val="left" w:pos="1191"/>
                <w:tab w:val="left" w:pos="1588"/>
                <w:tab w:val="left" w:pos="1985"/>
              </w:tabs>
              <w:overflowPunct w:val="0"/>
              <w:autoSpaceDE w:val="0"/>
              <w:autoSpaceDN w:val="0"/>
              <w:adjustRightInd w:val="0"/>
              <w:spacing w:before="0"/>
              <w:textAlignment w:val="baseline"/>
              <w:outlineLvl w:val="0"/>
              <w:rPr>
                <w:i/>
                <w:sz w:val="22"/>
                <w:szCs w:val="18"/>
                <w:lang w:val="en-GB"/>
              </w:rPr>
            </w:pPr>
            <w:bookmarkStart w:id="744" w:name="_Toc86163164"/>
            <w:r w:rsidRPr="00C82CAC">
              <w:rPr>
                <w:i/>
                <w:sz w:val="22"/>
                <w:szCs w:val="18"/>
                <w:lang w:val="en-GB"/>
              </w:rPr>
              <w:t>Use case id</w:t>
            </w:r>
            <w:bookmarkEnd w:id="744"/>
          </w:p>
        </w:tc>
        <w:tc>
          <w:tcPr>
            <w:tcW w:w="3754" w:type="pct"/>
          </w:tcPr>
          <w:p w:rsidR="00BE04CD" w:rsidRPr="00DF1275" w:rsidRDefault="00BE04CD" w:rsidP="009A0CA4">
            <w:pPr>
              <w:keepNext/>
              <w:keepLines/>
              <w:tabs>
                <w:tab w:val="left" w:pos="794"/>
                <w:tab w:val="left" w:pos="1191"/>
                <w:tab w:val="left" w:pos="1588"/>
                <w:tab w:val="left" w:pos="1985"/>
              </w:tabs>
              <w:overflowPunct w:val="0"/>
              <w:autoSpaceDE w:val="0"/>
              <w:autoSpaceDN w:val="0"/>
              <w:adjustRightInd w:val="0"/>
              <w:spacing w:before="0"/>
              <w:textAlignment w:val="baseline"/>
              <w:outlineLvl w:val="0"/>
              <w:rPr>
                <w:sz w:val="22"/>
                <w:szCs w:val="18"/>
                <w:lang w:val="en-GB"/>
              </w:rPr>
            </w:pPr>
            <w:bookmarkStart w:id="745" w:name="_Toc86163165"/>
            <w:r w:rsidRPr="00DF1275">
              <w:rPr>
                <w:sz w:val="22"/>
                <w:szCs w:val="18"/>
                <w:lang w:val="en-GB"/>
              </w:rPr>
              <w:t>FG-AN-usecase-22</w:t>
            </w:r>
            <w:bookmarkEnd w:id="745"/>
          </w:p>
        </w:tc>
      </w:tr>
      <w:tr w:rsidR="00BE04CD" w:rsidRPr="00DF1275" w:rsidTr="00A55EC7">
        <w:tc>
          <w:tcPr>
            <w:tcW w:w="1246" w:type="pct"/>
          </w:tcPr>
          <w:p w:rsidR="00BE04CD" w:rsidRPr="00C82CAC" w:rsidRDefault="00BE04CD" w:rsidP="00A55EC7">
            <w:pPr>
              <w:spacing w:before="0"/>
              <w:rPr>
                <w:i/>
                <w:sz w:val="22"/>
                <w:szCs w:val="18"/>
                <w:lang w:val="en-GB"/>
              </w:rPr>
            </w:pPr>
            <w:r w:rsidRPr="00C82CAC">
              <w:rPr>
                <w:i/>
                <w:sz w:val="22"/>
                <w:szCs w:val="18"/>
                <w:lang w:val="en-GB"/>
              </w:rPr>
              <w:t>Use case description</w:t>
            </w:r>
          </w:p>
        </w:tc>
        <w:tc>
          <w:tcPr>
            <w:tcW w:w="3754" w:type="pct"/>
          </w:tcPr>
          <w:p w:rsidR="00BE04CD" w:rsidRPr="00DF1275" w:rsidRDefault="007649F9" w:rsidP="009A0CA4">
            <w:pPr>
              <w:spacing w:before="0"/>
              <w:jc w:val="both"/>
              <w:rPr>
                <w:sz w:val="22"/>
                <w:szCs w:val="18"/>
                <w:lang w:val="en-GB"/>
              </w:rPr>
            </w:pPr>
            <w:r w:rsidRPr="007649F9">
              <w:rPr>
                <w:sz w:val="22"/>
                <w:szCs w:val="18"/>
                <w:highlight w:val="yellow"/>
                <w:lang w:val="en-GB"/>
                <w:rPrChange w:id="746" w:author="edit6" w:date="2022-04-28T13:12:00Z">
                  <w:rPr>
                    <w:sz w:val="22"/>
                    <w:szCs w:val="18"/>
                    <w:lang w:val="en-GB"/>
                  </w:rPr>
                </w:rPrChange>
              </w:rPr>
              <w:t>[AN-I-014]</w:t>
            </w:r>
            <w:r w:rsidR="00BE04CD" w:rsidRPr="00DF1275">
              <w:rPr>
                <w:sz w:val="22"/>
                <w:szCs w:val="18"/>
                <w:lang w:val="en-GB"/>
              </w:rPr>
              <w:t xml:space="preserve"> introduced Machine Learning-enabled network automation and the required “tailoring” of ML apps for networks. </w:t>
            </w:r>
          </w:p>
          <w:p w:rsidR="00BE04CD" w:rsidRPr="00DF1275" w:rsidRDefault="00BE04CD" w:rsidP="009A0CA4">
            <w:pPr>
              <w:jc w:val="both"/>
              <w:rPr>
                <w:sz w:val="22"/>
                <w:szCs w:val="18"/>
                <w:lang w:val="en-GB"/>
              </w:rPr>
            </w:pPr>
            <w:r w:rsidRPr="00DF1275">
              <w:rPr>
                <w:sz w:val="22"/>
                <w:szCs w:val="18"/>
                <w:lang w:val="en-GB"/>
              </w:rPr>
              <w:t xml:space="preserve">[AN-I-014] called out specific aspects that need consideration in network while applying ML: requirements from each domain, specificities (time, data and error) of each domain. Reference architecture was discussed including a ML orchestration layer. Considerations on algorithm design including </w:t>
            </w:r>
            <w:r w:rsidR="00C72769" w:rsidRPr="00DF1275">
              <w:rPr>
                <w:sz w:val="22"/>
                <w:szCs w:val="18"/>
                <w:lang w:val="en-GB"/>
              </w:rPr>
              <w:t>trade-offs</w:t>
            </w:r>
            <w:r w:rsidRPr="00DF1275">
              <w:rPr>
                <w:sz w:val="22"/>
                <w:szCs w:val="18"/>
                <w:lang w:val="en-GB"/>
              </w:rPr>
              <w:t xml:space="preserve"> were discussed. </w:t>
            </w:r>
          </w:p>
          <w:p w:rsidR="00BE04CD" w:rsidRPr="00DF1275" w:rsidRDefault="00BE04CD" w:rsidP="009A0CA4">
            <w:pPr>
              <w:spacing w:before="0"/>
              <w:jc w:val="both"/>
              <w:rPr>
                <w:sz w:val="22"/>
                <w:szCs w:val="18"/>
                <w:lang w:val="en-GB"/>
              </w:rPr>
            </w:pPr>
            <w:r w:rsidRPr="00DF1275">
              <w:rPr>
                <w:sz w:val="22"/>
                <w:szCs w:val="18"/>
                <w:lang w:val="en-GB"/>
              </w:rPr>
              <w:t xml:space="preserve">The concept of “sub-problems” in networks and the limited role of ML were discussed too. The challenge in mix-match of data with ML (with respect to security, location, interoperability, etc) was discussed. A potentially top-down approach to service optimization was discussed.  </w:t>
            </w:r>
          </w:p>
          <w:p w:rsidR="00BE04CD" w:rsidRPr="00DF1275" w:rsidRDefault="00BE04CD" w:rsidP="009A0CA4">
            <w:pPr>
              <w:jc w:val="both"/>
              <w:rPr>
                <w:b/>
                <w:sz w:val="22"/>
                <w:szCs w:val="18"/>
                <w:lang w:val="en-GB"/>
              </w:rPr>
            </w:pPr>
            <w:r w:rsidRPr="00DF1275">
              <w:rPr>
                <w:sz w:val="22"/>
                <w:szCs w:val="18"/>
                <w:lang w:val="en-GB"/>
              </w:rPr>
              <w:t>Following are the additional considerations in this use case:</w:t>
            </w:r>
          </w:p>
          <w:p w:rsidR="00BE04CD" w:rsidRPr="00DF1275" w:rsidRDefault="00BE04CD" w:rsidP="009A0CA4">
            <w:pPr>
              <w:jc w:val="both"/>
              <w:rPr>
                <w:b/>
                <w:sz w:val="22"/>
                <w:szCs w:val="18"/>
                <w:lang w:val="en-GB"/>
              </w:rPr>
            </w:pPr>
            <w:r w:rsidRPr="00DF1275">
              <w:rPr>
                <w:sz w:val="22"/>
                <w:szCs w:val="18"/>
                <w:lang w:val="en-GB"/>
              </w:rPr>
              <w:t xml:space="preserve">1. Domain specific characteristics (called “specificities” in </w:t>
            </w:r>
            <w:r w:rsidR="00625C9F" w:rsidRPr="00625C9F">
              <w:rPr>
                <w:sz w:val="22"/>
                <w:szCs w:val="18"/>
                <w:lang w:val="en-GB"/>
              </w:rPr>
              <w:t>AN-</w:t>
            </w:r>
            <w:r w:rsidRPr="00DF1275">
              <w:rPr>
                <w:sz w:val="22"/>
                <w:szCs w:val="18"/>
                <w:lang w:val="en-GB"/>
              </w:rPr>
              <w:t>I-14) may not be known beforehand to the solution designer, especially given the loosely coupled architecture of future networks and ML.</w:t>
            </w:r>
          </w:p>
          <w:p w:rsidR="00BE04CD" w:rsidRPr="00DF1275" w:rsidRDefault="00BE04CD" w:rsidP="009A0CA4">
            <w:pPr>
              <w:jc w:val="both"/>
              <w:rPr>
                <w:b/>
                <w:sz w:val="22"/>
                <w:szCs w:val="18"/>
                <w:lang w:val="en-GB"/>
              </w:rPr>
            </w:pPr>
            <w:r w:rsidRPr="00DF1275">
              <w:rPr>
                <w:sz w:val="22"/>
                <w:szCs w:val="18"/>
                <w:lang w:val="en-GB"/>
              </w:rPr>
              <w:t>2. In addition to domain-specificities, service based specificities may be important too. Even in case of multi-domain services, specificities could be captured per-domain, E2E, at service level. So when we add new tenants, we need a way to dynamically capture their specificities + the domains which their corresponding specificities.</w:t>
            </w:r>
          </w:p>
          <w:p w:rsidR="00BE04CD" w:rsidRPr="00DF1275" w:rsidRDefault="00BE04CD" w:rsidP="009A0CA4">
            <w:pPr>
              <w:jc w:val="both"/>
              <w:rPr>
                <w:b/>
                <w:sz w:val="22"/>
                <w:szCs w:val="18"/>
                <w:lang w:val="en-GB"/>
              </w:rPr>
            </w:pPr>
            <w:r w:rsidRPr="00DF1275">
              <w:rPr>
                <w:sz w:val="22"/>
                <w:szCs w:val="18"/>
                <w:lang w:val="en-GB"/>
              </w:rPr>
              <w:t xml:space="preserve">3. Agile dev and deployments in future networks may need dynamic discovery of </w:t>
            </w:r>
            <w:r w:rsidR="00461C60" w:rsidRPr="00DF1275">
              <w:rPr>
                <w:sz w:val="22"/>
                <w:szCs w:val="18"/>
                <w:lang w:val="en-GB"/>
              </w:rPr>
              <w:t>trade-offs</w:t>
            </w:r>
            <w:r w:rsidRPr="00DF1275">
              <w:rPr>
                <w:sz w:val="22"/>
                <w:szCs w:val="18"/>
                <w:lang w:val="en-GB"/>
              </w:rPr>
              <w:t xml:space="preserve"> per service. Considering the service life cycle as day-0 (design), day-1 (deployment), day-2 (monitor), day-3 (optimization), day-4 (re-design), day-5 (evolution), feedback loops are important to enable rapid development and reduce time to market for new services.</w:t>
            </w:r>
          </w:p>
          <w:p w:rsidR="00BE04CD" w:rsidRPr="00DF1275" w:rsidRDefault="00BE04CD" w:rsidP="009A0CA4">
            <w:pPr>
              <w:jc w:val="both"/>
              <w:rPr>
                <w:b/>
                <w:sz w:val="22"/>
                <w:szCs w:val="18"/>
                <w:lang w:val="en-GB"/>
              </w:rPr>
            </w:pPr>
            <w:r w:rsidRPr="00DF1275">
              <w:rPr>
                <w:sz w:val="22"/>
                <w:szCs w:val="18"/>
                <w:lang w:val="en-GB"/>
              </w:rPr>
              <w:t xml:space="preserve">4. run-time discovery of “sub-problems” </w:t>
            </w:r>
          </w:p>
          <w:p w:rsidR="00BE04CD" w:rsidRPr="00DF1275" w:rsidRDefault="00BE04CD" w:rsidP="009A0CA4">
            <w:pPr>
              <w:spacing w:before="0"/>
              <w:jc w:val="both"/>
              <w:rPr>
                <w:sz w:val="22"/>
                <w:szCs w:val="18"/>
                <w:lang w:val="en-GB"/>
              </w:rPr>
            </w:pPr>
          </w:p>
          <w:p w:rsidR="00BE04CD" w:rsidRPr="00DF1275" w:rsidRDefault="00BE04CD" w:rsidP="009A0CA4">
            <w:pPr>
              <w:spacing w:before="0"/>
              <w:jc w:val="both"/>
              <w:rPr>
                <w:sz w:val="22"/>
                <w:szCs w:val="18"/>
                <w:lang w:val="en-GB"/>
              </w:rPr>
            </w:pPr>
            <w:r w:rsidRPr="00DF1275">
              <w:rPr>
                <w:sz w:val="22"/>
                <w:szCs w:val="18"/>
                <w:lang w:val="en-GB"/>
              </w:rPr>
              <w:t>Following are related steps in this use case scenario:</w:t>
            </w:r>
          </w:p>
          <w:p w:rsidR="00BE04CD" w:rsidRPr="00DF1275" w:rsidRDefault="00BE04CD" w:rsidP="009A0CA4">
            <w:pPr>
              <w:spacing w:before="0"/>
              <w:rPr>
                <w:sz w:val="22"/>
                <w:szCs w:val="18"/>
                <w:lang w:val="en-GB"/>
              </w:rPr>
            </w:pPr>
            <w:r w:rsidRPr="00DF1275">
              <w:rPr>
                <w:sz w:val="22"/>
                <w:szCs w:val="18"/>
                <w:lang w:val="en-GB"/>
              </w:rPr>
              <w:t>1. ML pipelines configure policies in the network based on the network QoS feedback.</w:t>
            </w:r>
          </w:p>
          <w:p w:rsidR="00BE04CD" w:rsidRPr="00DF1275" w:rsidRDefault="00BE04CD" w:rsidP="009A0CA4">
            <w:pPr>
              <w:spacing w:before="0"/>
              <w:rPr>
                <w:sz w:val="22"/>
                <w:szCs w:val="18"/>
                <w:lang w:val="en-GB"/>
              </w:rPr>
            </w:pPr>
            <w:r w:rsidRPr="00DF1275">
              <w:rPr>
                <w:sz w:val="22"/>
                <w:szCs w:val="18"/>
                <w:lang w:val="en-GB"/>
              </w:rPr>
              <w:t xml:space="preserve">2. Service metrics and related policies are provisioned in the ML pipelines based on the monitoring and analysis of errors. </w:t>
            </w:r>
          </w:p>
          <w:p w:rsidR="00BE04CD" w:rsidRPr="00DF1275" w:rsidRDefault="00BE04CD" w:rsidP="009A0CA4">
            <w:pPr>
              <w:spacing w:before="0"/>
              <w:rPr>
                <w:sz w:val="22"/>
                <w:szCs w:val="18"/>
                <w:lang w:val="en-GB"/>
              </w:rPr>
            </w:pPr>
          </w:p>
          <w:p w:rsidR="00BE04CD" w:rsidRPr="00DF1275" w:rsidRDefault="00BE04CD" w:rsidP="009A0CA4">
            <w:pPr>
              <w:spacing w:before="0"/>
              <w:rPr>
                <w:sz w:val="22"/>
                <w:szCs w:val="18"/>
                <w:lang w:val="en-GB"/>
              </w:rPr>
            </w:pPr>
            <w:r w:rsidRPr="00DF1275">
              <w:rPr>
                <w:sz w:val="22"/>
                <w:szCs w:val="18"/>
                <w:lang w:val="en-GB"/>
              </w:rPr>
              <w:t xml:space="preserve">3. service redesign and optimization is triggered based on “sub-problems” and “specificities” discovered. </w:t>
            </w:r>
          </w:p>
          <w:p w:rsidR="00BE04CD" w:rsidRPr="00DF1275" w:rsidRDefault="00BE04CD" w:rsidP="009A0CA4">
            <w:pPr>
              <w:spacing w:before="0"/>
              <w:rPr>
                <w:sz w:val="22"/>
                <w:szCs w:val="18"/>
                <w:lang w:val="en-GB"/>
              </w:rPr>
            </w:pPr>
            <w:r w:rsidRPr="00DF1275">
              <w:rPr>
                <w:sz w:val="22"/>
                <w:szCs w:val="18"/>
                <w:lang w:val="en-GB"/>
              </w:rPr>
              <w:t>4. network/domain specificities are tracked and similarly optimization problems are tracked. These are input to the service evolution.</w:t>
            </w:r>
          </w:p>
          <w:p w:rsidR="00BE04CD" w:rsidRPr="00DF1275" w:rsidRDefault="00BE04CD" w:rsidP="009A0CA4">
            <w:pPr>
              <w:spacing w:before="0"/>
              <w:rPr>
                <w:sz w:val="22"/>
                <w:szCs w:val="18"/>
                <w:lang w:val="en-GB"/>
              </w:rPr>
            </w:pPr>
          </w:p>
        </w:tc>
      </w:tr>
      <w:tr w:rsidR="00BE04CD" w:rsidRPr="00DF1275" w:rsidTr="00A55EC7">
        <w:tc>
          <w:tcPr>
            <w:tcW w:w="1246" w:type="pct"/>
          </w:tcPr>
          <w:p w:rsidR="00BE04CD" w:rsidRPr="00C82CAC" w:rsidRDefault="00BE04CD" w:rsidP="00A55EC7">
            <w:pPr>
              <w:spacing w:before="0"/>
              <w:rPr>
                <w:i/>
                <w:sz w:val="22"/>
                <w:szCs w:val="18"/>
                <w:lang w:val="en-GB"/>
              </w:rPr>
            </w:pPr>
            <w:r w:rsidRPr="00C82CAC">
              <w:rPr>
                <w:i/>
                <w:sz w:val="22"/>
                <w:szCs w:val="18"/>
                <w:lang w:val="en-GB"/>
              </w:rPr>
              <w:t>Notes on use case category</w:t>
            </w:r>
          </w:p>
        </w:tc>
        <w:tc>
          <w:tcPr>
            <w:tcW w:w="3754" w:type="pct"/>
          </w:tcPr>
          <w:p w:rsidR="00BE04CD" w:rsidRPr="00DF1275" w:rsidRDefault="00BE04CD" w:rsidP="009A0CA4">
            <w:pPr>
              <w:spacing w:before="0"/>
              <w:rPr>
                <w:sz w:val="22"/>
                <w:szCs w:val="18"/>
                <w:lang w:val="en-GB"/>
              </w:rPr>
            </w:pPr>
            <w:r w:rsidRPr="00DF1275">
              <w:rPr>
                <w:sz w:val="22"/>
                <w:szCs w:val="18"/>
                <w:lang w:val="en-GB"/>
              </w:rPr>
              <w:t xml:space="preserve">Cat 2: describes a scenario related to application of autonomous behaviour in the network.  </w:t>
            </w:r>
          </w:p>
        </w:tc>
      </w:tr>
      <w:tr w:rsidR="00BE04CD" w:rsidRPr="00DF1275" w:rsidTr="00A55EC7">
        <w:tc>
          <w:tcPr>
            <w:tcW w:w="1246" w:type="pct"/>
          </w:tcPr>
          <w:p w:rsidR="00BE04CD" w:rsidRPr="00C82CAC" w:rsidRDefault="00BE04CD" w:rsidP="00A55EC7">
            <w:pPr>
              <w:spacing w:before="0"/>
              <w:rPr>
                <w:i/>
                <w:sz w:val="22"/>
                <w:szCs w:val="18"/>
                <w:lang w:val="en-GB"/>
              </w:rPr>
            </w:pPr>
            <w:r w:rsidRPr="00C82CAC">
              <w:rPr>
                <w:i/>
                <w:sz w:val="22"/>
                <w:szCs w:val="18"/>
                <w:lang w:val="en-GB"/>
              </w:rPr>
              <w:t>Notes on priority of the use case</w:t>
            </w:r>
          </w:p>
        </w:tc>
        <w:tc>
          <w:tcPr>
            <w:tcW w:w="3754" w:type="pct"/>
          </w:tcPr>
          <w:p w:rsidR="00BE04CD" w:rsidRPr="00DF1275" w:rsidRDefault="00BE04CD" w:rsidP="009A0CA4">
            <w:pPr>
              <w:spacing w:before="0"/>
              <w:rPr>
                <w:sz w:val="22"/>
                <w:szCs w:val="18"/>
                <w:lang w:val="en-GB"/>
              </w:rPr>
            </w:pPr>
            <w:r w:rsidRPr="00DF1275">
              <w:rPr>
                <w:sz w:val="22"/>
                <w:szCs w:val="18"/>
                <w:lang w:val="en-GB"/>
              </w:rPr>
              <w:t>High</w:t>
            </w:r>
          </w:p>
          <w:p w:rsidR="00BE04CD" w:rsidRPr="00DF1275" w:rsidRDefault="00BE04CD" w:rsidP="00B81DB1">
            <w:pPr>
              <w:pStyle w:val="ListParagraph"/>
              <w:numPr>
                <w:ilvl w:val="0"/>
                <w:numId w:val="21"/>
              </w:numPr>
              <w:spacing w:before="0"/>
              <w:rPr>
                <w:sz w:val="22"/>
                <w:szCs w:val="18"/>
                <w:lang w:val="en-GB"/>
              </w:rPr>
            </w:pPr>
            <w:r w:rsidRPr="00DF1275">
              <w:rPr>
                <w:sz w:val="22"/>
                <w:szCs w:val="18"/>
                <w:lang w:val="en-GB"/>
              </w:rPr>
              <w:t>has the potential to impact future service development and evolution.</w:t>
            </w:r>
          </w:p>
          <w:p w:rsidR="00BE04CD" w:rsidRPr="00DF1275" w:rsidRDefault="00BE04CD" w:rsidP="00B81DB1">
            <w:pPr>
              <w:pStyle w:val="ListParagraph"/>
              <w:numPr>
                <w:ilvl w:val="0"/>
                <w:numId w:val="21"/>
              </w:numPr>
              <w:spacing w:before="0"/>
              <w:rPr>
                <w:sz w:val="22"/>
                <w:szCs w:val="18"/>
                <w:lang w:val="en-GB"/>
              </w:rPr>
            </w:pPr>
            <w:r w:rsidRPr="00DF1275">
              <w:rPr>
                <w:sz w:val="22"/>
                <w:szCs w:val="18"/>
                <w:lang w:val="en-GB"/>
              </w:rPr>
              <w:t>reuses MLFO and Y.3172 architecture.</w:t>
            </w:r>
          </w:p>
        </w:tc>
      </w:tr>
      <w:tr w:rsidR="00BE04CD" w:rsidRPr="00DF1275" w:rsidTr="00A55EC7">
        <w:tc>
          <w:tcPr>
            <w:tcW w:w="1246" w:type="pct"/>
          </w:tcPr>
          <w:p w:rsidR="00BE04CD" w:rsidRPr="00C82CAC" w:rsidRDefault="00BE04CD" w:rsidP="00A55EC7">
            <w:pPr>
              <w:spacing w:before="0"/>
              <w:rPr>
                <w:i/>
                <w:sz w:val="22"/>
                <w:szCs w:val="18"/>
                <w:lang w:val="en-GB"/>
              </w:rPr>
            </w:pPr>
            <w:r w:rsidRPr="00C82CAC">
              <w:rPr>
                <w:i/>
                <w:sz w:val="22"/>
                <w:szCs w:val="18"/>
                <w:lang w:val="en-GB"/>
              </w:rPr>
              <w:t>Reference</w:t>
            </w:r>
          </w:p>
        </w:tc>
        <w:tc>
          <w:tcPr>
            <w:tcW w:w="3754" w:type="pct"/>
          </w:tcPr>
          <w:p w:rsidR="00BE04CD" w:rsidRPr="00DF1275" w:rsidRDefault="00BE04CD" w:rsidP="009A0CA4">
            <w:pPr>
              <w:spacing w:before="0"/>
              <w:rPr>
                <w:noProof/>
                <w:sz w:val="22"/>
                <w:szCs w:val="18"/>
                <w:lang w:val="en-GB"/>
              </w:rPr>
            </w:pPr>
          </w:p>
        </w:tc>
      </w:tr>
    </w:tbl>
    <w:p w:rsidR="00BE04CD" w:rsidRPr="00DF1275" w:rsidRDefault="00BE04CD" w:rsidP="00333D1F">
      <w:pPr>
        <w:pStyle w:val="Heading3"/>
      </w:pPr>
      <w:bookmarkStart w:id="747" w:name="_Toc86163166"/>
      <w:bookmarkStart w:id="748" w:name="_Toc86503309"/>
      <w:bookmarkStart w:id="749" w:name="_Toc86503567"/>
      <w:r w:rsidRPr="00DF1275">
        <w:lastRenderedPageBreak/>
        <w:t>Use case requirements</w:t>
      </w:r>
      <w:bookmarkEnd w:id="747"/>
      <w:bookmarkEnd w:id="748"/>
      <w:bookmarkEnd w:id="749"/>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A55EC7" w:rsidP="00A55EC7">
      <w:pPr>
        <w:jc w:val="both"/>
        <w:rPr>
          <w:lang w:val="en-GB"/>
        </w:rPr>
      </w:pPr>
      <w:r w:rsidRPr="00DF1275">
        <w:rPr>
          <w:lang w:val="en-GB"/>
        </w:rPr>
        <w:t>●</w:t>
      </w:r>
      <w:r w:rsidRPr="00DF1275">
        <w:rPr>
          <w:lang w:val="en-GB"/>
        </w:rPr>
        <w:tab/>
      </w:r>
      <w:r w:rsidR="00851583">
        <w:rPr>
          <w:lang w:val="en-GB"/>
        </w:rPr>
        <w:t>AN-UC</w:t>
      </w:r>
      <w:r w:rsidR="00E473D8">
        <w:rPr>
          <w:lang w:val="en-GB"/>
        </w:rPr>
        <w:t>022</w:t>
      </w:r>
      <w:r w:rsidR="00FC70DA">
        <w:rPr>
          <w:lang w:val="en-GB"/>
        </w:rPr>
        <w:t>-REQ-</w:t>
      </w:r>
      <w:r w:rsidR="00DF7F40">
        <w:rPr>
          <w:lang w:val="en-GB"/>
        </w:rPr>
        <w:t>001</w:t>
      </w:r>
      <w:r w:rsidR="00BE04CD" w:rsidRPr="00DF1275">
        <w:rPr>
          <w:lang w:val="en-GB"/>
        </w:rPr>
        <w:t xml:space="preserve">: It is critical that autonomous networks (AN) enable, in case of multi-domain services, specificities per-domain, E2E. </w:t>
      </w:r>
    </w:p>
    <w:p w:rsidR="00BE04CD" w:rsidRPr="00DF1275" w:rsidRDefault="00BE04CD" w:rsidP="00A55EC7">
      <w:pPr>
        <w:jc w:val="both"/>
        <w:rPr>
          <w:rFonts w:eastAsia="Times New Roman"/>
          <w:b/>
          <w:szCs w:val="18"/>
          <w:lang w:val="en-GB"/>
        </w:rPr>
      </w:pPr>
      <w:r w:rsidRPr="00DF1275">
        <w:rPr>
          <w:sz w:val="22"/>
          <w:szCs w:val="18"/>
          <w:lang w:val="en-GB"/>
        </w:rPr>
        <w:t>NOTE</w:t>
      </w:r>
      <w:r w:rsidR="00A55EC7" w:rsidRPr="00DF1275">
        <w:rPr>
          <w:sz w:val="22"/>
          <w:szCs w:val="18"/>
          <w:lang w:val="en-GB"/>
        </w:rPr>
        <w:t xml:space="preserve"> –T</w:t>
      </w:r>
      <w:r w:rsidRPr="00DF1275">
        <w:rPr>
          <w:sz w:val="22"/>
          <w:szCs w:val="18"/>
          <w:lang w:val="en-GB"/>
        </w:rPr>
        <w:t>his includes a way to dynamically, autonomously capture their specificities + the domains which their corresponding specificities.</w:t>
      </w:r>
    </w:p>
    <w:p w:rsidR="00BE04CD" w:rsidRPr="00DF1275" w:rsidRDefault="00A55EC7" w:rsidP="00A55EC7">
      <w:pPr>
        <w:jc w:val="both"/>
        <w:rPr>
          <w:lang w:val="en-GB"/>
        </w:rPr>
      </w:pPr>
      <w:r w:rsidRPr="00DF1275">
        <w:rPr>
          <w:lang w:val="en-GB"/>
        </w:rPr>
        <w:t>●</w:t>
      </w:r>
      <w:r w:rsidRPr="00DF1275">
        <w:rPr>
          <w:lang w:val="en-GB"/>
        </w:rPr>
        <w:tab/>
      </w:r>
      <w:r w:rsidR="00851583">
        <w:rPr>
          <w:lang w:val="en-GB"/>
        </w:rPr>
        <w:t>AN-UC</w:t>
      </w:r>
      <w:r w:rsidR="00E473D8">
        <w:rPr>
          <w:lang w:val="en-GB"/>
        </w:rPr>
        <w:t>022</w:t>
      </w:r>
      <w:r w:rsidR="00FC70DA">
        <w:rPr>
          <w:lang w:val="en-GB"/>
        </w:rPr>
        <w:t>-REQ-</w:t>
      </w:r>
      <w:r w:rsidR="00841AD0">
        <w:rPr>
          <w:lang w:val="en-GB"/>
        </w:rPr>
        <w:t>0</w:t>
      </w:r>
      <w:r w:rsidR="00DF7F40">
        <w:rPr>
          <w:lang w:val="en-GB"/>
        </w:rPr>
        <w:t>02</w:t>
      </w:r>
      <w:r w:rsidR="00BE04CD" w:rsidRPr="00DF1275">
        <w:rPr>
          <w:lang w:val="en-GB"/>
        </w:rPr>
        <w:t xml:space="preserve">: it is critical that AN enable agile dev and deployments in future networks dynamic discovery of </w:t>
      </w:r>
      <w:r w:rsidR="00AC4E4E" w:rsidRPr="00DF1275">
        <w:rPr>
          <w:lang w:val="en-GB"/>
        </w:rPr>
        <w:t>trade-offs</w:t>
      </w:r>
      <w:r w:rsidR="00BE04CD" w:rsidRPr="00DF1275">
        <w:rPr>
          <w:lang w:val="en-GB"/>
        </w:rPr>
        <w:t xml:space="preserve"> per service. </w:t>
      </w:r>
    </w:p>
    <w:p w:rsidR="00BE04CD" w:rsidRPr="00DF1275" w:rsidRDefault="00BE04CD" w:rsidP="00A55EC7">
      <w:pPr>
        <w:jc w:val="both"/>
        <w:rPr>
          <w:rFonts w:eastAsia="Times New Roman"/>
          <w:b/>
          <w:szCs w:val="18"/>
          <w:lang w:val="en-GB"/>
        </w:rPr>
      </w:pPr>
      <w:r w:rsidRPr="00DF1275">
        <w:rPr>
          <w:sz w:val="22"/>
          <w:szCs w:val="18"/>
          <w:lang w:val="en-GB"/>
        </w:rPr>
        <w:t>NOTE</w:t>
      </w:r>
      <w:r w:rsidR="00A55EC7" w:rsidRPr="00DF1275">
        <w:rPr>
          <w:sz w:val="22"/>
          <w:szCs w:val="18"/>
          <w:lang w:val="en-GB"/>
        </w:rPr>
        <w:t xml:space="preserve"> –</w:t>
      </w:r>
      <w:r w:rsidRPr="00DF1275">
        <w:rPr>
          <w:sz w:val="22"/>
          <w:szCs w:val="18"/>
          <w:lang w:val="en-GB"/>
        </w:rPr>
        <w:t xml:space="preserve"> Considering the service life cycle as day-0 (design), day-1 (deployment), day-2 (monitor), day-3 (optimization), day-4 (re-design), day-5 (evolution), feedback loops are important to enable rapid development and reduce time to market for new services.</w:t>
      </w:r>
    </w:p>
    <w:p w:rsidR="00BE04CD" w:rsidRPr="00DF1275" w:rsidRDefault="00A55EC7" w:rsidP="00A55EC7">
      <w:pPr>
        <w:jc w:val="both"/>
        <w:rPr>
          <w:rFonts w:eastAsia="Times New Roman"/>
          <w:b/>
          <w:sz w:val="28"/>
          <w:lang w:val="en-GB"/>
        </w:rPr>
      </w:pPr>
      <w:r w:rsidRPr="00DF1275">
        <w:rPr>
          <w:lang w:val="en-GB"/>
        </w:rPr>
        <w:t>●</w:t>
      </w:r>
      <w:r w:rsidRPr="00DF1275">
        <w:rPr>
          <w:lang w:val="en-GB"/>
        </w:rPr>
        <w:tab/>
      </w:r>
      <w:r w:rsidR="00851583">
        <w:rPr>
          <w:lang w:val="en-GB"/>
        </w:rPr>
        <w:t>AN-UC</w:t>
      </w:r>
      <w:r w:rsidR="00E473D8">
        <w:rPr>
          <w:lang w:val="en-GB"/>
        </w:rPr>
        <w:t>022</w:t>
      </w:r>
      <w:r w:rsidR="00FC70DA">
        <w:rPr>
          <w:lang w:val="en-GB"/>
        </w:rPr>
        <w:t>-REQ-</w:t>
      </w:r>
      <w:r w:rsidR="00DF7F40">
        <w:rPr>
          <w:lang w:val="en-GB"/>
        </w:rPr>
        <w:t>003</w:t>
      </w:r>
      <w:r w:rsidR="00BE04CD" w:rsidRPr="00DF1275">
        <w:rPr>
          <w:lang w:val="en-GB"/>
        </w:rPr>
        <w:t>. it is critical that AN enable run-time discovery of “sub-problems”.</w:t>
      </w:r>
    </w:p>
    <w:p w:rsidR="00BE04CD" w:rsidRPr="00DF1275" w:rsidRDefault="00A55EC7" w:rsidP="00A55EC7">
      <w:pPr>
        <w:pStyle w:val="Heading3"/>
      </w:pPr>
      <w:bookmarkStart w:id="750" w:name="_Toc86503310"/>
      <w:bookmarkStart w:id="751" w:name="_Toc86503568"/>
      <w:del w:id="752" w:author="Microsoft Office User" w:date="2022-06-13T12:08:00Z">
        <w:r w:rsidRPr="00DF1275" w:rsidDel="009325C6">
          <w:delText>Use case specific figures</w:delText>
        </w:r>
      </w:del>
      <w:bookmarkEnd w:id="750"/>
      <w:bookmarkEnd w:id="751"/>
      <w:ins w:id="753" w:author="Microsoft Office User" w:date="2022-06-13T12:08:00Z">
        <w:r w:rsidR="009325C6">
          <w:t>Actor interactions and possible components</w:t>
        </w:r>
      </w:ins>
    </w:p>
    <w:p w:rsidR="00A55EC7" w:rsidRPr="00DF1275" w:rsidRDefault="00A55EC7" w:rsidP="00A55EC7">
      <w:pPr>
        <w:rPr>
          <w:lang w:val="en-GB" w:eastAsia="ja-JP"/>
        </w:rPr>
      </w:pPr>
      <w:r w:rsidRPr="00DF1275">
        <w:rPr>
          <w:lang w:val="en-GB" w:eastAsia="ja-JP"/>
        </w:rPr>
        <w:t>None.</w:t>
      </w:r>
    </w:p>
    <w:p w:rsidR="00BE04CD" w:rsidRPr="00DF1275" w:rsidRDefault="00BE04CD" w:rsidP="00333D1F">
      <w:pPr>
        <w:pStyle w:val="Heading2"/>
      </w:pPr>
      <w:bookmarkStart w:id="754" w:name="_Toc86163167"/>
      <w:bookmarkStart w:id="755" w:name="_Toc86503311"/>
      <w:bookmarkStart w:id="756" w:name="_Toc86503569"/>
      <w:r w:rsidRPr="00DF1275">
        <w:t>Autonomous agents (with varied competence) in networks</w:t>
      </w:r>
      <w:bookmarkEnd w:id="754"/>
      <w:bookmarkEnd w:id="755"/>
      <w:bookmarkEnd w:id="756"/>
    </w:p>
    <w:tbl>
      <w:tblPr>
        <w:tblStyle w:val="TableGrid"/>
        <w:tblW w:w="10675" w:type="dxa"/>
        <w:tblLook w:val="04A0"/>
      </w:tblPr>
      <w:tblGrid>
        <w:gridCol w:w="2160"/>
        <w:gridCol w:w="8515"/>
      </w:tblGrid>
      <w:tr w:rsidR="00A55EC7" w:rsidRPr="00DF1275" w:rsidTr="00A55EC7">
        <w:tc>
          <w:tcPr>
            <w:tcW w:w="2160" w:type="dxa"/>
          </w:tcPr>
          <w:p w:rsidR="00BE04CD" w:rsidRPr="00C82CAC" w:rsidRDefault="00BE04CD" w:rsidP="00A55EC7">
            <w:pPr>
              <w:keepNext/>
              <w:keepLines/>
              <w:tabs>
                <w:tab w:val="left" w:pos="794"/>
                <w:tab w:val="left" w:pos="1191"/>
                <w:tab w:val="left" w:pos="1588"/>
                <w:tab w:val="left" w:pos="1985"/>
              </w:tabs>
              <w:overflowPunct w:val="0"/>
              <w:autoSpaceDE w:val="0"/>
              <w:autoSpaceDN w:val="0"/>
              <w:adjustRightInd w:val="0"/>
              <w:spacing w:before="0"/>
              <w:textAlignment w:val="baseline"/>
              <w:outlineLvl w:val="0"/>
              <w:rPr>
                <w:i/>
                <w:sz w:val="22"/>
                <w:szCs w:val="22"/>
                <w:lang w:val="en-GB"/>
              </w:rPr>
            </w:pPr>
            <w:bookmarkStart w:id="757" w:name="_Toc86163168"/>
            <w:r w:rsidRPr="00C82CAC">
              <w:rPr>
                <w:i/>
                <w:sz w:val="22"/>
                <w:szCs w:val="22"/>
                <w:lang w:val="en-GB"/>
              </w:rPr>
              <w:t>Use case id</w:t>
            </w:r>
            <w:bookmarkEnd w:id="757"/>
          </w:p>
        </w:tc>
        <w:tc>
          <w:tcPr>
            <w:tcW w:w="0" w:type="auto"/>
          </w:tcPr>
          <w:p w:rsidR="00BE04CD" w:rsidRPr="00DF1275" w:rsidRDefault="00BE04CD" w:rsidP="009A0CA4">
            <w:pPr>
              <w:keepNext/>
              <w:keepLines/>
              <w:tabs>
                <w:tab w:val="left" w:pos="794"/>
                <w:tab w:val="left" w:pos="1191"/>
                <w:tab w:val="left" w:pos="1588"/>
                <w:tab w:val="left" w:pos="1985"/>
              </w:tabs>
              <w:overflowPunct w:val="0"/>
              <w:autoSpaceDE w:val="0"/>
              <w:autoSpaceDN w:val="0"/>
              <w:adjustRightInd w:val="0"/>
              <w:spacing w:before="0"/>
              <w:textAlignment w:val="baseline"/>
              <w:outlineLvl w:val="0"/>
              <w:rPr>
                <w:sz w:val="22"/>
                <w:szCs w:val="22"/>
                <w:lang w:val="en-GB"/>
              </w:rPr>
            </w:pPr>
            <w:bookmarkStart w:id="758" w:name="_Toc86163169"/>
            <w:r w:rsidRPr="00DF1275">
              <w:rPr>
                <w:sz w:val="22"/>
                <w:szCs w:val="22"/>
                <w:lang w:val="en-GB"/>
              </w:rPr>
              <w:t>FG-AN-usecase-23</w:t>
            </w:r>
            <w:bookmarkEnd w:id="758"/>
          </w:p>
        </w:tc>
      </w:tr>
      <w:tr w:rsidR="00A55EC7" w:rsidRPr="00DF1275" w:rsidTr="00A55EC7">
        <w:tc>
          <w:tcPr>
            <w:tcW w:w="2160" w:type="dxa"/>
          </w:tcPr>
          <w:p w:rsidR="00BE04CD" w:rsidRPr="00C82CAC" w:rsidRDefault="00BE04CD" w:rsidP="00A55EC7">
            <w:pPr>
              <w:spacing w:before="0"/>
              <w:rPr>
                <w:i/>
                <w:sz w:val="22"/>
                <w:szCs w:val="22"/>
                <w:lang w:val="en-GB"/>
              </w:rPr>
            </w:pPr>
            <w:r w:rsidRPr="00C82CAC">
              <w:rPr>
                <w:i/>
                <w:sz w:val="22"/>
                <w:szCs w:val="22"/>
                <w:lang w:val="en-GB"/>
              </w:rPr>
              <w:t>Use case description</w:t>
            </w:r>
          </w:p>
        </w:tc>
        <w:tc>
          <w:tcPr>
            <w:tcW w:w="0" w:type="auto"/>
          </w:tcPr>
          <w:p w:rsidR="00BE04CD" w:rsidRPr="00DF1275" w:rsidRDefault="007649F9" w:rsidP="009A0CA4">
            <w:pPr>
              <w:spacing w:before="0"/>
              <w:jc w:val="both"/>
              <w:rPr>
                <w:sz w:val="22"/>
                <w:szCs w:val="22"/>
                <w:lang w:val="en-GB"/>
              </w:rPr>
            </w:pPr>
            <w:r w:rsidRPr="007649F9">
              <w:rPr>
                <w:sz w:val="22"/>
                <w:szCs w:val="22"/>
                <w:highlight w:val="yellow"/>
                <w:lang w:val="en-GB"/>
                <w:rPrChange w:id="759" w:author="edit6" w:date="2022-04-28T13:14:00Z">
                  <w:rPr>
                    <w:sz w:val="22"/>
                    <w:szCs w:val="22"/>
                    <w:lang w:val="en-GB"/>
                  </w:rPr>
                </w:rPrChange>
              </w:rPr>
              <w:t>[AN-I-052]</w:t>
            </w:r>
            <w:r w:rsidR="00BE04CD" w:rsidRPr="00DF1275">
              <w:rPr>
                <w:sz w:val="22"/>
                <w:szCs w:val="22"/>
                <w:lang w:val="en-GB"/>
              </w:rPr>
              <w:t xml:space="preserve"> introduced autonomous Systems in hostile environments. Estimation and judgement of competence as key criteria for determining the right level of autonomy was the focus. Levels of autonomy for unmanned systems were introduced, especially ranging from “sub-functions” to single functions to single system to teams. A framework for robot autonomy was discussed with corresponding guidelines. Based on these, the characteristics for operations in hostile environments were listed. </w:t>
            </w:r>
          </w:p>
          <w:p w:rsidR="00BE04CD" w:rsidRPr="00DF1275" w:rsidRDefault="00BE04CD" w:rsidP="009A0CA4">
            <w:pPr>
              <w:jc w:val="both"/>
              <w:rPr>
                <w:sz w:val="22"/>
                <w:szCs w:val="22"/>
                <w:lang w:val="en-GB"/>
              </w:rPr>
            </w:pPr>
            <w:r w:rsidRPr="00DF1275">
              <w:rPr>
                <w:sz w:val="22"/>
                <w:szCs w:val="22"/>
                <w:lang w:val="en-GB"/>
              </w:rPr>
              <w:t>[AN-I-052] called out the requirements for operations with autonomous systems. Relation between the needed level of autonomy depending on environment and type of task in contrast to capabilities of the system in combination with policies. Systems should provide the best possible support and hence the autonomy level has to be adjusted such that humans only have to intervene when it is necessary and makes sense. Due to dynamics during missions in hostile environments, the systems have to adapt their autonomy level at run-time (or humans have to do it) according to the situation and the corresponding requirements. The existing stage levels of autonomy have to be extended by the ability of switching the level in run-time (judgement by design vs. judgement in run time)</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 xml:space="preserve">A simple workflow scheme for autonomy with varying autonomy levels was discussed. This included task specification by human and task understanding, feasibility check, task planning, task execution by system. Request for support to human and control by human can be to any of these workflow steps. Monitoring of performance levels by humans and learning by the system are added steps.  </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Autonomy level and dependency on competence were discussed. Competence analysis as a weighted function of capabilities needed, capabilities existing, existing options for actions and existing constraints was described.</w:t>
            </w:r>
          </w:p>
          <w:p w:rsidR="00BE04CD" w:rsidRPr="00DF1275" w:rsidRDefault="00BE04CD" w:rsidP="009A0CA4">
            <w:pPr>
              <w:jc w:val="both"/>
              <w:rPr>
                <w:sz w:val="22"/>
                <w:szCs w:val="22"/>
                <w:lang w:val="en-GB"/>
              </w:rPr>
            </w:pPr>
            <w:r w:rsidRPr="00DF1275">
              <w:rPr>
                <w:sz w:val="22"/>
                <w:szCs w:val="22"/>
                <w:lang w:val="en-GB"/>
              </w:rPr>
              <w:t>Following are the additional considerations in this use case:</w:t>
            </w:r>
          </w:p>
          <w:p w:rsidR="00BE04CD" w:rsidRPr="00DF1275" w:rsidRDefault="00BE04CD" w:rsidP="009A0CA4">
            <w:pPr>
              <w:jc w:val="both"/>
              <w:rPr>
                <w:sz w:val="22"/>
                <w:szCs w:val="22"/>
                <w:lang w:val="en-GB"/>
              </w:rPr>
            </w:pPr>
            <w:r w:rsidRPr="00DF1275">
              <w:rPr>
                <w:sz w:val="22"/>
                <w:szCs w:val="22"/>
                <w:lang w:val="en-GB"/>
              </w:rPr>
              <w:t xml:space="preserve">1. Taking telco service design, development, deployment and operations (ops) as an example - the levels of autonomy may be applied in follows: </w:t>
            </w:r>
          </w:p>
          <w:p w:rsidR="00BE04CD" w:rsidRPr="00DF1275" w:rsidRDefault="00BE04CD" w:rsidP="009A0CA4">
            <w:pPr>
              <w:jc w:val="both"/>
              <w:rPr>
                <w:sz w:val="22"/>
                <w:szCs w:val="22"/>
                <w:lang w:val="en-GB"/>
              </w:rPr>
            </w:pPr>
            <w:r w:rsidRPr="00DF1275">
              <w:rPr>
                <w:sz w:val="22"/>
                <w:szCs w:val="22"/>
                <w:lang w:val="en-GB"/>
              </w:rPr>
              <w:t xml:space="preserve">(a) service design is done by designers (100% designer interaction, no ops interaction) </w:t>
            </w:r>
          </w:p>
          <w:p w:rsidR="00BE04CD" w:rsidRPr="00DF1275" w:rsidRDefault="00BE04CD" w:rsidP="009A0CA4">
            <w:pPr>
              <w:jc w:val="both"/>
              <w:rPr>
                <w:sz w:val="22"/>
                <w:szCs w:val="22"/>
                <w:lang w:val="en-GB"/>
              </w:rPr>
            </w:pPr>
            <w:r w:rsidRPr="00DF1275">
              <w:rPr>
                <w:sz w:val="22"/>
                <w:szCs w:val="22"/>
                <w:lang w:val="en-GB"/>
              </w:rPr>
              <w:lastRenderedPageBreak/>
              <w:t>(b) existing software development kits (SDKs) and application programming interfaces (APIs) are exercised to create applications (e.g.rApps or xApps) – (high level designer interaction, high code but low ops interaction)</w:t>
            </w:r>
          </w:p>
          <w:p w:rsidR="00BE04CD" w:rsidRPr="00DF1275" w:rsidRDefault="00BE04CD" w:rsidP="009A0CA4">
            <w:pPr>
              <w:jc w:val="both"/>
              <w:rPr>
                <w:sz w:val="22"/>
                <w:szCs w:val="22"/>
                <w:lang w:val="en-GB"/>
              </w:rPr>
            </w:pPr>
            <w:r w:rsidRPr="00DF1275">
              <w:rPr>
                <w:sz w:val="22"/>
                <w:szCs w:val="22"/>
                <w:lang w:val="en-GB"/>
              </w:rPr>
              <w:t xml:space="preserve">(c) configuration of existing or new services in real time environments (e.g. distributed unit (DU) – mid level designer interaction, high ops involvement). </w:t>
            </w:r>
          </w:p>
          <w:p w:rsidR="00BE04CD" w:rsidRPr="00DF1275" w:rsidRDefault="00BE04CD" w:rsidP="009A0CA4">
            <w:pPr>
              <w:jc w:val="both"/>
              <w:rPr>
                <w:sz w:val="22"/>
                <w:szCs w:val="22"/>
                <w:lang w:val="en-GB"/>
              </w:rPr>
            </w:pPr>
            <w:r w:rsidRPr="00DF1275">
              <w:rPr>
                <w:sz w:val="22"/>
                <w:szCs w:val="22"/>
                <w:lang w:val="en-GB"/>
              </w:rPr>
              <w:t xml:space="preserve">(d) service deployment and QoE measurement in customer premises (e.g. VoD – no code, low designer interaction, collaborative, high ops involvement). </w:t>
            </w:r>
          </w:p>
          <w:p w:rsidR="00BE04CD" w:rsidRPr="00DF1275" w:rsidRDefault="00BE04CD" w:rsidP="009A0CA4">
            <w:pPr>
              <w:jc w:val="both"/>
              <w:rPr>
                <w:sz w:val="22"/>
                <w:szCs w:val="22"/>
                <w:lang w:val="en-GB"/>
              </w:rPr>
            </w:pPr>
            <w:r w:rsidRPr="00DF1275">
              <w:rPr>
                <w:sz w:val="22"/>
                <w:szCs w:val="22"/>
                <w:lang w:val="en-GB"/>
              </w:rPr>
              <w:t xml:space="preserve">Thus, it may be relevant to consider the nature of the task in addition to the type of environment. e.g. for the ops engineers design phase is a “difficult environment” (due to low involvement) and for the service designers customer premises is a “difficult environment” (due to constraints in site visits). </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 xml:space="preserve">Thus, it may be relevant to consider a multi-agent system where the agents have varied competences (capabilities + options for actions + constraints).  </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Following are related steps in this use case scenario:</w:t>
            </w:r>
          </w:p>
          <w:p w:rsidR="00BE04CD" w:rsidRPr="00DF1275" w:rsidRDefault="00BE04CD" w:rsidP="009A0CA4">
            <w:pPr>
              <w:spacing w:before="0"/>
              <w:rPr>
                <w:sz w:val="22"/>
                <w:szCs w:val="22"/>
                <w:lang w:val="en-GB"/>
              </w:rPr>
            </w:pPr>
            <w:r w:rsidRPr="00DF1275">
              <w:rPr>
                <w:sz w:val="22"/>
                <w:szCs w:val="22"/>
                <w:lang w:val="en-GB"/>
              </w:rPr>
              <w:t>1. Problem detected in the network (e.g. video performance degradation for customers)</w:t>
            </w:r>
          </w:p>
          <w:p w:rsidR="00BE04CD" w:rsidRPr="00DF1275" w:rsidRDefault="00BE04CD" w:rsidP="009A0CA4">
            <w:pPr>
              <w:keepNext/>
              <w:keepLines/>
              <w:tabs>
                <w:tab w:val="left" w:pos="794"/>
                <w:tab w:val="left" w:pos="1191"/>
                <w:tab w:val="left" w:pos="1588"/>
                <w:tab w:val="left" w:pos="1985"/>
              </w:tabs>
              <w:overflowPunct w:val="0"/>
              <w:autoSpaceDE w:val="0"/>
              <w:autoSpaceDN w:val="0"/>
              <w:adjustRightInd w:val="0"/>
              <w:spacing w:before="0"/>
              <w:jc w:val="center"/>
              <w:textAlignment w:val="baseline"/>
              <w:outlineLvl w:val="0"/>
              <w:rPr>
                <w:sz w:val="22"/>
                <w:szCs w:val="22"/>
                <w:lang w:val="en-GB"/>
              </w:rPr>
            </w:pPr>
            <w:bookmarkStart w:id="760" w:name="_Toc86163170"/>
            <w:r w:rsidRPr="00DF1275">
              <w:rPr>
                <w:sz w:val="22"/>
                <w:szCs w:val="22"/>
                <w:lang w:val="en-GB"/>
              </w:rPr>
              <w:t>- e.g. scenario: ops agents collect debug data. analysis agents with matching capabilities are deployed at the nRT RIC and triggered to analyse the data.</w:t>
            </w:r>
            <w:bookmarkEnd w:id="760"/>
          </w:p>
          <w:p w:rsidR="00BE04CD" w:rsidRPr="00DF1275" w:rsidRDefault="00BE04CD" w:rsidP="009A0CA4">
            <w:pPr>
              <w:spacing w:before="0"/>
              <w:rPr>
                <w:sz w:val="22"/>
                <w:szCs w:val="22"/>
                <w:lang w:val="en-GB"/>
              </w:rPr>
            </w:pPr>
            <w:r w:rsidRPr="00DF1275">
              <w:rPr>
                <w:sz w:val="22"/>
                <w:szCs w:val="22"/>
                <w:lang w:val="en-GB"/>
              </w:rPr>
              <w:t>2. fault isolation (e.g. in CU, DU, user plane, control plane)</w:t>
            </w:r>
          </w:p>
          <w:p w:rsidR="00BE04CD" w:rsidRPr="00DF1275" w:rsidRDefault="00BE04CD" w:rsidP="009A0CA4">
            <w:pPr>
              <w:keepNext/>
              <w:keepLines/>
              <w:tabs>
                <w:tab w:val="left" w:pos="794"/>
                <w:tab w:val="left" w:pos="1191"/>
                <w:tab w:val="left" w:pos="1588"/>
                <w:tab w:val="left" w:pos="1985"/>
              </w:tabs>
              <w:overflowPunct w:val="0"/>
              <w:autoSpaceDE w:val="0"/>
              <w:autoSpaceDN w:val="0"/>
              <w:adjustRightInd w:val="0"/>
              <w:spacing w:before="0"/>
              <w:jc w:val="center"/>
              <w:textAlignment w:val="baseline"/>
              <w:outlineLvl w:val="0"/>
              <w:rPr>
                <w:sz w:val="22"/>
                <w:szCs w:val="22"/>
                <w:lang w:val="en-GB"/>
              </w:rPr>
            </w:pPr>
            <w:bookmarkStart w:id="761" w:name="_Toc86163171"/>
            <w:r w:rsidRPr="00DF1275">
              <w:rPr>
                <w:sz w:val="22"/>
                <w:szCs w:val="22"/>
                <w:lang w:val="en-GB"/>
              </w:rPr>
              <w:t>- e.g. scenario: collaborative analysis is used to pin-point the cause of failure. this may involve multi-agent team communication to do the steps in the workflow described in AN-I-052</w:t>
            </w:r>
            <w:bookmarkEnd w:id="761"/>
          </w:p>
          <w:p w:rsidR="00BE04CD" w:rsidRPr="00DF1275" w:rsidRDefault="00BE04CD" w:rsidP="009A0CA4">
            <w:pPr>
              <w:spacing w:before="0"/>
              <w:rPr>
                <w:sz w:val="22"/>
                <w:szCs w:val="22"/>
                <w:lang w:val="en-GB"/>
              </w:rPr>
            </w:pPr>
            <w:r w:rsidRPr="00DF1275">
              <w:rPr>
                <w:sz w:val="22"/>
                <w:szCs w:val="22"/>
                <w:lang w:val="en-GB"/>
              </w:rPr>
              <w:t xml:space="preserve">3. fault correction (e.g. parameter configuration) </w:t>
            </w:r>
          </w:p>
          <w:p w:rsidR="00BE04CD" w:rsidRPr="00DF1275" w:rsidRDefault="00BE04CD" w:rsidP="009A0CA4">
            <w:pPr>
              <w:spacing w:before="0"/>
              <w:rPr>
                <w:sz w:val="22"/>
                <w:szCs w:val="22"/>
                <w:lang w:val="en-GB"/>
              </w:rPr>
            </w:pPr>
            <w:r w:rsidRPr="00DF1275">
              <w:rPr>
                <w:sz w:val="22"/>
                <w:szCs w:val="22"/>
                <w:lang w:val="en-GB"/>
              </w:rPr>
              <w:t>- e.g. scenario: may involve service upgrade or software reconfig.</w:t>
            </w:r>
          </w:p>
          <w:p w:rsidR="00BE04CD" w:rsidRPr="00DF1275" w:rsidRDefault="00BE04CD" w:rsidP="009A0CA4">
            <w:pPr>
              <w:spacing w:before="0"/>
              <w:rPr>
                <w:sz w:val="22"/>
                <w:szCs w:val="22"/>
                <w:lang w:val="en-GB"/>
              </w:rPr>
            </w:pPr>
            <w:r w:rsidRPr="00DF1275">
              <w:rPr>
                <w:sz w:val="22"/>
                <w:szCs w:val="22"/>
                <w:lang w:val="en-GB"/>
              </w:rPr>
              <w:t>4. analysis of task performance by agents</w:t>
            </w:r>
          </w:p>
          <w:p w:rsidR="00BE04CD" w:rsidRPr="00DF1275" w:rsidRDefault="00BE04CD" w:rsidP="009A0CA4">
            <w:pPr>
              <w:spacing w:before="0"/>
              <w:rPr>
                <w:sz w:val="22"/>
                <w:szCs w:val="22"/>
                <w:lang w:val="en-GB"/>
              </w:rPr>
            </w:pPr>
            <w:r w:rsidRPr="00DF1275">
              <w:rPr>
                <w:sz w:val="22"/>
                <w:szCs w:val="22"/>
                <w:lang w:val="en-GB"/>
              </w:rPr>
              <w:t>- e.g. scenario: collaborative analysis is used to collect data from the agents – including where the human interactions were needed.</w:t>
            </w:r>
          </w:p>
          <w:p w:rsidR="00BE04CD" w:rsidRPr="00DF1275" w:rsidRDefault="00BE04CD" w:rsidP="009A0CA4">
            <w:pPr>
              <w:spacing w:before="0"/>
              <w:rPr>
                <w:sz w:val="22"/>
                <w:szCs w:val="22"/>
                <w:lang w:val="en-GB"/>
              </w:rPr>
            </w:pPr>
            <w:r w:rsidRPr="00DF1275">
              <w:rPr>
                <w:sz w:val="22"/>
                <w:szCs w:val="22"/>
                <w:lang w:val="en-GB"/>
              </w:rPr>
              <w:t>5. trigger creation of new agents with new capabilities.</w:t>
            </w:r>
          </w:p>
          <w:p w:rsidR="00BE04CD" w:rsidRPr="00DF1275" w:rsidRDefault="00BE04CD" w:rsidP="009A0CA4">
            <w:pPr>
              <w:spacing w:before="0"/>
              <w:rPr>
                <w:b/>
                <w:sz w:val="22"/>
                <w:szCs w:val="22"/>
                <w:lang w:val="en-GB"/>
              </w:rPr>
            </w:pPr>
            <w:r w:rsidRPr="00DF1275">
              <w:rPr>
                <w:sz w:val="22"/>
                <w:szCs w:val="22"/>
                <w:lang w:val="en-GB"/>
              </w:rPr>
              <w:t>- e.g. scenario: location and capabilities are selected based on the next higher level of autonomy to reduce human interaction in this scenario.</w:t>
            </w:r>
          </w:p>
        </w:tc>
      </w:tr>
      <w:tr w:rsidR="00A55EC7" w:rsidRPr="00DF1275" w:rsidTr="00A55EC7">
        <w:tc>
          <w:tcPr>
            <w:tcW w:w="2160" w:type="dxa"/>
          </w:tcPr>
          <w:p w:rsidR="00BE04CD" w:rsidRPr="00C82CAC" w:rsidRDefault="00BE04CD" w:rsidP="00A55EC7">
            <w:pPr>
              <w:spacing w:before="0"/>
              <w:rPr>
                <w:i/>
                <w:sz w:val="22"/>
                <w:szCs w:val="22"/>
                <w:lang w:val="en-GB"/>
              </w:rPr>
            </w:pPr>
            <w:r w:rsidRPr="00C82CAC">
              <w:rPr>
                <w:i/>
                <w:sz w:val="22"/>
                <w:szCs w:val="22"/>
                <w:lang w:val="en-GB"/>
              </w:rPr>
              <w:lastRenderedPageBreak/>
              <w:t>Notes on use case category</w:t>
            </w:r>
          </w:p>
        </w:tc>
        <w:tc>
          <w:tcPr>
            <w:tcW w:w="0" w:type="auto"/>
          </w:tcPr>
          <w:p w:rsidR="00BE04CD" w:rsidRPr="00DF1275" w:rsidRDefault="00BE04CD" w:rsidP="009A0CA4">
            <w:pPr>
              <w:spacing w:before="0"/>
              <w:rPr>
                <w:sz w:val="22"/>
                <w:szCs w:val="22"/>
                <w:lang w:val="en-GB"/>
              </w:rPr>
            </w:pPr>
            <w:r w:rsidRPr="00DF1275">
              <w:rPr>
                <w:sz w:val="22"/>
                <w:szCs w:val="22"/>
                <w:lang w:val="en-GB"/>
              </w:rPr>
              <w:t xml:space="preserve">Cat 2: describes a scenario related to application of autonomous behaviour in the network.  </w:t>
            </w:r>
          </w:p>
        </w:tc>
      </w:tr>
      <w:tr w:rsidR="00A55EC7" w:rsidRPr="00DF1275" w:rsidTr="00A55EC7">
        <w:tc>
          <w:tcPr>
            <w:tcW w:w="2160" w:type="dxa"/>
          </w:tcPr>
          <w:p w:rsidR="00BE04CD" w:rsidRPr="00C82CAC" w:rsidRDefault="00BE04CD" w:rsidP="00A55EC7">
            <w:pPr>
              <w:spacing w:before="0"/>
              <w:rPr>
                <w:i/>
                <w:sz w:val="22"/>
                <w:szCs w:val="22"/>
                <w:lang w:val="en-GB"/>
              </w:rPr>
            </w:pPr>
            <w:r w:rsidRPr="00C82CAC">
              <w:rPr>
                <w:i/>
                <w:sz w:val="22"/>
                <w:szCs w:val="22"/>
                <w:lang w:val="en-GB"/>
              </w:rPr>
              <w:t>Notes on priority of the use case</w:t>
            </w:r>
          </w:p>
        </w:tc>
        <w:tc>
          <w:tcPr>
            <w:tcW w:w="0" w:type="auto"/>
          </w:tcPr>
          <w:p w:rsidR="00BE04CD" w:rsidRPr="00DF1275" w:rsidRDefault="00BE04CD" w:rsidP="009A0CA4">
            <w:pPr>
              <w:spacing w:before="0"/>
              <w:rPr>
                <w:sz w:val="22"/>
                <w:szCs w:val="22"/>
                <w:lang w:val="en-GB"/>
              </w:rPr>
            </w:pPr>
            <w:r w:rsidRPr="00DF1275">
              <w:rPr>
                <w:sz w:val="22"/>
                <w:szCs w:val="22"/>
                <w:lang w:val="en-GB"/>
              </w:rPr>
              <w:t>High</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has the potential to impact future service development and evolution.</w:t>
            </w:r>
          </w:p>
        </w:tc>
      </w:tr>
      <w:tr w:rsidR="00A55EC7" w:rsidRPr="00DF1275" w:rsidTr="00A55EC7">
        <w:tc>
          <w:tcPr>
            <w:tcW w:w="2160" w:type="dxa"/>
          </w:tcPr>
          <w:p w:rsidR="00BE04CD" w:rsidRPr="00C82CAC" w:rsidRDefault="00BE04CD" w:rsidP="00A55EC7">
            <w:pPr>
              <w:spacing w:before="0"/>
              <w:rPr>
                <w:i/>
                <w:sz w:val="22"/>
                <w:szCs w:val="22"/>
                <w:lang w:val="en-GB"/>
              </w:rPr>
            </w:pPr>
            <w:r w:rsidRPr="00C82CAC">
              <w:rPr>
                <w:i/>
                <w:sz w:val="22"/>
                <w:szCs w:val="22"/>
                <w:lang w:val="en-GB"/>
              </w:rPr>
              <w:t>Reference</w:t>
            </w:r>
          </w:p>
        </w:tc>
        <w:tc>
          <w:tcPr>
            <w:tcW w:w="0" w:type="auto"/>
          </w:tcPr>
          <w:p w:rsidR="00BE04CD" w:rsidRPr="006D7868" w:rsidRDefault="006D7868" w:rsidP="006D7868">
            <w:pPr>
              <w:spacing w:before="0"/>
              <w:rPr>
                <w:sz w:val="22"/>
                <w:szCs w:val="22"/>
                <w:lang w:val="fr-FR"/>
              </w:rPr>
            </w:pPr>
            <w:r w:rsidRPr="006D7868">
              <w:rPr>
                <w:sz w:val="22"/>
                <w:szCs w:val="22"/>
                <w:lang w:val="fr-FR"/>
              </w:rPr>
              <w:t>[b-Beyerer], [b-Hesse]</w:t>
            </w:r>
          </w:p>
        </w:tc>
      </w:tr>
    </w:tbl>
    <w:p w:rsidR="00BE04CD" w:rsidRPr="00DF1275" w:rsidRDefault="00BE04CD" w:rsidP="00333D1F">
      <w:pPr>
        <w:pStyle w:val="Heading3"/>
      </w:pPr>
      <w:bookmarkStart w:id="762" w:name="_Toc86163172"/>
      <w:bookmarkStart w:id="763" w:name="_Toc86503312"/>
      <w:bookmarkStart w:id="764" w:name="_Toc86503570"/>
      <w:r w:rsidRPr="00DF1275">
        <w:t>Use case requirements</w:t>
      </w:r>
      <w:bookmarkEnd w:id="762"/>
      <w:bookmarkEnd w:id="763"/>
      <w:bookmarkEnd w:id="764"/>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A55EC7" w:rsidP="00A55EC7">
      <w:pPr>
        <w:spacing w:before="0" w:after="80"/>
        <w:rPr>
          <w:lang w:val="en-GB"/>
        </w:rPr>
      </w:pPr>
      <w:r w:rsidRPr="00DF1275">
        <w:rPr>
          <w:lang w:val="en-GB"/>
        </w:rPr>
        <w:t>●</w:t>
      </w:r>
      <w:r w:rsidRPr="00DF1275">
        <w:rPr>
          <w:lang w:val="en-GB"/>
        </w:rPr>
        <w:tab/>
      </w:r>
      <w:r w:rsidR="00851583">
        <w:rPr>
          <w:lang w:val="en-GB"/>
        </w:rPr>
        <w:t>AN-UC</w:t>
      </w:r>
      <w:r w:rsidR="00E473D8">
        <w:rPr>
          <w:lang w:val="en-GB"/>
        </w:rPr>
        <w:t>023</w:t>
      </w:r>
      <w:r w:rsidR="00FC70DA">
        <w:rPr>
          <w:lang w:val="en-GB"/>
        </w:rPr>
        <w:t>-REQ-</w:t>
      </w:r>
      <w:r w:rsidR="00DF7F40">
        <w:rPr>
          <w:lang w:val="en-GB"/>
        </w:rPr>
        <w:t>001</w:t>
      </w:r>
      <w:r w:rsidR="00BE04CD" w:rsidRPr="00DF1275">
        <w:rPr>
          <w:lang w:val="en-GB"/>
        </w:rPr>
        <w:t xml:space="preserve">: It is critical that autonomous networks (AN) enable, autonomous agents to collect debug data. </w:t>
      </w:r>
    </w:p>
    <w:p w:rsidR="00BE04CD" w:rsidRPr="00DF1275" w:rsidRDefault="00BE04CD" w:rsidP="00A55EC7">
      <w:pPr>
        <w:spacing w:before="0" w:after="80"/>
        <w:rPr>
          <w:sz w:val="22"/>
          <w:szCs w:val="18"/>
          <w:lang w:val="en-GB"/>
        </w:rPr>
      </w:pPr>
      <w:r w:rsidRPr="00DF1275">
        <w:rPr>
          <w:sz w:val="22"/>
          <w:szCs w:val="18"/>
          <w:lang w:val="en-GB"/>
        </w:rPr>
        <w:t xml:space="preserve">NOTE </w:t>
      </w:r>
      <w:ins w:id="765" w:author="edit6" w:date="2022-04-28T13:15:00Z">
        <w:r w:rsidR="005E6E7A">
          <w:rPr>
            <w:sz w:val="22"/>
            <w:szCs w:val="18"/>
            <w:lang w:val="en-GB"/>
          </w:rPr>
          <w:t xml:space="preserve">1 </w:t>
        </w:r>
      </w:ins>
      <w:r w:rsidRPr="00DF1275">
        <w:rPr>
          <w:sz w:val="22"/>
          <w:szCs w:val="18"/>
          <w:lang w:val="en-GB"/>
        </w:rPr>
        <w:t xml:space="preserve">– </w:t>
      </w:r>
      <w:r w:rsidR="00A55EC7" w:rsidRPr="00DF1275">
        <w:rPr>
          <w:sz w:val="22"/>
          <w:szCs w:val="18"/>
          <w:lang w:val="en-GB"/>
        </w:rPr>
        <w:t>F</w:t>
      </w:r>
      <w:r w:rsidRPr="00DF1275">
        <w:rPr>
          <w:sz w:val="22"/>
          <w:szCs w:val="18"/>
          <w:lang w:val="en-GB"/>
        </w:rPr>
        <w:t>or example analysis agents with matching capabilities are deployed at the nRT RIC and triggered to analyse the data.</w:t>
      </w:r>
    </w:p>
    <w:p w:rsidR="00BE04CD" w:rsidRPr="00DF1275" w:rsidRDefault="00A55EC7" w:rsidP="00A55EC7">
      <w:pPr>
        <w:spacing w:before="0" w:after="80"/>
        <w:rPr>
          <w:lang w:val="en-GB"/>
        </w:rPr>
      </w:pPr>
      <w:r w:rsidRPr="00DF1275">
        <w:rPr>
          <w:lang w:val="en-GB"/>
        </w:rPr>
        <w:t>●</w:t>
      </w:r>
      <w:r w:rsidRPr="00DF1275">
        <w:rPr>
          <w:lang w:val="en-GB"/>
        </w:rPr>
        <w:tab/>
      </w:r>
      <w:r w:rsidR="00851583">
        <w:rPr>
          <w:lang w:val="en-GB"/>
        </w:rPr>
        <w:t>AN-UC</w:t>
      </w:r>
      <w:r w:rsidR="00E473D8">
        <w:rPr>
          <w:lang w:val="en-GB"/>
        </w:rPr>
        <w:t>023</w:t>
      </w:r>
      <w:r w:rsidR="00FC70DA">
        <w:rPr>
          <w:lang w:val="en-GB"/>
        </w:rPr>
        <w:t>-REQ-</w:t>
      </w:r>
      <w:r w:rsidR="00DF7F40">
        <w:rPr>
          <w:lang w:val="en-GB"/>
        </w:rPr>
        <w:t>002</w:t>
      </w:r>
      <w:r w:rsidR="00BE04CD" w:rsidRPr="00DF1275">
        <w:rPr>
          <w:lang w:val="en-GB"/>
        </w:rPr>
        <w:t xml:space="preserve">: It is critical that autonomous networks (AN) enable, fault isolation (e.g. in CU, DU, user plane, control plane) using collaborative analysis is used to pin-point the cause of failure. </w:t>
      </w:r>
    </w:p>
    <w:p w:rsidR="00BE04CD" w:rsidRPr="00DF1275" w:rsidRDefault="00BE04CD" w:rsidP="00A55EC7">
      <w:pPr>
        <w:spacing w:before="0" w:after="80"/>
        <w:rPr>
          <w:lang w:val="en-GB"/>
        </w:rPr>
      </w:pPr>
      <w:r w:rsidRPr="00DF1275">
        <w:rPr>
          <w:lang w:val="en-GB"/>
        </w:rPr>
        <w:t xml:space="preserve">NOTE </w:t>
      </w:r>
      <w:ins w:id="766" w:author="edit6" w:date="2022-04-28T13:15:00Z">
        <w:r w:rsidR="005E6E7A">
          <w:rPr>
            <w:lang w:val="en-GB"/>
          </w:rPr>
          <w:t xml:space="preserve">2 </w:t>
        </w:r>
      </w:ins>
      <w:r w:rsidRPr="00DF1275">
        <w:rPr>
          <w:lang w:val="en-GB"/>
        </w:rPr>
        <w:t>- this may involve multi-agent team communication to do the steps in the workflow.</w:t>
      </w:r>
    </w:p>
    <w:p w:rsidR="00BE04CD" w:rsidRPr="00DF1275" w:rsidRDefault="00A55EC7" w:rsidP="00A55EC7">
      <w:pPr>
        <w:spacing w:before="0" w:after="80"/>
        <w:rPr>
          <w:lang w:val="en-GB"/>
        </w:rPr>
      </w:pPr>
      <w:r w:rsidRPr="00DF1275">
        <w:rPr>
          <w:lang w:val="en-GB"/>
        </w:rPr>
        <w:lastRenderedPageBreak/>
        <w:t>●</w:t>
      </w:r>
      <w:r w:rsidRPr="00DF1275">
        <w:rPr>
          <w:lang w:val="en-GB"/>
        </w:rPr>
        <w:tab/>
      </w:r>
      <w:r w:rsidR="00851583">
        <w:rPr>
          <w:lang w:val="en-GB"/>
        </w:rPr>
        <w:t>AN-UC</w:t>
      </w:r>
      <w:r w:rsidR="00E473D8">
        <w:rPr>
          <w:lang w:val="en-GB"/>
        </w:rPr>
        <w:t>023</w:t>
      </w:r>
      <w:r w:rsidR="00FC70DA">
        <w:rPr>
          <w:lang w:val="en-GB"/>
        </w:rPr>
        <w:t>-REQ-</w:t>
      </w:r>
      <w:r w:rsidR="00DF7F40">
        <w:rPr>
          <w:lang w:val="en-GB"/>
        </w:rPr>
        <w:t>00</w:t>
      </w:r>
      <w:r w:rsidR="00B57D1B">
        <w:rPr>
          <w:lang w:val="en-GB"/>
        </w:rPr>
        <w:t>3</w:t>
      </w:r>
      <w:r w:rsidR="00BE04CD" w:rsidRPr="00DF1275">
        <w:rPr>
          <w:lang w:val="en-GB"/>
        </w:rPr>
        <w:t>: It is critical that autonomous networks (AN) enable, fault correction (e.g. parameter configuration) using service upgrade or software reconfig.</w:t>
      </w:r>
    </w:p>
    <w:p w:rsidR="00BE04CD" w:rsidRPr="00DF1275" w:rsidRDefault="00A55EC7" w:rsidP="00A55EC7">
      <w:pPr>
        <w:spacing w:before="0" w:after="80"/>
        <w:rPr>
          <w:lang w:val="en-GB"/>
        </w:rPr>
      </w:pPr>
      <w:r w:rsidRPr="00DF1275">
        <w:rPr>
          <w:lang w:val="en-GB"/>
        </w:rPr>
        <w:t>●</w:t>
      </w:r>
      <w:r w:rsidRPr="00DF1275">
        <w:rPr>
          <w:lang w:val="en-GB"/>
        </w:rPr>
        <w:tab/>
      </w:r>
      <w:r w:rsidR="00851583">
        <w:rPr>
          <w:lang w:val="en-GB"/>
        </w:rPr>
        <w:t>AN-UC</w:t>
      </w:r>
      <w:r w:rsidR="00E473D8">
        <w:rPr>
          <w:lang w:val="en-GB"/>
        </w:rPr>
        <w:t>023</w:t>
      </w:r>
      <w:r w:rsidR="00FC70DA">
        <w:rPr>
          <w:lang w:val="en-GB"/>
        </w:rPr>
        <w:t>-REQ-</w:t>
      </w:r>
      <w:r w:rsidR="00DF7F40">
        <w:rPr>
          <w:lang w:val="en-GB"/>
        </w:rPr>
        <w:t>00</w:t>
      </w:r>
      <w:r w:rsidR="00B57D1B">
        <w:rPr>
          <w:lang w:val="en-GB"/>
        </w:rPr>
        <w:t>4</w:t>
      </w:r>
      <w:r w:rsidR="00BE04CD" w:rsidRPr="00DF1275">
        <w:rPr>
          <w:lang w:val="en-GB"/>
        </w:rPr>
        <w:t>: It is critical that autonomous networks (AN) enable analysis of task performance by agents</w:t>
      </w:r>
    </w:p>
    <w:p w:rsidR="00BE04CD" w:rsidRPr="00DF1275" w:rsidRDefault="00BE04CD" w:rsidP="00A55EC7">
      <w:pPr>
        <w:spacing w:before="0" w:after="80"/>
        <w:rPr>
          <w:sz w:val="22"/>
          <w:szCs w:val="18"/>
          <w:lang w:val="en-GB"/>
        </w:rPr>
      </w:pPr>
      <w:r w:rsidRPr="00DF1275">
        <w:rPr>
          <w:sz w:val="22"/>
          <w:szCs w:val="18"/>
          <w:lang w:val="en-GB"/>
        </w:rPr>
        <w:t>NOTE</w:t>
      </w:r>
      <w:ins w:id="767" w:author="edit6" w:date="2022-04-28T13:15:00Z">
        <w:r w:rsidR="005E6E7A">
          <w:rPr>
            <w:sz w:val="22"/>
            <w:szCs w:val="18"/>
            <w:lang w:val="en-GB"/>
          </w:rPr>
          <w:t xml:space="preserve">3 </w:t>
        </w:r>
      </w:ins>
      <w:r w:rsidR="00A55EC7" w:rsidRPr="00DF1275">
        <w:rPr>
          <w:sz w:val="22"/>
          <w:szCs w:val="18"/>
          <w:lang w:val="en-GB"/>
        </w:rPr>
        <w:t>–C</w:t>
      </w:r>
      <w:r w:rsidRPr="00DF1275">
        <w:rPr>
          <w:sz w:val="22"/>
          <w:szCs w:val="18"/>
          <w:lang w:val="en-GB"/>
        </w:rPr>
        <w:t>ollaborative analysis is used to collect data from the agents – including where the human interactions were needed.</w:t>
      </w:r>
    </w:p>
    <w:p w:rsidR="00BE04CD" w:rsidRPr="00DF1275" w:rsidRDefault="00A55EC7" w:rsidP="00A55EC7">
      <w:pPr>
        <w:spacing w:before="0" w:after="80"/>
        <w:rPr>
          <w:lang w:val="en-GB"/>
        </w:rPr>
      </w:pPr>
      <w:r w:rsidRPr="00DF1275">
        <w:rPr>
          <w:lang w:val="en-GB"/>
        </w:rPr>
        <w:t>●</w:t>
      </w:r>
      <w:r w:rsidRPr="00DF1275">
        <w:rPr>
          <w:lang w:val="en-GB"/>
        </w:rPr>
        <w:tab/>
      </w:r>
      <w:r w:rsidR="00851583">
        <w:rPr>
          <w:lang w:val="en-GB"/>
        </w:rPr>
        <w:t>AN-UC</w:t>
      </w:r>
      <w:r w:rsidR="00E473D8">
        <w:rPr>
          <w:lang w:val="en-GB"/>
        </w:rPr>
        <w:t>023</w:t>
      </w:r>
      <w:r w:rsidR="00FC70DA">
        <w:rPr>
          <w:lang w:val="en-GB"/>
        </w:rPr>
        <w:t>-REQ-</w:t>
      </w:r>
      <w:r w:rsidR="00DF7F40">
        <w:rPr>
          <w:lang w:val="en-GB"/>
        </w:rPr>
        <w:t>00</w:t>
      </w:r>
      <w:r w:rsidR="00B57D1B">
        <w:rPr>
          <w:lang w:val="en-GB"/>
        </w:rPr>
        <w:t>5</w:t>
      </w:r>
      <w:r w:rsidR="00BE04CD" w:rsidRPr="00DF1275">
        <w:rPr>
          <w:lang w:val="en-GB"/>
        </w:rPr>
        <w:t>: It is critical that autonomous networks (AN) enable creation of new agents with new capabilities.</w:t>
      </w:r>
    </w:p>
    <w:p w:rsidR="00BE04CD" w:rsidRPr="00DF1275" w:rsidRDefault="00BE04CD" w:rsidP="00A55EC7">
      <w:pPr>
        <w:spacing w:after="80"/>
        <w:jc w:val="both"/>
        <w:rPr>
          <w:sz w:val="22"/>
          <w:szCs w:val="18"/>
          <w:lang w:val="en-GB"/>
        </w:rPr>
      </w:pPr>
      <w:r w:rsidRPr="00DF1275">
        <w:rPr>
          <w:sz w:val="22"/>
          <w:szCs w:val="18"/>
          <w:lang w:val="en-GB"/>
        </w:rPr>
        <w:t>NOTE</w:t>
      </w:r>
      <w:ins w:id="768" w:author="edit6" w:date="2022-04-28T13:15:00Z">
        <w:r w:rsidR="005E6E7A">
          <w:rPr>
            <w:sz w:val="22"/>
            <w:szCs w:val="18"/>
            <w:lang w:val="en-GB"/>
          </w:rPr>
          <w:t xml:space="preserve">4 </w:t>
        </w:r>
      </w:ins>
      <w:r w:rsidR="00A55EC7" w:rsidRPr="00DF1275">
        <w:rPr>
          <w:sz w:val="22"/>
          <w:szCs w:val="18"/>
          <w:lang w:val="en-GB"/>
        </w:rPr>
        <w:t>–E</w:t>
      </w:r>
      <w:r w:rsidRPr="00DF1275">
        <w:rPr>
          <w:sz w:val="22"/>
          <w:szCs w:val="18"/>
          <w:lang w:val="en-GB"/>
        </w:rPr>
        <w:t>xample location and capabilities are selected based on the next higher level of autonomy to reduce human interaction in this scenario.</w:t>
      </w:r>
    </w:p>
    <w:p w:rsidR="00BD0B9A" w:rsidRPr="00DF1275" w:rsidRDefault="00BD0B9A" w:rsidP="00BD0B9A">
      <w:pPr>
        <w:pStyle w:val="Heading3"/>
      </w:pPr>
      <w:bookmarkStart w:id="769" w:name="_Toc86503313"/>
      <w:bookmarkStart w:id="770" w:name="_Toc86503571"/>
      <w:del w:id="771" w:author="Microsoft Office User" w:date="2022-06-13T12:08:00Z">
        <w:r w:rsidRPr="00DF1275" w:rsidDel="009325C6">
          <w:delText>Use case specific figures</w:delText>
        </w:r>
      </w:del>
      <w:bookmarkEnd w:id="769"/>
      <w:bookmarkEnd w:id="770"/>
      <w:ins w:id="772" w:author="Microsoft Office User" w:date="2022-06-13T12:08:00Z">
        <w:r w:rsidR="009325C6">
          <w:t>Actor interactions and possible components</w:t>
        </w:r>
      </w:ins>
    </w:p>
    <w:p w:rsidR="00BD0B9A" w:rsidRPr="00DF1275" w:rsidRDefault="00BD0B9A" w:rsidP="00BD0B9A">
      <w:pPr>
        <w:rPr>
          <w:lang w:val="en-GB" w:eastAsia="ja-JP"/>
        </w:rPr>
      </w:pPr>
      <w:r w:rsidRPr="00DF1275">
        <w:rPr>
          <w:lang w:val="en-GB" w:eastAsia="ja-JP"/>
        </w:rPr>
        <w:t>None.</w:t>
      </w:r>
    </w:p>
    <w:p w:rsidR="00BE04CD" w:rsidRPr="00DF1275" w:rsidRDefault="00BE04CD" w:rsidP="00333D1F">
      <w:pPr>
        <w:pStyle w:val="Heading2"/>
      </w:pPr>
      <w:bookmarkStart w:id="773" w:name="_Toc86163173"/>
      <w:bookmarkStart w:id="774" w:name="_Toc86503314"/>
      <w:bookmarkStart w:id="775" w:name="_Toc86503572"/>
      <w:r w:rsidRPr="00DF1275">
        <w:t>Automated, adaptive acceleration for AI @ edge</w:t>
      </w:r>
      <w:bookmarkEnd w:id="773"/>
      <w:bookmarkEnd w:id="774"/>
      <w:bookmarkEnd w:id="775"/>
    </w:p>
    <w:tbl>
      <w:tblPr>
        <w:tblStyle w:val="TableGrid"/>
        <w:tblW w:w="5000" w:type="pct"/>
        <w:tblLook w:val="04A0"/>
      </w:tblPr>
      <w:tblGrid>
        <w:gridCol w:w="2464"/>
        <w:gridCol w:w="7391"/>
      </w:tblGrid>
      <w:tr w:rsidR="00BE04CD" w:rsidRPr="00DF1275" w:rsidTr="00A55EC7">
        <w:tc>
          <w:tcPr>
            <w:tcW w:w="1250" w:type="pct"/>
          </w:tcPr>
          <w:p w:rsidR="00BE04CD" w:rsidRPr="00C82CAC" w:rsidRDefault="00BE04CD" w:rsidP="009A0CA4">
            <w:pPr>
              <w:spacing w:before="0"/>
              <w:rPr>
                <w:i/>
                <w:sz w:val="22"/>
                <w:szCs w:val="22"/>
                <w:lang w:val="en-GB"/>
              </w:rPr>
            </w:pPr>
            <w:r w:rsidRPr="00C82CAC">
              <w:rPr>
                <w:i/>
                <w:sz w:val="22"/>
                <w:szCs w:val="22"/>
                <w:lang w:val="en-GB"/>
              </w:rPr>
              <w:t>Use case id</w:t>
            </w:r>
          </w:p>
        </w:tc>
        <w:tc>
          <w:tcPr>
            <w:tcW w:w="3750" w:type="pct"/>
          </w:tcPr>
          <w:p w:rsidR="00BE04CD" w:rsidRPr="00DF1275" w:rsidRDefault="00BE04CD" w:rsidP="009A0CA4">
            <w:pPr>
              <w:spacing w:before="0"/>
              <w:rPr>
                <w:sz w:val="22"/>
                <w:szCs w:val="22"/>
                <w:lang w:val="en-GB"/>
              </w:rPr>
            </w:pPr>
            <w:r w:rsidRPr="00DF1275">
              <w:rPr>
                <w:sz w:val="22"/>
                <w:szCs w:val="22"/>
                <w:lang w:val="en-GB"/>
              </w:rPr>
              <w:t>FG-AN-usecase-24</w:t>
            </w:r>
          </w:p>
        </w:tc>
      </w:tr>
      <w:tr w:rsidR="00BE04CD" w:rsidRPr="00DF1275" w:rsidTr="00A55EC7">
        <w:tc>
          <w:tcPr>
            <w:tcW w:w="1250" w:type="pct"/>
          </w:tcPr>
          <w:p w:rsidR="00BE04CD" w:rsidRPr="00C82CAC" w:rsidRDefault="00BE04CD" w:rsidP="009A0CA4">
            <w:pPr>
              <w:spacing w:before="0"/>
              <w:rPr>
                <w:i/>
                <w:sz w:val="22"/>
                <w:szCs w:val="22"/>
                <w:lang w:val="en-GB"/>
              </w:rPr>
            </w:pPr>
            <w:r w:rsidRPr="00C82CAC">
              <w:rPr>
                <w:i/>
                <w:sz w:val="22"/>
                <w:szCs w:val="22"/>
                <w:lang w:val="en-GB"/>
              </w:rPr>
              <w:t>Use case description</w:t>
            </w:r>
          </w:p>
        </w:tc>
        <w:tc>
          <w:tcPr>
            <w:tcW w:w="3750" w:type="pct"/>
          </w:tcPr>
          <w:p w:rsidR="00BE04CD" w:rsidRPr="00DF1275" w:rsidRDefault="00BE04CD" w:rsidP="009A0CA4">
            <w:pPr>
              <w:spacing w:before="0"/>
              <w:jc w:val="both"/>
              <w:rPr>
                <w:sz w:val="22"/>
                <w:szCs w:val="22"/>
                <w:lang w:val="en-GB"/>
              </w:rPr>
            </w:pPr>
            <w:r w:rsidRPr="00DF1275">
              <w:rPr>
                <w:sz w:val="22"/>
                <w:szCs w:val="22"/>
                <w:lang w:val="en-GB"/>
              </w:rPr>
              <w:t>[AN-I-046] introduced Spatial Architectures which scale performance &amp; resources to meet the application requirements and Scaling to fit into available resources – in the context of DNN. It also discussed that reduced precision can be highly effective to reach</w:t>
            </w:r>
          </w:p>
          <w:p w:rsidR="00BE04CD" w:rsidRPr="00DF1275" w:rsidRDefault="00BE04CD" w:rsidP="009A0CA4">
            <w:pPr>
              <w:spacing w:before="0"/>
              <w:jc w:val="both"/>
              <w:rPr>
                <w:sz w:val="22"/>
                <w:szCs w:val="22"/>
                <w:lang w:val="en-GB"/>
              </w:rPr>
            </w:pPr>
            <w:r w:rsidRPr="00DF1275">
              <w:rPr>
                <w:sz w:val="22"/>
                <w:szCs w:val="22"/>
                <w:lang w:val="en-GB"/>
              </w:rPr>
              <w:t>communication requirements. Spatial architectures can exploit custom arithmetic at a greater degree. Further, it discussed topologies fully co designed for hardware architecture, where the Circuit is the DNN [</w:t>
            </w:r>
            <w:r w:rsidR="00891D76">
              <w:rPr>
                <w:sz w:val="22"/>
                <w:szCs w:val="22"/>
                <w:lang w:val="en-GB"/>
              </w:rPr>
              <w:t>b-</w:t>
            </w:r>
            <w:r w:rsidR="00891D76" w:rsidRPr="00891D76">
              <w:rPr>
                <w:sz w:val="22"/>
                <w:szCs w:val="22"/>
                <w:lang w:val="en-GB"/>
              </w:rPr>
              <w:t>Umuroglu</w:t>
            </w:r>
            <w:r w:rsidRPr="00DF1275">
              <w:rPr>
                <w:sz w:val="22"/>
                <w:szCs w:val="22"/>
                <w:lang w:val="en-GB"/>
              </w:rPr>
              <w:t xml:space="preserve">]. Adjust the parameters of DNN (=lookup table (LUT) contents) while iterating on training dataset until accuracy. </w:t>
            </w:r>
          </w:p>
          <w:p w:rsidR="00BE04CD" w:rsidRPr="00DF1275" w:rsidRDefault="00BE04CD" w:rsidP="009A0CA4">
            <w:pPr>
              <w:jc w:val="both"/>
              <w:rPr>
                <w:sz w:val="22"/>
                <w:szCs w:val="22"/>
                <w:lang w:val="en-GB"/>
              </w:rPr>
            </w:pPr>
            <w:r w:rsidRPr="00DF1275">
              <w:rPr>
                <w:sz w:val="22"/>
                <w:szCs w:val="22"/>
                <w:lang w:val="en-GB"/>
              </w:rPr>
              <w:t xml:space="preserve">[AN-I-046] showed results (with an example of intrusion detection) that spatial processing, customized arithmetic and learned circuits can help scale to communication throughput and latency requirements. </w:t>
            </w:r>
          </w:p>
          <w:p w:rsidR="00BE04CD" w:rsidRPr="00DF1275" w:rsidRDefault="00BE04CD" w:rsidP="009A0CA4">
            <w:pPr>
              <w:jc w:val="both"/>
              <w:rPr>
                <w:sz w:val="22"/>
                <w:szCs w:val="22"/>
                <w:lang w:val="en-GB"/>
              </w:rPr>
            </w:pPr>
            <w:r w:rsidRPr="00DF1275">
              <w:rPr>
                <w:sz w:val="22"/>
                <w:szCs w:val="22"/>
                <w:lang w:val="en-GB"/>
              </w:rPr>
              <w:t xml:space="preserve">I-046 also talked about [FINN-R] and Providing tools and platforms for exploration of DNN compute architectures. ML engineers can create specialized hardware architectures on an FPGA with spatial architectures and custom precision.  Design and runtime software tools (e.g. FINN) for DNN to FPGA development starting with training or learning reduced precision DNNs, using ONNX based intermediate representation, perform optimization on this intermediate representation, to create a DNN hardware IP, was discussed. </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Thus, it may be relevant to consider the following aspects for this specific use case:</w:t>
            </w:r>
          </w:p>
          <w:p w:rsidR="00BE04CD" w:rsidRPr="00DF1275" w:rsidRDefault="00BE04CD" w:rsidP="009A0CA4">
            <w:pPr>
              <w:spacing w:before="0"/>
              <w:jc w:val="both"/>
              <w:rPr>
                <w:sz w:val="22"/>
                <w:szCs w:val="22"/>
                <w:lang w:val="en-GB"/>
              </w:rPr>
            </w:pPr>
            <w:r w:rsidRPr="00DF1275">
              <w:rPr>
                <w:sz w:val="22"/>
                <w:szCs w:val="22"/>
                <w:lang w:val="en-GB"/>
              </w:rPr>
              <w:t xml:space="preserve">1) AI-enabled applications are increasingly being deployed at the edge. Low latency, low power consumption and small footprint are considerations for AI applications at the edge. Accelerated, AI-enabled applications at the edge are important enablers for future networks. </w:t>
            </w:r>
          </w:p>
          <w:p w:rsidR="00BE04CD" w:rsidRPr="00DF1275" w:rsidRDefault="00BE04CD" w:rsidP="009A0CA4">
            <w:pPr>
              <w:spacing w:before="0"/>
              <w:jc w:val="both"/>
              <w:rPr>
                <w:sz w:val="22"/>
                <w:szCs w:val="22"/>
                <w:lang w:val="en-GB"/>
              </w:rPr>
            </w:pPr>
            <w:r w:rsidRPr="00DF1275">
              <w:rPr>
                <w:sz w:val="22"/>
                <w:szCs w:val="22"/>
                <w:lang w:val="en-GB"/>
              </w:rPr>
              <w:t>2) As AI technology evolves, AI models evolve, the acceleration platform must also be adaptable and at the same time satisfying the requirements above. Also, reduced time to market, development time and cost to reach production readiness, are important factors influencing deployment decisions by network operators. fully customized circuit board is developed for each application may not fit this bill.</w:t>
            </w:r>
          </w:p>
          <w:p w:rsidR="00BE04CD" w:rsidRPr="00DF1275" w:rsidRDefault="00BE04CD" w:rsidP="009A0CA4">
            <w:pPr>
              <w:spacing w:before="0"/>
              <w:jc w:val="both"/>
              <w:rPr>
                <w:sz w:val="22"/>
                <w:szCs w:val="22"/>
                <w:lang w:val="en-GB"/>
              </w:rPr>
            </w:pPr>
            <w:r w:rsidRPr="00DF1275">
              <w:rPr>
                <w:sz w:val="22"/>
                <w:szCs w:val="22"/>
                <w:lang w:val="en-GB"/>
              </w:rPr>
              <w:t xml:space="preserve">3) pluggable solutions into a larger edge application, providing both the </w:t>
            </w:r>
            <w:r w:rsidRPr="00DF1275">
              <w:rPr>
                <w:sz w:val="22"/>
                <w:szCs w:val="22"/>
                <w:lang w:val="en-GB"/>
              </w:rPr>
              <w:lastRenderedPageBreak/>
              <w:t>flexibility of a custom implementation with the ease-of-use and reduced time</w:t>
            </w:r>
            <w:r w:rsidR="009560D4">
              <w:rPr>
                <w:sz w:val="22"/>
                <w:szCs w:val="22"/>
                <w:lang w:val="en-GB"/>
              </w:rPr>
              <w:t>-</w:t>
            </w:r>
            <w:r w:rsidRPr="00DF1275">
              <w:rPr>
                <w:sz w:val="22"/>
                <w:szCs w:val="22"/>
                <w:lang w:val="en-GB"/>
              </w:rPr>
              <w:t xml:space="preserve">to-market of an off-the-shelf solution, are needed. </w:t>
            </w:r>
          </w:p>
          <w:p w:rsidR="00BE04CD" w:rsidRPr="00DF1275" w:rsidRDefault="00BE04CD" w:rsidP="009A0CA4">
            <w:pPr>
              <w:spacing w:before="0"/>
              <w:jc w:val="both"/>
              <w:rPr>
                <w:sz w:val="22"/>
                <w:szCs w:val="22"/>
                <w:lang w:val="en-GB"/>
              </w:rPr>
            </w:pPr>
            <w:r w:rsidRPr="00DF1275">
              <w:rPr>
                <w:sz w:val="22"/>
                <w:szCs w:val="22"/>
                <w:lang w:val="en-GB"/>
              </w:rPr>
              <w:t>4) Adaptive computing includes hardware that can be highly optimized for specific applications such as Field Programmable Gate Arrays (FPGAs). In addition to FPGAs, new types of adaptive hardware such as adaptive System-on-Chip (SoC) which contains FPGA fabric, coupled with one or more embedded CPU subsystems, have been introduced recently.</w:t>
            </w:r>
          </w:p>
          <w:p w:rsidR="00BE04CD" w:rsidRPr="00DF1275" w:rsidRDefault="00BE04CD" w:rsidP="009A0CA4">
            <w:pPr>
              <w:spacing w:before="0"/>
              <w:jc w:val="both"/>
              <w:rPr>
                <w:sz w:val="22"/>
                <w:szCs w:val="22"/>
                <w:lang w:val="en-GB"/>
              </w:rPr>
            </w:pPr>
            <w:r w:rsidRPr="00DF1275">
              <w:rPr>
                <w:sz w:val="22"/>
                <w:szCs w:val="22"/>
                <w:lang w:val="en-GB"/>
              </w:rPr>
              <w:t>5) prebuilt platforms and APIs, software tools enable full customization of the adaptive hardware, enabling even more flexibility and optimization. This can be used to design highly flexible, yet efficient systems at the edge.</w:t>
            </w:r>
          </w:p>
          <w:p w:rsidR="00BE04CD" w:rsidRPr="00DF1275" w:rsidRDefault="00BE04CD" w:rsidP="009A0CA4">
            <w:pPr>
              <w:spacing w:before="0"/>
              <w:jc w:val="both"/>
              <w:rPr>
                <w:sz w:val="22"/>
                <w:szCs w:val="22"/>
                <w:lang w:val="en-GB"/>
              </w:rPr>
            </w:pPr>
            <w:r w:rsidRPr="00DF1275">
              <w:rPr>
                <w:sz w:val="22"/>
                <w:szCs w:val="22"/>
                <w:lang w:val="en-GB"/>
              </w:rPr>
              <w:t xml:space="preserve">6) exploiting the development and adoption of standards in interface and protocols at the edge, different AI-enabled edge applications can use similar hardware components. </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Following are related steps in this use case scenario:</w:t>
            </w:r>
          </w:p>
          <w:p w:rsidR="00BE04CD" w:rsidRPr="00DF1275" w:rsidRDefault="00BE04CD" w:rsidP="009A0CA4">
            <w:pPr>
              <w:spacing w:before="0"/>
              <w:rPr>
                <w:sz w:val="22"/>
                <w:szCs w:val="22"/>
                <w:lang w:val="en-GB"/>
              </w:rPr>
            </w:pPr>
            <w:r w:rsidRPr="00DF1275">
              <w:rPr>
                <w:sz w:val="22"/>
                <w:szCs w:val="22"/>
                <w:lang w:val="en-GB"/>
              </w:rPr>
              <w:t>1. Given an AI/ML model layered architecture, the following considerations needs to be applied – (a) concurrency in processing of layers, (b) fragmentation/buffering between layers vs. offloading of layers into compute (c) precision vs. performance and energy efficiency.</w:t>
            </w:r>
          </w:p>
          <w:p w:rsidR="00BE04CD" w:rsidRPr="00DF1275" w:rsidRDefault="00BE04CD" w:rsidP="009A0CA4">
            <w:pPr>
              <w:spacing w:before="0"/>
              <w:rPr>
                <w:sz w:val="22"/>
                <w:szCs w:val="22"/>
                <w:lang w:val="en-GB"/>
              </w:rPr>
            </w:pPr>
            <w:r w:rsidRPr="00DF1275">
              <w:rPr>
                <w:sz w:val="22"/>
                <w:szCs w:val="22"/>
                <w:lang w:val="en-GB"/>
              </w:rPr>
              <w:t>2. given the specific goals and constraints of the AI/ML model, consider the target platform architecture and “sacrificable” precision to explore the model architecture and layer compositions.</w:t>
            </w:r>
          </w:p>
          <w:p w:rsidR="00BE04CD" w:rsidRPr="00DF1275" w:rsidRDefault="00BE04CD" w:rsidP="009A0CA4">
            <w:pPr>
              <w:spacing w:before="0"/>
              <w:rPr>
                <w:sz w:val="22"/>
                <w:szCs w:val="22"/>
                <w:lang w:val="en-GB"/>
              </w:rPr>
            </w:pPr>
            <w:r w:rsidRPr="00DF1275">
              <w:rPr>
                <w:sz w:val="22"/>
                <w:szCs w:val="22"/>
                <w:lang w:val="en-GB"/>
              </w:rPr>
              <w:t xml:space="preserve">3. transformation of a AI/ML model -&gt; intermediate representation -&gt; optimization -&gt; hardware implementation -&gt; evaluation -&gt; back to training/modelling. </w:t>
            </w:r>
          </w:p>
          <w:p w:rsidR="00BE04CD" w:rsidRPr="00DF1275" w:rsidRDefault="00BE04CD" w:rsidP="009A0CA4">
            <w:pPr>
              <w:spacing w:before="0"/>
              <w:rPr>
                <w:sz w:val="22"/>
                <w:szCs w:val="22"/>
                <w:lang w:val="en-GB"/>
              </w:rPr>
            </w:pPr>
            <w:r w:rsidRPr="00DF1275">
              <w:rPr>
                <w:sz w:val="22"/>
                <w:szCs w:val="22"/>
                <w:lang w:val="en-GB"/>
              </w:rPr>
              <w:t xml:space="preserve">4. derive feedback for hardware </w:t>
            </w:r>
            <w:r w:rsidR="00B35FDD" w:rsidRPr="00DF1275">
              <w:rPr>
                <w:sz w:val="22"/>
                <w:szCs w:val="22"/>
                <w:lang w:val="en-GB"/>
              </w:rPr>
              <w:t>adaptation</w:t>
            </w:r>
            <w:r w:rsidRPr="00DF1275">
              <w:rPr>
                <w:sz w:val="22"/>
                <w:szCs w:val="22"/>
                <w:lang w:val="en-GB"/>
              </w:rPr>
              <w:t xml:space="preserve"> and design.</w:t>
            </w:r>
          </w:p>
        </w:tc>
      </w:tr>
      <w:tr w:rsidR="00BE04CD" w:rsidRPr="00DF1275" w:rsidTr="00A55EC7">
        <w:tc>
          <w:tcPr>
            <w:tcW w:w="1250" w:type="pct"/>
          </w:tcPr>
          <w:p w:rsidR="00BE04CD" w:rsidRPr="00C82CAC" w:rsidRDefault="00BE04CD" w:rsidP="009A0CA4">
            <w:pPr>
              <w:spacing w:before="0"/>
              <w:rPr>
                <w:i/>
                <w:sz w:val="22"/>
                <w:szCs w:val="22"/>
                <w:lang w:val="en-GB"/>
              </w:rPr>
            </w:pPr>
            <w:r w:rsidRPr="00C82CAC">
              <w:rPr>
                <w:i/>
                <w:sz w:val="22"/>
                <w:szCs w:val="22"/>
                <w:lang w:val="en-GB"/>
              </w:rPr>
              <w:lastRenderedPageBreak/>
              <w:t>Notes on use case category</w:t>
            </w:r>
          </w:p>
        </w:tc>
        <w:tc>
          <w:tcPr>
            <w:tcW w:w="3750" w:type="pct"/>
          </w:tcPr>
          <w:p w:rsidR="00BE04CD" w:rsidRPr="00DF1275" w:rsidRDefault="00BE04CD" w:rsidP="009A0CA4">
            <w:pPr>
              <w:spacing w:before="0"/>
              <w:rPr>
                <w:sz w:val="22"/>
                <w:szCs w:val="22"/>
                <w:lang w:val="en-GB"/>
              </w:rPr>
            </w:pPr>
            <w:r w:rsidRPr="00DF1275">
              <w:rPr>
                <w:sz w:val="22"/>
                <w:szCs w:val="22"/>
                <w:lang w:val="en-GB"/>
              </w:rPr>
              <w:t xml:space="preserve">Cat 2: describes a scenario related to application of autonomous behaviour in the network.  </w:t>
            </w:r>
          </w:p>
        </w:tc>
      </w:tr>
      <w:tr w:rsidR="00BE04CD" w:rsidRPr="00DF1275" w:rsidTr="00A55EC7">
        <w:tc>
          <w:tcPr>
            <w:tcW w:w="1250" w:type="pct"/>
          </w:tcPr>
          <w:p w:rsidR="00BE04CD" w:rsidRPr="00C82CAC" w:rsidRDefault="00BE04CD" w:rsidP="009A0CA4">
            <w:pPr>
              <w:spacing w:before="0"/>
              <w:rPr>
                <w:i/>
                <w:sz w:val="22"/>
                <w:szCs w:val="22"/>
                <w:lang w:val="en-GB"/>
              </w:rPr>
            </w:pPr>
            <w:r w:rsidRPr="00C82CAC">
              <w:rPr>
                <w:i/>
                <w:sz w:val="22"/>
                <w:szCs w:val="22"/>
                <w:lang w:val="en-GB"/>
              </w:rPr>
              <w:t>Notes on priority of the use case</w:t>
            </w:r>
          </w:p>
        </w:tc>
        <w:tc>
          <w:tcPr>
            <w:tcW w:w="3750" w:type="pct"/>
          </w:tcPr>
          <w:p w:rsidR="00BE04CD" w:rsidRPr="00DF1275" w:rsidRDefault="00BE04CD" w:rsidP="009A0CA4">
            <w:pPr>
              <w:spacing w:before="0"/>
              <w:rPr>
                <w:sz w:val="22"/>
                <w:szCs w:val="22"/>
                <w:lang w:val="en-GB"/>
              </w:rPr>
            </w:pPr>
            <w:r w:rsidRPr="00DF1275">
              <w:rPr>
                <w:sz w:val="22"/>
                <w:szCs w:val="22"/>
                <w:lang w:val="en-GB"/>
              </w:rPr>
              <w:t>High</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has the potential to impact AI/ML operations and optimization in relation with hardware evolution.</w:t>
            </w:r>
          </w:p>
        </w:tc>
      </w:tr>
      <w:tr w:rsidR="00BE04CD" w:rsidRPr="00DF1275" w:rsidTr="00A55EC7">
        <w:tc>
          <w:tcPr>
            <w:tcW w:w="1250" w:type="pct"/>
          </w:tcPr>
          <w:p w:rsidR="00BE04CD" w:rsidRPr="00C82CAC" w:rsidRDefault="00BE04CD" w:rsidP="009A0CA4">
            <w:pPr>
              <w:spacing w:before="0"/>
              <w:rPr>
                <w:i/>
                <w:sz w:val="22"/>
                <w:szCs w:val="22"/>
                <w:lang w:val="en-GB"/>
              </w:rPr>
            </w:pPr>
            <w:r w:rsidRPr="00C82CAC">
              <w:rPr>
                <w:i/>
                <w:sz w:val="22"/>
                <w:szCs w:val="22"/>
                <w:lang w:val="en-GB"/>
              </w:rPr>
              <w:t>Reference</w:t>
            </w:r>
          </w:p>
        </w:tc>
        <w:tc>
          <w:tcPr>
            <w:tcW w:w="3750" w:type="pct"/>
          </w:tcPr>
          <w:p w:rsidR="00BE04CD" w:rsidRPr="00DF1275" w:rsidRDefault="00BE04CD" w:rsidP="00AD2BA7">
            <w:pPr>
              <w:spacing w:before="0"/>
              <w:rPr>
                <w:sz w:val="22"/>
                <w:szCs w:val="22"/>
                <w:lang w:val="en-GB"/>
              </w:rPr>
            </w:pPr>
            <w:r w:rsidRPr="00DF1275">
              <w:rPr>
                <w:noProof/>
                <w:sz w:val="22"/>
                <w:szCs w:val="22"/>
                <w:lang w:val="en-GB"/>
              </w:rPr>
              <w:t>[</w:t>
            </w:r>
            <w:r w:rsidR="00007D01">
              <w:rPr>
                <w:noProof/>
                <w:sz w:val="22"/>
                <w:szCs w:val="22"/>
                <w:lang w:val="en-GB"/>
              </w:rPr>
              <w:t>b-</w:t>
            </w:r>
            <w:r w:rsidRPr="00DF1275">
              <w:rPr>
                <w:color w:val="222222"/>
                <w:sz w:val="22"/>
                <w:szCs w:val="22"/>
                <w:shd w:val="clear" w:color="auto" w:fill="FFFFFF"/>
                <w:lang w:val="en-GB"/>
              </w:rPr>
              <w:t>Blott</w:t>
            </w:r>
            <w:r w:rsidR="00007D01">
              <w:rPr>
                <w:color w:val="222222"/>
                <w:sz w:val="22"/>
                <w:szCs w:val="22"/>
                <w:shd w:val="clear" w:color="auto" w:fill="FFFFFF"/>
                <w:lang w:val="en-GB"/>
              </w:rPr>
              <w:t xml:space="preserve">], </w:t>
            </w:r>
            <w:r w:rsidR="00AF797A">
              <w:rPr>
                <w:color w:val="222222"/>
                <w:sz w:val="22"/>
                <w:szCs w:val="22"/>
                <w:shd w:val="clear" w:color="auto" w:fill="FFFFFF"/>
                <w:lang w:val="en-GB"/>
              </w:rPr>
              <w:t xml:space="preserve">[b-Xilinx], </w:t>
            </w:r>
            <w:r w:rsidR="00891D76">
              <w:rPr>
                <w:sz w:val="22"/>
                <w:szCs w:val="22"/>
                <w:lang w:val="en-GB"/>
              </w:rPr>
              <w:t>[b-</w:t>
            </w:r>
            <w:r w:rsidR="00891D76" w:rsidRPr="00891D76">
              <w:rPr>
                <w:sz w:val="22"/>
                <w:szCs w:val="22"/>
                <w:lang w:val="en-GB"/>
              </w:rPr>
              <w:t>Umuroglu</w:t>
            </w:r>
            <w:r w:rsidR="00891D76">
              <w:rPr>
                <w:sz w:val="22"/>
                <w:szCs w:val="22"/>
                <w:lang w:val="en-GB"/>
              </w:rPr>
              <w:t>]</w:t>
            </w:r>
            <w:r w:rsidR="00AF797A">
              <w:rPr>
                <w:sz w:val="22"/>
                <w:szCs w:val="22"/>
                <w:lang w:val="en-GB"/>
              </w:rPr>
              <w:t xml:space="preserve">, </w:t>
            </w:r>
            <w:r w:rsidR="00AD2BA7" w:rsidRPr="00AD2BA7">
              <w:rPr>
                <w:sz w:val="22"/>
                <w:szCs w:val="22"/>
                <w:lang w:val="en-GB"/>
              </w:rPr>
              <w:t>[b-SCALE-Sim]</w:t>
            </w:r>
          </w:p>
        </w:tc>
      </w:tr>
    </w:tbl>
    <w:p w:rsidR="00BE04CD" w:rsidRPr="00DF1275" w:rsidRDefault="00BE04CD" w:rsidP="00333D1F">
      <w:pPr>
        <w:pStyle w:val="Heading3"/>
      </w:pPr>
      <w:bookmarkStart w:id="776" w:name="_Toc86163174"/>
      <w:bookmarkStart w:id="777" w:name="_Toc86503315"/>
      <w:bookmarkStart w:id="778" w:name="_Toc86503573"/>
      <w:r w:rsidRPr="00DF1275">
        <w:t>Use case requirements</w:t>
      </w:r>
      <w:bookmarkEnd w:id="776"/>
      <w:bookmarkEnd w:id="777"/>
      <w:bookmarkEnd w:id="778"/>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E52ACD" w:rsidP="00E52ACD">
      <w:pPr>
        <w:spacing w:before="0"/>
        <w:rPr>
          <w:lang w:val="en-GB"/>
        </w:rPr>
      </w:pPr>
      <w:r w:rsidRPr="00DF1275">
        <w:rPr>
          <w:lang w:val="en-GB"/>
        </w:rPr>
        <w:t>●</w:t>
      </w:r>
      <w:r w:rsidRPr="00DF1275">
        <w:rPr>
          <w:lang w:val="en-GB"/>
        </w:rPr>
        <w:tab/>
      </w:r>
      <w:r w:rsidR="00851583">
        <w:rPr>
          <w:lang w:val="en-GB"/>
        </w:rPr>
        <w:t>AN-UC</w:t>
      </w:r>
      <w:r w:rsidR="00E473D8">
        <w:rPr>
          <w:lang w:val="en-GB"/>
        </w:rPr>
        <w:t>024</w:t>
      </w:r>
      <w:r w:rsidR="00FC70DA">
        <w:rPr>
          <w:lang w:val="en-GB"/>
        </w:rPr>
        <w:t>-REQ-</w:t>
      </w:r>
      <w:r w:rsidR="00BE04CD" w:rsidRPr="00DF1275">
        <w:rPr>
          <w:lang w:val="en-GB"/>
        </w:rPr>
        <w:t>0</w:t>
      </w:r>
      <w:r w:rsidR="00DF7F40">
        <w:rPr>
          <w:lang w:val="en-GB"/>
        </w:rPr>
        <w:t>01</w:t>
      </w:r>
      <w:r w:rsidR="00BE04CD" w:rsidRPr="00DF1275">
        <w:rPr>
          <w:lang w:val="en-GB"/>
        </w:rPr>
        <w:t>: It is critical that autonomous networks (AN) enable, analysis of concurrency in processing of layers in a DNN, fragmentation/buffering between layers vs. offloading of layers into compute and analysis of precision vs. performance and energy efficiency.</w:t>
      </w:r>
      <w:r w:rsidR="00BE04CD" w:rsidRPr="00DF1275">
        <w:rPr>
          <w:lang w:val="en-GB"/>
        </w:rPr>
        <w:br/>
      </w:r>
    </w:p>
    <w:p w:rsidR="00BE04CD" w:rsidRPr="00DF1275" w:rsidRDefault="00E52ACD" w:rsidP="00E52ACD">
      <w:pPr>
        <w:spacing w:before="0"/>
        <w:rPr>
          <w:lang w:val="en-GB"/>
        </w:rPr>
      </w:pPr>
      <w:r w:rsidRPr="00DF1275">
        <w:rPr>
          <w:lang w:val="en-GB"/>
        </w:rPr>
        <w:t>●</w:t>
      </w:r>
      <w:r w:rsidRPr="00DF1275">
        <w:rPr>
          <w:lang w:val="en-GB"/>
        </w:rPr>
        <w:tab/>
      </w:r>
      <w:r w:rsidR="00851583">
        <w:rPr>
          <w:lang w:val="en-GB"/>
        </w:rPr>
        <w:t>AN-UC</w:t>
      </w:r>
      <w:r w:rsidR="00E473D8">
        <w:rPr>
          <w:lang w:val="en-GB"/>
        </w:rPr>
        <w:t>024</w:t>
      </w:r>
      <w:r w:rsidR="00FC70DA">
        <w:rPr>
          <w:lang w:val="en-GB"/>
        </w:rPr>
        <w:t>-REQ-</w:t>
      </w:r>
      <w:r w:rsidR="00BE04CD" w:rsidRPr="00DF1275">
        <w:rPr>
          <w:lang w:val="en-GB"/>
        </w:rPr>
        <w:t>0</w:t>
      </w:r>
      <w:r w:rsidR="00DF7F40">
        <w:rPr>
          <w:lang w:val="en-GB"/>
        </w:rPr>
        <w:t>02</w:t>
      </w:r>
      <w:r w:rsidR="00BE04CD" w:rsidRPr="00DF1275">
        <w:rPr>
          <w:lang w:val="en-GB"/>
        </w:rPr>
        <w:t>: It is critical that autonomous networks (AN) consider the target platform architecture and “sacrificable” precision to explore the ML model architecture and layer compositions.</w:t>
      </w:r>
      <w:r w:rsidR="00BE04CD" w:rsidRPr="00DF1275">
        <w:rPr>
          <w:lang w:val="en-GB"/>
        </w:rPr>
        <w:br/>
      </w:r>
    </w:p>
    <w:p w:rsidR="00BE04CD" w:rsidRPr="00DF1275" w:rsidRDefault="00E52ACD" w:rsidP="00E52ACD">
      <w:pPr>
        <w:spacing w:before="0"/>
        <w:rPr>
          <w:lang w:val="en-GB"/>
        </w:rPr>
      </w:pPr>
      <w:r w:rsidRPr="00DF1275">
        <w:rPr>
          <w:lang w:val="en-GB"/>
        </w:rPr>
        <w:t>●</w:t>
      </w:r>
      <w:r w:rsidRPr="00DF1275">
        <w:rPr>
          <w:lang w:val="en-GB"/>
        </w:rPr>
        <w:tab/>
      </w:r>
      <w:r w:rsidR="00851583">
        <w:rPr>
          <w:lang w:val="en-GB"/>
        </w:rPr>
        <w:t>AN-UC</w:t>
      </w:r>
      <w:r w:rsidR="00E473D8">
        <w:rPr>
          <w:lang w:val="en-GB"/>
        </w:rPr>
        <w:t>024</w:t>
      </w:r>
      <w:r w:rsidR="00FC70DA">
        <w:rPr>
          <w:lang w:val="en-GB"/>
        </w:rPr>
        <w:t>-REQ-</w:t>
      </w:r>
      <w:r w:rsidR="00BE04CD" w:rsidRPr="00DF1275">
        <w:rPr>
          <w:lang w:val="en-GB"/>
        </w:rPr>
        <w:t>0</w:t>
      </w:r>
      <w:r w:rsidR="00DF7F40">
        <w:rPr>
          <w:lang w:val="en-GB"/>
        </w:rPr>
        <w:t>03</w:t>
      </w:r>
      <w:r w:rsidR="00BE04CD" w:rsidRPr="00DF1275">
        <w:rPr>
          <w:lang w:val="en-GB"/>
        </w:rPr>
        <w:t xml:space="preserve">: It is critical that autonomous networks (AN) enable transformation of a AI/ML model -&gt; intermediate representation -&gt; optimization -&gt; hardware implementation -&gt; evaluation -&gt; back to training/modelling. </w:t>
      </w:r>
      <w:r w:rsidR="00BE04CD" w:rsidRPr="00DF1275">
        <w:rPr>
          <w:lang w:val="en-GB"/>
        </w:rPr>
        <w:br/>
      </w:r>
    </w:p>
    <w:p w:rsidR="00BE04CD" w:rsidRPr="00DF1275" w:rsidRDefault="00E52ACD" w:rsidP="00E52ACD">
      <w:pPr>
        <w:spacing w:before="0"/>
        <w:rPr>
          <w:lang w:val="en-GB"/>
        </w:rPr>
      </w:pPr>
      <w:r w:rsidRPr="00DF1275">
        <w:rPr>
          <w:lang w:val="en-GB"/>
        </w:rPr>
        <w:t>●</w:t>
      </w:r>
      <w:r w:rsidRPr="00DF1275">
        <w:rPr>
          <w:lang w:val="en-GB"/>
        </w:rPr>
        <w:tab/>
      </w:r>
      <w:r w:rsidR="00851583">
        <w:rPr>
          <w:lang w:val="en-GB"/>
        </w:rPr>
        <w:t>AN-UC</w:t>
      </w:r>
      <w:r w:rsidR="00E473D8">
        <w:rPr>
          <w:lang w:val="en-GB"/>
        </w:rPr>
        <w:t>024</w:t>
      </w:r>
      <w:r w:rsidR="00FC70DA">
        <w:rPr>
          <w:lang w:val="en-GB"/>
        </w:rPr>
        <w:t>-REQ-</w:t>
      </w:r>
      <w:r w:rsidR="00BE04CD" w:rsidRPr="00DF1275">
        <w:rPr>
          <w:lang w:val="en-GB"/>
        </w:rPr>
        <w:t>0</w:t>
      </w:r>
      <w:r w:rsidR="00DF7F40">
        <w:rPr>
          <w:lang w:val="en-GB"/>
        </w:rPr>
        <w:t>04</w:t>
      </w:r>
      <w:r w:rsidR="00BE04CD" w:rsidRPr="00DF1275">
        <w:rPr>
          <w:lang w:val="en-GB"/>
        </w:rPr>
        <w:t xml:space="preserve">: It is critical that autonomous networks (AN) derive feedback for hardware </w:t>
      </w:r>
      <w:r w:rsidR="0003440C" w:rsidRPr="00DF1275">
        <w:rPr>
          <w:lang w:val="en-GB"/>
        </w:rPr>
        <w:t>adaptation</w:t>
      </w:r>
      <w:r w:rsidR="00BE04CD" w:rsidRPr="00DF1275">
        <w:rPr>
          <w:lang w:val="en-GB"/>
        </w:rPr>
        <w:t xml:space="preserve"> and design.</w:t>
      </w:r>
    </w:p>
    <w:p w:rsidR="00E52ACD" w:rsidRPr="00DF1275" w:rsidRDefault="00E52ACD" w:rsidP="00E52ACD">
      <w:pPr>
        <w:pStyle w:val="Heading3"/>
      </w:pPr>
      <w:bookmarkStart w:id="779" w:name="_Toc86503316"/>
      <w:bookmarkStart w:id="780" w:name="_Toc86503574"/>
      <w:del w:id="781" w:author="Microsoft Office User" w:date="2022-06-13T12:08:00Z">
        <w:r w:rsidRPr="00DF1275" w:rsidDel="009325C6">
          <w:lastRenderedPageBreak/>
          <w:delText>Use case specific figures</w:delText>
        </w:r>
      </w:del>
      <w:bookmarkEnd w:id="779"/>
      <w:bookmarkEnd w:id="780"/>
      <w:ins w:id="782" w:author="Microsoft Office User" w:date="2022-06-13T12:08:00Z">
        <w:r w:rsidR="009325C6">
          <w:t>Actor interactions and possible components</w:t>
        </w:r>
      </w:ins>
    </w:p>
    <w:p w:rsidR="00E52ACD" w:rsidRPr="00DF1275" w:rsidRDefault="00E52ACD" w:rsidP="00E52ACD">
      <w:pPr>
        <w:rPr>
          <w:lang w:val="en-GB" w:eastAsia="ja-JP"/>
        </w:rPr>
      </w:pPr>
      <w:r w:rsidRPr="00DF1275">
        <w:rPr>
          <w:lang w:val="en-GB" w:eastAsia="ja-JP"/>
        </w:rPr>
        <w:t>None.</w:t>
      </w:r>
    </w:p>
    <w:p w:rsidR="00BE04CD" w:rsidRPr="00A400BF" w:rsidRDefault="00BE04CD" w:rsidP="00333D1F">
      <w:pPr>
        <w:pStyle w:val="Heading2"/>
      </w:pPr>
      <w:bookmarkStart w:id="783" w:name="_Toc86163175"/>
      <w:bookmarkStart w:id="784" w:name="_Toc86503317"/>
      <w:bookmarkStart w:id="785" w:name="_Toc86503575"/>
      <w:r w:rsidRPr="00A400BF">
        <w:t>Assistive networks: Adaptation of communication system based on changing user accessibility needs</w:t>
      </w:r>
      <w:bookmarkEnd w:id="783"/>
      <w:bookmarkEnd w:id="784"/>
      <w:bookmarkEnd w:id="785"/>
    </w:p>
    <w:tbl>
      <w:tblPr>
        <w:tblStyle w:val="TableGrid"/>
        <w:tblW w:w="5000" w:type="pct"/>
        <w:tblLayout w:type="fixed"/>
        <w:tblLook w:val="04A0"/>
      </w:tblPr>
      <w:tblGrid>
        <w:gridCol w:w="2113"/>
        <w:gridCol w:w="7742"/>
      </w:tblGrid>
      <w:tr w:rsidR="00BE04CD" w:rsidRPr="00DF1275" w:rsidTr="00E52ACD">
        <w:tc>
          <w:tcPr>
            <w:tcW w:w="1072" w:type="pct"/>
          </w:tcPr>
          <w:p w:rsidR="00BE04CD" w:rsidRPr="00C82CAC" w:rsidRDefault="00BE04CD" w:rsidP="009A0CA4">
            <w:pPr>
              <w:spacing w:before="0"/>
              <w:rPr>
                <w:i/>
                <w:sz w:val="22"/>
                <w:szCs w:val="22"/>
                <w:lang w:val="en-GB"/>
              </w:rPr>
            </w:pPr>
            <w:r w:rsidRPr="00C82CAC">
              <w:rPr>
                <w:i/>
                <w:sz w:val="22"/>
                <w:szCs w:val="22"/>
                <w:lang w:val="en-GB"/>
              </w:rPr>
              <w:t>Use case id</w:t>
            </w:r>
          </w:p>
        </w:tc>
        <w:tc>
          <w:tcPr>
            <w:tcW w:w="3928" w:type="pct"/>
          </w:tcPr>
          <w:p w:rsidR="00BE04CD" w:rsidRPr="00DF1275" w:rsidRDefault="00BE04CD" w:rsidP="009A0CA4">
            <w:pPr>
              <w:spacing w:before="0"/>
              <w:rPr>
                <w:sz w:val="22"/>
                <w:szCs w:val="22"/>
                <w:lang w:val="en-GB"/>
              </w:rPr>
            </w:pPr>
            <w:r w:rsidRPr="00DF1275">
              <w:rPr>
                <w:sz w:val="22"/>
                <w:szCs w:val="22"/>
                <w:lang w:val="en-GB"/>
              </w:rPr>
              <w:t>FG-AN-usecase-25</w:t>
            </w:r>
          </w:p>
        </w:tc>
      </w:tr>
      <w:tr w:rsidR="00BE04CD" w:rsidRPr="00DF1275" w:rsidTr="00E52ACD">
        <w:tc>
          <w:tcPr>
            <w:tcW w:w="1072" w:type="pct"/>
          </w:tcPr>
          <w:p w:rsidR="00BE04CD" w:rsidRPr="00C82CAC" w:rsidRDefault="00BE04CD" w:rsidP="009A0CA4">
            <w:pPr>
              <w:spacing w:before="0"/>
              <w:rPr>
                <w:i/>
                <w:sz w:val="22"/>
                <w:szCs w:val="22"/>
                <w:lang w:val="en-GB"/>
              </w:rPr>
            </w:pPr>
            <w:r w:rsidRPr="00C82CAC">
              <w:rPr>
                <w:i/>
                <w:sz w:val="22"/>
                <w:szCs w:val="22"/>
                <w:lang w:val="en-GB"/>
              </w:rPr>
              <w:t>Use case description</w:t>
            </w:r>
          </w:p>
          <w:p w:rsidR="00BE04CD" w:rsidRPr="00C82CAC" w:rsidRDefault="00BE04CD" w:rsidP="009A0CA4">
            <w:pPr>
              <w:spacing w:before="0"/>
              <w:rPr>
                <w:i/>
                <w:sz w:val="22"/>
                <w:szCs w:val="22"/>
                <w:lang w:val="en-GB"/>
              </w:rPr>
            </w:pPr>
          </w:p>
        </w:tc>
        <w:tc>
          <w:tcPr>
            <w:tcW w:w="3928" w:type="pct"/>
          </w:tcPr>
          <w:p w:rsidR="00BE04CD" w:rsidRPr="00DF1275" w:rsidDel="005E6E7A" w:rsidRDefault="00BE04CD" w:rsidP="009A0CA4">
            <w:pPr>
              <w:rPr>
                <w:del w:id="786" w:author="edit6" w:date="2022-04-28T13:16:00Z"/>
                <w:sz w:val="22"/>
                <w:szCs w:val="22"/>
                <w:lang w:val="en-GB"/>
              </w:rPr>
            </w:pPr>
            <w:del w:id="787" w:author="edit6" w:date="2022-04-28T13:16:00Z">
              <w:r w:rsidRPr="00DF1275" w:rsidDel="005E6E7A">
                <w:rPr>
                  <w:sz w:val="22"/>
                  <w:szCs w:val="22"/>
                  <w:lang w:val="en-GB"/>
                </w:rPr>
                <w:delText>This contribution attempts to describe a use case where:</w:delText>
              </w:r>
            </w:del>
          </w:p>
          <w:p w:rsidR="00BE04CD" w:rsidRPr="00DF1275" w:rsidRDefault="00BE04CD" w:rsidP="009A0CA4">
            <w:pPr>
              <w:rPr>
                <w:sz w:val="22"/>
                <w:szCs w:val="22"/>
                <w:lang w:val="en-GB"/>
              </w:rPr>
            </w:pPr>
            <w:r w:rsidRPr="00DF1275">
              <w:rPr>
                <w:sz w:val="22"/>
                <w:szCs w:val="22"/>
                <w:lang w:val="en-GB"/>
              </w:rPr>
              <w:t>For both disabled and the able-bodied, as the accessibility requirements evolve, adaptations need to be applied on the network, device and user profiles need to align with the changing needs of the user.</w:t>
            </w:r>
          </w:p>
          <w:p w:rsidR="00BE04CD" w:rsidRPr="00DF1275" w:rsidRDefault="00BE04CD" w:rsidP="009A0CA4">
            <w:pPr>
              <w:rPr>
                <w:sz w:val="22"/>
                <w:szCs w:val="22"/>
                <w:lang w:val="en-GB"/>
              </w:rPr>
            </w:pPr>
            <w:r w:rsidRPr="00DF1275">
              <w:rPr>
                <w:sz w:val="22"/>
                <w:szCs w:val="22"/>
                <w:lang w:val="en-GB"/>
              </w:rPr>
              <w:t>The scope of assistive technologies needs to be broadened to “assistive networks”. Assistive networks can be thought of E2E network slices that include assistive, adaptive, and rehabilitative connectivity for persons with specific needs. It also includes the automated mechanisms used in selecting, locating, using and customizing the networks. Assistive networks promote greater independence by enabling people to connect to the devices and network more autonomously.</w:t>
            </w:r>
          </w:p>
          <w:p w:rsidR="00BE04CD" w:rsidRPr="00DF1275" w:rsidRDefault="00BE04CD" w:rsidP="009A0CA4">
            <w:pPr>
              <w:rPr>
                <w:sz w:val="22"/>
                <w:szCs w:val="22"/>
                <w:lang w:val="en-GB"/>
              </w:rPr>
            </w:pPr>
            <w:r w:rsidRPr="00DF1275">
              <w:rPr>
                <w:sz w:val="22"/>
                <w:szCs w:val="22"/>
                <w:lang w:val="en-GB"/>
              </w:rPr>
              <w:t>Environmental models exist for surroundings but building on top of such environment models to adapt the connectivity to the user with specific requirements is the need of the hour.</w:t>
            </w:r>
          </w:p>
          <w:p w:rsidR="00BE04CD" w:rsidRPr="00DF1275" w:rsidRDefault="00BE04CD" w:rsidP="009A0CA4">
            <w:pPr>
              <w:rPr>
                <w:sz w:val="22"/>
                <w:szCs w:val="22"/>
                <w:lang w:val="en-GB"/>
              </w:rPr>
            </w:pPr>
            <w:r w:rsidRPr="00DF1275">
              <w:rPr>
                <w:sz w:val="22"/>
                <w:szCs w:val="22"/>
                <w:lang w:val="en-GB"/>
              </w:rPr>
              <w:t>User model and simulations are needed to provide inputs to AN.</w:t>
            </w:r>
          </w:p>
          <w:p w:rsidR="00BE04CD" w:rsidRPr="00DF1275" w:rsidRDefault="00BE04CD" w:rsidP="009A0CA4">
            <w:pPr>
              <w:rPr>
                <w:sz w:val="22"/>
                <w:szCs w:val="22"/>
                <w:lang w:val="en-GB"/>
              </w:rPr>
            </w:pPr>
            <w:r w:rsidRPr="00DF1275">
              <w:rPr>
                <w:sz w:val="22"/>
                <w:szCs w:val="22"/>
                <w:lang w:val="en-GB"/>
              </w:rPr>
              <w:t>Development of standard definitions are needed for application model, assistive network, context modelling, environmental model and common user profile, metadata, simulation and virtual instance in the context of AN.</w:t>
            </w:r>
          </w:p>
          <w:p w:rsidR="00BE04CD" w:rsidRPr="00DF1275" w:rsidRDefault="00BE04CD" w:rsidP="009A0CA4">
            <w:pPr>
              <w:rPr>
                <w:sz w:val="22"/>
                <w:szCs w:val="22"/>
                <w:lang w:val="en-GB"/>
              </w:rPr>
            </w:pPr>
            <w:r w:rsidRPr="00DF1275">
              <w:rPr>
                <w:sz w:val="22"/>
                <w:szCs w:val="22"/>
                <w:lang w:val="en-GB"/>
              </w:rPr>
              <w:t>Individualization needs to be added as an important dimension of AN for future networks.</w:t>
            </w:r>
          </w:p>
          <w:p w:rsidR="00BE04CD" w:rsidRPr="00DF1275" w:rsidRDefault="00BE04CD" w:rsidP="009A0CA4">
            <w:pPr>
              <w:spacing w:before="0"/>
              <w:rPr>
                <w:sz w:val="22"/>
                <w:szCs w:val="22"/>
                <w:lang w:val="en-GB"/>
              </w:rPr>
            </w:pPr>
            <w:r w:rsidRPr="00DF1275">
              <w:rPr>
                <w:sz w:val="22"/>
                <w:szCs w:val="22"/>
                <w:lang w:val="en-GB"/>
              </w:rPr>
              <w:t>Reuse of common user profile (CUP) to automate the collection, analysis and adaptation of the network and applications is proposed here.</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Following are related steps in this use case scenario:</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1. Environment model including the network environment is built for the user.</w:t>
            </w:r>
          </w:p>
          <w:p w:rsidR="00BE04CD" w:rsidRPr="00DF1275" w:rsidRDefault="00BE04CD" w:rsidP="009A0CA4">
            <w:pPr>
              <w:spacing w:before="0"/>
              <w:rPr>
                <w:sz w:val="22"/>
                <w:szCs w:val="22"/>
                <w:lang w:val="en-GB"/>
              </w:rPr>
            </w:pPr>
            <w:r w:rsidRPr="00DF1275">
              <w:rPr>
                <w:sz w:val="22"/>
                <w:szCs w:val="22"/>
                <w:lang w:val="en-GB"/>
              </w:rPr>
              <w:t>e.g. radio propagation models, signal strengths with respect areas, mobility prediction models.</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2. User model is accessed and updated.</w:t>
            </w:r>
          </w:p>
          <w:p w:rsidR="00BE04CD" w:rsidRPr="00DF1275" w:rsidRDefault="00BE04CD" w:rsidP="009A0CA4">
            <w:pPr>
              <w:spacing w:before="0"/>
              <w:rPr>
                <w:sz w:val="22"/>
                <w:szCs w:val="22"/>
                <w:lang w:val="en-GB"/>
              </w:rPr>
            </w:pPr>
            <w:r w:rsidRPr="00DF1275">
              <w:rPr>
                <w:sz w:val="22"/>
                <w:szCs w:val="22"/>
                <w:lang w:val="en-GB"/>
              </w:rPr>
              <w:t>e.g. user specific constraints, user inside a car wearing seat belt has limited mobility within the car. Similarly for elderly and children, persons under emergency needs.</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3. Simulations are used (offline and/or real time) to determine the changes and adaptations needed in the network to satisfy the needs of the user.</w:t>
            </w:r>
          </w:p>
          <w:p w:rsidR="00BE04CD" w:rsidRPr="00DF1275" w:rsidRDefault="00BE04CD" w:rsidP="009A0CA4">
            <w:pPr>
              <w:spacing w:before="0"/>
              <w:rPr>
                <w:sz w:val="22"/>
                <w:szCs w:val="22"/>
                <w:lang w:val="en-GB"/>
              </w:rPr>
            </w:pPr>
            <w:r w:rsidRPr="00DF1275">
              <w:rPr>
                <w:sz w:val="22"/>
                <w:szCs w:val="22"/>
                <w:lang w:val="en-GB"/>
              </w:rPr>
              <w:t>e.g. digital twins which include environment simulations and user specific criteria.</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4. Adaptations are applied to the network and the context.</w:t>
            </w:r>
          </w:p>
          <w:p w:rsidR="00BE04CD" w:rsidRPr="00DF1275" w:rsidRDefault="00BE04CD" w:rsidP="009A0CA4">
            <w:pPr>
              <w:spacing w:before="0"/>
              <w:rPr>
                <w:sz w:val="22"/>
                <w:szCs w:val="22"/>
                <w:lang w:val="en-GB"/>
              </w:rPr>
            </w:pPr>
            <w:r w:rsidRPr="00DF1275">
              <w:rPr>
                <w:sz w:val="22"/>
                <w:szCs w:val="22"/>
                <w:lang w:val="en-GB"/>
              </w:rPr>
              <w:t>e.g. drone based coverage is provided, reconfigurable intelligent surface (RIS) configurations or beam configurations to provide better coverage.</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5. generalizations and evolutions are studied for applicability in a larger context.</w:t>
            </w:r>
          </w:p>
          <w:p w:rsidR="00BE04CD" w:rsidRPr="00DF1275" w:rsidRDefault="00BE04CD" w:rsidP="009A0CA4">
            <w:pPr>
              <w:spacing w:before="0"/>
              <w:rPr>
                <w:sz w:val="22"/>
                <w:szCs w:val="22"/>
                <w:lang w:val="en-GB"/>
              </w:rPr>
            </w:pPr>
            <w:r w:rsidRPr="00DF1275">
              <w:rPr>
                <w:sz w:val="22"/>
                <w:szCs w:val="22"/>
                <w:lang w:val="en-GB"/>
              </w:rPr>
              <w:t xml:space="preserve">e.g. continuous update of models, transfer of model parameters across domains for easy learning, evolution of network simulators and context for new encountered </w:t>
            </w:r>
            <w:r w:rsidRPr="00DF1275">
              <w:rPr>
                <w:sz w:val="22"/>
                <w:szCs w:val="22"/>
                <w:lang w:val="en-GB"/>
              </w:rPr>
              <w:lastRenderedPageBreak/>
              <w:t>scenarios.</w:t>
            </w:r>
          </w:p>
          <w:p w:rsidR="00BE04CD" w:rsidRPr="00DF1275" w:rsidRDefault="00BE04CD" w:rsidP="009A0CA4">
            <w:pPr>
              <w:spacing w:before="0"/>
              <w:rPr>
                <w:sz w:val="22"/>
                <w:szCs w:val="22"/>
                <w:lang w:val="en-GB"/>
              </w:rPr>
            </w:pPr>
            <w:r w:rsidRPr="00DF1275">
              <w:rPr>
                <w:sz w:val="22"/>
                <w:szCs w:val="22"/>
                <w:lang w:val="en-GB"/>
              </w:rPr>
              <w:t xml:space="preserve">Describe the relation with autonomous behaviour (if any). </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this use case is related to adding environment sensing and adaptation to include inclusivity in the evolution and experimentation aspects. It takes advantage of the existing studies in Q11/9.</w:t>
            </w:r>
          </w:p>
        </w:tc>
      </w:tr>
      <w:tr w:rsidR="00BE04CD" w:rsidRPr="00DF1275" w:rsidTr="00E52ACD">
        <w:tc>
          <w:tcPr>
            <w:tcW w:w="1072" w:type="pct"/>
          </w:tcPr>
          <w:p w:rsidR="00BE04CD" w:rsidRPr="00C82CAC" w:rsidRDefault="00BE04CD" w:rsidP="009A0CA4">
            <w:pPr>
              <w:spacing w:before="0"/>
              <w:rPr>
                <w:i/>
                <w:sz w:val="22"/>
                <w:szCs w:val="22"/>
                <w:lang w:val="en-GB"/>
              </w:rPr>
            </w:pPr>
            <w:r w:rsidRPr="00C82CAC">
              <w:rPr>
                <w:i/>
                <w:sz w:val="22"/>
                <w:szCs w:val="22"/>
                <w:lang w:val="en-GB"/>
              </w:rPr>
              <w:lastRenderedPageBreak/>
              <w:t>Notes on use case category</w:t>
            </w:r>
          </w:p>
        </w:tc>
        <w:tc>
          <w:tcPr>
            <w:tcW w:w="3928" w:type="pct"/>
          </w:tcPr>
          <w:p w:rsidR="00BE04CD" w:rsidRPr="00DF1275" w:rsidRDefault="00BE04CD" w:rsidP="009A0CA4">
            <w:pPr>
              <w:spacing w:before="0"/>
              <w:rPr>
                <w:sz w:val="22"/>
                <w:szCs w:val="22"/>
                <w:lang w:val="en-GB"/>
              </w:rPr>
            </w:pPr>
            <w:r w:rsidRPr="00DF1275">
              <w:rPr>
                <w:sz w:val="22"/>
                <w:szCs w:val="22"/>
                <w:lang w:val="en-GB"/>
              </w:rPr>
              <w:t xml:space="preserve">Cat 2: describes a scenario related to application of autonomous behaviour in the network.  </w:t>
            </w:r>
          </w:p>
        </w:tc>
      </w:tr>
      <w:tr w:rsidR="00BE04CD" w:rsidRPr="00DF1275" w:rsidTr="00E52ACD">
        <w:tc>
          <w:tcPr>
            <w:tcW w:w="1072" w:type="pct"/>
          </w:tcPr>
          <w:p w:rsidR="00BE04CD" w:rsidRPr="00C82CAC" w:rsidRDefault="00BE04CD" w:rsidP="009A0CA4">
            <w:pPr>
              <w:spacing w:before="0"/>
              <w:rPr>
                <w:i/>
                <w:sz w:val="22"/>
                <w:szCs w:val="22"/>
                <w:lang w:val="en-GB"/>
              </w:rPr>
            </w:pPr>
            <w:r w:rsidRPr="00C82CAC">
              <w:rPr>
                <w:i/>
                <w:sz w:val="22"/>
                <w:szCs w:val="22"/>
                <w:lang w:val="en-GB"/>
              </w:rPr>
              <w:t>Notes on priority of the use case</w:t>
            </w:r>
          </w:p>
        </w:tc>
        <w:tc>
          <w:tcPr>
            <w:tcW w:w="3928" w:type="pct"/>
          </w:tcPr>
          <w:p w:rsidR="00BE04CD" w:rsidRPr="00DF1275" w:rsidRDefault="00BE04CD" w:rsidP="009A0CA4">
            <w:pPr>
              <w:spacing w:before="0"/>
              <w:rPr>
                <w:sz w:val="22"/>
                <w:szCs w:val="22"/>
                <w:lang w:val="en-GB"/>
              </w:rPr>
            </w:pPr>
            <w:r w:rsidRPr="00DF1275">
              <w:rPr>
                <w:sz w:val="22"/>
                <w:szCs w:val="22"/>
                <w:lang w:val="en-GB"/>
              </w:rPr>
              <w:t>High</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has the potential to evolve assistive future network architectures and further enable new use cases.</w:t>
            </w:r>
          </w:p>
        </w:tc>
      </w:tr>
      <w:tr w:rsidR="00BE04CD" w:rsidRPr="00DF1275" w:rsidTr="006D496D">
        <w:trPr>
          <w:trHeight w:val="1606"/>
        </w:trPr>
        <w:tc>
          <w:tcPr>
            <w:tcW w:w="1072" w:type="pct"/>
          </w:tcPr>
          <w:p w:rsidR="00BE04CD" w:rsidRPr="00C82CAC" w:rsidRDefault="00BE04CD" w:rsidP="009A0CA4">
            <w:pPr>
              <w:spacing w:before="0"/>
              <w:rPr>
                <w:i/>
                <w:sz w:val="22"/>
                <w:szCs w:val="22"/>
                <w:lang w:val="en-GB"/>
              </w:rPr>
            </w:pPr>
            <w:r w:rsidRPr="00C82CAC">
              <w:rPr>
                <w:i/>
                <w:sz w:val="22"/>
                <w:szCs w:val="22"/>
                <w:lang w:val="en-GB"/>
              </w:rPr>
              <w:t>References</w:t>
            </w:r>
          </w:p>
        </w:tc>
        <w:tc>
          <w:tcPr>
            <w:tcW w:w="3928" w:type="pct"/>
          </w:tcPr>
          <w:p w:rsidR="00BE04CD" w:rsidRPr="00DF1275" w:rsidRDefault="006D496D" w:rsidP="006D496D">
            <w:pPr>
              <w:pStyle w:val="Reftext"/>
              <w:ind w:left="0" w:firstLine="0"/>
              <w:rPr>
                <w:sz w:val="22"/>
                <w:szCs w:val="22"/>
              </w:rPr>
            </w:pPr>
            <w:r w:rsidRPr="006D496D">
              <w:rPr>
                <w:sz w:val="22"/>
                <w:szCs w:val="22"/>
              </w:rPr>
              <w:t>[b-J.acc-us-prof]</w:t>
            </w:r>
            <w:r>
              <w:rPr>
                <w:sz w:val="22"/>
                <w:szCs w:val="22"/>
              </w:rPr>
              <w:t xml:space="preserve">, </w:t>
            </w:r>
            <w:r w:rsidRPr="006D496D">
              <w:rPr>
                <w:sz w:val="22"/>
                <w:szCs w:val="22"/>
              </w:rPr>
              <w:t>[b-Biswas]</w:t>
            </w:r>
            <w:r>
              <w:rPr>
                <w:sz w:val="22"/>
                <w:szCs w:val="22"/>
              </w:rPr>
              <w:t xml:space="preserve">, </w:t>
            </w:r>
            <w:r w:rsidRPr="006D496D">
              <w:rPr>
                <w:sz w:val="22"/>
                <w:szCs w:val="22"/>
              </w:rPr>
              <w:t>[b-AVA-1]</w:t>
            </w:r>
            <w:r>
              <w:rPr>
                <w:sz w:val="22"/>
                <w:szCs w:val="22"/>
              </w:rPr>
              <w:t xml:space="preserve">, </w:t>
            </w:r>
            <w:r w:rsidRPr="006D496D">
              <w:rPr>
                <w:sz w:val="22"/>
                <w:szCs w:val="22"/>
              </w:rPr>
              <w:t>[b-AVA-2]</w:t>
            </w:r>
            <w:r>
              <w:rPr>
                <w:sz w:val="22"/>
                <w:szCs w:val="22"/>
              </w:rPr>
              <w:t xml:space="preserve">, </w:t>
            </w:r>
            <w:r w:rsidRPr="006D496D">
              <w:rPr>
                <w:sz w:val="22"/>
                <w:szCs w:val="22"/>
              </w:rPr>
              <w:t>[b-ISO/IEC 24756]</w:t>
            </w:r>
            <w:r>
              <w:rPr>
                <w:sz w:val="22"/>
                <w:szCs w:val="22"/>
              </w:rPr>
              <w:t xml:space="preserve">, </w:t>
            </w:r>
            <w:r w:rsidRPr="006D496D">
              <w:rPr>
                <w:sz w:val="22"/>
                <w:szCs w:val="22"/>
              </w:rPr>
              <w:t>[b-ISO 9241-129]</w:t>
            </w:r>
            <w:r>
              <w:rPr>
                <w:sz w:val="22"/>
                <w:szCs w:val="22"/>
              </w:rPr>
              <w:t xml:space="preserve">, </w:t>
            </w:r>
            <w:r w:rsidRPr="006D496D">
              <w:rPr>
                <w:sz w:val="22"/>
                <w:szCs w:val="22"/>
              </w:rPr>
              <w:t>[b-KUKA</w:t>
            </w:r>
            <w:r>
              <w:rPr>
                <w:sz w:val="22"/>
                <w:szCs w:val="22"/>
              </w:rPr>
              <w:t>]</w:t>
            </w:r>
          </w:p>
        </w:tc>
      </w:tr>
    </w:tbl>
    <w:p w:rsidR="00BE04CD" w:rsidRPr="00DF1275" w:rsidRDefault="00BE04CD" w:rsidP="00333D1F">
      <w:pPr>
        <w:pStyle w:val="Heading3"/>
      </w:pPr>
      <w:bookmarkStart w:id="788" w:name="_Toc86163176"/>
      <w:bookmarkStart w:id="789" w:name="_Toc86503318"/>
      <w:bookmarkStart w:id="790" w:name="_Toc86503576"/>
      <w:r w:rsidRPr="00DF1275">
        <w:t>Use case requirements</w:t>
      </w:r>
      <w:bookmarkEnd w:id="788"/>
      <w:bookmarkEnd w:id="789"/>
      <w:bookmarkEnd w:id="790"/>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E52ACD" w:rsidP="00E52ACD">
      <w:pPr>
        <w:spacing w:before="0" w:after="80"/>
        <w:rPr>
          <w:lang w:val="en-GB"/>
        </w:rPr>
      </w:pPr>
      <w:r w:rsidRPr="00DF1275">
        <w:rPr>
          <w:lang w:val="en-GB"/>
        </w:rPr>
        <w:t>●</w:t>
      </w:r>
      <w:r w:rsidRPr="00DF1275">
        <w:rPr>
          <w:lang w:val="en-GB"/>
        </w:rPr>
        <w:tab/>
      </w:r>
      <w:r w:rsidR="00851583">
        <w:rPr>
          <w:lang w:val="en-GB"/>
        </w:rPr>
        <w:t>AN-UC</w:t>
      </w:r>
      <w:r w:rsidR="00E473D8">
        <w:rPr>
          <w:lang w:val="en-GB"/>
        </w:rPr>
        <w:t>025</w:t>
      </w:r>
      <w:r w:rsidR="00FC70DA">
        <w:rPr>
          <w:lang w:val="en-GB"/>
        </w:rPr>
        <w:t>-REQ-</w:t>
      </w:r>
      <w:r w:rsidR="00DF7F40">
        <w:rPr>
          <w:lang w:val="en-GB"/>
        </w:rPr>
        <w:t>001</w:t>
      </w:r>
      <w:r w:rsidR="00BE04CD" w:rsidRPr="00DF1275">
        <w:rPr>
          <w:lang w:val="en-GB"/>
        </w:rPr>
        <w:t xml:space="preserve">: It is critical that autonomous networks (AN) enable, creation and representation of </w:t>
      </w:r>
      <w:r w:rsidRPr="00DF1275">
        <w:rPr>
          <w:lang w:val="en-GB"/>
        </w:rPr>
        <w:t>e</w:t>
      </w:r>
      <w:r w:rsidR="00BE04CD" w:rsidRPr="00DF1275">
        <w:rPr>
          <w:lang w:val="en-GB"/>
        </w:rPr>
        <w:t>nvironment model including the network environment for the user with assistive needs.</w:t>
      </w:r>
    </w:p>
    <w:p w:rsidR="00BE04CD" w:rsidRPr="00DF1275" w:rsidRDefault="00BE04CD" w:rsidP="00E52ACD">
      <w:pPr>
        <w:spacing w:before="0" w:after="80"/>
        <w:rPr>
          <w:sz w:val="22"/>
          <w:szCs w:val="22"/>
          <w:lang w:val="en-GB"/>
        </w:rPr>
      </w:pPr>
      <w:r w:rsidRPr="00DF1275">
        <w:rPr>
          <w:sz w:val="22"/>
          <w:szCs w:val="22"/>
          <w:lang w:val="en-GB"/>
        </w:rPr>
        <w:t>NOTE</w:t>
      </w:r>
      <w:ins w:id="791" w:author="edit6" w:date="2022-04-28T13:16:00Z">
        <w:r w:rsidR="005E6E7A">
          <w:rPr>
            <w:sz w:val="22"/>
            <w:szCs w:val="22"/>
            <w:lang w:val="en-GB"/>
          </w:rPr>
          <w:t xml:space="preserve">1 </w:t>
        </w:r>
      </w:ins>
      <w:r w:rsidR="00E52ACD" w:rsidRPr="00DF1275">
        <w:rPr>
          <w:sz w:val="22"/>
          <w:szCs w:val="22"/>
          <w:lang w:val="en-GB"/>
        </w:rPr>
        <w:t>–</w:t>
      </w:r>
      <w:r w:rsidRPr="00DF1275">
        <w:rPr>
          <w:sz w:val="22"/>
          <w:szCs w:val="22"/>
          <w:lang w:val="en-GB"/>
        </w:rPr>
        <w:t>e.g. radio propagation models, signal strengths with respect areas, mobility prediction models.</w:t>
      </w:r>
    </w:p>
    <w:p w:rsidR="00BE04CD" w:rsidRPr="00DF1275" w:rsidRDefault="00E52ACD" w:rsidP="00E52ACD">
      <w:pPr>
        <w:spacing w:before="0" w:after="80"/>
        <w:rPr>
          <w:lang w:val="en-GB"/>
        </w:rPr>
      </w:pPr>
      <w:r w:rsidRPr="00DF1275">
        <w:rPr>
          <w:lang w:val="en-GB"/>
        </w:rPr>
        <w:t>●</w:t>
      </w:r>
      <w:r w:rsidRPr="00DF1275">
        <w:rPr>
          <w:lang w:val="en-GB"/>
        </w:rPr>
        <w:tab/>
      </w:r>
      <w:r w:rsidR="00851583">
        <w:rPr>
          <w:lang w:val="en-GB"/>
        </w:rPr>
        <w:t>AN-UC</w:t>
      </w:r>
      <w:r w:rsidR="00E473D8">
        <w:rPr>
          <w:lang w:val="en-GB"/>
        </w:rPr>
        <w:t>025</w:t>
      </w:r>
      <w:r w:rsidR="00FC70DA">
        <w:rPr>
          <w:lang w:val="en-GB"/>
        </w:rPr>
        <w:t>-REQ-</w:t>
      </w:r>
      <w:r w:rsidR="00DF7F40">
        <w:rPr>
          <w:lang w:val="en-GB"/>
        </w:rPr>
        <w:t>002</w:t>
      </w:r>
      <w:r w:rsidR="00BE04CD" w:rsidRPr="00DF1275">
        <w:rPr>
          <w:lang w:val="en-GB"/>
        </w:rPr>
        <w:t>: It is critical that autonomous networks (AN) enable updation of user model.</w:t>
      </w:r>
    </w:p>
    <w:p w:rsidR="00BE04CD" w:rsidRPr="00DF1275" w:rsidRDefault="00BE04CD" w:rsidP="00E52ACD">
      <w:pPr>
        <w:spacing w:before="0" w:after="80"/>
        <w:rPr>
          <w:lang w:val="en-GB"/>
        </w:rPr>
      </w:pPr>
      <w:r w:rsidRPr="00DF1275">
        <w:rPr>
          <w:lang w:val="en-GB"/>
        </w:rPr>
        <w:t>NOTE</w:t>
      </w:r>
      <w:ins w:id="792" w:author="edit6" w:date="2022-04-28T13:16:00Z">
        <w:r w:rsidR="005E6E7A">
          <w:rPr>
            <w:lang w:val="en-GB"/>
          </w:rPr>
          <w:t xml:space="preserve">2 </w:t>
        </w:r>
      </w:ins>
      <w:r w:rsidR="00E52ACD" w:rsidRPr="00DF1275">
        <w:rPr>
          <w:lang w:val="en-GB"/>
        </w:rPr>
        <w:t>–</w:t>
      </w:r>
      <w:r w:rsidRPr="00DF1275">
        <w:rPr>
          <w:lang w:val="en-GB"/>
        </w:rPr>
        <w:t>e.g. user specific constraints, user inside a car wearing seat belt has limited mobility within the car. Similarly for elderly and children, persons under emergency needs.</w:t>
      </w:r>
    </w:p>
    <w:p w:rsidR="00BE04CD" w:rsidRPr="00DF1275" w:rsidRDefault="00E52ACD" w:rsidP="00E52ACD">
      <w:pPr>
        <w:spacing w:before="0" w:after="80"/>
        <w:rPr>
          <w:lang w:val="en-GB"/>
        </w:rPr>
      </w:pPr>
      <w:r w:rsidRPr="00DF1275">
        <w:rPr>
          <w:lang w:val="en-GB"/>
        </w:rPr>
        <w:t>●</w:t>
      </w:r>
      <w:r w:rsidRPr="00DF1275">
        <w:rPr>
          <w:lang w:val="en-GB"/>
        </w:rPr>
        <w:tab/>
      </w:r>
      <w:r w:rsidR="00851583">
        <w:rPr>
          <w:lang w:val="en-GB"/>
        </w:rPr>
        <w:t>AN-UC</w:t>
      </w:r>
      <w:r w:rsidR="00E473D8">
        <w:rPr>
          <w:lang w:val="en-GB"/>
        </w:rPr>
        <w:t>025</w:t>
      </w:r>
      <w:r w:rsidR="00FC70DA">
        <w:rPr>
          <w:lang w:val="en-GB"/>
        </w:rPr>
        <w:t>-REQ-</w:t>
      </w:r>
      <w:r w:rsidR="00DF7F40">
        <w:rPr>
          <w:lang w:val="en-GB"/>
        </w:rPr>
        <w:t>003</w:t>
      </w:r>
      <w:r w:rsidR="00BE04CD" w:rsidRPr="00DF1275">
        <w:rPr>
          <w:lang w:val="en-GB"/>
        </w:rPr>
        <w:t>: It is critical that autonomous networks (AN) enable Simulations (offline and/or real time) to determine the changes and adaptations needed in the network to satisfy the needs of the user.</w:t>
      </w:r>
    </w:p>
    <w:p w:rsidR="00BE04CD" w:rsidRPr="00DF1275" w:rsidRDefault="00BE04CD" w:rsidP="00E52ACD">
      <w:pPr>
        <w:spacing w:before="0" w:after="80"/>
        <w:rPr>
          <w:sz w:val="22"/>
          <w:szCs w:val="22"/>
          <w:lang w:val="en-GB"/>
        </w:rPr>
      </w:pPr>
      <w:r w:rsidRPr="00DF1275">
        <w:rPr>
          <w:sz w:val="22"/>
          <w:szCs w:val="22"/>
          <w:lang w:val="en-GB"/>
        </w:rPr>
        <w:t>NOTE</w:t>
      </w:r>
      <w:ins w:id="793" w:author="edit6" w:date="2022-04-28T13:16:00Z">
        <w:r w:rsidR="005E6E7A">
          <w:rPr>
            <w:sz w:val="22"/>
            <w:szCs w:val="22"/>
            <w:lang w:val="en-GB"/>
          </w:rPr>
          <w:t xml:space="preserve">3 </w:t>
        </w:r>
      </w:ins>
      <w:r w:rsidR="00E52ACD" w:rsidRPr="00DF1275">
        <w:rPr>
          <w:sz w:val="22"/>
          <w:szCs w:val="22"/>
          <w:lang w:val="en-GB"/>
        </w:rPr>
        <w:t>–</w:t>
      </w:r>
      <w:r w:rsidRPr="00DF1275">
        <w:rPr>
          <w:sz w:val="22"/>
          <w:szCs w:val="22"/>
          <w:lang w:val="en-GB"/>
        </w:rPr>
        <w:t>e.g. digital twins which include environment simulations and user specific criteria.</w:t>
      </w:r>
    </w:p>
    <w:p w:rsidR="00BE04CD" w:rsidRPr="00DF1275" w:rsidRDefault="00E52ACD" w:rsidP="00E52ACD">
      <w:pPr>
        <w:spacing w:before="0" w:after="80"/>
        <w:rPr>
          <w:lang w:val="en-GB"/>
        </w:rPr>
      </w:pPr>
      <w:r w:rsidRPr="00DF1275">
        <w:rPr>
          <w:lang w:val="en-GB"/>
        </w:rPr>
        <w:t>●</w:t>
      </w:r>
      <w:r w:rsidRPr="00DF1275">
        <w:rPr>
          <w:lang w:val="en-GB"/>
        </w:rPr>
        <w:tab/>
      </w:r>
      <w:r w:rsidR="00851583">
        <w:rPr>
          <w:lang w:val="en-GB"/>
        </w:rPr>
        <w:t>AN-UC</w:t>
      </w:r>
      <w:r w:rsidR="00E473D8">
        <w:rPr>
          <w:lang w:val="en-GB"/>
        </w:rPr>
        <w:t>025</w:t>
      </w:r>
      <w:r w:rsidR="00FC70DA">
        <w:rPr>
          <w:lang w:val="en-GB"/>
        </w:rPr>
        <w:t>-REQ-</w:t>
      </w:r>
      <w:r w:rsidR="00DF7F40">
        <w:rPr>
          <w:lang w:val="en-GB"/>
        </w:rPr>
        <w:t>004</w:t>
      </w:r>
      <w:r w:rsidR="00BE04CD" w:rsidRPr="00DF1275">
        <w:rPr>
          <w:lang w:val="en-GB"/>
        </w:rPr>
        <w:t>: It is critical that autonomous networks (AN) enable Adaptations applied to the network and the context.</w:t>
      </w:r>
    </w:p>
    <w:p w:rsidR="00BE04CD" w:rsidRPr="00DF1275" w:rsidRDefault="00BE04CD" w:rsidP="00E52ACD">
      <w:pPr>
        <w:spacing w:before="0" w:after="80"/>
        <w:rPr>
          <w:sz w:val="22"/>
          <w:szCs w:val="22"/>
          <w:lang w:val="en-GB"/>
        </w:rPr>
      </w:pPr>
      <w:r w:rsidRPr="00DF1275">
        <w:rPr>
          <w:sz w:val="22"/>
          <w:szCs w:val="22"/>
          <w:lang w:val="en-GB"/>
        </w:rPr>
        <w:t>NOTE</w:t>
      </w:r>
      <w:ins w:id="794" w:author="edit6" w:date="2022-04-28T13:16:00Z">
        <w:r w:rsidR="005E6E7A">
          <w:rPr>
            <w:sz w:val="22"/>
            <w:szCs w:val="22"/>
            <w:lang w:val="en-GB"/>
          </w:rPr>
          <w:t xml:space="preserve">4 </w:t>
        </w:r>
      </w:ins>
      <w:r w:rsidR="00E52ACD" w:rsidRPr="00DF1275">
        <w:rPr>
          <w:sz w:val="22"/>
          <w:szCs w:val="22"/>
          <w:lang w:val="en-GB"/>
        </w:rPr>
        <w:t>–</w:t>
      </w:r>
      <w:r w:rsidRPr="00DF1275">
        <w:rPr>
          <w:sz w:val="22"/>
          <w:szCs w:val="22"/>
          <w:lang w:val="en-GB"/>
        </w:rPr>
        <w:t>e.g. drone based coverage is provided, reconfigurable intelligent surface (RIS) configurations or beam configurations to provide better coverage.</w:t>
      </w:r>
    </w:p>
    <w:p w:rsidR="00BE04CD" w:rsidRPr="00DF1275" w:rsidRDefault="00E52ACD" w:rsidP="00E52ACD">
      <w:pPr>
        <w:spacing w:before="0" w:after="80"/>
        <w:rPr>
          <w:lang w:val="en-GB"/>
        </w:rPr>
      </w:pPr>
      <w:r w:rsidRPr="00DF1275">
        <w:rPr>
          <w:lang w:val="en-GB"/>
        </w:rPr>
        <w:t>●</w:t>
      </w:r>
      <w:r w:rsidRPr="00DF1275">
        <w:rPr>
          <w:lang w:val="en-GB"/>
        </w:rPr>
        <w:tab/>
      </w:r>
      <w:r w:rsidR="00851583">
        <w:rPr>
          <w:lang w:val="en-GB"/>
        </w:rPr>
        <w:t>AN-UC</w:t>
      </w:r>
      <w:r w:rsidR="00E473D8">
        <w:rPr>
          <w:lang w:val="en-GB"/>
        </w:rPr>
        <w:t>025</w:t>
      </w:r>
      <w:r w:rsidR="00FC70DA">
        <w:rPr>
          <w:lang w:val="en-GB"/>
        </w:rPr>
        <w:t>-REQ-</w:t>
      </w:r>
      <w:r w:rsidR="00DF7F40">
        <w:rPr>
          <w:lang w:val="en-GB"/>
        </w:rPr>
        <w:t>005</w:t>
      </w:r>
      <w:r w:rsidR="00BE04CD" w:rsidRPr="00DF1275">
        <w:rPr>
          <w:lang w:val="en-GB"/>
        </w:rPr>
        <w:t>: It is critical that autonomous networks (AN) enable generalizations and evolutions which are studied for applicability in a larger context.</w:t>
      </w:r>
    </w:p>
    <w:p w:rsidR="00BE04CD" w:rsidRPr="00DF1275" w:rsidRDefault="00BE04CD" w:rsidP="00E52ACD">
      <w:pPr>
        <w:spacing w:before="0" w:after="80"/>
        <w:rPr>
          <w:sz w:val="22"/>
          <w:szCs w:val="22"/>
          <w:lang w:val="en-GB"/>
        </w:rPr>
      </w:pPr>
      <w:r w:rsidRPr="00DF1275">
        <w:rPr>
          <w:sz w:val="22"/>
          <w:szCs w:val="22"/>
          <w:lang w:val="en-GB"/>
        </w:rPr>
        <w:t>NOTE</w:t>
      </w:r>
      <w:ins w:id="795" w:author="edit6" w:date="2022-04-28T13:17:00Z">
        <w:r w:rsidR="005E6E7A">
          <w:rPr>
            <w:sz w:val="22"/>
            <w:szCs w:val="22"/>
            <w:lang w:val="en-GB"/>
          </w:rPr>
          <w:t xml:space="preserve">5 </w:t>
        </w:r>
      </w:ins>
      <w:r w:rsidR="00E52ACD" w:rsidRPr="00DF1275">
        <w:rPr>
          <w:sz w:val="22"/>
          <w:szCs w:val="22"/>
          <w:lang w:val="en-GB"/>
        </w:rPr>
        <w:t>–</w:t>
      </w:r>
      <w:r w:rsidRPr="00DF1275">
        <w:rPr>
          <w:sz w:val="22"/>
          <w:szCs w:val="22"/>
          <w:lang w:val="en-GB"/>
        </w:rPr>
        <w:t>e.g. continuous update of models, transfer of model parameters across domains for easy learning, evolution of network simulators and context for new encountered scenarios.</w:t>
      </w:r>
    </w:p>
    <w:p w:rsidR="00BE04CD" w:rsidRPr="00DF1275" w:rsidRDefault="00E52ACD" w:rsidP="00E52ACD">
      <w:pPr>
        <w:pStyle w:val="Heading3"/>
      </w:pPr>
      <w:bookmarkStart w:id="796" w:name="_Toc86503319"/>
      <w:bookmarkStart w:id="797" w:name="_Toc86503577"/>
      <w:del w:id="798" w:author="Microsoft Office User" w:date="2022-06-13T12:08:00Z">
        <w:r w:rsidRPr="00DF1275" w:rsidDel="009325C6">
          <w:delText>Use case specific figures</w:delText>
        </w:r>
      </w:del>
      <w:bookmarkEnd w:id="796"/>
      <w:bookmarkEnd w:id="797"/>
      <w:ins w:id="799" w:author="Microsoft Office User" w:date="2022-06-13T12:08:00Z">
        <w:r w:rsidR="009325C6">
          <w:t>Actor interactions and possible components</w:t>
        </w:r>
      </w:ins>
    </w:p>
    <w:p w:rsidR="00E52ACD" w:rsidRPr="00DF1275" w:rsidRDefault="00E52ACD" w:rsidP="00E52ACD">
      <w:pPr>
        <w:rPr>
          <w:lang w:val="en-GB" w:eastAsia="ja-JP"/>
        </w:rPr>
      </w:pPr>
      <w:r w:rsidRPr="00DF1275">
        <w:rPr>
          <w:lang w:val="en-GB" w:eastAsia="ja-JP"/>
        </w:rPr>
        <w:t>None.</w:t>
      </w:r>
    </w:p>
    <w:p w:rsidR="00BE04CD" w:rsidRPr="00DF1275" w:rsidRDefault="00BE04CD" w:rsidP="00A55EC7">
      <w:pPr>
        <w:pStyle w:val="Heading2"/>
      </w:pPr>
      <w:bookmarkStart w:id="800" w:name="_Toc86163177"/>
      <w:bookmarkStart w:id="801" w:name="_Toc86503320"/>
      <w:bookmarkStart w:id="802" w:name="_Toc86503578"/>
      <w:r w:rsidRPr="00DF1275">
        <w:t>Ev-as-a-service: Achieving zero touch evolution in a delegated autonomy case</w:t>
      </w:r>
      <w:bookmarkEnd w:id="800"/>
      <w:bookmarkEnd w:id="801"/>
      <w:bookmarkEnd w:id="802"/>
    </w:p>
    <w:tbl>
      <w:tblPr>
        <w:tblStyle w:val="TableGrid"/>
        <w:tblW w:w="5000" w:type="pct"/>
        <w:tblLook w:val="04A0"/>
      </w:tblPr>
      <w:tblGrid>
        <w:gridCol w:w="2424"/>
        <w:gridCol w:w="7431"/>
      </w:tblGrid>
      <w:tr w:rsidR="00BE04CD" w:rsidRPr="00DF1275" w:rsidTr="008751AF">
        <w:tc>
          <w:tcPr>
            <w:tcW w:w="1230" w:type="pct"/>
          </w:tcPr>
          <w:p w:rsidR="00BE04CD" w:rsidRPr="00C82CAC" w:rsidRDefault="00BE04CD" w:rsidP="009A0CA4">
            <w:pPr>
              <w:spacing w:before="0"/>
              <w:rPr>
                <w:i/>
                <w:sz w:val="22"/>
                <w:szCs w:val="22"/>
                <w:lang w:val="en-GB"/>
              </w:rPr>
            </w:pPr>
            <w:r w:rsidRPr="00C82CAC">
              <w:rPr>
                <w:i/>
                <w:sz w:val="22"/>
                <w:szCs w:val="22"/>
                <w:lang w:val="en-GB"/>
              </w:rPr>
              <w:t>Use case id</w:t>
            </w:r>
          </w:p>
        </w:tc>
        <w:tc>
          <w:tcPr>
            <w:tcW w:w="3770" w:type="pct"/>
          </w:tcPr>
          <w:p w:rsidR="00BE04CD" w:rsidRPr="00DF1275" w:rsidRDefault="00BE04CD" w:rsidP="009A0CA4">
            <w:pPr>
              <w:spacing w:before="0"/>
              <w:rPr>
                <w:sz w:val="22"/>
                <w:szCs w:val="22"/>
                <w:lang w:val="en-GB"/>
              </w:rPr>
            </w:pPr>
            <w:r w:rsidRPr="00DF1275">
              <w:rPr>
                <w:sz w:val="22"/>
                <w:szCs w:val="22"/>
                <w:lang w:val="en-GB"/>
              </w:rPr>
              <w:t>FG-AN-usecase-26</w:t>
            </w:r>
          </w:p>
        </w:tc>
      </w:tr>
      <w:tr w:rsidR="00BE04CD" w:rsidRPr="00DF1275" w:rsidTr="008751AF">
        <w:tc>
          <w:tcPr>
            <w:tcW w:w="1230" w:type="pct"/>
          </w:tcPr>
          <w:p w:rsidR="00BE04CD" w:rsidRPr="00C82CAC" w:rsidRDefault="00BE04CD" w:rsidP="009A0CA4">
            <w:pPr>
              <w:spacing w:before="0"/>
              <w:rPr>
                <w:i/>
                <w:sz w:val="22"/>
                <w:szCs w:val="22"/>
                <w:lang w:val="en-GB"/>
              </w:rPr>
            </w:pPr>
            <w:r w:rsidRPr="00C82CAC">
              <w:rPr>
                <w:i/>
                <w:sz w:val="22"/>
                <w:szCs w:val="22"/>
                <w:lang w:val="en-GB"/>
              </w:rPr>
              <w:t>Use case description</w:t>
            </w:r>
          </w:p>
          <w:p w:rsidR="00BE04CD" w:rsidRPr="00C82CAC" w:rsidRDefault="00BE04CD" w:rsidP="009A0CA4">
            <w:pPr>
              <w:spacing w:before="0"/>
              <w:rPr>
                <w:i/>
                <w:sz w:val="22"/>
                <w:szCs w:val="22"/>
                <w:lang w:val="en-GB"/>
              </w:rPr>
            </w:pPr>
          </w:p>
        </w:tc>
        <w:tc>
          <w:tcPr>
            <w:tcW w:w="3770" w:type="pct"/>
          </w:tcPr>
          <w:p w:rsidR="00BE04CD" w:rsidRPr="00DF1275" w:rsidRDefault="007649F9" w:rsidP="009A0CA4">
            <w:pPr>
              <w:rPr>
                <w:sz w:val="22"/>
                <w:szCs w:val="22"/>
                <w:lang w:val="en-GB"/>
              </w:rPr>
            </w:pPr>
            <w:r w:rsidRPr="007649F9">
              <w:rPr>
                <w:sz w:val="22"/>
                <w:szCs w:val="22"/>
                <w:highlight w:val="yellow"/>
                <w:lang w:val="en-GB"/>
                <w:rPrChange w:id="803" w:author="edit6" w:date="2022-04-28T13:17:00Z">
                  <w:rPr>
                    <w:sz w:val="22"/>
                    <w:szCs w:val="22"/>
                    <w:lang w:val="en-GB"/>
                  </w:rPr>
                </w:rPrChange>
              </w:rPr>
              <w:lastRenderedPageBreak/>
              <w:t>This contribution attempts to describe a use case where:</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lastRenderedPageBreak/>
              <w:t xml:space="preserve">A multi-domain architecture is assumed. Each domain may have its own orchestrator. </w:t>
            </w:r>
          </w:p>
          <w:p w:rsidR="00BE04CD" w:rsidRPr="00DF1275" w:rsidRDefault="00BE04CD" w:rsidP="009A0CA4">
            <w:pPr>
              <w:pStyle w:val="ListParagraph"/>
              <w:spacing w:before="0"/>
              <w:rPr>
                <w:sz w:val="22"/>
                <w:szCs w:val="22"/>
                <w:lang w:val="en-GB"/>
              </w:rPr>
            </w:pPr>
            <w:r w:rsidRPr="00DF1275">
              <w:rPr>
                <w:sz w:val="22"/>
                <w:szCs w:val="22"/>
                <w:lang w:val="en-GB"/>
              </w:rPr>
              <w:t xml:space="preserve">NOTE- Example in FG-AN-usecase-20, NAO is mentioned. MANO/NFVO is used in the NFV domain, service orchestrator may be used similar to ONAP in the communication domain.  </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Closed loops are assumed in each domain, managed by the corresponding orchestrators.</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(For the purposes of this use case), it is assumed that each closed loop enables autonomous behaviour in that domain for specific use cases e.g. resource scaling based on load.</w:t>
            </w:r>
          </w:p>
          <w:p w:rsidR="00BE04CD" w:rsidRPr="00DF1275" w:rsidRDefault="00BE04CD" w:rsidP="009A0CA4">
            <w:pPr>
              <w:pStyle w:val="ListParagraph"/>
              <w:spacing w:before="0"/>
              <w:rPr>
                <w:sz w:val="22"/>
                <w:szCs w:val="22"/>
                <w:lang w:val="en-GB"/>
              </w:rPr>
            </w:pPr>
            <w:r w:rsidRPr="00DF1275">
              <w:rPr>
                <w:sz w:val="22"/>
                <w:szCs w:val="22"/>
                <w:lang w:val="en-GB"/>
              </w:rPr>
              <w:t>NOTE- The autonomous behaviour enabled by use case specific closed loops and managed by domain orchestrators can be extended to any number of management domains.</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Current frameworks [ITU-T Y.3172</w:t>
            </w:r>
            <w:r w:rsidR="006D496D">
              <w:rPr>
                <w:sz w:val="22"/>
                <w:szCs w:val="22"/>
                <w:lang w:val="en-GB"/>
              </w:rPr>
              <w:t>]</w:t>
            </w:r>
            <w:r w:rsidRPr="00DF1275">
              <w:rPr>
                <w:sz w:val="22"/>
                <w:szCs w:val="22"/>
                <w:lang w:val="en-GB"/>
              </w:rPr>
              <w:t xml:space="preserve">, </w:t>
            </w:r>
            <w:r w:rsidR="006D496D">
              <w:rPr>
                <w:sz w:val="22"/>
                <w:szCs w:val="22"/>
                <w:lang w:val="en-GB"/>
              </w:rPr>
              <w:t xml:space="preserve">[ITU-T </w:t>
            </w:r>
            <w:r w:rsidRPr="00DF1275">
              <w:rPr>
                <w:sz w:val="22"/>
                <w:szCs w:val="22"/>
                <w:lang w:val="en-GB"/>
              </w:rPr>
              <w:t>Y.3179</w:t>
            </w:r>
            <w:r w:rsidR="006D496D">
              <w:rPr>
                <w:sz w:val="22"/>
                <w:szCs w:val="22"/>
                <w:lang w:val="en-GB"/>
              </w:rPr>
              <w:t>]</w:t>
            </w:r>
            <w:r w:rsidRPr="00DF1275">
              <w:rPr>
                <w:sz w:val="22"/>
                <w:szCs w:val="22"/>
                <w:lang w:val="en-GB"/>
              </w:rPr>
              <w:t xml:space="preserve">, </w:t>
            </w:r>
            <w:r w:rsidR="007E2ECE">
              <w:rPr>
                <w:sz w:val="22"/>
                <w:szCs w:val="22"/>
                <w:lang w:val="en-GB"/>
              </w:rPr>
              <w:t>[b-</w:t>
            </w:r>
            <w:r w:rsidRPr="00DF1275">
              <w:rPr>
                <w:sz w:val="22"/>
                <w:szCs w:val="22"/>
                <w:lang w:val="en-GB"/>
              </w:rPr>
              <w:t>ETSI ZSM 002] assume offline development and provisioning of services which form the closed loops. e.g. AI/ML model training based on data from the network, followed by model serving in the network.</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This use case introduces an evolution (Ev) function which analyses the inputs from the closed loops (and other context information in the domain orchestrator) to trigger creation of new services which can cater to the evolving needs of the domains.</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The triggers may be input to devops pipeline. This may result in creation of new framework services or new applications or new VNFs or new configurations or new AI/ML models etc</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These may then be tested and evaluated in an experimental setup (e.g. Digital twins, Sandbox, etc) and deployed in corresponding domains using the domain orchestrators.</w:t>
            </w:r>
          </w:p>
          <w:p w:rsidR="00BE04CD" w:rsidRPr="00DF1275" w:rsidRDefault="00BE04CD" w:rsidP="009A0CA4">
            <w:pPr>
              <w:pStyle w:val="PlainText"/>
              <w:rPr>
                <w:rFonts w:ascii="Courier New" w:hAnsi="Courier New" w:cs="Courier New"/>
                <w:sz w:val="22"/>
                <w:szCs w:val="22"/>
                <w:lang w:val="en-GB"/>
              </w:rPr>
            </w:pPr>
          </w:p>
          <w:p w:rsidR="00BE04CD" w:rsidRPr="00DF1275" w:rsidRDefault="00BE04CD" w:rsidP="009A0CA4">
            <w:pPr>
              <w:pStyle w:val="PlainText"/>
              <w:rPr>
                <w:b/>
                <w:sz w:val="22"/>
                <w:szCs w:val="22"/>
                <w:lang w:val="en-GB"/>
              </w:rPr>
            </w:pPr>
            <w:r w:rsidRPr="00DF1275">
              <w:rPr>
                <w:rFonts w:ascii="Times New Roman" w:eastAsiaTheme="minorEastAsia" w:hAnsi="Times New Roman" w:cs="Times New Roman"/>
                <w:sz w:val="22"/>
                <w:szCs w:val="22"/>
                <w:lang w:val="en-GB" w:eastAsia="ja-JP"/>
              </w:rPr>
              <w:t xml:space="preserve">In summary, the use case </w:t>
            </w:r>
            <w:r w:rsidR="007649F9" w:rsidRPr="007649F9">
              <w:rPr>
                <w:rFonts w:ascii="Times New Roman" w:eastAsiaTheme="minorEastAsia" w:hAnsi="Times New Roman" w:cs="Times New Roman"/>
                <w:sz w:val="22"/>
                <w:szCs w:val="22"/>
                <w:highlight w:val="yellow"/>
                <w:lang w:val="en-GB" w:eastAsia="ja-JP"/>
                <w:rPrChange w:id="804" w:author="edit6" w:date="2022-04-28T13:18:00Z">
                  <w:rPr>
                    <w:rFonts w:ascii="Times New Roman" w:eastAsiaTheme="minorEastAsia" w:hAnsi="Times New Roman" w:cs="Times New Roman"/>
                    <w:sz w:val="22"/>
                    <w:szCs w:val="22"/>
                    <w:lang w:val="en-GB" w:eastAsia="ja-JP"/>
                  </w:rPr>
                </w:rPrChange>
              </w:rPr>
              <w:t>proposes</w:t>
            </w:r>
            <w:r w:rsidRPr="00DF1275">
              <w:rPr>
                <w:rFonts w:ascii="Times New Roman" w:eastAsiaTheme="minorEastAsia" w:hAnsi="Times New Roman" w:cs="Times New Roman"/>
                <w:sz w:val="22"/>
                <w:szCs w:val="22"/>
                <w:lang w:val="en-GB" w:eastAsia="ja-JP"/>
              </w:rPr>
              <w:t xml:space="preserve"> to monitor, identify the need for ev, generate new f() to support this need, “(re-)inject” that function through devops pipeline into the closed loops. Note that this may require multi-domain coordination to modify the closed loops and may be challenging from an implementation perspective. Implementation may depend on the capabilities provided by the underlying closed loop frameworks e.g. ZSM.</w:t>
            </w:r>
          </w:p>
          <w:p w:rsidR="00BE04CD" w:rsidRPr="00DF1275" w:rsidRDefault="00BE04CD" w:rsidP="009A0CA4">
            <w:pPr>
              <w:pStyle w:val="PlainText"/>
              <w:rPr>
                <w:sz w:val="22"/>
                <w:szCs w:val="22"/>
                <w:lang w:val="en-GB"/>
              </w:rPr>
            </w:pPr>
          </w:p>
          <w:p w:rsidR="00BE04CD" w:rsidRPr="00DF1275" w:rsidRDefault="00BE04CD" w:rsidP="009A0CA4">
            <w:pPr>
              <w:pStyle w:val="PlainText"/>
              <w:rPr>
                <w:sz w:val="22"/>
                <w:szCs w:val="22"/>
                <w:lang w:val="en-GB"/>
              </w:rPr>
            </w:pPr>
            <w:r w:rsidRPr="00DF1275">
              <w:rPr>
                <w:rFonts w:ascii="Times New Roman" w:eastAsiaTheme="minorEastAsia" w:hAnsi="Times New Roman" w:cs="Times New Roman"/>
                <w:sz w:val="22"/>
                <w:szCs w:val="22"/>
                <w:lang w:val="en-GB" w:eastAsia="ja-JP"/>
              </w:rPr>
              <w:t xml:space="preserve">Levels of “mutation” of CL: </w:t>
            </w:r>
          </w:p>
          <w:p w:rsidR="00BE04CD" w:rsidRPr="00DF1275" w:rsidRDefault="00BE04CD" w:rsidP="009A0CA4">
            <w:pPr>
              <w:pStyle w:val="PlainText"/>
              <w:rPr>
                <w:sz w:val="22"/>
                <w:szCs w:val="22"/>
                <w:lang w:val="en-GB"/>
              </w:rPr>
            </w:pPr>
            <w:r w:rsidRPr="00DF1275">
              <w:rPr>
                <w:rFonts w:ascii="Times New Roman" w:eastAsiaTheme="minorEastAsia" w:hAnsi="Times New Roman" w:cs="Times New Roman"/>
                <w:sz w:val="22"/>
                <w:szCs w:val="22"/>
                <w:lang w:val="en-GB" w:eastAsia="ja-JP"/>
              </w:rPr>
              <w:t>There can be a spectrum of adaptation changes to the closed loops (CL):</w:t>
            </w:r>
          </w:p>
          <w:p w:rsidR="00BE04CD" w:rsidRPr="00DF1275" w:rsidRDefault="00BE04CD" w:rsidP="009A0CA4">
            <w:pPr>
              <w:pStyle w:val="PlainText"/>
              <w:rPr>
                <w:sz w:val="22"/>
                <w:szCs w:val="22"/>
                <w:lang w:val="en-GB"/>
              </w:rPr>
            </w:pPr>
            <w:r w:rsidRPr="00DF1275">
              <w:rPr>
                <w:rFonts w:ascii="Times New Roman" w:eastAsiaTheme="minorEastAsia" w:hAnsi="Times New Roman" w:cs="Times New Roman"/>
                <w:sz w:val="22"/>
                <w:szCs w:val="22"/>
                <w:lang w:val="en-GB" w:eastAsia="ja-JP"/>
              </w:rPr>
              <w:t>a) no adaptation at all – same input to the CL, always leads to the same output.</w:t>
            </w:r>
          </w:p>
          <w:p w:rsidR="00BE04CD" w:rsidRPr="00DF1275" w:rsidRDefault="00BE04CD" w:rsidP="009A0CA4">
            <w:pPr>
              <w:pStyle w:val="PlainText"/>
              <w:rPr>
                <w:sz w:val="22"/>
                <w:szCs w:val="22"/>
                <w:lang w:val="en-GB"/>
              </w:rPr>
            </w:pPr>
            <w:r w:rsidRPr="00DF1275">
              <w:rPr>
                <w:rFonts w:ascii="Times New Roman" w:eastAsiaTheme="minorEastAsia" w:hAnsi="Times New Roman" w:cs="Times New Roman"/>
                <w:sz w:val="22"/>
                <w:szCs w:val="22"/>
                <w:lang w:val="en-GB" w:eastAsia="ja-JP"/>
              </w:rPr>
              <w:t>b) limited adaptation – CL improves utility over time, so same input may not lead to the same output (after improvement).</w:t>
            </w:r>
          </w:p>
          <w:p w:rsidR="00BE04CD" w:rsidRPr="00DF1275" w:rsidRDefault="00BE04CD" w:rsidP="009A0CA4">
            <w:pPr>
              <w:pStyle w:val="PlainText"/>
              <w:rPr>
                <w:sz w:val="22"/>
                <w:szCs w:val="22"/>
                <w:lang w:val="en-GB"/>
              </w:rPr>
            </w:pPr>
            <w:r w:rsidRPr="00DF1275">
              <w:rPr>
                <w:rFonts w:ascii="Times New Roman" w:eastAsiaTheme="minorEastAsia" w:hAnsi="Times New Roman" w:cs="Times New Roman"/>
                <w:sz w:val="22"/>
                <w:szCs w:val="22"/>
                <w:lang w:val="en-GB" w:eastAsia="ja-JP"/>
              </w:rPr>
              <w:t xml:space="preserve">c) full-fledged evolution, involving development and injection of new functions. </w:t>
            </w:r>
          </w:p>
          <w:p w:rsidR="00BE04CD" w:rsidRPr="00DF1275" w:rsidRDefault="00BE04CD" w:rsidP="009A0CA4">
            <w:pPr>
              <w:pStyle w:val="PlainText"/>
              <w:rPr>
                <w:sz w:val="22"/>
                <w:szCs w:val="22"/>
                <w:lang w:val="en-GB"/>
              </w:rPr>
            </w:pPr>
            <w:r w:rsidRPr="00DF1275">
              <w:rPr>
                <w:rFonts w:ascii="Times New Roman" w:eastAsiaTheme="minorEastAsia" w:hAnsi="Times New Roman" w:cs="Times New Roman"/>
                <w:sz w:val="22"/>
                <w:szCs w:val="22"/>
                <w:lang w:val="en-GB" w:eastAsia="ja-JP"/>
              </w:rPr>
              <w:t xml:space="preserve">The capability of underlying closed loop frameworks may be factor in deciding the level of adaptation possible in the AN. </w:t>
            </w:r>
          </w:p>
          <w:p w:rsidR="00BE04CD" w:rsidRPr="00DF1275" w:rsidRDefault="00BE04CD" w:rsidP="009A0CA4">
            <w:pPr>
              <w:pStyle w:val="PlainText"/>
              <w:rPr>
                <w:sz w:val="22"/>
                <w:szCs w:val="22"/>
                <w:lang w:val="en-GB"/>
              </w:rPr>
            </w:pPr>
          </w:p>
          <w:p w:rsidR="00BE04CD" w:rsidRPr="00DF1275" w:rsidRDefault="00BE04CD" w:rsidP="009A0CA4">
            <w:pPr>
              <w:pStyle w:val="PlainText"/>
              <w:rPr>
                <w:sz w:val="22"/>
                <w:szCs w:val="22"/>
                <w:lang w:val="en-GB"/>
              </w:rPr>
            </w:pPr>
            <w:r w:rsidRPr="00DF1275">
              <w:rPr>
                <w:rFonts w:ascii="Times New Roman" w:eastAsiaTheme="minorEastAsia" w:hAnsi="Times New Roman" w:cs="Times New Roman"/>
                <w:sz w:val="22"/>
                <w:szCs w:val="22"/>
                <w:lang w:val="en-GB" w:eastAsia="ja-JP"/>
              </w:rPr>
              <w:t xml:space="preserve">Division of responsibility between the controller and the CL: </w:t>
            </w:r>
          </w:p>
          <w:p w:rsidR="00BE04CD" w:rsidRPr="00DF1275" w:rsidRDefault="00BE04CD" w:rsidP="009A0CA4">
            <w:pPr>
              <w:pStyle w:val="PlainText"/>
              <w:rPr>
                <w:sz w:val="22"/>
                <w:szCs w:val="22"/>
                <w:lang w:val="en-GB"/>
              </w:rPr>
            </w:pPr>
            <w:r w:rsidRPr="00DF1275">
              <w:rPr>
                <w:rFonts w:ascii="Times New Roman" w:eastAsiaTheme="minorEastAsia" w:hAnsi="Times New Roman" w:cs="Times New Roman"/>
                <w:sz w:val="22"/>
                <w:szCs w:val="22"/>
                <w:lang w:val="en-GB" w:eastAsia="ja-JP"/>
              </w:rPr>
              <w:t>1) “dumb” vs. “intelligent” closed loops: dumb CL may allow full fledged re-configurations and re-injections of functions which may allow overall mutation of its functionality over time. Whereas an “intelligent” closed loop may use its intelligence to limit external influence by the controller. In any case, the domain orchestrator should know the mutation-capabilities of the CL. In case of limitations encountered for adaptations, the CL (or domain orchestrator) should be able to escalate the requirement to higher domains.</w:t>
            </w:r>
          </w:p>
          <w:p w:rsidR="00BE04CD" w:rsidRPr="00DF1275" w:rsidRDefault="00BE04CD" w:rsidP="009A0CA4">
            <w:pPr>
              <w:pStyle w:val="PlainText"/>
              <w:rPr>
                <w:sz w:val="22"/>
                <w:szCs w:val="22"/>
                <w:lang w:val="en-GB"/>
              </w:rPr>
            </w:pPr>
            <w:r w:rsidRPr="00DF1275">
              <w:rPr>
                <w:rFonts w:ascii="Times New Roman" w:eastAsiaTheme="minorEastAsia" w:hAnsi="Times New Roman" w:cs="Times New Roman"/>
                <w:sz w:val="22"/>
                <w:szCs w:val="22"/>
                <w:lang w:val="en-GB" w:eastAsia="ja-JP"/>
              </w:rPr>
              <w:t xml:space="preserve">2) timescale of Evhas to be agreed between the CL and the orchestrator.  </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Following are related (example) steps in this use case scenario:</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1. Enterprise/vertical provides intent for application/service</w:t>
            </w:r>
          </w:p>
          <w:p w:rsidR="00BE04CD" w:rsidRPr="00DF1275" w:rsidRDefault="00BE04CD" w:rsidP="009A0CA4">
            <w:pPr>
              <w:spacing w:before="0"/>
              <w:rPr>
                <w:sz w:val="22"/>
                <w:szCs w:val="22"/>
                <w:lang w:val="en-GB"/>
              </w:rPr>
            </w:pPr>
            <w:r w:rsidRPr="00DF1275">
              <w:rPr>
                <w:sz w:val="22"/>
                <w:szCs w:val="22"/>
                <w:lang w:val="en-GB"/>
              </w:rPr>
              <w:t>2. A corresponding slice is created by NAO.</w:t>
            </w:r>
          </w:p>
          <w:p w:rsidR="00BE04CD" w:rsidRPr="00DF1275" w:rsidRDefault="00BE04CD" w:rsidP="009A0CA4">
            <w:pPr>
              <w:spacing w:before="0"/>
              <w:rPr>
                <w:sz w:val="22"/>
                <w:szCs w:val="22"/>
                <w:lang w:val="en-GB"/>
              </w:rPr>
            </w:pPr>
            <w:r w:rsidRPr="00DF1275">
              <w:rPr>
                <w:sz w:val="22"/>
                <w:szCs w:val="22"/>
                <w:lang w:val="en-GB"/>
              </w:rPr>
              <w:t>3. Corresponding resources are allocated by NFV MANO</w:t>
            </w:r>
          </w:p>
          <w:p w:rsidR="00BE04CD" w:rsidRPr="00DF1275" w:rsidRDefault="00BE04CD" w:rsidP="009A0CA4">
            <w:pPr>
              <w:spacing w:before="0"/>
              <w:rPr>
                <w:sz w:val="22"/>
                <w:szCs w:val="22"/>
                <w:lang w:val="en-GB"/>
              </w:rPr>
            </w:pPr>
            <w:r w:rsidRPr="00DF1275">
              <w:rPr>
                <w:sz w:val="22"/>
                <w:szCs w:val="22"/>
                <w:lang w:val="en-GB"/>
              </w:rPr>
              <w:t>4. NSaaS may be instantiated using ONAP/SO.</w:t>
            </w:r>
          </w:p>
          <w:p w:rsidR="00BE04CD" w:rsidRPr="00DF1275" w:rsidRDefault="00BE04CD" w:rsidP="009A0CA4">
            <w:pPr>
              <w:spacing w:before="0"/>
              <w:rPr>
                <w:sz w:val="22"/>
                <w:szCs w:val="22"/>
                <w:lang w:val="en-GB"/>
              </w:rPr>
            </w:pPr>
            <w:r w:rsidRPr="00DF1275">
              <w:rPr>
                <w:sz w:val="22"/>
                <w:szCs w:val="22"/>
                <w:lang w:val="en-GB"/>
              </w:rPr>
              <w:t>5. use case specific closed loops are instantiated in each domain e.g. power optimization, interference management, resource utilization, self-x.</w:t>
            </w:r>
          </w:p>
          <w:p w:rsidR="00BE04CD" w:rsidRPr="00DF1275" w:rsidRDefault="00BE04CD" w:rsidP="009A0CA4">
            <w:pPr>
              <w:spacing w:before="0"/>
              <w:rPr>
                <w:sz w:val="22"/>
                <w:szCs w:val="22"/>
                <w:lang w:val="en-GB"/>
              </w:rPr>
            </w:pPr>
            <w:r w:rsidRPr="00DF1275">
              <w:rPr>
                <w:sz w:val="22"/>
                <w:szCs w:val="22"/>
                <w:lang w:val="en-GB"/>
              </w:rPr>
              <w:t>6. Ev as a Service is instantiated in the zero touch framework.</w:t>
            </w:r>
          </w:p>
          <w:p w:rsidR="00BE04CD" w:rsidRPr="00DF1275" w:rsidRDefault="00BE04CD" w:rsidP="009A0CA4">
            <w:pPr>
              <w:spacing w:before="0"/>
              <w:rPr>
                <w:sz w:val="22"/>
                <w:szCs w:val="22"/>
                <w:lang w:val="en-GB"/>
              </w:rPr>
            </w:pPr>
            <w:r w:rsidRPr="00DF1275">
              <w:rPr>
                <w:sz w:val="22"/>
                <w:szCs w:val="22"/>
                <w:lang w:val="en-GB"/>
              </w:rPr>
              <w:t>7. Based on the analysis of inputs from use case specific closed loops and domain orchestrators, Ev triggers configurations, updates, service instantiation, new closed loops, even new service development (using triggers to Devops pipeline).</w:t>
            </w:r>
          </w:p>
          <w:p w:rsidR="00BE04CD" w:rsidRPr="00DF1275" w:rsidRDefault="00BE04CD" w:rsidP="009A0CA4">
            <w:pPr>
              <w:spacing w:before="0"/>
              <w:rPr>
                <w:sz w:val="22"/>
                <w:szCs w:val="22"/>
                <w:lang w:val="en-GB"/>
              </w:rPr>
            </w:pPr>
            <w:r w:rsidRPr="00DF1275">
              <w:rPr>
                <w:sz w:val="22"/>
                <w:szCs w:val="22"/>
                <w:lang w:val="en-GB"/>
              </w:rPr>
              <w:t xml:space="preserve">8. After testing and validation, such updates are reflected in the domains and use case specific closed loops. </w:t>
            </w:r>
          </w:p>
          <w:p w:rsidR="00BE04CD" w:rsidDel="005E6E7A" w:rsidRDefault="00BE04CD" w:rsidP="009A0CA4">
            <w:pPr>
              <w:spacing w:before="0"/>
              <w:rPr>
                <w:del w:id="805" w:author="edit6" w:date="2022-04-28T13:18:00Z"/>
                <w:sz w:val="22"/>
                <w:szCs w:val="22"/>
                <w:lang w:val="en-GB"/>
              </w:rPr>
            </w:pPr>
            <w:del w:id="806" w:author="edit6" w:date="2022-04-28T13:18:00Z">
              <w:r w:rsidRPr="00DF1275" w:rsidDel="005E6E7A">
                <w:rPr>
                  <w:sz w:val="22"/>
                  <w:szCs w:val="22"/>
                  <w:lang w:val="en-GB"/>
                </w:rPr>
                <w:delText xml:space="preserve">Describe the relation with autonomous behaviour (if any). </w:delText>
              </w:r>
            </w:del>
          </w:p>
          <w:p w:rsidR="005E6E7A" w:rsidRPr="00DF1275" w:rsidRDefault="005E6E7A" w:rsidP="009A0CA4">
            <w:pPr>
              <w:spacing w:before="0"/>
              <w:rPr>
                <w:ins w:id="807" w:author="edit6" w:date="2022-04-28T13:18:00Z"/>
                <w:sz w:val="22"/>
                <w:szCs w:val="22"/>
                <w:lang w:val="en-GB"/>
              </w:rPr>
            </w:pPr>
          </w:p>
          <w:p w:rsidR="00000000" w:rsidRDefault="007649F9">
            <w:pPr>
              <w:spacing w:before="0"/>
              <w:ind w:hanging="64"/>
              <w:rPr>
                <w:sz w:val="22"/>
                <w:szCs w:val="22"/>
                <w:lang w:val="en-GB"/>
                <w:rPrChange w:id="808" w:author="edit6" w:date="2022-04-28T13:18:00Z">
                  <w:rPr>
                    <w:rFonts w:eastAsia="MS Mincho"/>
                    <w:lang w:val="en-GB"/>
                  </w:rPr>
                </w:rPrChange>
              </w:rPr>
              <w:pPrChange w:id="809" w:author="edit6" w:date="2022-04-28T13:18:00Z">
                <w:pPr>
                  <w:pStyle w:val="ListParagraph"/>
                  <w:numPr>
                    <w:numId w:val="21"/>
                  </w:numPr>
                  <w:spacing w:before="0"/>
                  <w:ind w:hanging="360"/>
                </w:pPr>
              </w:pPrChange>
            </w:pPr>
            <w:r w:rsidRPr="007649F9">
              <w:rPr>
                <w:sz w:val="22"/>
                <w:szCs w:val="22"/>
                <w:lang w:val="en-GB"/>
                <w:rPrChange w:id="810" w:author="edit6" w:date="2022-04-28T13:18:00Z">
                  <w:rPr>
                    <w:lang w:val="en-GB"/>
                  </w:rPr>
                </w:rPrChange>
              </w:rPr>
              <w:t>This use case proposes Ev-as-a-service scenario in relation to zero-touch frameworks.</w:t>
            </w:r>
          </w:p>
        </w:tc>
      </w:tr>
      <w:tr w:rsidR="00BE04CD" w:rsidRPr="00DF1275" w:rsidTr="008751AF">
        <w:tc>
          <w:tcPr>
            <w:tcW w:w="1230" w:type="pct"/>
          </w:tcPr>
          <w:p w:rsidR="00BE04CD" w:rsidRPr="00C82CAC" w:rsidRDefault="00BE04CD" w:rsidP="009A0CA4">
            <w:pPr>
              <w:spacing w:before="0"/>
              <w:rPr>
                <w:i/>
                <w:sz w:val="22"/>
                <w:szCs w:val="22"/>
                <w:lang w:val="en-GB"/>
              </w:rPr>
            </w:pPr>
            <w:r w:rsidRPr="00C82CAC">
              <w:rPr>
                <w:i/>
                <w:sz w:val="22"/>
                <w:szCs w:val="22"/>
                <w:lang w:val="en-GB"/>
              </w:rPr>
              <w:lastRenderedPageBreak/>
              <w:t>Notes on use case category</w:t>
            </w:r>
          </w:p>
        </w:tc>
        <w:tc>
          <w:tcPr>
            <w:tcW w:w="3770" w:type="pct"/>
          </w:tcPr>
          <w:p w:rsidR="00BE04CD" w:rsidRPr="00DF1275" w:rsidRDefault="00BE04CD" w:rsidP="009A0CA4">
            <w:pPr>
              <w:spacing w:before="0"/>
              <w:rPr>
                <w:sz w:val="22"/>
                <w:szCs w:val="22"/>
                <w:lang w:val="en-GB"/>
              </w:rPr>
            </w:pPr>
            <w:r w:rsidRPr="00DF1275">
              <w:rPr>
                <w:sz w:val="22"/>
                <w:szCs w:val="22"/>
                <w:lang w:val="en-GB"/>
              </w:rPr>
              <w:t xml:space="preserve">Cat 2: describes a scenario related to application of autonomous behaviour in the network.  </w:t>
            </w:r>
          </w:p>
        </w:tc>
      </w:tr>
      <w:tr w:rsidR="00BE04CD" w:rsidRPr="00DF1275" w:rsidTr="008751AF">
        <w:tc>
          <w:tcPr>
            <w:tcW w:w="1230" w:type="pct"/>
          </w:tcPr>
          <w:p w:rsidR="00BE04CD" w:rsidRPr="00C82CAC" w:rsidRDefault="00BE04CD" w:rsidP="009A0CA4">
            <w:pPr>
              <w:spacing w:before="0"/>
              <w:rPr>
                <w:i/>
                <w:sz w:val="22"/>
                <w:szCs w:val="22"/>
                <w:lang w:val="en-GB"/>
              </w:rPr>
            </w:pPr>
            <w:r w:rsidRPr="00C82CAC">
              <w:rPr>
                <w:i/>
                <w:sz w:val="22"/>
                <w:szCs w:val="22"/>
                <w:lang w:val="en-GB"/>
              </w:rPr>
              <w:t>Notes on priority of the use case</w:t>
            </w:r>
          </w:p>
        </w:tc>
        <w:tc>
          <w:tcPr>
            <w:tcW w:w="3770" w:type="pct"/>
          </w:tcPr>
          <w:p w:rsidR="00BE04CD" w:rsidRPr="00DF1275" w:rsidRDefault="00BE04CD" w:rsidP="009A0CA4">
            <w:pPr>
              <w:spacing w:before="0"/>
              <w:rPr>
                <w:sz w:val="22"/>
                <w:szCs w:val="22"/>
                <w:lang w:val="en-GB"/>
              </w:rPr>
            </w:pPr>
            <w:r w:rsidRPr="00DF1275">
              <w:rPr>
                <w:sz w:val="22"/>
                <w:szCs w:val="22"/>
                <w:lang w:val="en-GB"/>
              </w:rPr>
              <w:t>High</w:t>
            </w:r>
          </w:p>
          <w:p w:rsidR="00BE04CD" w:rsidRPr="00DF1275" w:rsidRDefault="00BE04CD" w:rsidP="00B81DB1">
            <w:pPr>
              <w:pStyle w:val="ListParagraph"/>
              <w:numPr>
                <w:ilvl w:val="0"/>
                <w:numId w:val="21"/>
              </w:numPr>
              <w:spacing w:before="0"/>
              <w:rPr>
                <w:sz w:val="22"/>
                <w:szCs w:val="22"/>
                <w:lang w:val="en-GB"/>
              </w:rPr>
            </w:pPr>
            <w:r w:rsidRPr="00DF1275">
              <w:rPr>
                <w:sz w:val="22"/>
                <w:szCs w:val="22"/>
                <w:lang w:val="en-GB"/>
              </w:rPr>
              <w:t>enables integration and interaction with zero touch frameworks.</w:t>
            </w:r>
          </w:p>
        </w:tc>
      </w:tr>
      <w:tr w:rsidR="00BE04CD" w:rsidRPr="00DF1275" w:rsidTr="008751AF">
        <w:tc>
          <w:tcPr>
            <w:tcW w:w="1230" w:type="pct"/>
          </w:tcPr>
          <w:p w:rsidR="00BE04CD" w:rsidRPr="00C82CAC" w:rsidRDefault="00BE04CD" w:rsidP="009A0CA4">
            <w:pPr>
              <w:spacing w:before="0"/>
              <w:rPr>
                <w:i/>
                <w:sz w:val="22"/>
                <w:szCs w:val="22"/>
                <w:lang w:val="en-GB"/>
              </w:rPr>
            </w:pPr>
            <w:r w:rsidRPr="00C82CAC">
              <w:rPr>
                <w:i/>
                <w:sz w:val="22"/>
                <w:szCs w:val="22"/>
                <w:lang w:val="en-GB"/>
              </w:rPr>
              <w:t>References</w:t>
            </w:r>
          </w:p>
        </w:tc>
        <w:tc>
          <w:tcPr>
            <w:tcW w:w="3770" w:type="pct"/>
          </w:tcPr>
          <w:p w:rsidR="00BE04CD" w:rsidRPr="00DF1275" w:rsidRDefault="00BE04CD" w:rsidP="009F7332">
            <w:pPr>
              <w:pStyle w:val="Reftext"/>
              <w:ind w:left="0" w:firstLine="0"/>
              <w:rPr>
                <w:sz w:val="22"/>
                <w:szCs w:val="22"/>
              </w:rPr>
            </w:pPr>
            <w:r w:rsidRPr="00DF1275">
              <w:rPr>
                <w:sz w:val="22"/>
                <w:szCs w:val="22"/>
              </w:rPr>
              <w:t>[</w:t>
            </w:r>
            <w:r w:rsidR="00047A15">
              <w:rPr>
                <w:sz w:val="22"/>
                <w:szCs w:val="22"/>
              </w:rPr>
              <w:t>b-</w:t>
            </w:r>
            <w:r w:rsidRPr="00DF1275">
              <w:rPr>
                <w:sz w:val="22"/>
                <w:szCs w:val="22"/>
              </w:rPr>
              <w:t>ETSI GS ZSM 001]</w:t>
            </w:r>
            <w:r w:rsidR="00047A15">
              <w:rPr>
                <w:sz w:val="22"/>
                <w:szCs w:val="22"/>
              </w:rPr>
              <w:t xml:space="preserve">, </w:t>
            </w:r>
            <w:r w:rsidRPr="00DF1275">
              <w:rPr>
                <w:sz w:val="22"/>
                <w:szCs w:val="22"/>
              </w:rPr>
              <w:t>[</w:t>
            </w:r>
            <w:r w:rsidR="00047A15">
              <w:rPr>
                <w:sz w:val="22"/>
                <w:szCs w:val="22"/>
              </w:rPr>
              <w:t>b-</w:t>
            </w:r>
            <w:r w:rsidRPr="00DF1275">
              <w:rPr>
                <w:sz w:val="22"/>
                <w:szCs w:val="22"/>
              </w:rPr>
              <w:t>ETSI GS ZSM 002]</w:t>
            </w:r>
            <w:r w:rsidR="00566AEE">
              <w:rPr>
                <w:sz w:val="22"/>
                <w:szCs w:val="22"/>
              </w:rPr>
              <w:t xml:space="preserve">, </w:t>
            </w:r>
            <w:r w:rsidR="00566AEE" w:rsidRPr="00566AEE">
              <w:rPr>
                <w:sz w:val="22"/>
                <w:szCs w:val="22"/>
              </w:rPr>
              <w:t>[b-ETSI GR ZSM 009-3]</w:t>
            </w:r>
            <w:r w:rsidR="00E667B4">
              <w:rPr>
                <w:sz w:val="22"/>
                <w:szCs w:val="22"/>
              </w:rPr>
              <w:t>, [</w:t>
            </w:r>
            <w:r w:rsidR="00E667B4" w:rsidRPr="00E667B4">
              <w:rPr>
                <w:sz w:val="22"/>
                <w:szCs w:val="22"/>
              </w:rPr>
              <w:t>b-Ciavaglia</w:t>
            </w:r>
            <w:r w:rsidR="00E667B4">
              <w:rPr>
                <w:sz w:val="22"/>
                <w:szCs w:val="22"/>
              </w:rPr>
              <w:t>-1]</w:t>
            </w:r>
            <w:r w:rsidR="009F7332">
              <w:rPr>
                <w:sz w:val="22"/>
                <w:szCs w:val="22"/>
              </w:rPr>
              <w:t xml:space="preserve">, </w:t>
            </w:r>
            <w:r w:rsidRPr="00DF1275">
              <w:rPr>
                <w:sz w:val="22"/>
                <w:szCs w:val="22"/>
              </w:rPr>
              <w:t>[</w:t>
            </w:r>
            <w:r w:rsidR="00696499">
              <w:rPr>
                <w:sz w:val="22"/>
                <w:szCs w:val="22"/>
              </w:rPr>
              <w:t>b-</w:t>
            </w:r>
            <w:r w:rsidRPr="00DF1275">
              <w:rPr>
                <w:sz w:val="22"/>
                <w:szCs w:val="22"/>
              </w:rPr>
              <w:t xml:space="preserve">ETSI </w:t>
            </w:r>
            <w:r w:rsidR="00FF10BB">
              <w:rPr>
                <w:sz w:val="22"/>
                <w:szCs w:val="22"/>
              </w:rPr>
              <w:t xml:space="preserve">GS </w:t>
            </w:r>
            <w:r w:rsidRPr="00DF1275">
              <w:rPr>
                <w:sz w:val="22"/>
                <w:szCs w:val="22"/>
              </w:rPr>
              <w:t>ZSM 013]</w:t>
            </w:r>
            <w:r w:rsidR="009F7332">
              <w:rPr>
                <w:sz w:val="22"/>
                <w:szCs w:val="22"/>
              </w:rPr>
              <w:t xml:space="preserve">, </w:t>
            </w:r>
            <w:r w:rsidRPr="00DF1275">
              <w:rPr>
                <w:sz w:val="22"/>
                <w:szCs w:val="22"/>
              </w:rPr>
              <w:t>[ITU-T Y.3172]</w:t>
            </w:r>
            <w:r w:rsidR="009F7332">
              <w:rPr>
                <w:sz w:val="22"/>
                <w:szCs w:val="22"/>
              </w:rPr>
              <w:t xml:space="preserve">, </w:t>
            </w:r>
            <w:r w:rsidRPr="00DF1275">
              <w:rPr>
                <w:sz w:val="22"/>
                <w:szCs w:val="22"/>
              </w:rPr>
              <w:t>[ITU-T Y.3179]</w:t>
            </w:r>
          </w:p>
        </w:tc>
      </w:tr>
    </w:tbl>
    <w:p w:rsidR="00BE04CD" w:rsidRPr="00DF1275" w:rsidRDefault="00BE04CD" w:rsidP="00A55EC7">
      <w:pPr>
        <w:pStyle w:val="Heading3"/>
      </w:pPr>
      <w:bookmarkStart w:id="811" w:name="_Toc86163179"/>
      <w:bookmarkStart w:id="812" w:name="_Toc86503321"/>
      <w:bookmarkStart w:id="813" w:name="_Toc86503579"/>
      <w:r w:rsidRPr="00DF1275">
        <w:t>Use case requirements</w:t>
      </w:r>
      <w:bookmarkEnd w:id="811"/>
      <w:bookmarkEnd w:id="812"/>
      <w:bookmarkEnd w:id="813"/>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8751AF" w:rsidP="008751AF">
      <w:pPr>
        <w:spacing w:before="0" w:after="160" w:line="256" w:lineRule="auto"/>
        <w:rPr>
          <w:lang w:val="en-GB"/>
        </w:rPr>
      </w:pPr>
      <w:r w:rsidRPr="00DF1275">
        <w:rPr>
          <w:lang w:val="en-GB"/>
        </w:rPr>
        <w:t>●</w:t>
      </w:r>
      <w:r w:rsidRPr="00DF1275">
        <w:rPr>
          <w:lang w:val="en-GB"/>
        </w:rPr>
        <w:tab/>
      </w:r>
      <w:r w:rsidR="00851583">
        <w:rPr>
          <w:lang w:val="en-GB"/>
        </w:rPr>
        <w:t>AN-UC</w:t>
      </w:r>
      <w:r w:rsidR="00E473D8">
        <w:rPr>
          <w:lang w:val="en-GB"/>
        </w:rPr>
        <w:t>026</w:t>
      </w:r>
      <w:r w:rsidR="00FC70DA">
        <w:rPr>
          <w:lang w:val="en-GB"/>
        </w:rPr>
        <w:t>-REQ-</w:t>
      </w:r>
      <w:r w:rsidR="00DF7F40">
        <w:rPr>
          <w:lang w:val="en-GB"/>
        </w:rPr>
        <w:t>001</w:t>
      </w:r>
      <w:r w:rsidR="00BE04CD" w:rsidRPr="00DF1275">
        <w:rPr>
          <w:lang w:val="en-GB"/>
        </w:rPr>
        <w:t xml:space="preserve">: It is critical that evolution function (Ev) in autonomous networks (AN) analyses the inputs from domain specific closed loops (and other context information in the domain orchestrator) to trigger management (creation, update and delete) of network services, which may in turn participate in the closed loops. </w:t>
      </w:r>
    </w:p>
    <w:p w:rsidR="00BE04CD" w:rsidRPr="00DF1275" w:rsidRDefault="00BE04CD" w:rsidP="008751AF">
      <w:pPr>
        <w:spacing w:before="0" w:after="160" w:line="256" w:lineRule="auto"/>
        <w:rPr>
          <w:sz w:val="22"/>
          <w:szCs w:val="18"/>
          <w:lang w:val="en-GB"/>
        </w:rPr>
      </w:pPr>
      <w:r w:rsidRPr="00DF1275">
        <w:rPr>
          <w:sz w:val="22"/>
          <w:szCs w:val="18"/>
          <w:lang w:val="en-GB"/>
        </w:rPr>
        <w:t>NOTE</w:t>
      </w:r>
      <w:r w:rsidR="008751AF" w:rsidRPr="00DF1275">
        <w:rPr>
          <w:sz w:val="22"/>
          <w:szCs w:val="18"/>
          <w:lang w:val="en-GB"/>
        </w:rPr>
        <w:t xml:space="preserve"> –T</w:t>
      </w:r>
      <w:r w:rsidRPr="00DF1275">
        <w:rPr>
          <w:sz w:val="22"/>
          <w:szCs w:val="18"/>
          <w:lang w:val="en-GB"/>
        </w:rPr>
        <w:t>he management (creation, update and delete) of network services, over a number of iterations, may result in evolution.</w:t>
      </w:r>
    </w:p>
    <w:p w:rsidR="00BE04CD" w:rsidRPr="00DF1275" w:rsidRDefault="008751AF" w:rsidP="008751AF">
      <w:pPr>
        <w:spacing w:before="0" w:after="160" w:line="256" w:lineRule="auto"/>
        <w:rPr>
          <w:lang w:val="en-GB"/>
        </w:rPr>
      </w:pPr>
      <w:r w:rsidRPr="00DF1275">
        <w:rPr>
          <w:lang w:val="en-GB"/>
        </w:rPr>
        <w:t>●</w:t>
      </w:r>
      <w:r w:rsidRPr="00DF1275">
        <w:rPr>
          <w:lang w:val="en-GB"/>
        </w:rPr>
        <w:tab/>
      </w:r>
      <w:r w:rsidR="00851583">
        <w:rPr>
          <w:lang w:val="en-GB"/>
        </w:rPr>
        <w:t>AN-UC</w:t>
      </w:r>
      <w:r w:rsidR="00E473D8">
        <w:rPr>
          <w:lang w:val="en-GB"/>
        </w:rPr>
        <w:t>026</w:t>
      </w:r>
      <w:r w:rsidR="00FC70DA">
        <w:rPr>
          <w:lang w:val="en-GB"/>
        </w:rPr>
        <w:t>-REQ-</w:t>
      </w:r>
      <w:r w:rsidR="00DF7F40">
        <w:rPr>
          <w:lang w:val="en-GB"/>
        </w:rPr>
        <w:t>002</w:t>
      </w:r>
      <w:r w:rsidR="00BE04CD" w:rsidRPr="00DF1275">
        <w:rPr>
          <w:lang w:val="en-GB"/>
        </w:rPr>
        <w:t>: it is critical that the modifications to network services and applications may be tested and evaluated in an experimental setup and deployed in corresponding domains using the domain orchestrators.</w:t>
      </w:r>
    </w:p>
    <w:p w:rsidR="00BE04CD" w:rsidRPr="00DF1275" w:rsidRDefault="00BE04CD" w:rsidP="008751AF">
      <w:pPr>
        <w:spacing w:before="0" w:after="160" w:line="256" w:lineRule="auto"/>
        <w:rPr>
          <w:sz w:val="22"/>
          <w:szCs w:val="18"/>
          <w:lang w:val="en-GB"/>
        </w:rPr>
      </w:pPr>
      <w:r w:rsidRPr="00DF1275">
        <w:rPr>
          <w:sz w:val="22"/>
          <w:szCs w:val="18"/>
          <w:lang w:val="en-GB"/>
        </w:rPr>
        <w:t>NOTE</w:t>
      </w:r>
      <w:r w:rsidR="008751AF" w:rsidRPr="00DF1275">
        <w:rPr>
          <w:sz w:val="22"/>
          <w:szCs w:val="18"/>
          <w:lang w:val="en-GB"/>
        </w:rPr>
        <w:t xml:space="preserve"> –E</w:t>
      </w:r>
      <w:r w:rsidRPr="00DF1275">
        <w:rPr>
          <w:sz w:val="22"/>
          <w:szCs w:val="18"/>
          <w:lang w:val="en-GB"/>
        </w:rPr>
        <w:t>xamples of experimental setups used for testing and evaluation of network services and applications are Digital twins, Sandbox, etc.</w:t>
      </w:r>
    </w:p>
    <w:p w:rsidR="00BE04CD" w:rsidRPr="00DF1275" w:rsidRDefault="00BE04CD" w:rsidP="00BE04CD">
      <w:pPr>
        <w:spacing w:before="0" w:after="160" w:line="256" w:lineRule="auto"/>
        <w:rPr>
          <w:u w:val="single"/>
          <w:lang w:val="en-GB"/>
        </w:rPr>
      </w:pPr>
      <w:r w:rsidRPr="00DF1275">
        <w:rPr>
          <w:u w:val="single"/>
          <w:lang w:val="en-GB"/>
        </w:rPr>
        <w:t>Expected requirements</w:t>
      </w:r>
    </w:p>
    <w:p w:rsidR="00BE04CD" w:rsidRPr="00DF1275" w:rsidRDefault="008751AF" w:rsidP="008751AF">
      <w:pPr>
        <w:spacing w:before="0" w:after="160" w:line="256" w:lineRule="auto"/>
        <w:rPr>
          <w:lang w:val="en-GB"/>
        </w:rPr>
      </w:pPr>
      <w:r w:rsidRPr="00DF1275">
        <w:rPr>
          <w:lang w:val="en-GB"/>
        </w:rPr>
        <w:t>●</w:t>
      </w:r>
      <w:r w:rsidRPr="00DF1275">
        <w:rPr>
          <w:lang w:val="en-GB"/>
        </w:rPr>
        <w:tab/>
      </w:r>
      <w:r w:rsidR="00851583">
        <w:rPr>
          <w:lang w:val="en-GB"/>
        </w:rPr>
        <w:t>AN-UC</w:t>
      </w:r>
      <w:r w:rsidR="00E473D8">
        <w:rPr>
          <w:lang w:val="en-GB"/>
        </w:rPr>
        <w:t>026</w:t>
      </w:r>
      <w:r w:rsidR="00FC70DA">
        <w:rPr>
          <w:lang w:val="en-GB"/>
        </w:rPr>
        <w:t>-REQ-</w:t>
      </w:r>
      <w:r w:rsidR="00DF7F40">
        <w:rPr>
          <w:lang w:val="en-GB"/>
        </w:rPr>
        <w:t>003</w:t>
      </w:r>
      <w:r w:rsidR="00BE04CD" w:rsidRPr="00DF1275">
        <w:rPr>
          <w:lang w:val="en-GB"/>
        </w:rPr>
        <w:t>: it is expected that management of network services or applications or VNFs or configurations or AI/ML models is done at runtime in coordination with devops pipelines.</w:t>
      </w:r>
    </w:p>
    <w:p w:rsidR="00BE04CD" w:rsidRPr="00DF1275" w:rsidRDefault="008751AF" w:rsidP="008751AF">
      <w:pPr>
        <w:spacing w:before="0" w:after="160" w:line="256" w:lineRule="auto"/>
        <w:rPr>
          <w:lang w:val="en-GB"/>
        </w:rPr>
      </w:pPr>
      <w:r w:rsidRPr="00DF1275">
        <w:rPr>
          <w:lang w:val="en-GB"/>
        </w:rPr>
        <w:t>●</w:t>
      </w:r>
      <w:r w:rsidRPr="00DF1275">
        <w:rPr>
          <w:lang w:val="en-GB"/>
        </w:rPr>
        <w:tab/>
      </w:r>
      <w:r w:rsidR="00851583">
        <w:rPr>
          <w:lang w:val="en-GB"/>
        </w:rPr>
        <w:t>AN-UC</w:t>
      </w:r>
      <w:r w:rsidR="00E473D8">
        <w:rPr>
          <w:lang w:val="en-GB"/>
        </w:rPr>
        <w:t>026</w:t>
      </w:r>
      <w:r w:rsidR="00FC70DA">
        <w:rPr>
          <w:lang w:val="en-GB"/>
        </w:rPr>
        <w:t>-REQ-</w:t>
      </w:r>
      <w:r w:rsidR="00DF7F40">
        <w:rPr>
          <w:lang w:val="en-GB"/>
        </w:rPr>
        <w:t>004</w:t>
      </w:r>
      <w:r w:rsidR="00BE04CD" w:rsidRPr="00DF1275">
        <w:rPr>
          <w:lang w:val="en-GB"/>
        </w:rPr>
        <w:t>: it is expected that domain specific closed loops allow management of network services or applications or VNFs or configurations or AI/ML models in coordination with AN components.</w:t>
      </w:r>
    </w:p>
    <w:p w:rsidR="00BE04CD" w:rsidRPr="00DF1275" w:rsidRDefault="00BE04CD" w:rsidP="008751AF">
      <w:pPr>
        <w:spacing w:before="0" w:line="256" w:lineRule="auto"/>
        <w:rPr>
          <w:sz w:val="22"/>
          <w:szCs w:val="18"/>
          <w:lang w:val="en-GB"/>
        </w:rPr>
      </w:pPr>
      <w:r w:rsidRPr="00DF1275">
        <w:rPr>
          <w:sz w:val="22"/>
          <w:szCs w:val="18"/>
          <w:lang w:val="en-GB"/>
        </w:rPr>
        <w:lastRenderedPageBreak/>
        <w:t>NOTE</w:t>
      </w:r>
      <w:ins w:id="814" w:author="edit6" w:date="2022-04-28T13:19:00Z">
        <w:r w:rsidR="005E6E7A">
          <w:rPr>
            <w:sz w:val="22"/>
            <w:szCs w:val="18"/>
            <w:lang w:val="en-GB"/>
          </w:rPr>
          <w:t xml:space="preserve"> 1</w:t>
        </w:r>
      </w:ins>
      <w:r w:rsidR="008751AF" w:rsidRPr="00DF1275">
        <w:rPr>
          <w:sz w:val="22"/>
          <w:szCs w:val="18"/>
          <w:lang w:val="en-GB"/>
        </w:rPr>
        <w:t xml:space="preserve"> –</w:t>
      </w:r>
      <w:r w:rsidRPr="00DF1275">
        <w:rPr>
          <w:sz w:val="22"/>
          <w:szCs w:val="18"/>
          <w:lang w:val="en-GB"/>
        </w:rPr>
        <w:t xml:space="preserve"> There can be a spectrum of adaptation changes (levels of “mutation”) of network services: </w:t>
      </w:r>
    </w:p>
    <w:p w:rsidR="00BE04CD" w:rsidRPr="00DF1275" w:rsidRDefault="00BE04CD" w:rsidP="008751AF">
      <w:pPr>
        <w:spacing w:before="0" w:line="256" w:lineRule="auto"/>
        <w:rPr>
          <w:sz w:val="22"/>
          <w:szCs w:val="18"/>
          <w:lang w:val="en-GB"/>
        </w:rPr>
      </w:pPr>
      <w:r w:rsidRPr="00DF1275">
        <w:rPr>
          <w:sz w:val="22"/>
          <w:szCs w:val="18"/>
          <w:lang w:val="en-GB"/>
        </w:rPr>
        <w:t xml:space="preserve">a) no adaptation at all </w:t>
      </w:r>
    </w:p>
    <w:p w:rsidR="00BE04CD" w:rsidRPr="00DF1275" w:rsidRDefault="00BE04CD" w:rsidP="008751AF">
      <w:pPr>
        <w:spacing w:before="0" w:line="256" w:lineRule="auto"/>
        <w:rPr>
          <w:sz w:val="22"/>
          <w:szCs w:val="18"/>
          <w:lang w:val="en-GB"/>
        </w:rPr>
      </w:pPr>
      <w:r w:rsidRPr="00DF1275">
        <w:rPr>
          <w:sz w:val="22"/>
          <w:szCs w:val="18"/>
          <w:lang w:val="en-GB"/>
        </w:rPr>
        <w:t>b) limited adaptation – improves utility over time</w:t>
      </w:r>
    </w:p>
    <w:p w:rsidR="00BE04CD" w:rsidRPr="00DF1275" w:rsidRDefault="00BE04CD" w:rsidP="008751AF">
      <w:pPr>
        <w:spacing w:before="0" w:line="256" w:lineRule="auto"/>
        <w:rPr>
          <w:sz w:val="22"/>
          <w:szCs w:val="18"/>
          <w:lang w:val="en-GB"/>
        </w:rPr>
      </w:pPr>
      <w:r w:rsidRPr="00DF1275">
        <w:rPr>
          <w:sz w:val="22"/>
          <w:szCs w:val="18"/>
          <w:lang w:val="en-GB"/>
        </w:rPr>
        <w:t xml:space="preserve">c) full-fledged evolution, involving development and injection of new functions. </w:t>
      </w:r>
    </w:p>
    <w:p w:rsidR="00BE04CD" w:rsidRPr="00DF1275" w:rsidRDefault="00BE04CD" w:rsidP="008751AF">
      <w:pPr>
        <w:spacing w:before="0" w:line="256" w:lineRule="auto"/>
        <w:rPr>
          <w:sz w:val="22"/>
          <w:szCs w:val="18"/>
          <w:lang w:val="en-GB"/>
        </w:rPr>
      </w:pPr>
      <w:r w:rsidRPr="00DF1275">
        <w:rPr>
          <w:sz w:val="22"/>
          <w:szCs w:val="18"/>
          <w:lang w:val="en-GB"/>
        </w:rPr>
        <w:t>The capability of underlying closed loop frameworks may be factor in deciding the level of evolution and adaptation possible in the AN.</w:t>
      </w:r>
    </w:p>
    <w:p w:rsidR="00BE04CD" w:rsidRPr="00DF1275" w:rsidRDefault="00BE04CD" w:rsidP="00BE04CD">
      <w:pPr>
        <w:spacing w:before="0" w:line="256" w:lineRule="auto"/>
        <w:ind w:left="720"/>
        <w:rPr>
          <w:lang w:val="en-GB"/>
        </w:rPr>
      </w:pPr>
    </w:p>
    <w:p w:rsidR="00BE04CD" w:rsidRPr="00DF1275" w:rsidRDefault="00BE04CD" w:rsidP="00BE04CD">
      <w:pPr>
        <w:spacing w:before="0" w:after="160" w:line="259" w:lineRule="auto"/>
        <w:rPr>
          <w:u w:val="single"/>
          <w:lang w:val="en-GB"/>
        </w:rPr>
      </w:pPr>
      <w:r w:rsidRPr="00DF1275">
        <w:rPr>
          <w:u w:val="single"/>
          <w:lang w:val="en-GB"/>
        </w:rPr>
        <w:t>Added value requirements</w:t>
      </w:r>
    </w:p>
    <w:p w:rsidR="00BE04CD" w:rsidRPr="00DF1275" w:rsidRDefault="008751AF" w:rsidP="008751AF">
      <w:pPr>
        <w:spacing w:before="0" w:after="160" w:line="259" w:lineRule="auto"/>
        <w:rPr>
          <w:lang w:val="en-GB"/>
        </w:rPr>
      </w:pPr>
      <w:r w:rsidRPr="00DF1275">
        <w:rPr>
          <w:lang w:val="en-GB"/>
        </w:rPr>
        <w:t>●</w:t>
      </w:r>
      <w:r w:rsidRPr="00DF1275">
        <w:rPr>
          <w:lang w:val="en-GB"/>
        </w:rPr>
        <w:tab/>
      </w:r>
      <w:r w:rsidR="00851583">
        <w:rPr>
          <w:lang w:val="en-GB"/>
        </w:rPr>
        <w:t>AN-UC</w:t>
      </w:r>
      <w:r w:rsidR="00E473D8">
        <w:rPr>
          <w:lang w:val="en-GB"/>
        </w:rPr>
        <w:t>026</w:t>
      </w:r>
      <w:r w:rsidR="00FC70DA">
        <w:rPr>
          <w:lang w:val="en-GB"/>
        </w:rPr>
        <w:t>-REQ-</w:t>
      </w:r>
      <w:r w:rsidR="00DF7F40">
        <w:rPr>
          <w:lang w:val="en-GB"/>
        </w:rPr>
        <w:t>005</w:t>
      </w:r>
      <w:r w:rsidR="00BE04CD" w:rsidRPr="00DF1275">
        <w:rPr>
          <w:lang w:val="en-GB"/>
        </w:rPr>
        <w:t>: It is of added value that Ev function in autonomous networks (AN) act as consumer of mutation functions provided by underlying service management frameworks and in turn provides evolution service to underlying service management frameworks.</w:t>
      </w:r>
    </w:p>
    <w:p w:rsidR="00BE04CD" w:rsidRPr="00DF1275" w:rsidRDefault="00BE04CD" w:rsidP="008751AF">
      <w:pPr>
        <w:spacing w:before="0" w:line="256" w:lineRule="auto"/>
        <w:rPr>
          <w:sz w:val="22"/>
          <w:szCs w:val="18"/>
          <w:lang w:val="en-GB"/>
        </w:rPr>
      </w:pPr>
      <w:r w:rsidRPr="00DF1275">
        <w:rPr>
          <w:sz w:val="22"/>
          <w:szCs w:val="18"/>
          <w:lang w:val="en-GB"/>
        </w:rPr>
        <w:t>NOTE</w:t>
      </w:r>
      <w:ins w:id="815" w:author="edit6" w:date="2022-04-28T13:19:00Z">
        <w:r w:rsidR="005E6E7A">
          <w:rPr>
            <w:sz w:val="22"/>
            <w:szCs w:val="18"/>
            <w:lang w:val="en-GB"/>
          </w:rPr>
          <w:t xml:space="preserve">2 </w:t>
        </w:r>
      </w:ins>
      <w:r w:rsidR="008751AF" w:rsidRPr="00DF1275">
        <w:rPr>
          <w:sz w:val="22"/>
          <w:szCs w:val="18"/>
          <w:lang w:val="en-GB"/>
        </w:rPr>
        <w:t>–E</w:t>
      </w:r>
      <w:r w:rsidRPr="00DF1275">
        <w:rPr>
          <w:sz w:val="22"/>
          <w:szCs w:val="18"/>
          <w:lang w:val="en-GB"/>
        </w:rPr>
        <w:t>xample of a service management framework is ETSI ZSM [</w:t>
      </w:r>
      <w:r w:rsidR="00A47BDB">
        <w:rPr>
          <w:sz w:val="22"/>
          <w:szCs w:val="18"/>
          <w:lang w:val="en-GB"/>
        </w:rPr>
        <w:t>b-</w:t>
      </w:r>
      <w:r w:rsidRPr="00DF1275">
        <w:rPr>
          <w:sz w:val="22"/>
          <w:szCs w:val="18"/>
          <w:lang w:val="en-GB"/>
        </w:rPr>
        <w:t>ETSI GS ZSM 001].</w:t>
      </w:r>
    </w:p>
    <w:p w:rsidR="008751AF" w:rsidRPr="00DF1275" w:rsidRDefault="008751AF" w:rsidP="008751AF">
      <w:pPr>
        <w:pStyle w:val="Heading3"/>
      </w:pPr>
      <w:bookmarkStart w:id="816" w:name="_Toc86503322"/>
      <w:bookmarkStart w:id="817" w:name="_Toc86503580"/>
      <w:del w:id="818" w:author="Microsoft Office User" w:date="2022-06-13T12:08:00Z">
        <w:r w:rsidRPr="00DF1275" w:rsidDel="009325C6">
          <w:delText>Use case specific figures</w:delText>
        </w:r>
      </w:del>
      <w:bookmarkEnd w:id="816"/>
      <w:bookmarkEnd w:id="817"/>
      <w:ins w:id="819" w:author="Microsoft Office User" w:date="2022-06-13T12:08:00Z">
        <w:r w:rsidR="009325C6">
          <w:t>Actor interactions and possible components</w:t>
        </w:r>
      </w:ins>
    </w:p>
    <w:p w:rsidR="008751AF" w:rsidRPr="00DF1275" w:rsidRDefault="008751AF" w:rsidP="008751AF">
      <w:pPr>
        <w:rPr>
          <w:lang w:val="en-GB" w:eastAsia="ja-JP"/>
        </w:rPr>
      </w:pPr>
      <w:r w:rsidRPr="00DF1275">
        <w:rPr>
          <w:lang w:val="en-GB" w:eastAsia="ja-JP"/>
        </w:rPr>
        <w:t>None.</w:t>
      </w:r>
    </w:p>
    <w:p w:rsidR="00BE04CD" w:rsidRPr="00DF1275" w:rsidRDefault="00BE04CD" w:rsidP="00A55EC7">
      <w:pPr>
        <w:pStyle w:val="Heading2"/>
      </w:pPr>
      <w:bookmarkStart w:id="820" w:name="_Toc86163180"/>
      <w:bookmarkStart w:id="821" w:name="_Toc86503323"/>
      <w:bookmarkStart w:id="822" w:name="_Toc86503581"/>
      <w:r w:rsidRPr="00DF1275">
        <w:t>Experimentation as a service: Digital twins as platforms for experimentation</w:t>
      </w:r>
      <w:bookmarkEnd w:id="820"/>
      <w:bookmarkEnd w:id="821"/>
      <w:bookmarkEnd w:id="822"/>
    </w:p>
    <w:tbl>
      <w:tblPr>
        <w:tblStyle w:val="TableGrid"/>
        <w:tblW w:w="5000" w:type="pct"/>
        <w:tblLook w:val="04A0"/>
      </w:tblPr>
      <w:tblGrid>
        <w:gridCol w:w="2424"/>
        <w:gridCol w:w="7431"/>
      </w:tblGrid>
      <w:tr w:rsidR="00BE04CD" w:rsidRPr="00DF1275" w:rsidTr="008751AF">
        <w:tc>
          <w:tcPr>
            <w:tcW w:w="1230" w:type="pct"/>
          </w:tcPr>
          <w:p w:rsidR="00BE04CD" w:rsidRPr="00C82CAC" w:rsidRDefault="00BE04CD" w:rsidP="009A0CA4">
            <w:pPr>
              <w:spacing w:before="0"/>
              <w:rPr>
                <w:i/>
                <w:sz w:val="22"/>
                <w:szCs w:val="22"/>
                <w:lang w:val="en-GB"/>
              </w:rPr>
            </w:pPr>
            <w:r w:rsidRPr="00C82CAC">
              <w:rPr>
                <w:i/>
                <w:sz w:val="22"/>
                <w:szCs w:val="22"/>
                <w:lang w:val="en-GB"/>
              </w:rPr>
              <w:t>Use case id</w:t>
            </w:r>
          </w:p>
        </w:tc>
        <w:tc>
          <w:tcPr>
            <w:tcW w:w="3770" w:type="pct"/>
          </w:tcPr>
          <w:p w:rsidR="00BE04CD" w:rsidRPr="00A47BDB" w:rsidRDefault="00BE04CD" w:rsidP="009A0CA4">
            <w:pPr>
              <w:spacing w:before="0"/>
              <w:rPr>
                <w:rFonts w:asciiTheme="majorBidi" w:hAnsiTheme="majorBidi" w:cstheme="majorBidi"/>
                <w:sz w:val="22"/>
                <w:szCs w:val="22"/>
                <w:lang w:val="en-GB"/>
              </w:rPr>
            </w:pPr>
            <w:r w:rsidRPr="00A47BDB">
              <w:rPr>
                <w:rFonts w:asciiTheme="majorBidi" w:hAnsiTheme="majorBidi" w:cstheme="majorBidi"/>
                <w:sz w:val="22"/>
                <w:szCs w:val="22"/>
                <w:lang w:val="en-GB"/>
              </w:rPr>
              <w:t>FG-AN-usecase-27</w:t>
            </w:r>
          </w:p>
        </w:tc>
      </w:tr>
      <w:tr w:rsidR="00BE04CD" w:rsidRPr="00DF1275" w:rsidTr="008751AF">
        <w:tc>
          <w:tcPr>
            <w:tcW w:w="1230" w:type="pct"/>
          </w:tcPr>
          <w:p w:rsidR="00BE04CD" w:rsidRPr="00C82CAC" w:rsidRDefault="00BE04CD" w:rsidP="009A0CA4">
            <w:pPr>
              <w:spacing w:before="0"/>
              <w:rPr>
                <w:i/>
                <w:sz w:val="22"/>
                <w:szCs w:val="22"/>
                <w:lang w:val="en-GB"/>
              </w:rPr>
            </w:pPr>
            <w:r w:rsidRPr="00C82CAC">
              <w:rPr>
                <w:i/>
                <w:sz w:val="22"/>
                <w:szCs w:val="22"/>
                <w:lang w:val="en-GB"/>
              </w:rPr>
              <w:t>Use case description</w:t>
            </w:r>
          </w:p>
          <w:p w:rsidR="00BE04CD" w:rsidRPr="00C82CAC" w:rsidRDefault="00BE04CD" w:rsidP="009A0CA4">
            <w:pPr>
              <w:spacing w:before="0"/>
              <w:rPr>
                <w:i/>
                <w:sz w:val="22"/>
                <w:szCs w:val="22"/>
                <w:lang w:val="en-GB"/>
              </w:rPr>
            </w:pPr>
          </w:p>
        </w:tc>
        <w:tc>
          <w:tcPr>
            <w:tcW w:w="3770" w:type="pct"/>
          </w:tcPr>
          <w:p w:rsidR="00BE04CD" w:rsidRPr="00A47BDB" w:rsidRDefault="00BE04CD" w:rsidP="009A0CA4">
            <w:pPr>
              <w:rPr>
                <w:rFonts w:asciiTheme="majorBidi" w:hAnsiTheme="majorBidi" w:cstheme="majorBidi"/>
                <w:sz w:val="22"/>
                <w:szCs w:val="22"/>
                <w:lang w:val="en-GB"/>
              </w:rPr>
            </w:pPr>
            <w:r w:rsidRPr="00A47BDB">
              <w:rPr>
                <w:rFonts w:asciiTheme="majorBidi" w:hAnsiTheme="majorBidi" w:cstheme="majorBidi"/>
                <w:sz w:val="22"/>
                <w:szCs w:val="22"/>
                <w:lang w:val="en-GB"/>
              </w:rPr>
              <w:t>[</w:t>
            </w:r>
            <w:hyperlink r:id="rId35" w:history="1">
              <w:r w:rsidRPr="00A47BDB">
                <w:rPr>
                  <w:rStyle w:val="Hyperlink"/>
                  <w:rFonts w:asciiTheme="majorBidi" w:hAnsiTheme="majorBidi" w:cstheme="majorBidi"/>
                  <w:color w:val="0072C6"/>
                  <w:sz w:val="22"/>
                  <w:szCs w:val="22"/>
                  <w:lang w:val="en-GB"/>
                </w:rPr>
                <w:t>FGAN-I-058</w:t>
              </w:r>
            </w:hyperlink>
            <w:r w:rsidRPr="00A47BDB">
              <w:rPr>
                <w:rFonts w:asciiTheme="majorBidi" w:hAnsiTheme="majorBidi" w:cstheme="majorBidi"/>
                <w:sz w:val="22"/>
                <w:szCs w:val="22"/>
                <w:lang w:val="en-GB"/>
              </w:rPr>
              <w:t>] described a digital twin as a representation of a physical and/ or logical object. The contribution proposed to build Digital Twins of Computer Network infrastructures. Some examples of the (hypothetical) questions which could be answered using digital twins were listed as: Which is the best network upgrade given a budget? Which is the best link upgrade to accommodate a new customer? Can we support a new customer SLA with the current network capacity? etc.</w:t>
            </w:r>
          </w:p>
          <w:p w:rsidR="00BE04CD" w:rsidRPr="00A47BDB" w:rsidRDefault="00BE04CD" w:rsidP="009A0CA4">
            <w:pPr>
              <w:rPr>
                <w:rFonts w:asciiTheme="majorBidi" w:hAnsiTheme="majorBidi" w:cstheme="majorBidi"/>
                <w:sz w:val="22"/>
                <w:szCs w:val="22"/>
                <w:lang w:val="en-GB"/>
              </w:rPr>
            </w:pPr>
            <w:r w:rsidRPr="00A47BDB">
              <w:rPr>
                <w:rFonts w:asciiTheme="majorBidi" w:hAnsiTheme="majorBidi" w:cstheme="majorBidi"/>
                <w:sz w:val="22"/>
                <w:szCs w:val="22"/>
                <w:lang w:val="en-GB"/>
              </w:rPr>
              <w:t>The impact of digital twins in Network Planning and Upgrading, Troubleshooting and Performance Analysis, What-if Analysis were described in [</w:t>
            </w:r>
            <w:hyperlink r:id="rId36" w:history="1">
              <w:r w:rsidRPr="00A47BDB">
                <w:rPr>
                  <w:rStyle w:val="Hyperlink"/>
                  <w:rFonts w:asciiTheme="majorBidi" w:hAnsiTheme="majorBidi" w:cstheme="majorBidi"/>
                  <w:color w:val="0072C6"/>
                  <w:sz w:val="22"/>
                  <w:szCs w:val="22"/>
                  <w:lang w:val="en-GB"/>
                </w:rPr>
                <w:t>FGAN-I-058</w:t>
              </w:r>
            </w:hyperlink>
            <w:r w:rsidRPr="00A47BDB">
              <w:rPr>
                <w:rFonts w:asciiTheme="majorBidi" w:hAnsiTheme="majorBidi" w:cstheme="majorBidi"/>
                <w:sz w:val="22"/>
                <w:szCs w:val="22"/>
                <w:lang w:val="en-GB"/>
              </w:rPr>
              <w:t>]. This makes digital twins a perfect environment for experimentation in the context of autonomous networks.</w:t>
            </w:r>
          </w:p>
          <w:p w:rsidR="00BE04CD" w:rsidRPr="00A47BDB" w:rsidRDefault="00BE04CD" w:rsidP="009A0CA4">
            <w:pPr>
              <w:pStyle w:val="Default"/>
              <w:rPr>
                <w:rFonts w:asciiTheme="majorBidi" w:hAnsiTheme="majorBidi" w:cstheme="majorBidi"/>
                <w:sz w:val="22"/>
                <w:szCs w:val="22"/>
                <w:lang w:val="en-GB"/>
              </w:rPr>
            </w:pPr>
            <w:r w:rsidRPr="00A47BDB">
              <w:rPr>
                <w:rFonts w:asciiTheme="majorBidi" w:hAnsiTheme="majorBidi" w:cstheme="majorBidi"/>
                <w:sz w:val="22"/>
                <w:szCs w:val="22"/>
                <w:lang w:val="en-GB"/>
              </w:rPr>
              <w:t>[</w:t>
            </w:r>
            <w:hyperlink r:id="rId37" w:history="1">
              <w:r w:rsidRPr="00A47BDB">
                <w:rPr>
                  <w:rStyle w:val="Hyperlink"/>
                  <w:rFonts w:asciiTheme="majorBidi" w:hAnsiTheme="majorBidi" w:cstheme="majorBidi"/>
                  <w:color w:val="0072C6"/>
                  <w:sz w:val="22"/>
                  <w:szCs w:val="22"/>
                  <w:lang w:val="en-GB"/>
                </w:rPr>
                <w:t>FGAN-I-058</w:t>
              </w:r>
            </w:hyperlink>
            <w:r w:rsidRPr="00A47BDB">
              <w:rPr>
                <w:rFonts w:asciiTheme="majorBidi" w:hAnsiTheme="majorBidi" w:cstheme="majorBidi"/>
                <w:sz w:val="22"/>
                <w:szCs w:val="22"/>
                <w:lang w:val="en-GB"/>
              </w:rPr>
              <w:t xml:space="preserve">] took the approach of using neural networks (NN) to build digital twins. The approach using </w:t>
            </w:r>
            <w:r w:rsidR="007649F9" w:rsidRPr="007649F9">
              <w:rPr>
                <w:rFonts w:asciiTheme="majorBidi" w:hAnsiTheme="majorBidi" w:cstheme="majorBidi"/>
                <w:sz w:val="22"/>
                <w:szCs w:val="22"/>
                <w:highlight w:val="yellow"/>
                <w:lang w:val="en-GB"/>
                <w:rPrChange w:id="823" w:author="edit6" w:date="2022-04-28T13:20:00Z">
                  <w:rPr>
                    <w:rFonts w:asciiTheme="majorBidi" w:eastAsia="MS Mincho" w:hAnsiTheme="majorBidi" w:cstheme="majorBidi"/>
                    <w:color w:val="auto"/>
                    <w:sz w:val="22"/>
                    <w:szCs w:val="22"/>
                    <w:lang w:val="en-GB"/>
                  </w:rPr>
                </w:rPrChange>
              </w:rPr>
              <w:t>graph neural networks (GNN)</w:t>
            </w:r>
            <w:r w:rsidRPr="00A47BDB">
              <w:rPr>
                <w:rFonts w:asciiTheme="majorBidi" w:hAnsiTheme="majorBidi" w:cstheme="majorBidi"/>
                <w:sz w:val="22"/>
                <w:szCs w:val="22"/>
                <w:lang w:val="en-GB"/>
              </w:rPr>
              <w:t xml:space="preserve"> was described. It generalizes to unseen topologies, routings and traffics. Specific example of </w:t>
            </w:r>
            <w:r w:rsidR="007649F9" w:rsidRPr="007649F9">
              <w:rPr>
                <w:rFonts w:asciiTheme="majorBidi" w:hAnsiTheme="majorBidi" w:cstheme="majorBidi"/>
                <w:sz w:val="22"/>
                <w:szCs w:val="22"/>
                <w:highlight w:val="yellow"/>
                <w:lang w:val="en-GB"/>
                <w:rPrChange w:id="824" w:author="edit6" w:date="2022-04-28T13:19:00Z">
                  <w:rPr>
                    <w:rFonts w:asciiTheme="majorBidi" w:eastAsia="MS Mincho" w:hAnsiTheme="majorBidi" w:cstheme="majorBidi"/>
                    <w:color w:val="auto"/>
                    <w:sz w:val="22"/>
                    <w:szCs w:val="22"/>
                    <w:lang w:val="en-GB"/>
                  </w:rPr>
                </w:rPrChange>
              </w:rPr>
              <w:t>Routenet</w:t>
            </w:r>
            <w:r w:rsidRPr="00A47BDB">
              <w:rPr>
                <w:rFonts w:asciiTheme="majorBidi" w:hAnsiTheme="majorBidi" w:cstheme="majorBidi"/>
                <w:sz w:val="22"/>
                <w:szCs w:val="22"/>
                <w:lang w:val="en-GB"/>
              </w:rPr>
              <w:t xml:space="preserve"> was described. RouteNet can generalize to unseen topologies, routings and traffic matrices. </w:t>
            </w:r>
          </w:p>
          <w:p w:rsidR="00BE04CD" w:rsidRPr="00A47BDB" w:rsidRDefault="00BE04CD" w:rsidP="009A0CA4">
            <w:pPr>
              <w:pStyle w:val="Default"/>
              <w:spacing w:before="120"/>
              <w:rPr>
                <w:rFonts w:asciiTheme="majorBidi" w:hAnsiTheme="majorBidi" w:cstheme="majorBidi"/>
                <w:sz w:val="22"/>
                <w:szCs w:val="22"/>
                <w:lang w:val="en-GB"/>
              </w:rPr>
            </w:pPr>
            <w:r w:rsidRPr="00A47BDB">
              <w:rPr>
                <w:rFonts w:asciiTheme="majorBidi" w:hAnsiTheme="majorBidi" w:cstheme="majorBidi"/>
                <w:sz w:val="22"/>
                <w:szCs w:val="22"/>
                <w:lang w:val="en-GB"/>
              </w:rPr>
              <w:t>DRL+GNN looks as a promising technique for real-time network optimization was introduced in [</w:t>
            </w:r>
            <w:hyperlink r:id="rId38" w:history="1">
              <w:r w:rsidRPr="00A47BDB">
                <w:rPr>
                  <w:rStyle w:val="Hyperlink"/>
                  <w:rFonts w:asciiTheme="majorBidi" w:hAnsiTheme="majorBidi" w:cstheme="majorBidi"/>
                  <w:color w:val="0072C6"/>
                  <w:sz w:val="22"/>
                  <w:szCs w:val="22"/>
                  <w:lang w:val="en-GB"/>
                </w:rPr>
                <w:t>FGAN-I-058</w:t>
              </w:r>
            </w:hyperlink>
            <w:r w:rsidRPr="00A47BDB">
              <w:rPr>
                <w:rFonts w:asciiTheme="majorBidi" w:hAnsiTheme="majorBidi" w:cstheme="majorBidi"/>
                <w:sz w:val="22"/>
                <w:szCs w:val="22"/>
                <w:lang w:val="en-GB"/>
              </w:rPr>
              <w:t>].</w:t>
            </w:r>
          </w:p>
          <w:p w:rsidR="00BE04CD" w:rsidRPr="00A47BDB" w:rsidRDefault="00BE04CD" w:rsidP="009A0CA4">
            <w:pPr>
              <w:rPr>
                <w:rFonts w:asciiTheme="majorBidi" w:hAnsiTheme="majorBidi" w:cstheme="majorBidi"/>
                <w:color w:val="000000"/>
                <w:sz w:val="22"/>
                <w:szCs w:val="22"/>
                <w:lang w:val="en-GB"/>
              </w:rPr>
            </w:pPr>
            <w:r w:rsidRPr="00A47BDB">
              <w:rPr>
                <w:rFonts w:asciiTheme="majorBidi" w:hAnsiTheme="majorBidi" w:cstheme="majorBidi"/>
                <w:color w:val="000000"/>
                <w:sz w:val="22"/>
                <w:szCs w:val="22"/>
                <w:lang w:val="en-GB"/>
              </w:rPr>
              <w:lastRenderedPageBreak/>
              <w:t xml:space="preserve">Autonomous networks (AN) aim to remove the human from the control loop. This poses hard challenges to offer 100% guarantees once the AN products are deployed in networks. In order to achieve mature solutions for autonomous network control, it will be essential for AN vendors to validate in advance that their products will operate successfully in the target customer networks, before they are actually deployed. </w:t>
            </w:r>
          </w:p>
          <w:p w:rsidR="00BE04CD" w:rsidRPr="00A47BDB" w:rsidRDefault="00BE04CD" w:rsidP="009A0CA4">
            <w:pPr>
              <w:jc w:val="both"/>
              <w:rPr>
                <w:rFonts w:asciiTheme="majorBidi" w:hAnsiTheme="majorBidi" w:cstheme="majorBidi"/>
                <w:sz w:val="22"/>
                <w:szCs w:val="22"/>
                <w:lang w:val="en-GB"/>
              </w:rPr>
            </w:pPr>
            <w:r w:rsidRPr="00A47BDB">
              <w:rPr>
                <w:rFonts w:asciiTheme="majorBidi" w:hAnsiTheme="majorBidi" w:cstheme="majorBidi"/>
                <w:sz w:val="22"/>
                <w:szCs w:val="22"/>
                <w:lang w:val="en-GB"/>
              </w:rPr>
              <w:t>A DT can be used to estimate accurately the resulting network performance of an experimentation approach and the effect after applying the actions produced by the AN, thus determining what network scenarios are well-supported by the product. After a comprehensive validation test, the vendor can apply the adaptations to the network.</w:t>
            </w:r>
          </w:p>
          <w:p w:rsidR="00BE04CD" w:rsidRPr="00A47BDB" w:rsidRDefault="00BE04CD" w:rsidP="009A0CA4">
            <w:pPr>
              <w:pStyle w:val="CommentText"/>
              <w:rPr>
                <w:rFonts w:asciiTheme="majorBidi" w:hAnsiTheme="majorBidi" w:cstheme="majorBidi"/>
                <w:sz w:val="22"/>
                <w:szCs w:val="22"/>
                <w:lang w:val="en-GB"/>
              </w:rPr>
            </w:pPr>
          </w:p>
          <w:p w:rsidR="00BE04CD" w:rsidRPr="00A47BDB" w:rsidRDefault="00BE04CD" w:rsidP="009A0CA4">
            <w:pPr>
              <w:pStyle w:val="CommentText"/>
              <w:rPr>
                <w:rFonts w:asciiTheme="majorBidi" w:eastAsiaTheme="minorEastAsia" w:hAnsiTheme="majorBidi" w:cstheme="majorBidi"/>
                <w:sz w:val="22"/>
                <w:szCs w:val="22"/>
                <w:lang w:val="en-GB" w:eastAsia="ja-JP"/>
              </w:rPr>
            </w:pPr>
            <w:r w:rsidRPr="00A47BDB">
              <w:rPr>
                <w:rFonts w:asciiTheme="majorBidi" w:eastAsiaTheme="minorEastAsia" w:hAnsiTheme="majorBidi" w:cstheme="majorBidi"/>
                <w:sz w:val="22"/>
                <w:szCs w:val="22"/>
                <w:lang w:val="en-GB" w:eastAsia="ja-JP"/>
              </w:rPr>
              <w:t>Following are examples of scenarios in this use case:</w:t>
            </w:r>
          </w:p>
          <w:p w:rsidR="00BE04CD" w:rsidRPr="00A47BDB" w:rsidRDefault="00BE04CD" w:rsidP="009A0CA4">
            <w:pPr>
              <w:pStyle w:val="CommentText"/>
              <w:rPr>
                <w:rFonts w:asciiTheme="majorBidi" w:eastAsiaTheme="minorEastAsia" w:hAnsiTheme="majorBidi" w:cstheme="majorBidi"/>
                <w:sz w:val="22"/>
                <w:szCs w:val="22"/>
                <w:lang w:val="en-GB" w:eastAsia="ja-JP"/>
              </w:rPr>
            </w:pPr>
          </w:p>
          <w:p w:rsidR="00BE04CD" w:rsidRPr="00A47BDB" w:rsidRDefault="00BE04CD" w:rsidP="009A0CA4">
            <w:pPr>
              <w:pStyle w:val="CommentText"/>
              <w:rPr>
                <w:rFonts w:asciiTheme="majorBidi" w:eastAsiaTheme="minorEastAsia" w:hAnsiTheme="majorBidi" w:cstheme="majorBidi"/>
                <w:sz w:val="22"/>
                <w:szCs w:val="22"/>
                <w:lang w:val="en-GB" w:eastAsia="ja-JP"/>
              </w:rPr>
            </w:pPr>
            <w:r w:rsidRPr="00A47BDB">
              <w:rPr>
                <w:rFonts w:asciiTheme="majorBidi" w:eastAsiaTheme="minorEastAsia" w:hAnsiTheme="majorBidi" w:cstheme="majorBidi"/>
                <w:sz w:val="22"/>
                <w:szCs w:val="22"/>
                <w:lang w:val="en-GB" w:eastAsia="ja-JP"/>
              </w:rPr>
              <w:t xml:space="preserve">Scenario-1: </w:t>
            </w:r>
            <w:r w:rsidRPr="00A47BDB">
              <w:rPr>
                <w:rFonts w:asciiTheme="majorBidi" w:eastAsiaTheme="minorEastAsia" w:hAnsiTheme="majorBidi" w:cstheme="majorBidi"/>
                <w:b/>
                <w:sz w:val="22"/>
                <w:szCs w:val="22"/>
                <w:lang w:val="en-GB" w:eastAsia="ja-JP"/>
              </w:rPr>
              <w:t>preparation of DT:</w:t>
            </w:r>
            <w:r w:rsidRPr="00A47BDB">
              <w:rPr>
                <w:rFonts w:asciiTheme="majorBidi" w:eastAsiaTheme="minorEastAsia" w:hAnsiTheme="majorBidi" w:cstheme="majorBidi"/>
                <w:sz w:val="22"/>
                <w:szCs w:val="22"/>
                <w:lang w:val="en-GB" w:eastAsia="ja-JP"/>
              </w:rPr>
              <w:t xml:space="preserve"> import network configurations (may include closed loops?) into digital twin. This sets the stage for preparation of simulations in the DT.</w:t>
            </w:r>
          </w:p>
          <w:p w:rsidR="00BE04CD" w:rsidRPr="00A47BDB" w:rsidRDefault="00BE04CD" w:rsidP="009A0CA4">
            <w:pPr>
              <w:pStyle w:val="CommentText"/>
              <w:rPr>
                <w:rFonts w:asciiTheme="majorBidi" w:eastAsiaTheme="minorEastAsia" w:hAnsiTheme="majorBidi" w:cstheme="majorBidi"/>
                <w:sz w:val="22"/>
                <w:szCs w:val="22"/>
                <w:lang w:val="en-GB" w:eastAsia="ja-JP"/>
              </w:rPr>
            </w:pPr>
          </w:p>
          <w:p w:rsidR="00BE04CD" w:rsidRPr="00A47BDB" w:rsidRDefault="00BE04CD" w:rsidP="009A0CA4">
            <w:pPr>
              <w:pStyle w:val="CommentText"/>
              <w:rPr>
                <w:rFonts w:asciiTheme="majorBidi" w:eastAsiaTheme="minorEastAsia" w:hAnsiTheme="majorBidi" w:cstheme="majorBidi"/>
                <w:sz w:val="22"/>
                <w:szCs w:val="22"/>
                <w:lang w:val="en-GB" w:eastAsia="ja-JP"/>
              </w:rPr>
            </w:pPr>
            <w:r w:rsidRPr="00A47BDB">
              <w:rPr>
                <w:rFonts w:asciiTheme="majorBidi" w:eastAsiaTheme="minorEastAsia" w:hAnsiTheme="majorBidi" w:cstheme="majorBidi"/>
                <w:sz w:val="22"/>
                <w:szCs w:val="22"/>
                <w:lang w:val="en-GB" w:eastAsia="ja-JP"/>
              </w:rPr>
              <w:t xml:space="preserve">Scenario-2: </w:t>
            </w:r>
            <w:r w:rsidRPr="00A47BDB">
              <w:rPr>
                <w:rFonts w:asciiTheme="majorBidi" w:eastAsiaTheme="minorEastAsia" w:hAnsiTheme="majorBidi" w:cstheme="majorBidi"/>
                <w:b/>
                <w:sz w:val="22"/>
                <w:szCs w:val="22"/>
                <w:lang w:val="en-GB" w:eastAsia="ja-JP"/>
              </w:rPr>
              <w:t>trigger of DT for simulations</w:t>
            </w:r>
            <w:r w:rsidRPr="00A47BDB">
              <w:rPr>
                <w:rFonts w:asciiTheme="majorBidi" w:eastAsiaTheme="minorEastAsia" w:hAnsiTheme="majorBidi" w:cstheme="majorBidi"/>
                <w:sz w:val="22"/>
                <w:szCs w:val="22"/>
                <w:lang w:val="en-GB" w:eastAsia="ja-JP"/>
              </w:rPr>
              <w:t>: update of network configurations in digital twin (if any, by engineer), followed by simulations in digital twin and generation of asynchronous events. These events are consumed by AN engine and may in turn result in experimental configurations/updates from the AN engine towards the DT. This cycle may continue based on the sequence of simulations and scenarios in the DT. The validation of KPIs in the DT as a result of experimentation and adaptations by the AN engine is an important step.</w:t>
            </w:r>
          </w:p>
          <w:p w:rsidR="00BE04CD" w:rsidRPr="00A47BDB" w:rsidRDefault="00BE04CD" w:rsidP="009A0CA4">
            <w:pPr>
              <w:pStyle w:val="CommentText"/>
              <w:rPr>
                <w:rFonts w:asciiTheme="majorBidi" w:hAnsiTheme="majorBidi" w:cstheme="majorBidi"/>
                <w:sz w:val="22"/>
                <w:szCs w:val="22"/>
                <w:lang w:val="en-GB"/>
              </w:rPr>
            </w:pPr>
          </w:p>
          <w:p w:rsidR="00BE04CD" w:rsidRPr="00A47BDB" w:rsidRDefault="00BE04CD" w:rsidP="009A0CA4">
            <w:pPr>
              <w:pStyle w:val="CommentText"/>
              <w:rPr>
                <w:rFonts w:asciiTheme="majorBidi" w:hAnsiTheme="majorBidi" w:cstheme="majorBidi"/>
                <w:sz w:val="22"/>
                <w:szCs w:val="22"/>
                <w:lang w:val="en-GB"/>
              </w:rPr>
            </w:pPr>
            <w:r w:rsidRPr="00A47BDB">
              <w:rPr>
                <w:rFonts w:asciiTheme="majorBidi" w:eastAsiaTheme="minorEastAsia" w:hAnsiTheme="majorBidi" w:cstheme="majorBidi"/>
                <w:sz w:val="22"/>
                <w:szCs w:val="22"/>
                <w:lang w:val="en-GB" w:eastAsia="ja-JP"/>
              </w:rPr>
              <w:t xml:space="preserve">Scenario-3: </w:t>
            </w:r>
            <w:r w:rsidRPr="00A47BDB">
              <w:rPr>
                <w:rFonts w:asciiTheme="majorBidi" w:eastAsiaTheme="minorEastAsia" w:hAnsiTheme="majorBidi" w:cstheme="majorBidi"/>
                <w:b/>
                <w:sz w:val="22"/>
                <w:szCs w:val="22"/>
                <w:lang w:val="en-GB" w:eastAsia="ja-JP"/>
              </w:rPr>
              <w:t>trigger of AN engine by operator</w:t>
            </w:r>
            <w:r w:rsidRPr="00A47BDB">
              <w:rPr>
                <w:rFonts w:asciiTheme="majorBidi" w:eastAsiaTheme="minorEastAsia" w:hAnsiTheme="majorBidi" w:cstheme="majorBidi"/>
                <w:sz w:val="22"/>
                <w:szCs w:val="22"/>
                <w:lang w:val="en-GB" w:eastAsia="ja-JP"/>
              </w:rPr>
              <w:t xml:space="preserve">: update of network policy/configurations by engineer, which triggers AN engine to corresponding experiments or configurations towards the digital </w:t>
            </w:r>
            <w:r w:rsidRPr="00A47BDB">
              <w:rPr>
                <w:rFonts w:asciiTheme="majorBidi" w:eastAsiaTheme="minorEastAsia" w:hAnsiTheme="majorBidi" w:cstheme="majorBidi"/>
                <w:sz w:val="22"/>
                <w:szCs w:val="22"/>
                <w:lang w:val="en-GB" w:eastAsia="ja-JP"/>
              </w:rPr>
              <w:lastRenderedPageBreak/>
              <w:t>twin. Experimentation may be configured in the digital twin and corresponding events and KPIs may be used to evaluation the result of the experimentation. This may result in selecting the best possible sequence of actions or adaptations towards the network. The validation of the AN engine actions is an important step here.</w:t>
            </w:r>
          </w:p>
          <w:p w:rsidR="00BE04CD" w:rsidRPr="00A47BDB" w:rsidRDefault="00BE04CD" w:rsidP="009A0CA4">
            <w:pPr>
              <w:pStyle w:val="CommentText"/>
              <w:rPr>
                <w:rFonts w:asciiTheme="majorBidi" w:hAnsiTheme="majorBidi" w:cstheme="majorBidi"/>
                <w:sz w:val="22"/>
                <w:szCs w:val="22"/>
                <w:lang w:val="en-GB"/>
              </w:rPr>
            </w:pPr>
          </w:p>
          <w:p w:rsidR="00BE04CD" w:rsidRPr="00A47BDB" w:rsidRDefault="00BE04CD" w:rsidP="009A0CA4">
            <w:pPr>
              <w:pStyle w:val="CommentText"/>
              <w:rPr>
                <w:rFonts w:asciiTheme="majorBidi" w:hAnsiTheme="majorBidi" w:cstheme="majorBidi"/>
                <w:sz w:val="22"/>
                <w:szCs w:val="22"/>
                <w:lang w:val="en-GB"/>
              </w:rPr>
            </w:pPr>
            <w:r w:rsidRPr="00A47BDB">
              <w:rPr>
                <w:rFonts w:asciiTheme="majorBidi" w:eastAsiaTheme="minorEastAsia" w:hAnsiTheme="majorBidi" w:cstheme="majorBidi"/>
                <w:sz w:val="22"/>
                <w:szCs w:val="22"/>
                <w:lang w:val="en-GB" w:eastAsia="ja-JP"/>
              </w:rPr>
              <w:t xml:space="preserve">Scenario-4: </w:t>
            </w:r>
            <w:r w:rsidRPr="00A47BDB">
              <w:rPr>
                <w:rFonts w:asciiTheme="majorBidi" w:eastAsiaTheme="minorEastAsia" w:hAnsiTheme="majorBidi" w:cstheme="majorBidi"/>
                <w:b/>
                <w:sz w:val="22"/>
                <w:szCs w:val="22"/>
                <w:lang w:val="en-GB" w:eastAsia="ja-JP"/>
              </w:rPr>
              <w:t>trigger based on evolution</w:t>
            </w:r>
            <w:r w:rsidRPr="00A47BDB">
              <w:rPr>
                <w:rFonts w:asciiTheme="majorBidi" w:eastAsiaTheme="minorEastAsia" w:hAnsiTheme="majorBidi" w:cstheme="majorBidi"/>
                <w:sz w:val="22"/>
                <w:szCs w:val="22"/>
                <w:lang w:val="en-GB" w:eastAsia="ja-JP"/>
              </w:rPr>
              <w:t>: Other triggers for experiments in AN engine may include inputs from evolution functionality. Experimentation and evaluation of actions or adaptations towards the network are same as above.</w:t>
            </w:r>
          </w:p>
          <w:p w:rsidR="00BE04CD" w:rsidRPr="00A47BDB" w:rsidRDefault="00BE04CD" w:rsidP="009A0CA4">
            <w:pPr>
              <w:spacing w:before="0"/>
              <w:rPr>
                <w:rFonts w:asciiTheme="majorBidi" w:hAnsiTheme="majorBidi" w:cstheme="majorBidi"/>
                <w:sz w:val="22"/>
                <w:szCs w:val="22"/>
                <w:lang w:val="en-GB"/>
              </w:rPr>
            </w:pPr>
          </w:p>
          <w:p w:rsidR="00BE04CD" w:rsidRPr="00A47BDB" w:rsidRDefault="00BE04CD" w:rsidP="009A0CA4">
            <w:pPr>
              <w:spacing w:before="0"/>
              <w:rPr>
                <w:rFonts w:asciiTheme="majorBidi" w:hAnsiTheme="majorBidi" w:cstheme="majorBidi"/>
                <w:sz w:val="22"/>
                <w:szCs w:val="22"/>
                <w:lang w:val="en-GB"/>
              </w:rPr>
            </w:pPr>
            <w:r w:rsidRPr="00A47BDB">
              <w:rPr>
                <w:rFonts w:asciiTheme="majorBidi" w:hAnsiTheme="majorBidi" w:cstheme="majorBidi"/>
                <w:sz w:val="22"/>
                <w:szCs w:val="22"/>
                <w:lang w:val="en-GB"/>
              </w:rPr>
              <w:t>Following are related steps in this use case scenario:</w:t>
            </w:r>
          </w:p>
          <w:p w:rsidR="00BE04CD" w:rsidRPr="00A47BDB" w:rsidRDefault="00BE04CD" w:rsidP="009A0CA4">
            <w:pPr>
              <w:spacing w:before="0"/>
              <w:rPr>
                <w:rFonts w:asciiTheme="majorBidi" w:hAnsiTheme="majorBidi" w:cstheme="majorBidi"/>
                <w:sz w:val="22"/>
                <w:szCs w:val="22"/>
                <w:lang w:val="en-GB"/>
              </w:rPr>
            </w:pPr>
            <w:r w:rsidRPr="00A47BDB">
              <w:rPr>
                <w:rFonts w:asciiTheme="majorBidi" w:hAnsiTheme="majorBidi" w:cstheme="majorBidi"/>
                <w:sz w:val="22"/>
                <w:szCs w:val="22"/>
                <w:lang w:val="en-GB"/>
              </w:rPr>
              <w:t>1. Import environment into DT, trigger simulations in DT and validate the results, especially the use case specific closed loops.</w:t>
            </w:r>
          </w:p>
          <w:p w:rsidR="00BE04CD" w:rsidRPr="00A47BDB" w:rsidRDefault="00BE04CD" w:rsidP="009A0CA4">
            <w:pPr>
              <w:spacing w:before="0"/>
              <w:rPr>
                <w:rFonts w:asciiTheme="majorBidi" w:hAnsiTheme="majorBidi" w:cstheme="majorBidi"/>
                <w:sz w:val="22"/>
                <w:szCs w:val="22"/>
                <w:lang w:val="en-GB"/>
              </w:rPr>
            </w:pPr>
            <w:r w:rsidRPr="00A47BDB">
              <w:rPr>
                <w:rFonts w:asciiTheme="majorBidi" w:hAnsiTheme="majorBidi" w:cstheme="majorBidi"/>
                <w:sz w:val="22"/>
                <w:szCs w:val="22"/>
                <w:lang w:val="en-GB"/>
              </w:rPr>
              <w:t>2. AN-triggered experiments and adaptations are tested using corresponding simulator settings in DT and evaluating the impact in simulations.</w:t>
            </w:r>
          </w:p>
          <w:p w:rsidR="00BE04CD" w:rsidRPr="00A47BDB" w:rsidRDefault="00BE04CD" w:rsidP="009A0CA4">
            <w:pPr>
              <w:spacing w:before="0"/>
              <w:rPr>
                <w:rFonts w:asciiTheme="majorBidi" w:hAnsiTheme="majorBidi" w:cstheme="majorBidi"/>
                <w:sz w:val="22"/>
                <w:szCs w:val="22"/>
                <w:lang w:val="en-GB"/>
              </w:rPr>
            </w:pPr>
            <w:r w:rsidRPr="00A47BDB">
              <w:rPr>
                <w:rFonts w:asciiTheme="majorBidi" w:hAnsiTheme="majorBidi" w:cstheme="majorBidi"/>
                <w:sz w:val="22"/>
                <w:szCs w:val="22"/>
                <w:lang w:val="en-GB"/>
              </w:rPr>
              <w:t xml:space="preserve">Describe the relation with autonomous behaviour (if any). </w:t>
            </w:r>
          </w:p>
          <w:p w:rsidR="00BE04CD" w:rsidRPr="00A47BDB" w:rsidRDefault="00BE04CD" w:rsidP="00B81DB1">
            <w:pPr>
              <w:pStyle w:val="ListParagraph"/>
              <w:numPr>
                <w:ilvl w:val="0"/>
                <w:numId w:val="21"/>
              </w:numPr>
              <w:spacing w:before="0"/>
              <w:rPr>
                <w:rFonts w:asciiTheme="majorBidi" w:hAnsiTheme="majorBidi" w:cstheme="majorBidi"/>
                <w:sz w:val="22"/>
                <w:szCs w:val="22"/>
                <w:lang w:val="en-GB"/>
              </w:rPr>
            </w:pPr>
            <w:r w:rsidRPr="00A47BDB">
              <w:rPr>
                <w:rFonts w:asciiTheme="majorBidi" w:hAnsiTheme="majorBidi" w:cstheme="majorBidi"/>
                <w:sz w:val="22"/>
                <w:szCs w:val="22"/>
                <w:lang w:val="en-GB"/>
              </w:rPr>
              <w:t>this use case is related to the concept of experimentation.</w:t>
            </w:r>
          </w:p>
        </w:tc>
      </w:tr>
      <w:tr w:rsidR="00BE04CD" w:rsidRPr="00DF1275" w:rsidTr="008751AF">
        <w:tc>
          <w:tcPr>
            <w:tcW w:w="1230" w:type="pct"/>
          </w:tcPr>
          <w:p w:rsidR="00BE04CD" w:rsidRPr="00C82CAC" w:rsidRDefault="00BE04CD" w:rsidP="009A0CA4">
            <w:pPr>
              <w:spacing w:before="0"/>
              <w:rPr>
                <w:i/>
                <w:sz w:val="22"/>
                <w:szCs w:val="22"/>
                <w:lang w:val="en-GB"/>
              </w:rPr>
            </w:pPr>
            <w:r w:rsidRPr="00C82CAC">
              <w:rPr>
                <w:i/>
                <w:sz w:val="22"/>
                <w:szCs w:val="22"/>
                <w:lang w:val="en-GB"/>
              </w:rPr>
              <w:lastRenderedPageBreak/>
              <w:t>Notes on use case category</w:t>
            </w:r>
          </w:p>
        </w:tc>
        <w:tc>
          <w:tcPr>
            <w:tcW w:w="3770" w:type="pct"/>
          </w:tcPr>
          <w:p w:rsidR="00BE04CD" w:rsidRPr="00A47BDB" w:rsidRDefault="00BE04CD" w:rsidP="009A0CA4">
            <w:pPr>
              <w:spacing w:before="0"/>
              <w:rPr>
                <w:rFonts w:asciiTheme="majorBidi" w:hAnsiTheme="majorBidi" w:cstheme="majorBidi"/>
                <w:sz w:val="22"/>
                <w:szCs w:val="22"/>
                <w:lang w:val="en-GB"/>
              </w:rPr>
            </w:pPr>
            <w:r w:rsidRPr="00A47BDB">
              <w:rPr>
                <w:rFonts w:asciiTheme="majorBidi" w:hAnsiTheme="majorBidi" w:cstheme="majorBidi"/>
                <w:sz w:val="22"/>
                <w:szCs w:val="22"/>
                <w:lang w:val="en-GB"/>
              </w:rPr>
              <w:t xml:space="preserve">Cat 2: describes a scenario related to application of autonomous behaviour in the network.  </w:t>
            </w:r>
          </w:p>
        </w:tc>
      </w:tr>
      <w:tr w:rsidR="00BE04CD" w:rsidRPr="00DF1275" w:rsidTr="008751AF">
        <w:tc>
          <w:tcPr>
            <w:tcW w:w="1230" w:type="pct"/>
          </w:tcPr>
          <w:p w:rsidR="00BE04CD" w:rsidRPr="00C82CAC" w:rsidRDefault="00BE04CD" w:rsidP="009A0CA4">
            <w:pPr>
              <w:spacing w:before="0"/>
              <w:rPr>
                <w:i/>
                <w:sz w:val="22"/>
                <w:szCs w:val="22"/>
                <w:lang w:val="en-GB"/>
              </w:rPr>
            </w:pPr>
            <w:r w:rsidRPr="00C82CAC">
              <w:rPr>
                <w:i/>
                <w:sz w:val="22"/>
                <w:szCs w:val="22"/>
                <w:lang w:val="en-GB"/>
              </w:rPr>
              <w:t>Notes on priority of the use case</w:t>
            </w:r>
          </w:p>
        </w:tc>
        <w:tc>
          <w:tcPr>
            <w:tcW w:w="3770" w:type="pct"/>
          </w:tcPr>
          <w:p w:rsidR="00BE04CD" w:rsidRPr="00A47BDB" w:rsidRDefault="00BE04CD" w:rsidP="009A0CA4">
            <w:pPr>
              <w:spacing w:before="0"/>
              <w:rPr>
                <w:rFonts w:asciiTheme="majorBidi" w:hAnsiTheme="majorBidi" w:cstheme="majorBidi"/>
                <w:sz w:val="22"/>
                <w:szCs w:val="22"/>
                <w:lang w:val="en-GB"/>
              </w:rPr>
            </w:pPr>
            <w:r w:rsidRPr="00A47BDB">
              <w:rPr>
                <w:rFonts w:asciiTheme="majorBidi" w:hAnsiTheme="majorBidi" w:cstheme="majorBidi"/>
                <w:sz w:val="22"/>
                <w:szCs w:val="22"/>
                <w:lang w:val="en-GB"/>
              </w:rPr>
              <w:t>High</w:t>
            </w:r>
          </w:p>
          <w:p w:rsidR="00BE04CD" w:rsidRPr="00A47BDB" w:rsidRDefault="00BE04CD" w:rsidP="009A0CA4">
            <w:pPr>
              <w:spacing w:before="0"/>
              <w:rPr>
                <w:rFonts w:asciiTheme="majorBidi" w:hAnsiTheme="majorBidi" w:cstheme="majorBidi"/>
                <w:sz w:val="22"/>
                <w:szCs w:val="22"/>
                <w:lang w:val="en-GB"/>
              </w:rPr>
            </w:pPr>
          </w:p>
        </w:tc>
      </w:tr>
      <w:tr w:rsidR="00BE04CD" w:rsidRPr="00DF1275" w:rsidTr="008751AF">
        <w:tc>
          <w:tcPr>
            <w:tcW w:w="1230" w:type="pct"/>
          </w:tcPr>
          <w:p w:rsidR="00BE04CD" w:rsidRPr="00C82CAC" w:rsidRDefault="00BE04CD" w:rsidP="009A0CA4">
            <w:pPr>
              <w:spacing w:before="0"/>
              <w:rPr>
                <w:i/>
                <w:sz w:val="22"/>
                <w:szCs w:val="22"/>
                <w:lang w:val="en-GB"/>
              </w:rPr>
            </w:pPr>
            <w:r w:rsidRPr="00C82CAC">
              <w:rPr>
                <w:i/>
                <w:sz w:val="22"/>
                <w:szCs w:val="22"/>
                <w:lang w:val="en-GB"/>
              </w:rPr>
              <w:t>References</w:t>
            </w:r>
          </w:p>
        </w:tc>
        <w:tc>
          <w:tcPr>
            <w:tcW w:w="3770" w:type="pct"/>
          </w:tcPr>
          <w:p w:rsidR="00BE04CD" w:rsidRPr="00A47BDB" w:rsidRDefault="003E7A66" w:rsidP="003E7A66">
            <w:pPr>
              <w:spacing w:before="0"/>
              <w:rPr>
                <w:rFonts w:asciiTheme="majorBidi" w:hAnsiTheme="majorBidi" w:cstheme="majorBidi"/>
                <w:sz w:val="22"/>
                <w:szCs w:val="22"/>
                <w:lang w:val="en-GB"/>
              </w:rPr>
            </w:pPr>
            <w:r w:rsidRPr="003E7A66">
              <w:rPr>
                <w:rFonts w:asciiTheme="majorBidi" w:hAnsiTheme="majorBidi" w:cstheme="majorBidi"/>
                <w:sz w:val="22"/>
                <w:szCs w:val="22"/>
                <w:lang w:val="en-GB" w:eastAsia="en-US"/>
              </w:rPr>
              <w:t>[b-Rusek]</w:t>
            </w:r>
            <w:r>
              <w:rPr>
                <w:rFonts w:asciiTheme="majorBidi" w:hAnsiTheme="majorBidi" w:cstheme="majorBidi"/>
                <w:sz w:val="22"/>
                <w:szCs w:val="22"/>
                <w:lang w:val="en-GB" w:eastAsia="en-US"/>
              </w:rPr>
              <w:t xml:space="preserve">, </w:t>
            </w:r>
            <w:r w:rsidRPr="003E7A66">
              <w:rPr>
                <w:rFonts w:asciiTheme="majorBidi" w:hAnsiTheme="majorBidi" w:cstheme="majorBidi"/>
                <w:sz w:val="22"/>
                <w:szCs w:val="22"/>
                <w:lang w:val="en-GB" w:eastAsia="en-US"/>
              </w:rPr>
              <w:t>[b-Almasan]</w:t>
            </w:r>
          </w:p>
        </w:tc>
      </w:tr>
    </w:tbl>
    <w:p w:rsidR="00BE04CD" w:rsidRPr="00DF1275" w:rsidRDefault="00BE04CD" w:rsidP="00A55EC7">
      <w:pPr>
        <w:pStyle w:val="Heading3"/>
      </w:pPr>
      <w:bookmarkStart w:id="825" w:name="_Toc86163181"/>
      <w:bookmarkStart w:id="826" w:name="_Toc86503324"/>
      <w:bookmarkStart w:id="827" w:name="_Toc86503582"/>
      <w:r w:rsidRPr="00DF1275">
        <w:t>Use case requirements</w:t>
      </w:r>
      <w:bookmarkEnd w:id="825"/>
      <w:bookmarkEnd w:id="826"/>
      <w:bookmarkEnd w:id="827"/>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8751AF" w:rsidP="008751AF">
      <w:pPr>
        <w:spacing w:before="0"/>
        <w:rPr>
          <w:lang w:val="en-GB"/>
        </w:rPr>
      </w:pPr>
      <w:r w:rsidRPr="00DF1275">
        <w:rPr>
          <w:lang w:val="en-GB"/>
        </w:rPr>
        <w:t>●</w:t>
      </w:r>
      <w:r w:rsidRPr="00DF1275">
        <w:rPr>
          <w:lang w:val="en-GB"/>
        </w:rPr>
        <w:tab/>
      </w:r>
      <w:r w:rsidR="00851583">
        <w:rPr>
          <w:lang w:val="en-GB"/>
        </w:rPr>
        <w:t>AN-UC</w:t>
      </w:r>
      <w:r w:rsidR="00E473D8">
        <w:rPr>
          <w:lang w:val="en-GB"/>
        </w:rPr>
        <w:t>027</w:t>
      </w:r>
      <w:r w:rsidR="00FC70DA">
        <w:rPr>
          <w:lang w:val="en-GB"/>
        </w:rPr>
        <w:t>-REQ-</w:t>
      </w:r>
      <w:r w:rsidR="00DF7F40">
        <w:rPr>
          <w:lang w:val="en-GB"/>
        </w:rPr>
        <w:t>001</w:t>
      </w:r>
      <w:r w:rsidR="00BE04CD" w:rsidRPr="00DF1275">
        <w:rPr>
          <w:lang w:val="en-GB"/>
        </w:rPr>
        <w:t>: It is critical that AN enable import of simulation environment into DT, trigger simulations in DT and validate the results, especially the use case specific closed loops.</w:t>
      </w:r>
    </w:p>
    <w:p w:rsidR="00BE04CD" w:rsidRPr="00DF1275" w:rsidRDefault="00BE04CD" w:rsidP="008751AF">
      <w:pPr>
        <w:spacing w:before="0"/>
        <w:rPr>
          <w:lang w:val="en-GB"/>
        </w:rPr>
      </w:pPr>
    </w:p>
    <w:p w:rsidR="00BE04CD" w:rsidRPr="00DF1275" w:rsidRDefault="008751AF" w:rsidP="008751AF">
      <w:pPr>
        <w:spacing w:before="0"/>
        <w:rPr>
          <w:lang w:val="en-GB"/>
        </w:rPr>
      </w:pPr>
      <w:r w:rsidRPr="00DF1275">
        <w:rPr>
          <w:lang w:val="en-GB"/>
        </w:rPr>
        <w:t>●</w:t>
      </w:r>
      <w:r w:rsidRPr="00DF1275">
        <w:rPr>
          <w:lang w:val="en-GB"/>
        </w:rPr>
        <w:tab/>
      </w:r>
      <w:r w:rsidR="00851583">
        <w:rPr>
          <w:lang w:val="en-GB"/>
        </w:rPr>
        <w:t>AN-UC</w:t>
      </w:r>
      <w:r w:rsidR="00E473D8">
        <w:rPr>
          <w:lang w:val="en-GB"/>
        </w:rPr>
        <w:t>027</w:t>
      </w:r>
      <w:r w:rsidR="00FC70DA">
        <w:rPr>
          <w:lang w:val="en-GB"/>
        </w:rPr>
        <w:t>-REQ-</w:t>
      </w:r>
      <w:r w:rsidR="00DF7F40">
        <w:rPr>
          <w:lang w:val="en-GB"/>
        </w:rPr>
        <w:t>002</w:t>
      </w:r>
      <w:r w:rsidR="00BE04CD" w:rsidRPr="00DF1275">
        <w:rPr>
          <w:lang w:val="en-GB"/>
        </w:rPr>
        <w:t>: It is critical that AN-triggered experiments and adaptations are tested using corresponding simulator settings in DT and the impact in simulated environment is evaluated.</w:t>
      </w:r>
    </w:p>
    <w:p w:rsidR="00BE04CD" w:rsidRPr="00DF1275" w:rsidRDefault="00BE04CD" w:rsidP="00A55EC7">
      <w:pPr>
        <w:pStyle w:val="Heading3"/>
      </w:pPr>
      <w:bookmarkStart w:id="828" w:name="_Toc86163182"/>
      <w:bookmarkStart w:id="829" w:name="_Toc86503325"/>
      <w:bookmarkStart w:id="830" w:name="_Toc86503583"/>
      <w:del w:id="831" w:author="Microsoft Office User" w:date="2022-06-13T12:08:00Z">
        <w:r w:rsidRPr="00DF1275" w:rsidDel="009325C6">
          <w:delText>Use case specific figures</w:delText>
        </w:r>
      </w:del>
      <w:bookmarkEnd w:id="828"/>
      <w:bookmarkEnd w:id="829"/>
      <w:bookmarkEnd w:id="830"/>
      <w:ins w:id="832" w:author="Microsoft Office User" w:date="2022-06-13T12:08:00Z">
        <w:r w:rsidR="009325C6">
          <w:t>Actor interactions and possible components</w:t>
        </w:r>
      </w:ins>
    </w:p>
    <w:p w:rsidR="00BE04CD" w:rsidRPr="00DF1275" w:rsidRDefault="00BE04CD" w:rsidP="00BE04CD">
      <w:pPr>
        <w:spacing w:before="0"/>
        <w:rPr>
          <w:lang w:val="en-GB"/>
        </w:rPr>
      </w:pPr>
    </w:p>
    <w:p w:rsidR="008751AF" w:rsidRPr="00DF1275" w:rsidRDefault="00BE04CD" w:rsidP="008751AF">
      <w:pPr>
        <w:keepNext/>
        <w:spacing w:before="0"/>
        <w:jc w:val="center"/>
        <w:rPr>
          <w:lang w:val="en-GB"/>
        </w:rPr>
      </w:pPr>
      <w:r w:rsidRPr="00DF1275">
        <w:rPr>
          <w:noProof/>
          <w:lang w:eastAsia="en-US" w:bidi="hi-IN"/>
        </w:rPr>
        <w:lastRenderedPageBreak/>
        <w:drawing>
          <wp:inline distT="0" distB="0" distL="0" distR="0">
            <wp:extent cx="5186984" cy="3063922"/>
            <wp:effectExtent l="19050" t="0" r="0" b="0"/>
            <wp:docPr id="11"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Diagram&#10;&#10;Description automatically generated"/>
                    <pic:cNvPicPr>
                      <a:picLocks noChangeAspect="1" noChangeArrowheads="1"/>
                    </pic:cNvPicPr>
                  </pic:nvPicPr>
                  <pic:blipFill>
                    <a:blip r:embed="rId39" cstate="print"/>
                    <a:srcRect/>
                    <a:stretch>
                      <a:fillRect/>
                    </a:stretch>
                  </pic:blipFill>
                  <pic:spPr bwMode="auto">
                    <a:xfrm>
                      <a:off x="0" y="0"/>
                      <a:ext cx="5185562" cy="3063082"/>
                    </a:xfrm>
                    <a:prstGeom prst="rect">
                      <a:avLst/>
                    </a:prstGeom>
                    <a:noFill/>
                    <a:ln w="9525">
                      <a:noFill/>
                      <a:miter lim="800000"/>
                      <a:headEnd/>
                      <a:tailEnd/>
                    </a:ln>
                  </pic:spPr>
                </pic:pic>
              </a:graphicData>
            </a:graphic>
          </wp:inline>
        </w:drawing>
      </w:r>
    </w:p>
    <w:p w:rsidR="00BE04CD" w:rsidRPr="00DF1275" w:rsidRDefault="008751AF" w:rsidP="008751AF">
      <w:pPr>
        <w:pStyle w:val="Caption"/>
      </w:pPr>
      <w:r w:rsidRPr="00DF1275">
        <w:t xml:space="preserve">Figure </w:t>
      </w:r>
      <w:r w:rsidR="007649F9" w:rsidRPr="00DF1275">
        <w:fldChar w:fldCharType="begin"/>
      </w:r>
      <w:r w:rsidRPr="00DF1275">
        <w:instrText xml:space="preserve"> SEQ Figure \* ARABIC </w:instrText>
      </w:r>
      <w:r w:rsidR="007649F9" w:rsidRPr="00DF1275">
        <w:fldChar w:fldCharType="separate"/>
      </w:r>
      <w:r w:rsidR="00E37222">
        <w:rPr>
          <w:noProof/>
        </w:rPr>
        <w:t>14</w:t>
      </w:r>
      <w:r w:rsidR="007649F9" w:rsidRPr="00DF1275">
        <w:fldChar w:fldCharType="end"/>
      </w:r>
      <w:r w:rsidRPr="00DF1275">
        <w:t>:</w:t>
      </w:r>
      <w:r w:rsidR="00E37222" w:rsidRPr="00DF1275">
        <w:t>Experimentation as a service</w:t>
      </w:r>
    </w:p>
    <w:p w:rsidR="00BE04CD" w:rsidRDefault="00BE04CD" w:rsidP="00A55EC7">
      <w:pPr>
        <w:pStyle w:val="Heading2"/>
      </w:pPr>
      <w:bookmarkStart w:id="833" w:name="_Toc86163183"/>
      <w:bookmarkStart w:id="834" w:name="_Toc86503326"/>
      <w:bookmarkStart w:id="835" w:name="_Toc86503584"/>
      <w:r w:rsidRPr="00DF1275">
        <w:t>Evolution from scenario-specific, explicit-coordination to coordination-free interoperability (achieved using data-driven approaches)</w:t>
      </w:r>
      <w:bookmarkEnd w:id="833"/>
      <w:bookmarkEnd w:id="834"/>
      <w:bookmarkEnd w:id="835"/>
    </w:p>
    <w:p w:rsidR="001755BB" w:rsidRPr="001755BB" w:rsidRDefault="001755BB" w:rsidP="001755BB">
      <w:pPr>
        <w:rPr>
          <w:lang w:val="en-GB" w:eastAsia="ja-JP"/>
        </w:rPr>
      </w:pPr>
    </w:p>
    <w:tbl>
      <w:tblPr>
        <w:tblStyle w:val="TableGrid"/>
        <w:tblW w:w="5000" w:type="pct"/>
        <w:tblLook w:val="04A0"/>
      </w:tblPr>
      <w:tblGrid>
        <w:gridCol w:w="2424"/>
        <w:gridCol w:w="7431"/>
      </w:tblGrid>
      <w:tr w:rsidR="00BE04CD" w:rsidRPr="00DF1275" w:rsidTr="008751AF">
        <w:tc>
          <w:tcPr>
            <w:tcW w:w="1230" w:type="pct"/>
          </w:tcPr>
          <w:p w:rsidR="00BE04CD" w:rsidRPr="00DF1275" w:rsidRDefault="00BE04CD" w:rsidP="009A0CA4">
            <w:pPr>
              <w:rPr>
                <w:i/>
                <w:sz w:val="22"/>
                <w:szCs w:val="22"/>
                <w:lang w:val="en-GB"/>
              </w:rPr>
            </w:pPr>
            <w:r w:rsidRPr="00DF1275">
              <w:rPr>
                <w:i/>
                <w:sz w:val="22"/>
                <w:szCs w:val="22"/>
                <w:lang w:val="en-GB"/>
              </w:rPr>
              <w:t>Use case id</w:t>
            </w:r>
          </w:p>
        </w:tc>
        <w:tc>
          <w:tcPr>
            <w:tcW w:w="3770" w:type="pct"/>
          </w:tcPr>
          <w:p w:rsidR="00BE04CD" w:rsidRPr="00DF1275" w:rsidRDefault="00BE04CD" w:rsidP="009A0CA4">
            <w:pPr>
              <w:rPr>
                <w:sz w:val="22"/>
                <w:szCs w:val="22"/>
                <w:lang w:val="en-GB"/>
              </w:rPr>
            </w:pPr>
            <w:r w:rsidRPr="00DF1275">
              <w:rPr>
                <w:sz w:val="22"/>
                <w:szCs w:val="22"/>
                <w:lang w:val="en-GB"/>
              </w:rPr>
              <w:t>FG-AN-usecase-28</w:t>
            </w:r>
          </w:p>
        </w:tc>
      </w:tr>
      <w:tr w:rsidR="00BE04CD" w:rsidRPr="00DF1275" w:rsidTr="008751AF">
        <w:tc>
          <w:tcPr>
            <w:tcW w:w="1230" w:type="pct"/>
          </w:tcPr>
          <w:p w:rsidR="00BE04CD" w:rsidRPr="00DF1275" w:rsidRDefault="00BE04CD" w:rsidP="009A0CA4">
            <w:pPr>
              <w:rPr>
                <w:i/>
                <w:sz w:val="22"/>
                <w:szCs w:val="22"/>
                <w:lang w:val="en-GB"/>
              </w:rPr>
            </w:pPr>
            <w:r w:rsidRPr="00DF1275">
              <w:rPr>
                <w:i/>
                <w:sz w:val="22"/>
                <w:szCs w:val="22"/>
                <w:lang w:val="en-GB"/>
              </w:rPr>
              <w:t>Use case description</w:t>
            </w:r>
          </w:p>
        </w:tc>
        <w:tc>
          <w:tcPr>
            <w:tcW w:w="3770" w:type="pct"/>
          </w:tcPr>
          <w:p w:rsidR="00BE04CD" w:rsidRPr="00DF1275" w:rsidRDefault="00BE04CD" w:rsidP="009A0CA4">
            <w:pPr>
              <w:rPr>
                <w:sz w:val="22"/>
                <w:szCs w:val="22"/>
                <w:lang w:val="en-GB"/>
              </w:rPr>
            </w:pPr>
            <w:r w:rsidRPr="00DF1275">
              <w:rPr>
                <w:sz w:val="22"/>
                <w:szCs w:val="22"/>
                <w:lang w:val="en-GB"/>
              </w:rPr>
              <w:t xml:space="preserve">Deep learning is being used to address challenging problems in wireless communications such as modulation recognition, radio fingerprinting and many other scenarios. The advantages of this approach include the capability to address wide-range of scenarios, where a mathematical model is difficult to make (e.g. channel estimation, beam management for future networks). </w:t>
            </w:r>
          </w:p>
          <w:p w:rsidR="00BE04CD" w:rsidRPr="00DF1275" w:rsidRDefault="00BE04CD" w:rsidP="009A0CA4">
            <w:pPr>
              <w:rPr>
                <w:sz w:val="22"/>
                <w:szCs w:val="22"/>
                <w:lang w:val="en-GB"/>
              </w:rPr>
            </w:pPr>
            <w:r w:rsidRPr="00DF1275">
              <w:rPr>
                <w:sz w:val="22"/>
                <w:szCs w:val="22"/>
                <w:lang w:val="en-GB"/>
              </w:rPr>
              <w:t xml:space="preserve">Existing solutions mostly rely on explicit coordination between the transmitter (TX) and the receiver (RX), introducing problems of interoperability and necessity for standards. Such signalling messages eat into the costly spectrum and complicate protocol design. </w:t>
            </w:r>
          </w:p>
          <w:p w:rsidR="00BE04CD" w:rsidRPr="00DF1275" w:rsidRDefault="00BE04CD" w:rsidP="009A0CA4">
            <w:pPr>
              <w:rPr>
                <w:sz w:val="22"/>
                <w:szCs w:val="22"/>
                <w:lang w:val="en-GB"/>
              </w:rPr>
            </w:pPr>
            <w:r w:rsidRPr="00DF1275">
              <w:rPr>
                <w:sz w:val="22"/>
                <w:szCs w:val="22"/>
                <w:lang w:val="en-GB"/>
              </w:rPr>
              <w:t xml:space="preserve">A data-driven approach based on neural networks (NN) is an alternative to achieve coordination-free interoperability. </w:t>
            </w:r>
          </w:p>
          <w:p w:rsidR="00BE04CD" w:rsidRPr="00DF1275" w:rsidRDefault="00BE04CD" w:rsidP="009A0CA4">
            <w:pPr>
              <w:rPr>
                <w:sz w:val="22"/>
                <w:szCs w:val="22"/>
                <w:lang w:val="en-GB"/>
              </w:rPr>
            </w:pPr>
            <w:r w:rsidRPr="00DF1275">
              <w:rPr>
                <w:sz w:val="22"/>
                <w:szCs w:val="22"/>
                <w:lang w:val="en-GB"/>
              </w:rPr>
              <w:t>Example-1 for the use case:</w:t>
            </w:r>
          </w:p>
          <w:p w:rsidR="00BE04CD" w:rsidRPr="00DF1275" w:rsidRDefault="00BE04CD" w:rsidP="009A0CA4">
            <w:pPr>
              <w:rPr>
                <w:sz w:val="22"/>
                <w:szCs w:val="22"/>
                <w:lang w:val="en-GB"/>
              </w:rPr>
            </w:pPr>
            <w:r w:rsidRPr="00DF1275">
              <w:rPr>
                <w:sz w:val="22"/>
                <w:szCs w:val="22"/>
                <w:lang w:val="en-GB"/>
              </w:rPr>
              <w:t xml:space="preserve">Millimeter wave (mmWave) communication with large antenna arrays is a promising technique to enable extremely high data rates. Because of their highly directional transmissions, radios operating at millimeter wave (mmWave) frequencies need to perform beam management to establish and maintain reliable mmWave links. Transmitter (TX) and the receiver (RX) need to coordinate to select the beam pair that yields the highest beamforming gain. </w:t>
            </w:r>
          </w:p>
          <w:p w:rsidR="00BE04CD" w:rsidRPr="00DF1275" w:rsidRDefault="00BE04CD" w:rsidP="009A0CA4">
            <w:pPr>
              <w:rPr>
                <w:sz w:val="22"/>
                <w:szCs w:val="22"/>
                <w:lang w:val="en-GB"/>
              </w:rPr>
            </w:pPr>
            <w:r w:rsidRPr="00DF1275">
              <w:rPr>
                <w:sz w:val="22"/>
                <w:szCs w:val="22"/>
                <w:lang w:val="en-GB"/>
              </w:rPr>
              <w:t>Currently 5G NR defines the stages of exhaustive beam sweep (EBS) as: initial access (IA) and beam tracking. For both IA and beam tracking, the 3</w:t>
            </w:r>
            <w:r w:rsidRPr="00DF1275">
              <w:rPr>
                <w:sz w:val="22"/>
                <w:szCs w:val="22"/>
                <w:vertAlign w:val="superscript"/>
                <w:lang w:val="en-GB"/>
              </w:rPr>
              <w:t>rd</w:t>
            </w:r>
            <w:r w:rsidRPr="00DF1275">
              <w:rPr>
                <w:sz w:val="22"/>
                <w:szCs w:val="22"/>
                <w:lang w:val="en-GB"/>
              </w:rPr>
              <w:t xml:space="preserve"> Generation Partnership Project (3GPP) NR standard for 5G communications utilizes synchronization signal blocks (SSBs). </w:t>
            </w:r>
          </w:p>
          <w:p w:rsidR="00BE04CD" w:rsidRPr="00DF1275" w:rsidRDefault="00BE04CD" w:rsidP="009A0CA4">
            <w:pPr>
              <w:rPr>
                <w:sz w:val="22"/>
                <w:szCs w:val="22"/>
                <w:lang w:val="en-GB"/>
              </w:rPr>
            </w:pPr>
            <w:r w:rsidRPr="00DF1275">
              <w:rPr>
                <w:sz w:val="22"/>
                <w:szCs w:val="22"/>
                <w:lang w:val="en-GB"/>
              </w:rPr>
              <w:t>Beam management for the IA procedure in 3GPP NR involves:</w:t>
            </w:r>
          </w:p>
          <w:p w:rsidR="00BE04CD" w:rsidRPr="00DF1275" w:rsidRDefault="00BE04CD" w:rsidP="009A0CA4">
            <w:pPr>
              <w:rPr>
                <w:sz w:val="22"/>
                <w:szCs w:val="22"/>
                <w:lang w:val="en-GB"/>
              </w:rPr>
            </w:pPr>
            <w:r w:rsidRPr="00DF1275">
              <w:rPr>
                <w:sz w:val="22"/>
                <w:szCs w:val="22"/>
                <w:lang w:val="en-GB"/>
              </w:rPr>
              <w:lastRenderedPageBreak/>
              <w:t>1) beam sweep: base station transmits directional Synchronization Signals (SSs) to cover all the TXBs of a certain codebook. Each beam is swept with an SSB, which is a group of 4 OFDM symbols and 240 subcarriers in frequency.</w:t>
            </w:r>
          </w:p>
          <w:p w:rsidR="00BE04CD" w:rsidRPr="00DF1275" w:rsidRDefault="00BE04CD" w:rsidP="009A0CA4">
            <w:pPr>
              <w:rPr>
                <w:sz w:val="22"/>
                <w:szCs w:val="22"/>
                <w:lang w:val="en-GB"/>
              </w:rPr>
            </w:pPr>
            <w:r w:rsidRPr="00DF1275">
              <w:rPr>
                <w:sz w:val="22"/>
                <w:szCs w:val="22"/>
                <w:lang w:val="en-GB"/>
              </w:rPr>
              <w:t>2) beam measurement: the User Equipment (UE) itself, if configured for directional reception, performs a directional scan, measuring the quality of each beam pair</w:t>
            </w:r>
          </w:p>
          <w:p w:rsidR="00BE04CD" w:rsidRPr="00DF1275" w:rsidRDefault="00BE04CD" w:rsidP="009A0CA4">
            <w:pPr>
              <w:rPr>
                <w:sz w:val="22"/>
                <w:szCs w:val="22"/>
                <w:lang w:val="en-GB"/>
              </w:rPr>
            </w:pPr>
            <w:r w:rsidRPr="00DF1275">
              <w:rPr>
                <w:sz w:val="22"/>
                <w:szCs w:val="22"/>
                <w:lang w:val="en-GB"/>
              </w:rPr>
              <w:t>3) beam decision: the UE selects the beam to be used to perform initial access</w:t>
            </w:r>
          </w:p>
          <w:p w:rsidR="00BE04CD" w:rsidRPr="00DF1275" w:rsidRDefault="00BE04CD" w:rsidP="009A0CA4">
            <w:pPr>
              <w:rPr>
                <w:sz w:val="22"/>
                <w:szCs w:val="22"/>
                <w:lang w:val="en-GB"/>
              </w:rPr>
            </w:pPr>
            <w:r w:rsidRPr="00DF1275">
              <w:rPr>
                <w:sz w:val="22"/>
                <w:szCs w:val="22"/>
                <w:lang w:val="en-GB"/>
              </w:rPr>
              <w:t>4) beam reporting: During the next SSB in the selected direction, the UE acquires information on the time and frequency resources in which the base station will be in receive mode for the random access message using the same TXB</w:t>
            </w:r>
          </w:p>
          <w:p w:rsidR="00BE04CD" w:rsidRPr="00DF1275" w:rsidRDefault="00BE04CD" w:rsidP="009A0CA4">
            <w:pPr>
              <w:rPr>
                <w:sz w:val="22"/>
                <w:szCs w:val="22"/>
                <w:lang w:val="en-GB"/>
              </w:rPr>
            </w:pPr>
            <w:r w:rsidRPr="00DF1275">
              <w:rPr>
                <w:sz w:val="22"/>
                <w:szCs w:val="22"/>
                <w:lang w:val="en-GB"/>
              </w:rPr>
              <w:t xml:space="preserve">I-091 explained receiver can associate Signal-to-Noise-Ratio (SNR) levels to beams without explicit coordination with the transmitter. pilot-less estimation technique. the RX infers the Angle of Arrival (AoA) and the TXB by passively eavesdropping on data transmissions to other users in the network. leveraging a data-driven approach based on convolutional neural networks (CNNs) to achieve coordination-free beam management in mmWave networks. based on a unique “signature” of the beam from the </w:t>
            </w:r>
            <w:r w:rsidR="00FF3201" w:rsidRPr="00DF1275">
              <w:rPr>
                <w:sz w:val="22"/>
                <w:szCs w:val="22"/>
                <w:lang w:val="en-GB"/>
              </w:rPr>
              <w:t>impairments</w:t>
            </w:r>
            <w:r w:rsidRPr="00DF1275">
              <w:rPr>
                <w:sz w:val="22"/>
                <w:szCs w:val="22"/>
                <w:lang w:val="en-GB"/>
              </w:rPr>
              <w:t>.</w:t>
            </w:r>
          </w:p>
          <w:p w:rsidR="00BE04CD" w:rsidRPr="00DF1275" w:rsidRDefault="00BE04CD" w:rsidP="009A0CA4">
            <w:pPr>
              <w:rPr>
                <w:b/>
                <w:sz w:val="22"/>
                <w:szCs w:val="22"/>
                <w:lang w:val="en-GB"/>
              </w:rPr>
            </w:pPr>
            <w:r w:rsidRPr="00DF1275">
              <w:rPr>
                <w:sz w:val="22"/>
                <w:szCs w:val="22"/>
                <w:lang w:val="en-GB"/>
              </w:rPr>
              <w:t>inferring (i) the Angle of Arrival (AoA) of the beam and (ii) the actual beam being used by the transmitter through waveform-level deep learning on ongoing transmissions between the TX to other receivers.</w:t>
            </w:r>
          </w:p>
          <w:p w:rsidR="00BE04CD" w:rsidRPr="00DF1275" w:rsidRDefault="00BE04CD" w:rsidP="009A0CA4">
            <w:pPr>
              <w:rPr>
                <w:b/>
                <w:sz w:val="22"/>
                <w:szCs w:val="22"/>
                <w:lang w:val="en-GB"/>
              </w:rPr>
            </w:pPr>
            <w:r w:rsidRPr="00DF1275">
              <w:rPr>
                <w:sz w:val="22"/>
                <w:szCs w:val="22"/>
                <w:lang w:val="en-GB"/>
              </w:rPr>
              <w:t>Experimentation: experimental data collection campaign with two software-defined radio testbeds, and by using multiple antennas, codebooks, gains and locations (iv) 3 different AoAs; (v) multiple TX and RX locations.</w:t>
            </w:r>
          </w:p>
          <w:p w:rsidR="00BE04CD" w:rsidRPr="00DF1275" w:rsidRDefault="00BE04CD" w:rsidP="009A0CA4">
            <w:pPr>
              <w:rPr>
                <w:b/>
                <w:sz w:val="22"/>
                <w:szCs w:val="22"/>
                <w:lang w:val="en-GB"/>
              </w:rPr>
            </w:pPr>
            <w:r w:rsidRPr="00DF1275">
              <w:rPr>
                <w:sz w:val="22"/>
                <w:szCs w:val="22"/>
                <w:lang w:val="en-GB"/>
              </w:rPr>
              <w:t xml:space="preserve">Evaluation criteria: An upper bound on the expected search time of the proposed algorithm. The proposed technique reduces latency by up to 7x with respect to the 5G NR initial beam sweep in a default configuration and with a 12-beam codebook. </w:t>
            </w:r>
          </w:p>
          <w:p w:rsidR="00BE04CD" w:rsidRPr="00DF1275" w:rsidRDefault="00BE04CD" w:rsidP="009A0CA4">
            <w:pPr>
              <w:rPr>
                <w:sz w:val="22"/>
                <w:szCs w:val="22"/>
                <w:lang w:val="en-GB"/>
              </w:rPr>
            </w:pPr>
            <w:r w:rsidRPr="00DF1275">
              <w:rPr>
                <w:sz w:val="22"/>
                <w:szCs w:val="22"/>
                <w:lang w:val="en-GB"/>
              </w:rPr>
              <w:t>Following are related steps in this use case scenario:</w:t>
            </w:r>
          </w:p>
          <w:p w:rsidR="00BE04CD" w:rsidRPr="00DF1275" w:rsidRDefault="00BE04CD" w:rsidP="009A0CA4">
            <w:pPr>
              <w:pStyle w:val="ListParagraph"/>
              <w:ind w:left="0"/>
              <w:rPr>
                <w:b/>
                <w:sz w:val="22"/>
                <w:szCs w:val="22"/>
                <w:lang w:val="en-GB"/>
              </w:rPr>
            </w:pPr>
            <w:r w:rsidRPr="00DF1275">
              <w:rPr>
                <w:sz w:val="22"/>
                <w:szCs w:val="22"/>
                <w:lang w:val="en-GB"/>
              </w:rPr>
              <w:t xml:space="preserve">1. Based on the analysis of data from the network, reference points are selected by Ev() where data-driven NN based approaches can be applied to reduce signalling. Ev() should cherry-pick the reference points which has the best </w:t>
            </w:r>
            <w:r w:rsidR="00284ECB" w:rsidRPr="00DF1275">
              <w:rPr>
                <w:sz w:val="22"/>
                <w:szCs w:val="22"/>
                <w:lang w:val="en-GB"/>
              </w:rPr>
              <w:t>trade-offs</w:t>
            </w:r>
            <w:r w:rsidRPr="00DF1275">
              <w:rPr>
                <w:sz w:val="22"/>
                <w:szCs w:val="22"/>
                <w:lang w:val="en-GB"/>
              </w:rPr>
              <w:t xml:space="preserve"> in terms of benefits (e.g. spectral efficiency, latency, etc) as against the cost of training. Ev() should also help in understanding the experimentation approaches to follow. </w:t>
            </w:r>
          </w:p>
          <w:p w:rsidR="00BE04CD" w:rsidRPr="00DF1275" w:rsidRDefault="00BE04CD" w:rsidP="009A0CA4">
            <w:pPr>
              <w:pStyle w:val="ListParagraph"/>
              <w:ind w:left="0"/>
              <w:rPr>
                <w:b/>
                <w:sz w:val="22"/>
                <w:szCs w:val="22"/>
                <w:lang w:val="en-GB"/>
              </w:rPr>
            </w:pPr>
            <w:r w:rsidRPr="00DF1275">
              <w:rPr>
                <w:sz w:val="22"/>
                <w:szCs w:val="22"/>
                <w:lang w:val="en-GB"/>
              </w:rPr>
              <w:t xml:space="preserve">2. Based on the scenario under study (for evolution), experimentation is setup and data sources are provisioned and ML pipelines are setup [Y.3172]. </w:t>
            </w:r>
          </w:p>
          <w:p w:rsidR="00BE04CD" w:rsidRPr="00DF1275" w:rsidRDefault="00BE04CD" w:rsidP="009A0CA4">
            <w:pPr>
              <w:pStyle w:val="ListParagraph"/>
              <w:ind w:left="0"/>
              <w:rPr>
                <w:b/>
                <w:sz w:val="22"/>
                <w:szCs w:val="22"/>
                <w:lang w:val="en-GB"/>
              </w:rPr>
            </w:pPr>
            <w:r w:rsidRPr="00DF1275">
              <w:rPr>
                <w:sz w:val="22"/>
                <w:szCs w:val="22"/>
                <w:lang w:val="en-GB"/>
              </w:rPr>
              <w:t>3. Based on the evaluation of the AI/ML models in the sandbox, they are injected into the network functions (NFs).</w:t>
            </w:r>
          </w:p>
          <w:p w:rsidR="00BE04CD" w:rsidRPr="00DF1275" w:rsidRDefault="00BE04CD" w:rsidP="009A0CA4">
            <w:pPr>
              <w:pStyle w:val="ListParagraph"/>
              <w:ind w:left="0"/>
              <w:rPr>
                <w:sz w:val="22"/>
                <w:szCs w:val="22"/>
                <w:lang w:val="en-GB"/>
              </w:rPr>
            </w:pPr>
            <w:r w:rsidRPr="00DF1275">
              <w:rPr>
                <w:sz w:val="22"/>
                <w:szCs w:val="22"/>
                <w:lang w:val="en-GB"/>
              </w:rPr>
              <w:t>4. Control and data flows are modified according to the evolved network.</w:t>
            </w:r>
          </w:p>
          <w:p w:rsidR="00BE04CD" w:rsidRPr="00DF1275" w:rsidRDefault="007649F9" w:rsidP="009A0CA4">
            <w:pPr>
              <w:rPr>
                <w:sz w:val="22"/>
                <w:szCs w:val="22"/>
                <w:lang w:val="en-GB"/>
              </w:rPr>
            </w:pPr>
            <w:r w:rsidRPr="007649F9">
              <w:rPr>
                <w:sz w:val="22"/>
                <w:szCs w:val="22"/>
                <w:highlight w:val="yellow"/>
                <w:lang w:val="en-GB"/>
                <w:rPrChange w:id="836" w:author="edit6" w:date="2022-04-28T13:26:00Z">
                  <w:rPr>
                    <w:sz w:val="22"/>
                    <w:szCs w:val="22"/>
                    <w:lang w:val="en-GB"/>
                  </w:rPr>
                </w:rPrChange>
              </w:rPr>
              <w:t>Relation with autonomous behaviour -</w:t>
            </w:r>
          </w:p>
        </w:tc>
      </w:tr>
      <w:tr w:rsidR="00BE04CD" w:rsidRPr="00DF1275" w:rsidTr="008751AF">
        <w:tc>
          <w:tcPr>
            <w:tcW w:w="1230" w:type="pct"/>
          </w:tcPr>
          <w:p w:rsidR="00BE04CD" w:rsidRPr="00DF1275" w:rsidRDefault="00BE04CD" w:rsidP="009A0CA4">
            <w:pPr>
              <w:rPr>
                <w:i/>
                <w:sz w:val="22"/>
                <w:szCs w:val="22"/>
                <w:lang w:val="en-GB"/>
              </w:rPr>
            </w:pPr>
            <w:r w:rsidRPr="00DF1275">
              <w:rPr>
                <w:i/>
                <w:sz w:val="22"/>
                <w:szCs w:val="22"/>
                <w:lang w:val="en-GB"/>
              </w:rPr>
              <w:lastRenderedPageBreak/>
              <w:t>Notes on use case category</w:t>
            </w:r>
          </w:p>
        </w:tc>
        <w:tc>
          <w:tcPr>
            <w:tcW w:w="3770" w:type="pct"/>
          </w:tcPr>
          <w:p w:rsidR="00BE04CD" w:rsidRPr="00DF1275" w:rsidRDefault="00BE04CD" w:rsidP="009A0CA4">
            <w:pPr>
              <w:rPr>
                <w:sz w:val="22"/>
                <w:szCs w:val="22"/>
                <w:lang w:val="en-GB"/>
              </w:rPr>
            </w:pPr>
            <w:r w:rsidRPr="00DF1275">
              <w:rPr>
                <w:sz w:val="22"/>
                <w:szCs w:val="22"/>
                <w:lang w:val="en-GB"/>
              </w:rPr>
              <w:t xml:space="preserve">Cat 1: describes a scenario related to core autonomous behavior itself.  </w:t>
            </w:r>
          </w:p>
        </w:tc>
      </w:tr>
      <w:tr w:rsidR="00BE04CD" w:rsidRPr="00DF1275" w:rsidTr="008751AF">
        <w:tc>
          <w:tcPr>
            <w:tcW w:w="1230" w:type="pct"/>
          </w:tcPr>
          <w:p w:rsidR="00BE04CD" w:rsidRPr="00DF1275" w:rsidRDefault="00BE04CD" w:rsidP="009A0CA4">
            <w:pPr>
              <w:rPr>
                <w:i/>
                <w:sz w:val="22"/>
                <w:szCs w:val="22"/>
                <w:lang w:val="en-GB"/>
              </w:rPr>
            </w:pPr>
            <w:r w:rsidRPr="00DF1275">
              <w:rPr>
                <w:i/>
                <w:sz w:val="22"/>
                <w:szCs w:val="22"/>
                <w:lang w:val="en-GB"/>
              </w:rPr>
              <w:t>Notes on priority of the use case</w:t>
            </w:r>
          </w:p>
        </w:tc>
        <w:tc>
          <w:tcPr>
            <w:tcW w:w="3770" w:type="pct"/>
          </w:tcPr>
          <w:p w:rsidR="00BE04CD" w:rsidRPr="00DF1275" w:rsidRDefault="00BE04CD" w:rsidP="009A0CA4">
            <w:pPr>
              <w:rPr>
                <w:sz w:val="22"/>
                <w:szCs w:val="22"/>
                <w:lang w:val="en-GB"/>
              </w:rPr>
            </w:pPr>
            <w:r w:rsidRPr="00DF1275">
              <w:rPr>
                <w:sz w:val="22"/>
                <w:szCs w:val="22"/>
                <w:lang w:val="en-GB"/>
              </w:rPr>
              <w:t>High</w:t>
            </w:r>
          </w:p>
          <w:p w:rsidR="00BE04CD" w:rsidRPr="00DF1275" w:rsidRDefault="00BE04CD" w:rsidP="009A0CA4">
            <w:pPr>
              <w:rPr>
                <w:sz w:val="22"/>
                <w:szCs w:val="22"/>
                <w:lang w:val="en-GB"/>
              </w:rPr>
            </w:pPr>
            <w:r w:rsidRPr="00DF1275">
              <w:rPr>
                <w:sz w:val="22"/>
                <w:szCs w:val="22"/>
                <w:lang w:val="en-GB"/>
              </w:rPr>
              <w:t>has the potential to impact future network architectures and use cases.</w:t>
            </w:r>
          </w:p>
        </w:tc>
      </w:tr>
      <w:tr w:rsidR="00BE04CD" w:rsidRPr="00DF1275" w:rsidTr="008751AF">
        <w:tc>
          <w:tcPr>
            <w:tcW w:w="1230" w:type="pct"/>
          </w:tcPr>
          <w:p w:rsidR="00BE04CD" w:rsidRPr="00DF1275" w:rsidRDefault="00BE04CD" w:rsidP="009A0CA4">
            <w:pPr>
              <w:rPr>
                <w:i/>
                <w:sz w:val="22"/>
                <w:szCs w:val="22"/>
                <w:lang w:val="en-GB"/>
              </w:rPr>
            </w:pPr>
            <w:r w:rsidRPr="00DF1275">
              <w:rPr>
                <w:i/>
                <w:sz w:val="22"/>
                <w:szCs w:val="22"/>
                <w:lang w:val="en-GB"/>
              </w:rPr>
              <w:t>Reference</w:t>
            </w:r>
          </w:p>
        </w:tc>
        <w:tc>
          <w:tcPr>
            <w:tcW w:w="3770" w:type="pct"/>
          </w:tcPr>
          <w:p w:rsidR="00BE04CD" w:rsidRPr="00DF1275" w:rsidRDefault="00906C55" w:rsidP="00324FD0">
            <w:pPr>
              <w:keepNext/>
              <w:keepLines/>
              <w:tabs>
                <w:tab w:val="left" w:pos="794"/>
                <w:tab w:val="left" w:pos="1191"/>
                <w:tab w:val="left" w:pos="1588"/>
                <w:tab w:val="left" w:pos="1985"/>
              </w:tabs>
              <w:overflowPunct w:val="0"/>
              <w:autoSpaceDE w:val="0"/>
              <w:autoSpaceDN w:val="0"/>
              <w:adjustRightInd w:val="0"/>
              <w:spacing w:before="0"/>
              <w:textAlignment w:val="baseline"/>
              <w:outlineLvl w:val="0"/>
              <w:rPr>
                <w:sz w:val="22"/>
                <w:szCs w:val="22"/>
                <w:lang w:val="en-GB"/>
              </w:rPr>
            </w:pPr>
            <w:r w:rsidRPr="00906C55">
              <w:rPr>
                <w:sz w:val="22"/>
                <w:szCs w:val="22"/>
                <w:lang w:val="en-GB"/>
              </w:rPr>
              <w:t>[b-O’Shea-1]</w:t>
            </w:r>
            <w:r>
              <w:rPr>
                <w:sz w:val="22"/>
                <w:szCs w:val="22"/>
                <w:lang w:val="en-GB"/>
              </w:rPr>
              <w:t xml:space="preserve">, </w:t>
            </w:r>
            <w:r w:rsidRPr="00906C55">
              <w:rPr>
                <w:sz w:val="22"/>
                <w:szCs w:val="22"/>
                <w:lang w:val="en-GB"/>
              </w:rPr>
              <w:t>[b-O’Shea-2]</w:t>
            </w:r>
            <w:r>
              <w:rPr>
                <w:sz w:val="22"/>
                <w:szCs w:val="22"/>
                <w:lang w:val="en-GB"/>
              </w:rPr>
              <w:t xml:space="preserve">, </w:t>
            </w:r>
            <w:r w:rsidRPr="00906C55">
              <w:rPr>
                <w:sz w:val="22"/>
                <w:szCs w:val="22"/>
                <w:lang w:val="en-GB"/>
              </w:rPr>
              <w:t>[b-Jagannath]</w:t>
            </w:r>
            <w:bookmarkStart w:id="837" w:name="_Toc86163187"/>
            <w:r w:rsidR="00370A4F">
              <w:rPr>
                <w:sz w:val="22"/>
                <w:szCs w:val="22"/>
                <w:lang w:val="en-GB"/>
              </w:rPr>
              <w:t>, [b-Mao]</w:t>
            </w:r>
            <w:r w:rsidR="00324FD0">
              <w:rPr>
                <w:sz w:val="22"/>
                <w:szCs w:val="22"/>
                <w:lang w:val="en-GB"/>
              </w:rPr>
              <w:t xml:space="preserve">, </w:t>
            </w:r>
            <w:r w:rsidR="00324FD0" w:rsidRPr="00324FD0">
              <w:rPr>
                <w:sz w:val="22"/>
                <w:szCs w:val="22"/>
                <w:lang w:val="en-GB"/>
              </w:rPr>
              <w:t>[b-AI4Good-1]</w:t>
            </w:r>
            <w:r w:rsidR="00324FD0">
              <w:rPr>
                <w:sz w:val="22"/>
                <w:szCs w:val="22"/>
                <w:lang w:val="en-GB"/>
              </w:rPr>
              <w:t xml:space="preserve">, </w:t>
            </w:r>
            <w:r w:rsidR="00324FD0" w:rsidRPr="00324FD0">
              <w:rPr>
                <w:sz w:val="22"/>
                <w:szCs w:val="22"/>
                <w:lang w:val="en-GB"/>
              </w:rPr>
              <w:t>[b-AI4Good-2]</w:t>
            </w:r>
            <w:r w:rsidR="00324FD0">
              <w:rPr>
                <w:sz w:val="22"/>
                <w:szCs w:val="22"/>
                <w:lang w:val="en-GB"/>
              </w:rPr>
              <w:t xml:space="preserve">, </w:t>
            </w:r>
            <w:r w:rsidR="00324FD0" w:rsidRPr="00324FD0">
              <w:rPr>
                <w:sz w:val="22"/>
                <w:szCs w:val="22"/>
                <w:lang w:val="en-GB"/>
              </w:rPr>
              <w:t>[b-AI4Good-3]</w:t>
            </w:r>
            <w:bookmarkEnd w:id="837"/>
          </w:p>
        </w:tc>
      </w:tr>
    </w:tbl>
    <w:p w:rsidR="00BE04CD" w:rsidRPr="00DF1275" w:rsidRDefault="00BE04CD" w:rsidP="00A55EC7">
      <w:pPr>
        <w:pStyle w:val="Heading3"/>
      </w:pPr>
      <w:bookmarkStart w:id="838" w:name="_Toc86163188"/>
      <w:bookmarkStart w:id="839" w:name="_Toc86503327"/>
      <w:bookmarkStart w:id="840" w:name="_Toc86503585"/>
      <w:r w:rsidRPr="00DF1275">
        <w:lastRenderedPageBreak/>
        <w:t>Use case requirements</w:t>
      </w:r>
      <w:bookmarkEnd w:id="838"/>
      <w:bookmarkEnd w:id="839"/>
      <w:bookmarkEnd w:id="840"/>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C82CAC" w:rsidP="00C82CAC">
      <w:pPr>
        <w:pStyle w:val="ListParagraph"/>
        <w:spacing w:after="80"/>
        <w:ind w:left="0"/>
        <w:contextualSpacing w:val="0"/>
        <w:rPr>
          <w:lang w:val="en-GB"/>
        </w:rPr>
      </w:pPr>
      <w:r w:rsidRPr="00DF1275">
        <w:rPr>
          <w:lang w:val="en-GB"/>
        </w:rPr>
        <w:t>●</w:t>
      </w:r>
      <w:r w:rsidRPr="00DF1275">
        <w:rPr>
          <w:lang w:val="en-GB"/>
        </w:rPr>
        <w:tab/>
      </w:r>
      <w:r w:rsidR="00851583">
        <w:rPr>
          <w:lang w:val="en-GB"/>
        </w:rPr>
        <w:t>AN-UC</w:t>
      </w:r>
      <w:r w:rsidR="00E473D8">
        <w:rPr>
          <w:lang w:val="en-GB"/>
        </w:rPr>
        <w:t>028</w:t>
      </w:r>
      <w:r w:rsidR="00FC70DA">
        <w:rPr>
          <w:lang w:val="en-GB"/>
        </w:rPr>
        <w:t>-REQ-</w:t>
      </w:r>
      <w:r w:rsidR="00DF7F40">
        <w:rPr>
          <w:lang w:val="en-GB"/>
        </w:rPr>
        <w:t>001</w:t>
      </w:r>
      <w:r w:rsidR="00BE04CD" w:rsidRPr="00DF1275">
        <w:rPr>
          <w:lang w:val="en-GB"/>
        </w:rPr>
        <w:t xml:space="preserve">: It is critical that AN enable selection of reference points are based on evolution where data-driven NN based approaches can be applied to reduce signalling. </w:t>
      </w:r>
    </w:p>
    <w:p w:rsidR="00BE04CD" w:rsidRPr="00DF1275" w:rsidRDefault="00BE04CD" w:rsidP="00C82CAC">
      <w:pPr>
        <w:pStyle w:val="ListParagraph"/>
        <w:spacing w:after="80"/>
        <w:ind w:left="0"/>
        <w:contextualSpacing w:val="0"/>
        <w:rPr>
          <w:sz w:val="22"/>
          <w:szCs w:val="18"/>
          <w:lang w:val="en-GB"/>
        </w:rPr>
      </w:pPr>
      <w:r w:rsidRPr="00DF1275">
        <w:rPr>
          <w:sz w:val="22"/>
          <w:szCs w:val="18"/>
          <w:lang w:val="en-GB"/>
        </w:rPr>
        <w:t>NOTE</w:t>
      </w:r>
      <w:r w:rsidR="00C82CAC" w:rsidRPr="00DF1275">
        <w:rPr>
          <w:sz w:val="22"/>
          <w:szCs w:val="18"/>
          <w:lang w:val="en-GB"/>
        </w:rPr>
        <w:t xml:space="preserve"> –</w:t>
      </w:r>
      <w:r w:rsidRPr="00DF1275">
        <w:rPr>
          <w:sz w:val="22"/>
          <w:szCs w:val="18"/>
          <w:lang w:val="en-GB"/>
        </w:rPr>
        <w:t xml:space="preserve">Ev() should cherry-pick the reference points which has the best </w:t>
      </w:r>
      <w:r w:rsidR="00781F90" w:rsidRPr="00DF1275">
        <w:rPr>
          <w:sz w:val="22"/>
          <w:szCs w:val="18"/>
          <w:lang w:val="en-GB"/>
        </w:rPr>
        <w:t>trade-offs</w:t>
      </w:r>
      <w:r w:rsidRPr="00DF1275">
        <w:rPr>
          <w:sz w:val="22"/>
          <w:szCs w:val="18"/>
          <w:lang w:val="en-GB"/>
        </w:rPr>
        <w:t xml:space="preserve"> in terms of benefits (e.g. spectral efficiency, latency, etc) as against the cost of training. Ev() should also help in understanding the experimentation approaches to follow. </w:t>
      </w:r>
    </w:p>
    <w:p w:rsidR="00BE04CD" w:rsidRPr="00DF1275" w:rsidRDefault="00C82CAC" w:rsidP="00C82CAC">
      <w:pPr>
        <w:pStyle w:val="ListParagraph"/>
        <w:spacing w:after="80"/>
        <w:ind w:left="0"/>
        <w:contextualSpacing w:val="0"/>
        <w:rPr>
          <w:lang w:val="en-GB"/>
        </w:rPr>
      </w:pPr>
      <w:r w:rsidRPr="00DF1275">
        <w:rPr>
          <w:lang w:val="en-GB"/>
        </w:rPr>
        <w:t>●</w:t>
      </w:r>
      <w:r w:rsidRPr="00DF1275">
        <w:rPr>
          <w:lang w:val="en-GB"/>
        </w:rPr>
        <w:tab/>
      </w:r>
      <w:r w:rsidR="00851583">
        <w:rPr>
          <w:lang w:val="en-GB"/>
        </w:rPr>
        <w:t>AN-UC</w:t>
      </w:r>
      <w:r w:rsidR="00E473D8">
        <w:rPr>
          <w:lang w:val="en-GB"/>
        </w:rPr>
        <w:t>028</w:t>
      </w:r>
      <w:r w:rsidR="00FC70DA">
        <w:rPr>
          <w:lang w:val="en-GB"/>
        </w:rPr>
        <w:t>-REQ-</w:t>
      </w:r>
      <w:r w:rsidR="00DF7F40">
        <w:rPr>
          <w:lang w:val="en-GB"/>
        </w:rPr>
        <w:t>002</w:t>
      </w:r>
      <w:r w:rsidR="00BE04CD" w:rsidRPr="00DF1275">
        <w:rPr>
          <w:lang w:val="en-GB"/>
        </w:rPr>
        <w:t>: It is critical that AN enable, based on the scenario under study (for evolution), experimentation setup and data sources provisioning and ML pipelines setup [</w:t>
      </w:r>
      <w:r w:rsidR="0047119E">
        <w:rPr>
          <w:lang w:val="en-GB"/>
        </w:rPr>
        <w:t xml:space="preserve">ITU-T </w:t>
      </w:r>
      <w:r w:rsidR="00BE04CD" w:rsidRPr="00DF1275">
        <w:rPr>
          <w:lang w:val="en-GB"/>
        </w:rPr>
        <w:t xml:space="preserve">Y.3172]. </w:t>
      </w:r>
    </w:p>
    <w:p w:rsidR="00BE04CD" w:rsidRPr="00DF1275" w:rsidRDefault="00C82CAC" w:rsidP="00C82CAC">
      <w:pPr>
        <w:pStyle w:val="ListParagraph"/>
        <w:spacing w:after="80"/>
        <w:ind w:left="0"/>
        <w:contextualSpacing w:val="0"/>
        <w:rPr>
          <w:rFonts w:eastAsia="Times New Roman"/>
          <w:b/>
          <w:sz w:val="28"/>
          <w:lang w:val="en-GB"/>
        </w:rPr>
      </w:pPr>
      <w:r w:rsidRPr="00DF1275">
        <w:rPr>
          <w:lang w:val="en-GB"/>
        </w:rPr>
        <w:t>●</w:t>
      </w:r>
      <w:r w:rsidRPr="00DF1275">
        <w:rPr>
          <w:lang w:val="en-GB"/>
        </w:rPr>
        <w:tab/>
      </w:r>
      <w:r w:rsidR="00851583">
        <w:rPr>
          <w:lang w:val="en-GB"/>
        </w:rPr>
        <w:t>AN-UC</w:t>
      </w:r>
      <w:r w:rsidR="00E473D8">
        <w:rPr>
          <w:lang w:val="en-GB"/>
        </w:rPr>
        <w:t>028</w:t>
      </w:r>
      <w:r w:rsidR="00FC70DA">
        <w:rPr>
          <w:lang w:val="en-GB"/>
        </w:rPr>
        <w:t>-REQ-</w:t>
      </w:r>
      <w:r w:rsidR="00DF7F40">
        <w:rPr>
          <w:lang w:val="en-GB"/>
        </w:rPr>
        <w:t>003</w:t>
      </w:r>
      <w:r w:rsidR="00BE04CD" w:rsidRPr="00DF1275">
        <w:rPr>
          <w:lang w:val="en-GB"/>
        </w:rPr>
        <w:t>: It is critical that AN enable, injection of ML models into the network functions (NFs), Based on the evaluation of the AI/ML models in the sandbox,</w:t>
      </w:r>
    </w:p>
    <w:p w:rsidR="00BE04CD" w:rsidRPr="00DF1275" w:rsidRDefault="00C82CAC" w:rsidP="00C82CAC">
      <w:pPr>
        <w:spacing w:before="0" w:after="80"/>
        <w:rPr>
          <w:lang w:val="en-GB"/>
        </w:rPr>
      </w:pPr>
      <w:r w:rsidRPr="00DF1275">
        <w:rPr>
          <w:lang w:val="en-GB"/>
        </w:rPr>
        <w:t>●</w:t>
      </w:r>
      <w:r w:rsidRPr="00DF1275">
        <w:rPr>
          <w:lang w:val="en-GB"/>
        </w:rPr>
        <w:tab/>
      </w:r>
      <w:r w:rsidR="00851583">
        <w:rPr>
          <w:lang w:val="en-GB"/>
        </w:rPr>
        <w:t>AN-UC</w:t>
      </w:r>
      <w:r w:rsidR="00E473D8">
        <w:rPr>
          <w:lang w:val="en-GB"/>
        </w:rPr>
        <w:t>028</w:t>
      </w:r>
      <w:r w:rsidR="00FC70DA">
        <w:rPr>
          <w:lang w:val="en-GB"/>
        </w:rPr>
        <w:t>-REQ-</w:t>
      </w:r>
      <w:r w:rsidR="00DF7F40">
        <w:rPr>
          <w:lang w:val="en-GB"/>
        </w:rPr>
        <w:t>004</w:t>
      </w:r>
      <w:r w:rsidR="00BE04CD" w:rsidRPr="00DF1275">
        <w:rPr>
          <w:lang w:val="en-GB"/>
        </w:rPr>
        <w:t>: It is critical that AN enable, modification of Control and data flows according to the evolved network.</w:t>
      </w:r>
    </w:p>
    <w:p w:rsidR="00C82CAC" w:rsidRPr="00DF1275" w:rsidRDefault="00C82CAC" w:rsidP="00C82CAC">
      <w:pPr>
        <w:pStyle w:val="Heading3"/>
      </w:pPr>
      <w:bookmarkStart w:id="841" w:name="_Toc86503328"/>
      <w:bookmarkStart w:id="842" w:name="_Toc86503586"/>
      <w:del w:id="843" w:author="Microsoft Office User" w:date="2022-06-13T12:08:00Z">
        <w:r w:rsidRPr="00DF1275" w:rsidDel="009325C6">
          <w:delText>Use case specific figures</w:delText>
        </w:r>
      </w:del>
      <w:bookmarkEnd w:id="841"/>
      <w:bookmarkEnd w:id="842"/>
      <w:ins w:id="844" w:author="Microsoft Office User" w:date="2022-06-13T12:08:00Z">
        <w:r w:rsidR="009325C6">
          <w:t>Actor interactions and possible components</w:t>
        </w:r>
      </w:ins>
    </w:p>
    <w:p w:rsidR="00C82CAC" w:rsidRPr="00DF1275" w:rsidRDefault="00C82CAC" w:rsidP="00C82CAC">
      <w:pPr>
        <w:rPr>
          <w:lang w:val="en-GB" w:eastAsia="ja-JP"/>
        </w:rPr>
      </w:pPr>
      <w:r w:rsidRPr="00DF1275">
        <w:rPr>
          <w:lang w:val="en-GB" w:eastAsia="ja-JP"/>
        </w:rPr>
        <w:t>None.</w:t>
      </w:r>
    </w:p>
    <w:p w:rsidR="00BE04CD" w:rsidRPr="00DF1275" w:rsidRDefault="00BE04CD" w:rsidP="00A55EC7">
      <w:pPr>
        <w:pStyle w:val="Heading2"/>
      </w:pPr>
      <w:bookmarkStart w:id="845" w:name="_Toc86163189"/>
      <w:bookmarkStart w:id="846" w:name="_Toc86503329"/>
      <w:bookmarkStart w:id="847" w:name="_Toc86503587"/>
      <w:r w:rsidRPr="00DF1275">
        <w:rPr>
          <w:lang w:eastAsia="zh-CN"/>
        </w:rPr>
        <w:t>I</w:t>
      </w:r>
      <w:r w:rsidRPr="00DF1275">
        <w:t xml:space="preserve">ntelligent </w:t>
      </w:r>
      <w:r w:rsidR="00C82CAC" w:rsidRPr="00DF1275">
        <w:rPr>
          <w:lang w:eastAsia="zh-CN"/>
        </w:rPr>
        <w:t>m</w:t>
      </w:r>
      <w:r w:rsidR="00C82CAC" w:rsidRPr="00DF1275">
        <w:t xml:space="preserve">aintenance </w:t>
      </w:r>
      <w:r w:rsidR="00C82CAC" w:rsidRPr="00DF1275">
        <w:rPr>
          <w:lang w:eastAsia="zh-CN"/>
        </w:rPr>
        <w:t>a</w:t>
      </w:r>
      <w:r w:rsidR="00C82CAC" w:rsidRPr="00DF1275">
        <w:t xml:space="preserve">ssistance </w:t>
      </w:r>
      <w:r w:rsidR="00C82CAC" w:rsidRPr="00DF1275">
        <w:rPr>
          <w:lang w:eastAsia="zh-CN"/>
        </w:rPr>
        <w:t>s</w:t>
      </w:r>
      <w:r w:rsidR="00C82CAC" w:rsidRPr="00DF1275">
        <w:t>ystem</w:t>
      </w:r>
      <w:bookmarkEnd w:id="845"/>
      <w:bookmarkEnd w:id="846"/>
      <w:bookmarkEnd w:id="847"/>
    </w:p>
    <w:tbl>
      <w:tblPr>
        <w:tblStyle w:val="TableGrid"/>
        <w:tblW w:w="5000" w:type="pct"/>
        <w:jc w:val="center"/>
        <w:tblLook w:val="04A0"/>
      </w:tblPr>
      <w:tblGrid>
        <w:gridCol w:w="2123"/>
        <w:gridCol w:w="7732"/>
      </w:tblGrid>
      <w:tr w:rsidR="00BE04CD" w:rsidRPr="00DF1275" w:rsidTr="00C82CAC">
        <w:trPr>
          <w:jc w:val="center"/>
        </w:trPr>
        <w:tc>
          <w:tcPr>
            <w:tcW w:w="1077" w:type="pct"/>
          </w:tcPr>
          <w:p w:rsidR="00BE04CD" w:rsidRPr="00DF1275" w:rsidRDefault="00BE04CD" w:rsidP="009A0CA4">
            <w:pPr>
              <w:spacing w:before="0"/>
              <w:rPr>
                <w:i/>
                <w:sz w:val="22"/>
                <w:szCs w:val="22"/>
                <w:lang w:val="en-GB"/>
              </w:rPr>
            </w:pPr>
            <w:r w:rsidRPr="00DF1275">
              <w:rPr>
                <w:i/>
                <w:sz w:val="22"/>
                <w:szCs w:val="22"/>
                <w:lang w:val="en-GB"/>
              </w:rPr>
              <w:t>Use case id</w:t>
            </w:r>
          </w:p>
        </w:tc>
        <w:tc>
          <w:tcPr>
            <w:tcW w:w="3923" w:type="pct"/>
          </w:tcPr>
          <w:p w:rsidR="00BE04CD" w:rsidRPr="00DF1275" w:rsidRDefault="00BE04CD" w:rsidP="009A0CA4">
            <w:pPr>
              <w:spacing w:before="0"/>
              <w:rPr>
                <w:sz w:val="22"/>
                <w:szCs w:val="22"/>
                <w:lang w:val="en-GB"/>
              </w:rPr>
            </w:pPr>
            <w:r w:rsidRPr="00DF1275">
              <w:rPr>
                <w:sz w:val="22"/>
                <w:szCs w:val="22"/>
                <w:lang w:val="en-GB"/>
              </w:rPr>
              <w:t>FG-AN-usecase-029</w:t>
            </w:r>
          </w:p>
        </w:tc>
      </w:tr>
      <w:tr w:rsidR="00BE04CD" w:rsidRPr="00DF1275" w:rsidTr="00C82CAC">
        <w:trPr>
          <w:jc w:val="center"/>
        </w:trPr>
        <w:tc>
          <w:tcPr>
            <w:tcW w:w="1077" w:type="pct"/>
          </w:tcPr>
          <w:p w:rsidR="00BE04CD" w:rsidRPr="00DF1275" w:rsidRDefault="00BE04CD" w:rsidP="009A0CA4">
            <w:pPr>
              <w:spacing w:before="0"/>
              <w:rPr>
                <w:i/>
                <w:sz w:val="22"/>
                <w:szCs w:val="22"/>
                <w:lang w:val="en-GB"/>
              </w:rPr>
            </w:pPr>
            <w:r w:rsidRPr="00DF1275">
              <w:rPr>
                <w:i/>
                <w:sz w:val="22"/>
                <w:szCs w:val="22"/>
                <w:lang w:val="en-GB"/>
              </w:rPr>
              <w:t>Use case description</w:t>
            </w:r>
          </w:p>
        </w:tc>
        <w:tc>
          <w:tcPr>
            <w:tcW w:w="3923" w:type="pct"/>
          </w:tcPr>
          <w:p w:rsidR="00BE04CD" w:rsidRPr="00DF1275" w:rsidRDefault="00BE04CD" w:rsidP="009A0CA4">
            <w:pPr>
              <w:spacing w:before="0"/>
              <w:jc w:val="both"/>
              <w:rPr>
                <w:sz w:val="22"/>
                <w:szCs w:val="22"/>
                <w:lang w:val="en-GB"/>
              </w:rPr>
            </w:pPr>
            <w:r w:rsidRPr="00DF1275">
              <w:rPr>
                <w:sz w:val="22"/>
                <w:szCs w:val="22"/>
                <w:lang w:val="en-GB"/>
              </w:rPr>
              <w:t>The intelligent maintenance assistance system is an intelligent service system for network operation and maintenance. The system combines AI algorithms and AR capabilities to provide intelligent assistance for front line staff of operators in aspects of network operation and maintenance.</w:t>
            </w:r>
          </w:p>
          <w:p w:rsidR="00BE04CD" w:rsidRPr="00DF1275" w:rsidRDefault="00BE04CD" w:rsidP="009A0CA4">
            <w:pPr>
              <w:spacing w:before="0"/>
              <w:jc w:val="both"/>
              <w:rPr>
                <w:sz w:val="22"/>
                <w:szCs w:val="22"/>
                <w:lang w:val="en-GB"/>
              </w:rPr>
            </w:pPr>
            <w:r w:rsidRPr="00DF1275">
              <w:rPr>
                <w:sz w:val="22"/>
                <w:szCs w:val="22"/>
                <w:lang w:val="en-GB"/>
              </w:rPr>
              <w:t>The system includes backstage support system and AR glasses app. The backstage support system is deployed in cloud servers in the form of micro-service, and is connected with the network management system of operators to exchange data. The AR glasses app is used for staff's on-site work.</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 xml:space="preserve">The backstage support system provides the following functions. </w:t>
            </w:r>
          </w:p>
          <w:p w:rsidR="00BE04CD" w:rsidRPr="00DF1275" w:rsidRDefault="00BE04CD" w:rsidP="009A0CA4">
            <w:pPr>
              <w:spacing w:before="0"/>
              <w:jc w:val="both"/>
              <w:rPr>
                <w:sz w:val="22"/>
                <w:szCs w:val="22"/>
                <w:lang w:val="en-GB"/>
              </w:rPr>
            </w:pPr>
            <w:r w:rsidRPr="00DF1275">
              <w:rPr>
                <w:sz w:val="22"/>
                <w:szCs w:val="22"/>
                <w:lang w:val="en-GB"/>
              </w:rPr>
              <w:t>1. AI algorithms and AR capabilities for system. Developers can also use these algorithms to develop applications.</w:t>
            </w:r>
          </w:p>
          <w:p w:rsidR="00BE04CD" w:rsidRPr="001652DF" w:rsidRDefault="00BE04CD" w:rsidP="009A0CA4">
            <w:pPr>
              <w:spacing w:before="0"/>
              <w:jc w:val="both"/>
              <w:rPr>
                <w:sz w:val="22"/>
                <w:szCs w:val="22"/>
                <w:lang w:val="fr-FR"/>
              </w:rPr>
            </w:pPr>
            <w:r w:rsidRPr="001652DF">
              <w:rPr>
                <w:sz w:val="22"/>
                <w:szCs w:val="22"/>
                <w:lang w:val="fr-FR"/>
              </w:rPr>
              <w:t>1) AI algorithmsinclude Bar code / QR code recognition, OCR, device port recognition.</w:t>
            </w:r>
          </w:p>
          <w:p w:rsidR="00BE04CD" w:rsidRPr="00DF1275" w:rsidRDefault="00BE04CD" w:rsidP="009A0CA4">
            <w:pPr>
              <w:rPr>
                <w:sz w:val="22"/>
                <w:szCs w:val="22"/>
                <w:lang w:val="en-GB"/>
              </w:rPr>
            </w:pPr>
            <w:r w:rsidRPr="00DF1275">
              <w:rPr>
                <w:sz w:val="22"/>
                <w:szCs w:val="22"/>
                <w:lang w:val="en-GB"/>
              </w:rPr>
              <w:t>2) AR capabilities include image recognition and tracking, 3D object recognition and tracking, visual simultaneous localization and mapping (SLAM).</w:t>
            </w:r>
          </w:p>
          <w:p w:rsidR="00BE04CD" w:rsidRPr="00DF1275" w:rsidRDefault="00BE04CD" w:rsidP="009A0CA4">
            <w:pPr>
              <w:rPr>
                <w:sz w:val="22"/>
                <w:szCs w:val="22"/>
                <w:lang w:val="en-GB"/>
              </w:rPr>
            </w:pPr>
            <w:r w:rsidRPr="00DF1275">
              <w:rPr>
                <w:sz w:val="22"/>
                <w:szCs w:val="22"/>
                <w:lang w:val="en-GB"/>
              </w:rPr>
              <w:t>2. The data management function can help implement equipment data transmission, storage, and management, including network resource data, equipment status data, equipment operation data, etc.</w:t>
            </w:r>
          </w:p>
          <w:p w:rsidR="00BE04CD" w:rsidRPr="00DF1275" w:rsidRDefault="00BE04CD" w:rsidP="009A0CA4">
            <w:pPr>
              <w:rPr>
                <w:sz w:val="22"/>
                <w:szCs w:val="22"/>
                <w:lang w:val="en-GB"/>
              </w:rPr>
            </w:pPr>
            <w:r w:rsidRPr="00DF1275">
              <w:rPr>
                <w:sz w:val="22"/>
                <w:szCs w:val="22"/>
                <w:lang w:val="en-GB"/>
              </w:rPr>
              <w:t>3. The system management function includes user management, authority management, system operation management, parameters configuration and other functions to ensure the stable and reliable operation of the system.</w:t>
            </w:r>
          </w:p>
          <w:p w:rsidR="00BE04CD" w:rsidRPr="00DF1275" w:rsidRDefault="00BE04CD" w:rsidP="009A0CA4">
            <w:pPr>
              <w:rPr>
                <w:sz w:val="22"/>
                <w:szCs w:val="22"/>
                <w:lang w:val="en-GB"/>
              </w:rPr>
            </w:pPr>
            <w:r w:rsidRPr="00DF1275">
              <w:rPr>
                <w:sz w:val="22"/>
                <w:szCs w:val="22"/>
                <w:lang w:val="en-GB"/>
              </w:rPr>
              <w:t>The AR glasses app provides the following functions.</w:t>
            </w:r>
          </w:p>
          <w:p w:rsidR="00BE04CD" w:rsidRPr="00DF1275" w:rsidRDefault="00BE04CD" w:rsidP="00B81DB1">
            <w:pPr>
              <w:numPr>
                <w:ilvl w:val="0"/>
                <w:numId w:val="25"/>
              </w:numPr>
              <w:ind w:left="720" w:hanging="360"/>
              <w:rPr>
                <w:sz w:val="22"/>
                <w:szCs w:val="22"/>
                <w:lang w:val="en-GB"/>
              </w:rPr>
            </w:pPr>
            <w:r w:rsidRPr="00DF1275">
              <w:rPr>
                <w:sz w:val="22"/>
                <w:szCs w:val="22"/>
                <w:lang w:val="en-GB"/>
              </w:rPr>
              <w:t xml:space="preserve">Information collection. Staff can collect pictures through the camera of AR glasses and upload them to the backstage support system. The AI algorithms in the backstage support system can recognize the collected pictures and </w:t>
            </w:r>
            <w:r w:rsidRPr="00DF1275">
              <w:rPr>
                <w:sz w:val="22"/>
                <w:szCs w:val="22"/>
                <w:lang w:val="en-GB"/>
              </w:rPr>
              <w:lastRenderedPageBreak/>
              <w:t>save the recognition results. Here, the staff can collect the text information of the labels of devices to supplement and update the information in the backstage support system.</w:t>
            </w:r>
          </w:p>
          <w:p w:rsidR="00BE04CD" w:rsidRPr="00DF1275" w:rsidRDefault="00BE04CD" w:rsidP="00B81DB1">
            <w:pPr>
              <w:numPr>
                <w:ilvl w:val="0"/>
                <w:numId w:val="25"/>
              </w:numPr>
              <w:ind w:left="720" w:hanging="360"/>
              <w:rPr>
                <w:sz w:val="22"/>
                <w:szCs w:val="22"/>
                <w:lang w:val="en-GB"/>
              </w:rPr>
            </w:pPr>
            <w:r w:rsidRPr="00DF1275">
              <w:rPr>
                <w:sz w:val="22"/>
                <w:szCs w:val="22"/>
                <w:lang w:val="en-GB"/>
              </w:rPr>
              <w:t>Data visualization. The data managed in the backstage support system can be displayed on the AR glasses. This function can provide the display of alarm information, base station information, equipment information, electricity consumption and network status, to assist the network operation and maintenance of staff.</w:t>
            </w:r>
          </w:p>
          <w:p w:rsidR="00BE04CD" w:rsidRPr="00DF1275" w:rsidRDefault="00BE04CD" w:rsidP="00B81DB1">
            <w:pPr>
              <w:numPr>
                <w:ilvl w:val="0"/>
                <w:numId w:val="25"/>
              </w:numPr>
              <w:ind w:left="720" w:hanging="360"/>
              <w:rPr>
                <w:sz w:val="22"/>
                <w:szCs w:val="22"/>
                <w:lang w:val="en-GB"/>
              </w:rPr>
            </w:pPr>
            <w:r w:rsidRPr="00DF1275">
              <w:rPr>
                <w:sz w:val="22"/>
                <w:szCs w:val="22"/>
                <w:lang w:val="en-GB"/>
              </w:rPr>
              <w:t>Remote guidance of experts. Through the camera of AR glasses, experts get the situation of the work site and provide remote guidance.</w:t>
            </w:r>
          </w:p>
          <w:p w:rsidR="00BE04CD" w:rsidRPr="00DF1275" w:rsidRDefault="00BE04CD" w:rsidP="009A0CA4">
            <w:pPr>
              <w:spacing w:before="0"/>
              <w:rPr>
                <w:rFonts w:ascii="Microsoft YaHei" w:eastAsia="Microsoft YaHei" w:hAnsi="Microsoft YaHei" w:cs="Microsoft YaHei"/>
                <w:color w:val="231F20"/>
                <w:sz w:val="22"/>
                <w:szCs w:val="22"/>
                <w:lang w:val="en-GB"/>
              </w:rPr>
            </w:pPr>
          </w:p>
          <w:p w:rsidR="00BE04CD" w:rsidRPr="00DF1275" w:rsidRDefault="00BE04CD" w:rsidP="009A0CA4">
            <w:pPr>
              <w:keepLines/>
              <w:tabs>
                <w:tab w:val="left" w:pos="964"/>
                <w:tab w:val="left" w:leader="dot" w:pos="9356"/>
                <w:tab w:val="right" w:pos="9639"/>
              </w:tabs>
              <w:overflowPunct w:val="0"/>
              <w:autoSpaceDE w:val="0"/>
              <w:autoSpaceDN w:val="0"/>
              <w:adjustRightInd w:val="0"/>
              <w:spacing w:before="0"/>
              <w:ind w:right="851"/>
              <w:textAlignment w:val="baseline"/>
              <w:rPr>
                <w:sz w:val="22"/>
                <w:szCs w:val="22"/>
                <w:lang w:val="en-GB"/>
              </w:rPr>
            </w:pPr>
            <w:r w:rsidRPr="00DF1275">
              <w:rPr>
                <w:sz w:val="22"/>
                <w:szCs w:val="22"/>
                <w:lang w:val="en-GB"/>
              </w:rPr>
              <w:t>The steps in this use case are as below:</w:t>
            </w:r>
          </w:p>
          <w:p w:rsidR="00BE04CD" w:rsidRPr="00DF1275" w:rsidRDefault="00BE04CD" w:rsidP="009A0CA4">
            <w:pPr>
              <w:spacing w:before="0"/>
              <w:rPr>
                <w:sz w:val="22"/>
                <w:szCs w:val="22"/>
                <w:lang w:val="en-GB"/>
              </w:rPr>
            </w:pPr>
            <w:r w:rsidRPr="00DF1275">
              <w:rPr>
                <w:sz w:val="22"/>
                <w:szCs w:val="22"/>
                <w:lang w:val="en-GB"/>
              </w:rPr>
              <w:t xml:space="preserve">1. Using AR glasses (and other external sensors), collect data about the environment, which includes equipment label, port, electricity consumption etc. This step may include barcode / QR code recognition, OCR, Device port recognition etc. </w:t>
            </w:r>
          </w:p>
          <w:p w:rsidR="00BE04CD" w:rsidRPr="00DF1275" w:rsidRDefault="00BE04CD" w:rsidP="009A0CA4">
            <w:pPr>
              <w:spacing w:before="0"/>
              <w:rPr>
                <w:sz w:val="22"/>
                <w:szCs w:val="22"/>
                <w:lang w:val="en-GB"/>
              </w:rPr>
            </w:pPr>
          </w:p>
          <w:p w:rsidR="00BE04CD" w:rsidRPr="00DF1275" w:rsidRDefault="00BE04CD" w:rsidP="009A0CA4">
            <w:pPr>
              <w:spacing w:before="0"/>
              <w:rPr>
                <w:sz w:val="22"/>
                <w:szCs w:val="22"/>
                <w:lang w:val="en-GB"/>
              </w:rPr>
            </w:pPr>
            <w:r w:rsidRPr="00DF1275">
              <w:rPr>
                <w:sz w:val="22"/>
                <w:szCs w:val="22"/>
                <w:lang w:val="en-GB"/>
              </w:rPr>
              <w:t>2. AI based cognition analysis, perception visualization and other analysis algorithms are applied on the collected data to create a virtual model of planning and design to real environment to assist network designers. This step may include application of Image recognition and tracking, 3D object recognition and tracking, Visual SLAM.</w:t>
            </w:r>
          </w:p>
          <w:p w:rsidR="00BE04CD" w:rsidRPr="00DF1275" w:rsidRDefault="00BE04CD" w:rsidP="009A0CA4">
            <w:pPr>
              <w:spacing w:before="0"/>
              <w:rPr>
                <w:sz w:val="22"/>
                <w:szCs w:val="22"/>
                <w:lang w:val="en-GB"/>
              </w:rPr>
            </w:pPr>
          </w:p>
          <w:p w:rsidR="00BE04CD" w:rsidRPr="00DF1275" w:rsidRDefault="00BE04CD" w:rsidP="009A0CA4">
            <w:pPr>
              <w:spacing w:before="0"/>
              <w:rPr>
                <w:rFonts w:ascii="Microsoft YaHei" w:eastAsia="Microsoft YaHei" w:hAnsi="Microsoft YaHei" w:cs="Microsoft YaHei"/>
                <w:color w:val="231F20"/>
                <w:sz w:val="22"/>
                <w:szCs w:val="22"/>
                <w:lang w:val="en-GB"/>
              </w:rPr>
            </w:pPr>
            <w:r w:rsidRPr="00DF1275">
              <w:rPr>
                <w:sz w:val="22"/>
                <w:szCs w:val="22"/>
                <w:lang w:val="en-GB"/>
              </w:rPr>
              <w:t>3. This model is then used in conjunction with real data for maintenance and optimization by intelligence maintenance assistance system. This step may involve query of the virtual model, analysis of real alarms, cell data, along with the virtual model, to create intelligence assistance for frontline workers. This step may use network data management, system management and core algorithms for the whole system. The output from this step may include 3D models which can be rendered in AR glasses, AI processed network information for display, real-time remote guidance information.</w:t>
            </w:r>
          </w:p>
          <w:p w:rsidR="00BE04CD" w:rsidRPr="00DF1275" w:rsidRDefault="00BE04CD" w:rsidP="009A0CA4">
            <w:pPr>
              <w:spacing w:before="0"/>
              <w:rPr>
                <w:rFonts w:ascii="Microsoft YaHei" w:eastAsia="Microsoft YaHei" w:hAnsi="Microsoft YaHei" w:cs="Microsoft YaHei"/>
                <w:color w:val="231F20"/>
                <w:sz w:val="22"/>
                <w:szCs w:val="22"/>
                <w:lang w:val="en-GB"/>
              </w:rPr>
            </w:pPr>
          </w:p>
          <w:p w:rsidR="00BE04CD" w:rsidRPr="00DF1275" w:rsidRDefault="00BE04CD" w:rsidP="009A0CA4">
            <w:pPr>
              <w:spacing w:before="0"/>
              <w:rPr>
                <w:sz w:val="22"/>
                <w:szCs w:val="22"/>
                <w:lang w:val="en-GB"/>
              </w:rPr>
            </w:pPr>
            <w:r w:rsidRPr="00DF1275">
              <w:rPr>
                <w:sz w:val="22"/>
                <w:szCs w:val="22"/>
                <w:lang w:val="en-GB"/>
              </w:rPr>
              <w:t>4. As the network services evolve and new network functions are plugged in (virtual or physical), the following evolution steps are applied:</w:t>
            </w:r>
          </w:p>
          <w:p w:rsidR="00BE04CD" w:rsidRPr="00DF1275" w:rsidRDefault="00BE04CD" w:rsidP="00B81DB1">
            <w:pPr>
              <w:pStyle w:val="ListParagraph"/>
              <w:numPr>
                <w:ilvl w:val="0"/>
                <w:numId w:val="26"/>
              </w:numPr>
              <w:rPr>
                <w:sz w:val="22"/>
                <w:szCs w:val="22"/>
                <w:lang w:val="en-GB"/>
              </w:rPr>
            </w:pPr>
            <w:r w:rsidRPr="00DF1275">
              <w:rPr>
                <w:sz w:val="22"/>
                <w:szCs w:val="22"/>
                <w:lang w:val="en-GB"/>
              </w:rPr>
              <w:t>AR app is updated to collect new data, including new equipment data, and new sensors and new environment information.</w:t>
            </w:r>
          </w:p>
          <w:p w:rsidR="00BE04CD" w:rsidRPr="00DF1275" w:rsidRDefault="00BE04CD" w:rsidP="00B81DB1">
            <w:pPr>
              <w:pStyle w:val="ListParagraph"/>
              <w:numPr>
                <w:ilvl w:val="0"/>
                <w:numId w:val="26"/>
              </w:numPr>
              <w:rPr>
                <w:sz w:val="22"/>
                <w:szCs w:val="22"/>
                <w:lang w:val="en-GB"/>
              </w:rPr>
            </w:pPr>
            <w:r w:rsidRPr="00DF1275">
              <w:rPr>
                <w:sz w:val="22"/>
                <w:szCs w:val="22"/>
                <w:lang w:val="en-GB"/>
              </w:rPr>
              <w:t>backstage support system is updated with new data management systems, core algorithms etc</w:t>
            </w:r>
          </w:p>
          <w:p w:rsidR="00BE04CD" w:rsidRPr="00DF1275" w:rsidRDefault="00BE04CD" w:rsidP="009A0CA4">
            <w:pPr>
              <w:pStyle w:val="ListParagraph"/>
              <w:rPr>
                <w:sz w:val="22"/>
                <w:szCs w:val="22"/>
                <w:lang w:val="en-GB"/>
              </w:rPr>
            </w:pPr>
          </w:p>
          <w:p w:rsidR="00BE04CD" w:rsidRPr="00DF1275" w:rsidRDefault="00BE04CD" w:rsidP="009A0CA4">
            <w:pPr>
              <w:spacing w:before="0"/>
              <w:rPr>
                <w:rFonts w:ascii="Microsoft YaHei" w:eastAsia="Microsoft YaHei" w:hAnsi="Microsoft YaHei" w:cs="Microsoft YaHei"/>
                <w:color w:val="231F20"/>
                <w:sz w:val="22"/>
                <w:szCs w:val="22"/>
                <w:lang w:val="en-GB"/>
              </w:rPr>
            </w:pPr>
            <w:r w:rsidRPr="00DF1275">
              <w:rPr>
                <w:sz w:val="22"/>
                <w:szCs w:val="22"/>
                <w:lang w:val="en-GB"/>
              </w:rPr>
              <w:t>5. Periodic or asynchronous reports are produced for human consumption regarding the operation of intelligent maintenance assistant system.</w:t>
            </w:r>
          </w:p>
          <w:p w:rsidR="00BE04CD" w:rsidRPr="00DF1275" w:rsidRDefault="00BE04CD" w:rsidP="009A0CA4">
            <w:pPr>
              <w:spacing w:before="0"/>
              <w:rPr>
                <w:rFonts w:ascii="Microsoft YaHei" w:eastAsia="Microsoft YaHei" w:hAnsi="Microsoft YaHei" w:cs="Microsoft YaHei"/>
                <w:color w:val="231F20"/>
                <w:sz w:val="22"/>
                <w:szCs w:val="22"/>
                <w:lang w:val="en-GB"/>
              </w:rPr>
            </w:pPr>
          </w:p>
          <w:p w:rsidR="00BE04CD" w:rsidRPr="00DF1275" w:rsidRDefault="00BE04CD" w:rsidP="009A0CA4">
            <w:pPr>
              <w:spacing w:before="0"/>
              <w:rPr>
                <w:rFonts w:ascii="Microsoft YaHei" w:eastAsia="Microsoft YaHei" w:hAnsi="Microsoft YaHei" w:cs="Microsoft YaHei"/>
                <w:color w:val="231F20"/>
                <w:sz w:val="22"/>
                <w:szCs w:val="22"/>
                <w:lang w:val="en-GB"/>
              </w:rPr>
            </w:pPr>
            <w:r w:rsidRPr="00DF1275">
              <w:rPr>
                <w:sz w:val="22"/>
                <w:szCs w:val="22"/>
                <w:lang w:val="en-GB"/>
              </w:rPr>
              <w:t>6. A software development kit (SDK) may be exposed to 3rd party developers who may develop new applications to analyse the AR-collected data. This may in turn help operators to provide new value-added applications in the intelligent maintenance assistant system.</w:t>
            </w:r>
          </w:p>
        </w:tc>
      </w:tr>
      <w:tr w:rsidR="00BE04CD" w:rsidRPr="00DF1275" w:rsidTr="00C82CAC">
        <w:trPr>
          <w:jc w:val="center"/>
        </w:trPr>
        <w:tc>
          <w:tcPr>
            <w:tcW w:w="1077" w:type="pct"/>
          </w:tcPr>
          <w:p w:rsidR="00BE04CD" w:rsidRPr="00DF1275" w:rsidRDefault="00BE04CD" w:rsidP="009A0CA4">
            <w:pPr>
              <w:spacing w:before="0"/>
              <w:rPr>
                <w:i/>
                <w:sz w:val="22"/>
                <w:szCs w:val="22"/>
                <w:lang w:val="en-GB"/>
              </w:rPr>
            </w:pPr>
            <w:r w:rsidRPr="00DF1275">
              <w:rPr>
                <w:i/>
                <w:sz w:val="22"/>
                <w:szCs w:val="22"/>
                <w:lang w:val="en-GB"/>
              </w:rPr>
              <w:lastRenderedPageBreak/>
              <w:t>Notes on use case category</w:t>
            </w:r>
          </w:p>
        </w:tc>
        <w:tc>
          <w:tcPr>
            <w:tcW w:w="3923" w:type="pct"/>
          </w:tcPr>
          <w:p w:rsidR="00BE04CD" w:rsidRPr="00DF1275" w:rsidRDefault="00BE04CD" w:rsidP="009A0CA4">
            <w:pPr>
              <w:spacing w:before="0"/>
              <w:rPr>
                <w:sz w:val="22"/>
                <w:szCs w:val="22"/>
                <w:lang w:val="en-GB"/>
              </w:rPr>
            </w:pPr>
            <w:r w:rsidRPr="00DF1275">
              <w:rPr>
                <w:sz w:val="22"/>
                <w:szCs w:val="22"/>
                <w:lang w:val="en-GB"/>
              </w:rPr>
              <w:t xml:space="preserve">Cat 2: describes a scenario related to application of autonomous behaviour in the network.  </w:t>
            </w:r>
          </w:p>
        </w:tc>
      </w:tr>
      <w:tr w:rsidR="00BE04CD" w:rsidRPr="00DF1275" w:rsidTr="00C82CAC">
        <w:trPr>
          <w:jc w:val="center"/>
        </w:trPr>
        <w:tc>
          <w:tcPr>
            <w:tcW w:w="1077" w:type="pct"/>
          </w:tcPr>
          <w:p w:rsidR="00BE04CD" w:rsidRPr="00DF1275" w:rsidRDefault="00BE04CD" w:rsidP="009A0CA4">
            <w:pPr>
              <w:spacing w:before="0"/>
              <w:rPr>
                <w:i/>
                <w:sz w:val="22"/>
                <w:szCs w:val="22"/>
                <w:lang w:val="en-GB"/>
              </w:rPr>
            </w:pPr>
            <w:r w:rsidRPr="00DF1275">
              <w:rPr>
                <w:i/>
                <w:sz w:val="22"/>
                <w:szCs w:val="22"/>
                <w:lang w:val="en-GB"/>
              </w:rPr>
              <w:t>Notes on priority of the use case</w:t>
            </w:r>
          </w:p>
        </w:tc>
        <w:tc>
          <w:tcPr>
            <w:tcW w:w="3923" w:type="pct"/>
          </w:tcPr>
          <w:p w:rsidR="00BE04CD" w:rsidRPr="00DF1275" w:rsidRDefault="00BE04CD" w:rsidP="009A0CA4">
            <w:pPr>
              <w:spacing w:before="0"/>
              <w:rPr>
                <w:sz w:val="22"/>
                <w:szCs w:val="22"/>
                <w:lang w:val="en-GB"/>
              </w:rPr>
            </w:pPr>
            <w:r w:rsidRPr="00DF1275">
              <w:rPr>
                <w:sz w:val="22"/>
                <w:szCs w:val="22"/>
                <w:lang w:val="en-GB"/>
              </w:rPr>
              <w:t>High</w:t>
            </w:r>
          </w:p>
          <w:p w:rsidR="00BE04CD" w:rsidRPr="00DF1275" w:rsidRDefault="00BE04CD" w:rsidP="009A0CA4">
            <w:pPr>
              <w:spacing w:before="0"/>
              <w:rPr>
                <w:sz w:val="22"/>
                <w:szCs w:val="22"/>
                <w:lang w:val="en-GB"/>
              </w:rPr>
            </w:pPr>
            <w:r w:rsidRPr="00DF1275">
              <w:rPr>
                <w:sz w:val="22"/>
                <w:szCs w:val="22"/>
                <w:lang w:val="en-GB"/>
              </w:rPr>
              <w:t>has the potential to impact future service development and evolution.</w:t>
            </w:r>
          </w:p>
        </w:tc>
      </w:tr>
      <w:tr w:rsidR="00BE04CD" w:rsidRPr="00DF1275" w:rsidTr="00C82CAC">
        <w:trPr>
          <w:jc w:val="center"/>
        </w:trPr>
        <w:tc>
          <w:tcPr>
            <w:tcW w:w="1077" w:type="pct"/>
          </w:tcPr>
          <w:p w:rsidR="00BE04CD" w:rsidRPr="00DF1275" w:rsidRDefault="00BE04CD" w:rsidP="009A0CA4">
            <w:pPr>
              <w:spacing w:before="0"/>
              <w:rPr>
                <w:i/>
                <w:sz w:val="22"/>
                <w:szCs w:val="22"/>
                <w:lang w:val="en-GB"/>
              </w:rPr>
            </w:pPr>
            <w:r w:rsidRPr="00DF1275">
              <w:rPr>
                <w:i/>
                <w:sz w:val="22"/>
                <w:szCs w:val="22"/>
                <w:lang w:val="en-GB"/>
              </w:rPr>
              <w:t>Reference</w:t>
            </w:r>
          </w:p>
        </w:tc>
        <w:tc>
          <w:tcPr>
            <w:tcW w:w="3923" w:type="pct"/>
          </w:tcPr>
          <w:p w:rsidR="00BE04CD" w:rsidRPr="00DF1275" w:rsidRDefault="00BE04CD" w:rsidP="009A0CA4">
            <w:pPr>
              <w:spacing w:before="0"/>
              <w:rPr>
                <w:sz w:val="22"/>
                <w:szCs w:val="22"/>
                <w:lang w:val="en-GB"/>
              </w:rPr>
            </w:pPr>
          </w:p>
        </w:tc>
      </w:tr>
    </w:tbl>
    <w:p w:rsidR="00BE04CD" w:rsidRPr="00DF1275" w:rsidRDefault="00BE04CD" w:rsidP="00A55EC7">
      <w:pPr>
        <w:pStyle w:val="Heading3"/>
      </w:pPr>
      <w:bookmarkStart w:id="848" w:name="_Toc86163190"/>
      <w:bookmarkStart w:id="849" w:name="_Toc86503330"/>
      <w:bookmarkStart w:id="850" w:name="_Toc86503588"/>
      <w:r w:rsidRPr="00DF1275">
        <w:lastRenderedPageBreak/>
        <w:t>Use case requirements</w:t>
      </w:r>
      <w:bookmarkEnd w:id="848"/>
      <w:bookmarkEnd w:id="849"/>
      <w:bookmarkEnd w:id="850"/>
    </w:p>
    <w:p w:rsidR="00BE04CD" w:rsidRPr="00DF1275" w:rsidRDefault="00BE04CD" w:rsidP="00BE04CD">
      <w:pPr>
        <w:spacing w:before="0" w:after="160" w:line="254" w:lineRule="auto"/>
        <w:rPr>
          <w:u w:val="single"/>
          <w:lang w:val="en-GB"/>
        </w:rPr>
      </w:pPr>
      <w:r w:rsidRPr="00DF1275">
        <w:rPr>
          <w:u w:val="single"/>
          <w:lang w:val="en-GB"/>
        </w:rPr>
        <w:t>Critical requirements</w:t>
      </w:r>
    </w:p>
    <w:p w:rsidR="00BE04CD" w:rsidRPr="00DF1275" w:rsidRDefault="00C82CAC" w:rsidP="00C82CAC">
      <w:pPr>
        <w:spacing w:before="0" w:after="160" w:line="254" w:lineRule="auto"/>
        <w:rPr>
          <w:lang w:val="en-GB"/>
        </w:rPr>
      </w:pPr>
      <w:r w:rsidRPr="00DF1275">
        <w:rPr>
          <w:lang w:val="en-GB"/>
        </w:rPr>
        <w:t>●</w:t>
      </w:r>
      <w:r w:rsidRPr="00DF1275">
        <w:rPr>
          <w:lang w:val="en-GB"/>
        </w:rPr>
        <w:tab/>
      </w:r>
      <w:r w:rsidR="00851583">
        <w:rPr>
          <w:lang w:val="en-GB"/>
        </w:rPr>
        <w:t>AN-UC</w:t>
      </w:r>
      <w:r w:rsidR="00E473D8">
        <w:rPr>
          <w:lang w:val="en-GB"/>
        </w:rPr>
        <w:t>029</w:t>
      </w:r>
      <w:r w:rsidR="00FC70DA">
        <w:rPr>
          <w:lang w:val="en-GB"/>
        </w:rPr>
        <w:t>-REQ-</w:t>
      </w:r>
      <w:r w:rsidR="00DF7F40">
        <w:rPr>
          <w:lang w:val="en-GB"/>
        </w:rPr>
        <w:t>001</w:t>
      </w:r>
      <w:r w:rsidR="00BE04CD" w:rsidRPr="00DF1275">
        <w:rPr>
          <w:lang w:val="en-GB"/>
        </w:rPr>
        <w:t xml:space="preserve">: It is critical that autonomous networks (AN) enable collection of environment data related to network operation and maintenance using automated techniques such as augmented reality (AR) glasses. </w:t>
      </w:r>
    </w:p>
    <w:p w:rsidR="00BE04CD" w:rsidRPr="00DF1275" w:rsidRDefault="00C82CAC" w:rsidP="00C82CAC">
      <w:pPr>
        <w:spacing w:before="0" w:after="160" w:line="254" w:lineRule="auto"/>
        <w:rPr>
          <w:lang w:val="en-GB"/>
        </w:rPr>
      </w:pPr>
      <w:r w:rsidRPr="00DF1275">
        <w:rPr>
          <w:lang w:val="en-GB"/>
        </w:rPr>
        <w:t>●</w:t>
      </w:r>
      <w:r w:rsidRPr="00DF1275">
        <w:rPr>
          <w:lang w:val="en-GB"/>
        </w:rPr>
        <w:tab/>
      </w:r>
      <w:r w:rsidR="00851583">
        <w:rPr>
          <w:lang w:val="en-GB"/>
        </w:rPr>
        <w:t>AN-UC</w:t>
      </w:r>
      <w:r w:rsidR="00E473D8">
        <w:rPr>
          <w:lang w:val="en-GB"/>
        </w:rPr>
        <w:t>029</w:t>
      </w:r>
      <w:r w:rsidR="00FC70DA">
        <w:rPr>
          <w:lang w:val="en-GB"/>
        </w:rPr>
        <w:t>-REQ-</w:t>
      </w:r>
      <w:r w:rsidR="00DF7F40">
        <w:rPr>
          <w:lang w:val="en-GB"/>
        </w:rPr>
        <w:t>002</w:t>
      </w:r>
      <w:r w:rsidR="00BE04CD" w:rsidRPr="00DF1275">
        <w:rPr>
          <w:lang w:val="en-GB"/>
        </w:rPr>
        <w:t>: It is critical that autonomous networks (AN) enable analysis of environment data related to network operation and maintenance using cloud and AI techniques.</w:t>
      </w:r>
    </w:p>
    <w:p w:rsidR="00BE04CD" w:rsidRPr="00DF1275" w:rsidRDefault="00C82CAC" w:rsidP="00C82CAC">
      <w:pPr>
        <w:spacing w:before="0" w:after="160" w:line="254" w:lineRule="auto"/>
        <w:rPr>
          <w:lang w:val="en-GB"/>
        </w:rPr>
      </w:pPr>
      <w:r w:rsidRPr="00DF1275">
        <w:rPr>
          <w:lang w:val="en-GB"/>
        </w:rPr>
        <w:t>●</w:t>
      </w:r>
      <w:r w:rsidRPr="00DF1275">
        <w:rPr>
          <w:lang w:val="en-GB"/>
        </w:rPr>
        <w:tab/>
      </w:r>
      <w:r w:rsidR="00851583">
        <w:rPr>
          <w:lang w:val="en-GB"/>
        </w:rPr>
        <w:t>AN-UC</w:t>
      </w:r>
      <w:r w:rsidR="00E473D8">
        <w:rPr>
          <w:lang w:val="en-GB"/>
        </w:rPr>
        <w:t>029</w:t>
      </w:r>
      <w:r w:rsidR="00FC70DA">
        <w:rPr>
          <w:lang w:val="en-GB"/>
        </w:rPr>
        <w:t>-REQ-</w:t>
      </w:r>
      <w:r w:rsidR="00DF7F40">
        <w:rPr>
          <w:lang w:val="en-GB"/>
        </w:rPr>
        <w:t>003</w:t>
      </w:r>
      <w:r w:rsidR="00BE04CD" w:rsidRPr="00DF1275">
        <w:rPr>
          <w:lang w:val="en-GB"/>
        </w:rPr>
        <w:t>: It is critical that autonomous networks (AN) provide intelligent assistance, rendered using automated techniques such as AR, for network operation and maintenance.</w:t>
      </w:r>
    </w:p>
    <w:p w:rsidR="00BE04CD" w:rsidRPr="00DF1275" w:rsidRDefault="00BE04CD" w:rsidP="00C82CAC">
      <w:pPr>
        <w:spacing w:before="0" w:after="160" w:line="256" w:lineRule="auto"/>
        <w:rPr>
          <w:lang w:val="en-GB"/>
        </w:rPr>
      </w:pPr>
      <w:r w:rsidRPr="00DF1275">
        <w:rPr>
          <w:sz w:val="22"/>
          <w:szCs w:val="18"/>
          <w:lang w:val="en-GB"/>
        </w:rPr>
        <w:t>NOTE</w:t>
      </w:r>
      <w:r w:rsidR="00C82CAC" w:rsidRPr="00DF1275">
        <w:rPr>
          <w:sz w:val="22"/>
          <w:szCs w:val="18"/>
          <w:lang w:val="en-GB"/>
        </w:rPr>
        <w:t xml:space="preserve"> –</w:t>
      </w:r>
      <w:r w:rsidRPr="00DF1275">
        <w:rPr>
          <w:sz w:val="22"/>
          <w:szCs w:val="18"/>
          <w:lang w:val="en-GB"/>
        </w:rPr>
        <w:t xml:space="preserve"> The intelligent assistance may be produced using analysis by AI/ML on the collected data from AR</w:t>
      </w:r>
      <w:r w:rsidRPr="00DF1275">
        <w:rPr>
          <w:lang w:val="en-GB"/>
        </w:rPr>
        <w:t>.</w:t>
      </w:r>
    </w:p>
    <w:p w:rsidR="00BE04CD" w:rsidRPr="00DF1275" w:rsidRDefault="00C82CAC" w:rsidP="00C82CAC">
      <w:pPr>
        <w:spacing w:before="0" w:after="160" w:line="254" w:lineRule="auto"/>
        <w:rPr>
          <w:lang w:val="en-GB"/>
        </w:rPr>
      </w:pPr>
      <w:r w:rsidRPr="00DF1275">
        <w:rPr>
          <w:lang w:val="en-GB"/>
        </w:rPr>
        <w:t>●</w:t>
      </w:r>
      <w:r w:rsidRPr="00DF1275">
        <w:rPr>
          <w:lang w:val="en-GB"/>
        </w:rPr>
        <w:tab/>
      </w:r>
      <w:r w:rsidR="00851583">
        <w:rPr>
          <w:lang w:val="en-GB"/>
        </w:rPr>
        <w:t>AN-UC</w:t>
      </w:r>
      <w:r w:rsidR="00E473D8">
        <w:rPr>
          <w:lang w:val="en-GB"/>
        </w:rPr>
        <w:t>029</w:t>
      </w:r>
      <w:r w:rsidR="00FC70DA">
        <w:rPr>
          <w:lang w:val="en-GB"/>
        </w:rPr>
        <w:t>-REQ-</w:t>
      </w:r>
      <w:r w:rsidR="00DF7F40">
        <w:rPr>
          <w:lang w:val="en-GB"/>
        </w:rPr>
        <w:t>004</w:t>
      </w:r>
      <w:r w:rsidR="00BE04CD" w:rsidRPr="00DF1275">
        <w:rPr>
          <w:lang w:val="en-GB"/>
        </w:rPr>
        <w:t>: It is critical that autonomous networks (AN) update the data collection mechanisms and data analysis mechanisms along with the result rendering mechanisms based on the analysis by AI/ML on the collected data from AR and the evolution of the underlay networks.</w:t>
      </w:r>
    </w:p>
    <w:p w:rsidR="00BE04CD" w:rsidRPr="00DF1275" w:rsidRDefault="00C82CAC" w:rsidP="00C82CAC">
      <w:pPr>
        <w:spacing w:before="0" w:after="160" w:line="254" w:lineRule="auto"/>
        <w:rPr>
          <w:lang w:val="en-GB"/>
        </w:rPr>
      </w:pPr>
      <w:r w:rsidRPr="00DF1275">
        <w:rPr>
          <w:lang w:val="en-GB"/>
        </w:rPr>
        <w:t>●</w:t>
      </w:r>
      <w:r w:rsidRPr="00DF1275">
        <w:rPr>
          <w:lang w:val="en-GB"/>
        </w:rPr>
        <w:tab/>
      </w:r>
      <w:r w:rsidR="00851583">
        <w:rPr>
          <w:lang w:val="en-GB"/>
        </w:rPr>
        <w:t>AN-UC</w:t>
      </w:r>
      <w:r w:rsidR="00E473D8">
        <w:rPr>
          <w:lang w:val="en-GB"/>
        </w:rPr>
        <w:t>029</w:t>
      </w:r>
      <w:r w:rsidR="00FC70DA">
        <w:rPr>
          <w:lang w:val="en-GB"/>
        </w:rPr>
        <w:t>-REQ-</w:t>
      </w:r>
      <w:r w:rsidR="00DF7F40">
        <w:rPr>
          <w:lang w:val="en-GB"/>
        </w:rPr>
        <w:t>005</w:t>
      </w:r>
      <w:r w:rsidR="00BE04CD" w:rsidRPr="00DF1275">
        <w:rPr>
          <w:lang w:val="en-GB"/>
        </w:rPr>
        <w:t>: It is critical that autonomous networks (AN) provide periodic and/or asynchronous updates to humans about the operation of the intelligent assistant system.</w:t>
      </w:r>
    </w:p>
    <w:p w:rsidR="00BE04CD" w:rsidRPr="00DF1275" w:rsidRDefault="00BE04CD" w:rsidP="00BE04CD">
      <w:pPr>
        <w:spacing w:before="0" w:after="160" w:line="256" w:lineRule="auto"/>
        <w:rPr>
          <w:u w:val="single"/>
          <w:lang w:val="en-GB"/>
        </w:rPr>
      </w:pPr>
      <w:r w:rsidRPr="00DF1275">
        <w:rPr>
          <w:u w:val="single"/>
          <w:lang w:val="en-GB"/>
        </w:rPr>
        <w:t>Expected requirements</w:t>
      </w:r>
    </w:p>
    <w:p w:rsidR="00BE04CD" w:rsidRPr="00DF1275" w:rsidRDefault="00C82CAC" w:rsidP="00C82CAC">
      <w:pPr>
        <w:spacing w:before="0" w:after="160" w:line="254" w:lineRule="auto"/>
        <w:rPr>
          <w:lang w:val="en-GB"/>
        </w:rPr>
      </w:pPr>
      <w:r w:rsidRPr="00DF1275">
        <w:rPr>
          <w:lang w:val="en-GB"/>
        </w:rPr>
        <w:t>●</w:t>
      </w:r>
      <w:r w:rsidRPr="00DF1275">
        <w:rPr>
          <w:lang w:val="en-GB"/>
        </w:rPr>
        <w:tab/>
      </w:r>
      <w:r w:rsidR="00851583">
        <w:rPr>
          <w:lang w:val="en-GB"/>
        </w:rPr>
        <w:t>AN-UC</w:t>
      </w:r>
      <w:r w:rsidR="00E473D8">
        <w:rPr>
          <w:lang w:val="en-GB"/>
        </w:rPr>
        <w:t>029</w:t>
      </w:r>
      <w:r w:rsidR="00FC70DA">
        <w:rPr>
          <w:lang w:val="en-GB"/>
        </w:rPr>
        <w:t>-REQ-</w:t>
      </w:r>
      <w:r w:rsidR="00DF7F40">
        <w:rPr>
          <w:lang w:val="en-GB"/>
        </w:rPr>
        <w:t>006</w:t>
      </w:r>
      <w:r w:rsidR="00BE04CD" w:rsidRPr="00DF1275">
        <w:rPr>
          <w:lang w:val="en-GB"/>
        </w:rPr>
        <w:t>: It is expected that autonomous networks (AN) enable exposure of programming capabilities to 3</w:t>
      </w:r>
      <w:r w:rsidR="00BE04CD" w:rsidRPr="00DF1275">
        <w:rPr>
          <w:vertAlign w:val="superscript"/>
          <w:lang w:val="en-GB"/>
        </w:rPr>
        <w:t>rd</w:t>
      </w:r>
      <w:r w:rsidR="00BE04CD" w:rsidRPr="00DF1275">
        <w:rPr>
          <w:lang w:val="en-GB"/>
        </w:rPr>
        <w:t xml:space="preserve"> party developers for creation of novel applications which can help automated operation and maintenance of network, including evolution and adaptation of network functions.</w:t>
      </w:r>
    </w:p>
    <w:p w:rsidR="00BE04CD" w:rsidRPr="00DF1275" w:rsidRDefault="00BE04CD" w:rsidP="00C82CAC">
      <w:pPr>
        <w:spacing w:before="0" w:after="160" w:line="254" w:lineRule="auto"/>
        <w:rPr>
          <w:sz w:val="22"/>
          <w:szCs w:val="22"/>
          <w:lang w:val="en-GB"/>
        </w:rPr>
      </w:pPr>
      <w:r w:rsidRPr="00DF1275">
        <w:rPr>
          <w:sz w:val="22"/>
          <w:szCs w:val="22"/>
          <w:lang w:val="en-GB"/>
        </w:rPr>
        <w:t>NOTE</w:t>
      </w:r>
      <w:r w:rsidR="00C82CAC" w:rsidRPr="00DF1275">
        <w:rPr>
          <w:sz w:val="22"/>
          <w:szCs w:val="22"/>
          <w:lang w:val="en-GB"/>
        </w:rPr>
        <w:t xml:space="preserve"> –</w:t>
      </w:r>
      <w:r w:rsidRPr="00DF1275">
        <w:rPr>
          <w:sz w:val="22"/>
          <w:szCs w:val="22"/>
          <w:lang w:val="en-GB"/>
        </w:rPr>
        <w:t xml:space="preserve"> Such novel applications may analyse the data collected using AR, suggest new data collection mechanisms based on gaps in collected data, suggest new analytical methods, or suggest new targets for application of analysis.</w:t>
      </w:r>
    </w:p>
    <w:p w:rsidR="00BE04CD" w:rsidRPr="00DF1275" w:rsidRDefault="00BE04CD" w:rsidP="00C82CAC">
      <w:pPr>
        <w:pStyle w:val="Heading3"/>
      </w:pPr>
      <w:bookmarkStart w:id="851" w:name="_Toc86163191"/>
      <w:bookmarkStart w:id="852" w:name="_Toc86503331"/>
      <w:bookmarkStart w:id="853" w:name="_Toc86503589"/>
      <w:del w:id="854" w:author="Microsoft Office User" w:date="2022-06-13T12:08:00Z">
        <w:r w:rsidRPr="00DF1275" w:rsidDel="009325C6">
          <w:delText>Use case specific figure</w:delText>
        </w:r>
        <w:bookmarkEnd w:id="851"/>
        <w:r w:rsidR="007649F9" w:rsidRPr="007649F9">
          <w:rPr>
            <w:noProof/>
          </w:rPr>
          <w:pict>
            <v:shape id="Text Box 323" o:spid="_x0000_s2052" type="#_x0000_t202" style="position:absolute;left:0;text-align:left;margin-left:21.05pt;margin-top:307.6pt;width:451.25pt;height:25.8pt;z-index:2516582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" stroked="f">
              <v:textbox style="mso-fit-shape-to-text:t" inset="0,0,0,0">
                <w:txbxContent>
                  <w:p w:rsidR="00F24A47" w:rsidRPr="00AA6B04" w:rsidRDefault="00F24A47" w:rsidP="00C82CAC">
                    <w:pPr>
                      <w:rPr>
                        <w:rFonts w:cs="Arial"/>
                        <w:szCs w:val="26"/>
                        <w:lang w:eastAsia="ja-JP"/>
                      </w:rPr>
                    </w:pPr>
                    <w:r>
                      <w:t xml:space="preserve">Figure </w:t>
                    </w:r>
                    <w:r w:rsidR="007649F9">
                      <w:fldChar w:fldCharType="begin"/>
                    </w:r>
                    <w:r w:rsidR="000C08F1">
                      <w:instrText xml:space="preserve"> SEQ Figure \* ARABIC </w:instrText>
                    </w:r>
                    <w:r w:rsidR="007649F9">
                      <w:fldChar w:fldCharType="separate"/>
                    </w:r>
                    <w:r>
                      <w:rPr>
                        <w:noProof/>
                      </w:rPr>
                      <w:t>15</w:t>
                    </w:r>
                    <w:r w:rsidR="007649F9">
                      <w:rPr>
                        <w:noProof/>
                      </w:rPr>
                      <w:fldChar w:fldCharType="end"/>
                    </w:r>
                    <w:r>
                      <w:t>:</w:t>
                    </w:r>
                  </w:p>
                </w:txbxContent>
              </v:textbox>
              <w10:wrap type="topAndBottom"/>
            </v:shape>
          </w:pict>
        </w:r>
        <w:r w:rsidR="007649F9" w:rsidRPr="007649F9">
          <w:rPr>
            <w:noProof/>
          </w:rPr>
          <w:pict>
            <v:shape id="Text Box 322" o:spid="_x0000_s2051" type="#_x0000_t202" style="position:absolute;left:0;text-align:left;margin-left:21.05pt;margin-top:307.6pt;width:451.25pt;height:25.8pt;z-index:251660297;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" stroked="f">
              <v:textbox style="mso-fit-shape-to-text:t" inset="0,0,0,0">
                <w:txbxContent>
                  <w:p w:rsidR="00F24A47" w:rsidRPr="00F359F7" w:rsidRDefault="00F24A47" w:rsidP="00E37222">
                    <w:pPr>
                      <w:rPr>
                        <w:rFonts w:cs="Arial"/>
                        <w:szCs w:val="26"/>
                        <w:lang w:eastAsia="ja-JP"/>
                      </w:rPr>
                    </w:pPr>
                    <w:r>
                      <w:t xml:space="preserve">Figure </w:t>
                    </w:r>
                    <w:r w:rsidR="007649F9">
                      <w:fldChar w:fldCharType="begin"/>
                    </w:r>
                    <w:r w:rsidR="000C08F1">
                      <w:instrText xml:space="preserve"> SEQ Figure \* ARABIC </w:instrText>
                    </w:r>
                    <w:r w:rsidR="007649F9">
                      <w:fldChar w:fldCharType="separate"/>
                    </w:r>
                    <w:r>
                      <w:rPr>
                        <w:noProof/>
                      </w:rPr>
                      <w:t>16</w:t>
                    </w:r>
                    <w:r w:rsidR="007649F9">
                      <w:rPr>
                        <w:noProof/>
                      </w:rPr>
                      <w:fldChar w:fldCharType="end"/>
                    </w:r>
                    <w:r>
                      <w:t>: Actor interaction for intelligent maintenance</w:t>
                    </w:r>
                  </w:p>
                </w:txbxContent>
              </v:textbox>
              <w10:wrap type="topAndBottom"/>
            </v:shape>
          </w:pict>
        </w:r>
        <w:r w:rsidR="002F42FB">
          <w:rPr>
            <w:noProof/>
            <w:lang w:val="en-US" w:eastAsia="en-US" w:bidi="hi-IN"/>
            <w:rPrChange w:id="855">
              <w:rPr>
                <w:rFonts w:cs="Times New Roman"/>
                <w:b w:val="0"/>
                <w:bCs w:val="0"/>
                <w:noProof/>
                <w:szCs w:val="20"/>
                <w:lang w:val="en-US" w:eastAsia="en-US" w:bidi="hi-IN"/>
              </w:rPr>
            </w:rPrChange>
          </w:rPr>
          <w:drawing>
            <wp:anchor distT="0" distB="0" distL="114300" distR="114300" simplePos="0" relativeHeight="251658244" behindDoc="0" locked="0" layoutInCell="1" allowOverlap="1">
              <wp:simplePos x="0" y="0"/>
              <wp:positionH relativeFrom="column">
                <wp:posOffset>267335</wp:posOffset>
              </wp:positionH>
              <wp:positionV relativeFrom="paragraph">
                <wp:posOffset>546735</wp:posOffset>
              </wp:positionV>
              <wp:extent cx="5730875" cy="3302635"/>
              <wp:effectExtent l="19050" t="0" r="3175" b="0"/>
              <wp:wrapTopAndBottom/>
              <wp:docPr id="33" name="Picture 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10;&#10;Description automatically generated"/>
                      <pic:cNvPicPr>
                        <a:picLocks noChangeAspect="1" noChangeArrowheads="1"/>
                      </pic:cNvPicPr>
                    </pic:nvPicPr>
                    <pic:blipFill>
                      <a:blip r:embed="rId40" cstate="print"/>
                      <a:srcRect/>
                      <a:stretch>
                        <a:fillRect/>
                      </a:stretch>
                    </pic:blipFill>
                    <pic:spPr bwMode="auto">
                      <a:xfrm>
                        <a:off x="0" y="0"/>
                        <a:ext cx="5730875" cy="3302635"/>
                      </a:xfrm>
                      <a:prstGeom prst="rect">
                        <a:avLst/>
                      </a:prstGeom>
                      <a:noFill/>
                      <a:ln w="9525">
                        <a:noFill/>
                        <a:miter lim="800000"/>
                        <a:headEnd/>
                        <a:tailEnd/>
                      </a:ln>
                    </pic:spPr>
                  </pic:pic>
                </a:graphicData>
              </a:graphic>
            </wp:anchor>
          </w:drawing>
        </w:r>
        <w:r w:rsidR="00C82CAC" w:rsidRPr="00DF1275" w:rsidDel="009325C6">
          <w:delText>s</w:delText>
        </w:r>
      </w:del>
      <w:bookmarkEnd w:id="852"/>
      <w:bookmarkEnd w:id="853"/>
      <w:ins w:id="856" w:author="Microsoft Office User" w:date="2022-06-13T12:08:00Z">
        <w:r w:rsidR="009325C6">
          <w:t>Actor interactions and possible components</w:t>
        </w:r>
      </w:ins>
    </w:p>
    <w:p w:rsidR="00000000" w:rsidRDefault="002F42FB">
      <w:pPr>
        <w:pPrChange w:id="857" w:author="Microsoft Office User" w:date="2022-06-13T12:13:00Z">
          <w:pPr>
            <w:pStyle w:val="Heading2"/>
            <w:numPr>
              <w:ilvl w:val="0"/>
              <w:numId w:val="0"/>
            </w:numPr>
            <w:tabs>
              <w:tab w:val="clear" w:pos="576"/>
            </w:tabs>
            <w:ind w:left="0" w:firstLine="0"/>
          </w:pPr>
        </w:pPrChange>
      </w:pPr>
      <w:bookmarkStart w:id="858" w:name="_Toc86163192"/>
      <w:bookmarkStart w:id="859" w:name="_Toc86503332"/>
      <w:bookmarkStart w:id="860" w:name="_Toc86503590"/>
    </w:p>
    <w:p w:rsidR="00BE04CD" w:rsidRPr="00DF1275" w:rsidRDefault="00BE04CD" w:rsidP="00A55EC7">
      <w:pPr>
        <w:pStyle w:val="Heading2"/>
      </w:pPr>
      <w:r w:rsidRPr="00DF1275">
        <w:lastRenderedPageBreak/>
        <w:t>Demand forecasting and live service migration methods in edge computing systems</w:t>
      </w:r>
      <w:bookmarkEnd w:id="858"/>
      <w:bookmarkEnd w:id="859"/>
      <w:bookmarkEnd w:id="860"/>
    </w:p>
    <w:tbl>
      <w:tblPr>
        <w:tblStyle w:val="TableGrid"/>
        <w:tblW w:w="5000" w:type="pct"/>
        <w:jc w:val="center"/>
        <w:tblLook w:val="04A0"/>
      </w:tblPr>
      <w:tblGrid>
        <w:gridCol w:w="2123"/>
        <w:gridCol w:w="7732"/>
      </w:tblGrid>
      <w:tr w:rsidR="00BE04CD" w:rsidRPr="00DF1275" w:rsidTr="00C82CAC">
        <w:trPr>
          <w:jc w:val="center"/>
        </w:trPr>
        <w:tc>
          <w:tcPr>
            <w:tcW w:w="1077" w:type="pct"/>
          </w:tcPr>
          <w:p w:rsidR="00BE04CD" w:rsidRPr="00DF1275" w:rsidRDefault="00BE04CD" w:rsidP="009A0CA4">
            <w:pPr>
              <w:spacing w:before="0"/>
              <w:rPr>
                <w:i/>
                <w:sz w:val="22"/>
                <w:szCs w:val="22"/>
                <w:lang w:val="en-GB"/>
              </w:rPr>
            </w:pPr>
            <w:r w:rsidRPr="00DF1275">
              <w:rPr>
                <w:i/>
                <w:sz w:val="22"/>
                <w:szCs w:val="22"/>
                <w:lang w:val="en-GB"/>
              </w:rPr>
              <w:t>Use case id</w:t>
            </w:r>
          </w:p>
        </w:tc>
        <w:tc>
          <w:tcPr>
            <w:tcW w:w="3923" w:type="pct"/>
          </w:tcPr>
          <w:p w:rsidR="00BE04CD" w:rsidRPr="00DF1275" w:rsidRDefault="00BE04CD" w:rsidP="009A0CA4">
            <w:pPr>
              <w:spacing w:before="0"/>
              <w:rPr>
                <w:sz w:val="22"/>
                <w:szCs w:val="22"/>
                <w:lang w:val="en-GB"/>
              </w:rPr>
            </w:pPr>
            <w:r w:rsidRPr="00DF1275">
              <w:rPr>
                <w:sz w:val="22"/>
                <w:szCs w:val="22"/>
                <w:lang w:val="en-GB"/>
              </w:rPr>
              <w:t>FG-AN-usecase-030</w:t>
            </w:r>
          </w:p>
        </w:tc>
      </w:tr>
      <w:tr w:rsidR="00BE04CD" w:rsidRPr="00DF1275" w:rsidTr="00C82CAC">
        <w:trPr>
          <w:jc w:val="center"/>
        </w:trPr>
        <w:tc>
          <w:tcPr>
            <w:tcW w:w="1077" w:type="pct"/>
          </w:tcPr>
          <w:p w:rsidR="00BE04CD" w:rsidRPr="00DF1275" w:rsidRDefault="00BE04CD" w:rsidP="009A0CA4">
            <w:pPr>
              <w:spacing w:before="0"/>
              <w:rPr>
                <w:i/>
                <w:sz w:val="22"/>
                <w:szCs w:val="22"/>
                <w:lang w:val="en-GB"/>
              </w:rPr>
            </w:pPr>
            <w:r w:rsidRPr="00DF1275">
              <w:rPr>
                <w:i/>
                <w:sz w:val="22"/>
                <w:szCs w:val="22"/>
                <w:lang w:val="en-GB"/>
              </w:rPr>
              <w:t>Use case description</w:t>
            </w:r>
          </w:p>
        </w:tc>
        <w:tc>
          <w:tcPr>
            <w:tcW w:w="3923" w:type="pct"/>
          </w:tcPr>
          <w:p w:rsidR="00BE04CD" w:rsidRPr="00DF1275" w:rsidRDefault="00BE04CD" w:rsidP="009A0CA4">
            <w:pPr>
              <w:spacing w:before="0"/>
              <w:jc w:val="both"/>
              <w:rPr>
                <w:sz w:val="22"/>
                <w:szCs w:val="22"/>
                <w:lang w:val="en-GB"/>
              </w:rPr>
            </w:pPr>
            <w:r w:rsidRPr="00DF1275">
              <w:rPr>
                <w:sz w:val="22"/>
                <w:szCs w:val="22"/>
                <w:lang w:val="en-GB"/>
              </w:rPr>
              <w:t xml:space="preserve">Virtualization and cloudification of services have enabled automation, flexible placement and programmability to network topology. Efficiency of service delivery can be significantly improved using these techniques. However, there are significant challenges to host Ultra-reliable low-latency communication (URLLC) and massive machine type communications (mMTC) services in 5G, in centralized topologies. Monitoring of networks by telco operators have revealed that network topology is not static and load is not uniform over a long service time. </w:t>
            </w:r>
          </w:p>
          <w:p w:rsidR="00BE04CD" w:rsidRPr="00DF1275" w:rsidRDefault="00BE04CD" w:rsidP="009A0CA4">
            <w:pPr>
              <w:spacing w:before="0"/>
              <w:jc w:val="both"/>
              <w:rPr>
                <w:sz w:val="22"/>
                <w:szCs w:val="22"/>
                <w:lang w:val="en-GB"/>
              </w:rPr>
            </w:pPr>
            <w:r w:rsidRPr="00DF1275">
              <w:rPr>
                <w:sz w:val="22"/>
                <w:szCs w:val="22"/>
                <w:lang w:val="en-GB"/>
              </w:rPr>
              <w:t>This use case describes a dynamic network topology and service placement using the Genetic Algorithm to analyze and predict services. In addition, an efficient forecasting and live migration methods of service as an application to edge computing systems are introduced. This approach can enable intelligent allocation of operator equipment resources, for providing flexible and efficient topologies. Simulation based analysis of results proved that the network equipment efficiency can significantly be increased by these techniques.</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 xml:space="preserve">The optimization of mobile edge computing network performance for a service by addressing the service placement problem is described below: </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“Match-making” and analytics service is hosted by REx platform, exposed as APIs to 3</w:t>
            </w:r>
            <w:r w:rsidRPr="00DF1275">
              <w:rPr>
                <w:sz w:val="22"/>
                <w:szCs w:val="22"/>
                <w:vertAlign w:val="superscript"/>
                <w:lang w:val="en-GB"/>
              </w:rPr>
              <w:t>rd</w:t>
            </w:r>
            <w:r w:rsidRPr="00DF1275">
              <w:rPr>
                <w:sz w:val="22"/>
                <w:szCs w:val="22"/>
                <w:lang w:val="en-GB"/>
              </w:rPr>
              <w:t xml:space="preserve"> party service providers. Services (e.g. gaming) can now utilize the resources at the edge efficiently. Edge network reports the resource status (and other metadata) to the REx platform via the “RExclient”@the edge. 3</w:t>
            </w:r>
            <w:r w:rsidRPr="00DF1275">
              <w:rPr>
                <w:sz w:val="22"/>
                <w:szCs w:val="22"/>
                <w:vertAlign w:val="superscript"/>
                <w:lang w:val="en-GB"/>
              </w:rPr>
              <w:t>rd</w:t>
            </w:r>
            <w:r w:rsidRPr="00DF1275">
              <w:rPr>
                <w:sz w:val="22"/>
                <w:szCs w:val="22"/>
                <w:lang w:val="en-GB"/>
              </w:rPr>
              <w:t xml:space="preserve"> party service provider interfaces with the REx platform via “RExclient”@service provider for service deployment at the edge.</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 xml:space="preserve">In addition, the following extensions are proposed: </w:t>
            </w:r>
          </w:p>
          <w:p w:rsidR="00BE04CD" w:rsidRPr="00DF1275" w:rsidRDefault="00BE04CD" w:rsidP="00B81DB1">
            <w:pPr>
              <w:pStyle w:val="ListParagraph"/>
              <w:numPr>
                <w:ilvl w:val="0"/>
                <w:numId w:val="21"/>
              </w:numPr>
              <w:spacing w:before="0"/>
              <w:jc w:val="both"/>
              <w:rPr>
                <w:sz w:val="22"/>
                <w:szCs w:val="22"/>
                <w:lang w:val="en-GB"/>
              </w:rPr>
            </w:pPr>
            <w:r w:rsidRPr="00DF1275">
              <w:rPr>
                <w:sz w:val="22"/>
                <w:szCs w:val="22"/>
                <w:lang w:val="en-GB"/>
              </w:rPr>
              <w:t>REx platform will host “composition” service for controllers (closed loops).</w:t>
            </w:r>
          </w:p>
          <w:p w:rsidR="00BE04CD" w:rsidRPr="00DF1275" w:rsidRDefault="00BE04CD" w:rsidP="00B81DB1">
            <w:pPr>
              <w:pStyle w:val="ListParagraph"/>
              <w:numPr>
                <w:ilvl w:val="0"/>
                <w:numId w:val="21"/>
              </w:numPr>
              <w:spacing w:before="0"/>
              <w:jc w:val="both"/>
              <w:rPr>
                <w:sz w:val="22"/>
                <w:szCs w:val="22"/>
                <w:lang w:val="en-GB"/>
              </w:rPr>
            </w:pPr>
            <w:r w:rsidRPr="00DF1275">
              <w:rPr>
                <w:sz w:val="22"/>
                <w:szCs w:val="22"/>
                <w:lang w:val="en-GB"/>
              </w:rPr>
              <w:t>Edge networks will expose APIs to deploy and manage controllers</w:t>
            </w:r>
          </w:p>
          <w:p w:rsidR="00BE04CD" w:rsidRPr="00DF1275" w:rsidRDefault="00BE04CD" w:rsidP="00B81DB1">
            <w:pPr>
              <w:pStyle w:val="ListParagraph"/>
              <w:numPr>
                <w:ilvl w:val="0"/>
                <w:numId w:val="21"/>
              </w:numPr>
              <w:spacing w:before="0"/>
              <w:jc w:val="both"/>
              <w:rPr>
                <w:sz w:val="22"/>
                <w:szCs w:val="22"/>
                <w:lang w:val="en-GB"/>
              </w:rPr>
            </w:pPr>
            <w:r w:rsidRPr="00DF1275">
              <w:rPr>
                <w:sz w:val="22"/>
                <w:szCs w:val="22"/>
                <w:lang w:val="en-GB"/>
              </w:rPr>
              <w:t xml:space="preserve">REx platform will analyse the requirements from applications and manage the composition service towards the edge networks. </w:t>
            </w:r>
          </w:p>
          <w:p w:rsidR="00BE04CD" w:rsidRPr="00DF1275" w:rsidRDefault="00BE04CD" w:rsidP="00B81DB1">
            <w:pPr>
              <w:pStyle w:val="ListParagraph"/>
              <w:numPr>
                <w:ilvl w:val="0"/>
                <w:numId w:val="21"/>
              </w:numPr>
              <w:spacing w:before="0"/>
              <w:jc w:val="both"/>
              <w:rPr>
                <w:sz w:val="22"/>
                <w:szCs w:val="22"/>
                <w:lang w:val="en-GB"/>
              </w:rPr>
            </w:pPr>
            <w:r w:rsidRPr="00DF1275">
              <w:rPr>
                <w:sz w:val="22"/>
                <w:szCs w:val="22"/>
                <w:lang w:val="en-GB"/>
              </w:rPr>
              <w:t xml:space="preserve">The sub/pub mechanism described in [FGAN-I-109_att] is extended to include controller metadata. </w:t>
            </w:r>
          </w:p>
          <w:p w:rsidR="00BE04CD" w:rsidRPr="00DF1275" w:rsidRDefault="00BE04CD" w:rsidP="00B81DB1">
            <w:pPr>
              <w:pStyle w:val="ListParagraph"/>
              <w:numPr>
                <w:ilvl w:val="1"/>
                <w:numId w:val="21"/>
              </w:numPr>
              <w:jc w:val="both"/>
              <w:rPr>
                <w:sz w:val="22"/>
                <w:szCs w:val="22"/>
                <w:lang w:val="en-GB"/>
              </w:rPr>
            </w:pPr>
            <w:r w:rsidRPr="00DF1275">
              <w:rPr>
                <w:sz w:val="22"/>
                <w:szCs w:val="22"/>
                <w:lang w:val="en-GB"/>
              </w:rPr>
              <w:t>Registration of MEC on the platform will include controller capabilities.</w:t>
            </w:r>
          </w:p>
          <w:p w:rsidR="00BE04CD" w:rsidRPr="00DF1275" w:rsidRDefault="00BE04CD" w:rsidP="00B81DB1">
            <w:pPr>
              <w:pStyle w:val="ListParagraph"/>
              <w:numPr>
                <w:ilvl w:val="1"/>
                <w:numId w:val="21"/>
              </w:numPr>
              <w:jc w:val="both"/>
              <w:rPr>
                <w:sz w:val="22"/>
                <w:szCs w:val="22"/>
                <w:lang w:val="en-GB"/>
              </w:rPr>
            </w:pPr>
            <w:r w:rsidRPr="00DF1275">
              <w:rPr>
                <w:sz w:val="22"/>
                <w:szCs w:val="22"/>
                <w:lang w:val="en-GB"/>
              </w:rPr>
              <w:t>Pub MEC status information to the platform will include controller status.</w:t>
            </w:r>
          </w:p>
          <w:p w:rsidR="00BE04CD" w:rsidRPr="00DF1275" w:rsidRDefault="00BE04CD" w:rsidP="00B81DB1">
            <w:pPr>
              <w:pStyle w:val="ListParagraph"/>
              <w:numPr>
                <w:ilvl w:val="1"/>
                <w:numId w:val="21"/>
              </w:numPr>
              <w:jc w:val="both"/>
              <w:rPr>
                <w:sz w:val="22"/>
                <w:szCs w:val="22"/>
                <w:lang w:val="en-GB"/>
              </w:rPr>
            </w:pPr>
            <w:r w:rsidRPr="00DF1275">
              <w:rPr>
                <w:sz w:val="22"/>
                <w:szCs w:val="22"/>
                <w:lang w:val="en-GB"/>
              </w:rPr>
              <w:t xml:space="preserve">Service provider subscribed to this platform receives information about available MECs along with the controllers. </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 xml:space="preserve">1. Connection, Discovery and capability exchange (info exchange) between the hosted (prediction) service and clients (e.g.REx server and client) on the network operator side (edge) and the (application) service providers on the ISP side. </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2. Data (including traffic characteristics and controller metadata) is measured and analysed to predict the resource utilization and automation at the edge.</w:t>
            </w:r>
          </w:p>
          <w:p w:rsidR="00BE04CD" w:rsidRPr="00DF1275" w:rsidRDefault="00BE04CD" w:rsidP="009A0CA4">
            <w:pPr>
              <w:spacing w:before="0"/>
              <w:jc w:val="both"/>
              <w:rPr>
                <w:sz w:val="22"/>
                <w:szCs w:val="22"/>
                <w:lang w:val="en-GB"/>
              </w:rPr>
            </w:pPr>
          </w:p>
          <w:p w:rsidR="00BE04CD" w:rsidRPr="00DF1275" w:rsidRDefault="00BE04CD" w:rsidP="009A0CA4">
            <w:pPr>
              <w:spacing w:before="0"/>
              <w:jc w:val="both"/>
              <w:rPr>
                <w:sz w:val="22"/>
                <w:szCs w:val="22"/>
                <w:lang w:val="en-GB"/>
              </w:rPr>
            </w:pPr>
            <w:r w:rsidRPr="00DF1275">
              <w:rPr>
                <w:sz w:val="22"/>
                <w:szCs w:val="22"/>
                <w:lang w:val="en-GB"/>
              </w:rPr>
              <w:t>3. Placement of services, migration, and composition of corresponding controllers are managed by REx platform.</w:t>
            </w:r>
          </w:p>
        </w:tc>
      </w:tr>
      <w:tr w:rsidR="00BE04CD" w:rsidRPr="00DF1275" w:rsidTr="00C82CAC">
        <w:trPr>
          <w:jc w:val="center"/>
        </w:trPr>
        <w:tc>
          <w:tcPr>
            <w:tcW w:w="1077" w:type="pct"/>
          </w:tcPr>
          <w:p w:rsidR="00BE04CD" w:rsidRPr="00DF1275" w:rsidRDefault="00BE04CD" w:rsidP="009A0CA4">
            <w:pPr>
              <w:spacing w:before="0"/>
              <w:rPr>
                <w:i/>
                <w:sz w:val="22"/>
                <w:szCs w:val="22"/>
                <w:lang w:val="en-GB"/>
              </w:rPr>
            </w:pPr>
            <w:r w:rsidRPr="00DF1275">
              <w:rPr>
                <w:i/>
                <w:sz w:val="22"/>
                <w:szCs w:val="22"/>
                <w:lang w:val="en-GB"/>
              </w:rPr>
              <w:t>Notes on use case category</w:t>
            </w:r>
          </w:p>
        </w:tc>
        <w:tc>
          <w:tcPr>
            <w:tcW w:w="3923" w:type="pct"/>
          </w:tcPr>
          <w:p w:rsidR="00BE04CD" w:rsidRPr="00DF1275" w:rsidRDefault="00BE04CD" w:rsidP="009A0CA4">
            <w:pPr>
              <w:spacing w:before="0"/>
              <w:rPr>
                <w:sz w:val="22"/>
                <w:szCs w:val="22"/>
                <w:lang w:val="en-GB"/>
              </w:rPr>
            </w:pPr>
            <w:r w:rsidRPr="00DF1275">
              <w:rPr>
                <w:sz w:val="22"/>
                <w:szCs w:val="22"/>
                <w:lang w:val="en-GB"/>
              </w:rPr>
              <w:t xml:space="preserve">Cat 2: describes a scenario related to application of autonomous behaviour in the network.  </w:t>
            </w:r>
          </w:p>
        </w:tc>
      </w:tr>
      <w:tr w:rsidR="00BE04CD" w:rsidRPr="00DF1275" w:rsidTr="00C82CAC">
        <w:trPr>
          <w:jc w:val="center"/>
        </w:trPr>
        <w:tc>
          <w:tcPr>
            <w:tcW w:w="1077" w:type="pct"/>
          </w:tcPr>
          <w:p w:rsidR="00BE04CD" w:rsidRPr="00DF1275" w:rsidRDefault="00BE04CD" w:rsidP="009A0CA4">
            <w:pPr>
              <w:spacing w:before="0"/>
              <w:rPr>
                <w:i/>
                <w:sz w:val="22"/>
                <w:szCs w:val="22"/>
                <w:lang w:val="en-GB"/>
              </w:rPr>
            </w:pPr>
            <w:r w:rsidRPr="00DF1275">
              <w:rPr>
                <w:i/>
                <w:sz w:val="22"/>
                <w:szCs w:val="22"/>
                <w:lang w:val="en-GB"/>
              </w:rPr>
              <w:lastRenderedPageBreak/>
              <w:t>Notes on priority of the use case</w:t>
            </w:r>
          </w:p>
        </w:tc>
        <w:tc>
          <w:tcPr>
            <w:tcW w:w="3923" w:type="pct"/>
          </w:tcPr>
          <w:p w:rsidR="00BE04CD" w:rsidRPr="00DF1275" w:rsidRDefault="00BE04CD" w:rsidP="009A0CA4">
            <w:pPr>
              <w:spacing w:before="0"/>
              <w:rPr>
                <w:sz w:val="22"/>
                <w:szCs w:val="22"/>
                <w:lang w:val="en-GB"/>
              </w:rPr>
            </w:pPr>
            <w:r w:rsidRPr="00DF1275">
              <w:rPr>
                <w:sz w:val="22"/>
                <w:szCs w:val="22"/>
                <w:lang w:val="en-GB"/>
              </w:rPr>
              <w:t>High</w:t>
            </w:r>
          </w:p>
          <w:p w:rsidR="00BE04CD" w:rsidRPr="00DF1275" w:rsidRDefault="00BE04CD" w:rsidP="009A0CA4">
            <w:pPr>
              <w:spacing w:before="0"/>
              <w:rPr>
                <w:sz w:val="22"/>
                <w:szCs w:val="22"/>
                <w:lang w:val="en-GB"/>
              </w:rPr>
            </w:pPr>
            <w:r w:rsidRPr="00DF1275">
              <w:rPr>
                <w:sz w:val="22"/>
                <w:szCs w:val="22"/>
                <w:lang w:val="en-GB"/>
              </w:rPr>
              <w:t>has the potential to impact future service development and evolution.</w:t>
            </w:r>
          </w:p>
        </w:tc>
      </w:tr>
      <w:tr w:rsidR="00BE04CD" w:rsidRPr="00DF1275" w:rsidTr="00C82CAC">
        <w:trPr>
          <w:jc w:val="center"/>
        </w:trPr>
        <w:tc>
          <w:tcPr>
            <w:tcW w:w="1077" w:type="pct"/>
          </w:tcPr>
          <w:p w:rsidR="00BE04CD" w:rsidRPr="00DF1275" w:rsidRDefault="00BE04CD" w:rsidP="009A0CA4">
            <w:pPr>
              <w:spacing w:before="0"/>
              <w:rPr>
                <w:i/>
                <w:sz w:val="22"/>
                <w:szCs w:val="22"/>
                <w:lang w:val="en-GB"/>
              </w:rPr>
            </w:pPr>
            <w:r w:rsidRPr="00DF1275">
              <w:rPr>
                <w:i/>
                <w:sz w:val="22"/>
                <w:szCs w:val="22"/>
                <w:lang w:val="en-GB"/>
              </w:rPr>
              <w:t>Reference</w:t>
            </w:r>
          </w:p>
        </w:tc>
        <w:tc>
          <w:tcPr>
            <w:tcW w:w="3923" w:type="pct"/>
          </w:tcPr>
          <w:p w:rsidR="00BE04CD" w:rsidRPr="000363A6" w:rsidRDefault="000363A6" w:rsidP="000363A6">
            <w:r w:rsidRPr="000363A6">
              <w:rPr>
                <w:sz w:val="22"/>
                <w:szCs w:val="18"/>
              </w:rPr>
              <w:t>[</w:t>
            </w:r>
            <w:r>
              <w:rPr>
                <w:sz w:val="22"/>
                <w:szCs w:val="18"/>
              </w:rPr>
              <w:t>b-A</w:t>
            </w:r>
            <w:r w:rsidR="0047119E">
              <w:rPr>
                <w:sz w:val="22"/>
                <w:szCs w:val="18"/>
              </w:rPr>
              <w:t>I4Good</w:t>
            </w:r>
            <w:r w:rsidR="003D3563">
              <w:rPr>
                <w:sz w:val="22"/>
                <w:szCs w:val="18"/>
              </w:rPr>
              <w:t>-4</w:t>
            </w:r>
            <w:r w:rsidRPr="000363A6">
              <w:rPr>
                <w:sz w:val="22"/>
                <w:szCs w:val="18"/>
              </w:rPr>
              <w:t>]</w:t>
            </w:r>
          </w:p>
        </w:tc>
      </w:tr>
    </w:tbl>
    <w:p w:rsidR="00BE04CD" w:rsidRPr="00DF1275" w:rsidRDefault="00BE04CD" w:rsidP="00A55EC7">
      <w:pPr>
        <w:pStyle w:val="Heading3"/>
      </w:pPr>
      <w:bookmarkStart w:id="861" w:name="_Toc86503333"/>
      <w:bookmarkStart w:id="862" w:name="_Toc86503591"/>
      <w:r w:rsidRPr="00DF1275">
        <w:t>Use case requirements</w:t>
      </w:r>
      <w:bookmarkEnd w:id="861"/>
      <w:bookmarkEnd w:id="862"/>
    </w:p>
    <w:p w:rsidR="00BE04CD" w:rsidRPr="00DF1275" w:rsidRDefault="00BE04CD" w:rsidP="00BE04CD">
      <w:pPr>
        <w:spacing w:before="0" w:after="160" w:line="254" w:lineRule="auto"/>
        <w:rPr>
          <w:u w:val="single"/>
          <w:lang w:val="en-GB"/>
        </w:rPr>
      </w:pPr>
      <w:r w:rsidRPr="00DF1275">
        <w:rPr>
          <w:u w:val="single"/>
          <w:lang w:val="en-GB"/>
        </w:rPr>
        <w:t>Critical requirements</w:t>
      </w:r>
    </w:p>
    <w:p w:rsidR="00BE04CD" w:rsidRPr="00DF1275" w:rsidRDefault="00C82CAC" w:rsidP="00C82CAC">
      <w:pPr>
        <w:pStyle w:val="ListParagraph"/>
        <w:spacing w:before="0"/>
        <w:ind w:left="0"/>
        <w:jc w:val="both"/>
        <w:rPr>
          <w:lang w:val="en-GB"/>
        </w:rPr>
      </w:pPr>
      <w:r w:rsidRPr="00DF1275">
        <w:rPr>
          <w:lang w:val="en-GB"/>
        </w:rPr>
        <w:t>●</w:t>
      </w:r>
      <w:r w:rsidRPr="00DF1275">
        <w:rPr>
          <w:lang w:val="en-GB"/>
        </w:rPr>
        <w:tab/>
      </w:r>
      <w:r w:rsidR="00851583">
        <w:rPr>
          <w:lang w:val="en-GB"/>
        </w:rPr>
        <w:t>AN-UC</w:t>
      </w:r>
      <w:r w:rsidR="00E473D8">
        <w:rPr>
          <w:lang w:val="en-GB"/>
        </w:rPr>
        <w:t>030</w:t>
      </w:r>
      <w:r w:rsidR="00FC70DA">
        <w:rPr>
          <w:lang w:val="en-GB"/>
        </w:rPr>
        <w:t>-REQ-</w:t>
      </w:r>
      <w:r w:rsidR="00DF7F40">
        <w:rPr>
          <w:lang w:val="en-GB"/>
        </w:rPr>
        <w:t>001</w:t>
      </w:r>
      <w:r w:rsidR="00BE04CD" w:rsidRPr="00DF1275">
        <w:rPr>
          <w:lang w:val="en-GB"/>
        </w:rPr>
        <w:t>: it is critical that AN integrate with Edge networks that will expose APIs to deploy and manage controllers</w:t>
      </w:r>
    </w:p>
    <w:p w:rsidR="00BE04CD" w:rsidRPr="00DF1275" w:rsidRDefault="00BE04CD" w:rsidP="00C82CAC">
      <w:pPr>
        <w:pStyle w:val="ListParagraph"/>
        <w:spacing w:before="0"/>
        <w:ind w:left="0"/>
        <w:jc w:val="both"/>
        <w:rPr>
          <w:lang w:val="en-GB"/>
        </w:rPr>
      </w:pPr>
    </w:p>
    <w:p w:rsidR="00BE04CD" w:rsidRPr="00DF1275" w:rsidRDefault="00C82CAC" w:rsidP="00C82CAC">
      <w:pPr>
        <w:pStyle w:val="ListParagraph"/>
        <w:spacing w:before="0"/>
        <w:ind w:left="0"/>
        <w:jc w:val="both"/>
        <w:rPr>
          <w:lang w:val="en-GB"/>
        </w:rPr>
      </w:pPr>
      <w:r w:rsidRPr="00DF1275">
        <w:rPr>
          <w:lang w:val="en-GB"/>
        </w:rPr>
        <w:t>●</w:t>
      </w:r>
      <w:r w:rsidRPr="00DF1275">
        <w:rPr>
          <w:lang w:val="en-GB"/>
        </w:rPr>
        <w:tab/>
      </w:r>
      <w:r w:rsidR="00851583">
        <w:rPr>
          <w:lang w:val="en-GB"/>
        </w:rPr>
        <w:t>AN-UC</w:t>
      </w:r>
      <w:r w:rsidR="00E473D8">
        <w:rPr>
          <w:lang w:val="en-GB"/>
        </w:rPr>
        <w:t>030</w:t>
      </w:r>
      <w:r w:rsidR="00FC70DA">
        <w:rPr>
          <w:lang w:val="en-GB"/>
        </w:rPr>
        <w:t>-REQ-</w:t>
      </w:r>
      <w:r w:rsidR="00DF7F40">
        <w:rPr>
          <w:lang w:val="en-GB"/>
        </w:rPr>
        <w:t>002</w:t>
      </w:r>
      <w:r w:rsidR="00BE04CD" w:rsidRPr="00DF1275">
        <w:rPr>
          <w:lang w:val="en-GB"/>
        </w:rPr>
        <w:t xml:space="preserve">: it is critical that AN enable analysis of the requirements from applications and manage the composition service towards the edge networks. </w:t>
      </w:r>
    </w:p>
    <w:p w:rsidR="00BE04CD" w:rsidRPr="00DF1275" w:rsidRDefault="00BE04CD" w:rsidP="00C82CAC">
      <w:pPr>
        <w:pStyle w:val="ListParagraph"/>
        <w:spacing w:before="0"/>
        <w:ind w:left="0"/>
        <w:jc w:val="both"/>
        <w:rPr>
          <w:lang w:val="en-GB"/>
        </w:rPr>
      </w:pPr>
    </w:p>
    <w:p w:rsidR="00BE04CD" w:rsidRPr="00DF1275" w:rsidRDefault="00C82CAC" w:rsidP="00C82CAC">
      <w:pPr>
        <w:pStyle w:val="ListParagraph"/>
        <w:spacing w:before="0"/>
        <w:ind w:left="0"/>
        <w:jc w:val="both"/>
        <w:rPr>
          <w:lang w:val="en-GB"/>
        </w:rPr>
      </w:pPr>
      <w:r w:rsidRPr="00DF1275">
        <w:rPr>
          <w:lang w:val="en-GB"/>
        </w:rPr>
        <w:t>●</w:t>
      </w:r>
      <w:r w:rsidRPr="00DF1275">
        <w:rPr>
          <w:lang w:val="en-GB"/>
        </w:rPr>
        <w:tab/>
      </w:r>
      <w:r w:rsidR="00851583">
        <w:rPr>
          <w:lang w:val="en-GB"/>
        </w:rPr>
        <w:t>AN-UC</w:t>
      </w:r>
      <w:r w:rsidR="00E473D8">
        <w:rPr>
          <w:lang w:val="en-GB"/>
        </w:rPr>
        <w:t>030</w:t>
      </w:r>
      <w:r w:rsidR="00FC70DA">
        <w:rPr>
          <w:lang w:val="en-GB"/>
        </w:rPr>
        <w:t>-REQ-</w:t>
      </w:r>
      <w:r w:rsidR="00DF7F40">
        <w:rPr>
          <w:lang w:val="en-GB"/>
        </w:rPr>
        <w:t>003</w:t>
      </w:r>
      <w:r w:rsidR="00BE04CD" w:rsidRPr="00DF1275">
        <w:rPr>
          <w:lang w:val="en-GB"/>
        </w:rPr>
        <w:t xml:space="preserve">: it is critical that AN enable sub/pub mechanism including controller metadata. </w:t>
      </w:r>
    </w:p>
    <w:p w:rsidR="00BE04CD" w:rsidRPr="00DF1275" w:rsidRDefault="00BE04CD" w:rsidP="00C82CAC">
      <w:pPr>
        <w:pStyle w:val="ListParagraph"/>
        <w:spacing w:before="80"/>
        <w:ind w:left="0"/>
        <w:contextualSpacing w:val="0"/>
        <w:jc w:val="both"/>
        <w:rPr>
          <w:sz w:val="22"/>
          <w:szCs w:val="18"/>
          <w:lang w:val="en-GB"/>
        </w:rPr>
      </w:pPr>
      <w:r w:rsidRPr="00DF1275">
        <w:rPr>
          <w:sz w:val="22"/>
          <w:szCs w:val="18"/>
          <w:lang w:val="en-GB"/>
        </w:rPr>
        <w:t>NOTE</w:t>
      </w:r>
      <w:r w:rsidR="00C82CAC" w:rsidRPr="00DF1275">
        <w:rPr>
          <w:sz w:val="22"/>
          <w:szCs w:val="18"/>
          <w:lang w:val="en-GB"/>
        </w:rPr>
        <w:t xml:space="preserve"> –T</w:t>
      </w:r>
      <w:r w:rsidRPr="00DF1275">
        <w:rPr>
          <w:sz w:val="22"/>
          <w:szCs w:val="18"/>
          <w:lang w:val="en-GB"/>
        </w:rPr>
        <w:t xml:space="preserve">hus, Registration of MEC on the platform will include controller capabilities. Pub MEC status information to the platform will include controller status. Service provider subscribed to this platform receives information about available MECs along with the controllers. </w:t>
      </w:r>
    </w:p>
    <w:p w:rsidR="00BE04CD" w:rsidRPr="00DF1275" w:rsidRDefault="00BE04CD" w:rsidP="00C82CAC">
      <w:pPr>
        <w:spacing w:before="0"/>
        <w:jc w:val="both"/>
        <w:rPr>
          <w:lang w:val="en-GB"/>
        </w:rPr>
      </w:pPr>
    </w:p>
    <w:p w:rsidR="00BE04CD" w:rsidRPr="00DF1275" w:rsidRDefault="00C82CAC" w:rsidP="00C82CAC">
      <w:pPr>
        <w:spacing w:before="0"/>
        <w:jc w:val="both"/>
        <w:rPr>
          <w:lang w:val="en-GB"/>
        </w:rPr>
      </w:pPr>
      <w:r w:rsidRPr="00DF1275">
        <w:rPr>
          <w:lang w:val="en-GB"/>
        </w:rPr>
        <w:t>●</w:t>
      </w:r>
      <w:r w:rsidRPr="00DF1275">
        <w:rPr>
          <w:lang w:val="en-GB"/>
        </w:rPr>
        <w:tab/>
      </w:r>
      <w:r w:rsidR="00851583">
        <w:rPr>
          <w:lang w:val="en-GB"/>
        </w:rPr>
        <w:t>AN-UC</w:t>
      </w:r>
      <w:r w:rsidR="00E473D8">
        <w:rPr>
          <w:lang w:val="en-GB"/>
        </w:rPr>
        <w:t>030</w:t>
      </w:r>
      <w:r w:rsidR="00FC70DA">
        <w:rPr>
          <w:lang w:val="en-GB"/>
        </w:rPr>
        <w:t>-REQ-</w:t>
      </w:r>
      <w:r w:rsidR="00DF7F40">
        <w:rPr>
          <w:lang w:val="en-GB"/>
        </w:rPr>
        <w:t>004</w:t>
      </w:r>
      <w:r w:rsidR="00BE04CD" w:rsidRPr="00DF1275">
        <w:rPr>
          <w:lang w:val="en-GB"/>
        </w:rPr>
        <w:t xml:space="preserve">: it is critical that AN enable Connection, Discovery and capability exchange (info exchange) between the hosted (prediction) service and clients on the network operator side (edge) and the (application) service providers on the ISP side. </w:t>
      </w:r>
    </w:p>
    <w:p w:rsidR="00BE04CD" w:rsidRPr="00DF1275" w:rsidRDefault="00BE04CD" w:rsidP="00C82CAC">
      <w:pPr>
        <w:spacing w:before="0"/>
        <w:jc w:val="both"/>
        <w:rPr>
          <w:lang w:val="en-GB"/>
        </w:rPr>
      </w:pPr>
    </w:p>
    <w:p w:rsidR="00BE04CD" w:rsidRPr="00DF1275" w:rsidRDefault="00C82CAC" w:rsidP="00C82CAC">
      <w:pPr>
        <w:spacing w:before="0"/>
        <w:jc w:val="both"/>
        <w:rPr>
          <w:lang w:val="en-GB"/>
        </w:rPr>
      </w:pPr>
      <w:r w:rsidRPr="00DF1275">
        <w:rPr>
          <w:lang w:val="en-GB"/>
        </w:rPr>
        <w:t>●</w:t>
      </w:r>
      <w:r w:rsidRPr="00DF1275">
        <w:rPr>
          <w:lang w:val="en-GB"/>
        </w:rPr>
        <w:tab/>
      </w:r>
      <w:r w:rsidR="00851583">
        <w:rPr>
          <w:lang w:val="en-GB"/>
        </w:rPr>
        <w:t>AN-UC</w:t>
      </w:r>
      <w:r w:rsidR="00E473D8">
        <w:rPr>
          <w:lang w:val="en-GB"/>
        </w:rPr>
        <w:t>030</w:t>
      </w:r>
      <w:r w:rsidR="00FC70DA">
        <w:rPr>
          <w:lang w:val="en-GB"/>
        </w:rPr>
        <w:t>-REQ-</w:t>
      </w:r>
      <w:r w:rsidR="00DF7F40">
        <w:rPr>
          <w:lang w:val="en-GB"/>
        </w:rPr>
        <w:t>005</w:t>
      </w:r>
      <w:r w:rsidR="00BE04CD" w:rsidRPr="00DF1275">
        <w:rPr>
          <w:lang w:val="en-GB"/>
        </w:rPr>
        <w:t>: it is critical that Placement of services, migration, and composition of corresponding controllers are managed by domain specific orchestrators.</w:t>
      </w:r>
    </w:p>
    <w:p w:rsidR="00BE04CD" w:rsidRPr="00DF1275" w:rsidRDefault="00BE04CD" w:rsidP="00A55EC7">
      <w:pPr>
        <w:pStyle w:val="Heading3"/>
      </w:pPr>
      <w:bookmarkStart w:id="863" w:name="_Toc86503334"/>
      <w:bookmarkStart w:id="864" w:name="_Toc86503592"/>
      <w:del w:id="865" w:author="Microsoft Office User" w:date="2022-06-13T12:08:00Z">
        <w:r w:rsidRPr="00DF1275" w:rsidDel="009325C6">
          <w:delText>Use case specific figures</w:delText>
        </w:r>
      </w:del>
      <w:bookmarkEnd w:id="863"/>
      <w:bookmarkEnd w:id="864"/>
      <w:ins w:id="866" w:author="Microsoft Office User" w:date="2022-06-13T12:08:00Z">
        <w:r w:rsidR="009325C6">
          <w:t>Actor interactions and possible components</w:t>
        </w:r>
      </w:ins>
    </w:p>
    <w:p w:rsidR="00BE04CD" w:rsidRPr="00DF1275" w:rsidRDefault="00BE04CD" w:rsidP="00BE04CD">
      <w:pPr>
        <w:pBdr>
          <w:bottom w:val="single" w:sz="6" w:space="1" w:color="auto"/>
        </w:pBdr>
        <w:spacing w:before="0"/>
        <w:rPr>
          <w:lang w:val="en-GB"/>
        </w:rPr>
      </w:pPr>
    </w:p>
    <w:p w:rsidR="00DF1275" w:rsidRPr="00DF1275" w:rsidRDefault="00BE04CD" w:rsidP="00DF1275">
      <w:pPr>
        <w:keepNext/>
        <w:pBdr>
          <w:bottom w:val="single" w:sz="6" w:space="1" w:color="auto"/>
        </w:pBdr>
        <w:spacing w:before="0"/>
      </w:pPr>
      <w:r w:rsidRPr="00DF1275">
        <w:rPr>
          <w:noProof/>
          <w:lang w:eastAsia="en-US" w:bidi="hi-IN"/>
        </w:rPr>
        <w:lastRenderedPageBreak/>
        <w:drawing>
          <wp:inline distT="0" distB="0" distL="0" distR="0">
            <wp:extent cx="6120765" cy="3648345"/>
            <wp:effectExtent l="19050" t="0" r="0" b="0"/>
            <wp:docPr id="16" name="Picture 1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Timeline&#10;&#10;Description automatically generated"/>
                    <pic:cNvPicPr>
                      <a:picLocks noChangeAspect="1" noChangeArrowheads="1"/>
                    </pic:cNvPicPr>
                  </pic:nvPicPr>
                  <pic:blipFill>
                    <a:blip r:embed="rId41" cstate="print"/>
                    <a:srcRect/>
                    <a:stretch>
                      <a:fillRect/>
                    </a:stretch>
                  </pic:blipFill>
                  <pic:spPr bwMode="auto">
                    <a:xfrm>
                      <a:off x="0" y="0"/>
                      <a:ext cx="6120765" cy="3648345"/>
                    </a:xfrm>
                    <a:prstGeom prst="rect">
                      <a:avLst/>
                    </a:prstGeom>
                    <a:noFill/>
                    <a:ln w="9525">
                      <a:noFill/>
                      <a:miter lim="800000"/>
                      <a:headEnd/>
                      <a:tailEnd/>
                    </a:ln>
                  </pic:spPr>
                </pic:pic>
              </a:graphicData>
            </a:graphic>
          </wp:inline>
        </w:drawing>
      </w:r>
    </w:p>
    <w:p w:rsidR="00BE04CD" w:rsidRPr="00DF1275" w:rsidRDefault="00DF1275" w:rsidP="00DF1275">
      <w:pPr>
        <w:pStyle w:val="Caption"/>
      </w:pPr>
      <w:r w:rsidRPr="00DF1275">
        <w:t xml:space="preserve">Figure </w:t>
      </w:r>
      <w:r w:rsidR="007649F9" w:rsidRPr="00DF1275">
        <w:fldChar w:fldCharType="begin"/>
      </w:r>
      <w:r w:rsidRPr="00DF1275">
        <w:instrText xml:space="preserve"> SEQ Figure \* ARABIC </w:instrText>
      </w:r>
      <w:r w:rsidR="007649F9" w:rsidRPr="00DF1275">
        <w:fldChar w:fldCharType="separate"/>
      </w:r>
      <w:r w:rsidR="00E37222">
        <w:rPr>
          <w:noProof/>
        </w:rPr>
        <w:t>17</w:t>
      </w:r>
      <w:r w:rsidR="007649F9" w:rsidRPr="00DF1275">
        <w:fldChar w:fldCharType="end"/>
      </w:r>
      <w:r w:rsidRPr="00DF1275">
        <w:t>:</w:t>
      </w:r>
      <w:r w:rsidR="00E37222">
        <w:t xml:space="preserve"> actor interaction for </w:t>
      </w:r>
      <w:ins w:id="867" w:author="Microsoft Office User" w:date="2022-06-13T12:17:00Z">
        <w:r w:rsidR="00C9283F">
          <w:rPr>
            <w:sz w:val="22"/>
            <w:szCs w:val="22"/>
          </w:rPr>
          <w:t>d</w:t>
        </w:r>
      </w:ins>
      <w:del w:id="868" w:author="Microsoft Office User" w:date="2022-06-13T12:17:00Z">
        <w:r w:rsidR="00E37222" w:rsidRPr="00DF1275" w:rsidDel="00C9283F">
          <w:rPr>
            <w:sz w:val="22"/>
            <w:szCs w:val="22"/>
          </w:rPr>
          <w:delText>D</w:delText>
        </w:r>
      </w:del>
      <w:r w:rsidR="00E37222" w:rsidRPr="00DF1275">
        <w:rPr>
          <w:sz w:val="22"/>
          <w:szCs w:val="22"/>
        </w:rPr>
        <w:t>emand forecasting and live service migration</w:t>
      </w:r>
    </w:p>
    <w:p w:rsidR="00BE04CD" w:rsidRPr="00DF1275" w:rsidRDefault="00BE04CD" w:rsidP="00A55EC7">
      <w:pPr>
        <w:pStyle w:val="Heading2"/>
      </w:pPr>
      <w:bookmarkStart w:id="869" w:name="_Toc86503335"/>
      <w:bookmarkStart w:id="870" w:name="_Toc86503593"/>
      <w:r w:rsidRPr="00DF1275">
        <w:t>OpenCN: An open repository of intents for controllers and modules</w:t>
      </w:r>
      <w:bookmarkEnd w:id="869"/>
      <w:bookmarkEnd w:id="870"/>
    </w:p>
    <w:tbl>
      <w:tblPr>
        <w:tblStyle w:val="TableGrid"/>
        <w:tblW w:w="5000" w:type="pct"/>
        <w:tblLook w:val="04A0"/>
      </w:tblPr>
      <w:tblGrid>
        <w:gridCol w:w="2123"/>
        <w:gridCol w:w="7732"/>
      </w:tblGrid>
      <w:tr w:rsidR="00BE04CD" w:rsidRPr="00DF1275" w:rsidTr="00DF1275">
        <w:tc>
          <w:tcPr>
            <w:tcW w:w="1077" w:type="pct"/>
          </w:tcPr>
          <w:p w:rsidR="00BE04CD" w:rsidRPr="00DF1275" w:rsidRDefault="00BE04CD" w:rsidP="009A0CA4">
            <w:pPr>
              <w:spacing w:before="0"/>
              <w:rPr>
                <w:i/>
                <w:sz w:val="22"/>
                <w:szCs w:val="18"/>
                <w:lang w:val="en-GB"/>
              </w:rPr>
            </w:pPr>
            <w:r w:rsidRPr="00DF1275">
              <w:rPr>
                <w:i/>
                <w:sz w:val="22"/>
                <w:szCs w:val="18"/>
                <w:lang w:val="en-GB"/>
              </w:rPr>
              <w:t>Use case id</w:t>
            </w:r>
          </w:p>
        </w:tc>
        <w:tc>
          <w:tcPr>
            <w:tcW w:w="3923" w:type="pct"/>
          </w:tcPr>
          <w:p w:rsidR="00BE04CD" w:rsidRPr="00DF1275" w:rsidRDefault="00BE04CD" w:rsidP="009A0CA4">
            <w:pPr>
              <w:spacing w:before="0"/>
              <w:rPr>
                <w:sz w:val="22"/>
                <w:szCs w:val="18"/>
                <w:lang w:val="en-GB"/>
              </w:rPr>
            </w:pPr>
            <w:r w:rsidRPr="00DF1275">
              <w:rPr>
                <w:sz w:val="22"/>
                <w:szCs w:val="18"/>
                <w:lang w:val="en-GB"/>
              </w:rPr>
              <w:t>FG-AN-usecase-031</w:t>
            </w:r>
          </w:p>
        </w:tc>
      </w:tr>
      <w:tr w:rsidR="00BE04CD" w:rsidRPr="00DF1275" w:rsidTr="00DF1275">
        <w:tc>
          <w:tcPr>
            <w:tcW w:w="1077" w:type="pct"/>
          </w:tcPr>
          <w:p w:rsidR="00BE04CD" w:rsidRPr="00DF1275" w:rsidRDefault="00BE04CD" w:rsidP="009A0CA4">
            <w:pPr>
              <w:spacing w:before="0"/>
              <w:rPr>
                <w:i/>
                <w:sz w:val="22"/>
                <w:szCs w:val="18"/>
                <w:lang w:val="en-GB"/>
              </w:rPr>
            </w:pPr>
            <w:r w:rsidRPr="00DF1275">
              <w:rPr>
                <w:i/>
                <w:sz w:val="22"/>
                <w:szCs w:val="18"/>
                <w:lang w:val="en-GB"/>
              </w:rPr>
              <w:t>Use case description</w:t>
            </w:r>
          </w:p>
        </w:tc>
        <w:tc>
          <w:tcPr>
            <w:tcW w:w="3923" w:type="pct"/>
          </w:tcPr>
          <w:p w:rsidR="00BE04CD" w:rsidRPr="00DF1275" w:rsidRDefault="00BE04CD" w:rsidP="009A0CA4">
            <w:pPr>
              <w:spacing w:before="0"/>
              <w:jc w:val="both"/>
              <w:rPr>
                <w:sz w:val="22"/>
                <w:szCs w:val="18"/>
                <w:lang w:val="en-GB"/>
              </w:rPr>
            </w:pPr>
          </w:p>
          <w:p w:rsidR="00BE04CD" w:rsidRPr="00DF1275" w:rsidRDefault="00BE04CD" w:rsidP="009A0CA4">
            <w:pPr>
              <w:spacing w:before="0"/>
              <w:jc w:val="both"/>
              <w:rPr>
                <w:sz w:val="22"/>
                <w:szCs w:val="18"/>
                <w:lang w:val="en-GB"/>
              </w:rPr>
            </w:pPr>
            <w:r w:rsidRPr="00DF1275">
              <w:rPr>
                <w:sz w:val="22"/>
                <w:szCs w:val="18"/>
                <w:lang w:val="en-GB"/>
              </w:rPr>
              <w:t xml:space="preserve">As controllers/closed loops evolve to solve practical problems in the networks, this use case aims to provide a baseline repository (called OpenCN) of intents for different forms of controllers. As in the case of various opensource repositories and AI/ML marketplaces, an open repository will form a baseline for reusable definitions  for controllers, provide components for composing and chaining together controllers. In addition, open repo will increase trust in controllers. </w:t>
            </w:r>
          </w:p>
          <w:p w:rsidR="00BE04CD" w:rsidRPr="00DF1275" w:rsidRDefault="00BE04CD" w:rsidP="009A0CA4">
            <w:pPr>
              <w:spacing w:before="0"/>
              <w:jc w:val="both"/>
              <w:rPr>
                <w:sz w:val="22"/>
                <w:szCs w:val="18"/>
                <w:lang w:val="en-GB"/>
              </w:rPr>
            </w:pPr>
            <w:r w:rsidRPr="00DF1275">
              <w:rPr>
                <w:sz w:val="22"/>
                <w:szCs w:val="18"/>
                <w:lang w:val="en-GB"/>
              </w:rPr>
              <w:t>Metadata related to controllers which describes the controllers and related modules would be enables discovery and other related services like subscription/publication of new controllers etc. Metadata also allows to specify guidelines for integrating controllers with service-x and underlays.</w:t>
            </w:r>
          </w:p>
          <w:p w:rsidR="00BE04CD" w:rsidRPr="00DF1275" w:rsidRDefault="00BE04CD" w:rsidP="009A0CA4">
            <w:pPr>
              <w:spacing w:before="0"/>
              <w:jc w:val="both"/>
              <w:rPr>
                <w:sz w:val="22"/>
                <w:szCs w:val="18"/>
                <w:lang w:val="en-GB"/>
              </w:rPr>
            </w:pPr>
            <w:r w:rsidRPr="00DF1275">
              <w:rPr>
                <w:sz w:val="22"/>
                <w:szCs w:val="18"/>
                <w:lang w:val="en-GB"/>
              </w:rPr>
              <w:t xml:space="preserve">Not only does the baseline intents allow stakeholders to reuse, extend and interoperate controller implementations, but it also allows the development of an ecosystem of services around it – providing customizations (adaptations), integrations (post experimentations) and finally evolutions.  </w:t>
            </w:r>
          </w:p>
          <w:p w:rsidR="00BE04CD" w:rsidRPr="00DF1275" w:rsidRDefault="00BE04CD" w:rsidP="009A0CA4">
            <w:pPr>
              <w:spacing w:before="0"/>
              <w:jc w:val="both"/>
              <w:rPr>
                <w:sz w:val="22"/>
                <w:szCs w:val="18"/>
                <w:lang w:val="en-GB"/>
              </w:rPr>
            </w:pPr>
            <w:r w:rsidRPr="00DF1275">
              <w:rPr>
                <w:sz w:val="22"/>
                <w:szCs w:val="18"/>
                <w:lang w:val="en-GB"/>
              </w:rPr>
              <w:t xml:space="preserve">NOTE- collaboration/integration of OpenCN with closed loop frameworks e.g. ETSI ZSM may be explored. </w:t>
            </w:r>
          </w:p>
          <w:p w:rsidR="00BE04CD" w:rsidRPr="00DF1275" w:rsidRDefault="00BE04CD" w:rsidP="009A0CA4">
            <w:pPr>
              <w:spacing w:before="0"/>
              <w:jc w:val="both"/>
              <w:rPr>
                <w:sz w:val="22"/>
                <w:szCs w:val="18"/>
                <w:lang w:val="en-GB"/>
              </w:rPr>
            </w:pPr>
          </w:p>
          <w:p w:rsidR="00BE04CD" w:rsidRPr="00DF1275" w:rsidRDefault="00BE04CD" w:rsidP="009A0CA4">
            <w:pPr>
              <w:spacing w:before="0"/>
              <w:jc w:val="both"/>
              <w:rPr>
                <w:sz w:val="22"/>
                <w:szCs w:val="18"/>
                <w:lang w:val="en-GB"/>
              </w:rPr>
            </w:pPr>
            <w:r w:rsidRPr="00DF1275">
              <w:rPr>
                <w:sz w:val="22"/>
                <w:szCs w:val="18"/>
                <w:lang w:val="en-GB"/>
              </w:rPr>
              <w:t>Steps in the use case are as follows:</w:t>
            </w:r>
          </w:p>
          <w:p w:rsidR="00BE04CD" w:rsidRPr="00DF1275" w:rsidRDefault="00BE04CD" w:rsidP="009A0CA4">
            <w:pPr>
              <w:spacing w:before="0"/>
              <w:jc w:val="both"/>
              <w:rPr>
                <w:sz w:val="22"/>
                <w:szCs w:val="18"/>
                <w:lang w:val="en-GB"/>
              </w:rPr>
            </w:pPr>
            <w:r w:rsidRPr="00DF1275">
              <w:rPr>
                <w:sz w:val="22"/>
                <w:szCs w:val="18"/>
                <w:lang w:val="en-GB"/>
              </w:rPr>
              <w:t>- Initial version of controllers are formed from intent or composition from modules (by evolution controllers)</w:t>
            </w:r>
          </w:p>
          <w:p w:rsidR="00BE04CD" w:rsidRPr="00DF1275" w:rsidRDefault="00BE04CD" w:rsidP="009A0CA4">
            <w:pPr>
              <w:spacing w:before="0"/>
              <w:jc w:val="both"/>
              <w:rPr>
                <w:sz w:val="22"/>
                <w:szCs w:val="18"/>
                <w:lang w:val="en-GB"/>
              </w:rPr>
            </w:pPr>
            <w:r w:rsidRPr="00DF1275">
              <w:rPr>
                <w:sz w:val="22"/>
                <w:szCs w:val="18"/>
                <w:lang w:val="en-GB"/>
              </w:rPr>
              <w:t>- These may be stored in the repo labelled as “untested” or candidate controllers</w:t>
            </w:r>
          </w:p>
          <w:p w:rsidR="00BE04CD" w:rsidRPr="00DF1275" w:rsidRDefault="00BE04CD" w:rsidP="009A0CA4">
            <w:pPr>
              <w:spacing w:before="0"/>
              <w:jc w:val="both"/>
              <w:rPr>
                <w:sz w:val="22"/>
                <w:szCs w:val="18"/>
                <w:lang w:val="en-GB"/>
              </w:rPr>
            </w:pPr>
            <w:r w:rsidRPr="00DF1275">
              <w:rPr>
                <w:sz w:val="22"/>
                <w:szCs w:val="18"/>
                <w:lang w:val="en-GB"/>
              </w:rPr>
              <w:t>- Experimentation (Ex) manager pulls the candidates from the repo and (uses AN sandbox to) evaluate and test and compare the controllers</w:t>
            </w:r>
          </w:p>
          <w:p w:rsidR="00BE04CD" w:rsidRPr="00DF1275" w:rsidRDefault="00BE04CD" w:rsidP="009A0CA4">
            <w:pPr>
              <w:spacing w:before="0"/>
              <w:jc w:val="both"/>
              <w:rPr>
                <w:sz w:val="22"/>
                <w:szCs w:val="18"/>
                <w:lang w:val="en-GB"/>
              </w:rPr>
            </w:pPr>
            <w:r w:rsidRPr="00DF1275">
              <w:rPr>
                <w:sz w:val="22"/>
                <w:szCs w:val="18"/>
                <w:lang w:val="en-GB"/>
              </w:rPr>
              <w:t>- Evolution (Ev) manager uses the open repo to pull and apply ev strategies</w:t>
            </w:r>
          </w:p>
          <w:p w:rsidR="00BE04CD" w:rsidRPr="00DF1275" w:rsidRDefault="00BE04CD" w:rsidP="009A0CA4">
            <w:pPr>
              <w:spacing w:before="0"/>
              <w:jc w:val="both"/>
              <w:rPr>
                <w:sz w:val="22"/>
                <w:szCs w:val="18"/>
                <w:lang w:val="en-GB"/>
              </w:rPr>
            </w:pPr>
            <w:r w:rsidRPr="00DF1275">
              <w:rPr>
                <w:sz w:val="22"/>
                <w:szCs w:val="18"/>
                <w:lang w:val="en-GB"/>
              </w:rPr>
              <w:lastRenderedPageBreak/>
              <w:t>- Operational (Op) controllers are stored in the open repo and pulled and deployed in underlays by various closed loop automation frameworks.</w:t>
            </w:r>
          </w:p>
          <w:p w:rsidR="00BE04CD" w:rsidRPr="00DF1275" w:rsidRDefault="00BE04CD" w:rsidP="009A0CA4">
            <w:pPr>
              <w:spacing w:before="0"/>
              <w:jc w:val="both"/>
              <w:rPr>
                <w:sz w:val="22"/>
                <w:szCs w:val="18"/>
                <w:lang w:val="en-GB"/>
              </w:rPr>
            </w:pPr>
            <w:r w:rsidRPr="00DF1275">
              <w:rPr>
                <w:sz w:val="22"/>
                <w:szCs w:val="18"/>
                <w:lang w:val="en-GB"/>
              </w:rPr>
              <w:t>NOTE- Standardized intent formats may be used for storing controllers.</w:t>
            </w:r>
          </w:p>
          <w:p w:rsidR="00BE04CD" w:rsidRPr="00DF1275" w:rsidRDefault="00BE04CD" w:rsidP="009A0CA4">
            <w:pPr>
              <w:spacing w:before="0"/>
              <w:jc w:val="both"/>
              <w:rPr>
                <w:rFonts w:ascii="Microsoft YaHei" w:eastAsia="Microsoft YaHei" w:hAnsi="Microsoft YaHei" w:cs="Microsoft YaHei"/>
                <w:color w:val="231F20"/>
                <w:sz w:val="22"/>
                <w:szCs w:val="18"/>
                <w:lang w:val="en-GB"/>
              </w:rPr>
            </w:pPr>
          </w:p>
        </w:tc>
      </w:tr>
      <w:tr w:rsidR="00BE04CD" w:rsidRPr="00DF1275" w:rsidTr="00DF1275">
        <w:tc>
          <w:tcPr>
            <w:tcW w:w="1077" w:type="pct"/>
          </w:tcPr>
          <w:p w:rsidR="00BE04CD" w:rsidRPr="00DF1275" w:rsidRDefault="00BE04CD" w:rsidP="009A0CA4">
            <w:pPr>
              <w:spacing w:before="0"/>
              <w:rPr>
                <w:i/>
                <w:sz w:val="22"/>
                <w:szCs w:val="18"/>
                <w:lang w:val="en-GB"/>
              </w:rPr>
            </w:pPr>
            <w:r w:rsidRPr="00DF1275">
              <w:rPr>
                <w:i/>
                <w:sz w:val="22"/>
                <w:szCs w:val="18"/>
                <w:lang w:val="en-GB"/>
              </w:rPr>
              <w:lastRenderedPageBreak/>
              <w:t>Notes on use case category</w:t>
            </w:r>
          </w:p>
        </w:tc>
        <w:tc>
          <w:tcPr>
            <w:tcW w:w="3923" w:type="pct"/>
          </w:tcPr>
          <w:p w:rsidR="00BE04CD" w:rsidRPr="00DF1275" w:rsidRDefault="00BE04CD" w:rsidP="009A0CA4">
            <w:pPr>
              <w:pBdr>
                <w:top w:val="nil"/>
                <w:left w:val="nil"/>
                <w:bottom w:val="nil"/>
                <w:right w:val="nil"/>
                <w:between w:val="nil"/>
              </w:pBdr>
              <w:spacing w:before="0"/>
              <w:rPr>
                <w:color w:val="000000"/>
                <w:sz w:val="22"/>
                <w:szCs w:val="18"/>
                <w:lang w:val="en-GB"/>
              </w:rPr>
            </w:pPr>
            <w:r w:rsidRPr="00DF1275">
              <w:rPr>
                <w:color w:val="000000"/>
                <w:sz w:val="22"/>
                <w:szCs w:val="18"/>
                <w:lang w:val="en-GB"/>
              </w:rPr>
              <w:t xml:space="preserve">Cat 1: describes a scenario related to core autonomous behaviour itself. </w:t>
            </w:r>
          </w:p>
          <w:p w:rsidR="00BE04CD" w:rsidRPr="00DF1275" w:rsidRDefault="00BE04CD" w:rsidP="009A0CA4">
            <w:pPr>
              <w:spacing w:before="0"/>
              <w:rPr>
                <w:sz w:val="22"/>
                <w:szCs w:val="18"/>
                <w:lang w:val="en-GB"/>
              </w:rPr>
            </w:pPr>
          </w:p>
        </w:tc>
      </w:tr>
      <w:tr w:rsidR="00BE04CD" w:rsidRPr="00DF1275" w:rsidTr="00DF1275">
        <w:tc>
          <w:tcPr>
            <w:tcW w:w="1077" w:type="pct"/>
          </w:tcPr>
          <w:p w:rsidR="00BE04CD" w:rsidRPr="00DF1275" w:rsidRDefault="00BE04CD" w:rsidP="009A0CA4">
            <w:pPr>
              <w:spacing w:before="0"/>
              <w:rPr>
                <w:i/>
                <w:sz w:val="22"/>
                <w:szCs w:val="18"/>
                <w:lang w:val="en-GB"/>
              </w:rPr>
            </w:pPr>
            <w:r w:rsidRPr="00DF1275">
              <w:rPr>
                <w:i/>
                <w:sz w:val="22"/>
                <w:szCs w:val="18"/>
                <w:lang w:val="en-GB"/>
              </w:rPr>
              <w:t>Notes on priority of the use case</w:t>
            </w:r>
          </w:p>
        </w:tc>
        <w:tc>
          <w:tcPr>
            <w:tcW w:w="3923" w:type="pct"/>
          </w:tcPr>
          <w:p w:rsidR="00BE04CD" w:rsidRPr="00DF1275" w:rsidRDefault="00BE04CD" w:rsidP="009A0CA4">
            <w:pPr>
              <w:spacing w:before="0"/>
              <w:rPr>
                <w:sz w:val="22"/>
                <w:szCs w:val="18"/>
                <w:lang w:val="en-GB"/>
              </w:rPr>
            </w:pPr>
            <w:r w:rsidRPr="00DF1275">
              <w:rPr>
                <w:sz w:val="22"/>
                <w:szCs w:val="18"/>
                <w:lang w:val="en-GB"/>
              </w:rPr>
              <w:t>High</w:t>
            </w:r>
          </w:p>
          <w:p w:rsidR="00BE04CD" w:rsidRPr="00DF1275" w:rsidRDefault="00BE04CD" w:rsidP="009A0CA4">
            <w:pPr>
              <w:spacing w:before="0"/>
              <w:rPr>
                <w:sz w:val="22"/>
                <w:szCs w:val="18"/>
                <w:lang w:val="en-GB"/>
              </w:rPr>
            </w:pPr>
            <w:r w:rsidRPr="00DF1275">
              <w:rPr>
                <w:sz w:val="22"/>
                <w:szCs w:val="18"/>
                <w:lang w:val="en-GB"/>
              </w:rPr>
              <w:t>has the potential to impact future service development and evolution.</w:t>
            </w:r>
          </w:p>
        </w:tc>
      </w:tr>
      <w:tr w:rsidR="00BE04CD" w:rsidRPr="00DF1275" w:rsidTr="00DF1275">
        <w:tc>
          <w:tcPr>
            <w:tcW w:w="1077" w:type="pct"/>
          </w:tcPr>
          <w:p w:rsidR="00BE04CD" w:rsidRPr="00DF1275" w:rsidRDefault="00BE04CD" w:rsidP="009A0CA4">
            <w:pPr>
              <w:spacing w:before="0"/>
              <w:rPr>
                <w:i/>
                <w:sz w:val="22"/>
                <w:szCs w:val="18"/>
                <w:lang w:val="en-GB"/>
              </w:rPr>
            </w:pPr>
            <w:r w:rsidRPr="00DF1275">
              <w:rPr>
                <w:i/>
                <w:sz w:val="22"/>
                <w:szCs w:val="18"/>
                <w:lang w:val="en-GB"/>
              </w:rPr>
              <w:t>Reference</w:t>
            </w:r>
          </w:p>
        </w:tc>
        <w:tc>
          <w:tcPr>
            <w:tcW w:w="3923" w:type="pct"/>
          </w:tcPr>
          <w:p w:rsidR="00BE04CD" w:rsidRPr="00DF1275" w:rsidRDefault="00BE04CD" w:rsidP="009A0CA4">
            <w:pPr>
              <w:spacing w:before="0"/>
              <w:rPr>
                <w:sz w:val="22"/>
                <w:szCs w:val="18"/>
                <w:lang w:val="en-GB"/>
              </w:rPr>
            </w:pPr>
          </w:p>
        </w:tc>
      </w:tr>
    </w:tbl>
    <w:p w:rsidR="00BE04CD" w:rsidRPr="00DF1275" w:rsidRDefault="00BE04CD" w:rsidP="00A55EC7">
      <w:pPr>
        <w:pStyle w:val="Heading3"/>
      </w:pPr>
      <w:bookmarkStart w:id="871" w:name="_Toc86163193"/>
      <w:bookmarkStart w:id="872" w:name="_Toc86503336"/>
      <w:bookmarkStart w:id="873" w:name="_Toc86503594"/>
      <w:r w:rsidRPr="00DF1275">
        <w:t>Use case requirements</w:t>
      </w:r>
      <w:bookmarkEnd w:id="871"/>
      <w:bookmarkEnd w:id="872"/>
      <w:bookmarkEnd w:id="873"/>
    </w:p>
    <w:p w:rsidR="00BE04CD" w:rsidRPr="00DF1275" w:rsidRDefault="00BE04CD" w:rsidP="00BE04CD">
      <w:pPr>
        <w:spacing w:before="0" w:after="160" w:line="254" w:lineRule="auto"/>
        <w:rPr>
          <w:u w:val="single"/>
          <w:lang w:val="en-GB"/>
        </w:rPr>
      </w:pPr>
      <w:r w:rsidRPr="00DF1275">
        <w:rPr>
          <w:u w:val="single"/>
          <w:lang w:val="en-GB"/>
        </w:rPr>
        <w:t>Critical requirements</w:t>
      </w:r>
    </w:p>
    <w:p w:rsidR="00BE04CD" w:rsidRPr="00DF1275" w:rsidRDefault="002929B0" w:rsidP="002929B0">
      <w:pPr>
        <w:spacing w:before="0"/>
        <w:jc w:val="both"/>
        <w:rPr>
          <w:lang w:val="en-GB"/>
        </w:rPr>
      </w:pPr>
      <w:r>
        <w:rPr>
          <w:lang w:val="en-GB"/>
        </w:rPr>
        <w:t>●</w:t>
      </w:r>
      <w:r>
        <w:rPr>
          <w:lang w:val="en-GB"/>
        </w:rPr>
        <w:tab/>
      </w:r>
      <w:r w:rsidR="00851583">
        <w:rPr>
          <w:lang w:val="en-GB"/>
        </w:rPr>
        <w:t>AN-UC</w:t>
      </w:r>
      <w:r w:rsidR="00E473D8">
        <w:rPr>
          <w:lang w:val="en-GB"/>
        </w:rPr>
        <w:t>031</w:t>
      </w:r>
      <w:r w:rsidR="00FC70DA">
        <w:rPr>
          <w:lang w:val="en-GB"/>
        </w:rPr>
        <w:t>-REQ-</w:t>
      </w:r>
      <w:r w:rsidR="00DF7F40">
        <w:rPr>
          <w:lang w:val="en-GB"/>
        </w:rPr>
        <w:t>001</w:t>
      </w:r>
      <w:r w:rsidR="00BE04CD" w:rsidRPr="00DF1275">
        <w:rPr>
          <w:lang w:val="en-GB"/>
        </w:rPr>
        <w:t xml:space="preserve">: it is critical that AN enable storage of controllers in an open repository. </w:t>
      </w:r>
    </w:p>
    <w:p w:rsidR="00BE04CD" w:rsidRPr="002929B0" w:rsidRDefault="00BE04CD" w:rsidP="002929B0">
      <w:pPr>
        <w:jc w:val="both"/>
        <w:rPr>
          <w:sz w:val="22"/>
          <w:szCs w:val="22"/>
          <w:lang w:val="en-GB"/>
        </w:rPr>
      </w:pPr>
      <w:r w:rsidRPr="002929B0">
        <w:rPr>
          <w:sz w:val="22"/>
          <w:szCs w:val="22"/>
          <w:lang w:val="en-GB"/>
        </w:rPr>
        <w:t>NOTE</w:t>
      </w:r>
      <w:r w:rsidR="002929B0" w:rsidRPr="002929B0">
        <w:rPr>
          <w:sz w:val="22"/>
          <w:szCs w:val="22"/>
          <w:lang w:val="en-GB"/>
        </w:rPr>
        <w:t xml:space="preserve"> –</w:t>
      </w:r>
      <w:r w:rsidRPr="002929B0">
        <w:rPr>
          <w:sz w:val="22"/>
          <w:szCs w:val="22"/>
          <w:lang w:val="en-GB"/>
        </w:rPr>
        <w:t xml:space="preserve"> Experimentation (Ex) manager pulls the candidates from the repo and (uses AN sandbox to) evaluate and test and compare the controllers. Evolution (Ev) manager uses the open repo to pull and apply ev strategies. Operational (Op) controllers are stored in the open repo and pulled and deployed in underlays by various closed loop automation frameworks.</w:t>
      </w:r>
    </w:p>
    <w:p w:rsidR="00BE04CD" w:rsidRPr="00DF1275" w:rsidRDefault="00BE04CD" w:rsidP="00BE04CD">
      <w:pPr>
        <w:pStyle w:val="L-Heading2"/>
      </w:pPr>
      <w:bookmarkStart w:id="874" w:name="_Toc86163194"/>
      <w:r w:rsidRPr="00DF1275">
        <w:br w:type="page"/>
      </w:r>
    </w:p>
    <w:p w:rsidR="00BE04CD" w:rsidRPr="00DF1275" w:rsidRDefault="00BE04CD" w:rsidP="00A55EC7">
      <w:pPr>
        <w:pStyle w:val="Heading3"/>
      </w:pPr>
      <w:bookmarkStart w:id="875" w:name="_Toc86503337"/>
      <w:bookmarkStart w:id="876" w:name="_Toc86503595"/>
      <w:del w:id="877" w:author="Microsoft Office User" w:date="2022-06-13T12:08:00Z">
        <w:r w:rsidRPr="00DF1275" w:rsidDel="009325C6">
          <w:lastRenderedPageBreak/>
          <w:delText>Use case specific figures</w:delText>
        </w:r>
      </w:del>
      <w:bookmarkEnd w:id="874"/>
      <w:bookmarkEnd w:id="875"/>
      <w:bookmarkEnd w:id="876"/>
      <w:ins w:id="878" w:author="Microsoft Office User" w:date="2022-06-13T12:08:00Z">
        <w:r w:rsidR="009325C6">
          <w:t>Actor interactions and possible components</w:t>
        </w:r>
      </w:ins>
    </w:p>
    <w:p w:rsidR="00000000" w:rsidRDefault="002F42FB">
      <w:pPr>
        <w:rPr>
          <w:rPrChange w:id="879" w:author="Microsoft Office User" w:date="2022-06-13T12:22:00Z">
            <w:rPr>
              <w:lang w:val="en-GB"/>
            </w:rPr>
          </w:rPrChange>
        </w:rPr>
        <w:pPrChange w:id="880" w:author="Microsoft Office User" w:date="2022-06-13T12:22:00Z">
          <w:pPr>
            <w:pBdr>
              <w:bottom w:val="single" w:sz="6" w:space="1" w:color="auto"/>
            </w:pBdr>
            <w:spacing w:before="0"/>
          </w:pPr>
        </w:pPrChange>
      </w:pPr>
    </w:p>
    <w:p w:rsidR="00000000" w:rsidRDefault="002F42FB">
      <w:pPr>
        <w:rPr>
          <w:ins w:id="881" w:author="Microsoft Office User" w:date="2022-06-13T12:22:00Z"/>
        </w:rPr>
        <w:pPrChange w:id="882" w:author="Microsoft Office User" w:date="2022-06-13T12:22:00Z">
          <w:pPr>
            <w:keepNext/>
            <w:pBdr>
              <w:bottom w:val="single" w:sz="6" w:space="1" w:color="auto"/>
            </w:pBdr>
            <w:spacing w:before="0"/>
          </w:pPr>
        </w:pPrChange>
      </w:pPr>
      <w:r>
        <w:rPr>
          <w:noProof/>
          <w:lang w:eastAsia="en-US" w:bidi="hi-IN"/>
        </w:rPr>
        <w:drawing>
          <wp:inline distT="0" distB="0" distL="0" distR="0">
            <wp:extent cx="6120765" cy="3537912"/>
            <wp:effectExtent l="19050" t="0" r="0" b="0"/>
            <wp:docPr id="12" name="Picture 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Timeline&#10;&#10;Description automatically generated"/>
                    <pic:cNvPicPr>
                      <a:picLocks noChangeAspect="1" noChangeArrowheads="1"/>
                    </pic:cNvPicPr>
                  </pic:nvPicPr>
                  <pic:blipFill>
                    <a:blip r:embed="rId42" cstate="print"/>
                    <a:srcRect/>
                    <a:stretch>
                      <a:fillRect/>
                    </a:stretch>
                  </pic:blipFill>
                  <pic:spPr bwMode="auto">
                    <a:xfrm>
                      <a:off x="0" y="0"/>
                      <a:ext cx="6120765" cy="3537912"/>
                    </a:xfrm>
                    <a:prstGeom prst="rect">
                      <a:avLst/>
                    </a:prstGeom>
                    <a:noFill/>
                    <a:ln w="9525">
                      <a:noFill/>
                      <a:miter lim="800000"/>
                      <a:headEnd/>
                      <a:tailEnd/>
                    </a:ln>
                  </pic:spPr>
                </pic:pic>
              </a:graphicData>
            </a:graphic>
          </wp:inline>
        </w:drawing>
      </w:r>
    </w:p>
    <w:p w:rsidR="00000000" w:rsidRDefault="002F42FB">
      <w:pPr>
        <w:pPrChange w:id="883" w:author="Microsoft Office User" w:date="2022-06-13T12:22:00Z">
          <w:pPr>
            <w:keepNext/>
            <w:pBdr>
              <w:bottom w:val="single" w:sz="6" w:space="1" w:color="auto"/>
            </w:pBdr>
            <w:spacing w:before="0"/>
          </w:pPr>
        </w:pPrChange>
      </w:pPr>
    </w:p>
    <w:p w:rsidR="00BE04CD" w:rsidRPr="002929B0" w:rsidRDefault="002929B0" w:rsidP="002929B0">
      <w:pPr>
        <w:pStyle w:val="Caption"/>
        <w:rPr>
          <w:lang w:val="en-US"/>
        </w:rPr>
      </w:pPr>
      <w:r>
        <w:t xml:space="preserve">Figure </w:t>
      </w:r>
      <w:r w:rsidR="007649F9">
        <w:fldChar w:fldCharType="begin"/>
      </w:r>
      <w:r>
        <w:instrText xml:space="preserve"> SEQ Figure \* ARABIC </w:instrText>
      </w:r>
      <w:r w:rsidR="007649F9">
        <w:fldChar w:fldCharType="separate"/>
      </w:r>
      <w:r w:rsidR="00E37222">
        <w:rPr>
          <w:noProof/>
        </w:rPr>
        <w:t>18</w:t>
      </w:r>
      <w:r w:rsidR="007649F9">
        <w:fldChar w:fldCharType="end"/>
      </w:r>
      <w:r>
        <w:t>:</w:t>
      </w:r>
      <w:r w:rsidR="00E37222">
        <w:t xml:space="preserve"> actor interaction for </w:t>
      </w:r>
      <w:r w:rsidR="00E37222" w:rsidRPr="00DF1275">
        <w:rPr>
          <w:sz w:val="22"/>
          <w:szCs w:val="18"/>
        </w:rPr>
        <w:t>open repository of intents</w:t>
      </w:r>
    </w:p>
    <w:p w:rsidR="00BE04CD" w:rsidRPr="00DF1275" w:rsidRDefault="00BE04CD" w:rsidP="00A55EC7">
      <w:pPr>
        <w:pStyle w:val="Heading2"/>
      </w:pPr>
      <w:bookmarkStart w:id="884" w:name="_Toc86163195"/>
      <w:bookmarkStart w:id="885" w:name="_Toc86503338"/>
      <w:bookmarkStart w:id="886" w:name="_Toc86503596"/>
      <w:r w:rsidRPr="00DF1275">
        <w:t xml:space="preserve">AI enabled </w:t>
      </w:r>
      <w:r w:rsidR="003338F4">
        <w:t>g</w:t>
      </w:r>
      <w:r w:rsidRPr="00DF1275">
        <w:t>ame theory-based mechanism for resource allocation</w:t>
      </w:r>
      <w:bookmarkEnd w:id="884"/>
      <w:bookmarkEnd w:id="885"/>
      <w:bookmarkEnd w:id="88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2123"/>
        <w:gridCol w:w="7732"/>
      </w:tblGrid>
      <w:tr w:rsidR="00BE04CD" w:rsidRPr="003338F4" w:rsidTr="003338F4">
        <w:trPr>
          <w:jc w:val="center"/>
        </w:trPr>
        <w:tc>
          <w:tcPr>
            <w:tcW w:w="1077" w:type="pct"/>
          </w:tcPr>
          <w:p w:rsidR="00BE04CD" w:rsidRPr="003338F4" w:rsidRDefault="00BE04CD" w:rsidP="009A0CA4">
            <w:pPr>
              <w:spacing w:before="0"/>
              <w:rPr>
                <w:rFonts w:asciiTheme="majorBidi" w:hAnsiTheme="majorBidi" w:cstheme="majorBidi"/>
                <w:i/>
                <w:sz w:val="22"/>
                <w:szCs w:val="22"/>
                <w:lang w:val="en-GB"/>
              </w:rPr>
            </w:pPr>
            <w:r w:rsidRPr="003338F4">
              <w:rPr>
                <w:rFonts w:asciiTheme="majorBidi" w:hAnsiTheme="majorBidi" w:cstheme="majorBidi"/>
                <w:i/>
                <w:sz w:val="22"/>
                <w:szCs w:val="22"/>
                <w:lang w:val="en-GB"/>
              </w:rPr>
              <w:t>Use case id</w:t>
            </w:r>
          </w:p>
        </w:tc>
        <w:tc>
          <w:tcPr>
            <w:tcW w:w="3923" w:type="pct"/>
          </w:tcPr>
          <w:p w:rsidR="00BE04CD" w:rsidRPr="003338F4" w:rsidRDefault="00BE04CD" w:rsidP="009A0CA4">
            <w:pPr>
              <w:spacing w:before="0"/>
              <w:rPr>
                <w:rFonts w:asciiTheme="majorBidi" w:hAnsiTheme="majorBidi" w:cstheme="majorBidi"/>
                <w:sz w:val="22"/>
                <w:szCs w:val="22"/>
                <w:lang w:val="en-GB"/>
              </w:rPr>
            </w:pPr>
            <w:r w:rsidRPr="003338F4">
              <w:rPr>
                <w:rFonts w:asciiTheme="majorBidi" w:hAnsiTheme="majorBidi" w:cstheme="majorBidi"/>
                <w:sz w:val="22"/>
                <w:szCs w:val="22"/>
                <w:lang w:val="en-GB"/>
              </w:rPr>
              <w:t>FG-AN-usecase-032</w:t>
            </w:r>
          </w:p>
        </w:tc>
      </w:tr>
      <w:tr w:rsidR="00BE04CD" w:rsidRPr="003338F4" w:rsidTr="003338F4">
        <w:trPr>
          <w:jc w:val="center"/>
        </w:trPr>
        <w:tc>
          <w:tcPr>
            <w:tcW w:w="1077" w:type="pct"/>
          </w:tcPr>
          <w:p w:rsidR="00BE04CD" w:rsidRPr="003338F4" w:rsidRDefault="00BE04CD" w:rsidP="009A0CA4">
            <w:pPr>
              <w:spacing w:before="0"/>
              <w:rPr>
                <w:rFonts w:asciiTheme="majorBidi" w:hAnsiTheme="majorBidi" w:cstheme="majorBidi"/>
                <w:i/>
                <w:sz w:val="22"/>
                <w:szCs w:val="22"/>
                <w:lang w:val="en-GB"/>
              </w:rPr>
            </w:pPr>
            <w:r w:rsidRPr="003338F4">
              <w:rPr>
                <w:rFonts w:asciiTheme="majorBidi" w:hAnsiTheme="majorBidi" w:cstheme="majorBidi"/>
                <w:i/>
                <w:sz w:val="22"/>
                <w:szCs w:val="22"/>
                <w:lang w:val="en-GB"/>
              </w:rPr>
              <w:t>Use case description</w:t>
            </w:r>
          </w:p>
        </w:tc>
        <w:tc>
          <w:tcPr>
            <w:tcW w:w="3923" w:type="pct"/>
          </w:tcPr>
          <w:p w:rsidR="00BE04CD" w:rsidRPr="003338F4" w:rsidRDefault="00BE04CD" w:rsidP="009A0CA4">
            <w:p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 xml:space="preserve">       With the advent of Internet of Things, large number of devices may be trying to connect to the network. Macro base station may be capacity limited to serve these devices. An alternative is device to device communication, but complexity of algorithms and privacy concerns are limiting factors here. Another option is deploying small base stations known as small cells and each small cell try to serve set of users. </w:t>
            </w:r>
          </w:p>
          <w:p w:rsidR="00BE04CD" w:rsidRPr="003338F4" w:rsidRDefault="00BE04CD" w:rsidP="009A0CA4">
            <w:p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 xml:space="preserve">Microcell, metro cell, Pico cell and femtocells are collectively known as small cells and network containing all these base stations are termed as Heterogeneous networks. To optimize the use of bandwidth, we assume co-channel deployment mechanisms, macro cell and small cells will share the same set of sub-channels. Transmission among small cells may cause interference not only among them but also to the macro cell users. Hence we need to </w:t>
            </w:r>
            <w:r w:rsidRPr="003338F4">
              <w:rPr>
                <w:rFonts w:asciiTheme="majorBidi" w:hAnsiTheme="majorBidi" w:cstheme="majorBidi"/>
                <w:sz w:val="22"/>
                <w:szCs w:val="22"/>
                <w:lang w:val="en-GB"/>
              </w:rPr>
              <w:lastRenderedPageBreak/>
              <w:t xml:space="preserve">consider efficient resource allocation algorithms to mitigate interference among them so as to satisfy QoS constraints of all the devices/users. </w:t>
            </w:r>
          </w:p>
          <w:p w:rsidR="00BE04CD" w:rsidRPr="003338F4" w:rsidRDefault="00BE04CD" w:rsidP="009A0CA4">
            <w:p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 xml:space="preserve">       Distributed algorithms may be needed to mitigate the interference since there may not be coordination (e.g. X2 interface) among the small cells. </w:t>
            </w:r>
          </w:p>
          <w:p w:rsidR="00BE04CD" w:rsidRPr="003338F4" w:rsidRDefault="00BE04CD" w:rsidP="009A0CA4">
            <w:p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 xml:space="preserve">       In this scenario, we would like to propose distributed resource allocation (subchannel allocation and power allocation to each subchannel) so as to satisfy QoS requirements of all the devices. NOTE- Game theory based model is proposed and to reach equilibrium points we will be proposing both traditional based algorithms like ML algorithms. </w:t>
            </w:r>
          </w:p>
          <w:p w:rsidR="00BE04CD" w:rsidRPr="003338F4" w:rsidRDefault="00BE04CD" w:rsidP="009A0CA4">
            <w:pPr>
              <w:spacing w:before="0"/>
              <w:jc w:val="both"/>
              <w:rPr>
                <w:rFonts w:asciiTheme="majorBidi" w:hAnsiTheme="majorBidi" w:cstheme="majorBidi"/>
                <w:sz w:val="22"/>
                <w:szCs w:val="22"/>
                <w:lang w:val="en-GB"/>
              </w:rPr>
            </w:pPr>
          </w:p>
          <w:p w:rsidR="00BE04CD" w:rsidRPr="003338F4" w:rsidRDefault="00BE04CD" w:rsidP="009A0CA4">
            <w:p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Story-1 for the use case: In an enterprise deployment of small cell, say in a factory floor,  low</w:t>
            </w:r>
            <w:r w:rsidRPr="003338F4">
              <w:rPr>
                <w:rFonts w:asciiTheme="majorBidi" w:hAnsiTheme="majorBidi" w:cstheme="majorBidi"/>
                <w:sz w:val="22"/>
                <w:szCs w:val="22"/>
                <w:u w:val="single"/>
                <w:lang w:val="en-GB"/>
              </w:rPr>
              <w:t>latency</w:t>
            </w:r>
            <w:r w:rsidRPr="003338F4">
              <w:rPr>
                <w:rFonts w:asciiTheme="majorBidi" w:hAnsiTheme="majorBidi" w:cstheme="majorBidi"/>
                <w:sz w:val="22"/>
                <w:szCs w:val="22"/>
                <w:lang w:val="en-GB"/>
              </w:rPr>
              <w:t xml:space="preserve"> is required for certain UEs, e.g. robotic arms or self-guided vehicles such as in Industry 4.0 use cases. Macro cell coverage is limited in such indoor factory floors and interference is a problem. Resource allocation for low-latency UEs in the presence of interference and low coverage by macro is the problem addressed in this “story”. </w:t>
            </w:r>
          </w:p>
          <w:p w:rsidR="00BE04CD" w:rsidRPr="003338F4" w:rsidRDefault="00BE04CD" w:rsidP="00B81DB1">
            <w:pPr>
              <w:numPr>
                <w:ilvl w:val="0"/>
                <w:numId w:val="27"/>
              </w:numPr>
              <w:pBdr>
                <w:top w:val="nil"/>
                <w:left w:val="nil"/>
                <w:bottom w:val="nil"/>
                <w:right w:val="nil"/>
                <w:between w:val="nil"/>
              </w:pBdr>
              <w:spacing w:before="0"/>
              <w:jc w:val="both"/>
              <w:rPr>
                <w:rFonts w:asciiTheme="majorBidi" w:hAnsiTheme="majorBidi" w:cstheme="majorBidi"/>
                <w:sz w:val="22"/>
                <w:szCs w:val="22"/>
                <w:lang w:val="en-GB"/>
              </w:rPr>
            </w:pPr>
            <w:r w:rsidRPr="003338F4">
              <w:rPr>
                <w:rFonts w:asciiTheme="majorBidi" w:hAnsiTheme="majorBidi" w:cstheme="majorBidi"/>
                <w:color w:val="000000"/>
                <w:sz w:val="22"/>
                <w:szCs w:val="22"/>
                <w:lang w:val="en-GB"/>
              </w:rPr>
              <w:t>Co-existence of UEs that require low latency service and that does not require low latency service</w:t>
            </w:r>
          </w:p>
          <w:p w:rsidR="00BE04CD" w:rsidRPr="003338F4" w:rsidRDefault="00BE04CD" w:rsidP="00B81DB1">
            <w:pPr>
              <w:numPr>
                <w:ilvl w:val="1"/>
                <w:numId w:val="27"/>
              </w:numPr>
              <w:pBdr>
                <w:top w:val="nil"/>
                <w:left w:val="nil"/>
                <w:bottom w:val="nil"/>
                <w:right w:val="nil"/>
                <w:between w:val="nil"/>
              </w:pBdr>
              <w:spacing w:before="0"/>
              <w:jc w:val="both"/>
              <w:rPr>
                <w:rFonts w:asciiTheme="majorBidi" w:hAnsiTheme="majorBidi" w:cstheme="majorBidi"/>
                <w:sz w:val="22"/>
                <w:szCs w:val="22"/>
                <w:lang w:val="en-GB"/>
              </w:rPr>
            </w:pPr>
            <w:r w:rsidRPr="003338F4">
              <w:rPr>
                <w:rFonts w:asciiTheme="majorBidi" w:hAnsiTheme="majorBidi" w:cstheme="majorBidi"/>
                <w:color w:val="000000"/>
                <w:sz w:val="22"/>
                <w:szCs w:val="22"/>
                <w:lang w:val="en-GB"/>
              </w:rPr>
              <w:t>Each small cell can allocate certain channels (power has to be allocated via game theory) to UEs that require low latency (high priority basis) and for other UEs it can allocate channel and power by playing game model</w:t>
            </w:r>
          </w:p>
          <w:p w:rsidR="00BE04CD" w:rsidRPr="003338F4" w:rsidRDefault="00BE04CD" w:rsidP="00B81DB1">
            <w:pPr>
              <w:numPr>
                <w:ilvl w:val="1"/>
                <w:numId w:val="27"/>
              </w:numPr>
              <w:pBdr>
                <w:top w:val="nil"/>
                <w:left w:val="nil"/>
                <w:bottom w:val="nil"/>
                <w:right w:val="nil"/>
                <w:between w:val="nil"/>
              </w:pBdr>
              <w:spacing w:before="0"/>
              <w:jc w:val="both"/>
              <w:rPr>
                <w:rFonts w:asciiTheme="majorBidi" w:hAnsiTheme="majorBidi" w:cstheme="majorBidi"/>
                <w:sz w:val="22"/>
                <w:szCs w:val="22"/>
                <w:lang w:val="en-GB"/>
              </w:rPr>
            </w:pPr>
            <w:r w:rsidRPr="003338F4">
              <w:rPr>
                <w:rFonts w:asciiTheme="majorBidi" w:hAnsiTheme="majorBidi" w:cstheme="majorBidi"/>
                <w:color w:val="000000"/>
                <w:sz w:val="22"/>
                <w:szCs w:val="22"/>
                <w:lang w:val="en-GB"/>
              </w:rPr>
              <w:t>Power allocation is based on UEs rate requirement</w:t>
            </w:r>
          </w:p>
          <w:p w:rsidR="00BE04CD" w:rsidRPr="003338F4" w:rsidRDefault="00BE04CD" w:rsidP="00B81DB1">
            <w:pPr>
              <w:numPr>
                <w:ilvl w:val="0"/>
                <w:numId w:val="27"/>
              </w:numPr>
              <w:pBdr>
                <w:top w:val="nil"/>
                <w:left w:val="nil"/>
                <w:bottom w:val="nil"/>
                <w:right w:val="nil"/>
                <w:between w:val="nil"/>
              </w:pBdr>
              <w:spacing w:before="0"/>
              <w:jc w:val="both"/>
              <w:rPr>
                <w:rFonts w:asciiTheme="majorBidi" w:hAnsiTheme="majorBidi" w:cstheme="majorBidi"/>
                <w:sz w:val="22"/>
                <w:szCs w:val="22"/>
                <w:lang w:val="en-GB"/>
              </w:rPr>
            </w:pPr>
            <w:r w:rsidRPr="003338F4">
              <w:rPr>
                <w:rFonts w:asciiTheme="majorBidi" w:hAnsiTheme="majorBidi" w:cstheme="majorBidi"/>
                <w:color w:val="000000"/>
                <w:sz w:val="22"/>
                <w:szCs w:val="22"/>
                <w:lang w:val="en-GB"/>
              </w:rPr>
              <w:t>Serving UEs that all require low latency</w:t>
            </w:r>
          </w:p>
          <w:p w:rsidR="00BE04CD" w:rsidRPr="003338F4" w:rsidRDefault="00BE04CD" w:rsidP="00B81DB1">
            <w:pPr>
              <w:numPr>
                <w:ilvl w:val="1"/>
                <w:numId w:val="27"/>
              </w:numPr>
              <w:pBdr>
                <w:top w:val="nil"/>
                <w:left w:val="nil"/>
                <w:bottom w:val="nil"/>
                <w:right w:val="nil"/>
                <w:between w:val="nil"/>
              </w:pBdr>
              <w:spacing w:before="0"/>
              <w:jc w:val="both"/>
              <w:rPr>
                <w:rFonts w:asciiTheme="majorBidi" w:hAnsiTheme="majorBidi" w:cstheme="majorBidi"/>
                <w:sz w:val="22"/>
                <w:szCs w:val="22"/>
                <w:lang w:val="en-GB"/>
              </w:rPr>
            </w:pPr>
            <w:r w:rsidRPr="003338F4">
              <w:rPr>
                <w:rFonts w:asciiTheme="majorBidi" w:hAnsiTheme="majorBidi" w:cstheme="majorBidi"/>
                <w:color w:val="000000"/>
                <w:sz w:val="22"/>
                <w:szCs w:val="22"/>
                <w:lang w:val="en-GB"/>
              </w:rPr>
              <w:t>The small cell that serves these users can act as a leader and other cells can act as a follower.</w:t>
            </w:r>
          </w:p>
          <w:p w:rsidR="00BE04CD" w:rsidRPr="003338F4" w:rsidRDefault="00BE04CD" w:rsidP="00B81DB1">
            <w:pPr>
              <w:numPr>
                <w:ilvl w:val="1"/>
                <w:numId w:val="27"/>
              </w:numPr>
              <w:pBdr>
                <w:top w:val="nil"/>
                <w:left w:val="nil"/>
                <w:bottom w:val="nil"/>
                <w:right w:val="nil"/>
                <w:between w:val="nil"/>
              </w:pBdr>
              <w:spacing w:before="0"/>
              <w:jc w:val="both"/>
              <w:rPr>
                <w:rFonts w:asciiTheme="majorBidi" w:hAnsiTheme="majorBidi" w:cstheme="majorBidi"/>
                <w:sz w:val="22"/>
                <w:szCs w:val="22"/>
                <w:lang w:val="en-GB"/>
              </w:rPr>
            </w:pPr>
            <w:r w:rsidRPr="003338F4">
              <w:rPr>
                <w:rFonts w:asciiTheme="majorBidi" w:hAnsiTheme="majorBidi" w:cstheme="majorBidi"/>
                <w:color w:val="000000"/>
                <w:sz w:val="22"/>
                <w:szCs w:val="22"/>
                <w:lang w:val="en-GB"/>
              </w:rPr>
              <w:t>Here priority will go to the leader and after allocation of resource by this cell, all others will allocate resources accordingly by playing stackelberg game model.</w:t>
            </w:r>
          </w:p>
          <w:p w:rsidR="00BE04CD" w:rsidRPr="003338F4" w:rsidRDefault="00BE04CD" w:rsidP="00B81DB1">
            <w:pPr>
              <w:pStyle w:val="ListParagraph"/>
              <w:numPr>
                <w:ilvl w:val="0"/>
                <w:numId w:val="27"/>
              </w:num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 xml:space="preserve">Given the measurements such as channel gains observed by user on a particular subchannel along with Interference plus </w:t>
            </w:r>
            <w:r w:rsidRPr="003338F4">
              <w:rPr>
                <w:rFonts w:asciiTheme="majorBidi" w:hAnsiTheme="majorBidi" w:cstheme="majorBidi"/>
                <w:sz w:val="22"/>
                <w:szCs w:val="22"/>
                <w:lang w:val="en-GB"/>
              </w:rPr>
              <w:lastRenderedPageBreak/>
              <w:t>noise on that channel</w:t>
            </w:r>
            <w:r w:rsidRPr="003338F4">
              <w:rPr>
                <w:rFonts w:asciiTheme="majorBidi" w:hAnsiTheme="majorBidi" w:cstheme="majorBidi"/>
                <w:sz w:val="22"/>
                <w:szCs w:val="22"/>
                <w:lang w:val="en-GB"/>
              </w:rPr>
              <w:sym w:font="Wingdings" w:char="F0E0"/>
            </w:r>
            <w:r w:rsidRPr="003338F4">
              <w:rPr>
                <w:rFonts w:asciiTheme="majorBidi" w:hAnsiTheme="majorBidi" w:cstheme="majorBidi"/>
                <w:sz w:val="22"/>
                <w:szCs w:val="22"/>
                <w:lang w:val="en-GB"/>
              </w:rPr>
              <w:t xml:space="preserve"> we need to allocate channel and power per subchannel so as to satisfy user requirements (e.g., rate, low latency)</w:t>
            </w:r>
          </w:p>
          <w:p w:rsidR="00BE04CD" w:rsidRPr="003338F4" w:rsidRDefault="00BE04CD" w:rsidP="00B81DB1">
            <w:pPr>
              <w:pStyle w:val="ListParagraph"/>
              <w:numPr>
                <w:ilvl w:val="1"/>
                <w:numId w:val="27"/>
              </w:num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Here channel allocation matrix and power per subchannel (Known as Nash Equilibrium-NE point) has to be computed iteratively via game theory approach. We can use three different kind of algorithms such as traditional optimised algorithm, reinforcement learning algorithm and genetic algorithm.</w:t>
            </w:r>
          </w:p>
          <w:p w:rsidR="00BE04CD" w:rsidRPr="003338F4" w:rsidRDefault="00BE04CD" w:rsidP="00B81DB1">
            <w:pPr>
              <w:pStyle w:val="ListParagraph"/>
              <w:numPr>
                <w:ilvl w:val="1"/>
                <w:numId w:val="27"/>
              </w:num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 xml:space="preserve">We can compare the above algorithms for better usage. </w:t>
            </w:r>
          </w:p>
          <w:p w:rsidR="00BE04CD" w:rsidRPr="003338F4" w:rsidRDefault="00BE04CD" w:rsidP="00B81DB1">
            <w:pPr>
              <w:pStyle w:val="ListParagraph"/>
              <w:numPr>
                <w:ilvl w:val="1"/>
                <w:numId w:val="27"/>
              </w:num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 xml:space="preserve">Once we create data set that consists of various measurements-channel gains, interference plus noise, set of sub channels, user per cell, user requirements along with NE point </w:t>
            </w:r>
            <w:r w:rsidRPr="003338F4">
              <w:rPr>
                <w:rFonts w:asciiTheme="majorBidi" w:hAnsiTheme="majorBidi" w:cstheme="majorBidi"/>
                <w:sz w:val="22"/>
                <w:szCs w:val="22"/>
                <w:lang w:val="en-GB"/>
              </w:rPr>
              <w:sym w:font="Wingdings" w:char="F0E0"/>
            </w:r>
            <w:r w:rsidRPr="003338F4">
              <w:rPr>
                <w:rFonts w:asciiTheme="majorBidi" w:hAnsiTheme="majorBidi" w:cstheme="majorBidi"/>
                <w:sz w:val="22"/>
                <w:szCs w:val="22"/>
                <w:lang w:val="en-GB"/>
              </w:rPr>
              <w:t xml:space="preserve"> we can train the supervised learning model and this model sits at the Small BSs to obtain subchannel allocation and power per subchannel depends on the local measurements along with other inputs at each small BSs.</w:t>
            </w:r>
          </w:p>
          <w:p w:rsidR="00BE04CD" w:rsidRPr="003338F4" w:rsidRDefault="00BE04CD" w:rsidP="00B81DB1">
            <w:pPr>
              <w:pStyle w:val="ListParagraph"/>
              <w:numPr>
                <w:ilvl w:val="1"/>
                <w:numId w:val="27"/>
              </w:num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#compare the output from SL with traditional methods.</w:t>
            </w:r>
          </w:p>
          <w:p w:rsidR="00BE04CD" w:rsidRPr="003338F4" w:rsidRDefault="00BE04CD" w:rsidP="009A0CA4">
            <w:pPr>
              <w:pStyle w:val="ListParagraph"/>
              <w:spacing w:before="0"/>
              <w:ind w:left="1440"/>
              <w:jc w:val="both"/>
              <w:rPr>
                <w:rFonts w:asciiTheme="majorBidi" w:hAnsiTheme="majorBidi" w:cstheme="majorBidi"/>
                <w:sz w:val="22"/>
                <w:szCs w:val="22"/>
                <w:lang w:val="en-GB"/>
              </w:rPr>
            </w:pPr>
          </w:p>
          <w:p w:rsidR="00BE04CD" w:rsidRPr="003338F4" w:rsidRDefault="00BE04CD" w:rsidP="00B81DB1">
            <w:pPr>
              <w:pStyle w:val="ListParagraph"/>
              <w:numPr>
                <w:ilvl w:val="0"/>
                <w:numId w:val="27"/>
              </w:numPr>
              <w:spacing w:before="0"/>
              <w:ind w:left="1080"/>
              <w:jc w:val="both"/>
              <w:rPr>
                <w:rFonts w:asciiTheme="majorBidi" w:hAnsiTheme="majorBidi" w:cstheme="majorBidi"/>
                <w:sz w:val="22"/>
                <w:szCs w:val="22"/>
                <w:lang w:val="en-GB"/>
              </w:rPr>
            </w:pPr>
            <w:r w:rsidRPr="003338F4">
              <w:rPr>
                <w:rFonts w:asciiTheme="majorBidi" w:hAnsiTheme="majorBidi" w:cstheme="majorBidi"/>
                <w:sz w:val="22"/>
                <w:szCs w:val="22"/>
                <w:lang w:val="en-GB"/>
              </w:rPr>
              <w:t xml:space="preserve">Suppose there are multiple users try to access the channel at a particular time and resources are scarce, then we need to schedule the users into different frame durations (msec). For this we consider auctioning mechanism to schedule the user in a particular time slot. Utility for each auction is a function of user requirements such as rate, latency etc., </w:t>
            </w:r>
          </w:p>
          <w:p w:rsidR="00BE04CD" w:rsidRPr="003338F4" w:rsidRDefault="00BE04CD" w:rsidP="00B81DB1">
            <w:pPr>
              <w:pStyle w:val="ListParagraph"/>
              <w:numPr>
                <w:ilvl w:val="0"/>
                <w:numId w:val="27"/>
              </w:numPr>
              <w:spacing w:before="0"/>
              <w:ind w:left="1080"/>
              <w:jc w:val="both"/>
              <w:rPr>
                <w:rFonts w:asciiTheme="majorBidi" w:hAnsiTheme="majorBidi" w:cstheme="majorBidi"/>
                <w:sz w:val="22"/>
                <w:szCs w:val="22"/>
                <w:lang w:val="en-GB"/>
              </w:rPr>
            </w:pPr>
            <w:r w:rsidRPr="003338F4">
              <w:rPr>
                <w:rFonts w:asciiTheme="majorBidi" w:hAnsiTheme="majorBidi" w:cstheme="majorBidi"/>
                <w:sz w:val="22"/>
                <w:szCs w:val="22"/>
                <w:lang w:val="en-GB"/>
              </w:rPr>
              <w:t>Once we perform user scheduling, then we can allocate channel and power per channel according to algorithm described above.</w:t>
            </w:r>
          </w:p>
          <w:p w:rsidR="00BE04CD" w:rsidRPr="003338F4" w:rsidRDefault="00BE04CD" w:rsidP="00B81DB1">
            <w:pPr>
              <w:pStyle w:val="ListParagraph"/>
              <w:numPr>
                <w:ilvl w:val="0"/>
                <w:numId w:val="27"/>
              </w:numPr>
              <w:spacing w:before="0"/>
              <w:ind w:left="1080"/>
              <w:jc w:val="both"/>
              <w:rPr>
                <w:rFonts w:asciiTheme="majorBidi" w:hAnsiTheme="majorBidi" w:cstheme="majorBidi"/>
                <w:sz w:val="22"/>
                <w:szCs w:val="22"/>
                <w:lang w:val="en-GB"/>
              </w:rPr>
            </w:pPr>
            <w:r w:rsidRPr="003338F4">
              <w:rPr>
                <w:rFonts w:asciiTheme="majorBidi" w:hAnsiTheme="majorBidi" w:cstheme="majorBidi"/>
                <w:sz w:val="22"/>
                <w:szCs w:val="22"/>
                <w:lang w:val="en-GB"/>
              </w:rPr>
              <w:t xml:space="preserve">In the above procedure we are performing both time domain and frequency domain scheduling separately. </w:t>
            </w:r>
          </w:p>
          <w:p w:rsidR="00BE04CD" w:rsidRPr="003338F4" w:rsidRDefault="00BE04CD" w:rsidP="009A0CA4">
            <w:pPr>
              <w:pStyle w:val="ListParagraph"/>
              <w:spacing w:before="0"/>
              <w:ind w:left="1080"/>
              <w:jc w:val="both"/>
              <w:rPr>
                <w:rFonts w:asciiTheme="majorBidi" w:hAnsiTheme="majorBidi" w:cstheme="majorBidi"/>
                <w:sz w:val="22"/>
                <w:szCs w:val="22"/>
                <w:lang w:val="en-GB"/>
              </w:rPr>
            </w:pPr>
          </w:p>
          <w:p w:rsidR="00BE04CD" w:rsidRPr="003338F4" w:rsidRDefault="00BE04CD" w:rsidP="009A0CA4">
            <w:p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 xml:space="preserve">story-2: surveillance videos– high UL rate is required for cameras – macro cell coverage and interference is problem. Allocation for rate-required UEs in the presence of interference and low coverage by </w:t>
            </w:r>
            <w:r w:rsidRPr="003338F4">
              <w:rPr>
                <w:rFonts w:asciiTheme="majorBidi" w:hAnsiTheme="majorBidi" w:cstheme="majorBidi"/>
                <w:sz w:val="22"/>
                <w:szCs w:val="22"/>
                <w:lang w:val="en-GB"/>
              </w:rPr>
              <w:lastRenderedPageBreak/>
              <w:t>macro. Priority allocation for UL intensive UEs to achieve QoS.</w:t>
            </w:r>
          </w:p>
          <w:p w:rsidR="00BE04CD" w:rsidRPr="003338F4" w:rsidRDefault="00BE04CD" w:rsidP="009A0CA4">
            <w:pPr>
              <w:spacing w:before="0"/>
              <w:jc w:val="both"/>
              <w:rPr>
                <w:rFonts w:asciiTheme="majorBidi" w:hAnsiTheme="majorBidi" w:cstheme="majorBidi"/>
                <w:sz w:val="22"/>
                <w:szCs w:val="22"/>
                <w:lang w:val="en-GB"/>
              </w:rPr>
            </w:pPr>
          </w:p>
          <w:p w:rsidR="00BE04CD" w:rsidRPr="003338F4" w:rsidRDefault="00BE04CD" w:rsidP="009A0CA4">
            <w:p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story-3: power constrained – wearables etc – privacy – user specific data cannot be exposed to 3</w:t>
            </w:r>
            <w:r w:rsidRPr="003338F4">
              <w:rPr>
                <w:rFonts w:asciiTheme="majorBidi" w:hAnsiTheme="majorBidi" w:cstheme="majorBidi"/>
                <w:sz w:val="22"/>
                <w:szCs w:val="22"/>
                <w:vertAlign w:val="superscript"/>
                <w:lang w:val="en-GB"/>
              </w:rPr>
              <w:t>rd</w:t>
            </w:r>
            <w:r w:rsidRPr="003338F4">
              <w:rPr>
                <w:rFonts w:asciiTheme="majorBidi" w:hAnsiTheme="majorBidi" w:cstheme="majorBidi"/>
                <w:sz w:val="22"/>
                <w:szCs w:val="22"/>
                <w:lang w:val="en-GB"/>
              </w:rPr>
              <w:t xml:space="preserve"> party – to do analytics, no data should be taken out of the trust zone (enterprise or private network). All AI/ML, analytics etc needs to be done within the private network. </w:t>
            </w:r>
          </w:p>
          <w:p w:rsidR="00BE04CD" w:rsidRPr="003338F4" w:rsidRDefault="00BE04CD" w:rsidP="009A0CA4">
            <w:pPr>
              <w:spacing w:before="0"/>
              <w:jc w:val="both"/>
              <w:rPr>
                <w:rFonts w:asciiTheme="majorBidi" w:hAnsiTheme="majorBidi" w:cstheme="majorBidi"/>
                <w:sz w:val="22"/>
                <w:szCs w:val="22"/>
                <w:lang w:val="en-GB"/>
              </w:rPr>
            </w:pPr>
          </w:p>
          <w:p w:rsidR="00BE04CD" w:rsidRPr="003338F4" w:rsidRDefault="00BE04CD" w:rsidP="009A0CA4">
            <w:pPr>
              <w:spacing w:before="0"/>
              <w:jc w:val="both"/>
              <w:rPr>
                <w:rFonts w:asciiTheme="majorBidi" w:hAnsiTheme="majorBidi" w:cstheme="majorBidi"/>
                <w:sz w:val="22"/>
                <w:szCs w:val="22"/>
                <w:lang w:val="en-GB"/>
              </w:rPr>
            </w:pPr>
            <w:r w:rsidRPr="003338F4">
              <w:rPr>
                <w:rFonts w:asciiTheme="majorBidi" w:hAnsiTheme="majorBidi" w:cstheme="majorBidi"/>
                <w:sz w:val="22"/>
                <w:szCs w:val="22"/>
                <w:lang w:val="en-GB"/>
              </w:rPr>
              <w:t>The steps in the use case (related to autonomy) are:</w:t>
            </w:r>
          </w:p>
          <w:p w:rsidR="00BE04CD" w:rsidRPr="003338F4" w:rsidRDefault="00BE04CD" w:rsidP="009A0CA4">
            <w:pPr>
              <w:spacing w:before="0"/>
              <w:rPr>
                <w:rFonts w:asciiTheme="majorBidi" w:hAnsiTheme="majorBidi" w:cstheme="majorBidi"/>
                <w:i/>
                <w:sz w:val="22"/>
                <w:szCs w:val="22"/>
                <w:lang w:val="en-GB"/>
              </w:rPr>
            </w:pPr>
          </w:p>
          <w:p w:rsidR="00BE04CD" w:rsidRPr="003338F4" w:rsidRDefault="00BE04CD" w:rsidP="009A0CA4">
            <w:pPr>
              <w:spacing w:before="0"/>
              <w:rPr>
                <w:rFonts w:asciiTheme="majorBidi" w:hAnsiTheme="majorBidi" w:cstheme="majorBidi"/>
                <w:sz w:val="22"/>
                <w:szCs w:val="22"/>
                <w:lang w:val="en-GB"/>
              </w:rPr>
            </w:pPr>
            <w:r w:rsidRPr="003338F4">
              <w:rPr>
                <w:rFonts w:asciiTheme="majorBidi" w:hAnsiTheme="majorBidi" w:cstheme="majorBidi"/>
                <w:sz w:val="22"/>
                <w:szCs w:val="22"/>
                <w:lang w:val="en-GB"/>
              </w:rPr>
              <w:t>1. Controllers are formed based on, e.g. Intents and/or Evolution (Ev) to optimize resource allocation with various considerations including latency, throughput or privacy preserving analytics.</w:t>
            </w:r>
          </w:p>
          <w:p w:rsidR="00BE04CD" w:rsidRPr="003338F4" w:rsidRDefault="00BE04CD" w:rsidP="009A0CA4">
            <w:pPr>
              <w:spacing w:before="0"/>
              <w:rPr>
                <w:rFonts w:asciiTheme="majorBidi" w:hAnsiTheme="majorBidi" w:cstheme="majorBidi"/>
                <w:i/>
                <w:sz w:val="22"/>
                <w:szCs w:val="22"/>
                <w:lang w:val="en-GB"/>
              </w:rPr>
            </w:pPr>
            <w:r w:rsidRPr="003338F4">
              <w:rPr>
                <w:rFonts w:asciiTheme="majorBidi" w:hAnsiTheme="majorBidi" w:cstheme="majorBidi"/>
                <w:sz w:val="22"/>
                <w:szCs w:val="22"/>
                <w:lang w:val="en-GB"/>
              </w:rPr>
              <w:t>2. Modelling of inter-controller interaction using game theory: “Players” in the game would be the equivalence classes of controllers.“players” may be selected from the evolvable population.</w:t>
            </w:r>
          </w:p>
          <w:p w:rsidR="00BE04CD" w:rsidRPr="003338F4" w:rsidRDefault="00BE04CD" w:rsidP="009A0CA4">
            <w:pPr>
              <w:spacing w:before="0"/>
              <w:rPr>
                <w:rFonts w:asciiTheme="majorBidi" w:hAnsiTheme="majorBidi" w:cstheme="majorBidi"/>
                <w:i/>
                <w:sz w:val="22"/>
                <w:szCs w:val="22"/>
                <w:lang w:val="en-GB"/>
              </w:rPr>
            </w:pPr>
          </w:p>
          <w:p w:rsidR="00BE04CD" w:rsidRPr="003338F4" w:rsidRDefault="00BE04CD" w:rsidP="009A0CA4">
            <w:pPr>
              <w:spacing w:before="0"/>
              <w:rPr>
                <w:rFonts w:asciiTheme="majorBidi" w:hAnsiTheme="majorBidi" w:cstheme="majorBidi"/>
                <w:sz w:val="22"/>
                <w:szCs w:val="22"/>
                <w:lang w:val="en-GB"/>
              </w:rPr>
            </w:pPr>
            <w:r w:rsidRPr="003338F4">
              <w:rPr>
                <w:rFonts w:asciiTheme="majorBidi" w:hAnsiTheme="majorBidi" w:cstheme="majorBidi"/>
                <w:sz w:val="22"/>
                <w:szCs w:val="22"/>
                <w:lang w:val="en-GB"/>
              </w:rPr>
              <w:t>3. (Initial) Strategies/gains/payoffs are defined and initialized for each equivalence class and game is modeled.</w:t>
            </w:r>
          </w:p>
          <w:p w:rsidR="00BE04CD" w:rsidRPr="003338F4" w:rsidRDefault="00BE04CD" w:rsidP="009A0CA4">
            <w:pPr>
              <w:spacing w:before="0"/>
              <w:rPr>
                <w:rFonts w:asciiTheme="majorBidi" w:hAnsiTheme="majorBidi" w:cstheme="majorBidi"/>
                <w:sz w:val="22"/>
                <w:szCs w:val="22"/>
                <w:lang w:val="en-GB"/>
              </w:rPr>
            </w:pPr>
            <w:r w:rsidRPr="003338F4">
              <w:rPr>
                <w:rFonts w:asciiTheme="majorBidi" w:hAnsiTheme="majorBidi" w:cstheme="majorBidi"/>
                <w:sz w:val="22"/>
                <w:szCs w:val="22"/>
                <w:lang w:val="en-GB"/>
              </w:rPr>
              <w:t>4. Players [controllers] can be cooperating or non-cooperating. They may participate in the game based on trust.</w:t>
            </w:r>
          </w:p>
          <w:p w:rsidR="00BE04CD" w:rsidRPr="003338F4" w:rsidRDefault="00BE04CD" w:rsidP="009A0CA4">
            <w:pPr>
              <w:spacing w:before="0"/>
              <w:rPr>
                <w:rFonts w:asciiTheme="majorBidi" w:hAnsiTheme="majorBidi" w:cstheme="majorBidi"/>
                <w:i/>
                <w:sz w:val="22"/>
                <w:szCs w:val="22"/>
                <w:lang w:val="en-GB"/>
              </w:rPr>
            </w:pPr>
          </w:p>
          <w:p w:rsidR="00BE04CD" w:rsidRPr="003338F4" w:rsidRDefault="00BE04CD" w:rsidP="009A0CA4">
            <w:pPr>
              <w:spacing w:before="0"/>
              <w:rPr>
                <w:rFonts w:asciiTheme="majorBidi" w:hAnsiTheme="majorBidi" w:cstheme="majorBidi"/>
                <w:sz w:val="22"/>
                <w:szCs w:val="22"/>
                <w:lang w:val="en-GB"/>
              </w:rPr>
            </w:pPr>
            <w:r w:rsidRPr="003338F4">
              <w:rPr>
                <w:rFonts w:asciiTheme="majorBidi" w:hAnsiTheme="majorBidi" w:cstheme="majorBidi"/>
                <w:sz w:val="22"/>
                <w:szCs w:val="22"/>
                <w:lang w:val="en-GB"/>
              </w:rPr>
              <w:t>5. Modelling of strategies/gains/payoff for each player (controller) may change based on Evolution.</w:t>
            </w:r>
          </w:p>
          <w:p w:rsidR="00BE04CD" w:rsidRPr="003338F4" w:rsidRDefault="00BE04CD" w:rsidP="009A0CA4">
            <w:pPr>
              <w:spacing w:before="0"/>
              <w:rPr>
                <w:rFonts w:asciiTheme="majorBidi" w:hAnsiTheme="majorBidi" w:cstheme="majorBidi"/>
                <w:sz w:val="22"/>
                <w:szCs w:val="22"/>
                <w:lang w:val="en-GB"/>
              </w:rPr>
            </w:pPr>
            <w:r w:rsidRPr="003338F4">
              <w:rPr>
                <w:rFonts w:asciiTheme="majorBidi" w:hAnsiTheme="majorBidi" w:cstheme="majorBidi"/>
                <w:sz w:val="22"/>
                <w:szCs w:val="22"/>
                <w:lang w:val="en-GB"/>
              </w:rPr>
              <w:t>6. Use experimentation (Ex) to study the model (strategies/gains ) which is evolved and the elements of trust in this game can be studied. And also to investigate the strategies for maximizing the gains, either by cooperation or non-cooperation.</w:t>
            </w:r>
          </w:p>
          <w:p w:rsidR="00BE04CD" w:rsidRPr="003338F4" w:rsidRDefault="00BE04CD" w:rsidP="009A0CA4">
            <w:pPr>
              <w:spacing w:before="0"/>
              <w:rPr>
                <w:rFonts w:asciiTheme="majorBidi" w:hAnsiTheme="majorBidi" w:cstheme="majorBidi"/>
                <w:sz w:val="22"/>
                <w:szCs w:val="22"/>
                <w:lang w:val="en-GB"/>
              </w:rPr>
            </w:pPr>
          </w:p>
          <w:p w:rsidR="00BE04CD" w:rsidRPr="003338F4" w:rsidRDefault="00BE04CD" w:rsidP="009A0CA4">
            <w:pPr>
              <w:spacing w:before="0"/>
              <w:rPr>
                <w:rFonts w:asciiTheme="majorBidi" w:hAnsiTheme="majorBidi" w:cstheme="majorBidi"/>
                <w:sz w:val="22"/>
                <w:szCs w:val="22"/>
                <w:lang w:val="en-GB"/>
              </w:rPr>
            </w:pPr>
            <w:r w:rsidRPr="003338F4">
              <w:rPr>
                <w:rFonts w:asciiTheme="majorBidi" w:hAnsiTheme="majorBidi" w:cstheme="majorBidi"/>
                <w:sz w:val="22"/>
                <w:szCs w:val="22"/>
                <w:lang w:val="en-GB"/>
              </w:rPr>
              <w:t>7. Adaptations to be applied to the Controllers are arrived at – in the form of changes to strategies, gains/payoffs and trust. Formation of new “players” may be part of adaptation.</w:t>
            </w:r>
          </w:p>
          <w:p w:rsidR="00BE04CD" w:rsidRPr="003338F4" w:rsidRDefault="00BE04CD" w:rsidP="009A0CA4">
            <w:pPr>
              <w:spacing w:before="0"/>
              <w:rPr>
                <w:rFonts w:asciiTheme="majorBidi" w:hAnsiTheme="majorBidi" w:cstheme="majorBidi"/>
                <w:sz w:val="22"/>
                <w:szCs w:val="22"/>
                <w:lang w:val="en-GB"/>
              </w:rPr>
            </w:pPr>
          </w:p>
          <w:p w:rsidR="00BE04CD" w:rsidRPr="003338F4" w:rsidRDefault="00BE04CD" w:rsidP="009A0CA4">
            <w:pPr>
              <w:spacing w:before="0"/>
              <w:rPr>
                <w:rFonts w:asciiTheme="majorBidi" w:hAnsiTheme="majorBidi" w:cstheme="majorBidi"/>
                <w:i/>
                <w:sz w:val="22"/>
                <w:szCs w:val="22"/>
                <w:lang w:val="en-GB"/>
              </w:rPr>
            </w:pPr>
            <w:r w:rsidRPr="003338F4">
              <w:rPr>
                <w:rFonts w:asciiTheme="majorBidi" w:hAnsiTheme="majorBidi" w:cstheme="majorBidi"/>
                <w:i/>
                <w:sz w:val="22"/>
                <w:szCs w:val="22"/>
                <w:lang w:val="en-GB"/>
              </w:rPr>
              <w:t xml:space="preserve">8. </w:t>
            </w:r>
            <w:r w:rsidRPr="003338F4">
              <w:rPr>
                <w:rFonts w:asciiTheme="majorBidi" w:hAnsiTheme="majorBidi" w:cstheme="majorBidi"/>
                <w:sz w:val="22"/>
                <w:szCs w:val="22"/>
                <w:lang w:val="en-GB"/>
              </w:rPr>
              <w:t xml:space="preserve">Outer loop:  Collect the data from the set of solutions, train the AI/ML model. infer the equilibrium from the new input data using trained model. </w:t>
            </w:r>
          </w:p>
          <w:p w:rsidR="00BE04CD" w:rsidRPr="003338F4" w:rsidRDefault="00BE04CD" w:rsidP="009A0CA4">
            <w:pPr>
              <w:spacing w:before="0"/>
              <w:rPr>
                <w:rFonts w:asciiTheme="majorBidi" w:hAnsiTheme="majorBidi" w:cstheme="majorBidi"/>
                <w:sz w:val="22"/>
                <w:szCs w:val="22"/>
                <w:lang w:val="en-GB"/>
              </w:rPr>
            </w:pPr>
            <w:bookmarkStart w:id="887" w:name="_gjdgxs" w:colFirst="0" w:colLast="0"/>
            <w:bookmarkEnd w:id="887"/>
          </w:p>
        </w:tc>
      </w:tr>
      <w:tr w:rsidR="00BE04CD" w:rsidRPr="003338F4" w:rsidTr="003338F4">
        <w:trPr>
          <w:jc w:val="center"/>
        </w:trPr>
        <w:tc>
          <w:tcPr>
            <w:tcW w:w="1077" w:type="pct"/>
          </w:tcPr>
          <w:p w:rsidR="00BE04CD" w:rsidRPr="003338F4" w:rsidRDefault="00BE04CD" w:rsidP="009A0CA4">
            <w:pPr>
              <w:spacing w:before="0"/>
              <w:rPr>
                <w:rFonts w:asciiTheme="majorBidi" w:hAnsiTheme="majorBidi" w:cstheme="majorBidi"/>
                <w:i/>
                <w:sz w:val="22"/>
                <w:szCs w:val="22"/>
                <w:lang w:val="en-GB"/>
              </w:rPr>
            </w:pPr>
            <w:r w:rsidRPr="003338F4">
              <w:rPr>
                <w:rFonts w:asciiTheme="majorBidi" w:hAnsiTheme="majorBidi" w:cstheme="majorBidi"/>
                <w:i/>
                <w:sz w:val="22"/>
                <w:szCs w:val="22"/>
                <w:lang w:val="en-GB"/>
              </w:rPr>
              <w:lastRenderedPageBreak/>
              <w:t>Notes on use case category</w:t>
            </w:r>
          </w:p>
        </w:tc>
        <w:tc>
          <w:tcPr>
            <w:tcW w:w="3923" w:type="pct"/>
          </w:tcPr>
          <w:p w:rsidR="00BE04CD" w:rsidRPr="003338F4" w:rsidRDefault="00BE04CD" w:rsidP="009A0CA4">
            <w:pPr>
              <w:pBdr>
                <w:top w:val="nil"/>
                <w:left w:val="nil"/>
                <w:bottom w:val="nil"/>
                <w:right w:val="nil"/>
                <w:between w:val="nil"/>
              </w:pBdr>
              <w:spacing w:before="0"/>
              <w:rPr>
                <w:rFonts w:asciiTheme="majorBidi" w:hAnsiTheme="majorBidi" w:cstheme="majorBidi"/>
                <w:color w:val="000000"/>
                <w:sz w:val="22"/>
                <w:szCs w:val="22"/>
                <w:lang w:val="en-GB"/>
              </w:rPr>
            </w:pPr>
            <w:r w:rsidRPr="003338F4">
              <w:rPr>
                <w:rFonts w:asciiTheme="majorBidi" w:hAnsiTheme="majorBidi" w:cstheme="majorBidi"/>
                <w:color w:val="000000"/>
                <w:sz w:val="22"/>
                <w:szCs w:val="22"/>
                <w:lang w:val="en-GB"/>
              </w:rPr>
              <w:t xml:space="preserve">Cat 1: describes a scenario related to core autonomous behaviour itself. </w:t>
            </w:r>
          </w:p>
          <w:p w:rsidR="00BE04CD" w:rsidRPr="003338F4" w:rsidRDefault="00BE04CD" w:rsidP="009A0CA4">
            <w:pPr>
              <w:pBdr>
                <w:top w:val="nil"/>
                <w:left w:val="nil"/>
                <w:bottom w:val="nil"/>
                <w:right w:val="nil"/>
                <w:between w:val="nil"/>
              </w:pBdr>
              <w:spacing w:before="0"/>
              <w:ind w:left="360"/>
              <w:rPr>
                <w:rFonts w:asciiTheme="majorBidi" w:hAnsiTheme="majorBidi" w:cstheme="majorBidi"/>
                <w:sz w:val="22"/>
                <w:szCs w:val="22"/>
                <w:lang w:val="en-GB"/>
              </w:rPr>
            </w:pPr>
          </w:p>
        </w:tc>
      </w:tr>
      <w:tr w:rsidR="00BE04CD" w:rsidRPr="003338F4" w:rsidTr="003338F4">
        <w:trPr>
          <w:jc w:val="center"/>
        </w:trPr>
        <w:tc>
          <w:tcPr>
            <w:tcW w:w="1077" w:type="pct"/>
          </w:tcPr>
          <w:p w:rsidR="00BE04CD" w:rsidRPr="003338F4" w:rsidRDefault="00BE04CD" w:rsidP="009A0CA4">
            <w:pPr>
              <w:spacing w:before="0"/>
              <w:rPr>
                <w:rFonts w:asciiTheme="majorBidi" w:hAnsiTheme="majorBidi" w:cstheme="majorBidi"/>
                <w:i/>
                <w:sz w:val="22"/>
                <w:szCs w:val="22"/>
                <w:lang w:val="en-GB"/>
              </w:rPr>
            </w:pPr>
            <w:r w:rsidRPr="003338F4">
              <w:rPr>
                <w:rFonts w:asciiTheme="majorBidi" w:hAnsiTheme="majorBidi" w:cstheme="majorBidi"/>
                <w:i/>
                <w:sz w:val="22"/>
                <w:szCs w:val="22"/>
                <w:lang w:val="en-GB"/>
              </w:rPr>
              <w:t>Notes on priority of the use case</w:t>
            </w:r>
          </w:p>
        </w:tc>
        <w:tc>
          <w:tcPr>
            <w:tcW w:w="3923" w:type="pct"/>
          </w:tcPr>
          <w:p w:rsidR="00BE04CD" w:rsidRPr="003338F4" w:rsidRDefault="00BE04CD" w:rsidP="009A0CA4">
            <w:pPr>
              <w:spacing w:before="0"/>
              <w:rPr>
                <w:rFonts w:asciiTheme="majorBidi" w:hAnsiTheme="majorBidi" w:cstheme="majorBidi"/>
                <w:sz w:val="22"/>
                <w:szCs w:val="22"/>
                <w:lang w:val="en-GB"/>
              </w:rPr>
            </w:pPr>
            <w:r w:rsidRPr="003338F4">
              <w:rPr>
                <w:rFonts w:asciiTheme="majorBidi" w:hAnsiTheme="majorBidi" w:cstheme="majorBidi"/>
                <w:sz w:val="22"/>
                <w:szCs w:val="22"/>
                <w:lang w:val="en-GB"/>
              </w:rPr>
              <w:t>High</w:t>
            </w:r>
          </w:p>
          <w:p w:rsidR="00BE04CD" w:rsidRPr="003338F4" w:rsidRDefault="00BE04CD" w:rsidP="009A0CA4">
            <w:pPr>
              <w:spacing w:before="0"/>
              <w:rPr>
                <w:rFonts w:asciiTheme="majorBidi" w:hAnsiTheme="majorBidi" w:cstheme="majorBidi"/>
                <w:sz w:val="22"/>
                <w:szCs w:val="22"/>
                <w:lang w:val="en-GB"/>
              </w:rPr>
            </w:pPr>
            <w:r w:rsidRPr="003338F4">
              <w:rPr>
                <w:rFonts w:asciiTheme="majorBidi" w:hAnsiTheme="majorBidi" w:cstheme="majorBidi"/>
                <w:sz w:val="22"/>
                <w:szCs w:val="22"/>
                <w:lang w:val="en-GB"/>
              </w:rPr>
              <w:t>Justification: the architecture components derived and introduced here will help in defining meta-evolution controllers [I-98].</w:t>
            </w:r>
          </w:p>
        </w:tc>
      </w:tr>
      <w:tr w:rsidR="00BE04CD" w:rsidRPr="003338F4" w:rsidTr="003338F4">
        <w:trPr>
          <w:jc w:val="center"/>
        </w:trPr>
        <w:tc>
          <w:tcPr>
            <w:tcW w:w="1077" w:type="pct"/>
          </w:tcPr>
          <w:p w:rsidR="00BE04CD" w:rsidRPr="003338F4" w:rsidRDefault="00BE04CD" w:rsidP="009A0CA4">
            <w:pPr>
              <w:spacing w:before="0"/>
              <w:rPr>
                <w:rFonts w:asciiTheme="majorBidi" w:hAnsiTheme="majorBidi" w:cstheme="majorBidi"/>
                <w:i/>
                <w:sz w:val="22"/>
                <w:szCs w:val="22"/>
                <w:lang w:val="en-GB"/>
              </w:rPr>
            </w:pPr>
            <w:r w:rsidRPr="003338F4">
              <w:rPr>
                <w:rFonts w:asciiTheme="majorBidi" w:hAnsiTheme="majorBidi" w:cstheme="majorBidi"/>
                <w:i/>
                <w:sz w:val="22"/>
                <w:szCs w:val="22"/>
                <w:lang w:val="en-GB"/>
              </w:rPr>
              <w:t>Reference</w:t>
            </w:r>
          </w:p>
        </w:tc>
        <w:tc>
          <w:tcPr>
            <w:tcW w:w="3923" w:type="pct"/>
          </w:tcPr>
          <w:p w:rsidR="00BE04CD" w:rsidRPr="003338F4" w:rsidRDefault="00851108" w:rsidP="00F3791A">
            <w:pPr>
              <w:spacing w:before="0"/>
              <w:rPr>
                <w:rFonts w:asciiTheme="majorBidi" w:hAnsiTheme="majorBidi" w:cstheme="majorBidi"/>
                <w:sz w:val="22"/>
                <w:szCs w:val="22"/>
                <w:lang w:val="en-GB"/>
              </w:rPr>
            </w:pPr>
            <w:r>
              <w:rPr>
                <w:rFonts w:asciiTheme="majorBidi" w:hAnsiTheme="majorBidi" w:cstheme="majorBidi"/>
                <w:sz w:val="22"/>
                <w:szCs w:val="22"/>
                <w:lang w:val="en-GB"/>
              </w:rPr>
              <w:t xml:space="preserve">[b-Sankar-1, [b-Sankar-2], </w:t>
            </w:r>
            <w:r w:rsidR="00126EDE">
              <w:rPr>
                <w:rFonts w:asciiTheme="majorBidi" w:hAnsiTheme="majorBidi" w:cstheme="majorBidi"/>
                <w:sz w:val="22"/>
                <w:szCs w:val="22"/>
                <w:lang w:val="en-GB"/>
              </w:rPr>
              <w:t>[</w:t>
            </w:r>
            <w:r w:rsidR="00BD4625">
              <w:rPr>
                <w:rFonts w:asciiTheme="majorBidi" w:hAnsiTheme="majorBidi" w:cstheme="majorBidi"/>
                <w:sz w:val="22"/>
                <w:szCs w:val="22"/>
                <w:lang w:val="en-GB"/>
              </w:rPr>
              <w:t>b-Ahmad</w:t>
            </w:r>
            <w:r w:rsidR="00126EDE">
              <w:rPr>
                <w:rFonts w:asciiTheme="majorBidi" w:hAnsiTheme="majorBidi" w:cstheme="majorBidi"/>
                <w:sz w:val="22"/>
                <w:szCs w:val="22"/>
                <w:lang w:val="en-GB"/>
              </w:rPr>
              <w:t>]</w:t>
            </w:r>
            <w:r w:rsidR="00BD4625">
              <w:rPr>
                <w:rFonts w:asciiTheme="majorBidi" w:hAnsiTheme="majorBidi" w:cstheme="majorBidi"/>
                <w:sz w:val="22"/>
                <w:szCs w:val="22"/>
                <w:lang w:val="en-GB"/>
              </w:rPr>
              <w:t xml:space="preserve">, </w:t>
            </w:r>
            <w:r w:rsidR="00462A38" w:rsidRPr="00462A38">
              <w:rPr>
                <w:rFonts w:asciiTheme="majorBidi" w:hAnsiTheme="majorBidi" w:cstheme="majorBidi"/>
                <w:sz w:val="22"/>
                <w:szCs w:val="22"/>
                <w:lang w:val="en-GB"/>
              </w:rPr>
              <w:t>[b-Al-Turjman]</w:t>
            </w:r>
            <w:r w:rsidR="00462A38">
              <w:rPr>
                <w:rFonts w:asciiTheme="majorBidi" w:hAnsiTheme="majorBidi" w:cstheme="majorBidi"/>
                <w:sz w:val="22"/>
                <w:szCs w:val="22"/>
                <w:lang w:val="en-GB"/>
              </w:rPr>
              <w:t xml:space="preserve">, </w:t>
            </w:r>
            <w:r w:rsidR="00F3791A">
              <w:rPr>
                <w:rFonts w:asciiTheme="majorBidi" w:hAnsiTheme="majorBidi" w:cstheme="majorBidi"/>
                <w:sz w:val="22"/>
                <w:szCs w:val="22"/>
                <w:lang w:val="en-GB"/>
              </w:rPr>
              <w:t>[b-</w:t>
            </w:r>
            <w:r w:rsidR="00F3791A" w:rsidRPr="00F3791A">
              <w:rPr>
                <w:rFonts w:asciiTheme="majorBidi" w:hAnsiTheme="majorBidi" w:cstheme="majorBidi"/>
                <w:sz w:val="22"/>
                <w:szCs w:val="22"/>
                <w:lang w:val="en-GB"/>
              </w:rPr>
              <w:t>Ciavaglia</w:t>
            </w:r>
            <w:r w:rsidR="00E667B4">
              <w:rPr>
                <w:rFonts w:asciiTheme="majorBidi" w:hAnsiTheme="majorBidi" w:cstheme="majorBidi"/>
                <w:sz w:val="22"/>
                <w:szCs w:val="22"/>
                <w:lang w:val="en-GB"/>
              </w:rPr>
              <w:t>-2</w:t>
            </w:r>
            <w:r w:rsidR="00F3791A">
              <w:rPr>
                <w:rFonts w:asciiTheme="majorBidi" w:hAnsiTheme="majorBidi" w:cstheme="majorBidi"/>
                <w:sz w:val="22"/>
                <w:szCs w:val="22"/>
                <w:lang w:val="en-GB"/>
              </w:rPr>
              <w:t>]</w:t>
            </w:r>
          </w:p>
        </w:tc>
      </w:tr>
    </w:tbl>
    <w:p w:rsidR="00BE04CD" w:rsidRPr="00DF1275" w:rsidRDefault="00BE04CD" w:rsidP="00A55EC7">
      <w:pPr>
        <w:pStyle w:val="Heading3"/>
      </w:pPr>
      <w:bookmarkStart w:id="888" w:name="_Toc86163199"/>
      <w:bookmarkStart w:id="889" w:name="_Toc86503339"/>
      <w:bookmarkStart w:id="890" w:name="_Toc86503597"/>
      <w:r w:rsidRPr="00DF1275">
        <w:t>Use case requirements</w:t>
      </w:r>
      <w:bookmarkEnd w:id="888"/>
      <w:bookmarkEnd w:id="889"/>
      <w:bookmarkEnd w:id="890"/>
    </w:p>
    <w:p w:rsidR="00BE04CD" w:rsidRPr="00DF1275" w:rsidRDefault="00BE04CD" w:rsidP="00BE04CD">
      <w:pPr>
        <w:spacing w:before="0" w:after="160" w:line="254" w:lineRule="auto"/>
        <w:rPr>
          <w:u w:val="single"/>
          <w:lang w:val="en-GB"/>
        </w:rPr>
      </w:pPr>
      <w:r w:rsidRPr="00DF1275">
        <w:rPr>
          <w:u w:val="single"/>
          <w:lang w:val="en-GB"/>
        </w:rPr>
        <w:t>Critical requirements</w:t>
      </w:r>
    </w:p>
    <w:p w:rsidR="00BE04CD" w:rsidRPr="00DF1275" w:rsidRDefault="003338F4" w:rsidP="003338F4">
      <w:pPr>
        <w:spacing w:before="0" w:after="160" w:line="254" w:lineRule="auto"/>
        <w:rPr>
          <w:lang w:val="en-GB"/>
        </w:rPr>
      </w:pPr>
      <w:r>
        <w:rPr>
          <w:lang w:val="en-GB"/>
        </w:rPr>
        <w:t>●</w:t>
      </w:r>
      <w:r>
        <w:rPr>
          <w:lang w:val="en-GB"/>
        </w:rPr>
        <w:tab/>
      </w:r>
      <w:r w:rsidR="00851583">
        <w:rPr>
          <w:lang w:val="en-GB"/>
        </w:rPr>
        <w:t>AN-UC</w:t>
      </w:r>
      <w:r w:rsidR="00E473D8">
        <w:rPr>
          <w:lang w:val="en-GB"/>
        </w:rPr>
        <w:t>032</w:t>
      </w:r>
      <w:r w:rsidR="00FC70DA">
        <w:rPr>
          <w:lang w:val="en-GB"/>
        </w:rPr>
        <w:t>-REQ-</w:t>
      </w:r>
      <w:r w:rsidR="00DF7F40">
        <w:rPr>
          <w:lang w:val="en-GB"/>
        </w:rPr>
        <w:t>001</w:t>
      </w:r>
      <w:r w:rsidR="00BE04CD" w:rsidRPr="00DF1275">
        <w:rPr>
          <w:lang w:val="en-GB"/>
        </w:rPr>
        <w:t>: It is critical that autonomous networks (AN) enable characterisation of controllers using metadata, which may be updated dynamically based on monitoring of the controllers.</w:t>
      </w:r>
    </w:p>
    <w:p w:rsidR="00BE04CD" w:rsidRPr="003338F4" w:rsidRDefault="00BE04CD" w:rsidP="003338F4">
      <w:pPr>
        <w:spacing w:before="0" w:after="160" w:line="254" w:lineRule="auto"/>
        <w:rPr>
          <w:sz w:val="22"/>
          <w:szCs w:val="22"/>
          <w:lang w:val="en-GB"/>
        </w:rPr>
      </w:pPr>
      <w:r w:rsidRPr="003338F4">
        <w:rPr>
          <w:sz w:val="22"/>
          <w:szCs w:val="22"/>
          <w:lang w:val="en-GB"/>
        </w:rPr>
        <w:t>NOTE</w:t>
      </w:r>
      <w:r w:rsidR="003338F4" w:rsidRPr="003338F4">
        <w:rPr>
          <w:sz w:val="22"/>
          <w:szCs w:val="22"/>
          <w:lang w:val="en-GB"/>
        </w:rPr>
        <w:t xml:space="preserve"> –T</w:t>
      </w:r>
      <w:r w:rsidRPr="003338F4">
        <w:rPr>
          <w:sz w:val="22"/>
          <w:szCs w:val="22"/>
          <w:lang w:val="en-GB"/>
        </w:rPr>
        <w:t xml:space="preserve">he metadata associated with controllers would be used for modelling controllers as players. Example – the closed loops aiming to optimize transmit power and those intending to optimize coverage may be modelled as players in a game. </w:t>
      </w:r>
    </w:p>
    <w:p w:rsidR="00BE04CD" w:rsidRPr="00DF1275" w:rsidRDefault="00BE04CD" w:rsidP="00BE04CD">
      <w:pPr>
        <w:spacing w:before="0" w:after="160" w:line="254" w:lineRule="auto"/>
        <w:rPr>
          <w:lang w:val="en-GB"/>
        </w:rPr>
      </w:pPr>
      <w:r w:rsidRPr="00DF1275">
        <w:rPr>
          <w:u w:val="single"/>
          <w:lang w:val="en-GB"/>
        </w:rPr>
        <w:t>Expected requirements</w:t>
      </w:r>
    </w:p>
    <w:p w:rsidR="00BE04CD" w:rsidRPr="00DF1275" w:rsidRDefault="003338F4" w:rsidP="003338F4">
      <w:pPr>
        <w:spacing w:before="0" w:after="160" w:line="254" w:lineRule="auto"/>
        <w:rPr>
          <w:lang w:val="en-GB"/>
        </w:rPr>
      </w:pPr>
      <w:r>
        <w:rPr>
          <w:lang w:val="en-GB"/>
        </w:rPr>
        <w:t>●</w:t>
      </w:r>
      <w:r>
        <w:rPr>
          <w:lang w:val="en-GB"/>
        </w:rPr>
        <w:tab/>
      </w:r>
      <w:r w:rsidR="00851583">
        <w:rPr>
          <w:lang w:val="en-GB"/>
        </w:rPr>
        <w:t>AN-UC</w:t>
      </w:r>
      <w:r w:rsidR="00E473D8">
        <w:rPr>
          <w:lang w:val="en-GB"/>
        </w:rPr>
        <w:t>032</w:t>
      </w:r>
      <w:r w:rsidR="00FC70DA">
        <w:rPr>
          <w:lang w:val="en-GB"/>
        </w:rPr>
        <w:t>-REQ-</w:t>
      </w:r>
      <w:r w:rsidR="00DF7F40">
        <w:rPr>
          <w:lang w:val="en-GB"/>
        </w:rPr>
        <w:t>002</w:t>
      </w:r>
      <w:r w:rsidR="00BE04CD" w:rsidRPr="00DF1275">
        <w:rPr>
          <w:lang w:val="en-GB"/>
        </w:rPr>
        <w:t>: It is expected that autonomous networks (AN) enable experimentation with various gaming strategies, payoffs and equilibria with controllers are players.</w:t>
      </w:r>
    </w:p>
    <w:p w:rsidR="00BE04CD" w:rsidRPr="003338F4" w:rsidRDefault="00BE04CD" w:rsidP="003338F4">
      <w:pPr>
        <w:spacing w:before="0" w:after="160" w:line="254" w:lineRule="auto"/>
        <w:rPr>
          <w:sz w:val="22"/>
          <w:szCs w:val="18"/>
          <w:lang w:val="en-GB"/>
        </w:rPr>
      </w:pPr>
      <w:r w:rsidRPr="003338F4">
        <w:rPr>
          <w:sz w:val="22"/>
          <w:szCs w:val="18"/>
          <w:lang w:val="en-GB"/>
        </w:rPr>
        <w:t>NOTE</w:t>
      </w:r>
      <w:r w:rsidR="003338F4" w:rsidRPr="003338F4">
        <w:rPr>
          <w:sz w:val="22"/>
          <w:szCs w:val="18"/>
          <w:lang w:val="en-GB"/>
        </w:rPr>
        <w:t xml:space="preserve"> –E</w:t>
      </w:r>
      <w:r w:rsidRPr="003338F4">
        <w:rPr>
          <w:sz w:val="22"/>
          <w:szCs w:val="18"/>
          <w:lang w:val="en-GB"/>
        </w:rPr>
        <w:t>xperimentation may be conducted in the Sandbox and coordinated e.g. by experimentation manager, may result in analysis of strategies, payoffs and equilibria.</w:t>
      </w:r>
    </w:p>
    <w:p w:rsidR="00BE04CD" w:rsidRPr="00DF1275" w:rsidRDefault="003338F4" w:rsidP="003338F4">
      <w:pPr>
        <w:spacing w:before="0" w:after="160" w:line="254" w:lineRule="auto"/>
        <w:rPr>
          <w:lang w:val="en-GB"/>
        </w:rPr>
      </w:pPr>
      <w:r>
        <w:rPr>
          <w:lang w:val="en-GB"/>
        </w:rPr>
        <w:t>●</w:t>
      </w:r>
      <w:r>
        <w:rPr>
          <w:lang w:val="en-GB"/>
        </w:rPr>
        <w:tab/>
      </w:r>
      <w:r w:rsidR="00851583">
        <w:rPr>
          <w:lang w:val="en-GB"/>
        </w:rPr>
        <w:t>AN-UC</w:t>
      </w:r>
      <w:r w:rsidR="00E473D8">
        <w:rPr>
          <w:lang w:val="en-GB"/>
        </w:rPr>
        <w:t>032</w:t>
      </w:r>
      <w:r w:rsidR="00FC70DA">
        <w:rPr>
          <w:lang w:val="en-GB"/>
        </w:rPr>
        <w:t>-REQ-</w:t>
      </w:r>
      <w:r w:rsidR="00DF7F40">
        <w:rPr>
          <w:lang w:val="en-GB"/>
        </w:rPr>
        <w:t>003</w:t>
      </w:r>
      <w:r w:rsidR="00BE04CD" w:rsidRPr="00DF1275">
        <w:rPr>
          <w:lang w:val="en-GB"/>
        </w:rPr>
        <w:t>: It is expected that autonomous networks (AN) enable classification of controllers with respect to trustability of controllers.</w:t>
      </w:r>
    </w:p>
    <w:p w:rsidR="00BE04CD" w:rsidRPr="003338F4" w:rsidRDefault="00BE04CD" w:rsidP="003338F4">
      <w:pPr>
        <w:spacing w:before="0" w:after="160" w:line="254" w:lineRule="auto"/>
        <w:rPr>
          <w:sz w:val="22"/>
          <w:szCs w:val="18"/>
          <w:lang w:val="en-GB"/>
        </w:rPr>
      </w:pPr>
      <w:r w:rsidRPr="003338F4">
        <w:rPr>
          <w:sz w:val="22"/>
          <w:szCs w:val="18"/>
          <w:lang w:val="en-GB"/>
        </w:rPr>
        <w:t>NOTE</w:t>
      </w:r>
      <w:r w:rsidR="003338F4" w:rsidRPr="003338F4">
        <w:rPr>
          <w:sz w:val="22"/>
          <w:szCs w:val="18"/>
          <w:lang w:val="en-GB"/>
        </w:rPr>
        <w:t xml:space="preserve"> –P</w:t>
      </w:r>
      <w:r w:rsidRPr="003338F4">
        <w:rPr>
          <w:sz w:val="22"/>
          <w:szCs w:val="18"/>
          <w:lang w:val="en-GB"/>
        </w:rPr>
        <w:t xml:space="preserve">arameters related to measurement of trust as applied to controllers and the methods of classification may be out of scope of this particular use case. </w:t>
      </w:r>
    </w:p>
    <w:p w:rsidR="00BE04CD" w:rsidRPr="00DF1275" w:rsidRDefault="003338F4" w:rsidP="003338F4">
      <w:pPr>
        <w:spacing w:before="0" w:after="160" w:line="254" w:lineRule="auto"/>
        <w:rPr>
          <w:lang w:val="en-GB"/>
        </w:rPr>
      </w:pPr>
      <w:r>
        <w:rPr>
          <w:lang w:val="en-GB"/>
        </w:rPr>
        <w:t>●</w:t>
      </w:r>
      <w:r>
        <w:rPr>
          <w:lang w:val="en-GB"/>
        </w:rPr>
        <w:tab/>
      </w:r>
      <w:r w:rsidR="00851583">
        <w:rPr>
          <w:lang w:val="en-GB"/>
        </w:rPr>
        <w:t>AN-UC</w:t>
      </w:r>
      <w:r w:rsidR="00E473D8">
        <w:rPr>
          <w:lang w:val="en-GB"/>
        </w:rPr>
        <w:t>032</w:t>
      </w:r>
      <w:r w:rsidR="00FC70DA">
        <w:rPr>
          <w:lang w:val="en-GB"/>
        </w:rPr>
        <w:t>-REQ-</w:t>
      </w:r>
      <w:r w:rsidR="00DF7F40">
        <w:rPr>
          <w:lang w:val="en-GB"/>
        </w:rPr>
        <w:t>004</w:t>
      </w:r>
      <w:r w:rsidR="00BE04CD" w:rsidRPr="00DF1275">
        <w:rPr>
          <w:lang w:val="en-GB"/>
        </w:rPr>
        <w:t>: It is expected that autonomous networks (AN) enable analysis of experimentation results with AI/ML based techniques.</w:t>
      </w:r>
    </w:p>
    <w:p w:rsidR="00BE04CD" w:rsidRPr="003338F4" w:rsidRDefault="00BE04CD" w:rsidP="003338F4">
      <w:pPr>
        <w:spacing w:before="0" w:after="160" w:line="254" w:lineRule="auto"/>
        <w:rPr>
          <w:sz w:val="22"/>
          <w:szCs w:val="18"/>
          <w:lang w:val="en-GB"/>
        </w:rPr>
      </w:pPr>
      <w:r w:rsidRPr="003338F4">
        <w:rPr>
          <w:sz w:val="22"/>
          <w:szCs w:val="18"/>
          <w:lang w:val="en-GB"/>
        </w:rPr>
        <w:t>NOTE</w:t>
      </w:r>
      <w:r w:rsidR="003338F4" w:rsidRPr="003338F4">
        <w:rPr>
          <w:sz w:val="22"/>
          <w:szCs w:val="18"/>
          <w:lang w:val="en-GB"/>
        </w:rPr>
        <w:t xml:space="preserve"> –L</w:t>
      </w:r>
      <w:r w:rsidRPr="003338F4">
        <w:rPr>
          <w:sz w:val="22"/>
          <w:szCs w:val="18"/>
          <w:lang w:val="en-GB"/>
        </w:rPr>
        <w:t>earnings from AI/ML may be used in optimizing the gaming strategies, payoffs and equilibria.</w:t>
      </w:r>
    </w:p>
    <w:p w:rsidR="00BE04CD" w:rsidRPr="00DF1275" w:rsidRDefault="003338F4" w:rsidP="003338F4">
      <w:pPr>
        <w:spacing w:before="0" w:after="160" w:line="254" w:lineRule="auto"/>
        <w:rPr>
          <w:lang w:val="en-GB"/>
        </w:rPr>
      </w:pPr>
      <w:r>
        <w:rPr>
          <w:lang w:val="en-GB"/>
        </w:rPr>
        <w:t>●</w:t>
      </w:r>
      <w:r>
        <w:rPr>
          <w:lang w:val="en-GB"/>
        </w:rPr>
        <w:tab/>
      </w:r>
      <w:r w:rsidR="00851583">
        <w:rPr>
          <w:lang w:val="en-GB"/>
        </w:rPr>
        <w:t>AN-UC</w:t>
      </w:r>
      <w:r w:rsidR="00E473D8">
        <w:rPr>
          <w:lang w:val="en-GB"/>
        </w:rPr>
        <w:t>032</w:t>
      </w:r>
      <w:r w:rsidR="00FC70DA">
        <w:rPr>
          <w:lang w:val="en-GB"/>
        </w:rPr>
        <w:t>-REQ-</w:t>
      </w:r>
      <w:r w:rsidR="00DF7F40">
        <w:rPr>
          <w:lang w:val="en-GB"/>
        </w:rPr>
        <w:t>005</w:t>
      </w:r>
      <w:r w:rsidR="00BE04CD" w:rsidRPr="00DF1275">
        <w:rPr>
          <w:lang w:val="en-GB"/>
        </w:rPr>
        <w:t>: It is expected that autonomous networks (AN) enable adaptation of controllers with new strategies.</w:t>
      </w:r>
    </w:p>
    <w:p w:rsidR="00BE04CD" w:rsidRPr="003338F4" w:rsidRDefault="00BE04CD" w:rsidP="003338F4">
      <w:pPr>
        <w:spacing w:before="0" w:after="160" w:line="254" w:lineRule="auto"/>
        <w:rPr>
          <w:sz w:val="22"/>
          <w:szCs w:val="18"/>
          <w:lang w:val="en-GB"/>
        </w:rPr>
      </w:pPr>
      <w:r w:rsidRPr="003338F4">
        <w:rPr>
          <w:sz w:val="22"/>
          <w:szCs w:val="18"/>
          <w:lang w:val="en-GB"/>
        </w:rPr>
        <w:t>NOTE</w:t>
      </w:r>
      <w:r w:rsidR="003338F4" w:rsidRPr="003338F4">
        <w:rPr>
          <w:sz w:val="22"/>
          <w:szCs w:val="18"/>
          <w:lang w:val="en-GB"/>
        </w:rPr>
        <w:t xml:space="preserve"> –L</w:t>
      </w:r>
      <w:r w:rsidRPr="003338F4">
        <w:rPr>
          <w:sz w:val="22"/>
          <w:szCs w:val="18"/>
          <w:lang w:val="en-GB"/>
        </w:rPr>
        <w:t>earnings from AI/ML may be used in optimizing the gaming strategies, payoffs and equilibria.</w:t>
      </w:r>
    </w:p>
    <w:p w:rsidR="00BE04CD" w:rsidRPr="00DF1275" w:rsidRDefault="003338F4" w:rsidP="003338F4">
      <w:pPr>
        <w:spacing w:before="0" w:after="160" w:line="254" w:lineRule="auto"/>
        <w:rPr>
          <w:lang w:val="en-GB"/>
        </w:rPr>
      </w:pPr>
      <w:r>
        <w:rPr>
          <w:lang w:val="en-GB"/>
        </w:rPr>
        <w:t>●</w:t>
      </w:r>
      <w:r>
        <w:rPr>
          <w:lang w:val="en-GB"/>
        </w:rPr>
        <w:tab/>
      </w:r>
      <w:r w:rsidR="00851583">
        <w:rPr>
          <w:lang w:val="en-GB"/>
        </w:rPr>
        <w:t>AN-UC</w:t>
      </w:r>
      <w:r w:rsidR="00E473D8">
        <w:rPr>
          <w:lang w:val="en-GB"/>
        </w:rPr>
        <w:t>032</w:t>
      </w:r>
      <w:r w:rsidR="00FC70DA">
        <w:rPr>
          <w:lang w:val="en-GB"/>
        </w:rPr>
        <w:t>-REQ-</w:t>
      </w:r>
      <w:r w:rsidR="00DF7F40">
        <w:rPr>
          <w:lang w:val="en-GB"/>
        </w:rPr>
        <w:t>006</w:t>
      </w:r>
      <w:r w:rsidR="00BE04CD" w:rsidRPr="00DF1275">
        <w:rPr>
          <w:lang w:val="en-GB"/>
        </w:rPr>
        <w:t>: It is expected that autonomous networks (AN) enable derivation and application of different combinations of game theory mechanisms such as auction theory based on the use case specification.</w:t>
      </w:r>
    </w:p>
    <w:p w:rsidR="00BE04CD" w:rsidRPr="003338F4" w:rsidRDefault="00BE04CD" w:rsidP="003338F4">
      <w:pPr>
        <w:spacing w:before="0" w:after="160" w:line="254" w:lineRule="auto"/>
        <w:rPr>
          <w:sz w:val="22"/>
          <w:szCs w:val="22"/>
          <w:lang w:val="en-GB"/>
        </w:rPr>
      </w:pPr>
      <w:r w:rsidRPr="003338F4">
        <w:rPr>
          <w:sz w:val="22"/>
          <w:szCs w:val="22"/>
          <w:lang w:val="en-GB"/>
        </w:rPr>
        <w:t>NOTE</w:t>
      </w:r>
      <w:r w:rsidR="003338F4" w:rsidRPr="003338F4">
        <w:rPr>
          <w:sz w:val="22"/>
          <w:szCs w:val="22"/>
          <w:lang w:val="en-GB"/>
        </w:rPr>
        <w:t xml:space="preserve"> –U</w:t>
      </w:r>
      <w:r w:rsidRPr="003338F4">
        <w:rPr>
          <w:sz w:val="22"/>
          <w:szCs w:val="22"/>
          <w:lang w:val="en-GB"/>
        </w:rPr>
        <w:t xml:space="preserve">se case specification may be captured and formalized in the form of Intent. Derivation of game theory mechanisms such as auctioneer may use human or automated mechanisms. Application or integration of such mechanisms in underlays may use specific architecture and interface considerations such as in Open RAN. </w:t>
      </w:r>
      <w:bookmarkStart w:id="891" w:name="_Toc86163200"/>
    </w:p>
    <w:p w:rsidR="00BE04CD" w:rsidRPr="00DF1275" w:rsidRDefault="001964DE" w:rsidP="00A55EC7">
      <w:pPr>
        <w:pStyle w:val="Heading3"/>
      </w:pPr>
      <w:bookmarkStart w:id="892" w:name="_Toc86503340"/>
      <w:bookmarkStart w:id="893" w:name="_Toc86503598"/>
      <w:r w:rsidRPr="00DF1275">
        <w:rPr>
          <w:noProof/>
          <w:lang w:val="en-US" w:eastAsia="en-US" w:bidi="hi-IN"/>
        </w:rPr>
        <w:lastRenderedPageBreak/>
        <w:drawing>
          <wp:anchor distT="0" distB="0" distL="114300" distR="114300" simplePos="0" relativeHeight="251658245" behindDoc="0" locked="0" layoutInCell="1" allowOverlap="1">
            <wp:simplePos x="0" y="0"/>
            <wp:positionH relativeFrom="column">
              <wp:posOffset>-21737</wp:posOffset>
            </wp:positionH>
            <wp:positionV relativeFrom="paragraph">
              <wp:posOffset>399366</wp:posOffset>
            </wp:positionV>
            <wp:extent cx="6122035" cy="3554730"/>
            <wp:effectExtent l="19050" t="0" r="0" b="0"/>
            <wp:wrapTopAndBottom/>
            <wp:docPr id="21" name="Picture 1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descr="Timeline&#10;&#10;Description automatically generated"/>
                    <pic:cNvPicPr>
                      <a:picLocks noChangeAspect="1" noChangeArrowheads="1"/>
                    </pic:cNvPicPr>
                  </pic:nvPicPr>
                  <pic:blipFill>
                    <a:blip r:embed="rId43" cstate="print"/>
                    <a:srcRect/>
                    <a:stretch>
                      <a:fillRect/>
                    </a:stretch>
                  </pic:blipFill>
                  <pic:spPr bwMode="auto">
                    <a:xfrm>
                      <a:off x="0" y="0"/>
                      <a:ext cx="6122035" cy="3554730"/>
                    </a:xfrm>
                    <a:prstGeom prst="rect">
                      <a:avLst/>
                    </a:prstGeom>
                    <a:noFill/>
                    <a:ln w="9525">
                      <a:noFill/>
                      <a:miter lim="800000"/>
                      <a:headEnd/>
                      <a:tailEnd/>
                    </a:ln>
                  </pic:spPr>
                </pic:pic>
              </a:graphicData>
            </a:graphic>
          </wp:anchor>
        </w:drawing>
      </w:r>
      <w:r w:rsidR="00BE04CD" w:rsidRPr="00DF1275">
        <w:t>Use case specific figure</w:t>
      </w:r>
      <w:bookmarkEnd w:id="891"/>
      <w:bookmarkEnd w:id="892"/>
      <w:bookmarkEnd w:id="893"/>
    </w:p>
    <w:p w:rsidR="00000000" w:rsidRDefault="001964DE">
      <w:pPr>
        <w:pStyle w:val="Caption"/>
        <w:rPr>
          <w:ins w:id="894" w:author="Microsoft Office User" w:date="2022-06-13T12:23:00Z"/>
          <w:noProof/>
          <w:lang w:eastAsia="en-IN"/>
        </w:rPr>
        <w:pPrChange w:id="895" w:author="Microsoft Office User" w:date="2022-06-13T12:23:00Z">
          <w:pPr/>
        </w:pPrChange>
      </w:pPr>
      <w:ins w:id="896" w:author="Microsoft Office User" w:date="2022-06-13T12:23:00Z">
        <w:r>
          <w:t xml:space="preserve">Figure </w:t>
        </w:r>
        <w:r w:rsidR="007649F9">
          <w:fldChar w:fldCharType="begin"/>
        </w:r>
        <w:r>
          <w:instrText xml:space="preserve"> SEQ Figure \* ARABIC </w:instrText>
        </w:r>
        <w:r w:rsidR="007649F9">
          <w:fldChar w:fldCharType="separate"/>
        </w:r>
        <w:r>
          <w:rPr>
            <w:noProof/>
          </w:rPr>
          <w:t>1</w:t>
        </w:r>
        <w:r w:rsidR="007649F9">
          <w:rPr>
            <w:noProof/>
          </w:rPr>
          <w:fldChar w:fldCharType="end"/>
        </w:r>
        <w:r>
          <w:rPr>
            <w:noProof/>
          </w:rPr>
          <w:t>9</w:t>
        </w:r>
        <w:r>
          <w:t xml:space="preserve">: </w:t>
        </w:r>
        <w:r w:rsidRPr="003338F4">
          <w:rPr>
            <w:rFonts w:asciiTheme="majorBidi" w:hAnsiTheme="majorBidi" w:cstheme="majorBidi"/>
            <w:sz w:val="22"/>
            <w:szCs w:val="22"/>
          </w:rPr>
          <w:t>AI enabled Game theory</w:t>
        </w:r>
        <w:r>
          <w:rPr>
            <w:rFonts w:asciiTheme="majorBidi" w:hAnsiTheme="majorBidi" w:cstheme="majorBidi"/>
            <w:sz w:val="22"/>
            <w:szCs w:val="22"/>
          </w:rPr>
          <w:t>-based resource allocation</w:t>
        </w:r>
      </w:ins>
    </w:p>
    <w:p w:rsidR="00000000" w:rsidRDefault="007649F9">
      <w:pPr>
        <w:rPr>
          <w:lang w:val="en-GB"/>
        </w:rPr>
        <w:pPrChange w:id="897" w:author="Microsoft Office User" w:date="2022-06-13T12:23:00Z">
          <w:pPr>
            <w:pBdr>
              <w:bottom w:val="single" w:sz="6" w:space="1" w:color="auto"/>
            </w:pBdr>
            <w:spacing w:before="0"/>
          </w:pPr>
        </w:pPrChange>
      </w:pPr>
      <w:del w:id="898" w:author="Microsoft Office User" w:date="2022-06-13T12:23:00Z">
        <w:r>
          <w:rPr>
            <w:noProof/>
          </w:rPr>
          <w:pict>
            <v:shape id="Text Box 321" o:spid="_x0000_s2050" type="#_x0000_t202" style="position:absolute;margin-left:1.75pt;margin-top:300.4pt;width:482.05pt;height:25.8pt;z-index:251658249;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" stroked="f">
              <v:textbox style="mso-fit-shape-to-text:t" inset="0,0,0,0">
                <w:txbxContent>
                  <w:p w:rsidR="00F24A47" w:rsidRPr="00A127FA" w:rsidRDefault="00F24A47" w:rsidP="003338F4">
                    <w:pPr>
                      <w:rPr>
                        <w:noProof/>
                        <w:lang w:eastAsia="en-IN"/>
                      </w:rPr>
                    </w:pPr>
                    <w:del w:id="899" w:author="Microsoft Office User" w:date="2022-06-13T12:23:00Z">
                      <w:r w:rsidDel="001964DE">
                        <w:delText xml:space="preserve">Figure </w:delText>
                      </w:r>
                      <w:r w:rsidR="007649F9" w:rsidDel="001964DE">
                        <w:fldChar w:fldCharType="begin"/>
                      </w:r>
                      <w:r w:rsidR="000C08F1" w:rsidDel="001964DE">
                        <w:delInstrText xml:space="preserve"> SEQ Figure \* ARABIC </w:delInstrText>
                      </w:r>
                      <w:r w:rsidR="007649F9" w:rsidDel="001964DE">
                        <w:fldChar w:fldCharType="separate"/>
                      </w:r>
                      <w:r w:rsidDel="001964DE">
                        <w:rPr>
                          <w:noProof/>
                        </w:rPr>
                        <w:delText>19</w:delText>
                      </w:r>
                      <w:r w:rsidR="007649F9" w:rsidDel="001964DE">
                        <w:rPr>
                          <w:noProof/>
                        </w:rPr>
                        <w:fldChar w:fldCharType="end"/>
                      </w:r>
                      <w:r w:rsidDel="001964DE">
                        <w:delText xml:space="preserve">: </w:delText>
                      </w:r>
                      <w:r w:rsidRPr="003338F4" w:rsidDel="001964DE">
                        <w:rPr>
                          <w:rFonts w:asciiTheme="majorBidi" w:hAnsiTheme="majorBidi" w:cstheme="majorBidi"/>
                          <w:sz w:val="22"/>
                          <w:szCs w:val="22"/>
                        </w:rPr>
                        <w:delText>AI enabled Game theory</w:delText>
                      </w:r>
                      <w:r w:rsidDel="001964DE">
                        <w:rPr>
                          <w:rFonts w:asciiTheme="majorBidi" w:hAnsiTheme="majorBidi" w:cstheme="majorBidi"/>
                          <w:sz w:val="22"/>
                          <w:szCs w:val="22"/>
                        </w:rPr>
                        <w:delText xml:space="preserve"> based resource allocation</w:delText>
                      </w:r>
                    </w:del>
                  </w:p>
                </w:txbxContent>
              </v:textbox>
              <w10:wrap type="topAndBottom"/>
            </v:shape>
          </w:pict>
        </w:r>
      </w:del>
    </w:p>
    <w:p w:rsidR="00000000" w:rsidRDefault="00BE04CD">
      <w:pPr>
        <w:pPrChange w:id="900" w:author="Microsoft Office User" w:date="2022-06-13T12:17:00Z">
          <w:pPr>
            <w:keepNext/>
            <w:pBdr>
              <w:bottom w:val="single" w:sz="6" w:space="1" w:color="auto"/>
            </w:pBdr>
            <w:spacing w:before="0"/>
            <w:jc w:val="center"/>
          </w:pPr>
        </w:pPrChange>
      </w:pPr>
      <w:r w:rsidRPr="00DF1275">
        <w:rPr>
          <w:noProof/>
          <w:lang w:eastAsia="en-US" w:bidi="hi-IN"/>
        </w:rPr>
        <w:drawing>
          <wp:inline distT="0" distB="0" distL="0" distR="0">
            <wp:extent cx="6120113" cy="3235569"/>
            <wp:effectExtent l="0" t="0" r="0" b="3175"/>
            <wp:docPr id="27" name="Picture 6"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descr="Timeline&#10;&#10;Description automatically generated with medium confidence"/>
                    <pic:cNvPicPr>
                      <a:picLocks noChangeAspect="1" noChangeArrowheads="1"/>
                    </pic:cNvPicPr>
                  </pic:nvPicPr>
                  <pic:blipFill rotWithShape="1">
                    <a:blip r:embed="rId44" cstate="print"/>
                    <a:srcRect b="6283"/>
                    <a:stretch/>
                  </pic:blipFill>
                  <pic:spPr bwMode="auto">
                    <a:xfrm>
                      <a:off x="0" y="0"/>
                      <a:ext cx="6120765" cy="3235914"/>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E04CD" w:rsidRPr="00DF1275" w:rsidRDefault="007E5ACB" w:rsidP="007E5ACB">
      <w:pPr>
        <w:pStyle w:val="Caption"/>
      </w:pPr>
      <w:r>
        <w:t xml:space="preserve">Figure </w:t>
      </w:r>
      <w:r w:rsidR="007649F9">
        <w:fldChar w:fldCharType="begin"/>
      </w:r>
      <w:r>
        <w:instrText xml:space="preserve"> SEQ Figure \* ARABIC </w:instrText>
      </w:r>
      <w:r w:rsidR="007649F9">
        <w:fldChar w:fldCharType="separate"/>
      </w:r>
      <w:r w:rsidR="00E37222">
        <w:rPr>
          <w:noProof/>
        </w:rPr>
        <w:t>20</w:t>
      </w:r>
      <w:r w:rsidR="007649F9">
        <w:fldChar w:fldCharType="end"/>
      </w:r>
      <w:r>
        <w:t>:</w:t>
      </w:r>
      <w:del w:id="901" w:author="Microsoft Office User" w:date="2022-06-13T12:10:00Z">
        <w:r w:rsidR="00E37222" w:rsidDel="00AE3A6B">
          <w:delText>component cloud for</w:delText>
        </w:r>
      </w:del>
      <w:ins w:id="902" w:author="Microsoft Office User" w:date="2022-06-13T12:10:00Z">
        <w:r w:rsidR="00AE3A6B">
          <w:t xml:space="preserve">Possible components related to </w:t>
        </w:r>
      </w:ins>
      <w:r w:rsidR="00E37222" w:rsidRPr="003338F4">
        <w:rPr>
          <w:rFonts w:asciiTheme="majorBidi" w:hAnsiTheme="majorBidi" w:cstheme="majorBidi"/>
          <w:sz w:val="22"/>
          <w:szCs w:val="22"/>
        </w:rPr>
        <w:t>AI enabled Game theory</w:t>
      </w:r>
      <w:ins w:id="903" w:author="Microsoft Office User" w:date="2022-06-13T12:17:00Z">
        <w:r w:rsidR="00C9283F">
          <w:rPr>
            <w:rFonts w:asciiTheme="majorBidi" w:hAnsiTheme="majorBidi" w:cstheme="majorBidi"/>
            <w:sz w:val="22"/>
            <w:szCs w:val="22"/>
          </w:rPr>
          <w:t>-</w:t>
        </w:r>
      </w:ins>
      <w:r w:rsidR="00E37222">
        <w:rPr>
          <w:rFonts w:asciiTheme="majorBidi" w:hAnsiTheme="majorBidi" w:cstheme="majorBidi"/>
          <w:sz w:val="22"/>
          <w:szCs w:val="22"/>
        </w:rPr>
        <w:lastRenderedPageBreak/>
        <w:t>based resource allocation</w:t>
      </w:r>
    </w:p>
    <w:p w:rsidR="00BE04CD" w:rsidRPr="00DF1275" w:rsidRDefault="00BE04CD" w:rsidP="00BE04CD">
      <w:pPr>
        <w:pBdr>
          <w:bottom w:val="single" w:sz="6" w:space="1" w:color="auto"/>
        </w:pBdr>
        <w:spacing w:before="0"/>
        <w:rPr>
          <w:lang w:val="en-GB"/>
        </w:rPr>
      </w:pPr>
    </w:p>
    <w:p w:rsidR="001A4B0E" w:rsidRDefault="00BE04CD" w:rsidP="001A4B0E">
      <w:pPr>
        <w:keepNext/>
        <w:pBdr>
          <w:bottom w:val="single" w:sz="6" w:space="1" w:color="auto"/>
        </w:pBdr>
        <w:spacing w:before="0"/>
        <w:jc w:val="center"/>
      </w:pPr>
      <w:r w:rsidRPr="00DF1275">
        <w:rPr>
          <w:noProof/>
          <w:lang w:eastAsia="en-US" w:bidi="hi-IN"/>
        </w:rPr>
        <w:drawing>
          <wp:inline distT="0" distB="0" distL="0" distR="0">
            <wp:extent cx="4996502" cy="3171504"/>
            <wp:effectExtent l="19050" t="0" r="0" b="0"/>
            <wp:docPr id="28" name="Picture 1"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Diagram, timeline&#10;&#10;Description automatically generated"/>
                    <pic:cNvPicPr>
                      <a:picLocks noChangeAspect="1" noChangeArrowheads="1"/>
                    </pic:cNvPicPr>
                  </pic:nvPicPr>
                  <pic:blipFill>
                    <a:blip r:embed="rId45" cstate="print"/>
                    <a:srcRect/>
                    <a:stretch>
                      <a:fillRect/>
                    </a:stretch>
                  </pic:blipFill>
                  <pic:spPr bwMode="auto">
                    <a:xfrm>
                      <a:off x="0" y="0"/>
                      <a:ext cx="5001365" cy="3174591"/>
                    </a:xfrm>
                    <a:prstGeom prst="rect">
                      <a:avLst/>
                    </a:prstGeom>
                    <a:noFill/>
                    <a:ln w="9525">
                      <a:noFill/>
                      <a:miter lim="800000"/>
                      <a:headEnd/>
                      <a:tailEnd/>
                    </a:ln>
                  </pic:spPr>
                </pic:pic>
              </a:graphicData>
            </a:graphic>
          </wp:inline>
        </w:drawing>
      </w:r>
    </w:p>
    <w:p w:rsidR="00BE04CD" w:rsidRPr="00DF1275" w:rsidRDefault="007649F9" w:rsidP="001A4B0E">
      <w:pPr>
        <w:pStyle w:val="Caption"/>
      </w:pPr>
      <w:r w:rsidRPr="007649F9">
        <w:rPr>
          <w:highlight w:val="yellow"/>
          <w:rPrChange w:id="904" w:author="edit6" w:date="2022-04-28T13:31:00Z">
            <w:rPr>
              <w:rFonts w:eastAsia="MS Mincho"/>
              <w:b w:val="0"/>
              <w:bCs w:val="0"/>
              <w:szCs w:val="20"/>
              <w:lang w:val="en-US" w:eastAsia="zh-CN"/>
            </w:rPr>
          </w:rPrChange>
        </w:rPr>
        <w:t xml:space="preserve">Figure </w:t>
      </w:r>
      <w:r w:rsidRPr="007649F9">
        <w:rPr>
          <w:highlight w:val="yellow"/>
          <w:rPrChange w:id="905" w:author="edit6" w:date="2022-04-28T13:31:00Z">
            <w:rPr>
              <w:rFonts w:eastAsia="MS Mincho"/>
              <w:b w:val="0"/>
              <w:bCs w:val="0"/>
              <w:szCs w:val="20"/>
              <w:lang w:val="en-US" w:eastAsia="zh-CN"/>
            </w:rPr>
          </w:rPrChange>
        </w:rPr>
        <w:fldChar w:fldCharType="begin"/>
      </w:r>
      <w:r w:rsidRPr="007649F9">
        <w:rPr>
          <w:highlight w:val="yellow"/>
          <w:rPrChange w:id="906" w:author="edit6" w:date="2022-04-28T13:31:00Z">
            <w:rPr>
              <w:rFonts w:eastAsia="MS Mincho"/>
              <w:b w:val="0"/>
              <w:bCs w:val="0"/>
              <w:szCs w:val="20"/>
              <w:lang w:val="en-US" w:eastAsia="zh-CN"/>
            </w:rPr>
          </w:rPrChange>
        </w:rPr>
        <w:instrText xml:space="preserve"> SEQ Figure \* ARABIC </w:instrText>
      </w:r>
      <w:r w:rsidRPr="007649F9">
        <w:rPr>
          <w:highlight w:val="yellow"/>
          <w:rPrChange w:id="907" w:author="edit6" w:date="2022-04-28T13:31:00Z">
            <w:rPr>
              <w:rFonts w:eastAsia="MS Mincho"/>
              <w:b w:val="0"/>
              <w:bCs w:val="0"/>
              <w:szCs w:val="20"/>
              <w:lang w:val="en-US" w:eastAsia="zh-CN"/>
            </w:rPr>
          </w:rPrChange>
        </w:rPr>
        <w:fldChar w:fldCharType="separate"/>
      </w:r>
      <w:r w:rsidRPr="007649F9">
        <w:rPr>
          <w:noProof/>
          <w:highlight w:val="yellow"/>
          <w:rPrChange w:id="908" w:author="edit6" w:date="2022-04-28T13:31:00Z">
            <w:rPr>
              <w:rFonts w:eastAsia="MS Mincho"/>
              <w:b w:val="0"/>
              <w:bCs w:val="0"/>
              <w:noProof/>
              <w:szCs w:val="20"/>
              <w:lang w:val="en-US" w:eastAsia="zh-CN"/>
            </w:rPr>
          </w:rPrChange>
        </w:rPr>
        <w:t>21</w:t>
      </w:r>
      <w:r w:rsidRPr="007649F9">
        <w:rPr>
          <w:highlight w:val="yellow"/>
          <w:rPrChange w:id="909" w:author="edit6" w:date="2022-04-28T13:31:00Z">
            <w:rPr>
              <w:rFonts w:eastAsia="MS Mincho"/>
              <w:b w:val="0"/>
              <w:bCs w:val="0"/>
              <w:szCs w:val="20"/>
              <w:lang w:val="en-US" w:eastAsia="zh-CN"/>
            </w:rPr>
          </w:rPrChange>
        </w:rPr>
        <w:fldChar w:fldCharType="end"/>
      </w:r>
      <w:r w:rsidRPr="007649F9">
        <w:rPr>
          <w:highlight w:val="yellow"/>
          <w:rPrChange w:id="910" w:author="edit6" w:date="2022-04-28T13:31:00Z">
            <w:rPr>
              <w:rFonts w:eastAsia="MS Mincho"/>
              <w:b w:val="0"/>
              <w:bCs w:val="0"/>
              <w:szCs w:val="20"/>
              <w:lang w:val="en-US" w:eastAsia="zh-CN"/>
            </w:rPr>
          </w:rPrChange>
        </w:rPr>
        <w:t>:</w:t>
      </w:r>
      <w:r w:rsidRPr="007649F9">
        <w:rPr>
          <w:rFonts w:asciiTheme="majorBidi" w:hAnsiTheme="majorBidi" w:cstheme="majorBidi"/>
          <w:sz w:val="22"/>
          <w:szCs w:val="22"/>
          <w:highlight w:val="yellow"/>
          <w:rPrChange w:id="911" w:author="edit6" w:date="2022-04-28T13:31:00Z">
            <w:rPr>
              <w:rFonts w:asciiTheme="majorBidi" w:eastAsia="MS Mincho" w:hAnsiTheme="majorBidi" w:cstheme="majorBidi"/>
              <w:b w:val="0"/>
              <w:bCs w:val="0"/>
              <w:sz w:val="22"/>
              <w:szCs w:val="22"/>
              <w:lang w:val="en-US" w:eastAsia="zh-CN"/>
            </w:rPr>
          </w:rPrChange>
        </w:rPr>
        <w:t>AI enabled Game theory</w:t>
      </w:r>
      <w:ins w:id="912" w:author="Microsoft Office User" w:date="2022-06-13T12:21:00Z">
        <w:r w:rsidR="001964DE">
          <w:rPr>
            <w:rFonts w:asciiTheme="majorBidi" w:hAnsiTheme="majorBidi" w:cstheme="majorBidi"/>
            <w:sz w:val="22"/>
            <w:szCs w:val="22"/>
            <w:highlight w:val="yellow"/>
          </w:rPr>
          <w:t>-</w:t>
        </w:r>
      </w:ins>
      <w:r w:rsidRPr="007649F9">
        <w:rPr>
          <w:rFonts w:asciiTheme="majorBidi" w:hAnsiTheme="majorBidi" w:cstheme="majorBidi"/>
          <w:sz w:val="22"/>
          <w:szCs w:val="22"/>
          <w:highlight w:val="yellow"/>
          <w:rPrChange w:id="913" w:author="edit6" w:date="2022-04-28T13:31:00Z">
            <w:rPr>
              <w:rFonts w:asciiTheme="majorBidi" w:eastAsia="MS Mincho" w:hAnsiTheme="majorBidi" w:cstheme="majorBidi"/>
              <w:b w:val="0"/>
              <w:bCs w:val="0"/>
              <w:sz w:val="22"/>
              <w:szCs w:val="22"/>
              <w:lang w:val="en-US" w:eastAsia="zh-CN"/>
            </w:rPr>
          </w:rPrChange>
        </w:rPr>
        <w:t>based resource allocation</w:t>
      </w:r>
    </w:p>
    <w:p w:rsidR="00BE04CD" w:rsidRPr="00DF1275" w:rsidRDefault="00BE04CD" w:rsidP="00A55EC7">
      <w:pPr>
        <w:pStyle w:val="Heading2"/>
      </w:pPr>
      <w:bookmarkStart w:id="914" w:name="_Toc86163201"/>
      <w:bookmarkStart w:id="915" w:name="_Toc86503341"/>
      <w:bookmarkStart w:id="916" w:name="_Toc86503599"/>
      <w:r w:rsidRPr="00DF1275">
        <w:t>Service automation using workflows</w:t>
      </w:r>
      <w:bookmarkEnd w:id="914"/>
      <w:bookmarkEnd w:id="915"/>
      <w:bookmarkEnd w:id="916"/>
    </w:p>
    <w:tbl>
      <w:tblPr>
        <w:tblStyle w:val="TableGrid"/>
        <w:tblW w:w="5000" w:type="pct"/>
        <w:jc w:val="center"/>
        <w:tblLook w:val="04A0"/>
      </w:tblPr>
      <w:tblGrid>
        <w:gridCol w:w="2123"/>
        <w:gridCol w:w="7732"/>
      </w:tblGrid>
      <w:tr w:rsidR="00BE04CD" w:rsidRPr="001A4B0E" w:rsidTr="001A4B0E">
        <w:trPr>
          <w:jc w:val="center"/>
        </w:trPr>
        <w:tc>
          <w:tcPr>
            <w:tcW w:w="1077" w:type="pct"/>
          </w:tcPr>
          <w:p w:rsidR="00BE04CD" w:rsidRPr="001A4B0E" w:rsidRDefault="00BE04CD" w:rsidP="009A0CA4">
            <w:pPr>
              <w:spacing w:before="0"/>
              <w:rPr>
                <w:rFonts w:asciiTheme="majorBidi" w:hAnsiTheme="majorBidi" w:cstheme="majorBidi"/>
                <w:i/>
                <w:sz w:val="22"/>
                <w:szCs w:val="22"/>
                <w:lang w:val="en-GB"/>
              </w:rPr>
            </w:pPr>
            <w:r w:rsidRPr="001A4B0E">
              <w:rPr>
                <w:rFonts w:asciiTheme="majorBidi" w:hAnsiTheme="majorBidi" w:cstheme="majorBidi"/>
                <w:i/>
                <w:sz w:val="22"/>
                <w:szCs w:val="22"/>
                <w:lang w:val="en-GB"/>
              </w:rPr>
              <w:t>Use case id</w:t>
            </w:r>
          </w:p>
        </w:tc>
        <w:tc>
          <w:tcPr>
            <w:tcW w:w="3923" w:type="pct"/>
          </w:tcPr>
          <w:p w:rsidR="00BE04CD" w:rsidRPr="001A4B0E" w:rsidRDefault="00BE04CD" w:rsidP="009A0CA4">
            <w:pPr>
              <w:spacing w:before="0"/>
              <w:rPr>
                <w:rFonts w:asciiTheme="majorBidi" w:hAnsiTheme="majorBidi" w:cstheme="majorBidi"/>
                <w:sz w:val="22"/>
                <w:szCs w:val="22"/>
                <w:lang w:val="en-GB"/>
              </w:rPr>
            </w:pPr>
            <w:r w:rsidRPr="001A4B0E">
              <w:rPr>
                <w:rFonts w:asciiTheme="majorBidi" w:hAnsiTheme="majorBidi" w:cstheme="majorBidi"/>
                <w:sz w:val="22"/>
                <w:szCs w:val="22"/>
                <w:lang w:val="en-GB"/>
              </w:rPr>
              <w:t>FG-AN-usecase-033</w:t>
            </w:r>
          </w:p>
        </w:tc>
      </w:tr>
      <w:tr w:rsidR="00BE04CD" w:rsidRPr="001A4B0E" w:rsidTr="001A4B0E">
        <w:trPr>
          <w:jc w:val="center"/>
        </w:trPr>
        <w:tc>
          <w:tcPr>
            <w:tcW w:w="1077" w:type="pct"/>
          </w:tcPr>
          <w:p w:rsidR="00BE04CD" w:rsidRPr="001A4B0E" w:rsidRDefault="00BE04CD" w:rsidP="009A0CA4">
            <w:pPr>
              <w:spacing w:before="0"/>
              <w:rPr>
                <w:rFonts w:asciiTheme="majorBidi" w:hAnsiTheme="majorBidi" w:cstheme="majorBidi"/>
                <w:i/>
                <w:sz w:val="22"/>
                <w:szCs w:val="22"/>
                <w:lang w:val="en-GB"/>
              </w:rPr>
            </w:pPr>
            <w:r w:rsidRPr="001A4B0E">
              <w:rPr>
                <w:rFonts w:asciiTheme="majorBidi" w:hAnsiTheme="majorBidi" w:cstheme="majorBidi"/>
                <w:i/>
                <w:sz w:val="22"/>
                <w:szCs w:val="22"/>
                <w:lang w:val="en-GB"/>
              </w:rPr>
              <w:t>Use case description</w:t>
            </w:r>
          </w:p>
        </w:tc>
        <w:tc>
          <w:tcPr>
            <w:tcW w:w="3923" w:type="pct"/>
          </w:tcPr>
          <w:p w:rsidR="00BE04CD" w:rsidRPr="001A4B0E" w:rsidRDefault="00BE04CD" w:rsidP="009A0CA4">
            <w:pPr>
              <w:rPr>
                <w:rFonts w:asciiTheme="majorBidi" w:hAnsiTheme="majorBidi" w:cstheme="majorBidi"/>
                <w:sz w:val="22"/>
                <w:szCs w:val="22"/>
                <w:lang w:val="en-GB"/>
              </w:rPr>
            </w:pPr>
            <w:r w:rsidRPr="001A4B0E">
              <w:rPr>
                <w:rFonts w:asciiTheme="majorBidi" w:hAnsiTheme="majorBidi" w:cstheme="majorBidi"/>
                <w:sz w:val="22"/>
                <w:szCs w:val="22"/>
                <w:lang w:val="en-GB"/>
              </w:rPr>
              <w:t xml:space="preserve">Network automation scenarios in future networks include large scale automation of management of network devices, services and retrieval of operational state data from a network. User specific workflows, along with modularized tasks are one of the mechanisms to achieve this automation. </w:t>
            </w:r>
          </w:p>
          <w:p w:rsidR="00BE04CD" w:rsidRPr="001A4B0E" w:rsidRDefault="00BE04CD" w:rsidP="009A0CA4">
            <w:pPr>
              <w:rPr>
                <w:rFonts w:asciiTheme="majorBidi" w:hAnsiTheme="majorBidi" w:cstheme="majorBidi"/>
                <w:sz w:val="22"/>
                <w:szCs w:val="22"/>
                <w:lang w:val="en-GB"/>
              </w:rPr>
            </w:pPr>
            <w:r w:rsidRPr="001A4B0E">
              <w:rPr>
                <w:rFonts w:asciiTheme="majorBidi" w:hAnsiTheme="majorBidi" w:cstheme="majorBidi"/>
                <w:sz w:val="22"/>
                <w:szCs w:val="22"/>
                <w:lang w:val="en-GB"/>
              </w:rPr>
              <w:t>Combined with an interworking of OpenConfig NETCONF &amp; YANG models, vendor native models, and the CLI, use specific, customized solutions can be created and dockerized containers can be designed and tested.</w:t>
            </w:r>
          </w:p>
          <w:p w:rsidR="00BE04CD" w:rsidRPr="001A4B0E" w:rsidRDefault="00BE04CD" w:rsidP="009A0CA4">
            <w:pPr>
              <w:rPr>
                <w:rFonts w:asciiTheme="majorBidi" w:hAnsiTheme="majorBidi" w:cstheme="majorBidi"/>
                <w:sz w:val="22"/>
                <w:szCs w:val="22"/>
                <w:lang w:val="en-GB"/>
              </w:rPr>
            </w:pPr>
            <w:r w:rsidRPr="001A4B0E">
              <w:rPr>
                <w:rFonts w:asciiTheme="majorBidi" w:hAnsiTheme="majorBidi" w:cstheme="majorBidi"/>
                <w:sz w:val="22"/>
                <w:szCs w:val="22"/>
                <w:lang w:val="en-GB"/>
              </w:rPr>
              <w:t xml:space="preserve">The workflows are defined using a JSON based domain specific language (DSL) by wiring a set of tasks together. The tasks are either control tasks (fork, conditional, etc.) or application tasks (i.e. encoding a file) that are executed on a remote device. Atomic tasks are chained together into more complex workflows. </w:t>
            </w:r>
          </w:p>
          <w:p w:rsidR="00BE04CD" w:rsidRPr="001A4B0E" w:rsidRDefault="00BE04CD" w:rsidP="009A0CA4">
            <w:pPr>
              <w:rPr>
                <w:rFonts w:asciiTheme="majorBidi" w:hAnsiTheme="majorBidi" w:cstheme="majorBidi"/>
                <w:sz w:val="22"/>
                <w:szCs w:val="22"/>
                <w:lang w:val="en-GB"/>
              </w:rPr>
            </w:pPr>
            <w:r w:rsidRPr="001A4B0E">
              <w:rPr>
                <w:rFonts w:asciiTheme="majorBidi" w:hAnsiTheme="majorBidi" w:cstheme="majorBidi"/>
                <w:sz w:val="22"/>
                <w:szCs w:val="22"/>
                <w:lang w:val="en-GB"/>
              </w:rPr>
              <w:t xml:space="preserve">NOTE- The FRINX Machine distribution comes pre-loaded with a </w:t>
            </w:r>
            <w:r w:rsidRPr="001A4B0E">
              <w:rPr>
                <w:rFonts w:asciiTheme="majorBidi" w:hAnsiTheme="majorBidi" w:cstheme="majorBidi"/>
                <w:sz w:val="22"/>
                <w:szCs w:val="22"/>
                <w:lang w:val="en-GB"/>
              </w:rPr>
              <w:lastRenderedPageBreak/>
              <w:t xml:space="preserve">number of standardized workflows. </w:t>
            </w:r>
          </w:p>
          <w:p w:rsidR="00BE04CD" w:rsidRPr="001A4B0E" w:rsidRDefault="00BE04CD" w:rsidP="009A0CA4">
            <w:pPr>
              <w:spacing w:before="0"/>
              <w:jc w:val="both"/>
              <w:rPr>
                <w:rFonts w:asciiTheme="majorBidi" w:hAnsiTheme="majorBidi" w:cstheme="majorBidi"/>
                <w:sz w:val="22"/>
                <w:szCs w:val="22"/>
                <w:lang w:val="en-GB"/>
              </w:rPr>
            </w:pPr>
          </w:p>
          <w:p w:rsidR="00BE04CD" w:rsidRPr="001A4B0E" w:rsidRDefault="00BE04CD" w:rsidP="009A0CA4">
            <w:pPr>
              <w:spacing w:before="0"/>
              <w:jc w:val="both"/>
              <w:rPr>
                <w:rFonts w:asciiTheme="majorBidi" w:hAnsiTheme="majorBidi" w:cstheme="majorBidi"/>
                <w:sz w:val="22"/>
                <w:szCs w:val="22"/>
                <w:u w:val="single"/>
                <w:lang w:val="en-GB"/>
              </w:rPr>
            </w:pPr>
            <w:r w:rsidRPr="001A4B0E">
              <w:rPr>
                <w:rFonts w:asciiTheme="majorBidi" w:hAnsiTheme="majorBidi" w:cstheme="majorBidi"/>
                <w:sz w:val="22"/>
                <w:szCs w:val="22"/>
                <w:u w:val="single"/>
                <w:lang w:val="en-GB"/>
              </w:rPr>
              <w:t>Steps in this use case are as follows:</w:t>
            </w: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 xml:space="preserve">Step-1: </w:t>
            </w:r>
            <w:r w:rsidRPr="001A4B0E">
              <w:rPr>
                <w:rFonts w:asciiTheme="majorBidi" w:hAnsiTheme="majorBidi" w:cstheme="majorBidi"/>
                <w:b/>
                <w:sz w:val="22"/>
                <w:szCs w:val="22"/>
                <w:lang w:val="en-GB"/>
              </w:rPr>
              <w:t>create or compose workflow:</w:t>
            </w: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 xml:space="preserve">Operations or functions on workflows include: In addition to create, the workflow designer can also  </w:t>
            </w:r>
          </w:p>
          <w:p w:rsidR="00BE04CD" w:rsidRPr="001A4B0E" w:rsidRDefault="00BE04CD" w:rsidP="009A0CA4">
            <w:pPr>
              <w:spacing w:before="0"/>
              <w:ind w:left="720"/>
              <w:jc w:val="both"/>
              <w:rPr>
                <w:rFonts w:asciiTheme="majorBidi" w:hAnsiTheme="majorBidi" w:cstheme="majorBidi"/>
                <w:sz w:val="22"/>
                <w:szCs w:val="22"/>
                <w:lang w:val="en-GB"/>
              </w:rPr>
            </w:pPr>
            <w:r w:rsidRPr="001A4B0E">
              <w:rPr>
                <w:rFonts w:asciiTheme="majorBidi" w:hAnsiTheme="majorBidi" w:cstheme="majorBidi"/>
                <w:sz w:val="22"/>
                <w:szCs w:val="22"/>
                <w:lang w:val="en-GB"/>
              </w:rPr>
              <w:t>- edit a workflow</w:t>
            </w:r>
          </w:p>
          <w:p w:rsidR="00BE04CD" w:rsidRPr="001A4B0E" w:rsidRDefault="00BE04CD" w:rsidP="009A0CA4">
            <w:pPr>
              <w:spacing w:before="0"/>
              <w:ind w:left="720"/>
              <w:jc w:val="both"/>
              <w:rPr>
                <w:rFonts w:asciiTheme="majorBidi" w:hAnsiTheme="majorBidi" w:cstheme="majorBidi"/>
                <w:sz w:val="22"/>
                <w:szCs w:val="22"/>
                <w:lang w:val="en-GB"/>
              </w:rPr>
            </w:pPr>
            <w:r w:rsidRPr="001A4B0E">
              <w:rPr>
                <w:rFonts w:asciiTheme="majorBidi" w:hAnsiTheme="majorBidi" w:cstheme="majorBidi"/>
                <w:sz w:val="22"/>
                <w:szCs w:val="22"/>
                <w:lang w:val="en-GB"/>
              </w:rPr>
              <w:t>- delete a workflow</w:t>
            </w: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 xml:space="preserve">These operations may be achieved using a workflow manager. </w:t>
            </w: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This may include an API based interface or a GUI based interface.</w:t>
            </w: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 xml:space="preserve">A graphical user interface may be used to create, edit or run workflows and monitor any open tasks.  The GUI may also help in explainability. </w:t>
            </w: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 xml:space="preserve">NOTE- This would help to on-board new services (e.g. in network underlays) and view their status. </w:t>
            </w:r>
          </w:p>
          <w:p w:rsidR="00BE04CD" w:rsidRPr="001A4B0E" w:rsidRDefault="00BE04CD" w:rsidP="009A0CA4">
            <w:pPr>
              <w:spacing w:before="0"/>
              <w:jc w:val="both"/>
              <w:rPr>
                <w:rFonts w:asciiTheme="majorBidi" w:hAnsiTheme="majorBidi" w:cstheme="majorBidi"/>
                <w:sz w:val="22"/>
                <w:szCs w:val="22"/>
                <w:lang w:val="en-GB"/>
              </w:rPr>
            </w:pPr>
          </w:p>
          <w:p w:rsidR="00BE04CD" w:rsidRPr="001A4B0E" w:rsidRDefault="00BE04CD" w:rsidP="009A0CA4">
            <w:pPr>
              <w:rPr>
                <w:rFonts w:asciiTheme="majorBidi" w:hAnsiTheme="majorBidi" w:cstheme="majorBidi"/>
                <w:sz w:val="22"/>
                <w:szCs w:val="22"/>
                <w:lang w:val="en-GB"/>
              </w:rPr>
            </w:pPr>
            <w:r w:rsidRPr="001A4B0E">
              <w:rPr>
                <w:rFonts w:asciiTheme="majorBidi" w:hAnsiTheme="majorBidi" w:cstheme="majorBidi"/>
                <w:sz w:val="22"/>
                <w:szCs w:val="22"/>
                <w:lang w:val="en-GB"/>
              </w:rPr>
              <w:t>NOTE- the composing step (from the GUI) may produce output in a generic form (e.g. TOSCA or YANG) and translating this representation of workflows into deployable instances can be using a generic and can take different types of inputs and produce different types outputs.</w:t>
            </w:r>
          </w:p>
          <w:p w:rsidR="00BE04CD" w:rsidRPr="001A4B0E" w:rsidRDefault="00BE04CD" w:rsidP="009A0CA4">
            <w:pPr>
              <w:rPr>
                <w:rFonts w:asciiTheme="majorBidi" w:hAnsiTheme="majorBidi" w:cstheme="majorBidi"/>
                <w:sz w:val="22"/>
                <w:szCs w:val="22"/>
                <w:lang w:val="en-GB"/>
              </w:rPr>
            </w:pPr>
            <w:r w:rsidRPr="001A4B0E">
              <w:rPr>
                <w:rFonts w:asciiTheme="majorBidi" w:hAnsiTheme="majorBidi" w:cstheme="majorBidi"/>
                <w:sz w:val="22"/>
                <w:szCs w:val="22"/>
                <w:lang w:val="en-GB"/>
              </w:rPr>
              <w:t xml:space="preserve">Step-2: </w:t>
            </w:r>
            <w:r w:rsidRPr="001A4B0E">
              <w:rPr>
                <w:rFonts w:asciiTheme="majorBidi" w:hAnsiTheme="majorBidi" w:cstheme="majorBidi"/>
                <w:b/>
                <w:sz w:val="22"/>
                <w:szCs w:val="22"/>
                <w:lang w:val="en-GB"/>
              </w:rPr>
              <w:t>store inResource database</w:t>
            </w:r>
            <w:r w:rsidRPr="001A4B0E">
              <w:rPr>
                <w:rFonts w:asciiTheme="majorBidi" w:hAnsiTheme="majorBidi" w:cstheme="majorBidi"/>
                <w:sz w:val="22"/>
                <w:szCs w:val="22"/>
                <w:lang w:val="en-GB"/>
              </w:rPr>
              <w:t xml:space="preserve">: workflow specification and execution data are stored in a resource database. </w:t>
            </w:r>
          </w:p>
          <w:p w:rsidR="00BE04CD" w:rsidRPr="001A4B0E" w:rsidRDefault="00BE04CD" w:rsidP="009A0CA4">
            <w:pPr>
              <w:spacing w:before="0"/>
              <w:jc w:val="both"/>
              <w:rPr>
                <w:rFonts w:asciiTheme="majorBidi" w:hAnsiTheme="majorBidi" w:cstheme="majorBidi"/>
                <w:sz w:val="22"/>
                <w:szCs w:val="22"/>
                <w:lang w:val="en-GB"/>
              </w:rPr>
            </w:pP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 xml:space="preserve">Step-3: </w:t>
            </w:r>
            <w:r w:rsidRPr="001A4B0E">
              <w:rPr>
                <w:rFonts w:asciiTheme="majorBidi" w:hAnsiTheme="majorBidi" w:cstheme="majorBidi"/>
                <w:b/>
                <w:sz w:val="22"/>
                <w:szCs w:val="22"/>
                <w:lang w:val="en-GB"/>
              </w:rPr>
              <w:t>linkTasks</w:t>
            </w:r>
            <w:r w:rsidRPr="001A4B0E">
              <w:rPr>
                <w:rFonts w:asciiTheme="majorBidi" w:hAnsiTheme="majorBidi" w:cstheme="majorBidi"/>
                <w:sz w:val="22"/>
                <w:szCs w:val="22"/>
                <w:lang w:val="en-GB"/>
              </w:rPr>
              <w:t xml:space="preserve">: A task corresponds to a worker utilized in the workflow. Tasks in our workflow may receive input parameters and execution logic of our task may be implemented in python functions called worker. Worker tasks may be registered in the main python file “main.py” in the same directory where you just created your worker. </w:t>
            </w: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NOTE- All workers which one want to use in Frinx Machine must be included in this file.</w:t>
            </w:r>
          </w:p>
          <w:p w:rsidR="00BE04CD" w:rsidRPr="001A4B0E" w:rsidRDefault="00BE04CD" w:rsidP="009A0CA4">
            <w:pPr>
              <w:spacing w:before="0"/>
              <w:ind w:left="720"/>
              <w:jc w:val="both"/>
              <w:rPr>
                <w:rFonts w:asciiTheme="majorBidi" w:hAnsiTheme="majorBidi" w:cstheme="majorBidi"/>
                <w:sz w:val="22"/>
                <w:szCs w:val="22"/>
                <w:lang w:val="en-GB"/>
              </w:rPr>
            </w:pP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Step-</w:t>
            </w:r>
            <w:r w:rsidR="007649F9" w:rsidRPr="007649F9">
              <w:rPr>
                <w:rFonts w:asciiTheme="majorBidi" w:hAnsiTheme="majorBidi" w:cstheme="majorBidi"/>
                <w:sz w:val="22"/>
                <w:szCs w:val="22"/>
                <w:highlight w:val="yellow"/>
                <w:lang w:val="en-GB"/>
                <w:rPrChange w:id="917" w:author="edit6" w:date="2022-04-28T13:32:00Z">
                  <w:rPr>
                    <w:rFonts w:asciiTheme="majorBidi" w:hAnsiTheme="majorBidi" w:cstheme="majorBidi"/>
                    <w:sz w:val="22"/>
                    <w:szCs w:val="22"/>
                    <w:lang w:val="en-GB"/>
                  </w:rPr>
                </w:rPrChange>
              </w:rPr>
              <w:t>5</w:t>
            </w:r>
            <w:r w:rsidRPr="001A4B0E">
              <w:rPr>
                <w:rFonts w:asciiTheme="majorBidi" w:hAnsiTheme="majorBidi" w:cstheme="majorBidi"/>
                <w:sz w:val="22"/>
                <w:szCs w:val="22"/>
                <w:lang w:val="en-GB"/>
              </w:rPr>
              <w:t xml:space="preserve">: </w:t>
            </w:r>
            <w:r w:rsidRPr="001A4B0E">
              <w:rPr>
                <w:rFonts w:asciiTheme="majorBidi" w:hAnsiTheme="majorBidi" w:cstheme="majorBidi"/>
                <w:b/>
                <w:sz w:val="22"/>
                <w:szCs w:val="22"/>
                <w:lang w:val="en-GB"/>
              </w:rPr>
              <w:t>deploy</w:t>
            </w:r>
            <w:r w:rsidRPr="001A4B0E">
              <w:rPr>
                <w:rFonts w:asciiTheme="majorBidi" w:hAnsiTheme="majorBidi" w:cstheme="majorBidi"/>
                <w:sz w:val="22"/>
                <w:szCs w:val="22"/>
                <w:lang w:val="en-GB"/>
              </w:rPr>
              <w:t xml:space="preserve"> workflows: Workflows may be deployed on simulated underlays and their performance and benchmarking may be tested and monitored. Workflows may also be deployed on real network </w:t>
            </w:r>
            <w:r w:rsidRPr="001A4B0E">
              <w:rPr>
                <w:rFonts w:asciiTheme="majorBidi" w:hAnsiTheme="majorBidi" w:cstheme="majorBidi"/>
                <w:sz w:val="22"/>
                <w:szCs w:val="22"/>
                <w:lang w:val="en-GB"/>
              </w:rPr>
              <w:lastRenderedPageBreak/>
              <w:t>underlays once their performance in the experimentation is satisfactory.</w:t>
            </w:r>
          </w:p>
          <w:p w:rsidR="00BE04CD" w:rsidRPr="001A4B0E" w:rsidRDefault="00BE04CD" w:rsidP="009A0CA4">
            <w:pPr>
              <w:spacing w:before="0"/>
              <w:jc w:val="both"/>
              <w:rPr>
                <w:rFonts w:asciiTheme="majorBidi" w:hAnsiTheme="majorBidi" w:cstheme="majorBidi"/>
                <w:sz w:val="22"/>
                <w:szCs w:val="22"/>
                <w:lang w:val="en-GB"/>
              </w:rPr>
            </w:pP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Step-</w:t>
            </w:r>
            <w:r w:rsidR="007649F9" w:rsidRPr="007649F9">
              <w:rPr>
                <w:rFonts w:asciiTheme="majorBidi" w:hAnsiTheme="majorBidi" w:cstheme="majorBidi"/>
                <w:sz w:val="22"/>
                <w:szCs w:val="22"/>
                <w:highlight w:val="yellow"/>
                <w:lang w:val="en-GB"/>
                <w:rPrChange w:id="918" w:author="edit6" w:date="2022-04-28T13:32:00Z">
                  <w:rPr>
                    <w:rFonts w:asciiTheme="majorBidi" w:hAnsiTheme="majorBidi" w:cstheme="majorBidi"/>
                    <w:sz w:val="22"/>
                    <w:szCs w:val="22"/>
                    <w:lang w:val="en-GB"/>
                  </w:rPr>
                </w:rPrChange>
              </w:rPr>
              <w:t>4:</w:t>
            </w:r>
            <w:r w:rsidRPr="001A4B0E">
              <w:rPr>
                <w:rFonts w:asciiTheme="majorBidi" w:hAnsiTheme="majorBidi" w:cstheme="majorBidi"/>
                <w:b/>
                <w:sz w:val="22"/>
                <w:szCs w:val="22"/>
                <w:lang w:val="en-GB"/>
              </w:rPr>
              <w:t>Monitor:</w:t>
            </w:r>
            <w:r w:rsidRPr="001A4B0E">
              <w:rPr>
                <w:rFonts w:asciiTheme="majorBidi" w:hAnsiTheme="majorBidi" w:cstheme="majorBidi"/>
                <w:sz w:val="22"/>
                <w:szCs w:val="22"/>
                <w:lang w:val="en-GB"/>
              </w:rPr>
              <w:t xml:space="preserve"> The following service states may be mapped to workflows:</w:t>
            </w:r>
          </w:p>
          <w:p w:rsidR="00BE04CD" w:rsidRPr="001A4B0E" w:rsidRDefault="00BE04CD" w:rsidP="009A0CA4">
            <w:pPr>
              <w:spacing w:before="0"/>
              <w:ind w:left="720"/>
              <w:jc w:val="both"/>
              <w:rPr>
                <w:rFonts w:asciiTheme="majorBidi" w:hAnsiTheme="majorBidi" w:cstheme="majorBidi"/>
                <w:sz w:val="22"/>
                <w:szCs w:val="22"/>
                <w:lang w:val="en-GB"/>
              </w:rPr>
            </w:pPr>
            <w:r w:rsidRPr="001A4B0E">
              <w:rPr>
                <w:rFonts w:asciiTheme="majorBidi" w:hAnsiTheme="majorBidi" w:cstheme="majorBidi"/>
                <w:sz w:val="22"/>
                <w:szCs w:val="22"/>
                <w:lang w:val="en-GB"/>
              </w:rPr>
              <w:t xml:space="preserve">- experimental state: workflows which are deployed in the sandbox are in experimental state. In combination with simulators, these are tested and experimented upon. </w:t>
            </w:r>
          </w:p>
          <w:p w:rsidR="00BE04CD" w:rsidRPr="001A4B0E" w:rsidRDefault="00BE04CD" w:rsidP="009A0CA4">
            <w:pPr>
              <w:spacing w:before="0"/>
              <w:ind w:left="720"/>
              <w:jc w:val="both"/>
              <w:rPr>
                <w:rFonts w:asciiTheme="majorBidi" w:hAnsiTheme="majorBidi" w:cstheme="majorBidi"/>
                <w:sz w:val="22"/>
                <w:szCs w:val="22"/>
                <w:lang w:val="en-GB"/>
              </w:rPr>
            </w:pPr>
            <w:r w:rsidRPr="001A4B0E">
              <w:rPr>
                <w:rFonts w:asciiTheme="majorBidi" w:hAnsiTheme="majorBidi" w:cstheme="majorBidi"/>
                <w:sz w:val="22"/>
                <w:szCs w:val="22"/>
                <w:lang w:val="en-GB"/>
              </w:rPr>
              <w:t>- evolutionary state: workflows which are in ev state are selected for evolution, and based on ev strategies, various experiments may be designed for them.</w:t>
            </w:r>
          </w:p>
          <w:p w:rsidR="00BE04CD" w:rsidRPr="001A4B0E" w:rsidRDefault="00BE04CD" w:rsidP="009A0CA4">
            <w:pPr>
              <w:spacing w:before="0"/>
              <w:ind w:left="720"/>
              <w:jc w:val="both"/>
              <w:rPr>
                <w:rFonts w:asciiTheme="majorBidi" w:hAnsiTheme="majorBidi" w:cstheme="majorBidi"/>
                <w:sz w:val="22"/>
                <w:szCs w:val="22"/>
                <w:lang w:val="en-GB"/>
              </w:rPr>
            </w:pPr>
            <w:r w:rsidRPr="001A4B0E">
              <w:rPr>
                <w:rFonts w:asciiTheme="majorBidi" w:hAnsiTheme="majorBidi" w:cstheme="majorBidi"/>
                <w:sz w:val="22"/>
                <w:szCs w:val="22"/>
                <w:lang w:val="en-GB"/>
              </w:rPr>
              <w:t xml:space="preserve">- deployed state: workflows which are in deployed state are in combination with service-x, acting upon real underlays. They may be monitored for performance and other parameters. </w:t>
            </w:r>
          </w:p>
          <w:p w:rsidR="00BE04CD" w:rsidRPr="001A4B0E" w:rsidRDefault="00BE04CD" w:rsidP="009A0CA4">
            <w:pPr>
              <w:spacing w:before="0"/>
              <w:ind w:left="720"/>
              <w:jc w:val="both"/>
              <w:rPr>
                <w:rFonts w:asciiTheme="majorBidi" w:hAnsiTheme="majorBidi" w:cstheme="majorBidi"/>
                <w:sz w:val="22"/>
                <w:szCs w:val="22"/>
                <w:lang w:val="en-GB"/>
              </w:rPr>
            </w:pPr>
          </w:p>
          <w:p w:rsidR="00BE04CD" w:rsidRPr="001A4B0E" w:rsidRDefault="00BE04CD" w:rsidP="009A0CA4">
            <w:pPr>
              <w:spacing w:before="0"/>
              <w:rPr>
                <w:rFonts w:asciiTheme="majorBidi" w:hAnsiTheme="majorBidi" w:cstheme="majorBidi"/>
                <w:sz w:val="22"/>
                <w:szCs w:val="22"/>
                <w:lang w:val="en-GB"/>
              </w:rPr>
            </w:pPr>
            <w:r w:rsidRPr="001A4B0E">
              <w:rPr>
                <w:rFonts w:asciiTheme="majorBidi" w:hAnsiTheme="majorBidi" w:cstheme="majorBidi"/>
                <w:sz w:val="22"/>
                <w:szCs w:val="22"/>
                <w:lang w:val="en-GB"/>
              </w:rPr>
              <w:t xml:space="preserve">Description of the relation (if any) of the use case with autonomous behaviour or the key technical enablers. </w:t>
            </w:r>
          </w:p>
          <w:p w:rsidR="00BE04CD" w:rsidRPr="001A4B0E" w:rsidRDefault="00BE04CD" w:rsidP="009A0CA4">
            <w:pPr>
              <w:rPr>
                <w:rFonts w:asciiTheme="majorBidi" w:hAnsiTheme="majorBidi" w:cstheme="majorBidi"/>
                <w:sz w:val="22"/>
                <w:szCs w:val="22"/>
                <w:lang w:val="en-GB"/>
              </w:rPr>
            </w:pPr>
            <w:r w:rsidRPr="001A4B0E">
              <w:rPr>
                <w:rFonts w:asciiTheme="majorBidi" w:hAnsiTheme="majorBidi" w:cstheme="majorBidi"/>
                <w:sz w:val="22"/>
                <w:szCs w:val="22"/>
                <w:lang w:val="en-GB"/>
              </w:rPr>
              <w:t>- In the context of the use case, controllers (closed loops) are represented as workflows. Modules are modelled as tasks.</w:t>
            </w:r>
          </w:p>
          <w:p w:rsidR="00BE04CD" w:rsidRPr="001A4B0E" w:rsidRDefault="00BE04CD" w:rsidP="009A0CA4">
            <w:pPr>
              <w:rPr>
                <w:rFonts w:asciiTheme="majorBidi" w:hAnsiTheme="majorBidi" w:cstheme="majorBidi"/>
                <w:sz w:val="22"/>
                <w:szCs w:val="22"/>
                <w:lang w:val="en-GB"/>
              </w:rPr>
            </w:pPr>
            <w:r w:rsidRPr="001A4B0E">
              <w:rPr>
                <w:rFonts w:asciiTheme="majorBidi" w:hAnsiTheme="majorBidi" w:cstheme="majorBidi"/>
                <w:sz w:val="22"/>
                <w:szCs w:val="22"/>
                <w:lang w:val="en-GB"/>
              </w:rPr>
              <w:t>- controller specification and module specifications are created using designer, sanity checked and stored  in the resource db.</w:t>
            </w: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 workflow manager is used to visualize the controllers, monitor and analyse</w:t>
            </w:r>
          </w:p>
          <w:p w:rsidR="00BE04CD" w:rsidRPr="001A4B0E" w:rsidRDefault="00BE04CD" w:rsidP="009A0CA4">
            <w:pPr>
              <w:spacing w:before="0"/>
              <w:jc w:val="both"/>
              <w:rPr>
                <w:rFonts w:asciiTheme="majorBidi" w:hAnsiTheme="majorBidi" w:cstheme="majorBidi"/>
                <w:sz w:val="22"/>
                <w:szCs w:val="22"/>
                <w:lang w:val="en-GB"/>
              </w:rPr>
            </w:pPr>
            <w:r w:rsidRPr="001A4B0E">
              <w:rPr>
                <w:rFonts w:asciiTheme="majorBidi" w:hAnsiTheme="majorBidi" w:cstheme="majorBidi"/>
                <w:sz w:val="22"/>
                <w:szCs w:val="22"/>
                <w:lang w:val="en-GB"/>
              </w:rPr>
              <w:t>- deploy will link service-x with controllers</w:t>
            </w:r>
          </w:p>
          <w:p w:rsidR="00BE04CD" w:rsidRPr="001A4B0E" w:rsidRDefault="00BE04CD" w:rsidP="009A0CA4">
            <w:pPr>
              <w:spacing w:before="0"/>
              <w:rPr>
                <w:rFonts w:asciiTheme="majorBidi" w:hAnsiTheme="majorBidi" w:cstheme="majorBidi"/>
                <w:sz w:val="22"/>
                <w:szCs w:val="22"/>
                <w:lang w:val="en-GB"/>
              </w:rPr>
            </w:pPr>
          </w:p>
        </w:tc>
      </w:tr>
      <w:tr w:rsidR="00BE04CD" w:rsidRPr="001A4B0E" w:rsidTr="001A4B0E">
        <w:trPr>
          <w:jc w:val="center"/>
        </w:trPr>
        <w:tc>
          <w:tcPr>
            <w:tcW w:w="1077" w:type="pct"/>
          </w:tcPr>
          <w:p w:rsidR="00BE04CD" w:rsidRPr="001A4B0E" w:rsidRDefault="00BE04CD" w:rsidP="009A0CA4">
            <w:pPr>
              <w:spacing w:before="0"/>
              <w:rPr>
                <w:rFonts w:asciiTheme="majorBidi" w:hAnsiTheme="majorBidi" w:cstheme="majorBidi"/>
                <w:i/>
                <w:sz w:val="22"/>
                <w:szCs w:val="22"/>
                <w:lang w:val="en-GB"/>
              </w:rPr>
            </w:pPr>
            <w:r w:rsidRPr="001A4B0E">
              <w:rPr>
                <w:rFonts w:asciiTheme="majorBidi" w:hAnsiTheme="majorBidi" w:cstheme="majorBidi"/>
                <w:i/>
                <w:sz w:val="22"/>
                <w:szCs w:val="22"/>
                <w:lang w:val="en-GB"/>
              </w:rPr>
              <w:lastRenderedPageBreak/>
              <w:t>Notes on use case category</w:t>
            </w:r>
          </w:p>
        </w:tc>
        <w:tc>
          <w:tcPr>
            <w:tcW w:w="3923" w:type="pct"/>
          </w:tcPr>
          <w:p w:rsidR="00BE04CD" w:rsidRPr="001A4B0E" w:rsidRDefault="00BE04CD" w:rsidP="009A0CA4">
            <w:pPr>
              <w:spacing w:before="0"/>
              <w:rPr>
                <w:rFonts w:asciiTheme="majorBidi" w:hAnsiTheme="majorBidi" w:cstheme="majorBidi"/>
                <w:sz w:val="22"/>
                <w:szCs w:val="22"/>
                <w:lang w:val="en-GB"/>
              </w:rPr>
            </w:pPr>
          </w:p>
          <w:p w:rsidR="00BE04CD" w:rsidRPr="001A4B0E" w:rsidRDefault="00BE04CD" w:rsidP="00B81DB1">
            <w:pPr>
              <w:pStyle w:val="ListParagraph"/>
              <w:numPr>
                <w:ilvl w:val="0"/>
                <w:numId w:val="22"/>
              </w:numPr>
              <w:spacing w:before="0"/>
              <w:rPr>
                <w:rFonts w:asciiTheme="majorBidi" w:hAnsiTheme="majorBidi" w:cstheme="majorBidi"/>
                <w:sz w:val="22"/>
                <w:szCs w:val="22"/>
                <w:lang w:val="en-GB"/>
              </w:rPr>
            </w:pPr>
            <w:r w:rsidRPr="001A4B0E">
              <w:rPr>
                <w:rFonts w:asciiTheme="majorBidi" w:hAnsiTheme="majorBidi" w:cstheme="majorBidi"/>
                <w:sz w:val="22"/>
                <w:szCs w:val="22"/>
                <w:lang w:val="en-GB"/>
              </w:rPr>
              <w:t xml:space="preserve">Cat 1: describes a scenario related to core autonomous behaviour itself. </w:t>
            </w:r>
          </w:p>
          <w:p w:rsidR="00BE04CD" w:rsidRPr="001A4B0E" w:rsidRDefault="00BE04CD" w:rsidP="009A0CA4">
            <w:pPr>
              <w:pStyle w:val="ListParagraph"/>
              <w:spacing w:before="0"/>
              <w:ind w:left="360"/>
              <w:rPr>
                <w:rFonts w:asciiTheme="majorBidi" w:hAnsiTheme="majorBidi" w:cstheme="majorBidi"/>
                <w:sz w:val="22"/>
                <w:szCs w:val="22"/>
                <w:lang w:val="en-GB"/>
              </w:rPr>
            </w:pPr>
          </w:p>
        </w:tc>
      </w:tr>
      <w:tr w:rsidR="00BE04CD" w:rsidRPr="001A4B0E" w:rsidTr="001A4B0E">
        <w:trPr>
          <w:jc w:val="center"/>
        </w:trPr>
        <w:tc>
          <w:tcPr>
            <w:tcW w:w="1077" w:type="pct"/>
          </w:tcPr>
          <w:p w:rsidR="00BE04CD" w:rsidRPr="001A4B0E" w:rsidRDefault="00BE04CD" w:rsidP="009A0CA4">
            <w:pPr>
              <w:spacing w:before="0"/>
              <w:rPr>
                <w:rFonts w:asciiTheme="majorBidi" w:hAnsiTheme="majorBidi" w:cstheme="majorBidi"/>
                <w:i/>
                <w:sz w:val="22"/>
                <w:szCs w:val="22"/>
                <w:lang w:val="en-GB"/>
              </w:rPr>
            </w:pPr>
            <w:r w:rsidRPr="001A4B0E">
              <w:rPr>
                <w:rFonts w:asciiTheme="majorBidi" w:hAnsiTheme="majorBidi" w:cstheme="majorBidi"/>
                <w:i/>
                <w:sz w:val="22"/>
                <w:szCs w:val="22"/>
                <w:lang w:val="en-GB"/>
              </w:rPr>
              <w:t>Notes on priority of the use case</w:t>
            </w:r>
          </w:p>
        </w:tc>
        <w:tc>
          <w:tcPr>
            <w:tcW w:w="3923" w:type="pct"/>
          </w:tcPr>
          <w:p w:rsidR="00BE04CD" w:rsidRPr="001A4B0E" w:rsidRDefault="00BE04CD" w:rsidP="009A0CA4">
            <w:pPr>
              <w:spacing w:before="0"/>
              <w:rPr>
                <w:rFonts w:asciiTheme="majorBidi" w:hAnsiTheme="majorBidi" w:cstheme="majorBidi"/>
                <w:sz w:val="22"/>
                <w:szCs w:val="22"/>
                <w:lang w:val="en-GB"/>
              </w:rPr>
            </w:pPr>
            <w:r w:rsidRPr="001A4B0E">
              <w:rPr>
                <w:rFonts w:asciiTheme="majorBidi" w:hAnsiTheme="majorBidi" w:cstheme="majorBidi"/>
                <w:sz w:val="22"/>
                <w:szCs w:val="22"/>
                <w:lang w:val="en-GB"/>
              </w:rPr>
              <w:t>High</w:t>
            </w:r>
          </w:p>
          <w:p w:rsidR="00BE04CD" w:rsidRPr="001A4B0E" w:rsidRDefault="00BE04CD" w:rsidP="009A0CA4">
            <w:pPr>
              <w:spacing w:before="0"/>
              <w:rPr>
                <w:rFonts w:asciiTheme="majorBidi" w:hAnsiTheme="majorBidi" w:cstheme="majorBidi"/>
                <w:sz w:val="22"/>
                <w:szCs w:val="22"/>
                <w:lang w:val="en-GB"/>
              </w:rPr>
            </w:pPr>
            <w:r w:rsidRPr="001A4B0E">
              <w:rPr>
                <w:rFonts w:asciiTheme="majorBidi" w:hAnsiTheme="majorBidi" w:cstheme="majorBidi"/>
                <w:sz w:val="22"/>
                <w:szCs w:val="22"/>
                <w:lang w:val="en-GB"/>
              </w:rPr>
              <w:t>Justification: gives potential collaboration opportunities and reuse possibilities.</w:t>
            </w:r>
          </w:p>
        </w:tc>
      </w:tr>
      <w:tr w:rsidR="00BE04CD" w:rsidRPr="001A4B0E" w:rsidTr="001A4B0E">
        <w:trPr>
          <w:jc w:val="center"/>
        </w:trPr>
        <w:tc>
          <w:tcPr>
            <w:tcW w:w="1077" w:type="pct"/>
          </w:tcPr>
          <w:p w:rsidR="00BE04CD" w:rsidRPr="001A4B0E" w:rsidRDefault="00BE04CD" w:rsidP="009A0CA4">
            <w:pPr>
              <w:spacing w:before="0"/>
              <w:rPr>
                <w:rFonts w:asciiTheme="majorBidi" w:hAnsiTheme="majorBidi" w:cstheme="majorBidi"/>
                <w:i/>
                <w:sz w:val="22"/>
                <w:szCs w:val="22"/>
                <w:lang w:val="en-GB"/>
              </w:rPr>
            </w:pPr>
            <w:r w:rsidRPr="001A4B0E">
              <w:rPr>
                <w:rFonts w:asciiTheme="majorBidi" w:hAnsiTheme="majorBidi" w:cstheme="majorBidi"/>
                <w:i/>
                <w:sz w:val="22"/>
                <w:szCs w:val="22"/>
                <w:lang w:val="en-GB"/>
              </w:rPr>
              <w:t>Reference</w:t>
            </w:r>
          </w:p>
        </w:tc>
        <w:tc>
          <w:tcPr>
            <w:tcW w:w="3923" w:type="pct"/>
          </w:tcPr>
          <w:p w:rsidR="00BE04CD" w:rsidRPr="001A4B0E" w:rsidRDefault="00EC25B3" w:rsidP="009A0CA4">
            <w:pPr>
              <w:spacing w:before="0"/>
              <w:rPr>
                <w:rFonts w:asciiTheme="majorBidi" w:hAnsiTheme="majorBidi" w:cstheme="majorBidi"/>
                <w:noProof/>
                <w:sz w:val="22"/>
                <w:szCs w:val="22"/>
                <w:lang w:val="en-GB"/>
              </w:rPr>
            </w:pPr>
            <w:r>
              <w:rPr>
                <w:rFonts w:asciiTheme="majorBidi" w:hAnsiTheme="majorBidi" w:cstheme="majorBidi"/>
                <w:sz w:val="22"/>
                <w:szCs w:val="22"/>
                <w:lang w:val="en-GB"/>
              </w:rPr>
              <w:t>[b-FRINX-1], [</w:t>
            </w:r>
            <w:r w:rsidR="00CE0E00">
              <w:rPr>
                <w:rFonts w:asciiTheme="majorBidi" w:hAnsiTheme="majorBidi" w:cstheme="majorBidi"/>
                <w:sz w:val="22"/>
                <w:szCs w:val="22"/>
                <w:lang w:val="en-GB"/>
              </w:rPr>
              <w:t>b-FRINX</w:t>
            </w:r>
            <w:r>
              <w:rPr>
                <w:rFonts w:asciiTheme="majorBidi" w:hAnsiTheme="majorBidi" w:cstheme="majorBidi"/>
                <w:sz w:val="22"/>
                <w:szCs w:val="22"/>
                <w:lang w:val="en-GB"/>
              </w:rPr>
              <w:t>], [b-</w:t>
            </w:r>
            <w:r w:rsidR="00CE0E00">
              <w:rPr>
                <w:rFonts w:asciiTheme="majorBidi" w:hAnsiTheme="majorBidi" w:cstheme="majorBidi"/>
                <w:sz w:val="22"/>
                <w:szCs w:val="22"/>
                <w:lang w:val="en-GB"/>
              </w:rPr>
              <w:t>TIP 5G</w:t>
            </w:r>
            <w:r>
              <w:rPr>
                <w:rFonts w:asciiTheme="majorBidi" w:hAnsiTheme="majorBidi" w:cstheme="majorBidi"/>
                <w:sz w:val="22"/>
                <w:szCs w:val="22"/>
                <w:lang w:val="en-GB"/>
              </w:rPr>
              <w:t>]</w:t>
            </w:r>
          </w:p>
        </w:tc>
      </w:tr>
    </w:tbl>
    <w:p w:rsidR="00BE04CD" w:rsidRPr="00DF1275" w:rsidRDefault="001A4B0E" w:rsidP="00A55EC7">
      <w:pPr>
        <w:pStyle w:val="Heading3"/>
      </w:pPr>
      <w:bookmarkStart w:id="919" w:name="_Toc86163202"/>
      <w:bookmarkStart w:id="920" w:name="_Toc86503342"/>
      <w:bookmarkStart w:id="921" w:name="_Toc86503600"/>
      <w:r>
        <w:lastRenderedPageBreak/>
        <w:t>U</w:t>
      </w:r>
      <w:r w:rsidR="00BE04CD" w:rsidRPr="00DF1275">
        <w:t>se case requirements</w:t>
      </w:r>
      <w:bookmarkEnd w:id="919"/>
      <w:bookmarkEnd w:id="920"/>
      <w:bookmarkEnd w:id="921"/>
    </w:p>
    <w:p w:rsidR="00BE04CD" w:rsidRPr="00DF1275" w:rsidRDefault="001A4B0E" w:rsidP="001A4B0E">
      <w:pPr>
        <w:spacing w:before="0" w:after="160" w:line="254" w:lineRule="auto"/>
        <w:rPr>
          <w:lang w:val="en-GB"/>
        </w:rPr>
      </w:pPr>
      <w:r>
        <w:rPr>
          <w:lang w:val="en-GB"/>
        </w:rPr>
        <w:t>●</w:t>
      </w:r>
      <w:r>
        <w:rPr>
          <w:lang w:val="en-GB"/>
        </w:rPr>
        <w:tab/>
      </w:r>
      <w:r w:rsidR="00851583">
        <w:rPr>
          <w:lang w:val="en-GB"/>
        </w:rPr>
        <w:t>AN-UC</w:t>
      </w:r>
      <w:r w:rsidR="00E473D8">
        <w:rPr>
          <w:lang w:val="en-GB"/>
        </w:rPr>
        <w:t>033</w:t>
      </w:r>
      <w:r w:rsidR="00FC70DA">
        <w:rPr>
          <w:lang w:val="en-GB"/>
        </w:rPr>
        <w:t>-REQ-</w:t>
      </w:r>
      <w:r w:rsidR="00DF7F40">
        <w:rPr>
          <w:lang w:val="en-GB"/>
        </w:rPr>
        <w:t>001</w:t>
      </w:r>
      <w:r w:rsidR="00BE04CD" w:rsidRPr="00DF1275">
        <w:rPr>
          <w:lang w:val="en-GB"/>
        </w:rPr>
        <w:t>: It is critical that autonomous networks (AN) enable creation of controllers in a generic format agnostic to the type and characteristics of the underlay network.</w:t>
      </w:r>
    </w:p>
    <w:p w:rsidR="00BE04CD" w:rsidRPr="001A4B0E" w:rsidRDefault="00BE04CD" w:rsidP="001A4B0E">
      <w:pPr>
        <w:spacing w:before="0" w:after="160" w:line="256" w:lineRule="auto"/>
        <w:rPr>
          <w:sz w:val="22"/>
          <w:szCs w:val="22"/>
          <w:lang w:val="en-GB"/>
        </w:rPr>
      </w:pPr>
      <w:r w:rsidRPr="001A4B0E">
        <w:rPr>
          <w:sz w:val="22"/>
          <w:szCs w:val="22"/>
          <w:lang w:val="en-GB"/>
        </w:rPr>
        <w:t>NOTE</w:t>
      </w:r>
      <w:r w:rsidR="001A4B0E" w:rsidRPr="001A4B0E">
        <w:rPr>
          <w:sz w:val="22"/>
          <w:szCs w:val="22"/>
          <w:lang w:val="en-GB"/>
        </w:rPr>
        <w:t xml:space="preserve"> –T</w:t>
      </w:r>
      <w:r w:rsidRPr="001A4B0E">
        <w:rPr>
          <w:sz w:val="22"/>
          <w:szCs w:val="22"/>
          <w:lang w:val="en-GB"/>
        </w:rPr>
        <w:t>he generic format may not include deployment specific details. This allows design time flexibility and abstraction.</w:t>
      </w:r>
    </w:p>
    <w:p w:rsidR="00BE04CD" w:rsidRPr="00DF1275" w:rsidRDefault="001A4B0E" w:rsidP="001A4B0E">
      <w:pPr>
        <w:spacing w:before="0" w:after="160" w:line="254" w:lineRule="auto"/>
        <w:rPr>
          <w:lang w:val="en-GB"/>
        </w:rPr>
      </w:pPr>
      <w:r>
        <w:rPr>
          <w:lang w:val="en-GB"/>
        </w:rPr>
        <w:t>●</w:t>
      </w:r>
      <w:r>
        <w:rPr>
          <w:lang w:val="en-GB"/>
        </w:rPr>
        <w:tab/>
      </w:r>
      <w:r w:rsidR="00851583">
        <w:rPr>
          <w:lang w:val="en-GB"/>
        </w:rPr>
        <w:t>AN-UC</w:t>
      </w:r>
      <w:r w:rsidR="00E473D8">
        <w:rPr>
          <w:lang w:val="en-GB"/>
        </w:rPr>
        <w:t>033</w:t>
      </w:r>
      <w:r w:rsidR="00FC70DA">
        <w:rPr>
          <w:lang w:val="en-GB"/>
        </w:rPr>
        <w:t>-REQ-</w:t>
      </w:r>
      <w:r w:rsidR="00DF7F40">
        <w:rPr>
          <w:lang w:val="en-GB"/>
        </w:rPr>
        <w:t>002</w:t>
      </w:r>
      <w:r w:rsidR="00BE04CD" w:rsidRPr="00DF1275">
        <w:rPr>
          <w:lang w:val="en-GB"/>
        </w:rPr>
        <w:t>: It is critical that autonomous networks (AN) enable translation of controller specifications from generic format to include underlay specific details.</w:t>
      </w:r>
    </w:p>
    <w:p w:rsidR="00BE04CD" w:rsidRPr="001A4B0E" w:rsidRDefault="00BE04CD" w:rsidP="001A4B0E">
      <w:pPr>
        <w:spacing w:before="0" w:after="160" w:line="254" w:lineRule="auto"/>
        <w:rPr>
          <w:sz w:val="22"/>
          <w:szCs w:val="22"/>
          <w:lang w:val="en-GB"/>
        </w:rPr>
      </w:pPr>
      <w:r w:rsidRPr="001A4B0E">
        <w:rPr>
          <w:sz w:val="22"/>
          <w:szCs w:val="22"/>
          <w:lang w:val="en-GB"/>
        </w:rPr>
        <w:t>NOTE</w:t>
      </w:r>
      <w:r w:rsidR="001A4B0E" w:rsidRPr="001A4B0E">
        <w:rPr>
          <w:sz w:val="22"/>
          <w:szCs w:val="22"/>
          <w:lang w:val="en-GB"/>
        </w:rPr>
        <w:t xml:space="preserve"> –T</w:t>
      </w:r>
      <w:r w:rsidRPr="001A4B0E">
        <w:rPr>
          <w:sz w:val="22"/>
          <w:szCs w:val="22"/>
          <w:lang w:val="en-GB"/>
        </w:rPr>
        <w:t xml:space="preserve">he translation of controller specifications may include, for example, steps like replacing and augmenting abstracted parameters with underlay specific parameters and such customizations.  </w:t>
      </w:r>
    </w:p>
    <w:p w:rsidR="00BE04CD" w:rsidRPr="00DF1275" w:rsidRDefault="001A4B0E" w:rsidP="001A4B0E">
      <w:pPr>
        <w:spacing w:before="0" w:after="160" w:line="254" w:lineRule="auto"/>
        <w:rPr>
          <w:lang w:val="en-GB"/>
        </w:rPr>
      </w:pPr>
      <w:r>
        <w:rPr>
          <w:lang w:val="en-GB"/>
        </w:rPr>
        <w:t>●</w:t>
      </w:r>
      <w:r>
        <w:rPr>
          <w:lang w:val="en-GB"/>
        </w:rPr>
        <w:tab/>
      </w:r>
      <w:r w:rsidR="00851583">
        <w:rPr>
          <w:lang w:val="en-GB"/>
        </w:rPr>
        <w:t>AN-UC</w:t>
      </w:r>
      <w:r w:rsidR="00E473D8">
        <w:rPr>
          <w:lang w:val="en-GB"/>
        </w:rPr>
        <w:t>033</w:t>
      </w:r>
      <w:r w:rsidR="00FC70DA">
        <w:rPr>
          <w:lang w:val="en-GB"/>
        </w:rPr>
        <w:t>-REQ-</w:t>
      </w:r>
      <w:r w:rsidR="00DF7F40">
        <w:rPr>
          <w:lang w:val="en-GB"/>
        </w:rPr>
        <w:t>003</w:t>
      </w:r>
      <w:r w:rsidR="00BE04CD" w:rsidRPr="00DF1275">
        <w:rPr>
          <w:lang w:val="en-GB"/>
        </w:rPr>
        <w:t>: It is critical that autonomous networks (AN) enable storage of generic and underlay-specific representation of controllers in a repository.</w:t>
      </w:r>
    </w:p>
    <w:p w:rsidR="00BE04CD" w:rsidRPr="00DF1275" w:rsidRDefault="00BE04CD" w:rsidP="00BE04CD">
      <w:pPr>
        <w:spacing w:before="0" w:after="160" w:line="256" w:lineRule="auto"/>
        <w:rPr>
          <w:u w:val="single"/>
          <w:lang w:val="en-GB"/>
        </w:rPr>
      </w:pPr>
      <w:r w:rsidRPr="00DF1275">
        <w:rPr>
          <w:u w:val="single"/>
          <w:lang w:val="en-GB"/>
        </w:rPr>
        <w:t>Expected requirements</w:t>
      </w:r>
    </w:p>
    <w:p w:rsidR="00BE04CD" w:rsidRPr="00DF1275" w:rsidRDefault="001A4B0E" w:rsidP="001A4B0E">
      <w:pPr>
        <w:spacing w:before="0" w:after="160" w:line="254" w:lineRule="auto"/>
        <w:rPr>
          <w:lang w:val="en-GB"/>
        </w:rPr>
      </w:pPr>
      <w:r>
        <w:rPr>
          <w:lang w:val="en-GB"/>
        </w:rPr>
        <w:t>●</w:t>
      </w:r>
      <w:r>
        <w:rPr>
          <w:lang w:val="en-GB"/>
        </w:rPr>
        <w:tab/>
      </w:r>
      <w:r w:rsidR="00851583">
        <w:rPr>
          <w:lang w:val="en-GB"/>
        </w:rPr>
        <w:t>AN-UC</w:t>
      </w:r>
      <w:r w:rsidR="00E473D8">
        <w:rPr>
          <w:lang w:val="en-GB"/>
        </w:rPr>
        <w:t>033</w:t>
      </w:r>
      <w:r w:rsidR="00FC70DA">
        <w:rPr>
          <w:lang w:val="en-GB"/>
        </w:rPr>
        <w:t>-REQ-</w:t>
      </w:r>
      <w:r w:rsidR="00DF7F40">
        <w:rPr>
          <w:lang w:val="en-GB"/>
        </w:rPr>
        <w:t>004</w:t>
      </w:r>
      <w:r w:rsidR="00BE04CD" w:rsidRPr="00DF1275">
        <w:rPr>
          <w:lang w:val="en-GB"/>
        </w:rPr>
        <w:t>: It is expected that autonomous networks (AN) enable different implementations of translation from generic to underlay-specific representation of controllers.</w:t>
      </w:r>
    </w:p>
    <w:p w:rsidR="00BE04CD" w:rsidRPr="001A4B0E" w:rsidRDefault="00BE04CD" w:rsidP="001A4B0E">
      <w:pPr>
        <w:spacing w:before="0" w:after="160" w:line="254" w:lineRule="auto"/>
        <w:rPr>
          <w:sz w:val="22"/>
          <w:szCs w:val="18"/>
          <w:lang w:val="en-GB"/>
        </w:rPr>
      </w:pPr>
      <w:r w:rsidRPr="001A4B0E">
        <w:rPr>
          <w:sz w:val="22"/>
          <w:szCs w:val="18"/>
          <w:lang w:val="en-GB"/>
        </w:rPr>
        <w:t>NOTE</w:t>
      </w:r>
      <w:r w:rsidR="001A4B0E" w:rsidRPr="001A4B0E">
        <w:rPr>
          <w:sz w:val="22"/>
          <w:szCs w:val="18"/>
          <w:lang w:val="en-GB"/>
        </w:rPr>
        <w:t xml:space="preserve"> –W</w:t>
      </w:r>
      <w:r w:rsidRPr="001A4B0E">
        <w:rPr>
          <w:sz w:val="22"/>
          <w:szCs w:val="18"/>
          <w:lang w:val="en-GB"/>
        </w:rPr>
        <w:t>orkflow managers which implement the translation may be provided by different vendors.</w:t>
      </w:r>
    </w:p>
    <w:p w:rsidR="00BE04CD" w:rsidRPr="00DF1275" w:rsidRDefault="001A4B0E" w:rsidP="001A4B0E">
      <w:pPr>
        <w:spacing w:before="0" w:after="160" w:line="254" w:lineRule="auto"/>
        <w:rPr>
          <w:lang w:val="en-GB"/>
        </w:rPr>
      </w:pPr>
      <w:r>
        <w:rPr>
          <w:lang w:val="en-GB"/>
        </w:rPr>
        <w:t>●</w:t>
      </w:r>
      <w:r>
        <w:rPr>
          <w:lang w:val="en-GB"/>
        </w:rPr>
        <w:tab/>
      </w:r>
      <w:r w:rsidR="00851583">
        <w:rPr>
          <w:lang w:val="en-GB"/>
        </w:rPr>
        <w:t>AN-UC</w:t>
      </w:r>
      <w:r w:rsidR="00E473D8">
        <w:rPr>
          <w:lang w:val="en-GB"/>
        </w:rPr>
        <w:t>033</w:t>
      </w:r>
      <w:r w:rsidR="00FC70DA">
        <w:rPr>
          <w:lang w:val="en-GB"/>
        </w:rPr>
        <w:t>-REQ-</w:t>
      </w:r>
      <w:r w:rsidR="00DF7F40">
        <w:rPr>
          <w:lang w:val="en-GB"/>
        </w:rPr>
        <w:t>005</w:t>
      </w:r>
      <w:r w:rsidR="00BE04CD" w:rsidRPr="00DF1275">
        <w:rPr>
          <w:lang w:val="en-GB"/>
        </w:rPr>
        <w:t>: It is expected that autonomous networks (AN) enable storage of different classes of controllers in a repository.</w:t>
      </w:r>
    </w:p>
    <w:p w:rsidR="00BE04CD" w:rsidRPr="001A4B0E" w:rsidRDefault="00BE04CD" w:rsidP="001A4B0E">
      <w:pPr>
        <w:spacing w:before="0" w:after="160" w:line="254" w:lineRule="auto"/>
        <w:rPr>
          <w:sz w:val="22"/>
          <w:szCs w:val="18"/>
          <w:lang w:val="en-GB"/>
        </w:rPr>
      </w:pPr>
      <w:r w:rsidRPr="001A4B0E">
        <w:rPr>
          <w:sz w:val="22"/>
          <w:szCs w:val="18"/>
          <w:lang w:val="en-GB"/>
        </w:rPr>
        <w:t>NOTE</w:t>
      </w:r>
      <w:r w:rsidR="001A4B0E" w:rsidRPr="001A4B0E">
        <w:rPr>
          <w:sz w:val="22"/>
          <w:szCs w:val="18"/>
          <w:lang w:val="en-GB"/>
        </w:rPr>
        <w:t xml:space="preserve"> –</w:t>
      </w:r>
      <w:r w:rsidRPr="001A4B0E">
        <w:rPr>
          <w:sz w:val="22"/>
          <w:szCs w:val="18"/>
          <w:lang w:val="en-GB"/>
        </w:rPr>
        <w:t xml:space="preserve"> Examples of different classes of controllers are (a) initial representation of controllers, (b) those which are experimented with corresponding metadata (results), (c) those which are deployed with corresponding metadata (from monitoring).</w:t>
      </w:r>
    </w:p>
    <w:p w:rsidR="00BE04CD" w:rsidRPr="00DF1275" w:rsidRDefault="00CC6879" w:rsidP="00A55EC7">
      <w:pPr>
        <w:pStyle w:val="Heading3"/>
      </w:pPr>
      <w:bookmarkStart w:id="922" w:name="_Toc86163203"/>
      <w:bookmarkStart w:id="923" w:name="_Toc86503343"/>
      <w:bookmarkStart w:id="924" w:name="_Toc86503601"/>
      <w:del w:id="925" w:author="Microsoft Office User" w:date="2022-06-13T12:08:00Z">
        <w:r w:rsidDel="009325C6">
          <w:lastRenderedPageBreak/>
          <w:delText>U</w:delText>
        </w:r>
        <w:r w:rsidR="00BE04CD" w:rsidRPr="00DF1275" w:rsidDel="009325C6">
          <w:delText>se case specific figures</w:delText>
        </w:r>
      </w:del>
      <w:bookmarkEnd w:id="922"/>
      <w:bookmarkEnd w:id="923"/>
      <w:bookmarkEnd w:id="924"/>
      <w:ins w:id="926" w:author="Microsoft Office User" w:date="2022-06-13T12:08:00Z">
        <w:r w:rsidR="009325C6">
          <w:t>Actor interactions and possible components</w:t>
        </w:r>
      </w:ins>
    </w:p>
    <w:p w:rsidR="00CC6879" w:rsidRDefault="00BE04CD" w:rsidP="00CC6879">
      <w:pPr>
        <w:keepNext/>
        <w:spacing w:before="0"/>
      </w:pPr>
      <w:r w:rsidRPr="00DF1275">
        <w:rPr>
          <w:noProof/>
          <w:lang w:eastAsia="en-US" w:bidi="hi-IN"/>
        </w:rPr>
        <w:drawing>
          <wp:inline distT="0" distB="0" distL="0" distR="0">
            <wp:extent cx="6120765" cy="3452518"/>
            <wp:effectExtent l="19050" t="0" r="0" b="0"/>
            <wp:docPr id="18" name="Picture 9"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descr="Diagram, timeline&#10;&#10;Description automatically generated"/>
                    <pic:cNvPicPr>
                      <a:picLocks noChangeAspect="1" noChangeArrowheads="1"/>
                    </pic:cNvPicPr>
                  </pic:nvPicPr>
                  <pic:blipFill>
                    <a:blip r:embed="rId46" cstate="print"/>
                    <a:srcRect/>
                    <a:stretch>
                      <a:fillRect/>
                    </a:stretch>
                  </pic:blipFill>
                  <pic:spPr bwMode="auto">
                    <a:xfrm>
                      <a:off x="0" y="0"/>
                      <a:ext cx="6120765" cy="3452518"/>
                    </a:xfrm>
                    <a:prstGeom prst="rect">
                      <a:avLst/>
                    </a:prstGeom>
                    <a:noFill/>
                    <a:ln w="9525">
                      <a:noFill/>
                      <a:miter lim="800000"/>
                      <a:headEnd/>
                      <a:tailEnd/>
                    </a:ln>
                  </pic:spPr>
                </pic:pic>
              </a:graphicData>
            </a:graphic>
          </wp:inline>
        </w:drawing>
      </w:r>
    </w:p>
    <w:p w:rsidR="00BE04CD" w:rsidRPr="00DF1275" w:rsidRDefault="00CC6879" w:rsidP="00CC6879">
      <w:pPr>
        <w:pStyle w:val="Caption"/>
      </w:pPr>
      <w:r>
        <w:t xml:space="preserve">Figure </w:t>
      </w:r>
      <w:r w:rsidR="007649F9">
        <w:fldChar w:fldCharType="begin"/>
      </w:r>
      <w:r>
        <w:instrText xml:space="preserve"> SEQ Figure \* ARABIC </w:instrText>
      </w:r>
      <w:r w:rsidR="007649F9">
        <w:fldChar w:fldCharType="separate"/>
      </w:r>
      <w:r w:rsidR="00E37222">
        <w:rPr>
          <w:noProof/>
        </w:rPr>
        <w:t>22</w:t>
      </w:r>
      <w:r w:rsidR="007649F9">
        <w:fldChar w:fldCharType="end"/>
      </w:r>
      <w:r>
        <w:t>:</w:t>
      </w:r>
      <w:r w:rsidR="00E37222">
        <w:t xml:space="preserve"> actor interaction for </w:t>
      </w:r>
      <w:ins w:id="927" w:author="Microsoft Office User" w:date="2022-06-13T12:17:00Z">
        <w:r w:rsidR="00C9283F">
          <w:rPr>
            <w:rFonts w:asciiTheme="majorBidi" w:hAnsiTheme="majorBidi" w:cstheme="majorBidi"/>
            <w:sz w:val="22"/>
            <w:szCs w:val="22"/>
          </w:rPr>
          <w:t>s</w:t>
        </w:r>
      </w:ins>
      <w:del w:id="928" w:author="Microsoft Office User" w:date="2022-06-13T12:17:00Z">
        <w:r w:rsidR="00E37222" w:rsidRPr="001A4B0E" w:rsidDel="00C9283F">
          <w:rPr>
            <w:rFonts w:asciiTheme="majorBidi" w:hAnsiTheme="majorBidi" w:cstheme="majorBidi"/>
            <w:sz w:val="22"/>
            <w:szCs w:val="22"/>
          </w:rPr>
          <w:delText>S</w:delText>
        </w:r>
      </w:del>
      <w:r w:rsidR="00E37222" w:rsidRPr="001A4B0E">
        <w:rPr>
          <w:rFonts w:asciiTheme="majorBidi" w:hAnsiTheme="majorBidi" w:cstheme="majorBidi"/>
          <w:sz w:val="22"/>
          <w:szCs w:val="22"/>
        </w:rPr>
        <w:t>ervice automation using workflows</w:t>
      </w:r>
    </w:p>
    <w:p w:rsidR="00BE04CD" w:rsidRPr="00DF1275" w:rsidRDefault="00BE04CD" w:rsidP="00BE04CD">
      <w:pPr>
        <w:spacing w:before="0"/>
        <w:rPr>
          <w:lang w:val="en-GB"/>
        </w:rPr>
      </w:pPr>
    </w:p>
    <w:p w:rsidR="00BE04CD" w:rsidRPr="00DF1275" w:rsidRDefault="00BE04CD" w:rsidP="00BE04CD">
      <w:pPr>
        <w:spacing w:before="0"/>
        <w:rPr>
          <w:lang w:val="en-GB"/>
        </w:rPr>
      </w:pPr>
    </w:p>
    <w:p w:rsidR="00BE04CD" w:rsidRPr="00DF1275" w:rsidRDefault="00BE04CD" w:rsidP="00BE04CD">
      <w:pPr>
        <w:spacing w:before="0"/>
        <w:rPr>
          <w:lang w:val="en-GB"/>
        </w:rPr>
      </w:pPr>
    </w:p>
    <w:p w:rsidR="0078442A" w:rsidRDefault="00BE04CD" w:rsidP="0078442A">
      <w:pPr>
        <w:keepNext/>
        <w:spacing w:before="0"/>
        <w:jc w:val="center"/>
      </w:pPr>
      <w:r w:rsidRPr="00DF1275">
        <w:rPr>
          <w:noProof/>
          <w:lang w:eastAsia="en-US" w:bidi="hi-IN"/>
        </w:rPr>
        <w:drawing>
          <wp:inline distT="0" distB="0" distL="0" distR="0">
            <wp:extent cx="6120663" cy="3249637"/>
            <wp:effectExtent l="0" t="0" r="0" b="8255"/>
            <wp:docPr id="20"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descr="Diagram&#10;&#10;Description automatically generated"/>
                    <pic:cNvPicPr>
                      <a:picLocks noChangeAspect="1" noChangeArrowheads="1"/>
                    </pic:cNvPicPr>
                  </pic:nvPicPr>
                  <pic:blipFill rotWithShape="1">
                    <a:blip r:embed="rId47" cstate="print"/>
                    <a:srcRect b="6767"/>
                    <a:stretch/>
                  </pic:blipFill>
                  <pic:spPr bwMode="auto">
                    <a:xfrm>
                      <a:off x="0" y="0"/>
                      <a:ext cx="6120765" cy="324969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E04CD" w:rsidRPr="00DF1275" w:rsidRDefault="0078442A" w:rsidP="0078442A">
      <w:pPr>
        <w:pStyle w:val="Caption"/>
      </w:pPr>
      <w:r>
        <w:t xml:space="preserve">Figure </w:t>
      </w:r>
      <w:r w:rsidR="007649F9">
        <w:fldChar w:fldCharType="begin"/>
      </w:r>
      <w:r>
        <w:instrText xml:space="preserve"> SEQ Figure \* ARABIC </w:instrText>
      </w:r>
      <w:r w:rsidR="007649F9">
        <w:fldChar w:fldCharType="separate"/>
      </w:r>
      <w:r w:rsidR="00E37222">
        <w:rPr>
          <w:noProof/>
        </w:rPr>
        <w:t>23</w:t>
      </w:r>
      <w:r w:rsidR="007649F9">
        <w:fldChar w:fldCharType="end"/>
      </w:r>
      <w:r>
        <w:t xml:space="preserve">: </w:t>
      </w:r>
      <w:del w:id="929" w:author="Microsoft Office User" w:date="2022-06-13T12:10:00Z">
        <w:r w:rsidDel="00AE3A6B">
          <w:delText>Component cloud</w:delText>
        </w:r>
        <w:r w:rsidR="00E37222" w:rsidDel="00AE3A6B">
          <w:delText xml:space="preserve"> for</w:delText>
        </w:r>
      </w:del>
      <w:ins w:id="930" w:author="Microsoft Office User" w:date="2022-06-13T12:10:00Z">
        <w:r w:rsidR="00AE3A6B">
          <w:t xml:space="preserve">Possible components related to </w:t>
        </w:r>
      </w:ins>
      <w:ins w:id="931" w:author="Microsoft Office User" w:date="2022-06-13T12:17:00Z">
        <w:r w:rsidR="00C9283F">
          <w:rPr>
            <w:rFonts w:asciiTheme="majorBidi" w:hAnsiTheme="majorBidi" w:cstheme="majorBidi"/>
            <w:sz w:val="22"/>
            <w:szCs w:val="22"/>
          </w:rPr>
          <w:t>s</w:t>
        </w:r>
      </w:ins>
      <w:del w:id="932" w:author="Microsoft Office User" w:date="2022-06-13T12:17:00Z">
        <w:r w:rsidR="00E37222" w:rsidRPr="001A4B0E" w:rsidDel="00C9283F">
          <w:rPr>
            <w:rFonts w:asciiTheme="majorBidi" w:hAnsiTheme="majorBidi" w:cstheme="majorBidi"/>
            <w:sz w:val="22"/>
            <w:szCs w:val="22"/>
          </w:rPr>
          <w:delText>S</w:delText>
        </w:r>
      </w:del>
      <w:r w:rsidR="00E37222" w:rsidRPr="001A4B0E">
        <w:rPr>
          <w:rFonts w:asciiTheme="majorBidi" w:hAnsiTheme="majorBidi" w:cstheme="majorBidi"/>
          <w:sz w:val="22"/>
          <w:szCs w:val="22"/>
        </w:rPr>
        <w:t>ervice automation using workflows</w:t>
      </w:r>
    </w:p>
    <w:p w:rsidR="00BE04CD" w:rsidRPr="00DF1275" w:rsidRDefault="00BE04CD" w:rsidP="00A55EC7">
      <w:pPr>
        <w:pStyle w:val="Heading2"/>
      </w:pPr>
      <w:bookmarkStart w:id="933" w:name="_Toc86163204"/>
      <w:bookmarkStart w:id="934" w:name="_Toc86503344"/>
      <w:bookmarkStart w:id="935" w:name="_Toc86503602"/>
      <w:r w:rsidRPr="00DF1275">
        <w:lastRenderedPageBreak/>
        <w:t xml:space="preserve">Disaggregation and </w:t>
      </w:r>
      <w:r w:rsidR="0078442A" w:rsidRPr="00DF1275">
        <w:t>placement of in-network programs</w:t>
      </w:r>
      <w:bookmarkEnd w:id="933"/>
      <w:bookmarkEnd w:id="934"/>
      <w:bookmarkEnd w:id="935"/>
    </w:p>
    <w:tbl>
      <w:tblPr>
        <w:tblStyle w:val="TableGrid"/>
        <w:tblW w:w="5000" w:type="pct"/>
        <w:jc w:val="center"/>
        <w:tblLook w:val="04A0"/>
      </w:tblPr>
      <w:tblGrid>
        <w:gridCol w:w="2123"/>
        <w:gridCol w:w="7732"/>
      </w:tblGrid>
      <w:tr w:rsidR="00BE04CD" w:rsidRPr="0078442A" w:rsidTr="0078442A">
        <w:trPr>
          <w:jc w:val="center"/>
        </w:trPr>
        <w:tc>
          <w:tcPr>
            <w:tcW w:w="1077" w:type="pct"/>
          </w:tcPr>
          <w:p w:rsidR="00BE04CD" w:rsidRPr="0078442A" w:rsidRDefault="00BE04CD" w:rsidP="009A0CA4">
            <w:pPr>
              <w:spacing w:before="0"/>
              <w:rPr>
                <w:i/>
                <w:sz w:val="22"/>
                <w:szCs w:val="22"/>
                <w:lang w:val="en-GB"/>
              </w:rPr>
            </w:pPr>
            <w:r w:rsidRPr="0078442A">
              <w:rPr>
                <w:i/>
                <w:sz w:val="22"/>
                <w:szCs w:val="22"/>
                <w:lang w:val="en-GB"/>
              </w:rPr>
              <w:t>Use case id</w:t>
            </w:r>
          </w:p>
        </w:tc>
        <w:tc>
          <w:tcPr>
            <w:tcW w:w="3923" w:type="pct"/>
          </w:tcPr>
          <w:p w:rsidR="00BE04CD" w:rsidRPr="0078442A" w:rsidRDefault="00BE04CD" w:rsidP="009A0CA4">
            <w:pPr>
              <w:spacing w:before="0"/>
              <w:rPr>
                <w:sz w:val="22"/>
                <w:szCs w:val="22"/>
                <w:lang w:val="en-GB"/>
              </w:rPr>
            </w:pPr>
            <w:r w:rsidRPr="0078442A">
              <w:rPr>
                <w:sz w:val="22"/>
                <w:szCs w:val="22"/>
                <w:lang w:val="en-GB"/>
              </w:rPr>
              <w:t>FG-AN-usecase-034</w:t>
            </w:r>
          </w:p>
        </w:tc>
      </w:tr>
      <w:tr w:rsidR="00BE04CD" w:rsidRPr="0078442A" w:rsidTr="0078442A">
        <w:trPr>
          <w:jc w:val="center"/>
        </w:trPr>
        <w:tc>
          <w:tcPr>
            <w:tcW w:w="1077" w:type="pct"/>
          </w:tcPr>
          <w:p w:rsidR="00BE04CD" w:rsidRPr="0078442A" w:rsidRDefault="00BE04CD" w:rsidP="009A0CA4">
            <w:pPr>
              <w:spacing w:before="0"/>
              <w:rPr>
                <w:i/>
                <w:sz w:val="22"/>
                <w:szCs w:val="22"/>
                <w:lang w:val="en-GB"/>
              </w:rPr>
            </w:pPr>
            <w:r w:rsidRPr="0078442A">
              <w:rPr>
                <w:i/>
                <w:sz w:val="22"/>
                <w:szCs w:val="22"/>
                <w:lang w:val="en-GB"/>
              </w:rPr>
              <w:t>Use case description</w:t>
            </w:r>
          </w:p>
        </w:tc>
        <w:tc>
          <w:tcPr>
            <w:tcW w:w="3923" w:type="pct"/>
          </w:tcPr>
          <w:p w:rsidR="00BE04CD" w:rsidRPr="0078442A" w:rsidRDefault="00BE04CD" w:rsidP="009A0CA4">
            <w:pPr>
              <w:rPr>
                <w:sz w:val="22"/>
                <w:szCs w:val="22"/>
                <w:lang w:val="en-GB"/>
              </w:rPr>
            </w:pPr>
            <w:r w:rsidRPr="0078442A">
              <w:rPr>
                <w:sz w:val="22"/>
                <w:szCs w:val="22"/>
                <w:lang w:val="en-GB"/>
              </w:rPr>
              <w:t>Concepts and tools based on the overarching vision of Software-Defined Networking such as host based (packet processing), Middleboxes, NFV (Network Function Virtualization), OpenFlow and configurable flow tables, and Programmable switch ASICs are well known. Support for P4 Language consortium has grown over time and it has been central to enabling dataplane programmability. In-Network Programs such as Forward Error Correction (FEC), traffic compression, encapsulation/decapsulation, etc are typical applications in dataplanes. However, the current programming paradigms map dataplane programs 1:1 to devices and resource dedicated to the program, executing on a single target, limiting to the scope of “programmability of the network” and hence creating a mismatch with the overarching vision of SDN.</w:t>
            </w:r>
          </w:p>
          <w:p w:rsidR="00BE04CD" w:rsidRPr="0078442A" w:rsidRDefault="00BE04CD" w:rsidP="009A0CA4">
            <w:pPr>
              <w:rPr>
                <w:sz w:val="22"/>
                <w:szCs w:val="22"/>
                <w:lang w:val="en-GB"/>
              </w:rPr>
            </w:pPr>
            <w:r w:rsidRPr="0078442A">
              <w:rPr>
                <w:sz w:val="22"/>
                <w:szCs w:val="22"/>
                <w:lang w:val="en-GB"/>
              </w:rPr>
              <w:t xml:space="preserve">Decomposing of dataplane programs into a suitable mix of dataplanes is needed. </w:t>
            </w:r>
          </w:p>
          <w:p w:rsidR="00BE04CD" w:rsidRPr="0078442A" w:rsidRDefault="00BE04CD" w:rsidP="009A0CA4">
            <w:pPr>
              <w:spacing w:before="0"/>
              <w:jc w:val="both"/>
              <w:rPr>
                <w:sz w:val="22"/>
                <w:szCs w:val="22"/>
                <w:lang w:val="en-GB"/>
              </w:rPr>
            </w:pPr>
          </w:p>
          <w:p w:rsidR="00BE04CD" w:rsidRPr="0078442A" w:rsidRDefault="00BE04CD" w:rsidP="009A0CA4">
            <w:pPr>
              <w:spacing w:before="0"/>
              <w:jc w:val="both"/>
              <w:rPr>
                <w:sz w:val="22"/>
                <w:szCs w:val="22"/>
                <w:u w:val="single"/>
                <w:lang w:val="en-GB"/>
              </w:rPr>
            </w:pPr>
            <w:r w:rsidRPr="0078442A">
              <w:rPr>
                <w:sz w:val="22"/>
                <w:szCs w:val="22"/>
                <w:u w:val="single"/>
                <w:lang w:val="en-GB"/>
              </w:rPr>
              <w:t>Steps in this use case are as follows:</w:t>
            </w:r>
          </w:p>
          <w:p w:rsidR="00BE04CD" w:rsidRPr="0078442A" w:rsidRDefault="00BE04CD" w:rsidP="009A0CA4">
            <w:pPr>
              <w:spacing w:before="0"/>
              <w:jc w:val="both"/>
              <w:rPr>
                <w:sz w:val="22"/>
                <w:szCs w:val="22"/>
                <w:u w:val="single"/>
                <w:lang w:val="en-GB"/>
              </w:rPr>
            </w:pPr>
          </w:p>
          <w:p w:rsidR="00BE04CD" w:rsidRPr="0078442A" w:rsidRDefault="00BE04CD" w:rsidP="009A0CA4">
            <w:pPr>
              <w:keepNext/>
              <w:keepLines/>
              <w:tabs>
                <w:tab w:val="left" w:pos="1021"/>
                <w:tab w:val="left" w:pos="1191"/>
                <w:tab w:val="left" w:pos="1588"/>
                <w:tab w:val="left" w:pos="1985"/>
              </w:tabs>
              <w:overflowPunct w:val="0"/>
              <w:autoSpaceDE w:val="0"/>
              <w:autoSpaceDN w:val="0"/>
              <w:adjustRightInd w:val="0"/>
              <w:spacing w:before="0"/>
              <w:ind w:left="1021" w:hanging="1021"/>
              <w:jc w:val="both"/>
              <w:textAlignment w:val="baseline"/>
              <w:outlineLvl w:val="3"/>
              <w:rPr>
                <w:b/>
                <w:sz w:val="22"/>
                <w:szCs w:val="22"/>
                <w:u w:val="single"/>
                <w:lang w:val="en-GB"/>
              </w:rPr>
            </w:pPr>
            <w:r w:rsidRPr="0078442A">
              <w:rPr>
                <w:b/>
                <w:sz w:val="22"/>
                <w:szCs w:val="22"/>
                <w:u w:val="single"/>
                <w:lang w:val="en-GB"/>
              </w:rPr>
              <w:t>A. “loosely coupled” integration of flightplan with AN:</w:t>
            </w:r>
          </w:p>
          <w:p w:rsidR="00BE04CD" w:rsidRPr="0078442A" w:rsidRDefault="00BE04CD" w:rsidP="009A0CA4">
            <w:pPr>
              <w:spacing w:before="0"/>
              <w:jc w:val="both"/>
              <w:rPr>
                <w:b/>
                <w:sz w:val="22"/>
                <w:szCs w:val="22"/>
                <w:lang w:val="en-GB"/>
              </w:rPr>
            </w:pPr>
            <w:r w:rsidRPr="0078442A">
              <w:rPr>
                <w:sz w:val="22"/>
                <w:szCs w:val="22"/>
                <w:lang w:val="en-GB"/>
              </w:rPr>
              <w:t xml:space="preserve">Step-1: Given a controller specification, selection of “in-network controllers” e.g.Dataplane programs, is made by the selection controller. </w:t>
            </w:r>
          </w:p>
          <w:p w:rsidR="00BE04CD" w:rsidRPr="0078442A" w:rsidRDefault="00BE04CD" w:rsidP="009A0CA4">
            <w:pPr>
              <w:spacing w:before="0"/>
              <w:jc w:val="both"/>
              <w:rPr>
                <w:sz w:val="22"/>
                <w:szCs w:val="22"/>
                <w:lang w:val="en-GB"/>
              </w:rPr>
            </w:pPr>
          </w:p>
          <w:p w:rsidR="00BE04CD" w:rsidRPr="0078442A" w:rsidRDefault="00BE04CD" w:rsidP="009A0CA4">
            <w:pPr>
              <w:rPr>
                <w:sz w:val="22"/>
                <w:szCs w:val="22"/>
                <w:lang w:val="en-GB"/>
              </w:rPr>
            </w:pPr>
            <w:r w:rsidRPr="0078442A">
              <w:rPr>
                <w:sz w:val="22"/>
                <w:szCs w:val="22"/>
                <w:lang w:val="en-GB"/>
              </w:rPr>
              <w:t>Step-2: Flightplan helps in segmenting, planning and allocation/mapping to devices.</w:t>
            </w:r>
          </w:p>
          <w:p w:rsidR="00BE04CD" w:rsidRPr="0078442A" w:rsidRDefault="00BE04CD" w:rsidP="009A0CA4">
            <w:pPr>
              <w:spacing w:before="0"/>
              <w:jc w:val="both"/>
              <w:rPr>
                <w:sz w:val="22"/>
                <w:szCs w:val="22"/>
                <w:lang w:val="en-GB"/>
              </w:rPr>
            </w:pPr>
          </w:p>
          <w:p w:rsidR="00BE04CD" w:rsidRPr="0078442A" w:rsidRDefault="00BE04CD" w:rsidP="009A0CA4">
            <w:pPr>
              <w:spacing w:before="0"/>
              <w:jc w:val="both"/>
              <w:rPr>
                <w:b/>
                <w:sz w:val="22"/>
                <w:szCs w:val="22"/>
                <w:lang w:val="en-GB"/>
              </w:rPr>
            </w:pPr>
            <w:r w:rsidRPr="0078442A">
              <w:rPr>
                <w:sz w:val="22"/>
                <w:szCs w:val="22"/>
                <w:lang w:val="en-GB"/>
              </w:rPr>
              <w:t>Step-3: Other forms of “underlays” e.g. FRINX Machine, ZSM managed domains, would host their own ways of achieving the above mentioned integration of controllers in their service domains. This forms the “application” (or deployment) side of controller lifecycle.</w:t>
            </w:r>
          </w:p>
          <w:p w:rsidR="00BE04CD" w:rsidRPr="0078442A" w:rsidRDefault="00BE04CD" w:rsidP="009A0CA4">
            <w:pPr>
              <w:spacing w:before="0"/>
              <w:ind w:left="720"/>
              <w:jc w:val="both"/>
              <w:rPr>
                <w:sz w:val="22"/>
                <w:szCs w:val="22"/>
                <w:lang w:val="en-GB"/>
              </w:rPr>
            </w:pPr>
          </w:p>
          <w:p w:rsidR="00BE04CD" w:rsidRPr="0078442A" w:rsidRDefault="00BE04CD" w:rsidP="009A0CA4">
            <w:pPr>
              <w:spacing w:before="0"/>
              <w:jc w:val="both"/>
              <w:rPr>
                <w:b/>
                <w:sz w:val="22"/>
                <w:szCs w:val="22"/>
                <w:lang w:val="en-GB"/>
              </w:rPr>
            </w:pPr>
            <w:r w:rsidRPr="0078442A">
              <w:rPr>
                <w:b/>
                <w:sz w:val="22"/>
                <w:szCs w:val="22"/>
                <w:lang w:val="en-GB"/>
              </w:rPr>
              <w:t>B. “tightly coupled” integration of flightplan with AN</w:t>
            </w:r>
          </w:p>
          <w:p w:rsidR="00BE04CD" w:rsidRPr="0078442A" w:rsidRDefault="00BE04CD" w:rsidP="009A0CA4">
            <w:pPr>
              <w:spacing w:before="0"/>
              <w:jc w:val="both"/>
              <w:rPr>
                <w:sz w:val="22"/>
                <w:szCs w:val="22"/>
                <w:lang w:val="en-GB"/>
              </w:rPr>
            </w:pPr>
          </w:p>
          <w:p w:rsidR="00BE04CD" w:rsidRPr="0078442A" w:rsidRDefault="00BE04CD" w:rsidP="009A0CA4">
            <w:pPr>
              <w:spacing w:before="0"/>
              <w:jc w:val="both"/>
              <w:rPr>
                <w:sz w:val="22"/>
                <w:szCs w:val="22"/>
                <w:lang w:val="en-GB"/>
              </w:rPr>
            </w:pPr>
            <w:r w:rsidRPr="0078442A">
              <w:rPr>
                <w:sz w:val="22"/>
                <w:szCs w:val="22"/>
                <w:lang w:val="en-GB"/>
              </w:rPr>
              <w:t>Step-4: As mentioned in slide 27 of [FGAN-I-124_att], flightplan may interface and “collaborate” with AN orchestrator (or different controllers in the AN domain) to achieve the following:</w:t>
            </w:r>
          </w:p>
          <w:p w:rsidR="00BE04CD" w:rsidRPr="0078442A" w:rsidRDefault="00BE04CD" w:rsidP="009A0CA4">
            <w:pPr>
              <w:spacing w:before="0"/>
              <w:jc w:val="both"/>
              <w:rPr>
                <w:sz w:val="22"/>
                <w:szCs w:val="22"/>
                <w:lang w:val="en-GB"/>
              </w:rPr>
            </w:pPr>
            <w:r w:rsidRPr="0078442A">
              <w:rPr>
                <w:sz w:val="22"/>
                <w:szCs w:val="22"/>
                <w:lang w:val="en-GB"/>
              </w:rPr>
              <w:t>a) segmentation of dataplaneprogramsbased factors known to AN e.g. resource needs, overall E2E controller deployments across different domains like ZSM or FRINX.</w:t>
            </w:r>
          </w:p>
          <w:p w:rsidR="00BE04CD" w:rsidRPr="0078442A" w:rsidRDefault="00BE04CD" w:rsidP="009A0CA4">
            <w:pPr>
              <w:spacing w:before="0"/>
              <w:jc w:val="both"/>
              <w:rPr>
                <w:sz w:val="22"/>
                <w:szCs w:val="22"/>
                <w:lang w:val="en-GB"/>
              </w:rPr>
            </w:pPr>
            <w:r w:rsidRPr="0078442A">
              <w:rPr>
                <w:sz w:val="22"/>
                <w:szCs w:val="22"/>
                <w:lang w:val="en-GB"/>
              </w:rPr>
              <w:t>b) Diagnose and debug and analyse various “possibilities” for solutions.</w:t>
            </w:r>
          </w:p>
          <w:p w:rsidR="00BE04CD" w:rsidRPr="0078442A" w:rsidRDefault="00BE04CD" w:rsidP="009A0CA4">
            <w:pPr>
              <w:spacing w:before="0"/>
              <w:jc w:val="both"/>
              <w:rPr>
                <w:sz w:val="22"/>
                <w:szCs w:val="22"/>
                <w:lang w:val="en-GB"/>
              </w:rPr>
            </w:pPr>
            <w:r w:rsidRPr="0078442A">
              <w:rPr>
                <w:sz w:val="22"/>
                <w:szCs w:val="22"/>
                <w:lang w:val="en-GB"/>
              </w:rPr>
              <w:t>c) hand-over control between various dataplanes</w:t>
            </w:r>
          </w:p>
          <w:p w:rsidR="00BE04CD" w:rsidRPr="0078442A" w:rsidRDefault="00BE04CD" w:rsidP="009A0CA4">
            <w:pPr>
              <w:spacing w:before="0"/>
              <w:jc w:val="both"/>
              <w:rPr>
                <w:sz w:val="22"/>
                <w:szCs w:val="22"/>
                <w:lang w:val="en-GB"/>
              </w:rPr>
            </w:pPr>
            <w:r w:rsidRPr="0078442A">
              <w:rPr>
                <w:sz w:val="22"/>
                <w:szCs w:val="22"/>
                <w:lang w:val="en-GB"/>
              </w:rPr>
              <w:t>d) placement of controllers</w:t>
            </w:r>
          </w:p>
          <w:p w:rsidR="00BE04CD" w:rsidRPr="0078442A" w:rsidRDefault="00BE04CD" w:rsidP="009A0CA4">
            <w:pPr>
              <w:spacing w:before="0"/>
              <w:jc w:val="both"/>
              <w:rPr>
                <w:sz w:val="22"/>
                <w:szCs w:val="22"/>
                <w:lang w:val="en-GB"/>
              </w:rPr>
            </w:pPr>
            <w:r w:rsidRPr="0078442A">
              <w:rPr>
                <w:sz w:val="22"/>
                <w:szCs w:val="22"/>
                <w:lang w:val="en-GB"/>
              </w:rPr>
              <w:t>e) analysis of performance KPIs</w:t>
            </w:r>
          </w:p>
          <w:p w:rsidR="00BE04CD" w:rsidRPr="0078442A" w:rsidRDefault="00BE04CD" w:rsidP="009A0CA4">
            <w:pPr>
              <w:spacing w:before="0"/>
              <w:jc w:val="both"/>
              <w:rPr>
                <w:sz w:val="22"/>
                <w:szCs w:val="22"/>
                <w:lang w:val="en-GB"/>
              </w:rPr>
            </w:pPr>
          </w:p>
          <w:p w:rsidR="00BE04CD" w:rsidRPr="0078442A" w:rsidRDefault="00BE04CD" w:rsidP="009A0CA4">
            <w:pPr>
              <w:spacing w:before="0"/>
              <w:jc w:val="both"/>
              <w:rPr>
                <w:b/>
                <w:sz w:val="22"/>
                <w:szCs w:val="22"/>
                <w:lang w:val="en-GB"/>
              </w:rPr>
            </w:pPr>
            <w:r w:rsidRPr="0078442A">
              <w:rPr>
                <w:sz w:val="22"/>
                <w:szCs w:val="22"/>
                <w:lang w:val="en-GB"/>
              </w:rPr>
              <w:t>Step-5: “suggest” or “bubble up” changes or evolutions to controllers based on flightplan’s analysis of constraints and KPIs.</w:t>
            </w:r>
          </w:p>
        </w:tc>
      </w:tr>
      <w:tr w:rsidR="00BE04CD" w:rsidRPr="0078442A" w:rsidTr="0078442A">
        <w:trPr>
          <w:jc w:val="center"/>
        </w:trPr>
        <w:tc>
          <w:tcPr>
            <w:tcW w:w="1077" w:type="pct"/>
          </w:tcPr>
          <w:p w:rsidR="00BE04CD" w:rsidRPr="0078442A" w:rsidRDefault="00BE04CD" w:rsidP="009A0CA4">
            <w:pPr>
              <w:spacing w:before="0"/>
              <w:rPr>
                <w:i/>
                <w:sz w:val="22"/>
                <w:szCs w:val="22"/>
                <w:lang w:val="en-GB"/>
              </w:rPr>
            </w:pPr>
            <w:r w:rsidRPr="0078442A">
              <w:rPr>
                <w:i/>
                <w:sz w:val="22"/>
                <w:szCs w:val="22"/>
                <w:lang w:val="en-GB"/>
              </w:rPr>
              <w:t>Notes on use case category</w:t>
            </w:r>
          </w:p>
        </w:tc>
        <w:tc>
          <w:tcPr>
            <w:tcW w:w="3923" w:type="pct"/>
          </w:tcPr>
          <w:p w:rsidR="00BE04CD" w:rsidRPr="0078442A" w:rsidRDefault="00BE04CD" w:rsidP="009A0CA4">
            <w:pPr>
              <w:spacing w:before="0"/>
              <w:rPr>
                <w:sz w:val="22"/>
                <w:szCs w:val="22"/>
                <w:lang w:val="en-GB"/>
              </w:rPr>
            </w:pPr>
          </w:p>
          <w:p w:rsidR="00BE04CD" w:rsidRPr="0078442A" w:rsidRDefault="00BE04CD" w:rsidP="00B81DB1">
            <w:pPr>
              <w:pStyle w:val="ListParagraph"/>
              <w:numPr>
                <w:ilvl w:val="0"/>
                <w:numId w:val="22"/>
              </w:numPr>
              <w:spacing w:before="0"/>
              <w:rPr>
                <w:sz w:val="22"/>
                <w:szCs w:val="22"/>
                <w:lang w:val="en-GB"/>
              </w:rPr>
            </w:pPr>
            <w:r w:rsidRPr="0078442A">
              <w:rPr>
                <w:sz w:val="22"/>
                <w:szCs w:val="22"/>
                <w:lang w:val="en-GB"/>
              </w:rPr>
              <w:t xml:space="preserve">Cat 1: describes a scenario related to core autonomous behaviour itself. </w:t>
            </w:r>
          </w:p>
          <w:p w:rsidR="00BE04CD" w:rsidRPr="0078442A" w:rsidRDefault="00BE04CD" w:rsidP="009A0CA4">
            <w:pPr>
              <w:pStyle w:val="ListParagraph"/>
              <w:spacing w:before="0"/>
              <w:ind w:left="360"/>
              <w:rPr>
                <w:sz w:val="22"/>
                <w:szCs w:val="22"/>
                <w:lang w:val="en-GB"/>
              </w:rPr>
            </w:pPr>
          </w:p>
        </w:tc>
      </w:tr>
      <w:tr w:rsidR="00BE04CD" w:rsidRPr="0078442A" w:rsidTr="0078442A">
        <w:trPr>
          <w:jc w:val="center"/>
        </w:trPr>
        <w:tc>
          <w:tcPr>
            <w:tcW w:w="1077" w:type="pct"/>
          </w:tcPr>
          <w:p w:rsidR="00BE04CD" w:rsidRPr="0078442A" w:rsidRDefault="00BE04CD" w:rsidP="009A0CA4">
            <w:pPr>
              <w:spacing w:before="0"/>
              <w:rPr>
                <w:i/>
                <w:sz w:val="22"/>
                <w:szCs w:val="22"/>
                <w:lang w:val="en-GB"/>
              </w:rPr>
            </w:pPr>
            <w:r w:rsidRPr="0078442A">
              <w:rPr>
                <w:i/>
                <w:sz w:val="22"/>
                <w:szCs w:val="22"/>
                <w:lang w:val="en-GB"/>
              </w:rPr>
              <w:t>Notes on priority of the use case</w:t>
            </w:r>
          </w:p>
        </w:tc>
        <w:tc>
          <w:tcPr>
            <w:tcW w:w="3923" w:type="pct"/>
          </w:tcPr>
          <w:p w:rsidR="00BE04CD" w:rsidRPr="0078442A" w:rsidRDefault="00BE04CD" w:rsidP="009A0CA4">
            <w:pPr>
              <w:spacing w:before="0"/>
              <w:rPr>
                <w:sz w:val="22"/>
                <w:szCs w:val="22"/>
                <w:lang w:val="en-GB"/>
              </w:rPr>
            </w:pPr>
            <w:r w:rsidRPr="0078442A">
              <w:rPr>
                <w:sz w:val="22"/>
                <w:szCs w:val="22"/>
                <w:lang w:val="en-GB"/>
              </w:rPr>
              <w:t>High</w:t>
            </w:r>
          </w:p>
          <w:p w:rsidR="00BE04CD" w:rsidRPr="0078442A" w:rsidRDefault="00BE04CD" w:rsidP="009A0CA4">
            <w:pPr>
              <w:spacing w:before="0"/>
              <w:rPr>
                <w:sz w:val="22"/>
                <w:szCs w:val="22"/>
                <w:lang w:val="en-GB"/>
              </w:rPr>
            </w:pPr>
            <w:r w:rsidRPr="0078442A">
              <w:rPr>
                <w:sz w:val="22"/>
                <w:szCs w:val="22"/>
                <w:lang w:val="en-GB"/>
              </w:rPr>
              <w:t>Justification: gives potential collaboration opportunities and reuse possibilities.</w:t>
            </w:r>
          </w:p>
        </w:tc>
      </w:tr>
      <w:tr w:rsidR="00BE04CD" w:rsidRPr="0078442A" w:rsidTr="0078442A">
        <w:trPr>
          <w:jc w:val="center"/>
        </w:trPr>
        <w:tc>
          <w:tcPr>
            <w:tcW w:w="1077" w:type="pct"/>
          </w:tcPr>
          <w:p w:rsidR="00BE04CD" w:rsidRPr="0078442A" w:rsidRDefault="00BE04CD" w:rsidP="009A0CA4">
            <w:pPr>
              <w:spacing w:before="0"/>
              <w:rPr>
                <w:i/>
                <w:sz w:val="22"/>
                <w:szCs w:val="22"/>
                <w:lang w:val="en-GB"/>
              </w:rPr>
            </w:pPr>
            <w:r w:rsidRPr="0078442A">
              <w:rPr>
                <w:i/>
                <w:sz w:val="22"/>
                <w:szCs w:val="22"/>
                <w:lang w:val="en-GB"/>
              </w:rPr>
              <w:t>Reference</w:t>
            </w:r>
          </w:p>
        </w:tc>
        <w:tc>
          <w:tcPr>
            <w:tcW w:w="3923" w:type="pct"/>
          </w:tcPr>
          <w:p w:rsidR="00BE04CD" w:rsidRPr="0078442A" w:rsidRDefault="0037518B" w:rsidP="009A0CA4">
            <w:pPr>
              <w:rPr>
                <w:sz w:val="22"/>
                <w:szCs w:val="22"/>
                <w:lang w:val="en-GB"/>
              </w:rPr>
            </w:pPr>
            <w:r>
              <w:rPr>
                <w:sz w:val="22"/>
                <w:szCs w:val="22"/>
                <w:lang w:val="en-GB"/>
              </w:rPr>
              <w:t>[b-Flightplan]</w:t>
            </w:r>
          </w:p>
        </w:tc>
      </w:tr>
    </w:tbl>
    <w:p w:rsidR="00BE04CD" w:rsidRPr="00DF1275" w:rsidRDefault="00BE04CD" w:rsidP="00A55EC7">
      <w:pPr>
        <w:pStyle w:val="Heading3"/>
      </w:pPr>
      <w:bookmarkStart w:id="936" w:name="_Toc86163205"/>
      <w:bookmarkStart w:id="937" w:name="_Toc86503345"/>
      <w:bookmarkStart w:id="938" w:name="_Toc86503603"/>
      <w:r w:rsidRPr="00DF1275">
        <w:lastRenderedPageBreak/>
        <w:t>Use case requirements</w:t>
      </w:r>
      <w:bookmarkEnd w:id="936"/>
      <w:bookmarkEnd w:id="937"/>
      <w:bookmarkEnd w:id="938"/>
    </w:p>
    <w:p w:rsidR="00BE04CD" w:rsidRPr="00DF1275" w:rsidRDefault="0078442A" w:rsidP="0078442A">
      <w:pPr>
        <w:spacing w:before="0" w:after="160" w:line="254" w:lineRule="auto"/>
        <w:rPr>
          <w:lang w:val="en-GB"/>
        </w:rPr>
      </w:pPr>
      <w:r>
        <w:rPr>
          <w:lang w:val="en-GB"/>
        </w:rPr>
        <w:t>●</w:t>
      </w:r>
      <w:r>
        <w:rPr>
          <w:lang w:val="en-GB"/>
        </w:rPr>
        <w:tab/>
      </w:r>
      <w:r w:rsidR="00851583">
        <w:rPr>
          <w:lang w:val="en-GB"/>
        </w:rPr>
        <w:t>AN-UC</w:t>
      </w:r>
      <w:r w:rsidR="00E473D8">
        <w:rPr>
          <w:lang w:val="en-GB"/>
        </w:rPr>
        <w:t>034</w:t>
      </w:r>
      <w:r w:rsidR="00FC70DA">
        <w:rPr>
          <w:lang w:val="en-GB"/>
        </w:rPr>
        <w:t>-REQ-</w:t>
      </w:r>
      <w:r w:rsidR="00DF7F40">
        <w:rPr>
          <w:lang w:val="en-GB"/>
        </w:rPr>
        <w:t>001</w:t>
      </w:r>
      <w:r w:rsidR="00BE04CD" w:rsidRPr="00DF1275">
        <w:rPr>
          <w:lang w:val="en-GB"/>
        </w:rPr>
        <w:t>: it is critical that AN support both loosely coupled and tightly coupled integration mechanisms with underlays.</w:t>
      </w:r>
    </w:p>
    <w:p w:rsidR="00BE04CD" w:rsidRPr="0078442A" w:rsidRDefault="00BE04CD" w:rsidP="0078442A">
      <w:pPr>
        <w:spacing w:before="0" w:after="160" w:line="254" w:lineRule="auto"/>
        <w:rPr>
          <w:sz w:val="22"/>
          <w:szCs w:val="22"/>
          <w:lang w:val="en-GB"/>
        </w:rPr>
      </w:pPr>
      <w:r w:rsidRPr="0078442A">
        <w:rPr>
          <w:sz w:val="22"/>
          <w:szCs w:val="22"/>
          <w:lang w:val="en-GB"/>
        </w:rPr>
        <w:t>NOTE</w:t>
      </w:r>
      <w:r w:rsidR="0078442A" w:rsidRPr="0078442A">
        <w:rPr>
          <w:sz w:val="22"/>
          <w:szCs w:val="22"/>
          <w:lang w:val="en-GB"/>
        </w:rPr>
        <w:t xml:space="preserve"> 1 –E</w:t>
      </w:r>
      <w:r w:rsidRPr="0078442A">
        <w:rPr>
          <w:sz w:val="22"/>
          <w:szCs w:val="22"/>
          <w:lang w:val="en-GB"/>
        </w:rPr>
        <w:t>xamples of underlays are workflow management mechanisms like FRINX, closed loop automation frameworks like ETSI ZSM, and in-network dataplane program management mechanisms like Flightplan. Example of loosely coupled integration is passing down intents from AN to Flightplan (which further analyses it to derive program profile). Example of tightly coupled integration is exchange of granular information e.g. current resource allocation status, current KPIs monitored, providing control and visibility over placement of controllers in devices.</w:t>
      </w:r>
    </w:p>
    <w:p w:rsidR="00BE04CD" w:rsidRPr="0078442A" w:rsidRDefault="00BE04CD" w:rsidP="0078442A">
      <w:pPr>
        <w:spacing w:before="0" w:after="160" w:line="254" w:lineRule="auto"/>
        <w:rPr>
          <w:sz w:val="22"/>
          <w:szCs w:val="22"/>
          <w:lang w:val="en-GB"/>
        </w:rPr>
      </w:pPr>
      <w:r w:rsidRPr="0078442A">
        <w:rPr>
          <w:sz w:val="22"/>
          <w:szCs w:val="22"/>
          <w:lang w:val="en-GB"/>
        </w:rPr>
        <w:t>NOTE</w:t>
      </w:r>
      <w:r w:rsidR="0078442A" w:rsidRPr="0078442A">
        <w:rPr>
          <w:sz w:val="22"/>
          <w:szCs w:val="22"/>
          <w:lang w:val="en-GB"/>
        </w:rPr>
        <w:t xml:space="preserve"> 2 –T</w:t>
      </w:r>
      <w:r w:rsidRPr="0078442A">
        <w:rPr>
          <w:sz w:val="22"/>
          <w:szCs w:val="22"/>
          <w:lang w:val="en-GB"/>
        </w:rPr>
        <w:t>he loosely coupled integration allows for more autonomy in the underlay.</w:t>
      </w:r>
    </w:p>
    <w:p w:rsidR="00BE04CD" w:rsidRPr="00DF1275" w:rsidRDefault="0078442A" w:rsidP="0078442A">
      <w:pPr>
        <w:spacing w:before="0"/>
        <w:ind w:firstLine="11"/>
        <w:rPr>
          <w:lang w:val="en-GB"/>
        </w:rPr>
      </w:pPr>
      <w:bookmarkStart w:id="939" w:name="_Toc86163206"/>
      <w:r>
        <w:rPr>
          <w:lang w:val="en-GB"/>
        </w:rPr>
        <w:t>●</w:t>
      </w:r>
      <w:r>
        <w:rPr>
          <w:lang w:val="en-GB"/>
        </w:rPr>
        <w:tab/>
      </w:r>
      <w:r w:rsidR="00851583">
        <w:rPr>
          <w:lang w:val="en-GB"/>
        </w:rPr>
        <w:t>AN-UC</w:t>
      </w:r>
      <w:r w:rsidR="00E473D8">
        <w:rPr>
          <w:lang w:val="en-GB"/>
        </w:rPr>
        <w:t>034</w:t>
      </w:r>
      <w:r w:rsidR="00FC70DA">
        <w:rPr>
          <w:lang w:val="en-GB"/>
        </w:rPr>
        <w:t>-REQ-</w:t>
      </w:r>
      <w:r w:rsidR="00DF7F40">
        <w:rPr>
          <w:lang w:val="en-GB"/>
        </w:rPr>
        <w:t>002</w:t>
      </w:r>
      <w:r w:rsidR="00BE04CD" w:rsidRPr="00DF1275">
        <w:rPr>
          <w:lang w:val="en-GB"/>
        </w:rPr>
        <w:t>: it is critical that underlays support loosely coupled integration mechanisms with AN.</w:t>
      </w:r>
    </w:p>
    <w:p w:rsidR="00BE04CD" w:rsidRPr="00DF1275" w:rsidRDefault="00BE04CD" w:rsidP="0078442A">
      <w:pPr>
        <w:spacing w:before="0"/>
        <w:ind w:firstLine="11"/>
        <w:rPr>
          <w:lang w:val="en-GB"/>
        </w:rPr>
      </w:pPr>
    </w:p>
    <w:p w:rsidR="00BE04CD" w:rsidRPr="00DF1275" w:rsidRDefault="0078442A" w:rsidP="0078442A">
      <w:pPr>
        <w:spacing w:before="0"/>
        <w:ind w:firstLine="11"/>
        <w:rPr>
          <w:lang w:val="en-GB"/>
        </w:rPr>
      </w:pPr>
      <w:r>
        <w:rPr>
          <w:lang w:val="en-GB"/>
        </w:rPr>
        <w:t>●</w:t>
      </w:r>
      <w:r>
        <w:rPr>
          <w:lang w:val="en-GB"/>
        </w:rPr>
        <w:tab/>
      </w:r>
      <w:r w:rsidR="00851583">
        <w:rPr>
          <w:lang w:val="en-GB"/>
        </w:rPr>
        <w:t>AN-UC</w:t>
      </w:r>
      <w:r w:rsidR="00E473D8">
        <w:rPr>
          <w:lang w:val="en-GB"/>
        </w:rPr>
        <w:t>034</w:t>
      </w:r>
      <w:r w:rsidR="00FC70DA">
        <w:rPr>
          <w:lang w:val="en-GB"/>
        </w:rPr>
        <w:t>-REQ-</w:t>
      </w:r>
      <w:r w:rsidR="00DF7F40">
        <w:rPr>
          <w:lang w:val="en-GB"/>
        </w:rPr>
        <w:t>003</w:t>
      </w:r>
      <w:r w:rsidR="00BE04CD" w:rsidRPr="00DF1275">
        <w:rPr>
          <w:lang w:val="en-GB"/>
        </w:rPr>
        <w:t>: it is critical that AN support discovery of capability with respect to level of integration provided by the underlay.</w:t>
      </w:r>
    </w:p>
    <w:p w:rsidR="00BE04CD" w:rsidRPr="00DF1275" w:rsidRDefault="00BE04CD" w:rsidP="0078442A">
      <w:pPr>
        <w:spacing w:before="0"/>
        <w:ind w:firstLine="11"/>
        <w:rPr>
          <w:lang w:val="en-GB"/>
        </w:rPr>
      </w:pPr>
    </w:p>
    <w:p w:rsidR="00BE04CD" w:rsidRPr="00DF1275" w:rsidRDefault="0078442A" w:rsidP="0078442A">
      <w:pPr>
        <w:spacing w:before="0"/>
        <w:ind w:firstLine="11"/>
        <w:rPr>
          <w:lang w:val="en-GB"/>
        </w:rPr>
      </w:pPr>
      <w:r>
        <w:rPr>
          <w:lang w:val="en-GB"/>
        </w:rPr>
        <w:t>●</w:t>
      </w:r>
      <w:r>
        <w:rPr>
          <w:lang w:val="en-GB"/>
        </w:rPr>
        <w:tab/>
      </w:r>
      <w:r w:rsidR="00851583">
        <w:rPr>
          <w:lang w:val="en-GB"/>
        </w:rPr>
        <w:t>AN-UC</w:t>
      </w:r>
      <w:r w:rsidR="00E473D8">
        <w:rPr>
          <w:lang w:val="en-GB"/>
        </w:rPr>
        <w:t>034</w:t>
      </w:r>
      <w:r w:rsidR="00FC70DA">
        <w:rPr>
          <w:lang w:val="en-GB"/>
        </w:rPr>
        <w:t>-REQ-</w:t>
      </w:r>
      <w:r w:rsidR="00DF7F40">
        <w:rPr>
          <w:lang w:val="en-GB"/>
        </w:rPr>
        <w:t>004</w:t>
      </w:r>
      <w:r w:rsidR="00BE04CD" w:rsidRPr="00DF1275">
        <w:rPr>
          <w:lang w:val="en-GB"/>
        </w:rPr>
        <w:t xml:space="preserve">: it is critical that AN decide the “application” and deployment of controllers to various underlays based on the E2E requirements of the use case. </w:t>
      </w:r>
    </w:p>
    <w:p w:rsidR="00BE04CD" w:rsidRPr="00DF1275" w:rsidRDefault="00BE04CD" w:rsidP="0078442A">
      <w:pPr>
        <w:spacing w:before="0"/>
        <w:ind w:firstLine="11"/>
        <w:rPr>
          <w:lang w:val="en-GB"/>
        </w:rPr>
      </w:pPr>
    </w:p>
    <w:p w:rsidR="00BE04CD" w:rsidRPr="00DF1275" w:rsidRDefault="0078442A" w:rsidP="0078442A">
      <w:pPr>
        <w:spacing w:before="0"/>
        <w:ind w:firstLine="11"/>
        <w:rPr>
          <w:lang w:val="en-GB"/>
        </w:rPr>
      </w:pPr>
      <w:r>
        <w:rPr>
          <w:lang w:val="en-GB"/>
        </w:rPr>
        <w:t>●</w:t>
      </w:r>
      <w:r>
        <w:rPr>
          <w:lang w:val="en-GB"/>
        </w:rPr>
        <w:tab/>
      </w:r>
      <w:r w:rsidR="00851583">
        <w:rPr>
          <w:lang w:val="en-GB"/>
        </w:rPr>
        <w:t>AN-UC</w:t>
      </w:r>
      <w:r w:rsidR="00E473D8">
        <w:rPr>
          <w:lang w:val="en-GB"/>
        </w:rPr>
        <w:t>034</w:t>
      </w:r>
      <w:r w:rsidR="00FC70DA">
        <w:rPr>
          <w:lang w:val="en-GB"/>
        </w:rPr>
        <w:t>-REQ-</w:t>
      </w:r>
      <w:r w:rsidR="00DF7F40">
        <w:rPr>
          <w:lang w:val="en-GB"/>
        </w:rPr>
        <w:t>005</w:t>
      </w:r>
      <w:r w:rsidR="00BE04CD" w:rsidRPr="00DF1275">
        <w:rPr>
          <w:lang w:val="en-GB"/>
        </w:rPr>
        <w:t>: it is expected that underlays support tightly coupled integration mechanisms with AN.</w:t>
      </w:r>
    </w:p>
    <w:p w:rsidR="00BE04CD" w:rsidRPr="00DF1275" w:rsidRDefault="0078442A" w:rsidP="00A55EC7">
      <w:pPr>
        <w:pStyle w:val="Heading3"/>
      </w:pPr>
      <w:bookmarkStart w:id="940" w:name="_Toc86503346"/>
      <w:bookmarkStart w:id="941" w:name="_Toc86503604"/>
      <w:del w:id="942" w:author="Microsoft Office User" w:date="2022-06-13T12:08:00Z">
        <w:r w:rsidDel="009325C6">
          <w:delText>U</w:delText>
        </w:r>
        <w:r w:rsidR="00BE04CD" w:rsidRPr="00DF1275" w:rsidDel="009325C6">
          <w:delText>se case specific figures</w:delText>
        </w:r>
      </w:del>
      <w:bookmarkEnd w:id="939"/>
      <w:bookmarkEnd w:id="940"/>
      <w:bookmarkEnd w:id="941"/>
      <w:ins w:id="943" w:author="Microsoft Office User" w:date="2022-06-13T12:08:00Z">
        <w:r w:rsidR="009325C6">
          <w:t>Actor interactions and possible components</w:t>
        </w:r>
      </w:ins>
    </w:p>
    <w:p w:rsidR="00BE04CD" w:rsidRPr="00DF1275" w:rsidRDefault="00BE04CD" w:rsidP="00BE04CD">
      <w:pPr>
        <w:pBdr>
          <w:bottom w:val="single" w:sz="6" w:space="1" w:color="auto"/>
        </w:pBdr>
        <w:spacing w:before="0"/>
        <w:rPr>
          <w:lang w:val="en-GB"/>
        </w:rPr>
      </w:pPr>
    </w:p>
    <w:p w:rsidR="0078442A" w:rsidRDefault="00BE04CD" w:rsidP="0078442A">
      <w:pPr>
        <w:keepNext/>
        <w:pBdr>
          <w:bottom w:val="single" w:sz="6" w:space="1" w:color="auto"/>
        </w:pBdr>
        <w:spacing w:before="0"/>
      </w:pPr>
      <w:r w:rsidRPr="00DF1275">
        <w:rPr>
          <w:noProof/>
          <w:lang w:eastAsia="en-US" w:bidi="hi-IN"/>
        </w:rPr>
        <w:drawing>
          <wp:inline distT="0" distB="0" distL="0" distR="0">
            <wp:extent cx="6120005" cy="3179299"/>
            <wp:effectExtent l="0" t="0" r="0" b="2540"/>
            <wp:docPr id="17"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Timeline&#10;&#10;Description automatically generated"/>
                    <pic:cNvPicPr>
                      <a:picLocks noChangeAspect="1" noChangeArrowheads="1"/>
                    </pic:cNvPicPr>
                  </pic:nvPicPr>
                  <pic:blipFill rotWithShape="1">
                    <a:blip r:embed="rId48" cstate="print"/>
                    <a:srcRect b="7368"/>
                    <a:stretch/>
                  </pic:blipFill>
                  <pic:spPr bwMode="auto">
                    <a:xfrm>
                      <a:off x="0" y="0"/>
                      <a:ext cx="6120765" cy="3179694"/>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E04CD" w:rsidRPr="00DF1275" w:rsidRDefault="007649F9" w:rsidP="0078442A">
      <w:pPr>
        <w:pStyle w:val="Caption"/>
      </w:pPr>
      <w:r w:rsidRPr="007649F9">
        <w:rPr>
          <w:highlight w:val="yellow"/>
          <w:rPrChange w:id="944" w:author="edit6" w:date="2022-04-28T13:33:00Z">
            <w:rPr>
              <w:rFonts w:eastAsia="MS Mincho"/>
              <w:b w:val="0"/>
              <w:bCs w:val="0"/>
              <w:szCs w:val="20"/>
              <w:lang w:val="en-US" w:eastAsia="zh-CN"/>
            </w:rPr>
          </w:rPrChange>
        </w:rPr>
        <w:t xml:space="preserve">Figure </w:t>
      </w:r>
      <w:r w:rsidRPr="007649F9">
        <w:rPr>
          <w:highlight w:val="yellow"/>
          <w:rPrChange w:id="945" w:author="edit6" w:date="2022-04-28T13:33:00Z">
            <w:rPr>
              <w:rFonts w:eastAsia="MS Mincho"/>
              <w:b w:val="0"/>
              <w:bCs w:val="0"/>
              <w:szCs w:val="20"/>
              <w:lang w:val="en-US" w:eastAsia="zh-CN"/>
            </w:rPr>
          </w:rPrChange>
        </w:rPr>
        <w:fldChar w:fldCharType="begin"/>
      </w:r>
      <w:r w:rsidRPr="007649F9">
        <w:rPr>
          <w:highlight w:val="yellow"/>
          <w:rPrChange w:id="946" w:author="edit6" w:date="2022-04-28T13:33:00Z">
            <w:rPr>
              <w:rFonts w:eastAsia="MS Mincho"/>
              <w:b w:val="0"/>
              <w:bCs w:val="0"/>
              <w:szCs w:val="20"/>
              <w:lang w:val="en-US" w:eastAsia="zh-CN"/>
            </w:rPr>
          </w:rPrChange>
        </w:rPr>
        <w:instrText xml:space="preserve"> SEQ Figure \* ARABIC </w:instrText>
      </w:r>
      <w:r w:rsidRPr="007649F9">
        <w:rPr>
          <w:highlight w:val="yellow"/>
          <w:rPrChange w:id="947" w:author="edit6" w:date="2022-04-28T13:33:00Z">
            <w:rPr>
              <w:rFonts w:eastAsia="MS Mincho"/>
              <w:b w:val="0"/>
              <w:bCs w:val="0"/>
              <w:szCs w:val="20"/>
              <w:lang w:val="en-US" w:eastAsia="zh-CN"/>
            </w:rPr>
          </w:rPrChange>
        </w:rPr>
        <w:fldChar w:fldCharType="separate"/>
      </w:r>
      <w:r w:rsidRPr="007649F9">
        <w:rPr>
          <w:noProof/>
          <w:highlight w:val="yellow"/>
          <w:rPrChange w:id="948" w:author="edit6" w:date="2022-04-28T13:33:00Z">
            <w:rPr>
              <w:rFonts w:eastAsia="MS Mincho"/>
              <w:b w:val="0"/>
              <w:bCs w:val="0"/>
              <w:noProof/>
              <w:szCs w:val="20"/>
              <w:lang w:val="en-US" w:eastAsia="zh-CN"/>
            </w:rPr>
          </w:rPrChange>
        </w:rPr>
        <w:t>24</w:t>
      </w:r>
      <w:r w:rsidRPr="007649F9">
        <w:rPr>
          <w:highlight w:val="yellow"/>
          <w:rPrChange w:id="949" w:author="edit6" w:date="2022-04-28T13:33:00Z">
            <w:rPr>
              <w:rFonts w:eastAsia="MS Mincho"/>
              <w:b w:val="0"/>
              <w:bCs w:val="0"/>
              <w:szCs w:val="20"/>
              <w:lang w:val="en-US" w:eastAsia="zh-CN"/>
            </w:rPr>
          </w:rPrChange>
        </w:rPr>
        <w:fldChar w:fldCharType="end"/>
      </w:r>
      <w:r w:rsidRPr="007649F9">
        <w:rPr>
          <w:highlight w:val="yellow"/>
          <w:rPrChange w:id="950" w:author="edit6" w:date="2022-04-28T13:33:00Z">
            <w:rPr>
              <w:rFonts w:eastAsia="MS Mincho"/>
              <w:b w:val="0"/>
              <w:bCs w:val="0"/>
              <w:szCs w:val="20"/>
              <w:lang w:val="en-US" w:eastAsia="zh-CN"/>
            </w:rPr>
          </w:rPrChange>
        </w:rPr>
        <w:t>:</w:t>
      </w:r>
      <w:r w:rsidRPr="007649F9">
        <w:rPr>
          <w:sz w:val="22"/>
          <w:szCs w:val="22"/>
          <w:highlight w:val="yellow"/>
          <w:rPrChange w:id="951" w:author="edit6" w:date="2022-04-28T13:33:00Z">
            <w:rPr>
              <w:rFonts w:eastAsia="MS Mincho"/>
              <w:b w:val="0"/>
              <w:bCs w:val="0"/>
              <w:sz w:val="22"/>
              <w:szCs w:val="22"/>
              <w:lang w:val="en-US" w:eastAsia="zh-CN"/>
            </w:rPr>
          </w:rPrChange>
        </w:rPr>
        <w:t>Disaggregation and Placement of In-Network Programs</w:t>
      </w:r>
    </w:p>
    <w:p w:rsidR="00BE04CD" w:rsidRPr="00DF1275" w:rsidRDefault="00BE04CD" w:rsidP="00A55EC7">
      <w:pPr>
        <w:pStyle w:val="Heading2"/>
      </w:pPr>
      <w:bookmarkStart w:id="952" w:name="_Toc86163207"/>
      <w:bookmarkStart w:id="953" w:name="_Toc86503347"/>
      <w:bookmarkStart w:id="954" w:name="_Toc86503605"/>
      <w:r w:rsidRPr="00DF1275">
        <w:t xml:space="preserve">A </w:t>
      </w:r>
      <w:r w:rsidR="0078442A" w:rsidRPr="00DF1275">
        <w:t>fast and lightweight a</w:t>
      </w:r>
      <w:r w:rsidRPr="00DF1275">
        <w:t>utoML</w:t>
      </w:r>
      <w:r w:rsidR="0078442A">
        <w:t>l</w:t>
      </w:r>
      <w:r w:rsidRPr="00DF1275">
        <w:t>ibrary</w:t>
      </w:r>
      <w:bookmarkEnd w:id="952"/>
      <w:r w:rsidR="0078442A">
        <w:t xml:space="preserve"> (</w:t>
      </w:r>
      <w:r w:rsidR="0078442A" w:rsidRPr="00DF1275">
        <w:t>FLAML</w:t>
      </w:r>
      <w:r w:rsidR="0078442A">
        <w:t>)</w:t>
      </w:r>
      <w:bookmarkEnd w:id="953"/>
      <w:bookmarkEnd w:id="954"/>
    </w:p>
    <w:tbl>
      <w:tblPr>
        <w:tblStyle w:val="TableGrid"/>
        <w:tblW w:w="5000" w:type="pct"/>
        <w:jc w:val="center"/>
        <w:tblLook w:val="04A0"/>
      </w:tblPr>
      <w:tblGrid>
        <w:gridCol w:w="2123"/>
        <w:gridCol w:w="7732"/>
      </w:tblGrid>
      <w:tr w:rsidR="00BE04CD" w:rsidRPr="0078442A" w:rsidTr="0078442A">
        <w:trPr>
          <w:jc w:val="center"/>
        </w:trPr>
        <w:tc>
          <w:tcPr>
            <w:tcW w:w="1077" w:type="pct"/>
          </w:tcPr>
          <w:p w:rsidR="00BE04CD" w:rsidRPr="0078442A" w:rsidRDefault="00BE04CD" w:rsidP="009A0CA4">
            <w:pPr>
              <w:spacing w:before="0"/>
              <w:rPr>
                <w:i/>
                <w:sz w:val="22"/>
                <w:szCs w:val="22"/>
                <w:lang w:val="en-GB"/>
              </w:rPr>
            </w:pPr>
            <w:r w:rsidRPr="0078442A">
              <w:rPr>
                <w:i/>
                <w:sz w:val="22"/>
                <w:szCs w:val="22"/>
                <w:lang w:val="en-GB"/>
              </w:rPr>
              <w:t>Use case id</w:t>
            </w:r>
          </w:p>
        </w:tc>
        <w:tc>
          <w:tcPr>
            <w:tcW w:w="3923" w:type="pct"/>
          </w:tcPr>
          <w:p w:rsidR="00BE04CD" w:rsidRPr="0078442A" w:rsidRDefault="00BE04CD" w:rsidP="009A0CA4">
            <w:pPr>
              <w:spacing w:before="0"/>
              <w:rPr>
                <w:sz w:val="22"/>
                <w:szCs w:val="22"/>
                <w:lang w:val="en-GB"/>
              </w:rPr>
            </w:pPr>
            <w:r w:rsidRPr="0078442A">
              <w:rPr>
                <w:sz w:val="22"/>
                <w:szCs w:val="22"/>
                <w:lang w:val="en-GB"/>
              </w:rPr>
              <w:t>FG-AN-usecase-035</w:t>
            </w:r>
          </w:p>
        </w:tc>
      </w:tr>
      <w:tr w:rsidR="00BE04CD" w:rsidRPr="0078442A" w:rsidTr="0078442A">
        <w:trPr>
          <w:jc w:val="center"/>
        </w:trPr>
        <w:tc>
          <w:tcPr>
            <w:tcW w:w="1077" w:type="pct"/>
          </w:tcPr>
          <w:p w:rsidR="00BE04CD" w:rsidRPr="0078442A" w:rsidRDefault="00BE04CD" w:rsidP="009A0CA4">
            <w:pPr>
              <w:spacing w:before="0"/>
              <w:rPr>
                <w:i/>
                <w:sz w:val="22"/>
                <w:szCs w:val="22"/>
                <w:lang w:val="en-GB"/>
              </w:rPr>
            </w:pPr>
            <w:r w:rsidRPr="0078442A">
              <w:rPr>
                <w:i/>
                <w:sz w:val="22"/>
                <w:szCs w:val="22"/>
                <w:lang w:val="en-GB"/>
              </w:rPr>
              <w:lastRenderedPageBreak/>
              <w:t>Use case description</w:t>
            </w:r>
          </w:p>
        </w:tc>
        <w:tc>
          <w:tcPr>
            <w:tcW w:w="3923" w:type="pct"/>
          </w:tcPr>
          <w:p w:rsidR="00BE04CD" w:rsidRPr="0078442A" w:rsidRDefault="00BE04CD" w:rsidP="009A0CA4">
            <w:pPr>
              <w:spacing w:before="0"/>
              <w:jc w:val="both"/>
              <w:rPr>
                <w:sz w:val="22"/>
                <w:szCs w:val="22"/>
                <w:lang w:val="en-GB"/>
              </w:rPr>
            </w:pPr>
            <w:r w:rsidRPr="0078442A">
              <w:rPr>
                <w:sz w:val="22"/>
                <w:szCs w:val="22"/>
                <w:lang w:val="en-GB"/>
              </w:rPr>
              <w:t xml:space="preserve">Currently, selecting learners and hyper parameters for each learner is a tedious and manual task. Fast and Lightweight AutoML (FLAML) is a lightweight Python library that finds accurate machine learning models automatically, efficiently and economically. </w:t>
            </w:r>
          </w:p>
          <w:p w:rsidR="00BE04CD" w:rsidRPr="0078442A" w:rsidRDefault="00BE04CD" w:rsidP="009A0CA4">
            <w:pPr>
              <w:spacing w:before="0"/>
              <w:jc w:val="both"/>
              <w:rPr>
                <w:sz w:val="22"/>
                <w:szCs w:val="22"/>
                <w:lang w:val="en-GB"/>
              </w:rPr>
            </w:pPr>
            <w:r w:rsidRPr="0078442A">
              <w:rPr>
                <w:sz w:val="22"/>
                <w:szCs w:val="22"/>
                <w:lang w:val="en-GB"/>
              </w:rPr>
              <w:t>FLAML leverages the structure of the search space to choose a search order optimized for both cost and error. For example, the system tends to propose cheap configurations at the beginning stage of the search, but quickly moves to configurations with high model complexity and large sample size when needed in the later stage of the search.</w:t>
            </w:r>
          </w:p>
          <w:p w:rsidR="00BE04CD" w:rsidRPr="0078442A" w:rsidRDefault="00BE04CD" w:rsidP="009A0CA4">
            <w:pPr>
              <w:spacing w:before="0"/>
              <w:jc w:val="both"/>
              <w:rPr>
                <w:sz w:val="22"/>
                <w:szCs w:val="22"/>
                <w:lang w:val="en-GB"/>
              </w:rPr>
            </w:pPr>
            <w:r w:rsidRPr="0078442A">
              <w:rPr>
                <w:sz w:val="22"/>
                <w:szCs w:val="22"/>
                <w:lang w:val="en-GB"/>
              </w:rPr>
              <w:t>FLAML integrates several simple but effective search strategies into an adaptive system.</w:t>
            </w:r>
          </w:p>
          <w:p w:rsidR="00BE04CD" w:rsidRPr="0078442A" w:rsidRDefault="00BE04CD" w:rsidP="009A0CA4">
            <w:pPr>
              <w:spacing w:before="0"/>
              <w:jc w:val="both"/>
              <w:rPr>
                <w:sz w:val="22"/>
                <w:szCs w:val="22"/>
                <w:lang w:val="en-GB"/>
              </w:rPr>
            </w:pPr>
            <w:r w:rsidRPr="0078442A">
              <w:rPr>
                <w:sz w:val="22"/>
                <w:szCs w:val="22"/>
                <w:lang w:val="en-GB"/>
              </w:rPr>
              <w:t>FLAML can:</w:t>
            </w:r>
          </w:p>
          <w:p w:rsidR="00BE04CD" w:rsidRPr="0078442A" w:rsidRDefault="00BE04CD" w:rsidP="009A0CA4">
            <w:pPr>
              <w:spacing w:before="0"/>
              <w:jc w:val="both"/>
              <w:rPr>
                <w:sz w:val="22"/>
                <w:szCs w:val="22"/>
                <w:lang w:val="en-GB"/>
              </w:rPr>
            </w:pPr>
            <w:r w:rsidRPr="0078442A">
              <w:rPr>
                <w:sz w:val="22"/>
                <w:szCs w:val="22"/>
                <w:lang w:val="en-GB"/>
              </w:rPr>
              <w:t>1. optimize with low latency</w:t>
            </w:r>
          </w:p>
          <w:p w:rsidR="00BE04CD" w:rsidRPr="0078442A" w:rsidRDefault="00BE04CD" w:rsidP="009A0CA4">
            <w:pPr>
              <w:spacing w:before="0"/>
              <w:jc w:val="both"/>
              <w:rPr>
                <w:sz w:val="22"/>
                <w:szCs w:val="22"/>
                <w:lang w:val="en-GB"/>
              </w:rPr>
            </w:pPr>
            <w:r w:rsidRPr="0078442A">
              <w:rPr>
                <w:sz w:val="22"/>
                <w:szCs w:val="22"/>
                <w:lang w:val="en-GB"/>
              </w:rPr>
              <w:t>2. Can handle large datasets</w:t>
            </w:r>
          </w:p>
          <w:p w:rsidR="00BE04CD" w:rsidRPr="0078442A" w:rsidRDefault="00BE04CD" w:rsidP="009A0CA4">
            <w:pPr>
              <w:spacing w:before="0"/>
              <w:jc w:val="both"/>
              <w:rPr>
                <w:sz w:val="22"/>
                <w:szCs w:val="22"/>
                <w:lang w:val="en-GB"/>
              </w:rPr>
            </w:pPr>
            <w:r w:rsidRPr="0078442A">
              <w:rPr>
                <w:sz w:val="22"/>
                <w:szCs w:val="22"/>
                <w:lang w:val="en-GB"/>
              </w:rPr>
              <w:t>3. not restricted to fixed set of configs</w:t>
            </w:r>
          </w:p>
          <w:p w:rsidR="00BE04CD" w:rsidRPr="0078442A" w:rsidRDefault="00BE04CD" w:rsidP="009A0CA4">
            <w:pPr>
              <w:spacing w:before="0"/>
              <w:jc w:val="both"/>
              <w:rPr>
                <w:sz w:val="22"/>
                <w:szCs w:val="22"/>
                <w:lang w:val="en-GB"/>
              </w:rPr>
            </w:pPr>
            <w:r w:rsidRPr="0078442A">
              <w:rPr>
                <w:sz w:val="22"/>
                <w:szCs w:val="22"/>
                <w:lang w:val="en-GB"/>
              </w:rPr>
              <w:t>4. easy to add new/custom learners</w:t>
            </w:r>
          </w:p>
          <w:p w:rsidR="00BE04CD" w:rsidRPr="0078442A" w:rsidRDefault="00BE04CD" w:rsidP="009A0CA4">
            <w:pPr>
              <w:spacing w:before="0"/>
              <w:jc w:val="both"/>
              <w:rPr>
                <w:sz w:val="22"/>
                <w:szCs w:val="22"/>
                <w:lang w:val="en-GB"/>
              </w:rPr>
            </w:pPr>
            <w:r w:rsidRPr="0078442A">
              <w:rPr>
                <w:sz w:val="22"/>
                <w:szCs w:val="22"/>
                <w:lang w:val="en-GB"/>
              </w:rPr>
              <w:t>5. can cold start.</w:t>
            </w:r>
          </w:p>
          <w:p w:rsidR="00BE04CD" w:rsidRPr="0078442A" w:rsidRDefault="00BE04CD" w:rsidP="009A0CA4">
            <w:pPr>
              <w:spacing w:before="0"/>
              <w:jc w:val="both"/>
              <w:rPr>
                <w:sz w:val="22"/>
                <w:szCs w:val="22"/>
                <w:lang w:val="en-GB"/>
              </w:rPr>
            </w:pPr>
          </w:p>
          <w:p w:rsidR="00BE04CD" w:rsidRPr="0078442A" w:rsidRDefault="00BE04CD" w:rsidP="009A0CA4">
            <w:pPr>
              <w:spacing w:before="0"/>
              <w:jc w:val="both"/>
              <w:rPr>
                <w:sz w:val="22"/>
                <w:szCs w:val="22"/>
                <w:lang w:val="en-GB"/>
              </w:rPr>
            </w:pPr>
            <w:r w:rsidRPr="0078442A">
              <w:rPr>
                <w:sz w:val="22"/>
                <w:szCs w:val="22"/>
                <w:lang w:val="en-GB"/>
              </w:rPr>
              <w:t>Some of the optimizations done are related to :</w:t>
            </w:r>
          </w:p>
          <w:p w:rsidR="00BE04CD" w:rsidRPr="0078442A" w:rsidRDefault="00BE04CD" w:rsidP="009A0CA4">
            <w:pPr>
              <w:spacing w:before="0"/>
              <w:jc w:val="both"/>
              <w:rPr>
                <w:sz w:val="22"/>
                <w:szCs w:val="22"/>
                <w:lang w:val="en-GB"/>
              </w:rPr>
            </w:pPr>
            <w:r w:rsidRPr="0078442A">
              <w:rPr>
                <w:sz w:val="22"/>
                <w:szCs w:val="22"/>
                <w:lang w:val="en-GB"/>
              </w:rPr>
              <w:t>1. which trials to invoke</w:t>
            </w:r>
          </w:p>
          <w:p w:rsidR="00BE04CD" w:rsidRPr="0078442A" w:rsidRDefault="00BE04CD" w:rsidP="009A0CA4">
            <w:pPr>
              <w:spacing w:before="0"/>
              <w:jc w:val="both"/>
              <w:rPr>
                <w:sz w:val="22"/>
                <w:szCs w:val="22"/>
                <w:lang w:val="en-GB"/>
              </w:rPr>
            </w:pPr>
            <w:r w:rsidRPr="0078442A">
              <w:rPr>
                <w:sz w:val="22"/>
                <w:szCs w:val="22"/>
                <w:lang w:val="en-GB"/>
              </w:rPr>
              <w:t>2. in what order?</w:t>
            </w:r>
          </w:p>
          <w:p w:rsidR="00BE04CD" w:rsidRPr="0078442A" w:rsidRDefault="00BE04CD" w:rsidP="009A0CA4">
            <w:pPr>
              <w:spacing w:before="0"/>
              <w:jc w:val="both"/>
              <w:rPr>
                <w:sz w:val="22"/>
                <w:szCs w:val="22"/>
                <w:lang w:val="en-GB"/>
              </w:rPr>
            </w:pPr>
          </w:p>
          <w:p w:rsidR="00BE04CD" w:rsidRPr="0078442A" w:rsidRDefault="00BE04CD" w:rsidP="009A0CA4">
            <w:pPr>
              <w:spacing w:before="0"/>
              <w:jc w:val="both"/>
              <w:rPr>
                <w:sz w:val="22"/>
                <w:szCs w:val="22"/>
                <w:lang w:val="en-GB"/>
              </w:rPr>
            </w:pPr>
            <w:r w:rsidRPr="0078442A">
              <w:rPr>
                <w:sz w:val="22"/>
                <w:szCs w:val="22"/>
                <w:lang w:val="en-GB"/>
              </w:rPr>
              <w:t>Some of the proposed properties of optimizations in FLAML are:</w:t>
            </w:r>
          </w:p>
          <w:p w:rsidR="00BE04CD" w:rsidRPr="0078442A" w:rsidRDefault="00BE04CD" w:rsidP="009A0CA4">
            <w:pPr>
              <w:spacing w:before="0"/>
              <w:jc w:val="both"/>
              <w:rPr>
                <w:sz w:val="22"/>
                <w:szCs w:val="22"/>
                <w:lang w:val="en-GB"/>
              </w:rPr>
            </w:pPr>
            <w:r w:rsidRPr="0078442A">
              <w:rPr>
                <w:sz w:val="22"/>
                <w:szCs w:val="22"/>
                <w:lang w:val="en-GB"/>
              </w:rPr>
              <w:t>1. suitable sample size</w:t>
            </w:r>
          </w:p>
          <w:p w:rsidR="00BE04CD" w:rsidRPr="0078442A" w:rsidRDefault="00BE04CD" w:rsidP="009A0CA4">
            <w:pPr>
              <w:spacing w:before="0"/>
              <w:jc w:val="both"/>
              <w:rPr>
                <w:sz w:val="22"/>
                <w:szCs w:val="22"/>
                <w:lang w:val="en-GB"/>
              </w:rPr>
            </w:pPr>
            <w:r w:rsidRPr="0078442A">
              <w:rPr>
                <w:sz w:val="22"/>
                <w:szCs w:val="22"/>
                <w:lang w:val="en-GB"/>
              </w:rPr>
              <w:t>2. Resample</w:t>
            </w:r>
          </w:p>
          <w:p w:rsidR="00BE04CD" w:rsidRPr="0078442A" w:rsidRDefault="00BE04CD" w:rsidP="009A0CA4">
            <w:pPr>
              <w:spacing w:before="0"/>
              <w:jc w:val="both"/>
              <w:rPr>
                <w:sz w:val="22"/>
                <w:szCs w:val="22"/>
                <w:lang w:val="en-GB"/>
              </w:rPr>
            </w:pPr>
            <w:r w:rsidRPr="0078442A">
              <w:rPr>
                <w:sz w:val="22"/>
                <w:szCs w:val="22"/>
                <w:lang w:val="en-GB"/>
              </w:rPr>
              <w:t>3. fair chance</w:t>
            </w:r>
          </w:p>
          <w:p w:rsidR="00BE04CD" w:rsidRPr="0078442A" w:rsidRDefault="00BE04CD" w:rsidP="009A0CA4">
            <w:pPr>
              <w:spacing w:before="0"/>
              <w:jc w:val="both"/>
              <w:rPr>
                <w:sz w:val="22"/>
                <w:szCs w:val="22"/>
                <w:lang w:val="en-GB"/>
              </w:rPr>
            </w:pPr>
            <w:r w:rsidRPr="0078442A">
              <w:rPr>
                <w:sz w:val="22"/>
                <w:szCs w:val="22"/>
                <w:lang w:val="en-GB"/>
              </w:rPr>
              <w:t>4. optimal trial</w:t>
            </w:r>
          </w:p>
          <w:p w:rsidR="00BE04CD" w:rsidRPr="0078442A" w:rsidRDefault="00BE04CD" w:rsidP="009A0CA4">
            <w:pPr>
              <w:spacing w:before="0"/>
              <w:jc w:val="both"/>
              <w:rPr>
                <w:b/>
                <w:sz w:val="22"/>
                <w:szCs w:val="22"/>
                <w:lang w:val="en-GB"/>
              </w:rPr>
            </w:pPr>
          </w:p>
          <w:p w:rsidR="00BE04CD" w:rsidRPr="0078442A" w:rsidRDefault="00BE04CD" w:rsidP="009A0CA4">
            <w:pPr>
              <w:spacing w:before="0"/>
              <w:jc w:val="both"/>
              <w:rPr>
                <w:sz w:val="22"/>
                <w:szCs w:val="22"/>
                <w:lang w:val="en-GB"/>
              </w:rPr>
            </w:pPr>
            <w:r w:rsidRPr="0078442A">
              <w:rPr>
                <w:sz w:val="22"/>
                <w:szCs w:val="22"/>
                <w:lang w:val="en-GB"/>
              </w:rPr>
              <w:t>Steps related to use case:</w:t>
            </w:r>
          </w:p>
          <w:p w:rsidR="00BE04CD" w:rsidRPr="0078442A" w:rsidRDefault="00BE04CD" w:rsidP="009A0CA4">
            <w:pPr>
              <w:spacing w:before="0"/>
              <w:jc w:val="both"/>
              <w:rPr>
                <w:sz w:val="22"/>
                <w:szCs w:val="22"/>
                <w:lang w:val="en-GB"/>
              </w:rPr>
            </w:pPr>
            <w:r w:rsidRPr="0078442A">
              <w:rPr>
                <w:sz w:val="22"/>
                <w:szCs w:val="22"/>
                <w:lang w:val="en-GB"/>
              </w:rPr>
              <w:t>1. Overall use case for autonomous network is specified in the intent to AN.</w:t>
            </w:r>
          </w:p>
          <w:p w:rsidR="00BE04CD" w:rsidRPr="0078442A" w:rsidRDefault="00BE04CD" w:rsidP="009A0CA4">
            <w:pPr>
              <w:spacing w:before="0"/>
              <w:jc w:val="both"/>
              <w:rPr>
                <w:sz w:val="22"/>
                <w:szCs w:val="22"/>
                <w:lang w:val="en-GB"/>
              </w:rPr>
            </w:pPr>
            <w:r w:rsidRPr="0078442A">
              <w:rPr>
                <w:sz w:val="22"/>
                <w:szCs w:val="22"/>
                <w:lang w:val="en-GB"/>
              </w:rPr>
              <w:t>2. The requirements for ML use case and hence ML intents are derived from the overall use case.</w:t>
            </w:r>
          </w:p>
          <w:p w:rsidR="00BE04CD" w:rsidRPr="0078442A" w:rsidRDefault="00BE04CD" w:rsidP="009A0CA4">
            <w:pPr>
              <w:spacing w:before="0"/>
              <w:jc w:val="both"/>
              <w:rPr>
                <w:sz w:val="22"/>
                <w:szCs w:val="22"/>
                <w:lang w:val="en-GB"/>
              </w:rPr>
            </w:pPr>
            <w:r w:rsidRPr="0078442A">
              <w:rPr>
                <w:sz w:val="22"/>
                <w:szCs w:val="22"/>
                <w:lang w:val="en-GB"/>
              </w:rPr>
              <w:t>3. Based on the knowledge base [or human guidance], AN configures FLAML with the ML intent.</w:t>
            </w:r>
          </w:p>
          <w:p w:rsidR="00BE04CD" w:rsidRPr="0078442A" w:rsidRDefault="00BE04CD" w:rsidP="009A0CA4">
            <w:pPr>
              <w:spacing w:before="0"/>
              <w:jc w:val="both"/>
              <w:rPr>
                <w:sz w:val="22"/>
                <w:szCs w:val="22"/>
                <w:lang w:val="en-GB"/>
              </w:rPr>
            </w:pPr>
            <w:r w:rsidRPr="0078442A">
              <w:rPr>
                <w:sz w:val="22"/>
                <w:szCs w:val="22"/>
                <w:lang w:val="en-GB"/>
              </w:rPr>
              <w:t xml:space="preserve">4. It is left to FLAML to select the learner, do trials, and adapt/optimize the ML model’s parameters. </w:t>
            </w:r>
          </w:p>
          <w:p w:rsidR="00BE04CD" w:rsidRPr="0078442A" w:rsidRDefault="00BE04CD" w:rsidP="009A0CA4">
            <w:pPr>
              <w:spacing w:before="0"/>
              <w:jc w:val="both"/>
              <w:rPr>
                <w:sz w:val="22"/>
                <w:szCs w:val="22"/>
                <w:lang w:val="en-GB"/>
              </w:rPr>
            </w:pPr>
            <w:r w:rsidRPr="0078442A">
              <w:rPr>
                <w:sz w:val="22"/>
                <w:szCs w:val="22"/>
                <w:lang w:val="en-GB"/>
              </w:rPr>
              <w:t>5. it is left to FLAML to tightly or loosely couple with the AN domain, to utilize its experimentation manager, analytics or Sandbox or knowledge base (KB).</w:t>
            </w:r>
          </w:p>
        </w:tc>
      </w:tr>
      <w:tr w:rsidR="00BE04CD" w:rsidRPr="0078442A" w:rsidTr="0078442A">
        <w:trPr>
          <w:jc w:val="center"/>
        </w:trPr>
        <w:tc>
          <w:tcPr>
            <w:tcW w:w="1077" w:type="pct"/>
          </w:tcPr>
          <w:p w:rsidR="00BE04CD" w:rsidRPr="0078442A" w:rsidRDefault="00BE04CD" w:rsidP="009A0CA4">
            <w:pPr>
              <w:spacing w:before="0"/>
              <w:rPr>
                <w:i/>
                <w:sz w:val="22"/>
                <w:szCs w:val="22"/>
                <w:lang w:val="en-GB"/>
              </w:rPr>
            </w:pPr>
            <w:r w:rsidRPr="0078442A">
              <w:rPr>
                <w:i/>
                <w:sz w:val="22"/>
                <w:szCs w:val="22"/>
                <w:lang w:val="en-GB"/>
              </w:rPr>
              <w:t>Notes on use case category</w:t>
            </w:r>
          </w:p>
        </w:tc>
        <w:tc>
          <w:tcPr>
            <w:tcW w:w="3923" w:type="pct"/>
          </w:tcPr>
          <w:p w:rsidR="00BE04CD" w:rsidRPr="0078442A" w:rsidRDefault="00BE04CD" w:rsidP="009A0CA4">
            <w:pPr>
              <w:spacing w:before="0"/>
              <w:rPr>
                <w:sz w:val="22"/>
                <w:szCs w:val="22"/>
                <w:lang w:val="en-GB"/>
              </w:rPr>
            </w:pPr>
          </w:p>
          <w:p w:rsidR="00BE04CD" w:rsidRPr="0078442A" w:rsidRDefault="00BE04CD" w:rsidP="00B81DB1">
            <w:pPr>
              <w:pStyle w:val="ListParagraph"/>
              <w:numPr>
                <w:ilvl w:val="0"/>
                <w:numId w:val="22"/>
              </w:numPr>
              <w:spacing w:before="0"/>
              <w:rPr>
                <w:sz w:val="22"/>
                <w:szCs w:val="22"/>
                <w:lang w:val="en-GB"/>
              </w:rPr>
            </w:pPr>
            <w:r w:rsidRPr="0078442A">
              <w:rPr>
                <w:sz w:val="22"/>
                <w:szCs w:val="22"/>
                <w:lang w:val="en-GB"/>
              </w:rPr>
              <w:t xml:space="preserve">Cat 1: describes a scenario related to core autonomous behaviour itself. </w:t>
            </w:r>
          </w:p>
          <w:p w:rsidR="00BE04CD" w:rsidRPr="0078442A" w:rsidRDefault="00BE04CD" w:rsidP="009A0CA4">
            <w:pPr>
              <w:pStyle w:val="ListParagraph"/>
              <w:spacing w:before="0"/>
              <w:ind w:left="360"/>
              <w:rPr>
                <w:sz w:val="22"/>
                <w:szCs w:val="22"/>
                <w:lang w:val="en-GB"/>
              </w:rPr>
            </w:pPr>
          </w:p>
        </w:tc>
      </w:tr>
      <w:tr w:rsidR="00BE04CD" w:rsidRPr="0078442A" w:rsidTr="0078442A">
        <w:trPr>
          <w:jc w:val="center"/>
        </w:trPr>
        <w:tc>
          <w:tcPr>
            <w:tcW w:w="1077" w:type="pct"/>
          </w:tcPr>
          <w:p w:rsidR="00BE04CD" w:rsidRPr="0078442A" w:rsidRDefault="00BE04CD" w:rsidP="009A0CA4">
            <w:pPr>
              <w:spacing w:before="0"/>
              <w:rPr>
                <w:i/>
                <w:sz w:val="22"/>
                <w:szCs w:val="22"/>
                <w:lang w:val="en-GB"/>
              </w:rPr>
            </w:pPr>
            <w:r w:rsidRPr="0078442A">
              <w:rPr>
                <w:i/>
                <w:sz w:val="22"/>
                <w:szCs w:val="22"/>
                <w:lang w:val="en-GB"/>
              </w:rPr>
              <w:t>Notes on priority of the use case</w:t>
            </w:r>
          </w:p>
        </w:tc>
        <w:tc>
          <w:tcPr>
            <w:tcW w:w="3923" w:type="pct"/>
          </w:tcPr>
          <w:p w:rsidR="00BE04CD" w:rsidRPr="0078442A" w:rsidRDefault="00BE04CD" w:rsidP="009A0CA4">
            <w:pPr>
              <w:spacing w:before="0"/>
              <w:rPr>
                <w:sz w:val="22"/>
                <w:szCs w:val="22"/>
                <w:lang w:val="en-GB"/>
              </w:rPr>
            </w:pPr>
            <w:r w:rsidRPr="0078442A">
              <w:rPr>
                <w:sz w:val="22"/>
                <w:szCs w:val="22"/>
                <w:lang w:val="en-GB"/>
              </w:rPr>
              <w:t>High</w:t>
            </w:r>
          </w:p>
          <w:p w:rsidR="00BE04CD" w:rsidRPr="0078442A" w:rsidRDefault="00BE04CD" w:rsidP="009A0CA4">
            <w:pPr>
              <w:spacing w:before="0"/>
              <w:rPr>
                <w:sz w:val="22"/>
                <w:szCs w:val="22"/>
                <w:lang w:val="en-GB"/>
              </w:rPr>
            </w:pPr>
            <w:r w:rsidRPr="0078442A">
              <w:rPr>
                <w:sz w:val="22"/>
                <w:szCs w:val="22"/>
                <w:lang w:val="en-GB"/>
              </w:rPr>
              <w:t>Justification: gives potential collaboration opportunities and reuse possibilities.</w:t>
            </w:r>
          </w:p>
        </w:tc>
      </w:tr>
      <w:tr w:rsidR="00BE04CD" w:rsidRPr="00102341" w:rsidTr="0078442A">
        <w:trPr>
          <w:jc w:val="center"/>
        </w:trPr>
        <w:tc>
          <w:tcPr>
            <w:tcW w:w="1077" w:type="pct"/>
          </w:tcPr>
          <w:p w:rsidR="00BE04CD" w:rsidRPr="0078442A" w:rsidRDefault="00BE04CD" w:rsidP="009A0CA4">
            <w:pPr>
              <w:spacing w:before="0"/>
              <w:rPr>
                <w:i/>
                <w:sz w:val="22"/>
                <w:szCs w:val="22"/>
                <w:lang w:val="en-GB"/>
              </w:rPr>
            </w:pPr>
            <w:r w:rsidRPr="0078442A">
              <w:rPr>
                <w:i/>
                <w:sz w:val="22"/>
                <w:szCs w:val="22"/>
                <w:lang w:val="en-GB"/>
              </w:rPr>
              <w:t>Reference</w:t>
            </w:r>
          </w:p>
        </w:tc>
        <w:tc>
          <w:tcPr>
            <w:tcW w:w="3923" w:type="pct"/>
          </w:tcPr>
          <w:p w:rsidR="00BE04CD" w:rsidRPr="001E76C4" w:rsidRDefault="0050342A" w:rsidP="007855A5">
            <w:pPr>
              <w:rPr>
                <w:sz w:val="22"/>
                <w:szCs w:val="18"/>
                <w:lang w:val="de-DE"/>
              </w:rPr>
            </w:pPr>
            <w:r w:rsidRPr="001E76C4">
              <w:rPr>
                <w:sz w:val="22"/>
                <w:szCs w:val="18"/>
                <w:lang w:val="de-DE"/>
              </w:rPr>
              <w:t>[b-Wang</w:t>
            </w:r>
            <w:r w:rsidR="006C27B6" w:rsidRPr="001E76C4">
              <w:rPr>
                <w:sz w:val="22"/>
                <w:szCs w:val="18"/>
                <w:lang w:val="de-DE"/>
              </w:rPr>
              <w:t>-1</w:t>
            </w:r>
            <w:r w:rsidRPr="001E76C4">
              <w:rPr>
                <w:sz w:val="22"/>
                <w:szCs w:val="18"/>
                <w:lang w:val="de-DE"/>
              </w:rPr>
              <w:t>]</w:t>
            </w:r>
            <w:r w:rsidR="000D21A8" w:rsidRPr="001E76C4">
              <w:rPr>
                <w:sz w:val="22"/>
                <w:szCs w:val="18"/>
                <w:lang w:val="de-DE"/>
              </w:rPr>
              <w:t xml:space="preserve">, [b-FLAML], </w:t>
            </w:r>
            <w:r w:rsidR="0089749C" w:rsidRPr="001E76C4">
              <w:rPr>
                <w:sz w:val="22"/>
                <w:szCs w:val="18"/>
                <w:lang w:val="de-DE"/>
              </w:rPr>
              <w:t>[b-Microsoft]</w:t>
            </w:r>
            <w:r w:rsidR="009033A3" w:rsidRPr="001E76C4">
              <w:rPr>
                <w:sz w:val="22"/>
                <w:szCs w:val="18"/>
                <w:lang w:val="de-DE"/>
              </w:rPr>
              <w:t>, [b-Wu</w:t>
            </w:r>
            <w:r w:rsidR="007855A5" w:rsidRPr="001E76C4">
              <w:rPr>
                <w:sz w:val="22"/>
                <w:szCs w:val="18"/>
                <w:lang w:val="de-DE"/>
              </w:rPr>
              <w:t>-1</w:t>
            </w:r>
            <w:r w:rsidR="009033A3" w:rsidRPr="001E76C4">
              <w:rPr>
                <w:sz w:val="22"/>
                <w:szCs w:val="18"/>
                <w:lang w:val="de-DE"/>
              </w:rPr>
              <w:t>],</w:t>
            </w:r>
            <w:r w:rsidR="007855A5" w:rsidRPr="001E76C4">
              <w:rPr>
                <w:sz w:val="22"/>
                <w:szCs w:val="18"/>
                <w:lang w:val="de-DE"/>
              </w:rPr>
              <w:t xml:space="preserve"> [b-Wu-2]</w:t>
            </w:r>
          </w:p>
        </w:tc>
      </w:tr>
    </w:tbl>
    <w:p w:rsidR="00BE04CD" w:rsidRPr="00DF1275" w:rsidRDefault="0078442A" w:rsidP="00A55EC7">
      <w:pPr>
        <w:pStyle w:val="Heading3"/>
      </w:pPr>
      <w:bookmarkStart w:id="955" w:name="_Toc86163208"/>
      <w:bookmarkStart w:id="956" w:name="_Toc86503348"/>
      <w:bookmarkStart w:id="957" w:name="_Toc86503606"/>
      <w:r>
        <w:t>U</w:t>
      </w:r>
      <w:r w:rsidR="00BE04CD" w:rsidRPr="00DF1275">
        <w:t>se case requirements</w:t>
      </w:r>
      <w:bookmarkEnd w:id="955"/>
      <w:bookmarkEnd w:id="956"/>
      <w:bookmarkEnd w:id="957"/>
    </w:p>
    <w:p w:rsidR="00BE04CD" w:rsidRPr="00DF1275" w:rsidRDefault="0078442A" w:rsidP="0078442A">
      <w:pPr>
        <w:spacing w:before="0" w:after="80"/>
        <w:rPr>
          <w:lang w:val="en-GB"/>
        </w:rPr>
      </w:pPr>
      <w:r>
        <w:rPr>
          <w:lang w:val="en-GB"/>
        </w:rPr>
        <w:t>●</w:t>
      </w:r>
      <w:r>
        <w:rPr>
          <w:lang w:val="en-GB"/>
        </w:rPr>
        <w:tab/>
      </w:r>
      <w:r w:rsidR="00851583">
        <w:rPr>
          <w:lang w:val="en-GB"/>
        </w:rPr>
        <w:t>AN-UC</w:t>
      </w:r>
      <w:r w:rsidR="00E473D8">
        <w:rPr>
          <w:lang w:val="en-GB"/>
        </w:rPr>
        <w:t>035</w:t>
      </w:r>
      <w:r w:rsidR="00FC70DA">
        <w:rPr>
          <w:lang w:val="en-GB"/>
        </w:rPr>
        <w:t>-REQ-</w:t>
      </w:r>
      <w:r w:rsidR="00DF7F40">
        <w:rPr>
          <w:lang w:val="en-GB"/>
        </w:rPr>
        <w:t>001</w:t>
      </w:r>
      <w:r w:rsidR="00BE04CD" w:rsidRPr="00DF1275">
        <w:rPr>
          <w:lang w:val="en-GB"/>
        </w:rPr>
        <w:t>: it is critical that AN enable capturing of overall use case in an AN intent and derivation of requirements for ML use case and hence ML intents from the overall use case.</w:t>
      </w:r>
    </w:p>
    <w:p w:rsidR="00BE04CD" w:rsidRPr="00DF1275" w:rsidRDefault="0078442A" w:rsidP="0078442A">
      <w:pPr>
        <w:spacing w:before="0" w:after="80"/>
        <w:rPr>
          <w:lang w:val="en-GB"/>
        </w:rPr>
      </w:pPr>
      <w:r>
        <w:rPr>
          <w:lang w:val="en-GB"/>
        </w:rPr>
        <w:t>●</w:t>
      </w:r>
      <w:r>
        <w:rPr>
          <w:lang w:val="en-GB"/>
        </w:rPr>
        <w:tab/>
      </w:r>
      <w:r w:rsidR="00851583">
        <w:rPr>
          <w:lang w:val="en-GB"/>
        </w:rPr>
        <w:t>AN-UC</w:t>
      </w:r>
      <w:r w:rsidR="00E473D8">
        <w:rPr>
          <w:lang w:val="en-GB"/>
        </w:rPr>
        <w:t>035</w:t>
      </w:r>
      <w:r w:rsidR="00FC70DA">
        <w:rPr>
          <w:lang w:val="en-GB"/>
        </w:rPr>
        <w:t>-REQ-</w:t>
      </w:r>
      <w:r w:rsidR="00DF7F40">
        <w:rPr>
          <w:lang w:val="en-GB"/>
        </w:rPr>
        <w:t>002</w:t>
      </w:r>
      <w:r w:rsidR="00BE04CD" w:rsidRPr="00DF1275">
        <w:rPr>
          <w:lang w:val="en-GB"/>
        </w:rPr>
        <w:t>: it is critical that Based on the knowledge base [or human guidance], AN configures ML optimization tools with the ML intent.</w:t>
      </w:r>
    </w:p>
    <w:p w:rsidR="00BE04CD" w:rsidRPr="0078442A" w:rsidRDefault="00BE04CD" w:rsidP="0078442A">
      <w:pPr>
        <w:spacing w:before="0" w:after="80"/>
        <w:rPr>
          <w:sz w:val="22"/>
          <w:szCs w:val="18"/>
          <w:lang w:val="en-GB"/>
        </w:rPr>
      </w:pPr>
      <w:r w:rsidRPr="0078442A">
        <w:rPr>
          <w:sz w:val="22"/>
          <w:szCs w:val="18"/>
          <w:lang w:val="en-GB"/>
        </w:rPr>
        <w:lastRenderedPageBreak/>
        <w:t>NOTE</w:t>
      </w:r>
      <w:r w:rsidR="0078442A" w:rsidRPr="0078442A">
        <w:rPr>
          <w:sz w:val="22"/>
          <w:szCs w:val="18"/>
          <w:lang w:val="en-GB"/>
        </w:rPr>
        <w:t xml:space="preserve"> –</w:t>
      </w:r>
      <w:r w:rsidRPr="0078442A">
        <w:rPr>
          <w:sz w:val="22"/>
          <w:szCs w:val="18"/>
          <w:lang w:val="en-GB"/>
        </w:rPr>
        <w:t xml:space="preserve"> FLAML is an example of ML optimization tool. It is left to FLAML to select the learner, do trials, and adapt/optimize the ML model’s parameters. </w:t>
      </w:r>
    </w:p>
    <w:p w:rsidR="00BE04CD" w:rsidRPr="00DF1275" w:rsidRDefault="0078442A" w:rsidP="0078442A">
      <w:pPr>
        <w:spacing w:before="0" w:after="80"/>
        <w:rPr>
          <w:lang w:val="en-GB"/>
        </w:rPr>
      </w:pPr>
      <w:r>
        <w:rPr>
          <w:lang w:val="en-GB"/>
        </w:rPr>
        <w:t>●</w:t>
      </w:r>
      <w:r>
        <w:rPr>
          <w:lang w:val="en-GB"/>
        </w:rPr>
        <w:tab/>
      </w:r>
      <w:r w:rsidR="00851583">
        <w:rPr>
          <w:lang w:val="en-GB"/>
        </w:rPr>
        <w:t>AN-UC</w:t>
      </w:r>
      <w:r w:rsidR="00E473D8">
        <w:rPr>
          <w:lang w:val="en-GB"/>
        </w:rPr>
        <w:t>035</w:t>
      </w:r>
      <w:r w:rsidR="00FC70DA">
        <w:rPr>
          <w:lang w:val="en-GB"/>
        </w:rPr>
        <w:t>-REQ-</w:t>
      </w:r>
      <w:r w:rsidR="00DF7F40">
        <w:rPr>
          <w:lang w:val="en-GB"/>
        </w:rPr>
        <w:t>003</w:t>
      </w:r>
      <w:r w:rsidR="00BE04CD" w:rsidRPr="00DF1275">
        <w:rPr>
          <w:lang w:val="en-GB"/>
        </w:rPr>
        <w:t>: it is critical that based on the capabilities of the ML optimization tool, AN tightly or loosely couples with the tool, to utilize its experimentation manager, analytics or Sandbox or knowledge base (KB).</w:t>
      </w:r>
    </w:p>
    <w:p w:rsidR="00BE04CD" w:rsidRPr="00DF1275" w:rsidRDefault="0078442A" w:rsidP="00A55EC7">
      <w:pPr>
        <w:pStyle w:val="Heading3"/>
      </w:pPr>
      <w:bookmarkStart w:id="958" w:name="_Toc86163209"/>
      <w:bookmarkStart w:id="959" w:name="_Toc86503349"/>
      <w:bookmarkStart w:id="960" w:name="_Toc86503607"/>
      <w:del w:id="961" w:author="Microsoft Office User" w:date="2022-06-13T12:08:00Z">
        <w:r w:rsidDel="009325C6">
          <w:delText>U</w:delText>
        </w:r>
        <w:r w:rsidR="00BE04CD" w:rsidRPr="00DF1275" w:rsidDel="009325C6">
          <w:delText>se case specific figures</w:delText>
        </w:r>
      </w:del>
      <w:bookmarkEnd w:id="958"/>
      <w:bookmarkEnd w:id="959"/>
      <w:bookmarkEnd w:id="960"/>
      <w:ins w:id="962" w:author="Microsoft Office User" w:date="2022-06-13T12:08:00Z">
        <w:r w:rsidR="009325C6">
          <w:t>Actor interactions and possible components</w:t>
        </w:r>
      </w:ins>
    </w:p>
    <w:p w:rsidR="0078442A" w:rsidRDefault="00BE04CD" w:rsidP="0078442A">
      <w:pPr>
        <w:keepNext/>
        <w:pBdr>
          <w:bottom w:val="single" w:sz="6" w:space="1" w:color="auto"/>
        </w:pBdr>
        <w:spacing w:before="0"/>
        <w:jc w:val="center"/>
      </w:pPr>
      <w:r w:rsidRPr="00DF1275">
        <w:rPr>
          <w:noProof/>
          <w:lang w:eastAsia="en-US" w:bidi="hi-IN"/>
        </w:rPr>
        <w:drawing>
          <wp:inline distT="0" distB="0" distL="0" distR="0">
            <wp:extent cx="3412919" cy="2985790"/>
            <wp:effectExtent l="19050" t="0" r="0" b="0"/>
            <wp:docPr id="2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descr="Diagram&#10;&#10;Description automatically generated"/>
                    <pic:cNvPicPr>
                      <a:picLocks noChangeAspect="1" noChangeArrowheads="1"/>
                    </pic:cNvPicPr>
                  </pic:nvPicPr>
                  <pic:blipFill>
                    <a:blip r:embed="rId49" cstate="print"/>
                    <a:srcRect/>
                    <a:stretch>
                      <a:fillRect/>
                    </a:stretch>
                  </pic:blipFill>
                  <pic:spPr bwMode="auto">
                    <a:xfrm>
                      <a:off x="0" y="0"/>
                      <a:ext cx="3412667" cy="2985570"/>
                    </a:xfrm>
                    <a:prstGeom prst="rect">
                      <a:avLst/>
                    </a:prstGeom>
                    <a:noFill/>
                    <a:ln w="9525">
                      <a:noFill/>
                      <a:miter lim="800000"/>
                      <a:headEnd/>
                      <a:tailEnd/>
                    </a:ln>
                  </pic:spPr>
                </pic:pic>
              </a:graphicData>
            </a:graphic>
          </wp:inline>
        </w:drawing>
      </w:r>
    </w:p>
    <w:p w:rsidR="00BE04CD" w:rsidRPr="00DF1275" w:rsidRDefault="007649F9" w:rsidP="0078442A">
      <w:pPr>
        <w:pStyle w:val="Caption"/>
      </w:pPr>
      <w:r w:rsidRPr="007649F9">
        <w:rPr>
          <w:highlight w:val="yellow"/>
          <w:rPrChange w:id="963" w:author="edit6" w:date="2022-04-28T13:33:00Z">
            <w:rPr>
              <w:rFonts w:eastAsia="MS Mincho"/>
              <w:b w:val="0"/>
              <w:bCs w:val="0"/>
              <w:szCs w:val="20"/>
              <w:lang w:val="en-US" w:eastAsia="zh-CN"/>
            </w:rPr>
          </w:rPrChange>
        </w:rPr>
        <w:t xml:space="preserve">Figure </w:t>
      </w:r>
      <w:r w:rsidRPr="007649F9">
        <w:rPr>
          <w:highlight w:val="yellow"/>
          <w:rPrChange w:id="964" w:author="edit6" w:date="2022-04-28T13:33:00Z">
            <w:rPr>
              <w:rFonts w:eastAsia="MS Mincho"/>
              <w:b w:val="0"/>
              <w:bCs w:val="0"/>
              <w:szCs w:val="20"/>
              <w:lang w:val="en-US" w:eastAsia="zh-CN"/>
            </w:rPr>
          </w:rPrChange>
        </w:rPr>
        <w:fldChar w:fldCharType="begin"/>
      </w:r>
      <w:r w:rsidRPr="007649F9">
        <w:rPr>
          <w:highlight w:val="yellow"/>
          <w:rPrChange w:id="965" w:author="edit6" w:date="2022-04-28T13:33:00Z">
            <w:rPr>
              <w:rFonts w:eastAsia="MS Mincho"/>
              <w:b w:val="0"/>
              <w:bCs w:val="0"/>
              <w:szCs w:val="20"/>
              <w:lang w:val="en-US" w:eastAsia="zh-CN"/>
            </w:rPr>
          </w:rPrChange>
        </w:rPr>
        <w:instrText xml:space="preserve"> SEQ Figure \* ARABIC </w:instrText>
      </w:r>
      <w:r w:rsidRPr="007649F9">
        <w:rPr>
          <w:highlight w:val="yellow"/>
          <w:rPrChange w:id="966" w:author="edit6" w:date="2022-04-28T13:33:00Z">
            <w:rPr>
              <w:rFonts w:eastAsia="MS Mincho"/>
              <w:b w:val="0"/>
              <w:bCs w:val="0"/>
              <w:szCs w:val="20"/>
              <w:lang w:val="en-US" w:eastAsia="zh-CN"/>
            </w:rPr>
          </w:rPrChange>
        </w:rPr>
        <w:fldChar w:fldCharType="separate"/>
      </w:r>
      <w:r w:rsidRPr="007649F9">
        <w:rPr>
          <w:noProof/>
          <w:highlight w:val="yellow"/>
          <w:rPrChange w:id="967" w:author="edit6" w:date="2022-04-28T13:33:00Z">
            <w:rPr>
              <w:rFonts w:eastAsia="MS Mincho"/>
              <w:b w:val="0"/>
              <w:bCs w:val="0"/>
              <w:noProof/>
              <w:szCs w:val="20"/>
              <w:lang w:val="en-US" w:eastAsia="zh-CN"/>
            </w:rPr>
          </w:rPrChange>
        </w:rPr>
        <w:t>25</w:t>
      </w:r>
      <w:r w:rsidRPr="007649F9">
        <w:rPr>
          <w:highlight w:val="yellow"/>
          <w:rPrChange w:id="968" w:author="edit6" w:date="2022-04-28T13:33:00Z">
            <w:rPr>
              <w:rFonts w:eastAsia="MS Mincho"/>
              <w:b w:val="0"/>
              <w:bCs w:val="0"/>
              <w:szCs w:val="20"/>
              <w:lang w:val="en-US" w:eastAsia="zh-CN"/>
            </w:rPr>
          </w:rPrChange>
        </w:rPr>
        <w:fldChar w:fldCharType="end"/>
      </w:r>
      <w:r w:rsidRPr="007649F9">
        <w:rPr>
          <w:highlight w:val="yellow"/>
          <w:rPrChange w:id="969" w:author="edit6" w:date="2022-04-28T13:33:00Z">
            <w:rPr>
              <w:rFonts w:eastAsia="MS Mincho"/>
              <w:b w:val="0"/>
              <w:bCs w:val="0"/>
              <w:szCs w:val="20"/>
              <w:lang w:val="en-US" w:eastAsia="zh-CN"/>
            </w:rPr>
          </w:rPrChange>
        </w:rPr>
        <w:t>: FLAML Controller for AutoML</w:t>
      </w:r>
    </w:p>
    <w:p w:rsidR="00BE04CD" w:rsidRPr="00DF1275" w:rsidRDefault="00BE04CD" w:rsidP="00BE04CD">
      <w:pPr>
        <w:pBdr>
          <w:bottom w:val="single" w:sz="6" w:space="1" w:color="auto"/>
        </w:pBdr>
        <w:spacing w:before="0"/>
        <w:rPr>
          <w:lang w:val="en-GB"/>
        </w:rPr>
      </w:pPr>
    </w:p>
    <w:p w:rsidR="00620160" w:rsidRDefault="00BE04CD" w:rsidP="00620160">
      <w:pPr>
        <w:keepNext/>
        <w:pBdr>
          <w:bottom w:val="single" w:sz="6" w:space="1" w:color="auto"/>
        </w:pBdr>
        <w:spacing w:before="0"/>
        <w:jc w:val="center"/>
      </w:pPr>
      <w:r w:rsidRPr="00DF1275">
        <w:rPr>
          <w:noProof/>
          <w:lang w:eastAsia="en-US" w:bidi="hi-IN"/>
        </w:rPr>
        <w:drawing>
          <wp:inline distT="0" distB="0" distL="0" distR="0">
            <wp:extent cx="4452010" cy="3359776"/>
            <wp:effectExtent l="19050" t="0" r="5690" b="0"/>
            <wp:docPr id="30"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descr="Text&#10;&#10;Description automatically generated"/>
                    <pic:cNvPicPr>
                      <a:picLocks noChangeAspect="1" noChangeArrowheads="1"/>
                    </pic:cNvPicPr>
                  </pic:nvPicPr>
                  <pic:blipFill>
                    <a:blip r:embed="rId50" cstate="print"/>
                    <a:srcRect/>
                    <a:stretch>
                      <a:fillRect/>
                    </a:stretch>
                  </pic:blipFill>
                  <pic:spPr bwMode="auto">
                    <a:xfrm>
                      <a:off x="0" y="0"/>
                      <a:ext cx="4451311" cy="3359249"/>
                    </a:xfrm>
                    <a:prstGeom prst="rect">
                      <a:avLst/>
                    </a:prstGeom>
                    <a:noFill/>
                    <a:ln w="9525">
                      <a:noFill/>
                      <a:miter lim="800000"/>
                      <a:headEnd/>
                      <a:tailEnd/>
                    </a:ln>
                  </pic:spPr>
                </pic:pic>
              </a:graphicData>
            </a:graphic>
          </wp:inline>
        </w:drawing>
      </w:r>
    </w:p>
    <w:p w:rsidR="00BE04CD" w:rsidRPr="00DF1275" w:rsidRDefault="00620160" w:rsidP="00620160">
      <w:pPr>
        <w:pStyle w:val="Caption"/>
      </w:pPr>
      <w:r>
        <w:t xml:space="preserve">Figure </w:t>
      </w:r>
      <w:r w:rsidR="007649F9">
        <w:fldChar w:fldCharType="begin"/>
      </w:r>
      <w:r>
        <w:instrText xml:space="preserve"> SEQ Figure \* ARABIC </w:instrText>
      </w:r>
      <w:r w:rsidR="007649F9">
        <w:fldChar w:fldCharType="separate"/>
      </w:r>
      <w:r w:rsidR="00E37222">
        <w:rPr>
          <w:noProof/>
        </w:rPr>
        <w:t>26</w:t>
      </w:r>
      <w:r w:rsidR="007649F9">
        <w:fldChar w:fldCharType="end"/>
      </w:r>
      <w:r>
        <w:t>:</w:t>
      </w:r>
      <w:r w:rsidR="00732A54">
        <w:t xml:space="preserve"> actor interaction for FLAML</w:t>
      </w:r>
    </w:p>
    <w:p w:rsidR="00BE04CD" w:rsidRPr="00620160" w:rsidRDefault="00BE04CD" w:rsidP="00620160">
      <w:pPr>
        <w:pStyle w:val="Heading2"/>
      </w:pPr>
      <w:bookmarkStart w:id="970" w:name="_Toc86163210"/>
      <w:bookmarkStart w:id="971" w:name="_Toc86503350"/>
      <w:bookmarkStart w:id="972" w:name="_Toc86503608"/>
      <w:r w:rsidRPr="00620160">
        <w:lastRenderedPageBreak/>
        <w:t xml:space="preserve">Connected AI (CAI) testbed: Testbed for 5G </w:t>
      </w:r>
      <w:r w:rsidR="00620160" w:rsidRPr="00620160">
        <w:t>connected artificial intelligence on virtualized networks</w:t>
      </w:r>
      <w:bookmarkEnd w:id="970"/>
      <w:bookmarkEnd w:id="971"/>
      <w:bookmarkEnd w:id="972"/>
    </w:p>
    <w:tbl>
      <w:tblPr>
        <w:tblStyle w:val="TableGrid"/>
        <w:tblW w:w="5000" w:type="pct"/>
        <w:jc w:val="center"/>
        <w:tblLook w:val="04A0"/>
      </w:tblPr>
      <w:tblGrid>
        <w:gridCol w:w="2123"/>
        <w:gridCol w:w="7732"/>
      </w:tblGrid>
      <w:tr w:rsidR="00BE04CD" w:rsidRPr="00620160" w:rsidTr="00620160">
        <w:trPr>
          <w:jc w:val="center"/>
        </w:trPr>
        <w:tc>
          <w:tcPr>
            <w:tcW w:w="1077" w:type="pct"/>
          </w:tcPr>
          <w:p w:rsidR="00BE04CD" w:rsidRPr="00620160" w:rsidRDefault="00BE04CD" w:rsidP="009A0CA4">
            <w:pPr>
              <w:spacing w:before="0"/>
              <w:rPr>
                <w:rFonts w:asciiTheme="majorBidi" w:hAnsiTheme="majorBidi" w:cstheme="majorBidi"/>
                <w:i/>
                <w:sz w:val="22"/>
                <w:szCs w:val="22"/>
                <w:lang w:val="en-GB"/>
              </w:rPr>
            </w:pPr>
            <w:r w:rsidRPr="00620160">
              <w:rPr>
                <w:rFonts w:asciiTheme="majorBidi" w:hAnsiTheme="majorBidi" w:cstheme="majorBidi"/>
                <w:i/>
                <w:sz w:val="22"/>
                <w:szCs w:val="22"/>
                <w:lang w:val="en-GB"/>
              </w:rPr>
              <w:t>Use case id</w:t>
            </w:r>
          </w:p>
        </w:tc>
        <w:tc>
          <w:tcPr>
            <w:tcW w:w="3923" w:type="pct"/>
          </w:tcPr>
          <w:p w:rsidR="00BE04CD" w:rsidRPr="00620160" w:rsidRDefault="00BE04CD" w:rsidP="009A0CA4">
            <w:pPr>
              <w:spacing w:before="0"/>
              <w:rPr>
                <w:rFonts w:asciiTheme="majorBidi" w:hAnsiTheme="majorBidi" w:cstheme="majorBidi"/>
                <w:sz w:val="22"/>
                <w:szCs w:val="22"/>
                <w:lang w:val="en-GB"/>
              </w:rPr>
            </w:pPr>
            <w:r w:rsidRPr="00620160">
              <w:rPr>
                <w:rFonts w:asciiTheme="majorBidi" w:hAnsiTheme="majorBidi" w:cstheme="majorBidi"/>
                <w:sz w:val="22"/>
                <w:szCs w:val="22"/>
                <w:lang w:val="en-GB"/>
              </w:rPr>
              <w:t>FG-AN-usecase-036</w:t>
            </w:r>
          </w:p>
        </w:tc>
      </w:tr>
      <w:tr w:rsidR="00BE04CD" w:rsidRPr="00620160" w:rsidTr="00620160">
        <w:trPr>
          <w:jc w:val="center"/>
        </w:trPr>
        <w:tc>
          <w:tcPr>
            <w:tcW w:w="1077" w:type="pct"/>
          </w:tcPr>
          <w:p w:rsidR="00BE04CD" w:rsidRPr="00620160" w:rsidRDefault="00BE04CD" w:rsidP="009A0CA4">
            <w:pPr>
              <w:spacing w:before="0"/>
              <w:rPr>
                <w:rFonts w:asciiTheme="majorBidi" w:hAnsiTheme="majorBidi" w:cstheme="majorBidi"/>
                <w:i/>
                <w:sz w:val="22"/>
                <w:szCs w:val="22"/>
                <w:lang w:val="en-GB"/>
              </w:rPr>
            </w:pPr>
            <w:r w:rsidRPr="00620160">
              <w:rPr>
                <w:rFonts w:asciiTheme="majorBidi" w:hAnsiTheme="majorBidi" w:cstheme="majorBidi"/>
                <w:i/>
                <w:sz w:val="22"/>
                <w:szCs w:val="22"/>
                <w:lang w:val="en-GB"/>
              </w:rPr>
              <w:t>Use case description</w:t>
            </w:r>
          </w:p>
        </w:tc>
        <w:tc>
          <w:tcPr>
            <w:tcW w:w="3923" w:type="pct"/>
          </w:tcPr>
          <w:p w:rsidR="00BE04CD" w:rsidRPr="00620160" w:rsidRDefault="00BE04CD" w:rsidP="009A0CA4">
            <w:pPr>
              <w:autoSpaceDE w:val="0"/>
              <w:autoSpaceDN w:val="0"/>
              <w:adjustRightInd w:val="0"/>
              <w:spacing w:before="0"/>
              <w:rPr>
                <w:rFonts w:asciiTheme="majorBidi" w:hAnsiTheme="majorBidi" w:cstheme="majorBidi"/>
                <w:sz w:val="22"/>
                <w:szCs w:val="22"/>
                <w:lang w:val="en-GB"/>
              </w:rPr>
            </w:pPr>
            <w:r w:rsidRPr="00620160">
              <w:rPr>
                <w:rFonts w:asciiTheme="majorBidi" w:hAnsiTheme="majorBidi" w:cstheme="majorBidi"/>
                <w:sz w:val="22"/>
                <w:szCs w:val="22"/>
                <w:lang w:val="en-GB"/>
              </w:rPr>
              <w:t xml:space="preserve">5G testbeds are an important alternative to simulators and many have been recently described, emphasizing aspects such as cloud functionalities, management and orchestration. This use case describes a 5G mobile network testbed with a virtualized and orchestrated structure using containers, which focuses on integration to </w:t>
            </w:r>
            <w:r w:rsidR="008E6D61" w:rsidRPr="00620160">
              <w:rPr>
                <w:rFonts w:asciiTheme="majorBidi" w:hAnsiTheme="majorBidi" w:cstheme="majorBidi"/>
                <w:sz w:val="22"/>
                <w:szCs w:val="22"/>
                <w:lang w:val="en-GB"/>
              </w:rPr>
              <w:t>artificial</w:t>
            </w:r>
            <w:r w:rsidRPr="00620160">
              <w:rPr>
                <w:rFonts w:asciiTheme="majorBidi" w:hAnsiTheme="majorBidi" w:cstheme="majorBidi"/>
                <w:sz w:val="22"/>
                <w:szCs w:val="22"/>
                <w:lang w:val="en-GB"/>
              </w:rPr>
              <w:t xml:space="preserve"> intelligence (AI) applications. </w:t>
            </w:r>
          </w:p>
          <w:p w:rsidR="00BE04CD" w:rsidRPr="00620160" w:rsidRDefault="00BE04CD" w:rsidP="009A0CA4">
            <w:pPr>
              <w:autoSpaceDE w:val="0"/>
              <w:autoSpaceDN w:val="0"/>
              <w:adjustRightInd w:val="0"/>
              <w:spacing w:before="0"/>
              <w:rPr>
                <w:rFonts w:asciiTheme="majorBidi" w:hAnsiTheme="majorBidi" w:cstheme="majorBidi"/>
                <w:sz w:val="22"/>
                <w:szCs w:val="22"/>
                <w:lang w:val="en-GB"/>
              </w:rPr>
            </w:pPr>
            <w:r w:rsidRPr="00620160">
              <w:rPr>
                <w:rFonts w:asciiTheme="majorBidi" w:hAnsiTheme="majorBidi" w:cstheme="majorBidi"/>
                <w:sz w:val="22"/>
                <w:szCs w:val="22"/>
                <w:lang w:val="en-GB"/>
              </w:rPr>
              <w:t xml:space="preserve">Two use cases are described, one for RAN slicing and another for the placement of VNFs according to application requirements. Focus is on application of AI to RAN and transport network, including fronthaul and backhaul. </w:t>
            </w:r>
          </w:p>
          <w:p w:rsidR="00BE04CD" w:rsidRPr="00620160" w:rsidRDefault="00BE04CD" w:rsidP="009A0CA4">
            <w:pPr>
              <w:autoSpaceDE w:val="0"/>
              <w:autoSpaceDN w:val="0"/>
              <w:adjustRightInd w:val="0"/>
              <w:spacing w:before="0"/>
              <w:rPr>
                <w:rFonts w:asciiTheme="majorBidi" w:hAnsiTheme="majorBidi" w:cstheme="majorBidi"/>
                <w:sz w:val="22"/>
                <w:szCs w:val="22"/>
                <w:lang w:val="en-GB"/>
              </w:rPr>
            </w:pPr>
            <w:r w:rsidRPr="00620160">
              <w:rPr>
                <w:rFonts w:asciiTheme="majorBidi" w:hAnsiTheme="majorBidi" w:cstheme="majorBidi"/>
                <w:sz w:val="22"/>
                <w:szCs w:val="22"/>
                <w:lang w:val="en-GB"/>
              </w:rPr>
              <w:t>The SDN and RAN controllers work as information sources about the network.</w:t>
            </w:r>
          </w:p>
          <w:p w:rsidR="00BE04CD" w:rsidRPr="00620160" w:rsidRDefault="00BE04CD" w:rsidP="009A0CA4">
            <w:pPr>
              <w:autoSpaceDE w:val="0"/>
              <w:autoSpaceDN w:val="0"/>
              <w:adjustRightInd w:val="0"/>
              <w:spacing w:before="0"/>
              <w:rPr>
                <w:rFonts w:asciiTheme="majorBidi" w:hAnsiTheme="majorBidi" w:cstheme="majorBidi"/>
                <w:sz w:val="22"/>
                <w:szCs w:val="22"/>
                <w:lang w:val="en-GB"/>
              </w:rPr>
            </w:pPr>
            <w:r w:rsidRPr="00620160">
              <w:rPr>
                <w:rFonts w:asciiTheme="majorBidi" w:hAnsiTheme="majorBidi" w:cstheme="majorBidi"/>
                <w:sz w:val="22"/>
                <w:szCs w:val="22"/>
                <w:lang w:val="en-GB"/>
              </w:rPr>
              <w:t>They also work as agents to dynamically change the mobile and the computer network. An AI agent performs different actions in the testbed according to the application, using the information provided by SDN and RAN controllers to</w:t>
            </w:r>
          </w:p>
          <w:p w:rsidR="00BE04CD" w:rsidRPr="00620160" w:rsidRDefault="00BE04CD" w:rsidP="009A0CA4">
            <w:pPr>
              <w:autoSpaceDE w:val="0"/>
              <w:autoSpaceDN w:val="0"/>
              <w:adjustRightInd w:val="0"/>
              <w:spacing w:before="0"/>
              <w:rPr>
                <w:rFonts w:asciiTheme="majorBidi" w:hAnsiTheme="majorBidi" w:cstheme="majorBidi"/>
                <w:sz w:val="22"/>
                <w:szCs w:val="22"/>
                <w:lang w:val="en-GB"/>
              </w:rPr>
            </w:pPr>
            <w:r w:rsidRPr="00620160">
              <w:rPr>
                <w:rFonts w:asciiTheme="majorBidi" w:hAnsiTheme="majorBidi" w:cstheme="majorBidi"/>
                <w:sz w:val="22"/>
                <w:szCs w:val="22"/>
                <w:lang w:val="en-GB"/>
              </w:rPr>
              <w:t>train and execute in test stage its neural networks. The ML workloads are orchestrated along the cluster to provide the AI agent processes.</w:t>
            </w:r>
          </w:p>
          <w:p w:rsidR="00BE04CD" w:rsidRPr="00620160" w:rsidRDefault="00BE04CD" w:rsidP="009A0CA4">
            <w:pPr>
              <w:autoSpaceDE w:val="0"/>
              <w:autoSpaceDN w:val="0"/>
              <w:adjustRightInd w:val="0"/>
              <w:spacing w:before="0"/>
              <w:rPr>
                <w:rFonts w:asciiTheme="majorBidi" w:hAnsiTheme="majorBidi" w:cstheme="majorBidi"/>
                <w:sz w:val="22"/>
                <w:szCs w:val="22"/>
                <w:lang w:val="en-GB"/>
              </w:rPr>
            </w:pPr>
          </w:p>
          <w:p w:rsidR="00BE04CD" w:rsidRPr="00620160" w:rsidRDefault="00BE04CD" w:rsidP="009A0CA4">
            <w:pPr>
              <w:spacing w:before="0"/>
              <w:jc w:val="both"/>
              <w:rPr>
                <w:rFonts w:asciiTheme="majorBidi" w:hAnsiTheme="majorBidi" w:cstheme="majorBidi"/>
                <w:sz w:val="22"/>
                <w:szCs w:val="22"/>
                <w:lang w:val="en-GB"/>
              </w:rPr>
            </w:pPr>
            <w:r w:rsidRPr="00620160">
              <w:rPr>
                <w:rFonts w:asciiTheme="majorBidi" w:hAnsiTheme="majorBidi" w:cstheme="majorBidi"/>
                <w:sz w:val="22"/>
                <w:szCs w:val="22"/>
                <w:lang w:val="en-GB"/>
              </w:rPr>
              <w:t>Steps related to use case:</w:t>
            </w:r>
          </w:p>
          <w:p w:rsidR="00BE04CD" w:rsidRPr="00620160" w:rsidRDefault="00BE04CD" w:rsidP="009A0CA4">
            <w:pPr>
              <w:spacing w:before="0"/>
              <w:jc w:val="both"/>
              <w:rPr>
                <w:rFonts w:asciiTheme="majorBidi" w:hAnsiTheme="majorBidi" w:cstheme="majorBidi"/>
                <w:sz w:val="22"/>
                <w:szCs w:val="22"/>
                <w:lang w:val="en-GB"/>
              </w:rPr>
            </w:pPr>
            <w:r w:rsidRPr="00620160">
              <w:rPr>
                <w:rFonts w:asciiTheme="majorBidi" w:hAnsiTheme="majorBidi" w:cstheme="majorBidi"/>
                <w:sz w:val="22"/>
                <w:szCs w:val="22"/>
                <w:lang w:val="en-GB"/>
              </w:rPr>
              <w:t>1. Overall use case for autonomous network is specified in the intent to AN.</w:t>
            </w:r>
          </w:p>
          <w:p w:rsidR="00BE04CD" w:rsidRPr="00620160" w:rsidRDefault="00BE04CD" w:rsidP="009A0CA4">
            <w:pPr>
              <w:spacing w:before="0"/>
              <w:jc w:val="both"/>
              <w:rPr>
                <w:rFonts w:asciiTheme="majorBidi" w:hAnsiTheme="majorBidi" w:cstheme="majorBidi"/>
                <w:sz w:val="22"/>
                <w:szCs w:val="22"/>
                <w:lang w:val="en-GB"/>
              </w:rPr>
            </w:pPr>
            <w:r w:rsidRPr="00620160">
              <w:rPr>
                <w:rFonts w:asciiTheme="majorBidi" w:hAnsiTheme="majorBidi" w:cstheme="majorBidi"/>
                <w:sz w:val="22"/>
                <w:szCs w:val="22"/>
                <w:lang w:val="en-GB"/>
              </w:rPr>
              <w:t>2. The requirements for AI Agent and hence ML intents are derived from the overall use case.</w:t>
            </w:r>
          </w:p>
          <w:p w:rsidR="00BE04CD" w:rsidRPr="00620160" w:rsidRDefault="00BE04CD" w:rsidP="009A0CA4">
            <w:pPr>
              <w:spacing w:before="0"/>
              <w:jc w:val="both"/>
              <w:rPr>
                <w:rFonts w:asciiTheme="majorBidi" w:hAnsiTheme="majorBidi" w:cstheme="majorBidi"/>
                <w:sz w:val="22"/>
                <w:szCs w:val="22"/>
                <w:lang w:val="en-GB"/>
              </w:rPr>
            </w:pPr>
            <w:r w:rsidRPr="00620160">
              <w:rPr>
                <w:rFonts w:asciiTheme="majorBidi" w:hAnsiTheme="majorBidi" w:cstheme="majorBidi"/>
                <w:sz w:val="22"/>
                <w:szCs w:val="22"/>
                <w:lang w:val="en-GB"/>
              </w:rPr>
              <w:t>3. Based on the knowledge base [or human guidance], AN configures AI Agent with the ML intent.</w:t>
            </w:r>
          </w:p>
          <w:p w:rsidR="00BE04CD" w:rsidRPr="00620160" w:rsidRDefault="00BE04CD" w:rsidP="009A0CA4">
            <w:pPr>
              <w:spacing w:before="0"/>
              <w:jc w:val="both"/>
              <w:rPr>
                <w:rFonts w:asciiTheme="majorBidi" w:hAnsiTheme="majorBidi" w:cstheme="majorBidi"/>
                <w:sz w:val="22"/>
                <w:szCs w:val="22"/>
                <w:lang w:val="en-GB"/>
              </w:rPr>
            </w:pPr>
            <w:r w:rsidRPr="00620160">
              <w:rPr>
                <w:rFonts w:asciiTheme="majorBidi" w:hAnsiTheme="majorBidi" w:cstheme="majorBidi"/>
                <w:sz w:val="22"/>
                <w:szCs w:val="22"/>
                <w:lang w:val="en-GB"/>
              </w:rPr>
              <w:t xml:space="preserve">4. It is left to AI Agent to select the model, and optimize the ML model’s parameters. </w:t>
            </w:r>
          </w:p>
          <w:p w:rsidR="00BE04CD" w:rsidRPr="00620160" w:rsidRDefault="00BE04CD" w:rsidP="009A0CA4">
            <w:pPr>
              <w:autoSpaceDE w:val="0"/>
              <w:autoSpaceDN w:val="0"/>
              <w:adjustRightInd w:val="0"/>
              <w:spacing w:before="0"/>
              <w:rPr>
                <w:rFonts w:asciiTheme="majorBidi" w:hAnsiTheme="majorBidi" w:cstheme="majorBidi"/>
                <w:b/>
                <w:sz w:val="22"/>
                <w:szCs w:val="22"/>
                <w:lang w:val="en-GB"/>
              </w:rPr>
            </w:pPr>
            <w:r w:rsidRPr="00620160">
              <w:rPr>
                <w:rFonts w:asciiTheme="majorBidi" w:hAnsiTheme="majorBidi" w:cstheme="majorBidi"/>
                <w:sz w:val="22"/>
                <w:szCs w:val="22"/>
                <w:lang w:val="en-GB"/>
              </w:rPr>
              <w:t>5. It is left to AI Agent to tightly or loosely couple with the AN domain, to utilize its experimentation manager, analytics or Sandbox or knowledge base (KB).</w:t>
            </w:r>
          </w:p>
        </w:tc>
      </w:tr>
      <w:tr w:rsidR="00BE04CD" w:rsidRPr="00620160" w:rsidTr="00620160">
        <w:trPr>
          <w:jc w:val="center"/>
        </w:trPr>
        <w:tc>
          <w:tcPr>
            <w:tcW w:w="1077" w:type="pct"/>
          </w:tcPr>
          <w:p w:rsidR="00BE04CD" w:rsidRPr="00620160" w:rsidRDefault="00BE04CD" w:rsidP="009A0CA4">
            <w:pPr>
              <w:spacing w:before="0"/>
              <w:rPr>
                <w:rFonts w:asciiTheme="majorBidi" w:hAnsiTheme="majorBidi" w:cstheme="majorBidi"/>
                <w:i/>
                <w:sz w:val="22"/>
                <w:szCs w:val="22"/>
                <w:lang w:val="en-GB"/>
              </w:rPr>
            </w:pPr>
            <w:r w:rsidRPr="00620160">
              <w:rPr>
                <w:rFonts w:asciiTheme="majorBidi" w:hAnsiTheme="majorBidi" w:cstheme="majorBidi"/>
                <w:i/>
                <w:sz w:val="22"/>
                <w:szCs w:val="22"/>
                <w:lang w:val="en-GB"/>
              </w:rPr>
              <w:t>Notes on use case category</w:t>
            </w:r>
          </w:p>
        </w:tc>
        <w:tc>
          <w:tcPr>
            <w:tcW w:w="3923" w:type="pct"/>
          </w:tcPr>
          <w:p w:rsidR="00BE04CD" w:rsidRPr="00620160" w:rsidRDefault="00BE04CD" w:rsidP="009A0CA4">
            <w:pPr>
              <w:spacing w:before="0"/>
              <w:rPr>
                <w:rFonts w:asciiTheme="majorBidi" w:hAnsiTheme="majorBidi" w:cstheme="majorBidi"/>
                <w:sz w:val="22"/>
                <w:szCs w:val="22"/>
                <w:lang w:val="en-GB"/>
              </w:rPr>
            </w:pPr>
          </w:p>
          <w:p w:rsidR="00BE04CD" w:rsidRPr="00620160" w:rsidRDefault="00BE04CD" w:rsidP="00B81DB1">
            <w:pPr>
              <w:pStyle w:val="ListParagraph"/>
              <w:numPr>
                <w:ilvl w:val="0"/>
                <w:numId w:val="22"/>
              </w:numPr>
              <w:spacing w:before="0"/>
              <w:rPr>
                <w:rFonts w:asciiTheme="majorBidi" w:hAnsiTheme="majorBidi" w:cstheme="majorBidi"/>
                <w:sz w:val="22"/>
                <w:szCs w:val="22"/>
                <w:lang w:val="en-GB"/>
              </w:rPr>
            </w:pPr>
            <w:r w:rsidRPr="00620160">
              <w:rPr>
                <w:rFonts w:asciiTheme="majorBidi" w:hAnsiTheme="majorBidi" w:cstheme="majorBidi"/>
                <w:sz w:val="22"/>
                <w:szCs w:val="22"/>
                <w:lang w:val="en-GB"/>
              </w:rPr>
              <w:t xml:space="preserve">Cat 2 </w:t>
            </w:r>
          </w:p>
          <w:p w:rsidR="00BE04CD" w:rsidRPr="00620160" w:rsidRDefault="00BE04CD" w:rsidP="009A0CA4">
            <w:pPr>
              <w:pStyle w:val="ListParagraph"/>
              <w:spacing w:before="0"/>
              <w:ind w:left="360"/>
              <w:rPr>
                <w:rFonts w:asciiTheme="majorBidi" w:hAnsiTheme="majorBidi" w:cstheme="majorBidi"/>
                <w:sz w:val="22"/>
                <w:szCs w:val="22"/>
                <w:lang w:val="en-GB"/>
              </w:rPr>
            </w:pPr>
          </w:p>
        </w:tc>
      </w:tr>
      <w:tr w:rsidR="00BE04CD" w:rsidRPr="00620160" w:rsidTr="00620160">
        <w:trPr>
          <w:jc w:val="center"/>
        </w:trPr>
        <w:tc>
          <w:tcPr>
            <w:tcW w:w="1077" w:type="pct"/>
          </w:tcPr>
          <w:p w:rsidR="00BE04CD" w:rsidRPr="00620160" w:rsidRDefault="00BE04CD" w:rsidP="009A0CA4">
            <w:pPr>
              <w:spacing w:before="0"/>
              <w:rPr>
                <w:rFonts w:asciiTheme="majorBidi" w:hAnsiTheme="majorBidi" w:cstheme="majorBidi"/>
                <w:i/>
                <w:sz w:val="22"/>
                <w:szCs w:val="22"/>
                <w:lang w:val="en-GB"/>
              </w:rPr>
            </w:pPr>
            <w:r w:rsidRPr="00620160">
              <w:rPr>
                <w:rFonts w:asciiTheme="majorBidi" w:hAnsiTheme="majorBidi" w:cstheme="majorBidi"/>
                <w:i/>
                <w:sz w:val="22"/>
                <w:szCs w:val="22"/>
                <w:lang w:val="en-GB"/>
              </w:rPr>
              <w:lastRenderedPageBreak/>
              <w:t>Notes on priority of the use case</w:t>
            </w:r>
          </w:p>
        </w:tc>
        <w:tc>
          <w:tcPr>
            <w:tcW w:w="3923" w:type="pct"/>
          </w:tcPr>
          <w:p w:rsidR="00BE04CD" w:rsidRPr="00620160" w:rsidRDefault="00BE04CD" w:rsidP="009A0CA4">
            <w:pPr>
              <w:spacing w:before="0"/>
              <w:rPr>
                <w:rFonts w:asciiTheme="majorBidi" w:hAnsiTheme="majorBidi" w:cstheme="majorBidi"/>
                <w:sz w:val="22"/>
                <w:szCs w:val="22"/>
                <w:lang w:val="en-GB"/>
              </w:rPr>
            </w:pPr>
            <w:r w:rsidRPr="00620160">
              <w:rPr>
                <w:rFonts w:asciiTheme="majorBidi" w:hAnsiTheme="majorBidi" w:cstheme="majorBidi"/>
                <w:sz w:val="22"/>
                <w:szCs w:val="22"/>
                <w:lang w:val="en-GB"/>
              </w:rPr>
              <w:t>High</w:t>
            </w:r>
          </w:p>
          <w:p w:rsidR="00BE04CD" w:rsidRPr="00620160" w:rsidRDefault="00BE04CD" w:rsidP="009A0CA4">
            <w:pPr>
              <w:spacing w:before="0"/>
              <w:rPr>
                <w:rFonts w:asciiTheme="majorBidi" w:hAnsiTheme="majorBidi" w:cstheme="majorBidi"/>
                <w:sz w:val="22"/>
                <w:szCs w:val="22"/>
                <w:lang w:val="en-GB"/>
              </w:rPr>
            </w:pPr>
            <w:r w:rsidRPr="00620160">
              <w:rPr>
                <w:rFonts w:asciiTheme="majorBidi" w:hAnsiTheme="majorBidi" w:cstheme="majorBidi"/>
                <w:sz w:val="22"/>
                <w:szCs w:val="22"/>
                <w:lang w:val="en-GB"/>
              </w:rPr>
              <w:t>Justification: gives potential collaboration opportunities and reuse possibilities.</w:t>
            </w:r>
          </w:p>
        </w:tc>
      </w:tr>
      <w:tr w:rsidR="00BE04CD" w:rsidRPr="00620160" w:rsidTr="00620160">
        <w:trPr>
          <w:jc w:val="center"/>
        </w:trPr>
        <w:tc>
          <w:tcPr>
            <w:tcW w:w="1077" w:type="pct"/>
          </w:tcPr>
          <w:p w:rsidR="00BE04CD" w:rsidRPr="00620160" w:rsidRDefault="00BE04CD" w:rsidP="009A0CA4">
            <w:pPr>
              <w:spacing w:before="0"/>
              <w:rPr>
                <w:rFonts w:asciiTheme="majorBidi" w:hAnsiTheme="majorBidi" w:cstheme="majorBidi"/>
                <w:i/>
                <w:sz w:val="22"/>
                <w:szCs w:val="22"/>
                <w:lang w:val="en-GB"/>
              </w:rPr>
            </w:pPr>
            <w:r w:rsidRPr="00620160">
              <w:rPr>
                <w:rFonts w:asciiTheme="majorBidi" w:hAnsiTheme="majorBidi" w:cstheme="majorBidi"/>
                <w:i/>
                <w:sz w:val="22"/>
                <w:szCs w:val="22"/>
                <w:lang w:val="en-GB"/>
              </w:rPr>
              <w:t>Reference</w:t>
            </w:r>
          </w:p>
        </w:tc>
        <w:tc>
          <w:tcPr>
            <w:tcW w:w="3923" w:type="pct"/>
          </w:tcPr>
          <w:p w:rsidR="00BE04CD" w:rsidRPr="00620160" w:rsidRDefault="00760D20" w:rsidP="009A0CA4">
            <w:pPr>
              <w:spacing w:before="0"/>
              <w:rPr>
                <w:rFonts w:asciiTheme="majorBidi" w:hAnsiTheme="majorBidi" w:cstheme="majorBidi"/>
                <w:noProof/>
                <w:sz w:val="22"/>
                <w:szCs w:val="22"/>
                <w:lang w:val="en-GB"/>
              </w:rPr>
            </w:pPr>
            <w:r>
              <w:rPr>
                <w:rFonts w:asciiTheme="majorBidi" w:hAnsiTheme="majorBidi" w:cstheme="majorBidi"/>
                <w:noProof/>
                <w:sz w:val="22"/>
                <w:szCs w:val="22"/>
                <w:lang w:val="en-GB"/>
              </w:rPr>
              <w:t>[b-Nahum]</w:t>
            </w:r>
          </w:p>
        </w:tc>
      </w:tr>
    </w:tbl>
    <w:p w:rsidR="00BE04CD" w:rsidRPr="00DF1275" w:rsidRDefault="00BE04CD" w:rsidP="00BE04CD">
      <w:pPr>
        <w:pBdr>
          <w:bottom w:val="single" w:sz="6" w:space="1" w:color="auto"/>
        </w:pBdr>
        <w:spacing w:before="0"/>
        <w:rPr>
          <w:lang w:val="en-GB"/>
        </w:rPr>
      </w:pPr>
    </w:p>
    <w:p w:rsidR="00BE04CD" w:rsidRPr="00DF1275" w:rsidRDefault="00620160" w:rsidP="00A55EC7">
      <w:pPr>
        <w:pStyle w:val="Heading3"/>
      </w:pPr>
      <w:bookmarkStart w:id="973" w:name="_Toc86163211"/>
      <w:bookmarkStart w:id="974" w:name="_Toc86503351"/>
      <w:bookmarkStart w:id="975" w:name="_Toc86503609"/>
      <w:r>
        <w:t>U</w:t>
      </w:r>
      <w:r w:rsidR="00BE04CD" w:rsidRPr="00DF1275">
        <w:t>se case requirements</w:t>
      </w:r>
      <w:bookmarkEnd w:id="973"/>
      <w:bookmarkEnd w:id="974"/>
      <w:bookmarkEnd w:id="975"/>
    </w:p>
    <w:p w:rsidR="00BE04CD" w:rsidRPr="00DF1275" w:rsidRDefault="00620160" w:rsidP="00620160">
      <w:pPr>
        <w:rPr>
          <w:lang w:val="en-GB"/>
        </w:rPr>
      </w:pPr>
      <w:r>
        <w:rPr>
          <w:lang w:val="en-GB"/>
        </w:rPr>
        <w:t>●</w:t>
      </w:r>
      <w:r>
        <w:rPr>
          <w:lang w:val="en-GB"/>
        </w:rPr>
        <w:tab/>
      </w:r>
      <w:r w:rsidR="00851583">
        <w:rPr>
          <w:lang w:val="en-GB"/>
        </w:rPr>
        <w:t>AN-UC</w:t>
      </w:r>
      <w:r w:rsidR="00E473D8">
        <w:rPr>
          <w:lang w:val="en-GB"/>
        </w:rPr>
        <w:t>036</w:t>
      </w:r>
      <w:r w:rsidR="00FC70DA">
        <w:rPr>
          <w:lang w:val="en-GB"/>
        </w:rPr>
        <w:t>-REQ-</w:t>
      </w:r>
      <w:r w:rsidR="00DF7F40">
        <w:rPr>
          <w:lang w:val="en-GB"/>
        </w:rPr>
        <w:t>001</w:t>
      </w:r>
      <w:r w:rsidR="00BE04CD" w:rsidRPr="00DF1275">
        <w:rPr>
          <w:lang w:val="en-GB"/>
        </w:rPr>
        <w:t xml:space="preserve">: it is critical that Based on the knowledge base [or human guidance], AN configures AI agents. </w:t>
      </w:r>
    </w:p>
    <w:p w:rsidR="00BE04CD" w:rsidRPr="00620160" w:rsidRDefault="00BE04CD" w:rsidP="00620160">
      <w:pPr>
        <w:rPr>
          <w:rFonts w:eastAsia="Times New Roman"/>
          <w:sz w:val="22"/>
          <w:szCs w:val="18"/>
          <w:lang w:val="en-GB"/>
        </w:rPr>
      </w:pPr>
      <w:r w:rsidRPr="00620160">
        <w:rPr>
          <w:sz w:val="22"/>
          <w:szCs w:val="18"/>
          <w:lang w:val="en-GB"/>
        </w:rPr>
        <w:t>NOTE</w:t>
      </w:r>
      <w:r w:rsidR="00620160" w:rsidRPr="00620160">
        <w:rPr>
          <w:sz w:val="22"/>
          <w:szCs w:val="18"/>
          <w:lang w:val="en-GB"/>
        </w:rPr>
        <w:t xml:space="preserve"> –</w:t>
      </w:r>
      <w:r w:rsidRPr="00620160">
        <w:rPr>
          <w:sz w:val="22"/>
          <w:szCs w:val="18"/>
          <w:lang w:val="en-GB"/>
        </w:rPr>
        <w:t xml:space="preserve"> AI agents may in turn </w:t>
      </w:r>
      <w:r w:rsidRPr="00620160">
        <w:rPr>
          <w:rFonts w:eastAsia="Times New Roman"/>
          <w:sz w:val="22"/>
          <w:szCs w:val="18"/>
          <w:lang w:val="en-GB"/>
        </w:rPr>
        <w:t>select the model and optimize the ML model’s parameters in the ML pipeline to be deployed in the underlay.</w:t>
      </w:r>
    </w:p>
    <w:p w:rsidR="00BE04CD" w:rsidRPr="00DF1275" w:rsidRDefault="00620160" w:rsidP="00620160">
      <w:pPr>
        <w:rPr>
          <w:lang w:val="en-GB"/>
        </w:rPr>
      </w:pPr>
      <w:r>
        <w:rPr>
          <w:lang w:val="en-GB"/>
        </w:rPr>
        <w:t>●</w:t>
      </w:r>
      <w:r>
        <w:rPr>
          <w:lang w:val="en-GB"/>
        </w:rPr>
        <w:tab/>
      </w:r>
      <w:r w:rsidR="00851583">
        <w:rPr>
          <w:lang w:val="en-GB"/>
        </w:rPr>
        <w:t>AN-UC</w:t>
      </w:r>
      <w:r w:rsidR="00E473D8">
        <w:rPr>
          <w:lang w:val="en-GB"/>
        </w:rPr>
        <w:t>036</w:t>
      </w:r>
      <w:r w:rsidR="00FC70DA">
        <w:rPr>
          <w:lang w:val="en-GB"/>
        </w:rPr>
        <w:t>-REQ-</w:t>
      </w:r>
      <w:r w:rsidR="00DF7F40">
        <w:rPr>
          <w:lang w:val="en-GB"/>
        </w:rPr>
        <w:t>002</w:t>
      </w:r>
      <w:r w:rsidR="00BE04CD" w:rsidRPr="00DF1275">
        <w:rPr>
          <w:lang w:val="en-GB"/>
        </w:rPr>
        <w:t xml:space="preserve">: it is critical that based on the capabilities of the AI agent, AN tightly or loosely couples with the AI agent, to utilize its experimentation manager, analytics or Sandbox or knowledge base (KB). </w:t>
      </w:r>
    </w:p>
    <w:p w:rsidR="00BE04CD" w:rsidRPr="00DF1275" w:rsidRDefault="00620160" w:rsidP="00A55EC7">
      <w:pPr>
        <w:pStyle w:val="Heading3"/>
      </w:pPr>
      <w:bookmarkStart w:id="976" w:name="_Toc86163212"/>
      <w:bookmarkStart w:id="977" w:name="_Toc86503352"/>
      <w:bookmarkStart w:id="978" w:name="_Toc86503610"/>
      <w:del w:id="979" w:author="Microsoft Office User" w:date="2022-06-13T12:08:00Z">
        <w:r w:rsidDel="009325C6">
          <w:delText>U</w:delText>
        </w:r>
        <w:r w:rsidR="00BE04CD" w:rsidRPr="00DF1275" w:rsidDel="009325C6">
          <w:delText>se case specific figures</w:delText>
        </w:r>
      </w:del>
      <w:bookmarkEnd w:id="976"/>
      <w:bookmarkEnd w:id="977"/>
      <w:bookmarkEnd w:id="978"/>
      <w:ins w:id="980" w:author="Microsoft Office User" w:date="2022-06-13T12:08:00Z">
        <w:r w:rsidR="009325C6">
          <w:t>Actor interactions and possible components</w:t>
        </w:r>
      </w:ins>
    </w:p>
    <w:p w:rsidR="00BE04CD" w:rsidRPr="00DF1275" w:rsidRDefault="00BE04CD" w:rsidP="00BE04CD">
      <w:pPr>
        <w:pBdr>
          <w:bottom w:val="single" w:sz="6" w:space="1" w:color="auto"/>
        </w:pBdr>
        <w:spacing w:before="0"/>
        <w:rPr>
          <w:lang w:val="en-GB"/>
        </w:rPr>
      </w:pPr>
    </w:p>
    <w:p w:rsidR="00620160" w:rsidRDefault="00BE04CD" w:rsidP="00620160">
      <w:pPr>
        <w:keepNext/>
        <w:pBdr>
          <w:bottom w:val="single" w:sz="6" w:space="1" w:color="auto"/>
        </w:pBdr>
        <w:spacing w:before="0"/>
        <w:jc w:val="center"/>
      </w:pPr>
      <w:r w:rsidRPr="00DF1275">
        <w:rPr>
          <w:noProof/>
          <w:lang w:eastAsia="en-US" w:bidi="hi-IN"/>
        </w:rPr>
        <w:drawing>
          <wp:inline distT="0" distB="0" distL="0" distR="0">
            <wp:extent cx="6120765" cy="3288079"/>
            <wp:effectExtent l="19050" t="0" r="0" b="0"/>
            <wp:docPr id="31"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descr="Diagram&#10;&#10;Description automatically generated"/>
                    <pic:cNvPicPr>
                      <a:picLocks noChangeAspect="1" noChangeArrowheads="1"/>
                    </pic:cNvPicPr>
                  </pic:nvPicPr>
                  <pic:blipFill>
                    <a:blip r:embed="rId51" cstate="print"/>
                    <a:srcRect/>
                    <a:stretch>
                      <a:fillRect/>
                    </a:stretch>
                  </pic:blipFill>
                  <pic:spPr bwMode="auto">
                    <a:xfrm>
                      <a:off x="0" y="0"/>
                      <a:ext cx="6120765" cy="3288079"/>
                    </a:xfrm>
                    <a:prstGeom prst="rect">
                      <a:avLst/>
                    </a:prstGeom>
                    <a:noFill/>
                    <a:ln w="9525">
                      <a:noFill/>
                      <a:miter lim="800000"/>
                      <a:headEnd/>
                      <a:tailEnd/>
                    </a:ln>
                  </pic:spPr>
                </pic:pic>
              </a:graphicData>
            </a:graphic>
          </wp:inline>
        </w:drawing>
      </w:r>
    </w:p>
    <w:p w:rsidR="00BE04CD" w:rsidRPr="00DF1275" w:rsidRDefault="007649F9" w:rsidP="00620160">
      <w:pPr>
        <w:pStyle w:val="Caption"/>
      </w:pPr>
      <w:r w:rsidRPr="007649F9">
        <w:rPr>
          <w:highlight w:val="yellow"/>
          <w:rPrChange w:id="981" w:author="edit6" w:date="2022-04-28T13:35:00Z">
            <w:rPr>
              <w:rFonts w:eastAsia="MS Mincho"/>
              <w:b w:val="0"/>
              <w:bCs w:val="0"/>
              <w:szCs w:val="20"/>
              <w:lang w:val="en-US" w:eastAsia="zh-CN"/>
            </w:rPr>
          </w:rPrChange>
        </w:rPr>
        <w:t xml:space="preserve">Figure </w:t>
      </w:r>
      <w:r w:rsidRPr="007649F9">
        <w:rPr>
          <w:highlight w:val="yellow"/>
          <w:rPrChange w:id="982" w:author="edit6" w:date="2022-04-28T13:35:00Z">
            <w:rPr>
              <w:rFonts w:eastAsia="MS Mincho"/>
              <w:b w:val="0"/>
              <w:bCs w:val="0"/>
              <w:szCs w:val="20"/>
              <w:lang w:val="en-US" w:eastAsia="zh-CN"/>
            </w:rPr>
          </w:rPrChange>
        </w:rPr>
        <w:fldChar w:fldCharType="begin"/>
      </w:r>
      <w:r w:rsidRPr="007649F9">
        <w:rPr>
          <w:highlight w:val="yellow"/>
          <w:rPrChange w:id="983" w:author="edit6" w:date="2022-04-28T13:35:00Z">
            <w:rPr>
              <w:rFonts w:eastAsia="MS Mincho"/>
              <w:b w:val="0"/>
              <w:bCs w:val="0"/>
              <w:szCs w:val="20"/>
              <w:lang w:val="en-US" w:eastAsia="zh-CN"/>
            </w:rPr>
          </w:rPrChange>
        </w:rPr>
        <w:instrText xml:space="preserve"> SEQ Figure \* ARABIC </w:instrText>
      </w:r>
      <w:r w:rsidRPr="007649F9">
        <w:rPr>
          <w:highlight w:val="yellow"/>
          <w:rPrChange w:id="984" w:author="edit6" w:date="2022-04-28T13:35:00Z">
            <w:rPr>
              <w:rFonts w:eastAsia="MS Mincho"/>
              <w:b w:val="0"/>
              <w:bCs w:val="0"/>
              <w:szCs w:val="20"/>
              <w:lang w:val="en-US" w:eastAsia="zh-CN"/>
            </w:rPr>
          </w:rPrChange>
        </w:rPr>
        <w:fldChar w:fldCharType="separate"/>
      </w:r>
      <w:r w:rsidRPr="007649F9">
        <w:rPr>
          <w:noProof/>
          <w:highlight w:val="yellow"/>
          <w:rPrChange w:id="985" w:author="edit6" w:date="2022-04-28T13:35:00Z">
            <w:rPr>
              <w:rFonts w:eastAsia="MS Mincho"/>
              <w:b w:val="0"/>
              <w:bCs w:val="0"/>
              <w:noProof/>
              <w:szCs w:val="20"/>
              <w:lang w:val="en-US" w:eastAsia="zh-CN"/>
            </w:rPr>
          </w:rPrChange>
        </w:rPr>
        <w:t>27</w:t>
      </w:r>
      <w:r w:rsidRPr="007649F9">
        <w:rPr>
          <w:highlight w:val="yellow"/>
          <w:rPrChange w:id="986" w:author="edit6" w:date="2022-04-28T13:35:00Z">
            <w:rPr>
              <w:rFonts w:eastAsia="MS Mincho"/>
              <w:b w:val="0"/>
              <w:bCs w:val="0"/>
              <w:szCs w:val="20"/>
              <w:lang w:val="en-US" w:eastAsia="zh-CN"/>
            </w:rPr>
          </w:rPrChange>
        </w:rPr>
        <w:fldChar w:fldCharType="end"/>
      </w:r>
      <w:r w:rsidRPr="007649F9">
        <w:rPr>
          <w:highlight w:val="yellow"/>
          <w:rPrChange w:id="987" w:author="edit6" w:date="2022-04-28T13:35:00Z">
            <w:rPr>
              <w:rFonts w:eastAsia="MS Mincho"/>
              <w:b w:val="0"/>
              <w:bCs w:val="0"/>
              <w:szCs w:val="20"/>
              <w:lang w:val="en-US" w:eastAsia="zh-CN"/>
            </w:rPr>
          </w:rPrChange>
        </w:rPr>
        <w:t>:</w:t>
      </w:r>
      <w:r w:rsidRPr="007649F9">
        <w:rPr>
          <w:rFonts w:asciiTheme="majorBidi" w:hAnsiTheme="majorBidi" w:cstheme="majorBidi"/>
          <w:sz w:val="22"/>
          <w:szCs w:val="22"/>
          <w:highlight w:val="yellow"/>
          <w:rPrChange w:id="988" w:author="edit6" w:date="2022-04-28T13:35:00Z">
            <w:rPr>
              <w:rFonts w:asciiTheme="majorBidi" w:eastAsia="MS Mincho" w:hAnsiTheme="majorBidi" w:cstheme="majorBidi"/>
              <w:b w:val="0"/>
              <w:bCs w:val="0"/>
              <w:sz w:val="22"/>
              <w:szCs w:val="22"/>
              <w:lang w:val="en-US" w:eastAsia="zh-CN"/>
            </w:rPr>
          </w:rPrChange>
        </w:rPr>
        <w:t>Connected AI (CAI) testbed</w:t>
      </w:r>
    </w:p>
    <w:p w:rsidR="00BE04CD" w:rsidRPr="00DF1275" w:rsidRDefault="00BE04CD" w:rsidP="00A55EC7">
      <w:pPr>
        <w:pStyle w:val="Heading2"/>
      </w:pPr>
      <w:bookmarkStart w:id="989" w:name="_Toc86163213"/>
      <w:bookmarkStart w:id="990" w:name="_Toc86503353"/>
      <w:bookmarkStart w:id="991" w:name="_Toc86503611"/>
      <w:r w:rsidRPr="00DF1275">
        <w:t>Negotiated boundaries in AN for seamless network sharing</w:t>
      </w:r>
      <w:bookmarkEnd w:id="989"/>
      <w:bookmarkEnd w:id="990"/>
      <w:bookmarkEnd w:id="991"/>
    </w:p>
    <w:tbl>
      <w:tblPr>
        <w:tblStyle w:val="TableGrid"/>
        <w:tblW w:w="5000" w:type="pct"/>
        <w:jc w:val="center"/>
        <w:tblLook w:val="04A0"/>
      </w:tblPr>
      <w:tblGrid>
        <w:gridCol w:w="2123"/>
        <w:gridCol w:w="7732"/>
      </w:tblGrid>
      <w:tr w:rsidR="00BE04CD" w:rsidRPr="00620160" w:rsidTr="00620160">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620160" w:rsidRDefault="00BE04CD" w:rsidP="009A0CA4">
            <w:pPr>
              <w:rPr>
                <w:i/>
                <w:sz w:val="22"/>
                <w:szCs w:val="18"/>
                <w:lang w:val="en-GB"/>
              </w:rPr>
            </w:pPr>
            <w:r w:rsidRPr="00620160">
              <w:rPr>
                <w:i/>
                <w:sz w:val="22"/>
                <w:szCs w:val="18"/>
                <w:lang w:val="en-GB"/>
              </w:rPr>
              <w:t>Use case id</w:t>
            </w:r>
          </w:p>
        </w:tc>
        <w:tc>
          <w:tcPr>
            <w:tcW w:w="3923" w:type="pct"/>
            <w:tcBorders>
              <w:top w:val="single" w:sz="4" w:space="0" w:color="auto"/>
              <w:left w:val="single" w:sz="4" w:space="0" w:color="auto"/>
              <w:bottom w:val="single" w:sz="4" w:space="0" w:color="auto"/>
              <w:right w:val="single" w:sz="4" w:space="0" w:color="auto"/>
            </w:tcBorders>
            <w:hideMark/>
          </w:tcPr>
          <w:p w:rsidR="00BE04CD" w:rsidRPr="00620160" w:rsidRDefault="00BE04CD" w:rsidP="009A0CA4">
            <w:pPr>
              <w:rPr>
                <w:sz w:val="22"/>
                <w:szCs w:val="18"/>
                <w:lang w:val="en-GB"/>
              </w:rPr>
            </w:pPr>
            <w:r w:rsidRPr="00620160">
              <w:rPr>
                <w:sz w:val="22"/>
                <w:szCs w:val="18"/>
                <w:lang w:val="en-GB"/>
              </w:rPr>
              <w:t>FG-AN-usecase-037</w:t>
            </w:r>
          </w:p>
        </w:tc>
      </w:tr>
      <w:tr w:rsidR="00BE04CD" w:rsidRPr="00620160" w:rsidTr="00620160">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620160" w:rsidRDefault="00BE04CD" w:rsidP="009A0CA4">
            <w:pPr>
              <w:rPr>
                <w:i/>
                <w:sz w:val="22"/>
                <w:szCs w:val="18"/>
                <w:lang w:val="en-GB"/>
              </w:rPr>
            </w:pPr>
            <w:r w:rsidRPr="00620160">
              <w:rPr>
                <w:i/>
                <w:sz w:val="22"/>
                <w:szCs w:val="18"/>
                <w:lang w:val="en-GB"/>
              </w:rPr>
              <w:t>Use case description</w:t>
            </w:r>
          </w:p>
        </w:tc>
        <w:tc>
          <w:tcPr>
            <w:tcW w:w="3923" w:type="pct"/>
            <w:tcBorders>
              <w:top w:val="single" w:sz="4" w:space="0" w:color="auto"/>
              <w:left w:val="single" w:sz="4" w:space="0" w:color="auto"/>
              <w:bottom w:val="single" w:sz="4" w:space="0" w:color="auto"/>
              <w:right w:val="single" w:sz="4" w:space="0" w:color="auto"/>
            </w:tcBorders>
          </w:tcPr>
          <w:p w:rsidR="00BE04CD" w:rsidRPr="00620160" w:rsidRDefault="007649F9" w:rsidP="009A0CA4">
            <w:pPr>
              <w:pStyle w:val="NormalWeb"/>
              <w:spacing w:before="0" w:beforeAutospacing="0" w:after="0" w:afterAutospacing="0"/>
              <w:rPr>
                <w:color w:val="0E101A"/>
                <w:sz w:val="22"/>
                <w:szCs w:val="18"/>
                <w:lang w:val="en-GB" w:eastAsia="en-GB"/>
              </w:rPr>
            </w:pPr>
            <w:r w:rsidRPr="007649F9">
              <w:rPr>
                <w:color w:val="0E101A"/>
                <w:sz w:val="22"/>
                <w:szCs w:val="18"/>
                <w:highlight w:val="yellow"/>
                <w:lang w:val="en-GB"/>
                <w:rPrChange w:id="992" w:author="edit6" w:date="2022-04-28T13:35:00Z">
                  <w:rPr>
                    <w:rFonts w:eastAsia="MS Mincho"/>
                    <w:color w:val="0E101A"/>
                    <w:sz w:val="22"/>
                    <w:szCs w:val="18"/>
                    <w:lang w:val="en-GB" w:eastAsia="zh-CN"/>
                  </w:rPr>
                </w:rPrChange>
              </w:rPr>
              <w:t>We see</w:t>
            </w:r>
            <w:r w:rsidR="00BE04CD" w:rsidRPr="00620160">
              <w:rPr>
                <w:color w:val="0E101A"/>
                <w:sz w:val="22"/>
                <w:szCs w:val="18"/>
                <w:lang w:val="en-GB"/>
              </w:rPr>
              <w:t xml:space="preserve"> different networks operated and deployed by different operators. Generally, the networks also operate in shared settings. The operators or interested parties like Mobile Virtual Network Operators(MVNOs) share the network for various reasons like reduce CAPEX and OPEX(reduce TCO in general), providing coverage for the </w:t>
            </w:r>
            <w:r w:rsidR="00BE04CD" w:rsidRPr="00620160">
              <w:rPr>
                <w:color w:val="0E101A"/>
                <w:sz w:val="22"/>
                <w:szCs w:val="18"/>
                <w:lang w:val="en-GB"/>
              </w:rPr>
              <w:lastRenderedPageBreak/>
              <w:t>users. There are some underlying arrangements for sharing the network like RAN sharing, spectrum sharing, core network and transport network sharing. These arrangements are governed by the agreement between the interested parties. The arrangements possibly could be network slicing, 3GPP based network sharing or some custom vendor solution. The arrangements are rigid and not flexible because of a prior agreement between the parties. The prior agreement creates a boundary between the operators, and any change in the boundary requires a revisit to the agreement. E.g. the changes are forming new agreements with different operators, withdrawing the existing agreement, and changing service level agreements (SLA). </w:t>
            </w:r>
          </w:p>
          <w:p w:rsidR="00BE04CD" w:rsidRPr="00620160" w:rsidRDefault="00BE04CD" w:rsidP="009A0CA4">
            <w:pPr>
              <w:pStyle w:val="NormalWeb"/>
              <w:spacing w:before="0" w:beforeAutospacing="0" w:after="0" w:afterAutospacing="0"/>
              <w:rPr>
                <w:color w:val="0E101A"/>
                <w:sz w:val="22"/>
                <w:szCs w:val="18"/>
                <w:lang w:val="en-GB"/>
              </w:rPr>
            </w:pPr>
            <w:r w:rsidRPr="00620160">
              <w:rPr>
                <w:color w:val="0E101A"/>
                <w:sz w:val="22"/>
                <w:szCs w:val="18"/>
                <w:lang w:val="en-GB"/>
              </w:rPr>
              <w:t>From the AN perspective, the strict boundary is a roadblock towards autonomy. The boundaries shall be flexible, scale in and out dynamically without involving any central authority(here operator/human). The AN decides the scaling of boundaries(in/out) based on the requirement. The control loops, intent or some prediction algorithm can generate requirements for the action of AN. The AN shall adapt and provide the associated management like policing, billing and other configured elements related to the shared arrangement between the interested parties. The AN shall have the capability to negotiate the boundaries through the adapted agreements between the interested parties. The negotiation of boundaries means the AN can independently change the agreements in runtime.</w:t>
            </w:r>
          </w:p>
          <w:p w:rsidR="00BE04CD" w:rsidRPr="00620160" w:rsidRDefault="00BE04CD" w:rsidP="009A0CA4">
            <w:pPr>
              <w:pStyle w:val="NormalWeb"/>
              <w:spacing w:before="0" w:beforeAutospacing="0" w:after="0" w:afterAutospacing="0"/>
              <w:rPr>
                <w:color w:val="0E101A"/>
                <w:sz w:val="22"/>
                <w:szCs w:val="18"/>
                <w:lang w:val="en-GB"/>
              </w:rPr>
            </w:pPr>
            <w:r w:rsidRPr="00620160">
              <w:rPr>
                <w:color w:val="0E101A"/>
                <w:sz w:val="22"/>
                <w:szCs w:val="18"/>
                <w:lang w:val="en-GB"/>
              </w:rPr>
              <w:t>Consider the following example of load balancing:</w:t>
            </w:r>
          </w:p>
          <w:p w:rsidR="00BE04CD" w:rsidRPr="00620160" w:rsidRDefault="00BE04CD" w:rsidP="00B81DB1">
            <w:pPr>
              <w:numPr>
                <w:ilvl w:val="0"/>
                <w:numId w:val="29"/>
              </w:numPr>
              <w:spacing w:before="0"/>
              <w:rPr>
                <w:color w:val="0E101A"/>
                <w:sz w:val="22"/>
                <w:szCs w:val="18"/>
                <w:lang w:val="en-GB"/>
              </w:rPr>
            </w:pPr>
            <w:r w:rsidRPr="00620160">
              <w:rPr>
                <w:color w:val="0E101A"/>
                <w:sz w:val="22"/>
                <w:szCs w:val="18"/>
                <w:lang w:val="en-GB"/>
              </w:rPr>
              <w:t>Consider a scenario of base stations deployed by different operators in a single coverage area. </w:t>
            </w:r>
          </w:p>
          <w:p w:rsidR="00BE04CD" w:rsidRPr="00620160" w:rsidRDefault="00BE04CD" w:rsidP="00B81DB1">
            <w:pPr>
              <w:numPr>
                <w:ilvl w:val="0"/>
                <w:numId w:val="29"/>
              </w:numPr>
              <w:spacing w:before="0"/>
              <w:rPr>
                <w:color w:val="0E101A"/>
                <w:sz w:val="22"/>
                <w:szCs w:val="18"/>
                <w:lang w:val="en-GB"/>
              </w:rPr>
            </w:pPr>
            <w:r w:rsidRPr="00620160">
              <w:rPr>
                <w:color w:val="0E101A"/>
                <w:sz w:val="22"/>
                <w:szCs w:val="18"/>
                <w:lang w:val="en-GB"/>
              </w:rPr>
              <w:t>The base station is loaded, and there is a need to balance the load for serving the users with the desired quality of service.</w:t>
            </w:r>
          </w:p>
          <w:p w:rsidR="00BE04CD" w:rsidRPr="00620160" w:rsidRDefault="00BE04CD" w:rsidP="00B81DB1">
            <w:pPr>
              <w:numPr>
                <w:ilvl w:val="0"/>
                <w:numId w:val="29"/>
              </w:numPr>
              <w:spacing w:before="0"/>
              <w:rPr>
                <w:color w:val="0E101A"/>
                <w:sz w:val="22"/>
                <w:szCs w:val="18"/>
                <w:lang w:val="en-GB"/>
              </w:rPr>
            </w:pPr>
            <w:r w:rsidRPr="00620160">
              <w:rPr>
                <w:color w:val="0E101A"/>
                <w:sz w:val="22"/>
                <w:szCs w:val="18"/>
                <w:lang w:val="en-GB"/>
              </w:rPr>
              <w:t>In the case of non-AN, the base station can balance the load to different operators base stations. However, it can only scale out to the pre-defined operators in the agreement, and those base stations can also be loaded. To scale out to the other base stations, it needs an operator(human) in the loop who then complete the sharing agreement and provision arrangements.</w:t>
            </w:r>
          </w:p>
          <w:p w:rsidR="00BE04CD" w:rsidRPr="00620160" w:rsidRDefault="00BE04CD" w:rsidP="00B81DB1">
            <w:pPr>
              <w:numPr>
                <w:ilvl w:val="0"/>
                <w:numId w:val="29"/>
              </w:numPr>
              <w:spacing w:before="0"/>
              <w:rPr>
                <w:color w:val="0E101A"/>
                <w:sz w:val="22"/>
                <w:szCs w:val="18"/>
                <w:lang w:val="en-GB"/>
              </w:rPr>
            </w:pPr>
            <w:r w:rsidRPr="00620160">
              <w:rPr>
                <w:color w:val="0E101A"/>
                <w:sz w:val="22"/>
                <w:szCs w:val="18"/>
                <w:lang w:val="en-GB"/>
              </w:rPr>
              <w:t>In AN case, the base station can identify the requirement to load balance the users to other base stations. The AN acts independently to adapt the agreement and scale its coverage via other base stations with reduced intervention of operator(human). The AN provision the associated agreements dynamically as per the requirement.</w:t>
            </w:r>
          </w:p>
        </w:tc>
      </w:tr>
      <w:tr w:rsidR="00BE04CD" w:rsidRPr="00620160" w:rsidTr="00620160">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620160" w:rsidRDefault="00BE04CD" w:rsidP="009A0CA4">
            <w:pPr>
              <w:rPr>
                <w:i/>
                <w:sz w:val="22"/>
                <w:szCs w:val="18"/>
                <w:lang w:val="en-GB"/>
              </w:rPr>
            </w:pPr>
            <w:r w:rsidRPr="00620160">
              <w:rPr>
                <w:i/>
                <w:sz w:val="22"/>
                <w:szCs w:val="18"/>
                <w:lang w:val="en-GB"/>
              </w:rPr>
              <w:lastRenderedPageBreak/>
              <w:t>Use case category</w:t>
            </w:r>
          </w:p>
        </w:tc>
        <w:tc>
          <w:tcPr>
            <w:tcW w:w="3923" w:type="pct"/>
            <w:tcBorders>
              <w:top w:val="single" w:sz="4" w:space="0" w:color="auto"/>
              <w:left w:val="single" w:sz="4" w:space="0" w:color="auto"/>
              <w:bottom w:val="single" w:sz="4" w:space="0" w:color="auto"/>
              <w:right w:val="single" w:sz="4" w:space="0" w:color="auto"/>
            </w:tcBorders>
            <w:hideMark/>
          </w:tcPr>
          <w:p w:rsidR="00BE04CD" w:rsidRPr="00620160" w:rsidRDefault="00BE04CD" w:rsidP="009A0CA4">
            <w:pPr>
              <w:rPr>
                <w:sz w:val="22"/>
                <w:szCs w:val="18"/>
                <w:lang w:val="en-GB"/>
              </w:rPr>
            </w:pPr>
            <w:r w:rsidRPr="00620160">
              <w:rPr>
                <w:sz w:val="22"/>
                <w:szCs w:val="18"/>
                <w:lang w:val="en-GB"/>
              </w:rPr>
              <w:t xml:space="preserve">Cat 2: describes a scenario related to application of autonomous behaviour in the network.  </w:t>
            </w:r>
          </w:p>
        </w:tc>
      </w:tr>
      <w:tr w:rsidR="00BE04CD" w:rsidRPr="00620160" w:rsidTr="00620160">
        <w:trPr>
          <w:jc w:val="center"/>
        </w:trPr>
        <w:tc>
          <w:tcPr>
            <w:tcW w:w="1077" w:type="pct"/>
            <w:tcBorders>
              <w:top w:val="single" w:sz="4" w:space="0" w:color="auto"/>
              <w:left w:val="single" w:sz="4" w:space="0" w:color="auto"/>
              <w:bottom w:val="single" w:sz="4" w:space="0" w:color="auto"/>
              <w:right w:val="single" w:sz="4" w:space="0" w:color="auto"/>
            </w:tcBorders>
            <w:hideMark/>
          </w:tcPr>
          <w:p w:rsidR="00BE04CD" w:rsidRPr="00620160" w:rsidRDefault="00BE04CD" w:rsidP="009A0CA4">
            <w:pPr>
              <w:rPr>
                <w:i/>
                <w:sz w:val="22"/>
                <w:szCs w:val="18"/>
                <w:lang w:val="en-GB"/>
              </w:rPr>
            </w:pPr>
            <w:r w:rsidRPr="00620160">
              <w:rPr>
                <w:i/>
                <w:sz w:val="22"/>
                <w:szCs w:val="18"/>
                <w:lang w:val="en-GB"/>
              </w:rPr>
              <w:t>Reference</w:t>
            </w:r>
          </w:p>
        </w:tc>
        <w:tc>
          <w:tcPr>
            <w:tcW w:w="3923" w:type="pct"/>
            <w:tcBorders>
              <w:top w:val="single" w:sz="4" w:space="0" w:color="auto"/>
              <w:left w:val="single" w:sz="4" w:space="0" w:color="auto"/>
              <w:bottom w:val="single" w:sz="4" w:space="0" w:color="auto"/>
              <w:right w:val="single" w:sz="4" w:space="0" w:color="auto"/>
            </w:tcBorders>
            <w:hideMark/>
          </w:tcPr>
          <w:p w:rsidR="00BE04CD" w:rsidRPr="00620160" w:rsidRDefault="00BE04CD" w:rsidP="009A0CA4">
            <w:pPr>
              <w:rPr>
                <w:noProof/>
                <w:sz w:val="22"/>
                <w:szCs w:val="18"/>
                <w:lang w:val="en-GB"/>
              </w:rPr>
            </w:pPr>
          </w:p>
        </w:tc>
      </w:tr>
    </w:tbl>
    <w:p w:rsidR="00BE04CD" w:rsidRPr="00DF1275" w:rsidRDefault="00BE04CD" w:rsidP="00A55EC7">
      <w:pPr>
        <w:pStyle w:val="Heading3"/>
      </w:pPr>
      <w:bookmarkStart w:id="993" w:name="_Toc86163214"/>
      <w:bookmarkStart w:id="994" w:name="_Toc86503354"/>
      <w:bookmarkStart w:id="995" w:name="_Toc86503612"/>
      <w:r w:rsidRPr="00DF1275">
        <w:t>Use case requirements</w:t>
      </w:r>
      <w:bookmarkEnd w:id="993"/>
      <w:bookmarkEnd w:id="994"/>
      <w:bookmarkEnd w:id="995"/>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1F7195" w:rsidP="001F7195">
      <w:pPr>
        <w:spacing w:before="0" w:after="160" w:line="259" w:lineRule="auto"/>
        <w:rPr>
          <w:lang w:val="en-GB"/>
        </w:rPr>
      </w:pPr>
      <w:r>
        <w:rPr>
          <w:lang w:val="en-GB"/>
        </w:rPr>
        <w:t>●</w:t>
      </w:r>
      <w:r>
        <w:rPr>
          <w:lang w:val="en-GB"/>
        </w:rPr>
        <w:tab/>
      </w:r>
      <w:r w:rsidR="00851583">
        <w:rPr>
          <w:lang w:val="en-GB"/>
        </w:rPr>
        <w:t>AN-UC</w:t>
      </w:r>
      <w:r w:rsidR="00E473D8">
        <w:rPr>
          <w:lang w:val="en-GB"/>
        </w:rPr>
        <w:t>037</w:t>
      </w:r>
      <w:r w:rsidR="00FC70DA">
        <w:rPr>
          <w:lang w:val="en-GB"/>
        </w:rPr>
        <w:t>-REQ-</w:t>
      </w:r>
      <w:r w:rsidR="00DF7F40">
        <w:rPr>
          <w:lang w:val="en-GB"/>
        </w:rPr>
        <w:t>001</w:t>
      </w:r>
      <w:r w:rsidR="00BE04CD" w:rsidRPr="00DF1275">
        <w:rPr>
          <w:lang w:val="en-GB"/>
        </w:rPr>
        <w:t>: It is critical that autonomous networks support seamless autonomous behaviour in case of underlay networks that support scaling across shared resource pools and across administrative domains.</w:t>
      </w:r>
    </w:p>
    <w:p w:rsidR="00BE04CD" w:rsidRPr="001F7195" w:rsidRDefault="00BE04CD" w:rsidP="001F7195">
      <w:pPr>
        <w:spacing w:before="0" w:after="160" w:line="259" w:lineRule="auto"/>
        <w:rPr>
          <w:sz w:val="22"/>
          <w:szCs w:val="18"/>
          <w:lang w:val="en-GB"/>
        </w:rPr>
      </w:pPr>
      <w:r w:rsidRPr="001F7195">
        <w:rPr>
          <w:sz w:val="22"/>
          <w:szCs w:val="18"/>
          <w:lang w:val="en-GB"/>
        </w:rPr>
        <w:t>NOTE</w:t>
      </w:r>
      <w:r w:rsidR="001F7195" w:rsidRPr="001F7195">
        <w:rPr>
          <w:sz w:val="22"/>
          <w:szCs w:val="18"/>
          <w:lang w:val="en-GB"/>
        </w:rPr>
        <w:t xml:space="preserve"> 1 –E</w:t>
      </w:r>
      <w:r w:rsidRPr="001F7195">
        <w:rPr>
          <w:sz w:val="22"/>
          <w:szCs w:val="18"/>
          <w:lang w:val="en-GB"/>
        </w:rPr>
        <w:t xml:space="preserve">xamples of seamless autonomous behaviour may include inclusion (or exclusion) of new controllers or closed loops or services or devices into the scaled AN domain. </w:t>
      </w:r>
      <w:r w:rsidRPr="001F7195">
        <w:rPr>
          <w:sz w:val="22"/>
          <w:szCs w:val="18"/>
          <w:lang w:val="en-GB"/>
        </w:rPr>
        <w:tab/>
      </w:r>
    </w:p>
    <w:p w:rsidR="00BE04CD" w:rsidRPr="001F7195" w:rsidRDefault="00BE04CD" w:rsidP="001F7195">
      <w:pPr>
        <w:spacing w:before="0" w:after="160" w:line="259" w:lineRule="auto"/>
        <w:rPr>
          <w:sz w:val="22"/>
          <w:szCs w:val="18"/>
          <w:lang w:val="en-GB"/>
        </w:rPr>
      </w:pPr>
      <w:r w:rsidRPr="001F7195">
        <w:rPr>
          <w:sz w:val="22"/>
          <w:szCs w:val="18"/>
          <w:lang w:val="en-GB"/>
        </w:rPr>
        <w:t>NOTE</w:t>
      </w:r>
      <w:r w:rsidR="001F7195" w:rsidRPr="001F7195">
        <w:rPr>
          <w:sz w:val="22"/>
          <w:szCs w:val="18"/>
          <w:lang w:val="en-GB"/>
        </w:rPr>
        <w:t xml:space="preserve"> 2 –E</w:t>
      </w:r>
      <w:r w:rsidRPr="001F7195">
        <w:rPr>
          <w:sz w:val="22"/>
          <w:szCs w:val="18"/>
          <w:lang w:val="en-GB"/>
        </w:rPr>
        <w:t xml:space="preserve">xamples of shared resource pools are CPU cores, memory, RAN resources like spectrum frequencies, or network resources like ports. </w:t>
      </w:r>
    </w:p>
    <w:p w:rsidR="00BE04CD" w:rsidRPr="001F7195" w:rsidRDefault="00BE04CD" w:rsidP="001F7195">
      <w:pPr>
        <w:spacing w:before="0" w:after="160" w:line="259" w:lineRule="auto"/>
        <w:rPr>
          <w:sz w:val="22"/>
          <w:szCs w:val="18"/>
          <w:lang w:val="en-GB"/>
        </w:rPr>
      </w:pPr>
      <w:r w:rsidRPr="001F7195">
        <w:rPr>
          <w:sz w:val="22"/>
          <w:szCs w:val="18"/>
          <w:lang w:val="en-GB"/>
        </w:rPr>
        <w:lastRenderedPageBreak/>
        <w:t>NOTE</w:t>
      </w:r>
      <w:r w:rsidR="001F7195" w:rsidRPr="001F7195">
        <w:rPr>
          <w:sz w:val="22"/>
          <w:szCs w:val="18"/>
          <w:lang w:val="en-GB"/>
        </w:rPr>
        <w:t xml:space="preserve"> 3 –E</w:t>
      </w:r>
      <w:r w:rsidRPr="001F7195">
        <w:rPr>
          <w:sz w:val="22"/>
          <w:szCs w:val="18"/>
          <w:lang w:val="en-GB"/>
        </w:rPr>
        <w:t xml:space="preserve">xamples of administrative domains are base stations, transport network or core network functions which are owned, maintained and operated by different network operators. </w:t>
      </w:r>
    </w:p>
    <w:p w:rsidR="00BE04CD" w:rsidRPr="00DF1275" w:rsidRDefault="00BE04CD" w:rsidP="00BE04CD">
      <w:pPr>
        <w:spacing w:before="0" w:after="160" w:line="259" w:lineRule="auto"/>
        <w:rPr>
          <w:u w:val="single"/>
          <w:lang w:val="en-GB"/>
        </w:rPr>
      </w:pPr>
      <w:r w:rsidRPr="00DF1275">
        <w:rPr>
          <w:u w:val="single"/>
          <w:lang w:val="en-GB"/>
        </w:rPr>
        <w:t>Expected requirements</w:t>
      </w:r>
    </w:p>
    <w:p w:rsidR="00BE04CD" w:rsidRPr="00DF1275" w:rsidRDefault="001F7195" w:rsidP="001F7195">
      <w:pPr>
        <w:spacing w:before="0" w:after="160" w:line="259" w:lineRule="auto"/>
        <w:rPr>
          <w:lang w:val="en-GB"/>
        </w:rPr>
      </w:pPr>
      <w:r>
        <w:rPr>
          <w:lang w:val="en-GB"/>
        </w:rPr>
        <w:t>●</w:t>
      </w:r>
      <w:r>
        <w:rPr>
          <w:lang w:val="en-GB"/>
        </w:rPr>
        <w:tab/>
      </w:r>
      <w:r w:rsidR="00851583">
        <w:rPr>
          <w:lang w:val="en-GB"/>
        </w:rPr>
        <w:t>AN-UC</w:t>
      </w:r>
      <w:r w:rsidR="00E473D8">
        <w:rPr>
          <w:lang w:val="en-GB"/>
        </w:rPr>
        <w:t>037</w:t>
      </w:r>
      <w:r w:rsidR="00FC70DA">
        <w:rPr>
          <w:lang w:val="en-GB"/>
        </w:rPr>
        <w:t>-REQ-</w:t>
      </w:r>
      <w:r w:rsidR="00DF7F40">
        <w:rPr>
          <w:lang w:val="en-GB"/>
        </w:rPr>
        <w:t>002</w:t>
      </w:r>
      <w:r w:rsidR="00BE04CD" w:rsidRPr="00DF1275">
        <w:rPr>
          <w:lang w:val="en-GB"/>
        </w:rPr>
        <w:t>: It is expected that autonomous networks reuse existing mechanisms for dynamic management of agreements between different administrative domains of network operators to achieve seamless autonomous behaviour in case of underlay networks that support scaling across shared resource pools and across administrative domains.</w:t>
      </w:r>
    </w:p>
    <w:p w:rsidR="00BE04CD" w:rsidRPr="001F7195" w:rsidRDefault="00BE04CD" w:rsidP="001F7195">
      <w:pPr>
        <w:spacing w:before="0" w:after="160" w:line="259" w:lineRule="auto"/>
        <w:rPr>
          <w:sz w:val="22"/>
          <w:szCs w:val="18"/>
          <w:lang w:val="en-GB"/>
        </w:rPr>
      </w:pPr>
      <w:r w:rsidRPr="001F7195">
        <w:rPr>
          <w:sz w:val="22"/>
          <w:szCs w:val="18"/>
          <w:lang w:val="en-GB"/>
        </w:rPr>
        <w:t>NOTE</w:t>
      </w:r>
      <w:r w:rsidR="001F7195" w:rsidRPr="001F7195">
        <w:rPr>
          <w:sz w:val="22"/>
          <w:szCs w:val="18"/>
          <w:lang w:val="en-GB"/>
        </w:rPr>
        <w:t xml:space="preserve"> –E</w:t>
      </w:r>
      <w:r w:rsidRPr="001F7195">
        <w:rPr>
          <w:sz w:val="22"/>
          <w:szCs w:val="18"/>
          <w:lang w:val="en-GB"/>
        </w:rPr>
        <w:t>xamples of existing mechanisms for dynamic management of agreements are block-chain mechanisms or smart contracts.</w:t>
      </w:r>
    </w:p>
    <w:p w:rsidR="00BE04CD" w:rsidRPr="00DF1275" w:rsidRDefault="001F7195" w:rsidP="00A55EC7">
      <w:pPr>
        <w:pStyle w:val="Heading3"/>
      </w:pPr>
      <w:bookmarkStart w:id="996" w:name="_Toc86163215"/>
      <w:bookmarkStart w:id="997" w:name="_Toc86503355"/>
      <w:bookmarkStart w:id="998" w:name="_Toc86503613"/>
      <w:del w:id="999" w:author="Microsoft Office User" w:date="2022-06-13T12:08:00Z">
        <w:r w:rsidDel="009325C6">
          <w:delText>U</w:delText>
        </w:r>
        <w:r w:rsidR="00BE04CD" w:rsidRPr="00DF1275" w:rsidDel="009325C6">
          <w:delText>se case specific figures</w:delText>
        </w:r>
      </w:del>
      <w:bookmarkEnd w:id="996"/>
      <w:bookmarkEnd w:id="997"/>
      <w:bookmarkEnd w:id="998"/>
      <w:ins w:id="1000" w:author="Microsoft Office User" w:date="2022-06-13T12:08:00Z">
        <w:r w:rsidR="009325C6">
          <w:t>Actor interactions and possible components</w:t>
        </w:r>
      </w:ins>
    </w:p>
    <w:p w:rsidR="00BE04CD" w:rsidRDefault="00BE04CD" w:rsidP="00BE04CD">
      <w:pPr>
        <w:spacing w:before="0" w:after="160" w:line="259" w:lineRule="auto"/>
        <w:rPr>
          <w:ins w:id="1001" w:author="edit6" w:date="2022-04-28T13:36:00Z"/>
          <w:lang w:val="en-GB"/>
        </w:rPr>
      </w:pPr>
    </w:p>
    <w:p w:rsidR="0022276A" w:rsidRPr="00DF1275" w:rsidRDefault="007649F9" w:rsidP="00BE04CD">
      <w:pPr>
        <w:spacing w:before="0" w:after="160" w:line="259" w:lineRule="auto"/>
        <w:rPr>
          <w:lang w:val="en-GB"/>
        </w:rPr>
      </w:pPr>
      <w:ins w:id="1002" w:author="edit6" w:date="2022-04-28T13:36:00Z">
        <w:r w:rsidRPr="007649F9">
          <w:rPr>
            <w:highlight w:val="yellow"/>
            <w:lang w:val="en-GB"/>
            <w:rPrChange w:id="1003" w:author="edit6" w:date="2022-04-28T13:36:00Z">
              <w:rPr>
                <w:lang w:val="en-GB"/>
              </w:rPr>
            </w:rPrChange>
          </w:rPr>
          <w:t>XXXX</w:t>
        </w:r>
      </w:ins>
    </w:p>
    <w:p w:rsidR="001F7195" w:rsidRDefault="00BE04CD" w:rsidP="001F7195">
      <w:pPr>
        <w:keepNext/>
        <w:spacing w:before="0" w:after="200" w:line="276" w:lineRule="auto"/>
        <w:jc w:val="center"/>
      </w:pPr>
      <w:r w:rsidRPr="00DF1275">
        <w:rPr>
          <w:noProof/>
          <w:lang w:eastAsia="en-US" w:bidi="hi-IN"/>
        </w:rPr>
        <w:drawing>
          <wp:inline distT="0" distB="0" distL="0" distR="0">
            <wp:extent cx="6120765" cy="4005307"/>
            <wp:effectExtent l="19050" t="0" r="0" b="0"/>
            <wp:docPr id="34"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descr="A picture containing diagram&#10;&#10;Description automatically generated"/>
                    <pic:cNvPicPr>
                      <a:picLocks noChangeAspect="1" noChangeArrowheads="1"/>
                    </pic:cNvPicPr>
                  </pic:nvPicPr>
                  <pic:blipFill>
                    <a:blip r:embed="rId52" cstate="print"/>
                    <a:srcRect/>
                    <a:stretch>
                      <a:fillRect/>
                    </a:stretch>
                  </pic:blipFill>
                  <pic:spPr bwMode="auto">
                    <a:xfrm>
                      <a:off x="0" y="0"/>
                      <a:ext cx="6120765" cy="4005307"/>
                    </a:xfrm>
                    <a:prstGeom prst="rect">
                      <a:avLst/>
                    </a:prstGeom>
                    <a:noFill/>
                    <a:ln w="9525">
                      <a:noFill/>
                      <a:miter lim="800000"/>
                      <a:headEnd/>
                      <a:tailEnd/>
                    </a:ln>
                  </pic:spPr>
                </pic:pic>
              </a:graphicData>
            </a:graphic>
          </wp:inline>
        </w:drawing>
      </w:r>
    </w:p>
    <w:p w:rsidR="00BE04CD" w:rsidRPr="00DF1275" w:rsidRDefault="001F7195" w:rsidP="001F7195">
      <w:pPr>
        <w:pStyle w:val="Caption"/>
      </w:pPr>
      <w:r>
        <w:t xml:space="preserve">Figure </w:t>
      </w:r>
      <w:r w:rsidR="007649F9">
        <w:fldChar w:fldCharType="begin"/>
      </w:r>
      <w:r>
        <w:instrText xml:space="preserve"> SEQ Figure \* ARABIC </w:instrText>
      </w:r>
      <w:r w:rsidR="007649F9">
        <w:fldChar w:fldCharType="separate"/>
      </w:r>
      <w:r w:rsidR="00E37222">
        <w:rPr>
          <w:noProof/>
        </w:rPr>
        <w:t>28</w:t>
      </w:r>
      <w:r w:rsidR="007649F9">
        <w:fldChar w:fldCharType="end"/>
      </w:r>
      <w:r>
        <w:t>:</w:t>
      </w:r>
      <w:r w:rsidR="00732A54">
        <w:t xml:space="preserve"> actor interaction for </w:t>
      </w:r>
      <w:ins w:id="1004" w:author="Microsoft Office User" w:date="2022-06-13T12:18:00Z">
        <w:r w:rsidR="00C9283F">
          <w:rPr>
            <w:sz w:val="22"/>
            <w:szCs w:val="18"/>
          </w:rPr>
          <w:t>n</w:t>
        </w:r>
      </w:ins>
      <w:del w:id="1005" w:author="Microsoft Office User" w:date="2022-06-13T12:18:00Z">
        <w:r w:rsidR="00732A54" w:rsidRPr="00620160" w:rsidDel="00C9283F">
          <w:rPr>
            <w:sz w:val="22"/>
            <w:szCs w:val="18"/>
          </w:rPr>
          <w:delText>N</w:delText>
        </w:r>
      </w:del>
      <w:r w:rsidR="00732A54" w:rsidRPr="00620160">
        <w:rPr>
          <w:sz w:val="22"/>
          <w:szCs w:val="18"/>
        </w:rPr>
        <w:t>egotiated boundaries in AN for seamless network sharing</w:t>
      </w:r>
      <w:r w:rsidR="00732A54">
        <w:rPr>
          <w:sz w:val="22"/>
          <w:szCs w:val="18"/>
        </w:rPr>
        <w:t xml:space="preserve">: </w:t>
      </w:r>
      <w:r w:rsidR="007649F9" w:rsidRPr="007649F9">
        <w:rPr>
          <w:sz w:val="22"/>
          <w:szCs w:val="18"/>
          <w:highlight w:val="yellow"/>
          <w:rPrChange w:id="1006" w:author="edit6" w:date="2022-04-28T13:36:00Z">
            <w:rPr>
              <w:rFonts w:eastAsia="MS Mincho"/>
              <w:b w:val="0"/>
              <w:bCs w:val="0"/>
              <w:sz w:val="22"/>
              <w:szCs w:val="18"/>
              <w:lang w:val="en-US" w:eastAsia="zh-CN"/>
            </w:rPr>
          </w:rPrChange>
        </w:rPr>
        <w:t>part-1</w:t>
      </w:r>
    </w:p>
    <w:p w:rsidR="001F7195" w:rsidRDefault="00BE04CD" w:rsidP="001F7195">
      <w:pPr>
        <w:keepNext/>
        <w:spacing w:before="0" w:after="200" w:line="276" w:lineRule="auto"/>
        <w:jc w:val="center"/>
      </w:pPr>
      <w:r w:rsidRPr="00DF1275">
        <w:rPr>
          <w:noProof/>
          <w:lang w:eastAsia="en-US" w:bidi="hi-IN"/>
        </w:rPr>
        <w:lastRenderedPageBreak/>
        <w:drawing>
          <wp:inline distT="0" distB="0" distL="0" distR="0">
            <wp:extent cx="6120765" cy="4168617"/>
            <wp:effectExtent l="19050" t="0" r="0" b="0"/>
            <wp:docPr id="35"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descr="Diagram&#10;&#10;Description automatically generated"/>
                    <pic:cNvPicPr>
                      <a:picLocks noChangeAspect="1" noChangeArrowheads="1"/>
                    </pic:cNvPicPr>
                  </pic:nvPicPr>
                  <pic:blipFill>
                    <a:blip r:embed="rId53" cstate="print"/>
                    <a:srcRect/>
                    <a:stretch>
                      <a:fillRect/>
                    </a:stretch>
                  </pic:blipFill>
                  <pic:spPr bwMode="auto">
                    <a:xfrm>
                      <a:off x="0" y="0"/>
                      <a:ext cx="6120765" cy="4168617"/>
                    </a:xfrm>
                    <a:prstGeom prst="rect">
                      <a:avLst/>
                    </a:prstGeom>
                    <a:noFill/>
                    <a:ln w="9525">
                      <a:noFill/>
                      <a:miter lim="800000"/>
                      <a:headEnd/>
                      <a:tailEnd/>
                    </a:ln>
                  </pic:spPr>
                </pic:pic>
              </a:graphicData>
            </a:graphic>
          </wp:inline>
        </w:drawing>
      </w:r>
    </w:p>
    <w:p w:rsidR="00BE04CD" w:rsidRPr="00DF1275" w:rsidRDefault="001F7195" w:rsidP="001F7195">
      <w:pPr>
        <w:pStyle w:val="Caption"/>
      </w:pPr>
      <w:r>
        <w:t xml:space="preserve">Figure </w:t>
      </w:r>
      <w:r w:rsidR="007649F9">
        <w:fldChar w:fldCharType="begin"/>
      </w:r>
      <w:r>
        <w:instrText xml:space="preserve"> SEQ Figure \* ARABIC </w:instrText>
      </w:r>
      <w:r w:rsidR="007649F9">
        <w:fldChar w:fldCharType="separate"/>
      </w:r>
      <w:r w:rsidR="00E37222">
        <w:rPr>
          <w:noProof/>
        </w:rPr>
        <w:t>29</w:t>
      </w:r>
      <w:r w:rsidR="007649F9">
        <w:fldChar w:fldCharType="end"/>
      </w:r>
      <w:r>
        <w:t>:</w:t>
      </w:r>
      <w:bookmarkStart w:id="1007" w:name="OLE_LINK11"/>
      <w:r w:rsidR="00732A54">
        <w:t xml:space="preserve">actor interaction for </w:t>
      </w:r>
      <w:bookmarkEnd w:id="1007"/>
      <w:ins w:id="1008" w:author="Microsoft Office User" w:date="2022-06-13T12:18:00Z">
        <w:r w:rsidR="00C9283F">
          <w:rPr>
            <w:sz w:val="22"/>
            <w:szCs w:val="18"/>
          </w:rPr>
          <w:t>n</w:t>
        </w:r>
      </w:ins>
      <w:del w:id="1009" w:author="Microsoft Office User" w:date="2022-06-13T12:18:00Z">
        <w:r w:rsidR="00732A54" w:rsidRPr="00620160" w:rsidDel="00C9283F">
          <w:rPr>
            <w:sz w:val="22"/>
            <w:szCs w:val="18"/>
          </w:rPr>
          <w:delText>N</w:delText>
        </w:r>
      </w:del>
      <w:r w:rsidR="00732A54" w:rsidRPr="00620160">
        <w:rPr>
          <w:sz w:val="22"/>
          <w:szCs w:val="18"/>
        </w:rPr>
        <w:t>egotiated boundaries in AN for seamless network sharing</w:t>
      </w:r>
      <w:r w:rsidR="00732A54">
        <w:rPr>
          <w:sz w:val="22"/>
          <w:szCs w:val="18"/>
        </w:rPr>
        <w:t xml:space="preserve">: </w:t>
      </w:r>
      <w:r w:rsidR="007649F9" w:rsidRPr="007649F9">
        <w:rPr>
          <w:sz w:val="22"/>
          <w:szCs w:val="18"/>
          <w:highlight w:val="yellow"/>
          <w:rPrChange w:id="1010" w:author="edit6" w:date="2022-04-28T13:36:00Z">
            <w:rPr>
              <w:rFonts w:eastAsia="MS Mincho"/>
              <w:b w:val="0"/>
              <w:bCs w:val="0"/>
              <w:sz w:val="22"/>
              <w:szCs w:val="18"/>
              <w:lang w:val="en-US" w:eastAsia="zh-CN"/>
            </w:rPr>
          </w:rPrChange>
        </w:rPr>
        <w:t>part-2</w:t>
      </w:r>
    </w:p>
    <w:p w:rsidR="00BE04CD" w:rsidRPr="00DF1275" w:rsidRDefault="00BE04CD" w:rsidP="00BE04CD">
      <w:pPr>
        <w:rPr>
          <w:lang w:val="en-GB"/>
        </w:rPr>
      </w:pPr>
    </w:p>
    <w:p w:rsidR="00BE04CD" w:rsidRPr="00DF1275" w:rsidRDefault="00BE04CD" w:rsidP="00A55EC7">
      <w:pPr>
        <w:pStyle w:val="Heading2"/>
      </w:pPr>
      <w:bookmarkStart w:id="1011" w:name="_Toc86163216"/>
      <w:bookmarkStart w:id="1012" w:name="_Toc86503356"/>
      <w:bookmarkStart w:id="1013" w:name="_Toc86503614"/>
      <w:r w:rsidRPr="00DF1275">
        <w:t>AN enabled end-to-end supply chain</w:t>
      </w:r>
      <w:bookmarkEnd w:id="1011"/>
      <w:bookmarkEnd w:id="1012"/>
      <w:bookmarkEnd w:id="1013"/>
    </w:p>
    <w:tbl>
      <w:tblPr>
        <w:tblStyle w:val="TableGrid"/>
        <w:tblW w:w="5000" w:type="pct"/>
        <w:jc w:val="center"/>
        <w:tblLook w:val="04A0"/>
      </w:tblPr>
      <w:tblGrid>
        <w:gridCol w:w="2123"/>
        <w:gridCol w:w="7732"/>
      </w:tblGrid>
      <w:tr w:rsidR="00BE04CD" w:rsidRPr="001F7195" w:rsidTr="001F7195">
        <w:trPr>
          <w:jc w:val="center"/>
        </w:trPr>
        <w:tc>
          <w:tcPr>
            <w:tcW w:w="1077" w:type="pct"/>
          </w:tcPr>
          <w:p w:rsidR="00BE04CD" w:rsidRPr="001F7195" w:rsidRDefault="00BE04CD" w:rsidP="009A0CA4">
            <w:pPr>
              <w:rPr>
                <w:i/>
                <w:sz w:val="22"/>
                <w:szCs w:val="22"/>
                <w:lang w:val="en-GB"/>
              </w:rPr>
            </w:pPr>
            <w:r w:rsidRPr="001F7195">
              <w:rPr>
                <w:i/>
                <w:sz w:val="22"/>
                <w:szCs w:val="22"/>
                <w:lang w:val="en-GB"/>
              </w:rPr>
              <w:t>Use case id</w:t>
            </w:r>
          </w:p>
        </w:tc>
        <w:tc>
          <w:tcPr>
            <w:tcW w:w="3923" w:type="pct"/>
          </w:tcPr>
          <w:p w:rsidR="00BE04CD" w:rsidRPr="001F7195" w:rsidRDefault="00BE04CD" w:rsidP="009A0CA4">
            <w:pPr>
              <w:rPr>
                <w:sz w:val="22"/>
                <w:szCs w:val="22"/>
                <w:lang w:val="en-GB"/>
              </w:rPr>
            </w:pPr>
            <w:r w:rsidRPr="001F7195">
              <w:rPr>
                <w:sz w:val="22"/>
                <w:szCs w:val="22"/>
                <w:lang w:val="en-GB"/>
              </w:rPr>
              <w:t>FG-AN-usecase-038</w:t>
            </w:r>
          </w:p>
        </w:tc>
      </w:tr>
      <w:tr w:rsidR="00BE04CD" w:rsidRPr="001F7195" w:rsidTr="001F7195">
        <w:trPr>
          <w:jc w:val="center"/>
        </w:trPr>
        <w:tc>
          <w:tcPr>
            <w:tcW w:w="1077" w:type="pct"/>
          </w:tcPr>
          <w:p w:rsidR="00BE04CD" w:rsidRPr="001F7195" w:rsidRDefault="00BE04CD" w:rsidP="009A0CA4">
            <w:pPr>
              <w:rPr>
                <w:i/>
                <w:sz w:val="22"/>
                <w:szCs w:val="22"/>
                <w:lang w:val="en-GB"/>
              </w:rPr>
            </w:pPr>
            <w:r w:rsidRPr="001F7195">
              <w:rPr>
                <w:i/>
                <w:sz w:val="22"/>
                <w:szCs w:val="22"/>
                <w:lang w:val="en-GB"/>
              </w:rPr>
              <w:t>Use case description</w:t>
            </w:r>
          </w:p>
        </w:tc>
        <w:tc>
          <w:tcPr>
            <w:tcW w:w="3923" w:type="pct"/>
          </w:tcPr>
          <w:p w:rsidR="00BE04CD" w:rsidRPr="001F7195" w:rsidRDefault="00BE04CD" w:rsidP="009A0CA4">
            <w:pPr>
              <w:pStyle w:val="NormalWeb"/>
              <w:spacing w:before="0" w:beforeAutospacing="0" w:after="0" w:afterAutospacing="0"/>
              <w:rPr>
                <w:color w:val="0E101A"/>
                <w:sz w:val="22"/>
                <w:szCs w:val="22"/>
                <w:lang w:val="en-GB" w:eastAsia="en-GB"/>
              </w:rPr>
            </w:pPr>
            <w:r w:rsidRPr="001F7195">
              <w:rPr>
                <w:color w:val="0E101A"/>
                <w:sz w:val="22"/>
                <w:szCs w:val="22"/>
                <w:lang w:val="en-GB"/>
              </w:rPr>
              <w:t>Today the supply chain for the networks is highly operator dependent. The operator drives the choice of equipment, procurement, testing and deployment. The planning tools can help to automate the deployment process. There are companies deploying drones for inspection and monitoring of deployed base stations[</w:t>
            </w:r>
            <w:r w:rsidR="005F2542">
              <w:rPr>
                <w:color w:val="0E101A"/>
                <w:sz w:val="22"/>
                <w:szCs w:val="22"/>
                <w:lang w:val="en-GB"/>
              </w:rPr>
              <w:t>b-Sharma</w:t>
            </w:r>
            <w:r w:rsidRPr="001F7195">
              <w:rPr>
                <w:color w:val="0E101A"/>
                <w:sz w:val="22"/>
                <w:szCs w:val="22"/>
                <w:lang w:val="en-GB"/>
              </w:rPr>
              <w:t xml:space="preserve">]. Such inspection by drones is a step towards automation and autonomy. The domains like Mission Critical require the on-demand deployment of the network. The operator in the loop for such mission-critical deployment could incur delays for emergency services. The supply chain's end-to-end orchestration final stage is physically deployed network equipment from the supply chain perspective. The deployment means the network equipment is up and running. The network equipment could be virtual or physical. In a ultra-dense deployment world, the scale of equipment in numbers is very large and require autonomous management. It is very difficult for an operator to manage millions of equipment deployed in different geographies. </w:t>
            </w:r>
          </w:p>
          <w:p w:rsidR="00BE04CD" w:rsidRPr="001F7195" w:rsidRDefault="007649F9" w:rsidP="009A0CA4">
            <w:pPr>
              <w:pStyle w:val="NormalWeb"/>
              <w:spacing w:before="0" w:beforeAutospacing="0" w:after="0" w:afterAutospacing="0"/>
              <w:rPr>
                <w:color w:val="0E101A"/>
                <w:sz w:val="22"/>
                <w:szCs w:val="22"/>
                <w:lang w:val="en-GB"/>
              </w:rPr>
            </w:pPr>
            <w:r w:rsidRPr="007649F9">
              <w:rPr>
                <w:color w:val="0E101A"/>
                <w:sz w:val="22"/>
                <w:szCs w:val="22"/>
                <w:highlight w:val="yellow"/>
                <w:lang w:val="en-GB"/>
                <w:rPrChange w:id="1014" w:author="edit6" w:date="2022-04-28T13:36:00Z">
                  <w:rPr>
                    <w:rFonts w:eastAsia="MS Mincho"/>
                    <w:color w:val="0E101A"/>
                    <w:sz w:val="22"/>
                    <w:szCs w:val="22"/>
                    <w:lang w:val="en-GB" w:eastAsia="zh-CN"/>
                  </w:rPr>
                </w:rPrChange>
              </w:rPr>
              <w:t>We see</w:t>
            </w:r>
            <w:r w:rsidR="00BE04CD" w:rsidRPr="001F7195">
              <w:rPr>
                <w:color w:val="0E101A"/>
                <w:sz w:val="22"/>
                <w:szCs w:val="22"/>
                <w:lang w:val="en-GB"/>
              </w:rPr>
              <w:t xml:space="preserve"> that the end-to-end orchestration of the supply chain needs a revisit in the AN context. There is a need to delegate the control from the operator to AN and remove the dependency of the operator. The AN can act independently and decide the orchestration of the supply chain as per the requirements. We understand that AN cannot do everything like physical things - power-up of equipment, cabling, but it can certainly schedule those events, notify required teams, and monitor progress. Furthermore, the AN exposes interfaces for operators or orchestrators to feed the </w:t>
            </w:r>
            <w:r w:rsidR="00BE04CD" w:rsidRPr="001F7195">
              <w:rPr>
                <w:color w:val="0E101A"/>
                <w:sz w:val="22"/>
                <w:szCs w:val="22"/>
                <w:lang w:val="en-GB"/>
              </w:rPr>
              <w:lastRenderedPageBreak/>
              <w:t>vendor lists, equipment lists for bootstrapping and update process. The AN drives the end-to-end supply chain orchestration with minimal intervention of the operator in run time. </w:t>
            </w:r>
          </w:p>
          <w:p w:rsidR="00BE04CD" w:rsidRPr="001F7195" w:rsidRDefault="00BE04CD" w:rsidP="009A0CA4">
            <w:pPr>
              <w:pStyle w:val="NormalWeb"/>
              <w:spacing w:before="0" w:beforeAutospacing="0" w:after="0" w:afterAutospacing="0"/>
              <w:rPr>
                <w:color w:val="0E101A"/>
                <w:sz w:val="22"/>
                <w:szCs w:val="22"/>
                <w:lang w:val="en-GB"/>
              </w:rPr>
            </w:pPr>
            <w:r w:rsidRPr="001F7195">
              <w:rPr>
                <w:color w:val="0E101A"/>
                <w:sz w:val="22"/>
                <w:szCs w:val="22"/>
                <w:lang w:val="en-GB"/>
              </w:rPr>
              <w:t>Consider the following example:</w:t>
            </w:r>
          </w:p>
          <w:p w:rsidR="00BE04CD" w:rsidRPr="001F7195" w:rsidRDefault="00BE04CD" w:rsidP="00B81DB1">
            <w:pPr>
              <w:numPr>
                <w:ilvl w:val="0"/>
                <w:numId w:val="30"/>
              </w:numPr>
              <w:spacing w:before="0"/>
              <w:rPr>
                <w:color w:val="0E101A"/>
                <w:sz w:val="22"/>
                <w:szCs w:val="22"/>
                <w:lang w:val="en-GB"/>
              </w:rPr>
            </w:pPr>
            <w:r w:rsidRPr="001F7195">
              <w:rPr>
                <w:color w:val="0E101A"/>
                <w:sz w:val="22"/>
                <w:szCs w:val="22"/>
                <w:lang w:val="en-GB"/>
              </w:rPr>
              <w:t>The operator feeds the list of vendors or procurement of equipment in AN. It is similar to the source of the image in the docker file. Over a period of time, the AN could learn which equipment from which vendor and rate the vendors based on the performance of their equipment.</w:t>
            </w:r>
          </w:p>
          <w:p w:rsidR="00BE04CD" w:rsidRPr="001F7195" w:rsidRDefault="00BE04CD" w:rsidP="00B81DB1">
            <w:pPr>
              <w:numPr>
                <w:ilvl w:val="0"/>
                <w:numId w:val="30"/>
              </w:numPr>
              <w:spacing w:before="0"/>
              <w:rPr>
                <w:color w:val="0E101A"/>
                <w:sz w:val="22"/>
                <w:szCs w:val="22"/>
                <w:lang w:val="en-GB"/>
              </w:rPr>
            </w:pPr>
            <w:r w:rsidRPr="001F7195">
              <w:rPr>
                <w:color w:val="0E101A"/>
                <w:sz w:val="22"/>
                <w:szCs w:val="22"/>
                <w:lang w:val="en-GB"/>
              </w:rPr>
              <w:t>AN identifies the need to provision network equipment for various reasons like replacement for fault equipment, expansion of the network's capacity, new sites, upgrade, emergency deployment.</w:t>
            </w:r>
          </w:p>
          <w:p w:rsidR="00BE04CD" w:rsidRPr="001F7195" w:rsidRDefault="00BE04CD" w:rsidP="00B81DB1">
            <w:pPr>
              <w:numPr>
                <w:ilvl w:val="0"/>
                <w:numId w:val="30"/>
              </w:numPr>
              <w:spacing w:before="0"/>
              <w:rPr>
                <w:color w:val="0E101A"/>
                <w:sz w:val="22"/>
                <w:szCs w:val="22"/>
                <w:lang w:val="en-GB"/>
              </w:rPr>
            </w:pPr>
            <w:r w:rsidRPr="001F7195">
              <w:rPr>
                <w:color w:val="0E101A"/>
                <w:sz w:val="22"/>
                <w:szCs w:val="22"/>
                <w:lang w:val="en-GB"/>
              </w:rPr>
              <w:t>AN understands the need possibly through some optimization algorithm, direct requirement through intents, other orchestration mechanisms, prediction-based control loops.</w:t>
            </w:r>
          </w:p>
          <w:p w:rsidR="00BE04CD" w:rsidRPr="001F7195" w:rsidRDefault="00BE04CD" w:rsidP="00B81DB1">
            <w:pPr>
              <w:numPr>
                <w:ilvl w:val="0"/>
                <w:numId w:val="30"/>
              </w:numPr>
              <w:spacing w:before="0"/>
              <w:rPr>
                <w:color w:val="0E101A"/>
                <w:sz w:val="22"/>
                <w:szCs w:val="22"/>
                <w:lang w:val="en-GB"/>
              </w:rPr>
            </w:pPr>
            <w:r w:rsidRPr="001F7195">
              <w:rPr>
                <w:color w:val="0E101A"/>
                <w:sz w:val="22"/>
                <w:szCs w:val="22"/>
                <w:lang w:val="en-GB"/>
              </w:rPr>
              <w:t>AN drives the supply chain by procuring, testing the equipment and finally deploying the equipment. The testing requires operator intervention for physical activities. The AN runs the automated test procedures and tallies the results to decide the deployment of equipment.</w:t>
            </w:r>
          </w:p>
          <w:p w:rsidR="00BE04CD" w:rsidRPr="001F7195" w:rsidRDefault="00BE04CD" w:rsidP="00B81DB1">
            <w:pPr>
              <w:numPr>
                <w:ilvl w:val="0"/>
                <w:numId w:val="30"/>
              </w:numPr>
              <w:spacing w:before="0"/>
              <w:rPr>
                <w:color w:val="0E101A"/>
                <w:sz w:val="22"/>
                <w:szCs w:val="22"/>
                <w:lang w:val="en-GB"/>
              </w:rPr>
            </w:pPr>
            <w:r w:rsidRPr="001F7195">
              <w:rPr>
                <w:color w:val="0E101A"/>
                <w:sz w:val="22"/>
                <w:szCs w:val="22"/>
                <w:lang w:val="en-GB"/>
              </w:rPr>
              <w:t>AN configures the underlying equipment and newly deployed equipment for integration to go live.</w:t>
            </w:r>
          </w:p>
        </w:tc>
      </w:tr>
      <w:tr w:rsidR="00BE04CD" w:rsidRPr="001F7195" w:rsidTr="001F7195">
        <w:trPr>
          <w:jc w:val="center"/>
        </w:trPr>
        <w:tc>
          <w:tcPr>
            <w:tcW w:w="1077" w:type="pct"/>
          </w:tcPr>
          <w:p w:rsidR="00BE04CD" w:rsidRPr="001F7195" w:rsidRDefault="00BE04CD" w:rsidP="009A0CA4">
            <w:pPr>
              <w:rPr>
                <w:i/>
                <w:sz w:val="22"/>
                <w:szCs w:val="22"/>
                <w:lang w:val="en-GB"/>
              </w:rPr>
            </w:pPr>
            <w:r w:rsidRPr="001F7195">
              <w:rPr>
                <w:i/>
                <w:sz w:val="22"/>
                <w:szCs w:val="22"/>
                <w:lang w:val="en-GB"/>
              </w:rPr>
              <w:lastRenderedPageBreak/>
              <w:t>Use case category</w:t>
            </w:r>
          </w:p>
        </w:tc>
        <w:tc>
          <w:tcPr>
            <w:tcW w:w="3923" w:type="pct"/>
          </w:tcPr>
          <w:p w:rsidR="00BE04CD" w:rsidRPr="001F7195" w:rsidRDefault="00BE04CD" w:rsidP="009A0CA4">
            <w:pPr>
              <w:rPr>
                <w:sz w:val="22"/>
                <w:szCs w:val="22"/>
                <w:lang w:val="en-GB"/>
              </w:rPr>
            </w:pPr>
            <w:r w:rsidRPr="001F7195">
              <w:rPr>
                <w:sz w:val="22"/>
                <w:szCs w:val="22"/>
                <w:lang w:val="en-GB"/>
              </w:rPr>
              <w:t xml:space="preserve">Cat 2: describes a scenario related to application of autonomous behaviour in the network.  </w:t>
            </w:r>
          </w:p>
        </w:tc>
      </w:tr>
      <w:tr w:rsidR="00BE04CD" w:rsidRPr="001F7195" w:rsidTr="001F7195">
        <w:trPr>
          <w:jc w:val="center"/>
        </w:trPr>
        <w:tc>
          <w:tcPr>
            <w:tcW w:w="1077" w:type="pct"/>
          </w:tcPr>
          <w:p w:rsidR="00BE04CD" w:rsidRPr="001F7195" w:rsidRDefault="00BE04CD" w:rsidP="009A0CA4">
            <w:pPr>
              <w:rPr>
                <w:i/>
                <w:sz w:val="22"/>
                <w:szCs w:val="22"/>
                <w:lang w:val="en-GB"/>
              </w:rPr>
            </w:pPr>
            <w:r w:rsidRPr="001F7195">
              <w:rPr>
                <w:i/>
                <w:sz w:val="22"/>
                <w:szCs w:val="22"/>
                <w:lang w:val="en-GB"/>
              </w:rPr>
              <w:t>Reference</w:t>
            </w:r>
          </w:p>
        </w:tc>
        <w:tc>
          <w:tcPr>
            <w:tcW w:w="3923" w:type="pct"/>
          </w:tcPr>
          <w:p w:rsidR="00BE04CD" w:rsidRPr="001F7195" w:rsidRDefault="00BE04CD" w:rsidP="009A0CA4">
            <w:pPr>
              <w:ind w:left="60"/>
              <w:rPr>
                <w:noProof/>
                <w:sz w:val="22"/>
                <w:szCs w:val="22"/>
                <w:lang w:val="en-GB"/>
              </w:rPr>
            </w:pPr>
            <w:r w:rsidRPr="001F7195">
              <w:rPr>
                <w:noProof/>
                <w:sz w:val="22"/>
                <w:szCs w:val="22"/>
                <w:lang w:val="en-GB"/>
              </w:rPr>
              <w:t>[</w:t>
            </w:r>
            <w:r w:rsidR="005F2542">
              <w:rPr>
                <w:noProof/>
                <w:sz w:val="22"/>
                <w:szCs w:val="22"/>
                <w:lang w:val="en-GB"/>
              </w:rPr>
              <w:t>b-Sharma]</w:t>
            </w:r>
          </w:p>
        </w:tc>
      </w:tr>
    </w:tbl>
    <w:p w:rsidR="00BE04CD" w:rsidRPr="00DF1275" w:rsidRDefault="00BE04CD" w:rsidP="00BE04CD">
      <w:pPr>
        <w:rPr>
          <w:lang w:val="en-GB"/>
        </w:rPr>
      </w:pPr>
    </w:p>
    <w:p w:rsidR="00BE04CD" w:rsidRPr="00DF1275" w:rsidRDefault="00BE04CD" w:rsidP="00A55EC7">
      <w:pPr>
        <w:pStyle w:val="Heading3"/>
      </w:pPr>
      <w:bookmarkStart w:id="1015" w:name="_Toc86163217"/>
      <w:bookmarkStart w:id="1016" w:name="_Toc86503357"/>
      <w:bookmarkStart w:id="1017" w:name="_Toc86503615"/>
      <w:r w:rsidRPr="00DF1275">
        <w:t>Use case requirements</w:t>
      </w:r>
      <w:bookmarkEnd w:id="1015"/>
      <w:bookmarkEnd w:id="1016"/>
      <w:bookmarkEnd w:id="1017"/>
    </w:p>
    <w:p w:rsidR="00BE04CD" w:rsidRPr="00DF1275" w:rsidRDefault="00BE04CD" w:rsidP="00BE04CD">
      <w:pPr>
        <w:spacing w:before="0" w:after="160" w:line="259" w:lineRule="auto"/>
        <w:rPr>
          <w:u w:val="single"/>
          <w:lang w:val="en-GB"/>
        </w:rPr>
      </w:pPr>
      <w:r w:rsidRPr="00DF1275">
        <w:rPr>
          <w:u w:val="single"/>
          <w:lang w:val="en-GB"/>
        </w:rPr>
        <w:t>Critical requirements</w:t>
      </w:r>
    </w:p>
    <w:p w:rsidR="00BE04CD" w:rsidRPr="00DF1275" w:rsidRDefault="001F7195" w:rsidP="001F7195">
      <w:pPr>
        <w:spacing w:before="0" w:after="160" w:line="259" w:lineRule="auto"/>
        <w:rPr>
          <w:lang w:val="en-GB"/>
        </w:rPr>
      </w:pPr>
      <w:r>
        <w:rPr>
          <w:lang w:val="en-GB"/>
        </w:rPr>
        <w:t>●</w:t>
      </w:r>
      <w:r>
        <w:rPr>
          <w:lang w:val="en-GB"/>
        </w:rPr>
        <w:tab/>
      </w:r>
      <w:r w:rsidR="00851583">
        <w:rPr>
          <w:lang w:val="en-GB"/>
        </w:rPr>
        <w:t>AN-UC038</w:t>
      </w:r>
      <w:r w:rsidR="00FC70DA">
        <w:rPr>
          <w:lang w:val="en-GB"/>
        </w:rPr>
        <w:t>-REQ-</w:t>
      </w:r>
      <w:r w:rsidR="00DF7F40">
        <w:rPr>
          <w:lang w:val="en-GB"/>
        </w:rPr>
        <w:t>001</w:t>
      </w:r>
      <w:r w:rsidR="00BE04CD" w:rsidRPr="00DF1275">
        <w:rPr>
          <w:lang w:val="en-GB"/>
        </w:rPr>
        <w:t>: It is critical that autonomous networks support interface towards and orchestration of software and hardware inventory management systems in underlays.</w:t>
      </w:r>
    </w:p>
    <w:p w:rsidR="00BE04CD" w:rsidRPr="00DF1275" w:rsidRDefault="001F7195" w:rsidP="001F7195">
      <w:pPr>
        <w:spacing w:before="0" w:after="160" w:line="259" w:lineRule="auto"/>
        <w:rPr>
          <w:lang w:val="en-GB"/>
        </w:rPr>
      </w:pPr>
      <w:r>
        <w:rPr>
          <w:lang w:val="en-GB"/>
        </w:rPr>
        <w:t>●</w:t>
      </w:r>
      <w:r>
        <w:rPr>
          <w:lang w:val="en-GB"/>
        </w:rPr>
        <w:tab/>
      </w:r>
      <w:r w:rsidR="00851583">
        <w:rPr>
          <w:lang w:val="en-GB"/>
        </w:rPr>
        <w:t>AN-UC038</w:t>
      </w:r>
      <w:r w:rsidR="00FC70DA">
        <w:rPr>
          <w:lang w:val="en-GB"/>
        </w:rPr>
        <w:t>-REQ-</w:t>
      </w:r>
      <w:r w:rsidR="00DF7F40">
        <w:rPr>
          <w:lang w:val="en-GB"/>
        </w:rPr>
        <w:t>002</w:t>
      </w:r>
      <w:r w:rsidR="00BE04CD" w:rsidRPr="00DF1275">
        <w:rPr>
          <w:lang w:val="en-GB"/>
        </w:rPr>
        <w:t xml:space="preserve">: It is critical that autonomous networks support interface towards respective teams (human or bot) or operations centre of the software and hardware components/equipment/systems. </w:t>
      </w:r>
    </w:p>
    <w:p w:rsidR="00BE04CD" w:rsidRPr="001F7195" w:rsidRDefault="00BE04CD" w:rsidP="001F7195">
      <w:pPr>
        <w:rPr>
          <w:sz w:val="22"/>
          <w:szCs w:val="18"/>
          <w:lang w:val="en-GB"/>
        </w:rPr>
      </w:pPr>
      <w:r w:rsidRPr="001F7195">
        <w:rPr>
          <w:sz w:val="22"/>
          <w:szCs w:val="18"/>
          <w:lang w:val="en-GB"/>
        </w:rPr>
        <w:t>NOTE</w:t>
      </w:r>
      <w:r w:rsidR="001F7195" w:rsidRPr="001F7195">
        <w:rPr>
          <w:sz w:val="22"/>
          <w:szCs w:val="18"/>
          <w:lang w:val="en-GB"/>
        </w:rPr>
        <w:t xml:space="preserve"> –E</w:t>
      </w:r>
      <w:r w:rsidRPr="001F7195">
        <w:rPr>
          <w:sz w:val="22"/>
          <w:szCs w:val="18"/>
          <w:lang w:val="en-GB"/>
        </w:rPr>
        <w:t>xamples of orchestration of inventory management systems are representing and triggering addition, deletion and changes in the inventory. Benefits of such orchestration mechanisms may include proactive and rapid adaptation of controllers and predictive management of supply chains.</w:t>
      </w:r>
    </w:p>
    <w:p w:rsidR="00BE04CD" w:rsidRPr="00DF1275" w:rsidRDefault="001F7195" w:rsidP="00A55EC7">
      <w:pPr>
        <w:pStyle w:val="Heading3"/>
      </w:pPr>
      <w:bookmarkStart w:id="1018" w:name="_Toc86163218"/>
      <w:bookmarkStart w:id="1019" w:name="_Toc86503358"/>
      <w:bookmarkStart w:id="1020" w:name="_Toc86503616"/>
      <w:del w:id="1021" w:author="Microsoft Office User" w:date="2022-06-13T12:08:00Z">
        <w:r w:rsidDel="009325C6">
          <w:lastRenderedPageBreak/>
          <w:delText>Use</w:delText>
        </w:r>
        <w:r w:rsidR="00BE04CD" w:rsidRPr="00DF1275" w:rsidDel="009325C6">
          <w:delText xml:space="preserve"> case specific figures</w:delText>
        </w:r>
      </w:del>
      <w:bookmarkEnd w:id="1018"/>
      <w:bookmarkEnd w:id="1019"/>
      <w:bookmarkEnd w:id="1020"/>
      <w:ins w:id="1022" w:author="Microsoft Office User" w:date="2022-06-13T12:08:00Z">
        <w:r w:rsidR="009325C6">
          <w:t>Actor interactions and possible components</w:t>
        </w:r>
      </w:ins>
    </w:p>
    <w:p w:rsidR="001F7195" w:rsidRDefault="00BE04CD" w:rsidP="001F7195">
      <w:pPr>
        <w:keepNext/>
        <w:jc w:val="center"/>
      </w:pPr>
      <w:r w:rsidRPr="00DF1275">
        <w:rPr>
          <w:noProof/>
          <w:lang w:eastAsia="en-US" w:bidi="hi-IN"/>
        </w:rPr>
        <w:drawing>
          <wp:inline distT="0" distB="0" distL="0" distR="0">
            <wp:extent cx="5741035" cy="4635500"/>
            <wp:effectExtent l="19050" t="0" r="0" b="0"/>
            <wp:docPr id="36"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 descr="Diagram&#10;&#10;Description automatically generated"/>
                    <pic:cNvPicPr>
                      <a:picLocks noChangeAspect="1" noChangeArrowheads="1"/>
                    </pic:cNvPicPr>
                  </pic:nvPicPr>
                  <pic:blipFill>
                    <a:blip r:embed="rId54" cstate="print"/>
                    <a:srcRect/>
                    <a:stretch>
                      <a:fillRect/>
                    </a:stretch>
                  </pic:blipFill>
                  <pic:spPr bwMode="auto">
                    <a:xfrm>
                      <a:off x="0" y="0"/>
                      <a:ext cx="5741035" cy="4635500"/>
                    </a:xfrm>
                    <a:prstGeom prst="rect">
                      <a:avLst/>
                    </a:prstGeom>
                    <a:noFill/>
                    <a:ln w="9525">
                      <a:noFill/>
                      <a:miter lim="800000"/>
                      <a:headEnd/>
                      <a:tailEnd/>
                    </a:ln>
                  </pic:spPr>
                </pic:pic>
              </a:graphicData>
            </a:graphic>
          </wp:inline>
        </w:drawing>
      </w:r>
    </w:p>
    <w:p w:rsidR="00BE04CD" w:rsidRPr="00DF1275" w:rsidRDefault="001F7195" w:rsidP="001F7195">
      <w:pPr>
        <w:pStyle w:val="Caption"/>
      </w:pPr>
      <w:r>
        <w:t xml:space="preserve">Figure </w:t>
      </w:r>
      <w:r w:rsidR="007649F9">
        <w:fldChar w:fldCharType="begin"/>
      </w:r>
      <w:r>
        <w:instrText xml:space="preserve"> SEQ Figure \* ARABIC </w:instrText>
      </w:r>
      <w:r w:rsidR="007649F9">
        <w:fldChar w:fldCharType="separate"/>
      </w:r>
      <w:r w:rsidR="00E37222">
        <w:rPr>
          <w:noProof/>
        </w:rPr>
        <w:t>30</w:t>
      </w:r>
      <w:r w:rsidR="007649F9">
        <w:fldChar w:fldCharType="end"/>
      </w:r>
      <w:r>
        <w:t>:</w:t>
      </w:r>
      <w:r w:rsidR="00732A54" w:rsidRPr="001F7195">
        <w:rPr>
          <w:sz w:val="22"/>
          <w:szCs w:val="22"/>
        </w:rPr>
        <w:t>AN enabled end-to-end supply chain</w:t>
      </w:r>
      <w:r w:rsidR="007649F9" w:rsidRPr="007649F9">
        <w:rPr>
          <w:sz w:val="22"/>
          <w:szCs w:val="22"/>
          <w:highlight w:val="yellow"/>
          <w:rPrChange w:id="1023" w:author="edit6" w:date="2022-04-28T13:37:00Z">
            <w:rPr>
              <w:rFonts w:eastAsia="MS Mincho"/>
              <w:b w:val="0"/>
              <w:bCs w:val="0"/>
              <w:sz w:val="22"/>
              <w:szCs w:val="22"/>
              <w:lang w:val="en-US" w:eastAsia="zh-CN"/>
            </w:rPr>
          </w:rPrChange>
        </w:rPr>
        <w:t>part-1</w:t>
      </w:r>
    </w:p>
    <w:p w:rsidR="001F7195" w:rsidRDefault="00BE04CD" w:rsidP="001F7195">
      <w:pPr>
        <w:keepNext/>
        <w:jc w:val="center"/>
      </w:pPr>
      <w:r w:rsidRPr="00DF1275">
        <w:rPr>
          <w:noProof/>
          <w:lang w:eastAsia="en-US" w:bidi="hi-IN"/>
        </w:rPr>
        <w:drawing>
          <wp:inline distT="0" distB="0" distL="0" distR="0">
            <wp:extent cx="5780405" cy="3117215"/>
            <wp:effectExtent l="19050" t="0" r="0" b="0"/>
            <wp:docPr id="37" name="Picture 12"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2" descr="Graphical user interface, diagram&#10;&#10;Description automatically generated"/>
                    <pic:cNvPicPr>
                      <a:picLocks noChangeAspect="1" noChangeArrowheads="1"/>
                    </pic:cNvPicPr>
                  </pic:nvPicPr>
                  <pic:blipFill>
                    <a:blip r:embed="rId55" cstate="print"/>
                    <a:srcRect/>
                    <a:stretch>
                      <a:fillRect/>
                    </a:stretch>
                  </pic:blipFill>
                  <pic:spPr bwMode="auto">
                    <a:xfrm>
                      <a:off x="0" y="0"/>
                      <a:ext cx="5780405" cy="3117215"/>
                    </a:xfrm>
                    <a:prstGeom prst="rect">
                      <a:avLst/>
                    </a:prstGeom>
                    <a:noFill/>
                    <a:ln w="9525">
                      <a:noFill/>
                      <a:miter lim="800000"/>
                      <a:headEnd/>
                      <a:tailEnd/>
                    </a:ln>
                  </pic:spPr>
                </pic:pic>
              </a:graphicData>
            </a:graphic>
          </wp:inline>
        </w:drawing>
      </w:r>
    </w:p>
    <w:p w:rsidR="00BE04CD" w:rsidRPr="00DF1275" w:rsidRDefault="001F7195" w:rsidP="001F7195">
      <w:pPr>
        <w:pStyle w:val="Caption"/>
      </w:pPr>
      <w:r>
        <w:t xml:space="preserve">Figure </w:t>
      </w:r>
      <w:r w:rsidR="007649F9">
        <w:fldChar w:fldCharType="begin"/>
      </w:r>
      <w:r>
        <w:instrText xml:space="preserve"> SEQ Figure \* ARABIC </w:instrText>
      </w:r>
      <w:r w:rsidR="007649F9">
        <w:fldChar w:fldCharType="separate"/>
      </w:r>
      <w:r w:rsidR="00E37222">
        <w:rPr>
          <w:noProof/>
        </w:rPr>
        <w:t>31</w:t>
      </w:r>
      <w:r w:rsidR="007649F9">
        <w:fldChar w:fldCharType="end"/>
      </w:r>
      <w:r>
        <w:t>:</w:t>
      </w:r>
      <w:r w:rsidR="00732A54" w:rsidRPr="001F7195">
        <w:rPr>
          <w:sz w:val="22"/>
          <w:szCs w:val="22"/>
        </w:rPr>
        <w:t>AN enabled end-to-end supply chain</w:t>
      </w:r>
      <w:r w:rsidR="007649F9" w:rsidRPr="007649F9">
        <w:rPr>
          <w:sz w:val="22"/>
          <w:szCs w:val="22"/>
          <w:highlight w:val="yellow"/>
          <w:rPrChange w:id="1024" w:author="edit6" w:date="2022-04-28T13:37:00Z">
            <w:rPr>
              <w:rFonts w:eastAsia="MS Mincho"/>
              <w:b w:val="0"/>
              <w:bCs w:val="0"/>
              <w:sz w:val="22"/>
              <w:szCs w:val="22"/>
              <w:lang w:val="en-US" w:eastAsia="zh-CN"/>
            </w:rPr>
          </w:rPrChange>
        </w:rPr>
        <w:t>part-2</w:t>
      </w:r>
    </w:p>
    <w:p w:rsidR="00BE04CD" w:rsidRPr="00DF1275" w:rsidRDefault="00BE04CD" w:rsidP="00A55EC7">
      <w:pPr>
        <w:pStyle w:val="Heading2"/>
      </w:pPr>
      <w:bookmarkStart w:id="1025" w:name="_Toc86163219"/>
      <w:bookmarkStart w:id="1026" w:name="_Toc86503359"/>
      <w:bookmarkStart w:id="1027" w:name="_Toc86503617"/>
      <w:r w:rsidRPr="00DF1275">
        <w:lastRenderedPageBreak/>
        <w:t xml:space="preserve">Towards </w:t>
      </w:r>
      <w:r w:rsidR="001F7195">
        <w:t>o</w:t>
      </w:r>
      <w:r w:rsidRPr="00DF1275">
        <w:t>penness in AN</w:t>
      </w:r>
      <w:bookmarkEnd w:id="1025"/>
      <w:bookmarkEnd w:id="1026"/>
      <w:bookmarkEnd w:id="1027"/>
    </w:p>
    <w:tbl>
      <w:tblPr>
        <w:tblStyle w:val="TableGrid"/>
        <w:tblW w:w="5000" w:type="pct"/>
        <w:jc w:val="center"/>
        <w:tblLook w:val="04A0"/>
      </w:tblPr>
      <w:tblGrid>
        <w:gridCol w:w="2123"/>
        <w:gridCol w:w="7732"/>
      </w:tblGrid>
      <w:tr w:rsidR="00BE04CD" w:rsidRPr="001F7195" w:rsidTr="001F7195">
        <w:trPr>
          <w:jc w:val="center"/>
        </w:trPr>
        <w:tc>
          <w:tcPr>
            <w:tcW w:w="1077" w:type="pct"/>
          </w:tcPr>
          <w:p w:rsidR="00BE04CD" w:rsidRPr="001F7195" w:rsidRDefault="00BE04CD" w:rsidP="009A0CA4">
            <w:pPr>
              <w:rPr>
                <w:i/>
                <w:sz w:val="22"/>
                <w:szCs w:val="22"/>
                <w:lang w:val="en-GB"/>
              </w:rPr>
            </w:pPr>
            <w:r w:rsidRPr="001F7195">
              <w:rPr>
                <w:i/>
                <w:sz w:val="22"/>
                <w:szCs w:val="22"/>
                <w:lang w:val="en-GB"/>
              </w:rPr>
              <w:t>Use case id</w:t>
            </w:r>
          </w:p>
        </w:tc>
        <w:tc>
          <w:tcPr>
            <w:tcW w:w="3923" w:type="pct"/>
          </w:tcPr>
          <w:p w:rsidR="00BE04CD" w:rsidRPr="001F7195" w:rsidRDefault="00BE04CD" w:rsidP="009A0CA4">
            <w:pPr>
              <w:rPr>
                <w:sz w:val="22"/>
                <w:szCs w:val="22"/>
                <w:lang w:val="en-GB"/>
              </w:rPr>
            </w:pPr>
            <w:r w:rsidRPr="001F7195">
              <w:rPr>
                <w:sz w:val="22"/>
                <w:szCs w:val="22"/>
                <w:lang w:val="en-GB"/>
              </w:rPr>
              <w:t>FG-AN-usecase-039</w:t>
            </w:r>
          </w:p>
        </w:tc>
      </w:tr>
      <w:tr w:rsidR="00BE04CD" w:rsidRPr="001F7195" w:rsidTr="001F7195">
        <w:trPr>
          <w:jc w:val="center"/>
        </w:trPr>
        <w:tc>
          <w:tcPr>
            <w:tcW w:w="1077" w:type="pct"/>
          </w:tcPr>
          <w:p w:rsidR="00BE04CD" w:rsidRPr="001F7195" w:rsidRDefault="00BE04CD" w:rsidP="009A0CA4">
            <w:pPr>
              <w:rPr>
                <w:i/>
                <w:sz w:val="22"/>
                <w:szCs w:val="22"/>
                <w:lang w:val="en-GB"/>
              </w:rPr>
            </w:pPr>
            <w:r w:rsidRPr="001F7195">
              <w:rPr>
                <w:i/>
                <w:sz w:val="22"/>
                <w:szCs w:val="22"/>
                <w:lang w:val="en-GB"/>
              </w:rPr>
              <w:t>Use case description</w:t>
            </w:r>
          </w:p>
        </w:tc>
        <w:tc>
          <w:tcPr>
            <w:tcW w:w="3923" w:type="pct"/>
          </w:tcPr>
          <w:p w:rsidR="00BE04CD" w:rsidRPr="001F7195" w:rsidRDefault="007649F9" w:rsidP="009A0CA4">
            <w:pPr>
              <w:pStyle w:val="NormalWeb"/>
              <w:spacing w:before="0" w:beforeAutospacing="0" w:after="0" w:afterAutospacing="0"/>
              <w:rPr>
                <w:color w:val="0E101A"/>
                <w:sz w:val="22"/>
                <w:szCs w:val="22"/>
                <w:lang w:val="en-GB"/>
              </w:rPr>
            </w:pPr>
            <w:r w:rsidRPr="007649F9">
              <w:rPr>
                <w:color w:val="0E101A"/>
                <w:sz w:val="22"/>
                <w:szCs w:val="22"/>
                <w:highlight w:val="yellow"/>
                <w:lang w:val="en-GB"/>
                <w:rPrChange w:id="1028" w:author="edit6" w:date="2022-04-28T13:37:00Z">
                  <w:rPr>
                    <w:rFonts w:eastAsia="MS Mincho"/>
                    <w:color w:val="0E101A"/>
                    <w:sz w:val="22"/>
                    <w:szCs w:val="22"/>
                    <w:lang w:val="en-GB" w:eastAsia="zh-CN"/>
                  </w:rPr>
                </w:rPrChange>
              </w:rPr>
              <w:t>We envisage</w:t>
            </w:r>
            <w:r w:rsidR="00BE04CD" w:rsidRPr="001F7195">
              <w:rPr>
                <w:color w:val="0E101A"/>
                <w:sz w:val="22"/>
                <w:szCs w:val="22"/>
                <w:lang w:val="en-GB"/>
              </w:rPr>
              <w:t xml:space="preserve"> that future networks are heterogeneous AN and control loops are an essential part of AN. There could be various control loops deployed at various endpoints in a heterogeneous AN. The various endpoints could be the edge, cloud, devices like switches, routers, user terminals, customer premises equipment, in general, a control loop possibly in every network equipment. We see that the different vendors would develop various control loops for delivering specific functionality of the AN, focusing on improving cost, efficiency, performance, scalability factors. Also, no single vendor would develop the entire AN. It will be a plug and play design. In such a scenario, there is a need for AN to adopt an open design for inclusiveness. The inclusive design helps the AN to plug any control loop from any vendor based on its requirement. AN act independently without involving any central authority to include the third-party control loops. To enable such inclusive design, the AN shall expose an interface to integrate control loops. The interface requires meta-data about control loops. AN independently manages the lifecycle of the control loops. AN requires the capability to test and configure the control loops. The vendors would use such an interface to develop the application (control loop), knowing that it will help integrate their application. Such a design helps the ecosystem to provide innovative solutions. There could be a control loop application store, where vendors can publish their control loops, and any AN can use it like an android/iOS application or Linux packages. A vendor does not need to publish the control loop in the application store. AN can fetch the control loop from the required location defined in the system. </w:t>
            </w:r>
          </w:p>
          <w:p w:rsidR="00BE04CD" w:rsidRPr="001F7195" w:rsidRDefault="00BE04CD" w:rsidP="009A0CA4">
            <w:pPr>
              <w:pStyle w:val="NormalWeb"/>
              <w:spacing w:before="0" w:beforeAutospacing="0" w:after="0" w:afterAutospacing="0"/>
              <w:rPr>
                <w:color w:val="0E101A"/>
                <w:sz w:val="22"/>
                <w:szCs w:val="22"/>
                <w:lang w:val="en-GB"/>
              </w:rPr>
            </w:pPr>
          </w:p>
          <w:p w:rsidR="00BE04CD" w:rsidRPr="001F7195" w:rsidRDefault="00BE04CD" w:rsidP="009A0CA4">
            <w:pPr>
              <w:pStyle w:val="NormalWeb"/>
              <w:spacing w:before="0" w:beforeAutospacing="0" w:after="0" w:afterAutospacing="0"/>
              <w:rPr>
                <w:color w:val="0E101A"/>
                <w:sz w:val="22"/>
                <w:szCs w:val="22"/>
                <w:lang w:val="en-GB"/>
              </w:rPr>
            </w:pPr>
            <w:r w:rsidRPr="001F7195">
              <w:rPr>
                <w:color w:val="0E101A"/>
                <w:sz w:val="22"/>
                <w:szCs w:val="22"/>
                <w:lang w:val="en-GB"/>
              </w:rPr>
              <w:t>Consider the following example:</w:t>
            </w:r>
          </w:p>
          <w:p w:rsidR="00BE04CD" w:rsidRPr="001F7195" w:rsidRDefault="00BE04CD" w:rsidP="00B81DB1">
            <w:pPr>
              <w:numPr>
                <w:ilvl w:val="0"/>
                <w:numId w:val="31"/>
              </w:numPr>
              <w:spacing w:before="0"/>
              <w:rPr>
                <w:color w:val="0E101A"/>
                <w:sz w:val="22"/>
                <w:szCs w:val="22"/>
                <w:lang w:val="en-GB"/>
              </w:rPr>
            </w:pPr>
            <w:r w:rsidRPr="001F7195">
              <w:rPr>
                <w:color w:val="0E101A"/>
                <w:sz w:val="22"/>
                <w:szCs w:val="22"/>
                <w:lang w:val="en-GB"/>
              </w:rPr>
              <w:t>AN identifies the need to deploy a control loop for a particular service or update the existing control(maybe evolutionary)</w:t>
            </w:r>
          </w:p>
          <w:p w:rsidR="00BE04CD" w:rsidRPr="001F7195" w:rsidRDefault="00BE04CD" w:rsidP="00B81DB1">
            <w:pPr>
              <w:numPr>
                <w:ilvl w:val="0"/>
                <w:numId w:val="31"/>
              </w:numPr>
              <w:spacing w:before="0"/>
              <w:rPr>
                <w:color w:val="0E101A"/>
                <w:sz w:val="22"/>
                <w:szCs w:val="22"/>
                <w:lang w:val="en-GB"/>
              </w:rPr>
            </w:pPr>
            <w:r w:rsidRPr="001F7195">
              <w:rPr>
                <w:color w:val="0E101A"/>
                <w:sz w:val="22"/>
                <w:szCs w:val="22"/>
                <w:lang w:val="en-GB"/>
              </w:rPr>
              <w:t>Based on the requirement, AN search the control loop either in the application store or at a pre-configured location</w:t>
            </w:r>
          </w:p>
          <w:p w:rsidR="00BE04CD" w:rsidRPr="001F7195" w:rsidRDefault="00BE04CD" w:rsidP="00B81DB1">
            <w:pPr>
              <w:numPr>
                <w:ilvl w:val="0"/>
                <w:numId w:val="31"/>
              </w:numPr>
              <w:spacing w:before="0"/>
              <w:rPr>
                <w:color w:val="0E101A"/>
                <w:sz w:val="22"/>
                <w:szCs w:val="22"/>
                <w:lang w:val="en-GB"/>
              </w:rPr>
            </w:pPr>
            <w:r w:rsidRPr="001F7195">
              <w:rPr>
                <w:color w:val="0E101A"/>
                <w:sz w:val="22"/>
                <w:szCs w:val="22"/>
                <w:lang w:val="en-GB"/>
              </w:rPr>
              <w:t>AN download the control loop, test it in a sandbox environment and configures it. The configuration provides control loops providing access to resources. The resources could be data, storage, network, placement, security</w:t>
            </w:r>
          </w:p>
          <w:p w:rsidR="00BE04CD" w:rsidRPr="001F7195" w:rsidRDefault="00BE04CD" w:rsidP="00B81DB1">
            <w:pPr>
              <w:numPr>
                <w:ilvl w:val="0"/>
                <w:numId w:val="31"/>
              </w:numPr>
              <w:spacing w:before="0"/>
              <w:rPr>
                <w:color w:val="0E101A"/>
                <w:sz w:val="22"/>
                <w:szCs w:val="22"/>
                <w:lang w:val="en-GB"/>
              </w:rPr>
            </w:pPr>
            <w:r w:rsidRPr="001F7195">
              <w:rPr>
                <w:color w:val="0E101A"/>
                <w:sz w:val="22"/>
                <w:szCs w:val="22"/>
                <w:lang w:val="en-GB"/>
              </w:rPr>
              <w:t>Once configured, AN deploys the control loop and continuously monitors the performance of the control loop</w:t>
            </w:r>
          </w:p>
          <w:p w:rsidR="00BE04CD" w:rsidRPr="001F7195" w:rsidRDefault="00BE04CD" w:rsidP="00B81DB1">
            <w:pPr>
              <w:numPr>
                <w:ilvl w:val="0"/>
                <w:numId w:val="31"/>
              </w:numPr>
              <w:spacing w:before="0"/>
              <w:rPr>
                <w:color w:val="0E101A"/>
                <w:sz w:val="22"/>
                <w:szCs w:val="22"/>
                <w:lang w:val="en-GB"/>
              </w:rPr>
            </w:pPr>
            <w:r w:rsidRPr="001F7195">
              <w:rPr>
                <w:color w:val="0E101A"/>
                <w:sz w:val="22"/>
                <w:szCs w:val="22"/>
                <w:lang w:val="en-GB"/>
              </w:rPr>
              <w:t>AN also configures the SLA and billing settings for the vendor</w:t>
            </w:r>
          </w:p>
        </w:tc>
      </w:tr>
      <w:tr w:rsidR="00BE04CD" w:rsidRPr="001F7195" w:rsidTr="001F7195">
        <w:trPr>
          <w:jc w:val="center"/>
        </w:trPr>
        <w:tc>
          <w:tcPr>
            <w:tcW w:w="1077" w:type="pct"/>
          </w:tcPr>
          <w:p w:rsidR="00BE04CD" w:rsidRPr="001F7195" w:rsidRDefault="00BE04CD" w:rsidP="009A0CA4">
            <w:pPr>
              <w:rPr>
                <w:i/>
                <w:sz w:val="22"/>
                <w:szCs w:val="22"/>
                <w:lang w:val="en-GB"/>
              </w:rPr>
            </w:pPr>
            <w:r w:rsidRPr="001F7195">
              <w:rPr>
                <w:i/>
                <w:sz w:val="22"/>
                <w:szCs w:val="22"/>
                <w:lang w:val="en-GB"/>
              </w:rPr>
              <w:t>Use case category</w:t>
            </w:r>
          </w:p>
        </w:tc>
        <w:tc>
          <w:tcPr>
            <w:tcW w:w="3923" w:type="pct"/>
          </w:tcPr>
          <w:p w:rsidR="00BE04CD" w:rsidRPr="001F7195" w:rsidRDefault="00BE04CD" w:rsidP="009A0CA4">
            <w:pPr>
              <w:rPr>
                <w:sz w:val="22"/>
                <w:szCs w:val="22"/>
                <w:lang w:val="en-GB"/>
              </w:rPr>
            </w:pPr>
            <w:r w:rsidRPr="001F7195">
              <w:rPr>
                <w:sz w:val="22"/>
                <w:szCs w:val="22"/>
                <w:lang w:val="en-GB"/>
              </w:rPr>
              <w:t xml:space="preserve">Cat 2: describes a scenario related to application of autonomous behaviour in the network.  </w:t>
            </w:r>
          </w:p>
        </w:tc>
      </w:tr>
      <w:tr w:rsidR="00BE04CD" w:rsidRPr="001F7195" w:rsidTr="001F7195">
        <w:trPr>
          <w:jc w:val="center"/>
        </w:trPr>
        <w:tc>
          <w:tcPr>
            <w:tcW w:w="1077" w:type="pct"/>
          </w:tcPr>
          <w:p w:rsidR="00BE04CD" w:rsidRPr="001F7195" w:rsidRDefault="00BE04CD" w:rsidP="009A0CA4">
            <w:pPr>
              <w:rPr>
                <w:i/>
                <w:sz w:val="22"/>
                <w:szCs w:val="22"/>
                <w:lang w:val="en-GB"/>
              </w:rPr>
            </w:pPr>
            <w:r w:rsidRPr="001F7195">
              <w:rPr>
                <w:i/>
                <w:sz w:val="22"/>
                <w:szCs w:val="22"/>
                <w:lang w:val="en-GB"/>
              </w:rPr>
              <w:t>Reference</w:t>
            </w:r>
          </w:p>
        </w:tc>
        <w:tc>
          <w:tcPr>
            <w:tcW w:w="3923" w:type="pct"/>
          </w:tcPr>
          <w:p w:rsidR="00BE04CD" w:rsidRPr="001F7195" w:rsidRDefault="00BE04CD" w:rsidP="009A0CA4">
            <w:pPr>
              <w:rPr>
                <w:noProof/>
                <w:sz w:val="22"/>
                <w:szCs w:val="22"/>
                <w:lang w:val="en-GB"/>
              </w:rPr>
            </w:pPr>
          </w:p>
        </w:tc>
      </w:tr>
    </w:tbl>
    <w:p w:rsidR="00BE04CD" w:rsidRPr="00DF1275" w:rsidRDefault="001F7195" w:rsidP="00A55EC7">
      <w:pPr>
        <w:pStyle w:val="Heading3"/>
      </w:pPr>
      <w:bookmarkStart w:id="1029" w:name="_Toc86163220"/>
      <w:bookmarkStart w:id="1030" w:name="_Toc86503360"/>
      <w:bookmarkStart w:id="1031" w:name="_Toc86503618"/>
      <w:r>
        <w:t>U</w:t>
      </w:r>
      <w:r w:rsidR="00BE04CD" w:rsidRPr="00DF1275">
        <w:t>se case requirements</w:t>
      </w:r>
      <w:bookmarkEnd w:id="1029"/>
      <w:bookmarkEnd w:id="1030"/>
      <w:bookmarkEnd w:id="1031"/>
      <w:r w:rsidR="00BE04CD" w:rsidRPr="00DF1275">
        <w:tab/>
      </w:r>
    </w:p>
    <w:p w:rsidR="00BE04CD" w:rsidRPr="001F7195" w:rsidRDefault="00BE04CD" w:rsidP="00BE04CD">
      <w:pPr>
        <w:spacing w:before="0" w:after="160" w:line="259" w:lineRule="auto"/>
        <w:rPr>
          <w:u w:val="single"/>
          <w:lang w:val="en-GB"/>
        </w:rPr>
      </w:pPr>
      <w:r w:rsidRPr="001F7195">
        <w:rPr>
          <w:u w:val="single"/>
          <w:lang w:val="en-GB"/>
        </w:rPr>
        <w:t>Critical requirements</w:t>
      </w:r>
    </w:p>
    <w:p w:rsidR="00BE04CD" w:rsidRPr="00DF1275" w:rsidRDefault="001F7195" w:rsidP="001F7195">
      <w:pPr>
        <w:spacing w:before="0" w:after="80" w:line="259" w:lineRule="auto"/>
        <w:rPr>
          <w:lang w:val="en-GB"/>
        </w:rPr>
      </w:pPr>
      <w:r>
        <w:rPr>
          <w:lang w:val="en-GB"/>
        </w:rPr>
        <w:t>●</w:t>
      </w:r>
      <w:r>
        <w:rPr>
          <w:lang w:val="en-GB"/>
        </w:rPr>
        <w:tab/>
      </w:r>
      <w:r w:rsidR="00851583">
        <w:rPr>
          <w:lang w:val="en-GB"/>
        </w:rPr>
        <w:t>AN-UC039</w:t>
      </w:r>
      <w:r w:rsidR="00FC70DA">
        <w:rPr>
          <w:lang w:val="en-GB"/>
        </w:rPr>
        <w:t>-REQ-</w:t>
      </w:r>
      <w:r w:rsidR="00DF7F40">
        <w:rPr>
          <w:lang w:val="en-GB"/>
        </w:rPr>
        <w:t>001</w:t>
      </w:r>
      <w:r w:rsidR="00BE04CD" w:rsidRPr="00DF1275">
        <w:rPr>
          <w:lang w:val="en-GB"/>
        </w:rPr>
        <w:t xml:space="preserve">: It is critical that autonomous networks support identifying the need for a control loop, enable the selection, evaluation, integration and monitoring of control loops in different underlays. </w:t>
      </w:r>
    </w:p>
    <w:p w:rsidR="00BE04CD" w:rsidRDefault="00BE04CD" w:rsidP="001F7195">
      <w:pPr>
        <w:spacing w:before="0"/>
        <w:rPr>
          <w:sz w:val="22"/>
          <w:szCs w:val="18"/>
          <w:lang w:val="en-GB"/>
        </w:rPr>
      </w:pPr>
      <w:r w:rsidRPr="001F7195">
        <w:rPr>
          <w:sz w:val="22"/>
          <w:szCs w:val="18"/>
          <w:lang w:val="en-GB"/>
        </w:rPr>
        <w:t>NOTE</w:t>
      </w:r>
      <w:r w:rsidR="001F7195" w:rsidRPr="001F7195">
        <w:rPr>
          <w:sz w:val="22"/>
          <w:szCs w:val="18"/>
          <w:lang w:val="en-GB"/>
        </w:rPr>
        <w:t xml:space="preserve"> –</w:t>
      </w:r>
      <w:r w:rsidRPr="001F7195">
        <w:rPr>
          <w:sz w:val="22"/>
          <w:szCs w:val="18"/>
          <w:lang w:val="en-GB"/>
        </w:rPr>
        <w:t xml:space="preserve"> AN may use metadata based selection of control loops from open repositories. Evaluation of control loops may be done using Sandboxes. The control loops are local(internal) or third-party developed.</w:t>
      </w:r>
    </w:p>
    <w:p w:rsidR="00BE04CD" w:rsidRPr="00DF1275" w:rsidRDefault="001F7195" w:rsidP="00A55EC7">
      <w:pPr>
        <w:pStyle w:val="Heading3"/>
      </w:pPr>
      <w:bookmarkStart w:id="1032" w:name="_Toc86163221"/>
      <w:bookmarkStart w:id="1033" w:name="_Toc86503361"/>
      <w:bookmarkStart w:id="1034" w:name="_Toc86503619"/>
      <w:del w:id="1035" w:author="Microsoft Office User" w:date="2022-06-13T12:08:00Z">
        <w:r w:rsidDel="009325C6">
          <w:lastRenderedPageBreak/>
          <w:delText>U</w:delText>
        </w:r>
        <w:r w:rsidR="00BE04CD" w:rsidRPr="00DF1275" w:rsidDel="009325C6">
          <w:delText>se case specific figures</w:delText>
        </w:r>
      </w:del>
      <w:bookmarkEnd w:id="1032"/>
      <w:bookmarkEnd w:id="1033"/>
      <w:bookmarkEnd w:id="1034"/>
      <w:ins w:id="1036" w:author="Microsoft Office User" w:date="2022-06-13T12:08:00Z">
        <w:r w:rsidR="009325C6">
          <w:t>Actor interactions and possible components</w:t>
        </w:r>
      </w:ins>
    </w:p>
    <w:p w:rsidR="001F7195" w:rsidRDefault="00EC0F7F" w:rsidP="001F7195">
      <w:pPr>
        <w:keepNext/>
        <w:jc w:val="center"/>
      </w:pPr>
      <w:r w:rsidRPr="00DF1275">
        <w:rPr>
          <w:noProof/>
          <w:lang w:eastAsia="en-US" w:bidi="hi-IN"/>
        </w:rPr>
        <w:drawing>
          <wp:inline distT="0" distB="0" distL="0" distR="0">
            <wp:extent cx="5732145" cy="5504815"/>
            <wp:effectExtent l="0" t="0" r="0" b="0"/>
            <wp:docPr id="11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56" cstate="print">
                      <a:extLst>
                        <a:ext uri="{96DAC541-7B7A-43D3-8B79-37D633B846F1}">
                          <asvg:svgBlip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r:embed="rId60"/>
                        </a:ext>
                      </a:extLst>
                    </a:blip>
                    <a:stretch>
                      <a:fillRect/>
                    </a:stretch>
                  </pic:blipFill>
                  <pic:spPr>
                    <a:xfrm>
                      <a:off x="0" y="0"/>
                      <a:ext cx="5732145" cy="5504815"/>
                    </a:xfrm>
                    <a:prstGeom prst="rect">
                      <a:avLst/>
                    </a:prstGeom>
                  </pic:spPr>
                </pic:pic>
              </a:graphicData>
            </a:graphic>
          </wp:inline>
        </w:drawing>
      </w:r>
    </w:p>
    <w:p w:rsidR="00E02C39" w:rsidRPr="00DF1275" w:rsidRDefault="001F7195" w:rsidP="001F7195">
      <w:pPr>
        <w:pStyle w:val="Caption"/>
        <w:rPr>
          <w:lang w:eastAsia="ja-JP"/>
        </w:rPr>
      </w:pPr>
      <w:r>
        <w:t xml:space="preserve">Figure </w:t>
      </w:r>
      <w:r w:rsidR="007649F9">
        <w:fldChar w:fldCharType="begin"/>
      </w:r>
      <w:r>
        <w:instrText xml:space="preserve"> SEQ Figure \* ARABIC </w:instrText>
      </w:r>
      <w:r w:rsidR="007649F9">
        <w:fldChar w:fldCharType="separate"/>
      </w:r>
      <w:r w:rsidR="00E37222">
        <w:rPr>
          <w:noProof/>
        </w:rPr>
        <w:t>32</w:t>
      </w:r>
      <w:r w:rsidR="007649F9">
        <w:fldChar w:fldCharType="end"/>
      </w:r>
      <w:r>
        <w:t>:</w:t>
      </w:r>
      <w:ins w:id="1037" w:author="Microsoft Office User" w:date="2022-06-13T12:19:00Z">
        <w:r w:rsidR="00C9283F">
          <w:t xml:space="preserve">actor interaction for </w:t>
        </w:r>
      </w:ins>
      <w:del w:id="1038" w:author="Microsoft Office User" w:date="2022-06-13T12:19:00Z">
        <w:r w:rsidR="00732A54" w:rsidRPr="001F7195" w:rsidDel="00C9283F">
          <w:rPr>
            <w:sz w:val="22"/>
            <w:szCs w:val="22"/>
          </w:rPr>
          <w:delText xml:space="preserve">Towards </w:delText>
        </w:r>
      </w:del>
      <w:ins w:id="1039" w:author="Microsoft Office User" w:date="2022-06-13T12:21:00Z">
        <w:r w:rsidR="001964DE">
          <w:rPr>
            <w:sz w:val="22"/>
            <w:szCs w:val="22"/>
          </w:rPr>
          <w:t>o</w:t>
        </w:r>
      </w:ins>
      <w:del w:id="1040" w:author="Microsoft Office User" w:date="2022-06-13T12:21:00Z">
        <w:r w:rsidR="00732A54" w:rsidRPr="001F7195" w:rsidDel="001964DE">
          <w:rPr>
            <w:sz w:val="22"/>
            <w:szCs w:val="22"/>
          </w:rPr>
          <w:delText>O</w:delText>
        </w:r>
      </w:del>
      <w:r w:rsidR="00732A54" w:rsidRPr="001F7195">
        <w:rPr>
          <w:sz w:val="22"/>
          <w:szCs w:val="22"/>
        </w:rPr>
        <w:t>penness in AN</w:t>
      </w:r>
    </w:p>
    <w:p w:rsidR="001814F0" w:rsidRPr="00DF1275" w:rsidRDefault="001814F0" w:rsidP="00A55EC7">
      <w:pPr>
        <w:pStyle w:val="Heading2"/>
      </w:pPr>
      <w:bookmarkStart w:id="1041" w:name="_Toc86163222"/>
      <w:bookmarkStart w:id="1042" w:name="_Toc86503362"/>
      <w:bookmarkStart w:id="1043" w:name="_Toc86503620"/>
      <w:r w:rsidRPr="00DF1275">
        <w:t>Awareness in AN</w:t>
      </w:r>
      <w:bookmarkEnd w:id="1041"/>
      <w:bookmarkEnd w:id="1042"/>
      <w:bookmarkEnd w:id="1043"/>
    </w:p>
    <w:tbl>
      <w:tblPr>
        <w:tblStyle w:val="TableGrid"/>
        <w:tblW w:w="5000" w:type="pct"/>
        <w:jc w:val="center"/>
        <w:tblLook w:val="04A0"/>
      </w:tblPr>
      <w:tblGrid>
        <w:gridCol w:w="2123"/>
        <w:gridCol w:w="7732"/>
      </w:tblGrid>
      <w:tr w:rsidR="001814F0" w:rsidRPr="001F7195" w:rsidTr="001F7195">
        <w:trPr>
          <w:jc w:val="center"/>
        </w:trPr>
        <w:tc>
          <w:tcPr>
            <w:tcW w:w="1077" w:type="pct"/>
          </w:tcPr>
          <w:p w:rsidR="001814F0" w:rsidRPr="001F7195" w:rsidRDefault="001814F0" w:rsidP="009A0CA4">
            <w:pPr>
              <w:rPr>
                <w:i/>
                <w:sz w:val="22"/>
                <w:szCs w:val="22"/>
                <w:lang w:val="en-GB"/>
              </w:rPr>
            </w:pPr>
            <w:r w:rsidRPr="001F7195">
              <w:rPr>
                <w:i/>
                <w:sz w:val="22"/>
                <w:szCs w:val="22"/>
                <w:lang w:val="en-GB"/>
              </w:rPr>
              <w:t>Use case id</w:t>
            </w:r>
          </w:p>
        </w:tc>
        <w:tc>
          <w:tcPr>
            <w:tcW w:w="3923" w:type="pct"/>
          </w:tcPr>
          <w:p w:rsidR="001814F0" w:rsidRPr="001F7195" w:rsidRDefault="001814F0" w:rsidP="009A0CA4">
            <w:pPr>
              <w:rPr>
                <w:sz w:val="22"/>
                <w:szCs w:val="22"/>
                <w:lang w:val="en-GB"/>
              </w:rPr>
            </w:pPr>
            <w:r w:rsidRPr="001F7195">
              <w:rPr>
                <w:sz w:val="22"/>
                <w:szCs w:val="22"/>
                <w:lang w:val="en-GB"/>
              </w:rPr>
              <w:t>FG-AN-usecase-040</w:t>
            </w:r>
          </w:p>
        </w:tc>
      </w:tr>
      <w:tr w:rsidR="001814F0" w:rsidRPr="001F7195" w:rsidTr="001F7195">
        <w:trPr>
          <w:jc w:val="center"/>
        </w:trPr>
        <w:tc>
          <w:tcPr>
            <w:tcW w:w="1077" w:type="pct"/>
          </w:tcPr>
          <w:p w:rsidR="001814F0" w:rsidRPr="001F7195" w:rsidRDefault="001814F0" w:rsidP="009A0CA4">
            <w:pPr>
              <w:rPr>
                <w:i/>
                <w:sz w:val="22"/>
                <w:szCs w:val="22"/>
                <w:lang w:val="en-GB"/>
              </w:rPr>
            </w:pPr>
            <w:r w:rsidRPr="001F7195">
              <w:rPr>
                <w:i/>
                <w:sz w:val="22"/>
                <w:szCs w:val="22"/>
                <w:lang w:val="en-GB"/>
              </w:rPr>
              <w:t>Use case description</w:t>
            </w:r>
          </w:p>
        </w:tc>
        <w:tc>
          <w:tcPr>
            <w:tcW w:w="3923" w:type="pct"/>
          </w:tcPr>
          <w:p w:rsidR="001814F0" w:rsidRPr="001F7195" w:rsidRDefault="001814F0" w:rsidP="009A0CA4">
            <w:pPr>
              <w:pStyle w:val="NormalWeb"/>
              <w:spacing w:before="0" w:beforeAutospacing="0" w:after="0" w:afterAutospacing="0"/>
              <w:rPr>
                <w:color w:val="0E101A"/>
                <w:sz w:val="22"/>
                <w:szCs w:val="22"/>
                <w:lang w:val="en-GB" w:eastAsia="en-GB"/>
              </w:rPr>
            </w:pPr>
            <w:r w:rsidRPr="001F7195">
              <w:rPr>
                <w:color w:val="0E101A"/>
                <w:sz w:val="22"/>
                <w:szCs w:val="22"/>
                <w:lang w:val="en-GB"/>
              </w:rPr>
              <w:t xml:space="preserve">Today we have heterogeneous networks (HetNet) with networks like RAN, Core, transport and convergence of wireless and wireline of different technologies. The evolution of HetNet technologies would comprise control loops in the journey towards AN. Multiple control loops from different vendors and operators surround AN at any given location or endpoint in such a HetNet scenario. AN need to be aware of the surrounding control loops or other AN in general. It could be for various reasons like collaboration, coordination, security, training machine learning model, split learning, offload. AN must have an interface to communicate and interact with other control loops in different AN and control loops within the AN. The interface shall enable other control loops to be autonomous, discover each other, communicate directly with other control loops without involving any centralized entity. The control loops within the AN may have a centralized entity, but </w:t>
            </w:r>
            <w:r w:rsidRPr="001F7195">
              <w:rPr>
                <w:color w:val="0E101A"/>
                <w:sz w:val="22"/>
                <w:szCs w:val="22"/>
                <w:lang w:val="en-GB"/>
              </w:rPr>
              <w:lastRenderedPageBreak/>
              <w:t>communication with the external control loop is without a centralized entity. The AN is self-sufficient to act independently. The interface could use the concept presented in FGAN-I-086. </w:t>
            </w:r>
          </w:p>
          <w:p w:rsidR="001814F0" w:rsidRPr="001F7195" w:rsidRDefault="001814F0" w:rsidP="009A0CA4">
            <w:pPr>
              <w:pStyle w:val="NormalWeb"/>
              <w:spacing w:before="0" w:beforeAutospacing="0" w:after="0" w:afterAutospacing="0"/>
              <w:rPr>
                <w:color w:val="0E101A"/>
                <w:sz w:val="22"/>
                <w:szCs w:val="22"/>
                <w:lang w:val="en-GB"/>
              </w:rPr>
            </w:pPr>
          </w:p>
          <w:p w:rsidR="001814F0" w:rsidRPr="001F7195" w:rsidRDefault="001814F0" w:rsidP="009A0CA4">
            <w:pPr>
              <w:pStyle w:val="NormalWeb"/>
              <w:spacing w:before="0" w:beforeAutospacing="0" w:after="0" w:afterAutospacing="0"/>
              <w:rPr>
                <w:color w:val="0E101A"/>
                <w:sz w:val="22"/>
                <w:szCs w:val="22"/>
                <w:lang w:val="en-GB"/>
              </w:rPr>
            </w:pPr>
            <w:r w:rsidRPr="001F7195">
              <w:rPr>
                <w:color w:val="0E101A"/>
                <w:sz w:val="22"/>
                <w:szCs w:val="22"/>
                <w:lang w:val="en-GB"/>
              </w:rPr>
              <w:t>Consider the following example of usage of interface:</w:t>
            </w:r>
          </w:p>
          <w:p w:rsidR="001814F0" w:rsidRPr="001F7195" w:rsidRDefault="001814F0" w:rsidP="009A0CA4">
            <w:pPr>
              <w:pStyle w:val="NormalWeb"/>
              <w:spacing w:before="0" w:beforeAutospacing="0" w:after="0" w:afterAutospacing="0"/>
              <w:rPr>
                <w:color w:val="0E101A"/>
                <w:sz w:val="22"/>
                <w:szCs w:val="22"/>
                <w:lang w:val="en-GB"/>
              </w:rPr>
            </w:pPr>
          </w:p>
          <w:p w:rsidR="001814F0" w:rsidRPr="001F7195" w:rsidRDefault="001814F0" w:rsidP="001814F0">
            <w:pPr>
              <w:numPr>
                <w:ilvl w:val="0"/>
                <w:numId w:val="34"/>
              </w:numPr>
              <w:spacing w:before="0"/>
              <w:rPr>
                <w:color w:val="0E101A"/>
                <w:sz w:val="22"/>
                <w:szCs w:val="22"/>
                <w:lang w:val="en-GB"/>
              </w:rPr>
            </w:pPr>
            <w:r w:rsidRPr="001F7195">
              <w:rPr>
                <w:color w:val="0E101A"/>
                <w:sz w:val="22"/>
                <w:szCs w:val="22"/>
                <w:lang w:val="en-GB"/>
              </w:rPr>
              <w:t>The discovery of nearby control loops and AN is available at edge nodes</w:t>
            </w:r>
          </w:p>
          <w:p w:rsidR="001814F0" w:rsidRPr="001F7195" w:rsidRDefault="001814F0" w:rsidP="001814F0">
            <w:pPr>
              <w:numPr>
                <w:ilvl w:val="0"/>
                <w:numId w:val="34"/>
              </w:numPr>
              <w:spacing w:before="0"/>
              <w:rPr>
                <w:color w:val="0E101A"/>
                <w:sz w:val="22"/>
                <w:szCs w:val="22"/>
                <w:lang w:val="en-GB"/>
              </w:rPr>
            </w:pPr>
            <w:r w:rsidRPr="001F7195">
              <w:rPr>
                <w:color w:val="0E101A"/>
                <w:sz w:val="22"/>
                <w:szCs w:val="22"/>
                <w:lang w:val="en-GB"/>
              </w:rPr>
              <w:t>An edge node AN_1 entity running some application and because of heavy burst load in the requests, it runs short of compute and storage to maintain the desired quality of service</w:t>
            </w:r>
          </w:p>
          <w:p w:rsidR="001814F0" w:rsidRPr="001F7195" w:rsidRDefault="001814F0" w:rsidP="001814F0">
            <w:pPr>
              <w:numPr>
                <w:ilvl w:val="0"/>
                <w:numId w:val="34"/>
              </w:numPr>
              <w:spacing w:before="0"/>
              <w:rPr>
                <w:color w:val="0E101A"/>
                <w:sz w:val="22"/>
                <w:szCs w:val="22"/>
                <w:lang w:val="en-GB"/>
              </w:rPr>
            </w:pPr>
            <w:r w:rsidRPr="001F7195">
              <w:rPr>
                <w:color w:val="0E101A"/>
                <w:sz w:val="22"/>
                <w:szCs w:val="22"/>
                <w:lang w:val="en-GB"/>
              </w:rPr>
              <w:t>The AN_1 node identifies the problem based on the feedback, monitoring, any logic/algorithm. It seeks out help in the form of collaboration to offload the requests using the interface</w:t>
            </w:r>
          </w:p>
          <w:p w:rsidR="001814F0" w:rsidRPr="001F7195" w:rsidRDefault="001814F0" w:rsidP="001814F0">
            <w:pPr>
              <w:numPr>
                <w:ilvl w:val="0"/>
                <w:numId w:val="34"/>
              </w:numPr>
              <w:spacing w:before="0"/>
              <w:rPr>
                <w:color w:val="0E101A"/>
                <w:sz w:val="22"/>
                <w:szCs w:val="22"/>
                <w:lang w:val="en-GB"/>
              </w:rPr>
            </w:pPr>
            <w:r w:rsidRPr="001F7195">
              <w:rPr>
                <w:color w:val="0E101A"/>
                <w:sz w:val="22"/>
                <w:szCs w:val="22"/>
                <w:lang w:val="en-GB"/>
              </w:rPr>
              <w:t>Another AN edge node AN_2 responds with its capability and SLA parameters. The AN_1 evaluates and decide to offload the requests to AN_2.</w:t>
            </w:r>
          </w:p>
          <w:p w:rsidR="001814F0" w:rsidRPr="001F7195" w:rsidRDefault="001814F0" w:rsidP="001814F0">
            <w:pPr>
              <w:numPr>
                <w:ilvl w:val="0"/>
                <w:numId w:val="34"/>
              </w:numPr>
              <w:spacing w:before="0"/>
              <w:rPr>
                <w:color w:val="0E101A"/>
                <w:sz w:val="22"/>
                <w:szCs w:val="22"/>
                <w:lang w:val="en-GB"/>
              </w:rPr>
            </w:pPr>
            <w:r w:rsidRPr="001F7195">
              <w:rPr>
                <w:color w:val="0E101A"/>
                <w:sz w:val="22"/>
                <w:szCs w:val="22"/>
                <w:lang w:val="en-GB"/>
              </w:rPr>
              <w:t>AN_1 and AN_2 uses the interface to configure the routing and policy to divert the traffic to AN_2 and initiate the offload process.</w:t>
            </w:r>
          </w:p>
          <w:p w:rsidR="001814F0" w:rsidRPr="001F7195" w:rsidRDefault="001814F0" w:rsidP="001814F0">
            <w:pPr>
              <w:numPr>
                <w:ilvl w:val="0"/>
                <w:numId w:val="34"/>
              </w:numPr>
              <w:spacing w:before="0"/>
              <w:rPr>
                <w:color w:val="0E101A"/>
                <w:sz w:val="22"/>
                <w:szCs w:val="22"/>
                <w:lang w:val="en-GB"/>
              </w:rPr>
            </w:pPr>
            <w:r w:rsidRPr="001F7195">
              <w:rPr>
                <w:color w:val="0E101A"/>
                <w:sz w:val="22"/>
                <w:szCs w:val="22"/>
                <w:lang w:val="en-GB"/>
              </w:rPr>
              <w:t>AN_1 uses the interface to release all the resources and bill the usage as per the SLA once the load reduces</w:t>
            </w:r>
          </w:p>
        </w:tc>
      </w:tr>
      <w:tr w:rsidR="001814F0" w:rsidRPr="001F7195" w:rsidTr="001F7195">
        <w:trPr>
          <w:jc w:val="center"/>
        </w:trPr>
        <w:tc>
          <w:tcPr>
            <w:tcW w:w="1077" w:type="pct"/>
          </w:tcPr>
          <w:p w:rsidR="001814F0" w:rsidRPr="001F7195" w:rsidRDefault="001814F0" w:rsidP="009A0CA4">
            <w:pPr>
              <w:rPr>
                <w:i/>
                <w:sz w:val="22"/>
                <w:szCs w:val="22"/>
                <w:lang w:val="en-GB"/>
              </w:rPr>
            </w:pPr>
            <w:r w:rsidRPr="001F7195">
              <w:rPr>
                <w:i/>
                <w:sz w:val="22"/>
                <w:szCs w:val="22"/>
                <w:lang w:val="en-GB"/>
              </w:rPr>
              <w:lastRenderedPageBreak/>
              <w:t>Use case category</w:t>
            </w:r>
          </w:p>
        </w:tc>
        <w:tc>
          <w:tcPr>
            <w:tcW w:w="3923" w:type="pct"/>
          </w:tcPr>
          <w:p w:rsidR="001814F0" w:rsidRPr="001F7195" w:rsidRDefault="001814F0" w:rsidP="009A0CA4">
            <w:pPr>
              <w:rPr>
                <w:sz w:val="22"/>
                <w:szCs w:val="22"/>
                <w:lang w:val="en-GB"/>
              </w:rPr>
            </w:pPr>
            <w:r w:rsidRPr="001F7195">
              <w:rPr>
                <w:sz w:val="22"/>
                <w:szCs w:val="22"/>
                <w:lang w:val="en-GB"/>
              </w:rPr>
              <w:t xml:space="preserve">Cat 2: describes a scenario related to application of autonomous behaviour in the network.  </w:t>
            </w:r>
          </w:p>
        </w:tc>
      </w:tr>
      <w:tr w:rsidR="001814F0" w:rsidRPr="001F7195" w:rsidTr="001F7195">
        <w:trPr>
          <w:jc w:val="center"/>
        </w:trPr>
        <w:tc>
          <w:tcPr>
            <w:tcW w:w="1077" w:type="pct"/>
          </w:tcPr>
          <w:p w:rsidR="001814F0" w:rsidRPr="001F7195" w:rsidRDefault="001814F0" w:rsidP="009A0CA4">
            <w:pPr>
              <w:rPr>
                <w:i/>
                <w:sz w:val="22"/>
                <w:szCs w:val="22"/>
                <w:lang w:val="en-GB"/>
              </w:rPr>
            </w:pPr>
            <w:r w:rsidRPr="001F7195">
              <w:rPr>
                <w:i/>
                <w:sz w:val="22"/>
                <w:szCs w:val="22"/>
                <w:lang w:val="en-GB"/>
              </w:rPr>
              <w:t>Reference</w:t>
            </w:r>
          </w:p>
        </w:tc>
        <w:tc>
          <w:tcPr>
            <w:tcW w:w="3923" w:type="pct"/>
          </w:tcPr>
          <w:p w:rsidR="001814F0" w:rsidRPr="001F7195" w:rsidRDefault="001814F0" w:rsidP="009A0CA4">
            <w:pPr>
              <w:rPr>
                <w:noProof/>
                <w:sz w:val="22"/>
                <w:szCs w:val="22"/>
                <w:lang w:val="en-GB"/>
              </w:rPr>
            </w:pPr>
          </w:p>
        </w:tc>
      </w:tr>
    </w:tbl>
    <w:p w:rsidR="001814F0" w:rsidRPr="00DF1275" w:rsidRDefault="001F7195" w:rsidP="00A55EC7">
      <w:pPr>
        <w:pStyle w:val="Heading3"/>
      </w:pPr>
      <w:bookmarkStart w:id="1044" w:name="_Toc86163223"/>
      <w:bookmarkStart w:id="1045" w:name="_Toc86503363"/>
      <w:bookmarkStart w:id="1046" w:name="_Toc86503621"/>
      <w:r>
        <w:t>U</w:t>
      </w:r>
      <w:r w:rsidR="001814F0" w:rsidRPr="00DF1275">
        <w:t>se case requirements</w:t>
      </w:r>
      <w:bookmarkEnd w:id="1044"/>
      <w:bookmarkEnd w:id="1045"/>
      <w:bookmarkEnd w:id="1046"/>
    </w:p>
    <w:p w:rsidR="001814F0" w:rsidRPr="00DF1275" w:rsidRDefault="001814F0" w:rsidP="001814F0">
      <w:pPr>
        <w:spacing w:before="0" w:after="160" w:line="259" w:lineRule="auto"/>
        <w:rPr>
          <w:u w:val="single"/>
          <w:lang w:val="en-GB"/>
        </w:rPr>
      </w:pPr>
      <w:r w:rsidRPr="00DF1275">
        <w:rPr>
          <w:u w:val="single"/>
          <w:lang w:val="en-GB"/>
        </w:rPr>
        <w:t>Critical requirements</w:t>
      </w:r>
    </w:p>
    <w:p w:rsidR="001814F0" w:rsidRPr="00DF1275" w:rsidRDefault="001F7195" w:rsidP="001F7195">
      <w:pPr>
        <w:spacing w:before="0" w:after="160" w:line="259" w:lineRule="auto"/>
        <w:rPr>
          <w:lang w:val="en-GB"/>
        </w:rPr>
      </w:pPr>
      <w:r>
        <w:rPr>
          <w:lang w:val="en-GB"/>
        </w:rPr>
        <w:t>●</w:t>
      </w:r>
      <w:r>
        <w:rPr>
          <w:lang w:val="en-GB"/>
        </w:rPr>
        <w:tab/>
      </w:r>
      <w:r w:rsidR="00851583">
        <w:rPr>
          <w:lang w:val="en-GB"/>
        </w:rPr>
        <w:t>AN-UC040</w:t>
      </w:r>
      <w:r w:rsidR="00FC70DA">
        <w:rPr>
          <w:lang w:val="en-GB"/>
        </w:rPr>
        <w:t>-REQ-</w:t>
      </w:r>
      <w:r w:rsidR="00DF7F40">
        <w:rPr>
          <w:lang w:val="en-GB"/>
        </w:rPr>
        <w:t>001</w:t>
      </w:r>
      <w:r w:rsidR="001814F0" w:rsidRPr="00DF1275">
        <w:rPr>
          <w:lang w:val="en-GB"/>
        </w:rPr>
        <w:t>: It is critical that autonomous networks support peer interaction between</w:t>
      </w:r>
      <w:r>
        <w:rPr>
          <w:lang w:val="en-GB"/>
        </w:rPr>
        <w:t xml:space="preserve"> d</w:t>
      </w:r>
      <w:r w:rsidR="001814F0" w:rsidRPr="00DF1275">
        <w:rPr>
          <w:lang w:val="en-GB"/>
        </w:rPr>
        <w:t>ifferent controller instances.</w:t>
      </w:r>
    </w:p>
    <w:p w:rsidR="001814F0" w:rsidRPr="001F7195" w:rsidRDefault="001814F0" w:rsidP="001F7195">
      <w:pPr>
        <w:rPr>
          <w:sz w:val="22"/>
          <w:szCs w:val="18"/>
          <w:lang w:val="en-GB"/>
        </w:rPr>
      </w:pPr>
      <w:r w:rsidRPr="001F7195">
        <w:rPr>
          <w:sz w:val="22"/>
          <w:szCs w:val="18"/>
          <w:lang w:val="en-GB"/>
        </w:rPr>
        <w:t>NOTE</w:t>
      </w:r>
      <w:r w:rsidR="001F7195" w:rsidRPr="001F7195">
        <w:rPr>
          <w:sz w:val="22"/>
          <w:szCs w:val="18"/>
          <w:lang w:val="en-GB"/>
        </w:rPr>
        <w:t xml:space="preserve"> –</w:t>
      </w:r>
      <w:r w:rsidRPr="001F7195">
        <w:rPr>
          <w:sz w:val="22"/>
          <w:szCs w:val="18"/>
          <w:lang w:val="en-GB"/>
        </w:rPr>
        <w:t xml:space="preserve"> Examples of peer interaction are capability discovery and exchange, and resource pooling. Peer interaction may be achieved without involving a centralized entity.</w:t>
      </w:r>
    </w:p>
    <w:p w:rsidR="001814F0" w:rsidRDefault="001F7195" w:rsidP="00A55EC7">
      <w:pPr>
        <w:pStyle w:val="Heading3"/>
      </w:pPr>
      <w:bookmarkStart w:id="1047" w:name="_Toc86163224"/>
      <w:bookmarkStart w:id="1048" w:name="_Toc86503364"/>
      <w:bookmarkStart w:id="1049" w:name="_Toc86503622"/>
      <w:del w:id="1050" w:author="Microsoft Office User" w:date="2022-06-13T12:08:00Z">
        <w:r w:rsidDel="009325C6">
          <w:delText>U</w:delText>
        </w:r>
        <w:r w:rsidR="001814F0" w:rsidRPr="00DF1275" w:rsidDel="009325C6">
          <w:delText>se case specific figures</w:delText>
        </w:r>
      </w:del>
      <w:bookmarkEnd w:id="1047"/>
      <w:bookmarkEnd w:id="1048"/>
      <w:bookmarkEnd w:id="1049"/>
      <w:ins w:id="1051" w:author="Microsoft Office User" w:date="2022-06-13T12:08:00Z">
        <w:r w:rsidR="009325C6">
          <w:t>Actor interactions and possible components</w:t>
        </w:r>
      </w:ins>
    </w:p>
    <w:p w:rsidR="0051549F" w:rsidRDefault="0051549F" w:rsidP="0051549F">
      <w:pPr>
        <w:rPr>
          <w:lang w:val="en-GB" w:eastAsia="ja-JP"/>
        </w:rPr>
      </w:pPr>
    </w:p>
    <w:p w:rsidR="0051549F" w:rsidRPr="0051549F" w:rsidRDefault="0051549F" w:rsidP="0051549F">
      <w:pPr>
        <w:rPr>
          <w:lang w:val="en-GB" w:eastAsia="ja-JP"/>
        </w:rPr>
      </w:pPr>
      <w:ins w:id="1052" w:author="edit6" w:date="2022-04-28T13:39:00Z">
        <w:r>
          <w:rPr>
            <w:lang w:val="en-GB" w:eastAsia="ja-JP"/>
          </w:rPr>
          <w:t>XXXXX</w:t>
        </w:r>
      </w:ins>
    </w:p>
    <w:p w:rsidR="001814F0" w:rsidRPr="00DF1275" w:rsidRDefault="001814F0" w:rsidP="001814F0">
      <w:pPr>
        <w:spacing w:before="0"/>
        <w:rPr>
          <w:lang w:val="en-GB"/>
        </w:rPr>
      </w:pPr>
    </w:p>
    <w:p w:rsidR="001F7195" w:rsidRDefault="001814F0" w:rsidP="001F7195">
      <w:pPr>
        <w:keepNext/>
        <w:spacing w:before="0"/>
        <w:jc w:val="center"/>
      </w:pPr>
      <w:r w:rsidRPr="00DF1275">
        <w:rPr>
          <w:noProof/>
          <w:lang w:eastAsia="en-US" w:bidi="hi-IN"/>
        </w:rPr>
        <w:lastRenderedPageBreak/>
        <w:drawing>
          <wp:inline distT="0" distB="0" distL="0" distR="0">
            <wp:extent cx="6120765" cy="4131720"/>
            <wp:effectExtent l="19050" t="0" r="0" b="0"/>
            <wp:docPr id="38" name="Picture 1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5" descr="A picture containing diagram&#10;&#10;Description automatically generated"/>
                    <pic:cNvPicPr>
                      <a:picLocks noChangeAspect="1" noChangeArrowheads="1"/>
                    </pic:cNvPicPr>
                  </pic:nvPicPr>
                  <pic:blipFill>
                    <a:blip r:embed="rId61" cstate="print"/>
                    <a:srcRect/>
                    <a:stretch>
                      <a:fillRect/>
                    </a:stretch>
                  </pic:blipFill>
                  <pic:spPr bwMode="auto">
                    <a:xfrm>
                      <a:off x="0" y="0"/>
                      <a:ext cx="6120765" cy="4131720"/>
                    </a:xfrm>
                    <a:prstGeom prst="rect">
                      <a:avLst/>
                    </a:prstGeom>
                    <a:noFill/>
                    <a:ln w="9525">
                      <a:noFill/>
                      <a:miter lim="800000"/>
                      <a:headEnd/>
                      <a:tailEnd/>
                    </a:ln>
                  </pic:spPr>
                </pic:pic>
              </a:graphicData>
            </a:graphic>
          </wp:inline>
        </w:drawing>
      </w:r>
    </w:p>
    <w:p w:rsidR="001814F0" w:rsidRPr="00DF1275" w:rsidRDefault="001F7195" w:rsidP="001F7195">
      <w:pPr>
        <w:pStyle w:val="Caption"/>
      </w:pPr>
      <w:r>
        <w:t xml:space="preserve">Figure </w:t>
      </w:r>
      <w:r w:rsidR="007649F9">
        <w:fldChar w:fldCharType="begin"/>
      </w:r>
      <w:r>
        <w:instrText xml:space="preserve"> SEQ Figure \* ARABIC </w:instrText>
      </w:r>
      <w:r w:rsidR="007649F9">
        <w:fldChar w:fldCharType="separate"/>
      </w:r>
      <w:r w:rsidR="00E37222">
        <w:rPr>
          <w:noProof/>
        </w:rPr>
        <w:t>33</w:t>
      </w:r>
      <w:r w:rsidR="007649F9">
        <w:fldChar w:fldCharType="end"/>
      </w:r>
      <w:r>
        <w:t>:</w:t>
      </w:r>
      <w:r w:rsidR="00732A54">
        <w:t xml:space="preserve"> actor interaction for </w:t>
      </w:r>
      <w:ins w:id="1053" w:author="Microsoft Office User" w:date="2022-06-13T12:20:00Z">
        <w:r w:rsidR="001964DE">
          <w:rPr>
            <w:sz w:val="22"/>
            <w:szCs w:val="22"/>
          </w:rPr>
          <w:t>a</w:t>
        </w:r>
      </w:ins>
      <w:del w:id="1054" w:author="Microsoft Office User" w:date="2022-06-13T12:20:00Z">
        <w:r w:rsidR="00732A54" w:rsidRPr="001F7195" w:rsidDel="001964DE">
          <w:rPr>
            <w:sz w:val="22"/>
            <w:szCs w:val="22"/>
          </w:rPr>
          <w:delText>A</w:delText>
        </w:r>
      </w:del>
      <w:r w:rsidR="00732A54" w:rsidRPr="001F7195">
        <w:rPr>
          <w:sz w:val="22"/>
          <w:szCs w:val="22"/>
        </w:rPr>
        <w:t>wareness in AN</w:t>
      </w:r>
      <w:r w:rsidR="00732A54">
        <w:rPr>
          <w:sz w:val="22"/>
          <w:szCs w:val="22"/>
        </w:rPr>
        <w:t xml:space="preserve"> – part 1</w:t>
      </w:r>
    </w:p>
    <w:p w:rsidR="001F7195" w:rsidRDefault="001814F0" w:rsidP="001F7195">
      <w:pPr>
        <w:keepNext/>
        <w:spacing w:before="0"/>
        <w:jc w:val="center"/>
      </w:pPr>
      <w:r w:rsidRPr="00DF1275">
        <w:rPr>
          <w:noProof/>
          <w:lang w:eastAsia="en-US" w:bidi="hi-IN"/>
        </w:rPr>
        <w:lastRenderedPageBreak/>
        <w:drawing>
          <wp:inline distT="0" distB="0" distL="0" distR="0">
            <wp:extent cx="5788122" cy="4457700"/>
            <wp:effectExtent l="0" t="0" r="0" b="0"/>
            <wp:docPr id="39"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descr="Diagram&#10;&#10;Description automatically generated"/>
                    <pic:cNvPicPr>
                      <a:picLocks noChangeAspect="1" noChangeArrowheads="1"/>
                    </pic:cNvPicPr>
                  </pic:nvPicPr>
                  <pic:blipFill>
                    <a:blip r:embed="rId62" cstate="print"/>
                    <a:srcRect/>
                    <a:stretch>
                      <a:fillRect/>
                    </a:stretch>
                  </pic:blipFill>
                  <pic:spPr bwMode="auto">
                    <a:xfrm>
                      <a:off x="0" y="0"/>
                      <a:ext cx="5793760" cy="4462042"/>
                    </a:xfrm>
                    <a:prstGeom prst="rect">
                      <a:avLst/>
                    </a:prstGeom>
                    <a:noFill/>
                    <a:ln w="9525">
                      <a:noFill/>
                      <a:miter lim="800000"/>
                      <a:headEnd/>
                      <a:tailEnd/>
                    </a:ln>
                  </pic:spPr>
                </pic:pic>
              </a:graphicData>
            </a:graphic>
          </wp:inline>
        </w:drawing>
      </w:r>
    </w:p>
    <w:p w:rsidR="001814F0" w:rsidRPr="00DF1275" w:rsidRDefault="001F7195" w:rsidP="001F7195">
      <w:pPr>
        <w:pStyle w:val="Caption"/>
      </w:pPr>
      <w:r>
        <w:t xml:space="preserve">Figure </w:t>
      </w:r>
      <w:r w:rsidR="007649F9">
        <w:fldChar w:fldCharType="begin"/>
      </w:r>
      <w:r>
        <w:instrText xml:space="preserve"> SEQ Figure \* ARABIC </w:instrText>
      </w:r>
      <w:r w:rsidR="007649F9">
        <w:fldChar w:fldCharType="separate"/>
      </w:r>
      <w:r w:rsidR="00E37222">
        <w:rPr>
          <w:noProof/>
        </w:rPr>
        <w:t>34</w:t>
      </w:r>
      <w:r w:rsidR="007649F9">
        <w:fldChar w:fldCharType="end"/>
      </w:r>
      <w:r>
        <w:t>:</w:t>
      </w:r>
      <w:r w:rsidR="00732A54">
        <w:t xml:space="preserve"> actor interaction for </w:t>
      </w:r>
      <w:ins w:id="1055" w:author="Microsoft Office User" w:date="2022-06-13T12:21:00Z">
        <w:r w:rsidR="001964DE">
          <w:rPr>
            <w:sz w:val="22"/>
            <w:szCs w:val="22"/>
          </w:rPr>
          <w:t>a</w:t>
        </w:r>
      </w:ins>
      <w:del w:id="1056" w:author="Microsoft Office User" w:date="2022-06-13T12:21:00Z">
        <w:r w:rsidR="00732A54" w:rsidRPr="001F7195" w:rsidDel="001964DE">
          <w:rPr>
            <w:sz w:val="22"/>
            <w:szCs w:val="22"/>
          </w:rPr>
          <w:delText>A</w:delText>
        </w:r>
      </w:del>
      <w:r w:rsidR="00732A54" w:rsidRPr="001F7195">
        <w:rPr>
          <w:sz w:val="22"/>
          <w:szCs w:val="22"/>
        </w:rPr>
        <w:t>wareness in AN</w:t>
      </w:r>
      <w:r w:rsidR="00732A54">
        <w:rPr>
          <w:sz w:val="22"/>
          <w:szCs w:val="22"/>
        </w:rPr>
        <w:t xml:space="preserve"> – part 2</w:t>
      </w:r>
    </w:p>
    <w:p w:rsidR="001964DE" w:rsidRDefault="001964DE">
      <w:pPr>
        <w:spacing w:before="0"/>
        <w:rPr>
          <w:ins w:id="1057" w:author="Microsoft Office User" w:date="2022-06-13T12:20:00Z"/>
          <w:rFonts w:eastAsia="Times New Roman"/>
          <w:b/>
          <w:sz w:val="28"/>
          <w:lang w:val="en-GB" w:eastAsia="en-US"/>
        </w:rPr>
      </w:pPr>
      <w:bookmarkStart w:id="1058" w:name="_Toc78839741"/>
      <w:bookmarkStart w:id="1059" w:name="_Toc80804420"/>
      <w:bookmarkStart w:id="1060" w:name="_Toc86503365"/>
      <w:bookmarkStart w:id="1061" w:name="_Toc86503623"/>
      <w:ins w:id="1062" w:author="Microsoft Office User" w:date="2022-06-13T12:20:00Z">
        <w:r>
          <w:br w:type="page"/>
        </w:r>
      </w:ins>
    </w:p>
    <w:p w:rsidR="007B51E8" w:rsidRPr="006A2622" w:rsidRDefault="007B51E8" w:rsidP="007B51E8">
      <w:pPr>
        <w:pStyle w:val="AnnexNotitle"/>
      </w:pPr>
      <w:r w:rsidRPr="006A2622">
        <w:lastRenderedPageBreak/>
        <w:t>Bibliography</w:t>
      </w:r>
      <w:bookmarkEnd w:id="1058"/>
      <w:bookmarkEnd w:id="1059"/>
      <w:bookmarkEnd w:id="1060"/>
      <w:bookmarkEnd w:id="1061"/>
    </w:p>
    <w:tbl>
      <w:tblPr>
        <w:tblStyle w:val="TableGrid"/>
        <w:tblW w:w="492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609"/>
        <w:gridCol w:w="6092"/>
      </w:tblGrid>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[b-Ahmad]</w:t>
            </w:r>
          </w:p>
        </w:tc>
        <w:tc>
          <w:tcPr>
            <w:tcW w:w="3140" w:type="pct"/>
          </w:tcPr>
          <w:p w:rsidR="00BE5D65" w:rsidRDefault="00BE5D65" w:rsidP="009A0CA4">
            <w:pPr>
              <w:spacing w:after="120"/>
              <w:jc w:val="both"/>
              <w:rPr>
                <w:rFonts w:asciiTheme="majorBidi" w:hAnsiTheme="majorBidi" w:cstheme="majorBidi"/>
                <w:szCs w:val="24"/>
              </w:rPr>
            </w:pPr>
            <w:r w:rsidRPr="00B95FE3">
              <w:rPr>
                <w:rFonts w:asciiTheme="majorBidi" w:hAnsiTheme="majorBidi" w:cstheme="majorBidi"/>
                <w:szCs w:val="24"/>
              </w:rPr>
              <w:t xml:space="preserve">Ahmad, </w:t>
            </w:r>
            <w:r>
              <w:rPr>
                <w:rFonts w:asciiTheme="majorBidi" w:hAnsiTheme="majorBidi" w:cstheme="majorBidi"/>
                <w:szCs w:val="24"/>
              </w:rPr>
              <w:t xml:space="preserve">I., </w:t>
            </w:r>
            <w:r w:rsidRPr="00B95FE3">
              <w:rPr>
                <w:rFonts w:asciiTheme="majorBidi" w:hAnsiTheme="majorBidi" w:cstheme="majorBidi"/>
                <w:szCs w:val="24"/>
              </w:rPr>
              <w:t xml:space="preserve">Narmeen, </w:t>
            </w:r>
            <w:r>
              <w:rPr>
                <w:rFonts w:asciiTheme="majorBidi" w:hAnsiTheme="majorBidi" w:cstheme="majorBidi"/>
                <w:szCs w:val="24"/>
              </w:rPr>
              <w:t xml:space="preserve">R., </w:t>
            </w:r>
            <w:r w:rsidRPr="00B95FE3">
              <w:rPr>
                <w:rFonts w:asciiTheme="majorBidi" w:hAnsiTheme="majorBidi" w:cstheme="majorBidi"/>
                <w:szCs w:val="24"/>
              </w:rPr>
              <w:t xml:space="preserve">Nguyen, </w:t>
            </w:r>
            <w:r>
              <w:rPr>
                <w:rFonts w:asciiTheme="majorBidi" w:hAnsiTheme="majorBidi" w:cstheme="majorBidi"/>
                <w:szCs w:val="24"/>
              </w:rPr>
              <w:t xml:space="preserve">L. D. and </w:t>
            </w:r>
            <w:r w:rsidRPr="00B95FE3">
              <w:rPr>
                <w:rFonts w:asciiTheme="majorBidi" w:hAnsiTheme="majorBidi" w:cstheme="majorBidi"/>
                <w:szCs w:val="24"/>
              </w:rPr>
              <w:t xml:space="preserve">Ha, </w:t>
            </w:r>
            <w:r>
              <w:rPr>
                <w:rFonts w:asciiTheme="majorBidi" w:hAnsiTheme="majorBidi" w:cstheme="majorBidi"/>
                <w:szCs w:val="24"/>
              </w:rPr>
              <w:t>D.-B. (2019),</w:t>
            </w:r>
            <w:r w:rsidRPr="00B95FE3">
              <w:rPr>
                <w:rFonts w:asciiTheme="majorBidi" w:hAnsiTheme="majorBidi" w:cstheme="majorBidi"/>
                <w:i/>
                <w:iCs/>
                <w:szCs w:val="24"/>
              </w:rPr>
              <w:t>Quality-of-Service Aware Game Theory-Based Uplink Power Control for 5G Heterogeneous Networks</w:t>
            </w:r>
            <w:r>
              <w:rPr>
                <w:rFonts w:asciiTheme="majorBidi" w:hAnsiTheme="majorBidi" w:cstheme="majorBidi"/>
                <w:szCs w:val="24"/>
              </w:rPr>
              <w:t>.</w:t>
            </w:r>
            <w:r w:rsidRPr="00B95FE3">
              <w:rPr>
                <w:rFonts w:asciiTheme="majorBidi" w:hAnsiTheme="majorBidi" w:cstheme="majorBidi"/>
                <w:szCs w:val="24"/>
              </w:rPr>
              <w:t xml:space="preserve"> Springer Journal of M</w:t>
            </w:r>
            <w:r>
              <w:rPr>
                <w:rFonts w:asciiTheme="majorBidi" w:hAnsiTheme="majorBidi" w:cstheme="majorBidi"/>
                <w:szCs w:val="24"/>
              </w:rPr>
              <w:t>o</w:t>
            </w:r>
            <w:r w:rsidRPr="00B95FE3">
              <w:rPr>
                <w:rFonts w:asciiTheme="majorBidi" w:hAnsiTheme="majorBidi" w:cstheme="majorBidi"/>
                <w:szCs w:val="24"/>
              </w:rPr>
              <w:t xml:space="preserve">bile Networks and Applications, </w:t>
            </w:r>
            <w:r>
              <w:rPr>
                <w:rFonts w:asciiTheme="majorBidi" w:hAnsiTheme="majorBidi" w:cstheme="majorBidi"/>
                <w:szCs w:val="24"/>
              </w:rPr>
              <w:t>Vol</w:t>
            </w:r>
            <w:r w:rsidRPr="00B95FE3">
              <w:rPr>
                <w:rFonts w:asciiTheme="majorBidi" w:hAnsiTheme="majorBidi" w:cstheme="majorBidi"/>
                <w:szCs w:val="24"/>
              </w:rPr>
              <w:t xml:space="preserve">.24, </w:t>
            </w:r>
            <w:r>
              <w:rPr>
                <w:rFonts w:asciiTheme="majorBidi" w:hAnsiTheme="majorBidi" w:cstheme="majorBidi"/>
                <w:szCs w:val="24"/>
              </w:rPr>
              <w:t xml:space="preserve">No. 2, </w:t>
            </w:r>
            <w:r w:rsidRPr="00B95FE3">
              <w:rPr>
                <w:rFonts w:asciiTheme="majorBidi" w:hAnsiTheme="majorBidi" w:cstheme="majorBidi"/>
                <w:szCs w:val="24"/>
              </w:rPr>
              <w:t>pp. 556–563.</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[b-AI4Good-1]</w:t>
            </w:r>
          </w:p>
        </w:tc>
        <w:tc>
          <w:tcPr>
            <w:tcW w:w="3140" w:type="pct"/>
          </w:tcPr>
          <w:p w:rsidR="00BE5D65" w:rsidRDefault="00BE5D65" w:rsidP="009A0CA4">
            <w:pPr>
              <w:jc w:val="both"/>
              <w:rPr>
                <w:rFonts w:asciiTheme="majorBidi" w:hAnsiTheme="majorBidi" w:cstheme="majorBidi"/>
                <w:szCs w:val="24"/>
              </w:rPr>
            </w:pPr>
            <w:r>
              <w:rPr>
                <w:rFonts w:asciiTheme="majorBidi" w:hAnsiTheme="majorBidi" w:cstheme="majorBidi"/>
                <w:szCs w:val="24"/>
              </w:rPr>
              <w:t xml:space="preserve">AI for Good Webinar: </w:t>
            </w:r>
            <w:r w:rsidRPr="0029211F">
              <w:rPr>
                <w:rFonts w:asciiTheme="majorBidi" w:hAnsiTheme="majorBidi" w:cstheme="majorBidi"/>
                <w:i/>
                <w:iCs/>
                <w:szCs w:val="24"/>
              </w:rPr>
              <w:t>Leveraging AI &amp; machine learning to optimize today’s 5G radio access network systems and to build the foundation of tomorrow’s 6G wireless systems</w:t>
            </w:r>
            <w:r>
              <w:rPr>
                <w:rFonts w:asciiTheme="majorBidi" w:hAnsiTheme="majorBidi" w:cstheme="majorBidi"/>
                <w:szCs w:val="24"/>
              </w:rPr>
              <w:t>, 27 November 2020</w:t>
            </w:r>
          </w:p>
          <w:p w:rsidR="00BE5D65" w:rsidRDefault="007649F9" w:rsidP="007B51E8">
            <w:pPr>
              <w:spacing w:before="0" w:after="120"/>
              <w:jc w:val="both"/>
              <w:rPr>
                <w:rFonts w:asciiTheme="majorBidi" w:hAnsiTheme="majorBidi" w:cstheme="majorBidi"/>
                <w:szCs w:val="24"/>
              </w:rPr>
            </w:pPr>
            <w:hyperlink r:id="rId63" w:history="1">
              <w:r w:rsidR="00BE5D65" w:rsidRPr="002326D1">
                <w:rPr>
                  <w:rStyle w:val="Hyperlink"/>
                  <w:rFonts w:asciiTheme="majorBidi" w:hAnsiTheme="majorBidi" w:cstheme="majorBidi"/>
                  <w:szCs w:val="24"/>
                </w:rPr>
                <w:t>https://aiforgood.itu.int/events/leveraging-ai-machine-learning-to-optimize-todays-5g-radio-access-network-systems-and-to-build-the-foundation-of-tomorrows-6g-wireless-systems/</w:t>
              </w:r>
            </w:hyperlink>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[b-AI4Good-2]</w:t>
            </w:r>
          </w:p>
        </w:tc>
        <w:tc>
          <w:tcPr>
            <w:tcW w:w="3140" w:type="pct"/>
          </w:tcPr>
          <w:p w:rsidR="00BE5D65" w:rsidRDefault="00BE5D65" w:rsidP="009A0CA4">
            <w:pPr>
              <w:jc w:val="both"/>
              <w:rPr>
                <w:rFonts w:asciiTheme="majorBidi" w:hAnsiTheme="majorBidi" w:cstheme="majorBidi"/>
                <w:szCs w:val="24"/>
              </w:rPr>
            </w:pPr>
            <w:r>
              <w:rPr>
                <w:rFonts w:asciiTheme="majorBidi" w:hAnsiTheme="majorBidi" w:cstheme="majorBidi"/>
                <w:szCs w:val="24"/>
              </w:rPr>
              <w:t xml:space="preserve">AI for Good Webinar: </w:t>
            </w:r>
            <w:r w:rsidRPr="0029211F">
              <w:rPr>
                <w:rFonts w:asciiTheme="majorBidi" w:hAnsiTheme="majorBidi" w:cstheme="majorBidi"/>
                <w:i/>
                <w:iCs/>
                <w:szCs w:val="24"/>
              </w:rPr>
              <w:t>The road towards an AI-native air interface for 6G</w:t>
            </w:r>
            <w:r>
              <w:rPr>
                <w:rFonts w:asciiTheme="majorBidi" w:hAnsiTheme="majorBidi" w:cstheme="majorBidi"/>
                <w:szCs w:val="24"/>
              </w:rPr>
              <w:t>, 18 November 2020.</w:t>
            </w:r>
          </w:p>
          <w:p w:rsidR="00BE5D65" w:rsidRDefault="007649F9" w:rsidP="007B51E8">
            <w:pPr>
              <w:spacing w:before="0" w:after="120"/>
              <w:jc w:val="both"/>
              <w:rPr>
                <w:rFonts w:asciiTheme="majorBidi" w:hAnsiTheme="majorBidi" w:cstheme="majorBidi"/>
                <w:szCs w:val="24"/>
              </w:rPr>
            </w:pPr>
            <w:hyperlink r:id="rId64" w:history="1">
              <w:r w:rsidR="00BE5D65" w:rsidRPr="002326D1">
                <w:rPr>
                  <w:rStyle w:val="Hyperlink"/>
                  <w:rFonts w:asciiTheme="majorBidi" w:hAnsiTheme="majorBidi" w:cstheme="majorBidi"/>
                  <w:szCs w:val="24"/>
                </w:rPr>
                <w:t>https://aiforgood.itu.int/events/the-road-towards-an-ai-native-air-interface-for-6g/</w:t>
              </w:r>
            </w:hyperlink>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[b-AI4Good-3]</w:t>
            </w:r>
          </w:p>
        </w:tc>
        <w:tc>
          <w:tcPr>
            <w:tcW w:w="3140" w:type="pct"/>
          </w:tcPr>
          <w:p w:rsidR="00BE5D65" w:rsidRDefault="00BE5D65" w:rsidP="009A0CA4">
            <w:pPr>
              <w:jc w:val="both"/>
              <w:rPr>
                <w:rFonts w:asciiTheme="majorBidi" w:hAnsiTheme="majorBidi" w:cstheme="majorBidi"/>
                <w:szCs w:val="24"/>
              </w:rPr>
            </w:pPr>
            <w:r>
              <w:rPr>
                <w:rFonts w:asciiTheme="majorBidi" w:hAnsiTheme="majorBidi" w:cstheme="majorBidi"/>
                <w:szCs w:val="24"/>
              </w:rPr>
              <w:t xml:space="preserve">AI for Good Webinar: </w:t>
            </w:r>
            <w:r w:rsidRPr="0029211F">
              <w:rPr>
                <w:rFonts w:asciiTheme="majorBidi" w:hAnsiTheme="majorBidi" w:cstheme="majorBidi"/>
                <w:i/>
                <w:iCs/>
                <w:szCs w:val="24"/>
              </w:rPr>
              <w:t>Machine learning for joint sensing and communication in future millimeter wave IEEE 802.11 WLANs</w:t>
            </w:r>
            <w:r>
              <w:rPr>
                <w:rFonts w:asciiTheme="majorBidi" w:hAnsiTheme="majorBidi" w:cstheme="majorBidi"/>
                <w:szCs w:val="24"/>
              </w:rPr>
              <w:t>, 25 May 2021.</w:t>
            </w:r>
          </w:p>
          <w:p w:rsidR="00BE5D65" w:rsidRDefault="007649F9" w:rsidP="007B51E8">
            <w:pPr>
              <w:spacing w:before="0" w:after="120"/>
              <w:jc w:val="both"/>
              <w:rPr>
                <w:rFonts w:asciiTheme="majorBidi" w:hAnsiTheme="majorBidi" w:cstheme="majorBidi"/>
                <w:szCs w:val="24"/>
              </w:rPr>
            </w:pPr>
            <w:hyperlink r:id="rId65" w:history="1">
              <w:r w:rsidR="00BE5D65" w:rsidRPr="002326D1">
                <w:rPr>
                  <w:rStyle w:val="Hyperlink"/>
                  <w:rFonts w:asciiTheme="majorBidi" w:hAnsiTheme="majorBidi" w:cstheme="majorBidi"/>
                  <w:szCs w:val="24"/>
                </w:rPr>
                <w:t>https://aiforgood.itu.int/events/machine-learning-for-joint-sensing-and-communication-in-future-millimeter-wave-ieee-802-11-wlans/</w:t>
              </w:r>
            </w:hyperlink>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[b-AI4Good-4]</w:t>
            </w:r>
          </w:p>
        </w:tc>
        <w:tc>
          <w:tcPr>
            <w:tcW w:w="3140" w:type="pct"/>
          </w:tcPr>
          <w:p w:rsidR="00BE5D65" w:rsidRDefault="00BE5D65" w:rsidP="009A0CA4">
            <w:pPr>
              <w:jc w:val="both"/>
              <w:rPr>
                <w:rFonts w:asciiTheme="majorBidi" w:hAnsiTheme="majorBidi" w:cstheme="majorBidi"/>
                <w:szCs w:val="24"/>
              </w:rPr>
            </w:pPr>
            <w:r>
              <w:rPr>
                <w:rFonts w:asciiTheme="majorBidi" w:hAnsiTheme="majorBidi" w:cstheme="majorBidi"/>
                <w:szCs w:val="24"/>
              </w:rPr>
              <w:t xml:space="preserve">AI for Good Webinar: </w:t>
            </w:r>
            <w:r w:rsidRPr="00E43AFB">
              <w:rPr>
                <w:rFonts w:asciiTheme="majorBidi" w:hAnsiTheme="majorBidi" w:cstheme="majorBidi"/>
                <w:i/>
                <w:iCs/>
                <w:szCs w:val="24"/>
              </w:rPr>
              <w:t>Service migration algorithms in distributed edge computing systems</w:t>
            </w:r>
            <w:r>
              <w:rPr>
                <w:rFonts w:asciiTheme="majorBidi" w:hAnsiTheme="majorBidi" w:cstheme="majorBidi"/>
                <w:szCs w:val="24"/>
              </w:rPr>
              <w:t>, 9 July 2021</w:t>
            </w:r>
          </w:p>
          <w:p w:rsidR="00BE5D65" w:rsidRDefault="007649F9" w:rsidP="007B51E8">
            <w:pPr>
              <w:spacing w:before="0" w:after="120"/>
              <w:jc w:val="both"/>
              <w:rPr>
                <w:rFonts w:asciiTheme="majorBidi" w:hAnsiTheme="majorBidi" w:cstheme="majorBidi"/>
                <w:szCs w:val="24"/>
              </w:rPr>
            </w:pPr>
            <w:hyperlink r:id="rId66" w:history="1">
              <w:r w:rsidR="00BE5D65" w:rsidRPr="002326D1">
                <w:rPr>
                  <w:rStyle w:val="Hyperlink"/>
                  <w:rFonts w:asciiTheme="majorBidi" w:hAnsiTheme="majorBidi" w:cstheme="majorBidi"/>
                  <w:szCs w:val="24"/>
                </w:rPr>
                <w:t>https://aiforgood.itu.int/event/service-migration-</w:t>
              </w:r>
              <w:r w:rsidR="00BE5D65" w:rsidRPr="002326D1">
                <w:rPr>
                  <w:rStyle w:val="Hyperlink"/>
                  <w:rFonts w:asciiTheme="majorBidi" w:hAnsiTheme="majorBidi" w:cstheme="majorBidi"/>
                  <w:szCs w:val="24"/>
                </w:rPr>
                <w:lastRenderedPageBreak/>
                <w:t>algorithms-in-distributed-edge-computing-systems/</w:t>
              </w:r>
            </w:hyperlink>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lastRenderedPageBreak/>
              <w:t>[b-Almasan]</w:t>
            </w:r>
          </w:p>
        </w:tc>
        <w:tc>
          <w:tcPr>
            <w:tcW w:w="3140" w:type="pct"/>
          </w:tcPr>
          <w:p w:rsidR="00BE5D65" w:rsidRPr="00791AB6" w:rsidRDefault="00BE5D65" w:rsidP="009A0CA4">
            <w:pPr>
              <w:spacing w:after="120"/>
              <w:jc w:val="both"/>
              <w:rPr>
                <w:rFonts w:asciiTheme="majorBidi" w:hAnsiTheme="majorBidi" w:cstheme="majorBidi"/>
                <w:szCs w:val="24"/>
              </w:rPr>
            </w:pPr>
            <w:r w:rsidRPr="00E05485">
              <w:rPr>
                <w:rFonts w:asciiTheme="majorBidi" w:hAnsiTheme="majorBidi" w:cstheme="majorBidi"/>
                <w:szCs w:val="24"/>
              </w:rPr>
              <w:t xml:space="preserve">Almasan, P., Suárez-Varela, J., Badia-Sampera, A., Rusek, K., Barlet-Ros, P., &amp;Cabellos-Aparicio, A. (2019). </w:t>
            </w:r>
            <w:r w:rsidRPr="00E05485">
              <w:rPr>
                <w:rFonts w:asciiTheme="majorBidi" w:hAnsiTheme="majorBidi" w:cstheme="majorBidi"/>
                <w:i/>
                <w:iCs/>
                <w:szCs w:val="24"/>
              </w:rPr>
              <w:t>Deep Reinforcement Learning meets Graph Neural Networks: An optimal routing use case</w:t>
            </w:r>
            <w:r w:rsidRPr="00E05485">
              <w:rPr>
                <w:rFonts w:asciiTheme="majorBidi" w:hAnsiTheme="majorBidi" w:cstheme="majorBidi"/>
                <w:szCs w:val="24"/>
              </w:rPr>
              <w:t>. arXiv: Networking and Internet Architecture.</w:t>
            </w:r>
          </w:p>
        </w:tc>
      </w:tr>
      <w:tr w:rsidR="00BE5D65" w:rsidRPr="00E43AFB" w:rsidTr="00742551">
        <w:tc>
          <w:tcPr>
            <w:tcW w:w="1860" w:type="pct"/>
          </w:tcPr>
          <w:p w:rsidR="00BE5D65" w:rsidRPr="00E43AFB" w:rsidRDefault="00BE5D65" w:rsidP="009A0CA4">
            <w:pPr>
              <w:rPr>
                <w:rFonts w:asciiTheme="majorBidi" w:hAnsiTheme="majorBidi" w:cstheme="majorBidi"/>
                <w:szCs w:val="24"/>
              </w:rPr>
            </w:pPr>
            <w:r>
              <w:rPr>
                <w:rFonts w:asciiTheme="majorBidi" w:hAnsiTheme="majorBidi" w:cstheme="majorBidi"/>
                <w:szCs w:val="24"/>
              </w:rPr>
              <w:t>[b-</w:t>
            </w:r>
            <w:r w:rsidRPr="00E43AFB">
              <w:rPr>
                <w:rFonts w:asciiTheme="majorBidi" w:hAnsiTheme="majorBidi" w:cstheme="majorBidi"/>
                <w:szCs w:val="24"/>
                <w:lang w:val="en-GB"/>
              </w:rPr>
              <w:t>Al-Turjman</w:t>
            </w:r>
            <w:r>
              <w:rPr>
                <w:rFonts w:asciiTheme="majorBidi" w:hAnsiTheme="majorBidi" w:cstheme="majorBidi"/>
                <w:szCs w:val="24"/>
              </w:rPr>
              <w:t>]</w:t>
            </w:r>
          </w:p>
        </w:tc>
        <w:tc>
          <w:tcPr>
            <w:tcW w:w="3140" w:type="pct"/>
          </w:tcPr>
          <w:p w:rsidR="00BE5D65" w:rsidRPr="00E43AFB" w:rsidRDefault="00BE5D65" w:rsidP="009A0CA4">
            <w:pPr>
              <w:spacing w:after="120"/>
              <w:jc w:val="both"/>
              <w:rPr>
                <w:rFonts w:asciiTheme="majorBidi" w:hAnsiTheme="majorBidi" w:cstheme="majorBidi"/>
                <w:szCs w:val="24"/>
              </w:rPr>
            </w:pPr>
            <w:r w:rsidRPr="00E43AFB">
              <w:rPr>
                <w:rFonts w:asciiTheme="majorBidi" w:hAnsiTheme="majorBidi" w:cstheme="majorBidi"/>
                <w:szCs w:val="24"/>
                <w:lang w:val="en-GB"/>
              </w:rPr>
              <w:t xml:space="preserve">Al-Turjman, </w:t>
            </w:r>
            <w:r w:rsidRPr="00E43AFB">
              <w:rPr>
                <w:rFonts w:asciiTheme="majorBidi" w:hAnsiTheme="majorBidi" w:cstheme="majorBidi"/>
                <w:szCs w:val="24"/>
              </w:rPr>
              <w:t xml:space="preserve">F., </w:t>
            </w:r>
            <w:r w:rsidRPr="00E43AFB">
              <w:rPr>
                <w:rFonts w:asciiTheme="majorBidi" w:hAnsiTheme="majorBidi" w:cstheme="majorBidi"/>
                <w:szCs w:val="24"/>
                <w:lang w:val="en-GB"/>
              </w:rPr>
              <w:t>Ever,</w:t>
            </w:r>
            <w:r w:rsidRPr="00E43AFB">
              <w:rPr>
                <w:rFonts w:asciiTheme="majorBidi" w:hAnsiTheme="majorBidi" w:cstheme="majorBidi"/>
                <w:szCs w:val="24"/>
              </w:rPr>
              <w:t xml:space="preserve"> E.</w:t>
            </w:r>
            <w:r w:rsidRPr="00E43AFB">
              <w:rPr>
                <w:rFonts w:asciiTheme="majorBidi" w:hAnsiTheme="majorBidi" w:cstheme="majorBidi"/>
                <w:szCs w:val="24"/>
                <w:lang w:val="en-GB"/>
              </w:rPr>
              <w:t xml:space="preserve"> and Zahmatkesh</w:t>
            </w:r>
            <w:r w:rsidRPr="00E43AFB">
              <w:rPr>
                <w:rFonts w:asciiTheme="majorBidi" w:hAnsiTheme="majorBidi" w:cstheme="majorBidi"/>
                <w:szCs w:val="24"/>
              </w:rPr>
              <w:t>, H. (2019)</w:t>
            </w:r>
            <w:r w:rsidRPr="00E43AFB">
              <w:rPr>
                <w:rFonts w:asciiTheme="majorBidi" w:hAnsiTheme="majorBidi" w:cstheme="majorBidi"/>
                <w:szCs w:val="24"/>
                <w:lang w:val="en-GB"/>
              </w:rPr>
              <w:t>,</w:t>
            </w:r>
            <w:r w:rsidRPr="00E43AFB">
              <w:rPr>
                <w:rFonts w:asciiTheme="majorBidi" w:hAnsiTheme="majorBidi" w:cstheme="majorBidi"/>
                <w:i/>
                <w:iCs/>
                <w:szCs w:val="24"/>
                <w:lang w:val="en-GB"/>
              </w:rPr>
              <w:t>Small Cells in the Forthcoming 5G/IoT: Traffic Modelling and Deployment Overview</w:t>
            </w:r>
            <w:r w:rsidRPr="00E43AFB">
              <w:rPr>
                <w:rFonts w:asciiTheme="majorBidi" w:hAnsiTheme="majorBidi" w:cstheme="majorBidi"/>
                <w:szCs w:val="24"/>
              </w:rPr>
              <w:t>.</w:t>
            </w:r>
            <w:r>
              <w:rPr>
                <w:rFonts w:asciiTheme="majorBidi" w:hAnsiTheme="majorBidi" w:cstheme="majorBidi"/>
                <w:szCs w:val="24"/>
              </w:rPr>
              <w:t>I</w:t>
            </w:r>
            <w:r w:rsidRPr="00E43AFB">
              <w:rPr>
                <w:rFonts w:asciiTheme="majorBidi" w:hAnsiTheme="majorBidi" w:cstheme="majorBidi"/>
                <w:szCs w:val="24"/>
              </w:rPr>
              <w:t xml:space="preserve">EEE Communications Surveys &amp; Tutorials, </w:t>
            </w:r>
            <w:r>
              <w:rPr>
                <w:rFonts w:asciiTheme="majorBidi" w:hAnsiTheme="majorBidi" w:cstheme="majorBidi"/>
                <w:szCs w:val="24"/>
              </w:rPr>
              <w:t>V</w:t>
            </w:r>
            <w:r w:rsidRPr="00E43AFB">
              <w:rPr>
                <w:rFonts w:asciiTheme="majorBidi" w:hAnsiTheme="majorBidi" w:cstheme="majorBidi"/>
                <w:szCs w:val="24"/>
              </w:rPr>
              <w:t xml:space="preserve">ol. 21, </w:t>
            </w:r>
            <w:r>
              <w:rPr>
                <w:rFonts w:asciiTheme="majorBidi" w:hAnsiTheme="majorBidi" w:cstheme="majorBidi"/>
                <w:szCs w:val="24"/>
              </w:rPr>
              <w:t>N</w:t>
            </w:r>
            <w:r w:rsidRPr="00E43AFB">
              <w:rPr>
                <w:rFonts w:asciiTheme="majorBidi" w:hAnsiTheme="majorBidi" w:cstheme="majorBidi"/>
                <w:szCs w:val="24"/>
              </w:rPr>
              <w:t>o. 1, pp. 28-65</w:t>
            </w:r>
            <w:r>
              <w:rPr>
                <w:rFonts w:asciiTheme="majorBidi" w:hAnsiTheme="majorBidi" w:cstheme="majorBidi"/>
                <w:szCs w:val="24"/>
              </w:rPr>
              <w:t>.</w:t>
            </w:r>
          </w:p>
        </w:tc>
      </w:tr>
      <w:tr w:rsidR="00BE5D6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[b-AN2020]</w:t>
            </w:r>
          </w:p>
        </w:tc>
        <w:tc>
          <w:tcPr>
            <w:tcW w:w="3140" w:type="pct"/>
          </w:tcPr>
          <w:p w:rsidR="00BE5D65" w:rsidRDefault="00BE5D65" w:rsidP="009A0CA4">
            <w:pPr>
              <w:spacing w:after="120"/>
              <w:jc w:val="both"/>
              <w:rPr>
                <w:rFonts w:asciiTheme="majorBidi" w:hAnsiTheme="majorBidi" w:cstheme="majorBidi"/>
                <w:szCs w:val="24"/>
              </w:rPr>
            </w:pPr>
            <w:r w:rsidRPr="009271AF">
              <w:rPr>
                <w:rFonts w:asciiTheme="majorBidi" w:hAnsiTheme="majorBidi" w:cstheme="majorBidi"/>
                <w:szCs w:val="24"/>
                <w:lang w:val="en-GB"/>
              </w:rPr>
              <w:t>ITU Webinar on Towards a truly Autonomous Network</w:t>
            </w:r>
            <w:r>
              <w:rPr>
                <w:rFonts w:asciiTheme="majorBidi" w:hAnsiTheme="majorBidi" w:cstheme="majorBidi"/>
                <w:szCs w:val="24"/>
              </w:rPr>
              <w:t>,</w:t>
            </w:r>
            <w:r w:rsidRPr="009271AF">
              <w:rPr>
                <w:rFonts w:asciiTheme="majorBidi" w:hAnsiTheme="majorBidi" w:cstheme="majorBidi"/>
                <w:szCs w:val="24"/>
                <w:lang w:val="en-GB"/>
              </w:rPr>
              <w:t xml:space="preserve"> 3 November 2020: </w:t>
            </w:r>
            <w:hyperlink r:id="rId67" w:history="1">
              <w:r w:rsidRPr="009271AF">
                <w:rPr>
                  <w:rStyle w:val="Hyperlink"/>
                  <w:rFonts w:asciiTheme="majorBidi" w:hAnsiTheme="majorBidi" w:cstheme="majorBidi"/>
                  <w:szCs w:val="24"/>
                  <w:lang w:val="en-GB"/>
                </w:rPr>
                <w:t>https://www.itu.int/en/ITU-T/webinars/20201103/Pages/default.aspx</w:t>
              </w:r>
            </w:hyperlink>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[b-AVA-1]</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ITU Technical Report (2013), </w:t>
            </w:r>
            <w:r w:rsidRPr="00791AB6">
              <w:rPr>
                <w:rFonts w:asciiTheme="majorBidi" w:hAnsiTheme="majorBidi" w:cstheme="majorBidi"/>
                <w:i/>
                <w:iCs/>
                <w:szCs w:val="24"/>
              </w:rPr>
              <w:t>Part 2: Vocabulary for ITU-T Focus Group on Audiovisual Media Accessibility (FG AVA)</w:t>
            </w:r>
            <w:r w:rsidRPr="00791AB6">
              <w:rPr>
                <w:rFonts w:asciiTheme="majorBidi" w:hAnsiTheme="majorBidi" w:cstheme="majorBidi"/>
                <w:szCs w:val="24"/>
              </w:rPr>
              <w:t>.</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[b-AVA-2]</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ITU Technical Report (2013), </w:t>
            </w:r>
            <w:r w:rsidRPr="00791AB6">
              <w:rPr>
                <w:rFonts w:asciiTheme="majorBidi" w:hAnsiTheme="majorBidi" w:cstheme="majorBidi"/>
                <w:i/>
                <w:iCs/>
                <w:szCs w:val="24"/>
              </w:rPr>
              <w:t>Part 3: Using audiovisual media – A taxonomy of participation</w:t>
            </w:r>
            <w:r>
              <w:rPr>
                <w:rFonts w:asciiTheme="majorBidi" w:hAnsiTheme="majorBidi" w:cstheme="majorBidi"/>
                <w:szCs w:val="24"/>
              </w:rPr>
              <w:t>.</w:t>
            </w:r>
          </w:p>
        </w:tc>
      </w:tr>
      <w:tr w:rsidR="00BE5D65" w:rsidRPr="00756E9B"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w:t>
            </w:r>
            <w:r w:rsidRPr="007B0C8B">
              <w:rPr>
                <w:rFonts w:asciiTheme="majorBidi" w:hAnsiTheme="majorBidi" w:cstheme="majorBidi"/>
                <w:szCs w:val="24"/>
              </w:rPr>
              <w:t>Beyerer</w:t>
            </w:r>
            <w:r>
              <w:rPr>
                <w:rFonts w:asciiTheme="majorBidi" w:hAnsiTheme="majorBidi" w:cstheme="majorBidi"/>
                <w:szCs w:val="24"/>
              </w:rPr>
              <w:t>]</w:t>
            </w:r>
          </w:p>
        </w:tc>
        <w:tc>
          <w:tcPr>
            <w:tcW w:w="3140" w:type="pct"/>
          </w:tcPr>
          <w:p w:rsidR="00BE5D65" w:rsidRDefault="00BE5D65" w:rsidP="009A0CA4">
            <w:pPr>
              <w:spacing w:after="120"/>
              <w:jc w:val="both"/>
              <w:rPr>
                <w:rFonts w:asciiTheme="majorBidi" w:hAnsiTheme="majorBidi" w:cstheme="majorBidi"/>
                <w:szCs w:val="24"/>
              </w:rPr>
            </w:pPr>
            <w:r w:rsidRPr="001652DF">
              <w:rPr>
                <w:rFonts w:asciiTheme="majorBidi" w:hAnsiTheme="majorBidi" w:cstheme="majorBidi"/>
                <w:szCs w:val="24"/>
                <w:lang w:val="de-DE"/>
              </w:rPr>
              <w:t xml:space="preserve">Beyerer, J., Deserno, T., Straube, S., Tchouchenkov, I. and Wedler, A. (2021), </w:t>
            </w:r>
            <w:r w:rsidRPr="001652DF">
              <w:rPr>
                <w:rFonts w:asciiTheme="majorBidi" w:hAnsiTheme="majorBidi" w:cstheme="majorBidi"/>
                <w:i/>
                <w:iCs/>
                <w:szCs w:val="24"/>
                <w:lang w:val="de-DE"/>
              </w:rPr>
              <w:t>Kompetent im Einsatz : Variable Autonomie Lernender Système in lebensfeindlichen Umgebungen</w:t>
            </w:r>
            <w:r w:rsidRPr="001652DF">
              <w:rPr>
                <w:rFonts w:asciiTheme="majorBidi" w:hAnsiTheme="majorBidi" w:cstheme="majorBidi"/>
                <w:szCs w:val="24"/>
                <w:lang w:val="de-DE"/>
              </w:rPr>
              <w:t xml:space="preserve">. </w:t>
            </w:r>
            <w:r w:rsidRPr="007B0C8B">
              <w:rPr>
                <w:rFonts w:asciiTheme="majorBidi" w:hAnsiTheme="majorBidi" w:cstheme="majorBidi"/>
                <w:szCs w:val="24"/>
              </w:rPr>
              <w:t>Whitepaper aus derPlattformLernendeSysteme, München</w:t>
            </w:r>
            <w:r>
              <w:rPr>
                <w:rFonts w:asciiTheme="majorBidi" w:hAnsiTheme="majorBidi" w:cstheme="majorBidi"/>
                <w:szCs w:val="24"/>
              </w:rPr>
              <w:t>.</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[b-Biswas]</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Biswas, P., Halder, A. Maheshwary, K. and Arjun, S. (2017), </w:t>
            </w:r>
            <w:r w:rsidRPr="00791AB6">
              <w:rPr>
                <w:rFonts w:asciiTheme="majorBidi" w:hAnsiTheme="majorBidi" w:cstheme="majorBidi"/>
                <w:i/>
                <w:iCs/>
                <w:szCs w:val="24"/>
              </w:rPr>
              <w:t>Inclusive Personlization of User Interfaces</w:t>
            </w:r>
            <w:r>
              <w:rPr>
                <w:rFonts w:asciiTheme="majorBidi" w:hAnsiTheme="majorBidi" w:cstheme="majorBidi"/>
                <w:szCs w:val="24"/>
              </w:rPr>
              <w:t xml:space="preserve">. In proceedings of </w:t>
            </w:r>
            <w:r w:rsidRPr="00791AB6">
              <w:rPr>
                <w:rFonts w:asciiTheme="majorBidi" w:hAnsiTheme="majorBidi" w:cstheme="majorBidi"/>
                <w:szCs w:val="24"/>
              </w:rPr>
              <w:t xml:space="preserve">International </w:t>
            </w:r>
            <w:r w:rsidRPr="00791AB6">
              <w:rPr>
                <w:rFonts w:asciiTheme="majorBidi" w:hAnsiTheme="majorBidi" w:cstheme="majorBidi"/>
                <w:szCs w:val="24"/>
              </w:rPr>
              <w:lastRenderedPageBreak/>
              <w:t xml:space="preserve">Conference on Research into DesignICoRD 2017: Research into Design for Communities, </w:t>
            </w:r>
            <w:r>
              <w:rPr>
                <w:rFonts w:asciiTheme="majorBidi" w:hAnsiTheme="majorBidi" w:cstheme="majorBidi"/>
                <w:szCs w:val="24"/>
              </w:rPr>
              <w:t>Vol.</w:t>
            </w:r>
            <w:r w:rsidRPr="00791AB6">
              <w:rPr>
                <w:rFonts w:asciiTheme="majorBidi" w:hAnsiTheme="majorBidi" w:cstheme="majorBidi"/>
                <w:szCs w:val="24"/>
              </w:rPr>
              <w:t xml:space="preserve"> 1</w:t>
            </w:r>
            <w:r>
              <w:rPr>
                <w:rFonts w:asciiTheme="majorBidi" w:hAnsiTheme="majorBidi" w:cstheme="majorBidi"/>
                <w:szCs w:val="24"/>
              </w:rPr>
              <w:t xml:space="preserve">, </w:t>
            </w:r>
            <w:r w:rsidRPr="00791AB6">
              <w:rPr>
                <w:rFonts w:asciiTheme="majorBidi" w:hAnsiTheme="majorBidi" w:cstheme="majorBidi"/>
                <w:szCs w:val="24"/>
              </w:rPr>
              <w:t>pp 295-306</w:t>
            </w:r>
            <w:r>
              <w:rPr>
                <w:rFonts w:asciiTheme="majorBidi" w:hAnsiTheme="majorBidi" w:cstheme="majorBidi"/>
                <w:szCs w:val="24"/>
              </w:rPr>
              <w:t>.</w:t>
            </w:r>
          </w:p>
        </w:tc>
      </w:tr>
      <w:tr w:rsidR="00BE5D65" w:rsidRPr="008E1AC8" w:rsidTr="00742551">
        <w:tc>
          <w:tcPr>
            <w:tcW w:w="1860" w:type="pct"/>
          </w:tcPr>
          <w:p w:rsidR="00BE5D65" w:rsidRPr="008E1AC8" w:rsidRDefault="00BE5D65" w:rsidP="009A0CA4">
            <w:pPr>
              <w:rPr>
                <w:rFonts w:asciiTheme="majorBidi" w:hAnsiTheme="majorBidi" w:cstheme="majorBidi"/>
                <w:szCs w:val="24"/>
                <w:lang w:val="en-GB"/>
              </w:rPr>
            </w:pPr>
            <w:r>
              <w:rPr>
                <w:rFonts w:asciiTheme="majorBidi" w:hAnsiTheme="majorBidi" w:cstheme="majorBidi"/>
                <w:szCs w:val="24"/>
              </w:rPr>
              <w:lastRenderedPageBreak/>
              <w:t>[b-</w:t>
            </w:r>
            <w:r w:rsidRPr="008E1AC8">
              <w:rPr>
                <w:rFonts w:asciiTheme="majorBidi" w:hAnsiTheme="majorBidi" w:cstheme="majorBidi"/>
                <w:szCs w:val="24"/>
              </w:rPr>
              <w:t>Blott</w:t>
            </w:r>
            <w:r>
              <w:rPr>
                <w:rFonts w:asciiTheme="majorBidi" w:hAnsiTheme="majorBidi" w:cstheme="majorBidi"/>
                <w:szCs w:val="24"/>
              </w:rPr>
              <w:t>]</w:t>
            </w:r>
          </w:p>
        </w:tc>
        <w:tc>
          <w:tcPr>
            <w:tcW w:w="3140" w:type="pct"/>
          </w:tcPr>
          <w:p w:rsidR="00BE5D65" w:rsidRPr="008E1AC8" w:rsidRDefault="00BE5D65" w:rsidP="009A0CA4">
            <w:pPr>
              <w:spacing w:after="120"/>
              <w:jc w:val="both"/>
              <w:rPr>
                <w:rFonts w:asciiTheme="majorBidi" w:hAnsiTheme="majorBidi" w:cstheme="majorBidi"/>
                <w:szCs w:val="24"/>
                <w:lang w:val="en-GB"/>
              </w:rPr>
            </w:pPr>
            <w:r w:rsidRPr="008E1AC8">
              <w:rPr>
                <w:rFonts w:asciiTheme="majorBidi" w:hAnsiTheme="majorBidi" w:cstheme="majorBidi"/>
                <w:szCs w:val="24"/>
              </w:rPr>
              <w:t xml:space="preserve">Blott, </w:t>
            </w:r>
            <w:r>
              <w:rPr>
                <w:rFonts w:asciiTheme="majorBidi" w:hAnsiTheme="majorBidi" w:cstheme="majorBidi"/>
                <w:szCs w:val="24"/>
              </w:rPr>
              <w:t>M.</w:t>
            </w:r>
            <w:r w:rsidRPr="008E1AC8">
              <w:rPr>
                <w:rFonts w:asciiTheme="majorBidi" w:hAnsiTheme="majorBidi" w:cstheme="majorBidi"/>
                <w:szCs w:val="24"/>
              </w:rPr>
              <w:t xml:space="preserve">, Preußer, </w:t>
            </w:r>
            <w:r>
              <w:rPr>
                <w:rFonts w:asciiTheme="majorBidi" w:hAnsiTheme="majorBidi" w:cstheme="majorBidi"/>
                <w:szCs w:val="24"/>
              </w:rPr>
              <w:t xml:space="preserve">T. B., </w:t>
            </w:r>
            <w:r w:rsidRPr="008E1AC8">
              <w:rPr>
                <w:rFonts w:asciiTheme="majorBidi" w:hAnsiTheme="majorBidi" w:cstheme="majorBidi"/>
                <w:szCs w:val="24"/>
              </w:rPr>
              <w:t xml:space="preserve">Fraser, </w:t>
            </w:r>
            <w:r>
              <w:rPr>
                <w:rFonts w:asciiTheme="majorBidi" w:hAnsiTheme="majorBidi" w:cstheme="majorBidi"/>
                <w:szCs w:val="24"/>
              </w:rPr>
              <w:t xml:space="preserve">N. J., </w:t>
            </w:r>
            <w:r w:rsidRPr="008E1AC8">
              <w:rPr>
                <w:rFonts w:asciiTheme="majorBidi" w:hAnsiTheme="majorBidi" w:cstheme="majorBidi"/>
                <w:szCs w:val="24"/>
              </w:rPr>
              <w:t xml:space="preserve">Gambardella, </w:t>
            </w:r>
            <w:r>
              <w:rPr>
                <w:rFonts w:asciiTheme="majorBidi" w:hAnsiTheme="majorBidi" w:cstheme="majorBidi"/>
                <w:szCs w:val="24"/>
              </w:rPr>
              <w:t xml:space="preserve">G., </w:t>
            </w:r>
            <w:r w:rsidRPr="008E1AC8">
              <w:rPr>
                <w:rFonts w:asciiTheme="majorBidi" w:hAnsiTheme="majorBidi" w:cstheme="majorBidi"/>
                <w:szCs w:val="24"/>
              </w:rPr>
              <w:t xml:space="preserve">O’brien, </w:t>
            </w:r>
            <w:r>
              <w:rPr>
                <w:rFonts w:asciiTheme="majorBidi" w:hAnsiTheme="majorBidi" w:cstheme="majorBidi"/>
                <w:szCs w:val="24"/>
              </w:rPr>
              <w:t xml:space="preserve">K., </w:t>
            </w:r>
            <w:r w:rsidRPr="008E1AC8">
              <w:rPr>
                <w:rFonts w:asciiTheme="majorBidi" w:hAnsiTheme="majorBidi" w:cstheme="majorBidi"/>
                <w:szCs w:val="24"/>
              </w:rPr>
              <w:t xml:space="preserve">Umuroglu, </w:t>
            </w:r>
            <w:r>
              <w:rPr>
                <w:rFonts w:asciiTheme="majorBidi" w:hAnsiTheme="majorBidi" w:cstheme="majorBidi"/>
                <w:szCs w:val="24"/>
              </w:rPr>
              <w:t xml:space="preserve">Y., </w:t>
            </w:r>
            <w:r w:rsidRPr="008E1AC8">
              <w:rPr>
                <w:rFonts w:asciiTheme="majorBidi" w:hAnsiTheme="majorBidi" w:cstheme="majorBidi"/>
                <w:szCs w:val="24"/>
              </w:rPr>
              <w:t xml:space="preserve">Leeser, </w:t>
            </w:r>
            <w:r>
              <w:rPr>
                <w:rFonts w:asciiTheme="majorBidi" w:hAnsiTheme="majorBidi" w:cstheme="majorBidi"/>
                <w:szCs w:val="24"/>
              </w:rPr>
              <w:t xml:space="preserve">M. </w:t>
            </w:r>
            <w:r w:rsidRPr="008E1AC8">
              <w:rPr>
                <w:rFonts w:asciiTheme="majorBidi" w:hAnsiTheme="majorBidi" w:cstheme="majorBidi"/>
                <w:szCs w:val="24"/>
              </w:rPr>
              <w:t>and Vissers</w:t>
            </w:r>
            <w:r>
              <w:rPr>
                <w:rFonts w:asciiTheme="majorBidi" w:hAnsiTheme="majorBidi" w:cstheme="majorBidi"/>
                <w:szCs w:val="24"/>
              </w:rPr>
              <w:t>, K</w:t>
            </w:r>
            <w:r w:rsidRPr="008E1AC8">
              <w:rPr>
                <w:rFonts w:asciiTheme="majorBidi" w:hAnsiTheme="majorBidi" w:cstheme="majorBidi"/>
                <w:szCs w:val="24"/>
              </w:rPr>
              <w:t xml:space="preserve">. </w:t>
            </w:r>
            <w:r>
              <w:rPr>
                <w:rFonts w:asciiTheme="majorBidi" w:hAnsiTheme="majorBidi" w:cstheme="majorBidi"/>
                <w:szCs w:val="24"/>
              </w:rPr>
              <w:t xml:space="preserve">(2018), </w:t>
            </w:r>
            <w:r w:rsidRPr="008E1AC8">
              <w:rPr>
                <w:rFonts w:asciiTheme="majorBidi" w:hAnsiTheme="majorBidi" w:cstheme="majorBidi"/>
                <w:i/>
                <w:iCs/>
                <w:szCs w:val="24"/>
              </w:rPr>
              <w:t>FINN-R: An end-to-end deep-learning framework for fast exploration of quantized neural networks</w:t>
            </w:r>
            <w:r>
              <w:rPr>
                <w:rFonts w:asciiTheme="majorBidi" w:hAnsiTheme="majorBidi" w:cstheme="majorBidi"/>
                <w:i/>
                <w:iCs/>
                <w:szCs w:val="24"/>
              </w:rPr>
              <w:t>.</w:t>
            </w:r>
            <w:r w:rsidRPr="008E1AC8">
              <w:rPr>
                <w:rFonts w:asciiTheme="majorBidi" w:hAnsiTheme="majorBidi" w:cstheme="majorBidi"/>
                <w:szCs w:val="24"/>
              </w:rPr>
              <w:t xml:space="preserve"> ACM Transactions on Reconfigurable Technology and Systems (TRETS) </w:t>
            </w:r>
            <w:r>
              <w:rPr>
                <w:rFonts w:asciiTheme="majorBidi" w:hAnsiTheme="majorBidi" w:cstheme="majorBidi"/>
                <w:szCs w:val="24"/>
              </w:rPr>
              <w:t xml:space="preserve">Vol. </w:t>
            </w:r>
            <w:r w:rsidRPr="008E1AC8">
              <w:rPr>
                <w:rFonts w:asciiTheme="majorBidi" w:hAnsiTheme="majorBidi" w:cstheme="majorBidi"/>
                <w:szCs w:val="24"/>
              </w:rPr>
              <w:t xml:space="preserve">11, </w:t>
            </w:r>
            <w:r>
              <w:rPr>
                <w:rFonts w:asciiTheme="majorBidi" w:hAnsiTheme="majorBidi" w:cstheme="majorBidi"/>
                <w:szCs w:val="24"/>
              </w:rPr>
              <w:t>N</w:t>
            </w:r>
            <w:r w:rsidRPr="008E1AC8">
              <w:rPr>
                <w:rFonts w:asciiTheme="majorBidi" w:hAnsiTheme="majorBidi" w:cstheme="majorBidi"/>
                <w:szCs w:val="24"/>
              </w:rPr>
              <w:t>o. 3</w:t>
            </w:r>
            <w:r>
              <w:rPr>
                <w:rFonts w:asciiTheme="majorBidi" w:hAnsiTheme="majorBidi" w:cstheme="majorBidi"/>
                <w:szCs w:val="24"/>
              </w:rPr>
              <w:t xml:space="preserve">, pp. </w:t>
            </w:r>
            <w:r w:rsidRPr="008E1AC8">
              <w:rPr>
                <w:rFonts w:asciiTheme="majorBidi" w:hAnsiTheme="majorBidi" w:cstheme="majorBidi"/>
                <w:szCs w:val="24"/>
              </w:rPr>
              <w:t>1-23.</w:t>
            </w:r>
          </w:p>
        </w:tc>
      </w:tr>
      <w:tr w:rsidR="00BE5D65" w:rsidRPr="00756E9B"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w:t>
            </w:r>
            <w:r w:rsidRPr="00756E9B">
              <w:rPr>
                <w:rFonts w:asciiTheme="majorBidi" w:hAnsiTheme="majorBidi" w:cstheme="majorBidi"/>
                <w:szCs w:val="24"/>
              </w:rPr>
              <w:t>Bouraqia</w:t>
            </w:r>
            <w:r>
              <w:rPr>
                <w:rFonts w:asciiTheme="majorBidi" w:hAnsiTheme="majorBidi" w:cstheme="majorBidi"/>
                <w:szCs w:val="24"/>
              </w:rPr>
              <w:t>]</w:t>
            </w:r>
          </w:p>
        </w:tc>
        <w:tc>
          <w:tcPr>
            <w:tcW w:w="3140" w:type="pct"/>
          </w:tcPr>
          <w:p w:rsidR="00BE5D65" w:rsidRPr="00756E9B" w:rsidRDefault="00BE5D65" w:rsidP="009A0CA4">
            <w:pPr>
              <w:spacing w:after="120"/>
              <w:jc w:val="both"/>
              <w:rPr>
                <w:rFonts w:asciiTheme="majorBidi" w:hAnsiTheme="majorBidi" w:cstheme="majorBidi"/>
                <w:szCs w:val="24"/>
              </w:rPr>
            </w:pPr>
            <w:r w:rsidRPr="00756E9B">
              <w:rPr>
                <w:rFonts w:asciiTheme="majorBidi" w:hAnsiTheme="majorBidi" w:cstheme="majorBidi"/>
                <w:szCs w:val="24"/>
              </w:rPr>
              <w:t xml:space="preserve">Bouraqia, </w:t>
            </w:r>
            <w:r>
              <w:rPr>
                <w:rFonts w:asciiTheme="majorBidi" w:hAnsiTheme="majorBidi" w:cstheme="majorBidi"/>
                <w:szCs w:val="24"/>
              </w:rPr>
              <w:t xml:space="preserve">K., </w:t>
            </w:r>
            <w:r w:rsidRPr="00756E9B">
              <w:rPr>
                <w:rFonts w:asciiTheme="majorBidi" w:hAnsiTheme="majorBidi" w:cstheme="majorBidi"/>
                <w:szCs w:val="24"/>
              </w:rPr>
              <w:t xml:space="preserve">Sabir, </w:t>
            </w:r>
            <w:r>
              <w:rPr>
                <w:rFonts w:asciiTheme="majorBidi" w:hAnsiTheme="majorBidi" w:cstheme="majorBidi"/>
                <w:szCs w:val="24"/>
              </w:rPr>
              <w:t xml:space="preserve">E., </w:t>
            </w:r>
            <w:r w:rsidRPr="00756E9B">
              <w:rPr>
                <w:rFonts w:asciiTheme="majorBidi" w:hAnsiTheme="majorBidi" w:cstheme="majorBidi"/>
                <w:szCs w:val="24"/>
              </w:rPr>
              <w:t xml:space="preserve">Sadik, </w:t>
            </w:r>
            <w:r>
              <w:rPr>
                <w:rFonts w:asciiTheme="majorBidi" w:hAnsiTheme="majorBidi" w:cstheme="majorBidi"/>
                <w:szCs w:val="24"/>
              </w:rPr>
              <w:t xml:space="preserve">M. </w:t>
            </w:r>
            <w:r w:rsidRPr="00756E9B">
              <w:rPr>
                <w:rFonts w:asciiTheme="majorBidi" w:hAnsiTheme="majorBidi" w:cstheme="majorBidi"/>
                <w:szCs w:val="24"/>
              </w:rPr>
              <w:t>and Ladid</w:t>
            </w:r>
            <w:r>
              <w:rPr>
                <w:rFonts w:asciiTheme="majorBidi" w:hAnsiTheme="majorBidi" w:cstheme="majorBidi"/>
                <w:szCs w:val="24"/>
              </w:rPr>
              <w:t xml:space="preserve">, L. (2020), </w:t>
            </w:r>
            <w:r w:rsidRPr="00756E9B">
              <w:rPr>
                <w:rFonts w:asciiTheme="majorBidi" w:hAnsiTheme="majorBidi" w:cstheme="majorBidi"/>
                <w:i/>
                <w:iCs/>
                <w:szCs w:val="24"/>
              </w:rPr>
              <w:t>Quality of experience for streaming services: Measurements, challenges and insights</w:t>
            </w:r>
            <w:r>
              <w:rPr>
                <w:rFonts w:asciiTheme="majorBidi" w:hAnsiTheme="majorBidi" w:cstheme="majorBidi"/>
                <w:szCs w:val="24"/>
              </w:rPr>
              <w:t>.</w:t>
            </w:r>
            <w:r w:rsidRPr="00756E9B">
              <w:rPr>
                <w:rFonts w:asciiTheme="majorBidi" w:hAnsiTheme="majorBidi" w:cstheme="majorBidi"/>
                <w:szCs w:val="24"/>
              </w:rPr>
              <w:t xml:space="preserve"> IEEE Access, </w:t>
            </w:r>
            <w:r>
              <w:rPr>
                <w:rFonts w:asciiTheme="majorBidi" w:hAnsiTheme="majorBidi" w:cstheme="majorBidi"/>
                <w:szCs w:val="24"/>
              </w:rPr>
              <w:t>V</w:t>
            </w:r>
            <w:r w:rsidRPr="00756E9B">
              <w:rPr>
                <w:rFonts w:asciiTheme="majorBidi" w:hAnsiTheme="majorBidi" w:cstheme="majorBidi"/>
                <w:szCs w:val="24"/>
              </w:rPr>
              <w:t>ol. 8, pp. 13341–13361.</w:t>
            </w:r>
          </w:p>
        </w:tc>
      </w:tr>
      <w:tr w:rsidR="00BE5D65" w:rsidRPr="00E43AFB" w:rsidTr="00742551">
        <w:tc>
          <w:tcPr>
            <w:tcW w:w="1860" w:type="pct"/>
          </w:tcPr>
          <w:p w:rsidR="00BE5D65" w:rsidRPr="00E43AFB" w:rsidRDefault="00BE5D65" w:rsidP="009A0CA4">
            <w:pPr>
              <w:rPr>
                <w:rFonts w:asciiTheme="majorBidi" w:hAnsiTheme="majorBidi" w:cstheme="majorBidi"/>
                <w:szCs w:val="24"/>
              </w:rPr>
            </w:pPr>
            <w:r>
              <w:rPr>
                <w:rFonts w:asciiTheme="majorBidi" w:hAnsiTheme="majorBidi" w:cstheme="majorBidi"/>
                <w:szCs w:val="24"/>
              </w:rPr>
              <w:t>[b-</w:t>
            </w:r>
            <w:r w:rsidRPr="00E43AFB">
              <w:rPr>
                <w:rFonts w:asciiTheme="majorBidi" w:hAnsiTheme="majorBidi" w:cstheme="majorBidi"/>
                <w:szCs w:val="24"/>
                <w:lang w:val="en-GB"/>
              </w:rPr>
              <w:t>Ciavaglia</w:t>
            </w:r>
            <w:r>
              <w:rPr>
                <w:rFonts w:asciiTheme="majorBidi" w:hAnsiTheme="majorBidi" w:cstheme="majorBidi"/>
                <w:szCs w:val="24"/>
              </w:rPr>
              <w:t>-1]</w:t>
            </w:r>
          </w:p>
        </w:tc>
        <w:tc>
          <w:tcPr>
            <w:tcW w:w="3140" w:type="pct"/>
          </w:tcPr>
          <w:p w:rsidR="00BE5D65" w:rsidRDefault="00BE5D65" w:rsidP="009A0CA4">
            <w:pPr>
              <w:jc w:val="both"/>
              <w:rPr>
                <w:rFonts w:asciiTheme="majorBidi" w:hAnsiTheme="majorBidi" w:cstheme="majorBidi"/>
                <w:szCs w:val="24"/>
              </w:rPr>
            </w:pPr>
            <w:r w:rsidRPr="00E43AFB">
              <w:rPr>
                <w:rFonts w:asciiTheme="majorBidi" w:hAnsiTheme="majorBidi" w:cstheme="majorBidi"/>
                <w:szCs w:val="24"/>
                <w:lang w:val="en-GB"/>
              </w:rPr>
              <w:t>Ciavaglia, L.</w:t>
            </w:r>
            <w:r>
              <w:rPr>
                <w:rFonts w:asciiTheme="majorBidi" w:hAnsiTheme="majorBidi" w:cstheme="majorBidi"/>
                <w:szCs w:val="24"/>
              </w:rPr>
              <w:t xml:space="preserve"> (2021), </w:t>
            </w:r>
            <w:r w:rsidRPr="00D73729">
              <w:rPr>
                <w:rFonts w:asciiTheme="majorBidi" w:hAnsiTheme="majorBidi" w:cstheme="majorBidi"/>
                <w:szCs w:val="24"/>
              </w:rPr>
              <w:t>Next-Generation Closed-Loop Automation</w:t>
            </w:r>
            <w:r>
              <w:rPr>
                <w:rFonts w:asciiTheme="majorBidi" w:hAnsiTheme="majorBidi" w:cstheme="majorBidi"/>
                <w:szCs w:val="24"/>
              </w:rPr>
              <w:t>. IEEE Tutorial, May 17.</w:t>
            </w:r>
          </w:p>
          <w:p w:rsidR="00BE5D65" w:rsidRPr="00E43AFB" w:rsidRDefault="007649F9" w:rsidP="007B51E8">
            <w:pPr>
              <w:spacing w:before="0" w:after="120"/>
              <w:jc w:val="both"/>
              <w:rPr>
                <w:rFonts w:asciiTheme="majorBidi" w:hAnsiTheme="majorBidi" w:cstheme="majorBidi"/>
                <w:szCs w:val="24"/>
              </w:rPr>
            </w:pPr>
            <w:hyperlink r:id="rId68" w:history="1">
              <w:r w:rsidR="00BE5D65" w:rsidRPr="002326D1">
                <w:rPr>
                  <w:rStyle w:val="Hyperlink"/>
                  <w:rFonts w:asciiTheme="majorBidi" w:hAnsiTheme="majorBidi" w:cstheme="majorBidi"/>
                  <w:szCs w:val="24"/>
                </w:rPr>
                <w:t>https://www.slideshare.net/LaurentCiavaglia/nextgeneration-closedloop-automation-an-inside-view</w:t>
              </w:r>
            </w:hyperlink>
          </w:p>
        </w:tc>
      </w:tr>
      <w:tr w:rsidR="00BE5D65" w:rsidRPr="00E43AFB" w:rsidTr="00742551">
        <w:tc>
          <w:tcPr>
            <w:tcW w:w="1860" w:type="pct"/>
          </w:tcPr>
          <w:p w:rsidR="00BE5D65" w:rsidRPr="00E43AFB" w:rsidRDefault="00BE5D65" w:rsidP="009A0CA4">
            <w:pPr>
              <w:rPr>
                <w:rFonts w:asciiTheme="majorBidi" w:hAnsiTheme="majorBidi" w:cstheme="majorBidi"/>
                <w:szCs w:val="24"/>
              </w:rPr>
            </w:pPr>
            <w:r>
              <w:rPr>
                <w:rFonts w:asciiTheme="majorBidi" w:hAnsiTheme="majorBidi" w:cstheme="majorBidi"/>
                <w:szCs w:val="24"/>
              </w:rPr>
              <w:t>[b-</w:t>
            </w:r>
            <w:r w:rsidRPr="00E43AFB">
              <w:rPr>
                <w:rFonts w:asciiTheme="majorBidi" w:hAnsiTheme="majorBidi" w:cstheme="majorBidi"/>
                <w:szCs w:val="24"/>
                <w:lang w:val="en-GB"/>
              </w:rPr>
              <w:t>Ciavaglia</w:t>
            </w:r>
            <w:r>
              <w:rPr>
                <w:rFonts w:asciiTheme="majorBidi" w:hAnsiTheme="majorBidi" w:cstheme="majorBidi"/>
                <w:szCs w:val="24"/>
              </w:rPr>
              <w:t>-2]</w:t>
            </w:r>
          </w:p>
        </w:tc>
        <w:tc>
          <w:tcPr>
            <w:tcW w:w="3140" w:type="pct"/>
          </w:tcPr>
          <w:p w:rsidR="00BE5D65" w:rsidRPr="00E43AFB" w:rsidRDefault="00BE5D65" w:rsidP="009A0CA4">
            <w:pPr>
              <w:spacing w:after="120"/>
              <w:jc w:val="both"/>
              <w:rPr>
                <w:rFonts w:asciiTheme="majorBidi" w:hAnsiTheme="majorBidi" w:cstheme="majorBidi"/>
                <w:szCs w:val="24"/>
              </w:rPr>
            </w:pPr>
            <w:bookmarkStart w:id="1063" w:name="_Toc86163197"/>
            <w:r w:rsidRPr="00E43AFB">
              <w:rPr>
                <w:rFonts w:asciiTheme="majorBidi" w:hAnsiTheme="majorBidi" w:cstheme="majorBidi"/>
                <w:szCs w:val="24"/>
                <w:lang w:val="en-GB"/>
              </w:rPr>
              <w:t>Ciavaglia, L., Ghamri-Doudane, S., Smirnov,</w:t>
            </w:r>
            <w:bookmarkEnd w:id="1063"/>
            <w:r w:rsidRPr="00E43AFB">
              <w:rPr>
                <w:rFonts w:asciiTheme="majorBidi" w:hAnsiTheme="majorBidi" w:cstheme="majorBidi"/>
                <w:szCs w:val="24"/>
                <w:lang w:val="en-GB"/>
              </w:rPr>
              <w:t xml:space="preserve"> M., </w:t>
            </w:r>
            <w:bookmarkStart w:id="1064" w:name="_Toc86163198"/>
            <w:r w:rsidRPr="00E43AFB">
              <w:rPr>
                <w:rFonts w:asciiTheme="majorBidi" w:hAnsiTheme="majorBidi" w:cstheme="majorBidi"/>
                <w:szCs w:val="24"/>
                <w:lang w:val="en-GB"/>
              </w:rPr>
              <w:t xml:space="preserve">Demestichas, P., Stavroulaki, V.-A., </w:t>
            </w:r>
            <w:bookmarkEnd w:id="1064"/>
            <w:r w:rsidRPr="00E43AFB">
              <w:rPr>
                <w:rFonts w:asciiTheme="majorBidi" w:hAnsiTheme="majorBidi" w:cstheme="majorBidi"/>
                <w:szCs w:val="24"/>
                <w:lang w:val="en-GB"/>
              </w:rPr>
              <w:t xml:space="preserve">Bantouna, </w:t>
            </w:r>
            <w:r w:rsidRPr="00E43AFB">
              <w:rPr>
                <w:rFonts w:asciiTheme="majorBidi" w:hAnsiTheme="majorBidi" w:cstheme="majorBidi"/>
                <w:szCs w:val="24"/>
              </w:rPr>
              <w:t xml:space="preserve">A. </w:t>
            </w:r>
            <w:r w:rsidRPr="00E43AFB">
              <w:rPr>
                <w:rFonts w:asciiTheme="majorBidi" w:hAnsiTheme="majorBidi" w:cstheme="majorBidi"/>
                <w:szCs w:val="24"/>
                <w:lang w:val="en-GB"/>
              </w:rPr>
              <w:t>and Sayrac</w:t>
            </w:r>
            <w:r w:rsidRPr="00E43AFB">
              <w:rPr>
                <w:rFonts w:asciiTheme="majorBidi" w:hAnsiTheme="majorBidi" w:cstheme="majorBidi"/>
                <w:szCs w:val="24"/>
              </w:rPr>
              <w:t>, B.</w:t>
            </w:r>
            <w:bookmarkStart w:id="1065" w:name="_Toc86163196"/>
            <w:r w:rsidRPr="00E43AFB">
              <w:rPr>
                <w:rFonts w:asciiTheme="majorBidi" w:hAnsiTheme="majorBidi" w:cstheme="majorBidi"/>
                <w:szCs w:val="24"/>
              </w:rPr>
              <w:t xml:space="preserve">(2012), </w:t>
            </w:r>
            <w:r w:rsidRPr="00E43AFB">
              <w:rPr>
                <w:rFonts w:asciiTheme="majorBidi" w:hAnsiTheme="majorBidi" w:cstheme="majorBidi"/>
                <w:i/>
                <w:iCs/>
                <w:szCs w:val="24"/>
                <w:lang w:val="en-GB"/>
              </w:rPr>
              <w:t>Unifying Management of Future Networks With Trust</w:t>
            </w:r>
            <w:bookmarkEnd w:id="1065"/>
            <w:r w:rsidRPr="00E43AFB">
              <w:rPr>
                <w:rFonts w:asciiTheme="majorBidi" w:hAnsiTheme="majorBidi" w:cstheme="majorBidi"/>
                <w:szCs w:val="24"/>
              </w:rPr>
              <w:t>. Bell Labs Technical Journal, Vol. 17, No. 3, pp. 193-212.</w:t>
            </w:r>
          </w:p>
        </w:tc>
      </w:tr>
      <w:tr w:rsidR="00BE5D6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[b-Clark]</w:t>
            </w:r>
          </w:p>
        </w:tc>
        <w:tc>
          <w:tcPr>
            <w:tcW w:w="3140" w:type="pct"/>
          </w:tcPr>
          <w:p w:rsidR="00BE5D65" w:rsidRDefault="00BE5D65" w:rsidP="009A0CA4">
            <w:pPr>
              <w:spacing w:after="120"/>
              <w:jc w:val="both"/>
              <w:rPr>
                <w:rFonts w:asciiTheme="majorBidi" w:hAnsiTheme="majorBidi" w:cstheme="majorBidi"/>
                <w:szCs w:val="24"/>
              </w:rPr>
            </w:pPr>
            <w:r w:rsidRPr="009271AF">
              <w:rPr>
                <w:rFonts w:asciiTheme="majorBidi" w:hAnsiTheme="majorBidi" w:cstheme="majorBidi"/>
                <w:szCs w:val="24"/>
                <w:lang w:val="en-GB"/>
              </w:rPr>
              <w:t>Clark, D. D.</w:t>
            </w:r>
            <w:r>
              <w:rPr>
                <w:rFonts w:asciiTheme="majorBidi" w:hAnsiTheme="majorBidi" w:cstheme="majorBidi"/>
                <w:szCs w:val="24"/>
              </w:rPr>
              <w:t xml:space="preserve">, </w:t>
            </w:r>
            <w:r w:rsidRPr="009271AF">
              <w:rPr>
                <w:rFonts w:asciiTheme="majorBidi" w:hAnsiTheme="majorBidi" w:cstheme="majorBidi"/>
                <w:szCs w:val="24"/>
                <w:lang w:val="en-GB"/>
              </w:rPr>
              <w:t xml:space="preserve">Partridge, </w:t>
            </w:r>
            <w:r>
              <w:rPr>
                <w:rFonts w:asciiTheme="majorBidi" w:hAnsiTheme="majorBidi" w:cstheme="majorBidi"/>
                <w:szCs w:val="24"/>
              </w:rPr>
              <w:t xml:space="preserve">C., </w:t>
            </w:r>
            <w:r w:rsidRPr="009271AF">
              <w:rPr>
                <w:rFonts w:asciiTheme="majorBidi" w:hAnsiTheme="majorBidi" w:cstheme="majorBidi"/>
                <w:szCs w:val="24"/>
                <w:lang w:val="en-GB"/>
              </w:rPr>
              <w:t xml:space="preserve">Ramming, </w:t>
            </w:r>
            <w:r>
              <w:rPr>
                <w:rFonts w:asciiTheme="majorBidi" w:hAnsiTheme="majorBidi" w:cstheme="majorBidi"/>
                <w:szCs w:val="24"/>
              </w:rPr>
              <w:t xml:space="preserve">J. C. </w:t>
            </w:r>
            <w:r w:rsidRPr="009271AF">
              <w:rPr>
                <w:rFonts w:asciiTheme="majorBidi" w:hAnsiTheme="majorBidi" w:cstheme="majorBidi"/>
                <w:szCs w:val="24"/>
                <w:lang w:val="en-GB"/>
              </w:rPr>
              <w:t>and Wroclawski</w:t>
            </w:r>
            <w:r>
              <w:rPr>
                <w:rFonts w:asciiTheme="majorBidi" w:hAnsiTheme="majorBidi" w:cstheme="majorBidi"/>
                <w:szCs w:val="24"/>
              </w:rPr>
              <w:t xml:space="preserve">, </w:t>
            </w:r>
            <w:r w:rsidRPr="009271AF">
              <w:rPr>
                <w:rFonts w:asciiTheme="majorBidi" w:hAnsiTheme="majorBidi" w:cstheme="majorBidi"/>
                <w:szCs w:val="24"/>
                <w:lang w:val="en-GB"/>
              </w:rPr>
              <w:t>J. T.</w:t>
            </w:r>
            <w:r>
              <w:rPr>
                <w:rFonts w:asciiTheme="majorBidi" w:hAnsiTheme="majorBidi" w:cstheme="majorBidi"/>
                <w:szCs w:val="24"/>
              </w:rPr>
              <w:t xml:space="preserve"> (2003), </w:t>
            </w:r>
            <w:r w:rsidRPr="009271AF">
              <w:rPr>
                <w:rFonts w:asciiTheme="majorBidi" w:hAnsiTheme="majorBidi" w:cstheme="majorBidi"/>
                <w:i/>
                <w:iCs/>
                <w:szCs w:val="24"/>
                <w:lang w:val="en-GB"/>
              </w:rPr>
              <w:t>A knowledge plane for the internet</w:t>
            </w:r>
            <w:r>
              <w:rPr>
                <w:rFonts w:asciiTheme="majorBidi" w:hAnsiTheme="majorBidi" w:cstheme="majorBidi"/>
                <w:szCs w:val="24"/>
              </w:rPr>
              <w:t xml:space="preserve">. In </w:t>
            </w:r>
            <w:r w:rsidRPr="009271AF">
              <w:rPr>
                <w:rFonts w:asciiTheme="majorBidi" w:hAnsiTheme="majorBidi" w:cstheme="majorBidi"/>
                <w:noProof/>
                <w:szCs w:val="24"/>
                <w:lang w:val="en-GB"/>
              </w:rPr>
              <w:t xml:space="preserve">Proceedings of the 2003 </w:t>
            </w:r>
            <w:r>
              <w:rPr>
                <w:rFonts w:asciiTheme="majorBidi" w:hAnsiTheme="majorBidi" w:cstheme="majorBidi"/>
                <w:noProof/>
                <w:szCs w:val="24"/>
              </w:rPr>
              <w:t>C</w:t>
            </w:r>
            <w:r w:rsidRPr="009271AF">
              <w:rPr>
                <w:rFonts w:asciiTheme="majorBidi" w:hAnsiTheme="majorBidi" w:cstheme="majorBidi"/>
                <w:noProof/>
                <w:szCs w:val="24"/>
                <w:lang w:val="en-GB"/>
              </w:rPr>
              <w:t>onference on Applications, technologies, architectures, and protocols for computer communications</w:t>
            </w:r>
            <w:r>
              <w:rPr>
                <w:rFonts w:asciiTheme="majorBidi" w:hAnsiTheme="majorBidi" w:cstheme="majorBidi"/>
                <w:noProof/>
                <w:szCs w:val="24"/>
              </w:rPr>
              <w:t xml:space="preserve">, </w:t>
            </w:r>
            <w:r w:rsidR="009A0CA4" w:rsidRPr="009271AF">
              <w:rPr>
                <w:rFonts w:asciiTheme="majorBidi" w:hAnsiTheme="majorBidi" w:cstheme="majorBidi"/>
                <w:noProof/>
                <w:szCs w:val="24"/>
              </w:rPr>
              <w:t>SIGCOMM '03</w:t>
            </w:r>
            <w:r w:rsidRPr="009271AF">
              <w:rPr>
                <w:rFonts w:asciiTheme="majorBidi" w:hAnsiTheme="majorBidi" w:cstheme="majorBidi"/>
                <w:noProof/>
                <w:szCs w:val="24"/>
                <w:lang w:val="en-GB"/>
              </w:rPr>
              <w:t xml:space="preserve">, </w:t>
            </w:r>
            <w:r>
              <w:rPr>
                <w:rFonts w:asciiTheme="majorBidi" w:hAnsiTheme="majorBidi" w:cstheme="majorBidi"/>
                <w:noProof/>
                <w:szCs w:val="24"/>
              </w:rPr>
              <w:t>pp.</w:t>
            </w:r>
            <w:r w:rsidRPr="009271AF">
              <w:rPr>
                <w:rFonts w:asciiTheme="majorBidi" w:hAnsiTheme="majorBidi" w:cstheme="majorBidi"/>
                <w:noProof/>
                <w:szCs w:val="24"/>
                <w:lang w:val="en-GB"/>
              </w:rPr>
              <w:t xml:space="preserve"> 3</w:t>
            </w:r>
            <w:r>
              <w:rPr>
                <w:rFonts w:asciiTheme="majorBidi" w:hAnsiTheme="majorBidi" w:cstheme="majorBidi"/>
                <w:noProof/>
                <w:szCs w:val="24"/>
              </w:rPr>
              <w:t>-</w:t>
            </w:r>
            <w:r w:rsidRPr="009271AF">
              <w:rPr>
                <w:rFonts w:asciiTheme="majorBidi" w:hAnsiTheme="majorBidi" w:cstheme="majorBidi"/>
                <w:noProof/>
                <w:szCs w:val="24"/>
                <w:lang w:val="en-GB"/>
              </w:rPr>
              <w:t>10</w:t>
            </w:r>
            <w:r>
              <w:rPr>
                <w:rFonts w:asciiTheme="majorBidi" w:hAnsiTheme="majorBidi" w:cstheme="majorBidi"/>
                <w:noProof/>
                <w:szCs w:val="24"/>
              </w:rPr>
              <w:t>.</w:t>
            </w:r>
          </w:p>
        </w:tc>
      </w:tr>
      <w:tr w:rsidR="00BE5D65" w:rsidRPr="00756E9B"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lastRenderedPageBreak/>
              <w:t>[b-DISH-AWS]</w:t>
            </w:r>
          </w:p>
        </w:tc>
        <w:tc>
          <w:tcPr>
            <w:tcW w:w="3140" w:type="pct"/>
          </w:tcPr>
          <w:p w:rsidR="00BE5D65" w:rsidRDefault="00BE5D65" w:rsidP="009A0CA4">
            <w:pPr>
              <w:jc w:val="both"/>
              <w:rPr>
                <w:rFonts w:asciiTheme="majorBidi" w:hAnsiTheme="majorBidi" w:cstheme="majorBidi"/>
                <w:szCs w:val="24"/>
              </w:rPr>
            </w:pPr>
            <w:r>
              <w:rPr>
                <w:rFonts w:asciiTheme="majorBidi" w:hAnsiTheme="majorBidi" w:cstheme="majorBidi"/>
                <w:szCs w:val="24"/>
              </w:rPr>
              <w:t xml:space="preserve">Businesswire (2021), </w:t>
            </w:r>
            <w:r w:rsidRPr="007B0C8B">
              <w:rPr>
                <w:rFonts w:asciiTheme="majorBidi" w:hAnsiTheme="majorBidi" w:cstheme="majorBidi"/>
                <w:i/>
                <w:iCs/>
                <w:szCs w:val="24"/>
              </w:rPr>
              <w:t>DISH and AWS Form Strategic Collaboration to Reinvent 5G Connectivity and Innovation</w:t>
            </w:r>
            <w:r>
              <w:rPr>
                <w:rFonts w:asciiTheme="majorBidi" w:hAnsiTheme="majorBidi" w:cstheme="majorBidi"/>
                <w:szCs w:val="24"/>
              </w:rPr>
              <w:t>.</w:t>
            </w:r>
          </w:p>
          <w:p w:rsidR="00BE5D65" w:rsidRPr="00756E9B" w:rsidRDefault="007649F9" w:rsidP="007B51E8">
            <w:pPr>
              <w:spacing w:before="0" w:after="120"/>
              <w:jc w:val="both"/>
              <w:rPr>
                <w:rFonts w:asciiTheme="majorBidi" w:hAnsiTheme="majorBidi" w:cstheme="majorBidi"/>
                <w:szCs w:val="24"/>
              </w:rPr>
            </w:pPr>
            <w:hyperlink r:id="rId69" w:history="1">
              <w:r w:rsidR="00BE5D65" w:rsidRPr="002326D1">
                <w:rPr>
                  <w:rStyle w:val="Hyperlink"/>
                  <w:rFonts w:asciiTheme="majorBidi" w:hAnsiTheme="majorBidi" w:cstheme="majorBidi"/>
                  <w:szCs w:val="24"/>
                </w:rPr>
                <w:t>https://www.businesswire.com/news/home/20210421005315/en/DISH-and-AWS-Form-Strategic-Collaboration-to-Reinvent-5G-Connectivity-and-Innovation</w:t>
              </w:r>
            </w:hyperlink>
          </w:p>
        </w:tc>
      </w:tr>
      <w:tr w:rsidR="00BE5D65" w:rsidTr="00742551">
        <w:tc>
          <w:tcPr>
            <w:tcW w:w="1860" w:type="pct"/>
          </w:tcPr>
          <w:p w:rsidR="00BE5D65" w:rsidRPr="00B91C21" w:rsidRDefault="00BE5D65" w:rsidP="009A0CA4">
            <w:pPr>
              <w:rPr>
                <w:rFonts w:asciiTheme="majorBidi" w:hAnsiTheme="majorBidi" w:cstheme="majorBidi"/>
                <w:szCs w:val="24"/>
              </w:rPr>
            </w:pPr>
            <w:r>
              <w:rPr>
                <w:rFonts w:asciiTheme="majorBidi" w:hAnsiTheme="majorBidi" w:cstheme="majorBidi"/>
                <w:szCs w:val="24"/>
              </w:rPr>
              <w:t>[b-ETSI GR ZSM 009-3]</w:t>
            </w:r>
          </w:p>
        </w:tc>
        <w:tc>
          <w:tcPr>
            <w:tcW w:w="3140" w:type="pct"/>
          </w:tcPr>
          <w:p w:rsidR="00BE5D65" w:rsidRPr="0029211F" w:rsidRDefault="00BE5D65" w:rsidP="009A0CA4">
            <w:pPr>
              <w:spacing w:after="120"/>
              <w:jc w:val="both"/>
              <w:rPr>
                <w:rFonts w:asciiTheme="majorBidi" w:hAnsiTheme="majorBidi" w:cstheme="majorBidi"/>
                <w:i/>
                <w:iCs/>
                <w:szCs w:val="24"/>
              </w:rPr>
            </w:pPr>
            <w:r>
              <w:rPr>
                <w:rFonts w:asciiTheme="majorBidi" w:hAnsiTheme="majorBidi" w:cstheme="majorBidi"/>
                <w:szCs w:val="24"/>
              </w:rPr>
              <w:t>Draft Group Report ETSI GR ZSM 009-3,</w:t>
            </w:r>
            <w:r w:rsidRPr="00D73729">
              <w:rPr>
                <w:rFonts w:asciiTheme="majorBidi" w:hAnsiTheme="majorBidi" w:cstheme="majorBidi"/>
                <w:i/>
                <w:iCs/>
                <w:szCs w:val="24"/>
              </w:rPr>
              <w:t>Zero-Touch Network and Service Management (ZSM) Closed-loopautomation: Advanced topics</w:t>
            </w:r>
            <w:r>
              <w:rPr>
                <w:rFonts w:asciiTheme="majorBidi" w:hAnsiTheme="majorBidi" w:cstheme="majorBidi"/>
                <w:szCs w:val="24"/>
              </w:rPr>
              <w:t>.</w:t>
            </w:r>
          </w:p>
        </w:tc>
      </w:tr>
      <w:tr w:rsidR="00BE5D65" w:rsidTr="00742551">
        <w:tc>
          <w:tcPr>
            <w:tcW w:w="1860" w:type="pct"/>
          </w:tcPr>
          <w:p w:rsidR="00BE5D65" w:rsidRDefault="00BE5D65" w:rsidP="009A0CA4">
            <w:pPr>
              <w:rPr>
                <w:rFonts w:asciiTheme="majorBidi" w:hAnsiTheme="majorBidi" w:cstheme="majorBidi"/>
                <w:szCs w:val="24"/>
              </w:rPr>
            </w:pPr>
            <w:r w:rsidRPr="00B91C21">
              <w:rPr>
                <w:rFonts w:asciiTheme="majorBidi" w:hAnsiTheme="majorBidi" w:cstheme="majorBidi"/>
                <w:szCs w:val="24"/>
              </w:rPr>
              <w:t>[b-ETSI GS ZSM 001]</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Group Specification ETSI GS ZSM 001 (2019), </w:t>
            </w:r>
            <w:r w:rsidRPr="00B91C21">
              <w:rPr>
                <w:rFonts w:asciiTheme="majorBidi" w:hAnsiTheme="majorBidi" w:cstheme="majorBidi"/>
                <w:i/>
                <w:iCs/>
                <w:szCs w:val="24"/>
              </w:rPr>
              <w:t>Zero-touch network and Service Management (ZSM); Requirements based on documented scenarios</w:t>
            </w:r>
            <w:r>
              <w:rPr>
                <w:rFonts w:asciiTheme="majorBidi" w:hAnsiTheme="majorBidi" w:cstheme="majorBidi"/>
                <w:szCs w:val="24"/>
              </w:rPr>
              <w:t>.</w:t>
            </w:r>
          </w:p>
        </w:tc>
      </w:tr>
      <w:tr w:rsidR="00BE5D65" w:rsidTr="00742551">
        <w:tc>
          <w:tcPr>
            <w:tcW w:w="1860" w:type="pct"/>
          </w:tcPr>
          <w:p w:rsidR="00BE5D65" w:rsidRDefault="00BE5D65" w:rsidP="009A0CA4">
            <w:pPr>
              <w:rPr>
                <w:rFonts w:asciiTheme="majorBidi" w:hAnsiTheme="majorBidi" w:cstheme="majorBidi"/>
                <w:szCs w:val="24"/>
              </w:rPr>
            </w:pPr>
            <w:r w:rsidRPr="00B91C21">
              <w:rPr>
                <w:rFonts w:asciiTheme="majorBidi" w:hAnsiTheme="majorBidi" w:cstheme="majorBidi"/>
                <w:szCs w:val="24"/>
              </w:rPr>
              <w:t>[b-ETSI GS ZSM 00</w:t>
            </w:r>
            <w:r>
              <w:rPr>
                <w:rFonts w:asciiTheme="majorBidi" w:hAnsiTheme="majorBidi" w:cstheme="majorBidi"/>
                <w:szCs w:val="24"/>
              </w:rPr>
              <w:t>2</w:t>
            </w:r>
            <w:r w:rsidRPr="00B91C21">
              <w:rPr>
                <w:rFonts w:asciiTheme="majorBidi" w:hAnsiTheme="majorBidi" w:cstheme="majorBidi"/>
                <w:szCs w:val="24"/>
              </w:rPr>
              <w:t>]</w:t>
            </w:r>
          </w:p>
        </w:tc>
        <w:tc>
          <w:tcPr>
            <w:tcW w:w="3140" w:type="pct"/>
          </w:tcPr>
          <w:p w:rsidR="00BE5D65" w:rsidRPr="00D73729" w:rsidRDefault="00BE5D65" w:rsidP="009A0CA4">
            <w:pPr>
              <w:spacing w:after="120"/>
              <w:jc w:val="both"/>
              <w:rPr>
                <w:rFonts w:asciiTheme="majorBidi" w:hAnsiTheme="majorBidi" w:cstheme="majorBidi"/>
                <w:i/>
                <w:iCs/>
                <w:szCs w:val="24"/>
              </w:rPr>
            </w:pPr>
            <w:r>
              <w:rPr>
                <w:rFonts w:asciiTheme="majorBidi" w:hAnsiTheme="majorBidi" w:cstheme="majorBidi"/>
                <w:szCs w:val="24"/>
              </w:rPr>
              <w:t xml:space="preserve">Group Specification ETSI GS ZSM 002 (2019), </w:t>
            </w:r>
            <w:r w:rsidRPr="00D73729">
              <w:rPr>
                <w:rFonts w:asciiTheme="majorBidi" w:hAnsiTheme="majorBidi" w:cstheme="majorBidi"/>
                <w:i/>
                <w:iCs/>
                <w:szCs w:val="24"/>
              </w:rPr>
              <w:t>Zero-touch network and Service Management (ZSM);Reference Architecture</w:t>
            </w:r>
            <w:r>
              <w:rPr>
                <w:rFonts w:asciiTheme="majorBidi" w:hAnsiTheme="majorBidi" w:cstheme="majorBidi"/>
                <w:szCs w:val="24"/>
              </w:rPr>
              <w:t>.</w:t>
            </w:r>
          </w:p>
        </w:tc>
      </w:tr>
      <w:tr w:rsidR="00BE5D65" w:rsidTr="00742551">
        <w:tc>
          <w:tcPr>
            <w:tcW w:w="1860" w:type="pct"/>
          </w:tcPr>
          <w:p w:rsidR="00BE5D65" w:rsidRPr="00B91C21" w:rsidRDefault="00BE5D65" w:rsidP="009A0CA4">
            <w:pPr>
              <w:rPr>
                <w:rFonts w:asciiTheme="majorBidi" w:hAnsiTheme="majorBidi" w:cstheme="majorBidi"/>
                <w:szCs w:val="24"/>
              </w:rPr>
            </w:pPr>
            <w:r>
              <w:rPr>
                <w:rFonts w:asciiTheme="majorBidi" w:hAnsiTheme="majorBidi" w:cstheme="majorBidi"/>
                <w:szCs w:val="24"/>
              </w:rPr>
              <w:t>[b-ETSI GS ZSM 013]</w:t>
            </w:r>
          </w:p>
        </w:tc>
        <w:tc>
          <w:tcPr>
            <w:tcW w:w="3140" w:type="pct"/>
          </w:tcPr>
          <w:p w:rsidR="00BE5D65" w:rsidRPr="00E05485" w:rsidRDefault="00BE5D65" w:rsidP="009A0CA4">
            <w:pPr>
              <w:spacing w:after="120"/>
              <w:jc w:val="both"/>
              <w:rPr>
                <w:rFonts w:asciiTheme="majorBidi" w:hAnsiTheme="majorBidi" w:cstheme="majorBidi"/>
                <w:i/>
                <w:iCs/>
                <w:szCs w:val="24"/>
              </w:rPr>
            </w:pPr>
            <w:r>
              <w:rPr>
                <w:rFonts w:asciiTheme="majorBidi" w:hAnsiTheme="majorBidi" w:cstheme="majorBidi"/>
                <w:szCs w:val="24"/>
              </w:rPr>
              <w:t>Draft Group Specification ETSI GS ZSM 013,</w:t>
            </w:r>
            <w:r w:rsidRPr="00E05485">
              <w:rPr>
                <w:rFonts w:asciiTheme="majorBidi" w:hAnsiTheme="majorBidi" w:cstheme="majorBidi"/>
                <w:i/>
                <w:iCs/>
                <w:szCs w:val="24"/>
              </w:rPr>
              <w:t>Zero-touch network and Service Management (ZSM);Automation of CI/CD for ZSM services and managed services</w:t>
            </w:r>
            <w:r>
              <w:rPr>
                <w:rFonts w:asciiTheme="majorBidi" w:hAnsiTheme="majorBidi" w:cstheme="majorBidi"/>
                <w:szCs w:val="24"/>
              </w:rPr>
              <w:t>.</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[b-FLAML]</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FLAML Demo (2021), </w:t>
            </w:r>
            <w:r w:rsidRPr="00255A29">
              <w:rPr>
                <w:rFonts w:asciiTheme="majorBidi" w:hAnsiTheme="majorBidi" w:cstheme="majorBidi"/>
                <w:i/>
                <w:iCs/>
                <w:szCs w:val="24"/>
              </w:rPr>
              <w:t>Fast and Lightweight AutoML - a brief overview</w:t>
            </w:r>
            <w:r>
              <w:rPr>
                <w:rFonts w:asciiTheme="majorBidi" w:hAnsiTheme="majorBidi" w:cstheme="majorBidi"/>
                <w:i/>
                <w:iCs/>
                <w:szCs w:val="24"/>
              </w:rPr>
              <w:t xml:space="preserve">, </w:t>
            </w:r>
            <w:hyperlink r:id="rId70" w:history="1">
              <w:r w:rsidRPr="002326D1">
                <w:rPr>
                  <w:rStyle w:val="Hyperlink"/>
                  <w:rFonts w:asciiTheme="majorBidi" w:hAnsiTheme="majorBidi" w:cstheme="majorBidi"/>
                  <w:szCs w:val="24"/>
                </w:rPr>
                <w:t>https://youtu.be/YRbLmDjrjsc</w:t>
              </w:r>
            </w:hyperlink>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[b-Flightplan]</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Flightplan, </w:t>
            </w:r>
            <w:hyperlink r:id="rId71" w:history="1">
              <w:r w:rsidRPr="002326D1">
                <w:rPr>
                  <w:rStyle w:val="Hyperlink"/>
                  <w:rFonts w:asciiTheme="majorBidi" w:hAnsiTheme="majorBidi" w:cstheme="majorBidi"/>
                  <w:szCs w:val="24"/>
                </w:rPr>
                <w:t>https://flightplan.cis.upenn.edu/</w:t>
              </w:r>
            </w:hyperlink>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[b-FRINX-1]</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FRINX </w:t>
            </w:r>
            <w:r w:rsidRPr="00B95FE3">
              <w:rPr>
                <w:rFonts w:asciiTheme="majorBidi" w:hAnsiTheme="majorBidi" w:cstheme="majorBidi"/>
                <w:szCs w:val="24"/>
              </w:rPr>
              <w:t>Machine Introduction</w:t>
            </w:r>
            <w:r>
              <w:rPr>
                <w:rFonts w:asciiTheme="majorBidi" w:hAnsiTheme="majorBidi" w:cstheme="majorBidi"/>
                <w:szCs w:val="24"/>
              </w:rPr>
              <w:t xml:space="preserve">, </w:t>
            </w:r>
            <w:hyperlink r:id="rId72" w:history="1">
              <w:r w:rsidRPr="002326D1">
                <w:rPr>
                  <w:rStyle w:val="Hyperlink"/>
                  <w:rFonts w:asciiTheme="majorBidi" w:hAnsiTheme="majorBidi" w:cstheme="majorBidi"/>
                  <w:szCs w:val="24"/>
                </w:rPr>
                <w:t>https://docs.frinx.io/frinx-machine/getting-started/getting-started-with-frinx-machine.html</w:t>
              </w:r>
            </w:hyperlink>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lastRenderedPageBreak/>
              <w:t>[b-FRINX-2]</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FRINX Github repository, </w:t>
            </w:r>
            <w:hyperlink r:id="rId73" w:history="1">
              <w:r w:rsidRPr="002326D1">
                <w:rPr>
                  <w:rStyle w:val="Hyperlink"/>
                  <w:rFonts w:asciiTheme="majorBidi" w:hAnsiTheme="majorBidi" w:cstheme="majorBidi"/>
                  <w:szCs w:val="24"/>
                </w:rPr>
                <w:t>https://github.com/FRINXio</w:t>
              </w:r>
            </w:hyperlink>
            <w:r>
              <w:rPr>
                <w:rFonts w:asciiTheme="majorBidi" w:hAnsiTheme="majorBidi" w:cstheme="majorBidi"/>
                <w:szCs w:val="24"/>
              </w:rPr>
              <w:t xml:space="preserve">. </w:t>
            </w:r>
          </w:p>
        </w:tc>
      </w:tr>
      <w:tr w:rsidR="00BE5D65" w:rsidRPr="008E1AC8"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[b-Hesse]</w:t>
            </w:r>
          </w:p>
        </w:tc>
        <w:tc>
          <w:tcPr>
            <w:tcW w:w="3140" w:type="pct"/>
          </w:tcPr>
          <w:p w:rsidR="00BE5D65" w:rsidRPr="008E1AC8" w:rsidRDefault="00BE5D65" w:rsidP="009A0CA4">
            <w:pPr>
              <w:spacing w:after="120"/>
              <w:jc w:val="both"/>
              <w:rPr>
                <w:rFonts w:asciiTheme="majorBidi" w:hAnsiTheme="majorBidi" w:cstheme="majorBidi"/>
                <w:szCs w:val="24"/>
                <w:lang w:val="en-GB"/>
              </w:rPr>
            </w:pPr>
            <w:r w:rsidRPr="001652DF">
              <w:rPr>
                <w:rFonts w:asciiTheme="majorBidi" w:hAnsiTheme="majorBidi" w:cstheme="majorBidi"/>
                <w:szCs w:val="24"/>
                <w:lang w:val="de-DE"/>
              </w:rPr>
              <w:t xml:space="preserve">Hesse, T., Peylo, C., Balhmann, C., Elbe, A. Camargo, I. N. and Slusallek, P. (2021), </w:t>
            </w:r>
            <w:r w:rsidRPr="001652DF">
              <w:rPr>
                <w:rFonts w:asciiTheme="majorBidi" w:hAnsiTheme="majorBidi" w:cstheme="majorBidi"/>
                <w:i/>
                <w:szCs w:val="24"/>
                <w:lang w:val="de-DE"/>
              </w:rPr>
              <w:t>Potenziale für industrieübergreifendes Flottenlernen KI-Mobilitätsdatenplattform zur Risikominimierung des automatisierten Fahrens</w:t>
            </w:r>
            <w:r w:rsidRPr="001652DF">
              <w:rPr>
                <w:rFonts w:asciiTheme="majorBidi" w:hAnsiTheme="majorBidi" w:cstheme="majorBidi"/>
                <w:szCs w:val="24"/>
                <w:lang w:val="de-DE"/>
              </w:rPr>
              <w:t xml:space="preserve">. </w:t>
            </w:r>
            <w:r w:rsidRPr="008E1AC8">
              <w:rPr>
                <w:rFonts w:asciiTheme="majorBidi" w:hAnsiTheme="majorBidi" w:cstheme="majorBidi"/>
                <w:szCs w:val="24"/>
              </w:rPr>
              <w:t>Whitepaper aus der PlattformLernendeSysteme, München</w:t>
            </w:r>
            <w:r>
              <w:rPr>
                <w:rFonts w:asciiTheme="majorBidi" w:hAnsiTheme="majorBidi" w:cstheme="majorBidi"/>
                <w:szCs w:val="24"/>
              </w:rPr>
              <w:t>.</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w:t>
            </w:r>
            <w:r w:rsidRPr="00791AB6">
              <w:rPr>
                <w:rFonts w:asciiTheme="majorBidi" w:hAnsiTheme="majorBidi" w:cstheme="majorBidi"/>
                <w:szCs w:val="24"/>
              </w:rPr>
              <w:t>ISO 9241-129</w:t>
            </w:r>
            <w:r>
              <w:rPr>
                <w:rFonts w:asciiTheme="majorBidi" w:hAnsiTheme="majorBidi" w:cstheme="majorBidi"/>
                <w:szCs w:val="24"/>
              </w:rPr>
              <w:t>]</w:t>
            </w:r>
          </w:p>
        </w:tc>
        <w:tc>
          <w:tcPr>
            <w:tcW w:w="3140" w:type="pct"/>
          </w:tcPr>
          <w:p w:rsidR="00BE5D65" w:rsidRDefault="00BE5D65" w:rsidP="009A0CA4">
            <w:pPr>
              <w:spacing w:after="120"/>
              <w:jc w:val="both"/>
              <w:rPr>
                <w:rFonts w:asciiTheme="majorBidi" w:hAnsiTheme="majorBidi" w:cstheme="majorBidi"/>
                <w:szCs w:val="24"/>
              </w:rPr>
            </w:pPr>
            <w:r w:rsidRPr="00791AB6">
              <w:rPr>
                <w:rFonts w:asciiTheme="majorBidi" w:hAnsiTheme="majorBidi" w:cstheme="majorBidi"/>
                <w:szCs w:val="24"/>
              </w:rPr>
              <w:t>ISO 9241-129</w:t>
            </w:r>
            <w:r>
              <w:rPr>
                <w:rFonts w:asciiTheme="majorBidi" w:hAnsiTheme="majorBidi" w:cstheme="majorBidi"/>
                <w:szCs w:val="24"/>
              </w:rPr>
              <w:t xml:space="preserve"> (2010), </w:t>
            </w:r>
            <w:r w:rsidRPr="00791AB6">
              <w:rPr>
                <w:rFonts w:asciiTheme="majorBidi" w:hAnsiTheme="majorBidi" w:cstheme="majorBidi"/>
                <w:i/>
                <w:iCs/>
                <w:szCs w:val="24"/>
              </w:rPr>
              <w:t>Ergonomics of human-system interaction — Part 129: Guidance on software individualization</w:t>
            </w:r>
            <w:r>
              <w:rPr>
                <w:rFonts w:asciiTheme="majorBidi" w:hAnsiTheme="majorBidi" w:cstheme="majorBidi"/>
                <w:szCs w:val="24"/>
              </w:rPr>
              <w:t>.</w:t>
            </w:r>
          </w:p>
        </w:tc>
      </w:tr>
      <w:tr w:rsidR="00BE5D6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w:t>
            </w:r>
            <w:r w:rsidRPr="00B91C21">
              <w:rPr>
                <w:rFonts w:asciiTheme="majorBidi" w:hAnsiTheme="majorBidi" w:cstheme="majorBidi"/>
                <w:szCs w:val="24"/>
              </w:rPr>
              <w:t>ISO/IEC 23167</w:t>
            </w:r>
            <w:r>
              <w:rPr>
                <w:rFonts w:asciiTheme="majorBidi" w:hAnsiTheme="majorBidi" w:cstheme="majorBidi"/>
                <w:szCs w:val="24"/>
              </w:rPr>
              <w:t>]</w:t>
            </w:r>
          </w:p>
        </w:tc>
        <w:tc>
          <w:tcPr>
            <w:tcW w:w="3140" w:type="pct"/>
          </w:tcPr>
          <w:p w:rsidR="00BE5D65" w:rsidRPr="00B91C21" w:rsidRDefault="00BE5D65" w:rsidP="009A0CA4">
            <w:pPr>
              <w:spacing w:after="120"/>
              <w:jc w:val="both"/>
              <w:rPr>
                <w:rFonts w:asciiTheme="majorBidi" w:hAnsiTheme="majorBidi" w:cstheme="majorBidi"/>
                <w:szCs w:val="24"/>
              </w:rPr>
            </w:pPr>
            <w:r w:rsidRPr="00B91C21">
              <w:rPr>
                <w:rFonts w:asciiTheme="majorBidi" w:hAnsiTheme="majorBidi" w:cstheme="majorBidi"/>
                <w:szCs w:val="24"/>
              </w:rPr>
              <w:t xml:space="preserve">ISO/IEC </w:t>
            </w:r>
            <w:r>
              <w:rPr>
                <w:rFonts w:asciiTheme="majorBidi" w:hAnsiTheme="majorBidi" w:cstheme="majorBidi"/>
                <w:szCs w:val="24"/>
              </w:rPr>
              <w:t xml:space="preserve">TS </w:t>
            </w:r>
            <w:r w:rsidRPr="00B91C21">
              <w:rPr>
                <w:rFonts w:asciiTheme="majorBidi" w:hAnsiTheme="majorBidi" w:cstheme="majorBidi"/>
                <w:szCs w:val="24"/>
              </w:rPr>
              <w:t>23167</w:t>
            </w:r>
            <w:r>
              <w:rPr>
                <w:rFonts w:asciiTheme="majorBidi" w:hAnsiTheme="majorBidi" w:cstheme="majorBidi"/>
                <w:szCs w:val="24"/>
              </w:rPr>
              <w:t xml:space="preserve"> (2020), </w:t>
            </w:r>
            <w:r w:rsidRPr="00B91C21">
              <w:rPr>
                <w:rFonts w:asciiTheme="majorBidi" w:hAnsiTheme="majorBidi" w:cstheme="majorBidi"/>
                <w:i/>
                <w:iCs/>
                <w:szCs w:val="24"/>
              </w:rPr>
              <w:t>Information technology — Cloud computing — Common technologies and techniques</w:t>
            </w:r>
            <w:r>
              <w:rPr>
                <w:rFonts w:asciiTheme="majorBidi" w:hAnsiTheme="majorBidi" w:cstheme="majorBidi"/>
                <w:szCs w:val="24"/>
              </w:rPr>
              <w:t>.</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w:t>
            </w:r>
            <w:r w:rsidRPr="00791AB6">
              <w:rPr>
                <w:rFonts w:asciiTheme="majorBidi" w:hAnsiTheme="majorBidi" w:cstheme="majorBidi"/>
                <w:szCs w:val="24"/>
              </w:rPr>
              <w:t>ISO/IEC 24756</w:t>
            </w:r>
            <w:r>
              <w:rPr>
                <w:rFonts w:asciiTheme="majorBidi" w:hAnsiTheme="majorBidi" w:cstheme="majorBidi"/>
                <w:szCs w:val="24"/>
              </w:rPr>
              <w:t>]</w:t>
            </w:r>
          </w:p>
        </w:tc>
        <w:tc>
          <w:tcPr>
            <w:tcW w:w="3140" w:type="pct"/>
          </w:tcPr>
          <w:p w:rsidR="00BE5D65" w:rsidRDefault="00BE5D65" w:rsidP="009A0CA4">
            <w:pPr>
              <w:spacing w:after="120"/>
              <w:jc w:val="both"/>
              <w:rPr>
                <w:rFonts w:asciiTheme="majorBidi" w:hAnsiTheme="majorBidi" w:cstheme="majorBidi"/>
                <w:szCs w:val="24"/>
              </w:rPr>
            </w:pPr>
            <w:r w:rsidRPr="00791AB6">
              <w:rPr>
                <w:rFonts w:asciiTheme="majorBidi" w:hAnsiTheme="majorBidi" w:cstheme="majorBidi"/>
                <w:szCs w:val="24"/>
              </w:rPr>
              <w:t>ISO/IEC 24756</w:t>
            </w:r>
            <w:r>
              <w:rPr>
                <w:rFonts w:asciiTheme="majorBidi" w:hAnsiTheme="majorBidi" w:cstheme="majorBidi"/>
                <w:szCs w:val="24"/>
              </w:rPr>
              <w:t xml:space="preserve"> (2009), </w:t>
            </w:r>
            <w:r w:rsidRPr="00791AB6">
              <w:rPr>
                <w:rFonts w:asciiTheme="majorBidi" w:hAnsiTheme="majorBidi" w:cstheme="majorBidi"/>
                <w:i/>
                <w:iCs/>
                <w:szCs w:val="24"/>
              </w:rPr>
              <w:t>Information technology — Framework for specifying a common access profile (CAP) of needs and capabilities of users, systems, and their environments</w:t>
            </w:r>
            <w:r>
              <w:rPr>
                <w:rFonts w:asciiTheme="majorBidi" w:hAnsiTheme="majorBidi" w:cstheme="majorBidi"/>
                <w:szCs w:val="24"/>
              </w:rPr>
              <w:t>.</w:t>
            </w:r>
          </w:p>
        </w:tc>
      </w:tr>
      <w:tr w:rsidR="00BE5D6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[b-ITU-T X.1121]</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Recommendation ITU-T X.1121 (2004), </w:t>
            </w:r>
            <w:r w:rsidRPr="00756E9B">
              <w:rPr>
                <w:rFonts w:asciiTheme="majorBidi" w:hAnsiTheme="majorBidi" w:cstheme="majorBidi"/>
                <w:i/>
                <w:iCs/>
                <w:szCs w:val="24"/>
              </w:rPr>
              <w:t>Framework of security technologies for mobile end-to-end data communications</w:t>
            </w:r>
            <w:r>
              <w:rPr>
                <w:rFonts w:asciiTheme="majorBidi" w:hAnsiTheme="majorBidi" w:cstheme="majorBidi"/>
                <w:szCs w:val="24"/>
              </w:rPr>
              <w:t>.</w:t>
            </w:r>
          </w:p>
        </w:tc>
      </w:tr>
      <w:tr w:rsidR="00BE5D6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[b-ITU-T Y.3104]</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Recommendation ITU-T Y.3104 (2018), </w:t>
            </w:r>
            <w:r w:rsidRPr="00756E9B">
              <w:rPr>
                <w:rFonts w:asciiTheme="majorBidi" w:hAnsiTheme="majorBidi" w:cstheme="majorBidi"/>
                <w:i/>
                <w:iCs/>
                <w:szCs w:val="24"/>
              </w:rPr>
              <w:t>Architecture of the IMT-2020 network</w:t>
            </w:r>
            <w:r>
              <w:rPr>
                <w:rFonts w:asciiTheme="majorBidi" w:hAnsiTheme="majorBidi" w:cstheme="majorBidi"/>
                <w:szCs w:val="24"/>
              </w:rPr>
              <w:t>.</w:t>
            </w:r>
          </w:p>
        </w:tc>
      </w:tr>
      <w:tr w:rsidR="00BE5D6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[b-ITU-T Y.3515]</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Recommendation ITU-T Y.3515 (2017), </w:t>
            </w:r>
            <w:r w:rsidRPr="00B91C21">
              <w:rPr>
                <w:rFonts w:asciiTheme="majorBidi" w:hAnsiTheme="majorBidi" w:cstheme="majorBidi"/>
                <w:i/>
                <w:iCs/>
                <w:szCs w:val="24"/>
              </w:rPr>
              <w:t>Cloud computing - Functional architecture of Network as a Service</w:t>
            </w:r>
            <w:r>
              <w:rPr>
                <w:rFonts w:asciiTheme="majorBidi" w:hAnsiTheme="majorBidi" w:cstheme="majorBidi"/>
                <w:szCs w:val="24"/>
              </w:rPr>
              <w:t>.</w:t>
            </w:r>
          </w:p>
        </w:tc>
      </w:tr>
      <w:tr w:rsidR="00BE5D6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[b-ITU-T Y.3525]</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Recommendation ITU-T Y.3525 (2020), </w:t>
            </w:r>
            <w:r w:rsidRPr="00B91C21">
              <w:rPr>
                <w:rFonts w:asciiTheme="majorBidi" w:hAnsiTheme="majorBidi" w:cstheme="majorBidi"/>
                <w:i/>
                <w:iCs/>
                <w:szCs w:val="24"/>
              </w:rPr>
              <w:t xml:space="preserve">Cloud computing - Requirements for cloud service </w:t>
            </w:r>
            <w:r w:rsidRPr="00B91C21">
              <w:rPr>
                <w:rFonts w:asciiTheme="majorBidi" w:hAnsiTheme="majorBidi" w:cstheme="majorBidi"/>
                <w:i/>
                <w:iCs/>
                <w:szCs w:val="24"/>
              </w:rPr>
              <w:lastRenderedPageBreak/>
              <w:t>development and operation management</w:t>
            </w:r>
            <w:r>
              <w:rPr>
                <w:rFonts w:asciiTheme="majorBidi" w:hAnsiTheme="majorBidi" w:cstheme="majorBidi"/>
                <w:szCs w:val="24"/>
              </w:rPr>
              <w:t>.</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lastRenderedPageBreak/>
              <w:t>[b-</w:t>
            </w:r>
            <w:r w:rsidRPr="00791AB6">
              <w:rPr>
                <w:rFonts w:asciiTheme="majorBidi" w:hAnsiTheme="majorBidi" w:cstheme="majorBidi"/>
                <w:szCs w:val="24"/>
              </w:rPr>
              <w:t>J.acc-us-prof</w:t>
            </w:r>
            <w:r>
              <w:rPr>
                <w:rFonts w:asciiTheme="majorBidi" w:hAnsiTheme="majorBidi" w:cstheme="majorBidi"/>
                <w:szCs w:val="24"/>
              </w:rPr>
              <w:t>]</w:t>
            </w:r>
          </w:p>
        </w:tc>
        <w:tc>
          <w:tcPr>
            <w:tcW w:w="3140" w:type="pct"/>
          </w:tcPr>
          <w:p w:rsidR="00BE5D65" w:rsidRDefault="00BE5D65" w:rsidP="009A0CA4">
            <w:pPr>
              <w:spacing w:after="120"/>
              <w:jc w:val="both"/>
              <w:rPr>
                <w:rFonts w:asciiTheme="majorBidi" w:hAnsiTheme="majorBidi" w:cstheme="majorBidi"/>
                <w:szCs w:val="24"/>
              </w:rPr>
            </w:pPr>
            <w:r w:rsidRPr="00791AB6">
              <w:rPr>
                <w:rFonts w:asciiTheme="majorBidi" w:hAnsiTheme="majorBidi" w:cstheme="majorBidi"/>
                <w:szCs w:val="24"/>
              </w:rPr>
              <w:t>Draft Recommendation J.acc-us-prof</w:t>
            </w:r>
            <w:r>
              <w:rPr>
                <w:rFonts w:asciiTheme="majorBidi" w:hAnsiTheme="majorBidi" w:cstheme="majorBidi"/>
                <w:szCs w:val="24"/>
              </w:rPr>
              <w:t>,</w:t>
            </w:r>
            <w:r w:rsidRPr="00791AB6">
              <w:rPr>
                <w:rFonts w:asciiTheme="majorBidi" w:hAnsiTheme="majorBidi" w:cstheme="majorBidi"/>
                <w:i/>
                <w:iCs/>
                <w:szCs w:val="24"/>
              </w:rPr>
              <w:t>Common user profile format for audiovisual content</w:t>
            </w:r>
            <w:r>
              <w:rPr>
                <w:rFonts w:asciiTheme="majorBidi" w:hAnsiTheme="majorBidi" w:cstheme="majorBidi"/>
                <w:szCs w:val="24"/>
              </w:rPr>
              <w:t>.</w:t>
            </w:r>
          </w:p>
        </w:tc>
      </w:tr>
      <w:tr w:rsidR="00BE5D65" w:rsidRPr="00E75AAD" w:rsidTr="00742551">
        <w:tc>
          <w:tcPr>
            <w:tcW w:w="1860" w:type="pct"/>
          </w:tcPr>
          <w:p w:rsidR="00BE5D65" w:rsidRPr="00E75AAD" w:rsidRDefault="00BE5D65" w:rsidP="009A0CA4">
            <w:pPr>
              <w:rPr>
                <w:rFonts w:asciiTheme="majorBidi" w:hAnsiTheme="majorBidi" w:cstheme="majorBidi"/>
                <w:szCs w:val="24"/>
              </w:rPr>
            </w:pPr>
            <w:r w:rsidRPr="00E75AAD">
              <w:rPr>
                <w:rFonts w:asciiTheme="majorBidi" w:hAnsiTheme="majorBidi" w:cstheme="majorBidi"/>
                <w:szCs w:val="24"/>
              </w:rPr>
              <w:t>[b-Jagannath]</w:t>
            </w:r>
          </w:p>
        </w:tc>
        <w:tc>
          <w:tcPr>
            <w:tcW w:w="3140" w:type="pct"/>
          </w:tcPr>
          <w:p w:rsidR="00BE5D65" w:rsidRPr="00E75AAD" w:rsidRDefault="00BE5D65" w:rsidP="009A0CA4">
            <w:pPr>
              <w:keepNext/>
              <w:keepLines/>
              <w:tabs>
                <w:tab w:val="left" w:pos="794"/>
                <w:tab w:val="left" w:pos="1191"/>
                <w:tab w:val="left" w:pos="1588"/>
                <w:tab w:val="left" w:pos="1985"/>
              </w:tabs>
              <w:overflowPunct w:val="0"/>
              <w:autoSpaceDE w:val="0"/>
              <w:autoSpaceDN w:val="0"/>
              <w:adjustRightInd w:val="0"/>
              <w:spacing w:after="120"/>
              <w:jc w:val="both"/>
              <w:textAlignment w:val="baseline"/>
              <w:outlineLvl w:val="0"/>
              <w:rPr>
                <w:rFonts w:asciiTheme="majorBidi" w:hAnsiTheme="majorBidi" w:cstheme="majorBidi"/>
                <w:b/>
                <w:szCs w:val="24"/>
              </w:rPr>
            </w:pPr>
            <w:bookmarkStart w:id="1066" w:name="_Toc86163186"/>
            <w:r w:rsidRPr="00E75AAD">
              <w:rPr>
                <w:rFonts w:asciiTheme="majorBidi" w:hAnsiTheme="majorBidi" w:cstheme="majorBidi"/>
                <w:szCs w:val="24"/>
                <w:lang w:val="en-GB"/>
              </w:rPr>
              <w:t xml:space="preserve">Jagannath, </w:t>
            </w:r>
            <w:r>
              <w:rPr>
                <w:rFonts w:asciiTheme="majorBidi" w:hAnsiTheme="majorBidi" w:cstheme="majorBidi"/>
                <w:szCs w:val="24"/>
              </w:rPr>
              <w:t xml:space="preserve">J., </w:t>
            </w:r>
            <w:r w:rsidRPr="00E75AAD">
              <w:rPr>
                <w:rFonts w:asciiTheme="majorBidi" w:hAnsiTheme="majorBidi" w:cstheme="majorBidi"/>
                <w:szCs w:val="24"/>
                <w:lang w:val="en-GB"/>
              </w:rPr>
              <w:t xml:space="preserve">Polosky, </w:t>
            </w:r>
            <w:r>
              <w:rPr>
                <w:rFonts w:asciiTheme="majorBidi" w:hAnsiTheme="majorBidi" w:cstheme="majorBidi"/>
                <w:szCs w:val="24"/>
              </w:rPr>
              <w:t xml:space="preserve">N., </w:t>
            </w:r>
            <w:r w:rsidRPr="00E75AAD">
              <w:rPr>
                <w:rFonts w:asciiTheme="majorBidi" w:hAnsiTheme="majorBidi" w:cstheme="majorBidi"/>
                <w:szCs w:val="24"/>
                <w:lang w:val="en-GB"/>
              </w:rPr>
              <w:t xml:space="preserve">Jagannath, </w:t>
            </w:r>
            <w:r>
              <w:rPr>
                <w:rFonts w:asciiTheme="majorBidi" w:hAnsiTheme="majorBidi" w:cstheme="majorBidi"/>
                <w:szCs w:val="24"/>
              </w:rPr>
              <w:t xml:space="preserve">A., </w:t>
            </w:r>
            <w:r w:rsidRPr="00E75AAD">
              <w:rPr>
                <w:rFonts w:asciiTheme="majorBidi" w:hAnsiTheme="majorBidi" w:cstheme="majorBidi"/>
                <w:szCs w:val="24"/>
                <w:lang w:val="en-GB"/>
              </w:rPr>
              <w:t xml:space="preserve">Restuccia, </w:t>
            </w:r>
            <w:r>
              <w:rPr>
                <w:rFonts w:asciiTheme="majorBidi" w:hAnsiTheme="majorBidi" w:cstheme="majorBidi"/>
                <w:szCs w:val="24"/>
              </w:rPr>
              <w:t xml:space="preserve">F., </w:t>
            </w:r>
            <w:r w:rsidRPr="00E75AAD">
              <w:rPr>
                <w:rFonts w:asciiTheme="majorBidi" w:hAnsiTheme="majorBidi" w:cstheme="majorBidi"/>
                <w:szCs w:val="24"/>
                <w:lang w:val="en-GB"/>
              </w:rPr>
              <w:t>and Melodia</w:t>
            </w:r>
            <w:r>
              <w:rPr>
                <w:rFonts w:asciiTheme="majorBidi" w:hAnsiTheme="majorBidi" w:cstheme="majorBidi"/>
                <w:szCs w:val="24"/>
              </w:rPr>
              <w:t xml:space="preserve">, T. (2019), </w:t>
            </w:r>
            <w:r w:rsidRPr="00E75AAD">
              <w:rPr>
                <w:rFonts w:asciiTheme="majorBidi" w:hAnsiTheme="majorBidi" w:cstheme="majorBidi"/>
                <w:i/>
                <w:iCs/>
                <w:szCs w:val="24"/>
                <w:lang w:val="en-GB"/>
              </w:rPr>
              <w:t>Machine Learning for Wireless Communications in the Internet of Things: A Comprehensive Survey</w:t>
            </w:r>
            <w:r>
              <w:rPr>
                <w:rFonts w:asciiTheme="majorBidi" w:hAnsiTheme="majorBidi" w:cstheme="majorBidi"/>
                <w:szCs w:val="24"/>
              </w:rPr>
              <w:t>.</w:t>
            </w:r>
            <w:r w:rsidRPr="00E75AAD">
              <w:rPr>
                <w:rFonts w:asciiTheme="majorBidi" w:hAnsiTheme="majorBidi" w:cstheme="majorBidi"/>
                <w:szCs w:val="24"/>
                <w:lang w:val="en-GB"/>
              </w:rPr>
              <w:t xml:space="preserve"> Ad Hoc Networks</w:t>
            </w:r>
            <w:r>
              <w:rPr>
                <w:rFonts w:asciiTheme="majorBidi" w:hAnsiTheme="majorBidi" w:cstheme="majorBidi"/>
                <w:szCs w:val="24"/>
              </w:rPr>
              <w:t xml:space="preserve"> V</w:t>
            </w:r>
            <w:r w:rsidRPr="00E75AAD">
              <w:rPr>
                <w:rFonts w:asciiTheme="majorBidi" w:hAnsiTheme="majorBidi" w:cstheme="majorBidi"/>
                <w:szCs w:val="24"/>
                <w:lang w:val="en-GB"/>
              </w:rPr>
              <w:t>ol. 93, p. 101913</w:t>
            </w:r>
            <w:bookmarkEnd w:id="1066"/>
            <w:r>
              <w:rPr>
                <w:rFonts w:asciiTheme="majorBidi" w:hAnsiTheme="majorBidi" w:cstheme="majorBidi"/>
                <w:szCs w:val="24"/>
              </w:rPr>
              <w:t>.</w:t>
            </w:r>
          </w:p>
        </w:tc>
      </w:tr>
      <w:tr w:rsidR="00BE5D65" w:rsidRPr="00756E9B" w:rsidTr="00742551">
        <w:tc>
          <w:tcPr>
            <w:tcW w:w="1860" w:type="pct"/>
          </w:tcPr>
          <w:p w:rsidR="00BE5D65" w:rsidRPr="00756E9B" w:rsidRDefault="00BE5D65" w:rsidP="009A0CA4">
            <w:pPr>
              <w:rPr>
                <w:rFonts w:asciiTheme="majorBidi" w:hAnsiTheme="majorBidi" w:cstheme="majorBidi"/>
                <w:szCs w:val="24"/>
                <w:lang w:val="en-GB"/>
              </w:rPr>
            </w:pPr>
            <w:r>
              <w:rPr>
                <w:rFonts w:asciiTheme="majorBidi" w:hAnsiTheme="majorBidi" w:cstheme="majorBidi"/>
                <w:szCs w:val="24"/>
              </w:rPr>
              <w:t>[b-Jahromi]</w:t>
            </w:r>
          </w:p>
        </w:tc>
        <w:tc>
          <w:tcPr>
            <w:tcW w:w="3140" w:type="pct"/>
          </w:tcPr>
          <w:p w:rsidR="00BE5D65" w:rsidRPr="00756E9B" w:rsidRDefault="00BE5D65" w:rsidP="009A0CA4">
            <w:pPr>
              <w:spacing w:after="120"/>
              <w:jc w:val="both"/>
              <w:rPr>
                <w:rFonts w:asciiTheme="majorBidi" w:hAnsiTheme="majorBidi" w:cstheme="majorBidi"/>
                <w:szCs w:val="24"/>
                <w:lang w:val="en-GB"/>
              </w:rPr>
            </w:pPr>
            <w:r w:rsidRPr="00756E9B">
              <w:rPr>
                <w:rFonts w:asciiTheme="majorBidi" w:hAnsiTheme="majorBidi" w:cstheme="majorBidi"/>
                <w:szCs w:val="24"/>
              </w:rPr>
              <w:t xml:space="preserve">Jahromi, </w:t>
            </w:r>
            <w:r>
              <w:rPr>
                <w:rFonts w:asciiTheme="majorBidi" w:hAnsiTheme="majorBidi" w:cstheme="majorBidi"/>
                <w:szCs w:val="24"/>
              </w:rPr>
              <w:t>H. and</w:t>
            </w:r>
            <w:r w:rsidRPr="00756E9B">
              <w:rPr>
                <w:rFonts w:asciiTheme="majorBidi" w:hAnsiTheme="majorBidi" w:cstheme="majorBidi"/>
                <w:szCs w:val="24"/>
              </w:rPr>
              <w:t xml:space="preserve"> Delaney, </w:t>
            </w:r>
            <w:r>
              <w:rPr>
                <w:rFonts w:asciiTheme="majorBidi" w:hAnsiTheme="majorBidi" w:cstheme="majorBidi"/>
                <w:szCs w:val="24"/>
              </w:rPr>
              <w:t>D</w:t>
            </w:r>
            <w:r w:rsidRPr="00756E9B">
              <w:rPr>
                <w:rFonts w:asciiTheme="majorBidi" w:hAnsiTheme="majorBidi" w:cstheme="majorBidi"/>
                <w:szCs w:val="24"/>
              </w:rPr>
              <w:t>. (2018)</w:t>
            </w:r>
            <w:r>
              <w:rPr>
                <w:rFonts w:asciiTheme="majorBidi" w:hAnsiTheme="majorBidi" w:cstheme="majorBidi"/>
                <w:szCs w:val="24"/>
              </w:rPr>
              <w:t>,</w:t>
            </w:r>
            <w:r w:rsidRPr="00756E9B">
              <w:rPr>
                <w:rFonts w:asciiTheme="majorBidi" w:hAnsiTheme="majorBidi" w:cstheme="majorBidi"/>
                <w:i/>
                <w:iCs/>
                <w:szCs w:val="24"/>
              </w:rPr>
              <w:t>An Application Awareness Framework Based on SDN and Machine Learning: Defining the Roadmap and Challenges</w:t>
            </w:r>
            <w:r w:rsidRPr="00756E9B">
              <w:rPr>
                <w:rFonts w:asciiTheme="majorBidi" w:hAnsiTheme="majorBidi" w:cstheme="majorBidi"/>
                <w:szCs w:val="24"/>
              </w:rPr>
              <w:t xml:space="preserve">. </w:t>
            </w:r>
            <w:r>
              <w:rPr>
                <w:rFonts w:asciiTheme="majorBidi" w:hAnsiTheme="majorBidi" w:cstheme="majorBidi"/>
                <w:szCs w:val="24"/>
              </w:rPr>
              <w:t xml:space="preserve">In </w:t>
            </w:r>
            <w:r w:rsidRPr="00756E9B">
              <w:rPr>
                <w:rFonts w:asciiTheme="majorBidi" w:hAnsiTheme="majorBidi" w:cstheme="majorBidi"/>
                <w:szCs w:val="24"/>
              </w:rPr>
              <w:t>13th APCA International Conference on Control and Soft Computing (CONTROLO)</w:t>
            </w:r>
            <w:r>
              <w:rPr>
                <w:rFonts w:asciiTheme="majorBidi" w:hAnsiTheme="majorBidi" w:cstheme="majorBidi"/>
                <w:szCs w:val="24"/>
              </w:rPr>
              <w:t xml:space="preserve">, pp. </w:t>
            </w:r>
            <w:r w:rsidRPr="00756E9B">
              <w:rPr>
                <w:rFonts w:asciiTheme="majorBidi" w:hAnsiTheme="majorBidi" w:cstheme="majorBidi"/>
                <w:szCs w:val="24"/>
              </w:rPr>
              <w:t xml:space="preserve">411-416. </w:t>
            </w:r>
          </w:p>
        </w:tc>
      </w:tr>
      <w:tr w:rsidR="00BE5D6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[b-Jimenez-Ruiz]</w:t>
            </w:r>
          </w:p>
        </w:tc>
        <w:tc>
          <w:tcPr>
            <w:tcW w:w="3140" w:type="pct"/>
          </w:tcPr>
          <w:p w:rsidR="00BE5D65" w:rsidRDefault="00BE5D65" w:rsidP="009A0CA4">
            <w:pPr>
              <w:spacing w:after="120"/>
              <w:jc w:val="both"/>
              <w:rPr>
                <w:rFonts w:asciiTheme="majorBidi" w:hAnsiTheme="majorBidi" w:cstheme="majorBidi"/>
                <w:szCs w:val="24"/>
              </w:rPr>
            </w:pPr>
            <w:r w:rsidRPr="009271AF">
              <w:rPr>
                <w:rFonts w:asciiTheme="majorBidi" w:hAnsiTheme="majorBidi" w:cstheme="majorBidi"/>
                <w:szCs w:val="24"/>
                <w:lang w:val="en-GB"/>
              </w:rPr>
              <w:t xml:space="preserve">Jimenez-Ruiz, </w:t>
            </w:r>
            <w:r>
              <w:rPr>
                <w:rFonts w:asciiTheme="majorBidi" w:hAnsiTheme="majorBidi" w:cstheme="majorBidi"/>
                <w:szCs w:val="24"/>
              </w:rPr>
              <w:t xml:space="preserve">E. (2021), </w:t>
            </w:r>
            <w:r w:rsidRPr="009271AF">
              <w:rPr>
                <w:rFonts w:asciiTheme="majorBidi" w:hAnsiTheme="majorBidi" w:cstheme="majorBidi"/>
                <w:i/>
                <w:iCs/>
                <w:szCs w:val="24"/>
                <w:lang w:val="en-GB"/>
              </w:rPr>
              <w:t>Semantic Web Technologies and Knowledge Graphs</w:t>
            </w:r>
            <w:r>
              <w:rPr>
                <w:rFonts w:asciiTheme="majorBidi" w:hAnsiTheme="majorBidi" w:cstheme="majorBidi"/>
                <w:szCs w:val="24"/>
              </w:rPr>
              <w:t>.</w:t>
            </w:r>
            <w:r w:rsidRPr="009271AF">
              <w:rPr>
                <w:rFonts w:asciiTheme="majorBidi" w:hAnsiTheme="majorBidi" w:cstheme="majorBidi"/>
                <w:szCs w:val="24"/>
                <w:lang w:val="en-GB"/>
              </w:rPr>
              <w:t xml:space="preserve"> Teaching notes, University of London</w:t>
            </w:r>
            <w:r>
              <w:rPr>
                <w:rFonts w:asciiTheme="majorBidi" w:hAnsiTheme="majorBidi" w:cstheme="majorBidi"/>
                <w:szCs w:val="24"/>
              </w:rPr>
              <w:t>.</w:t>
            </w:r>
            <w:hyperlink r:id="rId74" w:history="1">
              <w:r w:rsidRPr="009271AF">
                <w:rPr>
                  <w:rStyle w:val="Hyperlink"/>
                  <w:rFonts w:asciiTheme="majorBidi" w:hAnsiTheme="majorBidi" w:cstheme="majorBidi"/>
                  <w:szCs w:val="24"/>
                  <w:lang w:val="en-GB" w:eastAsia="en-IN"/>
                </w:rPr>
                <w:t>https://github.com/turing-knowledge-graphs/teaching/tree/main/city</w:t>
              </w:r>
            </w:hyperlink>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[b-KUKA]</w:t>
            </w:r>
          </w:p>
        </w:tc>
        <w:tc>
          <w:tcPr>
            <w:tcW w:w="3140" w:type="pct"/>
          </w:tcPr>
          <w:p w:rsidR="00BE5D65" w:rsidRDefault="00BE5D65" w:rsidP="009A0CA4">
            <w:pPr>
              <w:jc w:val="both"/>
              <w:rPr>
                <w:rFonts w:asciiTheme="majorBidi" w:hAnsiTheme="majorBidi" w:cstheme="majorBidi"/>
                <w:szCs w:val="24"/>
              </w:rPr>
            </w:pPr>
            <w:r w:rsidRPr="00791AB6">
              <w:rPr>
                <w:rFonts w:asciiTheme="majorBidi" w:hAnsiTheme="majorBidi" w:cstheme="majorBidi"/>
                <w:szCs w:val="24"/>
              </w:rPr>
              <w:t>KUKA - Robots &amp; Automation</w:t>
            </w:r>
            <w:r>
              <w:rPr>
                <w:rFonts w:asciiTheme="majorBidi" w:hAnsiTheme="majorBidi" w:cstheme="majorBidi"/>
                <w:szCs w:val="24"/>
              </w:rPr>
              <w:t xml:space="preserve"> (2021), </w:t>
            </w:r>
            <w:r w:rsidRPr="00791AB6">
              <w:rPr>
                <w:rFonts w:asciiTheme="majorBidi" w:hAnsiTheme="majorBidi" w:cstheme="majorBidi"/>
                <w:i/>
                <w:iCs/>
                <w:szCs w:val="24"/>
              </w:rPr>
              <w:t>Robot AI makes robots safer for robot-human collaboration, even without programming</w:t>
            </w:r>
            <w:r>
              <w:rPr>
                <w:rFonts w:asciiTheme="majorBidi" w:hAnsiTheme="majorBidi" w:cstheme="majorBidi"/>
                <w:szCs w:val="24"/>
              </w:rPr>
              <w:t>.</w:t>
            </w:r>
          </w:p>
          <w:p w:rsidR="00BE5D65" w:rsidRDefault="007649F9" w:rsidP="007B51E8">
            <w:pPr>
              <w:spacing w:before="0" w:after="120"/>
              <w:jc w:val="both"/>
              <w:rPr>
                <w:rFonts w:asciiTheme="majorBidi" w:hAnsiTheme="majorBidi" w:cstheme="majorBidi"/>
                <w:szCs w:val="24"/>
              </w:rPr>
            </w:pPr>
            <w:hyperlink r:id="rId75" w:history="1">
              <w:r w:rsidR="00BE5D65" w:rsidRPr="00DF1275">
                <w:rPr>
                  <w:rStyle w:val="Hyperlink"/>
                  <w:sz w:val="22"/>
                  <w:szCs w:val="22"/>
                  <w:lang w:val="en-GB"/>
                </w:rPr>
                <w:t>https://www.youtube.com/watch?v=e0eKrM0_oyQ</w:t>
              </w:r>
            </w:hyperlink>
          </w:p>
        </w:tc>
      </w:tr>
      <w:tr w:rsidR="00BE5D65" w:rsidRPr="00756E9B"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[b-Liu]</w:t>
            </w:r>
          </w:p>
        </w:tc>
        <w:tc>
          <w:tcPr>
            <w:tcW w:w="3140" w:type="pct"/>
          </w:tcPr>
          <w:p w:rsidR="00BE5D65" w:rsidRPr="00756E9B" w:rsidRDefault="00BE5D65" w:rsidP="009A0CA4">
            <w:pPr>
              <w:spacing w:after="120"/>
              <w:jc w:val="both"/>
              <w:rPr>
                <w:rFonts w:asciiTheme="majorBidi" w:hAnsiTheme="majorBidi" w:cstheme="majorBidi"/>
                <w:szCs w:val="24"/>
              </w:rPr>
            </w:pPr>
            <w:r w:rsidRPr="00756E9B">
              <w:rPr>
                <w:rFonts w:asciiTheme="majorBidi" w:hAnsiTheme="majorBidi" w:cstheme="majorBidi"/>
                <w:szCs w:val="24"/>
              </w:rPr>
              <w:t xml:space="preserve">Liu, </w:t>
            </w:r>
            <w:r>
              <w:rPr>
                <w:rFonts w:asciiTheme="majorBidi" w:hAnsiTheme="majorBidi" w:cstheme="majorBidi"/>
                <w:szCs w:val="24"/>
              </w:rPr>
              <w:t xml:space="preserve">L., </w:t>
            </w:r>
            <w:r w:rsidRPr="00756E9B">
              <w:rPr>
                <w:rFonts w:asciiTheme="majorBidi" w:hAnsiTheme="majorBidi" w:cstheme="majorBidi"/>
                <w:szCs w:val="24"/>
              </w:rPr>
              <w:t xml:space="preserve">Hu, </w:t>
            </w:r>
            <w:r>
              <w:rPr>
                <w:rFonts w:asciiTheme="majorBidi" w:hAnsiTheme="majorBidi" w:cstheme="majorBidi"/>
                <w:szCs w:val="24"/>
              </w:rPr>
              <w:t xml:space="preserve">H., </w:t>
            </w:r>
            <w:r w:rsidRPr="00756E9B">
              <w:rPr>
                <w:rFonts w:asciiTheme="majorBidi" w:hAnsiTheme="majorBidi" w:cstheme="majorBidi"/>
                <w:szCs w:val="24"/>
              </w:rPr>
              <w:t xml:space="preserve">Luo, </w:t>
            </w:r>
            <w:r>
              <w:rPr>
                <w:rFonts w:asciiTheme="majorBidi" w:hAnsiTheme="majorBidi" w:cstheme="majorBidi"/>
                <w:szCs w:val="24"/>
              </w:rPr>
              <w:t xml:space="preserve">Y. </w:t>
            </w:r>
            <w:r w:rsidRPr="00756E9B">
              <w:rPr>
                <w:rFonts w:asciiTheme="majorBidi" w:hAnsiTheme="majorBidi" w:cstheme="majorBidi"/>
                <w:szCs w:val="24"/>
              </w:rPr>
              <w:t xml:space="preserve">and Wen, </w:t>
            </w:r>
            <w:r>
              <w:rPr>
                <w:rFonts w:asciiTheme="majorBidi" w:hAnsiTheme="majorBidi" w:cstheme="majorBidi"/>
                <w:szCs w:val="24"/>
              </w:rPr>
              <w:t>Y. (2020</w:t>
            </w:r>
            <w:r w:rsidRPr="007B0C8B">
              <w:rPr>
                <w:rFonts w:asciiTheme="majorBidi" w:hAnsiTheme="majorBidi" w:cstheme="majorBidi"/>
                <w:i/>
                <w:iCs/>
                <w:szCs w:val="24"/>
              </w:rPr>
              <w:t>), When wireless video streaming meets AI: A deep learning approach</w:t>
            </w:r>
            <w:r>
              <w:rPr>
                <w:rFonts w:asciiTheme="majorBidi" w:hAnsiTheme="majorBidi" w:cstheme="majorBidi"/>
                <w:szCs w:val="24"/>
              </w:rPr>
              <w:t>.</w:t>
            </w:r>
            <w:r w:rsidRPr="00756E9B">
              <w:rPr>
                <w:rFonts w:asciiTheme="majorBidi" w:hAnsiTheme="majorBidi" w:cstheme="majorBidi"/>
                <w:szCs w:val="24"/>
              </w:rPr>
              <w:t xml:space="preserve"> IEEE Wireless Communications, </w:t>
            </w:r>
            <w:r>
              <w:rPr>
                <w:rFonts w:asciiTheme="majorBidi" w:hAnsiTheme="majorBidi" w:cstheme="majorBidi"/>
                <w:szCs w:val="24"/>
              </w:rPr>
              <w:t>V</w:t>
            </w:r>
            <w:r w:rsidRPr="00756E9B">
              <w:rPr>
                <w:rFonts w:asciiTheme="majorBidi" w:hAnsiTheme="majorBidi" w:cstheme="majorBidi"/>
                <w:szCs w:val="24"/>
              </w:rPr>
              <w:t xml:space="preserve">ol. 27, </w:t>
            </w:r>
            <w:r>
              <w:rPr>
                <w:rFonts w:asciiTheme="majorBidi" w:hAnsiTheme="majorBidi" w:cstheme="majorBidi"/>
                <w:szCs w:val="24"/>
              </w:rPr>
              <w:t>N</w:t>
            </w:r>
            <w:r w:rsidRPr="00756E9B">
              <w:rPr>
                <w:rFonts w:asciiTheme="majorBidi" w:hAnsiTheme="majorBidi" w:cstheme="majorBidi"/>
                <w:szCs w:val="24"/>
              </w:rPr>
              <w:t>o. 2, pp. 127–133.</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[b-Mao]</w:t>
            </w:r>
          </w:p>
        </w:tc>
        <w:tc>
          <w:tcPr>
            <w:tcW w:w="3140" w:type="pct"/>
          </w:tcPr>
          <w:p w:rsidR="00BE5D65" w:rsidRPr="00E05485" w:rsidRDefault="00BE5D65" w:rsidP="009A0CA4">
            <w:pPr>
              <w:spacing w:after="120"/>
              <w:jc w:val="both"/>
              <w:rPr>
                <w:rFonts w:asciiTheme="majorBidi" w:hAnsiTheme="majorBidi" w:cstheme="majorBidi"/>
                <w:szCs w:val="24"/>
              </w:rPr>
            </w:pPr>
            <w:r w:rsidRPr="00E75AAD">
              <w:rPr>
                <w:rFonts w:asciiTheme="majorBidi" w:hAnsiTheme="majorBidi" w:cstheme="majorBidi"/>
                <w:szCs w:val="24"/>
              </w:rPr>
              <w:t>Mao,</w:t>
            </w:r>
            <w:r>
              <w:rPr>
                <w:rFonts w:asciiTheme="majorBidi" w:hAnsiTheme="majorBidi" w:cstheme="majorBidi"/>
                <w:szCs w:val="24"/>
              </w:rPr>
              <w:t xml:space="preserve"> Q., </w:t>
            </w:r>
            <w:r w:rsidRPr="00E75AAD">
              <w:rPr>
                <w:rFonts w:asciiTheme="majorBidi" w:hAnsiTheme="majorBidi" w:cstheme="majorBidi"/>
                <w:szCs w:val="24"/>
              </w:rPr>
              <w:t xml:space="preserve">Hu, </w:t>
            </w:r>
            <w:r>
              <w:rPr>
                <w:rFonts w:asciiTheme="majorBidi" w:hAnsiTheme="majorBidi" w:cstheme="majorBidi"/>
                <w:szCs w:val="24"/>
              </w:rPr>
              <w:t>F.</w:t>
            </w:r>
            <w:r w:rsidRPr="00E75AAD">
              <w:rPr>
                <w:rFonts w:asciiTheme="majorBidi" w:hAnsiTheme="majorBidi" w:cstheme="majorBidi"/>
                <w:szCs w:val="24"/>
              </w:rPr>
              <w:t>and Hao</w:t>
            </w:r>
            <w:r>
              <w:rPr>
                <w:rFonts w:asciiTheme="majorBidi" w:hAnsiTheme="majorBidi" w:cstheme="majorBidi"/>
                <w:szCs w:val="24"/>
              </w:rPr>
              <w:t xml:space="preserve"> Q. (2018)</w:t>
            </w:r>
            <w:r w:rsidRPr="00E75AAD">
              <w:rPr>
                <w:rFonts w:asciiTheme="majorBidi" w:hAnsiTheme="majorBidi" w:cstheme="majorBidi"/>
                <w:szCs w:val="24"/>
              </w:rPr>
              <w:t xml:space="preserve">, </w:t>
            </w:r>
            <w:r w:rsidRPr="00E75AAD">
              <w:rPr>
                <w:rFonts w:asciiTheme="majorBidi" w:hAnsiTheme="majorBidi" w:cstheme="majorBidi"/>
                <w:i/>
                <w:iCs/>
                <w:szCs w:val="24"/>
              </w:rPr>
              <w:t xml:space="preserve">Deep Learning for Intelligent Wireless Networks: A </w:t>
            </w:r>
            <w:r w:rsidRPr="00E75AAD">
              <w:rPr>
                <w:rFonts w:asciiTheme="majorBidi" w:hAnsiTheme="majorBidi" w:cstheme="majorBidi"/>
                <w:i/>
                <w:iCs/>
                <w:szCs w:val="24"/>
              </w:rPr>
              <w:lastRenderedPageBreak/>
              <w:t>Comprehensive Survey</w:t>
            </w:r>
            <w:r>
              <w:rPr>
                <w:rFonts w:asciiTheme="majorBidi" w:hAnsiTheme="majorBidi" w:cstheme="majorBidi"/>
                <w:szCs w:val="24"/>
              </w:rPr>
              <w:t xml:space="preserve">.In </w:t>
            </w:r>
            <w:r w:rsidRPr="00E75AAD">
              <w:rPr>
                <w:rFonts w:asciiTheme="majorBidi" w:hAnsiTheme="majorBidi" w:cstheme="majorBidi"/>
                <w:szCs w:val="24"/>
              </w:rPr>
              <w:t xml:space="preserve">IEEE Communications Surveys &amp; Tutorials, </w:t>
            </w:r>
            <w:r>
              <w:rPr>
                <w:rFonts w:asciiTheme="majorBidi" w:hAnsiTheme="majorBidi" w:cstheme="majorBidi"/>
                <w:szCs w:val="24"/>
              </w:rPr>
              <w:t>V</w:t>
            </w:r>
            <w:r w:rsidRPr="00E75AAD">
              <w:rPr>
                <w:rFonts w:asciiTheme="majorBidi" w:hAnsiTheme="majorBidi" w:cstheme="majorBidi"/>
                <w:szCs w:val="24"/>
              </w:rPr>
              <w:t xml:space="preserve">ol. 20, </w:t>
            </w:r>
            <w:r>
              <w:rPr>
                <w:rFonts w:asciiTheme="majorBidi" w:hAnsiTheme="majorBidi" w:cstheme="majorBidi"/>
                <w:szCs w:val="24"/>
              </w:rPr>
              <w:t>N</w:t>
            </w:r>
            <w:r w:rsidRPr="00E75AAD">
              <w:rPr>
                <w:rFonts w:asciiTheme="majorBidi" w:hAnsiTheme="majorBidi" w:cstheme="majorBidi"/>
                <w:szCs w:val="24"/>
              </w:rPr>
              <w:t>o. 4, pp. 2595-2621</w:t>
            </w:r>
            <w:r>
              <w:rPr>
                <w:rFonts w:asciiTheme="majorBidi" w:hAnsiTheme="majorBidi" w:cstheme="majorBidi"/>
                <w:szCs w:val="24"/>
              </w:rPr>
              <w:t>.</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lastRenderedPageBreak/>
              <w:t>[b-Microsoft]</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Microsoft (2021), </w:t>
            </w:r>
            <w:r w:rsidRPr="00255A29">
              <w:rPr>
                <w:rFonts w:asciiTheme="majorBidi" w:hAnsiTheme="majorBidi" w:cstheme="majorBidi"/>
                <w:szCs w:val="24"/>
              </w:rPr>
              <w:t>FLAML - Fast and Lightweight AutoML</w:t>
            </w:r>
            <w:r>
              <w:rPr>
                <w:rFonts w:asciiTheme="majorBidi" w:hAnsiTheme="majorBidi" w:cstheme="majorBidi"/>
                <w:szCs w:val="24"/>
              </w:rPr>
              <w:t xml:space="preserve">, </w:t>
            </w:r>
            <w:hyperlink r:id="rId76" w:history="1">
              <w:r w:rsidRPr="002326D1">
                <w:rPr>
                  <w:rStyle w:val="Hyperlink"/>
                  <w:rFonts w:asciiTheme="majorBidi" w:hAnsiTheme="majorBidi" w:cstheme="majorBidi"/>
                  <w:szCs w:val="24"/>
                </w:rPr>
                <w:t>https://github.com/microsoft/FLAML</w:t>
              </w:r>
            </w:hyperlink>
          </w:p>
        </w:tc>
      </w:tr>
      <w:tr w:rsidR="00BE5D6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w:t>
            </w:r>
            <w:r w:rsidRPr="009271AF">
              <w:rPr>
                <w:rFonts w:asciiTheme="majorBidi" w:hAnsiTheme="majorBidi" w:cstheme="majorBidi"/>
                <w:szCs w:val="24"/>
                <w:lang w:val="en-GB"/>
              </w:rPr>
              <w:t>Myklebust</w:t>
            </w:r>
            <w:r>
              <w:rPr>
                <w:rFonts w:asciiTheme="majorBidi" w:hAnsiTheme="majorBidi" w:cstheme="majorBidi"/>
                <w:szCs w:val="24"/>
              </w:rPr>
              <w:t>]</w:t>
            </w:r>
          </w:p>
        </w:tc>
        <w:tc>
          <w:tcPr>
            <w:tcW w:w="3140" w:type="pct"/>
          </w:tcPr>
          <w:p w:rsidR="00BE5D65" w:rsidRDefault="00BE5D65" w:rsidP="009A0CA4">
            <w:pPr>
              <w:spacing w:after="120"/>
              <w:jc w:val="both"/>
              <w:rPr>
                <w:rFonts w:asciiTheme="majorBidi" w:hAnsiTheme="majorBidi" w:cstheme="majorBidi"/>
                <w:szCs w:val="24"/>
              </w:rPr>
            </w:pPr>
            <w:r w:rsidRPr="009271AF">
              <w:rPr>
                <w:rFonts w:asciiTheme="majorBidi" w:hAnsiTheme="majorBidi" w:cstheme="majorBidi"/>
                <w:szCs w:val="24"/>
                <w:lang w:val="en-GB"/>
              </w:rPr>
              <w:t xml:space="preserve">Myklebust, </w:t>
            </w:r>
            <w:r>
              <w:rPr>
                <w:rFonts w:asciiTheme="majorBidi" w:hAnsiTheme="majorBidi" w:cstheme="majorBidi"/>
                <w:szCs w:val="24"/>
              </w:rPr>
              <w:t xml:space="preserve">E. B., </w:t>
            </w:r>
            <w:r w:rsidRPr="009271AF">
              <w:rPr>
                <w:rFonts w:asciiTheme="majorBidi" w:hAnsiTheme="majorBidi" w:cstheme="majorBidi"/>
                <w:szCs w:val="24"/>
                <w:lang w:val="en-GB"/>
              </w:rPr>
              <w:t>Jiménez-Ruiz,</w:t>
            </w:r>
            <w:r>
              <w:rPr>
                <w:rFonts w:asciiTheme="majorBidi" w:hAnsiTheme="majorBidi" w:cstheme="majorBidi"/>
                <w:szCs w:val="24"/>
              </w:rPr>
              <w:t xml:space="preserve"> E.,</w:t>
            </w:r>
            <w:r w:rsidRPr="009271AF">
              <w:rPr>
                <w:rFonts w:asciiTheme="majorBidi" w:hAnsiTheme="majorBidi" w:cstheme="majorBidi"/>
                <w:szCs w:val="24"/>
                <w:lang w:val="en-GB"/>
              </w:rPr>
              <w:t xml:space="preserve"> Chen, </w:t>
            </w:r>
            <w:r>
              <w:rPr>
                <w:rFonts w:asciiTheme="majorBidi" w:hAnsiTheme="majorBidi" w:cstheme="majorBidi"/>
                <w:szCs w:val="24"/>
              </w:rPr>
              <w:t xml:space="preserve">J., </w:t>
            </w:r>
            <w:r w:rsidRPr="009271AF">
              <w:rPr>
                <w:rFonts w:asciiTheme="majorBidi" w:hAnsiTheme="majorBidi" w:cstheme="majorBidi"/>
                <w:szCs w:val="24"/>
                <w:lang w:val="en-GB"/>
              </w:rPr>
              <w:t xml:space="preserve">Wolf, </w:t>
            </w:r>
            <w:r>
              <w:rPr>
                <w:rFonts w:asciiTheme="majorBidi" w:hAnsiTheme="majorBidi" w:cstheme="majorBidi"/>
                <w:szCs w:val="24"/>
              </w:rPr>
              <w:t xml:space="preserve">R. and </w:t>
            </w:r>
            <w:r w:rsidRPr="009271AF">
              <w:rPr>
                <w:rFonts w:asciiTheme="majorBidi" w:hAnsiTheme="majorBidi" w:cstheme="majorBidi"/>
                <w:szCs w:val="24"/>
                <w:lang w:val="en-GB"/>
              </w:rPr>
              <w:t>Tollefsen</w:t>
            </w:r>
            <w:r>
              <w:rPr>
                <w:rFonts w:asciiTheme="majorBidi" w:hAnsiTheme="majorBidi" w:cstheme="majorBidi"/>
                <w:szCs w:val="24"/>
              </w:rPr>
              <w:t>, K. E.</w:t>
            </w:r>
            <w:r w:rsidRPr="009271AF">
              <w:rPr>
                <w:rFonts w:asciiTheme="majorBidi" w:hAnsiTheme="majorBidi" w:cstheme="majorBidi"/>
                <w:szCs w:val="24"/>
                <w:lang w:val="en-GB"/>
              </w:rPr>
              <w:t xml:space="preserve"> (2021)</w:t>
            </w:r>
            <w:r>
              <w:rPr>
                <w:rFonts w:asciiTheme="majorBidi" w:hAnsiTheme="majorBidi" w:cstheme="majorBidi"/>
                <w:szCs w:val="24"/>
              </w:rPr>
              <w:t xml:space="preserve">, </w:t>
            </w:r>
            <w:r w:rsidRPr="009271AF">
              <w:rPr>
                <w:rFonts w:asciiTheme="majorBidi" w:hAnsiTheme="majorBidi" w:cstheme="majorBidi"/>
                <w:i/>
                <w:iCs/>
                <w:szCs w:val="24"/>
                <w:lang w:val="en-GB"/>
              </w:rPr>
              <w:t>Prediction of Adverse Biological Effects of Chemicals Using Knowledge Graph Embeddings</w:t>
            </w:r>
            <w:r>
              <w:rPr>
                <w:rFonts w:asciiTheme="majorBidi" w:hAnsiTheme="majorBidi" w:cstheme="majorBidi"/>
                <w:szCs w:val="24"/>
              </w:rPr>
              <w:t>.</w:t>
            </w:r>
            <w:r w:rsidRPr="009271AF">
              <w:rPr>
                <w:rFonts w:asciiTheme="majorBidi" w:hAnsiTheme="majorBidi" w:cstheme="majorBidi"/>
                <w:szCs w:val="24"/>
                <w:lang w:val="en-GB"/>
              </w:rPr>
              <w:t xml:space="preserve"> Semantic Web Journal, 0 (0) 1, IOS Press</w:t>
            </w:r>
            <w:r>
              <w:rPr>
                <w:rFonts w:asciiTheme="majorBidi" w:hAnsiTheme="majorBidi" w:cstheme="majorBidi"/>
                <w:szCs w:val="24"/>
              </w:rPr>
              <w:t>.</w:t>
            </w:r>
          </w:p>
        </w:tc>
      </w:tr>
      <w:tr w:rsidR="00BE5D65" w:rsidRPr="00C27E35" w:rsidTr="00742551">
        <w:tc>
          <w:tcPr>
            <w:tcW w:w="1860" w:type="pct"/>
          </w:tcPr>
          <w:p w:rsidR="00BE5D65" w:rsidRPr="00C27E35" w:rsidRDefault="00BE5D65" w:rsidP="009A0CA4">
            <w:pPr>
              <w:rPr>
                <w:rFonts w:asciiTheme="majorBidi" w:hAnsiTheme="majorBidi" w:cstheme="majorBidi"/>
                <w:szCs w:val="24"/>
                <w:lang w:val="en-GB"/>
              </w:rPr>
            </w:pPr>
            <w:r>
              <w:rPr>
                <w:rFonts w:asciiTheme="majorBidi" w:hAnsiTheme="majorBidi" w:cstheme="majorBidi"/>
                <w:szCs w:val="24"/>
              </w:rPr>
              <w:t>[b-Nahum]</w:t>
            </w:r>
          </w:p>
        </w:tc>
        <w:tc>
          <w:tcPr>
            <w:tcW w:w="3140" w:type="pct"/>
          </w:tcPr>
          <w:p w:rsidR="00BE5D65" w:rsidRPr="00C27E35" w:rsidRDefault="00BE5D65" w:rsidP="009A0CA4">
            <w:pPr>
              <w:spacing w:after="120"/>
              <w:jc w:val="both"/>
              <w:rPr>
                <w:rFonts w:asciiTheme="majorBidi" w:hAnsiTheme="majorBidi" w:cstheme="majorBidi"/>
                <w:szCs w:val="24"/>
                <w:lang w:val="en-GB"/>
              </w:rPr>
            </w:pPr>
            <w:r>
              <w:rPr>
                <w:rFonts w:asciiTheme="majorBidi" w:hAnsiTheme="majorBidi" w:cstheme="majorBidi"/>
                <w:szCs w:val="24"/>
              </w:rPr>
              <w:t xml:space="preserve">Nahum, C. V., Pinto, L., Tavares, V. B., Batista, P., Lins, S., Linder, N. and Klautau, A. (2020), </w:t>
            </w:r>
            <w:r w:rsidRPr="00C27E35">
              <w:rPr>
                <w:rFonts w:asciiTheme="majorBidi" w:hAnsiTheme="majorBidi" w:cstheme="majorBidi"/>
                <w:szCs w:val="24"/>
              </w:rPr>
              <w:t>Testbed for 5G Connected Artificial Intelligenceon Virtualized Networks</w:t>
            </w:r>
            <w:r>
              <w:rPr>
                <w:rFonts w:asciiTheme="majorBidi" w:hAnsiTheme="majorBidi" w:cstheme="majorBidi"/>
                <w:szCs w:val="24"/>
              </w:rPr>
              <w:t xml:space="preserve">. IEEE Access, Vol. 8, </w:t>
            </w:r>
            <w:r w:rsidRPr="00C27E35">
              <w:rPr>
                <w:rFonts w:asciiTheme="majorBidi" w:hAnsiTheme="majorBidi" w:cstheme="majorBidi"/>
                <w:szCs w:val="24"/>
              </w:rPr>
              <w:t>pp. 223202-223213</w:t>
            </w:r>
            <w:r>
              <w:rPr>
                <w:rFonts w:asciiTheme="majorBidi" w:hAnsiTheme="majorBidi" w:cstheme="majorBidi"/>
                <w:szCs w:val="24"/>
              </w:rPr>
              <w:t>.</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[b-O’Shea-1]</w:t>
            </w:r>
          </w:p>
        </w:tc>
        <w:tc>
          <w:tcPr>
            <w:tcW w:w="3140" w:type="pct"/>
          </w:tcPr>
          <w:p w:rsidR="00BE5D65" w:rsidRPr="00E05485" w:rsidRDefault="00BE5D65" w:rsidP="009A0CA4">
            <w:pPr>
              <w:spacing w:after="120"/>
              <w:jc w:val="both"/>
              <w:rPr>
                <w:rFonts w:asciiTheme="majorBidi" w:hAnsiTheme="majorBidi" w:cstheme="majorBidi"/>
                <w:szCs w:val="24"/>
              </w:rPr>
            </w:pPr>
            <w:r w:rsidRPr="00E75AAD">
              <w:rPr>
                <w:rFonts w:asciiTheme="majorBidi" w:hAnsiTheme="majorBidi" w:cstheme="majorBidi"/>
                <w:szCs w:val="24"/>
              </w:rPr>
              <w:t>O’Shea</w:t>
            </w:r>
            <w:r>
              <w:rPr>
                <w:rFonts w:asciiTheme="majorBidi" w:hAnsiTheme="majorBidi" w:cstheme="majorBidi"/>
                <w:szCs w:val="24"/>
              </w:rPr>
              <w:t>, T. J.</w:t>
            </w:r>
            <w:r w:rsidRPr="00E75AAD">
              <w:rPr>
                <w:rFonts w:asciiTheme="majorBidi" w:hAnsiTheme="majorBidi" w:cstheme="majorBidi"/>
                <w:szCs w:val="24"/>
              </w:rPr>
              <w:t xml:space="preserve"> and Hoydis</w:t>
            </w:r>
            <w:r>
              <w:rPr>
                <w:rFonts w:asciiTheme="majorBidi" w:hAnsiTheme="majorBidi" w:cstheme="majorBidi"/>
                <w:szCs w:val="24"/>
              </w:rPr>
              <w:t xml:space="preserve">, J. (2017), </w:t>
            </w:r>
            <w:r w:rsidRPr="00E75AAD">
              <w:rPr>
                <w:rFonts w:asciiTheme="majorBidi" w:hAnsiTheme="majorBidi" w:cstheme="majorBidi"/>
                <w:i/>
                <w:iCs/>
                <w:szCs w:val="24"/>
              </w:rPr>
              <w:t>An Introduction to Deep Learning for the Physical Laye</w:t>
            </w:r>
            <w:r w:rsidRPr="00E75AAD">
              <w:rPr>
                <w:rFonts w:asciiTheme="majorBidi" w:hAnsiTheme="majorBidi" w:cstheme="majorBidi"/>
                <w:szCs w:val="24"/>
              </w:rPr>
              <w:t>r</w:t>
            </w:r>
            <w:r>
              <w:rPr>
                <w:rFonts w:asciiTheme="majorBidi" w:hAnsiTheme="majorBidi" w:cstheme="majorBidi"/>
                <w:szCs w:val="24"/>
              </w:rPr>
              <w:t>.</w:t>
            </w:r>
            <w:r w:rsidRPr="00E75AAD">
              <w:rPr>
                <w:rFonts w:asciiTheme="majorBidi" w:hAnsiTheme="majorBidi" w:cstheme="majorBidi"/>
                <w:szCs w:val="24"/>
              </w:rPr>
              <w:t xml:space="preserve"> IEEE Transactions on Cognitive Communications and Networking, </w:t>
            </w:r>
            <w:r>
              <w:rPr>
                <w:rFonts w:asciiTheme="majorBidi" w:hAnsiTheme="majorBidi" w:cstheme="majorBidi"/>
                <w:szCs w:val="24"/>
              </w:rPr>
              <w:t>V</w:t>
            </w:r>
            <w:r w:rsidRPr="00E75AAD">
              <w:rPr>
                <w:rFonts w:asciiTheme="majorBidi" w:hAnsiTheme="majorBidi" w:cstheme="majorBidi"/>
                <w:szCs w:val="24"/>
              </w:rPr>
              <w:t xml:space="preserve">ol. 3, </w:t>
            </w:r>
            <w:r>
              <w:rPr>
                <w:rFonts w:asciiTheme="majorBidi" w:hAnsiTheme="majorBidi" w:cstheme="majorBidi"/>
                <w:szCs w:val="24"/>
              </w:rPr>
              <w:t>N</w:t>
            </w:r>
            <w:r w:rsidRPr="00E75AAD">
              <w:rPr>
                <w:rFonts w:asciiTheme="majorBidi" w:hAnsiTheme="majorBidi" w:cstheme="majorBidi"/>
                <w:szCs w:val="24"/>
              </w:rPr>
              <w:t>o. 4, pp. 563–575.</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[b-O’Shea-2]</w:t>
            </w:r>
          </w:p>
        </w:tc>
        <w:tc>
          <w:tcPr>
            <w:tcW w:w="3140" w:type="pct"/>
          </w:tcPr>
          <w:p w:rsidR="00BE5D65" w:rsidRPr="00E05485" w:rsidRDefault="00BE5D65" w:rsidP="009A0CA4">
            <w:pPr>
              <w:spacing w:after="120"/>
              <w:jc w:val="both"/>
              <w:rPr>
                <w:rFonts w:asciiTheme="majorBidi" w:hAnsiTheme="majorBidi" w:cstheme="majorBidi"/>
                <w:szCs w:val="24"/>
              </w:rPr>
            </w:pPr>
            <w:r w:rsidRPr="00E75AAD">
              <w:rPr>
                <w:rFonts w:asciiTheme="majorBidi" w:hAnsiTheme="majorBidi" w:cstheme="majorBidi"/>
                <w:szCs w:val="24"/>
              </w:rPr>
              <w:t xml:space="preserve">O’Shea, </w:t>
            </w:r>
            <w:r>
              <w:rPr>
                <w:rFonts w:asciiTheme="majorBidi" w:hAnsiTheme="majorBidi" w:cstheme="majorBidi"/>
                <w:szCs w:val="24"/>
              </w:rPr>
              <w:t xml:space="preserve">T. J., </w:t>
            </w:r>
            <w:r w:rsidRPr="00E75AAD">
              <w:rPr>
                <w:rFonts w:asciiTheme="majorBidi" w:hAnsiTheme="majorBidi" w:cstheme="majorBidi"/>
                <w:szCs w:val="24"/>
              </w:rPr>
              <w:t xml:space="preserve">Roy, </w:t>
            </w:r>
            <w:r>
              <w:rPr>
                <w:rFonts w:asciiTheme="majorBidi" w:hAnsiTheme="majorBidi" w:cstheme="majorBidi"/>
                <w:szCs w:val="24"/>
              </w:rPr>
              <w:t xml:space="preserve">T. </w:t>
            </w:r>
            <w:r w:rsidRPr="00E75AAD">
              <w:rPr>
                <w:rFonts w:asciiTheme="majorBidi" w:hAnsiTheme="majorBidi" w:cstheme="majorBidi"/>
                <w:szCs w:val="24"/>
              </w:rPr>
              <w:t xml:space="preserve">and Clancy, </w:t>
            </w:r>
            <w:r>
              <w:rPr>
                <w:rFonts w:asciiTheme="majorBidi" w:hAnsiTheme="majorBidi" w:cstheme="majorBidi"/>
                <w:szCs w:val="24"/>
              </w:rPr>
              <w:t xml:space="preserve">T. C. (2018), </w:t>
            </w:r>
            <w:r w:rsidRPr="00E75AAD">
              <w:rPr>
                <w:rFonts w:asciiTheme="majorBidi" w:hAnsiTheme="majorBidi" w:cstheme="majorBidi"/>
                <w:i/>
                <w:iCs/>
                <w:szCs w:val="24"/>
              </w:rPr>
              <w:t>Over-the-Air Deep Learning Based Radio Signal Classification</w:t>
            </w:r>
            <w:r>
              <w:rPr>
                <w:rFonts w:asciiTheme="majorBidi" w:hAnsiTheme="majorBidi" w:cstheme="majorBidi"/>
                <w:szCs w:val="24"/>
              </w:rPr>
              <w:t>.</w:t>
            </w:r>
            <w:r w:rsidRPr="00E75AAD">
              <w:rPr>
                <w:rFonts w:asciiTheme="majorBidi" w:hAnsiTheme="majorBidi" w:cstheme="majorBidi"/>
                <w:szCs w:val="24"/>
              </w:rPr>
              <w:t xml:space="preserve"> IEEE Journal of Selected Topics in Signal Processing, </w:t>
            </w:r>
            <w:r>
              <w:rPr>
                <w:rFonts w:asciiTheme="majorBidi" w:hAnsiTheme="majorBidi" w:cstheme="majorBidi"/>
                <w:szCs w:val="24"/>
              </w:rPr>
              <w:t>V</w:t>
            </w:r>
            <w:r w:rsidRPr="00E75AAD">
              <w:rPr>
                <w:rFonts w:asciiTheme="majorBidi" w:hAnsiTheme="majorBidi" w:cstheme="majorBidi"/>
                <w:szCs w:val="24"/>
              </w:rPr>
              <w:t xml:space="preserve">ol. 12, </w:t>
            </w:r>
            <w:r>
              <w:rPr>
                <w:rFonts w:asciiTheme="majorBidi" w:hAnsiTheme="majorBidi" w:cstheme="majorBidi"/>
                <w:szCs w:val="24"/>
              </w:rPr>
              <w:t xml:space="preserve">No. 1, </w:t>
            </w:r>
            <w:r w:rsidRPr="00E75AAD">
              <w:rPr>
                <w:rFonts w:asciiTheme="majorBidi" w:hAnsiTheme="majorBidi" w:cstheme="majorBidi"/>
                <w:szCs w:val="24"/>
              </w:rPr>
              <w:t>pp. 168–179.</w:t>
            </w:r>
          </w:p>
        </w:tc>
      </w:tr>
      <w:tr w:rsidR="00BE5D65" w:rsidRPr="00756E9B"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[b-ONF]</w:t>
            </w:r>
          </w:p>
        </w:tc>
        <w:tc>
          <w:tcPr>
            <w:tcW w:w="3140" w:type="pct"/>
          </w:tcPr>
          <w:p w:rsidR="00BE5D65" w:rsidRDefault="00BE5D65" w:rsidP="009A0CA4">
            <w:pPr>
              <w:jc w:val="both"/>
              <w:rPr>
                <w:rFonts w:asciiTheme="majorBidi" w:hAnsiTheme="majorBidi" w:cstheme="majorBidi"/>
                <w:szCs w:val="24"/>
              </w:rPr>
            </w:pPr>
            <w:r>
              <w:rPr>
                <w:rFonts w:asciiTheme="majorBidi" w:hAnsiTheme="majorBidi" w:cstheme="majorBidi"/>
                <w:szCs w:val="24"/>
              </w:rPr>
              <w:t xml:space="preserve">The </w:t>
            </w:r>
            <w:r w:rsidRPr="007B0C8B">
              <w:rPr>
                <w:rFonts w:asciiTheme="majorBidi" w:hAnsiTheme="majorBidi" w:cstheme="majorBidi"/>
                <w:szCs w:val="24"/>
              </w:rPr>
              <w:t xml:space="preserve">Open Networking Foundation (ONF) </w:t>
            </w:r>
            <w:r>
              <w:rPr>
                <w:rFonts w:asciiTheme="majorBidi" w:hAnsiTheme="majorBidi" w:cstheme="majorBidi"/>
                <w:szCs w:val="24"/>
              </w:rPr>
              <w:t xml:space="preserve">(2021), </w:t>
            </w:r>
            <w:r w:rsidRPr="007B0C8B">
              <w:rPr>
                <w:rFonts w:asciiTheme="majorBidi" w:hAnsiTheme="majorBidi" w:cstheme="majorBidi"/>
                <w:i/>
                <w:iCs/>
                <w:szCs w:val="24"/>
              </w:rPr>
              <w:t>The Open Networking Foundation, AirHop, Facebook and Telecom Infra Project Demonstrate First O-RAN Aligned, xApp-Powered Open RAN Solution</w:t>
            </w:r>
            <w:r>
              <w:rPr>
                <w:rFonts w:asciiTheme="majorBidi" w:hAnsiTheme="majorBidi" w:cstheme="majorBidi"/>
                <w:szCs w:val="24"/>
              </w:rPr>
              <w:t>.</w:t>
            </w:r>
            <w:r w:rsidRPr="007B0C8B">
              <w:rPr>
                <w:rFonts w:asciiTheme="majorBidi" w:hAnsiTheme="majorBidi" w:cstheme="majorBidi"/>
                <w:szCs w:val="24"/>
              </w:rPr>
              <w:tab/>
            </w:r>
          </w:p>
          <w:p w:rsidR="00BE5D65" w:rsidRDefault="007649F9" w:rsidP="002A32B4">
            <w:pPr>
              <w:spacing w:before="0" w:after="120"/>
              <w:jc w:val="both"/>
              <w:rPr>
                <w:rFonts w:asciiTheme="majorBidi" w:hAnsiTheme="majorBidi" w:cstheme="majorBidi"/>
                <w:szCs w:val="24"/>
              </w:rPr>
            </w:pPr>
            <w:hyperlink r:id="rId77" w:history="1">
              <w:r w:rsidR="00BE5D65" w:rsidRPr="002326D1">
                <w:rPr>
                  <w:rStyle w:val="Hyperlink"/>
                  <w:rFonts w:asciiTheme="majorBidi" w:hAnsiTheme="majorBidi" w:cstheme="majorBidi"/>
                  <w:szCs w:val="24"/>
                </w:rPr>
                <w:t>https://opennetworking.org/news-and-events/press-releases/the-open-networking-foundation-airhop-facebook-and-telecom-infra-project-demonstrate-first-o-ran-aligned-xapp-powered-open-ran-solution/?utm_source=ONF+Master+List&amp;utm_campaign=b8631125bb-Edge+Spotl</w:t>
              </w:r>
            </w:hyperlink>
          </w:p>
        </w:tc>
      </w:tr>
      <w:tr w:rsidR="00BE5D65" w:rsidRPr="00756E9B"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lastRenderedPageBreak/>
              <w:t>[b-</w:t>
            </w:r>
            <w:r w:rsidRPr="00756E9B">
              <w:rPr>
                <w:rFonts w:asciiTheme="majorBidi" w:hAnsiTheme="majorBidi" w:cstheme="majorBidi"/>
                <w:szCs w:val="24"/>
              </w:rPr>
              <w:t>Pierucci</w:t>
            </w:r>
            <w:r>
              <w:rPr>
                <w:rFonts w:asciiTheme="majorBidi" w:hAnsiTheme="majorBidi" w:cstheme="majorBidi"/>
                <w:szCs w:val="24"/>
              </w:rPr>
              <w:t>]</w:t>
            </w:r>
          </w:p>
        </w:tc>
        <w:tc>
          <w:tcPr>
            <w:tcW w:w="3140" w:type="pct"/>
          </w:tcPr>
          <w:p w:rsidR="00BE5D65" w:rsidRPr="00756E9B" w:rsidRDefault="00BE5D65" w:rsidP="009A0CA4">
            <w:pPr>
              <w:spacing w:after="120"/>
              <w:jc w:val="both"/>
              <w:rPr>
                <w:rFonts w:asciiTheme="majorBidi" w:hAnsiTheme="majorBidi" w:cstheme="majorBidi"/>
                <w:szCs w:val="24"/>
              </w:rPr>
            </w:pPr>
            <w:r w:rsidRPr="00756E9B">
              <w:rPr>
                <w:rFonts w:asciiTheme="majorBidi" w:hAnsiTheme="majorBidi" w:cstheme="majorBidi"/>
                <w:szCs w:val="24"/>
              </w:rPr>
              <w:t xml:space="preserve">Pierucci, </w:t>
            </w:r>
            <w:r>
              <w:rPr>
                <w:rFonts w:asciiTheme="majorBidi" w:hAnsiTheme="majorBidi" w:cstheme="majorBidi"/>
                <w:szCs w:val="24"/>
              </w:rPr>
              <w:t xml:space="preserve">L. (2015), </w:t>
            </w:r>
            <w:r w:rsidRPr="00756E9B">
              <w:rPr>
                <w:rFonts w:asciiTheme="majorBidi" w:hAnsiTheme="majorBidi" w:cstheme="majorBidi"/>
                <w:i/>
                <w:iCs/>
                <w:szCs w:val="24"/>
              </w:rPr>
              <w:t>The quality of experience perspective toward 5g technology</w:t>
            </w:r>
            <w:r>
              <w:rPr>
                <w:rFonts w:asciiTheme="majorBidi" w:hAnsiTheme="majorBidi" w:cstheme="majorBidi"/>
                <w:szCs w:val="24"/>
              </w:rPr>
              <w:t>.</w:t>
            </w:r>
            <w:r w:rsidRPr="00756E9B">
              <w:rPr>
                <w:rFonts w:asciiTheme="majorBidi" w:hAnsiTheme="majorBidi" w:cstheme="majorBidi"/>
                <w:szCs w:val="24"/>
              </w:rPr>
              <w:t xml:space="preserve"> IEEE Wireless Communications, </w:t>
            </w:r>
            <w:r>
              <w:rPr>
                <w:rFonts w:asciiTheme="majorBidi" w:hAnsiTheme="majorBidi" w:cstheme="majorBidi"/>
                <w:szCs w:val="24"/>
              </w:rPr>
              <w:t>V</w:t>
            </w:r>
            <w:r w:rsidRPr="00756E9B">
              <w:rPr>
                <w:rFonts w:asciiTheme="majorBidi" w:hAnsiTheme="majorBidi" w:cstheme="majorBidi"/>
                <w:szCs w:val="24"/>
              </w:rPr>
              <w:t xml:space="preserve">ol. 22, </w:t>
            </w:r>
            <w:r>
              <w:rPr>
                <w:rFonts w:asciiTheme="majorBidi" w:hAnsiTheme="majorBidi" w:cstheme="majorBidi"/>
                <w:szCs w:val="24"/>
              </w:rPr>
              <w:t>No</w:t>
            </w:r>
            <w:r w:rsidRPr="00756E9B">
              <w:rPr>
                <w:rFonts w:asciiTheme="majorBidi" w:hAnsiTheme="majorBidi" w:cstheme="majorBidi"/>
                <w:szCs w:val="24"/>
              </w:rPr>
              <w:t>. 4, pp. 10–16.</w:t>
            </w:r>
          </w:p>
        </w:tc>
      </w:tr>
      <w:tr w:rsidR="00BE5D65" w:rsidRPr="00756E9B" w:rsidTr="00742551">
        <w:tc>
          <w:tcPr>
            <w:tcW w:w="1860" w:type="pct"/>
          </w:tcPr>
          <w:p w:rsidR="00BE5D65" w:rsidRPr="00756E9B" w:rsidRDefault="00BE5D65" w:rsidP="009A0CA4">
            <w:pPr>
              <w:rPr>
                <w:rFonts w:asciiTheme="majorBidi" w:hAnsiTheme="majorBidi" w:cstheme="majorBidi"/>
                <w:szCs w:val="24"/>
                <w:lang w:val="fr-FR"/>
              </w:rPr>
            </w:pPr>
            <w:r>
              <w:rPr>
                <w:rFonts w:asciiTheme="majorBidi" w:hAnsiTheme="majorBidi" w:cstheme="majorBidi"/>
                <w:szCs w:val="24"/>
                <w:lang w:val="fr-FR"/>
              </w:rPr>
              <w:t>[b-</w:t>
            </w:r>
            <w:r w:rsidRPr="00756E9B">
              <w:rPr>
                <w:rFonts w:asciiTheme="majorBidi" w:hAnsiTheme="majorBidi" w:cstheme="majorBidi"/>
                <w:szCs w:val="24"/>
                <w:lang w:val="fr-FR"/>
              </w:rPr>
              <w:t>Q.IMT2020-PIAS</w:t>
            </w:r>
            <w:r>
              <w:rPr>
                <w:rFonts w:asciiTheme="majorBidi" w:hAnsiTheme="majorBidi" w:cstheme="majorBidi"/>
                <w:szCs w:val="24"/>
                <w:lang w:val="fr-FR"/>
              </w:rPr>
              <w:t>]</w:t>
            </w:r>
          </w:p>
        </w:tc>
        <w:tc>
          <w:tcPr>
            <w:tcW w:w="3140" w:type="pct"/>
          </w:tcPr>
          <w:p w:rsidR="00BE5D65" w:rsidRPr="00756E9B" w:rsidRDefault="00BE5D65" w:rsidP="009A0CA4">
            <w:pPr>
              <w:spacing w:after="120"/>
              <w:jc w:val="both"/>
              <w:rPr>
                <w:rFonts w:asciiTheme="majorBidi" w:hAnsiTheme="majorBidi" w:cstheme="majorBidi"/>
                <w:szCs w:val="24"/>
                <w:lang w:val="en-GB"/>
              </w:rPr>
            </w:pPr>
            <w:r w:rsidRPr="00756E9B">
              <w:rPr>
                <w:rFonts w:asciiTheme="majorBidi" w:hAnsiTheme="majorBidi" w:cstheme="majorBidi"/>
                <w:szCs w:val="24"/>
                <w:lang w:val="en-GB"/>
              </w:rPr>
              <w:t xml:space="preserve">Draft Recommendation ITU-T Q.IMT2020-PIAS, </w:t>
            </w:r>
            <w:r w:rsidRPr="00756E9B">
              <w:rPr>
                <w:rFonts w:asciiTheme="majorBidi" w:hAnsiTheme="majorBidi" w:cstheme="majorBidi"/>
                <w:i/>
                <w:iCs/>
                <w:szCs w:val="24"/>
              </w:rPr>
              <w:t>Protocol for providing intelligent analysis services in IMT-2020 network</w:t>
            </w:r>
            <w:r>
              <w:rPr>
                <w:rFonts w:asciiTheme="majorBidi" w:hAnsiTheme="majorBidi" w:cstheme="majorBidi"/>
                <w:szCs w:val="24"/>
              </w:rPr>
              <w:t>.</w:t>
            </w:r>
          </w:p>
        </w:tc>
      </w:tr>
      <w:tr w:rsidR="00BE5D65" w:rsidRPr="00E05485" w:rsidTr="00742551">
        <w:tc>
          <w:tcPr>
            <w:tcW w:w="1860" w:type="pct"/>
          </w:tcPr>
          <w:p w:rsidR="00BE5D65" w:rsidRPr="00E05485" w:rsidRDefault="00BE5D65" w:rsidP="009A0CA4">
            <w:pPr>
              <w:rPr>
                <w:rFonts w:asciiTheme="majorBidi" w:hAnsiTheme="majorBidi" w:cstheme="majorBidi"/>
                <w:szCs w:val="24"/>
              </w:rPr>
            </w:pPr>
            <w:r w:rsidRPr="00E05485">
              <w:rPr>
                <w:rFonts w:asciiTheme="majorBidi" w:hAnsiTheme="majorBidi" w:cstheme="majorBidi"/>
                <w:szCs w:val="24"/>
              </w:rPr>
              <w:t>[b-Rusek]</w:t>
            </w:r>
          </w:p>
        </w:tc>
        <w:tc>
          <w:tcPr>
            <w:tcW w:w="3140" w:type="pct"/>
          </w:tcPr>
          <w:p w:rsidR="00BE5D65" w:rsidRPr="00E05485" w:rsidRDefault="00BE5D65" w:rsidP="009A0CA4">
            <w:pPr>
              <w:spacing w:after="120"/>
              <w:jc w:val="both"/>
              <w:rPr>
                <w:rFonts w:asciiTheme="majorBidi" w:hAnsiTheme="majorBidi" w:cstheme="majorBidi"/>
                <w:szCs w:val="24"/>
              </w:rPr>
            </w:pPr>
            <w:r w:rsidRPr="00E05485">
              <w:rPr>
                <w:rFonts w:asciiTheme="majorBidi" w:hAnsiTheme="majorBidi" w:cstheme="majorBidi"/>
                <w:szCs w:val="24"/>
                <w:lang w:val="en-GB" w:eastAsia="en-US"/>
              </w:rPr>
              <w:t xml:space="preserve">Rusek, K., Suárez-Varela, J., Mestres, A., Barlet-Ros, P. and Cabellos-Aparicio, A., </w:t>
            </w:r>
            <w:r>
              <w:rPr>
                <w:rFonts w:asciiTheme="majorBidi" w:hAnsiTheme="majorBidi" w:cstheme="majorBidi"/>
                <w:szCs w:val="24"/>
              </w:rPr>
              <w:t>(</w:t>
            </w:r>
            <w:r w:rsidRPr="00E05485">
              <w:rPr>
                <w:rFonts w:asciiTheme="majorBidi" w:hAnsiTheme="majorBidi" w:cstheme="majorBidi"/>
                <w:szCs w:val="24"/>
                <w:lang w:val="en-GB" w:eastAsia="en-US"/>
              </w:rPr>
              <w:t>2019</w:t>
            </w:r>
            <w:r>
              <w:rPr>
                <w:rFonts w:asciiTheme="majorBidi" w:hAnsiTheme="majorBidi" w:cstheme="majorBidi"/>
                <w:szCs w:val="24"/>
              </w:rPr>
              <w:t>),</w:t>
            </w:r>
            <w:r w:rsidRPr="00E05485">
              <w:rPr>
                <w:rFonts w:asciiTheme="majorBidi" w:hAnsiTheme="majorBidi" w:cstheme="majorBidi"/>
                <w:i/>
                <w:iCs/>
                <w:szCs w:val="24"/>
                <w:lang w:val="en-GB" w:eastAsia="en-US"/>
              </w:rPr>
              <w:t>Unveiling the potential of Graph Neural Networks for network modeling and optimization in SDN</w:t>
            </w:r>
            <w:r w:rsidRPr="00E05485">
              <w:rPr>
                <w:rFonts w:asciiTheme="majorBidi" w:hAnsiTheme="majorBidi" w:cstheme="majorBidi"/>
                <w:szCs w:val="24"/>
                <w:lang w:val="en-GB" w:eastAsia="en-US"/>
              </w:rPr>
              <w:t xml:space="preserve">. In </w:t>
            </w:r>
            <w:r w:rsidRPr="00E05485">
              <w:rPr>
                <w:rFonts w:asciiTheme="majorBidi" w:hAnsiTheme="majorBidi" w:cstheme="majorBidi"/>
                <w:szCs w:val="24"/>
              </w:rPr>
              <w:t xml:space="preserve">Proceedings of the 2019 ACM Symposium on SDN Research </w:t>
            </w:r>
            <w:r>
              <w:rPr>
                <w:rFonts w:asciiTheme="majorBidi" w:hAnsiTheme="majorBidi" w:cstheme="majorBidi"/>
                <w:szCs w:val="24"/>
              </w:rPr>
              <w:t>(</w:t>
            </w:r>
            <w:r w:rsidRPr="00E05485">
              <w:rPr>
                <w:rFonts w:asciiTheme="majorBidi" w:hAnsiTheme="majorBidi" w:cstheme="majorBidi"/>
                <w:szCs w:val="24"/>
              </w:rPr>
              <w:t>SOSR '19</w:t>
            </w:r>
            <w:r>
              <w:rPr>
                <w:rFonts w:asciiTheme="majorBidi" w:hAnsiTheme="majorBidi" w:cstheme="majorBidi"/>
                <w:szCs w:val="24"/>
              </w:rPr>
              <w:t>), pp. 140-151</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[b-Sankar-1]</w:t>
            </w:r>
          </w:p>
        </w:tc>
        <w:tc>
          <w:tcPr>
            <w:tcW w:w="3140" w:type="pct"/>
          </w:tcPr>
          <w:p w:rsidR="00BE5D65" w:rsidRDefault="00BE5D65" w:rsidP="009A0CA4">
            <w:pPr>
              <w:spacing w:after="120"/>
              <w:jc w:val="both"/>
              <w:rPr>
                <w:rFonts w:asciiTheme="majorBidi" w:hAnsiTheme="majorBidi" w:cstheme="majorBidi"/>
                <w:szCs w:val="24"/>
              </w:rPr>
            </w:pPr>
            <w:r w:rsidRPr="00B95FE3">
              <w:rPr>
                <w:rFonts w:asciiTheme="majorBidi" w:hAnsiTheme="majorBidi" w:cstheme="majorBidi"/>
                <w:szCs w:val="24"/>
              </w:rPr>
              <w:t>Sankar</w:t>
            </w:r>
            <w:r>
              <w:rPr>
                <w:rFonts w:asciiTheme="majorBidi" w:hAnsiTheme="majorBidi" w:cstheme="majorBidi"/>
                <w:szCs w:val="24"/>
              </w:rPr>
              <w:t xml:space="preserve">, V. U. </w:t>
            </w:r>
            <w:r w:rsidRPr="00B95FE3">
              <w:rPr>
                <w:rFonts w:asciiTheme="majorBidi" w:hAnsiTheme="majorBidi" w:cstheme="majorBidi"/>
                <w:szCs w:val="24"/>
              </w:rPr>
              <w:t>and Sharma,</w:t>
            </w:r>
            <w:r>
              <w:rPr>
                <w:rFonts w:asciiTheme="majorBidi" w:hAnsiTheme="majorBidi" w:cstheme="majorBidi"/>
                <w:szCs w:val="24"/>
              </w:rPr>
              <w:t xml:space="preserve"> V. (2016), </w:t>
            </w:r>
            <w:r w:rsidRPr="00B95FE3">
              <w:rPr>
                <w:rFonts w:asciiTheme="majorBidi" w:hAnsiTheme="majorBidi" w:cstheme="majorBidi"/>
                <w:i/>
                <w:iCs/>
                <w:szCs w:val="24"/>
              </w:rPr>
              <w:t>QoS Provisioning for Multiple Femtocells via Game Theory</w:t>
            </w:r>
            <w:r>
              <w:rPr>
                <w:rFonts w:asciiTheme="majorBidi" w:hAnsiTheme="majorBidi" w:cstheme="majorBidi"/>
                <w:szCs w:val="24"/>
              </w:rPr>
              <w:t>.</w:t>
            </w:r>
            <w:r w:rsidRPr="00B95FE3">
              <w:rPr>
                <w:rFonts w:asciiTheme="majorBidi" w:hAnsiTheme="majorBidi" w:cstheme="majorBidi"/>
                <w:szCs w:val="24"/>
              </w:rPr>
              <w:t xml:space="preserve"> Elsevier Journal of Computer Networks, Vol 102,pp.70-82.</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[b-Sankar-2]</w:t>
            </w:r>
          </w:p>
        </w:tc>
        <w:tc>
          <w:tcPr>
            <w:tcW w:w="3140" w:type="pct"/>
          </w:tcPr>
          <w:p w:rsidR="00BE5D65" w:rsidRDefault="00BE5D65" w:rsidP="009A0CA4">
            <w:pPr>
              <w:spacing w:after="120"/>
              <w:jc w:val="both"/>
              <w:rPr>
                <w:rFonts w:asciiTheme="majorBidi" w:hAnsiTheme="majorBidi" w:cstheme="majorBidi"/>
                <w:szCs w:val="24"/>
              </w:rPr>
            </w:pPr>
            <w:r w:rsidRPr="00B95FE3">
              <w:rPr>
                <w:rFonts w:asciiTheme="majorBidi" w:hAnsiTheme="majorBidi" w:cstheme="majorBidi"/>
                <w:szCs w:val="24"/>
              </w:rPr>
              <w:t>Sankar</w:t>
            </w:r>
            <w:r>
              <w:rPr>
                <w:rFonts w:asciiTheme="majorBidi" w:hAnsiTheme="majorBidi" w:cstheme="majorBidi"/>
                <w:szCs w:val="24"/>
              </w:rPr>
              <w:t xml:space="preserve">, V. U. </w:t>
            </w:r>
            <w:r w:rsidRPr="00B95FE3">
              <w:rPr>
                <w:rFonts w:asciiTheme="majorBidi" w:hAnsiTheme="majorBidi" w:cstheme="majorBidi"/>
                <w:szCs w:val="24"/>
              </w:rPr>
              <w:t>and Sharma,</w:t>
            </w:r>
            <w:r>
              <w:rPr>
                <w:rFonts w:asciiTheme="majorBidi" w:hAnsiTheme="majorBidi" w:cstheme="majorBidi"/>
                <w:szCs w:val="24"/>
              </w:rPr>
              <w:t xml:space="preserve"> V. (2014), </w:t>
            </w:r>
            <w:r w:rsidRPr="00B95FE3">
              <w:rPr>
                <w:rFonts w:asciiTheme="majorBidi" w:hAnsiTheme="majorBidi" w:cstheme="majorBidi"/>
                <w:i/>
                <w:iCs/>
                <w:szCs w:val="24"/>
              </w:rPr>
              <w:t>Pricing and Power allocation in Femtocells using Stackelberg Game Theory</w:t>
            </w:r>
            <w:r>
              <w:rPr>
                <w:rFonts w:asciiTheme="majorBidi" w:hAnsiTheme="majorBidi" w:cstheme="majorBidi"/>
                <w:szCs w:val="24"/>
              </w:rPr>
              <w:t>.</w:t>
            </w:r>
            <w:r w:rsidRPr="00B95FE3">
              <w:rPr>
                <w:rFonts w:asciiTheme="majorBidi" w:hAnsiTheme="majorBidi" w:cstheme="majorBidi"/>
                <w:szCs w:val="24"/>
              </w:rPr>
              <w:t xml:space="preserve">In: International Conference on Signal Processing and Communications (SPCOM), </w:t>
            </w:r>
            <w:r>
              <w:rPr>
                <w:rFonts w:asciiTheme="majorBidi" w:hAnsiTheme="majorBidi" w:cstheme="majorBidi"/>
                <w:szCs w:val="24"/>
              </w:rPr>
              <w:t>Jul</w:t>
            </w:r>
            <w:r w:rsidRPr="00B95FE3">
              <w:rPr>
                <w:rFonts w:asciiTheme="majorBidi" w:hAnsiTheme="majorBidi" w:cstheme="majorBidi"/>
                <w:szCs w:val="24"/>
              </w:rPr>
              <w:t xml:space="preserve"> 22-25, Banaglore, </w:t>
            </w:r>
            <w:r>
              <w:rPr>
                <w:rFonts w:asciiTheme="majorBidi" w:hAnsiTheme="majorBidi" w:cstheme="majorBidi"/>
                <w:szCs w:val="24"/>
              </w:rPr>
              <w:t>India</w:t>
            </w:r>
            <w:r w:rsidRPr="00B95FE3">
              <w:rPr>
                <w:rFonts w:asciiTheme="majorBidi" w:hAnsiTheme="majorBidi" w:cstheme="majorBidi"/>
                <w:szCs w:val="24"/>
              </w:rPr>
              <w:t xml:space="preserve">. </w:t>
            </w:r>
          </w:p>
        </w:tc>
      </w:tr>
      <w:tr w:rsidR="00BE5D65" w:rsidRPr="008E1AC8" w:rsidTr="00742551">
        <w:tc>
          <w:tcPr>
            <w:tcW w:w="1860" w:type="pct"/>
          </w:tcPr>
          <w:p w:rsidR="00BE5D65" w:rsidRPr="008E1AC8" w:rsidRDefault="00BE5D65" w:rsidP="009A0CA4">
            <w:pPr>
              <w:rPr>
                <w:rFonts w:asciiTheme="majorBidi" w:hAnsiTheme="majorBidi" w:cstheme="majorBidi"/>
                <w:szCs w:val="24"/>
                <w:lang w:val="en-GB"/>
              </w:rPr>
            </w:pPr>
            <w:r>
              <w:rPr>
                <w:rFonts w:asciiTheme="majorBidi" w:hAnsiTheme="majorBidi" w:cstheme="majorBidi"/>
                <w:szCs w:val="24"/>
              </w:rPr>
              <w:t>[b-SCALE-Sim]</w:t>
            </w:r>
          </w:p>
        </w:tc>
        <w:tc>
          <w:tcPr>
            <w:tcW w:w="3140" w:type="pct"/>
          </w:tcPr>
          <w:p w:rsidR="00BE5D65" w:rsidRPr="008E1AC8" w:rsidRDefault="00BE5D65" w:rsidP="009A0CA4">
            <w:pPr>
              <w:spacing w:after="120"/>
              <w:jc w:val="both"/>
              <w:rPr>
                <w:rFonts w:asciiTheme="majorBidi" w:hAnsiTheme="majorBidi" w:cstheme="majorBidi"/>
                <w:szCs w:val="24"/>
                <w:lang w:val="en-GB"/>
              </w:rPr>
            </w:pPr>
            <w:r>
              <w:rPr>
                <w:rFonts w:asciiTheme="majorBidi" w:hAnsiTheme="majorBidi" w:cstheme="majorBidi"/>
                <w:szCs w:val="24"/>
              </w:rPr>
              <w:t xml:space="preserve">SCALE-Sim tutorial – ASPLOS 2021, </w:t>
            </w:r>
            <w:hyperlink r:id="rId78" w:history="1">
              <w:r w:rsidRPr="002326D1">
                <w:rPr>
                  <w:rStyle w:val="Hyperlink"/>
                  <w:rFonts w:asciiTheme="majorBidi" w:hAnsiTheme="majorBidi" w:cstheme="majorBidi"/>
                  <w:szCs w:val="24"/>
                </w:rPr>
                <w:t>https://scalesim-project.github.io/tutorials-2021-asplos.html</w:t>
              </w:r>
            </w:hyperlink>
          </w:p>
        </w:tc>
      </w:tr>
      <w:tr w:rsidR="00BE5D65" w:rsidRPr="008E1AC8" w:rsidTr="00742551">
        <w:tc>
          <w:tcPr>
            <w:tcW w:w="1860" w:type="pct"/>
          </w:tcPr>
          <w:p w:rsidR="00BE5D65" w:rsidRPr="008E1AC8" w:rsidRDefault="00BE5D65" w:rsidP="009A0CA4">
            <w:pPr>
              <w:rPr>
                <w:rFonts w:asciiTheme="majorBidi" w:hAnsiTheme="majorBidi" w:cstheme="majorBidi"/>
                <w:szCs w:val="24"/>
                <w:lang w:val="en-GB"/>
              </w:rPr>
            </w:pPr>
            <w:r>
              <w:rPr>
                <w:rFonts w:asciiTheme="majorBidi" w:hAnsiTheme="majorBidi" w:cstheme="majorBidi"/>
                <w:szCs w:val="24"/>
              </w:rPr>
              <w:lastRenderedPageBreak/>
              <w:t>[b-Sharma]</w:t>
            </w:r>
          </w:p>
        </w:tc>
        <w:tc>
          <w:tcPr>
            <w:tcW w:w="3140" w:type="pct"/>
          </w:tcPr>
          <w:p w:rsidR="00BE5D65" w:rsidRDefault="00BE5D65" w:rsidP="009A0CA4">
            <w:pPr>
              <w:jc w:val="both"/>
              <w:rPr>
                <w:rFonts w:asciiTheme="majorBidi" w:hAnsiTheme="majorBidi" w:cstheme="majorBidi"/>
                <w:szCs w:val="24"/>
              </w:rPr>
            </w:pPr>
            <w:r>
              <w:rPr>
                <w:rFonts w:asciiTheme="majorBidi" w:hAnsiTheme="majorBidi" w:cstheme="majorBidi"/>
                <w:szCs w:val="24"/>
              </w:rPr>
              <w:t xml:space="preserve">Sharma, R. (2020), </w:t>
            </w:r>
            <w:r w:rsidRPr="00C27E35">
              <w:rPr>
                <w:rFonts w:asciiTheme="majorBidi" w:hAnsiTheme="majorBidi" w:cstheme="majorBidi"/>
                <w:i/>
                <w:iCs/>
                <w:szCs w:val="24"/>
              </w:rPr>
              <w:t>Rakuten Mobile to Use Drones to Carry Out Mobile Base Station Inspections</w:t>
            </w:r>
            <w:r>
              <w:rPr>
                <w:rFonts w:asciiTheme="majorBidi" w:hAnsiTheme="majorBidi" w:cstheme="majorBidi"/>
                <w:szCs w:val="24"/>
              </w:rPr>
              <w:t xml:space="preserve">. </w:t>
            </w:r>
          </w:p>
          <w:p w:rsidR="00BE5D65" w:rsidRPr="008E1AC8" w:rsidRDefault="007649F9" w:rsidP="002A32B4">
            <w:pPr>
              <w:spacing w:before="0" w:after="120"/>
              <w:jc w:val="both"/>
              <w:rPr>
                <w:rFonts w:asciiTheme="majorBidi" w:hAnsiTheme="majorBidi" w:cstheme="majorBidi"/>
                <w:szCs w:val="24"/>
                <w:lang w:val="en-GB"/>
              </w:rPr>
            </w:pPr>
            <w:hyperlink r:id="rId79" w:history="1">
              <w:r w:rsidR="00BE5D65" w:rsidRPr="002326D1">
                <w:rPr>
                  <w:rStyle w:val="Hyperlink"/>
                  <w:rFonts w:asciiTheme="majorBidi" w:hAnsiTheme="majorBidi" w:cstheme="majorBidi"/>
                  <w:szCs w:val="24"/>
                </w:rPr>
                <w:t>https://www.thefastmode.com/technology-solutions/16814-rakuten-mobile-to-use-drones-to-carry-out-mobile-base-station-inspections</w:t>
              </w:r>
            </w:hyperlink>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[b-TIP 5G]</w:t>
            </w:r>
          </w:p>
        </w:tc>
        <w:tc>
          <w:tcPr>
            <w:tcW w:w="3140" w:type="pct"/>
          </w:tcPr>
          <w:p w:rsidR="00BE5D65" w:rsidRDefault="00BE5D65" w:rsidP="009A0CA4">
            <w:pPr>
              <w:jc w:val="both"/>
              <w:rPr>
                <w:rFonts w:asciiTheme="majorBidi" w:hAnsiTheme="majorBidi" w:cstheme="majorBidi"/>
                <w:szCs w:val="24"/>
              </w:rPr>
            </w:pPr>
            <w:r w:rsidRPr="00B95FE3">
              <w:rPr>
                <w:rFonts w:asciiTheme="majorBidi" w:hAnsiTheme="majorBidi" w:cstheme="majorBidi"/>
                <w:szCs w:val="24"/>
              </w:rPr>
              <w:t>TIP 5G Open Automation: Vision of Reality</w:t>
            </w:r>
            <w:r>
              <w:rPr>
                <w:rFonts w:asciiTheme="majorBidi" w:hAnsiTheme="majorBidi" w:cstheme="majorBidi"/>
                <w:szCs w:val="24"/>
              </w:rPr>
              <w:t>, July 2021.</w:t>
            </w:r>
          </w:p>
          <w:p w:rsidR="00BE5D65" w:rsidRDefault="007649F9" w:rsidP="002A32B4">
            <w:pPr>
              <w:spacing w:before="0" w:after="120"/>
              <w:jc w:val="both"/>
              <w:rPr>
                <w:rFonts w:asciiTheme="majorBidi" w:hAnsiTheme="majorBidi" w:cstheme="majorBidi"/>
                <w:szCs w:val="24"/>
              </w:rPr>
            </w:pPr>
            <w:hyperlink r:id="rId80" w:history="1">
              <w:r w:rsidR="00BE5D65" w:rsidRPr="002326D1">
                <w:rPr>
                  <w:rStyle w:val="Hyperlink"/>
                  <w:rFonts w:asciiTheme="majorBidi" w:hAnsiTheme="majorBidi" w:cstheme="majorBidi"/>
                  <w:szCs w:val="24"/>
                </w:rPr>
                <w:t>https://hopin.com/events/tip-5g-open-automation-vision-of-reality</w:t>
              </w:r>
            </w:hyperlink>
          </w:p>
        </w:tc>
      </w:tr>
      <w:tr w:rsidR="00BE5D6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[b-Turing]</w:t>
            </w:r>
          </w:p>
        </w:tc>
        <w:tc>
          <w:tcPr>
            <w:tcW w:w="3140" w:type="pct"/>
          </w:tcPr>
          <w:p w:rsidR="00BE5D65" w:rsidRDefault="00BE5D65" w:rsidP="009A0CA4">
            <w:pPr>
              <w:spacing w:after="120"/>
              <w:jc w:val="both"/>
              <w:rPr>
                <w:rFonts w:asciiTheme="majorBidi" w:hAnsiTheme="majorBidi" w:cstheme="majorBidi"/>
                <w:szCs w:val="24"/>
              </w:rPr>
            </w:pPr>
            <w:r w:rsidRPr="009271AF">
              <w:rPr>
                <w:rFonts w:asciiTheme="majorBidi" w:hAnsiTheme="majorBidi" w:cstheme="majorBidi"/>
                <w:szCs w:val="24"/>
                <w:lang w:val="en-GB"/>
              </w:rPr>
              <w:t xml:space="preserve">The Alan Turing Institute </w:t>
            </w:r>
            <w:r>
              <w:rPr>
                <w:rFonts w:asciiTheme="majorBidi" w:hAnsiTheme="majorBidi" w:cstheme="majorBidi"/>
                <w:szCs w:val="24"/>
              </w:rPr>
              <w:t>(2021)</w:t>
            </w:r>
            <w:r w:rsidRPr="009271AF">
              <w:rPr>
                <w:rFonts w:asciiTheme="majorBidi" w:hAnsiTheme="majorBidi" w:cstheme="majorBidi"/>
                <w:szCs w:val="24"/>
                <w:lang w:val="en-GB"/>
              </w:rPr>
              <w:t xml:space="preserve">, </w:t>
            </w:r>
            <w:r w:rsidRPr="009271AF">
              <w:rPr>
                <w:rFonts w:asciiTheme="majorBidi" w:hAnsiTheme="majorBidi" w:cstheme="majorBidi"/>
                <w:i/>
                <w:iCs/>
                <w:szCs w:val="24"/>
                <w:lang w:val="en-GB"/>
              </w:rPr>
              <w:t>Knowledge graphs</w:t>
            </w:r>
            <w:r>
              <w:rPr>
                <w:rFonts w:asciiTheme="majorBidi" w:hAnsiTheme="majorBidi" w:cstheme="majorBidi"/>
                <w:szCs w:val="24"/>
              </w:rPr>
              <w:t xml:space="preserve">. </w:t>
            </w:r>
            <w:hyperlink r:id="rId81" w:history="1">
              <w:r w:rsidRPr="002326D1">
                <w:rPr>
                  <w:rStyle w:val="Hyperlink"/>
                  <w:rFonts w:asciiTheme="majorBidi" w:hAnsiTheme="majorBidi" w:cstheme="majorBidi"/>
                  <w:szCs w:val="24"/>
                  <w:lang w:val="en-GB"/>
                </w:rPr>
                <w:t>https://www.turing.ac.uk/research/interest-groups/knowledge-graphs</w:t>
              </w:r>
            </w:hyperlink>
          </w:p>
        </w:tc>
      </w:tr>
      <w:tr w:rsidR="00BE5D65" w:rsidRPr="008E1AC8" w:rsidTr="00742551">
        <w:tc>
          <w:tcPr>
            <w:tcW w:w="1860" w:type="pct"/>
          </w:tcPr>
          <w:p w:rsidR="00BE5D65" w:rsidRPr="008E1AC8" w:rsidRDefault="00BE5D65" w:rsidP="009A0CA4">
            <w:pPr>
              <w:rPr>
                <w:rFonts w:asciiTheme="majorBidi" w:hAnsiTheme="majorBidi" w:cstheme="majorBidi"/>
                <w:szCs w:val="24"/>
                <w:lang w:val="en-GB"/>
              </w:rPr>
            </w:pPr>
            <w:r>
              <w:rPr>
                <w:rFonts w:asciiTheme="majorBidi" w:hAnsiTheme="majorBidi" w:cstheme="majorBidi"/>
                <w:szCs w:val="24"/>
              </w:rPr>
              <w:t>[b-</w:t>
            </w:r>
            <w:r w:rsidRPr="008E1AC8">
              <w:rPr>
                <w:rFonts w:asciiTheme="majorBidi" w:hAnsiTheme="majorBidi" w:cstheme="majorBidi"/>
                <w:szCs w:val="24"/>
              </w:rPr>
              <w:t>Umuroglu</w:t>
            </w:r>
            <w:r>
              <w:rPr>
                <w:rFonts w:asciiTheme="majorBidi" w:hAnsiTheme="majorBidi" w:cstheme="majorBidi"/>
                <w:szCs w:val="24"/>
              </w:rPr>
              <w:t>]</w:t>
            </w:r>
          </w:p>
        </w:tc>
        <w:tc>
          <w:tcPr>
            <w:tcW w:w="3140" w:type="pct"/>
          </w:tcPr>
          <w:p w:rsidR="00BE5D65" w:rsidRPr="008E1AC8" w:rsidRDefault="00BE5D65" w:rsidP="009A0CA4">
            <w:pPr>
              <w:spacing w:after="120"/>
              <w:jc w:val="both"/>
              <w:rPr>
                <w:rFonts w:asciiTheme="majorBidi" w:hAnsiTheme="majorBidi" w:cstheme="majorBidi"/>
                <w:szCs w:val="24"/>
                <w:lang w:val="en-GB"/>
              </w:rPr>
            </w:pPr>
            <w:r w:rsidRPr="008E1AC8">
              <w:rPr>
                <w:rFonts w:asciiTheme="majorBidi" w:hAnsiTheme="majorBidi" w:cstheme="majorBidi"/>
                <w:szCs w:val="24"/>
                <w:lang w:val="en-GB"/>
              </w:rPr>
              <w:t>Umuroglu, Y., Akhauri, Y., Fraser, N. J. and Blott</w:t>
            </w:r>
            <w:r>
              <w:rPr>
                <w:rFonts w:asciiTheme="majorBidi" w:hAnsiTheme="majorBidi" w:cstheme="majorBidi"/>
                <w:szCs w:val="24"/>
              </w:rPr>
              <w:t>, M. (2020),</w:t>
            </w:r>
            <w:r w:rsidRPr="008E1AC8">
              <w:rPr>
                <w:rFonts w:asciiTheme="majorBidi" w:hAnsiTheme="majorBidi" w:cstheme="majorBidi"/>
                <w:i/>
                <w:iCs/>
                <w:szCs w:val="24"/>
              </w:rPr>
              <w:t>LogicNets: Co-Designed Neural Networks and Circuits for Extreme-Throughput Applications</w:t>
            </w:r>
            <w:r>
              <w:rPr>
                <w:rFonts w:asciiTheme="majorBidi" w:hAnsiTheme="majorBidi" w:cstheme="majorBidi"/>
                <w:szCs w:val="24"/>
              </w:rPr>
              <w:t xml:space="preserve">. In </w:t>
            </w:r>
            <w:r w:rsidRPr="008E1AC8">
              <w:rPr>
                <w:rFonts w:asciiTheme="majorBidi" w:hAnsiTheme="majorBidi" w:cstheme="majorBidi"/>
                <w:szCs w:val="24"/>
              </w:rPr>
              <w:t>30th International Conference on Field-Programmable Logic and Applications (FPL)</w:t>
            </w:r>
            <w:r>
              <w:rPr>
                <w:rFonts w:asciiTheme="majorBidi" w:hAnsiTheme="majorBidi" w:cstheme="majorBidi"/>
                <w:szCs w:val="24"/>
              </w:rPr>
              <w:t>, pp. 291-297</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[b-Wang-1]</w:t>
            </w:r>
          </w:p>
        </w:tc>
        <w:tc>
          <w:tcPr>
            <w:tcW w:w="3140" w:type="pct"/>
          </w:tcPr>
          <w:p w:rsidR="00BE5D65"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Wang, C., Wu, Q., Weimer, M. and Zhu, E. (2021), </w:t>
            </w:r>
            <w:r w:rsidRPr="00255A29">
              <w:rPr>
                <w:rFonts w:asciiTheme="majorBidi" w:hAnsiTheme="majorBidi" w:cstheme="majorBidi"/>
                <w:i/>
                <w:iCs/>
                <w:szCs w:val="24"/>
              </w:rPr>
              <w:t>FLAML: A Fast and Lightweight AutoML Library</w:t>
            </w:r>
            <w:r>
              <w:rPr>
                <w:rFonts w:asciiTheme="majorBidi" w:hAnsiTheme="majorBidi" w:cstheme="majorBidi"/>
                <w:szCs w:val="24"/>
              </w:rPr>
              <w:t xml:space="preserve">. In </w:t>
            </w:r>
            <w:r w:rsidRPr="00255A29">
              <w:rPr>
                <w:rFonts w:asciiTheme="majorBidi" w:hAnsiTheme="majorBidi" w:cstheme="majorBidi"/>
                <w:szCs w:val="24"/>
              </w:rPr>
              <w:t>Fourth Conference on Machine Learning and Systems (MLSys 2021)</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[b-Wang-2]</w:t>
            </w:r>
          </w:p>
        </w:tc>
        <w:tc>
          <w:tcPr>
            <w:tcW w:w="3140" w:type="pct"/>
          </w:tcPr>
          <w:p w:rsidR="00BE5D65" w:rsidRDefault="00BE5D65" w:rsidP="009A0CA4">
            <w:pPr>
              <w:spacing w:after="120"/>
              <w:jc w:val="both"/>
              <w:rPr>
                <w:rFonts w:asciiTheme="majorBidi" w:hAnsiTheme="majorBidi" w:cstheme="majorBidi"/>
                <w:szCs w:val="24"/>
              </w:rPr>
            </w:pPr>
            <w:r w:rsidRPr="00255A29">
              <w:rPr>
                <w:rFonts w:asciiTheme="majorBidi" w:hAnsiTheme="majorBidi" w:cstheme="majorBidi"/>
                <w:szCs w:val="24"/>
                <w:lang w:val="en-GB"/>
              </w:rPr>
              <w:t xml:space="preserve">Wang, C., Wu, Q., Huang, S. and Saied, A. </w:t>
            </w:r>
            <w:r>
              <w:rPr>
                <w:rFonts w:asciiTheme="majorBidi" w:hAnsiTheme="majorBidi" w:cstheme="majorBidi"/>
                <w:szCs w:val="24"/>
              </w:rPr>
              <w:t xml:space="preserve">(2021), </w:t>
            </w:r>
            <w:r w:rsidRPr="00255A29">
              <w:rPr>
                <w:rFonts w:asciiTheme="majorBidi" w:hAnsiTheme="majorBidi" w:cstheme="majorBidi"/>
                <w:i/>
                <w:iCs/>
                <w:szCs w:val="24"/>
              </w:rPr>
              <w:t>Economical Hyperparameter Optimization With Blended Search Strategy</w:t>
            </w:r>
            <w:r w:rsidRPr="00255A29">
              <w:rPr>
                <w:rFonts w:asciiTheme="majorBidi" w:hAnsiTheme="majorBidi" w:cstheme="majorBidi"/>
                <w:szCs w:val="24"/>
              </w:rPr>
              <w:t xml:space="preserve">. </w:t>
            </w:r>
            <w:r>
              <w:rPr>
                <w:rFonts w:asciiTheme="majorBidi" w:hAnsiTheme="majorBidi" w:cstheme="majorBidi"/>
                <w:szCs w:val="24"/>
              </w:rPr>
              <w:t xml:space="preserve"> In t</w:t>
            </w:r>
            <w:r w:rsidRPr="00255A29">
              <w:rPr>
                <w:rFonts w:asciiTheme="majorBidi" w:hAnsiTheme="majorBidi" w:cstheme="majorBidi"/>
                <w:szCs w:val="24"/>
              </w:rPr>
              <w:t xml:space="preserve">he Ninth International Conference on Learning </w:t>
            </w:r>
            <w:r w:rsidRPr="00255A29">
              <w:rPr>
                <w:rFonts w:asciiTheme="majorBidi" w:hAnsiTheme="majorBidi" w:cstheme="majorBidi"/>
                <w:szCs w:val="24"/>
              </w:rPr>
              <w:lastRenderedPageBreak/>
              <w:t>Representations (ICLR 2021)</w:t>
            </w:r>
            <w:r>
              <w:rPr>
                <w:rFonts w:asciiTheme="majorBidi" w:hAnsiTheme="majorBidi" w:cstheme="majorBidi"/>
                <w:szCs w:val="24"/>
              </w:rPr>
              <w:t>.</w:t>
            </w:r>
          </w:p>
        </w:tc>
      </w:tr>
      <w:tr w:rsidR="00BE5D65" w:rsidRPr="00255A29" w:rsidTr="00742551">
        <w:tc>
          <w:tcPr>
            <w:tcW w:w="1860" w:type="pct"/>
          </w:tcPr>
          <w:p w:rsidR="00BE5D65" w:rsidRPr="00255A29" w:rsidRDefault="00BE5D65" w:rsidP="009A0CA4">
            <w:pPr>
              <w:rPr>
                <w:rFonts w:asciiTheme="majorBidi" w:hAnsiTheme="majorBidi" w:cstheme="majorBidi"/>
                <w:szCs w:val="24"/>
              </w:rPr>
            </w:pPr>
            <w:r w:rsidRPr="00255A29">
              <w:rPr>
                <w:rFonts w:asciiTheme="majorBidi" w:hAnsiTheme="majorBidi" w:cstheme="majorBidi"/>
                <w:szCs w:val="24"/>
              </w:rPr>
              <w:lastRenderedPageBreak/>
              <w:t>[b-Wu</w:t>
            </w:r>
            <w:r>
              <w:rPr>
                <w:rFonts w:asciiTheme="majorBidi" w:hAnsiTheme="majorBidi" w:cstheme="majorBidi"/>
                <w:szCs w:val="24"/>
              </w:rPr>
              <w:t>-1</w:t>
            </w:r>
            <w:r w:rsidRPr="00255A29">
              <w:rPr>
                <w:rFonts w:asciiTheme="majorBidi" w:hAnsiTheme="majorBidi" w:cstheme="majorBidi"/>
                <w:szCs w:val="24"/>
              </w:rPr>
              <w:t>]</w:t>
            </w:r>
          </w:p>
        </w:tc>
        <w:tc>
          <w:tcPr>
            <w:tcW w:w="3140" w:type="pct"/>
          </w:tcPr>
          <w:p w:rsidR="00BE5D65" w:rsidRPr="00255A29" w:rsidRDefault="00BE5D65" w:rsidP="009A0CA4">
            <w:pPr>
              <w:spacing w:after="120"/>
              <w:jc w:val="both"/>
              <w:rPr>
                <w:rFonts w:asciiTheme="majorBidi" w:hAnsiTheme="majorBidi" w:cstheme="majorBidi"/>
                <w:szCs w:val="24"/>
              </w:rPr>
            </w:pPr>
            <w:r w:rsidRPr="00255A29">
              <w:rPr>
                <w:rFonts w:asciiTheme="majorBidi" w:hAnsiTheme="majorBidi" w:cstheme="majorBidi"/>
                <w:szCs w:val="24"/>
              </w:rPr>
              <w:t xml:space="preserve">Wu, </w:t>
            </w:r>
            <w:r>
              <w:rPr>
                <w:rFonts w:asciiTheme="majorBidi" w:hAnsiTheme="majorBidi" w:cstheme="majorBidi"/>
                <w:szCs w:val="24"/>
              </w:rPr>
              <w:t xml:space="preserve">Q., </w:t>
            </w:r>
            <w:r w:rsidRPr="00255A29">
              <w:rPr>
                <w:rFonts w:asciiTheme="majorBidi" w:hAnsiTheme="majorBidi" w:cstheme="majorBidi"/>
                <w:szCs w:val="24"/>
              </w:rPr>
              <w:t xml:space="preserve">Wang, </w:t>
            </w:r>
            <w:r>
              <w:rPr>
                <w:rFonts w:asciiTheme="majorBidi" w:hAnsiTheme="majorBidi" w:cstheme="majorBidi"/>
                <w:szCs w:val="24"/>
              </w:rPr>
              <w:t xml:space="preserve">C. and </w:t>
            </w:r>
            <w:r w:rsidRPr="00255A29">
              <w:rPr>
                <w:rFonts w:asciiTheme="majorBidi" w:hAnsiTheme="majorBidi" w:cstheme="majorBidi"/>
                <w:szCs w:val="24"/>
              </w:rPr>
              <w:t>Huang</w:t>
            </w:r>
            <w:r>
              <w:rPr>
                <w:rFonts w:asciiTheme="majorBidi" w:hAnsiTheme="majorBidi" w:cstheme="majorBidi"/>
                <w:szCs w:val="24"/>
              </w:rPr>
              <w:t xml:space="preserve">, S. (2021), </w:t>
            </w:r>
            <w:r w:rsidRPr="00255A29">
              <w:rPr>
                <w:rFonts w:asciiTheme="majorBidi" w:hAnsiTheme="majorBidi" w:cstheme="majorBidi"/>
                <w:i/>
                <w:iCs/>
                <w:szCs w:val="24"/>
              </w:rPr>
              <w:t>Frugal Optimization for Cost-related Hyperparameters</w:t>
            </w:r>
            <w:r>
              <w:rPr>
                <w:rFonts w:asciiTheme="majorBidi" w:hAnsiTheme="majorBidi" w:cstheme="majorBidi"/>
                <w:szCs w:val="24"/>
              </w:rPr>
              <w:t xml:space="preserve">. In </w:t>
            </w:r>
            <w:r w:rsidRPr="00255A29">
              <w:rPr>
                <w:rFonts w:asciiTheme="majorBidi" w:hAnsiTheme="majorBidi" w:cstheme="majorBidi"/>
                <w:szCs w:val="24"/>
              </w:rPr>
              <w:t>Proceedings of the AAAI Conference on Artificial Intelligence</w:t>
            </w:r>
            <w:r>
              <w:rPr>
                <w:rFonts w:asciiTheme="majorBidi" w:hAnsiTheme="majorBidi" w:cstheme="majorBidi"/>
                <w:szCs w:val="24"/>
              </w:rPr>
              <w:t xml:space="preserve">, </w:t>
            </w:r>
            <w:r w:rsidRPr="00255A29">
              <w:rPr>
                <w:rFonts w:asciiTheme="majorBidi" w:hAnsiTheme="majorBidi" w:cstheme="majorBidi"/>
                <w:szCs w:val="24"/>
              </w:rPr>
              <w:t>Vol. 35</w:t>
            </w:r>
            <w:r>
              <w:rPr>
                <w:rFonts w:asciiTheme="majorBidi" w:hAnsiTheme="majorBidi" w:cstheme="majorBidi"/>
                <w:szCs w:val="24"/>
              </w:rPr>
              <w:t>,</w:t>
            </w:r>
            <w:r w:rsidRPr="00255A29">
              <w:rPr>
                <w:rFonts w:asciiTheme="majorBidi" w:hAnsiTheme="majorBidi" w:cstheme="majorBidi"/>
                <w:szCs w:val="24"/>
              </w:rPr>
              <w:t xml:space="preserve"> No. 12: AAAI-21</w:t>
            </w:r>
            <w:r>
              <w:rPr>
                <w:rFonts w:asciiTheme="majorBidi" w:hAnsiTheme="majorBidi" w:cstheme="majorBidi"/>
                <w:szCs w:val="24"/>
              </w:rPr>
              <w:t>.</w:t>
            </w:r>
          </w:p>
        </w:tc>
      </w:tr>
      <w:tr w:rsidR="00BE5D65" w:rsidRPr="00C27E35" w:rsidTr="00742551">
        <w:tc>
          <w:tcPr>
            <w:tcW w:w="1860" w:type="pct"/>
          </w:tcPr>
          <w:p w:rsidR="00BE5D65" w:rsidRDefault="00BE5D65" w:rsidP="009A0CA4">
            <w:pPr>
              <w:rPr>
                <w:rFonts w:asciiTheme="majorBidi" w:hAnsiTheme="majorBidi" w:cstheme="majorBidi"/>
                <w:szCs w:val="24"/>
              </w:rPr>
            </w:pPr>
            <w:r>
              <w:rPr>
                <w:rFonts w:asciiTheme="majorBidi" w:hAnsiTheme="majorBidi" w:cstheme="majorBidi"/>
                <w:szCs w:val="24"/>
              </w:rPr>
              <w:t>[b-Wu-2]</w:t>
            </w:r>
          </w:p>
        </w:tc>
        <w:tc>
          <w:tcPr>
            <w:tcW w:w="3140" w:type="pct"/>
          </w:tcPr>
          <w:p w:rsidR="00BE5D65" w:rsidRDefault="00BE5D65" w:rsidP="009A0CA4">
            <w:pPr>
              <w:spacing w:after="120"/>
              <w:jc w:val="both"/>
              <w:rPr>
                <w:rFonts w:asciiTheme="majorBidi" w:hAnsiTheme="majorBidi" w:cstheme="majorBidi"/>
                <w:szCs w:val="24"/>
              </w:rPr>
            </w:pPr>
            <w:r w:rsidRPr="00255A29">
              <w:rPr>
                <w:rFonts w:asciiTheme="majorBidi" w:hAnsiTheme="majorBidi" w:cstheme="majorBidi"/>
                <w:szCs w:val="24"/>
                <w:lang w:val="en-GB"/>
              </w:rPr>
              <w:t>Wu, Q., Wang, C., Langford, J., M</w:t>
            </w:r>
            <w:r>
              <w:rPr>
                <w:rFonts w:asciiTheme="majorBidi" w:hAnsiTheme="majorBidi" w:cstheme="majorBidi"/>
                <w:szCs w:val="24"/>
              </w:rPr>
              <w:t xml:space="preserve">ineiro, P. and Rossi, M. (2021), </w:t>
            </w:r>
            <w:r w:rsidRPr="00255A29">
              <w:rPr>
                <w:rFonts w:asciiTheme="majorBidi" w:hAnsiTheme="majorBidi" w:cstheme="majorBidi"/>
                <w:i/>
                <w:iCs/>
                <w:szCs w:val="24"/>
              </w:rPr>
              <w:t>ChaCha for Online AutoML</w:t>
            </w:r>
            <w:r w:rsidRPr="00255A29">
              <w:rPr>
                <w:rFonts w:asciiTheme="majorBidi" w:hAnsiTheme="majorBidi" w:cstheme="majorBidi"/>
                <w:szCs w:val="24"/>
              </w:rPr>
              <w:t xml:space="preserve">. </w:t>
            </w:r>
            <w:r>
              <w:rPr>
                <w:rFonts w:asciiTheme="majorBidi" w:hAnsiTheme="majorBidi" w:cstheme="majorBidi"/>
                <w:szCs w:val="24"/>
              </w:rPr>
              <w:t>In P</w:t>
            </w:r>
            <w:r w:rsidRPr="00255A29">
              <w:rPr>
                <w:rFonts w:asciiTheme="majorBidi" w:hAnsiTheme="majorBidi" w:cstheme="majorBidi"/>
                <w:szCs w:val="24"/>
              </w:rPr>
              <w:t>roceedings of the 38th International Conference on Machine Learning, PMLR 139</w:t>
            </w:r>
            <w:r>
              <w:rPr>
                <w:rFonts w:asciiTheme="majorBidi" w:hAnsiTheme="majorBidi" w:cstheme="majorBidi"/>
                <w:szCs w:val="24"/>
              </w:rPr>
              <w:t xml:space="preserve">, pp. </w:t>
            </w:r>
            <w:r w:rsidRPr="00255A29">
              <w:rPr>
                <w:rFonts w:asciiTheme="majorBidi" w:hAnsiTheme="majorBidi" w:cstheme="majorBidi"/>
                <w:szCs w:val="24"/>
              </w:rPr>
              <w:t>11263-11273</w:t>
            </w:r>
          </w:p>
        </w:tc>
      </w:tr>
      <w:tr w:rsidR="00BE5D65" w:rsidRPr="008E1AC8" w:rsidTr="00742551">
        <w:tc>
          <w:tcPr>
            <w:tcW w:w="1860" w:type="pct"/>
          </w:tcPr>
          <w:p w:rsidR="00BE5D65" w:rsidRPr="008E1AC8" w:rsidRDefault="00BE5D65" w:rsidP="009A0CA4">
            <w:pPr>
              <w:rPr>
                <w:rFonts w:asciiTheme="majorBidi" w:hAnsiTheme="majorBidi" w:cstheme="majorBidi"/>
                <w:szCs w:val="24"/>
                <w:lang w:val="en-GB"/>
              </w:rPr>
            </w:pPr>
            <w:r>
              <w:rPr>
                <w:rFonts w:asciiTheme="majorBidi" w:hAnsiTheme="majorBidi" w:cstheme="majorBidi"/>
                <w:szCs w:val="24"/>
              </w:rPr>
              <w:t>[b-Xilinx]</w:t>
            </w:r>
          </w:p>
        </w:tc>
        <w:tc>
          <w:tcPr>
            <w:tcW w:w="3140" w:type="pct"/>
          </w:tcPr>
          <w:p w:rsidR="00BE5D65" w:rsidRPr="008E1AC8" w:rsidRDefault="00BE5D65" w:rsidP="009A0CA4">
            <w:pPr>
              <w:spacing w:after="120"/>
              <w:jc w:val="both"/>
              <w:rPr>
                <w:rFonts w:asciiTheme="majorBidi" w:hAnsiTheme="majorBidi" w:cstheme="majorBidi"/>
                <w:szCs w:val="24"/>
                <w:lang w:val="en-GB"/>
              </w:rPr>
            </w:pPr>
            <w:r>
              <w:rPr>
                <w:rFonts w:asciiTheme="majorBidi" w:hAnsiTheme="majorBidi" w:cstheme="majorBidi"/>
                <w:szCs w:val="24"/>
              </w:rPr>
              <w:t xml:space="preserve">Xilinx (2021), </w:t>
            </w:r>
            <w:r w:rsidRPr="008E1AC8">
              <w:rPr>
                <w:rFonts w:asciiTheme="majorBidi" w:hAnsiTheme="majorBidi" w:cstheme="majorBidi"/>
                <w:i/>
                <w:iCs/>
                <w:szCs w:val="24"/>
              </w:rPr>
              <w:t>Accelerate Your AI-Enabled Edge Solution with Adaptive Computing, Introducing Adaptive System-on-Modules (SOMs)</w:t>
            </w:r>
            <w:r>
              <w:rPr>
                <w:rFonts w:asciiTheme="majorBidi" w:hAnsiTheme="majorBidi" w:cstheme="majorBidi"/>
                <w:szCs w:val="24"/>
              </w:rPr>
              <w:t>.</w:t>
            </w:r>
          </w:p>
        </w:tc>
      </w:tr>
      <w:tr w:rsidR="00BE5D65" w:rsidRPr="00756E9B" w:rsidTr="00742551">
        <w:tc>
          <w:tcPr>
            <w:tcW w:w="1860" w:type="pct"/>
          </w:tcPr>
          <w:p w:rsidR="00BE5D65" w:rsidRPr="001E76C4" w:rsidRDefault="00BE5D65" w:rsidP="009A0CA4">
            <w:pPr>
              <w:rPr>
                <w:rFonts w:asciiTheme="majorBidi" w:hAnsiTheme="majorBidi" w:cstheme="majorBidi"/>
                <w:szCs w:val="24"/>
                <w:lang w:val="de-DE"/>
              </w:rPr>
            </w:pPr>
            <w:r w:rsidRPr="001E76C4">
              <w:rPr>
                <w:rFonts w:asciiTheme="majorBidi" w:hAnsiTheme="majorBidi" w:cstheme="majorBidi"/>
                <w:szCs w:val="24"/>
                <w:lang w:val="de-DE"/>
              </w:rPr>
              <w:t>[b-Y.ML-IMT2020-MLFO]</w:t>
            </w:r>
          </w:p>
        </w:tc>
        <w:tc>
          <w:tcPr>
            <w:tcW w:w="3140" w:type="pct"/>
          </w:tcPr>
          <w:p w:rsidR="00BE5D65" w:rsidRPr="00756E9B"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Draft Recommendation ITU-T </w:t>
            </w:r>
            <w:r w:rsidRPr="0029211F">
              <w:rPr>
                <w:rFonts w:asciiTheme="majorBidi" w:hAnsiTheme="majorBidi" w:cstheme="majorBidi"/>
                <w:szCs w:val="24"/>
              </w:rPr>
              <w:t>Y.ML-IMT2020-MLFO</w:t>
            </w:r>
            <w:r>
              <w:rPr>
                <w:rFonts w:asciiTheme="majorBidi" w:hAnsiTheme="majorBidi" w:cstheme="majorBidi"/>
                <w:szCs w:val="24"/>
              </w:rPr>
              <w:t xml:space="preserve">, </w:t>
            </w:r>
            <w:r w:rsidRPr="0029211F">
              <w:rPr>
                <w:rFonts w:asciiTheme="majorBidi" w:hAnsiTheme="majorBidi" w:cstheme="majorBidi"/>
                <w:i/>
                <w:iCs/>
                <w:szCs w:val="24"/>
              </w:rPr>
              <w:t>Requirements and architecture for machine learning function orchestrator</w:t>
            </w:r>
            <w:r>
              <w:rPr>
                <w:rFonts w:asciiTheme="majorBidi" w:hAnsiTheme="majorBidi" w:cstheme="majorBidi"/>
                <w:szCs w:val="24"/>
              </w:rPr>
              <w:t>.</w:t>
            </w:r>
          </w:p>
        </w:tc>
      </w:tr>
      <w:tr w:rsidR="00BE5D65" w:rsidRPr="00756E9B" w:rsidTr="00742551">
        <w:tc>
          <w:tcPr>
            <w:tcW w:w="1860" w:type="pct"/>
          </w:tcPr>
          <w:p w:rsidR="00BE5D65" w:rsidRPr="001652DF" w:rsidRDefault="00BE5D65" w:rsidP="009A0CA4">
            <w:pPr>
              <w:rPr>
                <w:rFonts w:asciiTheme="majorBidi" w:hAnsiTheme="majorBidi" w:cstheme="majorBidi"/>
                <w:szCs w:val="24"/>
                <w:lang w:val="de-DE"/>
              </w:rPr>
            </w:pPr>
            <w:r w:rsidRPr="001652DF">
              <w:rPr>
                <w:rFonts w:asciiTheme="majorBidi" w:hAnsiTheme="majorBidi" w:cstheme="majorBidi"/>
                <w:szCs w:val="24"/>
                <w:lang w:val="de-DE"/>
              </w:rPr>
              <w:t>[b-Y.ML-IMT2020-SANDBOX]</w:t>
            </w:r>
          </w:p>
        </w:tc>
        <w:tc>
          <w:tcPr>
            <w:tcW w:w="3140" w:type="pct"/>
          </w:tcPr>
          <w:p w:rsidR="00BE5D65" w:rsidRPr="00756E9B" w:rsidRDefault="00BE5D65" w:rsidP="009A0CA4">
            <w:pPr>
              <w:spacing w:after="120"/>
              <w:jc w:val="both"/>
              <w:rPr>
                <w:rFonts w:asciiTheme="majorBidi" w:hAnsiTheme="majorBidi" w:cstheme="majorBidi"/>
                <w:szCs w:val="24"/>
              </w:rPr>
            </w:pPr>
            <w:r>
              <w:rPr>
                <w:rFonts w:asciiTheme="majorBidi" w:hAnsiTheme="majorBidi" w:cstheme="majorBidi"/>
                <w:szCs w:val="24"/>
              </w:rPr>
              <w:t xml:space="preserve">Draft Recommendation ITU-T </w:t>
            </w:r>
            <w:r w:rsidRPr="0029211F">
              <w:rPr>
                <w:rFonts w:asciiTheme="majorBidi" w:hAnsiTheme="majorBidi" w:cstheme="majorBidi"/>
                <w:szCs w:val="24"/>
              </w:rPr>
              <w:t>Y.ML-IMT2020-SANDBOX</w:t>
            </w:r>
            <w:r>
              <w:rPr>
                <w:rFonts w:asciiTheme="majorBidi" w:hAnsiTheme="majorBidi" w:cstheme="majorBidi"/>
                <w:szCs w:val="24"/>
              </w:rPr>
              <w:t xml:space="preserve">, </w:t>
            </w:r>
            <w:r w:rsidRPr="0029211F">
              <w:rPr>
                <w:rFonts w:asciiTheme="majorBidi" w:hAnsiTheme="majorBidi" w:cstheme="majorBidi"/>
                <w:i/>
                <w:iCs/>
                <w:szCs w:val="24"/>
              </w:rPr>
              <w:t>Machine learning sandbox for future networks including IMT-2020: requirements and architecture framework</w:t>
            </w:r>
            <w:r>
              <w:rPr>
                <w:rFonts w:asciiTheme="majorBidi" w:hAnsiTheme="majorBidi" w:cstheme="majorBidi"/>
                <w:szCs w:val="24"/>
              </w:rPr>
              <w:t>.</w:t>
            </w:r>
          </w:p>
        </w:tc>
      </w:tr>
    </w:tbl>
    <w:p w:rsidR="004C46CD" w:rsidRPr="00C82CAC" w:rsidRDefault="004B39E2" w:rsidP="004B39E2">
      <w:pPr>
        <w:jc w:val="center"/>
        <w:rPr>
          <w:lang w:val="en-GB"/>
        </w:rPr>
      </w:pPr>
      <w:r w:rsidRPr="00DF1275">
        <w:rPr>
          <w:lang w:val="en-GB"/>
        </w:rPr>
        <w:t>___________________</w:t>
      </w:r>
    </w:p>
    <w:sectPr w:rsidR="004C46CD" w:rsidRPr="00C82CAC" w:rsidSect="00911CDE">
      <w:footerReference w:type="first" r:id="rId82"/>
      <w:pgSz w:w="11907" w:h="16840" w:code="9"/>
      <w:pgMar w:top="1417" w:right="1134" w:bottom="1417" w:left="1134" w:header="720" w:footer="720" w:gutter="0"/>
      <w:pgNumType w:start="1"/>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42" w:author="Vishnu Ram" w:date="2022-05-16T20:16:00Z" w:initials="VR">
    <w:p w:rsidR="002E03B2" w:rsidRDefault="002E03B2" w:rsidP="002E03B2">
      <w:r>
        <w:rPr>
          <w:rStyle w:val="CommentReference"/>
        </w:rPr>
        <w:annotationRef/>
      </w:r>
      <w:r>
        <w:rPr>
          <w:sz w:val="20"/>
        </w:rPr>
        <w:t>You will need a reference for open loop</w:t>
      </w:r>
    </w:p>
  </w:comment>
  <w:comment w:id="74" w:author="Paul Stocking" w:date="2022-05-16T19:37:00Z" w:initials="PH">
    <w:p w:rsidR="002E03B2" w:rsidRDefault="002E03B2" w:rsidP="002E03B2">
      <w:pPr>
        <w:pStyle w:val="CommentText"/>
      </w:pPr>
      <w:r>
        <w:rPr>
          <w:rStyle w:val="CommentReference"/>
        </w:rPr>
        <w:annotationRef/>
      </w:r>
      <w:r>
        <w:t xml:space="preserve">This becomes a little philosophical: To me, the proposed system simply tries stuff and the process of experimentation should determine what sticks. In this approach, the “accordance with the system under control” is currently a passive consequence. The active feedback to be used to drive the exploratory process – which I believe is what this statement is referring to – has not yet been really discussed beyond high level generics in FGAN.  </w:t>
      </w:r>
    </w:p>
    <w:p w:rsidR="002E03B2" w:rsidRDefault="002E03B2" w:rsidP="002E03B2">
      <w:pPr>
        <w:pStyle w:val="CommentText"/>
      </w:pPr>
    </w:p>
    <w:p w:rsidR="002E03B2" w:rsidRDefault="002E03B2" w:rsidP="002E03B2">
      <w:pPr>
        <w:pStyle w:val="CommentText"/>
      </w:pPr>
      <w:r>
        <w:t>Perhaps I am too philosophical.</w:t>
      </w:r>
    </w:p>
    <w:p w:rsidR="002E03B2" w:rsidRDefault="002E03B2" w:rsidP="002E03B2">
      <w:pPr>
        <w:pStyle w:val="CommentText"/>
      </w:pPr>
    </w:p>
  </w:comment>
  <w:comment w:id="75" w:author="Vishnu Ram" w:date="2022-05-16T20:26:00Z" w:initials="VR">
    <w:p w:rsidR="002E03B2" w:rsidRDefault="002E03B2" w:rsidP="002E03B2">
      <w:r>
        <w:rPr>
          <w:rStyle w:val="CommentReference"/>
        </w:rPr>
        <w:annotationRef/>
      </w:r>
      <w:r>
        <w:rPr>
          <w:sz w:val="20"/>
        </w:rPr>
        <w:t>Yes, we discussed this a bit today. In my mind there are 2 reasons:</w:t>
      </w:r>
    </w:p>
    <w:p w:rsidR="002E03B2" w:rsidRDefault="002E03B2" w:rsidP="002E03B2">
      <w:r>
        <w:rPr>
          <w:sz w:val="20"/>
        </w:rPr>
        <w:t>1. If we define a wild Wild West of evolution without any search space related to the system under control is injurious to (mental) health during reviews.</w:t>
      </w:r>
    </w:p>
    <w:p w:rsidR="002E03B2" w:rsidRDefault="002E03B2" w:rsidP="002E03B2">
      <w:r>
        <w:rPr>
          <w:sz w:val="20"/>
        </w:rPr>
        <w:t>2. Someone told me that “unforeseen changes” have to be handled (hence there are “real time changes there-in”)</w:t>
      </w:r>
    </w:p>
    <w:p w:rsidR="002E03B2" w:rsidRDefault="002E03B2" w:rsidP="002E03B2">
      <w:r>
        <w:rPr>
          <w:sz w:val="20"/>
        </w:rPr>
        <w:t>3. There are requirements already to the effect of “active feedback to be used to drive the exploratory process “. How we handle it in the arch is in the generics.</w:t>
      </w:r>
    </w:p>
  </w:comment>
  <w:comment w:id="79" w:author="Paul Stocking" w:date="2022-05-16T19:41:00Z" w:initials="PH">
    <w:p w:rsidR="002E03B2" w:rsidRDefault="002E03B2" w:rsidP="002E03B2">
      <w:pPr>
        <w:pStyle w:val="CommentText"/>
      </w:pPr>
      <w:r>
        <w:rPr>
          <w:rStyle w:val="CommentReference"/>
        </w:rPr>
        <w:annotationRef/>
      </w:r>
      <w:r>
        <w:t xml:space="preserve">I am not clear on the exact meaning of this English. Is this the selection controller? </w:t>
      </w:r>
    </w:p>
  </w:comment>
  <w:comment w:id="80" w:author="Vishnu Ram" w:date="2022-05-16T20:20:00Z" w:initials="VR">
    <w:p w:rsidR="002E03B2" w:rsidRDefault="002E03B2" w:rsidP="002E03B2">
      <w:r>
        <w:rPr>
          <w:rStyle w:val="CommentReference"/>
        </w:rPr>
        <w:annotationRef/>
      </w:r>
      <w:r>
        <w:rPr>
          <w:sz w:val="20"/>
        </w:rPr>
        <w:t>Yes</w:t>
      </w:r>
    </w:p>
  </w:comment>
  <w:comment w:id="114" w:author="Vishnu Ram" w:date="2022-05-16T20:16:00Z" w:initials="VR">
    <w:p w:rsidR="009008AA" w:rsidRDefault="009008AA" w:rsidP="009008AA">
      <w:r>
        <w:rPr>
          <w:rStyle w:val="CommentReference"/>
        </w:rPr>
        <w:annotationRef/>
      </w:r>
      <w:r>
        <w:rPr>
          <w:sz w:val="20"/>
        </w:rPr>
        <w:t>You will need a reference for open loop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F909F7" w15:done="1"/>
  <w15:commentEx w15:paraId="43C21F62" w15:done="1"/>
  <w15:commentEx w15:paraId="4E5FC29E" w15:paraIdParent="43C21F62" w15:done="1"/>
  <w15:commentEx w15:paraId="4ABA0B6D" w15:done="1"/>
  <w15:commentEx w15:paraId="5E55413E" w15:paraIdParent="4ABA0B6D" w15:done="1"/>
  <w15:commentEx w15:paraId="51CB33C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D2FB4" w16cex:dateUtc="2022-05-16T14:46:00Z"/>
  <w16cex:commentExtensible w16cex:durableId="262CE748" w16cex:dateUtc="2022-05-16T14:07:00Z"/>
  <w16cex:commentExtensible w16cex:durableId="262D320C" w16cex:dateUtc="2022-05-16T14:56:00Z"/>
  <w16cex:commentExtensible w16cex:durableId="262CE80F" w16cex:dateUtc="2022-05-16T14:11:00Z"/>
  <w16cex:commentExtensible w16cex:durableId="262D30AB" w16cex:dateUtc="2022-05-16T14:50:00Z"/>
  <w16cex:commentExtensible w16cex:durableId="263F33E5" w16cex:dateUtc="2022-05-16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F909F7" w16cid:durableId="262D2FB4"/>
  <w16cid:commentId w16cid:paraId="43C21F62" w16cid:durableId="262CE748"/>
  <w16cid:commentId w16cid:paraId="4E5FC29E" w16cid:durableId="262D320C"/>
  <w16cid:commentId w16cid:paraId="4ABA0B6D" w16cid:durableId="262CE80F"/>
  <w16cid:commentId w16cid:paraId="5E55413E" w16cid:durableId="262D30AB"/>
  <w16cid:commentId w16cid:paraId="51CB33CC" w16cid:durableId="263F33E5"/>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42FB" w:rsidRDefault="002F42FB">
      <w:r>
        <w:separator/>
      </w:r>
    </w:p>
  </w:endnote>
  <w:endnote w:type="continuationSeparator" w:id="1">
    <w:p w:rsidR="002F42FB" w:rsidRDefault="002F42FB">
      <w:r>
        <w:continuationSeparator/>
      </w:r>
    </w:p>
  </w:endnote>
  <w:endnote w:type="continuationNotice" w:id="2">
    <w:p w:rsidR="002F42FB" w:rsidRDefault="002F42FB">
      <w:pPr>
        <w:spacing w:before="0"/>
      </w:pP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ヒラギノ角ゴ Pro W3">
    <w:altName w:val="MS Mincho"/>
    <w:charset w:val="80"/>
    <w:family w:val="swiss"/>
    <w:pitch w:val="variable"/>
    <w:sig w:usb0="E00002FF" w:usb1="7AC7FFFF" w:usb2="00000012" w:usb3="00000000" w:csb0="0002000D" w:csb1="00000000"/>
  </w:font>
  <w:font w:name="Cambria">
    <w:panose1 w:val="02040503050406030204"/>
    <w:charset w:val="00"/>
    <w:family w:val="roman"/>
    <w:pitch w:val="variable"/>
    <w:sig w:usb0="E00002FF" w:usb1="400004FF" w:usb2="00000000" w:usb3="00000000" w:csb0="0000019F" w:csb1="00000000"/>
  </w:font>
  <w:font w:name="????">
    <w:altName w:val="MS Mincho"/>
    <w:panose1 w:val="00000000000000000000"/>
    <w:charset w:val="80"/>
    <w:family w:val="auto"/>
    <w:notTrueType/>
    <w:pitch w:val="variable"/>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Mangal">
    <w:panose1 w:val="02040503050203030202"/>
    <w:charset w:val="00"/>
    <w:family w:val="roman"/>
    <w:pitch w:val="variable"/>
    <w:sig w:usb0="00008003" w:usb1="00000000" w:usb2="00000000" w:usb3="00000000" w:csb0="00000001" w:csb1="00000000"/>
  </w:font>
  <w:font w:name="ArialMT">
    <w:altName w:val="Arial"/>
    <w:panose1 w:val="00000000000000000000"/>
    <w:charset w:val="00"/>
    <w:family w:val="roman"/>
    <w:notTrueType/>
    <w:pitch w:val="default"/>
    <w:sig w:usb0="00000000" w:usb1="00000000" w:usb2="00000000" w:usb3="00000000" w:csb0="00000000" w:csb1="00000000"/>
  </w:font>
  <w:font w:name="Batang">
    <w:altName w:val="바탕"/>
    <w:panose1 w:val="02030600000101010101"/>
    <w:charset w:val="81"/>
    <w:family w:val="roman"/>
    <w:pitch w:val="variable"/>
    <w:sig w:usb0="B00002AF" w:usb1="69D77CFB" w:usb2="00000030" w:usb3="00000000" w:csb0="0008009F" w:csb1="00000000"/>
  </w:font>
  <w:font w:name="TimesNewRoman,Bold">
    <w:altName w:val="Times New Roman"/>
    <w:charset w:val="00"/>
    <w:family w:val="roman"/>
    <w:pitch w:val="default"/>
    <w:sig w:usb0="00000000" w:usb1="00000000" w:usb2="00000000" w:usb3="00000000" w:csb0="00000001" w:csb1="00000000"/>
  </w:font>
  <w:font w:name="Source Sans Pro">
    <w:charset w:val="00"/>
    <w:family w:val="swiss"/>
    <w:pitch w:val="variable"/>
    <w:sig w:usb0="600002F7" w:usb1="02000001" w:usb2="00000000" w:usb3="00000000" w:csb0="0000019F" w:csb1="00000000"/>
  </w:font>
  <w:font w:name="FangSong">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80F3C52" w:usb2="00000016" w:usb3="00000000" w:csb0="0004001F" w:csb1="00000000"/>
  </w:font>
  <w:font w:name="Times New Roman Bold">
    <w:altName w:val="Times New Roman"/>
    <w:panose1 w:val="02020803070505020304"/>
    <w:charset w:val="00"/>
    <w:family w:val="roman"/>
    <w:pitch w:val="variable"/>
    <w:sig w:usb0="00003A87" w:usb1="00000000" w:usb2="00000000" w:usb3="00000000" w:csb0="000000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4A47" w:rsidRDefault="00F24A47">
    <w:pPr>
      <w:pStyle w:val="Footer"/>
      <w:tabs>
        <w:tab w:val="left" w:pos="5245"/>
      </w:tabs>
      <w:rPr>
        <w:sz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4A47" w:rsidRDefault="00F24A47">
    <w:pPr>
      <w:pStyle w:val="Footer"/>
      <w:tabs>
        <w:tab w:val="clear" w:pos="4320"/>
        <w:tab w:val="clear" w:pos="8640"/>
        <w:tab w:val="left" w:pos="360"/>
        <w:tab w:val="right" w:pos="9600"/>
      </w:tabs>
      <w:ind w:right="-162" w:firstLine="360"/>
      <w:rPr>
        <w:b/>
        <w:bCs/>
        <w:sz w:val="22"/>
      </w:rPr>
    </w:pPr>
    <w:r>
      <w:rPr>
        <w:b/>
        <w:bCs/>
        <w:sz w:val="22"/>
      </w:rPr>
      <w:t xml:space="preserve">Implementers Guide for </w:t>
    </w:r>
    <w:r>
      <w:rPr>
        <w:b/>
        <w:bCs/>
        <w:sz w:val="22"/>
        <w:highlight w:val="yellow"/>
      </w:rPr>
      <w:t>{Rec # | Series}</w:t>
    </w:r>
    <w:r>
      <w:rPr>
        <w:b/>
        <w:bCs/>
        <w:sz w:val="22"/>
      </w:rPr>
      <w:tab/>
    </w:r>
    <w:r w:rsidR="007649F9">
      <w:rPr>
        <w:rStyle w:val="PageNumber"/>
        <w:b/>
        <w:bCs/>
      </w:rPr>
      <w:fldChar w:fldCharType="begin"/>
    </w:r>
    <w:r>
      <w:rPr>
        <w:rStyle w:val="PageNumber"/>
        <w:b/>
        <w:bCs/>
      </w:rPr>
      <w:instrText xml:space="preserve"> PAGE </w:instrText>
    </w:r>
    <w:r w:rsidR="007649F9">
      <w:rPr>
        <w:rStyle w:val="PageNumber"/>
        <w:b/>
        <w:bCs/>
      </w:rPr>
      <w:fldChar w:fldCharType="separate"/>
    </w:r>
    <w:r>
      <w:rPr>
        <w:rStyle w:val="PageNumber"/>
        <w:b/>
        <w:bCs/>
        <w:noProof/>
      </w:rPr>
      <w:t>25</w:t>
    </w:r>
    <w:r w:rsidR="007649F9">
      <w:rPr>
        <w:rStyle w:val="PageNumber"/>
        <w:b/>
        <w:bCs/>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4A47" w:rsidRPr="00B22DA4" w:rsidRDefault="00F24A47" w:rsidP="00B22DA4">
    <w:pPr>
      <w:pStyle w:val="Footer"/>
      <w:tabs>
        <w:tab w:val="clear" w:pos="4320"/>
        <w:tab w:val="clear" w:pos="8640"/>
      </w:tabs>
      <w:jc w:val="right"/>
      <w:rPr>
        <w:b/>
        <w:sz w:val="20"/>
      </w:rPr>
    </w:pPr>
    <w:r>
      <w:rPr>
        <w:b/>
        <w:sz w:val="20"/>
      </w:rPr>
      <w:t>FS</w:t>
    </w:r>
    <w:r w:rsidRPr="00D04546">
      <w:rPr>
        <w:b/>
        <w:sz w:val="20"/>
      </w:rPr>
      <w:t>TP-</w:t>
    </w:r>
    <w:r>
      <w:rPr>
        <w:b/>
        <w:sz w:val="20"/>
      </w:rPr>
      <w:t>FNTP</w:t>
    </w:r>
    <w:r w:rsidRPr="00D04546">
      <w:rPr>
        <w:b/>
        <w:sz w:val="20"/>
      </w:rPr>
      <w:t xml:space="preserve"> (2006-11) </w:t>
    </w:r>
    <w:r w:rsidRPr="00D04546">
      <w:rPr>
        <w:b/>
        <w:sz w:val="20"/>
      </w:rPr>
      <w:tab/>
    </w:r>
    <w:r w:rsidR="007649F9" w:rsidRPr="00D04546">
      <w:rPr>
        <w:rStyle w:val="PageNumber"/>
        <w:rFonts w:ascii="Times New Roman Bold" w:hAnsi="Times New Roman Bold"/>
        <w:b/>
        <w:bCs/>
        <w:caps/>
        <w:sz w:val="20"/>
      </w:rPr>
      <w:fldChar w:fldCharType="begin"/>
    </w:r>
    <w:r w:rsidRPr="00D04546">
      <w:rPr>
        <w:rStyle w:val="PageNumber"/>
        <w:rFonts w:ascii="Times New Roman Bold" w:hAnsi="Times New Roman Bold"/>
        <w:b/>
        <w:bCs/>
        <w:caps/>
        <w:sz w:val="20"/>
      </w:rPr>
      <w:instrText xml:space="preserve"> PAGE </w:instrText>
    </w:r>
    <w:r w:rsidR="007649F9" w:rsidRPr="00D04546">
      <w:rPr>
        <w:rStyle w:val="PageNumber"/>
        <w:rFonts w:ascii="Times New Roman Bold" w:hAnsi="Times New Roman Bold"/>
        <w:b/>
        <w:bCs/>
        <w:caps/>
        <w:sz w:val="20"/>
      </w:rPr>
      <w:fldChar w:fldCharType="separate"/>
    </w:r>
    <w:r>
      <w:rPr>
        <w:rStyle w:val="PageNumber"/>
        <w:rFonts w:ascii="Times New Roman Bold" w:hAnsi="Times New Roman Bold"/>
        <w:b/>
        <w:bCs/>
        <w:caps/>
        <w:noProof/>
        <w:sz w:val="20"/>
      </w:rPr>
      <w:t>4</w:t>
    </w:r>
    <w:r w:rsidR="007649F9" w:rsidRPr="00D04546">
      <w:rPr>
        <w:rStyle w:val="PageNumber"/>
        <w:rFonts w:ascii="Times New Roman Bold" w:hAnsi="Times New Roman Bold"/>
        <w:b/>
        <w:bCs/>
        <w:caps/>
        <w:sz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42FB" w:rsidRDefault="002F42FB">
      <w:r>
        <w:separator/>
      </w:r>
    </w:p>
  </w:footnote>
  <w:footnote w:type="continuationSeparator" w:id="1">
    <w:p w:rsidR="002F42FB" w:rsidRDefault="002F42FB">
      <w:r>
        <w:continuationSeparator/>
      </w:r>
    </w:p>
  </w:footnote>
  <w:footnote w:type="continuationNotice" w:id="2">
    <w:p w:rsidR="002F42FB" w:rsidRDefault="002F42FB">
      <w:pPr>
        <w:spacing w:before="0"/>
      </w:pPr>
    </w:p>
  </w:footnote>
  <w:footnote w:id="3">
    <w:p w:rsidR="00000000" w:rsidRDefault="002F42FB">
      <w:pPr>
        <w:rPr>
          <w:ins w:id="43" w:author="Vishnu Ram" w:date="2022-05-19T15:58:00Z"/>
        </w:rPr>
        <w:pPrChange w:id="44" w:author="Vishnu Ram" w:date="2022-05-19T16:02:00Z">
          <w:pPr>
            <w:pStyle w:val="FootnoteText"/>
          </w:pPr>
        </w:pPrChange>
      </w:pPr>
    </w:p>
  </w:footnote>
  <w:footnote w:id="4">
    <w:p w:rsidR="009008AA" w:rsidRPr="002E03B2" w:rsidRDefault="009008AA" w:rsidP="009008AA">
      <w:pPr>
        <w:rPr>
          <w:ins w:id="115" w:author="Microsoft Office User" w:date="2022-05-30T12:15:00Z"/>
        </w:rPr>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447" w:rsidRPr="00C9714C" w:rsidRDefault="00ED2447" w:rsidP="00ED2447">
    <w:pPr>
      <w:pStyle w:val="Header"/>
      <w:jc w:val="center"/>
      <w:rPr>
        <w:sz w:val="18"/>
      </w:rPr>
    </w:pPr>
    <w:r w:rsidRPr="00C9714C">
      <w:rPr>
        <w:sz w:val="18"/>
      </w:rPr>
      <w:t xml:space="preserve">- </w:t>
    </w:r>
    <w:r w:rsidRPr="00C9714C">
      <w:rPr>
        <w:sz w:val="18"/>
      </w:rPr>
      <w:fldChar w:fldCharType="begin"/>
    </w:r>
    <w:r w:rsidRPr="00C9714C">
      <w:rPr>
        <w:sz w:val="18"/>
      </w:rPr>
      <w:instrText xml:space="preserve"> PAGE  \* MERGEFORMAT </w:instrText>
    </w:r>
    <w:r w:rsidRPr="00C9714C">
      <w:rPr>
        <w:sz w:val="18"/>
      </w:rPr>
      <w:fldChar w:fldCharType="separate"/>
    </w:r>
    <w:r w:rsidR="00E03B45">
      <w:rPr>
        <w:noProof/>
        <w:sz w:val="18"/>
      </w:rPr>
      <w:t>2</w:t>
    </w:r>
    <w:r w:rsidRPr="00C9714C">
      <w:rPr>
        <w:sz w:val="18"/>
      </w:rPr>
      <w:fldChar w:fldCharType="end"/>
    </w:r>
    <w:r w:rsidRPr="00C9714C">
      <w:rPr>
        <w:sz w:val="18"/>
      </w:rPr>
      <w:t xml:space="preserve"> -</w:t>
    </w:r>
  </w:p>
  <w:p w:rsidR="00ED2447" w:rsidRPr="00C9714C" w:rsidRDefault="00ED2447" w:rsidP="00ED2447">
    <w:pPr>
      <w:pStyle w:val="Header"/>
      <w:spacing w:after="240"/>
      <w:ind w:left="4680" w:hanging="4680"/>
      <w:jc w:val="center"/>
      <w:rPr>
        <w:sz w:val="18"/>
      </w:rPr>
    </w:pPr>
    <w:r w:rsidRPr="000513AC">
      <w:rPr>
        <w:sz w:val="18"/>
      </w:rPr>
      <w:t>SG13-</w:t>
    </w:r>
    <w:r>
      <w:rPr>
        <w:sz w:val="18"/>
      </w:rPr>
      <w:t>C</w:t>
    </w:r>
    <w:r w:rsidR="00E03B45">
      <w:rPr>
        <w:sz w:val="18"/>
      </w:rPr>
      <w:t>0164</w:t>
    </w:r>
  </w:p>
  <w:p w:rsidR="00ED2447" w:rsidRDefault="00ED244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4A47" w:rsidRDefault="00F24A4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4A47" w:rsidRPr="00B22DA4" w:rsidRDefault="00F24A47" w:rsidP="00B22DA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757A001"/>
    <w:multiLevelType w:val="singleLevel"/>
    <w:tmpl w:val="E757A001"/>
    <w:lvl w:ilvl="0">
      <w:start w:val="1"/>
      <w:numFmt w:val="bullet"/>
      <w:lvlText w:val=""/>
      <w:lvlJc w:val="left"/>
      <w:pPr>
        <w:ind w:left="420" w:hanging="420"/>
      </w:pPr>
      <w:rPr>
        <w:rFonts w:ascii="Wingdings" w:hAnsi="Wingdings" w:hint="default"/>
      </w:rPr>
    </w:lvl>
  </w:abstractNum>
  <w:abstractNum w:abstractNumId="1">
    <w:nsid w:val="EDFBFB81"/>
    <w:multiLevelType w:val="singleLevel"/>
    <w:tmpl w:val="EDFBFB81"/>
    <w:lvl w:ilvl="0">
      <w:start w:val="1"/>
      <w:numFmt w:val="bullet"/>
      <w:lvlText w:val=""/>
      <w:lvlJc w:val="left"/>
      <w:pPr>
        <w:ind w:left="420" w:hanging="420"/>
      </w:pPr>
      <w:rPr>
        <w:rFonts w:ascii="Wingdings" w:hAnsi="Wingdings" w:hint="default"/>
      </w:rPr>
    </w:lvl>
  </w:abstractNum>
  <w:abstractNum w:abstractNumId="2">
    <w:nsid w:val="02906AAE"/>
    <w:multiLevelType w:val="hybridMultilevel"/>
    <w:tmpl w:val="E2F42E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07032F7A"/>
    <w:multiLevelType w:val="multilevel"/>
    <w:tmpl w:val="1ED65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0E5F06F0"/>
    <w:multiLevelType w:val="hybridMultilevel"/>
    <w:tmpl w:val="85C43632"/>
    <w:lvl w:ilvl="0" w:tplc="8A985474">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16AB4488"/>
    <w:multiLevelType w:val="hybridMultilevel"/>
    <w:tmpl w:val="FCB68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73D3464"/>
    <w:multiLevelType w:val="hybridMultilevel"/>
    <w:tmpl w:val="0ED20B28"/>
    <w:lvl w:ilvl="0" w:tplc="73AAD55A">
      <w:start w:val="1"/>
      <w:numFmt w:val="upperRoman"/>
      <w:lvlText w:val="%1."/>
      <w:lvlJc w:val="left"/>
      <w:pPr>
        <w:ind w:left="1080" w:hanging="720"/>
      </w:pPr>
      <w:rPr>
        <w:rFonts w:ascii="Times New Roman" w:hAnsi="Times New Roman" w:cs="Times New Roman" w:hint="default"/>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7846219"/>
    <w:multiLevelType w:val="hybridMultilevel"/>
    <w:tmpl w:val="9E4A0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606F64"/>
    <w:multiLevelType w:val="hybridMultilevel"/>
    <w:tmpl w:val="861454FC"/>
    <w:lvl w:ilvl="0" w:tplc="765C128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B9F47FB"/>
    <w:multiLevelType w:val="hybridMultilevel"/>
    <w:tmpl w:val="1DEE9F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CEF27A4"/>
    <w:multiLevelType w:val="hybridMultilevel"/>
    <w:tmpl w:val="EB84CE9A"/>
    <w:lvl w:ilvl="0" w:tplc="0F625EB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1EE53A0"/>
    <w:multiLevelType w:val="hybridMultilevel"/>
    <w:tmpl w:val="EA36AD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nsid w:val="244106EE"/>
    <w:multiLevelType w:val="multilevel"/>
    <w:tmpl w:val="2E9C7F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25D77136"/>
    <w:multiLevelType w:val="hybridMultilevel"/>
    <w:tmpl w:val="BAB431A6"/>
    <w:lvl w:ilvl="0" w:tplc="08090003">
      <w:start w:val="1"/>
      <w:numFmt w:val="bullet"/>
      <w:lvlText w:val="o"/>
      <w:lvlJc w:val="left"/>
      <w:pPr>
        <w:ind w:left="1800" w:hanging="360"/>
      </w:pPr>
      <w:rPr>
        <w:rFonts w:ascii="Courier New" w:hAnsi="Courier New" w:cs="Courier New"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nsid w:val="266814C9"/>
    <w:multiLevelType w:val="hybridMultilevel"/>
    <w:tmpl w:val="CFB4A0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66D6898"/>
    <w:multiLevelType w:val="hybridMultilevel"/>
    <w:tmpl w:val="DE82A1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28CA1AF0"/>
    <w:multiLevelType w:val="multilevel"/>
    <w:tmpl w:val="28CA1AF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nsid w:val="2A717AF8"/>
    <w:multiLevelType w:val="hybridMultilevel"/>
    <w:tmpl w:val="86FAC4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2F894D54"/>
    <w:multiLevelType w:val="hybridMultilevel"/>
    <w:tmpl w:val="9306B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F613F4"/>
    <w:multiLevelType w:val="hybridMultilevel"/>
    <w:tmpl w:val="6EFAD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674389"/>
    <w:multiLevelType w:val="multilevel"/>
    <w:tmpl w:val="679E7A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A6908AA"/>
    <w:multiLevelType w:val="hybridMultilevel"/>
    <w:tmpl w:val="4F7E2500"/>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2">
    <w:nsid w:val="3B8CB153"/>
    <w:multiLevelType w:val="singleLevel"/>
    <w:tmpl w:val="3B8CB153"/>
    <w:lvl w:ilvl="0">
      <w:start w:val="1"/>
      <w:numFmt w:val="decimal"/>
      <w:lvlText w:val="%1."/>
      <w:lvlJc w:val="left"/>
      <w:pPr>
        <w:tabs>
          <w:tab w:val="left" w:pos="312"/>
        </w:tabs>
      </w:pPr>
    </w:lvl>
  </w:abstractNum>
  <w:abstractNum w:abstractNumId="23">
    <w:nsid w:val="3E8D5B03"/>
    <w:multiLevelType w:val="hybridMultilevel"/>
    <w:tmpl w:val="4094D3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3FBD7ABF"/>
    <w:multiLevelType w:val="hybridMultilevel"/>
    <w:tmpl w:val="C5E69DDE"/>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5">
    <w:nsid w:val="406D539A"/>
    <w:multiLevelType w:val="hybridMultilevel"/>
    <w:tmpl w:val="E74E5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06F2FEC"/>
    <w:multiLevelType w:val="hybridMultilevel"/>
    <w:tmpl w:val="4852F580"/>
    <w:lvl w:ilvl="0" w:tplc="4B2E79BA">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nsid w:val="42963E23"/>
    <w:multiLevelType w:val="hybridMultilevel"/>
    <w:tmpl w:val="40182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58716B1"/>
    <w:multiLevelType w:val="hybridMultilevel"/>
    <w:tmpl w:val="A06E35AA"/>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9">
    <w:nsid w:val="474020AA"/>
    <w:multiLevelType w:val="hybridMultilevel"/>
    <w:tmpl w:val="2ACC2A56"/>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0">
    <w:nsid w:val="47DC055C"/>
    <w:multiLevelType w:val="hybridMultilevel"/>
    <w:tmpl w:val="1DEE9F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49533D9E"/>
    <w:multiLevelType w:val="hybridMultilevel"/>
    <w:tmpl w:val="29FE62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58E50A99"/>
    <w:multiLevelType w:val="hybridMultilevel"/>
    <w:tmpl w:val="30F69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AE24CD2"/>
    <w:multiLevelType w:val="multilevel"/>
    <w:tmpl w:val="BA5E43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5D9158D9"/>
    <w:multiLevelType w:val="hybridMultilevel"/>
    <w:tmpl w:val="3682A7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618A7765"/>
    <w:multiLevelType w:val="multilevel"/>
    <w:tmpl w:val="618A7765"/>
    <w:lvl w:ilvl="0">
      <w:start w:val="1"/>
      <w:numFmt w:val="decimal"/>
      <w:lvlText w:val="%1"/>
      <w:lvlJc w:val="left"/>
      <w:pPr>
        <w:ind w:left="432" w:hanging="432"/>
      </w:pPr>
      <w:rPr>
        <w:rFonts w:ascii="Times New Roman" w:eastAsia="SimSun" w:hAnsi="Times New Roman" w:cs="Times New Roman" w:hint="default"/>
      </w:rPr>
    </w:lvl>
    <w:lvl w:ilvl="1">
      <w:start w:val="1"/>
      <w:numFmt w:val="decimal"/>
      <w:lvlText w:val="%1.%2"/>
      <w:lvlJc w:val="left"/>
      <w:pPr>
        <w:ind w:left="575" w:hanging="575"/>
      </w:pPr>
      <w:rPr>
        <w:rFonts w:ascii="Times New Roman" w:eastAsia="SimSun" w:hAnsi="Times New Roman" w:cs="Times New Roman" w:hint="default"/>
      </w:rPr>
    </w:lvl>
    <w:lvl w:ilvl="2">
      <w:start w:val="1"/>
      <w:numFmt w:val="decimal"/>
      <w:lvlText w:val="%1.%2.%3"/>
      <w:lvlJc w:val="left"/>
      <w:pPr>
        <w:ind w:left="4831" w:hanging="720"/>
      </w:pPr>
      <w:rPr>
        <w:rFonts w:ascii="Times New Roman" w:eastAsia="SimSun" w:hAnsi="Times New Roman" w:cs="Times New Roman" w:hint="default"/>
        <w:b/>
        <w:bC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36">
    <w:nsid w:val="636B5642"/>
    <w:multiLevelType w:val="hybridMultilevel"/>
    <w:tmpl w:val="474487C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6D5242E3"/>
    <w:multiLevelType w:val="hybridMultilevel"/>
    <w:tmpl w:val="E58E02CC"/>
    <w:lvl w:ilvl="0" w:tplc="EA9AC0DA">
      <w:start w:val="6"/>
      <w:numFmt w:val="bullet"/>
      <w:lvlText w:val="-"/>
      <w:lvlJc w:val="left"/>
      <w:pPr>
        <w:ind w:left="720" w:hanging="360"/>
      </w:pPr>
      <w:rPr>
        <w:rFonts w:ascii="Times New Roman" w:eastAsiaTheme="minorEastAsia" w:hAnsi="Times New Roman" w:cs="Times New Roman"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8">
    <w:nsid w:val="6EE762A0"/>
    <w:multiLevelType w:val="multilevel"/>
    <w:tmpl w:val="C78014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0">
    <w:nsid w:val="7627036A"/>
    <w:multiLevelType w:val="hybridMultilevel"/>
    <w:tmpl w:val="DC380A3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88016AA"/>
    <w:multiLevelType w:val="hybridMultilevel"/>
    <w:tmpl w:val="623E38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nsid w:val="795032BE"/>
    <w:multiLevelType w:val="hybridMultilevel"/>
    <w:tmpl w:val="DFDC8F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nsid w:val="7C3E16D3"/>
    <w:multiLevelType w:val="hybridMultilevel"/>
    <w:tmpl w:val="90404F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EC10EB1"/>
    <w:multiLevelType w:val="hybridMultilevel"/>
    <w:tmpl w:val="8310694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39"/>
  </w:num>
  <w:num w:numId="2">
    <w:abstractNumId w:val="26"/>
  </w:num>
  <w:num w:numId="3">
    <w:abstractNumId w:val="4"/>
  </w:num>
  <w:num w:numId="4">
    <w:abstractNumId w:val="34"/>
  </w:num>
  <w:num w:numId="5">
    <w:abstractNumId w:val="2"/>
  </w:num>
  <w:num w:numId="6">
    <w:abstractNumId w:val="5"/>
  </w:num>
  <w:num w:numId="7">
    <w:abstractNumId w:val="7"/>
  </w:num>
  <w:num w:numId="8">
    <w:abstractNumId w:val="23"/>
  </w:num>
  <w:num w:numId="9">
    <w:abstractNumId w:val="27"/>
  </w:num>
  <w:num w:numId="10">
    <w:abstractNumId w:val="9"/>
  </w:num>
  <w:num w:numId="11">
    <w:abstractNumId w:val="18"/>
  </w:num>
  <w:num w:numId="12">
    <w:abstractNumId w:val="32"/>
  </w:num>
  <w:num w:numId="13">
    <w:abstractNumId w:val="0"/>
  </w:num>
  <w:num w:numId="14">
    <w:abstractNumId w:val="1"/>
  </w:num>
  <w:num w:numId="15">
    <w:abstractNumId w:val="21"/>
  </w:num>
  <w:num w:numId="16">
    <w:abstractNumId w:val="28"/>
  </w:num>
  <w:num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15"/>
  </w:num>
  <w:num w:numId="23">
    <w:abstractNumId w:val="25"/>
  </w:num>
  <w:num w:numId="24">
    <w:abstractNumId w:val="19"/>
  </w:num>
  <w:num w:numId="25">
    <w:abstractNumId w:val="22"/>
  </w:num>
  <w:num w:numId="26">
    <w:abstractNumId w:val="40"/>
  </w:num>
  <w:num w:numId="27">
    <w:abstractNumId w:val="3"/>
  </w:num>
  <w:num w:numId="28">
    <w:abstractNumId w:val="31"/>
  </w:num>
  <w:num w:numId="29">
    <w:abstractNumId w:val="12"/>
  </w:num>
  <w:num w:numId="30">
    <w:abstractNumId w:val="33"/>
  </w:num>
  <w:num w:numId="31">
    <w:abstractNumId w:val="20"/>
  </w:num>
  <w:num w:numId="32">
    <w:abstractNumId w:val="24"/>
  </w:num>
  <w:num w:numId="33">
    <w:abstractNumId w:val="44"/>
  </w:num>
  <w:num w:numId="34">
    <w:abstractNumId w:val="38"/>
  </w:num>
  <w:num w:numId="35">
    <w:abstractNumId w:val="29"/>
  </w:num>
  <w:num w:numId="36">
    <w:abstractNumId w:val="39"/>
  </w:num>
  <w:num w:numId="37">
    <w:abstractNumId w:val="11"/>
  </w:num>
  <w:num w:numId="38">
    <w:abstractNumId w:val="36"/>
  </w:num>
  <w:num w:numId="39">
    <w:abstractNumId w:val="30"/>
  </w:num>
  <w:num w:numId="40">
    <w:abstractNumId w:val="8"/>
  </w:num>
  <w:num w:numId="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3"/>
  </w:num>
  <w:num w:numId="43">
    <w:abstractNumId w:val="17"/>
  </w:num>
  <w:num w:numId="44">
    <w:abstractNumId w:val="35"/>
  </w:num>
  <w:num w:numId="45">
    <w:abstractNumId w:val="13"/>
  </w:num>
  <w:num w:numId="46">
    <w:abstractNumId w:val="14"/>
  </w:num>
  <w:num w:numId="47">
    <w:abstractNumId w:val="41"/>
  </w:num>
  <w:num w:numId="48">
    <w:abstractNumId w:val="42"/>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shnu Ram">
    <w15:presenceInfo w15:providerId="Windows Live" w15:userId="9347b294e10a00a5"/>
  </w15:person>
  <w15:person w15:author="edit6">
    <w15:presenceInfo w15:providerId="None" w15:userId="edit6"/>
  </w15:person>
  <w15:person w15:author="Microsoft Office User">
    <w15:presenceInfo w15:providerId="None" w15:userId="Microsoft Office User"/>
  </w15:person>
  <w15:person w15:author="Paul Stocking">
    <w15:presenceInfo w15:providerId="Windows Live" w15:userId="70fe046ef2214650"/>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embedSystemFonts/>
  <w:stylePaneFormatFilter w:val="3F01"/>
  <w:stylePaneSortMethod w:val="0000"/>
  <w:defaultTabStop w:val="567"/>
  <w:hyphenationZone w:val="425"/>
  <w:drawingGridHorizontalSpacing w:val="120"/>
  <w:displayHorizontalDrawingGridEvery w:val="2"/>
  <w:noPunctuationKerning/>
  <w:characterSpacingControl w:val="doNotCompress"/>
  <w:hdrShapeDefaults>
    <o:shapedefaults v:ext="edit" spidmax="4098">
      <v:textbox inset="5.85pt,.7pt,5.85pt,.7pt"/>
    </o:shapedefaults>
  </w:hdrShapeDefaults>
  <w:footnotePr>
    <w:footnote w:id="0"/>
    <w:footnote w:id="1"/>
    <w:footnote w:id="2"/>
  </w:footnotePr>
  <w:endnotePr>
    <w:endnote w:id="0"/>
    <w:endnote w:id="1"/>
    <w:endnote w:id="2"/>
  </w:endnotePr>
  <w:compat>
    <w:useFELayout/>
  </w:compat>
  <w:rsids>
    <w:rsidRoot w:val="009635CB"/>
    <w:rsid w:val="00001601"/>
    <w:rsid w:val="00002D66"/>
    <w:rsid w:val="0000348D"/>
    <w:rsid w:val="00003CAA"/>
    <w:rsid w:val="00004A38"/>
    <w:rsid w:val="00004E57"/>
    <w:rsid w:val="00005EBC"/>
    <w:rsid w:val="00006FD8"/>
    <w:rsid w:val="00007D01"/>
    <w:rsid w:val="00012FAB"/>
    <w:rsid w:val="00013B1E"/>
    <w:rsid w:val="00016453"/>
    <w:rsid w:val="00020F20"/>
    <w:rsid w:val="000228D5"/>
    <w:rsid w:val="00025608"/>
    <w:rsid w:val="0002750B"/>
    <w:rsid w:val="0003282B"/>
    <w:rsid w:val="0003440C"/>
    <w:rsid w:val="000363A6"/>
    <w:rsid w:val="00042D48"/>
    <w:rsid w:val="000430EA"/>
    <w:rsid w:val="0004360F"/>
    <w:rsid w:val="00047A15"/>
    <w:rsid w:val="00050BA8"/>
    <w:rsid w:val="00054F83"/>
    <w:rsid w:val="00056971"/>
    <w:rsid w:val="000659D3"/>
    <w:rsid w:val="000665EF"/>
    <w:rsid w:val="00067382"/>
    <w:rsid w:val="00074729"/>
    <w:rsid w:val="0008030D"/>
    <w:rsid w:val="00087100"/>
    <w:rsid w:val="00087421"/>
    <w:rsid w:val="000927C3"/>
    <w:rsid w:val="0009344C"/>
    <w:rsid w:val="000944A5"/>
    <w:rsid w:val="000951CE"/>
    <w:rsid w:val="0009670F"/>
    <w:rsid w:val="000A0164"/>
    <w:rsid w:val="000A4C9D"/>
    <w:rsid w:val="000B11EF"/>
    <w:rsid w:val="000B349C"/>
    <w:rsid w:val="000B48B5"/>
    <w:rsid w:val="000C08F1"/>
    <w:rsid w:val="000C307A"/>
    <w:rsid w:val="000C3309"/>
    <w:rsid w:val="000C65B3"/>
    <w:rsid w:val="000D21A8"/>
    <w:rsid w:val="000D58CE"/>
    <w:rsid w:val="000E0775"/>
    <w:rsid w:val="000E0B5D"/>
    <w:rsid w:val="000E4C4F"/>
    <w:rsid w:val="000F0D86"/>
    <w:rsid w:val="000F4436"/>
    <w:rsid w:val="000F4B1C"/>
    <w:rsid w:val="000F75B8"/>
    <w:rsid w:val="001008E2"/>
    <w:rsid w:val="001010EC"/>
    <w:rsid w:val="00102341"/>
    <w:rsid w:val="0010554A"/>
    <w:rsid w:val="0011014A"/>
    <w:rsid w:val="00116A51"/>
    <w:rsid w:val="00124FB5"/>
    <w:rsid w:val="001255BC"/>
    <w:rsid w:val="00126EDE"/>
    <w:rsid w:val="00127CDE"/>
    <w:rsid w:val="00127E05"/>
    <w:rsid w:val="001300B8"/>
    <w:rsid w:val="00130114"/>
    <w:rsid w:val="00133E4A"/>
    <w:rsid w:val="00134771"/>
    <w:rsid w:val="00136715"/>
    <w:rsid w:val="00140275"/>
    <w:rsid w:val="00143DFA"/>
    <w:rsid w:val="0014632D"/>
    <w:rsid w:val="00146A98"/>
    <w:rsid w:val="00152C27"/>
    <w:rsid w:val="001545C0"/>
    <w:rsid w:val="001652DF"/>
    <w:rsid w:val="00165854"/>
    <w:rsid w:val="0017064F"/>
    <w:rsid w:val="00171E0B"/>
    <w:rsid w:val="00173BCF"/>
    <w:rsid w:val="001755BB"/>
    <w:rsid w:val="00181353"/>
    <w:rsid w:val="001814F0"/>
    <w:rsid w:val="00182A3B"/>
    <w:rsid w:val="00190A2B"/>
    <w:rsid w:val="00192EC1"/>
    <w:rsid w:val="00194D55"/>
    <w:rsid w:val="00195C75"/>
    <w:rsid w:val="001964DE"/>
    <w:rsid w:val="001A4B0E"/>
    <w:rsid w:val="001A5F66"/>
    <w:rsid w:val="001A7A33"/>
    <w:rsid w:val="001A7BB9"/>
    <w:rsid w:val="001B12F5"/>
    <w:rsid w:val="001B2C7B"/>
    <w:rsid w:val="001B4A0D"/>
    <w:rsid w:val="001B4B95"/>
    <w:rsid w:val="001B6227"/>
    <w:rsid w:val="001B769F"/>
    <w:rsid w:val="001C07CD"/>
    <w:rsid w:val="001C1902"/>
    <w:rsid w:val="001C22BF"/>
    <w:rsid w:val="001C3E6A"/>
    <w:rsid w:val="001D2385"/>
    <w:rsid w:val="001D268B"/>
    <w:rsid w:val="001D6503"/>
    <w:rsid w:val="001E0A1C"/>
    <w:rsid w:val="001E26ED"/>
    <w:rsid w:val="001E4E9C"/>
    <w:rsid w:val="001E6158"/>
    <w:rsid w:val="001E7275"/>
    <w:rsid w:val="001E76C4"/>
    <w:rsid w:val="001F419C"/>
    <w:rsid w:val="001F7195"/>
    <w:rsid w:val="00204C7C"/>
    <w:rsid w:val="0020733B"/>
    <w:rsid w:val="002100A8"/>
    <w:rsid w:val="002114A0"/>
    <w:rsid w:val="00213709"/>
    <w:rsid w:val="0021373C"/>
    <w:rsid w:val="00216074"/>
    <w:rsid w:val="00216D49"/>
    <w:rsid w:val="00217B64"/>
    <w:rsid w:val="002208BD"/>
    <w:rsid w:val="0022276A"/>
    <w:rsid w:val="00223E96"/>
    <w:rsid w:val="002240A7"/>
    <w:rsid w:val="002252C6"/>
    <w:rsid w:val="0022533A"/>
    <w:rsid w:val="002316F5"/>
    <w:rsid w:val="00232497"/>
    <w:rsid w:val="002378FD"/>
    <w:rsid w:val="00244134"/>
    <w:rsid w:val="002506D1"/>
    <w:rsid w:val="00252725"/>
    <w:rsid w:val="0025298A"/>
    <w:rsid w:val="0025631A"/>
    <w:rsid w:val="00261904"/>
    <w:rsid w:val="00262B49"/>
    <w:rsid w:val="00264744"/>
    <w:rsid w:val="00270C03"/>
    <w:rsid w:val="0027395F"/>
    <w:rsid w:val="00274A4B"/>
    <w:rsid w:val="00275BA1"/>
    <w:rsid w:val="00281195"/>
    <w:rsid w:val="00284ECB"/>
    <w:rsid w:val="00286D1E"/>
    <w:rsid w:val="00287E4F"/>
    <w:rsid w:val="0029185B"/>
    <w:rsid w:val="00291993"/>
    <w:rsid w:val="00292492"/>
    <w:rsid w:val="002929B0"/>
    <w:rsid w:val="002A32B4"/>
    <w:rsid w:val="002A45A6"/>
    <w:rsid w:val="002B0E11"/>
    <w:rsid w:val="002C0789"/>
    <w:rsid w:val="002C13CF"/>
    <w:rsid w:val="002C1A6F"/>
    <w:rsid w:val="002C5C80"/>
    <w:rsid w:val="002C5E9A"/>
    <w:rsid w:val="002C67BB"/>
    <w:rsid w:val="002C70F3"/>
    <w:rsid w:val="002D41EB"/>
    <w:rsid w:val="002D45DE"/>
    <w:rsid w:val="002D4FE8"/>
    <w:rsid w:val="002E03B2"/>
    <w:rsid w:val="002E32BF"/>
    <w:rsid w:val="002E48E8"/>
    <w:rsid w:val="002E6DF8"/>
    <w:rsid w:val="002F047A"/>
    <w:rsid w:val="002F19D3"/>
    <w:rsid w:val="002F2635"/>
    <w:rsid w:val="002F36C3"/>
    <w:rsid w:val="002F41CD"/>
    <w:rsid w:val="002F42FB"/>
    <w:rsid w:val="002F59FC"/>
    <w:rsid w:val="002F6A13"/>
    <w:rsid w:val="002F718F"/>
    <w:rsid w:val="0030222D"/>
    <w:rsid w:val="0030462C"/>
    <w:rsid w:val="00305181"/>
    <w:rsid w:val="00306F24"/>
    <w:rsid w:val="003076FB"/>
    <w:rsid w:val="00310B53"/>
    <w:rsid w:val="00312A74"/>
    <w:rsid w:val="003130F6"/>
    <w:rsid w:val="00314733"/>
    <w:rsid w:val="00315A18"/>
    <w:rsid w:val="00320C88"/>
    <w:rsid w:val="003227C1"/>
    <w:rsid w:val="003233ED"/>
    <w:rsid w:val="00323FD0"/>
    <w:rsid w:val="00324653"/>
    <w:rsid w:val="00324FD0"/>
    <w:rsid w:val="003259E9"/>
    <w:rsid w:val="00327A0E"/>
    <w:rsid w:val="00330C7A"/>
    <w:rsid w:val="003338F4"/>
    <w:rsid w:val="00333D1F"/>
    <w:rsid w:val="00336D56"/>
    <w:rsid w:val="003406C9"/>
    <w:rsid w:val="00345AB4"/>
    <w:rsid w:val="00346179"/>
    <w:rsid w:val="00350781"/>
    <w:rsid w:val="00351A4F"/>
    <w:rsid w:val="00355736"/>
    <w:rsid w:val="00370A4F"/>
    <w:rsid w:val="003735DE"/>
    <w:rsid w:val="003739A9"/>
    <w:rsid w:val="00374D3A"/>
    <w:rsid w:val="0037518B"/>
    <w:rsid w:val="00381F96"/>
    <w:rsid w:val="003859FC"/>
    <w:rsid w:val="003864F7"/>
    <w:rsid w:val="00393B45"/>
    <w:rsid w:val="00396209"/>
    <w:rsid w:val="003A3F00"/>
    <w:rsid w:val="003A4716"/>
    <w:rsid w:val="003A5939"/>
    <w:rsid w:val="003A7E86"/>
    <w:rsid w:val="003B5C40"/>
    <w:rsid w:val="003B72D5"/>
    <w:rsid w:val="003C1E1D"/>
    <w:rsid w:val="003C5D62"/>
    <w:rsid w:val="003C72FD"/>
    <w:rsid w:val="003D2BFC"/>
    <w:rsid w:val="003D3563"/>
    <w:rsid w:val="003D639A"/>
    <w:rsid w:val="003D6690"/>
    <w:rsid w:val="003D6ABF"/>
    <w:rsid w:val="003E4AF9"/>
    <w:rsid w:val="003E5850"/>
    <w:rsid w:val="003E5DB6"/>
    <w:rsid w:val="003E7A66"/>
    <w:rsid w:val="003F03EC"/>
    <w:rsid w:val="003F2BBE"/>
    <w:rsid w:val="003F40D7"/>
    <w:rsid w:val="003F437A"/>
    <w:rsid w:val="003F44DC"/>
    <w:rsid w:val="003F7744"/>
    <w:rsid w:val="0040042C"/>
    <w:rsid w:val="00400C81"/>
    <w:rsid w:val="0040627C"/>
    <w:rsid w:val="00406991"/>
    <w:rsid w:val="00412492"/>
    <w:rsid w:val="0041284B"/>
    <w:rsid w:val="00415EEA"/>
    <w:rsid w:val="0041683A"/>
    <w:rsid w:val="00416A73"/>
    <w:rsid w:val="004236B8"/>
    <w:rsid w:val="004236C6"/>
    <w:rsid w:val="004266D4"/>
    <w:rsid w:val="0042685D"/>
    <w:rsid w:val="0042737D"/>
    <w:rsid w:val="00431A56"/>
    <w:rsid w:val="00435D1D"/>
    <w:rsid w:val="004423B6"/>
    <w:rsid w:val="00445B15"/>
    <w:rsid w:val="00446A5C"/>
    <w:rsid w:val="00446BD8"/>
    <w:rsid w:val="00450D59"/>
    <w:rsid w:val="00451C25"/>
    <w:rsid w:val="004526A6"/>
    <w:rsid w:val="00452FE7"/>
    <w:rsid w:val="004541B0"/>
    <w:rsid w:val="00456230"/>
    <w:rsid w:val="0045709E"/>
    <w:rsid w:val="0045710C"/>
    <w:rsid w:val="004618BF"/>
    <w:rsid w:val="00461C60"/>
    <w:rsid w:val="00461EBA"/>
    <w:rsid w:val="00462445"/>
    <w:rsid w:val="004629CD"/>
    <w:rsid w:val="00462A38"/>
    <w:rsid w:val="004640CC"/>
    <w:rsid w:val="004650D8"/>
    <w:rsid w:val="00467172"/>
    <w:rsid w:val="00467B14"/>
    <w:rsid w:val="00467FA8"/>
    <w:rsid w:val="0047119E"/>
    <w:rsid w:val="004736DD"/>
    <w:rsid w:val="00474E78"/>
    <w:rsid w:val="00476840"/>
    <w:rsid w:val="00481C2E"/>
    <w:rsid w:val="00484B19"/>
    <w:rsid w:val="00491F9F"/>
    <w:rsid w:val="00492BA3"/>
    <w:rsid w:val="00494719"/>
    <w:rsid w:val="00495AD3"/>
    <w:rsid w:val="004974C0"/>
    <w:rsid w:val="004A6E89"/>
    <w:rsid w:val="004A737F"/>
    <w:rsid w:val="004A7A5B"/>
    <w:rsid w:val="004B1860"/>
    <w:rsid w:val="004B1F53"/>
    <w:rsid w:val="004B39E2"/>
    <w:rsid w:val="004C062A"/>
    <w:rsid w:val="004C437C"/>
    <w:rsid w:val="004C46CD"/>
    <w:rsid w:val="004C7204"/>
    <w:rsid w:val="004C7DAB"/>
    <w:rsid w:val="004D2048"/>
    <w:rsid w:val="004D2EFA"/>
    <w:rsid w:val="004D4B00"/>
    <w:rsid w:val="004D739E"/>
    <w:rsid w:val="004E1114"/>
    <w:rsid w:val="004E1DE7"/>
    <w:rsid w:val="004E1F86"/>
    <w:rsid w:val="004E69F6"/>
    <w:rsid w:val="005017EB"/>
    <w:rsid w:val="00501B49"/>
    <w:rsid w:val="0050342A"/>
    <w:rsid w:val="0050515B"/>
    <w:rsid w:val="00505DEF"/>
    <w:rsid w:val="00512389"/>
    <w:rsid w:val="0051549F"/>
    <w:rsid w:val="00515627"/>
    <w:rsid w:val="005208CC"/>
    <w:rsid w:val="00520938"/>
    <w:rsid w:val="00526483"/>
    <w:rsid w:val="005264B9"/>
    <w:rsid w:val="005374E4"/>
    <w:rsid w:val="00537F1F"/>
    <w:rsid w:val="005477EC"/>
    <w:rsid w:val="00552E7F"/>
    <w:rsid w:val="00555F9D"/>
    <w:rsid w:val="00566819"/>
    <w:rsid w:val="00566AEE"/>
    <w:rsid w:val="00573636"/>
    <w:rsid w:val="00575624"/>
    <w:rsid w:val="005764DF"/>
    <w:rsid w:val="0057698C"/>
    <w:rsid w:val="00580B50"/>
    <w:rsid w:val="0058135E"/>
    <w:rsid w:val="0058341C"/>
    <w:rsid w:val="00587DCA"/>
    <w:rsid w:val="00590ECF"/>
    <w:rsid w:val="00593FE2"/>
    <w:rsid w:val="0059464C"/>
    <w:rsid w:val="00594EA9"/>
    <w:rsid w:val="00596123"/>
    <w:rsid w:val="005A084A"/>
    <w:rsid w:val="005A5CFA"/>
    <w:rsid w:val="005B25D4"/>
    <w:rsid w:val="005B3026"/>
    <w:rsid w:val="005B47D6"/>
    <w:rsid w:val="005B536F"/>
    <w:rsid w:val="005B627F"/>
    <w:rsid w:val="005C087B"/>
    <w:rsid w:val="005C10D9"/>
    <w:rsid w:val="005C145A"/>
    <w:rsid w:val="005C53F0"/>
    <w:rsid w:val="005C712C"/>
    <w:rsid w:val="005D0332"/>
    <w:rsid w:val="005E1598"/>
    <w:rsid w:val="005E6E7A"/>
    <w:rsid w:val="005F2542"/>
    <w:rsid w:val="005F3A4E"/>
    <w:rsid w:val="005F5A91"/>
    <w:rsid w:val="0060129F"/>
    <w:rsid w:val="0060241A"/>
    <w:rsid w:val="00606995"/>
    <w:rsid w:val="00613485"/>
    <w:rsid w:val="00614441"/>
    <w:rsid w:val="00616AB0"/>
    <w:rsid w:val="00620160"/>
    <w:rsid w:val="006239C1"/>
    <w:rsid w:val="006258AE"/>
    <w:rsid w:val="00625C9F"/>
    <w:rsid w:val="006309F1"/>
    <w:rsid w:val="00632179"/>
    <w:rsid w:val="00633928"/>
    <w:rsid w:val="006351F6"/>
    <w:rsid w:val="00637BE1"/>
    <w:rsid w:val="0064030A"/>
    <w:rsid w:val="00640943"/>
    <w:rsid w:val="00645E4C"/>
    <w:rsid w:val="00647004"/>
    <w:rsid w:val="0064792C"/>
    <w:rsid w:val="006503DB"/>
    <w:rsid w:val="006517D6"/>
    <w:rsid w:val="006525B2"/>
    <w:rsid w:val="00652A72"/>
    <w:rsid w:val="00653FB6"/>
    <w:rsid w:val="00657117"/>
    <w:rsid w:val="00665E46"/>
    <w:rsid w:val="00666E43"/>
    <w:rsid w:val="0067004C"/>
    <w:rsid w:val="00671BD2"/>
    <w:rsid w:val="006727AE"/>
    <w:rsid w:val="00673C30"/>
    <w:rsid w:val="00675621"/>
    <w:rsid w:val="006762DC"/>
    <w:rsid w:val="00676843"/>
    <w:rsid w:val="006821B3"/>
    <w:rsid w:val="006841C3"/>
    <w:rsid w:val="006935CA"/>
    <w:rsid w:val="00695685"/>
    <w:rsid w:val="00696499"/>
    <w:rsid w:val="006A0079"/>
    <w:rsid w:val="006A212E"/>
    <w:rsid w:val="006B683A"/>
    <w:rsid w:val="006B6B59"/>
    <w:rsid w:val="006C0234"/>
    <w:rsid w:val="006C1A21"/>
    <w:rsid w:val="006C27B6"/>
    <w:rsid w:val="006C6AD4"/>
    <w:rsid w:val="006D11CC"/>
    <w:rsid w:val="006D4684"/>
    <w:rsid w:val="006D496D"/>
    <w:rsid w:val="006D5158"/>
    <w:rsid w:val="006D736C"/>
    <w:rsid w:val="006D7868"/>
    <w:rsid w:val="006E2A29"/>
    <w:rsid w:val="006E342B"/>
    <w:rsid w:val="006F1C39"/>
    <w:rsid w:val="006F2757"/>
    <w:rsid w:val="006F372B"/>
    <w:rsid w:val="006F5E4E"/>
    <w:rsid w:val="007002A9"/>
    <w:rsid w:val="00700702"/>
    <w:rsid w:val="0071039A"/>
    <w:rsid w:val="007109DD"/>
    <w:rsid w:val="00711742"/>
    <w:rsid w:val="00713AC9"/>
    <w:rsid w:val="0072220B"/>
    <w:rsid w:val="00725840"/>
    <w:rsid w:val="00732A54"/>
    <w:rsid w:val="007337D1"/>
    <w:rsid w:val="00735450"/>
    <w:rsid w:val="00737170"/>
    <w:rsid w:val="0073730A"/>
    <w:rsid w:val="00737321"/>
    <w:rsid w:val="00742551"/>
    <w:rsid w:val="0074393D"/>
    <w:rsid w:val="00745728"/>
    <w:rsid w:val="00750B15"/>
    <w:rsid w:val="00760D20"/>
    <w:rsid w:val="007649F9"/>
    <w:rsid w:val="00767466"/>
    <w:rsid w:val="0077003C"/>
    <w:rsid w:val="00770685"/>
    <w:rsid w:val="0077223C"/>
    <w:rsid w:val="007743F0"/>
    <w:rsid w:val="00781F90"/>
    <w:rsid w:val="007820AA"/>
    <w:rsid w:val="0078442A"/>
    <w:rsid w:val="007855A5"/>
    <w:rsid w:val="00785779"/>
    <w:rsid w:val="00786AF2"/>
    <w:rsid w:val="00786E3C"/>
    <w:rsid w:val="0078796F"/>
    <w:rsid w:val="00787AB1"/>
    <w:rsid w:val="00790B56"/>
    <w:rsid w:val="007B25DA"/>
    <w:rsid w:val="007B466E"/>
    <w:rsid w:val="007B51E8"/>
    <w:rsid w:val="007B62D0"/>
    <w:rsid w:val="007C2103"/>
    <w:rsid w:val="007C389E"/>
    <w:rsid w:val="007C3FBB"/>
    <w:rsid w:val="007C74C2"/>
    <w:rsid w:val="007E0F50"/>
    <w:rsid w:val="007E2ECE"/>
    <w:rsid w:val="007E4D6A"/>
    <w:rsid w:val="007E5ACB"/>
    <w:rsid w:val="007E779C"/>
    <w:rsid w:val="007F02EA"/>
    <w:rsid w:val="007F0BF9"/>
    <w:rsid w:val="007F2AA1"/>
    <w:rsid w:val="007F417E"/>
    <w:rsid w:val="007F4AC7"/>
    <w:rsid w:val="007F6C82"/>
    <w:rsid w:val="008026B3"/>
    <w:rsid w:val="00802EF6"/>
    <w:rsid w:val="008070C2"/>
    <w:rsid w:val="008078B6"/>
    <w:rsid w:val="00816294"/>
    <w:rsid w:val="008216CC"/>
    <w:rsid w:val="0083023F"/>
    <w:rsid w:val="00837980"/>
    <w:rsid w:val="0084023B"/>
    <w:rsid w:val="00841302"/>
    <w:rsid w:val="00841AD0"/>
    <w:rsid w:val="008425E8"/>
    <w:rsid w:val="00844F16"/>
    <w:rsid w:val="00851108"/>
    <w:rsid w:val="00851583"/>
    <w:rsid w:val="00851E0C"/>
    <w:rsid w:val="00856A3A"/>
    <w:rsid w:val="00860549"/>
    <w:rsid w:val="00864DBB"/>
    <w:rsid w:val="008714AA"/>
    <w:rsid w:val="00872C7D"/>
    <w:rsid w:val="008751AF"/>
    <w:rsid w:val="008755AE"/>
    <w:rsid w:val="00875E8C"/>
    <w:rsid w:val="008779EB"/>
    <w:rsid w:val="008845ED"/>
    <w:rsid w:val="00885774"/>
    <w:rsid w:val="00891265"/>
    <w:rsid w:val="008918F4"/>
    <w:rsid w:val="00891D76"/>
    <w:rsid w:val="00894E4B"/>
    <w:rsid w:val="0089562E"/>
    <w:rsid w:val="0089749C"/>
    <w:rsid w:val="008A16A8"/>
    <w:rsid w:val="008A693C"/>
    <w:rsid w:val="008A7083"/>
    <w:rsid w:val="008B001E"/>
    <w:rsid w:val="008B059B"/>
    <w:rsid w:val="008B210B"/>
    <w:rsid w:val="008B3630"/>
    <w:rsid w:val="008B58AA"/>
    <w:rsid w:val="008C160E"/>
    <w:rsid w:val="008C1C44"/>
    <w:rsid w:val="008C2F1C"/>
    <w:rsid w:val="008C3866"/>
    <w:rsid w:val="008D24BE"/>
    <w:rsid w:val="008D4244"/>
    <w:rsid w:val="008D54D4"/>
    <w:rsid w:val="008D7D20"/>
    <w:rsid w:val="008E641F"/>
    <w:rsid w:val="008E6D55"/>
    <w:rsid w:val="008E6D61"/>
    <w:rsid w:val="008F24A3"/>
    <w:rsid w:val="008F2ADD"/>
    <w:rsid w:val="008F7794"/>
    <w:rsid w:val="009008AA"/>
    <w:rsid w:val="009025BB"/>
    <w:rsid w:val="009033A3"/>
    <w:rsid w:val="00903DCE"/>
    <w:rsid w:val="00904955"/>
    <w:rsid w:val="00906C55"/>
    <w:rsid w:val="00907813"/>
    <w:rsid w:val="00907B6B"/>
    <w:rsid w:val="00911869"/>
    <w:rsid w:val="00911CDE"/>
    <w:rsid w:val="00914278"/>
    <w:rsid w:val="00925990"/>
    <w:rsid w:val="009325C6"/>
    <w:rsid w:val="00943D63"/>
    <w:rsid w:val="0094423A"/>
    <w:rsid w:val="0094644F"/>
    <w:rsid w:val="009476AD"/>
    <w:rsid w:val="0095137F"/>
    <w:rsid w:val="0095330F"/>
    <w:rsid w:val="00953A3B"/>
    <w:rsid w:val="009560D4"/>
    <w:rsid w:val="00960647"/>
    <w:rsid w:val="00962424"/>
    <w:rsid w:val="00962725"/>
    <w:rsid w:val="009635CB"/>
    <w:rsid w:val="00971C25"/>
    <w:rsid w:val="00975019"/>
    <w:rsid w:val="00975AC5"/>
    <w:rsid w:val="00976FD7"/>
    <w:rsid w:val="00980F03"/>
    <w:rsid w:val="00981C2C"/>
    <w:rsid w:val="0098259A"/>
    <w:rsid w:val="009918CE"/>
    <w:rsid w:val="00993129"/>
    <w:rsid w:val="009967FC"/>
    <w:rsid w:val="0099735B"/>
    <w:rsid w:val="009A0CA4"/>
    <w:rsid w:val="009A1028"/>
    <w:rsid w:val="009A25B4"/>
    <w:rsid w:val="009A4898"/>
    <w:rsid w:val="009A4F98"/>
    <w:rsid w:val="009A78B0"/>
    <w:rsid w:val="009B3200"/>
    <w:rsid w:val="009B5314"/>
    <w:rsid w:val="009B7693"/>
    <w:rsid w:val="009C01D1"/>
    <w:rsid w:val="009C39DB"/>
    <w:rsid w:val="009C46D8"/>
    <w:rsid w:val="009D26EB"/>
    <w:rsid w:val="009D2DCA"/>
    <w:rsid w:val="009D2ECD"/>
    <w:rsid w:val="009E0C68"/>
    <w:rsid w:val="009F3369"/>
    <w:rsid w:val="009F64E9"/>
    <w:rsid w:val="009F7332"/>
    <w:rsid w:val="00A01C5E"/>
    <w:rsid w:val="00A02C4D"/>
    <w:rsid w:val="00A05FA7"/>
    <w:rsid w:val="00A06F0B"/>
    <w:rsid w:val="00A07A13"/>
    <w:rsid w:val="00A13B74"/>
    <w:rsid w:val="00A1497A"/>
    <w:rsid w:val="00A14C8D"/>
    <w:rsid w:val="00A236C9"/>
    <w:rsid w:val="00A25C45"/>
    <w:rsid w:val="00A2758D"/>
    <w:rsid w:val="00A3053E"/>
    <w:rsid w:val="00A30E5B"/>
    <w:rsid w:val="00A36D05"/>
    <w:rsid w:val="00A36E26"/>
    <w:rsid w:val="00A400BF"/>
    <w:rsid w:val="00A41A25"/>
    <w:rsid w:val="00A42FC0"/>
    <w:rsid w:val="00A430C0"/>
    <w:rsid w:val="00A43323"/>
    <w:rsid w:val="00A47BD8"/>
    <w:rsid w:val="00A47BDB"/>
    <w:rsid w:val="00A51CE4"/>
    <w:rsid w:val="00A5257D"/>
    <w:rsid w:val="00A52A43"/>
    <w:rsid w:val="00A546BE"/>
    <w:rsid w:val="00A55EC7"/>
    <w:rsid w:val="00A56540"/>
    <w:rsid w:val="00A60491"/>
    <w:rsid w:val="00A63F4D"/>
    <w:rsid w:val="00A738F5"/>
    <w:rsid w:val="00A7792D"/>
    <w:rsid w:val="00A87044"/>
    <w:rsid w:val="00A90B48"/>
    <w:rsid w:val="00A90DF4"/>
    <w:rsid w:val="00A9218E"/>
    <w:rsid w:val="00A93413"/>
    <w:rsid w:val="00A93B35"/>
    <w:rsid w:val="00AA4884"/>
    <w:rsid w:val="00AA4BD5"/>
    <w:rsid w:val="00AB0EB2"/>
    <w:rsid w:val="00AB4C9A"/>
    <w:rsid w:val="00AB5B00"/>
    <w:rsid w:val="00AB6581"/>
    <w:rsid w:val="00AC3FE9"/>
    <w:rsid w:val="00AC4E4E"/>
    <w:rsid w:val="00AC6CBD"/>
    <w:rsid w:val="00AD2BA7"/>
    <w:rsid w:val="00AD3E21"/>
    <w:rsid w:val="00AE0886"/>
    <w:rsid w:val="00AE14BD"/>
    <w:rsid w:val="00AE19D2"/>
    <w:rsid w:val="00AE2300"/>
    <w:rsid w:val="00AE2F87"/>
    <w:rsid w:val="00AE36C6"/>
    <w:rsid w:val="00AE3A6B"/>
    <w:rsid w:val="00AE6DEF"/>
    <w:rsid w:val="00AF0764"/>
    <w:rsid w:val="00AF1012"/>
    <w:rsid w:val="00AF1476"/>
    <w:rsid w:val="00AF2401"/>
    <w:rsid w:val="00AF2DC5"/>
    <w:rsid w:val="00AF3A7B"/>
    <w:rsid w:val="00AF4B58"/>
    <w:rsid w:val="00AF5226"/>
    <w:rsid w:val="00AF797A"/>
    <w:rsid w:val="00B00646"/>
    <w:rsid w:val="00B031EA"/>
    <w:rsid w:val="00B03873"/>
    <w:rsid w:val="00B0658B"/>
    <w:rsid w:val="00B07E43"/>
    <w:rsid w:val="00B15B0C"/>
    <w:rsid w:val="00B2208C"/>
    <w:rsid w:val="00B22DA4"/>
    <w:rsid w:val="00B23270"/>
    <w:rsid w:val="00B2513E"/>
    <w:rsid w:val="00B27F60"/>
    <w:rsid w:val="00B3341E"/>
    <w:rsid w:val="00B35FDD"/>
    <w:rsid w:val="00B3670B"/>
    <w:rsid w:val="00B426C4"/>
    <w:rsid w:val="00B43471"/>
    <w:rsid w:val="00B456B1"/>
    <w:rsid w:val="00B519E5"/>
    <w:rsid w:val="00B51CCD"/>
    <w:rsid w:val="00B57D1B"/>
    <w:rsid w:val="00B6296C"/>
    <w:rsid w:val="00B63137"/>
    <w:rsid w:val="00B639E4"/>
    <w:rsid w:val="00B66D59"/>
    <w:rsid w:val="00B74321"/>
    <w:rsid w:val="00B76D6F"/>
    <w:rsid w:val="00B77A2D"/>
    <w:rsid w:val="00B81DB1"/>
    <w:rsid w:val="00B831E0"/>
    <w:rsid w:val="00B8352F"/>
    <w:rsid w:val="00B847E7"/>
    <w:rsid w:val="00B848DD"/>
    <w:rsid w:val="00B866A8"/>
    <w:rsid w:val="00B87323"/>
    <w:rsid w:val="00B9281A"/>
    <w:rsid w:val="00B93849"/>
    <w:rsid w:val="00B9594A"/>
    <w:rsid w:val="00BA0A5B"/>
    <w:rsid w:val="00BA6A3F"/>
    <w:rsid w:val="00BB0AB7"/>
    <w:rsid w:val="00BB669C"/>
    <w:rsid w:val="00BB72E0"/>
    <w:rsid w:val="00BB7441"/>
    <w:rsid w:val="00BC116F"/>
    <w:rsid w:val="00BC6E2E"/>
    <w:rsid w:val="00BD0B9A"/>
    <w:rsid w:val="00BD4625"/>
    <w:rsid w:val="00BD62FD"/>
    <w:rsid w:val="00BD6371"/>
    <w:rsid w:val="00BD6C93"/>
    <w:rsid w:val="00BD6E2F"/>
    <w:rsid w:val="00BD7534"/>
    <w:rsid w:val="00BE04CD"/>
    <w:rsid w:val="00BE1141"/>
    <w:rsid w:val="00BE519E"/>
    <w:rsid w:val="00BE57BC"/>
    <w:rsid w:val="00BE5D65"/>
    <w:rsid w:val="00BF4701"/>
    <w:rsid w:val="00BF6283"/>
    <w:rsid w:val="00BF6782"/>
    <w:rsid w:val="00C00179"/>
    <w:rsid w:val="00C01998"/>
    <w:rsid w:val="00C026CD"/>
    <w:rsid w:val="00C03DF2"/>
    <w:rsid w:val="00C04FA3"/>
    <w:rsid w:val="00C066A8"/>
    <w:rsid w:val="00C1062C"/>
    <w:rsid w:val="00C12629"/>
    <w:rsid w:val="00C13B5B"/>
    <w:rsid w:val="00C14EB5"/>
    <w:rsid w:val="00C15636"/>
    <w:rsid w:val="00C23AE6"/>
    <w:rsid w:val="00C26533"/>
    <w:rsid w:val="00C30DE8"/>
    <w:rsid w:val="00C41588"/>
    <w:rsid w:val="00C42440"/>
    <w:rsid w:val="00C42501"/>
    <w:rsid w:val="00C4366E"/>
    <w:rsid w:val="00C439B2"/>
    <w:rsid w:val="00C51584"/>
    <w:rsid w:val="00C545D5"/>
    <w:rsid w:val="00C5723D"/>
    <w:rsid w:val="00C578F6"/>
    <w:rsid w:val="00C63646"/>
    <w:rsid w:val="00C72769"/>
    <w:rsid w:val="00C80C5B"/>
    <w:rsid w:val="00C82CAC"/>
    <w:rsid w:val="00C82FE5"/>
    <w:rsid w:val="00C914BD"/>
    <w:rsid w:val="00C9283F"/>
    <w:rsid w:val="00C9287A"/>
    <w:rsid w:val="00C932B1"/>
    <w:rsid w:val="00C93523"/>
    <w:rsid w:val="00CA3F8B"/>
    <w:rsid w:val="00CA6A4B"/>
    <w:rsid w:val="00CA7EB6"/>
    <w:rsid w:val="00CB540D"/>
    <w:rsid w:val="00CB5CB3"/>
    <w:rsid w:val="00CB7A0D"/>
    <w:rsid w:val="00CC0445"/>
    <w:rsid w:val="00CC09AE"/>
    <w:rsid w:val="00CC0EE6"/>
    <w:rsid w:val="00CC23F5"/>
    <w:rsid w:val="00CC3825"/>
    <w:rsid w:val="00CC6023"/>
    <w:rsid w:val="00CC6879"/>
    <w:rsid w:val="00CC6C52"/>
    <w:rsid w:val="00CD124B"/>
    <w:rsid w:val="00CD1B56"/>
    <w:rsid w:val="00CD37C2"/>
    <w:rsid w:val="00CE0E00"/>
    <w:rsid w:val="00CE189D"/>
    <w:rsid w:val="00CE3A50"/>
    <w:rsid w:val="00CE44B6"/>
    <w:rsid w:val="00CE660C"/>
    <w:rsid w:val="00CE7B8E"/>
    <w:rsid w:val="00CF4CF0"/>
    <w:rsid w:val="00CF6737"/>
    <w:rsid w:val="00D11F89"/>
    <w:rsid w:val="00D134CF"/>
    <w:rsid w:val="00D139A4"/>
    <w:rsid w:val="00D16FC3"/>
    <w:rsid w:val="00D31AAF"/>
    <w:rsid w:val="00D34771"/>
    <w:rsid w:val="00D40B9C"/>
    <w:rsid w:val="00D42146"/>
    <w:rsid w:val="00D43475"/>
    <w:rsid w:val="00D44734"/>
    <w:rsid w:val="00D46926"/>
    <w:rsid w:val="00D46AA2"/>
    <w:rsid w:val="00D509D0"/>
    <w:rsid w:val="00D51172"/>
    <w:rsid w:val="00D5249C"/>
    <w:rsid w:val="00D524FF"/>
    <w:rsid w:val="00D5306D"/>
    <w:rsid w:val="00D54A7E"/>
    <w:rsid w:val="00D56627"/>
    <w:rsid w:val="00D56AFB"/>
    <w:rsid w:val="00D62583"/>
    <w:rsid w:val="00D64762"/>
    <w:rsid w:val="00D652DB"/>
    <w:rsid w:val="00D74876"/>
    <w:rsid w:val="00D74A5A"/>
    <w:rsid w:val="00D808FB"/>
    <w:rsid w:val="00D8108B"/>
    <w:rsid w:val="00D82247"/>
    <w:rsid w:val="00D85C8C"/>
    <w:rsid w:val="00D85D36"/>
    <w:rsid w:val="00D905F2"/>
    <w:rsid w:val="00D9069A"/>
    <w:rsid w:val="00D90A8A"/>
    <w:rsid w:val="00D93D12"/>
    <w:rsid w:val="00D9473B"/>
    <w:rsid w:val="00D95527"/>
    <w:rsid w:val="00DA178F"/>
    <w:rsid w:val="00DA630B"/>
    <w:rsid w:val="00DB088F"/>
    <w:rsid w:val="00DB1EAB"/>
    <w:rsid w:val="00DB25C0"/>
    <w:rsid w:val="00DB4D97"/>
    <w:rsid w:val="00DC0900"/>
    <w:rsid w:val="00DC74D6"/>
    <w:rsid w:val="00DD3D92"/>
    <w:rsid w:val="00DE1DA5"/>
    <w:rsid w:val="00DE210F"/>
    <w:rsid w:val="00DE216D"/>
    <w:rsid w:val="00DE4EF1"/>
    <w:rsid w:val="00DF1275"/>
    <w:rsid w:val="00DF41E8"/>
    <w:rsid w:val="00DF69BE"/>
    <w:rsid w:val="00DF7F40"/>
    <w:rsid w:val="00E02690"/>
    <w:rsid w:val="00E02C39"/>
    <w:rsid w:val="00E03B45"/>
    <w:rsid w:val="00E05359"/>
    <w:rsid w:val="00E109CE"/>
    <w:rsid w:val="00E11853"/>
    <w:rsid w:val="00E1276D"/>
    <w:rsid w:val="00E22E17"/>
    <w:rsid w:val="00E246E0"/>
    <w:rsid w:val="00E305CB"/>
    <w:rsid w:val="00E31045"/>
    <w:rsid w:val="00E3232A"/>
    <w:rsid w:val="00E33FDB"/>
    <w:rsid w:val="00E37222"/>
    <w:rsid w:val="00E41461"/>
    <w:rsid w:val="00E41D57"/>
    <w:rsid w:val="00E44B57"/>
    <w:rsid w:val="00E4563B"/>
    <w:rsid w:val="00E46AC6"/>
    <w:rsid w:val="00E473D8"/>
    <w:rsid w:val="00E52ACD"/>
    <w:rsid w:val="00E57A28"/>
    <w:rsid w:val="00E63362"/>
    <w:rsid w:val="00E667B4"/>
    <w:rsid w:val="00E70712"/>
    <w:rsid w:val="00E70838"/>
    <w:rsid w:val="00E722D2"/>
    <w:rsid w:val="00E72349"/>
    <w:rsid w:val="00E73ECE"/>
    <w:rsid w:val="00E74B0B"/>
    <w:rsid w:val="00E829AB"/>
    <w:rsid w:val="00E84737"/>
    <w:rsid w:val="00E86347"/>
    <w:rsid w:val="00E86B59"/>
    <w:rsid w:val="00E920B8"/>
    <w:rsid w:val="00E9307C"/>
    <w:rsid w:val="00E9595C"/>
    <w:rsid w:val="00EA1215"/>
    <w:rsid w:val="00EB4298"/>
    <w:rsid w:val="00EB6051"/>
    <w:rsid w:val="00EC071B"/>
    <w:rsid w:val="00EC090E"/>
    <w:rsid w:val="00EC0F7F"/>
    <w:rsid w:val="00EC25B3"/>
    <w:rsid w:val="00EC6AAE"/>
    <w:rsid w:val="00ED1B28"/>
    <w:rsid w:val="00ED2447"/>
    <w:rsid w:val="00ED299B"/>
    <w:rsid w:val="00ED4B30"/>
    <w:rsid w:val="00ED4E1A"/>
    <w:rsid w:val="00ED6D44"/>
    <w:rsid w:val="00ED7C4C"/>
    <w:rsid w:val="00EE0459"/>
    <w:rsid w:val="00EE180F"/>
    <w:rsid w:val="00EE3FE2"/>
    <w:rsid w:val="00EE5209"/>
    <w:rsid w:val="00EE5F03"/>
    <w:rsid w:val="00EF1FDA"/>
    <w:rsid w:val="00EF5309"/>
    <w:rsid w:val="00F014D0"/>
    <w:rsid w:val="00F02A3B"/>
    <w:rsid w:val="00F040F0"/>
    <w:rsid w:val="00F05ED5"/>
    <w:rsid w:val="00F077E5"/>
    <w:rsid w:val="00F07D06"/>
    <w:rsid w:val="00F10CCA"/>
    <w:rsid w:val="00F11AFE"/>
    <w:rsid w:val="00F13F2C"/>
    <w:rsid w:val="00F14A92"/>
    <w:rsid w:val="00F174CF"/>
    <w:rsid w:val="00F17512"/>
    <w:rsid w:val="00F24A47"/>
    <w:rsid w:val="00F2530A"/>
    <w:rsid w:val="00F31CFB"/>
    <w:rsid w:val="00F37673"/>
    <w:rsid w:val="00F3791A"/>
    <w:rsid w:val="00F4760A"/>
    <w:rsid w:val="00F50E28"/>
    <w:rsid w:val="00F54DAA"/>
    <w:rsid w:val="00F613D4"/>
    <w:rsid w:val="00F616B0"/>
    <w:rsid w:val="00F62345"/>
    <w:rsid w:val="00F64D79"/>
    <w:rsid w:val="00F8075E"/>
    <w:rsid w:val="00F81CBC"/>
    <w:rsid w:val="00F82E68"/>
    <w:rsid w:val="00F86A38"/>
    <w:rsid w:val="00F86B2B"/>
    <w:rsid w:val="00F86E4F"/>
    <w:rsid w:val="00F93AB2"/>
    <w:rsid w:val="00F952D3"/>
    <w:rsid w:val="00FA0911"/>
    <w:rsid w:val="00FA115B"/>
    <w:rsid w:val="00FA3861"/>
    <w:rsid w:val="00FA49AC"/>
    <w:rsid w:val="00FA6D02"/>
    <w:rsid w:val="00FC0331"/>
    <w:rsid w:val="00FC1669"/>
    <w:rsid w:val="00FC1C02"/>
    <w:rsid w:val="00FC2523"/>
    <w:rsid w:val="00FC331F"/>
    <w:rsid w:val="00FC51E5"/>
    <w:rsid w:val="00FC70DA"/>
    <w:rsid w:val="00FD0E3B"/>
    <w:rsid w:val="00FD181F"/>
    <w:rsid w:val="00FD22C4"/>
    <w:rsid w:val="00FD70D7"/>
    <w:rsid w:val="00FD7800"/>
    <w:rsid w:val="00FE022B"/>
    <w:rsid w:val="00FE0A6B"/>
    <w:rsid w:val="00FE50A3"/>
    <w:rsid w:val="00FF10BB"/>
    <w:rsid w:val="00FF3201"/>
    <w:rsid w:val="00FF4D0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footer" w:uiPriority="99"/>
    <w:lsdException w:name="caption" w:uiPriority="35" w:qFormat="1"/>
    <w:lsdException w:name="table of figures" w:uiPriority="99"/>
    <w:lsdException w:name="footnote reference"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lsdException w:name="Salutation" w:semiHidden="0" w:unhideWhenUsed="0"/>
    <w:lsdException w:name="Date" w:semiHidden="0" w:unhideWhenUsed="0"/>
    <w:lsdException w:name="Body Text First Indent" w:semiHidden="0" w:unhideWhenUsed="0"/>
    <w:lsdException w:name="Hyperlink" w:uiPriority="99" w:qFormat="1"/>
    <w:lsdException w:name="Strong" w:semiHidden="0" w:uiPriority="22" w:unhideWhenUsed="0" w:qFormat="1"/>
    <w:lsdException w:name="Emphasis" w:semiHidden="0" w:uiPriority="20" w:unhideWhenUsed="0"/>
    <w:lsdException w:name="Plain Text" w:uiPriority="99"/>
    <w:lsdException w:name="Normal (Web)" w:uiPriority="99"/>
    <w:lsdException w:name="annotation subject" w:uiPriority="99"/>
    <w:lsdException w:name="No List" w:uiPriority="99"/>
    <w:lsdException w:name="Balloon Text" w:uiPriority="99"/>
    <w:lsdException w:name="Table Grid" w:semiHidden="0" w:uiPriority="39"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08AA"/>
    <w:pPr>
      <w:spacing w:before="120"/>
    </w:pPr>
    <w:rPr>
      <w:sz w:val="24"/>
    </w:rPr>
  </w:style>
  <w:style w:type="paragraph" w:styleId="Heading1">
    <w:name w:val="heading 1"/>
    <w:basedOn w:val="Normal"/>
    <w:next w:val="Normal"/>
    <w:link w:val="Heading1Char"/>
    <w:qFormat/>
    <w:rsid w:val="00F14A92"/>
    <w:pPr>
      <w:keepNext/>
      <w:numPr>
        <w:numId w:val="1"/>
      </w:numPr>
      <w:spacing w:before="240" w:after="60"/>
      <w:outlineLvl w:val="0"/>
    </w:pPr>
    <w:rPr>
      <w:rFonts w:cs="Arial"/>
      <w:b/>
      <w:bCs/>
      <w:kern w:val="32"/>
      <w:szCs w:val="32"/>
      <w:lang w:val="en-GB" w:eastAsia="ja-JP"/>
    </w:rPr>
  </w:style>
  <w:style w:type="paragraph" w:styleId="Heading2">
    <w:name w:val="heading 2"/>
    <w:basedOn w:val="Normal"/>
    <w:next w:val="Normal"/>
    <w:link w:val="Heading2Char"/>
    <w:qFormat/>
    <w:rsid w:val="00F14A92"/>
    <w:pPr>
      <w:keepNext/>
      <w:numPr>
        <w:ilvl w:val="1"/>
        <w:numId w:val="1"/>
      </w:numPr>
      <w:spacing w:before="240" w:after="60"/>
      <w:outlineLvl w:val="1"/>
    </w:pPr>
    <w:rPr>
      <w:rFonts w:cs="Arial"/>
      <w:b/>
      <w:bCs/>
      <w:iCs/>
      <w:szCs w:val="28"/>
      <w:lang w:val="en-GB" w:eastAsia="ja-JP"/>
    </w:rPr>
  </w:style>
  <w:style w:type="paragraph" w:styleId="Heading3">
    <w:name w:val="heading 3"/>
    <w:basedOn w:val="Normal"/>
    <w:next w:val="Normal"/>
    <w:link w:val="Heading3Char"/>
    <w:qFormat/>
    <w:rsid w:val="00F14A92"/>
    <w:pPr>
      <w:keepNext/>
      <w:numPr>
        <w:ilvl w:val="2"/>
        <w:numId w:val="1"/>
      </w:numPr>
      <w:spacing w:before="240" w:after="60"/>
      <w:outlineLvl w:val="2"/>
    </w:pPr>
    <w:rPr>
      <w:rFonts w:cs="Arial"/>
      <w:b/>
      <w:bCs/>
      <w:szCs w:val="26"/>
      <w:lang w:val="en-GB" w:eastAsia="ja-JP"/>
    </w:rPr>
  </w:style>
  <w:style w:type="paragraph" w:styleId="Heading4">
    <w:name w:val="heading 4"/>
    <w:basedOn w:val="Normal"/>
    <w:next w:val="Normal"/>
    <w:link w:val="Heading4Char"/>
    <w:qFormat/>
    <w:rsid w:val="00F14A92"/>
    <w:pPr>
      <w:keepNext/>
      <w:numPr>
        <w:ilvl w:val="3"/>
        <w:numId w:val="1"/>
      </w:numPr>
      <w:spacing w:before="240" w:after="60"/>
      <w:outlineLvl w:val="3"/>
    </w:pPr>
    <w:rPr>
      <w:b/>
      <w:bCs/>
      <w:szCs w:val="28"/>
      <w:lang w:val="en-GB" w:eastAsia="ja-JP"/>
    </w:rPr>
  </w:style>
  <w:style w:type="paragraph" w:styleId="Heading5">
    <w:name w:val="heading 5"/>
    <w:basedOn w:val="Normal"/>
    <w:next w:val="Normal"/>
    <w:link w:val="Heading5Char"/>
    <w:qFormat/>
    <w:rsid w:val="00F14A92"/>
    <w:pPr>
      <w:numPr>
        <w:ilvl w:val="4"/>
        <w:numId w:val="1"/>
      </w:numPr>
      <w:spacing w:before="240" w:after="60"/>
      <w:outlineLvl w:val="4"/>
    </w:pPr>
    <w:rPr>
      <w:b/>
      <w:bCs/>
      <w:i/>
      <w:iCs/>
      <w:szCs w:val="26"/>
      <w:lang w:val="en-GB" w:eastAsia="ja-JP"/>
    </w:rPr>
  </w:style>
  <w:style w:type="paragraph" w:styleId="Heading6">
    <w:name w:val="heading 6"/>
    <w:basedOn w:val="Normal"/>
    <w:next w:val="Normal"/>
    <w:link w:val="Heading6Char"/>
    <w:qFormat/>
    <w:rsid w:val="00F14A92"/>
    <w:pPr>
      <w:numPr>
        <w:ilvl w:val="5"/>
        <w:numId w:val="1"/>
      </w:numPr>
      <w:spacing w:before="240" w:after="60"/>
      <w:outlineLvl w:val="5"/>
    </w:pPr>
    <w:rPr>
      <w:b/>
      <w:bCs/>
      <w:szCs w:val="22"/>
      <w:lang w:val="en-GB" w:eastAsia="ja-JP"/>
    </w:rPr>
  </w:style>
  <w:style w:type="paragraph" w:styleId="Heading7">
    <w:name w:val="heading 7"/>
    <w:basedOn w:val="Normal"/>
    <w:next w:val="Normal"/>
    <w:link w:val="Heading7Char"/>
    <w:qFormat/>
    <w:rsid w:val="00F14A92"/>
    <w:pPr>
      <w:numPr>
        <w:ilvl w:val="6"/>
        <w:numId w:val="1"/>
      </w:numPr>
      <w:spacing w:before="240" w:after="60"/>
      <w:outlineLvl w:val="6"/>
    </w:pPr>
    <w:rPr>
      <w:szCs w:val="24"/>
      <w:lang w:val="en-GB" w:eastAsia="ja-JP"/>
    </w:rPr>
  </w:style>
  <w:style w:type="paragraph" w:styleId="Heading8">
    <w:name w:val="heading 8"/>
    <w:basedOn w:val="Normal"/>
    <w:next w:val="Normal"/>
    <w:link w:val="Heading8Char"/>
    <w:qFormat/>
    <w:rsid w:val="00F14A92"/>
    <w:pPr>
      <w:numPr>
        <w:ilvl w:val="7"/>
        <w:numId w:val="1"/>
      </w:numPr>
      <w:spacing w:before="240" w:after="60"/>
      <w:outlineLvl w:val="7"/>
    </w:pPr>
    <w:rPr>
      <w:i/>
      <w:iCs/>
      <w:szCs w:val="24"/>
      <w:lang w:val="en-GB" w:eastAsia="ja-JP"/>
    </w:rPr>
  </w:style>
  <w:style w:type="paragraph" w:styleId="Heading9">
    <w:name w:val="heading 9"/>
    <w:basedOn w:val="Normal"/>
    <w:next w:val="Normal"/>
    <w:link w:val="Heading9Char"/>
    <w:qFormat/>
    <w:rsid w:val="00F14A92"/>
    <w:pPr>
      <w:numPr>
        <w:ilvl w:val="8"/>
        <w:numId w:val="1"/>
      </w:numPr>
      <w:spacing w:before="240" w:after="60"/>
      <w:outlineLvl w:val="8"/>
    </w:pPr>
    <w:rPr>
      <w:rFonts w:cs="Arial"/>
      <w:szCs w:val="2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F2757"/>
    <w:pPr>
      <w:tabs>
        <w:tab w:val="center" w:pos="4320"/>
        <w:tab w:val="right" w:pos="8640"/>
      </w:tabs>
    </w:pPr>
  </w:style>
  <w:style w:type="paragraph" w:styleId="Footer">
    <w:name w:val="footer"/>
    <w:basedOn w:val="Normal"/>
    <w:link w:val="FooterChar"/>
    <w:uiPriority w:val="99"/>
    <w:rsid w:val="006F2757"/>
    <w:pPr>
      <w:tabs>
        <w:tab w:val="center" w:pos="4320"/>
        <w:tab w:val="right" w:pos="8640"/>
      </w:tabs>
    </w:pPr>
  </w:style>
  <w:style w:type="character" w:styleId="PageNumber">
    <w:name w:val="page number"/>
    <w:basedOn w:val="DefaultParagraphFont"/>
    <w:rsid w:val="006F2757"/>
  </w:style>
  <w:style w:type="paragraph" w:customStyle="1" w:styleId="ASN1">
    <w:name w:val="ASN.1"/>
    <w:rsid w:val="00873B88"/>
    <w:pPr>
      <w:tabs>
        <w:tab w:val="left" w:pos="567"/>
        <w:tab w:val="left" w:pos="1134"/>
        <w:tab w:val="left" w:pos="1701"/>
        <w:tab w:val="left" w:pos="2268"/>
        <w:tab w:val="left" w:pos="2835"/>
        <w:tab w:val="left" w:pos="3402"/>
        <w:tab w:val="left" w:pos="3969"/>
        <w:tab w:val="left" w:pos="4536"/>
        <w:tab w:val="left" w:pos="5103"/>
        <w:tab w:val="left" w:pos="5670"/>
      </w:tabs>
    </w:pPr>
    <w:rPr>
      <w:rFonts w:ascii="Courier New" w:eastAsia="Times New Roman" w:hAnsi="Courier New"/>
      <w:b/>
      <w:noProof/>
      <w:lang w:val="en-GB" w:eastAsia="en-US"/>
    </w:rPr>
  </w:style>
  <w:style w:type="table" w:styleId="TableGrid">
    <w:name w:val="Table Grid"/>
    <w:basedOn w:val="TableNormal"/>
    <w:uiPriority w:val="39"/>
    <w:qFormat/>
    <w:rsid w:val="00A0117B"/>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95595B"/>
    <w:pPr>
      <w:spacing w:after="120"/>
    </w:pPr>
    <w:rPr>
      <w:b/>
      <w:bCs/>
      <w:caps/>
      <w:sz w:val="20"/>
      <w:szCs w:val="24"/>
    </w:rPr>
  </w:style>
  <w:style w:type="paragraph" w:styleId="TOC2">
    <w:name w:val="toc 2"/>
    <w:basedOn w:val="Normal"/>
    <w:next w:val="Normal"/>
    <w:autoRedefine/>
    <w:uiPriority w:val="39"/>
    <w:rsid w:val="00A0117B"/>
    <w:pPr>
      <w:spacing w:before="0"/>
      <w:ind w:left="240"/>
    </w:pPr>
    <w:rPr>
      <w:smallCaps/>
      <w:sz w:val="20"/>
      <w:szCs w:val="24"/>
    </w:rPr>
  </w:style>
  <w:style w:type="paragraph" w:styleId="TOC3">
    <w:name w:val="toc 3"/>
    <w:basedOn w:val="Normal"/>
    <w:next w:val="Normal"/>
    <w:autoRedefine/>
    <w:uiPriority w:val="39"/>
    <w:rsid w:val="00A0117B"/>
    <w:pPr>
      <w:spacing w:before="0"/>
      <w:ind w:left="480"/>
    </w:pPr>
    <w:rPr>
      <w:i/>
      <w:iCs/>
      <w:sz w:val="20"/>
      <w:szCs w:val="24"/>
    </w:rPr>
  </w:style>
  <w:style w:type="character" w:styleId="Hyperlink">
    <w:name w:val="Hyperlink"/>
    <w:uiPriority w:val="99"/>
    <w:qFormat/>
    <w:rsid w:val="00A0117B"/>
    <w:rPr>
      <w:color w:val="0000FF"/>
      <w:u w:val="single"/>
    </w:rPr>
  </w:style>
  <w:style w:type="paragraph" w:styleId="CommentText">
    <w:name w:val="annotation text"/>
    <w:basedOn w:val="Normal"/>
    <w:link w:val="CommentTextChar"/>
    <w:uiPriority w:val="99"/>
    <w:rsid w:val="00A0117B"/>
    <w:rPr>
      <w:rFonts w:eastAsia="Times New Roman"/>
      <w:sz w:val="20"/>
      <w:lang w:eastAsia="en-US"/>
    </w:rPr>
  </w:style>
  <w:style w:type="character" w:styleId="FollowedHyperlink">
    <w:name w:val="FollowedHyperlink"/>
    <w:rsid w:val="00A0117B"/>
    <w:rPr>
      <w:color w:val="800080"/>
      <w:u w:val="single"/>
    </w:rPr>
  </w:style>
  <w:style w:type="paragraph" w:customStyle="1" w:styleId="Figurelegend">
    <w:name w:val="Figure_legend"/>
    <w:basedOn w:val="Normal"/>
    <w:rsid w:val="00F27B26"/>
    <w:pPr>
      <w:keepNext/>
      <w:keepLines/>
      <w:overflowPunct w:val="0"/>
      <w:autoSpaceDE w:val="0"/>
      <w:autoSpaceDN w:val="0"/>
      <w:adjustRightInd w:val="0"/>
      <w:spacing w:before="20" w:after="20"/>
    </w:pPr>
    <w:rPr>
      <w:rFonts w:eastAsia="Times New Roman"/>
      <w:sz w:val="18"/>
      <w:lang w:val="en-GB" w:eastAsia="en-US"/>
    </w:rPr>
  </w:style>
  <w:style w:type="paragraph" w:customStyle="1" w:styleId="Normalaftertitle">
    <w:name w:val="Normal after title"/>
    <w:basedOn w:val="Normal"/>
    <w:next w:val="Normal"/>
    <w:rsid w:val="00166D09"/>
    <w:pPr>
      <w:tabs>
        <w:tab w:val="left" w:pos="794"/>
        <w:tab w:val="left" w:pos="1191"/>
        <w:tab w:val="left" w:pos="1588"/>
        <w:tab w:val="left" w:pos="1985"/>
      </w:tabs>
      <w:spacing w:before="320"/>
    </w:pPr>
    <w:rPr>
      <w:rFonts w:eastAsia="SimSun"/>
      <w:lang w:val="en-GB" w:eastAsia="en-US"/>
    </w:rPr>
  </w:style>
  <w:style w:type="character" w:styleId="CommentReference">
    <w:name w:val="annotation reference"/>
    <w:uiPriority w:val="99"/>
    <w:semiHidden/>
    <w:rsid w:val="00166D09"/>
    <w:rPr>
      <w:sz w:val="16"/>
    </w:rPr>
  </w:style>
  <w:style w:type="paragraph" w:customStyle="1" w:styleId="Normalaftertitle0">
    <w:name w:val="Normal_after_title"/>
    <w:basedOn w:val="Normal"/>
    <w:next w:val="Normal"/>
    <w:rsid w:val="00166D09"/>
    <w:pPr>
      <w:tabs>
        <w:tab w:val="left" w:pos="794"/>
        <w:tab w:val="left" w:pos="1191"/>
        <w:tab w:val="left" w:pos="1588"/>
        <w:tab w:val="left" w:pos="1985"/>
      </w:tabs>
      <w:overflowPunct w:val="0"/>
      <w:autoSpaceDE w:val="0"/>
      <w:autoSpaceDN w:val="0"/>
      <w:adjustRightInd w:val="0"/>
      <w:spacing w:before="360"/>
      <w:textAlignment w:val="baseline"/>
    </w:pPr>
    <w:rPr>
      <w:rFonts w:eastAsia="SimSun"/>
      <w:lang w:val="en-GB" w:eastAsia="en-US"/>
    </w:rPr>
  </w:style>
  <w:style w:type="paragraph" w:customStyle="1" w:styleId="Rectitle">
    <w:name w:val="Rec_title"/>
    <w:basedOn w:val="Normal"/>
    <w:next w:val="Normalaftertitle0"/>
    <w:rsid w:val="00166D09"/>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rFonts w:eastAsia="SimSun"/>
      <w:b/>
      <w:sz w:val="28"/>
      <w:lang w:val="en-GB" w:eastAsia="en-US"/>
    </w:rPr>
  </w:style>
  <w:style w:type="paragraph" w:customStyle="1" w:styleId="RecNo">
    <w:name w:val="Rec_No"/>
    <w:basedOn w:val="Normal"/>
    <w:next w:val="Normal"/>
    <w:rsid w:val="00166D09"/>
    <w:pPr>
      <w:keepNext/>
      <w:keepLines/>
      <w:tabs>
        <w:tab w:val="left" w:pos="794"/>
        <w:tab w:val="left" w:pos="1191"/>
        <w:tab w:val="left" w:pos="1588"/>
        <w:tab w:val="left" w:pos="1985"/>
      </w:tabs>
      <w:overflowPunct w:val="0"/>
      <w:autoSpaceDE w:val="0"/>
      <w:autoSpaceDN w:val="0"/>
      <w:adjustRightInd w:val="0"/>
      <w:textAlignment w:val="baseline"/>
    </w:pPr>
    <w:rPr>
      <w:rFonts w:eastAsia="Times New Roman"/>
      <w:b/>
      <w:sz w:val="28"/>
      <w:lang w:val="en-GB" w:eastAsia="en-US"/>
    </w:rPr>
  </w:style>
  <w:style w:type="paragraph" w:styleId="TOC4">
    <w:name w:val="toc 4"/>
    <w:basedOn w:val="Normal"/>
    <w:next w:val="Normal"/>
    <w:autoRedefine/>
    <w:uiPriority w:val="39"/>
    <w:rsid w:val="00166D09"/>
    <w:pPr>
      <w:spacing w:before="0"/>
      <w:ind w:left="720"/>
    </w:pPr>
    <w:rPr>
      <w:sz w:val="18"/>
      <w:szCs w:val="21"/>
    </w:rPr>
  </w:style>
  <w:style w:type="paragraph" w:styleId="TOC5">
    <w:name w:val="toc 5"/>
    <w:basedOn w:val="Normal"/>
    <w:next w:val="Normal"/>
    <w:autoRedefine/>
    <w:uiPriority w:val="39"/>
    <w:rsid w:val="00166D09"/>
    <w:pPr>
      <w:spacing w:before="0"/>
      <w:ind w:left="960"/>
    </w:pPr>
    <w:rPr>
      <w:sz w:val="18"/>
      <w:szCs w:val="21"/>
    </w:rPr>
  </w:style>
  <w:style w:type="paragraph" w:styleId="TOC6">
    <w:name w:val="toc 6"/>
    <w:basedOn w:val="Normal"/>
    <w:next w:val="Normal"/>
    <w:autoRedefine/>
    <w:uiPriority w:val="39"/>
    <w:rsid w:val="00166D09"/>
    <w:pPr>
      <w:spacing w:before="0"/>
      <w:ind w:left="1200"/>
    </w:pPr>
    <w:rPr>
      <w:sz w:val="18"/>
      <w:szCs w:val="21"/>
    </w:rPr>
  </w:style>
  <w:style w:type="paragraph" w:styleId="TOC7">
    <w:name w:val="toc 7"/>
    <w:basedOn w:val="Normal"/>
    <w:next w:val="Normal"/>
    <w:autoRedefine/>
    <w:uiPriority w:val="39"/>
    <w:rsid w:val="00166D09"/>
    <w:pPr>
      <w:spacing w:before="0"/>
      <w:ind w:left="1440"/>
    </w:pPr>
    <w:rPr>
      <w:sz w:val="18"/>
      <w:szCs w:val="21"/>
    </w:rPr>
  </w:style>
  <w:style w:type="paragraph" w:styleId="TOC8">
    <w:name w:val="toc 8"/>
    <w:basedOn w:val="Normal"/>
    <w:next w:val="Normal"/>
    <w:autoRedefine/>
    <w:uiPriority w:val="39"/>
    <w:rsid w:val="00166D09"/>
    <w:pPr>
      <w:spacing w:before="0"/>
      <w:ind w:left="1680"/>
    </w:pPr>
    <w:rPr>
      <w:sz w:val="18"/>
      <w:szCs w:val="21"/>
    </w:rPr>
  </w:style>
  <w:style w:type="paragraph" w:styleId="TOC9">
    <w:name w:val="toc 9"/>
    <w:basedOn w:val="Normal"/>
    <w:next w:val="Normal"/>
    <w:autoRedefine/>
    <w:uiPriority w:val="39"/>
    <w:rsid w:val="00166D09"/>
    <w:pPr>
      <w:spacing w:before="0"/>
      <w:ind w:left="1920"/>
    </w:pPr>
    <w:rPr>
      <w:sz w:val="18"/>
      <w:szCs w:val="21"/>
    </w:rPr>
  </w:style>
  <w:style w:type="paragraph" w:customStyle="1" w:styleId="FigureNotitle">
    <w:name w:val="Figure_No &amp; title"/>
    <w:basedOn w:val="Normal"/>
    <w:next w:val="Normal"/>
    <w:qFormat/>
    <w:rsid w:val="00EF328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b/>
      <w:lang w:val="en-GB" w:eastAsia="en-US"/>
    </w:rPr>
  </w:style>
  <w:style w:type="paragraph" w:styleId="BalloonText">
    <w:name w:val="Balloon Text"/>
    <w:basedOn w:val="Normal"/>
    <w:link w:val="BalloonTextChar"/>
    <w:uiPriority w:val="99"/>
    <w:semiHidden/>
    <w:rsid w:val="00FE7DA8"/>
    <w:rPr>
      <w:rFonts w:ascii="ヒラギノ角ゴ Pro W3" w:eastAsia="ヒラギノ角ゴ Pro W3"/>
      <w:sz w:val="18"/>
      <w:szCs w:val="18"/>
    </w:rPr>
  </w:style>
  <w:style w:type="paragraph" w:styleId="CommentSubject">
    <w:name w:val="annotation subject"/>
    <w:basedOn w:val="CommentText"/>
    <w:next w:val="CommentText"/>
    <w:link w:val="CommentSubjectChar"/>
    <w:uiPriority w:val="99"/>
    <w:semiHidden/>
    <w:rsid w:val="00003CAA"/>
    <w:rPr>
      <w:rFonts w:eastAsia="MS Mincho"/>
      <w:b/>
      <w:bCs/>
      <w:lang w:eastAsia="zh-CN"/>
    </w:rPr>
  </w:style>
  <w:style w:type="paragraph" w:customStyle="1" w:styleId="TableNotitle">
    <w:name w:val="Table_No &amp; title"/>
    <w:basedOn w:val="Normal"/>
    <w:next w:val="Normal"/>
    <w:qFormat/>
    <w:rsid w:val="00C42501"/>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b/>
      <w:lang w:val="en-GB" w:eastAsia="en-US"/>
    </w:rPr>
  </w:style>
  <w:style w:type="paragraph" w:customStyle="1" w:styleId="Equation">
    <w:name w:val="Equation"/>
    <w:basedOn w:val="Normal"/>
    <w:rsid w:val="00C42501"/>
    <w:pPr>
      <w:tabs>
        <w:tab w:val="left" w:pos="794"/>
        <w:tab w:val="center" w:pos="4820"/>
        <w:tab w:val="right" w:pos="9639"/>
      </w:tabs>
      <w:overflowPunct w:val="0"/>
      <w:autoSpaceDE w:val="0"/>
      <w:autoSpaceDN w:val="0"/>
      <w:adjustRightInd w:val="0"/>
      <w:textAlignment w:val="baseline"/>
    </w:pPr>
    <w:rPr>
      <w:rFonts w:eastAsia="Times New Roman"/>
      <w:lang w:val="en-GB" w:eastAsia="en-US"/>
    </w:rPr>
  </w:style>
  <w:style w:type="paragraph" w:customStyle="1" w:styleId="Headingb">
    <w:name w:val="Heading_b"/>
    <w:basedOn w:val="Normal"/>
    <w:next w:val="Normal"/>
    <w:qFormat/>
    <w:rsid w:val="00F14A92"/>
    <w:pPr>
      <w:keepNext/>
      <w:tabs>
        <w:tab w:val="left" w:pos="794"/>
        <w:tab w:val="left" w:pos="1191"/>
        <w:tab w:val="left" w:pos="1588"/>
        <w:tab w:val="left" w:pos="1985"/>
      </w:tabs>
      <w:overflowPunct w:val="0"/>
      <w:autoSpaceDE w:val="0"/>
      <w:autoSpaceDN w:val="0"/>
      <w:adjustRightInd w:val="0"/>
      <w:spacing w:before="160"/>
      <w:textAlignment w:val="baseline"/>
    </w:pPr>
    <w:rPr>
      <w:b/>
      <w:lang w:val="en-GB" w:eastAsia="ja-JP"/>
    </w:rPr>
  </w:style>
  <w:style w:type="paragraph" w:customStyle="1" w:styleId="AnnexNotitle">
    <w:name w:val="Annex_No &amp; title"/>
    <w:basedOn w:val="Normal"/>
    <w:next w:val="Normal"/>
    <w:link w:val="AnnexNotitleChar"/>
    <w:rsid w:val="0029185B"/>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lang w:val="en-GB" w:eastAsia="en-US"/>
    </w:rPr>
  </w:style>
  <w:style w:type="paragraph" w:customStyle="1" w:styleId="AppendixNotitle">
    <w:name w:val="Appendix_No &amp; title"/>
    <w:basedOn w:val="AnnexNotitle"/>
    <w:next w:val="Normal"/>
    <w:rsid w:val="0029185B"/>
  </w:style>
  <w:style w:type="paragraph" w:styleId="TableofFigures">
    <w:name w:val="table of figures"/>
    <w:basedOn w:val="Normal"/>
    <w:next w:val="Normal"/>
    <w:uiPriority w:val="99"/>
    <w:rsid w:val="00F14A92"/>
    <w:pPr>
      <w:tabs>
        <w:tab w:val="right" w:leader="dot" w:pos="9639"/>
      </w:tabs>
      <w:overflowPunct w:val="0"/>
      <w:autoSpaceDE w:val="0"/>
      <w:autoSpaceDN w:val="0"/>
      <w:adjustRightInd w:val="0"/>
      <w:textAlignment w:val="baseline"/>
    </w:pPr>
    <w:rPr>
      <w:smallCaps/>
      <w:sz w:val="20"/>
      <w:szCs w:val="24"/>
      <w:lang w:val="en-GB" w:eastAsia="en-US"/>
    </w:rPr>
  </w:style>
  <w:style w:type="paragraph" w:customStyle="1" w:styleId="Heading1Centered">
    <w:name w:val="Heading 1 Centered"/>
    <w:basedOn w:val="Heading1"/>
    <w:rsid w:val="00F14A92"/>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paragraph" w:customStyle="1" w:styleId="Headingi">
    <w:name w:val="Heading_i"/>
    <w:basedOn w:val="Normal"/>
    <w:next w:val="Normal"/>
    <w:rsid w:val="00F14A92"/>
    <w:pPr>
      <w:keepNext/>
      <w:tabs>
        <w:tab w:val="left" w:pos="794"/>
        <w:tab w:val="left" w:pos="1191"/>
        <w:tab w:val="left" w:pos="1588"/>
        <w:tab w:val="left" w:pos="1985"/>
      </w:tabs>
      <w:overflowPunct w:val="0"/>
      <w:autoSpaceDE w:val="0"/>
      <w:autoSpaceDN w:val="0"/>
      <w:adjustRightInd w:val="0"/>
      <w:spacing w:before="160"/>
      <w:textAlignment w:val="baseline"/>
    </w:pPr>
    <w:rPr>
      <w:i/>
      <w:lang w:val="en-GB" w:eastAsia="ja-JP"/>
    </w:rPr>
  </w:style>
  <w:style w:type="paragraph" w:customStyle="1" w:styleId="Headingib">
    <w:name w:val="Heading_ib"/>
    <w:basedOn w:val="Headingi"/>
    <w:qFormat/>
    <w:rsid w:val="00F14A92"/>
    <w:rPr>
      <w:b/>
      <w:bCs/>
    </w:rPr>
  </w:style>
  <w:style w:type="paragraph" w:customStyle="1" w:styleId="Tablehead">
    <w:name w:val="Table_head"/>
    <w:basedOn w:val="Normal"/>
    <w:next w:val="Normal"/>
    <w:rsid w:val="00F14A92"/>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lang w:val="en-GB" w:eastAsia="en-US"/>
    </w:rPr>
  </w:style>
  <w:style w:type="paragraph" w:customStyle="1" w:styleId="Tabletext">
    <w:name w:val="Table_text"/>
    <w:basedOn w:val="Normal"/>
    <w:link w:val="TabletextChar"/>
    <w:uiPriority w:val="99"/>
    <w:qFormat/>
    <w:rsid w:val="00F14A9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Figure">
    <w:name w:val="Figure"/>
    <w:basedOn w:val="Normal"/>
    <w:next w:val="Normal"/>
    <w:rsid w:val="00F14A92"/>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lang w:val="en-GB" w:eastAsia="en-US"/>
    </w:rPr>
  </w:style>
  <w:style w:type="paragraph" w:customStyle="1" w:styleId="toc0">
    <w:name w:val="toc 0"/>
    <w:basedOn w:val="Normal"/>
    <w:next w:val="TOC1"/>
    <w:rsid w:val="00F05ED5"/>
    <w:pPr>
      <w:tabs>
        <w:tab w:val="right" w:pos="9639"/>
      </w:tabs>
      <w:overflowPunct w:val="0"/>
      <w:autoSpaceDE w:val="0"/>
      <w:autoSpaceDN w:val="0"/>
      <w:adjustRightInd w:val="0"/>
      <w:jc w:val="right"/>
      <w:textAlignment w:val="baseline"/>
    </w:pPr>
    <w:rPr>
      <w:rFonts w:eastAsia="Times New Roman"/>
      <w:b/>
      <w:lang w:val="en-GB" w:eastAsia="en-US"/>
    </w:rPr>
  </w:style>
  <w:style w:type="paragraph" w:styleId="List2">
    <w:name w:val="List 2"/>
    <w:basedOn w:val="Normal"/>
    <w:rsid w:val="0060241A"/>
    <w:pPr>
      <w:tabs>
        <w:tab w:val="left" w:pos="794"/>
        <w:tab w:val="left" w:pos="1191"/>
        <w:tab w:val="left" w:pos="1588"/>
        <w:tab w:val="left" w:pos="1985"/>
      </w:tabs>
      <w:overflowPunct w:val="0"/>
      <w:autoSpaceDE w:val="0"/>
      <w:autoSpaceDN w:val="0"/>
      <w:adjustRightInd w:val="0"/>
      <w:ind w:left="566" w:hanging="283"/>
      <w:textAlignment w:val="baseline"/>
    </w:pPr>
    <w:rPr>
      <w:rFonts w:eastAsia="Times New Roman"/>
      <w:szCs w:val="24"/>
      <w:lang w:val="en-GB" w:eastAsia="en-US"/>
    </w:rPr>
  </w:style>
  <w:style w:type="paragraph" w:styleId="List3">
    <w:name w:val="List 3"/>
    <w:basedOn w:val="Normal"/>
    <w:rsid w:val="0060241A"/>
    <w:pPr>
      <w:tabs>
        <w:tab w:val="left" w:pos="794"/>
        <w:tab w:val="left" w:pos="1191"/>
        <w:tab w:val="left" w:pos="1588"/>
        <w:tab w:val="left" w:pos="1985"/>
      </w:tabs>
      <w:overflowPunct w:val="0"/>
      <w:autoSpaceDE w:val="0"/>
      <w:autoSpaceDN w:val="0"/>
      <w:adjustRightInd w:val="0"/>
      <w:ind w:left="849" w:hanging="283"/>
      <w:textAlignment w:val="baseline"/>
    </w:pPr>
    <w:rPr>
      <w:rFonts w:eastAsia="Times New Roman"/>
      <w:szCs w:val="24"/>
      <w:lang w:val="en-GB" w:eastAsia="en-US"/>
    </w:rPr>
  </w:style>
  <w:style w:type="paragraph" w:styleId="List4">
    <w:name w:val="List 4"/>
    <w:basedOn w:val="Normal"/>
    <w:rsid w:val="0060241A"/>
    <w:pPr>
      <w:tabs>
        <w:tab w:val="left" w:pos="794"/>
        <w:tab w:val="left" w:pos="1191"/>
        <w:tab w:val="left" w:pos="1588"/>
        <w:tab w:val="left" w:pos="1985"/>
      </w:tabs>
      <w:overflowPunct w:val="0"/>
      <w:autoSpaceDE w:val="0"/>
      <w:autoSpaceDN w:val="0"/>
      <w:adjustRightInd w:val="0"/>
      <w:ind w:left="1132" w:hanging="283"/>
      <w:textAlignment w:val="baseline"/>
    </w:pPr>
    <w:rPr>
      <w:rFonts w:eastAsia="Times New Roman"/>
      <w:szCs w:val="24"/>
      <w:lang w:val="en-GB" w:eastAsia="en-US"/>
    </w:rPr>
  </w:style>
  <w:style w:type="paragraph" w:styleId="List5">
    <w:name w:val="List 5"/>
    <w:basedOn w:val="Normal"/>
    <w:rsid w:val="0060241A"/>
    <w:pPr>
      <w:tabs>
        <w:tab w:val="left" w:pos="794"/>
        <w:tab w:val="left" w:pos="1191"/>
        <w:tab w:val="left" w:pos="1588"/>
        <w:tab w:val="left" w:pos="1985"/>
      </w:tabs>
      <w:overflowPunct w:val="0"/>
      <w:autoSpaceDE w:val="0"/>
      <w:autoSpaceDN w:val="0"/>
      <w:adjustRightInd w:val="0"/>
      <w:ind w:left="1415" w:hanging="283"/>
      <w:textAlignment w:val="baseline"/>
    </w:pPr>
    <w:rPr>
      <w:rFonts w:eastAsia="Times New Roman"/>
      <w:szCs w:val="24"/>
      <w:lang w:val="en-GB" w:eastAsia="en-US"/>
    </w:rPr>
  </w:style>
  <w:style w:type="paragraph" w:styleId="Caption">
    <w:name w:val="caption"/>
    <w:basedOn w:val="Normal"/>
    <w:next w:val="Normal"/>
    <w:uiPriority w:val="35"/>
    <w:qFormat/>
    <w:rsid w:val="0060241A"/>
    <w:pPr>
      <w:spacing w:after="120"/>
      <w:jc w:val="center"/>
    </w:pPr>
    <w:rPr>
      <w:rFonts w:eastAsia="Times New Roman"/>
      <w:b/>
      <w:bCs/>
      <w:szCs w:val="24"/>
      <w:lang w:val="en-GB" w:eastAsia="en-US"/>
    </w:rPr>
  </w:style>
  <w:style w:type="paragraph" w:customStyle="1" w:styleId="Tablelegend">
    <w:name w:val="Table_legend"/>
    <w:basedOn w:val="Normal"/>
    <w:rsid w:val="0060241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lang w:val="en-GB" w:eastAsia="en-US"/>
    </w:rPr>
  </w:style>
  <w:style w:type="paragraph" w:styleId="TOCHeading">
    <w:name w:val="TOC Heading"/>
    <w:basedOn w:val="Heading1"/>
    <w:next w:val="Normal"/>
    <w:uiPriority w:val="39"/>
    <w:unhideWhenUsed/>
    <w:qFormat/>
    <w:rsid w:val="0060241A"/>
    <w:pPr>
      <w:keepLines/>
      <w:numPr>
        <w:numId w:val="0"/>
      </w:numPr>
      <w:spacing w:before="480" w:after="0" w:line="276" w:lineRule="auto"/>
      <w:outlineLvl w:val="9"/>
    </w:pPr>
    <w:rPr>
      <w:rFonts w:ascii="Cambria" w:eastAsia="SimSun" w:hAnsi="Cambria" w:cs="Times New Roman"/>
      <w:color w:val="365F91"/>
      <w:kern w:val="0"/>
      <w:sz w:val="28"/>
      <w:szCs w:val="28"/>
      <w:lang w:val="en-US" w:eastAsia="en-US"/>
    </w:rPr>
  </w:style>
  <w:style w:type="character" w:customStyle="1" w:styleId="Heading1Char">
    <w:name w:val="Heading 1 Char"/>
    <w:link w:val="Heading1"/>
    <w:rsid w:val="009635CB"/>
    <w:rPr>
      <w:rFonts w:cs="Arial"/>
      <w:b/>
      <w:bCs/>
      <w:kern w:val="32"/>
      <w:sz w:val="24"/>
      <w:szCs w:val="32"/>
      <w:lang w:val="en-GB" w:eastAsia="ja-JP"/>
    </w:rPr>
  </w:style>
  <w:style w:type="paragraph" w:styleId="Revision">
    <w:name w:val="Revision"/>
    <w:hidden/>
    <w:uiPriority w:val="99"/>
    <w:semiHidden/>
    <w:rsid w:val="009635CB"/>
    <w:rPr>
      <w:sz w:val="24"/>
    </w:rPr>
  </w:style>
  <w:style w:type="character" w:styleId="Emphasis">
    <w:name w:val="Emphasis"/>
    <w:uiPriority w:val="20"/>
    <w:rsid w:val="009635CB"/>
    <w:rPr>
      <w:i/>
      <w:iCs/>
    </w:rPr>
  </w:style>
  <w:style w:type="character" w:styleId="Strong">
    <w:name w:val="Strong"/>
    <w:uiPriority w:val="22"/>
    <w:qFormat/>
    <w:rsid w:val="009635CB"/>
    <w:rPr>
      <w:b/>
      <w:bCs/>
    </w:rPr>
  </w:style>
  <w:style w:type="paragraph" w:styleId="Quote">
    <w:name w:val="Quote"/>
    <w:basedOn w:val="Normal"/>
    <w:next w:val="Normal"/>
    <w:link w:val="QuoteChar"/>
    <w:uiPriority w:val="29"/>
    <w:rsid w:val="009635CB"/>
    <w:pPr>
      <w:spacing w:before="200" w:after="160"/>
      <w:ind w:left="864" w:right="864"/>
      <w:jc w:val="center"/>
    </w:pPr>
    <w:rPr>
      <w:i/>
      <w:iCs/>
      <w:color w:val="404040"/>
    </w:rPr>
  </w:style>
  <w:style w:type="character" w:customStyle="1" w:styleId="QuoteChar">
    <w:name w:val="Quote Char"/>
    <w:link w:val="Quote"/>
    <w:uiPriority w:val="29"/>
    <w:rsid w:val="009635CB"/>
    <w:rPr>
      <w:i/>
      <w:iCs/>
      <w:color w:val="404040"/>
      <w:sz w:val="24"/>
    </w:rPr>
  </w:style>
  <w:style w:type="paragraph" w:customStyle="1" w:styleId="Docnumber">
    <w:name w:val="Docnumber"/>
    <w:basedOn w:val="Normal"/>
    <w:link w:val="DocnumberChar"/>
    <w:qFormat/>
    <w:rsid w:val="00975019"/>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lang w:val="en-GB" w:eastAsia="en-US"/>
    </w:rPr>
  </w:style>
  <w:style w:type="character" w:customStyle="1" w:styleId="DocnumberChar">
    <w:name w:val="Docnumber Char"/>
    <w:link w:val="Docnumber"/>
    <w:rsid w:val="00975019"/>
    <w:rPr>
      <w:rFonts w:eastAsia="SimSun"/>
      <w:b/>
      <w:sz w:val="32"/>
      <w:lang w:val="en-GB" w:eastAsia="en-US"/>
    </w:rPr>
  </w:style>
  <w:style w:type="character" w:customStyle="1" w:styleId="UnresolvedMention1">
    <w:name w:val="Unresolved Mention1"/>
    <w:basedOn w:val="DefaultParagraphFont"/>
    <w:uiPriority w:val="99"/>
    <w:unhideWhenUsed/>
    <w:rsid w:val="00EB6051"/>
    <w:rPr>
      <w:color w:val="605E5C"/>
      <w:shd w:val="clear" w:color="auto" w:fill="E1DFDD"/>
    </w:rPr>
  </w:style>
  <w:style w:type="paragraph" w:customStyle="1" w:styleId="Default">
    <w:name w:val="Default"/>
    <w:rsid w:val="00127E05"/>
    <w:pPr>
      <w:autoSpaceDE w:val="0"/>
      <w:autoSpaceDN w:val="0"/>
      <w:adjustRightInd w:val="0"/>
    </w:pPr>
    <w:rPr>
      <w:rFonts w:eastAsiaTheme="minorEastAsia"/>
      <w:color w:val="000000"/>
      <w:sz w:val="24"/>
      <w:szCs w:val="24"/>
      <w:lang w:val="en-IN"/>
    </w:rPr>
  </w:style>
  <w:style w:type="paragraph" w:styleId="ListParagraph">
    <w:name w:val="List Paragraph"/>
    <w:basedOn w:val="Normal"/>
    <w:link w:val="ListParagraphChar"/>
    <w:uiPriority w:val="34"/>
    <w:qFormat/>
    <w:rsid w:val="00127E05"/>
    <w:pPr>
      <w:ind w:left="720"/>
      <w:contextualSpacing/>
    </w:pPr>
  </w:style>
  <w:style w:type="paragraph" w:customStyle="1" w:styleId="L-Heading2">
    <w:name w:val="L-Heading2"/>
    <w:basedOn w:val="Heading2"/>
    <w:link w:val="L-Heading2Char"/>
    <w:qFormat/>
    <w:rsid w:val="00173BCF"/>
    <w:pPr>
      <w:keepLines/>
      <w:numPr>
        <w:ilvl w:val="0"/>
        <w:numId w:val="0"/>
      </w:numPr>
      <w:tabs>
        <w:tab w:val="left" w:pos="794"/>
        <w:tab w:val="left" w:pos="1191"/>
        <w:tab w:val="left" w:pos="1588"/>
        <w:tab w:val="left" w:pos="1985"/>
      </w:tabs>
      <w:overflowPunct w:val="0"/>
      <w:autoSpaceDE w:val="0"/>
      <w:autoSpaceDN w:val="0"/>
      <w:adjustRightInd w:val="0"/>
      <w:spacing w:after="0"/>
      <w:ind w:left="794" w:hanging="794"/>
      <w:textAlignment w:val="baseline"/>
    </w:pPr>
    <w:rPr>
      <w:rFonts w:eastAsia="Times New Roman" w:cs="Times New Roman"/>
      <w:bCs w:val="0"/>
      <w:iCs w:val="0"/>
      <w:szCs w:val="20"/>
      <w:lang w:eastAsia="en-US"/>
    </w:rPr>
  </w:style>
  <w:style w:type="character" w:customStyle="1" w:styleId="L-Heading2Char">
    <w:name w:val="L-Heading2 Char"/>
    <w:basedOn w:val="DefaultParagraphFont"/>
    <w:link w:val="L-Heading2"/>
    <w:rsid w:val="00173BCF"/>
    <w:rPr>
      <w:rFonts w:eastAsia="Times New Roman"/>
      <w:b/>
      <w:sz w:val="24"/>
      <w:lang w:val="en-GB" w:eastAsia="en-US"/>
    </w:rPr>
  </w:style>
  <w:style w:type="character" w:styleId="PlaceholderText">
    <w:name w:val="Placeholder Text"/>
    <w:basedOn w:val="DefaultParagraphFont"/>
    <w:uiPriority w:val="99"/>
    <w:semiHidden/>
    <w:rsid w:val="00BE04CD"/>
    <w:rPr>
      <w:rFonts w:ascii="Times New Roman" w:hAnsi="Times New Roman"/>
      <w:color w:val="808080"/>
    </w:rPr>
  </w:style>
  <w:style w:type="paragraph" w:customStyle="1" w:styleId="CorrectionSeparatorBegin">
    <w:name w:val="Correction Separator Begin"/>
    <w:basedOn w:val="Normal"/>
    <w:rsid w:val="00BE04CD"/>
    <w:pPr>
      <w:keepNext/>
      <w:pBdr>
        <w:bottom w:val="single" w:sz="12" w:space="1" w:color="auto"/>
      </w:pBdr>
      <w:spacing w:before="240" w:after="240"/>
      <w:ind w:left="1440" w:right="1440"/>
      <w:jc w:val="center"/>
    </w:pPr>
    <w:rPr>
      <w:rFonts w:eastAsia="Times New Roman"/>
      <w:b/>
      <w:i/>
      <w:sz w:val="20"/>
      <w:lang w:eastAsia="en-US"/>
    </w:rPr>
  </w:style>
  <w:style w:type="paragraph" w:customStyle="1" w:styleId="CorrectionSeparatorEnd">
    <w:name w:val="Correction Separator End"/>
    <w:basedOn w:val="Normal"/>
    <w:rsid w:val="00BE04CD"/>
    <w:pPr>
      <w:pBdr>
        <w:top w:val="single" w:sz="12" w:space="1" w:color="auto"/>
      </w:pBdr>
      <w:spacing w:before="240" w:after="240"/>
      <w:ind w:left="1440" w:right="1440"/>
      <w:jc w:val="center"/>
    </w:pPr>
    <w:rPr>
      <w:rFonts w:eastAsia="Times New Roman"/>
      <w:b/>
      <w:i/>
      <w:sz w:val="20"/>
      <w:lang w:eastAsia="en-US"/>
    </w:rPr>
  </w:style>
  <w:style w:type="paragraph" w:customStyle="1" w:styleId="Formal">
    <w:name w:val="Formal"/>
    <w:basedOn w:val="Normal"/>
    <w:rsid w:val="00BE04C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lang w:eastAsia="en-US"/>
    </w:rPr>
  </w:style>
  <w:style w:type="paragraph" w:customStyle="1" w:styleId="Normalbeforetable">
    <w:name w:val="Normal before table"/>
    <w:basedOn w:val="Normal"/>
    <w:rsid w:val="00BE04CD"/>
    <w:pPr>
      <w:keepNext/>
      <w:spacing w:after="120"/>
    </w:pPr>
    <w:rPr>
      <w:rFonts w:eastAsia="????"/>
      <w:szCs w:val="24"/>
      <w:lang w:val="en-GB" w:eastAsia="en-US"/>
    </w:rPr>
  </w:style>
  <w:style w:type="paragraph" w:customStyle="1" w:styleId="Reftext">
    <w:name w:val="Ref_text"/>
    <w:basedOn w:val="Normal"/>
    <w:rsid w:val="00BE04CD"/>
    <w:pPr>
      <w:overflowPunct w:val="0"/>
      <w:autoSpaceDE w:val="0"/>
      <w:autoSpaceDN w:val="0"/>
      <w:adjustRightInd w:val="0"/>
      <w:ind w:left="2268" w:hanging="2268"/>
      <w:textAlignment w:val="baseline"/>
    </w:pPr>
    <w:rPr>
      <w:rFonts w:eastAsia="Times New Roman"/>
      <w:lang w:val="en-GB" w:eastAsia="en-US"/>
    </w:rPr>
  </w:style>
  <w:style w:type="character" w:customStyle="1" w:styleId="Heading2Char">
    <w:name w:val="Heading 2 Char"/>
    <w:basedOn w:val="DefaultParagraphFont"/>
    <w:link w:val="Heading2"/>
    <w:rsid w:val="00BE04CD"/>
    <w:rPr>
      <w:rFonts w:cs="Arial"/>
      <w:b/>
      <w:bCs/>
      <w:iCs/>
      <w:sz w:val="24"/>
      <w:szCs w:val="28"/>
      <w:lang w:val="en-GB" w:eastAsia="ja-JP"/>
    </w:rPr>
  </w:style>
  <w:style w:type="character" w:customStyle="1" w:styleId="Heading3Char">
    <w:name w:val="Heading 3 Char"/>
    <w:basedOn w:val="DefaultParagraphFont"/>
    <w:link w:val="Heading3"/>
    <w:rsid w:val="00BE04CD"/>
    <w:rPr>
      <w:rFonts w:cs="Arial"/>
      <w:b/>
      <w:bCs/>
      <w:sz w:val="24"/>
      <w:szCs w:val="26"/>
      <w:lang w:val="en-GB" w:eastAsia="ja-JP"/>
    </w:rPr>
  </w:style>
  <w:style w:type="character" w:customStyle="1" w:styleId="Heading4Char">
    <w:name w:val="Heading 4 Char"/>
    <w:basedOn w:val="DefaultParagraphFont"/>
    <w:link w:val="Heading4"/>
    <w:rsid w:val="00BE04CD"/>
    <w:rPr>
      <w:b/>
      <w:bCs/>
      <w:sz w:val="24"/>
      <w:szCs w:val="28"/>
      <w:lang w:val="en-GB" w:eastAsia="ja-JP"/>
    </w:rPr>
  </w:style>
  <w:style w:type="character" w:customStyle="1" w:styleId="Heading5Char">
    <w:name w:val="Heading 5 Char"/>
    <w:basedOn w:val="DefaultParagraphFont"/>
    <w:link w:val="Heading5"/>
    <w:rsid w:val="00BE04CD"/>
    <w:rPr>
      <w:b/>
      <w:bCs/>
      <w:i/>
      <w:iCs/>
      <w:sz w:val="24"/>
      <w:szCs w:val="26"/>
      <w:lang w:val="en-GB" w:eastAsia="ja-JP"/>
    </w:rPr>
  </w:style>
  <w:style w:type="character" w:customStyle="1" w:styleId="Heading6Char">
    <w:name w:val="Heading 6 Char"/>
    <w:basedOn w:val="DefaultParagraphFont"/>
    <w:link w:val="Heading6"/>
    <w:rsid w:val="00BE04CD"/>
    <w:rPr>
      <w:b/>
      <w:bCs/>
      <w:sz w:val="24"/>
      <w:szCs w:val="22"/>
      <w:lang w:val="en-GB" w:eastAsia="ja-JP"/>
    </w:rPr>
  </w:style>
  <w:style w:type="character" w:customStyle="1" w:styleId="Heading7Char">
    <w:name w:val="Heading 7 Char"/>
    <w:basedOn w:val="DefaultParagraphFont"/>
    <w:link w:val="Heading7"/>
    <w:rsid w:val="00BE04CD"/>
    <w:rPr>
      <w:sz w:val="24"/>
      <w:szCs w:val="24"/>
      <w:lang w:val="en-GB" w:eastAsia="ja-JP"/>
    </w:rPr>
  </w:style>
  <w:style w:type="character" w:customStyle="1" w:styleId="Heading8Char">
    <w:name w:val="Heading 8 Char"/>
    <w:basedOn w:val="DefaultParagraphFont"/>
    <w:link w:val="Heading8"/>
    <w:rsid w:val="00BE04CD"/>
    <w:rPr>
      <w:i/>
      <w:iCs/>
      <w:sz w:val="24"/>
      <w:szCs w:val="24"/>
      <w:lang w:val="en-GB" w:eastAsia="ja-JP"/>
    </w:rPr>
  </w:style>
  <w:style w:type="character" w:customStyle="1" w:styleId="Heading9Char">
    <w:name w:val="Heading 9 Char"/>
    <w:basedOn w:val="DefaultParagraphFont"/>
    <w:link w:val="Heading9"/>
    <w:rsid w:val="00BE04CD"/>
    <w:rPr>
      <w:rFonts w:cs="Arial"/>
      <w:sz w:val="24"/>
      <w:szCs w:val="22"/>
      <w:lang w:val="en-GB" w:eastAsia="ja-JP"/>
    </w:rPr>
  </w:style>
  <w:style w:type="character" w:customStyle="1" w:styleId="HeaderChar">
    <w:name w:val="Header Char"/>
    <w:basedOn w:val="DefaultParagraphFont"/>
    <w:link w:val="Header"/>
    <w:qFormat/>
    <w:rsid w:val="00BE04CD"/>
    <w:rPr>
      <w:sz w:val="24"/>
    </w:rPr>
  </w:style>
  <w:style w:type="character" w:customStyle="1" w:styleId="FooterChar">
    <w:name w:val="Footer Char"/>
    <w:basedOn w:val="DefaultParagraphFont"/>
    <w:link w:val="Footer"/>
    <w:uiPriority w:val="99"/>
    <w:rsid w:val="00BE04CD"/>
    <w:rPr>
      <w:sz w:val="24"/>
    </w:rPr>
  </w:style>
  <w:style w:type="character" w:customStyle="1" w:styleId="BalloonTextChar">
    <w:name w:val="Balloon Text Char"/>
    <w:basedOn w:val="DefaultParagraphFont"/>
    <w:link w:val="BalloonText"/>
    <w:uiPriority w:val="99"/>
    <w:semiHidden/>
    <w:rsid w:val="00BE04CD"/>
    <w:rPr>
      <w:rFonts w:ascii="ヒラギノ角ゴ Pro W3" w:eastAsia="ヒラギノ角ゴ Pro W3"/>
      <w:sz w:val="18"/>
      <w:szCs w:val="18"/>
    </w:rPr>
  </w:style>
  <w:style w:type="paragraph" w:customStyle="1" w:styleId="enumlev1">
    <w:name w:val="enumlev1"/>
    <w:basedOn w:val="Normal"/>
    <w:rsid w:val="00BE04C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lang w:val="en-GB" w:eastAsia="en-US"/>
    </w:rPr>
  </w:style>
  <w:style w:type="paragraph" w:customStyle="1" w:styleId="enumlev2">
    <w:name w:val="enumlev2"/>
    <w:basedOn w:val="enumlev1"/>
    <w:rsid w:val="00BE04CD"/>
    <w:pPr>
      <w:ind w:left="1191" w:hanging="397"/>
    </w:pPr>
  </w:style>
  <w:style w:type="paragraph" w:customStyle="1" w:styleId="enumlev3">
    <w:name w:val="enumlev3"/>
    <w:basedOn w:val="enumlev2"/>
    <w:rsid w:val="00BE04CD"/>
    <w:pPr>
      <w:ind w:left="1588"/>
    </w:pPr>
  </w:style>
  <w:style w:type="paragraph" w:styleId="NormalWeb">
    <w:name w:val="Normal (Web)"/>
    <w:basedOn w:val="Normal"/>
    <w:uiPriority w:val="99"/>
    <w:unhideWhenUsed/>
    <w:rsid w:val="00BE04CD"/>
    <w:pPr>
      <w:spacing w:before="100" w:beforeAutospacing="1" w:after="100" w:afterAutospacing="1"/>
    </w:pPr>
    <w:rPr>
      <w:rFonts w:eastAsia="Times New Roman"/>
      <w:szCs w:val="24"/>
      <w:lang w:eastAsia="en-US"/>
    </w:rPr>
  </w:style>
  <w:style w:type="character" w:customStyle="1" w:styleId="UnresolvedMention10">
    <w:name w:val="Unresolved Mention1"/>
    <w:basedOn w:val="DefaultParagraphFont"/>
    <w:uiPriority w:val="99"/>
    <w:semiHidden/>
    <w:unhideWhenUsed/>
    <w:rsid w:val="00BE04CD"/>
    <w:rPr>
      <w:color w:val="605E5C"/>
      <w:shd w:val="clear" w:color="auto" w:fill="E1DFDD"/>
    </w:rPr>
  </w:style>
  <w:style w:type="character" w:customStyle="1" w:styleId="j-title-breadcrumb">
    <w:name w:val="j-title-breadcrumb"/>
    <w:basedOn w:val="DefaultParagraphFont"/>
    <w:rsid w:val="00BE04CD"/>
  </w:style>
  <w:style w:type="paragraph" w:styleId="PlainText">
    <w:name w:val="Plain Text"/>
    <w:basedOn w:val="Normal"/>
    <w:link w:val="PlainTextChar"/>
    <w:uiPriority w:val="99"/>
    <w:unhideWhenUsed/>
    <w:rsid w:val="00BE04CD"/>
    <w:pPr>
      <w:spacing w:before="0"/>
    </w:pPr>
    <w:rPr>
      <w:rFonts w:ascii="Consolas" w:eastAsiaTheme="minorHAnsi" w:hAnsi="Consolas" w:cs="Consolas"/>
      <w:sz w:val="21"/>
      <w:szCs w:val="21"/>
      <w:lang w:val="en-IN" w:eastAsia="en-US"/>
    </w:rPr>
  </w:style>
  <w:style w:type="character" w:customStyle="1" w:styleId="PlainTextChar">
    <w:name w:val="Plain Text Char"/>
    <w:basedOn w:val="DefaultParagraphFont"/>
    <w:link w:val="PlainText"/>
    <w:uiPriority w:val="99"/>
    <w:rsid w:val="00BE04CD"/>
    <w:rPr>
      <w:rFonts w:ascii="Consolas" w:eastAsiaTheme="minorHAnsi" w:hAnsi="Consolas" w:cs="Consolas"/>
      <w:sz w:val="21"/>
      <w:szCs w:val="21"/>
      <w:lang w:val="en-IN" w:eastAsia="en-US"/>
    </w:rPr>
  </w:style>
  <w:style w:type="character" w:customStyle="1" w:styleId="CommentTextChar">
    <w:name w:val="Comment Text Char"/>
    <w:basedOn w:val="DefaultParagraphFont"/>
    <w:link w:val="CommentText"/>
    <w:uiPriority w:val="99"/>
    <w:rsid w:val="00BE04CD"/>
    <w:rPr>
      <w:rFonts w:eastAsia="Times New Roman"/>
      <w:lang w:eastAsia="en-US"/>
    </w:rPr>
  </w:style>
  <w:style w:type="character" w:customStyle="1" w:styleId="CommentSubjectChar">
    <w:name w:val="Comment Subject Char"/>
    <w:basedOn w:val="CommentTextChar"/>
    <w:link w:val="CommentSubject"/>
    <w:uiPriority w:val="99"/>
    <w:semiHidden/>
    <w:rsid w:val="00BE04CD"/>
    <w:rPr>
      <w:rFonts w:eastAsia="Times New Roman"/>
      <w:b/>
      <w:bCs/>
      <w:lang w:eastAsia="en-US"/>
    </w:rPr>
  </w:style>
  <w:style w:type="character" w:customStyle="1" w:styleId="style-scope">
    <w:name w:val="style-scope"/>
    <w:basedOn w:val="DefaultParagraphFont"/>
    <w:rsid w:val="00BE04CD"/>
  </w:style>
  <w:style w:type="character" w:customStyle="1" w:styleId="epub-sectiontitle">
    <w:name w:val="epub-section__title"/>
    <w:basedOn w:val="DefaultParagraphFont"/>
    <w:rsid w:val="004B1860"/>
  </w:style>
  <w:style w:type="character" w:customStyle="1" w:styleId="dot-separator">
    <w:name w:val="dot-separator"/>
    <w:basedOn w:val="DefaultParagraphFont"/>
    <w:rsid w:val="004B1860"/>
  </w:style>
  <w:style w:type="character" w:customStyle="1" w:styleId="epub-sectiondate">
    <w:name w:val="epub-section__date"/>
    <w:basedOn w:val="DefaultParagraphFont"/>
    <w:rsid w:val="004B1860"/>
  </w:style>
  <w:style w:type="character" w:customStyle="1" w:styleId="epub-sectionpagerange">
    <w:name w:val="epub-section__pagerange"/>
    <w:basedOn w:val="DefaultParagraphFont"/>
    <w:rsid w:val="004B1860"/>
  </w:style>
  <w:style w:type="character" w:customStyle="1" w:styleId="Mention1">
    <w:name w:val="Mention1"/>
    <w:basedOn w:val="DefaultParagraphFont"/>
    <w:uiPriority w:val="99"/>
    <w:unhideWhenUsed/>
    <w:rsid w:val="00906C55"/>
    <w:rPr>
      <w:color w:val="2B579A"/>
      <w:shd w:val="clear" w:color="auto" w:fill="E1DFDD"/>
    </w:rPr>
  </w:style>
  <w:style w:type="character" w:customStyle="1" w:styleId="AnnexNotitleChar">
    <w:name w:val="Annex_No &amp; title Char"/>
    <w:basedOn w:val="DefaultParagraphFont"/>
    <w:link w:val="AnnexNotitle"/>
    <w:rsid w:val="007B51E8"/>
    <w:rPr>
      <w:rFonts w:eastAsia="Times New Roman"/>
      <w:b/>
      <w:sz w:val="28"/>
      <w:lang w:val="en-GB" w:eastAsia="en-US"/>
    </w:rPr>
  </w:style>
  <w:style w:type="character" w:customStyle="1" w:styleId="UnresolvedMention">
    <w:name w:val="Unresolved Mention"/>
    <w:basedOn w:val="DefaultParagraphFont"/>
    <w:uiPriority w:val="99"/>
    <w:semiHidden/>
    <w:unhideWhenUsed/>
    <w:rsid w:val="00D8108B"/>
    <w:rPr>
      <w:color w:val="605E5C"/>
      <w:shd w:val="clear" w:color="auto" w:fill="E1DFDD"/>
    </w:rPr>
  </w:style>
  <w:style w:type="character" w:customStyle="1" w:styleId="TabletextChar">
    <w:name w:val="Table_text Char"/>
    <w:link w:val="Tabletext"/>
    <w:uiPriority w:val="99"/>
    <w:locked/>
    <w:rsid w:val="0074393D"/>
    <w:rPr>
      <w:rFonts w:eastAsia="Times New Roman"/>
      <w:sz w:val="22"/>
      <w:lang w:val="en-GB" w:eastAsia="en-US"/>
    </w:rPr>
  </w:style>
  <w:style w:type="character" w:customStyle="1" w:styleId="ListParagraphChar">
    <w:name w:val="List Paragraph Char"/>
    <w:link w:val="ListParagraph"/>
    <w:uiPriority w:val="34"/>
    <w:rsid w:val="00BD62FD"/>
    <w:rPr>
      <w:sz w:val="24"/>
    </w:rPr>
  </w:style>
  <w:style w:type="paragraph" w:styleId="FootnoteText">
    <w:name w:val="footnote text"/>
    <w:basedOn w:val="Normal"/>
    <w:link w:val="FootnoteTextChar"/>
    <w:uiPriority w:val="99"/>
    <w:semiHidden/>
    <w:unhideWhenUsed/>
    <w:rsid w:val="002E03B2"/>
    <w:pPr>
      <w:spacing w:before="0"/>
    </w:pPr>
    <w:rPr>
      <w:rFonts w:asciiTheme="minorHAnsi" w:eastAsiaTheme="minorEastAsia" w:hAnsiTheme="minorHAnsi" w:cstheme="minorBidi"/>
      <w:sz w:val="20"/>
      <w:lang w:val="en-GB" w:eastAsia="ja-JP"/>
    </w:rPr>
  </w:style>
  <w:style w:type="character" w:customStyle="1" w:styleId="FootnoteTextChar">
    <w:name w:val="Footnote Text Char"/>
    <w:basedOn w:val="DefaultParagraphFont"/>
    <w:link w:val="FootnoteText"/>
    <w:uiPriority w:val="99"/>
    <w:semiHidden/>
    <w:rsid w:val="002E03B2"/>
    <w:rPr>
      <w:rFonts w:asciiTheme="minorHAnsi" w:eastAsiaTheme="minorEastAsia" w:hAnsiTheme="minorHAnsi" w:cstheme="minorBidi"/>
      <w:lang w:val="en-GB" w:eastAsia="ja-JP"/>
    </w:rPr>
  </w:style>
  <w:style w:type="character" w:styleId="FootnoteReference">
    <w:name w:val="footnote reference"/>
    <w:basedOn w:val="DefaultParagraphFont"/>
    <w:uiPriority w:val="99"/>
    <w:semiHidden/>
    <w:unhideWhenUsed/>
    <w:rsid w:val="002E03B2"/>
    <w:rPr>
      <w:vertAlign w:val="superscript"/>
    </w:rPr>
  </w:style>
  <w:style w:type="paragraph" w:customStyle="1" w:styleId="VenueDate">
    <w:name w:val="VenueDate"/>
    <w:basedOn w:val="Normal"/>
    <w:rsid w:val="00001601"/>
    <w:pPr>
      <w:jc w:val="right"/>
    </w:pPr>
    <w:rPr>
      <w:rFonts w:eastAsiaTheme="minorEastAsia"/>
      <w:szCs w:val="24"/>
      <w:lang w:val="en-GB" w:eastAsia="ja-JP"/>
    </w:rPr>
  </w:style>
  <w:style w:type="paragraph" w:customStyle="1" w:styleId="TSBHeaderRight14">
    <w:name w:val="TSBHeaderRight14"/>
    <w:basedOn w:val="Normal"/>
    <w:rsid w:val="00001601"/>
    <w:pPr>
      <w:jc w:val="right"/>
    </w:pPr>
    <w:rPr>
      <w:rFonts w:eastAsiaTheme="minorEastAsia"/>
      <w:b/>
      <w:bCs/>
      <w:sz w:val="28"/>
      <w:szCs w:val="28"/>
      <w:lang w:val="en-GB" w:eastAsia="ja-JP"/>
    </w:rPr>
  </w:style>
  <w:style w:type="paragraph" w:customStyle="1" w:styleId="TSBHeaderQuestion">
    <w:name w:val="TSBHeaderQuestion"/>
    <w:basedOn w:val="Normal"/>
    <w:rsid w:val="00001601"/>
    <w:rPr>
      <w:rFonts w:eastAsiaTheme="minorEastAsia"/>
      <w:szCs w:val="24"/>
      <w:lang w:val="en-GB" w:eastAsia="ja-JP"/>
    </w:rPr>
  </w:style>
  <w:style w:type="paragraph" w:customStyle="1" w:styleId="TSBHeaderSource">
    <w:name w:val="TSBHeaderSource"/>
    <w:basedOn w:val="Normal"/>
    <w:rsid w:val="00001601"/>
    <w:rPr>
      <w:rFonts w:eastAsiaTheme="minorEastAsia"/>
      <w:szCs w:val="24"/>
      <w:lang w:val="en-GB" w:eastAsia="ja-JP"/>
    </w:rPr>
  </w:style>
  <w:style w:type="paragraph" w:customStyle="1" w:styleId="TSBHeaderTitle">
    <w:name w:val="TSBHeaderTitle"/>
    <w:basedOn w:val="Normal"/>
    <w:rsid w:val="00001601"/>
    <w:rPr>
      <w:rFonts w:eastAsiaTheme="minorEastAsia"/>
      <w:szCs w:val="24"/>
      <w:lang w:val="en-GB" w:eastAsia="ja-JP"/>
    </w:rPr>
  </w:style>
</w:styles>
</file>

<file path=word/webSettings.xml><?xml version="1.0" encoding="utf-8"?>
<w:webSettings xmlns:r="http://schemas.openxmlformats.org/officeDocument/2006/relationships" xmlns:w="http://schemas.openxmlformats.org/wordprocessingml/2006/main">
  <w:divs>
    <w:div w:id="15622653">
      <w:bodyDiv w:val="1"/>
      <w:marLeft w:val="0"/>
      <w:marRight w:val="0"/>
      <w:marTop w:val="0"/>
      <w:marBottom w:val="0"/>
      <w:divBdr>
        <w:top w:val="none" w:sz="0" w:space="0" w:color="auto"/>
        <w:left w:val="none" w:sz="0" w:space="0" w:color="auto"/>
        <w:bottom w:val="none" w:sz="0" w:space="0" w:color="auto"/>
        <w:right w:val="none" w:sz="0" w:space="0" w:color="auto"/>
      </w:divBdr>
      <w:divsChild>
        <w:div w:id="70466404">
          <w:marLeft w:val="0"/>
          <w:marRight w:val="0"/>
          <w:marTop w:val="0"/>
          <w:marBottom w:val="0"/>
          <w:divBdr>
            <w:top w:val="none" w:sz="0" w:space="0" w:color="auto"/>
            <w:left w:val="none" w:sz="0" w:space="0" w:color="auto"/>
            <w:bottom w:val="none" w:sz="0" w:space="0" w:color="auto"/>
            <w:right w:val="none" w:sz="0" w:space="0" w:color="auto"/>
          </w:divBdr>
          <w:divsChild>
            <w:div w:id="810248803">
              <w:marLeft w:val="0"/>
              <w:marRight w:val="0"/>
              <w:marTop w:val="0"/>
              <w:marBottom w:val="0"/>
              <w:divBdr>
                <w:top w:val="none" w:sz="0" w:space="0" w:color="auto"/>
                <w:left w:val="none" w:sz="0" w:space="0" w:color="auto"/>
                <w:bottom w:val="none" w:sz="0" w:space="0" w:color="auto"/>
                <w:right w:val="none" w:sz="0" w:space="0" w:color="auto"/>
              </w:divBdr>
              <w:divsChild>
                <w:div w:id="487672672">
                  <w:marLeft w:val="0"/>
                  <w:marRight w:val="0"/>
                  <w:marTop w:val="0"/>
                  <w:marBottom w:val="0"/>
                  <w:divBdr>
                    <w:top w:val="none" w:sz="0" w:space="0" w:color="auto"/>
                    <w:left w:val="none" w:sz="0" w:space="0" w:color="auto"/>
                    <w:bottom w:val="none" w:sz="0" w:space="0" w:color="auto"/>
                    <w:right w:val="none" w:sz="0" w:space="0" w:color="auto"/>
                  </w:divBdr>
                  <w:divsChild>
                    <w:div w:id="937903403">
                      <w:marLeft w:val="0"/>
                      <w:marRight w:val="0"/>
                      <w:marTop w:val="0"/>
                      <w:marBottom w:val="0"/>
                      <w:divBdr>
                        <w:top w:val="none" w:sz="0" w:space="0" w:color="auto"/>
                        <w:left w:val="none" w:sz="0" w:space="0" w:color="auto"/>
                        <w:bottom w:val="none" w:sz="0" w:space="0" w:color="auto"/>
                        <w:right w:val="none" w:sz="0" w:space="0" w:color="auto"/>
                      </w:divBdr>
                      <w:divsChild>
                        <w:div w:id="904074970">
                          <w:marLeft w:val="0"/>
                          <w:marRight w:val="0"/>
                          <w:marTop w:val="0"/>
                          <w:marBottom w:val="0"/>
                          <w:divBdr>
                            <w:top w:val="none" w:sz="0" w:space="0" w:color="auto"/>
                            <w:left w:val="none" w:sz="0" w:space="0" w:color="auto"/>
                            <w:bottom w:val="none" w:sz="0" w:space="0" w:color="auto"/>
                            <w:right w:val="none" w:sz="0" w:space="0" w:color="auto"/>
                          </w:divBdr>
                          <w:divsChild>
                            <w:div w:id="259870727">
                              <w:marLeft w:val="0"/>
                              <w:marRight w:val="0"/>
                              <w:marTop w:val="0"/>
                              <w:marBottom w:val="0"/>
                              <w:divBdr>
                                <w:top w:val="none" w:sz="0" w:space="0" w:color="auto"/>
                                <w:left w:val="none" w:sz="0" w:space="0" w:color="auto"/>
                                <w:bottom w:val="none" w:sz="0" w:space="0" w:color="auto"/>
                                <w:right w:val="none" w:sz="0" w:space="0" w:color="auto"/>
                              </w:divBdr>
                              <w:divsChild>
                                <w:div w:id="1845969518">
                                  <w:marLeft w:val="0"/>
                                  <w:marRight w:val="0"/>
                                  <w:marTop w:val="0"/>
                                  <w:marBottom w:val="0"/>
                                  <w:divBdr>
                                    <w:top w:val="none" w:sz="0" w:space="0" w:color="auto"/>
                                    <w:left w:val="none" w:sz="0" w:space="0" w:color="auto"/>
                                    <w:bottom w:val="none" w:sz="0" w:space="0" w:color="auto"/>
                                    <w:right w:val="none" w:sz="0" w:space="0" w:color="auto"/>
                                  </w:divBdr>
                                  <w:divsChild>
                                    <w:div w:id="1136533496">
                                      <w:marLeft w:val="0"/>
                                      <w:marRight w:val="0"/>
                                      <w:marTop w:val="0"/>
                                      <w:marBottom w:val="0"/>
                                      <w:divBdr>
                                        <w:top w:val="none" w:sz="0" w:space="0" w:color="auto"/>
                                        <w:left w:val="none" w:sz="0" w:space="0" w:color="auto"/>
                                        <w:bottom w:val="none" w:sz="0" w:space="0" w:color="auto"/>
                                        <w:right w:val="none" w:sz="0" w:space="0" w:color="auto"/>
                                      </w:divBdr>
                                      <w:divsChild>
                                        <w:div w:id="1262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426025">
      <w:bodyDiv w:val="1"/>
      <w:marLeft w:val="0"/>
      <w:marRight w:val="0"/>
      <w:marTop w:val="0"/>
      <w:marBottom w:val="0"/>
      <w:divBdr>
        <w:top w:val="none" w:sz="0" w:space="0" w:color="auto"/>
        <w:left w:val="none" w:sz="0" w:space="0" w:color="auto"/>
        <w:bottom w:val="none" w:sz="0" w:space="0" w:color="auto"/>
        <w:right w:val="none" w:sz="0" w:space="0" w:color="auto"/>
      </w:divBdr>
    </w:div>
    <w:div w:id="98644701">
      <w:bodyDiv w:val="1"/>
      <w:marLeft w:val="0"/>
      <w:marRight w:val="0"/>
      <w:marTop w:val="0"/>
      <w:marBottom w:val="0"/>
      <w:divBdr>
        <w:top w:val="none" w:sz="0" w:space="0" w:color="auto"/>
        <w:left w:val="none" w:sz="0" w:space="0" w:color="auto"/>
        <w:bottom w:val="none" w:sz="0" w:space="0" w:color="auto"/>
        <w:right w:val="none" w:sz="0" w:space="0" w:color="auto"/>
      </w:divBdr>
    </w:div>
    <w:div w:id="282660442">
      <w:bodyDiv w:val="1"/>
      <w:marLeft w:val="0"/>
      <w:marRight w:val="0"/>
      <w:marTop w:val="0"/>
      <w:marBottom w:val="0"/>
      <w:divBdr>
        <w:top w:val="none" w:sz="0" w:space="0" w:color="auto"/>
        <w:left w:val="none" w:sz="0" w:space="0" w:color="auto"/>
        <w:bottom w:val="none" w:sz="0" w:space="0" w:color="auto"/>
        <w:right w:val="none" w:sz="0" w:space="0" w:color="auto"/>
      </w:divBdr>
    </w:div>
    <w:div w:id="537279596">
      <w:bodyDiv w:val="1"/>
      <w:marLeft w:val="0"/>
      <w:marRight w:val="0"/>
      <w:marTop w:val="0"/>
      <w:marBottom w:val="0"/>
      <w:divBdr>
        <w:top w:val="none" w:sz="0" w:space="0" w:color="auto"/>
        <w:left w:val="none" w:sz="0" w:space="0" w:color="auto"/>
        <w:bottom w:val="none" w:sz="0" w:space="0" w:color="auto"/>
        <w:right w:val="none" w:sz="0" w:space="0" w:color="auto"/>
      </w:divBdr>
    </w:div>
    <w:div w:id="559288501">
      <w:bodyDiv w:val="1"/>
      <w:marLeft w:val="0"/>
      <w:marRight w:val="0"/>
      <w:marTop w:val="0"/>
      <w:marBottom w:val="0"/>
      <w:divBdr>
        <w:top w:val="none" w:sz="0" w:space="0" w:color="auto"/>
        <w:left w:val="none" w:sz="0" w:space="0" w:color="auto"/>
        <w:bottom w:val="none" w:sz="0" w:space="0" w:color="auto"/>
        <w:right w:val="none" w:sz="0" w:space="0" w:color="auto"/>
      </w:divBdr>
    </w:div>
    <w:div w:id="567113504">
      <w:bodyDiv w:val="1"/>
      <w:marLeft w:val="0"/>
      <w:marRight w:val="0"/>
      <w:marTop w:val="0"/>
      <w:marBottom w:val="0"/>
      <w:divBdr>
        <w:top w:val="none" w:sz="0" w:space="0" w:color="auto"/>
        <w:left w:val="none" w:sz="0" w:space="0" w:color="auto"/>
        <w:bottom w:val="none" w:sz="0" w:space="0" w:color="auto"/>
        <w:right w:val="none" w:sz="0" w:space="0" w:color="auto"/>
      </w:divBdr>
    </w:div>
    <w:div w:id="591545422">
      <w:bodyDiv w:val="1"/>
      <w:marLeft w:val="0"/>
      <w:marRight w:val="0"/>
      <w:marTop w:val="0"/>
      <w:marBottom w:val="0"/>
      <w:divBdr>
        <w:top w:val="none" w:sz="0" w:space="0" w:color="auto"/>
        <w:left w:val="none" w:sz="0" w:space="0" w:color="auto"/>
        <w:bottom w:val="none" w:sz="0" w:space="0" w:color="auto"/>
        <w:right w:val="none" w:sz="0" w:space="0" w:color="auto"/>
      </w:divBdr>
    </w:div>
    <w:div w:id="672025699">
      <w:bodyDiv w:val="1"/>
      <w:marLeft w:val="0"/>
      <w:marRight w:val="0"/>
      <w:marTop w:val="0"/>
      <w:marBottom w:val="0"/>
      <w:divBdr>
        <w:top w:val="none" w:sz="0" w:space="0" w:color="auto"/>
        <w:left w:val="none" w:sz="0" w:space="0" w:color="auto"/>
        <w:bottom w:val="none" w:sz="0" w:space="0" w:color="auto"/>
        <w:right w:val="none" w:sz="0" w:space="0" w:color="auto"/>
      </w:divBdr>
    </w:div>
    <w:div w:id="819616073">
      <w:bodyDiv w:val="1"/>
      <w:marLeft w:val="0"/>
      <w:marRight w:val="0"/>
      <w:marTop w:val="0"/>
      <w:marBottom w:val="0"/>
      <w:divBdr>
        <w:top w:val="none" w:sz="0" w:space="0" w:color="auto"/>
        <w:left w:val="none" w:sz="0" w:space="0" w:color="auto"/>
        <w:bottom w:val="none" w:sz="0" w:space="0" w:color="auto"/>
        <w:right w:val="none" w:sz="0" w:space="0" w:color="auto"/>
      </w:divBdr>
    </w:div>
    <w:div w:id="851649610">
      <w:bodyDiv w:val="1"/>
      <w:marLeft w:val="0"/>
      <w:marRight w:val="0"/>
      <w:marTop w:val="0"/>
      <w:marBottom w:val="0"/>
      <w:divBdr>
        <w:top w:val="none" w:sz="0" w:space="0" w:color="auto"/>
        <w:left w:val="none" w:sz="0" w:space="0" w:color="auto"/>
        <w:bottom w:val="none" w:sz="0" w:space="0" w:color="auto"/>
        <w:right w:val="none" w:sz="0" w:space="0" w:color="auto"/>
      </w:divBdr>
    </w:div>
    <w:div w:id="986712956">
      <w:bodyDiv w:val="1"/>
      <w:marLeft w:val="0"/>
      <w:marRight w:val="0"/>
      <w:marTop w:val="0"/>
      <w:marBottom w:val="0"/>
      <w:divBdr>
        <w:top w:val="none" w:sz="0" w:space="0" w:color="auto"/>
        <w:left w:val="none" w:sz="0" w:space="0" w:color="auto"/>
        <w:bottom w:val="none" w:sz="0" w:space="0" w:color="auto"/>
        <w:right w:val="none" w:sz="0" w:space="0" w:color="auto"/>
      </w:divBdr>
    </w:div>
    <w:div w:id="1262644995">
      <w:bodyDiv w:val="1"/>
      <w:marLeft w:val="0"/>
      <w:marRight w:val="0"/>
      <w:marTop w:val="0"/>
      <w:marBottom w:val="0"/>
      <w:divBdr>
        <w:top w:val="none" w:sz="0" w:space="0" w:color="auto"/>
        <w:left w:val="none" w:sz="0" w:space="0" w:color="auto"/>
        <w:bottom w:val="none" w:sz="0" w:space="0" w:color="auto"/>
        <w:right w:val="none" w:sz="0" w:space="0" w:color="auto"/>
      </w:divBdr>
    </w:div>
    <w:div w:id="1457988279">
      <w:bodyDiv w:val="1"/>
      <w:marLeft w:val="0"/>
      <w:marRight w:val="0"/>
      <w:marTop w:val="0"/>
      <w:marBottom w:val="0"/>
      <w:divBdr>
        <w:top w:val="none" w:sz="0" w:space="0" w:color="auto"/>
        <w:left w:val="none" w:sz="0" w:space="0" w:color="auto"/>
        <w:bottom w:val="none" w:sz="0" w:space="0" w:color="auto"/>
        <w:right w:val="none" w:sz="0" w:space="0" w:color="auto"/>
      </w:divBdr>
      <w:divsChild>
        <w:div w:id="684138059">
          <w:marLeft w:val="0"/>
          <w:marRight w:val="150"/>
          <w:marTop w:val="30"/>
          <w:marBottom w:val="0"/>
          <w:divBdr>
            <w:top w:val="none" w:sz="0" w:space="0" w:color="auto"/>
            <w:left w:val="none" w:sz="0" w:space="0" w:color="auto"/>
            <w:bottom w:val="none" w:sz="0" w:space="0" w:color="auto"/>
            <w:right w:val="none" w:sz="0" w:space="0" w:color="auto"/>
          </w:divBdr>
          <w:divsChild>
            <w:div w:id="1635674177">
              <w:marLeft w:val="0"/>
              <w:marRight w:val="0"/>
              <w:marTop w:val="0"/>
              <w:marBottom w:val="0"/>
              <w:divBdr>
                <w:top w:val="none" w:sz="0" w:space="0" w:color="auto"/>
                <w:left w:val="none" w:sz="0" w:space="0" w:color="auto"/>
                <w:bottom w:val="none" w:sz="0" w:space="0" w:color="auto"/>
                <w:right w:val="none" w:sz="0" w:space="0" w:color="auto"/>
              </w:divBdr>
            </w:div>
          </w:divsChild>
        </w:div>
        <w:div w:id="861943270">
          <w:marLeft w:val="0"/>
          <w:marRight w:val="150"/>
          <w:marTop w:val="30"/>
          <w:marBottom w:val="0"/>
          <w:divBdr>
            <w:top w:val="none" w:sz="0" w:space="0" w:color="auto"/>
            <w:left w:val="none" w:sz="0" w:space="0" w:color="auto"/>
            <w:bottom w:val="none" w:sz="0" w:space="0" w:color="auto"/>
            <w:right w:val="none" w:sz="0" w:space="0" w:color="auto"/>
          </w:divBdr>
          <w:divsChild>
            <w:div w:id="332807731">
              <w:marLeft w:val="0"/>
              <w:marRight w:val="0"/>
              <w:marTop w:val="0"/>
              <w:marBottom w:val="0"/>
              <w:divBdr>
                <w:top w:val="none" w:sz="0" w:space="0" w:color="auto"/>
                <w:left w:val="none" w:sz="0" w:space="0" w:color="auto"/>
                <w:bottom w:val="none" w:sz="0" w:space="0" w:color="auto"/>
                <w:right w:val="none" w:sz="0" w:space="0" w:color="auto"/>
              </w:divBdr>
            </w:div>
          </w:divsChild>
        </w:div>
        <w:div w:id="1552888047">
          <w:marLeft w:val="0"/>
          <w:marRight w:val="0"/>
          <w:marTop w:val="0"/>
          <w:marBottom w:val="0"/>
          <w:divBdr>
            <w:top w:val="none" w:sz="0" w:space="0" w:color="auto"/>
            <w:left w:val="none" w:sz="0" w:space="0" w:color="auto"/>
            <w:bottom w:val="none" w:sz="0" w:space="0" w:color="auto"/>
            <w:right w:val="none" w:sz="0" w:space="0" w:color="auto"/>
          </w:divBdr>
          <w:divsChild>
            <w:div w:id="55038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23347">
      <w:bodyDiv w:val="1"/>
      <w:marLeft w:val="0"/>
      <w:marRight w:val="0"/>
      <w:marTop w:val="0"/>
      <w:marBottom w:val="0"/>
      <w:divBdr>
        <w:top w:val="none" w:sz="0" w:space="0" w:color="auto"/>
        <w:left w:val="none" w:sz="0" w:space="0" w:color="auto"/>
        <w:bottom w:val="none" w:sz="0" w:space="0" w:color="auto"/>
        <w:right w:val="none" w:sz="0" w:space="0" w:color="auto"/>
      </w:divBdr>
    </w:div>
    <w:div w:id="1709329391">
      <w:bodyDiv w:val="1"/>
      <w:marLeft w:val="0"/>
      <w:marRight w:val="0"/>
      <w:marTop w:val="0"/>
      <w:marBottom w:val="0"/>
      <w:divBdr>
        <w:top w:val="none" w:sz="0" w:space="0" w:color="auto"/>
        <w:left w:val="none" w:sz="0" w:space="0" w:color="auto"/>
        <w:bottom w:val="none" w:sz="0" w:space="0" w:color="auto"/>
        <w:right w:val="none" w:sz="0" w:space="0" w:color="auto"/>
      </w:divBdr>
      <w:divsChild>
        <w:div w:id="318267491">
          <w:marLeft w:val="0"/>
          <w:marRight w:val="0"/>
          <w:marTop w:val="0"/>
          <w:marBottom w:val="0"/>
          <w:divBdr>
            <w:top w:val="none" w:sz="0" w:space="0" w:color="auto"/>
            <w:left w:val="none" w:sz="0" w:space="0" w:color="auto"/>
            <w:bottom w:val="none" w:sz="0" w:space="0" w:color="auto"/>
            <w:right w:val="none" w:sz="0" w:space="0" w:color="auto"/>
          </w:divBdr>
          <w:divsChild>
            <w:div w:id="329410224">
              <w:marLeft w:val="0"/>
              <w:marRight w:val="0"/>
              <w:marTop w:val="0"/>
              <w:marBottom w:val="0"/>
              <w:divBdr>
                <w:top w:val="none" w:sz="0" w:space="0" w:color="auto"/>
                <w:left w:val="none" w:sz="0" w:space="0" w:color="auto"/>
                <w:bottom w:val="none" w:sz="0" w:space="0" w:color="auto"/>
                <w:right w:val="none" w:sz="0" w:space="0" w:color="auto"/>
              </w:divBdr>
              <w:divsChild>
                <w:div w:id="11472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552939">
      <w:bodyDiv w:val="1"/>
      <w:marLeft w:val="0"/>
      <w:marRight w:val="0"/>
      <w:marTop w:val="0"/>
      <w:marBottom w:val="0"/>
      <w:divBdr>
        <w:top w:val="none" w:sz="0" w:space="0" w:color="auto"/>
        <w:left w:val="none" w:sz="0" w:space="0" w:color="auto"/>
        <w:bottom w:val="none" w:sz="0" w:space="0" w:color="auto"/>
        <w:right w:val="none" w:sz="0" w:space="0" w:color="auto"/>
      </w:divBdr>
    </w:div>
    <w:div w:id="206636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19.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hyperlink" Target="https://aiforgood.itu.int/events/leveraging-ai-machine-learning-to-optimize-todays-5g-radio-access-network-systems-and-to-build-the-foundation-of-tomorrows-6g-wireless-systems/" TargetMode="External"/><Relationship Id="rId68" Type="http://schemas.openxmlformats.org/officeDocument/2006/relationships/hyperlink" Target="https://www.slideshare.net/LaurentCiavaglia/nextgeneration-closedloop-automation-an-inside-view" TargetMode="External"/><Relationship Id="rId76" Type="http://schemas.openxmlformats.org/officeDocument/2006/relationships/hyperlink" Target="https://github.com/microsoft/FLAML" TargetMode="External"/><Relationship Id="rId84" Type="http://schemas.openxmlformats.org/officeDocument/2006/relationships/glossaryDocument" Target="glossary/document.xml"/><Relationship Id="rId89" Type="http://schemas.microsoft.com/office/2018/08/relationships/commentsExtensible" Target="commentsExtensible.xml"/><Relationship Id="rId7" Type="http://schemas.openxmlformats.org/officeDocument/2006/relationships/settings" Target="settings.xml"/><Relationship Id="rId71" Type="http://schemas.openxmlformats.org/officeDocument/2006/relationships/hyperlink" Target="https://flightplan.cis.upenn.edu/" TargetMode="Externa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3.png"/><Relationship Id="rId11" Type="http://schemas.openxmlformats.org/officeDocument/2006/relationships/image" Target="media/image1.gif"/><Relationship Id="rId24" Type="http://schemas.openxmlformats.org/officeDocument/2006/relationships/image" Target="media/image8.png"/><Relationship Id="rId32" Type="http://schemas.openxmlformats.org/officeDocument/2006/relationships/image" Target="media/image16.emf"/><Relationship Id="rId37" Type="http://schemas.openxmlformats.org/officeDocument/2006/relationships/hyperlink" Target="https://extranet.itu.int/sites/itu-t/focusgroups/an/input/FGAN-I-058.pdf" TargetMode="External"/><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66" Type="http://schemas.openxmlformats.org/officeDocument/2006/relationships/hyperlink" Target="https://aiforgood.itu.int/event/service-migration-algorithms-in-distributed-edge-computing-systems/" TargetMode="External"/><Relationship Id="rId74" Type="http://schemas.openxmlformats.org/officeDocument/2006/relationships/hyperlink" Target="https://github.com/turing-knowledge-graphs/teaching/tree/main/city" TargetMode="External"/><Relationship Id="rId79" Type="http://schemas.openxmlformats.org/officeDocument/2006/relationships/hyperlink" Target="https://www.thefastmode.com/technology-solutions/16814-rakuten-mobile-to-use-drones-to-carry-out-mobile-base-station-inspections" TargetMode="External"/><Relationship Id="rId87" Type="http://schemas.microsoft.com/office/2011/relationships/people" Target="people.xml"/><Relationship Id="rId5" Type="http://schemas.openxmlformats.org/officeDocument/2006/relationships/numbering" Target="numbering.xml"/><Relationship Id="rId61" Type="http://schemas.openxmlformats.org/officeDocument/2006/relationships/image" Target="media/image37.png"/><Relationship Id="rId82"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extranet.itu.int/sites/itu-t/focusgroups/an/input/FGAN-I-058.pdf" TargetMode="External"/><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hyperlink" Target="https://aiforgood.itu.int/events/the-road-towards-an-ai-native-air-interface-for-6g/" TargetMode="External"/><Relationship Id="rId69" Type="http://schemas.openxmlformats.org/officeDocument/2006/relationships/hyperlink" Target="https://www.businesswire.com/news/home/20210421005315/en/DISH-and-AWS-Form-Strategic-Collaboration-to-Reinvent-5G-Connectivity-and-Innovation" TargetMode="External"/><Relationship Id="rId77" Type="http://schemas.openxmlformats.org/officeDocument/2006/relationships/hyperlink" Target="https://opennetworking.org/news-and-events/press-releases/the-open-networking-foundation-airhop-facebook-and-telecom-infra-project-demonstrate-first-o-ran-aligned-xapp-powered-open-ran-solution/?utm_source=ONF+Master+List&amp;utm_campaign=b8631125bb-Edge+Spotl" TargetMode="External"/><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hyperlink" Target="https://docs.frinx.io/frinx-machine/getting-started/getting-started-with-frinx-machine.html" TargetMode="External"/><Relationship Id="rId80" Type="http://schemas.openxmlformats.org/officeDocument/2006/relationships/hyperlink" Target="https://hopin.com/events/tip-5g-open-automation-vision-of-reality"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extranet.itu.int/sites/itu-t/focusgroups/an/input/FGAN-I-058.pdf" TargetMode="External"/><Relationship Id="rId46" Type="http://schemas.openxmlformats.org/officeDocument/2006/relationships/image" Target="media/image26.png"/><Relationship Id="rId67" Type="http://schemas.openxmlformats.org/officeDocument/2006/relationships/hyperlink" Target="https://www.itu.int/en/ITU-T/webinars/20201103/Pages/default.aspx" TargetMode="External"/><Relationship Id="rId20" Type="http://schemas.openxmlformats.org/officeDocument/2006/relationships/image" Target="media/image4.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38.png"/><Relationship Id="rId70" Type="http://schemas.openxmlformats.org/officeDocument/2006/relationships/hyperlink" Target="https://youtu.be/YRbLmDjrjsc" TargetMode="External"/><Relationship Id="rId75" Type="http://schemas.openxmlformats.org/officeDocument/2006/relationships/hyperlink" Target="https://www.youtube.com/watch?v=e0eKrM0_oyQ" TargetMode="External"/><Relationship Id="rId83" Type="http://schemas.openxmlformats.org/officeDocument/2006/relationships/fontTable" Target="fontTable.xml"/><Relationship Id="rId88"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extranet.itu.int/sites/itu-t/focusgroups/an/input/FGAN-I-058.pdf" TargetMode="External"/><Relationship Id="rId49" Type="http://schemas.openxmlformats.org/officeDocument/2006/relationships/image" Target="media/image29.png"/><Relationship Id="rId10" Type="http://schemas.openxmlformats.org/officeDocument/2006/relationships/endnotes" Target="endnotes.xml"/><Relationship Id="rId31" Type="http://schemas.openxmlformats.org/officeDocument/2006/relationships/image" Target="media/image15.emf"/><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39.svg"/><Relationship Id="rId65" Type="http://schemas.openxmlformats.org/officeDocument/2006/relationships/hyperlink" Target="https://aiforgood.itu.int/events/machine-learning-for-joint-sensing-and-communication-in-future-millimeter-wave-ieee-802-11-wlans/" TargetMode="External"/><Relationship Id="rId73" Type="http://schemas.openxmlformats.org/officeDocument/2006/relationships/hyperlink" Target="https://github.com/FRINXio" TargetMode="External"/><Relationship Id="rId78" Type="http://schemas.openxmlformats.org/officeDocument/2006/relationships/hyperlink" Target="https://scalesim-project.github.io/tutorials-2021-asplos.html" TargetMode="External"/><Relationship Id="rId81" Type="http://schemas.openxmlformats.org/officeDocument/2006/relationships/hyperlink" Target="https://www.turing.ac.uk/research/interest-groups/knowledge-graphs" TargetMode="External"/><Relationship Id="rId86" Type="http://schemas.microsoft.com/office/2011/relationships/commentsExtended" Target="commentsExtended.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792C6AACFDA044E932231ED516698BD"/>
        <w:category>
          <w:name w:val="General"/>
          <w:gallery w:val="placeholder"/>
        </w:category>
        <w:types>
          <w:type w:val="bbPlcHdr"/>
        </w:types>
        <w:behaviors>
          <w:behavior w:val="content"/>
        </w:behaviors>
        <w:guid w:val="{1FAE80BB-4DF2-B647-B0B3-4C4D9B37EE49}"/>
      </w:docPartPr>
      <w:docPartBody>
        <w:p w:rsidR="007B4E7D" w:rsidRDefault="006C1EA5" w:rsidP="006C1EA5">
          <w:pPr>
            <w:pStyle w:val="9792C6AACFDA044E932231ED516698BD"/>
          </w:pPr>
          <w:r>
            <w:rPr>
              <w:rStyle w:val="PlaceholderText"/>
              <w:rFonts w:hint="eastAsia"/>
            </w:rPr>
            <w:t>[When]</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ヒラギノ角ゴ Pro W3">
    <w:altName w:val="MS Mincho"/>
    <w:charset w:val="80"/>
    <w:family w:val="swiss"/>
    <w:pitch w:val="variable"/>
    <w:sig w:usb0="E00002FF" w:usb1="7AC7FFFF" w:usb2="00000012" w:usb3="00000000" w:csb0="0002000D" w:csb1="00000000"/>
  </w:font>
  <w:font w:name="Cambria">
    <w:panose1 w:val="02040503050406030204"/>
    <w:charset w:val="00"/>
    <w:family w:val="roman"/>
    <w:pitch w:val="variable"/>
    <w:sig w:usb0="E00002FF" w:usb1="400004FF" w:usb2="00000000" w:usb3="00000000" w:csb0="0000019F" w:csb1="00000000"/>
  </w:font>
  <w:font w:name="????">
    <w:altName w:val="MS Mincho"/>
    <w:panose1 w:val="00000000000000000000"/>
    <w:charset w:val="80"/>
    <w:family w:val="auto"/>
    <w:notTrueType/>
    <w:pitch w:val="variable"/>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Mangal">
    <w:panose1 w:val="02040503050203030202"/>
    <w:charset w:val="00"/>
    <w:family w:val="roman"/>
    <w:pitch w:val="variable"/>
    <w:sig w:usb0="00008003" w:usb1="00000000" w:usb2="00000000" w:usb3="00000000" w:csb0="00000001" w:csb1="00000000"/>
  </w:font>
  <w:font w:name="ArialMT">
    <w:altName w:val="Arial"/>
    <w:panose1 w:val="00000000000000000000"/>
    <w:charset w:val="00"/>
    <w:family w:val="roman"/>
    <w:notTrueType/>
    <w:pitch w:val="default"/>
    <w:sig w:usb0="00000000" w:usb1="00000000" w:usb2="00000000" w:usb3="00000000" w:csb0="00000000" w:csb1="00000000"/>
  </w:font>
  <w:font w:name="Batang">
    <w:altName w:val="바탕"/>
    <w:panose1 w:val="02030600000101010101"/>
    <w:charset w:val="81"/>
    <w:family w:val="roman"/>
    <w:pitch w:val="variable"/>
    <w:sig w:usb0="B00002AF" w:usb1="69D77CFB" w:usb2="00000030" w:usb3="00000000" w:csb0="0008009F" w:csb1="00000000"/>
  </w:font>
  <w:font w:name="TimesNewRoman,Bold">
    <w:altName w:val="Times New Roman"/>
    <w:charset w:val="00"/>
    <w:family w:val="roman"/>
    <w:pitch w:val="default"/>
    <w:sig w:usb0="00000000" w:usb1="00000000" w:usb2="00000000" w:usb3="00000000" w:csb0="00000001" w:csb1="00000000"/>
  </w:font>
  <w:font w:name="Source Sans Pro">
    <w:charset w:val="00"/>
    <w:family w:val="swiss"/>
    <w:pitch w:val="variable"/>
    <w:sig w:usb0="600002F7" w:usb1="02000001" w:usb2="00000000" w:usb3="00000000" w:csb0="0000019F" w:csb1="00000000"/>
  </w:font>
  <w:font w:name="FangSong">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80F3C52" w:usb2="00000016" w:usb3="00000000" w:csb0="0004001F" w:csb1="00000000"/>
  </w:font>
  <w:font w:name="Times New Roman Bold">
    <w:altName w:val="Times New Roman"/>
    <w:panose1 w:val="02020803070505020304"/>
    <w:charset w:val="00"/>
    <w:family w:val="roman"/>
    <w:pitch w:val="variable"/>
    <w:sig w:usb0="00003A87" w:usb1="00000000" w:usb2="00000000" w:usb3="00000000" w:csb0="000000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hyphenationZone w:val="425"/>
  <w:characterSpacingControl w:val="doNotCompress"/>
  <w:compat>
    <w:useFELayout/>
  </w:compat>
  <w:rsids>
    <w:rsidRoot w:val="00E63EBE"/>
    <w:rsid w:val="00003B84"/>
    <w:rsid w:val="000042A2"/>
    <w:rsid w:val="00040831"/>
    <w:rsid w:val="000E7164"/>
    <w:rsid w:val="00125E16"/>
    <w:rsid w:val="0016484B"/>
    <w:rsid w:val="001E3992"/>
    <w:rsid w:val="001E4AAA"/>
    <w:rsid w:val="00213A02"/>
    <w:rsid w:val="0022337B"/>
    <w:rsid w:val="00226224"/>
    <w:rsid w:val="00291BA3"/>
    <w:rsid w:val="002A7062"/>
    <w:rsid w:val="00470061"/>
    <w:rsid w:val="00481C4A"/>
    <w:rsid w:val="0064277C"/>
    <w:rsid w:val="006A68B1"/>
    <w:rsid w:val="006C1EA5"/>
    <w:rsid w:val="006F0684"/>
    <w:rsid w:val="00701933"/>
    <w:rsid w:val="007412F8"/>
    <w:rsid w:val="007B4E7D"/>
    <w:rsid w:val="007B62AD"/>
    <w:rsid w:val="00860528"/>
    <w:rsid w:val="008F18D1"/>
    <w:rsid w:val="008F6B44"/>
    <w:rsid w:val="00950C18"/>
    <w:rsid w:val="00955588"/>
    <w:rsid w:val="0097671D"/>
    <w:rsid w:val="00990664"/>
    <w:rsid w:val="0099784F"/>
    <w:rsid w:val="00A05EA6"/>
    <w:rsid w:val="00AE3DEB"/>
    <w:rsid w:val="00BE3C34"/>
    <w:rsid w:val="00C510C2"/>
    <w:rsid w:val="00C93910"/>
    <w:rsid w:val="00CA6D59"/>
    <w:rsid w:val="00CD2DAB"/>
    <w:rsid w:val="00D36EF6"/>
    <w:rsid w:val="00DD2823"/>
    <w:rsid w:val="00DE7245"/>
    <w:rsid w:val="00E10D7F"/>
    <w:rsid w:val="00E63EBE"/>
    <w:rsid w:val="00E66E0F"/>
    <w:rsid w:val="00EF3F54"/>
    <w:rsid w:val="00EF51E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3F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6C1EA5"/>
  </w:style>
  <w:style w:type="paragraph" w:customStyle="1" w:styleId="234B025FF0714443B68054FA948945B4">
    <w:name w:val="234B025FF0714443B68054FA948945B4"/>
    <w:rsid w:val="00AE3DEB"/>
    <w:rPr>
      <w:lang w:val="fr-FR" w:eastAsia="fr-FR"/>
    </w:rPr>
  </w:style>
  <w:style w:type="paragraph" w:customStyle="1" w:styleId="81641B0F8E3E4E42841000A6ED9EA1D1">
    <w:name w:val="81641B0F8E3E4E42841000A6ED9EA1D1"/>
    <w:rsid w:val="000E7164"/>
    <w:pPr>
      <w:spacing w:after="0" w:line="240" w:lineRule="auto"/>
    </w:pPr>
    <w:rPr>
      <w:sz w:val="24"/>
      <w:szCs w:val="24"/>
      <w:lang w:val="en-IN" w:eastAsia="ja-JP"/>
    </w:rPr>
  </w:style>
  <w:style w:type="paragraph" w:customStyle="1" w:styleId="52281B2CF146FD43ADA1F932B849A5BB">
    <w:name w:val="52281B2CF146FD43ADA1F932B849A5BB"/>
    <w:rsid w:val="000E7164"/>
    <w:pPr>
      <w:spacing w:after="0" w:line="240" w:lineRule="auto"/>
    </w:pPr>
    <w:rPr>
      <w:sz w:val="24"/>
      <w:szCs w:val="24"/>
      <w:lang w:val="en-IN" w:eastAsia="ja-JP"/>
    </w:rPr>
  </w:style>
  <w:style w:type="paragraph" w:customStyle="1" w:styleId="9792C6AACFDA044E932231ED516698BD">
    <w:name w:val="9792C6AACFDA044E932231ED516698BD"/>
    <w:rsid w:val="006C1EA5"/>
    <w:pPr>
      <w:spacing w:after="0" w:line="240" w:lineRule="auto"/>
    </w:pPr>
    <w:rPr>
      <w:sz w:val="24"/>
      <w:szCs w:val="24"/>
      <w:lang w:val="en-IN" w:eastAsia="ja-JP"/>
    </w:rPr>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0E1485F74E9F4F9B7D2D3E37BF4067" ma:contentTypeVersion="3" ma:contentTypeDescription="Create a new document." ma:contentTypeScope="" ma:versionID="729a038b4746369b0e35c611ddcce3a4">
  <xsd:schema xmlns:xsd="http://www.w3.org/2001/XMLSchema" xmlns:xs="http://www.w3.org/2001/XMLSchema" xmlns:p="http://schemas.microsoft.com/office/2006/metadata/properties" xmlns:ns1="http://schemas.microsoft.com/sharepoint/v3" xmlns:ns2="1aaea1ea-72e4-4374-b05e-72e2f16fb7ae" targetNamespace="http://schemas.microsoft.com/office/2006/metadata/properties" ma:root="true" ma:fieldsID="2ed1aefac7e885f4ca034ae4f6afb486" ns1:_="" ns2:_="">
    <xsd:import namespace="http://schemas.microsoft.com/sharepoint/v3"/>
    <xsd:import namespace="1aaea1ea-72e4-4374-b05e-72e2f16fb7ae"/>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ea1ea-72e4-4374-b05e-72e2f16fb7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5A9728-E211-4A3B-BCEF-901E9E60B34A}">
  <ds:schemaRefs>
    <ds:schemaRef ds:uri="http://schemas.microsoft.com/sharepoint/v3/contenttype/forms"/>
  </ds:schemaRefs>
</ds:datastoreItem>
</file>

<file path=customXml/itemProps2.xml><?xml version="1.0" encoding="utf-8"?>
<ds:datastoreItem xmlns:ds="http://schemas.openxmlformats.org/officeDocument/2006/customXml" ds:itemID="{B05767E3-B52A-4783-AC71-653D6F3CC46F}">
  <ds:schemaRefs>
    <ds:schemaRef ds:uri="http://schemas.openxmlformats.org/officeDocument/2006/bibliography"/>
  </ds:schemaRefs>
</ds:datastoreItem>
</file>

<file path=customXml/itemProps3.xml><?xml version="1.0" encoding="utf-8"?>
<ds:datastoreItem xmlns:ds="http://schemas.openxmlformats.org/officeDocument/2006/customXml" ds:itemID="{3021E2B6-F73A-4F77-A433-10E0079BA3EE}">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35459AB7-82B9-4CEC-9466-0FD860368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aaea1ea-72e4-4374-b05e-72e2f16fb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108</Pages>
  <Words>30402</Words>
  <Characters>173297</Characters>
  <Application>Microsoft Office Word</Application>
  <DocSecurity>0</DocSecurity>
  <Lines>1444</Lines>
  <Paragraphs>406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Draft Supplement Y.Supp-AN-Use Cases: “Use cases for Autonomous Networks”</vt:lpstr>
      <vt:lpstr>Draft Supplement Y.Supp-AN-Use Cases: “Use cases for Autonomous Networks”</vt:lpstr>
    </vt:vector>
  </TitlesOfParts>
  <Manager>ITU-T</Manager>
  <Company>International Telecommunication Union (ITU)</Company>
  <LinksUpToDate>false</LinksUpToDate>
  <CharactersWithSpaces>203293</CharactersWithSpaces>
  <SharedDoc>false</SharedDoc>
  <HLinks>
    <vt:vector size="756" baseType="variant">
      <vt:variant>
        <vt:i4>3211367</vt:i4>
      </vt:variant>
      <vt:variant>
        <vt:i4>633</vt:i4>
      </vt:variant>
      <vt:variant>
        <vt:i4>0</vt:i4>
      </vt:variant>
      <vt:variant>
        <vt:i4>5</vt:i4>
      </vt:variant>
      <vt:variant>
        <vt:lpwstr>https://www.turing.ac.uk/research/interest-groups/knowledge-graphs</vt:lpwstr>
      </vt:variant>
      <vt:variant>
        <vt:lpwstr/>
      </vt:variant>
      <vt:variant>
        <vt:i4>983104</vt:i4>
      </vt:variant>
      <vt:variant>
        <vt:i4>630</vt:i4>
      </vt:variant>
      <vt:variant>
        <vt:i4>0</vt:i4>
      </vt:variant>
      <vt:variant>
        <vt:i4>5</vt:i4>
      </vt:variant>
      <vt:variant>
        <vt:lpwstr>https://hopin.com/events/tip-5g-open-automation-vision-of-reality</vt:lpwstr>
      </vt:variant>
      <vt:variant>
        <vt:lpwstr/>
      </vt:variant>
      <vt:variant>
        <vt:i4>4784136</vt:i4>
      </vt:variant>
      <vt:variant>
        <vt:i4>627</vt:i4>
      </vt:variant>
      <vt:variant>
        <vt:i4>0</vt:i4>
      </vt:variant>
      <vt:variant>
        <vt:i4>5</vt:i4>
      </vt:variant>
      <vt:variant>
        <vt:lpwstr>https://www.thefastmode.com/technology-solutions/16814-rakuten-mobile-to-use-drones-to-carry-out-mobile-base-station-inspections</vt:lpwstr>
      </vt:variant>
      <vt:variant>
        <vt:lpwstr/>
      </vt:variant>
      <vt:variant>
        <vt:i4>851988</vt:i4>
      </vt:variant>
      <vt:variant>
        <vt:i4>624</vt:i4>
      </vt:variant>
      <vt:variant>
        <vt:i4>0</vt:i4>
      </vt:variant>
      <vt:variant>
        <vt:i4>5</vt:i4>
      </vt:variant>
      <vt:variant>
        <vt:lpwstr>https://scalesim-project.github.io/tutorials-2021-asplos.html</vt:lpwstr>
      </vt:variant>
      <vt:variant>
        <vt:lpwstr/>
      </vt:variant>
      <vt:variant>
        <vt:i4>5111814</vt:i4>
      </vt:variant>
      <vt:variant>
        <vt:i4>621</vt:i4>
      </vt:variant>
      <vt:variant>
        <vt:i4>0</vt:i4>
      </vt:variant>
      <vt:variant>
        <vt:i4>5</vt:i4>
      </vt:variant>
      <vt:variant>
        <vt:lpwstr>https://opennetworking.org/news-and-events/press-releases/the-open-networking-foundation-airhop-facebook-and-telecom-infra-project-demonstrate-first-o-ran-aligned-xapp-powered-open-ran-solution/?utm_source=ONF+Master+List&amp;utm_campaign=b8631125bb-Edge+Spotl</vt:lpwstr>
      </vt:variant>
      <vt:variant>
        <vt:lpwstr/>
      </vt:variant>
      <vt:variant>
        <vt:i4>7143528</vt:i4>
      </vt:variant>
      <vt:variant>
        <vt:i4>618</vt:i4>
      </vt:variant>
      <vt:variant>
        <vt:i4>0</vt:i4>
      </vt:variant>
      <vt:variant>
        <vt:i4>5</vt:i4>
      </vt:variant>
      <vt:variant>
        <vt:lpwstr>https://github.com/microsoft/FLAML</vt:lpwstr>
      </vt:variant>
      <vt:variant>
        <vt:lpwstr/>
      </vt:variant>
      <vt:variant>
        <vt:i4>5177442</vt:i4>
      </vt:variant>
      <vt:variant>
        <vt:i4>615</vt:i4>
      </vt:variant>
      <vt:variant>
        <vt:i4>0</vt:i4>
      </vt:variant>
      <vt:variant>
        <vt:i4>5</vt:i4>
      </vt:variant>
      <vt:variant>
        <vt:lpwstr>https://www.youtube.com/watch?v=e0eKrM0_oyQ</vt:lpwstr>
      </vt:variant>
      <vt:variant>
        <vt:lpwstr/>
      </vt:variant>
      <vt:variant>
        <vt:i4>7209013</vt:i4>
      </vt:variant>
      <vt:variant>
        <vt:i4>612</vt:i4>
      </vt:variant>
      <vt:variant>
        <vt:i4>0</vt:i4>
      </vt:variant>
      <vt:variant>
        <vt:i4>5</vt:i4>
      </vt:variant>
      <vt:variant>
        <vt:lpwstr>https://github.com/turing-knowledge-graphs/teaching/tree/main/city</vt:lpwstr>
      </vt:variant>
      <vt:variant>
        <vt:lpwstr/>
      </vt:variant>
      <vt:variant>
        <vt:i4>6553661</vt:i4>
      </vt:variant>
      <vt:variant>
        <vt:i4>609</vt:i4>
      </vt:variant>
      <vt:variant>
        <vt:i4>0</vt:i4>
      </vt:variant>
      <vt:variant>
        <vt:i4>5</vt:i4>
      </vt:variant>
      <vt:variant>
        <vt:lpwstr>https://github.com/FRINXio</vt:lpwstr>
      </vt:variant>
      <vt:variant>
        <vt:lpwstr/>
      </vt:variant>
      <vt:variant>
        <vt:i4>3539043</vt:i4>
      </vt:variant>
      <vt:variant>
        <vt:i4>606</vt:i4>
      </vt:variant>
      <vt:variant>
        <vt:i4>0</vt:i4>
      </vt:variant>
      <vt:variant>
        <vt:i4>5</vt:i4>
      </vt:variant>
      <vt:variant>
        <vt:lpwstr>https://docs.frinx.io/frinx-machine/getting-started/getting-started-with-frinx-machine.html</vt:lpwstr>
      </vt:variant>
      <vt:variant>
        <vt:lpwstr/>
      </vt:variant>
      <vt:variant>
        <vt:i4>1179659</vt:i4>
      </vt:variant>
      <vt:variant>
        <vt:i4>603</vt:i4>
      </vt:variant>
      <vt:variant>
        <vt:i4>0</vt:i4>
      </vt:variant>
      <vt:variant>
        <vt:i4>5</vt:i4>
      </vt:variant>
      <vt:variant>
        <vt:lpwstr>https://flightplan.cis.upenn.edu/</vt:lpwstr>
      </vt:variant>
      <vt:variant>
        <vt:lpwstr/>
      </vt:variant>
      <vt:variant>
        <vt:i4>5505039</vt:i4>
      </vt:variant>
      <vt:variant>
        <vt:i4>600</vt:i4>
      </vt:variant>
      <vt:variant>
        <vt:i4>0</vt:i4>
      </vt:variant>
      <vt:variant>
        <vt:i4>5</vt:i4>
      </vt:variant>
      <vt:variant>
        <vt:lpwstr>https://youtu.be/YRbLmDjrjsc</vt:lpwstr>
      </vt:variant>
      <vt:variant>
        <vt:lpwstr/>
      </vt:variant>
      <vt:variant>
        <vt:i4>1245186</vt:i4>
      </vt:variant>
      <vt:variant>
        <vt:i4>597</vt:i4>
      </vt:variant>
      <vt:variant>
        <vt:i4>0</vt:i4>
      </vt:variant>
      <vt:variant>
        <vt:i4>5</vt:i4>
      </vt:variant>
      <vt:variant>
        <vt:lpwstr>https://www.businesswire.com/news/home/20210421005315/en/DISH-and-AWS-Form-Strategic-Collaboration-to-Reinvent-5G-Connectivity-and-Innovation</vt:lpwstr>
      </vt:variant>
      <vt:variant>
        <vt:lpwstr/>
      </vt:variant>
      <vt:variant>
        <vt:i4>6946935</vt:i4>
      </vt:variant>
      <vt:variant>
        <vt:i4>594</vt:i4>
      </vt:variant>
      <vt:variant>
        <vt:i4>0</vt:i4>
      </vt:variant>
      <vt:variant>
        <vt:i4>5</vt:i4>
      </vt:variant>
      <vt:variant>
        <vt:lpwstr>https://www.slideshare.net/LaurentCiavaglia/nextgeneration-closedloop-automation-an-inside-view</vt:lpwstr>
      </vt:variant>
      <vt:variant>
        <vt:lpwstr/>
      </vt:variant>
      <vt:variant>
        <vt:i4>458835</vt:i4>
      </vt:variant>
      <vt:variant>
        <vt:i4>591</vt:i4>
      </vt:variant>
      <vt:variant>
        <vt:i4>0</vt:i4>
      </vt:variant>
      <vt:variant>
        <vt:i4>5</vt:i4>
      </vt:variant>
      <vt:variant>
        <vt:lpwstr>https://www.itu.int/en/ITU-T/webinars/20201103/Pages/default.aspx</vt:lpwstr>
      </vt:variant>
      <vt:variant>
        <vt:lpwstr/>
      </vt:variant>
      <vt:variant>
        <vt:i4>7536756</vt:i4>
      </vt:variant>
      <vt:variant>
        <vt:i4>588</vt:i4>
      </vt:variant>
      <vt:variant>
        <vt:i4>0</vt:i4>
      </vt:variant>
      <vt:variant>
        <vt:i4>5</vt:i4>
      </vt:variant>
      <vt:variant>
        <vt:lpwstr>https://aiforgood.itu.int/event/service-migration-algorithms-in-distributed-edge-computing-systems/</vt:lpwstr>
      </vt:variant>
      <vt:variant>
        <vt:lpwstr/>
      </vt:variant>
      <vt:variant>
        <vt:i4>7864382</vt:i4>
      </vt:variant>
      <vt:variant>
        <vt:i4>585</vt:i4>
      </vt:variant>
      <vt:variant>
        <vt:i4>0</vt:i4>
      </vt:variant>
      <vt:variant>
        <vt:i4>5</vt:i4>
      </vt:variant>
      <vt:variant>
        <vt:lpwstr>https://aiforgood.itu.int/events/machine-learning-for-joint-sensing-and-communication-in-future-millimeter-wave-ieee-802-11-wlans/</vt:lpwstr>
      </vt:variant>
      <vt:variant>
        <vt:lpwstr/>
      </vt:variant>
      <vt:variant>
        <vt:i4>1245198</vt:i4>
      </vt:variant>
      <vt:variant>
        <vt:i4>582</vt:i4>
      </vt:variant>
      <vt:variant>
        <vt:i4>0</vt:i4>
      </vt:variant>
      <vt:variant>
        <vt:i4>5</vt:i4>
      </vt:variant>
      <vt:variant>
        <vt:lpwstr>https://aiforgood.itu.int/events/the-road-towards-an-ai-native-air-interface-for-6g/</vt:lpwstr>
      </vt:variant>
      <vt:variant>
        <vt:lpwstr/>
      </vt:variant>
      <vt:variant>
        <vt:i4>655435</vt:i4>
      </vt:variant>
      <vt:variant>
        <vt:i4>579</vt:i4>
      </vt:variant>
      <vt:variant>
        <vt:i4>0</vt:i4>
      </vt:variant>
      <vt:variant>
        <vt:i4>5</vt:i4>
      </vt:variant>
      <vt:variant>
        <vt:lpwstr>https://aiforgood.itu.int/events/leveraging-ai-machine-learning-to-optimize-todays-5g-radio-access-network-systems-and-to-build-the-foundation-of-tomorrows-6g-wireless-systems/</vt:lpwstr>
      </vt:variant>
      <vt:variant>
        <vt:lpwstr/>
      </vt:variant>
      <vt:variant>
        <vt:i4>458767</vt:i4>
      </vt:variant>
      <vt:variant>
        <vt:i4>552</vt:i4>
      </vt:variant>
      <vt:variant>
        <vt:i4>0</vt:i4>
      </vt:variant>
      <vt:variant>
        <vt:i4>5</vt:i4>
      </vt:variant>
      <vt:variant>
        <vt:lpwstr>https://extranet.itu.int/sites/itu-t/focusgroups/an/input/FGAN-I-148.zip</vt:lpwstr>
      </vt:variant>
      <vt:variant>
        <vt:lpwstr/>
      </vt:variant>
      <vt:variant>
        <vt:i4>655368</vt:i4>
      </vt:variant>
      <vt:variant>
        <vt:i4>534</vt:i4>
      </vt:variant>
      <vt:variant>
        <vt:i4>0</vt:i4>
      </vt:variant>
      <vt:variant>
        <vt:i4>5</vt:i4>
      </vt:variant>
      <vt:variant>
        <vt:lpwstr>https://extranet.itu.int/sites/itu-t/focusgroups/an/input/FGAN-I-135.zip</vt:lpwstr>
      </vt:variant>
      <vt:variant>
        <vt:lpwstr/>
      </vt:variant>
      <vt:variant>
        <vt:i4>720904</vt:i4>
      </vt:variant>
      <vt:variant>
        <vt:i4>525</vt:i4>
      </vt:variant>
      <vt:variant>
        <vt:i4>0</vt:i4>
      </vt:variant>
      <vt:variant>
        <vt:i4>5</vt:i4>
      </vt:variant>
      <vt:variant>
        <vt:lpwstr>https://extranet.itu.int/sites/itu-t/focusgroups/an/input/FGAN-I-134.zip</vt:lpwstr>
      </vt:variant>
      <vt:variant>
        <vt:lpwstr/>
      </vt:variant>
      <vt:variant>
        <vt:i4>1703939</vt:i4>
      </vt:variant>
      <vt:variant>
        <vt:i4>513</vt:i4>
      </vt:variant>
      <vt:variant>
        <vt:i4>0</vt:i4>
      </vt:variant>
      <vt:variant>
        <vt:i4>5</vt:i4>
      </vt:variant>
      <vt:variant>
        <vt:lpwstr>https://extranet.itu.int/sites/itu-t/focusgroups/an/input/FGAN-I-058.pdf</vt:lpwstr>
      </vt:variant>
      <vt:variant>
        <vt:lpwstr/>
      </vt:variant>
      <vt:variant>
        <vt:i4>1703939</vt:i4>
      </vt:variant>
      <vt:variant>
        <vt:i4>510</vt:i4>
      </vt:variant>
      <vt:variant>
        <vt:i4>0</vt:i4>
      </vt:variant>
      <vt:variant>
        <vt:i4>5</vt:i4>
      </vt:variant>
      <vt:variant>
        <vt:lpwstr>https://extranet.itu.int/sites/itu-t/focusgroups/an/input/FGAN-I-058.pdf</vt:lpwstr>
      </vt:variant>
      <vt:variant>
        <vt:lpwstr/>
      </vt:variant>
      <vt:variant>
        <vt:i4>1703939</vt:i4>
      </vt:variant>
      <vt:variant>
        <vt:i4>507</vt:i4>
      </vt:variant>
      <vt:variant>
        <vt:i4>0</vt:i4>
      </vt:variant>
      <vt:variant>
        <vt:i4>5</vt:i4>
      </vt:variant>
      <vt:variant>
        <vt:lpwstr>https://extranet.itu.int/sites/itu-t/focusgroups/an/input/FGAN-I-058.pdf</vt:lpwstr>
      </vt:variant>
      <vt:variant>
        <vt:lpwstr/>
      </vt:variant>
      <vt:variant>
        <vt:i4>1703939</vt:i4>
      </vt:variant>
      <vt:variant>
        <vt:i4>504</vt:i4>
      </vt:variant>
      <vt:variant>
        <vt:i4>0</vt:i4>
      </vt:variant>
      <vt:variant>
        <vt:i4>5</vt:i4>
      </vt:variant>
      <vt:variant>
        <vt:lpwstr>https://extranet.itu.int/sites/itu-t/focusgroups/an/input/FGAN-I-058.pdf</vt:lpwstr>
      </vt:variant>
      <vt:variant>
        <vt:lpwstr/>
      </vt:variant>
      <vt:variant>
        <vt:i4>1703939</vt:i4>
      </vt:variant>
      <vt:variant>
        <vt:i4>501</vt:i4>
      </vt:variant>
      <vt:variant>
        <vt:i4>0</vt:i4>
      </vt:variant>
      <vt:variant>
        <vt:i4>5</vt:i4>
      </vt:variant>
      <vt:variant>
        <vt:lpwstr>https://extranet.itu.int/sites/itu-t/focusgroups/an/input/FGAN-I-058.pdf</vt:lpwstr>
      </vt:variant>
      <vt:variant>
        <vt:lpwstr/>
      </vt:variant>
      <vt:variant>
        <vt:i4>1703939</vt:i4>
      </vt:variant>
      <vt:variant>
        <vt:i4>498</vt:i4>
      </vt:variant>
      <vt:variant>
        <vt:i4>0</vt:i4>
      </vt:variant>
      <vt:variant>
        <vt:i4>5</vt:i4>
      </vt:variant>
      <vt:variant>
        <vt:lpwstr>https://extranet.itu.int/sites/itu-t/focusgroups/an/input/FGAN-I-058.pdf</vt:lpwstr>
      </vt:variant>
      <vt:variant>
        <vt:lpwstr/>
      </vt:variant>
      <vt:variant>
        <vt:i4>393229</vt:i4>
      </vt:variant>
      <vt:variant>
        <vt:i4>495</vt:i4>
      </vt:variant>
      <vt:variant>
        <vt:i4>0</vt:i4>
      </vt:variant>
      <vt:variant>
        <vt:i4>5</vt:i4>
      </vt:variant>
      <vt:variant>
        <vt:lpwstr>https://extranet.itu.int/sites/itu-t/focusgroups/an/input/FGAN-I-005.doc</vt:lpwstr>
      </vt:variant>
      <vt:variant>
        <vt:lpwstr/>
      </vt:variant>
      <vt:variant>
        <vt:i4>6684790</vt:i4>
      </vt:variant>
      <vt:variant>
        <vt:i4>492</vt:i4>
      </vt:variant>
      <vt:variant>
        <vt:i4>0</vt:i4>
      </vt:variant>
      <vt:variant>
        <vt:i4>5</vt:i4>
      </vt:variant>
      <vt:variant>
        <vt:lpwstr>https://cambum.net/Papers/D7.3Final User Model.pdf</vt:lpwstr>
      </vt:variant>
      <vt:variant>
        <vt:lpwstr/>
      </vt:variant>
      <vt:variant>
        <vt:i4>327720</vt:i4>
      </vt:variant>
      <vt:variant>
        <vt:i4>489</vt:i4>
      </vt:variant>
      <vt:variant>
        <vt:i4>0</vt:i4>
      </vt:variant>
      <vt:variant>
        <vt:i4>5</vt:i4>
      </vt:variant>
      <vt:variant>
        <vt:lpwstr>https://extranet.itu.int/sites/itu-t/focusgroups/an/input/FGAN-I-052_att.pdf</vt:lpwstr>
      </vt:variant>
      <vt:variant>
        <vt:lpwstr/>
      </vt:variant>
      <vt:variant>
        <vt:i4>327720</vt:i4>
      </vt:variant>
      <vt:variant>
        <vt:i4>486</vt:i4>
      </vt:variant>
      <vt:variant>
        <vt:i4>0</vt:i4>
      </vt:variant>
      <vt:variant>
        <vt:i4>5</vt:i4>
      </vt:variant>
      <vt:variant>
        <vt:lpwstr>https://extranet.itu.int/sites/itu-t/focusgroups/an/input/FGAN-I-052_att.pdf</vt:lpwstr>
      </vt:variant>
      <vt:variant>
        <vt:lpwstr/>
      </vt:variant>
      <vt:variant>
        <vt:i4>655370</vt:i4>
      </vt:variant>
      <vt:variant>
        <vt:i4>480</vt:i4>
      </vt:variant>
      <vt:variant>
        <vt:i4>0</vt:i4>
      </vt:variant>
      <vt:variant>
        <vt:i4>5</vt:i4>
      </vt:variant>
      <vt:variant>
        <vt:lpwstr>https://extranet.itu.int/sites/itu-t/focusgroups/an/input/FGAN-I-079.docx</vt:lpwstr>
      </vt:variant>
      <vt:variant>
        <vt:lpwstr/>
      </vt:variant>
      <vt:variant>
        <vt:i4>1310780</vt:i4>
      </vt:variant>
      <vt:variant>
        <vt:i4>425</vt:i4>
      </vt:variant>
      <vt:variant>
        <vt:i4>0</vt:i4>
      </vt:variant>
      <vt:variant>
        <vt:i4>5</vt:i4>
      </vt:variant>
      <vt:variant>
        <vt:lpwstr/>
      </vt:variant>
      <vt:variant>
        <vt:lpwstr>_Toc86503623</vt:lpwstr>
      </vt:variant>
      <vt:variant>
        <vt:i4>1507388</vt:i4>
      </vt:variant>
      <vt:variant>
        <vt:i4>419</vt:i4>
      </vt:variant>
      <vt:variant>
        <vt:i4>0</vt:i4>
      </vt:variant>
      <vt:variant>
        <vt:i4>5</vt:i4>
      </vt:variant>
      <vt:variant>
        <vt:lpwstr/>
      </vt:variant>
      <vt:variant>
        <vt:lpwstr>_Toc86503620</vt:lpwstr>
      </vt:variant>
      <vt:variant>
        <vt:i4>1048639</vt:i4>
      </vt:variant>
      <vt:variant>
        <vt:i4>413</vt:i4>
      </vt:variant>
      <vt:variant>
        <vt:i4>0</vt:i4>
      </vt:variant>
      <vt:variant>
        <vt:i4>5</vt:i4>
      </vt:variant>
      <vt:variant>
        <vt:lpwstr/>
      </vt:variant>
      <vt:variant>
        <vt:lpwstr>_Toc86503617</vt:lpwstr>
      </vt:variant>
      <vt:variant>
        <vt:i4>1245247</vt:i4>
      </vt:variant>
      <vt:variant>
        <vt:i4>407</vt:i4>
      </vt:variant>
      <vt:variant>
        <vt:i4>0</vt:i4>
      </vt:variant>
      <vt:variant>
        <vt:i4>5</vt:i4>
      </vt:variant>
      <vt:variant>
        <vt:lpwstr/>
      </vt:variant>
      <vt:variant>
        <vt:lpwstr>_Toc86503614</vt:lpwstr>
      </vt:variant>
      <vt:variant>
        <vt:i4>1441855</vt:i4>
      </vt:variant>
      <vt:variant>
        <vt:i4>401</vt:i4>
      </vt:variant>
      <vt:variant>
        <vt:i4>0</vt:i4>
      </vt:variant>
      <vt:variant>
        <vt:i4>5</vt:i4>
      </vt:variant>
      <vt:variant>
        <vt:lpwstr/>
      </vt:variant>
      <vt:variant>
        <vt:lpwstr>_Toc86503611</vt:lpwstr>
      </vt:variant>
      <vt:variant>
        <vt:i4>2031678</vt:i4>
      </vt:variant>
      <vt:variant>
        <vt:i4>395</vt:i4>
      </vt:variant>
      <vt:variant>
        <vt:i4>0</vt:i4>
      </vt:variant>
      <vt:variant>
        <vt:i4>5</vt:i4>
      </vt:variant>
      <vt:variant>
        <vt:lpwstr/>
      </vt:variant>
      <vt:variant>
        <vt:lpwstr>_Toc86503608</vt:lpwstr>
      </vt:variant>
      <vt:variant>
        <vt:i4>1179710</vt:i4>
      </vt:variant>
      <vt:variant>
        <vt:i4>389</vt:i4>
      </vt:variant>
      <vt:variant>
        <vt:i4>0</vt:i4>
      </vt:variant>
      <vt:variant>
        <vt:i4>5</vt:i4>
      </vt:variant>
      <vt:variant>
        <vt:lpwstr/>
      </vt:variant>
      <vt:variant>
        <vt:lpwstr>_Toc86503605</vt:lpwstr>
      </vt:variant>
      <vt:variant>
        <vt:i4>1376318</vt:i4>
      </vt:variant>
      <vt:variant>
        <vt:i4>383</vt:i4>
      </vt:variant>
      <vt:variant>
        <vt:i4>0</vt:i4>
      </vt:variant>
      <vt:variant>
        <vt:i4>5</vt:i4>
      </vt:variant>
      <vt:variant>
        <vt:lpwstr/>
      </vt:variant>
      <vt:variant>
        <vt:lpwstr>_Toc86503602</vt:lpwstr>
      </vt:variant>
      <vt:variant>
        <vt:i4>1900599</vt:i4>
      </vt:variant>
      <vt:variant>
        <vt:i4>377</vt:i4>
      </vt:variant>
      <vt:variant>
        <vt:i4>0</vt:i4>
      </vt:variant>
      <vt:variant>
        <vt:i4>5</vt:i4>
      </vt:variant>
      <vt:variant>
        <vt:lpwstr/>
      </vt:variant>
      <vt:variant>
        <vt:lpwstr>_Toc86503599</vt:lpwstr>
      </vt:variant>
      <vt:variant>
        <vt:i4>1179703</vt:i4>
      </vt:variant>
      <vt:variant>
        <vt:i4>371</vt:i4>
      </vt:variant>
      <vt:variant>
        <vt:i4>0</vt:i4>
      </vt:variant>
      <vt:variant>
        <vt:i4>5</vt:i4>
      </vt:variant>
      <vt:variant>
        <vt:lpwstr/>
      </vt:variant>
      <vt:variant>
        <vt:lpwstr>_Toc86503596</vt:lpwstr>
      </vt:variant>
      <vt:variant>
        <vt:i4>1507383</vt:i4>
      </vt:variant>
      <vt:variant>
        <vt:i4>365</vt:i4>
      </vt:variant>
      <vt:variant>
        <vt:i4>0</vt:i4>
      </vt:variant>
      <vt:variant>
        <vt:i4>5</vt:i4>
      </vt:variant>
      <vt:variant>
        <vt:lpwstr/>
      </vt:variant>
      <vt:variant>
        <vt:lpwstr>_Toc86503593</vt:lpwstr>
      </vt:variant>
      <vt:variant>
        <vt:i4>1310775</vt:i4>
      </vt:variant>
      <vt:variant>
        <vt:i4>359</vt:i4>
      </vt:variant>
      <vt:variant>
        <vt:i4>0</vt:i4>
      </vt:variant>
      <vt:variant>
        <vt:i4>5</vt:i4>
      </vt:variant>
      <vt:variant>
        <vt:lpwstr/>
      </vt:variant>
      <vt:variant>
        <vt:lpwstr>_Toc86503590</vt:lpwstr>
      </vt:variant>
      <vt:variant>
        <vt:i4>1245238</vt:i4>
      </vt:variant>
      <vt:variant>
        <vt:i4>353</vt:i4>
      </vt:variant>
      <vt:variant>
        <vt:i4>0</vt:i4>
      </vt:variant>
      <vt:variant>
        <vt:i4>5</vt:i4>
      </vt:variant>
      <vt:variant>
        <vt:lpwstr/>
      </vt:variant>
      <vt:variant>
        <vt:lpwstr>_Toc86503587</vt:lpwstr>
      </vt:variant>
      <vt:variant>
        <vt:i4>1048630</vt:i4>
      </vt:variant>
      <vt:variant>
        <vt:i4>347</vt:i4>
      </vt:variant>
      <vt:variant>
        <vt:i4>0</vt:i4>
      </vt:variant>
      <vt:variant>
        <vt:i4>5</vt:i4>
      </vt:variant>
      <vt:variant>
        <vt:lpwstr/>
      </vt:variant>
      <vt:variant>
        <vt:lpwstr>_Toc86503584</vt:lpwstr>
      </vt:variant>
      <vt:variant>
        <vt:i4>1376310</vt:i4>
      </vt:variant>
      <vt:variant>
        <vt:i4>341</vt:i4>
      </vt:variant>
      <vt:variant>
        <vt:i4>0</vt:i4>
      </vt:variant>
      <vt:variant>
        <vt:i4>5</vt:i4>
      </vt:variant>
      <vt:variant>
        <vt:lpwstr/>
      </vt:variant>
      <vt:variant>
        <vt:lpwstr>_Toc86503581</vt:lpwstr>
      </vt:variant>
      <vt:variant>
        <vt:i4>1835065</vt:i4>
      </vt:variant>
      <vt:variant>
        <vt:i4>335</vt:i4>
      </vt:variant>
      <vt:variant>
        <vt:i4>0</vt:i4>
      </vt:variant>
      <vt:variant>
        <vt:i4>5</vt:i4>
      </vt:variant>
      <vt:variant>
        <vt:lpwstr/>
      </vt:variant>
      <vt:variant>
        <vt:lpwstr>_Toc86503578</vt:lpwstr>
      </vt:variant>
      <vt:variant>
        <vt:i4>1114169</vt:i4>
      </vt:variant>
      <vt:variant>
        <vt:i4>329</vt:i4>
      </vt:variant>
      <vt:variant>
        <vt:i4>0</vt:i4>
      </vt:variant>
      <vt:variant>
        <vt:i4>5</vt:i4>
      </vt:variant>
      <vt:variant>
        <vt:lpwstr/>
      </vt:variant>
      <vt:variant>
        <vt:lpwstr>_Toc86503575</vt:lpwstr>
      </vt:variant>
      <vt:variant>
        <vt:i4>1441849</vt:i4>
      </vt:variant>
      <vt:variant>
        <vt:i4>323</vt:i4>
      </vt:variant>
      <vt:variant>
        <vt:i4>0</vt:i4>
      </vt:variant>
      <vt:variant>
        <vt:i4>5</vt:i4>
      </vt:variant>
      <vt:variant>
        <vt:lpwstr/>
      </vt:variant>
      <vt:variant>
        <vt:lpwstr>_Toc86503572</vt:lpwstr>
      </vt:variant>
      <vt:variant>
        <vt:i4>1900600</vt:i4>
      </vt:variant>
      <vt:variant>
        <vt:i4>317</vt:i4>
      </vt:variant>
      <vt:variant>
        <vt:i4>0</vt:i4>
      </vt:variant>
      <vt:variant>
        <vt:i4>5</vt:i4>
      </vt:variant>
      <vt:variant>
        <vt:lpwstr/>
      </vt:variant>
      <vt:variant>
        <vt:lpwstr>_Toc86503569</vt:lpwstr>
      </vt:variant>
      <vt:variant>
        <vt:i4>1179704</vt:i4>
      </vt:variant>
      <vt:variant>
        <vt:i4>311</vt:i4>
      </vt:variant>
      <vt:variant>
        <vt:i4>0</vt:i4>
      </vt:variant>
      <vt:variant>
        <vt:i4>5</vt:i4>
      </vt:variant>
      <vt:variant>
        <vt:lpwstr/>
      </vt:variant>
      <vt:variant>
        <vt:lpwstr>_Toc86503566</vt:lpwstr>
      </vt:variant>
      <vt:variant>
        <vt:i4>1507384</vt:i4>
      </vt:variant>
      <vt:variant>
        <vt:i4>305</vt:i4>
      </vt:variant>
      <vt:variant>
        <vt:i4>0</vt:i4>
      </vt:variant>
      <vt:variant>
        <vt:i4>5</vt:i4>
      </vt:variant>
      <vt:variant>
        <vt:lpwstr/>
      </vt:variant>
      <vt:variant>
        <vt:lpwstr>_Toc86503563</vt:lpwstr>
      </vt:variant>
      <vt:variant>
        <vt:i4>1310776</vt:i4>
      </vt:variant>
      <vt:variant>
        <vt:i4>299</vt:i4>
      </vt:variant>
      <vt:variant>
        <vt:i4>0</vt:i4>
      </vt:variant>
      <vt:variant>
        <vt:i4>5</vt:i4>
      </vt:variant>
      <vt:variant>
        <vt:lpwstr/>
      </vt:variant>
      <vt:variant>
        <vt:lpwstr>_Toc86503560</vt:lpwstr>
      </vt:variant>
      <vt:variant>
        <vt:i4>1245243</vt:i4>
      </vt:variant>
      <vt:variant>
        <vt:i4>293</vt:i4>
      </vt:variant>
      <vt:variant>
        <vt:i4>0</vt:i4>
      </vt:variant>
      <vt:variant>
        <vt:i4>5</vt:i4>
      </vt:variant>
      <vt:variant>
        <vt:lpwstr/>
      </vt:variant>
      <vt:variant>
        <vt:lpwstr>_Toc86503557</vt:lpwstr>
      </vt:variant>
      <vt:variant>
        <vt:i4>1048635</vt:i4>
      </vt:variant>
      <vt:variant>
        <vt:i4>287</vt:i4>
      </vt:variant>
      <vt:variant>
        <vt:i4>0</vt:i4>
      </vt:variant>
      <vt:variant>
        <vt:i4>5</vt:i4>
      </vt:variant>
      <vt:variant>
        <vt:lpwstr/>
      </vt:variant>
      <vt:variant>
        <vt:lpwstr>_Toc86503554</vt:lpwstr>
      </vt:variant>
      <vt:variant>
        <vt:i4>1376315</vt:i4>
      </vt:variant>
      <vt:variant>
        <vt:i4>281</vt:i4>
      </vt:variant>
      <vt:variant>
        <vt:i4>0</vt:i4>
      </vt:variant>
      <vt:variant>
        <vt:i4>5</vt:i4>
      </vt:variant>
      <vt:variant>
        <vt:lpwstr/>
      </vt:variant>
      <vt:variant>
        <vt:lpwstr>_Toc86503551</vt:lpwstr>
      </vt:variant>
      <vt:variant>
        <vt:i4>1835066</vt:i4>
      </vt:variant>
      <vt:variant>
        <vt:i4>275</vt:i4>
      </vt:variant>
      <vt:variant>
        <vt:i4>0</vt:i4>
      </vt:variant>
      <vt:variant>
        <vt:i4>5</vt:i4>
      </vt:variant>
      <vt:variant>
        <vt:lpwstr/>
      </vt:variant>
      <vt:variant>
        <vt:lpwstr>_Toc86503548</vt:lpwstr>
      </vt:variant>
      <vt:variant>
        <vt:i4>1114170</vt:i4>
      </vt:variant>
      <vt:variant>
        <vt:i4>269</vt:i4>
      </vt:variant>
      <vt:variant>
        <vt:i4>0</vt:i4>
      </vt:variant>
      <vt:variant>
        <vt:i4>5</vt:i4>
      </vt:variant>
      <vt:variant>
        <vt:lpwstr/>
      </vt:variant>
      <vt:variant>
        <vt:lpwstr>_Toc86503545</vt:lpwstr>
      </vt:variant>
      <vt:variant>
        <vt:i4>1441850</vt:i4>
      </vt:variant>
      <vt:variant>
        <vt:i4>263</vt:i4>
      </vt:variant>
      <vt:variant>
        <vt:i4>0</vt:i4>
      </vt:variant>
      <vt:variant>
        <vt:i4>5</vt:i4>
      </vt:variant>
      <vt:variant>
        <vt:lpwstr/>
      </vt:variant>
      <vt:variant>
        <vt:lpwstr>_Toc86503542</vt:lpwstr>
      </vt:variant>
      <vt:variant>
        <vt:i4>1900605</vt:i4>
      </vt:variant>
      <vt:variant>
        <vt:i4>257</vt:i4>
      </vt:variant>
      <vt:variant>
        <vt:i4>0</vt:i4>
      </vt:variant>
      <vt:variant>
        <vt:i4>5</vt:i4>
      </vt:variant>
      <vt:variant>
        <vt:lpwstr/>
      </vt:variant>
      <vt:variant>
        <vt:lpwstr>_Toc86503539</vt:lpwstr>
      </vt:variant>
      <vt:variant>
        <vt:i4>1179709</vt:i4>
      </vt:variant>
      <vt:variant>
        <vt:i4>251</vt:i4>
      </vt:variant>
      <vt:variant>
        <vt:i4>0</vt:i4>
      </vt:variant>
      <vt:variant>
        <vt:i4>5</vt:i4>
      </vt:variant>
      <vt:variant>
        <vt:lpwstr/>
      </vt:variant>
      <vt:variant>
        <vt:lpwstr>_Toc86503536</vt:lpwstr>
      </vt:variant>
      <vt:variant>
        <vt:i4>1507389</vt:i4>
      </vt:variant>
      <vt:variant>
        <vt:i4>245</vt:i4>
      </vt:variant>
      <vt:variant>
        <vt:i4>0</vt:i4>
      </vt:variant>
      <vt:variant>
        <vt:i4>5</vt:i4>
      </vt:variant>
      <vt:variant>
        <vt:lpwstr/>
      </vt:variant>
      <vt:variant>
        <vt:lpwstr>_Toc86503533</vt:lpwstr>
      </vt:variant>
      <vt:variant>
        <vt:i4>1310781</vt:i4>
      </vt:variant>
      <vt:variant>
        <vt:i4>239</vt:i4>
      </vt:variant>
      <vt:variant>
        <vt:i4>0</vt:i4>
      </vt:variant>
      <vt:variant>
        <vt:i4>5</vt:i4>
      </vt:variant>
      <vt:variant>
        <vt:lpwstr/>
      </vt:variant>
      <vt:variant>
        <vt:lpwstr>_Toc86503530</vt:lpwstr>
      </vt:variant>
      <vt:variant>
        <vt:i4>1245244</vt:i4>
      </vt:variant>
      <vt:variant>
        <vt:i4>233</vt:i4>
      </vt:variant>
      <vt:variant>
        <vt:i4>0</vt:i4>
      </vt:variant>
      <vt:variant>
        <vt:i4>5</vt:i4>
      </vt:variant>
      <vt:variant>
        <vt:lpwstr/>
      </vt:variant>
      <vt:variant>
        <vt:lpwstr>_Toc86503527</vt:lpwstr>
      </vt:variant>
      <vt:variant>
        <vt:i4>1048636</vt:i4>
      </vt:variant>
      <vt:variant>
        <vt:i4>227</vt:i4>
      </vt:variant>
      <vt:variant>
        <vt:i4>0</vt:i4>
      </vt:variant>
      <vt:variant>
        <vt:i4>5</vt:i4>
      </vt:variant>
      <vt:variant>
        <vt:lpwstr/>
      </vt:variant>
      <vt:variant>
        <vt:lpwstr>_Toc86503524</vt:lpwstr>
      </vt:variant>
      <vt:variant>
        <vt:i4>1376316</vt:i4>
      </vt:variant>
      <vt:variant>
        <vt:i4>221</vt:i4>
      </vt:variant>
      <vt:variant>
        <vt:i4>0</vt:i4>
      </vt:variant>
      <vt:variant>
        <vt:i4>5</vt:i4>
      </vt:variant>
      <vt:variant>
        <vt:lpwstr/>
      </vt:variant>
      <vt:variant>
        <vt:lpwstr>_Toc86503521</vt:lpwstr>
      </vt:variant>
      <vt:variant>
        <vt:i4>1835071</vt:i4>
      </vt:variant>
      <vt:variant>
        <vt:i4>215</vt:i4>
      </vt:variant>
      <vt:variant>
        <vt:i4>0</vt:i4>
      </vt:variant>
      <vt:variant>
        <vt:i4>5</vt:i4>
      </vt:variant>
      <vt:variant>
        <vt:lpwstr/>
      </vt:variant>
      <vt:variant>
        <vt:lpwstr>_Toc86503518</vt:lpwstr>
      </vt:variant>
      <vt:variant>
        <vt:i4>1114175</vt:i4>
      </vt:variant>
      <vt:variant>
        <vt:i4>209</vt:i4>
      </vt:variant>
      <vt:variant>
        <vt:i4>0</vt:i4>
      </vt:variant>
      <vt:variant>
        <vt:i4>5</vt:i4>
      </vt:variant>
      <vt:variant>
        <vt:lpwstr/>
      </vt:variant>
      <vt:variant>
        <vt:lpwstr>_Toc86503515</vt:lpwstr>
      </vt:variant>
      <vt:variant>
        <vt:i4>1441855</vt:i4>
      </vt:variant>
      <vt:variant>
        <vt:i4>203</vt:i4>
      </vt:variant>
      <vt:variant>
        <vt:i4>0</vt:i4>
      </vt:variant>
      <vt:variant>
        <vt:i4>5</vt:i4>
      </vt:variant>
      <vt:variant>
        <vt:lpwstr/>
      </vt:variant>
      <vt:variant>
        <vt:lpwstr>_Toc86503512</vt:lpwstr>
      </vt:variant>
      <vt:variant>
        <vt:i4>1900606</vt:i4>
      </vt:variant>
      <vt:variant>
        <vt:i4>197</vt:i4>
      </vt:variant>
      <vt:variant>
        <vt:i4>0</vt:i4>
      </vt:variant>
      <vt:variant>
        <vt:i4>5</vt:i4>
      </vt:variant>
      <vt:variant>
        <vt:lpwstr/>
      </vt:variant>
      <vt:variant>
        <vt:lpwstr>_Toc86503509</vt:lpwstr>
      </vt:variant>
      <vt:variant>
        <vt:i4>1179710</vt:i4>
      </vt:variant>
      <vt:variant>
        <vt:i4>191</vt:i4>
      </vt:variant>
      <vt:variant>
        <vt:i4>0</vt:i4>
      </vt:variant>
      <vt:variant>
        <vt:i4>5</vt:i4>
      </vt:variant>
      <vt:variant>
        <vt:lpwstr/>
      </vt:variant>
      <vt:variant>
        <vt:lpwstr>_Toc86503506</vt:lpwstr>
      </vt:variant>
      <vt:variant>
        <vt:i4>1507390</vt:i4>
      </vt:variant>
      <vt:variant>
        <vt:i4>185</vt:i4>
      </vt:variant>
      <vt:variant>
        <vt:i4>0</vt:i4>
      </vt:variant>
      <vt:variant>
        <vt:i4>5</vt:i4>
      </vt:variant>
      <vt:variant>
        <vt:lpwstr/>
      </vt:variant>
      <vt:variant>
        <vt:lpwstr>_Toc86503503</vt:lpwstr>
      </vt:variant>
      <vt:variant>
        <vt:i4>1441854</vt:i4>
      </vt:variant>
      <vt:variant>
        <vt:i4>179</vt:i4>
      </vt:variant>
      <vt:variant>
        <vt:i4>0</vt:i4>
      </vt:variant>
      <vt:variant>
        <vt:i4>5</vt:i4>
      </vt:variant>
      <vt:variant>
        <vt:lpwstr/>
      </vt:variant>
      <vt:variant>
        <vt:lpwstr>_Toc86503502</vt:lpwstr>
      </vt:variant>
      <vt:variant>
        <vt:i4>1376318</vt:i4>
      </vt:variant>
      <vt:variant>
        <vt:i4>173</vt:i4>
      </vt:variant>
      <vt:variant>
        <vt:i4>0</vt:i4>
      </vt:variant>
      <vt:variant>
        <vt:i4>5</vt:i4>
      </vt:variant>
      <vt:variant>
        <vt:lpwstr/>
      </vt:variant>
      <vt:variant>
        <vt:lpwstr>_Toc86503501</vt:lpwstr>
      </vt:variant>
      <vt:variant>
        <vt:i4>1310782</vt:i4>
      </vt:variant>
      <vt:variant>
        <vt:i4>167</vt:i4>
      </vt:variant>
      <vt:variant>
        <vt:i4>0</vt:i4>
      </vt:variant>
      <vt:variant>
        <vt:i4>5</vt:i4>
      </vt:variant>
      <vt:variant>
        <vt:lpwstr/>
      </vt:variant>
      <vt:variant>
        <vt:lpwstr>_Toc86503500</vt:lpwstr>
      </vt:variant>
      <vt:variant>
        <vt:i4>1835063</vt:i4>
      </vt:variant>
      <vt:variant>
        <vt:i4>161</vt:i4>
      </vt:variant>
      <vt:variant>
        <vt:i4>0</vt:i4>
      </vt:variant>
      <vt:variant>
        <vt:i4>5</vt:i4>
      </vt:variant>
      <vt:variant>
        <vt:lpwstr/>
      </vt:variant>
      <vt:variant>
        <vt:lpwstr>_Toc86503499</vt:lpwstr>
      </vt:variant>
      <vt:variant>
        <vt:i4>1900599</vt:i4>
      </vt:variant>
      <vt:variant>
        <vt:i4>155</vt:i4>
      </vt:variant>
      <vt:variant>
        <vt:i4>0</vt:i4>
      </vt:variant>
      <vt:variant>
        <vt:i4>5</vt:i4>
      </vt:variant>
      <vt:variant>
        <vt:lpwstr/>
      </vt:variant>
      <vt:variant>
        <vt:lpwstr>_Toc86503498</vt:lpwstr>
      </vt:variant>
      <vt:variant>
        <vt:i4>1179703</vt:i4>
      </vt:variant>
      <vt:variant>
        <vt:i4>149</vt:i4>
      </vt:variant>
      <vt:variant>
        <vt:i4>0</vt:i4>
      </vt:variant>
      <vt:variant>
        <vt:i4>5</vt:i4>
      </vt:variant>
      <vt:variant>
        <vt:lpwstr/>
      </vt:variant>
      <vt:variant>
        <vt:lpwstr>_Toc86503497</vt:lpwstr>
      </vt:variant>
      <vt:variant>
        <vt:i4>1245239</vt:i4>
      </vt:variant>
      <vt:variant>
        <vt:i4>143</vt:i4>
      </vt:variant>
      <vt:variant>
        <vt:i4>0</vt:i4>
      </vt:variant>
      <vt:variant>
        <vt:i4>5</vt:i4>
      </vt:variant>
      <vt:variant>
        <vt:lpwstr/>
      </vt:variant>
      <vt:variant>
        <vt:lpwstr>_Toc86503496</vt:lpwstr>
      </vt:variant>
      <vt:variant>
        <vt:i4>1048631</vt:i4>
      </vt:variant>
      <vt:variant>
        <vt:i4>137</vt:i4>
      </vt:variant>
      <vt:variant>
        <vt:i4>0</vt:i4>
      </vt:variant>
      <vt:variant>
        <vt:i4>5</vt:i4>
      </vt:variant>
      <vt:variant>
        <vt:lpwstr/>
      </vt:variant>
      <vt:variant>
        <vt:lpwstr>_Toc86503495</vt:lpwstr>
      </vt:variant>
      <vt:variant>
        <vt:i4>1114167</vt:i4>
      </vt:variant>
      <vt:variant>
        <vt:i4>131</vt:i4>
      </vt:variant>
      <vt:variant>
        <vt:i4>0</vt:i4>
      </vt:variant>
      <vt:variant>
        <vt:i4>5</vt:i4>
      </vt:variant>
      <vt:variant>
        <vt:lpwstr/>
      </vt:variant>
      <vt:variant>
        <vt:lpwstr>_Toc86503494</vt:lpwstr>
      </vt:variant>
      <vt:variant>
        <vt:i4>4849715</vt:i4>
      </vt:variant>
      <vt:variant>
        <vt:i4>126</vt:i4>
      </vt:variant>
      <vt:variant>
        <vt:i4>0</vt:i4>
      </vt:variant>
      <vt:variant>
        <vt:i4>5</vt:i4>
      </vt:variant>
      <vt:variant>
        <vt:lpwstr>mailto:liuys170@chinaunicom.cn</vt:lpwstr>
      </vt:variant>
      <vt:variant>
        <vt:lpwstr/>
      </vt:variant>
      <vt:variant>
        <vt:i4>2949121</vt:i4>
      </vt:variant>
      <vt:variant>
        <vt:i4>123</vt:i4>
      </vt:variant>
      <vt:variant>
        <vt:i4>0</vt:i4>
      </vt:variant>
      <vt:variant>
        <vt:i4>5</vt:i4>
      </vt:variant>
      <vt:variant>
        <vt:lpwstr>mailto:gaow25@chinaunicom.cn</vt:lpwstr>
      </vt:variant>
      <vt:variant>
        <vt:lpwstr/>
      </vt:variant>
      <vt:variant>
        <vt:i4>7274496</vt:i4>
      </vt:variant>
      <vt:variant>
        <vt:i4>120</vt:i4>
      </vt:variant>
      <vt:variant>
        <vt:i4>0</vt:i4>
      </vt:variant>
      <vt:variant>
        <vt:i4>5</vt:i4>
      </vt:variant>
      <vt:variant>
        <vt:lpwstr>mailto:vishnu.n@ieee.org</vt:lpwstr>
      </vt:variant>
      <vt:variant>
        <vt:lpwstr/>
      </vt:variant>
      <vt:variant>
        <vt:i4>3801170</vt:i4>
      </vt:variant>
      <vt:variant>
        <vt:i4>117</vt:i4>
      </vt:variant>
      <vt:variant>
        <vt:i4>0</vt:i4>
      </vt:variant>
      <vt:variant>
        <vt:i4>5</vt:i4>
      </vt:variant>
      <vt:variant>
        <vt:lpwstr>mailto:vk.roy@gov.in</vt:lpwstr>
      </vt:variant>
      <vt:variant>
        <vt:lpwstr/>
      </vt:variant>
      <vt:variant>
        <vt:i4>917554</vt:i4>
      </vt:variant>
      <vt:variant>
        <vt:i4>114</vt:i4>
      </vt:variant>
      <vt:variant>
        <vt:i4>0</vt:i4>
      </vt:variant>
      <vt:variant>
        <vt:i4>5</vt:i4>
      </vt:variant>
      <vt:variant>
        <vt:lpwstr>mailto:udayasankar.v@srmap.edu.in</vt:lpwstr>
      </vt:variant>
      <vt:variant>
        <vt:lpwstr/>
      </vt:variant>
      <vt:variant>
        <vt:i4>5832762</vt:i4>
      </vt:variant>
      <vt:variant>
        <vt:i4>111</vt:i4>
      </vt:variant>
      <vt:variant>
        <vt:i4>0</vt:i4>
      </vt:variant>
      <vt:variant>
        <vt:i4>5</vt:i4>
      </vt:variant>
      <vt:variant>
        <vt:lpwstr>mailto:sirko.straube@dfki.de</vt:lpwstr>
      </vt:variant>
      <vt:variant>
        <vt:lpwstr/>
      </vt:variant>
      <vt:variant>
        <vt:i4>3342354</vt:i4>
      </vt:variant>
      <vt:variant>
        <vt:i4>108</vt:i4>
      </vt:variant>
      <vt:variant>
        <vt:i4>0</vt:i4>
      </vt:variant>
      <vt:variant>
        <vt:i4>5</vt:i4>
      </vt:variant>
      <vt:variant>
        <vt:lpwstr>mailto:shabnam.sultana@highstreet-technologies.com</vt:lpwstr>
      </vt:variant>
      <vt:variant>
        <vt:lpwstr/>
      </vt:variant>
      <vt:variant>
        <vt:i4>6750216</vt:i4>
      </vt:variant>
      <vt:variant>
        <vt:i4>105</vt:i4>
      </vt:variant>
      <vt:variant>
        <vt:i4>0</vt:i4>
      </vt:variant>
      <vt:variant>
        <vt:i4>5</vt:i4>
      </vt:variant>
      <vt:variant>
        <vt:lpwstr>mailto:salih.ergut@oredata.com</vt:lpwstr>
      </vt:variant>
      <vt:variant>
        <vt:lpwstr/>
      </vt:variant>
      <vt:variant>
        <vt:i4>1835113</vt:i4>
      </vt:variant>
      <vt:variant>
        <vt:i4>102</vt:i4>
      </vt:variant>
      <vt:variant>
        <vt:i4>0</vt:i4>
      </vt:variant>
      <vt:variant>
        <vt:i4>5</vt:i4>
      </vt:variant>
      <vt:variant>
        <vt:lpwstr>mailto:ranjana.sivaram@gov.in</vt:lpwstr>
      </vt:variant>
      <vt:variant>
        <vt:lpwstr/>
      </vt:variant>
      <vt:variant>
        <vt:i4>1638453</vt:i4>
      </vt:variant>
      <vt:variant>
        <vt:i4>99</vt:i4>
      </vt:variant>
      <vt:variant>
        <vt:i4>0</vt:i4>
      </vt:variant>
      <vt:variant>
        <vt:i4>5</vt:i4>
      </vt:variant>
      <vt:variant>
        <vt:lpwstr>mailto:Qi.Wang@uws.ac.uk</vt:lpwstr>
      </vt:variant>
      <vt:variant>
        <vt:lpwstr/>
      </vt:variant>
      <vt:variant>
        <vt:i4>1572901</vt:i4>
      </vt:variant>
      <vt:variant>
        <vt:i4>96</vt:i4>
      </vt:variant>
      <vt:variant>
        <vt:i4>0</vt:i4>
      </vt:variant>
      <vt:variant>
        <vt:i4>5</vt:i4>
      </vt:variant>
      <vt:variant>
        <vt:lpwstr>mailto:sunqiyjy@chinamobile.com</vt:lpwstr>
      </vt:variant>
      <vt:variant>
        <vt:lpwstr/>
      </vt:variant>
      <vt:variant>
        <vt:i4>327795</vt:i4>
      </vt:variant>
      <vt:variant>
        <vt:i4>93</vt:i4>
      </vt:variant>
      <vt:variant>
        <vt:i4>0</vt:i4>
      </vt:variant>
      <vt:variant>
        <vt:i4>5</vt:i4>
      </vt:variant>
      <vt:variant>
        <vt:lpwstr>mailto:pradipta@iisc.ac.in</vt:lpwstr>
      </vt:variant>
      <vt:variant>
        <vt:lpwstr/>
      </vt:variant>
      <vt:variant>
        <vt:i4>2752584</vt:i4>
      </vt:variant>
      <vt:variant>
        <vt:i4>90</vt:i4>
      </vt:variant>
      <vt:variant>
        <vt:i4>0</vt:i4>
      </vt:variant>
      <vt:variant>
        <vt:i4>5</vt:i4>
      </vt:variant>
      <vt:variant>
        <vt:lpwstr>mailto:paul.harvey@rakuten.com</vt:lpwstr>
      </vt:variant>
      <vt:variant>
        <vt:lpwstr/>
      </vt:variant>
      <vt:variant>
        <vt:i4>3604545</vt:i4>
      </vt:variant>
      <vt:variant>
        <vt:i4>87</vt:i4>
      </vt:variant>
      <vt:variant>
        <vt:i4>0</vt:i4>
      </vt:variant>
      <vt:variant>
        <vt:i4>5</vt:i4>
      </vt:variant>
      <vt:variant>
        <vt:lpwstr>mailto:hermunn@varnish-software.com</vt:lpwstr>
      </vt:variant>
      <vt:variant>
        <vt:lpwstr/>
      </vt:variant>
      <vt:variant>
        <vt:i4>393277</vt:i4>
      </vt:variant>
      <vt:variant>
        <vt:i4>84</vt:i4>
      </vt:variant>
      <vt:variant>
        <vt:i4>0</vt:i4>
      </vt:variant>
      <vt:variant>
        <vt:i4>5</vt:i4>
      </vt:variant>
      <vt:variant>
        <vt:lpwstr>mailto:oercetin@sabanciuniv.edu</vt:lpwstr>
      </vt:variant>
      <vt:variant>
        <vt:lpwstr/>
      </vt:variant>
      <vt:variant>
        <vt:i4>6225974</vt:i4>
      </vt:variant>
      <vt:variant>
        <vt:i4>81</vt:i4>
      </vt:variant>
      <vt:variant>
        <vt:i4>0</vt:i4>
      </vt:variant>
      <vt:variant>
        <vt:i4>5</vt:i4>
      </vt:variant>
      <vt:variant>
        <vt:lpwstr>mailto:nsultana1@iit.edu</vt:lpwstr>
      </vt:variant>
      <vt:variant>
        <vt:lpwstr/>
      </vt:variant>
      <vt:variant>
        <vt:i4>7208989</vt:i4>
      </vt:variant>
      <vt:variant>
        <vt:i4>78</vt:i4>
      </vt:variant>
      <vt:variant>
        <vt:i4>0</vt:i4>
      </vt:variant>
      <vt:variant>
        <vt:i4>5</vt:i4>
      </vt:variant>
      <vt:variant>
        <vt:lpwstr>mailto:NVNarendra@idrbt.ac.in</vt:lpwstr>
      </vt:variant>
      <vt:variant>
        <vt:lpwstr/>
      </vt:variant>
      <vt:variant>
        <vt:i4>5373998</vt:i4>
      </vt:variant>
      <vt:variant>
        <vt:i4>75</vt:i4>
      </vt:variant>
      <vt:variant>
        <vt:i4>0</vt:i4>
      </vt:variant>
      <vt:variant>
        <vt:i4>5</vt:i4>
      </vt:variant>
      <vt:variant>
        <vt:lpwstr>mailto:mferriol@ac.upc.edu</vt:lpwstr>
      </vt:variant>
      <vt:variant>
        <vt:lpwstr/>
      </vt:variant>
      <vt:variant>
        <vt:i4>3539026</vt:i4>
      </vt:variant>
      <vt:variant>
        <vt:i4>72</vt:i4>
      </vt:variant>
      <vt:variant>
        <vt:i4>0</vt:i4>
      </vt:variant>
      <vt:variant>
        <vt:i4>5</vt:i4>
      </vt:variant>
      <vt:variant>
        <vt:lpwstr>mailto:m.polese@northeastern.edu</vt:lpwstr>
      </vt:variant>
      <vt:variant>
        <vt:lpwstr/>
      </vt:variant>
      <vt:variant>
        <vt:i4>2162696</vt:i4>
      </vt:variant>
      <vt:variant>
        <vt:i4>69</vt:i4>
      </vt:variant>
      <vt:variant>
        <vt:i4>0</vt:i4>
      </vt:variant>
      <vt:variant>
        <vt:i4>5</vt:i4>
      </vt:variant>
      <vt:variant>
        <vt:lpwstr>mailto:mblott@xilinx.com</vt:lpwstr>
      </vt:variant>
      <vt:variant>
        <vt:lpwstr/>
      </vt:variant>
      <vt:variant>
        <vt:i4>5767277</vt:i4>
      </vt:variant>
      <vt:variant>
        <vt:i4>66</vt:i4>
      </vt:variant>
      <vt:variant>
        <vt:i4>0</vt:i4>
      </vt:variant>
      <vt:variant>
        <vt:i4>5</vt:i4>
      </vt:variant>
      <vt:variant>
        <vt:lpwstr>mailto:mgramagl@it.uc3m.es</vt:lpwstr>
      </vt:variant>
      <vt:variant>
        <vt:lpwstr/>
      </vt:variant>
      <vt:variant>
        <vt:i4>3014687</vt:i4>
      </vt:variant>
      <vt:variant>
        <vt:i4>63</vt:i4>
      </vt:variant>
      <vt:variant>
        <vt:i4>0</vt:i4>
      </vt:variant>
      <vt:variant>
        <vt:i4>5</vt:i4>
      </vt:variant>
      <vt:variant>
        <vt:lpwstr>mailto:yuan.liya@zte.com.cn</vt:lpwstr>
      </vt:variant>
      <vt:variant>
        <vt:lpwstr/>
      </vt:variant>
      <vt:variant>
        <vt:i4>589944</vt:i4>
      </vt:variant>
      <vt:variant>
        <vt:i4>60</vt:i4>
      </vt:variant>
      <vt:variant>
        <vt:i4>0</vt:i4>
      </vt:variant>
      <vt:variant>
        <vt:i4>5</vt:i4>
      </vt:variant>
      <vt:variant>
        <vt:lpwstr>mailto:laurent.ciavaglia@rakuten.com</vt:lpwstr>
      </vt:variant>
      <vt:variant>
        <vt:lpwstr/>
      </vt:variant>
      <vt:variant>
        <vt:i4>7274522</vt:i4>
      </vt:variant>
      <vt:variant>
        <vt:i4>57</vt:i4>
      </vt:variant>
      <vt:variant>
        <vt:i4>0</vt:i4>
      </vt:variant>
      <vt:variant>
        <vt:i4>5</vt:i4>
      </vt:variant>
      <vt:variant>
        <vt:lpwstr>mailto:khakimov-aa@rudn.ru</vt:lpwstr>
      </vt:variant>
      <vt:variant>
        <vt:lpwstr/>
      </vt:variant>
      <vt:variant>
        <vt:i4>3866692</vt:i4>
      </vt:variant>
      <vt:variant>
        <vt:i4>54</vt:i4>
      </vt:variant>
      <vt:variant>
        <vt:i4>0</vt:i4>
      </vt:variant>
      <vt:variant>
        <vt:i4>5</vt:i4>
      </vt:variant>
      <vt:variant>
        <vt:lpwstr>mailto:julius.schulz-zander@hhi.fraunhofer.de</vt:lpwstr>
      </vt:variant>
      <vt:variant>
        <vt:lpwstr/>
      </vt:variant>
      <vt:variant>
        <vt:i4>6094904</vt:i4>
      </vt:variant>
      <vt:variant>
        <vt:i4>51</vt:i4>
      </vt:variant>
      <vt:variant>
        <vt:i4>0</vt:i4>
      </vt:variant>
      <vt:variant>
        <vt:i4>5</vt:i4>
      </vt:variant>
      <vt:variant>
        <vt:lpwstr>mailto:Jose.Alcaraz-Calero@uws.ac.uk</vt:lpwstr>
      </vt:variant>
      <vt:variant>
        <vt:lpwstr/>
      </vt:variant>
      <vt:variant>
        <vt:i4>5570668</vt:i4>
      </vt:variant>
      <vt:variant>
        <vt:i4>48</vt:i4>
      </vt:variant>
      <vt:variant>
        <vt:i4>0</vt:i4>
      </vt:variant>
      <vt:variant>
        <vt:i4>5</vt:i4>
      </vt:variant>
      <vt:variant>
        <vt:lpwstr>mailto:weijx29@chinaunicom.cn</vt:lpwstr>
      </vt:variant>
      <vt:variant>
        <vt:lpwstr/>
      </vt:variant>
      <vt:variant>
        <vt:i4>720998</vt:i4>
      </vt:variant>
      <vt:variant>
        <vt:i4>45</vt:i4>
      </vt:variant>
      <vt:variant>
        <vt:i4>0</vt:i4>
      </vt:variant>
      <vt:variant>
        <vt:i4>5</vt:i4>
      </vt:variant>
      <vt:variant>
        <vt:lpwstr>mailto:guillaume.quintard@gmail.com</vt:lpwstr>
      </vt:variant>
      <vt:variant>
        <vt:lpwstr/>
      </vt:variant>
      <vt:variant>
        <vt:i4>524335</vt:i4>
      </vt:variant>
      <vt:variant>
        <vt:i4>42</vt:i4>
      </vt:variant>
      <vt:variant>
        <vt:i4>0</vt:i4>
      </vt:variant>
      <vt:variant>
        <vt:i4>5</vt:i4>
      </vt:variant>
      <vt:variant>
        <vt:lpwstr>mailto:gokhan.kalem@turkcell.com.tr</vt:lpwstr>
      </vt:variant>
      <vt:variant>
        <vt:lpwstr/>
      </vt:variant>
      <vt:variant>
        <vt:i4>7536719</vt:i4>
      </vt:variant>
      <vt:variant>
        <vt:i4>39</vt:i4>
      </vt:variant>
      <vt:variant>
        <vt:i4>0</vt:i4>
      </vt:variant>
      <vt:variant>
        <vt:i4>5</vt:i4>
      </vt:variant>
      <vt:variant>
        <vt:lpwstr>mailto:gwieser@frinx.io</vt:lpwstr>
      </vt:variant>
      <vt:variant>
        <vt:lpwstr/>
      </vt:variant>
      <vt:variant>
        <vt:i4>2293826</vt:i4>
      </vt:variant>
      <vt:variant>
        <vt:i4>36</vt:i4>
      </vt:variant>
      <vt:variant>
        <vt:i4>0</vt:i4>
      </vt:variant>
      <vt:variant>
        <vt:i4>5</vt:i4>
      </vt:variant>
      <vt:variant>
        <vt:lpwstr>mailto:xudan6@chinatelecom.cn</vt:lpwstr>
      </vt:variant>
      <vt:variant>
        <vt:lpwstr/>
      </vt:variant>
      <vt:variant>
        <vt:i4>8192092</vt:i4>
      </vt:variant>
      <vt:variant>
        <vt:i4>33</vt:i4>
      </vt:variant>
      <vt:variant>
        <vt:i4>0</vt:i4>
      </vt:variant>
      <vt:variant>
        <vt:i4>5</vt:i4>
      </vt:variant>
      <vt:variant>
        <vt:lpwstr>mailto:cleversonahum@gmail.com</vt:lpwstr>
      </vt:variant>
      <vt:variant>
        <vt:lpwstr/>
      </vt:variant>
      <vt:variant>
        <vt:i4>3276895</vt:i4>
      </vt:variant>
      <vt:variant>
        <vt:i4>30</vt:i4>
      </vt:variant>
      <vt:variant>
        <vt:i4>0</vt:i4>
      </vt:variant>
      <vt:variant>
        <vt:i4>5</vt:i4>
      </vt:variant>
      <vt:variant>
        <vt:lpwstr>mailto:wang.chi@microsoft.com</vt:lpwstr>
      </vt:variant>
      <vt:variant>
        <vt:lpwstr/>
      </vt:variant>
      <vt:variant>
        <vt:i4>5046377</vt:i4>
      </vt:variant>
      <vt:variant>
        <vt:i4>27</vt:i4>
      </vt:variant>
      <vt:variant>
        <vt:i4>0</vt:i4>
      </vt:variant>
      <vt:variant>
        <vt:i4>5</vt:i4>
      </vt:variant>
      <vt:variant>
        <vt:lpwstr>mailto:qianbing@chinatelecom.cn</vt:lpwstr>
      </vt:variant>
      <vt:variant>
        <vt:lpwstr/>
      </vt:variant>
      <vt:variant>
        <vt:i4>2228317</vt:i4>
      </vt:variant>
      <vt:variant>
        <vt:i4>24</vt:i4>
      </vt:variant>
      <vt:variant>
        <vt:i4>0</vt:i4>
      </vt:variant>
      <vt:variant>
        <vt:i4>5</vt:i4>
      </vt:variant>
      <vt:variant>
        <vt:lpwstr>mailto:ashish.sanjay.sharma@hhi.fraunhofer.de</vt:lpwstr>
      </vt:variant>
      <vt:variant>
        <vt:lpwstr/>
      </vt:variant>
      <vt:variant>
        <vt:i4>3145750</vt:i4>
      </vt:variant>
      <vt:variant>
        <vt:i4>21</vt:i4>
      </vt:variant>
      <vt:variant>
        <vt:i4>0</vt:i4>
      </vt:variant>
      <vt:variant>
        <vt:i4>5</vt:i4>
      </vt:variant>
      <vt:variant>
        <vt:lpwstr>mailto:akouch@mail.ru</vt:lpwstr>
      </vt:variant>
      <vt:variant>
        <vt:lpwstr/>
      </vt:variant>
      <vt:variant>
        <vt:i4>6291532</vt:i4>
      </vt:variant>
      <vt:variant>
        <vt:i4>18</vt:i4>
      </vt:variant>
      <vt:variant>
        <vt:i4>0</vt:i4>
      </vt:variant>
      <vt:variant>
        <vt:i4>5</vt:i4>
      </vt:variant>
      <vt:variant>
        <vt:lpwstr>mailto:ammarexpress@gmail.com</vt:lpwstr>
      </vt:variant>
      <vt:variant>
        <vt:lpwstr/>
      </vt:variant>
      <vt:variant>
        <vt:i4>3932162</vt:i4>
      </vt:variant>
      <vt:variant>
        <vt:i4>15</vt:i4>
      </vt:variant>
      <vt:variant>
        <vt:i4>0</vt:i4>
      </vt:variant>
      <vt:variant>
        <vt:i4>5</vt:i4>
      </vt:variant>
      <vt:variant>
        <vt:lpwstr>mailto:alfons.mittermaier@highstreet-technologies.com</vt:lpwstr>
      </vt:variant>
      <vt:variant>
        <vt:lpwstr/>
      </vt:variant>
      <vt:variant>
        <vt:i4>2883673</vt:i4>
      </vt:variant>
      <vt:variant>
        <vt:i4>12</vt:i4>
      </vt:variant>
      <vt:variant>
        <vt:i4>0</vt:i4>
      </vt:variant>
      <vt:variant>
        <vt:i4>5</vt:i4>
      </vt:variant>
      <vt:variant>
        <vt:lpwstr>mailto:alopez@ac.upc.edu</vt:lpwstr>
      </vt:variant>
      <vt:variant>
        <vt:lpwstr/>
      </vt:variant>
      <vt:variant>
        <vt:i4>262257</vt:i4>
      </vt:variant>
      <vt:variant>
        <vt:i4>9</vt:i4>
      </vt:variant>
      <vt:variant>
        <vt:i4>0</vt:i4>
      </vt:variant>
      <vt:variant>
        <vt:i4>5</vt:i4>
      </vt:variant>
      <vt:variant>
        <vt:lpwstr>mailto:alberto.cabellos@upc.edu</vt:lpwstr>
      </vt:variant>
      <vt:variant>
        <vt:lpwstr/>
      </vt:variant>
      <vt:variant>
        <vt:i4>4653088</vt:i4>
      </vt:variant>
      <vt:variant>
        <vt:i4>6</vt:i4>
      </vt:variant>
      <vt:variant>
        <vt:i4>0</vt:i4>
      </vt:variant>
      <vt:variant>
        <vt:i4>5</vt:i4>
      </vt:variant>
      <vt:variant>
        <vt:lpwstr>mailto:AbhishekT@idrbt.ac.in</vt:lpwstr>
      </vt:variant>
      <vt:variant>
        <vt:lpwstr/>
      </vt:variant>
      <vt:variant>
        <vt:i4>7012421</vt:i4>
      </vt:variant>
      <vt:variant>
        <vt:i4>3</vt:i4>
      </vt:variant>
      <vt:variant>
        <vt:i4>0</vt:i4>
      </vt:variant>
      <vt:variant>
        <vt:i4>5</vt:i4>
      </vt:variant>
      <vt:variant>
        <vt:lpwstr>mailto:abhishek.girish.dandekar@hhi-extern.fraunhofer.de</vt:lpwstr>
      </vt:variant>
      <vt:variant>
        <vt:lpwstr/>
      </vt:variant>
      <vt:variant>
        <vt:i4>4849700</vt:i4>
      </vt:variant>
      <vt:variant>
        <vt:i4>0</vt:i4>
      </vt:variant>
      <vt:variant>
        <vt:i4>0</vt:i4>
      </vt:variant>
      <vt:variant>
        <vt:i4>5</vt:i4>
      </vt:variant>
      <vt:variant>
        <vt:lpwstr>mailto:as.verma@gov.in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Supplement Y.Supp-AN-Use Cases: “Use cases for Autonomous Networks”</dc:title>
  <dc:subject/>
  <dc:creator>Editors</dc:creator>
  <cp:keywords/>
  <dc:description>SG13-TD569/GEN  For: Virtual, 29 November - 10 December 2021_x000d_Document date: _x000d_Saved by ITU51013837 at 14:43:09 on 01.11.2021</dc:description>
  <cp:lastModifiedBy>DDGM</cp:lastModifiedBy>
  <cp:revision>14</cp:revision>
  <cp:lastPrinted>2006-11-21T22:52:00Z</cp:lastPrinted>
  <dcterms:created xsi:type="dcterms:W3CDTF">2022-05-30T05:53:00Z</dcterms:created>
  <dcterms:modified xsi:type="dcterms:W3CDTF">2022-06-21T07:18:00Z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SG13-TD569/GEN</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Virtual, 29 November - 10 December 2021</vt:lpwstr>
  </property>
  <property fmtid="{D5CDD505-2E9C-101B-9397-08002B2CF9AE}" pid="7" name="Docauthor">
    <vt:lpwstr>Editors</vt:lpwstr>
  </property>
  <property fmtid="{D5CDD505-2E9C-101B-9397-08002B2CF9AE}" pid="8" name="ContentTypeId">
    <vt:lpwstr>0x0101003B0E1485F74E9F4F9B7D2D3E37BF4067</vt:lpwstr>
  </property>
  <property fmtid="{D5CDD505-2E9C-101B-9397-08002B2CF9AE}" pid="9" name="MSIP_Label_e6c818a6-e1a0-4a6e-a969-20d857c5dc62_Enabled">
    <vt:lpwstr>true</vt:lpwstr>
  </property>
  <property fmtid="{D5CDD505-2E9C-101B-9397-08002B2CF9AE}" pid="10" name="MSIP_Label_e6c818a6-e1a0-4a6e-a969-20d857c5dc62_SetDate">
    <vt:lpwstr>2022-02-08T15:23:49Z</vt:lpwstr>
  </property>
  <property fmtid="{D5CDD505-2E9C-101B-9397-08002B2CF9AE}" pid="11" name="MSIP_Label_e6c818a6-e1a0-4a6e-a969-20d857c5dc62_Method">
    <vt:lpwstr>Standard</vt:lpwstr>
  </property>
  <property fmtid="{D5CDD505-2E9C-101B-9397-08002B2CF9AE}" pid="12" name="MSIP_Label_e6c818a6-e1a0-4a6e-a969-20d857c5dc62_Name">
    <vt:lpwstr>Orange_restricted_internal.2</vt:lpwstr>
  </property>
  <property fmtid="{D5CDD505-2E9C-101B-9397-08002B2CF9AE}" pid="13" name="MSIP_Label_e6c818a6-e1a0-4a6e-a969-20d857c5dc62_SiteId">
    <vt:lpwstr>90c7a20a-f34b-40bf-bc48-b9253b6f5d20</vt:lpwstr>
  </property>
  <property fmtid="{D5CDD505-2E9C-101B-9397-08002B2CF9AE}" pid="14" name="MSIP_Label_e6c818a6-e1a0-4a6e-a969-20d857c5dc62_ActionId">
    <vt:lpwstr>5db3e21c-1ed7-4b4f-acfe-3e7c74b5bbad</vt:lpwstr>
  </property>
  <property fmtid="{D5CDD505-2E9C-101B-9397-08002B2CF9AE}" pid="15" name="MSIP_Label_e6c818a6-e1a0-4a6e-a969-20d857c5dc62_ContentBits">
    <vt:lpwstr>2</vt:lpwstr>
  </property>
</Properties>
</file>