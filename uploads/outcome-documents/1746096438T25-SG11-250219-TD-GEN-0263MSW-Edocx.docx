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jc w:val="center"/>
        <w:tblLayout w:type="fixed"/>
        <w:tblCellMar>
          <w:left w:w="57" w:type="dxa"/>
          <w:right w:w="57" w:type="dxa"/>
        </w:tblCellMar>
        <w:tblLook w:val="0000" w:firstRow="0" w:lastRow="0" w:firstColumn="0" w:lastColumn="0" w:noHBand="0" w:noVBand="0"/>
      </w:tblPr>
      <w:tblGrid>
        <w:gridCol w:w="1134"/>
        <w:gridCol w:w="277"/>
        <w:gridCol w:w="7"/>
        <w:gridCol w:w="3685"/>
        <w:gridCol w:w="142"/>
        <w:gridCol w:w="368"/>
        <w:gridCol w:w="4032"/>
      </w:tblGrid>
      <w:tr w:rsidR="00355723" w:rsidRPr="0037415F" w14:paraId="0130BF1A" w14:textId="77777777" w:rsidTr="005F2DB4">
        <w:trPr>
          <w:cantSplit/>
          <w:jc w:val="center"/>
        </w:trPr>
        <w:tc>
          <w:tcPr>
            <w:tcW w:w="1134" w:type="dxa"/>
            <w:vMerge w:val="restart"/>
            <w:vAlign w:val="center"/>
          </w:tcPr>
          <w:p w14:paraId="6DFF42F5" w14:textId="77777777" w:rsidR="00355723" w:rsidRPr="00567F52" w:rsidRDefault="00355723" w:rsidP="00F36497">
            <w:pPr>
              <w:spacing w:before="0"/>
              <w:jc w:val="center"/>
            </w:pPr>
            <w:r>
              <w:rPr>
                <w:noProof/>
                <w:lang w:val="en-US" w:eastAsia="en-US"/>
              </w:rPr>
              <w:drawing>
                <wp:inline distT="0" distB="0" distL="0" distR="0" wp14:anchorId="0D6CC443" wp14:editId="20B1FD0F">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3"/>
            <w:vMerge w:val="restart"/>
            <w:vAlign w:val="center"/>
          </w:tcPr>
          <w:p w14:paraId="74B8A032" w14:textId="77777777" w:rsidR="00355723" w:rsidRPr="00F70513" w:rsidRDefault="00355723" w:rsidP="00F36497">
            <w:pPr>
              <w:rPr>
                <w:sz w:val="16"/>
                <w:szCs w:val="16"/>
              </w:rPr>
            </w:pPr>
            <w:r w:rsidRPr="00F70513">
              <w:rPr>
                <w:sz w:val="16"/>
                <w:szCs w:val="16"/>
              </w:rPr>
              <w:t>INTERNATIONAL TELECOMMUNICATION UNION</w:t>
            </w:r>
          </w:p>
          <w:p w14:paraId="69E68D48" w14:textId="77777777" w:rsidR="00355723" w:rsidRPr="006264C9" w:rsidRDefault="00355723" w:rsidP="00F36497">
            <w:pPr>
              <w:rPr>
                <w:b/>
                <w:bCs/>
                <w:sz w:val="26"/>
                <w:szCs w:val="26"/>
              </w:rPr>
            </w:pPr>
            <w:r w:rsidRPr="006264C9">
              <w:rPr>
                <w:b/>
                <w:bCs/>
                <w:sz w:val="26"/>
                <w:szCs w:val="26"/>
              </w:rPr>
              <w:t>TELECOMMUNICATION</w:t>
            </w:r>
            <w:r w:rsidRPr="006264C9">
              <w:rPr>
                <w:b/>
                <w:bCs/>
                <w:sz w:val="26"/>
                <w:szCs w:val="26"/>
              </w:rPr>
              <w:br/>
              <w:t>STANDARDIZATION SECTOR</w:t>
            </w:r>
          </w:p>
          <w:p w14:paraId="4CC6EB62" w14:textId="77777777" w:rsidR="00355723" w:rsidRPr="007F664D" w:rsidRDefault="00355723" w:rsidP="00F36497">
            <w:pPr>
              <w:rPr>
                <w:sz w:val="20"/>
                <w:szCs w:val="20"/>
              </w:rPr>
            </w:pPr>
            <w:r w:rsidRPr="006264C9">
              <w:rPr>
                <w:sz w:val="20"/>
                <w:szCs w:val="20"/>
              </w:rPr>
              <w:t xml:space="preserve">STUDY PERIOD </w:t>
            </w:r>
            <w:r>
              <w:rPr>
                <w:sz w:val="20"/>
                <w:szCs w:val="20"/>
              </w:rPr>
              <w:t>2025-2028</w:t>
            </w:r>
          </w:p>
        </w:tc>
        <w:tc>
          <w:tcPr>
            <w:tcW w:w="4542" w:type="dxa"/>
            <w:gridSpan w:val="3"/>
            <w:vAlign w:val="center"/>
          </w:tcPr>
          <w:p w14:paraId="0640DB7B" w14:textId="2D4DBBA5" w:rsidR="00355723" w:rsidRPr="0095099F" w:rsidRDefault="00355723" w:rsidP="00355723">
            <w:pPr>
              <w:pStyle w:val="Docnumber"/>
              <w:rPr>
                <w:highlight w:val="yellow"/>
              </w:rPr>
            </w:pPr>
            <w:r w:rsidRPr="006C14C6">
              <w:rPr>
                <w:noProof/>
              </w:rPr>
              <w:t>SG11</w:t>
            </w:r>
            <w:r w:rsidRPr="005C4F27">
              <w:t>-</w:t>
            </w:r>
            <w:r w:rsidR="001F5093">
              <w:t>TD263/GEN</w:t>
            </w:r>
          </w:p>
        </w:tc>
      </w:tr>
      <w:tr w:rsidR="00355723" w:rsidRPr="0095099F" w14:paraId="1490B705" w14:textId="77777777" w:rsidTr="005F2DB4">
        <w:trPr>
          <w:cantSplit/>
          <w:jc w:val="center"/>
        </w:trPr>
        <w:tc>
          <w:tcPr>
            <w:tcW w:w="1134" w:type="dxa"/>
            <w:vMerge/>
          </w:tcPr>
          <w:p w14:paraId="461FEB83" w14:textId="77777777" w:rsidR="00355723" w:rsidRPr="00072A4E" w:rsidRDefault="00355723" w:rsidP="00F36497">
            <w:pPr>
              <w:rPr>
                <w:smallCaps/>
                <w:sz w:val="20"/>
              </w:rPr>
            </w:pPr>
          </w:p>
        </w:tc>
        <w:tc>
          <w:tcPr>
            <w:tcW w:w="3969" w:type="dxa"/>
            <w:gridSpan w:val="3"/>
            <w:vMerge/>
          </w:tcPr>
          <w:p w14:paraId="519ADABB" w14:textId="77777777" w:rsidR="00355723" w:rsidRPr="00072A4E" w:rsidRDefault="00355723" w:rsidP="00F36497">
            <w:pPr>
              <w:rPr>
                <w:smallCaps/>
                <w:sz w:val="20"/>
              </w:rPr>
            </w:pPr>
          </w:p>
        </w:tc>
        <w:tc>
          <w:tcPr>
            <w:tcW w:w="4542" w:type="dxa"/>
            <w:gridSpan w:val="3"/>
          </w:tcPr>
          <w:p w14:paraId="3CC60A94" w14:textId="77777777" w:rsidR="00355723" w:rsidRPr="0095099F" w:rsidRDefault="00355723" w:rsidP="00F36497">
            <w:pPr>
              <w:pStyle w:val="TSBHeaderRight14"/>
            </w:pPr>
            <w:r w:rsidRPr="006C14C6">
              <w:rPr>
                <w:noProof/>
              </w:rPr>
              <w:t>STUDY GROUP 11</w:t>
            </w:r>
            <w:r w:rsidRPr="0095099F">
              <w:t xml:space="preserve"> </w:t>
            </w:r>
          </w:p>
        </w:tc>
      </w:tr>
      <w:tr w:rsidR="00355723" w:rsidRPr="0037415F" w14:paraId="4A02BA5E" w14:textId="77777777" w:rsidTr="005F2DB4">
        <w:trPr>
          <w:cantSplit/>
          <w:jc w:val="center"/>
        </w:trPr>
        <w:tc>
          <w:tcPr>
            <w:tcW w:w="1134" w:type="dxa"/>
            <w:vMerge/>
            <w:tcBorders>
              <w:bottom w:val="single" w:sz="12" w:space="0" w:color="auto"/>
            </w:tcBorders>
          </w:tcPr>
          <w:p w14:paraId="0EC9F9D6" w14:textId="77777777" w:rsidR="00355723" w:rsidRPr="0037415F" w:rsidRDefault="00355723" w:rsidP="00F36497">
            <w:pPr>
              <w:rPr>
                <w:b/>
                <w:bCs/>
                <w:sz w:val="26"/>
              </w:rPr>
            </w:pPr>
          </w:p>
        </w:tc>
        <w:tc>
          <w:tcPr>
            <w:tcW w:w="3969" w:type="dxa"/>
            <w:gridSpan w:val="3"/>
            <w:vMerge/>
            <w:tcBorders>
              <w:bottom w:val="single" w:sz="12" w:space="0" w:color="auto"/>
            </w:tcBorders>
          </w:tcPr>
          <w:p w14:paraId="75823100" w14:textId="77777777" w:rsidR="00355723" w:rsidRPr="0037415F" w:rsidRDefault="00355723" w:rsidP="00F36497">
            <w:pPr>
              <w:rPr>
                <w:b/>
                <w:bCs/>
                <w:sz w:val="26"/>
              </w:rPr>
            </w:pPr>
          </w:p>
        </w:tc>
        <w:tc>
          <w:tcPr>
            <w:tcW w:w="4542" w:type="dxa"/>
            <w:gridSpan w:val="3"/>
            <w:tcBorders>
              <w:bottom w:val="single" w:sz="12" w:space="0" w:color="auto"/>
            </w:tcBorders>
            <w:vAlign w:val="center"/>
          </w:tcPr>
          <w:p w14:paraId="1E9EB7ED" w14:textId="77777777" w:rsidR="00355723" w:rsidRPr="00333E15" w:rsidRDefault="00355723" w:rsidP="00F36497">
            <w:pPr>
              <w:pStyle w:val="TSBHeaderRight14"/>
            </w:pPr>
            <w:r>
              <w:t xml:space="preserve">Original: </w:t>
            </w:r>
            <w:r w:rsidRPr="004862A7">
              <w:t>English</w:t>
            </w:r>
          </w:p>
        </w:tc>
      </w:tr>
      <w:tr w:rsidR="00355723" w:rsidRPr="0037415F" w14:paraId="3798BC16" w14:textId="77777777" w:rsidTr="005F2DB4">
        <w:trPr>
          <w:cantSplit/>
          <w:jc w:val="center"/>
        </w:trPr>
        <w:tc>
          <w:tcPr>
            <w:tcW w:w="1418" w:type="dxa"/>
            <w:gridSpan w:val="3"/>
          </w:tcPr>
          <w:p w14:paraId="65B4759F" w14:textId="77777777" w:rsidR="00355723" w:rsidRPr="0037415F" w:rsidRDefault="00355723" w:rsidP="00F36497">
            <w:pPr>
              <w:rPr>
                <w:b/>
                <w:bCs/>
              </w:rPr>
            </w:pPr>
            <w:r w:rsidRPr="0037415F">
              <w:rPr>
                <w:b/>
                <w:bCs/>
              </w:rPr>
              <w:t>Question(s):</w:t>
            </w:r>
          </w:p>
        </w:tc>
        <w:tc>
          <w:tcPr>
            <w:tcW w:w="3827" w:type="dxa"/>
            <w:gridSpan w:val="2"/>
          </w:tcPr>
          <w:p w14:paraId="57114DEB" w14:textId="3380AACB" w:rsidR="00355723" w:rsidRPr="00FA2E6D" w:rsidRDefault="004862A7" w:rsidP="00F36497">
            <w:pPr>
              <w:pStyle w:val="TSBHeaderQuestion"/>
              <w:rPr>
                <w:highlight w:val="yellow"/>
              </w:rPr>
            </w:pPr>
            <w:r w:rsidRPr="004862A7">
              <w:rPr>
                <w:noProof/>
              </w:rPr>
              <w:t>15/11</w:t>
            </w:r>
          </w:p>
        </w:tc>
        <w:tc>
          <w:tcPr>
            <w:tcW w:w="4400" w:type="dxa"/>
            <w:gridSpan w:val="2"/>
          </w:tcPr>
          <w:p w14:paraId="4DE7258F" w14:textId="52F1B769" w:rsidR="00355723" w:rsidRPr="0037415F" w:rsidRDefault="004862A7" w:rsidP="00F36497">
            <w:pPr>
              <w:pStyle w:val="VenueDate"/>
            </w:pPr>
            <w:r w:rsidRPr="005F7732">
              <w:t xml:space="preserve">Geneva, </w:t>
            </w:r>
            <w:r>
              <w:t>19-28</w:t>
            </w:r>
            <w:r w:rsidRPr="005F7732">
              <w:t xml:space="preserve"> </w:t>
            </w:r>
            <w:r w:rsidR="00CB77F7" w:rsidRPr="00CB77F7">
              <w:t xml:space="preserve">February </w:t>
            </w:r>
            <w:r w:rsidRPr="005F7732">
              <w:t>202</w:t>
            </w:r>
            <w:r>
              <w:t>5</w:t>
            </w:r>
          </w:p>
        </w:tc>
      </w:tr>
      <w:tr w:rsidR="001F5093" w:rsidRPr="007A32D7" w14:paraId="226911D7" w14:textId="77777777" w:rsidTr="005F2DB4">
        <w:tblPrEx>
          <w:jc w:val="left"/>
        </w:tblPrEx>
        <w:trPr>
          <w:cantSplit/>
        </w:trPr>
        <w:tc>
          <w:tcPr>
            <w:tcW w:w="9645" w:type="dxa"/>
            <w:gridSpan w:val="7"/>
          </w:tcPr>
          <w:p w14:paraId="51DCE5CF" w14:textId="77777777" w:rsidR="001F5093" w:rsidRPr="007A32D7" w:rsidRDefault="001F5093" w:rsidP="00783745">
            <w:pPr>
              <w:jc w:val="center"/>
              <w:rPr>
                <w:b/>
                <w:bCs/>
              </w:rPr>
            </w:pPr>
            <w:r w:rsidRPr="007A32D7">
              <w:rPr>
                <w:b/>
                <w:bCs/>
              </w:rPr>
              <w:t>TD</w:t>
            </w:r>
          </w:p>
        </w:tc>
      </w:tr>
      <w:tr w:rsidR="001F5093" w:rsidRPr="007A32D7" w14:paraId="1627E0AA" w14:textId="77777777" w:rsidTr="005F2DB4">
        <w:tblPrEx>
          <w:jc w:val="left"/>
        </w:tblPrEx>
        <w:trPr>
          <w:cantSplit/>
        </w:trPr>
        <w:tc>
          <w:tcPr>
            <w:tcW w:w="1418" w:type="dxa"/>
            <w:gridSpan w:val="3"/>
          </w:tcPr>
          <w:p w14:paraId="33DE1E34" w14:textId="77777777" w:rsidR="001F5093" w:rsidRPr="007A32D7" w:rsidRDefault="001F5093" w:rsidP="00783745">
            <w:pPr>
              <w:rPr>
                <w:b/>
                <w:bCs/>
              </w:rPr>
            </w:pPr>
            <w:r w:rsidRPr="007A32D7">
              <w:rPr>
                <w:b/>
                <w:bCs/>
              </w:rPr>
              <w:t>Source:</w:t>
            </w:r>
          </w:p>
        </w:tc>
        <w:tc>
          <w:tcPr>
            <w:tcW w:w="8227" w:type="dxa"/>
            <w:gridSpan w:val="4"/>
          </w:tcPr>
          <w:p w14:paraId="6B397419" w14:textId="77777777" w:rsidR="001F5093" w:rsidRPr="007A32D7" w:rsidRDefault="001F5093" w:rsidP="00783745">
            <w:pPr>
              <w:pStyle w:val="TSBHeaderSource"/>
            </w:pPr>
            <w:r w:rsidRPr="007A32D7">
              <w:t>Editor</w:t>
            </w:r>
            <w:r>
              <w:t>s</w:t>
            </w:r>
          </w:p>
        </w:tc>
      </w:tr>
      <w:tr w:rsidR="001F5093" w:rsidRPr="007A32D7" w14:paraId="3C41BCEE" w14:textId="77777777" w:rsidTr="005F2DB4">
        <w:tblPrEx>
          <w:jc w:val="left"/>
        </w:tblPrEx>
        <w:trPr>
          <w:cantSplit/>
        </w:trPr>
        <w:tc>
          <w:tcPr>
            <w:tcW w:w="1418" w:type="dxa"/>
            <w:gridSpan w:val="3"/>
            <w:tcBorders>
              <w:bottom w:val="single" w:sz="8" w:space="0" w:color="auto"/>
            </w:tcBorders>
          </w:tcPr>
          <w:p w14:paraId="12E29DB9" w14:textId="77777777" w:rsidR="001F5093" w:rsidRPr="007A32D7" w:rsidRDefault="001F5093" w:rsidP="00783745">
            <w:pPr>
              <w:rPr>
                <w:b/>
                <w:bCs/>
              </w:rPr>
            </w:pPr>
            <w:r w:rsidRPr="007A32D7">
              <w:rPr>
                <w:b/>
                <w:bCs/>
              </w:rPr>
              <w:t>Title:</w:t>
            </w:r>
          </w:p>
        </w:tc>
        <w:tc>
          <w:tcPr>
            <w:tcW w:w="8227" w:type="dxa"/>
            <w:gridSpan w:val="4"/>
            <w:tcBorders>
              <w:bottom w:val="single" w:sz="8" w:space="0" w:color="auto"/>
            </w:tcBorders>
          </w:tcPr>
          <w:p w14:paraId="1AC96C05" w14:textId="21E47E8A" w:rsidR="001F5093" w:rsidRPr="007A32D7" w:rsidRDefault="001F5093" w:rsidP="00783745">
            <w:pPr>
              <w:pStyle w:val="TSBHeaderTitle"/>
            </w:pPr>
            <w:r>
              <w:t xml:space="preserve">Output – draft </w:t>
            </w:r>
            <w:r>
              <w:rPr>
                <w:szCs w:val="28"/>
              </w:rPr>
              <w:t>Technical Report ITU-T TR-CF-QoS “</w:t>
            </w:r>
            <w:r w:rsidRPr="00EF4548">
              <w:rPr>
                <w:szCs w:val="28"/>
              </w:rPr>
              <w:t>Impact of Counterfeit Mobile devices on Quality of Service</w:t>
            </w:r>
            <w:r>
              <w:t>” (</w:t>
            </w:r>
            <w:r w:rsidRPr="001D4920">
              <w:t>Geneva, 1</w:t>
            </w:r>
            <w:r>
              <w:t>9</w:t>
            </w:r>
            <w:r w:rsidRPr="001D4920">
              <w:t>-2</w:t>
            </w:r>
            <w:r>
              <w:t>8</w:t>
            </w:r>
            <w:r w:rsidRPr="001D4920">
              <w:t xml:space="preserve"> </w:t>
            </w:r>
            <w:r>
              <w:t>February</w:t>
            </w:r>
            <w:r w:rsidRPr="001D4920">
              <w:t xml:space="preserve"> 202</w:t>
            </w:r>
            <w:r>
              <w:t>5</w:t>
            </w:r>
            <w:r w:rsidRPr="006E18A2">
              <w:rPr>
                <w:rFonts w:eastAsia="Malgun Gothic"/>
                <w:lang w:val="en-US" w:eastAsia="ko-KR"/>
              </w:rPr>
              <w:t>)</w:t>
            </w:r>
          </w:p>
        </w:tc>
      </w:tr>
      <w:tr w:rsidR="001F5093" w:rsidRPr="00DF066D" w14:paraId="0CB4B517" w14:textId="77777777" w:rsidTr="005F2DB4">
        <w:tblPrEx>
          <w:tblLook w:val="04A0" w:firstRow="1" w:lastRow="0" w:firstColumn="1" w:lastColumn="0" w:noHBand="0" w:noVBand="1"/>
        </w:tblPrEx>
        <w:trPr>
          <w:cantSplit/>
          <w:jc w:val="center"/>
        </w:trPr>
        <w:tc>
          <w:tcPr>
            <w:tcW w:w="1418" w:type="dxa"/>
            <w:gridSpan w:val="3"/>
            <w:tcBorders>
              <w:top w:val="single" w:sz="6" w:space="0" w:color="auto"/>
              <w:left w:val="nil"/>
              <w:bottom w:val="single" w:sz="6" w:space="0" w:color="auto"/>
              <w:right w:val="nil"/>
            </w:tcBorders>
            <w:hideMark/>
          </w:tcPr>
          <w:p w14:paraId="40F9CA62" w14:textId="77777777" w:rsidR="001F5093" w:rsidRDefault="001F5093" w:rsidP="00783745">
            <w:pPr>
              <w:spacing w:line="254" w:lineRule="auto"/>
              <w:rPr>
                <w:b/>
                <w:bCs/>
                <w:lang w:val="pt-BR"/>
              </w:rPr>
            </w:pPr>
            <w:r>
              <w:rPr>
                <w:b/>
                <w:bCs/>
              </w:rPr>
              <w:t>Contact:</w:t>
            </w:r>
          </w:p>
        </w:tc>
        <w:tc>
          <w:tcPr>
            <w:tcW w:w="4195" w:type="dxa"/>
            <w:gridSpan w:val="3"/>
            <w:tcBorders>
              <w:top w:val="single" w:sz="6" w:space="0" w:color="auto"/>
              <w:left w:val="nil"/>
              <w:bottom w:val="single" w:sz="6" w:space="0" w:color="auto"/>
              <w:right w:val="nil"/>
            </w:tcBorders>
            <w:hideMark/>
          </w:tcPr>
          <w:p w14:paraId="49D5D5DC" w14:textId="77777777" w:rsidR="001F5093" w:rsidRDefault="001F5093" w:rsidP="00783745">
            <w:pPr>
              <w:spacing w:line="254" w:lineRule="auto"/>
            </w:pPr>
            <w:r>
              <w:t>Rafael Araujo</w:t>
            </w:r>
            <w:r>
              <w:br/>
              <w:t>Brazil</w:t>
            </w:r>
          </w:p>
        </w:tc>
        <w:tc>
          <w:tcPr>
            <w:tcW w:w="4032" w:type="dxa"/>
            <w:tcBorders>
              <w:top w:val="single" w:sz="6" w:space="0" w:color="auto"/>
              <w:left w:val="nil"/>
              <w:bottom w:val="single" w:sz="6" w:space="0" w:color="auto"/>
              <w:right w:val="nil"/>
            </w:tcBorders>
            <w:hideMark/>
          </w:tcPr>
          <w:p w14:paraId="2B7A44F8" w14:textId="77777777" w:rsidR="001F5093" w:rsidRDefault="001F5093" w:rsidP="00783745">
            <w:pPr>
              <w:spacing w:line="254" w:lineRule="auto"/>
              <w:rPr>
                <w:lang w:val="pt-BR"/>
              </w:rPr>
            </w:pPr>
            <w:r>
              <w:rPr>
                <w:lang w:val="pt-BR"/>
              </w:rPr>
              <w:t>Tel:</w:t>
            </w:r>
            <w:r>
              <w:rPr>
                <w:lang w:val="pt-BR"/>
              </w:rPr>
              <w:tab/>
              <w:t>+55-61-2312-2000</w:t>
            </w:r>
            <w:r>
              <w:rPr>
                <w:lang w:val="pt-BR"/>
              </w:rPr>
              <w:br/>
              <w:t xml:space="preserve">E-mail: </w:t>
            </w:r>
            <w:hyperlink r:id="rId8" w:history="1">
              <w:r>
                <w:rPr>
                  <w:rStyle w:val="Hyperlink"/>
                  <w:lang w:val="pt-BR"/>
                </w:rPr>
                <w:t>rafael.araujo@anatel.gov.br</w:t>
              </w:r>
            </w:hyperlink>
          </w:p>
        </w:tc>
      </w:tr>
      <w:tr w:rsidR="005F2DB4" w:rsidRPr="002F5337" w14:paraId="2C30FD91" w14:textId="77777777" w:rsidTr="005F2DB4">
        <w:tblPrEx>
          <w:tblLook w:val="04A0" w:firstRow="1" w:lastRow="0" w:firstColumn="1" w:lastColumn="0" w:noHBand="0" w:noVBand="1"/>
        </w:tblPrEx>
        <w:trPr>
          <w:cantSplit/>
          <w:jc w:val="center"/>
        </w:trPr>
        <w:tc>
          <w:tcPr>
            <w:tcW w:w="1418" w:type="dxa"/>
            <w:gridSpan w:val="3"/>
            <w:tcBorders>
              <w:top w:val="single" w:sz="6" w:space="0" w:color="auto"/>
              <w:left w:val="nil"/>
              <w:bottom w:val="single" w:sz="6" w:space="0" w:color="auto"/>
              <w:right w:val="nil"/>
            </w:tcBorders>
          </w:tcPr>
          <w:p w14:paraId="4C01D2D2" w14:textId="77777777" w:rsidR="005F2DB4" w:rsidRDefault="005F2DB4" w:rsidP="005F2DB4">
            <w:pPr>
              <w:spacing w:line="254" w:lineRule="auto"/>
              <w:rPr>
                <w:b/>
                <w:bCs/>
              </w:rPr>
            </w:pPr>
            <w:r>
              <w:rPr>
                <w:b/>
                <w:bCs/>
              </w:rPr>
              <w:t>Contact:</w:t>
            </w:r>
          </w:p>
        </w:tc>
        <w:tc>
          <w:tcPr>
            <w:tcW w:w="4195" w:type="dxa"/>
            <w:gridSpan w:val="3"/>
            <w:tcBorders>
              <w:top w:val="single" w:sz="6" w:space="0" w:color="auto"/>
              <w:left w:val="nil"/>
              <w:bottom w:val="single" w:sz="6" w:space="0" w:color="auto"/>
              <w:right w:val="nil"/>
            </w:tcBorders>
          </w:tcPr>
          <w:p w14:paraId="7D01A8B6" w14:textId="07AE9BD9" w:rsidR="005F2DB4" w:rsidRDefault="005F2DB4" w:rsidP="005F2DB4">
            <w:pPr>
              <w:spacing w:line="254" w:lineRule="auto"/>
            </w:pPr>
            <w:r>
              <w:t>Kofi Ntim Yeboah-Kordieh</w:t>
            </w:r>
            <w:r>
              <w:br/>
              <w:t>National Communications Authority</w:t>
            </w:r>
            <w:r>
              <w:br/>
              <w:t>Ghana</w:t>
            </w:r>
          </w:p>
        </w:tc>
        <w:tc>
          <w:tcPr>
            <w:tcW w:w="4032" w:type="dxa"/>
            <w:tcBorders>
              <w:top w:val="single" w:sz="6" w:space="0" w:color="auto"/>
              <w:left w:val="nil"/>
              <w:bottom w:val="single" w:sz="6" w:space="0" w:color="auto"/>
              <w:right w:val="nil"/>
            </w:tcBorders>
          </w:tcPr>
          <w:p w14:paraId="48C99770" w14:textId="77777777" w:rsidR="005F2DB4" w:rsidRDefault="005F2DB4" w:rsidP="005F2DB4">
            <w:pPr>
              <w:tabs>
                <w:tab w:val="left" w:pos="794"/>
              </w:tabs>
              <w:rPr>
                <w:lang w:val="en-US"/>
              </w:rPr>
            </w:pPr>
            <w:r w:rsidRPr="009F2669">
              <w:rPr>
                <w:lang w:val="en-US"/>
              </w:rPr>
              <w:t xml:space="preserve">Tel: +233244384288 </w:t>
            </w:r>
          </w:p>
          <w:p w14:paraId="43B259EF" w14:textId="78C37548" w:rsidR="005F2DB4" w:rsidRDefault="005F2DB4" w:rsidP="005F2DB4">
            <w:pPr>
              <w:spacing w:line="254" w:lineRule="auto"/>
              <w:rPr>
                <w:lang w:val="pt-BR"/>
              </w:rPr>
            </w:pPr>
            <w:r>
              <w:t>E-mail:</w:t>
            </w:r>
            <w:r>
              <w:tab/>
            </w:r>
            <w:hyperlink r:id="rId9" w:history="1">
              <w:r w:rsidRPr="00D97EC8">
                <w:rPr>
                  <w:rStyle w:val="Hyperlink"/>
                </w:rPr>
                <w:t>kofi.yeboah-kordieh@nca.org.gh</w:t>
              </w:r>
            </w:hyperlink>
          </w:p>
        </w:tc>
      </w:tr>
      <w:tr w:rsidR="001F5093" w:rsidRPr="002F5337" w14:paraId="6BDDC006" w14:textId="77777777" w:rsidTr="005F2DB4">
        <w:tblPrEx>
          <w:tblLook w:val="04A0" w:firstRow="1" w:lastRow="0" w:firstColumn="1" w:lastColumn="0" w:noHBand="0" w:noVBand="1"/>
        </w:tblPrEx>
        <w:trPr>
          <w:cantSplit/>
          <w:jc w:val="center"/>
        </w:trPr>
        <w:tc>
          <w:tcPr>
            <w:tcW w:w="1418" w:type="dxa"/>
            <w:gridSpan w:val="3"/>
            <w:tcBorders>
              <w:top w:val="single" w:sz="6" w:space="0" w:color="auto"/>
              <w:left w:val="nil"/>
              <w:bottom w:val="single" w:sz="6" w:space="0" w:color="auto"/>
              <w:right w:val="nil"/>
            </w:tcBorders>
            <w:hideMark/>
          </w:tcPr>
          <w:p w14:paraId="6E7C720C" w14:textId="77777777" w:rsidR="001F5093" w:rsidRDefault="001F5093" w:rsidP="00783745">
            <w:pPr>
              <w:spacing w:line="254" w:lineRule="auto"/>
              <w:rPr>
                <w:b/>
                <w:bCs/>
              </w:rPr>
            </w:pPr>
            <w:r>
              <w:rPr>
                <w:b/>
                <w:bCs/>
              </w:rPr>
              <w:t>Contact:</w:t>
            </w:r>
          </w:p>
        </w:tc>
        <w:tc>
          <w:tcPr>
            <w:tcW w:w="4195" w:type="dxa"/>
            <w:gridSpan w:val="3"/>
            <w:tcBorders>
              <w:top w:val="single" w:sz="6" w:space="0" w:color="auto"/>
              <w:left w:val="nil"/>
              <w:bottom w:val="single" w:sz="6" w:space="0" w:color="auto"/>
              <w:right w:val="nil"/>
            </w:tcBorders>
            <w:hideMark/>
          </w:tcPr>
          <w:p w14:paraId="3730366A" w14:textId="77777777" w:rsidR="001F5093" w:rsidRPr="00917B77" w:rsidRDefault="001F5093" w:rsidP="00783745">
            <w:pPr>
              <w:spacing w:line="254" w:lineRule="auto"/>
              <w:rPr>
                <w:lang w:val="de-AT"/>
              </w:rPr>
            </w:pPr>
            <w:r w:rsidRPr="00917B77">
              <w:rPr>
                <w:lang w:val="de-AT"/>
              </w:rPr>
              <w:t>Biren Karmakar</w:t>
            </w:r>
            <w:r w:rsidRPr="00917B77">
              <w:rPr>
                <w:lang w:val="de-AT"/>
              </w:rPr>
              <w:br/>
              <w:t>C-DOT, India</w:t>
            </w:r>
          </w:p>
        </w:tc>
        <w:tc>
          <w:tcPr>
            <w:tcW w:w="4032" w:type="dxa"/>
            <w:tcBorders>
              <w:top w:val="single" w:sz="6" w:space="0" w:color="auto"/>
              <w:left w:val="nil"/>
              <w:bottom w:val="single" w:sz="6" w:space="0" w:color="auto"/>
              <w:right w:val="nil"/>
            </w:tcBorders>
            <w:hideMark/>
          </w:tcPr>
          <w:p w14:paraId="4FA44451" w14:textId="64430936" w:rsidR="001F5093" w:rsidRDefault="005F2DB4" w:rsidP="00783745">
            <w:pPr>
              <w:spacing w:line="254" w:lineRule="auto"/>
              <w:rPr>
                <w:lang w:val="pt-BR"/>
              </w:rPr>
            </w:pPr>
            <w:r w:rsidRPr="00D61B1C">
              <w:rPr>
                <w:lang w:val="fr-FR"/>
              </w:rPr>
              <w:t>Tel: +91-11-26598474</w:t>
            </w:r>
            <w:r w:rsidRPr="00D61B1C">
              <w:rPr>
                <w:rFonts w:ascii="Arial Unicode MS" w:eastAsia="Arial Unicode MS" w:hAnsi="Arial Unicode MS" w:cs="Arial Unicode MS"/>
                <w:lang w:val="fr-FR"/>
              </w:rPr>
              <w:br/>
            </w:r>
            <w:r w:rsidRPr="00D61B1C">
              <w:rPr>
                <w:lang w:val="fr-FR"/>
              </w:rPr>
              <w:t xml:space="preserve">Email: </w:t>
            </w:r>
            <w:hyperlink r:id="rId10" w:history="1">
              <w:r w:rsidRPr="00D61B1C">
                <w:rPr>
                  <w:rStyle w:val="Hyperlink"/>
                  <w:lang w:val="fr-FR"/>
                </w:rPr>
                <w:t>biren@cdot.in</w:t>
              </w:r>
            </w:hyperlink>
          </w:p>
        </w:tc>
      </w:tr>
      <w:tr w:rsidR="001F5093" w:rsidRPr="002F5337" w14:paraId="66EC97BC" w14:textId="77777777" w:rsidTr="005F2DB4">
        <w:tblPrEx>
          <w:tblLook w:val="04A0" w:firstRow="1" w:lastRow="0" w:firstColumn="1" w:lastColumn="0" w:noHBand="0" w:noVBand="1"/>
        </w:tblPrEx>
        <w:trPr>
          <w:cantSplit/>
          <w:jc w:val="center"/>
        </w:trPr>
        <w:tc>
          <w:tcPr>
            <w:tcW w:w="1418" w:type="dxa"/>
            <w:gridSpan w:val="3"/>
            <w:tcBorders>
              <w:top w:val="single" w:sz="6" w:space="0" w:color="auto"/>
              <w:left w:val="nil"/>
              <w:bottom w:val="single" w:sz="6" w:space="0" w:color="auto"/>
              <w:right w:val="nil"/>
            </w:tcBorders>
          </w:tcPr>
          <w:p w14:paraId="197F2188" w14:textId="456B8493" w:rsidR="001F5093" w:rsidRDefault="001F5093" w:rsidP="001F5093">
            <w:pPr>
              <w:spacing w:line="254" w:lineRule="auto"/>
              <w:rPr>
                <w:b/>
                <w:bCs/>
              </w:rPr>
            </w:pPr>
            <w:r w:rsidRPr="008F7104">
              <w:rPr>
                <w:b/>
                <w:bCs/>
              </w:rPr>
              <w:t>Contact:</w:t>
            </w:r>
          </w:p>
        </w:tc>
        <w:tc>
          <w:tcPr>
            <w:tcW w:w="4195" w:type="dxa"/>
            <w:gridSpan w:val="3"/>
            <w:tcBorders>
              <w:top w:val="single" w:sz="6" w:space="0" w:color="auto"/>
              <w:left w:val="nil"/>
              <w:bottom w:val="single" w:sz="6" w:space="0" w:color="auto"/>
              <w:right w:val="nil"/>
            </w:tcBorders>
          </w:tcPr>
          <w:p w14:paraId="3D360C1D" w14:textId="48C9D9E3" w:rsidR="001F5093" w:rsidRPr="00917B77" w:rsidRDefault="001F5093" w:rsidP="001F5093">
            <w:pPr>
              <w:spacing w:line="254" w:lineRule="auto"/>
              <w:rPr>
                <w:lang w:val="de-AT"/>
              </w:rPr>
            </w:pPr>
            <w:r>
              <w:rPr>
                <w:lang w:val="en-US"/>
              </w:rPr>
              <w:t>Rajendra Kumar</w:t>
            </w:r>
            <w:r>
              <w:rPr>
                <w:rFonts w:ascii="Arial Unicode MS" w:eastAsia="Arial Unicode MS" w:hAnsi="Arial Unicode MS" w:cs="Arial Unicode MS"/>
                <w:lang w:val="en-US"/>
              </w:rPr>
              <w:br/>
            </w:r>
            <w:r>
              <w:rPr>
                <w:lang w:val="en-US"/>
              </w:rPr>
              <w:t>C-DOT, Ministry of Communication</w:t>
            </w:r>
            <w:r>
              <w:rPr>
                <w:rFonts w:ascii="Arial Unicode MS" w:eastAsia="Arial Unicode MS" w:hAnsi="Arial Unicode MS" w:cs="Arial Unicode MS"/>
                <w:lang w:val="en-US"/>
              </w:rPr>
              <w:br/>
            </w:r>
            <w:r>
              <w:rPr>
                <w:lang w:val="en-US"/>
              </w:rPr>
              <w:t>India</w:t>
            </w:r>
          </w:p>
        </w:tc>
        <w:tc>
          <w:tcPr>
            <w:tcW w:w="4032" w:type="dxa"/>
            <w:tcBorders>
              <w:top w:val="single" w:sz="6" w:space="0" w:color="auto"/>
              <w:left w:val="nil"/>
              <w:bottom w:val="single" w:sz="6" w:space="0" w:color="auto"/>
              <w:right w:val="nil"/>
            </w:tcBorders>
          </w:tcPr>
          <w:p w14:paraId="5D7B86BB" w14:textId="02B8B52E" w:rsidR="001F5093" w:rsidRDefault="001F5093" w:rsidP="001F5093">
            <w:pPr>
              <w:spacing w:line="254" w:lineRule="auto"/>
              <w:rPr>
                <w:lang w:val="pt-BR"/>
              </w:rPr>
            </w:pPr>
            <w:r>
              <w:rPr>
                <w:lang w:val="en-US"/>
              </w:rPr>
              <w:t>Tel: +91-11-26598466</w:t>
            </w:r>
            <w:r>
              <w:rPr>
                <w:rFonts w:ascii="Arial Unicode MS" w:eastAsia="Arial Unicode MS" w:hAnsi="Arial Unicode MS" w:cs="Arial Unicode MS"/>
                <w:lang w:val="en-US"/>
              </w:rPr>
              <w:br/>
            </w:r>
            <w:r>
              <w:rPr>
                <w:lang w:val="en-US"/>
              </w:rPr>
              <w:t xml:space="preserve">Email: </w:t>
            </w:r>
            <w:hyperlink r:id="rId11" w:history="1">
              <w:r w:rsidRPr="00007725">
                <w:rPr>
                  <w:rStyle w:val="Hyperlink"/>
                </w:rPr>
                <w:t>rajk@cdot.in</w:t>
              </w:r>
            </w:hyperlink>
          </w:p>
        </w:tc>
      </w:tr>
      <w:tr w:rsidR="001F5093" w:rsidRPr="00DB3698" w14:paraId="78C769BE" w14:textId="77777777" w:rsidTr="001F5093">
        <w:tblPrEx>
          <w:tblLook w:val="04A0" w:firstRow="1" w:lastRow="0" w:firstColumn="1" w:lastColumn="0" w:noHBand="0" w:noVBand="1"/>
        </w:tblPrEx>
        <w:trPr>
          <w:cantSplit/>
          <w:trHeight w:val="199"/>
          <w:jc w:val="center"/>
        </w:trPr>
        <w:tc>
          <w:tcPr>
            <w:tcW w:w="1411" w:type="dxa"/>
            <w:gridSpan w:val="2"/>
            <w:hideMark/>
          </w:tcPr>
          <w:p w14:paraId="351C95E6" w14:textId="77777777" w:rsidR="001F5093" w:rsidRDefault="001F5093" w:rsidP="001F5093">
            <w:pPr>
              <w:spacing w:line="254" w:lineRule="auto"/>
              <w:rPr>
                <w:b/>
                <w:bCs/>
              </w:rPr>
            </w:pPr>
            <w:r>
              <w:rPr>
                <w:b/>
                <w:bCs/>
              </w:rPr>
              <w:t>Abstract:</w:t>
            </w:r>
          </w:p>
        </w:tc>
        <w:tc>
          <w:tcPr>
            <w:tcW w:w="8234" w:type="dxa"/>
            <w:gridSpan w:val="5"/>
            <w:hideMark/>
          </w:tcPr>
          <w:p w14:paraId="24AF6BCD" w14:textId="651FEA7B" w:rsidR="001F5093" w:rsidRDefault="001F5093" w:rsidP="001F5093">
            <w:pPr>
              <w:spacing w:line="254" w:lineRule="auto"/>
            </w:pPr>
            <w:r w:rsidRPr="006E18A2">
              <w:rPr>
                <w:rFonts w:eastAsia="Malgun Gothic"/>
                <w:lang w:val="en-US" w:eastAsia="ko-KR"/>
              </w:rPr>
              <w:t xml:space="preserve">This document contains the updated text of </w:t>
            </w:r>
            <w:r>
              <w:rPr>
                <w:rFonts w:eastAsia="Malgun Gothic"/>
                <w:lang w:val="en-US" w:eastAsia="ko-KR"/>
              </w:rPr>
              <w:t xml:space="preserve">the </w:t>
            </w:r>
            <w:r>
              <w:t xml:space="preserve">draft </w:t>
            </w:r>
            <w:r>
              <w:rPr>
                <w:szCs w:val="28"/>
              </w:rPr>
              <w:t>Technical Report ITU-T TR-CF-QoS “</w:t>
            </w:r>
            <w:r w:rsidRPr="00EF4548">
              <w:rPr>
                <w:szCs w:val="28"/>
              </w:rPr>
              <w:t>Impact of Counterfeit Mobile devices on Quality of Service</w:t>
            </w:r>
            <w:r>
              <w:t>”</w:t>
            </w:r>
            <w:r w:rsidRPr="006E18A2">
              <w:rPr>
                <w:rFonts w:eastAsia="Malgun Gothic"/>
                <w:lang w:val="en-US" w:eastAsia="ko-KR"/>
              </w:rPr>
              <w:t xml:space="preserve"> based on the discussion result during the Q15/11 </w:t>
            </w:r>
            <w:r>
              <w:rPr>
                <w:rFonts w:eastAsia="Malgun Gothic"/>
                <w:lang w:val="en-US" w:eastAsia="ko-KR"/>
              </w:rPr>
              <w:t>sessions at the SG11 meeting held in</w:t>
            </w:r>
            <w:r w:rsidRPr="006E18A2">
              <w:rPr>
                <w:rFonts w:eastAsia="Malgun Gothic"/>
                <w:lang w:val="en-US" w:eastAsia="ko-KR"/>
              </w:rPr>
              <w:t xml:space="preserve"> </w:t>
            </w:r>
            <w:r w:rsidRPr="001D4920">
              <w:t>Geneva, 1</w:t>
            </w:r>
            <w:r>
              <w:t>9</w:t>
            </w:r>
            <w:r w:rsidRPr="001D4920">
              <w:t>-2</w:t>
            </w:r>
            <w:r>
              <w:t>8</w:t>
            </w:r>
            <w:r w:rsidRPr="001D4920">
              <w:t xml:space="preserve"> </w:t>
            </w:r>
            <w:r>
              <w:t>February</w:t>
            </w:r>
            <w:r w:rsidRPr="001D4920">
              <w:t xml:space="preserve"> 202</w:t>
            </w:r>
            <w:r>
              <w:t>5</w:t>
            </w:r>
            <w:r w:rsidRPr="006E18A2">
              <w:rPr>
                <w:rFonts w:eastAsia="Malgun Gothic"/>
                <w:lang w:val="en-US" w:eastAsia="ko-KR"/>
              </w:rPr>
              <w:t>.</w:t>
            </w:r>
          </w:p>
        </w:tc>
      </w:tr>
    </w:tbl>
    <w:p w14:paraId="153088CD" w14:textId="77777777" w:rsidR="001F5093" w:rsidRDefault="001F5093" w:rsidP="001F5093">
      <w:pPr>
        <w:pStyle w:val="Headingb"/>
        <w:spacing w:before="240"/>
        <w:rPr>
          <w:b w:val="0"/>
          <w:szCs w:val="24"/>
        </w:rPr>
      </w:pPr>
      <w:r>
        <w:rPr>
          <w:szCs w:val="24"/>
        </w:rPr>
        <w:t>Introduction</w:t>
      </w:r>
      <w:r>
        <w:rPr>
          <w:b w:val="0"/>
          <w:szCs w:val="24"/>
        </w:rPr>
        <w:t>:</w:t>
      </w:r>
    </w:p>
    <w:p w14:paraId="01FCCDCF" w14:textId="3AB04D22" w:rsidR="001F5093" w:rsidRDefault="001F5093" w:rsidP="001F5093">
      <w:pPr>
        <w:rPr>
          <w:lang w:val="en-US"/>
        </w:rPr>
      </w:pPr>
      <w:r w:rsidRPr="00A24D88">
        <w:rPr>
          <w:lang w:val="en-US"/>
        </w:rPr>
        <w:t xml:space="preserve">This document contains the updated text of </w:t>
      </w:r>
      <w:r>
        <w:t xml:space="preserve">draft </w:t>
      </w:r>
      <w:r>
        <w:rPr>
          <w:szCs w:val="28"/>
        </w:rPr>
        <w:t>Technical Report ITU-T TR-CF-QoS : “</w:t>
      </w:r>
      <w:r w:rsidRPr="00EF4548">
        <w:rPr>
          <w:szCs w:val="28"/>
        </w:rPr>
        <w:t>Impact of Counterfeit Mobile devices on Quality of Service</w:t>
      </w:r>
      <w:r>
        <w:rPr>
          <w:szCs w:val="28"/>
        </w:rPr>
        <w:t>.</w:t>
      </w:r>
      <w:r>
        <w:t>”</w:t>
      </w:r>
      <w:r w:rsidRPr="00A24D88">
        <w:rPr>
          <w:lang w:val="en-US"/>
        </w:rPr>
        <w:t xml:space="preserve">, based on the discussion result during the Q15/11 </w:t>
      </w:r>
      <w:r>
        <w:rPr>
          <w:rFonts w:eastAsia="Malgun Gothic"/>
          <w:lang w:val="en-US" w:eastAsia="ko-KR"/>
        </w:rPr>
        <w:t xml:space="preserve">sessions at the SG11 meeting held </w:t>
      </w:r>
      <w:r w:rsidRPr="00A24D88">
        <w:rPr>
          <w:lang w:val="en-US"/>
        </w:rPr>
        <w:t xml:space="preserve"> </w:t>
      </w:r>
      <w:r>
        <w:rPr>
          <w:lang w:val="en-US"/>
        </w:rPr>
        <w:t>i</w:t>
      </w:r>
      <w:r w:rsidRPr="00A24D88">
        <w:rPr>
          <w:lang w:val="en-US"/>
        </w:rPr>
        <w:t xml:space="preserve">n </w:t>
      </w:r>
      <w:r w:rsidRPr="001D4920">
        <w:t>Geneva, 1</w:t>
      </w:r>
      <w:r>
        <w:t>9</w:t>
      </w:r>
      <w:r w:rsidRPr="001D4920">
        <w:t>-2</w:t>
      </w:r>
      <w:r>
        <w:t>8</w:t>
      </w:r>
      <w:r w:rsidRPr="001D4920">
        <w:t xml:space="preserve"> </w:t>
      </w:r>
      <w:r>
        <w:t>February</w:t>
      </w:r>
      <w:r w:rsidRPr="001D4920">
        <w:t xml:space="preserve"> 202</w:t>
      </w:r>
      <w:r>
        <w:t>5</w:t>
      </w:r>
      <w:r w:rsidRPr="00A24D88">
        <w:rPr>
          <w:lang w:val="en-US"/>
        </w:rPr>
        <w:t xml:space="preserve">. </w:t>
      </w:r>
    </w:p>
    <w:p w14:paraId="5C9F8215" w14:textId="77777777" w:rsidR="001F5093" w:rsidRDefault="001F5093" w:rsidP="001F5093">
      <w:pPr>
        <w:rPr>
          <w:lang w:val="en-US"/>
        </w:rPr>
      </w:pPr>
      <w:r w:rsidRPr="00A24D88">
        <w:rPr>
          <w:lang w:val="en-US"/>
        </w:rPr>
        <w:t xml:space="preserve">It reflects meeting agreements including the received </w:t>
      </w:r>
      <w:r>
        <w:rPr>
          <w:lang w:val="en-US"/>
        </w:rPr>
        <w:t>contributions, C70 (India).</w:t>
      </w:r>
      <w:r w:rsidRPr="00A24D88">
        <w:rPr>
          <w:lang w:val="en-US"/>
        </w:rPr>
        <w:br/>
      </w:r>
    </w:p>
    <w:p w14:paraId="6C8A9DB8" w14:textId="48115966" w:rsidR="001F5093" w:rsidRPr="001F5093" w:rsidRDefault="001F5093" w:rsidP="001F5093">
      <w:pPr>
        <w:rPr>
          <w:lang w:val="en-US"/>
        </w:rPr>
      </w:pPr>
      <w:r w:rsidRPr="00A24D88">
        <w:rPr>
          <w:lang w:val="en-US"/>
        </w:rPr>
        <w:t>The following table shows input documents and attached is the revised text.</w:t>
      </w:r>
    </w:p>
    <w:p w14:paraId="1CD19920" w14:textId="77777777" w:rsidR="001F5093" w:rsidRDefault="001F5093" w:rsidP="001F5093">
      <w:pPr>
        <w:spacing w:before="80"/>
        <w:rPr>
          <w:lang w:val="en-US"/>
        </w:rPr>
      </w:pPr>
    </w:p>
    <w:tbl>
      <w:tblPr>
        <w:tblW w:w="1005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25"/>
        <w:gridCol w:w="2520"/>
        <w:gridCol w:w="3060"/>
        <w:gridCol w:w="3045"/>
      </w:tblGrid>
      <w:tr w:rsidR="001F5093" w14:paraId="223CB91B" w14:textId="77777777" w:rsidTr="00783745">
        <w:trPr>
          <w:tblHeader/>
          <w:jc w:val="center"/>
        </w:trPr>
        <w:tc>
          <w:tcPr>
            <w:tcW w:w="1425" w:type="dxa"/>
            <w:vMerge w:val="restart"/>
            <w:tcBorders>
              <w:top w:val="single" w:sz="12" w:space="0" w:color="auto"/>
              <w:left w:val="single" w:sz="12" w:space="0" w:color="auto"/>
              <w:bottom w:val="single" w:sz="12" w:space="0" w:color="auto"/>
              <w:right w:val="single" w:sz="4" w:space="0" w:color="auto"/>
            </w:tcBorders>
            <w:vAlign w:val="center"/>
            <w:hideMark/>
          </w:tcPr>
          <w:p w14:paraId="2FEC2F14" w14:textId="77777777" w:rsidR="001F5093" w:rsidRDefault="001F5093" w:rsidP="00783745">
            <w:pPr>
              <w:pStyle w:val="Tablehead"/>
              <w:spacing w:line="256" w:lineRule="auto"/>
              <w:rPr>
                <w:szCs w:val="22"/>
                <w:lang w:val="en-US"/>
              </w:rPr>
            </w:pPr>
            <w:r>
              <w:rPr>
                <w:rFonts w:eastAsia="MS Mincho"/>
                <w:b w:val="0"/>
                <w:szCs w:val="22"/>
                <w:lang w:val="en-US"/>
              </w:rPr>
              <w:br w:type="page"/>
            </w:r>
            <w:r>
              <w:rPr>
                <w:rFonts w:eastAsia="MS Mincho"/>
                <w:szCs w:val="22"/>
                <w:lang w:val="en-US"/>
              </w:rPr>
              <w:t xml:space="preserve">Doc. </w:t>
            </w:r>
            <w:r>
              <w:rPr>
                <w:szCs w:val="22"/>
                <w:lang w:val="en-US"/>
              </w:rPr>
              <w:t>Number.</w:t>
            </w:r>
          </w:p>
        </w:tc>
        <w:tc>
          <w:tcPr>
            <w:tcW w:w="2520" w:type="dxa"/>
            <w:vMerge w:val="restart"/>
            <w:tcBorders>
              <w:top w:val="single" w:sz="12" w:space="0" w:color="auto"/>
              <w:left w:val="single" w:sz="4" w:space="0" w:color="auto"/>
              <w:bottom w:val="single" w:sz="12" w:space="0" w:color="auto"/>
              <w:right w:val="single" w:sz="4" w:space="0" w:color="auto"/>
            </w:tcBorders>
            <w:vAlign w:val="center"/>
            <w:hideMark/>
          </w:tcPr>
          <w:p w14:paraId="12D6CC90" w14:textId="77777777" w:rsidR="001F5093" w:rsidRDefault="001F5093" w:rsidP="00783745">
            <w:pPr>
              <w:pStyle w:val="Tablehead"/>
              <w:spacing w:line="256" w:lineRule="auto"/>
              <w:rPr>
                <w:szCs w:val="22"/>
                <w:lang w:val="en-US"/>
              </w:rPr>
            </w:pPr>
            <w:r>
              <w:rPr>
                <w:szCs w:val="22"/>
                <w:lang w:val="en-US"/>
              </w:rPr>
              <w:t>Source</w:t>
            </w:r>
          </w:p>
        </w:tc>
        <w:tc>
          <w:tcPr>
            <w:tcW w:w="6105" w:type="dxa"/>
            <w:gridSpan w:val="2"/>
            <w:tcBorders>
              <w:top w:val="single" w:sz="12" w:space="0" w:color="auto"/>
              <w:left w:val="single" w:sz="4" w:space="0" w:color="auto"/>
              <w:bottom w:val="single" w:sz="12" w:space="0" w:color="auto"/>
              <w:right w:val="single" w:sz="12" w:space="0" w:color="auto"/>
            </w:tcBorders>
            <w:vAlign w:val="center"/>
            <w:hideMark/>
          </w:tcPr>
          <w:p w14:paraId="55726FED" w14:textId="77777777" w:rsidR="001F5093" w:rsidRDefault="001F5093" w:rsidP="00783745">
            <w:pPr>
              <w:pStyle w:val="Tablehead"/>
              <w:spacing w:line="256" w:lineRule="auto"/>
              <w:rPr>
                <w:szCs w:val="22"/>
                <w:lang w:val="en-US"/>
              </w:rPr>
            </w:pPr>
            <w:r>
              <w:rPr>
                <w:szCs w:val="22"/>
                <w:lang w:val="en-US"/>
              </w:rPr>
              <w:t>Titles</w:t>
            </w:r>
          </w:p>
        </w:tc>
      </w:tr>
      <w:tr w:rsidR="001F5093" w14:paraId="28267FFF" w14:textId="77777777" w:rsidTr="00783745">
        <w:trPr>
          <w:trHeight w:val="564"/>
          <w:tblHeader/>
          <w:jc w:val="center"/>
        </w:trPr>
        <w:tc>
          <w:tcPr>
            <w:tcW w:w="1425" w:type="dxa"/>
            <w:vMerge/>
            <w:tcBorders>
              <w:top w:val="single" w:sz="12" w:space="0" w:color="auto"/>
              <w:left w:val="single" w:sz="12" w:space="0" w:color="auto"/>
              <w:bottom w:val="single" w:sz="12" w:space="0" w:color="auto"/>
              <w:right w:val="single" w:sz="4" w:space="0" w:color="auto"/>
            </w:tcBorders>
            <w:vAlign w:val="center"/>
            <w:hideMark/>
          </w:tcPr>
          <w:p w14:paraId="0E960AC4" w14:textId="77777777" w:rsidR="001F5093" w:rsidRDefault="001F5093" w:rsidP="00783745">
            <w:pPr>
              <w:spacing w:before="0" w:line="256" w:lineRule="auto"/>
              <w:jc w:val="center"/>
              <w:rPr>
                <w:b/>
                <w:szCs w:val="22"/>
                <w:lang w:val="en-US"/>
              </w:rPr>
            </w:pPr>
          </w:p>
        </w:tc>
        <w:tc>
          <w:tcPr>
            <w:tcW w:w="2520" w:type="dxa"/>
            <w:vMerge/>
            <w:tcBorders>
              <w:top w:val="single" w:sz="12" w:space="0" w:color="auto"/>
              <w:left w:val="single" w:sz="4" w:space="0" w:color="auto"/>
              <w:bottom w:val="single" w:sz="12" w:space="0" w:color="auto"/>
              <w:right w:val="single" w:sz="4" w:space="0" w:color="auto"/>
            </w:tcBorders>
            <w:vAlign w:val="center"/>
            <w:hideMark/>
          </w:tcPr>
          <w:p w14:paraId="2D27BF65" w14:textId="77777777" w:rsidR="001F5093" w:rsidRDefault="001F5093" w:rsidP="00783745">
            <w:pPr>
              <w:spacing w:before="0" w:line="256" w:lineRule="auto"/>
              <w:jc w:val="center"/>
              <w:rPr>
                <w:b/>
                <w:szCs w:val="22"/>
                <w:lang w:val="en-US"/>
              </w:rPr>
            </w:pPr>
          </w:p>
        </w:tc>
        <w:tc>
          <w:tcPr>
            <w:tcW w:w="3060" w:type="dxa"/>
            <w:tcBorders>
              <w:top w:val="single" w:sz="12" w:space="0" w:color="auto"/>
              <w:left w:val="single" w:sz="4" w:space="0" w:color="auto"/>
              <w:bottom w:val="single" w:sz="12" w:space="0" w:color="auto"/>
              <w:right w:val="single" w:sz="4" w:space="0" w:color="auto"/>
            </w:tcBorders>
            <w:vAlign w:val="center"/>
            <w:hideMark/>
          </w:tcPr>
          <w:p w14:paraId="68E65663" w14:textId="77777777" w:rsidR="001F5093" w:rsidRDefault="001F5093" w:rsidP="00783745">
            <w:pPr>
              <w:pStyle w:val="Tablehead"/>
              <w:spacing w:line="256" w:lineRule="auto"/>
              <w:rPr>
                <w:szCs w:val="22"/>
                <w:lang w:val="en-US" w:eastAsia="ko-KR"/>
              </w:rPr>
            </w:pPr>
            <w:r>
              <w:rPr>
                <w:szCs w:val="22"/>
                <w:lang w:val="en-US" w:eastAsia="ko-KR"/>
              </w:rPr>
              <w:t>Proposals</w:t>
            </w:r>
          </w:p>
        </w:tc>
        <w:tc>
          <w:tcPr>
            <w:tcW w:w="3045" w:type="dxa"/>
            <w:tcBorders>
              <w:top w:val="single" w:sz="4" w:space="0" w:color="auto"/>
              <w:left w:val="single" w:sz="4" w:space="0" w:color="auto"/>
              <w:bottom w:val="single" w:sz="12" w:space="0" w:color="auto"/>
              <w:right w:val="single" w:sz="12" w:space="0" w:color="auto"/>
            </w:tcBorders>
            <w:vAlign w:val="center"/>
            <w:hideMark/>
          </w:tcPr>
          <w:p w14:paraId="678D05DB" w14:textId="77777777" w:rsidR="001F5093" w:rsidRDefault="001F5093" w:rsidP="00783745">
            <w:pPr>
              <w:pStyle w:val="Tablehead"/>
              <w:spacing w:line="256" w:lineRule="auto"/>
              <w:rPr>
                <w:szCs w:val="22"/>
                <w:lang w:val="en-US"/>
              </w:rPr>
            </w:pPr>
            <w:r>
              <w:rPr>
                <w:szCs w:val="22"/>
                <w:lang w:val="en-US"/>
              </w:rPr>
              <w:t>Discussion and results</w:t>
            </w:r>
          </w:p>
        </w:tc>
      </w:tr>
      <w:tr w:rsidR="001F5093" w:rsidRPr="00DB3698" w14:paraId="217207D3" w14:textId="77777777" w:rsidTr="00783745">
        <w:trPr>
          <w:jc w:val="center"/>
        </w:trPr>
        <w:tc>
          <w:tcPr>
            <w:tcW w:w="1425" w:type="dxa"/>
            <w:tcBorders>
              <w:top w:val="single" w:sz="4" w:space="0" w:color="auto"/>
              <w:left w:val="single" w:sz="12" w:space="0" w:color="auto"/>
              <w:bottom w:val="single" w:sz="4" w:space="0" w:color="auto"/>
              <w:right w:val="single" w:sz="4" w:space="0" w:color="auto"/>
            </w:tcBorders>
            <w:vAlign w:val="center"/>
          </w:tcPr>
          <w:p w14:paraId="68092084" w14:textId="62480ADE" w:rsidR="001F5093" w:rsidRDefault="001F5093" w:rsidP="00783745">
            <w:pPr>
              <w:pStyle w:val="Tabletext"/>
              <w:spacing w:line="256" w:lineRule="auto"/>
              <w:jc w:val="center"/>
              <w:rPr>
                <w:noProof/>
                <w:szCs w:val="22"/>
              </w:rPr>
            </w:pPr>
            <w:r>
              <w:rPr>
                <w:noProof/>
                <w:szCs w:val="22"/>
              </w:rPr>
              <w:t>SG11-C70</w:t>
            </w:r>
          </w:p>
        </w:tc>
        <w:tc>
          <w:tcPr>
            <w:tcW w:w="2520" w:type="dxa"/>
            <w:tcBorders>
              <w:top w:val="single" w:sz="4" w:space="0" w:color="auto"/>
              <w:left w:val="single" w:sz="4" w:space="0" w:color="auto"/>
              <w:bottom w:val="single" w:sz="4" w:space="0" w:color="auto"/>
              <w:right w:val="single" w:sz="4" w:space="0" w:color="auto"/>
            </w:tcBorders>
            <w:vAlign w:val="center"/>
          </w:tcPr>
          <w:p w14:paraId="413161B6" w14:textId="74E009AD" w:rsidR="001F5093" w:rsidRDefault="001F5093" w:rsidP="00783745">
            <w:pPr>
              <w:pStyle w:val="Tabletext"/>
              <w:spacing w:line="256" w:lineRule="auto"/>
              <w:jc w:val="center"/>
              <w:rPr>
                <w:rFonts w:eastAsia="Malgun Gothic"/>
                <w:szCs w:val="22"/>
                <w:lang w:val="en-US" w:eastAsia="ko-KR"/>
              </w:rPr>
            </w:pPr>
            <w:r>
              <w:rPr>
                <w:rFonts w:eastAsia="Malgun Gothic"/>
                <w:szCs w:val="22"/>
                <w:lang w:val="en-US" w:eastAsia="ko-KR"/>
              </w:rPr>
              <w:t>India</w:t>
            </w:r>
          </w:p>
        </w:tc>
        <w:tc>
          <w:tcPr>
            <w:tcW w:w="6105" w:type="dxa"/>
            <w:gridSpan w:val="2"/>
            <w:tcBorders>
              <w:top w:val="single" w:sz="4" w:space="0" w:color="auto"/>
              <w:left w:val="single" w:sz="4" w:space="0" w:color="auto"/>
              <w:bottom w:val="single" w:sz="4" w:space="0" w:color="auto"/>
              <w:right w:val="single" w:sz="12" w:space="0" w:color="auto"/>
            </w:tcBorders>
            <w:vAlign w:val="center"/>
          </w:tcPr>
          <w:p w14:paraId="598A15C5" w14:textId="4B96D85B" w:rsidR="001F5093" w:rsidRPr="001F5093" w:rsidRDefault="001F5093" w:rsidP="001F5093">
            <w:pPr>
              <w:tabs>
                <w:tab w:val="left" w:pos="280"/>
              </w:tabs>
              <w:spacing w:before="60" w:after="60" w:line="256" w:lineRule="auto"/>
              <w:jc w:val="center"/>
              <w:rPr>
                <w:lang w:val="en-US" w:eastAsia="ko-KR"/>
              </w:rPr>
            </w:pPr>
            <w:r w:rsidRPr="00EE1BD3">
              <w:rPr>
                <w:sz w:val="22"/>
                <w:szCs w:val="22"/>
                <w:lang w:val="en-US" w:eastAsia="ko-KR"/>
              </w:rPr>
              <w:t xml:space="preserve">The proposed changes in </w:t>
            </w:r>
            <w:r>
              <w:rPr>
                <w:sz w:val="22"/>
                <w:szCs w:val="22"/>
                <w:lang w:val="en-US" w:eastAsia="ko-KR"/>
              </w:rPr>
              <w:t>section 6.7 (Network Integrity Risks)</w:t>
            </w:r>
          </w:p>
        </w:tc>
      </w:tr>
    </w:tbl>
    <w:p w14:paraId="2EA2FAA7" w14:textId="77777777" w:rsidR="001F5093" w:rsidRDefault="001F5093" w:rsidP="001F5093">
      <w:r>
        <w:rPr>
          <w:b/>
        </w:rPr>
        <w:br w:type="page"/>
      </w:r>
    </w:p>
    <w:p w14:paraId="4094CBC0" w14:textId="77777777" w:rsidR="004862A7" w:rsidRDefault="004862A7" w:rsidP="00725817"/>
    <w:p w14:paraId="1E9BD2FD" w14:textId="0DC7C34F" w:rsidR="00EF4548" w:rsidRPr="005F2DB4" w:rsidRDefault="00EF4548" w:rsidP="005F2DB4">
      <w:pPr>
        <w:spacing w:before="0"/>
        <w:rPr>
          <w:b/>
          <w:bCs/>
          <w:sz w:val="28"/>
          <w:szCs w:val="21"/>
          <w:lang w:bidi="ar-DZ"/>
        </w:rPr>
      </w:pPr>
      <w:bookmarkStart w:id="0" w:name="_Toc44995568"/>
      <w:r w:rsidRPr="005F2DB4">
        <w:rPr>
          <w:b/>
          <w:bCs/>
          <w:sz w:val="28"/>
          <w:szCs w:val="21"/>
          <w:lang w:bidi="ar-DZ"/>
        </w:rPr>
        <w:t>Draft new Technical Report ITU-T TR-CF-QoS</w:t>
      </w:r>
    </w:p>
    <w:p w14:paraId="5AF9F193" w14:textId="77777777" w:rsidR="00EF4548" w:rsidRPr="004B4046" w:rsidRDefault="00EF4548" w:rsidP="00EF4548">
      <w:pPr>
        <w:jc w:val="both"/>
        <w:rPr>
          <w:b/>
          <w:bCs/>
          <w:sz w:val="28"/>
          <w:szCs w:val="32"/>
        </w:rPr>
      </w:pPr>
      <w:r w:rsidRPr="004B4046">
        <w:rPr>
          <w:b/>
          <w:bCs/>
          <w:sz w:val="28"/>
          <w:szCs w:val="21"/>
          <w:lang w:bidi="ar-DZ"/>
        </w:rPr>
        <w:t>Impact</w:t>
      </w:r>
      <w:r w:rsidRPr="004B4046">
        <w:rPr>
          <w:b/>
          <w:bCs/>
          <w:sz w:val="28"/>
          <w:szCs w:val="32"/>
        </w:rPr>
        <w:t xml:space="preserve"> of Counterfeit Mobile devices on Quality of Service</w:t>
      </w:r>
    </w:p>
    <w:p w14:paraId="41B5810C" w14:textId="77777777" w:rsidR="00EF4548" w:rsidRDefault="00EF4548" w:rsidP="00EF4548">
      <w:pPr>
        <w:spacing w:before="0"/>
        <w:jc w:val="both"/>
      </w:pPr>
    </w:p>
    <w:p w14:paraId="6B2491BB" w14:textId="77777777" w:rsidR="00EF4548" w:rsidRPr="007777D2" w:rsidRDefault="00EF4548" w:rsidP="00EF4548">
      <w:pPr>
        <w:pStyle w:val="Headingb"/>
      </w:pPr>
      <w:r w:rsidRPr="007777D2">
        <w:t>Summary</w:t>
      </w:r>
    </w:p>
    <w:bookmarkEnd w:id="0"/>
    <w:p w14:paraId="74F7B41B" w14:textId="77777777" w:rsidR="00EF4548" w:rsidRDefault="00EF4548" w:rsidP="00EF4548">
      <w:pPr>
        <w:jc w:val="both"/>
        <w:rPr>
          <w:lang w:bidi="ar-DZ"/>
        </w:rPr>
      </w:pPr>
      <w:r w:rsidRPr="00B40225">
        <w:rPr>
          <w:lang w:bidi="ar-DZ"/>
        </w:rPr>
        <w:t xml:space="preserve">According to ITU-T Rec E. 800 Quality of Service is defined as the totality of characteristics of a telecommunications service that bear on its ability to satisfy stated and implied needs of the user of the service. </w:t>
      </w:r>
    </w:p>
    <w:p w14:paraId="5DC575B4" w14:textId="77777777" w:rsidR="00EF4548" w:rsidRDefault="00EF4548" w:rsidP="00EF4548">
      <w:pPr>
        <w:jc w:val="both"/>
        <w:rPr>
          <w:lang w:bidi="ar-DZ"/>
        </w:rPr>
      </w:pPr>
      <w:r>
        <w:rPr>
          <w:lang w:bidi="ar-DZ"/>
        </w:rPr>
        <w:t xml:space="preserve">World Trade Organization - </w:t>
      </w:r>
      <w:r w:rsidRPr="00B40225">
        <w:rPr>
          <w:lang w:bidi="ar-DZ"/>
        </w:rPr>
        <w:t xml:space="preserve">WTO also defines counterfeit as the unauthorized representation of a registered trademark carried on goods identical or similar to goods for which the trademark is registered, with a view to deceiving the purchaser into believing that he/she is buying the original goods. </w:t>
      </w:r>
    </w:p>
    <w:p w14:paraId="7B416B01" w14:textId="77777777" w:rsidR="00EF4548" w:rsidRDefault="00EF4548" w:rsidP="00EF4548">
      <w:pPr>
        <w:jc w:val="both"/>
        <w:rPr>
          <w:lang w:bidi="ar-DZ"/>
        </w:rPr>
      </w:pPr>
      <w:r w:rsidRPr="00B40225">
        <w:rPr>
          <w:lang w:bidi="ar-DZ"/>
        </w:rPr>
        <w:t xml:space="preserve">Counterfeit mobile devices pose QoS delivery issues. Studies conducted have shown that such mobile devices suffered from </w:t>
      </w:r>
      <w:r>
        <w:rPr>
          <w:lang w:bidi="ar-DZ"/>
        </w:rPr>
        <w:t>low</w:t>
      </w:r>
      <w:r w:rsidRPr="00B40225">
        <w:rPr>
          <w:lang w:bidi="ar-DZ"/>
        </w:rPr>
        <w:t xml:space="preserve"> call completion rates, high call dr</w:t>
      </w:r>
      <w:r>
        <w:rPr>
          <w:lang w:bidi="ar-DZ"/>
        </w:rPr>
        <w:t xml:space="preserve">op rates and handover failures. The counterfeit mobile devices can impact the network performance due to their low call completion rates and frequent call drops which in turn can lead to network congestion and reduced speed for the legitimate users. </w:t>
      </w:r>
      <w:r w:rsidRPr="00B40225">
        <w:rPr>
          <w:lang w:bidi="ar-DZ"/>
        </w:rPr>
        <w:t xml:space="preserve">A survey conducted in the Africa region revealed that all categories of mobile </w:t>
      </w:r>
      <w:r>
        <w:rPr>
          <w:lang w:bidi="ar-DZ"/>
        </w:rPr>
        <w:t>devices</w:t>
      </w:r>
      <w:r w:rsidRPr="00B40225">
        <w:rPr>
          <w:lang w:bidi="ar-DZ"/>
        </w:rPr>
        <w:t xml:space="preserve"> were perceived to be the most counterfeited ICT devices in the region. </w:t>
      </w:r>
    </w:p>
    <w:p w14:paraId="17B305CB" w14:textId="77777777" w:rsidR="00EF4548" w:rsidRDefault="00EF4548" w:rsidP="00EF4548">
      <w:pPr>
        <w:jc w:val="both"/>
        <w:rPr>
          <w:lang w:bidi="ar-DZ"/>
        </w:rPr>
      </w:pPr>
      <w:r w:rsidRPr="00B40225">
        <w:rPr>
          <w:lang w:bidi="ar-DZ"/>
        </w:rPr>
        <w:t>This technical report will outline the challenges and impact of counterfeit mobile devices on Quality of Service for the users and networks.</w:t>
      </w:r>
    </w:p>
    <w:p w14:paraId="49F1FD1C" w14:textId="77777777" w:rsidR="00EF4548" w:rsidRDefault="00EF4548" w:rsidP="00EF4548">
      <w:pPr>
        <w:rPr>
          <w:lang w:bidi="ar-DZ"/>
        </w:rPr>
      </w:pPr>
    </w:p>
    <w:p w14:paraId="6387F622" w14:textId="77777777" w:rsidR="00EF4548" w:rsidRPr="000249BC" w:rsidRDefault="00EF4548" w:rsidP="00EF4548">
      <w:pPr>
        <w:pStyle w:val="Headingb"/>
      </w:pPr>
      <w:r w:rsidRPr="000249BC">
        <w:t>Keywords</w:t>
      </w:r>
    </w:p>
    <w:p w14:paraId="71FA63D2" w14:textId="77777777" w:rsidR="00EF4548" w:rsidRDefault="00EF4548" w:rsidP="00EF4548">
      <w:pPr>
        <w:rPr>
          <w:lang w:bidi="ar-DZ"/>
        </w:rPr>
      </w:pPr>
      <w:r w:rsidRPr="000249BC">
        <w:rPr>
          <w:lang w:bidi="ar-DZ"/>
        </w:rPr>
        <w:t>Counterfeiting, Impact</w:t>
      </w:r>
      <w:r>
        <w:rPr>
          <w:lang w:bidi="ar-DZ"/>
        </w:rPr>
        <w:t>,</w:t>
      </w:r>
      <w:r w:rsidRPr="000249BC">
        <w:rPr>
          <w:lang w:bidi="ar-DZ"/>
        </w:rPr>
        <w:t xml:space="preserve"> Quality of Experience, </w:t>
      </w:r>
      <w:r w:rsidRPr="005E1165">
        <w:rPr>
          <w:lang w:bidi="ar-DZ"/>
        </w:rPr>
        <w:t>Quality of Service</w:t>
      </w:r>
      <w:r>
        <w:rPr>
          <w:lang w:bidi="ar-DZ"/>
        </w:rPr>
        <w:t xml:space="preserve">. </w:t>
      </w:r>
    </w:p>
    <w:p w14:paraId="2DD45797" w14:textId="77777777" w:rsidR="00EF4548" w:rsidRDefault="00EF4548" w:rsidP="00EF4548">
      <w:pPr>
        <w:rPr>
          <w:lang w:bidi="ar-DZ"/>
        </w:rPr>
      </w:pPr>
    </w:p>
    <w:p w14:paraId="46310FB3" w14:textId="77777777" w:rsidR="00EF4548" w:rsidRPr="00D432A9" w:rsidRDefault="00EF4548" w:rsidP="00EF4548"/>
    <w:p w14:paraId="633429AE" w14:textId="77777777" w:rsidR="00EF4548" w:rsidRPr="007777D2" w:rsidRDefault="00EF4548" w:rsidP="00EF4548"/>
    <w:p w14:paraId="632FE860" w14:textId="77777777" w:rsidR="00EF4548" w:rsidRPr="009635CB" w:rsidRDefault="00EF4548" w:rsidP="00EF4548">
      <w:pPr>
        <w:jc w:val="center"/>
      </w:pPr>
      <w:r w:rsidRPr="007777D2">
        <w:br w:type="page"/>
      </w:r>
    </w:p>
    <w:p w14:paraId="3FF2A7DB" w14:textId="77777777" w:rsidR="00EF4548" w:rsidRPr="001E1939" w:rsidRDefault="00EF4548" w:rsidP="00EF4548">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EF4548" w:rsidRPr="00D8148E" w14:paraId="35C2DA48" w14:textId="77777777" w:rsidTr="00114628">
        <w:trPr>
          <w:tblHeader/>
        </w:trPr>
        <w:tc>
          <w:tcPr>
            <w:tcW w:w="9889" w:type="dxa"/>
          </w:tcPr>
          <w:p w14:paraId="5B1E557F" w14:textId="77777777" w:rsidR="00EF4548" w:rsidRPr="00D8148E" w:rsidRDefault="00EF4548" w:rsidP="00114628">
            <w:pPr>
              <w:pStyle w:val="toc0"/>
            </w:pPr>
            <w:r w:rsidRPr="00D8148E">
              <w:tab/>
              <w:t>Page</w:t>
            </w:r>
          </w:p>
        </w:tc>
      </w:tr>
      <w:tr w:rsidR="00EF4548" w:rsidRPr="00D8148E" w14:paraId="10E8265C" w14:textId="77777777" w:rsidTr="00114628">
        <w:tc>
          <w:tcPr>
            <w:tcW w:w="9889" w:type="dxa"/>
          </w:tcPr>
          <w:p w14:paraId="0F3CBA46" w14:textId="79554D7C" w:rsidR="00EF4548" w:rsidRDefault="00EF4548" w:rsidP="00114628">
            <w:pPr>
              <w:pStyle w:val="TOC1"/>
              <w:rPr>
                <w:rFonts w:asciiTheme="minorHAnsi" w:eastAsiaTheme="minorEastAsia" w:hAnsiTheme="minorHAnsi" w:cstheme="minorBidi"/>
                <w:b/>
                <w:bCs/>
                <w:caps/>
                <w:kern w:val="2"/>
                <w14:ligatures w14:val="standardContextual"/>
              </w:rPr>
            </w:pPr>
            <w:r>
              <w:rPr>
                <w:rFonts w:eastAsia="MS Mincho"/>
                <w:b/>
                <w:bCs/>
                <w:caps/>
                <w:lang w:val="en-US"/>
              </w:rPr>
              <w:fldChar w:fldCharType="begin"/>
            </w:r>
            <w:r>
              <w:instrText xml:space="preserve"> TOC \o "1-3" \h \z \t "Annex_NoTitle,1,Appendix_NoTitle,1,Annex_No &amp; title,1,Appendix_No &amp; title,1" </w:instrText>
            </w:r>
            <w:r>
              <w:rPr>
                <w:rFonts w:eastAsia="MS Mincho"/>
                <w:b/>
                <w:bCs/>
                <w:caps/>
                <w:lang w:val="en-US"/>
              </w:rPr>
              <w:fldChar w:fldCharType="separate"/>
            </w:r>
            <w:r w:rsidR="00306AEB">
              <w:fldChar w:fldCharType="begin"/>
            </w:r>
            <w:r w:rsidR="00306AEB">
              <w:instrText xml:space="preserve"> HYPERLINK \l "_Toc148363201" </w:instrText>
            </w:r>
            <w:r w:rsidR="00306AEB">
              <w:fldChar w:fldCharType="separate"/>
            </w:r>
            <w:r w:rsidRPr="00B9797F">
              <w:rPr>
                <w:rStyle w:val="Hyperlink"/>
                <w:lang w:bidi="ar-DZ"/>
              </w:rPr>
              <w:t>1</w:t>
            </w:r>
            <w:r>
              <w:rPr>
                <w:rFonts w:asciiTheme="minorHAnsi" w:eastAsiaTheme="minorEastAsia" w:hAnsiTheme="minorHAnsi" w:cstheme="minorBidi"/>
                <w:kern w:val="2"/>
                <w14:ligatures w14:val="standardContextual"/>
              </w:rPr>
              <w:tab/>
            </w:r>
            <w:r w:rsidRPr="00B9797F">
              <w:rPr>
                <w:rStyle w:val="Hyperlink"/>
                <w:lang w:bidi="ar-DZ"/>
              </w:rPr>
              <w:t>Scope</w:t>
            </w:r>
            <w:r>
              <w:rPr>
                <w:webHidden/>
              </w:rPr>
              <w:tab/>
            </w:r>
            <w:r>
              <w:rPr>
                <w:webHidden/>
              </w:rPr>
              <w:fldChar w:fldCharType="begin"/>
            </w:r>
            <w:r>
              <w:rPr>
                <w:webHidden/>
              </w:rPr>
              <w:instrText xml:space="preserve"> PAGEREF _Toc148363201 \h </w:instrText>
            </w:r>
            <w:r>
              <w:rPr>
                <w:webHidden/>
              </w:rPr>
            </w:r>
            <w:r>
              <w:rPr>
                <w:webHidden/>
              </w:rPr>
              <w:fldChar w:fldCharType="separate"/>
            </w:r>
            <w:ins w:id="1" w:author="Rakesh Goyal" w:date="2025-02-03T11:51:00Z">
              <w:r w:rsidR="000B4178">
                <w:rPr>
                  <w:webHidden/>
                </w:rPr>
                <w:t>4</w:t>
              </w:r>
            </w:ins>
            <w:del w:id="2" w:author="Rakesh Goyal" w:date="2025-02-03T11:51:00Z">
              <w:r w:rsidDel="000B4178">
                <w:rPr>
                  <w:webHidden/>
                </w:rPr>
                <w:delText>5</w:delText>
              </w:r>
            </w:del>
            <w:r>
              <w:rPr>
                <w:webHidden/>
              </w:rPr>
              <w:fldChar w:fldCharType="end"/>
            </w:r>
            <w:r w:rsidR="00306AEB">
              <w:fldChar w:fldCharType="end"/>
            </w:r>
          </w:p>
          <w:p w14:paraId="27C2D929" w14:textId="31D265CB" w:rsidR="00EF4548" w:rsidRDefault="00306AEB" w:rsidP="00114628">
            <w:pPr>
              <w:pStyle w:val="TOC1"/>
              <w:rPr>
                <w:rFonts w:asciiTheme="minorHAnsi" w:eastAsiaTheme="minorEastAsia" w:hAnsiTheme="minorHAnsi" w:cstheme="minorBidi"/>
                <w:b/>
                <w:bCs/>
                <w:caps/>
                <w:kern w:val="2"/>
                <w14:ligatures w14:val="standardContextual"/>
              </w:rPr>
            </w:pPr>
            <w:r>
              <w:fldChar w:fldCharType="begin"/>
            </w:r>
            <w:r>
              <w:instrText xml:space="preserve"> HYPERLINK \l "_Toc148363202" </w:instrText>
            </w:r>
            <w:r>
              <w:fldChar w:fldCharType="separate"/>
            </w:r>
            <w:r w:rsidR="00EF4548" w:rsidRPr="00B9797F">
              <w:rPr>
                <w:rStyle w:val="Hyperlink"/>
                <w:lang w:bidi="ar-DZ"/>
              </w:rPr>
              <w:t>2</w:t>
            </w:r>
            <w:r w:rsidR="00EF4548">
              <w:rPr>
                <w:rFonts w:asciiTheme="minorHAnsi" w:eastAsiaTheme="minorEastAsia" w:hAnsiTheme="minorHAnsi" w:cstheme="minorBidi"/>
                <w:kern w:val="2"/>
                <w14:ligatures w14:val="standardContextual"/>
              </w:rPr>
              <w:tab/>
            </w:r>
            <w:r w:rsidR="00EF4548" w:rsidRPr="00B9797F">
              <w:rPr>
                <w:rStyle w:val="Hyperlink"/>
                <w:lang w:bidi="ar-DZ"/>
              </w:rPr>
              <w:t>References</w:t>
            </w:r>
            <w:r w:rsidR="00EF4548">
              <w:rPr>
                <w:webHidden/>
              </w:rPr>
              <w:tab/>
            </w:r>
            <w:r w:rsidR="00EF4548">
              <w:rPr>
                <w:webHidden/>
              </w:rPr>
              <w:fldChar w:fldCharType="begin"/>
            </w:r>
            <w:r w:rsidR="00EF4548">
              <w:rPr>
                <w:webHidden/>
              </w:rPr>
              <w:instrText xml:space="preserve"> PAGEREF _Toc148363202 \h </w:instrText>
            </w:r>
            <w:r w:rsidR="00EF4548">
              <w:rPr>
                <w:webHidden/>
              </w:rPr>
            </w:r>
            <w:r w:rsidR="00EF4548">
              <w:rPr>
                <w:webHidden/>
              </w:rPr>
              <w:fldChar w:fldCharType="separate"/>
            </w:r>
            <w:ins w:id="3" w:author="Rakesh Goyal" w:date="2025-02-03T11:51:00Z">
              <w:r w:rsidR="000B4178">
                <w:rPr>
                  <w:webHidden/>
                </w:rPr>
                <w:t>4</w:t>
              </w:r>
            </w:ins>
            <w:del w:id="4" w:author="Rakesh Goyal" w:date="2025-02-03T11:51:00Z">
              <w:r w:rsidR="00EF4548" w:rsidDel="000B4178">
                <w:rPr>
                  <w:webHidden/>
                </w:rPr>
                <w:delText>5</w:delText>
              </w:r>
            </w:del>
            <w:r w:rsidR="00EF4548">
              <w:rPr>
                <w:webHidden/>
              </w:rPr>
              <w:fldChar w:fldCharType="end"/>
            </w:r>
            <w:r>
              <w:fldChar w:fldCharType="end"/>
            </w:r>
          </w:p>
          <w:p w14:paraId="7911C98A" w14:textId="6F97F4C9" w:rsidR="00EF4548" w:rsidRDefault="00306AEB" w:rsidP="00114628">
            <w:pPr>
              <w:pStyle w:val="TOC1"/>
              <w:rPr>
                <w:rFonts w:asciiTheme="minorHAnsi" w:eastAsiaTheme="minorEastAsia" w:hAnsiTheme="minorHAnsi" w:cstheme="minorBidi"/>
                <w:b/>
                <w:bCs/>
                <w:caps/>
                <w:kern w:val="2"/>
                <w14:ligatures w14:val="standardContextual"/>
              </w:rPr>
            </w:pPr>
            <w:r>
              <w:fldChar w:fldCharType="begin"/>
            </w:r>
            <w:r>
              <w:instrText xml:space="preserve"> HYPERLINK \l "_Toc148363203" </w:instrText>
            </w:r>
            <w:r>
              <w:fldChar w:fldCharType="separate"/>
            </w:r>
            <w:r w:rsidR="00EF4548" w:rsidRPr="00B9797F">
              <w:rPr>
                <w:rStyle w:val="Hyperlink"/>
                <w:lang w:bidi="ar-DZ"/>
              </w:rPr>
              <w:t>3</w:t>
            </w:r>
            <w:r w:rsidR="00EF4548">
              <w:rPr>
                <w:rFonts w:asciiTheme="minorHAnsi" w:eastAsiaTheme="minorEastAsia" w:hAnsiTheme="minorHAnsi" w:cstheme="minorBidi"/>
                <w:kern w:val="2"/>
                <w14:ligatures w14:val="standardContextual"/>
              </w:rPr>
              <w:tab/>
            </w:r>
            <w:r w:rsidR="00EF4548" w:rsidRPr="00B9797F">
              <w:rPr>
                <w:rStyle w:val="Hyperlink"/>
                <w:lang w:bidi="ar-DZ"/>
              </w:rPr>
              <w:t>Terms and definitions</w:t>
            </w:r>
            <w:r w:rsidR="00EF4548">
              <w:rPr>
                <w:webHidden/>
              </w:rPr>
              <w:tab/>
            </w:r>
            <w:r w:rsidR="00EF4548">
              <w:rPr>
                <w:webHidden/>
              </w:rPr>
              <w:fldChar w:fldCharType="begin"/>
            </w:r>
            <w:r w:rsidR="00EF4548">
              <w:rPr>
                <w:webHidden/>
              </w:rPr>
              <w:instrText xml:space="preserve"> PAGEREF _Toc148363203 \h </w:instrText>
            </w:r>
            <w:r w:rsidR="00EF4548">
              <w:rPr>
                <w:webHidden/>
              </w:rPr>
            </w:r>
            <w:r w:rsidR="00EF4548">
              <w:rPr>
                <w:webHidden/>
              </w:rPr>
              <w:fldChar w:fldCharType="separate"/>
            </w:r>
            <w:ins w:id="5" w:author="Rakesh Goyal" w:date="2025-02-03T11:51:00Z">
              <w:r w:rsidR="000B4178">
                <w:rPr>
                  <w:webHidden/>
                </w:rPr>
                <w:t>4</w:t>
              </w:r>
            </w:ins>
            <w:del w:id="6" w:author="Rakesh Goyal" w:date="2025-02-03T11:51:00Z">
              <w:r w:rsidR="00EF4548" w:rsidDel="000B4178">
                <w:rPr>
                  <w:webHidden/>
                </w:rPr>
                <w:delText>5</w:delText>
              </w:r>
            </w:del>
            <w:r w:rsidR="00EF4548">
              <w:rPr>
                <w:webHidden/>
              </w:rPr>
              <w:fldChar w:fldCharType="end"/>
            </w:r>
            <w:r>
              <w:fldChar w:fldCharType="end"/>
            </w:r>
          </w:p>
          <w:p w14:paraId="3A6DB68F" w14:textId="3396AD45"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"_Toc148363204" </w:instrText>
            </w:r>
            <w:r>
              <w:fldChar w:fldCharType="separate"/>
            </w:r>
            <w:r w:rsidR="00EF4548" w:rsidRPr="00B9797F">
              <w:rPr>
                <w:rStyle w:val="Hyperlink"/>
                <w:lang w:bidi="ar-DZ"/>
              </w:rPr>
              <w:t>3.1</w:t>
            </w:r>
            <w:r w:rsidR="00EF4548">
              <w:rPr>
                <w:rFonts w:asciiTheme="minorHAnsi" w:eastAsiaTheme="minorEastAsia" w:hAnsiTheme="minorHAnsi" w:cstheme="minorBidi"/>
                <w:kern w:val="2"/>
                <w14:ligatures w14:val="standardContextual"/>
              </w:rPr>
              <w:tab/>
            </w:r>
            <w:r w:rsidR="00EF4548" w:rsidRPr="00B9797F">
              <w:rPr>
                <w:rStyle w:val="Hyperlink"/>
                <w:lang w:bidi="ar-DZ"/>
              </w:rPr>
              <w:t>Terms defined elsewhere</w:t>
            </w:r>
            <w:r w:rsidR="00EF4548">
              <w:rPr>
                <w:webHidden/>
              </w:rPr>
              <w:tab/>
            </w:r>
            <w:r w:rsidR="00EF4548">
              <w:rPr>
                <w:webHidden/>
              </w:rPr>
              <w:fldChar w:fldCharType="begin"/>
            </w:r>
            <w:r w:rsidR="00EF4548">
              <w:rPr>
                <w:webHidden/>
              </w:rPr>
              <w:instrText xml:space="preserve"> PAGEREF _Toc148363204 \h </w:instrText>
            </w:r>
            <w:r w:rsidR="00EF4548">
              <w:rPr>
                <w:webHidden/>
              </w:rPr>
            </w:r>
            <w:r w:rsidR="00EF4548">
              <w:rPr>
                <w:webHidden/>
              </w:rPr>
              <w:fldChar w:fldCharType="separate"/>
            </w:r>
            <w:ins w:id="7" w:author="Rakesh Goyal" w:date="2025-02-03T11:51:00Z">
              <w:r w:rsidR="000B4178">
                <w:rPr>
                  <w:webHidden/>
                </w:rPr>
                <w:t>4</w:t>
              </w:r>
            </w:ins>
            <w:del w:id="8" w:author="Rakesh Goyal" w:date="2025-02-03T11:51:00Z">
              <w:r w:rsidR="00EF4548" w:rsidDel="000B4178">
                <w:rPr>
                  <w:webHidden/>
                </w:rPr>
                <w:delText>5</w:delText>
              </w:r>
            </w:del>
            <w:r w:rsidR="00EF4548">
              <w:rPr>
                <w:webHidden/>
              </w:rPr>
              <w:fldChar w:fldCharType="end"/>
            </w:r>
            <w:r>
              <w:fldChar w:fldCharType="end"/>
            </w:r>
          </w:p>
          <w:p w14:paraId="1E015681" w14:textId="3681F96C"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"_Toc148363205" </w:instrText>
            </w:r>
            <w:r>
              <w:fldChar w:fldCharType="separate"/>
            </w:r>
            <w:r w:rsidR="00EF4548" w:rsidRPr="00B9797F">
              <w:rPr>
                <w:rStyle w:val="Hyperlink"/>
                <w:lang w:bidi="ar-DZ"/>
              </w:rPr>
              <w:t>3.2</w:t>
            </w:r>
            <w:r w:rsidR="00EF4548">
              <w:rPr>
                <w:rFonts w:asciiTheme="minorHAnsi" w:eastAsiaTheme="minorEastAsia" w:hAnsiTheme="minorHAnsi" w:cstheme="minorBidi"/>
                <w:kern w:val="2"/>
                <w14:ligatures w14:val="standardContextual"/>
              </w:rPr>
              <w:tab/>
            </w:r>
            <w:r w:rsidR="00EF4548" w:rsidRPr="00B9797F">
              <w:rPr>
                <w:rStyle w:val="Hyperlink"/>
                <w:lang w:bidi="ar-DZ"/>
              </w:rPr>
              <w:t>Terms defined here</w:t>
            </w:r>
            <w:r w:rsidR="00EF4548">
              <w:rPr>
                <w:webHidden/>
              </w:rPr>
              <w:tab/>
            </w:r>
            <w:r w:rsidR="00EF4548">
              <w:rPr>
                <w:webHidden/>
              </w:rPr>
              <w:fldChar w:fldCharType="begin"/>
            </w:r>
            <w:r w:rsidR="00EF4548">
              <w:rPr>
                <w:webHidden/>
              </w:rPr>
              <w:instrText xml:space="preserve"> PAGEREF _Toc148363205 \h </w:instrText>
            </w:r>
            <w:r w:rsidR="00EF4548">
              <w:rPr>
                <w:webHidden/>
              </w:rPr>
            </w:r>
            <w:r w:rsidR="00EF4548">
              <w:rPr>
                <w:webHidden/>
              </w:rPr>
              <w:fldChar w:fldCharType="separate"/>
            </w:r>
            <w:ins w:id="9" w:author="Rakesh Goyal" w:date="2025-02-03T11:51:00Z">
              <w:r w:rsidR="000B4178">
                <w:rPr>
                  <w:webHidden/>
                </w:rPr>
                <w:t>4</w:t>
              </w:r>
            </w:ins>
            <w:del w:id="10" w:author="Rakesh Goyal" w:date="2025-02-03T11:51:00Z">
              <w:r w:rsidR="00EF4548" w:rsidDel="000B4178">
                <w:rPr>
                  <w:webHidden/>
                </w:rPr>
                <w:delText>5</w:delText>
              </w:r>
            </w:del>
            <w:r w:rsidR="00EF4548">
              <w:rPr>
                <w:webHidden/>
              </w:rPr>
              <w:fldChar w:fldCharType="end"/>
            </w:r>
            <w:r>
              <w:fldChar w:fldCharType="end"/>
            </w:r>
          </w:p>
          <w:p w14:paraId="34606270" w14:textId="334A7768" w:rsidR="00EF4548" w:rsidRDefault="00306AEB" w:rsidP="00114628">
            <w:pPr>
              <w:pStyle w:val="TOC1"/>
              <w:rPr>
                <w:rFonts w:asciiTheme="minorHAnsi" w:eastAsiaTheme="minorEastAsia" w:hAnsiTheme="minorHAnsi" w:cstheme="minorBidi"/>
                <w:b/>
                <w:bCs/>
                <w:caps/>
                <w:kern w:val="2"/>
                <w14:ligatures w14:val="standardContextual"/>
              </w:rPr>
            </w:pPr>
            <w:r>
              <w:fldChar w:fldCharType="begin"/>
            </w:r>
            <w:r>
              <w:instrText xml:space="preserve"> HYPERLINK \l "_Toc148363207" </w:instrText>
            </w:r>
            <w:r>
              <w:fldChar w:fldCharType="separate"/>
            </w:r>
            <w:r w:rsidR="00EF4548" w:rsidRPr="00B9797F">
              <w:rPr>
                <w:rStyle w:val="Hyperlink"/>
              </w:rPr>
              <w:t>4</w:t>
            </w:r>
            <w:r w:rsidR="00EF4548">
              <w:rPr>
                <w:rFonts w:asciiTheme="minorHAnsi" w:eastAsiaTheme="minorEastAsia" w:hAnsiTheme="minorHAnsi" w:cstheme="minorBidi"/>
                <w:kern w:val="2"/>
                <w14:ligatures w14:val="standardContextual"/>
              </w:rPr>
              <w:tab/>
            </w:r>
            <w:r w:rsidR="00EF4548" w:rsidRPr="00B9797F">
              <w:rPr>
                <w:rStyle w:val="Hyperlink"/>
              </w:rPr>
              <w:t>Abbreviations and Acronyms</w:t>
            </w:r>
            <w:r w:rsidR="00EF4548">
              <w:rPr>
                <w:webHidden/>
              </w:rPr>
              <w:tab/>
            </w:r>
            <w:r w:rsidR="00EF4548">
              <w:rPr>
                <w:webHidden/>
              </w:rPr>
              <w:fldChar w:fldCharType="begin"/>
            </w:r>
            <w:r w:rsidR="00EF4548">
              <w:rPr>
                <w:webHidden/>
              </w:rPr>
              <w:instrText xml:space="preserve"> PAGEREF _Toc148363207 \h </w:instrText>
            </w:r>
            <w:r w:rsidR="00EF4548">
              <w:rPr>
                <w:webHidden/>
              </w:rPr>
            </w:r>
            <w:r w:rsidR="00EF4548">
              <w:rPr>
                <w:webHidden/>
              </w:rPr>
              <w:fldChar w:fldCharType="separate"/>
            </w:r>
            <w:ins w:id="11" w:author="Rakesh Goyal" w:date="2025-02-03T11:51:00Z">
              <w:r w:rsidR="000B4178">
                <w:rPr>
                  <w:webHidden/>
                </w:rPr>
                <w:t>5</w:t>
              </w:r>
            </w:ins>
            <w:del w:id="12" w:author="Rakesh Goyal" w:date="2025-02-03T11:51:00Z">
              <w:r w:rsidR="00EF4548" w:rsidDel="000B4178">
                <w:rPr>
                  <w:webHidden/>
                </w:rPr>
                <w:delText>6</w:delText>
              </w:r>
            </w:del>
            <w:r w:rsidR="00EF4548">
              <w:rPr>
                <w:webHidden/>
              </w:rPr>
              <w:fldChar w:fldCharType="end"/>
            </w:r>
            <w:r>
              <w:fldChar w:fldCharType="end"/>
            </w:r>
          </w:p>
          <w:p w14:paraId="70AD38C7" w14:textId="4AD39C15" w:rsidR="00EF4548" w:rsidRDefault="00306AEB" w:rsidP="00114628">
            <w:pPr>
              <w:pStyle w:val="TOC1"/>
              <w:rPr>
                <w:rFonts w:asciiTheme="minorHAnsi" w:eastAsiaTheme="minorEastAsia" w:hAnsiTheme="minorHAnsi" w:cstheme="minorBidi"/>
                <w:b/>
                <w:bCs/>
                <w:caps/>
                <w:kern w:val="2"/>
                <w14:ligatures w14:val="standardContextual"/>
              </w:rPr>
            </w:pPr>
            <w:r>
              <w:fldChar w:fldCharType="begin"/>
            </w:r>
            <w:r>
              <w:instrText xml:space="preserve"> HYPERLINK \l "_Toc148363208" </w:instrText>
            </w:r>
            <w:r>
              <w:fldChar w:fldCharType="separate"/>
            </w:r>
            <w:r w:rsidR="00EF4548" w:rsidRPr="00B9797F">
              <w:rPr>
                <w:rStyle w:val="Hyperlink"/>
                <w:lang w:bidi="ar-DZ"/>
              </w:rPr>
              <w:t>5</w:t>
            </w:r>
            <w:r w:rsidR="00EF4548">
              <w:rPr>
                <w:rFonts w:asciiTheme="minorHAnsi" w:eastAsiaTheme="minorEastAsia" w:hAnsiTheme="minorHAnsi" w:cstheme="minorBidi"/>
                <w:kern w:val="2"/>
                <w14:ligatures w14:val="standardContextual"/>
              </w:rPr>
              <w:tab/>
            </w:r>
            <w:r w:rsidR="00EF4548" w:rsidRPr="00B9797F">
              <w:rPr>
                <w:rStyle w:val="Hyperlink"/>
                <w:lang w:bidi="ar-DZ"/>
              </w:rPr>
              <w:t>Introduction</w:t>
            </w:r>
            <w:r w:rsidR="00EF4548">
              <w:rPr>
                <w:webHidden/>
              </w:rPr>
              <w:tab/>
            </w:r>
            <w:r w:rsidR="00EF4548">
              <w:rPr>
                <w:webHidden/>
              </w:rPr>
              <w:fldChar w:fldCharType="begin"/>
            </w:r>
            <w:r w:rsidR="00EF4548">
              <w:rPr>
                <w:webHidden/>
              </w:rPr>
              <w:instrText xml:space="preserve"> PAGEREF _Toc148363208 \h </w:instrText>
            </w:r>
            <w:r w:rsidR="00EF4548">
              <w:rPr>
                <w:webHidden/>
              </w:rPr>
            </w:r>
            <w:r w:rsidR="00EF4548">
              <w:rPr>
                <w:webHidden/>
              </w:rPr>
              <w:fldChar w:fldCharType="separate"/>
            </w:r>
            <w:ins w:id="13" w:author="Rakesh Goyal" w:date="2025-02-03T11:51:00Z">
              <w:r w:rsidR="000B4178">
                <w:rPr>
                  <w:webHidden/>
                </w:rPr>
                <w:t>5</w:t>
              </w:r>
            </w:ins>
            <w:del w:id="14" w:author="Rakesh Goyal" w:date="2025-02-03T11:51:00Z">
              <w:r w:rsidR="00EF4548" w:rsidDel="000B4178">
                <w:rPr>
                  <w:webHidden/>
                </w:rPr>
                <w:delText>6</w:delText>
              </w:r>
            </w:del>
            <w:r w:rsidR="00EF4548">
              <w:rPr>
                <w:webHidden/>
              </w:rPr>
              <w:fldChar w:fldCharType="end"/>
            </w:r>
            <w:r>
              <w:fldChar w:fldCharType="end"/>
            </w:r>
          </w:p>
          <w:p w14:paraId="40681F2E" w14:textId="3317C086" w:rsidR="00EF4548" w:rsidRDefault="00306AEB" w:rsidP="00114628">
            <w:pPr>
              <w:pStyle w:val="TOC1"/>
              <w:rPr>
                <w:rFonts w:asciiTheme="minorHAnsi" w:eastAsiaTheme="minorEastAsia" w:hAnsiTheme="minorHAnsi" w:cstheme="minorBidi"/>
                <w:b/>
                <w:bCs/>
                <w:caps/>
                <w:kern w:val="2"/>
                <w14:ligatures w14:val="standardContextual"/>
              </w:rPr>
            </w:pPr>
            <w:r>
              <w:fldChar w:fldCharType="begin"/>
            </w:r>
            <w:r>
              <w:instrText xml:space="preserve"> HYPERLINK \l "_Toc148363209" </w:instrText>
            </w:r>
            <w:r>
              <w:fldChar w:fldCharType="separate"/>
            </w:r>
            <w:r w:rsidR="00EF4548" w:rsidRPr="00B9797F">
              <w:rPr>
                <w:rStyle w:val="Hyperlink"/>
                <w:lang w:bidi="ar-DZ"/>
              </w:rPr>
              <w:t>6</w:t>
            </w:r>
            <w:r w:rsidR="00EF4548">
              <w:rPr>
                <w:rFonts w:asciiTheme="minorHAnsi" w:eastAsiaTheme="minorEastAsia" w:hAnsiTheme="minorHAnsi" w:cstheme="minorBidi"/>
                <w:kern w:val="2"/>
                <w14:ligatures w14:val="standardContextual"/>
              </w:rPr>
              <w:tab/>
            </w:r>
            <w:r w:rsidR="00EF4548" w:rsidRPr="00B9797F">
              <w:rPr>
                <w:rStyle w:val="Hyperlink"/>
                <w:lang w:bidi="ar-DZ"/>
              </w:rPr>
              <w:t>Impact of Counterfeit related to QoS/QoE</w:t>
            </w:r>
            <w:r w:rsidR="00EF4548">
              <w:rPr>
                <w:webHidden/>
              </w:rPr>
              <w:tab/>
            </w:r>
            <w:r w:rsidR="00EF4548">
              <w:rPr>
                <w:webHidden/>
              </w:rPr>
              <w:fldChar w:fldCharType="begin"/>
            </w:r>
            <w:r w:rsidR="00EF4548">
              <w:rPr>
                <w:webHidden/>
              </w:rPr>
              <w:instrText xml:space="preserve"> PAGEREF _Toc148363209 \h </w:instrText>
            </w:r>
            <w:r w:rsidR="00EF4548">
              <w:rPr>
                <w:webHidden/>
              </w:rPr>
            </w:r>
            <w:r w:rsidR="00EF4548">
              <w:rPr>
                <w:webHidden/>
              </w:rPr>
              <w:fldChar w:fldCharType="separate"/>
            </w:r>
            <w:ins w:id="15" w:author="Rakesh Goyal" w:date="2025-02-03T11:51:00Z">
              <w:r w:rsidR="000B4178">
                <w:rPr>
                  <w:webHidden/>
                </w:rPr>
                <w:t>5</w:t>
              </w:r>
            </w:ins>
            <w:del w:id="16" w:author="Rakesh Goyal" w:date="2025-02-03T11:51:00Z">
              <w:r w:rsidR="00EF4548" w:rsidDel="000B4178">
                <w:rPr>
                  <w:webHidden/>
                </w:rPr>
                <w:delText>6</w:delText>
              </w:r>
            </w:del>
            <w:r w:rsidR="00EF4548">
              <w:rPr>
                <w:webHidden/>
              </w:rPr>
              <w:fldChar w:fldCharType="end"/>
            </w:r>
            <w:r>
              <w:fldChar w:fldCharType="end"/>
            </w:r>
          </w:p>
          <w:p w14:paraId="75810F55" w14:textId="3141A7ED"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"_Toc148363210" </w:instrText>
            </w:r>
            <w:r>
              <w:fldChar w:fldCharType="separate"/>
            </w:r>
            <w:r w:rsidR="00EF4548" w:rsidRPr="00B9797F">
              <w:rPr>
                <w:rStyle w:val="Hyperlink"/>
                <w:lang w:bidi="ar-DZ"/>
              </w:rPr>
              <w:t>6.1</w:t>
            </w:r>
            <w:r w:rsidR="00EF4548">
              <w:rPr>
                <w:rFonts w:asciiTheme="minorHAnsi" w:eastAsiaTheme="minorEastAsia" w:hAnsiTheme="minorHAnsi" w:cstheme="minorBidi"/>
                <w:kern w:val="2"/>
                <w14:ligatures w14:val="standardContextual"/>
              </w:rPr>
              <w:tab/>
            </w:r>
            <w:r w:rsidR="00EF4548" w:rsidRPr="00B9797F">
              <w:rPr>
                <w:rStyle w:val="Hyperlink"/>
                <w:lang w:bidi="ar-DZ"/>
              </w:rPr>
              <w:t>Call Drop Rate</w:t>
            </w:r>
            <w:r w:rsidR="00EF4548">
              <w:rPr>
                <w:webHidden/>
              </w:rPr>
              <w:tab/>
            </w:r>
            <w:r w:rsidR="00EF4548">
              <w:rPr>
                <w:webHidden/>
              </w:rPr>
              <w:fldChar w:fldCharType="begin"/>
            </w:r>
            <w:r w:rsidR="00EF4548">
              <w:rPr>
                <w:webHidden/>
              </w:rPr>
              <w:instrText xml:space="preserve"> PAGEREF _Toc148363210 \h </w:instrText>
            </w:r>
            <w:r w:rsidR="00EF4548">
              <w:rPr>
                <w:webHidden/>
              </w:rPr>
            </w:r>
            <w:r w:rsidR="00EF4548">
              <w:rPr>
                <w:webHidden/>
              </w:rPr>
              <w:fldChar w:fldCharType="separate"/>
            </w:r>
            <w:ins w:id="17" w:author="Rakesh Goyal" w:date="2025-02-03T11:51:00Z">
              <w:r w:rsidR="000B4178">
                <w:rPr>
                  <w:webHidden/>
                </w:rPr>
                <w:t>5</w:t>
              </w:r>
            </w:ins>
            <w:del w:id="18" w:author="Rakesh Goyal" w:date="2025-02-03T11:51:00Z">
              <w:r w:rsidR="00EF4548" w:rsidDel="000B4178">
                <w:rPr>
                  <w:webHidden/>
                </w:rPr>
                <w:delText>6</w:delText>
              </w:r>
            </w:del>
            <w:r w:rsidR="00EF4548">
              <w:rPr>
                <w:webHidden/>
              </w:rPr>
              <w:fldChar w:fldCharType="end"/>
            </w:r>
            <w:r>
              <w:fldChar w:fldCharType="end"/>
            </w:r>
          </w:p>
          <w:p w14:paraId="73363819" w14:textId="3ED4015F"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"_Toc148363213" </w:instrText>
            </w:r>
            <w:r>
              <w:fldChar w:fldCharType="separate"/>
            </w:r>
            <w:r w:rsidR="00EF4548" w:rsidRPr="00B9797F">
              <w:rPr>
                <w:rStyle w:val="Hyperlink"/>
                <w:lang w:bidi="ar-DZ"/>
              </w:rPr>
              <w:t>6.2</w:t>
            </w:r>
            <w:r w:rsidR="00EF4548">
              <w:rPr>
                <w:rFonts w:asciiTheme="minorHAnsi" w:eastAsiaTheme="minorEastAsia" w:hAnsiTheme="minorHAnsi" w:cstheme="minorBidi"/>
                <w:kern w:val="2"/>
                <w14:ligatures w14:val="standardContextual"/>
              </w:rPr>
              <w:tab/>
            </w:r>
            <w:r w:rsidR="00EF4548" w:rsidRPr="00B9797F">
              <w:rPr>
                <w:rStyle w:val="Hyperlink"/>
                <w:lang w:bidi="ar-DZ"/>
              </w:rPr>
              <w:t>Call Setup</w:t>
            </w:r>
            <w:r w:rsidR="00EF4548">
              <w:rPr>
                <w:webHidden/>
              </w:rPr>
              <w:tab/>
            </w:r>
            <w:r w:rsidR="00EF4548">
              <w:rPr>
                <w:webHidden/>
              </w:rPr>
              <w:fldChar w:fldCharType="begin"/>
            </w:r>
            <w:r w:rsidR="00EF4548">
              <w:rPr>
                <w:webHidden/>
              </w:rPr>
              <w:instrText xml:space="preserve"> PAGEREF _Toc148363213 \h </w:instrText>
            </w:r>
            <w:r w:rsidR="00EF4548">
              <w:rPr>
                <w:webHidden/>
              </w:rPr>
            </w:r>
            <w:r w:rsidR="00EF4548">
              <w:rPr>
                <w:webHidden/>
              </w:rPr>
              <w:fldChar w:fldCharType="separate"/>
            </w:r>
            <w:ins w:id="19" w:author="Rakesh Goyal" w:date="2025-02-03T11:51:00Z">
              <w:r w:rsidR="000B4178">
                <w:rPr>
                  <w:webHidden/>
                </w:rPr>
                <w:t>6</w:t>
              </w:r>
            </w:ins>
            <w:del w:id="20" w:author="Rakesh Goyal" w:date="2025-02-03T11:51:00Z">
              <w:r w:rsidR="00EF4548" w:rsidDel="000B4178">
                <w:rPr>
                  <w:webHidden/>
                </w:rPr>
                <w:delText>7</w:delText>
              </w:r>
            </w:del>
            <w:r w:rsidR="00EF4548">
              <w:rPr>
                <w:webHidden/>
              </w:rPr>
              <w:fldChar w:fldCharType="end"/>
            </w:r>
            <w:r>
              <w:fldChar w:fldCharType="end"/>
            </w:r>
          </w:p>
          <w:p w14:paraId="0212F99E" w14:textId="66455DEB"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"_Toc148363214" </w:instrText>
            </w:r>
            <w:r>
              <w:fldChar w:fldCharType="separate"/>
            </w:r>
            <w:r w:rsidR="00EF4548" w:rsidRPr="00B9797F">
              <w:rPr>
                <w:rStyle w:val="Hyperlink"/>
                <w:lang w:bidi="ar-DZ"/>
              </w:rPr>
              <w:t>6.3</w:t>
            </w:r>
            <w:r w:rsidR="00EF4548">
              <w:rPr>
                <w:rFonts w:asciiTheme="minorHAnsi" w:eastAsiaTheme="minorEastAsia" w:hAnsiTheme="minorHAnsi" w:cstheme="minorBidi"/>
                <w:kern w:val="2"/>
                <w14:ligatures w14:val="standardContextual"/>
              </w:rPr>
              <w:tab/>
            </w:r>
            <w:r w:rsidR="00EF4548" w:rsidRPr="00B9797F">
              <w:rPr>
                <w:rStyle w:val="Hyperlink"/>
                <w:lang w:bidi="ar-DZ"/>
              </w:rPr>
              <w:t>Hand Over Rate</w:t>
            </w:r>
            <w:r w:rsidR="00EF4548">
              <w:rPr>
                <w:webHidden/>
              </w:rPr>
              <w:tab/>
            </w:r>
            <w:r w:rsidR="00EF4548">
              <w:rPr>
                <w:webHidden/>
              </w:rPr>
              <w:fldChar w:fldCharType="begin"/>
            </w:r>
            <w:r w:rsidR="00EF4548">
              <w:rPr>
                <w:webHidden/>
              </w:rPr>
              <w:instrText xml:space="preserve"> PAGEREF _Toc148363214 \h </w:instrText>
            </w:r>
            <w:r w:rsidR="00EF4548">
              <w:rPr>
                <w:webHidden/>
              </w:rPr>
            </w:r>
            <w:r w:rsidR="00EF4548">
              <w:rPr>
                <w:webHidden/>
              </w:rPr>
              <w:fldChar w:fldCharType="separate"/>
            </w:r>
            <w:ins w:id="21" w:author="Rakesh Goyal" w:date="2025-02-03T11:51:00Z">
              <w:r w:rsidR="000B4178">
                <w:rPr>
                  <w:webHidden/>
                </w:rPr>
                <w:t>6</w:t>
              </w:r>
            </w:ins>
            <w:del w:id="22" w:author="Rakesh Goyal" w:date="2025-02-03T11:51:00Z">
              <w:r w:rsidR="00EF4548" w:rsidDel="000B4178">
                <w:rPr>
                  <w:webHidden/>
                </w:rPr>
                <w:delText>7</w:delText>
              </w:r>
            </w:del>
            <w:r w:rsidR="00EF4548">
              <w:rPr>
                <w:webHidden/>
              </w:rPr>
              <w:fldChar w:fldCharType="end"/>
            </w:r>
            <w:r>
              <w:fldChar w:fldCharType="end"/>
            </w:r>
          </w:p>
          <w:p w14:paraId="2CFED07B" w14:textId="0E30FA5C"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"_Toc148363215" </w:instrText>
            </w:r>
            <w:r>
              <w:fldChar w:fldCharType="separate"/>
            </w:r>
            <w:r w:rsidR="00EF4548" w:rsidRPr="00B9797F">
              <w:rPr>
                <w:rStyle w:val="Hyperlink"/>
                <w:lang w:bidi="ar-DZ"/>
              </w:rPr>
              <w:t>6.4</w:t>
            </w:r>
            <w:r w:rsidR="00EF4548">
              <w:rPr>
                <w:rFonts w:asciiTheme="minorHAnsi" w:eastAsiaTheme="minorEastAsia" w:hAnsiTheme="minorHAnsi" w:cstheme="minorBidi"/>
                <w:kern w:val="2"/>
                <w14:ligatures w14:val="standardContextual"/>
              </w:rPr>
              <w:tab/>
            </w:r>
            <w:r w:rsidR="00EF4548" w:rsidRPr="00B9797F">
              <w:rPr>
                <w:rStyle w:val="Hyperlink"/>
                <w:lang w:bidi="ar-DZ"/>
              </w:rPr>
              <w:t>Throughput</w:t>
            </w:r>
            <w:r w:rsidR="00EF4548">
              <w:rPr>
                <w:webHidden/>
              </w:rPr>
              <w:tab/>
            </w:r>
            <w:r w:rsidR="00EF4548">
              <w:rPr>
                <w:webHidden/>
              </w:rPr>
              <w:fldChar w:fldCharType="begin"/>
            </w:r>
            <w:r w:rsidR="00EF4548">
              <w:rPr>
                <w:webHidden/>
              </w:rPr>
              <w:instrText xml:space="preserve"> PAGEREF _Toc148363215 \h </w:instrText>
            </w:r>
            <w:r w:rsidR="00EF4548">
              <w:rPr>
                <w:webHidden/>
              </w:rPr>
            </w:r>
            <w:r w:rsidR="00EF4548">
              <w:rPr>
                <w:webHidden/>
              </w:rPr>
              <w:fldChar w:fldCharType="separate"/>
            </w:r>
            <w:ins w:id="23" w:author="Rakesh Goyal" w:date="2025-02-03T11:51:00Z">
              <w:r w:rsidR="000B4178">
                <w:rPr>
                  <w:webHidden/>
                </w:rPr>
                <w:t>6</w:t>
              </w:r>
            </w:ins>
            <w:del w:id="24" w:author="Rakesh Goyal" w:date="2025-02-03T11:51:00Z">
              <w:r w:rsidR="00EF4548" w:rsidDel="000B4178">
                <w:rPr>
                  <w:webHidden/>
                </w:rPr>
                <w:delText>7</w:delText>
              </w:r>
            </w:del>
            <w:r w:rsidR="00EF4548">
              <w:rPr>
                <w:webHidden/>
              </w:rPr>
              <w:fldChar w:fldCharType="end"/>
            </w:r>
            <w:r>
              <w:fldChar w:fldCharType="end"/>
            </w:r>
          </w:p>
          <w:p w14:paraId="4690CD5C" w14:textId="080143D0"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"_Toc148363216" </w:instrText>
            </w:r>
            <w:r>
              <w:fldChar w:fldCharType="separate"/>
            </w:r>
            <w:r w:rsidR="00EF4548" w:rsidRPr="00B9797F">
              <w:rPr>
                <w:rStyle w:val="Hyperlink"/>
                <w:lang w:bidi="ar-DZ"/>
              </w:rPr>
              <w:t>6.5</w:t>
            </w:r>
            <w:r w:rsidR="00EF4548">
              <w:rPr>
                <w:rFonts w:asciiTheme="minorHAnsi" w:eastAsiaTheme="minorEastAsia" w:hAnsiTheme="minorHAnsi" w:cstheme="minorBidi"/>
                <w:kern w:val="2"/>
                <w14:ligatures w14:val="standardContextual"/>
              </w:rPr>
              <w:tab/>
            </w:r>
            <w:r w:rsidR="00EF4548" w:rsidRPr="00B9797F">
              <w:rPr>
                <w:rStyle w:val="Hyperlink"/>
                <w:lang w:bidi="ar-DZ"/>
              </w:rPr>
              <w:t>Network Coverage</w:t>
            </w:r>
            <w:r w:rsidR="00EF4548">
              <w:rPr>
                <w:webHidden/>
              </w:rPr>
              <w:tab/>
            </w:r>
            <w:r w:rsidR="00EF4548">
              <w:rPr>
                <w:webHidden/>
              </w:rPr>
              <w:fldChar w:fldCharType="begin"/>
            </w:r>
            <w:r w:rsidR="00EF4548">
              <w:rPr>
                <w:webHidden/>
              </w:rPr>
              <w:instrText xml:space="preserve"> PAGEREF _Toc148363216 \h </w:instrText>
            </w:r>
            <w:r w:rsidR="00EF4548">
              <w:rPr>
                <w:webHidden/>
              </w:rPr>
            </w:r>
            <w:r w:rsidR="00EF4548">
              <w:rPr>
                <w:webHidden/>
              </w:rPr>
              <w:fldChar w:fldCharType="separate"/>
            </w:r>
            <w:ins w:id="25" w:author="Rakesh Goyal" w:date="2025-02-03T11:51:00Z">
              <w:r w:rsidR="000B4178">
                <w:rPr>
                  <w:webHidden/>
                </w:rPr>
                <w:t>7</w:t>
              </w:r>
            </w:ins>
            <w:del w:id="26" w:author="Rakesh Goyal" w:date="2025-02-03T11:51:00Z">
              <w:r w:rsidR="00EF4548" w:rsidDel="000B4178">
                <w:rPr>
                  <w:webHidden/>
                </w:rPr>
                <w:delText>8</w:delText>
              </w:r>
            </w:del>
            <w:r w:rsidR="00EF4548">
              <w:rPr>
                <w:webHidden/>
              </w:rPr>
              <w:fldChar w:fldCharType="end"/>
            </w:r>
            <w:r>
              <w:fldChar w:fldCharType="end"/>
            </w:r>
          </w:p>
          <w:p w14:paraId="3C2328A0" w14:textId="3393325E" w:rsidR="00EF4548" w:rsidRDefault="00306AEB" w:rsidP="00114628">
            <w:pPr>
              <w:pStyle w:val="TOC2"/>
              <w:tabs>
                <w:tab w:val="clear" w:pos="9639"/>
                <w:tab w:val="left" w:pos="960"/>
                <w:tab w:val="right" w:leader="dot" w:pos="9629"/>
              </w:tabs>
              <w:rPr>
                <w:rFonts w:asciiTheme="minorHAnsi" w:eastAsiaTheme="minorEastAsia" w:hAnsiTheme="minorHAnsi" w:cstheme="minorBidi"/>
                <w:smallCaps/>
                <w:kern w:val="2"/>
                <w14:ligatures w14:val="standardContextual"/>
              </w:rPr>
            </w:pPr>
            <w:r>
              <w:fldChar w:fldCharType="begin"/>
            </w:r>
            <w:r>
              <w:instrText xml:space="preserve"> HYPERLINK \l "_Toc148363217" </w:instrText>
            </w:r>
            <w:r>
              <w:fldChar w:fldCharType="separate"/>
            </w:r>
            <w:r w:rsidR="00EF4548" w:rsidRPr="00B9797F">
              <w:rPr>
                <w:rStyle w:val="Hyperlink"/>
                <w:lang w:bidi="ar-DZ"/>
              </w:rPr>
              <w:t>6.6</w:t>
            </w:r>
            <w:r w:rsidR="00EF4548">
              <w:rPr>
                <w:rFonts w:asciiTheme="minorHAnsi" w:eastAsiaTheme="minorEastAsia" w:hAnsiTheme="minorHAnsi" w:cstheme="minorBidi"/>
                <w:kern w:val="2"/>
                <w14:ligatures w14:val="standardContextual"/>
              </w:rPr>
              <w:tab/>
            </w:r>
            <w:r w:rsidR="00EF4548" w:rsidRPr="00B9797F">
              <w:rPr>
                <w:rStyle w:val="Hyperlink"/>
                <w:lang w:bidi="ar-DZ"/>
              </w:rPr>
              <w:t>Security Vulnerability</w:t>
            </w:r>
            <w:r w:rsidR="00EF4548">
              <w:rPr>
                <w:webHidden/>
              </w:rPr>
              <w:tab/>
            </w:r>
            <w:r w:rsidR="00EF4548">
              <w:rPr>
                <w:webHidden/>
              </w:rPr>
              <w:fldChar w:fldCharType="begin"/>
            </w:r>
            <w:r w:rsidR="00EF4548">
              <w:rPr>
                <w:webHidden/>
              </w:rPr>
              <w:instrText xml:space="preserve"> PAGEREF _Toc148363217 \h </w:instrText>
            </w:r>
            <w:r w:rsidR="00EF4548">
              <w:rPr>
                <w:webHidden/>
              </w:rPr>
            </w:r>
            <w:r w:rsidR="00EF4548">
              <w:rPr>
                <w:webHidden/>
              </w:rPr>
              <w:fldChar w:fldCharType="separate"/>
            </w:r>
            <w:ins w:id="27" w:author="Rakesh Goyal" w:date="2025-02-03T11:51:00Z">
              <w:r w:rsidR="000B4178">
                <w:rPr>
                  <w:webHidden/>
                </w:rPr>
                <w:t>7</w:t>
              </w:r>
            </w:ins>
            <w:del w:id="28" w:author="Rakesh Goyal" w:date="2025-02-03T11:51:00Z">
              <w:r w:rsidR="00EF4548" w:rsidDel="000B4178">
                <w:rPr>
                  <w:webHidden/>
                </w:rPr>
                <w:delText>8</w:delText>
              </w:r>
            </w:del>
            <w:r w:rsidR="00EF4548">
              <w:rPr>
                <w:webHidden/>
              </w:rPr>
              <w:fldChar w:fldCharType="end"/>
            </w:r>
            <w:r>
              <w:fldChar w:fldCharType="end"/>
            </w:r>
          </w:p>
          <w:p w14:paraId="2BDA52AD" w14:textId="310015A5" w:rsidR="00EF4548" w:rsidRDefault="00306AEB" w:rsidP="00114628">
            <w:pPr>
              <w:pStyle w:val="TOC1"/>
              <w:rPr>
                <w:rFonts w:asciiTheme="minorHAnsi" w:eastAsiaTheme="minorEastAsia" w:hAnsiTheme="minorHAnsi" w:cstheme="minorBidi"/>
                <w:b/>
                <w:bCs/>
                <w:caps/>
                <w:kern w:val="2"/>
                <w14:ligatures w14:val="standardContextual"/>
              </w:rPr>
            </w:pPr>
            <w:r>
              <w:fldChar w:fldCharType="begin"/>
            </w:r>
            <w:r>
              <w:instrText xml:space="preserve"> HYPERLINK \l "_Toc148363218" </w:instrText>
            </w:r>
            <w:r>
              <w:fldChar w:fldCharType="separate"/>
            </w:r>
            <w:r w:rsidR="00EF4548" w:rsidRPr="00B9797F">
              <w:rPr>
                <w:rStyle w:val="Hyperlink"/>
                <w:lang w:bidi="ar-DZ"/>
              </w:rPr>
              <w:t>7</w:t>
            </w:r>
            <w:r w:rsidR="00EF4548">
              <w:rPr>
                <w:rFonts w:asciiTheme="minorHAnsi" w:eastAsiaTheme="minorEastAsia" w:hAnsiTheme="minorHAnsi" w:cstheme="minorBidi"/>
                <w:kern w:val="2"/>
                <w14:ligatures w14:val="standardContextual"/>
              </w:rPr>
              <w:tab/>
            </w:r>
            <w:r w:rsidR="00EF4548" w:rsidRPr="00B9797F">
              <w:rPr>
                <w:rStyle w:val="Hyperlink"/>
                <w:lang w:bidi="ar-DZ"/>
              </w:rPr>
              <w:t>Conclusions</w:t>
            </w:r>
            <w:r w:rsidR="00EF4548">
              <w:rPr>
                <w:webHidden/>
              </w:rPr>
              <w:tab/>
            </w:r>
            <w:r w:rsidR="00EF4548">
              <w:rPr>
                <w:webHidden/>
              </w:rPr>
              <w:fldChar w:fldCharType="begin"/>
            </w:r>
            <w:r w:rsidR="00EF4548">
              <w:rPr>
                <w:webHidden/>
              </w:rPr>
              <w:instrText xml:space="preserve"> PAGEREF _Toc148363218 \h </w:instrText>
            </w:r>
            <w:r w:rsidR="00EF4548">
              <w:rPr>
                <w:webHidden/>
              </w:rPr>
            </w:r>
            <w:r w:rsidR="00EF4548">
              <w:rPr>
                <w:webHidden/>
              </w:rPr>
              <w:fldChar w:fldCharType="separate"/>
            </w:r>
            <w:ins w:id="29" w:author="Rakesh Goyal" w:date="2025-02-03T11:51:00Z">
              <w:r w:rsidR="000B4178">
                <w:rPr>
                  <w:webHidden/>
                </w:rPr>
                <w:t>7</w:t>
              </w:r>
            </w:ins>
            <w:del w:id="30" w:author="Rakesh Goyal" w:date="2025-02-03T11:51:00Z">
              <w:r w:rsidR="00EF4548" w:rsidDel="000B4178">
                <w:rPr>
                  <w:webHidden/>
                </w:rPr>
                <w:delText>8</w:delText>
              </w:r>
            </w:del>
            <w:r w:rsidR="00EF4548">
              <w:rPr>
                <w:webHidden/>
              </w:rPr>
              <w:fldChar w:fldCharType="end"/>
            </w:r>
            <w:r>
              <w:fldChar w:fldCharType="end"/>
            </w:r>
          </w:p>
          <w:p w14:paraId="71A27470" w14:textId="3AE7BFDC" w:rsidR="00EF4548" w:rsidRDefault="00EF4548" w:rsidP="00114628">
            <w:pPr>
              <w:pStyle w:val="TOC1"/>
              <w:rPr>
                <w:rFonts w:asciiTheme="minorHAnsi" w:eastAsiaTheme="minorEastAsia" w:hAnsiTheme="minorHAnsi" w:cstheme="minorBidi"/>
                <w:b/>
                <w:bCs/>
                <w:caps/>
                <w:kern w:val="2"/>
                <w14:ligatures w14:val="standardContextual"/>
              </w:rPr>
            </w:pPr>
            <w:hyperlink w:anchor="_Toc148363219" w:history="1">
              <w:r w:rsidRPr="00B9797F">
                <w:rPr>
                  <w:rStyle w:val="Hyperlink"/>
                </w:rPr>
                <w:t>Bibliography</w:t>
              </w:r>
              <w:r>
                <w:rPr>
                  <w:webHidden/>
                </w:rPr>
                <w:tab/>
              </w:r>
              <w:r>
                <w:rPr>
                  <w:webHidden/>
                </w:rPr>
                <w:fldChar w:fldCharType="begin"/>
              </w:r>
              <w:r>
                <w:rPr>
                  <w:webHidden/>
                </w:rPr>
                <w:instrText xml:space="preserve"> PAGEREF _Toc148363219 \h </w:instrText>
              </w:r>
              <w:r>
                <w:rPr>
                  <w:webHidden/>
                </w:rPr>
              </w:r>
              <w:r>
                <w:rPr>
                  <w:webHidden/>
                </w:rPr>
                <w:fldChar w:fldCharType="separate"/>
              </w:r>
              <w:r w:rsidR="000B4178">
                <w:rPr>
                  <w:webHidden/>
                </w:rPr>
                <w:t>9</w:t>
              </w:r>
              <w:r>
                <w:rPr>
                  <w:webHidden/>
                </w:rPr>
                <w:fldChar w:fldCharType="end"/>
              </w:r>
            </w:hyperlink>
          </w:p>
          <w:p w14:paraId="0059D25F" w14:textId="77777777" w:rsidR="00EF4548" w:rsidRPr="0060241A" w:rsidRDefault="00EF4548" w:rsidP="00114628">
            <w:pPr>
              <w:pStyle w:val="TableofFigures"/>
              <w:rPr>
                <w:rFonts w:eastAsia="Times New Roman"/>
              </w:rPr>
            </w:pPr>
            <w:r>
              <w:rPr>
                <w:rFonts w:eastAsia="Batang"/>
              </w:rPr>
              <w:fldChar w:fldCharType="end"/>
            </w:r>
          </w:p>
        </w:tc>
      </w:tr>
    </w:tbl>
    <w:p w14:paraId="35145278" w14:textId="77777777" w:rsidR="00EF4548" w:rsidRDefault="00EF4548" w:rsidP="00EF4548"/>
    <w:p w14:paraId="67AC8C88" w14:textId="77777777" w:rsidR="00EF4548" w:rsidRPr="007777D2" w:rsidRDefault="00EF4548" w:rsidP="00EF4548">
      <w:pPr>
        <w:sectPr w:rsidR="00EF4548" w:rsidRPr="007777D2" w:rsidSect="00EF4548">
          <w:headerReference w:type="default" r:id="rId12"/>
          <w:pgSz w:w="11907" w:h="16840" w:code="9"/>
          <w:pgMar w:top="1134" w:right="1134" w:bottom="1134" w:left="1134" w:header="720" w:footer="720" w:gutter="0"/>
          <w:cols w:space="720"/>
          <w:titlePg/>
          <w:docGrid w:linePitch="326"/>
        </w:sectPr>
      </w:pPr>
    </w:p>
    <w:p w14:paraId="61981FA3" w14:textId="77777777" w:rsidR="00EF4548" w:rsidRPr="001E0021" w:rsidRDefault="00EF4548" w:rsidP="00EF4548">
      <w:pPr>
        <w:pStyle w:val="RecNo"/>
      </w:pPr>
      <w:r w:rsidRPr="001E0021">
        <w:lastRenderedPageBreak/>
        <w:t>Draft new Technical Report ITU-T TR-CF-QoS</w:t>
      </w:r>
    </w:p>
    <w:p w14:paraId="24028F13" w14:textId="77777777" w:rsidR="00EF4548" w:rsidRPr="003C5876" w:rsidRDefault="00EF4548" w:rsidP="00EF4548">
      <w:pPr>
        <w:pStyle w:val="Rectitle"/>
      </w:pPr>
      <w:r w:rsidRPr="00571657">
        <w:t>Impact of Counterfeit Mobile devices on Quality of Service</w:t>
      </w:r>
    </w:p>
    <w:p w14:paraId="1137A419" w14:textId="77777777" w:rsidR="00EF4548" w:rsidRPr="007777D2" w:rsidRDefault="00EF4548" w:rsidP="00EF4548">
      <w:pPr>
        <w:rPr>
          <w:lang w:eastAsia="en-US" w:bidi="ar-DZ"/>
        </w:rPr>
      </w:pPr>
    </w:p>
    <w:p w14:paraId="1E9EFE8B" w14:textId="77777777" w:rsidR="00EF4548" w:rsidRPr="00467172" w:rsidRDefault="00EF4548" w:rsidP="00EF4548">
      <w:pPr>
        <w:pStyle w:val="Heading1"/>
        <w:numPr>
          <w:ilvl w:val="0"/>
          <w:numId w:val="1"/>
        </w:numPr>
        <w:rPr>
          <w:lang w:bidi="ar-DZ"/>
        </w:rPr>
      </w:pPr>
      <w:bookmarkStart w:id="31" w:name="_Toc148363196"/>
      <w:bookmarkStart w:id="32" w:name="_Toc148363197"/>
      <w:bookmarkStart w:id="33" w:name="_Toc148363198"/>
      <w:bookmarkStart w:id="34" w:name="_Toc148363199"/>
      <w:bookmarkStart w:id="35" w:name="_Toc148363200"/>
      <w:bookmarkStart w:id="36" w:name="_Toc401158818"/>
      <w:bookmarkStart w:id="37" w:name="_Toc148363201"/>
      <w:bookmarkEnd w:id="31"/>
      <w:bookmarkEnd w:id="32"/>
      <w:bookmarkEnd w:id="33"/>
      <w:bookmarkEnd w:id="34"/>
      <w:bookmarkEnd w:id="35"/>
      <w:r>
        <w:rPr>
          <w:lang w:bidi="ar-DZ"/>
        </w:rPr>
        <w:t>S</w:t>
      </w:r>
      <w:r w:rsidRPr="00467172">
        <w:rPr>
          <w:lang w:bidi="ar-DZ"/>
        </w:rPr>
        <w:t>cope</w:t>
      </w:r>
      <w:bookmarkEnd w:id="36"/>
      <w:bookmarkEnd w:id="37"/>
    </w:p>
    <w:p w14:paraId="5497DB75" w14:textId="77777777" w:rsidR="00EF4548" w:rsidRDefault="00EF4548" w:rsidP="00EF4548">
      <w:r>
        <w:t xml:space="preserve">This technical report contains a study on negative effects and impact of counterfeit mobile devices on network’s Quality of Service along with the negative effects and service degradation experienced by the mobile subscribers.  </w:t>
      </w:r>
    </w:p>
    <w:p w14:paraId="60CB03D9" w14:textId="77777777" w:rsidR="00EF4548" w:rsidRPr="00467172" w:rsidRDefault="00EF4548" w:rsidP="00EF4548">
      <w:pPr>
        <w:pStyle w:val="Heading1"/>
        <w:numPr>
          <w:ilvl w:val="0"/>
          <w:numId w:val="1"/>
        </w:numPr>
        <w:rPr>
          <w:lang w:bidi="ar-DZ"/>
        </w:rPr>
      </w:pPr>
      <w:bookmarkStart w:id="38" w:name="_Toc401158819"/>
      <w:bookmarkStart w:id="39" w:name="_Toc148363202"/>
      <w:r w:rsidRPr="00467172">
        <w:rPr>
          <w:lang w:bidi="ar-DZ"/>
        </w:rPr>
        <w:t>References</w:t>
      </w:r>
      <w:bookmarkEnd w:id="38"/>
      <w:bookmarkEnd w:id="39"/>
    </w:p>
    <w:p w14:paraId="675F8EB2" w14:textId="77777777" w:rsidR="00EF4548" w:rsidRDefault="00EF4548" w:rsidP="00EF4548">
      <w:pPr>
        <w:pStyle w:val="Reftext"/>
        <w:ind w:left="1985" w:hanging="1985"/>
        <w:rPr>
          <w:szCs w:val="24"/>
        </w:rPr>
      </w:pPr>
      <w:r>
        <w:rPr>
          <w:szCs w:val="24"/>
        </w:rPr>
        <w:t>[ITU-T Q.5050]</w:t>
      </w:r>
      <w:r>
        <w:rPr>
          <w:szCs w:val="24"/>
        </w:rPr>
        <w:tab/>
        <w:t xml:space="preserve">Recommendation ITU-T Q.5050 (2019), </w:t>
      </w:r>
      <w:r>
        <w:rPr>
          <w:i/>
          <w:iCs/>
          <w:szCs w:val="24"/>
        </w:rPr>
        <w:t>Framework for solution to combat counterfeit ICT Devices</w:t>
      </w:r>
      <w:r>
        <w:rPr>
          <w:szCs w:val="24"/>
        </w:rPr>
        <w:t>.</w:t>
      </w:r>
    </w:p>
    <w:p w14:paraId="57F22DF6" w14:textId="77777777" w:rsidR="00EF4548" w:rsidRDefault="00EF4548" w:rsidP="00EF4548">
      <w:pPr>
        <w:pStyle w:val="Reftext"/>
        <w:ind w:left="1985" w:hanging="1985"/>
        <w:rPr>
          <w:i/>
          <w:iCs/>
          <w:szCs w:val="24"/>
        </w:rPr>
      </w:pPr>
      <w:r>
        <w:rPr>
          <w:szCs w:val="24"/>
        </w:rPr>
        <w:t>[ITU-T Q.5051]</w:t>
      </w:r>
      <w:r>
        <w:rPr>
          <w:szCs w:val="24"/>
        </w:rPr>
        <w:tab/>
        <w:t xml:space="preserve">Recommendation ITU-T Q.5051 (2020), </w:t>
      </w:r>
      <w:r>
        <w:rPr>
          <w:i/>
          <w:iCs/>
          <w:szCs w:val="24"/>
        </w:rPr>
        <w:t>Framework for combating the use of stolen mobile devices.</w:t>
      </w:r>
    </w:p>
    <w:p w14:paraId="00DA1468" w14:textId="77777777" w:rsidR="00EF4548" w:rsidRDefault="00EF4548" w:rsidP="00EF4548">
      <w:pPr>
        <w:pStyle w:val="Reftext"/>
        <w:ind w:left="1985" w:hanging="1985"/>
      </w:pPr>
      <w:r>
        <w:rPr>
          <w:szCs w:val="24"/>
        </w:rPr>
        <w:t>[ITU-T Q.5052]</w:t>
      </w:r>
      <w:r>
        <w:rPr>
          <w:szCs w:val="24"/>
        </w:rPr>
        <w:tab/>
        <w:t xml:space="preserve">Recommendation ITU-T Q.5052 (2020), </w:t>
      </w:r>
      <w:r>
        <w:t>Addressing mobile devices with duplicate unique identifier.</w:t>
      </w:r>
    </w:p>
    <w:p w14:paraId="494D8BAF" w14:textId="77777777" w:rsidR="00EF4548" w:rsidRDefault="00EF4548" w:rsidP="00EF4548">
      <w:pPr>
        <w:pStyle w:val="Reftext"/>
        <w:ind w:left="1985" w:hanging="1985"/>
      </w:pPr>
      <w:r>
        <w:rPr>
          <w:szCs w:val="24"/>
        </w:rPr>
        <w:t xml:space="preserve">[ITU-T </w:t>
      </w:r>
      <w:r>
        <w:t>E.807</w:t>
      </w:r>
      <w:r>
        <w:rPr>
          <w:szCs w:val="24"/>
        </w:rPr>
        <w:t>]</w:t>
      </w:r>
      <w:r>
        <w:rPr>
          <w:szCs w:val="24"/>
        </w:rPr>
        <w:tab/>
      </w:r>
      <w:r>
        <w:t>Definitions, associated measurement methods and guidance targets of user-centric parameters for call handling in cellular mobile voice service</w:t>
      </w:r>
    </w:p>
    <w:p w14:paraId="3EF4915E" w14:textId="77777777" w:rsidR="00EF4548" w:rsidRDefault="00EF4548" w:rsidP="00EF4548">
      <w:pPr>
        <w:pStyle w:val="Reftext"/>
        <w:ind w:left="1985" w:hanging="1985"/>
      </w:pPr>
      <w:r>
        <w:rPr>
          <w:szCs w:val="24"/>
        </w:rPr>
        <w:t xml:space="preserve">[ITU-T </w:t>
      </w:r>
      <w:r>
        <w:t>K.114</w:t>
      </w:r>
      <w:r>
        <w:rPr>
          <w:szCs w:val="24"/>
        </w:rPr>
        <w:t>]</w:t>
      </w:r>
      <w:r>
        <w:rPr>
          <w:szCs w:val="24"/>
        </w:rPr>
        <w:tab/>
      </w:r>
      <w:r>
        <w:t>Electromagnetic compatibility requirements and measurement methods for digital cellular mobile communication base station equipment</w:t>
      </w:r>
    </w:p>
    <w:p w14:paraId="47798B74" w14:textId="77777777" w:rsidR="00EF4548" w:rsidRDefault="00EF4548" w:rsidP="00EF4548">
      <w:pPr>
        <w:pStyle w:val="Reftext"/>
        <w:ind w:left="1985" w:hanging="1985"/>
      </w:pPr>
      <w:r>
        <w:rPr>
          <w:szCs w:val="24"/>
        </w:rPr>
        <w:t>[</w:t>
      </w:r>
      <w:r w:rsidRPr="00072216">
        <w:rPr>
          <w:lang w:val="en-US"/>
        </w:rPr>
        <w:t>ITU-T SR-AFR</w:t>
      </w:r>
      <w:r>
        <w:rPr>
          <w:szCs w:val="24"/>
        </w:rPr>
        <w:t>]</w:t>
      </w:r>
      <w:r>
        <w:rPr>
          <w:szCs w:val="24"/>
        </w:rPr>
        <w:tab/>
      </w:r>
      <w:r w:rsidRPr="004D5BE6">
        <w:t>Survey report on counterfeit ICT devices in Africa regio</w:t>
      </w:r>
      <w:r>
        <w:t>n</w:t>
      </w:r>
    </w:p>
    <w:p w14:paraId="1CE7C5D9" w14:textId="77777777" w:rsidR="00EF4548" w:rsidRDefault="00EF4548" w:rsidP="00EF4548">
      <w:pPr>
        <w:pStyle w:val="Heading1"/>
        <w:numPr>
          <w:ilvl w:val="0"/>
          <w:numId w:val="1"/>
        </w:numPr>
        <w:rPr>
          <w:lang w:bidi="ar-DZ"/>
        </w:rPr>
      </w:pPr>
      <w:bookmarkStart w:id="40" w:name="_Toc401158820"/>
      <w:bookmarkStart w:id="41" w:name="_Toc148363203"/>
      <w:r>
        <w:rPr>
          <w:lang w:bidi="ar-DZ"/>
        </w:rPr>
        <w:t>Terms and definitions</w:t>
      </w:r>
      <w:bookmarkEnd w:id="40"/>
      <w:bookmarkEnd w:id="41"/>
    </w:p>
    <w:p w14:paraId="029DCE1B" w14:textId="77777777" w:rsidR="00EF4548" w:rsidRDefault="00EF4548" w:rsidP="00EF4548">
      <w:pPr>
        <w:pStyle w:val="Heading2"/>
        <w:numPr>
          <w:ilvl w:val="1"/>
          <w:numId w:val="1"/>
        </w:numPr>
        <w:rPr>
          <w:lang w:bidi="ar-DZ"/>
        </w:rPr>
      </w:pPr>
      <w:bookmarkStart w:id="42" w:name="_Toc401158821"/>
      <w:bookmarkStart w:id="43" w:name="_Toc148363204"/>
      <w:r>
        <w:rPr>
          <w:lang w:bidi="ar-DZ"/>
        </w:rPr>
        <w:t>Terms defined elsewhere</w:t>
      </w:r>
      <w:bookmarkEnd w:id="42"/>
      <w:bookmarkEnd w:id="43"/>
    </w:p>
    <w:p w14:paraId="7AF8A517" w14:textId="77777777" w:rsidR="00EF4548" w:rsidRDefault="00EF4548" w:rsidP="00EF4548">
      <w:r w:rsidRPr="0078001F">
        <w:t xml:space="preserve">This </w:t>
      </w:r>
      <w:r>
        <w:t>Technical Report</w:t>
      </w:r>
      <w:r w:rsidRPr="0078001F">
        <w:t xml:space="preserve"> uses the following terms defined elsewhere</w:t>
      </w:r>
      <w:r>
        <w:t>:</w:t>
      </w:r>
    </w:p>
    <w:p w14:paraId="2FE267E8" w14:textId="41045CEA" w:rsidR="00EF4548" w:rsidRDefault="00EF4548" w:rsidP="00EF4548">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sidR="000B4178">
        <w:rPr>
          <w:b/>
          <w:bCs/>
          <w:noProof/>
        </w:rPr>
        <w:t>1</w:t>
      </w:r>
      <w:r w:rsidRPr="009635CB">
        <w:rPr>
          <w:b/>
          <w:bCs/>
        </w:rPr>
        <w:fldChar w:fldCharType="end"/>
      </w:r>
      <w:r w:rsidRPr="00957114">
        <w:rPr>
          <w:b/>
          <w:bCs/>
        </w:rPr>
        <w:tab/>
        <w:t>drop rate or voice service cut-off ratio: [ITU-T E.807]:</w:t>
      </w:r>
      <w:r>
        <w:t xml:space="preserve"> The probability of a call terminating without the user's action.</w:t>
      </w:r>
    </w:p>
    <w:p w14:paraId="1BB90620" w14:textId="77777777" w:rsidR="00EF4548" w:rsidRDefault="00EF4548" w:rsidP="00EF4548">
      <w:r w:rsidRPr="005D4B9E">
        <w:rPr>
          <w:b/>
          <w:bCs/>
        </w:rPr>
        <w:t>3.1.</w:t>
      </w:r>
      <w:r w:rsidRPr="007E5F23">
        <w:rPr>
          <w:b/>
          <w:bCs/>
        </w:rPr>
        <w:t>2</w:t>
      </w:r>
      <w:r w:rsidRPr="00384A71">
        <w:rPr>
          <w:b/>
          <w:bCs/>
        </w:rPr>
        <w:tab/>
      </w:r>
      <w:r w:rsidRPr="00072216">
        <w:rPr>
          <w:b/>
          <w:bCs/>
        </w:rPr>
        <w:t>Throughput [ITU-T K.114]:</w:t>
      </w:r>
      <w:r>
        <w:t xml:space="preserve"> The number of payload bits successfully received per second for a reference measurement channel in a specified reference condition.</w:t>
      </w:r>
    </w:p>
    <w:p w14:paraId="242CC11C" w14:textId="77777777" w:rsidR="00EF4548" w:rsidRDefault="00EF4548" w:rsidP="00EF4548">
      <w:r w:rsidRPr="0098303F">
        <w:rPr>
          <w:b/>
          <w:bCs/>
        </w:rPr>
        <w:t>3.1.3 Quality of Experience (QoE) [ITU-T P.915]</w:t>
      </w:r>
      <w:r>
        <w:t xml:space="preserve">: </w:t>
      </w:r>
      <w:r w:rsidRPr="0098303F">
        <w:rPr>
          <w:rFonts w:hint="eastAsia"/>
        </w:rPr>
        <w:t>The degree of satisfaction of the user of an application or service. It results from the fulfilment of his or her expectations with respect to the utility or enjoyment of the application or service in the light of the user's personality and current state.</w:t>
      </w:r>
    </w:p>
    <w:p w14:paraId="63F90D96" w14:textId="77777777" w:rsidR="00EF4548" w:rsidRDefault="00EF4548" w:rsidP="00EF4548">
      <w:r w:rsidRPr="0098303F">
        <w:rPr>
          <w:b/>
          <w:bCs/>
        </w:rPr>
        <w:t>3.1.</w:t>
      </w:r>
      <w:r>
        <w:rPr>
          <w:b/>
          <w:bCs/>
        </w:rPr>
        <w:t>4</w:t>
      </w:r>
      <w:r w:rsidRPr="0098303F">
        <w:rPr>
          <w:b/>
          <w:bCs/>
        </w:rPr>
        <w:t xml:space="preserve"> </w:t>
      </w:r>
      <w:r w:rsidRPr="0098303F">
        <w:rPr>
          <w:rFonts w:hint="eastAsia"/>
          <w:b/>
          <w:bCs/>
        </w:rPr>
        <w:t xml:space="preserve">Quality of </w:t>
      </w:r>
      <w:r>
        <w:rPr>
          <w:b/>
          <w:bCs/>
        </w:rPr>
        <w:t>S</w:t>
      </w:r>
      <w:r w:rsidRPr="0098303F">
        <w:rPr>
          <w:rFonts w:hint="eastAsia"/>
          <w:b/>
          <w:bCs/>
        </w:rPr>
        <w:t>ervice (QoS)</w:t>
      </w:r>
      <w:r>
        <w:rPr>
          <w:b/>
          <w:bCs/>
        </w:rPr>
        <w:t xml:space="preserve"> </w:t>
      </w:r>
      <w:r w:rsidRPr="0098303F">
        <w:rPr>
          <w:rFonts w:hint="eastAsia"/>
          <w:b/>
          <w:bCs/>
        </w:rPr>
        <w:t>[ITU-T E.800]</w:t>
      </w:r>
      <w:r>
        <w:rPr>
          <w:b/>
          <w:bCs/>
        </w:rPr>
        <w:t xml:space="preserve">: </w:t>
      </w:r>
      <w:r w:rsidRPr="0098303F">
        <w:rPr>
          <w:rFonts w:hint="eastAsia"/>
        </w:rPr>
        <w:t>Totality of characteristics of a telecommunications service that bear on its ability to satisfy stated and implied needs of the user of the service.</w:t>
      </w:r>
    </w:p>
    <w:p w14:paraId="648B1918" w14:textId="77777777" w:rsidR="00EF4548" w:rsidRPr="004B4046" w:rsidRDefault="00EF4548" w:rsidP="00EF4548">
      <w:pPr>
        <w:pStyle w:val="Default"/>
        <w:spacing w:before="120"/>
        <w:jc w:val="both"/>
        <w:rPr>
          <w:sz w:val="23"/>
          <w:szCs w:val="23"/>
        </w:rPr>
      </w:pPr>
      <w:r w:rsidRPr="009347B8">
        <w:rPr>
          <w:b/>
          <w:bCs/>
        </w:rPr>
        <w:t xml:space="preserve">3.1.5 Counterfeit ICT Devices [ITU-T Q.5050]: </w:t>
      </w:r>
      <w:r w:rsidRPr="009347B8">
        <w:rPr>
          <w:color w:val="auto"/>
          <w:szCs w:val="20"/>
          <w:lang w:val="en-US" w:bidi="ar-SA"/>
        </w:rPr>
        <w:t>A counterfeit ICT device is a product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r w:rsidRPr="005734CD">
        <w:rPr>
          <w:color w:val="auto"/>
          <w:szCs w:val="20"/>
          <w:lang w:val="en-US" w:bidi="ar-SA"/>
        </w:rPr>
        <w:t xml:space="preserve"> </w:t>
      </w:r>
    </w:p>
    <w:p w14:paraId="474E933F" w14:textId="77777777" w:rsidR="00EF4548" w:rsidRPr="009635CB" w:rsidRDefault="00EF4548" w:rsidP="00EF4548">
      <w:pPr>
        <w:pStyle w:val="Heading2"/>
        <w:numPr>
          <w:ilvl w:val="1"/>
          <w:numId w:val="1"/>
        </w:numPr>
        <w:rPr>
          <w:lang w:bidi="ar-DZ"/>
        </w:rPr>
      </w:pPr>
      <w:bookmarkStart w:id="44" w:name="_Toc401158822"/>
      <w:bookmarkStart w:id="45" w:name="_Toc148363205"/>
      <w:r>
        <w:rPr>
          <w:lang w:bidi="ar-DZ"/>
        </w:rPr>
        <w:t>Terms defined here</w:t>
      </w:r>
      <w:bookmarkEnd w:id="44"/>
      <w:bookmarkEnd w:id="45"/>
    </w:p>
    <w:p w14:paraId="2C73B673" w14:textId="77777777" w:rsidR="00EF4548" w:rsidRDefault="00EF4548" w:rsidP="00EF4548">
      <w:r w:rsidRPr="0078001F">
        <w:t xml:space="preserve">This </w:t>
      </w:r>
      <w:r>
        <w:t>Technical Report</w:t>
      </w:r>
      <w:r w:rsidRPr="0078001F">
        <w:t xml:space="preserve"> defines the following terms</w:t>
      </w:r>
      <w:r>
        <w:t>:</w:t>
      </w:r>
    </w:p>
    <w:p w14:paraId="6E2B1618" w14:textId="77777777" w:rsidR="00EF4548" w:rsidRPr="00650EC2" w:rsidRDefault="00EF4548" w:rsidP="00EF4548">
      <w:r>
        <w:lastRenderedPageBreak/>
        <w:t>None.</w:t>
      </w:r>
    </w:p>
    <w:p w14:paraId="05FB7907" w14:textId="77777777" w:rsidR="00EF4548" w:rsidRDefault="00EF4548" w:rsidP="00EF4548">
      <w:pPr>
        <w:pStyle w:val="Heading1"/>
        <w:numPr>
          <w:ilvl w:val="0"/>
          <w:numId w:val="1"/>
        </w:numPr>
        <w:jc w:val="both"/>
        <w:rPr>
          <w:szCs w:val="22"/>
          <w:lang w:val="en-US"/>
        </w:rPr>
      </w:pPr>
      <w:bookmarkStart w:id="46" w:name="_Toc148363206"/>
      <w:bookmarkStart w:id="47" w:name="_Toc45197645"/>
      <w:bookmarkStart w:id="48" w:name="_Toc57822960"/>
      <w:bookmarkStart w:id="49" w:name="_Toc148363207"/>
      <w:bookmarkStart w:id="50" w:name="_Toc401158823"/>
      <w:bookmarkEnd w:id="46"/>
      <w:r>
        <w:rPr>
          <w:szCs w:val="22"/>
          <w:lang w:val="en-US"/>
        </w:rPr>
        <w:t>Abbreviations and Acronyms</w:t>
      </w:r>
      <w:bookmarkEnd w:id="47"/>
      <w:bookmarkEnd w:id="48"/>
      <w:bookmarkEnd w:id="49"/>
    </w:p>
    <w:p w14:paraId="1B5EC103" w14:textId="77777777" w:rsidR="00EF4548" w:rsidRDefault="00EF4548" w:rsidP="00EF4548">
      <w:pPr>
        <w:jc w:val="both"/>
        <w:rPr>
          <w:szCs w:val="22"/>
        </w:rPr>
      </w:pPr>
      <w:r>
        <w:rPr>
          <w:szCs w:val="22"/>
        </w:rPr>
        <w:t xml:space="preserve">This </w:t>
      </w:r>
      <w:r>
        <w:t>Technical Report</w:t>
      </w:r>
      <w:r w:rsidRPr="0078001F">
        <w:t xml:space="preserve"> </w:t>
      </w:r>
      <w:r>
        <w:rPr>
          <w:szCs w:val="22"/>
        </w:rPr>
        <w:t>uses the following abbreviations and acronyms:</w:t>
      </w:r>
    </w:p>
    <w:bookmarkEnd w:id="50"/>
    <w:p w14:paraId="1D1F3DCC" w14:textId="77777777" w:rsidR="00EF4548" w:rsidRDefault="00EF4548" w:rsidP="00EF4548">
      <w:r>
        <w:rPr>
          <w:b/>
          <w:bCs/>
        </w:rPr>
        <w:t xml:space="preserve">MWF </w:t>
      </w:r>
      <w:r>
        <w:rPr>
          <w:b/>
          <w:bCs/>
        </w:rPr>
        <w:tab/>
      </w:r>
      <w:r>
        <w:t>Mobile Wireless Forum</w:t>
      </w:r>
    </w:p>
    <w:p w14:paraId="52928D4E" w14:textId="77777777" w:rsidR="00EF4548" w:rsidRDefault="00EF4548" w:rsidP="00EF4548">
      <w:r w:rsidRPr="00DC2A2B">
        <w:rPr>
          <w:rFonts w:hint="eastAsia"/>
          <w:b/>
          <w:bCs/>
        </w:rPr>
        <w:t>QoS</w:t>
      </w:r>
      <w:r>
        <w:rPr>
          <w:b/>
          <w:bCs/>
        </w:rPr>
        <w:tab/>
      </w:r>
      <w:r>
        <w:rPr>
          <w:b/>
          <w:bCs/>
        </w:rPr>
        <w:tab/>
      </w:r>
      <w:r w:rsidRPr="0098303F">
        <w:t>Quality of Service</w:t>
      </w:r>
    </w:p>
    <w:p w14:paraId="5B43CD24" w14:textId="77777777" w:rsidR="00EF4548" w:rsidRDefault="00EF4548" w:rsidP="00EF4548">
      <w:r w:rsidRPr="00DC2A2B">
        <w:rPr>
          <w:b/>
          <w:bCs/>
        </w:rPr>
        <w:t>QoE</w:t>
      </w:r>
      <w:r>
        <w:rPr>
          <w:b/>
          <w:bCs/>
        </w:rPr>
        <w:tab/>
      </w:r>
      <w:r>
        <w:rPr>
          <w:b/>
          <w:bCs/>
        </w:rPr>
        <w:tab/>
      </w:r>
      <w:r w:rsidRPr="0098303F">
        <w:t>Quality of Experience</w:t>
      </w:r>
    </w:p>
    <w:p w14:paraId="5321B5D1" w14:textId="77777777" w:rsidR="00EF4548" w:rsidRPr="0017616D" w:rsidRDefault="00EF4548" w:rsidP="00EF4548">
      <w:pPr>
        <w:rPr>
          <w:lang w:bidi="ar-DZ"/>
        </w:rPr>
      </w:pPr>
      <w:r w:rsidRPr="0098303F">
        <w:rPr>
          <w:b/>
          <w:bCs/>
          <w:lang w:bidi="ar-DZ"/>
        </w:rPr>
        <w:t>WTO</w:t>
      </w:r>
      <w:r w:rsidRPr="005314C1">
        <w:rPr>
          <w:lang w:bidi="ar-DZ"/>
        </w:rPr>
        <w:t xml:space="preserve"> </w:t>
      </w:r>
      <w:r>
        <w:rPr>
          <w:lang w:bidi="ar-DZ"/>
        </w:rPr>
        <w:tab/>
        <w:t>World Trade Organization</w:t>
      </w:r>
    </w:p>
    <w:p w14:paraId="4F4907AA" w14:textId="77777777" w:rsidR="00EF4548" w:rsidRPr="00E86CF8" w:rsidRDefault="00EF4548" w:rsidP="00EF4548">
      <w:pPr>
        <w:pStyle w:val="Heading1"/>
        <w:numPr>
          <w:ilvl w:val="0"/>
          <w:numId w:val="1"/>
        </w:numPr>
        <w:rPr>
          <w:b w:val="0"/>
          <w:lang w:bidi="ar-DZ"/>
        </w:rPr>
      </w:pPr>
      <w:bookmarkStart w:id="51" w:name="_Toc148363208"/>
      <w:r w:rsidRPr="00340A51">
        <w:rPr>
          <w:lang w:bidi="ar-DZ"/>
        </w:rPr>
        <w:t>Introduction</w:t>
      </w:r>
      <w:bookmarkEnd w:id="51"/>
    </w:p>
    <w:p w14:paraId="3FB7DE73" w14:textId="77777777" w:rsidR="00EF4548" w:rsidRPr="00635E91" w:rsidRDefault="00EF4548" w:rsidP="00EF4548">
      <w:pPr>
        <w:jc w:val="both"/>
        <w:rPr>
          <w:lang w:bidi="ar-DZ"/>
        </w:rPr>
      </w:pPr>
      <w:r w:rsidRPr="00635E91">
        <w:rPr>
          <w:lang w:bidi="ar-DZ"/>
        </w:rPr>
        <w:t>The rise of counterfeit products can potentially cause businesses to experience an increase in costs and loss of productivity. Most importantly, counterfeiting can negatively impact a company's reputation and may cost millions in revenue losses. Counterfeiting has a damaging effect on business, the economy and the general population.</w:t>
      </w:r>
    </w:p>
    <w:p w14:paraId="0BDDA584" w14:textId="77777777" w:rsidR="00EF4548" w:rsidRDefault="00EF4548" w:rsidP="00EF4548">
      <w:pPr>
        <w:jc w:val="both"/>
        <w:rPr>
          <w:lang w:bidi="ar-DZ"/>
        </w:rPr>
      </w:pPr>
      <w:r>
        <w:rPr>
          <w:lang w:bidi="ar-DZ"/>
        </w:rPr>
        <w:t xml:space="preserve">World Trade Organization - </w:t>
      </w:r>
      <w:r w:rsidRPr="00635E91">
        <w:rPr>
          <w:lang w:bidi="ar-DZ"/>
        </w:rPr>
        <w:t xml:space="preserve">WTO defines counterfeit as the unauthorized representation of a registered trademark carried on goods identical or similar to goods for which the trademark is registered, with a view to deceiving the purchaser into believing that he/she is buying the original goods. Counterfeit mobile devices may impact on Quality of Service. </w:t>
      </w:r>
    </w:p>
    <w:p w14:paraId="51237438" w14:textId="77777777" w:rsidR="00EF4548" w:rsidRDefault="00EF4548" w:rsidP="00EF4548">
      <w:pPr>
        <w:jc w:val="both"/>
      </w:pPr>
      <w:r>
        <w:rPr>
          <w:lang w:bidi="ar-DZ"/>
        </w:rPr>
        <w:t xml:space="preserve">The </w:t>
      </w:r>
      <w:r w:rsidRPr="00072216">
        <w:t>ITU-T SR-AFR</w:t>
      </w:r>
      <w:r w:rsidRPr="00635E91" w:rsidDel="00EE52B4">
        <w:rPr>
          <w:lang w:bidi="ar-DZ"/>
        </w:rPr>
        <w:t xml:space="preserve"> </w:t>
      </w:r>
      <w:r>
        <w:rPr>
          <w:lang w:bidi="ar-DZ"/>
        </w:rPr>
        <w:t>“</w:t>
      </w:r>
      <w:r w:rsidRPr="004D5BE6">
        <w:t>Survey report on counterfeit ICT devices in Africa regio</w:t>
      </w:r>
      <w:r>
        <w:t xml:space="preserve">n” </w:t>
      </w:r>
      <w:r w:rsidRPr="00635E91">
        <w:rPr>
          <w:lang w:bidi="ar-DZ"/>
        </w:rPr>
        <w:t xml:space="preserve">revealed that all categories of mobile </w:t>
      </w:r>
      <w:r>
        <w:rPr>
          <w:lang w:bidi="ar-DZ"/>
        </w:rPr>
        <w:t>devices</w:t>
      </w:r>
      <w:r w:rsidRPr="00635E91">
        <w:rPr>
          <w:lang w:bidi="ar-DZ"/>
        </w:rPr>
        <w:t xml:space="preserve"> were perceived to be the most counterfeited ICT devices in the region.</w:t>
      </w:r>
      <w:r>
        <w:rPr>
          <w:lang w:bidi="ar-DZ"/>
        </w:rPr>
        <w:t xml:space="preserve"> Additionally, </w:t>
      </w:r>
      <w:r>
        <w:t>the same s</w:t>
      </w:r>
      <w:r w:rsidRPr="004D5BE6">
        <w:t xml:space="preserve">urvey </w:t>
      </w:r>
      <w:r>
        <w:t xml:space="preserve">pointed that </w:t>
      </w:r>
      <w:r w:rsidRPr="004D5BE6">
        <w:t xml:space="preserve">counterfeit ICT </w:t>
      </w:r>
      <w:r>
        <w:t xml:space="preserve">devices suffered from low call completion rates, high call drop rates and handover failures. </w:t>
      </w:r>
    </w:p>
    <w:p w14:paraId="582E7C2F" w14:textId="77777777" w:rsidR="00EF4548" w:rsidRDefault="00EF4548" w:rsidP="00EF4548">
      <w:pPr>
        <w:jc w:val="both"/>
      </w:pPr>
      <w:r>
        <w:t>This technical report will outline the challenges and impact of counterfeit mobile devices on Quality of Service for the users and networks.</w:t>
      </w:r>
    </w:p>
    <w:p w14:paraId="0A5EE9E0" w14:textId="77777777" w:rsidR="00EF4548" w:rsidRPr="000C47AA" w:rsidRDefault="00EF4548" w:rsidP="00EF4548">
      <w:pPr>
        <w:pStyle w:val="Heading1"/>
        <w:numPr>
          <w:ilvl w:val="0"/>
          <w:numId w:val="1"/>
        </w:numPr>
        <w:jc w:val="both"/>
        <w:rPr>
          <w:lang w:bidi="ar-DZ"/>
        </w:rPr>
      </w:pPr>
      <w:bookmarkStart w:id="52" w:name="_Toc148363209"/>
      <w:r w:rsidRPr="000C47AA">
        <w:rPr>
          <w:lang w:bidi="ar-DZ"/>
        </w:rPr>
        <w:t xml:space="preserve">Impact of Counterfeit </w:t>
      </w:r>
      <w:r>
        <w:rPr>
          <w:lang w:bidi="ar-DZ"/>
        </w:rPr>
        <w:t>related to QoS/QoE</w:t>
      </w:r>
      <w:bookmarkEnd w:id="52"/>
    </w:p>
    <w:p w14:paraId="763EDED5" w14:textId="77777777" w:rsidR="00EF4548" w:rsidRPr="002573B4" w:rsidRDefault="00EF4548" w:rsidP="00EF4548">
      <w:pPr>
        <w:jc w:val="both"/>
        <w:rPr>
          <w:highlight w:val="yellow"/>
          <w:lang w:bidi="ar-DZ"/>
        </w:rPr>
      </w:pPr>
      <w:r>
        <w:rPr>
          <w:lang w:bidi="ar-DZ"/>
        </w:rPr>
        <w:t xml:space="preserve">Counterfeit devices on the network may affect the following Key Performance Indicators of the </w:t>
      </w:r>
      <w:r w:rsidRPr="00FE079E">
        <w:rPr>
          <w:lang w:bidi="ar-DZ"/>
        </w:rPr>
        <w:t>Networks</w:t>
      </w:r>
      <w:r>
        <w:rPr>
          <w:lang w:bidi="ar-DZ"/>
        </w:rPr>
        <w:t>:</w:t>
      </w:r>
    </w:p>
    <w:p w14:paraId="64F794E0" w14:textId="77777777" w:rsidR="00EF4548" w:rsidRPr="00AD0FD3" w:rsidRDefault="00EF4548" w:rsidP="00EF4548">
      <w:pPr>
        <w:pStyle w:val="Heading2"/>
        <w:numPr>
          <w:ilvl w:val="1"/>
          <w:numId w:val="1"/>
        </w:numPr>
        <w:jc w:val="both"/>
        <w:rPr>
          <w:b w:val="0"/>
          <w:bCs w:val="0"/>
          <w:lang w:bidi="ar-DZ"/>
        </w:rPr>
      </w:pPr>
      <w:bookmarkStart w:id="53" w:name="_Toc148363210"/>
      <w:r w:rsidRPr="00AD0FD3">
        <w:rPr>
          <w:lang w:bidi="ar-DZ"/>
        </w:rPr>
        <w:t>Call Drop Rate</w:t>
      </w:r>
      <w:bookmarkEnd w:id="53"/>
    </w:p>
    <w:p w14:paraId="09174D30" w14:textId="77777777" w:rsidR="00EF4548" w:rsidRPr="00AD0FD3" w:rsidRDefault="00EF4548" w:rsidP="00EF4548">
      <w:pPr>
        <w:jc w:val="both"/>
        <w:rPr>
          <w:lang w:bidi="ar-DZ"/>
        </w:rPr>
      </w:pPr>
      <w:r w:rsidRPr="00AD0FD3">
        <w:rPr>
          <w:lang w:bidi="ar-DZ"/>
        </w:rPr>
        <w:t xml:space="preserve">A call may drop for different reasons – however for counterfeit devices using retainability tests, it has been found that the failure due to counterfeit devices are higher when compared to those of genuine </w:t>
      </w:r>
      <w:r>
        <w:rPr>
          <w:lang w:bidi="ar-DZ"/>
        </w:rPr>
        <w:t>mobile devices</w:t>
      </w:r>
      <w:r w:rsidRPr="00AD0FD3">
        <w:rPr>
          <w:lang w:bidi="ar-DZ"/>
        </w:rPr>
        <w:t>. Explanations for this behaviour are traceable to elements that impact retainability such as:</w:t>
      </w:r>
    </w:p>
    <w:p w14:paraId="5DF8EEEC" w14:textId="77777777" w:rsidR="00EF4548" w:rsidRPr="00AD0FD3" w:rsidRDefault="00EF4548" w:rsidP="00EF4548">
      <w:pPr>
        <w:pStyle w:val="ListParagraph"/>
        <w:numPr>
          <w:ilvl w:val="1"/>
          <w:numId w:val="21"/>
        </w:numPr>
        <w:ind w:left="993" w:hanging="426"/>
        <w:jc w:val="both"/>
        <w:rPr>
          <w:lang w:bidi="ar-DZ"/>
        </w:rPr>
      </w:pPr>
      <w:r w:rsidRPr="00AD0FD3">
        <w:rPr>
          <w:lang w:bidi="ar-DZ"/>
        </w:rPr>
        <w:t>MS transmit power;</w:t>
      </w:r>
    </w:p>
    <w:p w14:paraId="31F2AE53" w14:textId="77777777" w:rsidR="00EF4548" w:rsidRPr="00AD0FD3" w:rsidRDefault="00EF4548" w:rsidP="00EF4548">
      <w:pPr>
        <w:pStyle w:val="ListParagraph"/>
        <w:numPr>
          <w:ilvl w:val="1"/>
          <w:numId w:val="21"/>
        </w:numPr>
        <w:ind w:left="993" w:hanging="426"/>
        <w:jc w:val="both"/>
        <w:rPr>
          <w:lang w:bidi="ar-DZ"/>
        </w:rPr>
      </w:pPr>
      <w:r w:rsidRPr="00AD0FD3">
        <w:rPr>
          <w:lang w:bidi="ar-DZ"/>
        </w:rPr>
        <w:t>Phase frequency error;</w:t>
      </w:r>
    </w:p>
    <w:p w14:paraId="461670C8" w14:textId="77777777" w:rsidR="00EF4548" w:rsidRPr="00AD0FD3" w:rsidRDefault="00EF4548" w:rsidP="00EF4548">
      <w:pPr>
        <w:pStyle w:val="ListParagraph"/>
        <w:numPr>
          <w:ilvl w:val="1"/>
          <w:numId w:val="21"/>
        </w:numPr>
        <w:ind w:left="993" w:hanging="426"/>
        <w:jc w:val="both"/>
        <w:rPr>
          <w:lang w:bidi="ar-DZ"/>
        </w:rPr>
      </w:pPr>
      <w:r w:rsidRPr="00AD0FD3">
        <w:rPr>
          <w:lang w:bidi="ar-DZ"/>
        </w:rPr>
        <w:t>UL power control time response;</w:t>
      </w:r>
    </w:p>
    <w:p w14:paraId="65F17F32" w14:textId="77777777" w:rsidR="00EF4548" w:rsidRPr="00AD0FD3" w:rsidRDefault="00EF4548" w:rsidP="00EF4548">
      <w:pPr>
        <w:pStyle w:val="ListParagraph"/>
        <w:numPr>
          <w:ilvl w:val="1"/>
          <w:numId w:val="21"/>
        </w:numPr>
        <w:ind w:left="993" w:hanging="426"/>
        <w:jc w:val="both"/>
        <w:rPr>
          <w:lang w:bidi="ar-DZ"/>
        </w:rPr>
      </w:pPr>
      <w:r w:rsidRPr="00AD0FD3">
        <w:rPr>
          <w:lang w:bidi="ar-DZ"/>
        </w:rPr>
        <w:t>Delayed handover and</w:t>
      </w:r>
      <w:r>
        <w:rPr>
          <w:lang w:bidi="ar-DZ"/>
        </w:rPr>
        <w:t>;</w:t>
      </w:r>
      <w:r w:rsidRPr="00AD0FD3">
        <w:rPr>
          <w:lang w:bidi="ar-DZ"/>
        </w:rPr>
        <w:t xml:space="preserve"> </w:t>
      </w:r>
    </w:p>
    <w:p w14:paraId="7CA9997F" w14:textId="77777777" w:rsidR="00EF4548" w:rsidRPr="00AD0FD3" w:rsidRDefault="00EF4548" w:rsidP="00EF4548">
      <w:pPr>
        <w:pStyle w:val="ListParagraph"/>
        <w:numPr>
          <w:ilvl w:val="1"/>
          <w:numId w:val="21"/>
        </w:numPr>
        <w:ind w:left="993" w:hanging="426"/>
        <w:jc w:val="both"/>
        <w:rPr>
          <w:lang w:bidi="ar-DZ"/>
        </w:rPr>
      </w:pPr>
      <w:r w:rsidRPr="00AD0FD3">
        <w:rPr>
          <w:lang w:bidi="ar-DZ"/>
        </w:rPr>
        <w:t>Device sensitivity</w:t>
      </w:r>
      <w:r>
        <w:rPr>
          <w:lang w:bidi="ar-DZ"/>
        </w:rPr>
        <w:t>.</w:t>
      </w:r>
    </w:p>
    <w:p w14:paraId="11729267" w14:textId="77777777" w:rsidR="00EF4548" w:rsidRPr="00AD0FD3" w:rsidRDefault="00EF4548" w:rsidP="00EF4548">
      <w:pPr>
        <w:jc w:val="both"/>
        <w:rPr>
          <w:lang w:bidi="ar-DZ"/>
        </w:rPr>
      </w:pPr>
      <w:r w:rsidRPr="00AD0FD3">
        <w:rPr>
          <w:lang w:bidi="ar-DZ"/>
        </w:rPr>
        <w:t xml:space="preserve">Note that generally, networks are planned with standard device sensitivity, counterfeit devices especially as we approach the coverage edge are disadvantaged. Given also that they are low sensitivity </w:t>
      </w:r>
      <w:r>
        <w:rPr>
          <w:lang w:bidi="ar-DZ"/>
        </w:rPr>
        <w:t>mobile devices</w:t>
      </w:r>
      <w:r w:rsidRPr="00AD0FD3">
        <w:rPr>
          <w:lang w:bidi="ar-DZ"/>
        </w:rPr>
        <w:t xml:space="preserve">, their overall interference become worst due to the increase of average transmission power to maintain calls – as such they are more </w:t>
      </w:r>
      <w:r w:rsidRPr="00C85759">
        <w:rPr>
          <w:lang w:bidi="ar-DZ"/>
        </w:rPr>
        <w:t>susceptible</w:t>
      </w:r>
      <w:r w:rsidRPr="00AD0FD3">
        <w:rPr>
          <w:lang w:bidi="ar-DZ"/>
        </w:rPr>
        <w:t xml:space="preserve"> to drop the radio link or experience call blocking. This increased interference also impact the overall noise floor and this can bear negative impact on the overall QoS for especially networks where power is the ultimate resource. </w:t>
      </w:r>
      <w:r>
        <w:rPr>
          <w:lang w:bidi="ar-DZ"/>
        </w:rPr>
        <w:t xml:space="preserve"> </w:t>
      </w:r>
    </w:p>
    <w:p w14:paraId="7367373B" w14:textId="77777777" w:rsidR="00EF4548" w:rsidRPr="00AD0FD3" w:rsidRDefault="00EF4548" w:rsidP="00EF4548">
      <w:pPr>
        <w:pStyle w:val="Heading2"/>
        <w:numPr>
          <w:ilvl w:val="1"/>
          <w:numId w:val="1"/>
        </w:numPr>
        <w:jc w:val="both"/>
        <w:rPr>
          <w:lang w:bidi="ar-DZ"/>
        </w:rPr>
      </w:pPr>
      <w:bookmarkStart w:id="54" w:name="_Toc148363211"/>
      <w:bookmarkStart w:id="55" w:name="_Toc148363212"/>
      <w:bookmarkStart w:id="56" w:name="_Toc148363213"/>
      <w:bookmarkEnd w:id="54"/>
      <w:bookmarkEnd w:id="55"/>
      <w:r w:rsidRPr="00AD0FD3">
        <w:rPr>
          <w:lang w:bidi="ar-DZ"/>
        </w:rPr>
        <w:lastRenderedPageBreak/>
        <w:t>Call Setup</w:t>
      </w:r>
      <w:bookmarkEnd w:id="56"/>
    </w:p>
    <w:p w14:paraId="59BECD04" w14:textId="77777777" w:rsidR="00EF4548" w:rsidRDefault="00EF4548" w:rsidP="00EF4548">
      <w:pPr>
        <w:jc w:val="both"/>
        <w:rPr>
          <w:lang w:bidi="ar-DZ"/>
        </w:rPr>
      </w:pPr>
      <w:r w:rsidRPr="00AD0FD3">
        <w:rPr>
          <w:lang w:bidi="ar-DZ"/>
        </w:rPr>
        <w:t xml:space="preserve">Generally, accessibility tests show that in areas of poor radio frequency conditions, that counterfeit devices showed no service whereas this was not the case with original devices. This reflected that the sensitivity on such counterfeit devices was worse than those of </w:t>
      </w:r>
      <w:r>
        <w:rPr>
          <w:lang w:bidi="ar-DZ"/>
        </w:rPr>
        <w:t>genuine</w:t>
      </w:r>
      <w:r w:rsidRPr="00AD0FD3">
        <w:rPr>
          <w:lang w:bidi="ar-DZ"/>
        </w:rPr>
        <w:t xml:space="preserve"> </w:t>
      </w:r>
      <w:r>
        <w:rPr>
          <w:lang w:bidi="ar-DZ"/>
        </w:rPr>
        <w:t>mobile devices</w:t>
      </w:r>
      <w:r w:rsidRPr="00AD0FD3">
        <w:rPr>
          <w:lang w:bidi="ar-DZ"/>
        </w:rPr>
        <w:t xml:space="preserve">. This is one of the reasons why counterfeit devices are responsible for call setup issues. For some of the trace monitored failures, the call setup failures are captured to most times be due to bearer capacity. It is either the device does not have the reported capability, or it does not have the authority to use such capability due to its cloned nature. </w:t>
      </w:r>
    </w:p>
    <w:p w14:paraId="07CBF297" w14:textId="77777777" w:rsidR="00EF4548" w:rsidRPr="00AD0FD3" w:rsidRDefault="00EF4548" w:rsidP="00EF4548">
      <w:pPr>
        <w:jc w:val="both"/>
        <w:rPr>
          <w:lang w:bidi="ar-DZ"/>
        </w:rPr>
      </w:pPr>
      <w:r w:rsidRPr="00AD0FD3">
        <w:rPr>
          <w:lang w:bidi="ar-DZ"/>
        </w:rPr>
        <w:t xml:space="preserve">Failure code most often associated with this failure is a “Bearer capacity not authorized” which represents a failure which happens when the mobile station requested a bearer capability that it is not authorized to use. </w:t>
      </w:r>
    </w:p>
    <w:p w14:paraId="3626400E" w14:textId="77777777" w:rsidR="00EF4548" w:rsidRPr="00AD0FD3" w:rsidRDefault="00EF4548" w:rsidP="00EF4548">
      <w:pPr>
        <w:jc w:val="both"/>
        <w:rPr>
          <w:lang w:bidi="ar-DZ"/>
        </w:rPr>
      </w:pPr>
      <w:r w:rsidRPr="00AD0FD3">
        <w:rPr>
          <w:lang w:bidi="ar-DZ"/>
        </w:rPr>
        <w:t xml:space="preserve">Using trace records from network A shows a typical case of initial context setup failure for a LTE network. In each case the culprit device had an IMEI that was not found in the type allocation code (TAC) database. </w:t>
      </w:r>
    </w:p>
    <w:p w14:paraId="74743193" w14:textId="77777777" w:rsidR="00EF4548" w:rsidRPr="00AD0FD3" w:rsidRDefault="00EF4548" w:rsidP="00EF4548">
      <w:pPr>
        <w:spacing w:after="120"/>
        <w:jc w:val="both"/>
        <w:rPr>
          <w:lang w:eastAsia="en-US" w:bidi="ar-DZ"/>
        </w:rPr>
      </w:pPr>
      <w:r w:rsidRPr="00CB5C74">
        <w:rPr>
          <w:lang w:bidi="ar-DZ"/>
        </w:rPr>
        <w:t xml:space="preserve">The coverage in a mobile network is defined by the maximum allowed path loss (MAPL) in both the uplink and downlink. Counterfeit devices with their </w:t>
      </w:r>
      <w:r>
        <w:rPr>
          <w:lang w:bidi="ar-DZ"/>
        </w:rPr>
        <w:t>poor</w:t>
      </w:r>
      <w:r w:rsidRPr="00CB5C74">
        <w:rPr>
          <w:lang w:bidi="ar-DZ"/>
        </w:rPr>
        <w:t xml:space="preserve"> receiver sensitivity reduce the DL MAPL. This reduction which is also seen in the uplink MAPL as a result of the phone not being able to set the maximum transmitter output power defined in the 3GPP standards requires the operator to deploy additional network investment to cover for the holes due to these </w:t>
      </w:r>
      <w:r>
        <w:rPr>
          <w:lang w:bidi="ar-DZ"/>
        </w:rPr>
        <w:t>mobile devices.</w:t>
      </w:r>
    </w:p>
    <w:p w14:paraId="289EC219" w14:textId="77777777" w:rsidR="00EF4548" w:rsidRPr="00AD0FD3" w:rsidRDefault="00EF4548" w:rsidP="00EF4548">
      <w:pPr>
        <w:pStyle w:val="Heading2"/>
        <w:numPr>
          <w:ilvl w:val="1"/>
          <w:numId w:val="1"/>
        </w:numPr>
        <w:jc w:val="both"/>
        <w:rPr>
          <w:lang w:bidi="ar-DZ"/>
        </w:rPr>
      </w:pPr>
      <w:bookmarkStart w:id="57" w:name="_Toc148363214"/>
      <w:r w:rsidRPr="00AD0FD3">
        <w:rPr>
          <w:lang w:bidi="ar-DZ"/>
        </w:rPr>
        <w:t>Hand Over Rate</w:t>
      </w:r>
      <w:bookmarkEnd w:id="57"/>
    </w:p>
    <w:p w14:paraId="6D890FEC" w14:textId="77777777" w:rsidR="00EF4548" w:rsidRDefault="00EF4548" w:rsidP="00EF4548">
      <w:pPr>
        <w:jc w:val="both"/>
        <w:rPr>
          <w:lang w:bidi="ar-DZ"/>
        </w:rPr>
      </w:pPr>
      <w:r w:rsidRPr="00AD0FD3">
        <w:rPr>
          <w:lang w:bidi="ar-DZ"/>
        </w:rPr>
        <w:t>Handover failure rate with counterfeit devices are higher and this can be traced to the longer execution time it takes for the typical counterfeit phone to complete its handover</w:t>
      </w:r>
      <w:r>
        <w:rPr>
          <w:lang w:bidi="ar-DZ"/>
        </w:rPr>
        <w:t xml:space="preserve"> </w:t>
      </w:r>
      <w:r w:rsidRPr="0098303F">
        <w:rPr>
          <w:lang w:bidi="ar-DZ"/>
        </w:rPr>
        <w:t>[b-MWF-Publication].</w:t>
      </w:r>
      <w:r w:rsidRPr="00AD0FD3">
        <w:rPr>
          <w:lang w:bidi="ar-DZ"/>
        </w:rPr>
        <w:t xml:space="preserve"> Flowing from the receiver sensitivity of counterfeit mobile devices, it follows that as their maximum allowable path loss reduces due to their low sensitivity, their ability to retain radio links coupled with their extended handover time, is a recipe for increased handover failure and ultimately drop calls. </w:t>
      </w:r>
    </w:p>
    <w:p w14:paraId="3E34BE94" w14:textId="77777777" w:rsidR="00EF4548" w:rsidRDefault="00EF4548" w:rsidP="00EF4548">
      <w:pPr>
        <w:jc w:val="both"/>
        <w:rPr>
          <w:lang w:bidi="ar-DZ"/>
        </w:rPr>
      </w:pPr>
      <w:r>
        <w:rPr>
          <w:lang w:bidi="ar-DZ"/>
        </w:rPr>
        <w:t>A</w:t>
      </w:r>
      <w:r w:rsidRPr="00AD0FD3">
        <w:rPr>
          <w:lang w:bidi="ar-DZ"/>
        </w:rPr>
        <w:t xml:space="preserve">gainst results from RF functional test which evaluates the quality of the engine machine inside phone terminals which puts counterfeit </w:t>
      </w:r>
      <w:r>
        <w:rPr>
          <w:lang w:bidi="ar-DZ"/>
        </w:rPr>
        <w:t>mobile devices</w:t>
      </w:r>
      <w:r w:rsidRPr="00AD0FD3">
        <w:rPr>
          <w:lang w:bidi="ar-DZ"/>
        </w:rPr>
        <w:t xml:space="preserve"> as worse off – it follows that service reduction in terms of handover will be perceived by customers with such devices.</w:t>
      </w:r>
    </w:p>
    <w:p w14:paraId="088018B3" w14:textId="77777777" w:rsidR="00EF4548" w:rsidRPr="00AD0FD3" w:rsidRDefault="00EF4548" w:rsidP="00EF4548">
      <w:pPr>
        <w:pStyle w:val="Heading2"/>
        <w:numPr>
          <w:ilvl w:val="1"/>
          <w:numId w:val="1"/>
        </w:numPr>
        <w:jc w:val="both"/>
        <w:rPr>
          <w:lang w:bidi="ar-DZ"/>
        </w:rPr>
      </w:pPr>
      <w:bookmarkStart w:id="58" w:name="_Toc148363215"/>
      <w:r w:rsidRPr="00AD0FD3">
        <w:rPr>
          <w:lang w:bidi="ar-DZ"/>
        </w:rPr>
        <w:t>Throughput</w:t>
      </w:r>
      <w:bookmarkEnd w:id="58"/>
    </w:p>
    <w:p w14:paraId="354031D7" w14:textId="77777777" w:rsidR="00EF4548" w:rsidRPr="00AD0FD3" w:rsidRDefault="00EF4548" w:rsidP="00EF4548">
      <w:pPr>
        <w:jc w:val="both"/>
        <w:rPr>
          <w:lang w:bidi="ar-DZ"/>
        </w:rPr>
      </w:pPr>
      <w:r w:rsidRPr="00AD0FD3">
        <w:rPr>
          <w:lang w:bidi="ar-DZ"/>
        </w:rPr>
        <w:t>With the advent of smartphones, increased adoption and improvement in network capabilities, the preponderance of traffic on mobile networks has transformed from voice to data. This growth has also exposed a fundamental challenge with the sort of scheduling deployed by networks to ensure fairness among users. In the downlink of networks, the proportional fairness (PF) scheduling mechanism is used to ensure this fairness. Proportional fairness schedulers depend on honest and a</w:t>
      </w:r>
      <w:r>
        <w:rPr>
          <w:lang w:bidi="ar-DZ"/>
        </w:rPr>
        <w:t xml:space="preserve"> </w:t>
      </w:r>
      <w:r w:rsidRPr="00AD0FD3">
        <w:rPr>
          <w:lang w:bidi="ar-DZ"/>
        </w:rPr>
        <w:t xml:space="preserve">priori trust on feedback provided by the mobile station (MS) or User Equipment (UE). These feedback forms the basis for scheduling the mobile device or providing network resources for its utilization. The network performs such scheduling decisions dependent on feedback reports from the channel quality (CQI) and the automatic repeat request (ARQs). Counterfeit / malicious </w:t>
      </w:r>
      <w:r>
        <w:rPr>
          <w:lang w:bidi="ar-DZ"/>
        </w:rPr>
        <w:t>mobile devices</w:t>
      </w:r>
      <w:r w:rsidRPr="00AD0FD3">
        <w:rPr>
          <w:lang w:bidi="ar-DZ"/>
        </w:rPr>
        <w:t xml:space="preserve"> explore this trust in a manner that ultimately impacts on the network quality of service. Observations for mobiles in this category, is such that they are either providing</w:t>
      </w:r>
      <w:r>
        <w:rPr>
          <w:lang w:bidi="ar-DZ"/>
        </w:rPr>
        <w:t>:</w:t>
      </w:r>
    </w:p>
    <w:p w14:paraId="7AC4E263" w14:textId="77777777" w:rsidR="00EF4548" w:rsidRPr="00AD0FD3" w:rsidRDefault="00EF4548" w:rsidP="00EF4548">
      <w:pPr>
        <w:pStyle w:val="ListParagraph"/>
        <w:numPr>
          <w:ilvl w:val="0"/>
          <w:numId w:val="22"/>
        </w:numPr>
        <w:ind w:left="993" w:hanging="426"/>
        <w:jc w:val="both"/>
        <w:rPr>
          <w:lang w:bidi="ar-DZ"/>
        </w:rPr>
      </w:pPr>
      <w:r w:rsidRPr="00AD0FD3">
        <w:rPr>
          <w:lang w:bidi="ar-DZ"/>
        </w:rPr>
        <w:t xml:space="preserve">erroneous channel quality feedback or </w:t>
      </w:r>
    </w:p>
    <w:p w14:paraId="6E2DF5A2" w14:textId="77777777" w:rsidR="00EF4548" w:rsidRPr="00AD0FD3" w:rsidRDefault="00EF4548" w:rsidP="00EF4548">
      <w:pPr>
        <w:pStyle w:val="ListParagraph"/>
        <w:numPr>
          <w:ilvl w:val="0"/>
          <w:numId w:val="22"/>
        </w:numPr>
        <w:ind w:left="993" w:hanging="426"/>
        <w:jc w:val="both"/>
        <w:rPr>
          <w:lang w:bidi="ar-DZ"/>
        </w:rPr>
      </w:pPr>
      <w:r w:rsidRPr="00AD0FD3">
        <w:rPr>
          <w:lang w:bidi="ar-DZ"/>
        </w:rPr>
        <w:t>misreporting of the packet transmission success.</w:t>
      </w:r>
    </w:p>
    <w:p w14:paraId="743549D9" w14:textId="77777777" w:rsidR="00EF4548" w:rsidRPr="00AD0FD3" w:rsidRDefault="00EF4548" w:rsidP="00EF4548">
      <w:pPr>
        <w:jc w:val="both"/>
        <w:rPr>
          <w:lang w:bidi="ar-DZ"/>
        </w:rPr>
      </w:pPr>
      <w:r w:rsidRPr="00AD0FD3">
        <w:rPr>
          <w:lang w:bidi="ar-DZ"/>
        </w:rPr>
        <w:t xml:space="preserve">The vulnerability associated with the network scheduler blindly trusting the feedback from the UEs with regards the downlink quality and transmissions is a security backdoor that allows producers of these counterfeit </w:t>
      </w:r>
      <w:r>
        <w:rPr>
          <w:lang w:bidi="ar-DZ"/>
        </w:rPr>
        <w:t>mobile devices</w:t>
      </w:r>
      <w:r w:rsidRPr="00AD0FD3">
        <w:rPr>
          <w:lang w:bidi="ar-DZ"/>
        </w:rPr>
        <w:t xml:space="preserve"> to fake CQI or ARQ reports that in many instances come in different forms</w:t>
      </w:r>
    </w:p>
    <w:p w14:paraId="3B5F0FBB" w14:textId="77777777" w:rsidR="00EF4548" w:rsidRPr="00AD0FD3" w:rsidRDefault="00EF4548" w:rsidP="00EF4548">
      <w:pPr>
        <w:pStyle w:val="ListParagraph"/>
        <w:numPr>
          <w:ilvl w:val="0"/>
          <w:numId w:val="22"/>
        </w:numPr>
        <w:ind w:left="993" w:hanging="426"/>
        <w:jc w:val="both"/>
        <w:rPr>
          <w:lang w:bidi="ar-DZ"/>
        </w:rPr>
      </w:pPr>
      <w:r w:rsidRPr="00AD0FD3">
        <w:rPr>
          <w:lang w:bidi="ar-DZ"/>
        </w:rPr>
        <w:lastRenderedPageBreak/>
        <w:t>correct CQI - fake ARQ – the most severe case;</w:t>
      </w:r>
    </w:p>
    <w:p w14:paraId="48EB4330" w14:textId="77777777" w:rsidR="00EF4548" w:rsidRPr="00AD0FD3" w:rsidRDefault="00EF4548" w:rsidP="00EF4548">
      <w:pPr>
        <w:pStyle w:val="ListParagraph"/>
        <w:numPr>
          <w:ilvl w:val="0"/>
          <w:numId w:val="22"/>
        </w:numPr>
        <w:ind w:left="993" w:hanging="426"/>
        <w:jc w:val="both"/>
        <w:rPr>
          <w:lang w:bidi="ar-DZ"/>
        </w:rPr>
      </w:pPr>
      <w:r w:rsidRPr="00AD0FD3">
        <w:rPr>
          <w:lang w:bidi="ar-DZ"/>
        </w:rPr>
        <w:t>fake CQI and fake ARQ – also very severe impact;</w:t>
      </w:r>
    </w:p>
    <w:p w14:paraId="047D6281" w14:textId="77777777" w:rsidR="00EF4548" w:rsidRPr="00AD0FD3" w:rsidRDefault="00EF4548" w:rsidP="00EF4548">
      <w:pPr>
        <w:pStyle w:val="ListParagraph"/>
        <w:numPr>
          <w:ilvl w:val="0"/>
          <w:numId w:val="22"/>
        </w:numPr>
        <w:ind w:left="993" w:hanging="426"/>
        <w:jc w:val="both"/>
        <w:rPr>
          <w:lang w:bidi="ar-DZ"/>
        </w:rPr>
      </w:pPr>
      <w:r w:rsidRPr="00AD0FD3">
        <w:rPr>
          <w:lang w:bidi="ar-DZ"/>
        </w:rPr>
        <w:t xml:space="preserve">fake CQI - correct ARQ – mild impact. </w:t>
      </w:r>
    </w:p>
    <w:p w14:paraId="5938AF13" w14:textId="77777777" w:rsidR="00EF4548" w:rsidRDefault="00EF4548" w:rsidP="00EF4548">
      <w:pPr>
        <w:jc w:val="both"/>
        <w:rPr>
          <w:lang w:bidi="ar-DZ"/>
        </w:rPr>
      </w:pPr>
      <w:r w:rsidRPr="00AD0FD3">
        <w:rPr>
          <w:lang w:bidi="ar-DZ"/>
        </w:rPr>
        <w:t>The critical impact of these false reports is that, the scheduler trusting on these reports / feedback provides the affected UEs with increased service time / an unfair share of time slots. This starves well behaved UEs of this resource; whereas the counterfeit devices in receipt of either higher transmission block size or very large fraction of time slots than it can actually sustain in the downlink, leads to packet error and waste of scarce resource. Thus the culprit device does not enjoy the expected higher throughput while at the same time, it denies other users of access to same, as such impacting the QoS of the network. These wrong device settings are counterproductive on the network.</w:t>
      </w:r>
    </w:p>
    <w:p w14:paraId="6EA15F4A" w14:textId="77777777" w:rsidR="00EF4548" w:rsidRDefault="00EF4548" w:rsidP="00EF4548">
      <w:pPr>
        <w:pStyle w:val="Heading2"/>
        <w:numPr>
          <w:ilvl w:val="1"/>
          <w:numId w:val="1"/>
        </w:numPr>
        <w:rPr>
          <w:lang w:bidi="ar-DZ"/>
        </w:rPr>
      </w:pPr>
      <w:bookmarkStart w:id="59" w:name="_Toc148363216"/>
      <w:r w:rsidRPr="003A5C1D">
        <w:rPr>
          <w:lang w:bidi="ar-DZ"/>
        </w:rPr>
        <w:t>Network Coverage</w:t>
      </w:r>
      <w:bookmarkEnd w:id="59"/>
    </w:p>
    <w:p w14:paraId="3FD18F98" w14:textId="77777777" w:rsidR="00EF4548" w:rsidRDefault="00EF4548" w:rsidP="00EF4548">
      <w:pPr>
        <w:jc w:val="both"/>
        <w:rPr>
          <w:lang w:bidi="ar-DZ"/>
        </w:rPr>
      </w:pPr>
      <w:r w:rsidRPr="009347B8">
        <w:rPr>
          <w:lang w:bidi="ar-DZ"/>
        </w:rPr>
        <w:t xml:space="preserve">The range of the </w:t>
      </w:r>
      <w:r>
        <w:rPr>
          <w:lang w:bidi="ar-DZ"/>
        </w:rPr>
        <w:t xml:space="preserve">network </w:t>
      </w:r>
      <w:r w:rsidRPr="009347B8">
        <w:rPr>
          <w:lang w:bidi="ar-DZ"/>
        </w:rPr>
        <w:t xml:space="preserve">coverage is restricted by </w:t>
      </w:r>
      <w:r>
        <w:rPr>
          <w:lang w:bidi="ar-DZ"/>
        </w:rPr>
        <w:t xml:space="preserve">minimum received power and maximum transmitted power </w:t>
      </w:r>
      <w:r w:rsidRPr="009347B8">
        <w:rPr>
          <w:lang w:bidi="ar-DZ"/>
        </w:rPr>
        <w:t>of mobile device:</w:t>
      </w:r>
    </w:p>
    <w:p w14:paraId="657EA1D8" w14:textId="77777777" w:rsidR="00EF4548" w:rsidRDefault="00EF4548" w:rsidP="00EF4548">
      <w:pPr>
        <w:pStyle w:val="ListParagraph"/>
        <w:numPr>
          <w:ilvl w:val="0"/>
          <w:numId w:val="23"/>
        </w:numPr>
        <w:jc w:val="both"/>
        <w:rPr>
          <w:lang w:bidi="ar-DZ"/>
        </w:rPr>
      </w:pPr>
      <w:r w:rsidRPr="009347B8">
        <w:rPr>
          <w:b/>
          <w:bCs/>
          <w:lang w:bidi="ar-DZ"/>
        </w:rPr>
        <w:t>Minimum Received Power</w:t>
      </w:r>
      <w:r>
        <w:rPr>
          <w:lang w:bidi="ar-DZ"/>
        </w:rPr>
        <w:t xml:space="preserve">: The mobile devices need a strong enough signal from the tower for a reliable connection. </w:t>
      </w:r>
    </w:p>
    <w:p w14:paraId="4613BD53" w14:textId="77777777" w:rsidR="00EF4548" w:rsidRDefault="00EF4548" w:rsidP="00EF4548">
      <w:pPr>
        <w:pStyle w:val="ListParagraph"/>
        <w:ind w:left="915"/>
        <w:jc w:val="both"/>
        <w:rPr>
          <w:lang w:bidi="ar-DZ"/>
        </w:rPr>
      </w:pPr>
    </w:p>
    <w:p w14:paraId="7E52FB88" w14:textId="77777777" w:rsidR="00EF4548" w:rsidRPr="009347B8" w:rsidRDefault="00EF4548" w:rsidP="00EF4548">
      <w:pPr>
        <w:pStyle w:val="ListParagraph"/>
        <w:numPr>
          <w:ilvl w:val="0"/>
          <w:numId w:val="23"/>
        </w:numPr>
        <w:jc w:val="both"/>
        <w:rPr>
          <w:rFonts w:cs="Arial"/>
          <w:b/>
          <w:bCs/>
          <w:szCs w:val="26"/>
          <w:lang w:bidi="ar-DZ"/>
        </w:rPr>
      </w:pPr>
      <w:r w:rsidRPr="009347B8">
        <w:rPr>
          <w:rFonts w:cs="Arial"/>
          <w:b/>
          <w:bCs/>
          <w:szCs w:val="26"/>
          <w:lang w:bidi="ar-DZ"/>
        </w:rPr>
        <w:t>Maximum Transmission</w:t>
      </w:r>
      <w:r w:rsidRPr="009347B8">
        <w:rPr>
          <w:b/>
          <w:bCs/>
          <w:lang w:bidi="ar-DZ"/>
        </w:rPr>
        <w:t xml:space="preserve"> Power</w:t>
      </w:r>
      <w:r w:rsidRPr="00582777">
        <w:rPr>
          <w:b/>
          <w:bCs/>
          <w:lang w:bidi="ar-DZ"/>
        </w:rPr>
        <w:t>:</w:t>
      </w:r>
      <w:r w:rsidRPr="009347B8">
        <w:rPr>
          <w:rFonts w:cs="Arial"/>
          <w:szCs w:val="26"/>
          <w:lang w:bidi="ar-DZ"/>
        </w:rPr>
        <w:t xml:space="preserve"> When mobile </w:t>
      </w:r>
      <w:r>
        <w:rPr>
          <w:rFonts w:cs="Arial"/>
          <w:szCs w:val="26"/>
          <w:lang w:bidi="ar-DZ"/>
        </w:rPr>
        <w:t>devices</w:t>
      </w:r>
      <w:r w:rsidRPr="009347B8">
        <w:rPr>
          <w:rFonts w:cs="Arial"/>
          <w:szCs w:val="26"/>
          <w:lang w:bidi="ar-DZ"/>
        </w:rPr>
        <w:t xml:space="preserve"> transmit excessive power, there is a risk that they can create interference with other devices. Conversely, if they transmit insufficient power, their own service quality </w:t>
      </w:r>
      <w:r>
        <w:rPr>
          <w:rFonts w:cs="Arial"/>
          <w:szCs w:val="26"/>
          <w:lang w:bidi="ar-DZ"/>
        </w:rPr>
        <w:t xml:space="preserve">may be </w:t>
      </w:r>
      <w:r w:rsidRPr="009347B8">
        <w:rPr>
          <w:rFonts w:cs="Arial"/>
          <w:szCs w:val="26"/>
          <w:lang w:bidi="ar-DZ"/>
        </w:rPr>
        <w:t>compromised.</w:t>
      </w:r>
      <w:r>
        <w:rPr>
          <w:rFonts w:cs="Arial"/>
          <w:szCs w:val="26"/>
          <w:lang w:bidi="ar-DZ"/>
        </w:rPr>
        <w:t xml:space="preserve"> </w:t>
      </w:r>
    </w:p>
    <w:p w14:paraId="50887D34" w14:textId="77777777" w:rsidR="00EF4548" w:rsidRDefault="00EF4548" w:rsidP="00EF4548">
      <w:pPr>
        <w:spacing w:after="120"/>
        <w:jc w:val="both"/>
        <w:rPr>
          <w:lang w:bidi="ar-DZ"/>
        </w:rPr>
      </w:pPr>
      <w:r w:rsidRPr="009347B8">
        <w:rPr>
          <w:b/>
          <w:bCs/>
          <w:i/>
          <w:iCs/>
          <w:lang w:bidi="ar-DZ"/>
        </w:rPr>
        <w:t>Note</w:t>
      </w:r>
      <w:r w:rsidRPr="004B4046">
        <w:rPr>
          <w:b/>
          <w:bCs/>
          <w:i/>
          <w:iCs/>
          <w:lang w:bidi="ar-DZ"/>
        </w:rPr>
        <w:t xml:space="preserve"> </w:t>
      </w:r>
      <w:r w:rsidRPr="009347B8">
        <w:rPr>
          <w:b/>
          <w:bCs/>
          <w:i/>
          <w:iCs/>
          <w:lang w:bidi="ar-DZ"/>
        </w:rPr>
        <w:t>1</w:t>
      </w:r>
      <w:r w:rsidRPr="004B4046">
        <w:rPr>
          <w:i/>
          <w:iCs/>
          <w:lang w:bidi="ar-DZ"/>
        </w:rPr>
        <w:t>:</w:t>
      </w:r>
      <w:r>
        <w:rPr>
          <w:lang w:bidi="ar-DZ"/>
        </w:rPr>
        <w:t xml:space="preserve"> </w:t>
      </w:r>
      <w:r w:rsidRPr="004B4046">
        <w:rPr>
          <w:szCs w:val="26"/>
          <w:lang w:bidi="ar-DZ"/>
        </w:rPr>
        <w:t>Studies in [b-MWF-Publication] and [b-IEEE-Report]</w:t>
      </w:r>
      <w:r>
        <w:rPr>
          <w:szCs w:val="26"/>
          <w:lang w:bidi="ar-DZ"/>
        </w:rPr>
        <w:t xml:space="preserve"> have revealed that received signal power and transmit power of the counterfeit mobile devices have been reduced significantly when compared to genuine mobile devices.</w:t>
      </w:r>
    </w:p>
    <w:p w14:paraId="1F3803D7" w14:textId="77777777" w:rsidR="00EF4548" w:rsidRPr="009347B8" w:rsidRDefault="00EF4548" w:rsidP="00EF4548">
      <w:pPr>
        <w:spacing w:after="120"/>
        <w:jc w:val="both"/>
        <w:rPr>
          <w:b/>
          <w:bCs/>
          <w:lang w:bidi="ar-DZ"/>
        </w:rPr>
      </w:pPr>
      <w:r w:rsidRPr="009347B8">
        <w:rPr>
          <w:b/>
          <w:bCs/>
          <w:i/>
          <w:iCs/>
          <w:lang w:bidi="ar-DZ"/>
        </w:rPr>
        <w:t>Note</w:t>
      </w:r>
      <w:r w:rsidRPr="004B4046">
        <w:rPr>
          <w:b/>
          <w:bCs/>
          <w:i/>
          <w:iCs/>
          <w:lang w:bidi="ar-DZ"/>
        </w:rPr>
        <w:t xml:space="preserve"> </w:t>
      </w:r>
      <w:r w:rsidRPr="009347B8">
        <w:rPr>
          <w:b/>
          <w:bCs/>
          <w:i/>
          <w:iCs/>
          <w:lang w:bidi="ar-DZ"/>
        </w:rPr>
        <w:t>2</w:t>
      </w:r>
      <w:r w:rsidRPr="004B4046">
        <w:rPr>
          <w:i/>
          <w:iCs/>
          <w:lang w:bidi="ar-DZ"/>
        </w:rPr>
        <w:t>:</w:t>
      </w:r>
      <w:r>
        <w:rPr>
          <w:lang w:bidi="ar-DZ"/>
        </w:rPr>
        <w:t xml:space="preserve"> </w:t>
      </w:r>
      <w:r w:rsidRPr="009347B8">
        <w:rPr>
          <w:lang w:bidi="ar-DZ"/>
        </w:rPr>
        <w:t>Th</w:t>
      </w:r>
      <w:r w:rsidRPr="004B4046">
        <w:rPr>
          <w:lang w:bidi="ar-DZ"/>
        </w:rPr>
        <w:t>is</w:t>
      </w:r>
      <w:r w:rsidRPr="009347B8">
        <w:rPr>
          <w:lang w:bidi="ar-DZ"/>
        </w:rPr>
        <w:t xml:space="preserve"> reduction in received and transmitted powers le</w:t>
      </w:r>
      <w:r w:rsidRPr="004B4046">
        <w:rPr>
          <w:lang w:bidi="ar-DZ"/>
        </w:rPr>
        <w:t>a</w:t>
      </w:r>
      <w:r w:rsidRPr="009347B8">
        <w:rPr>
          <w:lang w:bidi="ar-DZ"/>
        </w:rPr>
        <w:t>d</w:t>
      </w:r>
      <w:r w:rsidRPr="004B4046">
        <w:rPr>
          <w:lang w:bidi="ar-DZ"/>
        </w:rPr>
        <w:t>s to</w:t>
      </w:r>
      <w:r w:rsidRPr="009347B8">
        <w:rPr>
          <w:lang w:bidi="ar-DZ"/>
        </w:rPr>
        <w:t xml:space="preserve"> </w:t>
      </w:r>
      <w:r w:rsidRPr="004B4046">
        <w:rPr>
          <w:lang w:bidi="ar-DZ"/>
        </w:rPr>
        <w:t>reduction</w:t>
      </w:r>
      <w:r w:rsidRPr="009347B8">
        <w:rPr>
          <w:lang w:bidi="ar-DZ"/>
        </w:rPr>
        <w:t xml:space="preserve"> in the maximum achievable distance between the antenna tower and the counterfeit mobile </w:t>
      </w:r>
      <w:r>
        <w:rPr>
          <w:lang w:bidi="ar-DZ"/>
        </w:rPr>
        <w:t>devices</w:t>
      </w:r>
      <w:r w:rsidRPr="009347B8">
        <w:rPr>
          <w:lang w:bidi="ar-DZ"/>
        </w:rPr>
        <w:t xml:space="preserve"> to sustain a connection, particularly for voice calls.</w:t>
      </w:r>
      <w:r w:rsidRPr="009347B8">
        <w:rPr>
          <w:b/>
          <w:bCs/>
          <w:lang w:bidi="ar-DZ"/>
        </w:rPr>
        <w:t xml:space="preserve"> </w:t>
      </w:r>
    </w:p>
    <w:p w14:paraId="42F821AD" w14:textId="77777777" w:rsidR="00EF4548" w:rsidRPr="009347B8" w:rsidRDefault="00EF4548" w:rsidP="00EF4548">
      <w:pPr>
        <w:pStyle w:val="ListParagraph"/>
        <w:ind w:left="915"/>
        <w:jc w:val="both"/>
        <w:rPr>
          <w:b/>
          <w:bCs/>
          <w:lang w:bidi="ar-DZ"/>
        </w:rPr>
      </w:pPr>
    </w:p>
    <w:p w14:paraId="4430CA21" w14:textId="77777777" w:rsidR="00EF4548" w:rsidRDefault="00EF4548" w:rsidP="00EF4548">
      <w:pPr>
        <w:pStyle w:val="Heading2"/>
        <w:numPr>
          <w:ilvl w:val="1"/>
          <w:numId w:val="1"/>
        </w:numPr>
        <w:rPr>
          <w:lang w:bidi="ar-DZ"/>
        </w:rPr>
      </w:pPr>
      <w:bookmarkStart w:id="60" w:name="_Toc148363217"/>
      <w:r w:rsidRPr="009347B8">
        <w:rPr>
          <w:lang w:bidi="ar-DZ"/>
        </w:rPr>
        <w:t>Security Vulnerability</w:t>
      </w:r>
      <w:bookmarkEnd w:id="60"/>
    </w:p>
    <w:p w14:paraId="1EC73D7D" w14:textId="77777777" w:rsidR="00EF4548" w:rsidRDefault="00EF4548" w:rsidP="00EF4548">
      <w:pPr>
        <w:jc w:val="both"/>
        <w:rPr>
          <w:ins w:id="61" w:author="Biren Karmakar" w:date="2024-12-25T20:15:00Z"/>
          <w:lang w:bidi="ar-DZ"/>
        </w:rPr>
      </w:pPr>
      <w:r w:rsidRPr="009347B8">
        <w:rPr>
          <w:lang w:bidi="ar-DZ"/>
        </w:rPr>
        <w:t xml:space="preserve">Counterfeiting mobile devices </w:t>
      </w:r>
      <w:r>
        <w:rPr>
          <w:lang w:bidi="ar-DZ"/>
        </w:rPr>
        <w:t>may not have</w:t>
      </w:r>
      <w:r w:rsidRPr="009347B8">
        <w:rPr>
          <w:lang w:bidi="ar-DZ"/>
        </w:rPr>
        <w:t xml:space="preserve"> proper security features and software updates, making them more susceptible to viruses, malwares, and other security threats. These </w:t>
      </w:r>
      <w:r>
        <w:rPr>
          <w:lang w:bidi="ar-DZ"/>
        </w:rPr>
        <w:t>devices</w:t>
      </w:r>
      <w:r w:rsidRPr="009347B8">
        <w:rPr>
          <w:lang w:bidi="ar-DZ"/>
        </w:rPr>
        <w:t xml:space="preserve"> can significantly impact the networks </w:t>
      </w:r>
      <w:r>
        <w:rPr>
          <w:lang w:bidi="ar-DZ"/>
        </w:rPr>
        <w:t>performance due to various</w:t>
      </w:r>
      <w:r w:rsidRPr="009347B8">
        <w:rPr>
          <w:lang w:bidi="ar-DZ"/>
        </w:rPr>
        <w:t xml:space="preserve"> attacks and </w:t>
      </w:r>
      <w:r>
        <w:rPr>
          <w:lang w:bidi="ar-DZ"/>
        </w:rPr>
        <w:t xml:space="preserve">can </w:t>
      </w:r>
      <w:r w:rsidRPr="0070723B">
        <w:rPr>
          <w:lang w:bidi="ar-DZ"/>
        </w:rPr>
        <w:t>disrupt</w:t>
      </w:r>
      <w:r>
        <w:rPr>
          <w:lang w:bidi="ar-DZ"/>
        </w:rPr>
        <w:t xml:space="preserve"> the</w:t>
      </w:r>
      <w:r w:rsidRPr="009347B8">
        <w:rPr>
          <w:lang w:bidi="ar-DZ"/>
        </w:rPr>
        <w:t xml:space="preserve"> service availability to the genuine mobile</w:t>
      </w:r>
      <w:r>
        <w:rPr>
          <w:lang w:bidi="ar-DZ"/>
        </w:rPr>
        <w:t xml:space="preserve"> devices.</w:t>
      </w:r>
    </w:p>
    <w:p w14:paraId="55079700" w14:textId="77777777" w:rsidR="00EF4548" w:rsidRDefault="00EF4548" w:rsidP="00EF4548">
      <w:pPr>
        <w:pStyle w:val="Heading2"/>
        <w:jc w:val="both"/>
        <w:rPr>
          <w:ins w:id="62" w:author="Biren Karmakar" w:date="2024-12-25T20:15:00Z"/>
          <w:lang w:eastAsia="ar-DZ" w:bidi="ar-DZ"/>
        </w:rPr>
      </w:pPr>
      <w:ins w:id="63" w:author="Biren Karmakar" w:date="2024-12-25T20:15:00Z">
        <w:r>
          <w:rPr>
            <w:lang w:eastAsia="ar-DZ" w:bidi="ar-DZ"/>
          </w:rPr>
          <w:t>Network Integrity Risks:</w:t>
        </w:r>
      </w:ins>
    </w:p>
    <w:p w14:paraId="1F38CF11" w14:textId="77777777" w:rsidR="00EF4548" w:rsidRDefault="00EF4548" w:rsidP="00EF4548">
      <w:pPr>
        <w:pStyle w:val="BodyText"/>
        <w:jc w:val="both"/>
        <w:rPr>
          <w:ins w:id="64" w:author="Biren Karmakar" w:date="2024-12-25T20:15:00Z"/>
        </w:rPr>
      </w:pPr>
      <w:ins w:id="65" w:author="Biren Karmakar" w:date="2024-12-25T20:15:00Z">
        <w:r>
          <w:rPr>
            <w:lang w:eastAsia="ar-DZ" w:bidi="ar-DZ"/>
          </w:rPr>
          <w:t>The use of counterfeit devices can compromise the integrity of the network. They may not adhere to the necessary security protocols, allowing unauthorized access and manipulation of network resources, which can facilitate spoofing and other malicious activities.</w:t>
        </w:r>
      </w:ins>
    </w:p>
    <w:p w14:paraId="74229810" w14:textId="77777777" w:rsidR="00EF4548" w:rsidRPr="009347B8" w:rsidDel="00CC55C7" w:rsidRDefault="00EF4548" w:rsidP="00EF4548">
      <w:pPr>
        <w:jc w:val="both"/>
        <w:rPr>
          <w:del w:id="66" w:author="Biren Karmakar" w:date="2025-01-27T10:22:00Z"/>
          <w:lang w:bidi="ar-DZ"/>
        </w:rPr>
      </w:pPr>
    </w:p>
    <w:p w14:paraId="5C8EB4A8" w14:textId="77777777" w:rsidR="00EF4548" w:rsidRPr="009347B8" w:rsidRDefault="00EF4548" w:rsidP="00EF4548">
      <w:pPr>
        <w:jc w:val="both"/>
        <w:rPr>
          <w:b/>
          <w:bCs/>
          <w:lang w:bidi="ar-DZ"/>
        </w:rPr>
      </w:pPr>
    </w:p>
    <w:p w14:paraId="69B57F79" w14:textId="77777777" w:rsidR="00EF4548" w:rsidRDefault="00EF4548" w:rsidP="00EF4548">
      <w:pPr>
        <w:pStyle w:val="Heading1"/>
        <w:numPr>
          <w:ilvl w:val="0"/>
          <w:numId w:val="1"/>
        </w:numPr>
        <w:rPr>
          <w:lang w:bidi="ar-DZ"/>
        </w:rPr>
      </w:pPr>
      <w:bookmarkStart w:id="67" w:name="_Toc148363218"/>
      <w:r w:rsidRPr="00760EDF">
        <w:rPr>
          <w:lang w:bidi="ar-DZ"/>
        </w:rPr>
        <w:t>Conclusion</w:t>
      </w:r>
      <w:del w:id="68" w:author="Biren Karmakar" w:date="2024-12-25T20:15:00Z">
        <w:r w:rsidRPr="00760EDF" w:rsidDel="00EF4548">
          <w:rPr>
            <w:lang w:bidi="ar-DZ"/>
          </w:rPr>
          <w:delText>s</w:delText>
        </w:r>
      </w:del>
      <w:bookmarkEnd w:id="67"/>
    </w:p>
    <w:p w14:paraId="72E83B1E" w14:textId="77777777" w:rsidR="00EF4548" w:rsidRDefault="00EF4548" w:rsidP="00EF4548">
      <w:pPr>
        <w:spacing w:after="120"/>
        <w:jc w:val="both"/>
        <w:rPr>
          <w:lang w:bidi="ar-DZ"/>
        </w:rPr>
      </w:pPr>
      <w:r>
        <w:rPr>
          <w:lang w:bidi="ar-DZ"/>
        </w:rPr>
        <w:t>There’s evidence that the use counterfeit devices lower the overall quality of service (QoS) and causes a negative impact on mobile networks. In the report [</w:t>
      </w:r>
      <w:r>
        <w:t>b-IEEE-Report</w:t>
      </w:r>
      <w:r>
        <w:rPr>
          <w:lang w:bidi="ar-DZ"/>
        </w:rPr>
        <w:t xml:space="preserve">], it’s shown results of tests, using 3GPP specification [TS51.010-1], of counterfeit mobile devices along with original devices. The results of the tests provided findings that show that counterfeit devices presented a lower sensitivity, lower transmit power, higher absolute frequency error and longer handover time when compared to </w:t>
      </w:r>
      <w:r>
        <w:rPr>
          <w:lang w:bidi="ar-DZ"/>
        </w:rPr>
        <w:lastRenderedPageBreak/>
        <w:t>original devices. Those poor performance characteristics have several impacts on the mobile network as described in section 6.</w:t>
      </w:r>
    </w:p>
    <w:p w14:paraId="5230D8E5" w14:textId="77777777" w:rsidR="00EF4548" w:rsidRDefault="00EF4548" w:rsidP="00EF4548">
      <w:pPr>
        <w:spacing w:before="0"/>
        <w:rPr>
          <w:rFonts w:eastAsiaTheme="minorHAnsi"/>
          <w:lang w:eastAsia="en-US"/>
        </w:rPr>
      </w:pPr>
      <w:r>
        <w:rPr>
          <w:rFonts w:eastAsiaTheme="minorHAnsi"/>
          <w:lang w:eastAsia="en-US"/>
        </w:rPr>
        <w:br w:type="page"/>
      </w:r>
    </w:p>
    <w:p w14:paraId="36FDB1B8" w14:textId="77777777" w:rsidR="00EF4548" w:rsidRDefault="00EF4548" w:rsidP="00EF4548">
      <w:pPr>
        <w:pStyle w:val="Heading1"/>
        <w:numPr>
          <w:ilvl w:val="0"/>
          <w:numId w:val="0"/>
        </w:numPr>
        <w:ind w:left="432"/>
        <w:jc w:val="center"/>
        <w:rPr>
          <w:lang w:val="en-US"/>
        </w:rPr>
      </w:pPr>
      <w:bookmarkStart w:id="69" w:name="_Toc57822987"/>
      <w:bookmarkStart w:id="70" w:name="_Toc148363219"/>
      <w:r w:rsidRPr="00936B4D">
        <w:rPr>
          <w:lang w:val="en-US"/>
        </w:rPr>
        <w:lastRenderedPageBreak/>
        <w:t>Bibliography</w:t>
      </w:r>
      <w:bookmarkEnd w:id="69"/>
      <w:bookmarkEnd w:id="70"/>
    </w:p>
    <w:p w14:paraId="3D97A23B" w14:textId="77777777" w:rsidR="00EF4548" w:rsidRPr="005950F7" w:rsidRDefault="00EF4548" w:rsidP="00EF4548"/>
    <w:p w14:paraId="7D3788B9" w14:textId="77777777" w:rsidR="00EF4548" w:rsidRDefault="00EF4548" w:rsidP="00EF4548">
      <w:pPr>
        <w:spacing w:before="240" w:line="360" w:lineRule="auto"/>
      </w:pPr>
      <w:r>
        <w:rPr>
          <w:lang w:bidi="ar-DZ"/>
        </w:rPr>
        <w:t>[b-MWF-Publication</w:t>
      </w:r>
      <w:r>
        <w:t>]</w:t>
      </w:r>
      <w:r>
        <w:tab/>
        <w:t xml:space="preserve"> </w:t>
      </w:r>
      <w:hyperlink r:id="rId13" w:history="1">
        <w:r w:rsidRPr="000933EE">
          <w:rPr>
            <w:rStyle w:val="Hyperlink"/>
          </w:rPr>
          <w:t>Counterfeit/substandard mobile phones - a resource guide for governments Framework for solutions to combat counterfeit</w:t>
        </w:r>
      </w:hyperlink>
      <w:r>
        <w:t>. (</w:t>
      </w:r>
      <w:hyperlink r:id="rId14" w:history="1">
        <w:r w:rsidRPr="00457023">
          <w:rPr>
            <w:rStyle w:val="Hyperlink"/>
          </w:rPr>
          <w:t>https://spotafakephone.com/docs/eng/MMF_CounterfeitPhones_EN.pdf</w:t>
        </w:r>
      </w:hyperlink>
      <w:r>
        <w:t>)</w:t>
      </w:r>
    </w:p>
    <w:p w14:paraId="5685127F" w14:textId="77777777" w:rsidR="00EF4548" w:rsidRDefault="00EF4548" w:rsidP="00EF4548">
      <w:pPr>
        <w:spacing w:before="240" w:line="360" w:lineRule="auto"/>
      </w:pPr>
      <w:r>
        <w:t xml:space="preserve">[b-IEEE-Report] </w:t>
      </w:r>
      <w:r>
        <w:tab/>
      </w:r>
      <w:r>
        <w:tab/>
      </w:r>
      <w:r w:rsidRPr="000933EE">
        <w:t>Substandard cell phones: impact on network quality and a new method to identify an unlicensed IMEI in the network</w:t>
      </w:r>
      <w:r>
        <w:t xml:space="preserve"> (</w:t>
      </w:r>
      <w:hyperlink r:id="rId15" w:history="1">
        <w:r w:rsidRPr="003D6BFA">
          <w:rPr>
            <w:rStyle w:val="Hyperlink"/>
          </w:rPr>
          <w:t>https://ieeexplore.ieee.org/document/6766091</w:t>
        </w:r>
      </w:hyperlink>
      <w:r>
        <w:t>)</w:t>
      </w:r>
    </w:p>
    <w:p w14:paraId="4A23848D" w14:textId="77777777" w:rsidR="00EF4548" w:rsidRPr="008801AE" w:rsidRDefault="00EF4548" w:rsidP="00EF4548">
      <w:pPr>
        <w:spacing w:before="240" w:line="360" w:lineRule="auto"/>
        <w:rPr>
          <w:color w:val="92D050"/>
        </w:rPr>
      </w:pPr>
      <w:r w:rsidRPr="008801AE">
        <w:rPr>
          <w:color w:val="92D050"/>
        </w:rPr>
        <w:t>[</w:t>
      </w:r>
      <w:r w:rsidRPr="000C7388">
        <w:rPr>
          <w:color w:val="92D050"/>
        </w:rPr>
        <w:t>b-IEEE-Report</w:t>
      </w:r>
      <w:r w:rsidRPr="008801AE">
        <w:rPr>
          <w:color w:val="92D050"/>
        </w:rPr>
        <w:t>2</w:t>
      </w:r>
      <w:r w:rsidRPr="000C7388">
        <w:rPr>
          <w:color w:val="92D050"/>
        </w:rPr>
        <w:t>]</w:t>
      </w:r>
      <w:r w:rsidRPr="000C7388">
        <w:rPr>
          <w:color w:val="92D050"/>
        </w:rPr>
        <w:tab/>
      </w:r>
      <w:r w:rsidRPr="008801AE">
        <w:rPr>
          <w:color w:val="92D050"/>
        </w:rPr>
        <w:t>Policy Framework and Recommendations to Minimize the Usage of Stolen and Counterfeit or Substandard Mobile Communication Devices</w:t>
      </w:r>
    </w:p>
    <w:p w14:paraId="4FA0FD13" w14:textId="77777777" w:rsidR="00EF4548" w:rsidRPr="005E1165" w:rsidRDefault="00EF4548" w:rsidP="00EF4548">
      <w:pPr>
        <w:spacing w:before="240" w:line="360" w:lineRule="auto"/>
        <w:rPr>
          <w:lang w:val="de-AT"/>
        </w:rPr>
      </w:pPr>
      <w:r w:rsidRPr="005E1165">
        <w:rPr>
          <w:lang w:val="de-AT"/>
        </w:rPr>
        <w:t>[b-GSMarena]</w:t>
      </w:r>
      <w:r w:rsidRPr="005E1165">
        <w:rPr>
          <w:lang w:val="de-AT"/>
        </w:rPr>
        <w:tab/>
        <w:t xml:space="preserve"> </w:t>
      </w:r>
      <w:hyperlink r:id="rId16" w:anchor=":~:text=The%20geographical%20area%20covered%20by,Network%20capacity" w:history="1">
        <w:r w:rsidRPr="005E1165">
          <w:rPr>
            <w:color w:val="0000FF"/>
            <w:u w:val="single"/>
            <w:lang w:val="de-AT"/>
          </w:rPr>
          <w:t>https://www.gsmarena.com/glossary.php3?term=network-coverage#:~:text=The%20geographical%20area%20covered%20by,Network%20capacity</w:t>
        </w:r>
      </w:hyperlink>
    </w:p>
    <w:p w14:paraId="6E19924C" w14:textId="77777777" w:rsidR="00EF4548" w:rsidRDefault="00EF4548" w:rsidP="00EF4548">
      <w:pPr>
        <w:spacing w:before="240" w:line="360" w:lineRule="auto"/>
      </w:pPr>
      <w:r>
        <w:rPr>
          <w:color w:val="0000FF"/>
          <w:u w:val="single"/>
        </w:rPr>
        <w:t>[b-TelecomReview]</w:t>
      </w:r>
      <w:r>
        <w:rPr>
          <w:color w:val="0000FF"/>
          <w:u w:val="single"/>
        </w:rPr>
        <w:tab/>
        <w:t xml:space="preserve"> </w:t>
      </w:r>
      <w:hyperlink r:id="rId17" w:history="1">
        <w:r w:rsidRPr="00A3246A">
          <w:rPr>
            <w:rStyle w:val="Hyperlink"/>
          </w:rPr>
          <w:t>https://www.telecomreview.com/articles/reports-and-coverage/4865-telecommunication-security-ddos-attacks</w:t>
        </w:r>
      </w:hyperlink>
    </w:p>
    <w:p w14:paraId="660E69FD" w14:textId="77777777" w:rsidR="00EF4548" w:rsidRPr="0098303F" w:rsidRDefault="00EF4548" w:rsidP="00EF4548">
      <w:pPr>
        <w:spacing w:before="240" w:line="360" w:lineRule="auto"/>
      </w:pPr>
      <w:r>
        <w:t xml:space="preserve">[b-twobirds.com] </w:t>
      </w:r>
      <w:r>
        <w:tab/>
      </w:r>
      <w:r w:rsidRPr="00D47F10">
        <w:t>https://www.twobirds.com/insights/2019/uae/counterfeit-mobile-devices-more-than-just-a-security-risk</w:t>
      </w:r>
    </w:p>
    <w:p w14:paraId="29000FD5" w14:textId="77777777" w:rsidR="004862A7" w:rsidRDefault="004862A7" w:rsidP="00725817">
      <w:pPr>
        <w:rPr>
          <w:b/>
          <w:bCs/>
        </w:rPr>
      </w:pPr>
    </w:p>
    <w:p w14:paraId="195B451D" w14:textId="77777777" w:rsidR="004862A7" w:rsidRDefault="004862A7" w:rsidP="00725817"/>
    <w:p w14:paraId="5E2C81B9" w14:textId="77777777" w:rsidR="00355723" w:rsidRDefault="00355723" w:rsidP="00725817">
      <w:pPr>
        <w:jc w:val="center"/>
      </w:pPr>
      <w:r>
        <w:t>_______________________</w:t>
      </w:r>
    </w:p>
    <w:p w14:paraId="6C79883F" w14:textId="77777777" w:rsidR="00355723" w:rsidRDefault="00355723" w:rsidP="00725817"/>
    <w:sectPr w:rsidR="00355723" w:rsidSect="00A944DF">
      <w:headerReference w:type="default" r:id="rId18"/>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84FD" w14:textId="77777777" w:rsidR="009945BA" w:rsidRDefault="009945BA">
      <w:pPr>
        <w:spacing w:before="0"/>
      </w:pPr>
      <w:r>
        <w:separator/>
      </w:r>
    </w:p>
  </w:endnote>
  <w:endnote w:type="continuationSeparator" w:id="0">
    <w:p w14:paraId="4E11C296" w14:textId="77777777" w:rsidR="009945BA" w:rsidRDefault="009945B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panose1 w:val="00000000000000000000"/>
    <w:charset w:val="80"/>
    <w:family w:val="auto"/>
    <w:notTrueType/>
    <w:pitch w:val="variable"/>
    <w:sig w:usb0="00000001" w:usb1="08070000" w:usb2="00000010" w:usb3="00000000" w:csb0="0002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Arial Unicode MS">
    <w:altName w:val="Yu Gothic"/>
    <w:panose1 w:val="020B0604020202020204"/>
    <w:charset w:val="80"/>
    <w:family w:val="swiss"/>
    <w:pitch w:val="variable"/>
    <w:sig w:usb0="00000000"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931AE" w14:textId="77777777" w:rsidR="009945BA" w:rsidRDefault="009945BA">
      <w:pPr>
        <w:spacing w:before="0"/>
      </w:pPr>
      <w:r>
        <w:separator/>
      </w:r>
    </w:p>
  </w:footnote>
  <w:footnote w:type="continuationSeparator" w:id="0">
    <w:p w14:paraId="21609590" w14:textId="77777777" w:rsidR="009945BA" w:rsidRDefault="009945B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FCD4" w14:textId="2BECE8B0" w:rsidR="00EF4548" w:rsidRPr="005E1165" w:rsidRDefault="00EF4548" w:rsidP="005E1165">
    <w:pPr>
      <w:pStyle w:val="Header"/>
    </w:pPr>
    <w:r w:rsidRPr="005E1165">
      <w:t xml:space="preserve">- </w:t>
    </w:r>
    <w:r w:rsidRPr="005E1165">
      <w:fldChar w:fldCharType="begin"/>
    </w:r>
    <w:r w:rsidRPr="005E1165">
      <w:instrText xml:space="preserve"> PAGE  \* MERGEFORMAT </w:instrText>
    </w:r>
    <w:r w:rsidRPr="005E1165">
      <w:fldChar w:fldCharType="separate"/>
    </w:r>
    <w:r w:rsidR="000B4178">
      <w:rPr>
        <w:noProof/>
      </w:rPr>
      <w:t>3</w:t>
    </w:r>
    <w:r w:rsidRPr="005E1165">
      <w:fldChar w:fldCharType="end"/>
    </w:r>
    <w:r w:rsidRPr="005E1165">
      <w:t xml:space="preserve"> -</w:t>
    </w:r>
  </w:p>
  <w:p w14:paraId="24643CC4" w14:textId="54480023" w:rsidR="00EF4548" w:rsidRPr="005E1165" w:rsidRDefault="00EF4548" w:rsidP="005E1165">
    <w:pPr>
      <w:pStyle w:val="Header"/>
      <w:spacing w:after="240"/>
    </w:pPr>
    <w:r w:rsidRPr="005E1165">
      <w:fldChar w:fldCharType="begin"/>
    </w:r>
    <w:r w:rsidRPr="005E1165">
      <w:instrText xml:space="preserve"> STYLEREF  Docnumber  </w:instrText>
    </w:r>
    <w:r w:rsidRPr="005E1165">
      <w:fldChar w:fldCharType="separate"/>
    </w:r>
    <w:r w:rsidR="00DF066D">
      <w:rPr>
        <w:noProof/>
      </w:rPr>
      <w:t>SG11-TD263/GEN</w:t>
    </w:r>
    <w:r w:rsidRPr="005E116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83CB" w14:textId="5F5D2D39"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0B4178">
      <w:rPr>
        <w:noProof/>
      </w:rPr>
      <w:t>9</w:t>
    </w:r>
    <w:r w:rsidRPr="00C42125">
      <w:fldChar w:fldCharType="end"/>
    </w:r>
    <w:r w:rsidRPr="00C42125">
      <w:t xml:space="preserve"> -</w:t>
    </w:r>
  </w:p>
  <w:p w14:paraId="384CB8FF" w14:textId="5350F83C" w:rsidR="001B5DF2" w:rsidRPr="00C42125" w:rsidRDefault="001B5DF2" w:rsidP="007E53E4">
    <w:pPr>
      <w:pStyle w:val="Header"/>
    </w:pPr>
    <w:r>
      <w:fldChar w:fldCharType="begin"/>
    </w:r>
    <w:r>
      <w:instrText xml:space="preserve"> STYLEREF  Docnumber  </w:instrText>
    </w:r>
    <w:r>
      <w:fldChar w:fldCharType="separate"/>
    </w:r>
    <w:r w:rsidR="00DF066D">
      <w:rPr>
        <w:noProof/>
      </w:rPr>
      <w:t>SG11-TD263/GEN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4A663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2C43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A26741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D840B3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0BA761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EC9FD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A21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64C3C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F8BF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2CD0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1">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C354544"/>
    <w:multiLevelType w:val="hybridMultilevel"/>
    <w:tmpl w:val="03AC41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F8631AD"/>
    <w:multiLevelType w:val="hybridMultilevel"/>
    <w:tmpl w:val="A6B60D94"/>
    <w:lvl w:ilvl="0" w:tplc="CE482756">
      <w:start w:val="1"/>
      <w:numFmt w:val="lowerLetter"/>
      <w:lvlText w:val="%1."/>
      <w:lvlJc w:val="left"/>
      <w:pPr>
        <w:ind w:left="720" w:hanging="360"/>
      </w:pPr>
      <w:rPr>
        <w:rFonts w:ascii="Times New Roman" w:eastAsia="MS Mincho" w:hAnsi="Times New Roman" w:cs="Times New Roman"/>
      </w:rPr>
    </w:lvl>
    <w:lvl w:ilvl="1" w:tplc="04090001">
      <w:start w:val="1"/>
      <w:numFmt w:val="bullet"/>
      <w:lvlText w:val=""/>
      <w:lvlJc w:val="left"/>
      <w:pPr>
        <w:ind w:left="1440" w:hanging="360"/>
      </w:pPr>
      <w:rPr>
        <w:rFonts w:ascii="Symbol" w:hAnsi="Symbol" w:hint="default"/>
      </w:rPr>
    </w:lvl>
    <w:lvl w:ilvl="2" w:tplc="01A21D6C">
      <w:start w:val="1"/>
      <w:numFmt w:val="decimal"/>
      <w:lvlText w:val="%3."/>
      <w:lvlJc w:val="left"/>
      <w:pPr>
        <w:ind w:left="2345" w:hanging="360"/>
      </w:pPr>
      <w:rPr>
        <w:rFonts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56C40F0C">
      <w:start w:val="7"/>
      <w:numFmt w:val="bullet"/>
      <w:lvlText w:val="-"/>
      <w:lvlJc w:val="left"/>
      <w:pPr>
        <w:ind w:left="5040" w:hanging="360"/>
      </w:pPr>
      <w:rPr>
        <w:rFonts w:ascii="Times New Roman" w:eastAsia="MS Mincho" w:hAnsi="Times New Roman" w:cs="Times New Roman"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70246FFF"/>
    <w:multiLevelType w:val="hybridMultilevel"/>
    <w:tmpl w:val="41A6116C"/>
    <w:lvl w:ilvl="0" w:tplc="C61EE1EE">
      <w:start w:val="1"/>
      <w:numFmt w:val="lowerLetter"/>
      <w:lvlText w:val="%1)"/>
      <w:lvlJc w:val="left"/>
      <w:pPr>
        <w:ind w:left="915" w:hanging="360"/>
      </w:pPr>
      <w:rPr>
        <w:rFonts w:hint="default"/>
        <w:b/>
        <w:bCs/>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15" w15:restartNumberingAfterBreak="0">
    <w:nsid w:val="7275352C"/>
    <w:multiLevelType w:val="hybridMultilevel"/>
    <w:tmpl w:val="857415F0"/>
    <w:lvl w:ilvl="0" w:tplc="F556AA5E">
      <w:start w:val="7"/>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59172307">
    <w:abstractNumId w:val="13"/>
  </w:num>
  <w:num w:numId="2" w16cid:durableId="249241518">
    <w:abstractNumId w:val="13"/>
  </w:num>
  <w:num w:numId="3" w16cid:durableId="1649020712">
    <w:abstractNumId w:val="13"/>
  </w:num>
  <w:num w:numId="4" w16cid:durableId="1446148662">
    <w:abstractNumId w:val="13"/>
  </w:num>
  <w:num w:numId="5" w16cid:durableId="1572274470">
    <w:abstractNumId w:val="13"/>
  </w:num>
  <w:num w:numId="6" w16cid:durableId="2129080187">
    <w:abstractNumId w:val="13"/>
  </w:num>
  <w:num w:numId="7" w16cid:durableId="1769543433">
    <w:abstractNumId w:val="13"/>
  </w:num>
  <w:num w:numId="8" w16cid:durableId="1482767234">
    <w:abstractNumId w:val="13"/>
  </w:num>
  <w:num w:numId="9" w16cid:durableId="1405646541">
    <w:abstractNumId w:val="13"/>
  </w:num>
  <w:num w:numId="10" w16cid:durableId="1309170857">
    <w:abstractNumId w:val="10"/>
  </w:num>
  <w:num w:numId="11" w16cid:durableId="1191648038">
    <w:abstractNumId w:val="9"/>
  </w:num>
  <w:num w:numId="12" w16cid:durableId="874777987">
    <w:abstractNumId w:val="7"/>
  </w:num>
  <w:num w:numId="13" w16cid:durableId="1098066318">
    <w:abstractNumId w:val="6"/>
  </w:num>
  <w:num w:numId="14" w16cid:durableId="1405297189">
    <w:abstractNumId w:val="5"/>
  </w:num>
  <w:num w:numId="15" w16cid:durableId="1754621470">
    <w:abstractNumId w:val="4"/>
  </w:num>
  <w:num w:numId="16" w16cid:durableId="1426343892">
    <w:abstractNumId w:val="8"/>
  </w:num>
  <w:num w:numId="17" w16cid:durableId="12801141">
    <w:abstractNumId w:val="3"/>
  </w:num>
  <w:num w:numId="18" w16cid:durableId="314376834">
    <w:abstractNumId w:val="2"/>
  </w:num>
  <w:num w:numId="19" w16cid:durableId="1425105695">
    <w:abstractNumId w:val="1"/>
  </w:num>
  <w:num w:numId="20" w16cid:durableId="2124685889">
    <w:abstractNumId w:val="0"/>
  </w:num>
  <w:num w:numId="21" w16cid:durableId="987705014">
    <w:abstractNumId w:val="12"/>
  </w:num>
  <w:num w:numId="22" w16cid:durableId="1869414661">
    <w:abstractNumId w:val="11"/>
  </w:num>
  <w:num w:numId="23" w16cid:durableId="1648632598">
    <w:abstractNumId w:val="14"/>
  </w:num>
  <w:num w:numId="24" w16cid:durableId="201263946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kesh Goyal">
    <w15:presenceInfo w15:providerId="Windows Live" w15:userId="363c693c7eeb5a36"/>
  </w15:person>
  <w15:person w15:author="Biren Karmakar">
    <w15:presenceInfo w15:providerId="Windows Live" w15:userId="c5eebcbc6a8f90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17"/>
    <w:rsid w:val="000002CE"/>
    <w:rsid w:val="00000339"/>
    <w:rsid w:val="0000085D"/>
    <w:rsid w:val="00000F80"/>
    <w:rsid w:val="00000FA8"/>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5268"/>
    <w:rsid w:val="00092930"/>
    <w:rsid w:val="00096D82"/>
    <w:rsid w:val="00097D70"/>
    <w:rsid w:val="000A1971"/>
    <w:rsid w:val="000A31CB"/>
    <w:rsid w:val="000A3F81"/>
    <w:rsid w:val="000B1D6F"/>
    <w:rsid w:val="000B286A"/>
    <w:rsid w:val="000B4178"/>
    <w:rsid w:val="000B4350"/>
    <w:rsid w:val="000B594B"/>
    <w:rsid w:val="000B748C"/>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FED"/>
    <w:rsid w:val="00147EE6"/>
    <w:rsid w:val="001528E6"/>
    <w:rsid w:val="00154BFF"/>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093"/>
    <w:rsid w:val="001F5DA4"/>
    <w:rsid w:val="00201267"/>
    <w:rsid w:val="002027A2"/>
    <w:rsid w:val="00202AA7"/>
    <w:rsid w:val="00213C1C"/>
    <w:rsid w:val="002157FB"/>
    <w:rsid w:val="00215E68"/>
    <w:rsid w:val="00216499"/>
    <w:rsid w:val="0022194A"/>
    <w:rsid w:val="00222121"/>
    <w:rsid w:val="00223009"/>
    <w:rsid w:val="00226A0F"/>
    <w:rsid w:val="00230922"/>
    <w:rsid w:val="00231145"/>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651A"/>
    <w:rsid w:val="00287355"/>
    <w:rsid w:val="002A0D4C"/>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306040"/>
    <w:rsid w:val="00306AEB"/>
    <w:rsid w:val="00310082"/>
    <w:rsid w:val="003102A3"/>
    <w:rsid w:val="00310F96"/>
    <w:rsid w:val="00314E84"/>
    <w:rsid w:val="00315755"/>
    <w:rsid w:val="00325F11"/>
    <w:rsid w:val="0032690C"/>
    <w:rsid w:val="00327081"/>
    <w:rsid w:val="003331EE"/>
    <w:rsid w:val="00335A28"/>
    <w:rsid w:val="00337560"/>
    <w:rsid w:val="003429F2"/>
    <w:rsid w:val="00343245"/>
    <w:rsid w:val="00343BA0"/>
    <w:rsid w:val="00346B76"/>
    <w:rsid w:val="00347D06"/>
    <w:rsid w:val="00347FFC"/>
    <w:rsid w:val="00350363"/>
    <w:rsid w:val="00350AC2"/>
    <w:rsid w:val="00352738"/>
    <w:rsid w:val="00355723"/>
    <w:rsid w:val="003557E5"/>
    <w:rsid w:val="00357B31"/>
    <w:rsid w:val="0036170A"/>
    <w:rsid w:val="003666B3"/>
    <w:rsid w:val="003676EB"/>
    <w:rsid w:val="0037050B"/>
    <w:rsid w:val="00370AB3"/>
    <w:rsid w:val="00370CF4"/>
    <w:rsid w:val="00371451"/>
    <w:rsid w:val="0037341A"/>
    <w:rsid w:val="00374EBD"/>
    <w:rsid w:val="00376609"/>
    <w:rsid w:val="00377C74"/>
    <w:rsid w:val="0038320B"/>
    <w:rsid w:val="00383C8F"/>
    <w:rsid w:val="003850CD"/>
    <w:rsid w:val="00387228"/>
    <w:rsid w:val="003A121C"/>
    <w:rsid w:val="003A229D"/>
    <w:rsid w:val="003A39E0"/>
    <w:rsid w:val="003A76F6"/>
    <w:rsid w:val="003B197C"/>
    <w:rsid w:val="003B1D28"/>
    <w:rsid w:val="003B2A40"/>
    <w:rsid w:val="003B53B3"/>
    <w:rsid w:val="003C08EC"/>
    <w:rsid w:val="003C6DBB"/>
    <w:rsid w:val="003D0967"/>
    <w:rsid w:val="003D1FB1"/>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862A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2E42"/>
    <w:rsid w:val="004C3990"/>
    <w:rsid w:val="004C5F5E"/>
    <w:rsid w:val="004C6C19"/>
    <w:rsid w:val="004D054B"/>
    <w:rsid w:val="004D0FFC"/>
    <w:rsid w:val="004D217C"/>
    <w:rsid w:val="004D53AD"/>
    <w:rsid w:val="004D5D51"/>
    <w:rsid w:val="004E1D1B"/>
    <w:rsid w:val="004E2A77"/>
    <w:rsid w:val="004E7413"/>
    <w:rsid w:val="004F18BB"/>
    <w:rsid w:val="004F467F"/>
    <w:rsid w:val="004F4EB6"/>
    <w:rsid w:val="00500C55"/>
    <w:rsid w:val="00502C16"/>
    <w:rsid w:val="00504261"/>
    <w:rsid w:val="00507D55"/>
    <w:rsid w:val="00510C3D"/>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8110E"/>
    <w:rsid w:val="005815CC"/>
    <w:rsid w:val="00583141"/>
    <w:rsid w:val="0058633E"/>
    <w:rsid w:val="00590C8C"/>
    <w:rsid w:val="00593191"/>
    <w:rsid w:val="00593340"/>
    <w:rsid w:val="00595B26"/>
    <w:rsid w:val="00597535"/>
    <w:rsid w:val="005A2A95"/>
    <w:rsid w:val="005B0D58"/>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2DB4"/>
    <w:rsid w:val="005F3636"/>
    <w:rsid w:val="005F4B8F"/>
    <w:rsid w:val="005F6550"/>
    <w:rsid w:val="005F6894"/>
    <w:rsid w:val="005F6B17"/>
    <w:rsid w:val="006041E5"/>
    <w:rsid w:val="0060474D"/>
    <w:rsid w:val="00615D97"/>
    <w:rsid w:val="00616390"/>
    <w:rsid w:val="00621FC0"/>
    <w:rsid w:val="00624344"/>
    <w:rsid w:val="006246ED"/>
    <w:rsid w:val="00627024"/>
    <w:rsid w:val="006334FD"/>
    <w:rsid w:val="006336BF"/>
    <w:rsid w:val="006361D0"/>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74E65"/>
    <w:rsid w:val="006851ED"/>
    <w:rsid w:val="006871D2"/>
    <w:rsid w:val="00691155"/>
    <w:rsid w:val="0069505A"/>
    <w:rsid w:val="0069505B"/>
    <w:rsid w:val="006A1E43"/>
    <w:rsid w:val="006A20A8"/>
    <w:rsid w:val="006A2774"/>
    <w:rsid w:val="006A3DF0"/>
    <w:rsid w:val="006A43C1"/>
    <w:rsid w:val="006B1676"/>
    <w:rsid w:val="006B1D1B"/>
    <w:rsid w:val="006B5FAD"/>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64A1"/>
    <w:rsid w:val="00721FE0"/>
    <w:rsid w:val="007231AD"/>
    <w:rsid w:val="007238CA"/>
    <w:rsid w:val="00723B74"/>
    <w:rsid w:val="00725817"/>
    <w:rsid w:val="007262D6"/>
    <w:rsid w:val="00726B8B"/>
    <w:rsid w:val="00733084"/>
    <w:rsid w:val="007371B9"/>
    <w:rsid w:val="0074553A"/>
    <w:rsid w:val="007472FB"/>
    <w:rsid w:val="00753305"/>
    <w:rsid w:val="00753F94"/>
    <w:rsid w:val="00755A6D"/>
    <w:rsid w:val="00760549"/>
    <w:rsid w:val="00761CA4"/>
    <w:rsid w:val="00762E3F"/>
    <w:rsid w:val="00764015"/>
    <w:rsid w:val="007641D3"/>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43E2"/>
    <w:rsid w:val="007C7042"/>
    <w:rsid w:val="007D2F0F"/>
    <w:rsid w:val="007D2F42"/>
    <w:rsid w:val="007D7074"/>
    <w:rsid w:val="007E1D1A"/>
    <w:rsid w:val="007F107B"/>
    <w:rsid w:val="007F5562"/>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6863"/>
    <w:rsid w:val="0098004D"/>
    <w:rsid w:val="00980114"/>
    <w:rsid w:val="00980403"/>
    <w:rsid w:val="00983BA0"/>
    <w:rsid w:val="009847FC"/>
    <w:rsid w:val="00993F54"/>
    <w:rsid w:val="009945BA"/>
    <w:rsid w:val="0099550B"/>
    <w:rsid w:val="009961B2"/>
    <w:rsid w:val="009A0558"/>
    <w:rsid w:val="009A0FF0"/>
    <w:rsid w:val="009A383F"/>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45A6"/>
    <w:rsid w:val="009E4C27"/>
    <w:rsid w:val="009E5F5B"/>
    <w:rsid w:val="009E6409"/>
    <w:rsid w:val="009E7974"/>
    <w:rsid w:val="009E7BCC"/>
    <w:rsid w:val="009F2824"/>
    <w:rsid w:val="009F6454"/>
    <w:rsid w:val="00A01EE1"/>
    <w:rsid w:val="00A02421"/>
    <w:rsid w:val="00A032A7"/>
    <w:rsid w:val="00A10A16"/>
    <w:rsid w:val="00A113F2"/>
    <w:rsid w:val="00A12E8B"/>
    <w:rsid w:val="00A13A4E"/>
    <w:rsid w:val="00A16B22"/>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44DF"/>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51A9"/>
    <w:rsid w:val="00B46698"/>
    <w:rsid w:val="00B54C4B"/>
    <w:rsid w:val="00B615D9"/>
    <w:rsid w:val="00B641D0"/>
    <w:rsid w:val="00B648E0"/>
    <w:rsid w:val="00B65759"/>
    <w:rsid w:val="00B67496"/>
    <w:rsid w:val="00B75495"/>
    <w:rsid w:val="00B7694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D0091"/>
    <w:rsid w:val="00BD06A6"/>
    <w:rsid w:val="00BD3ACE"/>
    <w:rsid w:val="00BD6C74"/>
    <w:rsid w:val="00BE498F"/>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85963"/>
    <w:rsid w:val="00C939FC"/>
    <w:rsid w:val="00C9502D"/>
    <w:rsid w:val="00C97908"/>
    <w:rsid w:val="00CA0B6A"/>
    <w:rsid w:val="00CA0E12"/>
    <w:rsid w:val="00CA1EC3"/>
    <w:rsid w:val="00CA318C"/>
    <w:rsid w:val="00CA577E"/>
    <w:rsid w:val="00CA6505"/>
    <w:rsid w:val="00CA7227"/>
    <w:rsid w:val="00CB588D"/>
    <w:rsid w:val="00CB77F7"/>
    <w:rsid w:val="00CB7842"/>
    <w:rsid w:val="00CB7D42"/>
    <w:rsid w:val="00CC37DB"/>
    <w:rsid w:val="00CC55C7"/>
    <w:rsid w:val="00CC795E"/>
    <w:rsid w:val="00CD0289"/>
    <w:rsid w:val="00CD24B3"/>
    <w:rsid w:val="00CD3809"/>
    <w:rsid w:val="00CD4ACC"/>
    <w:rsid w:val="00CE2E7F"/>
    <w:rsid w:val="00CE5ECF"/>
    <w:rsid w:val="00CF1AB3"/>
    <w:rsid w:val="00CF1F92"/>
    <w:rsid w:val="00CF3243"/>
    <w:rsid w:val="00CF44F8"/>
    <w:rsid w:val="00D002DE"/>
    <w:rsid w:val="00D00D82"/>
    <w:rsid w:val="00D0442B"/>
    <w:rsid w:val="00D06403"/>
    <w:rsid w:val="00D11F7F"/>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5217"/>
    <w:rsid w:val="00DD136D"/>
    <w:rsid w:val="00DD16BB"/>
    <w:rsid w:val="00DD2F98"/>
    <w:rsid w:val="00DD514A"/>
    <w:rsid w:val="00DD7CC3"/>
    <w:rsid w:val="00DE12A1"/>
    <w:rsid w:val="00DE2BD6"/>
    <w:rsid w:val="00DE415F"/>
    <w:rsid w:val="00DE68D8"/>
    <w:rsid w:val="00DE7E61"/>
    <w:rsid w:val="00DF066D"/>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23EE"/>
    <w:rsid w:val="00EF2EBB"/>
    <w:rsid w:val="00EF32A4"/>
    <w:rsid w:val="00EF39B8"/>
    <w:rsid w:val="00EF3E94"/>
    <w:rsid w:val="00EF4548"/>
    <w:rsid w:val="00EF591D"/>
    <w:rsid w:val="00F01F9E"/>
    <w:rsid w:val="00F02A93"/>
    <w:rsid w:val="00F03019"/>
    <w:rsid w:val="00F104F7"/>
    <w:rsid w:val="00F127BF"/>
    <w:rsid w:val="00F13B70"/>
    <w:rsid w:val="00F150E2"/>
    <w:rsid w:val="00F154A1"/>
    <w:rsid w:val="00F20162"/>
    <w:rsid w:val="00F208FE"/>
    <w:rsid w:val="00F226EE"/>
    <w:rsid w:val="00F303CD"/>
    <w:rsid w:val="00F31F9C"/>
    <w:rsid w:val="00F32A61"/>
    <w:rsid w:val="00F3586C"/>
    <w:rsid w:val="00F359B0"/>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AF9"/>
    <w:rsid w:val="00FA57E6"/>
    <w:rsid w:val="00FA5E82"/>
    <w:rsid w:val="00FA6F95"/>
    <w:rsid w:val="00FB2166"/>
    <w:rsid w:val="00FC1B22"/>
    <w:rsid w:val="00FC253A"/>
    <w:rsid w:val="00FC4278"/>
    <w:rsid w:val="00FC5DDE"/>
    <w:rsid w:val="00FC7293"/>
    <w:rsid w:val="00FC73A2"/>
    <w:rsid w:val="00FC7ACB"/>
    <w:rsid w:val="00FD75C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E2A1"/>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44DF"/>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A944DF"/>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A944DF"/>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A944D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link w:val="HeadingbChar"/>
    <w:uiPriority w:val="99"/>
    <w:qFormat/>
    <w:rsid w:val="00A944DF"/>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A944DF"/>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aliases w:val="CEO_Hyperlink,超级链接,超?级链,Style 58,超????,하이퍼링크2,超链接1,超??级链Ú,fL????,fL?级,超??级链,하이퍼링크21,超?级链ïÈ,õ±?级链,õ±链ïÈ1,õ±???,超?级链?,Style?,S,超?级链Ú,’´?级链,’´????,’´??级链Ú,’´??级"/>
    <w:basedOn w:val="DefaultParagraphFont"/>
    <w:qFormat/>
    <w:rsid w:val="00A944DF"/>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A944DF"/>
    <w:pPr>
      <w:spacing w:before="0"/>
    </w:pPr>
    <w:rPr>
      <w:rFonts w:ascii="Segoe UI" w:hAnsi="Segoe UI" w:cs="Segoe UI"/>
      <w:sz w:val="18"/>
      <w:szCs w:val="18"/>
    </w:rPr>
  </w:style>
  <w:style w:type="paragraph" w:customStyle="1" w:styleId="Note">
    <w:name w:val="Note"/>
    <w:basedOn w:val="Normal"/>
    <w:rsid w:val="00A944DF"/>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A944DF"/>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A944DF"/>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A944DF"/>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A944DF"/>
    <w:pPr>
      <w:tabs>
        <w:tab w:val="clear" w:pos="964"/>
      </w:tabs>
      <w:spacing w:before="80"/>
      <w:ind w:left="1531" w:hanging="851"/>
    </w:pPr>
  </w:style>
  <w:style w:type="paragraph" w:styleId="TOC3">
    <w:name w:val="toc 3"/>
    <w:basedOn w:val="TOC2"/>
    <w:rsid w:val="00A944DF"/>
    <w:pPr>
      <w:ind w:left="2269"/>
    </w:pPr>
  </w:style>
  <w:style w:type="paragraph" w:customStyle="1" w:styleId="Normalbeforetable">
    <w:name w:val="Normal before table"/>
    <w:basedOn w:val="Normal"/>
    <w:rsid w:val="00A944DF"/>
    <w:pPr>
      <w:keepNext/>
      <w:spacing w:after="120"/>
    </w:pPr>
    <w:rPr>
      <w:rFonts w:eastAsia="????"/>
      <w:lang w:eastAsia="en-US"/>
    </w:rPr>
  </w:style>
  <w:style w:type="paragraph" w:customStyle="1" w:styleId="Tablehead">
    <w:name w:val="Table_head"/>
    <w:basedOn w:val="Normal"/>
    <w:next w:val="Normal"/>
    <w:qFormat/>
    <w:rsid w:val="00A944DF"/>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A944D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qFormat/>
    <w:rsid w:val="00A944D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A944DF"/>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A944DF"/>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A944DF"/>
    <w:rPr>
      <w:b/>
    </w:rPr>
  </w:style>
  <w:style w:type="paragraph" w:customStyle="1" w:styleId="Formal">
    <w:name w:val="Formal"/>
    <w:basedOn w:val="Normal"/>
    <w:rsid w:val="00A944DF"/>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A944DF"/>
    <w:pPr>
      <w:tabs>
        <w:tab w:val="right" w:leader="dot" w:pos="9639"/>
      </w:tabs>
    </w:pPr>
    <w:rPr>
      <w:rFonts w:eastAsia="MS Mincho"/>
    </w:rPr>
  </w:style>
  <w:style w:type="paragraph" w:styleId="Header">
    <w:name w:val="header"/>
    <w:basedOn w:val="Normal"/>
    <w:link w:val="HeaderChar"/>
    <w:rsid w:val="00A944DF"/>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A944DF"/>
    <w:rPr>
      <w:rFonts w:eastAsia="Times New Roman"/>
      <w:sz w:val="18"/>
      <w:lang w:val="en-GB" w:eastAsia="en-US"/>
    </w:rPr>
  </w:style>
  <w:style w:type="character" w:customStyle="1" w:styleId="ReftextArial9pt">
    <w:name w:val="Ref_text Arial 9 pt"/>
    <w:rsid w:val="00A944DF"/>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A944DF"/>
  </w:style>
  <w:style w:type="paragraph" w:customStyle="1" w:styleId="TSBHeaderRight14">
    <w:name w:val="TSBHeaderRight14"/>
    <w:basedOn w:val="Normal"/>
    <w:rsid w:val="00A944DF"/>
    <w:pPr>
      <w:jc w:val="right"/>
    </w:pPr>
    <w:rPr>
      <w:b/>
      <w:bCs/>
      <w:sz w:val="28"/>
      <w:szCs w:val="28"/>
    </w:rPr>
  </w:style>
  <w:style w:type="paragraph" w:customStyle="1" w:styleId="TSBHeaderSource">
    <w:name w:val="TSBHeaderSource"/>
    <w:basedOn w:val="Normal"/>
    <w:qFormat/>
    <w:rsid w:val="00A944DF"/>
  </w:style>
  <w:style w:type="paragraph" w:customStyle="1" w:styleId="TSBHeaderSummary">
    <w:name w:val="TSBHeaderSummary"/>
    <w:basedOn w:val="Normal"/>
    <w:rsid w:val="00A944DF"/>
  </w:style>
  <w:style w:type="paragraph" w:customStyle="1" w:styleId="TSBHeaderTitle">
    <w:name w:val="TSBHeaderTitle"/>
    <w:basedOn w:val="Normal"/>
    <w:qFormat/>
    <w:rsid w:val="00A944DF"/>
  </w:style>
  <w:style w:type="paragraph" w:customStyle="1" w:styleId="VenueDate">
    <w:name w:val="VenueDate"/>
    <w:basedOn w:val="Normal"/>
    <w:rsid w:val="00A944DF"/>
    <w:pPr>
      <w:jc w:val="right"/>
    </w:pPr>
  </w:style>
  <w:style w:type="paragraph" w:customStyle="1" w:styleId="toc0">
    <w:name w:val="toc 0"/>
    <w:basedOn w:val="Normal"/>
    <w:next w:val="TOC1"/>
    <w:rsid w:val="00A944DF"/>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aliases w:val="ПАРАГРАФ,Resume Title,Ref,Use Case List Paragraph,Bullet List Paragraph,List Paragraph11,List Paragraph111,List Paragraph Option,EG Bullet 1,Bulleted List1,b1,Bullet for no #'s,Body Bullet,Table Number Paragraph,List Paragraph 1,B1,O5"/>
    <w:basedOn w:val="Normal"/>
    <w:link w:val="ListParagraphChar"/>
    <w:uiPriority w:val="34"/>
    <w:qFormat/>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A944DF"/>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A944DF"/>
    <w:pPr>
      <w:spacing w:before="0"/>
    </w:pPr>
    <w:rPr>
      <w:sz w:val="20"/>
      <w:szCs w:val="20"/>
    </w:rPr>
  </w:style>
  <w:style w:type="character" w:customStyle="1" w:styleId="FootnoteTextChar">
    <w:name w:val="Footnote Text Char"/>
    <w:basedOn w:val="DefaultParagraphFont"/>
    <w:link w:val="FootnoteText"/>
    <w:uiPriority w:val="99"/>
    <w:semiHidden/>
    <w:rsid w:val="00A944DF"/>
    <w:rPr>
      <w:lang w:val="en-GB" w:eastAsia="ja-JP"/>
    </w:rPr>
  </w:style>
  <w:style w:type="character" w:styleId="FootnoteReference">
    <w:name w:val="footnote reference"/>
    <w:basedOn w:val="DefaultParagraphFont"/>
    <w:uiPriority w:val="99"/>
    <w:semiHidden/>
    <w:unhideWhenUsed/>
    <w:rsid w:val="00A944DF"/>
    <w:rPr>
      <w:vertAlign w:val="superscript"/>
    </w:rPr>
  </w:style>
  <w:style w:type="character" w:customStyle="1" w:styleId="BalloonTextChar">
    <w:name w:val="Balloon Text Char"/>
    <w:basedOn w:val="DefaultParagraphFont"/>
    <w:link w:val="BalloonText"/>
    <w:uiPriority w:val="99"/>
    <w:semiHidden/>
    <w:rsid w:val="00A944DF"/>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A944DF"/>
  </w:style>
  <w:style w:type="paragraph" w:styleId="BlockText">
    <w:name w:val="Block Text"/>
    <w:basedOn w:val="Normal"/>
    <w:uiPriority w:val="99"/>
    <w:semiHidden/>
    <w:unhideWhenUsed/>
    <w:rsid w:val="00A944D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A944DF"/>
    <w:pPr>
      <w:spacing w:after="120"/>
    </w:pPr>
  </w:style>
  <w:style w:type="character" w:customStyle="1" w:styleId="BodyTextChar">
    <w:name w:val="Body Text Char"/>
    <w:basedOn w:val="DefaultParagraphFont"/>
    <w:link w:val="BodyText"/>
    <w:uiPriority w:val="99"/>
    <w:semiHidden/>
    <w:rsid w:val="00A944DF"/>
    <w:rPr>
      <w:sz w:val="24"/>
      <w:szCs w:val="24"/>
      <w:lang w:val="en-GB" w:eastAsia="ja-JP"/>
    </w:rPr>
  </w:style>
  <w:style w:type="paragraph" w:styleId="BodyText2">
    <w:name w:val="Body Text 2"/>
    <w:basedOn w:val="Normal"/>
    <w:link w:val="BodyText2Char"/>
    <w:uiPriority w:val="99"/>
    <w:semiHidden/>
    <w:unhideWhenUsed/>
    <w:rsid w:val="00A944DF"/>
    <w:pPr>
      <w:spacing w:after="120" w:line="480" w:lineRule="auto"/>
    </w:pPr>
  </w:style>
  <w:style w:type="character" w:customStyle="1" w:styleId="BodyText2Char">
    <w:name w:val="Body Text 2 Char"/>
    <w:basedOn w:val="DefaultParagraphFont"/>
    <w:link w:val="BodyText2"/>
    <w:uiPriority w:val="99"/>
    <w:semiHidden/>
    <w:rsid w:val="00A944DF"/>
    <w:rPr>
      <w:sz w:val="24"/>
      <w:szCs w:val="24"/>
      <w:lang w:val="en-GB" w:eastAsia="ja-JP"/>
    </w:rPr>
  </w:style>
  <w:style w:type="paragraph" w:styleId="BodyText3">
    <w:name w:val="Body Text 3"/>
    <w:basedOn w:val="Normal"/>
    <w:link w:val="BodyText3Char"/>
    <w:uiPriority w:val="99"/>
    <w:semiHidden/>
    <w:unhideWhenUsed/>
    <w:rsid w:val="00A944DF"/>
    <w:pPr>
      <w:spacing w:after="120"/>
    </w:pPr>
    <w:rPr>
      <w:sz w:val="16"/>
      <w:szCs w:val="16"/>
    </w:rPr>
  </w:style>
  <w:style w:type="character" w:customStyle="1" w:styleId="BodyText3Char">
    <w:name w:val="Body Text 3 Char"/>
    <w:basedOn w:val="DefaultParagraphFont"/>
    <w:link w:val="BodyText3"/>
    <w:uiPriority w:val="99"/>
    <w:semiHidden/>
    <w:rsid w:val="00A944DF"/>
    <w:rPr>
      <w:sz w:val="16"/>
      <w:szCs w:val="16"/>
      <w:lang w:val="en-GB" w:eastAsia="ja-JP"/>
    </w:rPr>
  </w:style>
  <w:style w:type="paragraph" w:styleId="BodyTextFirstIndent">
    <w:name w:val="Body Text First Indent"/>
    <w:basedOn w:val="BodyText"/>
    <w:link w:val="BodyTextFirstIndentChar"/>
    <w:uiPriority w:val="99"/>
    <w:semiHidden/>
    <w:unhideWhenUsed/>
    <w:rsid w:val="00A944DF"/>
    <w:pPr>
      <w:spacing w:after="0"/>
      <w:ind w:firstLine="360"/>
    </w:pPr>
  </w:style>
  <w:style w:type="character" w:customStyle="1" w:styleId="BodyTextFirstIndentChar">
    <w:name w:val="Body Text First Indent Char"/>
    <w:basedOn w:val="BodyTextChar"/>
    <w:link w:val="BodyTextFirstIndent"/>
    <w:uiPriority w:val="99"/>
    <w:semiHidden/>
    <w:rsid w:val="00A944DF"/>
    <w:rPr>
      <w:sz w:val="24"/>
      <w:szCs w:val="24"/>
      <w:lang w:val="en-GB" w:eastAsia="ja-JP"/>
    </w:rPr>
  </w:style>
  <w:style w:type="paragraph" w:styleId="BodyTextIndent">
    <w:name w:val="Body Text Indent"/>
    <w:basedOn w:val="Normal"/>
    <w:link w:val="BodyTextIndentChar"/>
    <w:uiPriority w:val="99"/>
    <w:semiHidden/>
    <w:unhideWhenUsed/>
    <w:rsid w:val="00A944DF"/>
    <w:pPr>
      <w:spacing w:after="120"/>
      <w:ind w:left="360"/>
    </w:pPr>
  </w:style>
  <w:style w:type="character" w:customStyle="1" w:styleId="BodyTextIndentChar">
    <w:name w:val="Body Text Indent Char"/>
    <w:basedOn w:val="DefaultParagraphFont"/>
    <w:link w:val="BodyTextIndent"/>
    <w:uiPriority w:val="99"/>
    <w:semiHidden/>
    <w:rsid w:val="00A944DF"/>
    <w:rPr>
      <w:sz w:val="24"/>
      <w:szCs w:val="24"/>
      <w:lang w:val="en-GB" w:eastAsia="ja-JP"/>
    </w:rPr>
  </w:style>
  <w:style w:type="paragraph" w:styleId="BodyTextFirstIndent2">
    <w:name w:val="Body Text First Indent 2"/>
    <w:basedOn w:val="BodyTextIndent"/>
    <w:link w:val="BodyTextFirstIndent2Char"/>
    <w:uiPriority w:val="99"/>
    <w:semiHidden/>
    <w:unhideWhenUsed/>
    <w:rsid w:val="00A944DF"/>
    <w:pPr>
      <w:spacing w:after="0"/>
      <w:ind w:firstLine="360"/>
    </w:pPr>
  </w:style>
  <w:style w:type="character" w:customStyle="1" w:styleId="BodyTextFirstIndent2Char">
    <w:name w:val="Body Text First Indent 2 Char"/>
    <w:basedOn w:val="BodyTextIndentChar"/>
    <w:link w:val="BodyTextFirstIndent2"/>
    <w:uiPriority w:val="99"/>
    <w:semiHidden/>
    <w:rsid w:val="00A944DF"/>
    <w:rPr>
      <w:sz w:val="24"/>
      <w:szCs w:val="24"/>
      <w:lang w:val="en-GB" w:eastAsia="ja-JP"/>
    </w:rPr>
  </w:style>
  <w:style w:type="paragraph" w:styleId="BodyTextIndent2">
    <w:name w:val="Body Text Indent 2"/>
    <w:basedOn w:val="Normal"/>
    <w:link w:val="BodyTextIndent2Char"/>
    <w:uiPriority w:val="99"/>
    <w:semiHidden/>
    <w:unhideWhenUsed/>
    <w:rsid w:val="00A944DF"/>
    <w:pPr>
      <w:spacing w:after="120" w:line="480" w:lineRule="auto"/>
      <w:ind w:left="360"/>
    </w:pPr>
  </w:style>
  <w:style w:type="character" w:customStyle="1" w:styleId="BodyTextIndent2Char">
    <w:name w:val="Body Text Indent 2 Char"/>
    <w:basedOn w:val="DefaultParagraphFont"/>
    <w:link w:val="BodyTextIndent2"/>
    <w:uiPriority w:val="99"/>
    <w:semiHidden/>
    <w:rsid w:val="00A944DF"/>
    <w:rPr>
      <w:sz w:val="24"/>
      <w:szCs w:val="24"/>
      <w:lang w:val="en-GB" w:eastAsia="ja-JP"/>
    </w:rPr>
  </w:style>
  <w:style w:type="paragraph" w:styleId="BodyTextIndent3">
    <w:name w:val="Body Text Indent 3"/>
    <w:basedOn w:val="Normal"/>
    <w:link w:val="BodyTextIndent3Char"/>
    <w:uiPriority w:val="99"/>
    <w:semiHidden/>
    <w:unhideWhenUsed/>
    <w:rsid w:val="00A944D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944DF"/>
    <w:rPr>
      <w:sz w:val="16"/>
      <w:szCs w:val="16"/>
      <w:lang w:val="en-GB" w:eastAsia="ja-JP"/>
    </w:rPr>
  </w:style>
  <w:style w:type="character" w:styleId="BookTitle">
    <w:name w:val="Book Title"/>
    <w:basedOn w:val="DefaultParagraphFont"/>
    <w:uiPriority w:val="33"/>
    <w:rsid w:val="00A944DF"/>
    <w:rPr>
      <w:b/>
      <w:bCs/>
      <w:i/>
      <w:iCs/>
      <w:spacing w:val="5"/>
    </w:rPr>
  </w:style>
  <w:style w:type="paragraph" w:styleId="Closing">
    <w:name w:val="Closing"/>
    <w:basedOn w:val="Normal"/>
    <w:link w:val="ClosingChar"/>
    <w:uiPriority w:val="99"/>
    <w:semiHidden/>
    <w:unhideWhenUsed/>
    <w:rsid w:val="00A944DF"/>
    <w:pPr>
      <w:spacing w:before="0"/>
      <w:ind w:left="4320"/>
    </w:pPr>
  </w:style>
  <w:style w:type="character" w:customStyle="1" w:styleId="ClosingChar">
    <w:name w:val="Closing Char"/>
    <w:basedOn w:val="DefaultParagraphFont"/>
    <w:link w:val="Closing"/>
    <w:uiPriority w:val="99"/>
    <w:semiHidden/>
    <w:rsid w:val="00A944DF"/>
    <w:rPr>
      <w:sz w:val="24"/>
      <w:szCs w:val="24"/>
      <w:lang w:val="en-GB" w:eastAsia="ja-JP"/>
    </w:rPr>
  </w:style>
  <w:style w:type="character" w:styleId="CommentReference">
    <w:name w:val="annotation reference"/>
    <w:basedOn w:val="DefaultParagraphFont"/>
    <w:uiPriority w:val="99"/>
    <w:semiHidden/>
    <w:unhideWhenUsed/>
    <w:rsid w:val="00A944DF"/>
    <w:rPr>
      <w:sz w:val="16"/>
      <w:szCs w:val="16"/>
    </w:rPr>
  </w:style>
  <w:style w:type="paragraph" w:styleId="CommentText">
    <w:name w:val="annotation text"/>
    <w:basedOn w:val="Normal"/>
    <w:link w:val="CommentTextChar"/>
    <w:uiPriority w:val="99"/>
    <w:semiHidden/>
    <w:unhideWhenUsed/>
    <w:rsid w:val="00A944DF"/>
    <w:rPr>
      <w:sz w:val="20"/>
      <w:szCs w:val="20"/>
    </w:rPr>
  </w:style>
  <w:style w:type="character" w:customStyle="1" w:styleId="CommentTextChar">
    <w:name w:val="Comment Text Char"/>
    <w:basedOn w:val="DefaultParagraphFont"/>
    <w:link w:val="CommentText"/>
    <w:uiPriority w:val="99"/>
    <w:semiHidden/>
    <w:rsid w:val="00A944DF"/>
    <w:rPr>
      <w:lang w:val="en-GB" w:eastAsia="ja-JP"/>
    </w:rPr>
  </w:style>
  <w:style w:type="paragraph" w:styleId="CommentSubject">
    <w:name w:val="annotation subject"/>
    <w:basedOn w:val="CommentText"/>
    <w:next w:val="CommentText"/>
    <w:link w:val="CommentSubjectChar"/>
    <w:uiPriority w:val="99"/>
    <w:semiHidden/>
    <w:unhideWhenUsed/>
    <w:rsid w:val="00A944DF"/>
    <w:rPr>
      <w:b/>
      <w:bCs/>
    </w:rPr>
  </w:style>
  <w:style w:type="character" w:customStyle="1" w:styleId="CommentSubjectChar">
    <w:name w:val="Comment Subject Char"/>
    <w:basedOn w:val="CommentTextChar"/>
    <w:link w:val="CommentSubject"/>
    <w:uiPriority w:val="99"/>
    <w:semiHidden/>
    <w:rsid w:val="00A944DF"/>
    <w:rPr>
      <w:b/>
      <w:bCs/>
      <w:lang w:val="en-GB" w:eastAsia="ja-JP"/>
    </w:rPr>
  </w:style>
  <w:style w:type="paragraph" w:styleId="Date">
    <w:name w:val="Date"/>
    <w:basedOn w:val="Normal"/>
    <w:next w:val="Normal"/>
    <w:link w:val="DateChar"/>
    <w:uiPriority w:val="99"/>
    <w:semiHidden/>
    <w:unhideWhenUsed/>
    <w:rsid w:val="00A944DF"/>
  </w:style>
  <w:style w:type="character" w:customStyle="1" w:styleId="DateChar">
    <w:name w:val="Date Char"/>
    <w:basedOn w:val="DefaultParagraphFont"/>
    <w:link w:val="Date"/>
    <w:uiPriority w:val="99"/>
    <w:semiHidden/>
    <w:rsid w:val="00A944DF"/>
    <w:rPr>
      <w:sz w:val="24"/>
      <w:szCs w:val="24"/>
      <w:lang w:val="en-GB" w:eastAsia="ja-JP"/>
    </w:rPr>
  </w:style>
  <w:style w:type="paragraph" w:styleId="DocumentMap">
    <w:name w:val="Document Map"/>
    <w:basedOn w:val="Normal"/>
    <w:link w:val="DocumentMapChar"/>
    <w:uiPriority w:val="99"/>
    <w:semiHidden/>
    <w:unhideWhenUsed/>
    <w:rsid w:val="00A944DF"/>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944DF"/>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A944DF"/>
    <w:pPr>
      <w:spacing w:before="0"/>
    </w:pPr>
  </w:style>
  <w:style w:type="character" w:customStyle="1" w:styleId="E-mailSignatureChar">
    <w:name w:val="E-mail Signature Char"/>
    <w:basedOn w:val="DefaultParagraphFont"/>
    <w:link w:val="E-mailSignature"/>
    <w:uiPriority w:val="99"/>
    <w:semiHidden/>
    <w:rsid w:val="00A944DF"/>
    <w:rPr>
      <w:sz w:val="24"/>
      <w:szCs w:val="24"/>
      <w:lang w:val="en-GB" w:eastAsia="ja-JP"/>
    </w:rPr>
  </w:style>
  <w:style w:type="character" w:styleId="Emphasis">
    <w:name w:val="Emphasis"/>
    <w:basedOn w:val="DefaultParagraphFont"/>
    <w:uiPriority w:val="20"/>
    <w:rsid w:val="00A944DF"/>
    <w:rPr>
      <w:i/>
      <w:iCs/>
    </w:rPr>
  </w:style>
  <w:style w:type="character" w:styleId="EndnoteReference">
    <w:name w:val="endnote reference"/>
    <w:basedOn w:val="DefaultParagraphFont"/>
    <w:uiPriority w:val="99"/>
    <w:semiHidden/>
    <w:unhideWhenUsed/>
    <w:rsid w:val="00A944DF"/>
    <w:rPr>
      <w:vertAlign w:val="superscript"/>
    </w:rPr>
  </w:style>
  <w:style w:type="paragraph" w:styleId="EndnoteText">
    <w:name w:val="endnote text"/>
    <w:basedOn w:val="Normal"/>
    <w:link w:val="EndnoteTextChar"/>
    <w:uiPriority w:val="99"/>
    <w:semiHidden/>
    <w:unhideWhenUsed/>
    <w:rsid w:val="00A944DF"/>
    <w:pPr>
      <w:spacing w:before="0"/>
    </w:pPr>
    <w:rPr>
      <w:sz w:val="20"/>
      <w:szCs w:val="20"/>
    </w:rPr>
  </w:style>
  <w:style w:type="character" w:customStyle="1" w:styleId="EndnoteTextChar">
    <w:name w:val="Endnote Text Char"/>
    <w:basedOn w:val="DefaultParagraphFont"/>
    <w:link w:val="EndnoteText"/>
    <w:uiPriority w:val="99"/>
    <w:semiHidden/>
    <w:rsid w:val="00A944DF"/>
    <w:rPr>
      <w:lang w:val="en-GB" w:eastAsia="ja-JP"/>
    </w:rPr>
  </w:style>
  <w:style w:type="paragraph" w:styleId="EnvelopeAddress">
    <w:name w:val="envelope address"/>
    <w:basedOn w:val="Normal"/>
    <w:uiPriority w:val="99"/>
    <w:semiHidden/>
    <w:unhideWhenUsed/>
    <w:rsid w:val="00A944DF"/>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A944DF"/>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A944DF"/>
    <w:rPr>
      <w:color w:val="800080" w:themeColor="followedHyperlink"/>
      <w:u w:val="single"/>
    </w:rPr>
  </w:style>
  <w:style w:type="character" w:customStyle="1" w:styleId="Hashtag1">
    <w:name w:val="Hashtag1"/>
    <w:basedOn w:val="DefaultParagraphFont"/>
    <w:uiPriority w:val="99"/>
    <w:semiHidden/>
    <w:unhideWhenUsed/>
    <w:rsid w:val="00A944DF"/>
    <w:rPr>
      <w:color w:val="2B579A"/>
      <w:shd w:val="clear" w:color="auto" w:fill="E1DFDD"/>
    </w:rPr>
  </w:style>
  <w:style w:type="character" w:styleId="HTMLAcronym">
    <w:name w:val="HTML Acronym"/>
    <w:basedOn w:val="DefaultParagraphFont"/>
    <w:uiPriority w:val="99"/>
    <w:semiHidden/>
    <w:unhideWhenUsed/>
    <w:rsid w:val="00A944DF"/>
  </w:style>
  <w:style w:type="paragraph" w:styleId="HTMLAddress">
    <w:name w:val="HTML Address"/>
    <w:basedOn w:val="Normal"/>
    <w:link w:val="HTMLAddressChar"/>
    <w:uiPriority w:val="99"/>
    <w:semiHidden/>
    <w:unhideWhenUsed/>
    <w:rsid w:val="00A944DF"/>
    <w:pPr>
      <w:spacing w:before="0"/>
    </w:pPr>
    <w:rPr>
      <w:i/>
      <w:iCs/>
    </w:rPr>
  </w:style>
  <w:style w:type="character" w:customStyle="1" w:styleId="HTMLAddressChar">
    <w:name w:val="HTML Address Char"/>
    <w:basedOn w:val="DefaultParagraphFont"/>
    <w:link w:val="HTMLAddress"/>
    <w:uiPriority w:val="99"/>
    <w:semiHidden/>
    <w:rsid w:val="00A944DF"/>
    <w:rPr>
      <w:i/>
      <w:iCs/>
      <w:sz w:val="24"/>
      <w:szCs w:val="24"/>
      <w:lang w:val="en-GB" w:eastAsia="ja-JP"/>
    </w:rPr>
  </w:style>
  <w:style w:type="character" w:styleId="HTMLCite">
    <w:name w:val="HTML Cite"/>
    <w:basedOn w:val="DefaultParagraphFont"/>
    <w:uiPriority w:val="99"/>
    <w:semiHidden/>
    <w:unhideWhenUsed/>
    <w:rsid w:val="00A944DF"/>
    <w:rPr>
      <w:i/>
      <w:iCs/>
    </w:rPr>
  </w:style>
  <w:style w:type="character" w:styleId="HTMLCode">
    <w:name w:val="HTML Code"/>
    <w:basedOn w:val="DefaultParagraphFont"/>
    <w:uiPriority w:val="99"/>
    <w:semiHidden/>
    <w:unhideWhenUsed/>
    <w:rsid w:val="00A944DF"/>
    <w:rPr>
      <w:rFonts w:ascii="Consolas" w:hAnsi="Consolas"/>
      <w:sz w:val="20"/>
      <w:szCs w:val="20"/>
    </w:rPr>
  </w:style>
  <w:style w:type="character" w:styleId="HTMLDefinition">
    <w:name w:val="HTML Definition"/>
    <w:basedOn w:val="DefaultParagraphFont"/>
    <w:uiPriority w:val="99"/>
    <w:semiHidden/>
    <w:unhideWhenUsed/>
    <w:rsid w:val="00A944DF"/>
    <w:rPr>
      <w:i/>
      <w:iCs/>
    </w:rPr>
  </w:style>
  <w:style w:type="character" w:styleId="HTMLKeyboard">
    <w:name w:val="HTML Keyboard"/>
    <w:basedOn w:val="DefaultParagraphFont"/>
    <w:uiPriority w:val="99"/>
    <w:semiHidden/>
    <w:unhideWhenUsed/>
    <w:rsid w:val="00A944DF"/>
    <w:rPr>
      <w:rFonts w:ascii="Consolas" w:hAnsi="Consolas"/>
      <w:sz w:val="20"/>
      <w:szCs w:val="20"/>
    </w:rPr>
  </w:style>
  <w:style w:type="paragraph" w:styleId="HTMLPreformatted">
    <w:name w:val="HTML Preformatted"/>
    <w:basedOn w:val="Normal"/>
    <w:link w:val="HTMLPreformattedChar"/>
    <w:uiPriority w:val="99"/>
    <w:semiHidden/>
    <w:unhideWhenUsed/>
    <w:rsid w:val="00A944DF"/>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44DF"/>
    <w:rPr>
      <w:rFonts w:ascii="Consolas" w:hAnsi="Consolas"/>
      <w:lang w:val="en-GB" w:eastAsia="ja-JP"/>
    </w:rPr>
  </w:style>
  <w:style w:type="character" w:styleId="HTMLSample">
    <w:name w:val="HTML Sample"/>
    <w:basedOn w:val="DefaultParagraphFont"/>
    <w:uiPriority w:val="99"/>
    <w:semiHidden/>
    <w:unhideWhenUsed/>
    <w:rsid w:val="00A944DF"/>
    <w:rPr>
      <w:rFonts w:ascii="Consolas" w:hAnsi="Consolas"/>
      <w:sz w:val="24"/>
      <w:szCs w:val="24"/>
    </w:rPr>
  </w:style>
  <w:style w:type="character" w:styleId="HTMLTypewriter">
    <w:name w:val="HTML Typewriter"/>
    <w:basedOn w:val="DefaultParagraphFont"/>
    <w:uiPriority w:val="99"/>
    <w:semiHidden/>
    <w:unhideWhenUsed/>
    <w:rsid w:val="00A944DF"/>
    <w:rPr>
      <w:rFonts w:ascii="Consolas" w:hAnsi="Consolas"/>
      <w:sz w:val="20"/>
      <w:szCs w:val="20"/>
    </w:rPr>
  </w:style>
  <w:style w:type="character" w:styleId="HTMLVariable">
    <w:name w:val="HTML Variable"/>
    <w:basedOn w:val="DefaultParagraphFont"/>
    <w:uiPriority w:val="99"/>
    <w:semiHidden/>
    <w:unhideWhenUsed/>
    <w:rsid w:val="00A944DF"/>
    <w:rPr>
      <w:i/>
      <w:iCs/>
    </w:rPr>
  </w:style>
  <w:style w:type="paragraph" w:styleId="Index1">
    <w:name w:val="index 1"/>
    <w:basedOn w:val="Normal"/>
    <w:next w:val="Normal"/>
    <w:autoRedefine/>
    <w:uiPriority w:val="99"/>
    <w:semiHidden/>
    <w:unhideWhenUsed/>
    <w:rsid w:val="00A944DF"/>
    <w:pPr>
      <w:spacing w:before="0"/>
      <w:ind w:left="240" w:hanging="240"/>
    </w:pPr>
  </w:style>
  <w:style w:type="paragraph" w:styleId="Index2">
    <w:name w:val="index 2"/>
    <w:basedOn w:val="Normal"/>
    <w:next w:val="Normal"/>
    <w:autoRedefine/>
    <w:uiPriority w:val="99"/>
    <w:semiHidden/>
    <w:unhideWhenUsed/>
    <w:rsid w:val="00A944DF"/>
    <w:pPr>
      <w:spacing w:before="0"/>
      <w:ind w:left="480" w:hanging="240"/>
    </w:pPr>
  </w:style>
  <w:style w:type="paragraph" w:styleId="Index3">
    <w:name w:val="index 3"/>
    <w:basedOn w:val="Normal"/>
    <w:next w:val="Normal"/>
    <w:autoRedefine/>
    <w:uiPriority w:val="99"/>
    <w:semiHidden/>
    <w:unhideWhenUsed/>
    <w:rsid w:val="00A944DF"/>
    <w:pPr>
      <w:spacing w:before="0"/>
      <w:ind w:left="720" w:hanging="240"/>
    </w:pPr>
  </w:style>
  <w:style w:type="paragraph" w:styleId="Index4">
    <w:name w:val="index 4"/>
    <w:basedOn w:val="Normal"/>
    <w:next w:val="Normal"/>
    <w:autoRedefine/>
    <w:uiPriority w:val="99"/>
    <w:semiHidden/>
    <w:unhideWhenUsed/>
    <w:rsid w:val="00A944DF"/>
    <w:pPr>
      <w:spacing w:before="0"/>
      <w:ind w:left="960" w:hanging="240"/>
    </w:pPr>
  </w:style>
  <w:style w:type="paragraph" w:styleId="Index5">
    <w:name w:val="index 5"/>
    <w:basedOn w:val="Normal"/>
    <w:next w:val="Normal"/>
    <w:autoRedefine/>
    <w:uiPriority w:val="99"/>
    <w:semiHidden/>
    <w:unhideWhenUsed/>
    <w:rsid w:val="00A944DF"/>
    <w:pPr>
      <w:spacing w:before="0"/>
      <w:ind w:left="1200" w:hanging="240"/>
    </w:pPr>
  </w:style>
  <w:style w:type="paragraph" w:styleId="Index6">
    <w:name w:val="index 6"/>
    <w:basedOn w:val="Normal"/>
    <w:next w:val="Normal"/>
    <w:autoRedefine/>
    <w:uiPriority w:val="99"/>
    <w:semiHidden/>
    <w:unhideWhenUsed/>
    <w:rsid w:val="00A944DF"/>
    <w:pPr>
      <w:spacing w:before="0"/>
      <w:ind w:left="1440" w:hanging="240"/>
    </w:pPr>
  </w:style>
  <w:style w:type="paragraph" w:styleId="Index7">
    <w:name w:val="index 7"/>
    <w:basedOn w:val="Normal"/>
    <w:next w:val="Normal"/>
    <w:autoRedefine/>
    <w:uiPriority w:val="99"/>
    <w:semiHidden/>
    <w:unhideWhenUsed/>
    <w:rsid w:val="00A944DF"/>
    <w:pPr>
      <w:spacing w:before="0"/>
      <w:ind w:left="1680" w:hanging="240"/>
    </w:pPr>
  </w:style>
  <w:style w:type="paragraph" w:styleId="Index8">
    <w:name w:val="index 8"/>
    <w:basedOn w:val="Normal"/>
    <w:next w:val="Normal"/>
    <w:autoRedefine/>
    <w:uiPriority w:val="99"/>
    <w:semiHidden/>
    <w:unhideWhenUsed/>
    <w:rsid w:val="00A944DF"/>
    <w:pPr>
      <w:spacing w:before="0"/>
      <w:ind w:left="1920" w:hanging="240"/>
    </w:pPr>
  </w:style>
  <w:style w:type="paragraph" w:styleId="Index9">
    <w:name w:val="index 9"/>
    <w:basedOn w:val="Normal"/>
    <w:next w:val="Normal"/>
    <w:autoRedefine/>
    <w:uiPriority w:val="99"/>
    <w:semiHidden/>
    <w:unhideWhenUsed/>
    <w:rsid w:val="00A944DF"/>
    <w:pPr>
      <w:spacing w:before="0"/>
      <w:ind w:left="2160" w:hanging="240"/>
    </w:pPr>
  </w:style>
  <w:style w:type="paragraph" w:styleId="IndexHeading">
    <w:name w:val="index heading"/>
    <w:basedOn w:val="Normal"/>
    <w:next w:val="Index1"/>
    <w:uiPriority w:val="99"/>
    <w:semiHidden/>
    <w:unhideWhenUsed/>
    <w:rsid w:val="00A944DF"/>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A944DF"/>
  </w:style>
  <w:style w:type="paragraph" w:styleId="List">
    <w:name w:val="List"/>
    <w:basedOn w:val="Normal"/>
    <w:uiPriority w:val="99"/>
    <w:semiHidden/>
    <w:unhideWhenUsed/>
    <w:rsid w:val="00A944DF"/>
    <w:pPr>
      <w:ind w:left="360" w:hanging="360"/>
      <w:contextualSpacing/>
    </w:pPr>
  </w:style>
  <w:style w:type="paragraph" w:styleId="List2">
    <w:name w:val="List 2"/>
    <w:basedOn w:val="Normal"/>
    <w:uiPriority w:val="99"/>
    <w:semiHidden/>
    <w:unhideWhenUsed/>
    <w:rsid w:val="00A944DF"/>
    <w:pPr>
      <w:ind w:left="720" w:hanging="360"/>
      <w:contextualSpacing/>
    </w:pPr>
  </w:style>
  <w:style w:type="paragraph" w:styleId="List3">
    <w:name w:val="List 3"/>
    <w:basedOn w:val="Normal"/>
    <w:uiPriority w:val="99"/>
    <w:semiHidden/>
    <w:unhideWhenUsed/>
    <w:rsid w:val="00A944DF"/>
    <w:pPr>
      <w:ind w:left="1080" w:hanging="360"/>
      <w:contextualSpacing/>
    </w:pPr>
  </w:style>
  <w:style w:type="paragraph" w:styleId="List4">
    <w:name w:val="List 4"/>
    <w:basedOn w:val="Normal"/>
    <w:uiPriority w:val="99"/>
    <w:semiHidden/>
    <w:unhideWhenUsed/>
    <w:rsid w:val="00A944DF"/>
    <w:pPr>
      <w:ind w:left="1440" w:hanging="360"/>
      <w:contextualSpacing/>
    </w:pPr>
  </w:style>
  <w:style w:type="paragraph" w:styleId="List5">
    <w:name w:val="List 5"/>
    <w:basedOn w:val="Normal"/>
    <w:uiPriority w:val="99"/>
    <w:semiHidden/>
    <w:unhideWhenUsed/>
    <w:rsid w:val="00A944DF"/>
    <w:pPr>
      <w:ind w:left="1800" w:hanging="360"/>
      <w:contextualSpacing/>
    </w:pPr>
  </w:style>
  <w:style w:type="paragraph" w:styleId="ListBullet">
    <w:name w:val="List Bullet"/>
    <w:basedOn w:val="Normal"/>
    <w:uiPriority w:val="99"/>
    <w:semiHidden/>
    <w:unhideWhenUsed/>
    <w:rsid w:val="00A944DF"/>
    <w:pPr>
      <w:numPr>
        <w:numId w:val="11"/>
      </w:numPr>
      <w:contextualSpacing/>
    </w:pPr>
  </w:style>
  <w:style w:type="paragraph" w:styleId="ListBullet2">
    <w:name w:val="List Bullet 2"/>
    <w:basedOn w:val="Normal"/>
    <w:uiPriority w:val="99"/>
    <w:semiHidden/>
    <w:unhideWhenUsed/>
    <w:rsid w:val="00A944DF"/>
    <w:pPr>
      <w:numPr>
        <w:numId w:val="12"/>
      </w:numPr>
      <w:contextualSpacing/>
    </w:pPr>
  </w:style>
  <w:style w:type="paragraph" w:styleId="ListBullet3">
    <w:name w:val="List Bullet 3"/>
    <w:basedOn w:val="Normal"/>
    <w:uiPriority w:val="99"/>
    <w:semiHidden/>
    <w:unhideWhenUsed/>
    <w:rsid w:val="00A944DF"/>
    <w:pPr>
      <w:numPr>
        <w:numId w:val="13"/>
      </w:numPr>
      <w:contextualSpacing/>
    </w:pPr>
  </w:style>
  <w:style w:type="paragraph" w:styleId="ListBullet4">
    <w:name w:val="List Bullet 4"/>
    <w:basedOn w:val="Normal"/>
    <w:uiPriority w:val="99"/>
    <w:semiHidden/>
    <w:unhideWhenUsed/>
    <w:rsid w:val="00A944DF"/>
    <w:pPr>
      <w:numPr>
        <w:numId w:val="14"/>
      </w:numPr>
      <w:contextualSpacing/>
    </w:pPr>
  </w:style>
  <w:style w:type="paragraph" w:styleId="ListBullet5">
    <w:name w:val="List Bullet 5"/>
    <w:basedOn w:val="Normal"/>
    <w:uiPriority w:val="99"/>
    <w:semiHidden/>
    <w:unhideWhenUsed/>
    <w:rsid w:val="00A944DF"/>
    <w:pPr>
      <w:numPr>
        <w:numId w:val="15"/>
      </w:numPr>
      <w:contextualSpacing/>
    </w:pPr>
  </w:style>
  <w:style w:type="paragraph" w:styleId="ListContinue">
    <w:name w:val="List Continue"/>
    <w:basedOn w:val="Normal"/>
    <w:uiPriority w:val="99"/>
    <w:semiHidden/>
    <w:unhideWhenUsed/>
    <w:rsid w:val="00A944DF"/>
    <w:pPr>
      <w:spacing w:after="120"/>
      <w:ind w:left="360"/>
      <w:contextualSpacing/>
    </w:pPr>
  </w:style>
  <w:style w:type="paragraph" w:styleId="ListContinue2">
    <w:name w:val="List Continue 2"/>
    <w:basedOn w:val="Normal"/>
    <w:uiPriority w:val="99"/>
    <w:semiHidden/>
    <w:unhideWhenUsed/>
    <w:rsid w:val="00A944DF"/>
    <w:pPr>
      <w:spacing w:after="120"/>
      <w:ind w:left="720"/>
      <w:contextualSpacing/>
    </w:pPr>
  </w:style>
  <w:style w:type="paragraph" w:styleId="ListContinue3">
    <w:name w:val="List Continue 3"/>
    <w:basedOn w:val="Normal"/>
    <w:uiPriority w:val="99"/>
    <w:semiHidden/>
    <w:unhideWhenUsed/>
    <w:rsid w:val="00A944DF"/>
    <w:pPr>
      <w:spacing w:after="120"/>
      <w:ind w:left="1080"/>
      <w:contextualSpacing/>
    </w:pPr>
  </w:style>
  <w:style w:type="paragraph" w:styleId="ListContinue4">
    <w:name w:val="List Continue 4"/>
    <w:basedOn w:val="Normal"/>
    <w:uiPriority w:val="99"/>
    <w:semiHidden/>
    <w:unhideWhenUsed/>
    <w:rsid w:val="00A944DF"/>
    <w:pPr>
      <w:spacing w:after="120"/>
      <w:ind w:left="1440"/>
      <w:contextualSpacing/>
    </w:pPr>
  </w:style>
  <w:style w:type="paragraph" w:styleId="ListContinue5">
    <w:name w:val="List Continue 5"/>
    <w:basedOn w:val="Normal"/>
    <w:uiPriority w:val="99"/>
    <w:semiHidden/>
    <w:unhideWhenUsed/>
    <w:rsid w:val="00A944DF"/>
    <w:pPr>
      <w:spacing w:after="120"/>
      <w:ind w:left="1800"/>
      <w:contextualSpacing/>
    </w:pPr>
  </w:style>
  <w:style w:type="paragraph" w:styleId="ListNumber">
    <w:name w:val="List Number"/>
    <w:basedOn w:val="Normal"/>
    <w:uiPriority w:val="99"/>
    <w:semiHidden/>
    <w:unhideWhenUsed/>
    <w:rsid w:val="00A944DF"/>
    <w:pPr>
      <w:numPr>
        <w:numId w:val="16"/>
      </w:numPr>
      <w:contextualSpacing/>
    </w:pPr>
  </w:style>
  <w:style w:type="paragraph" w:styleId="ListNumber2">
    <w:name w:val="List Number 2"/>
    <w:basedOn w:val="Normal"/>
    <w:uiPriority w:val="99"/>
    <w:semiHidden/>
    <w:unhideWhenUsed/>
    <w:rsid w:val="00A944DF"/>
    <w:pPr>
      <w:numPr>
        <w:numId w:val="17"/>
      </w:numPr>
      <w:contextualSpacing/>
    </w:pPr>
  </w:style>
  <w:style w:type="paragraph" w:styleId="ListNumber3">
    <w:name w:val="List Number 3"/>
    <w:basedOn w:val="Normal"/>
    <w:uiPriority w:val="99"/>
    <w:semiHidden/>
    <w:unhideWhenUsed/>
    <w:rsid w:val="00A944DF"/>
    <w:pPr>
      <w:numPr>
        <w:numId w:val="18"/>
      </w:numPr>
      <w:contextualSpacing/>
    </w:pPr>
  </w:style>
  <w:style w:type="paragraph" w:styleId="ListNumber4">
    <w:name w:val="List Number 4"/>
    <w:basedOn w:val="Normal"/>
    <w:uiPriority w:val="99"/>
    <w:semiHidden/>
    <w:unhideWhenUsed/>
    <w:rsid w:val="00A944DF"/>
    <w:pPr>
      <w:numPr>
        <w:numId w:val="19"/>
      </w:numPr>
      <w:contextualSpacing/>
    </w:pPr>
  </w:style>
  <w:style w:type="paragraph" w:styleId="ListNumber5">
    <w:name w:val="List Number 5"/>
    <w:basedOn w:val="Normal"/>
    <w:uiPriority w:val="99"/>
    <w:semiHidden/>
    <w:unhideWhenUsed/>
    <w:rsid w:val="00A944DF"/>
    <w:pPr>
      <w:numPr>
        <w:numId w:val="20"/>
      </w:numPr>
      <w:contextualSpacing/>
    </w:pPr>
  </w:style>
  <w:style w:type="character" w:customStyle="1" w:styleId="Mention1">
    <w:name w:val="Mention1"/>
    <w:basedOn w:val="DefaultParagraphFont"/>
    <w:uiPriority w:val="99"/>
    <w:semiHidden/>
    <w:unhideWhenUsed/>
    <w:rsid w:val="00A944DF"/>
    <w:rPr>
      <w:color w:val="2B579A"/>
      <w:shd w:val="clear" w:color="auto" w:fill="E1DFDD"/>
    </w:rPr>
  </w:style>
  <w:style w:type="paragraph" w:styleId="MessageHeader">
    <w:name w:val="Message Header"/>
    <w:basedOn w:val="Normal"/>
    <w:link w:val="MessageHeaderChar"/>
    <w:uiPriority w:val="99"/>
    <w:semiHidden/>
    <w:unhideWhenUsed/>
    <w:rsid w:val="00A944DF"/>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A944DF"/>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A944DF"/>
    <w:rPr>
      <w:sz w:val="24"/>
      <w:szCs w:val="24"/>
      <w:lang w:val="en-GB" w:eastAsia="ja-JP"/>
    </w:rPr>
  </w:style>
  <w:style w:type="paragraph" w:styleId="NormalWeb">
    <w:name w:val="Normal (Web)"/>
    <w:basedOn w:val="Normal"/>
    <w:uiPriority w:val="99"/>
    <w:semiHidden/>
    <w:unhideWhenUsed/>
    <w:rsid w:val="00A944DF"/>
  </w:style>
  <w:style w:type="paragraph" w:styleId="NormalIndent">
    <w:name w:val="Normal Indent"/>
    <w:basedOn w:val="Normal"/>
    <w:uiPriority w:val="99"/>
    <w:semiHidden/>
    <w:unhideWhenUsed/>
    <w:rsid w:val="00A944DF"/>
    <w:pPr>
      <w:ind w:left="720"/>
    </w:pPr>
  </w:style>
  <w:style w:type="paragraph" w:styleId="NoteHeading">
    <w:name w:val="Note Heading"/>
    <w:basedOn w:val="Normal"/>
    <w:next w:val="Normal"/>
    <w:link w:val="NoteHeadingChar"/>
    <w:uiPriority w:val="99"/>
    <w:semiHidden/>
    <w:unhideWhenUsed/>
    <w:rsid w:val="00A944DF"/>
    <w:pPr>
      <w:spacing w:before="0"/>
    </w:pPr>
  </w:style>
  <w:style w:type="character" w:customStyle="1" w:styleId="NoteHeadingChar">
    <w:name w:val="Note Heading Char"/>
    <w:basedOn w:val="DefaultParagraphFont"/>
    <w:link w:val="NoteHeading"/>
    <w:uiPriority w:val="99"/>
    <w:semiHidden/>
    <w:rsid w:val="00A944DF"/>
    <w:rPr>
      <w:sz w:val="24"/>
      <w:szCs w:val="24"/>
      <w:lang w:val="en-GB" w:eastAsia="ja-JP"/>
    </w:rPr>
  </w:style>
  <w:style w:type="character" w:styleId="PageNumber">
    <w:name w:val="page number"/>
    <w:basedOn w:val="DefaultParagraphFont"/>
    <w:uiPriority w:val="99"/>
    <w:semiHidden/>
    <w:unhideWhenUsed/>
    <w:rsid w:val="00A944DF"/>
  </w:style>
  <w:style w:type="character" w:styleId="PlaceholderText">
    <w:name w:val="Placeholder Text"/>
    <w:basedOn w:val="DefaultParagraphFont"/>
    <w:uiPriority w:val="99"/>
    <w:semiHidden/>
    <w:rsid w:val="00A944DF"/>
    <w:rPr>
      <w:color w:val="666666"/>
    </w:rPr>
  </w:style>
  <w:style w:type="paragraph" w:styleId="PlainText">
    <w:name w:val="Plain Text"/>
    <w:basedOn w:val="Normal"/>
    <w:link w:val="PlainTextChar"/>
    <w:uiPriority w:val="99"/>
    <w:semiHidden/>
    <w:unhideWhenUsed/>
    <w:rsid w:val="00A944DF"/>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A944DF"/>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A944DF"/>
  </w:style>
  <w:style w:type="character" w:customStyle="1" w:styleId="SalutationChar">
    <w:name w:val="Salutation Char"/>
    <w:basedOn w:val="DefaultParagraphFont"/>
    <w:link w:val="Salutation"/>
    <w:uiPriority w:val="99"/>
    <w:semiHidden/>
    <w:rsid w:val="00A944DF"/>
    <w:rPr>
      <w:sz w:val="24"/>
      <w:szCs w:val="24"/>
      <w:lang w:val="en-GB" w:eastAsia="ja-JP"/>
    </w:rPr>
  </w:style>
  <w:style w:type="paragraph" w:styleId="Signature">
    <w:name w:val="Signature"/>
    <w:basedOn w:val="Normal"/>
    <w:link w:val="SignatureChar"/>
    <w:uiPriority w:val="99"/>
    <w:semiHidden/>
    <w:unhideWhenUsed/>
    <w:rsid w:val="00A944DF"/>
    <w:pPr>
      <w:spacing w:before="0"/>
      <w:ind w:left="4320"/>
    </w:pPr>
  </w:style>
  <w:style w:type="character" w:customStyle="1" w:styleId="SignatureChar">
    <w:name w:val="Signature Char"/>
    <w:basedOn w:val="DefaultParagraphFont"/>
    <w:link w:val="Signature"/>
    <w:uiPriority w:val="99"/>
    <w:semiHidden/>
    <w:rsid w:val="00A944DF"/>
    <w:rPr>
      <w:sz w:val="24"/>
      <w:szCs w:val="24"/>
      <w:lang w:val="en-GB" w:eastAsia="ja-JP"/>
    </w:rPr>
  </w:style>
  <w:style w:type="character" w:customStyle="1" w:styleId="SmartHyperlink1">
    <w:name w:val="Smart Hyperlink1"/>
    <w:basedOn w:val="DefaultParagraphFont"/>
    <w:uiPriority w:val="99"/>
    <w:semiHidden/>
    <w:unhideWhenUsed/>
    <w:rsid w:val="00A944DF"/>
    <w:rPr>
      <w:u w:val="dotted"/>
    </w:rPr>
  </w:style>
  <w:style w:type="character" w:customStyle="1" w:styleId="SmartLink1">
    <w:name w:val="SmartLink1"/>
    <w:basedOn w:val="DefaultParagraphFont"/>
    <w:uiPriority w:val="99"/>
    <w:semiHidden/>
    <w:unhideWhenUsed/>
    <w:rsid w:val="00A944DF"/>
    <w:rPr>
      <w:color w:val="0000FF"/>
      <w:u w:val="single"/>
      <w:shd w:val="clear" w:color="auto" w:fill="F3F2F1"/>
    </w:rPr>
  </w:style>
  <w:style w:type="character" w:styleId="Strong">
    <w:name w:val="Strong"/>
    <w:basedOn w:val="DefaultParagraphFont"/>
    <w:uiPriority w:val="22"/>
    <w:rsid w:val="00A944DF"/>
    <w:rPr>
      <w:b/>
      <w:bCs/>
    </w:rPr>
  </w:style>
  <w:style w:type="character" w:styleId="SubtleEmphasis">
    <w:name w:val="Subtle Emphasis"/>
    <w:basedOn w:val="DefaultParagraphFont"/>
    <w:uiPriority w:val="19"/>
    <w:rsid w:val="00A944DF"/>
    <w:rPr>
      <w:i/>
      <w:iCs/>
      <w:color w:val="404040" w:themeColor="text1" w:themeTint="BF"/>
    </w:rPr>
  </w:style>
  <w:style w:type="character" w:styleId="SubtleReference">
    <w:name w:val="Subtle Reference"/>
    <w:basedOn w:val="DefaultParagraphFont"/>
    <w:uiPriority w:val="31"/>
    <w:rsid w:val="00A944DF"/>
    <w:rPr>
      <w:smallCaps/>
      <w:color w:val="5A5A5A" w:themeColor="text1" w:themeTint="A5"/>
    </w:rPr>
  </w:style>
  <w:style w:type="paragraph" w:styleId="TableofAuthorities">
    <w:name w:val="table of authorities"/>
    <w:basedOn w:val="Normal"/>
    <w:next w:val="Normal"/>
    <w:uiPriority w:val="99"/>
    <w:semiHidden/>
    <w:unhideWhenUsed/>
    <w:rsid w:val="00A944DF"/>
    <w:pPr>
      <w:ind w:left="240" w:hanging="240"/>
    </w:pPr>
  </w:style>
  <w:style w:type="paragraph" w:styleId="TOAHeading">
    <w:name w:val="toa heading"/>
    <w:basedOn w:val="Normal"/>
    <w:next w:val="Normal"/>
    <w:uiPriority w:val="99"/>
    <w:semiHidden/>
    <w:unhideWhenUsed/>
    <w:rsid w:val="00A944DF"/>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A944DF"/>
    <w:pPr>
      <w:spacing w:after="100"/>
      <w:ind w:left="720"/>
    </w:pPr>
  </w:style>
  <w:style w:type="paragraph" w:styleId="TOC5">
    <w:name w:val="toc 5"/>
    <w:basedOn w:val="Normal"/>
    <w:next w:val="Normal"/>
    <w:autoRedefine/>
    <w:uiPriority w:val="39"/>
    <w:semiHidden/>
    <w:unhideWhenUsed/>
    <w:rsid w:val="00A944DF"/>
    <w:pPr>
      <w:spacing w:after="100"/>
      <w:ind w:left="960"/>
    </w:pPr>
  </w:style>
  <w:style w:type="paragraph" w:styleId="TOC6">
    <w:name w:val="toc 6"/>
    <w:basedOn w:val="Normal"/>
    <w:next w:val="Normal"/>
    <w:autoRedefine/>
    <w:uiPriority w:val="39"/>
    <w:semiHidden/>
    <w:unhideWhenUsed/>
    <w:rsid w:val="00A944DF"/>
    <w:pPr>
      <w:spacing w:after="100"/>
      <w:ind w:left="1200"/>
    </w:pPr>
  </w:style>
  <w:style w:type="paragraph" w:styleId="TOC7">
    <w:name w:val="toc 7"/>
    <w:basedOn w:val="Normal"/>
    <w:next w:val="Normal"/>
    <w:autoRedefine/>
    <w:uiPriority w:val="39"/>
    <w:semiHidden/>
    <w:unhideWhenUsed/>
    <w:rsid w:val="00A944DF"/>
    <w:pPr>
      <w:spacing w:after="100"/>
      <w:ind w:left="1440"/>
    </w:pPr>
  </w:style>
  <w:style w:type="paragraph" w:styleId="TOC8">
    <w:name w:val="toc 8"/>
    <w:basedOn w:val="Normal"/>
    <w:next w:val="Normal"/>
    <w:autoRedefine/>
    <w:uiPriority w:val="39"/>
    <w:semiHidden/>
    <w:unhideWhenUsed/>
    <w:rsid w:val="00A944DF"/>
    <w:pPr>
      <w:spacing w:after="100"/>
      <w:ind w:left="1680"/>
    </w:pPr>
  </w:style>
  <w:style w:type="paragraph" w:styleId="TOC9">
    <w:name w:val="toc 9"/>
    <w:basedOn w:val="Normal"/>
    <w:next w:val="Normal"/>
    <w:autoRedefine/>
    <w:uiPriority w:val="39"/>
    <w:semiHidden/>
    <w:unhideWhenUsed/>
    <w:rsid w:val="00A944DF"/>
    <w:pPr>
      <w:spacing w:after="100"/>
      <w:ind w:left="1920"/>
    </w:pPr>
  </w:style>
  <w:style w:type="paragraph" w:styleId="TOCHeading">
    <w:name w:val="TOC Heading"/>
    <w:basedOn w:val="Heading1"/>
    <w:next w:val="Normal"/>
    <w:uiPriority w:val="39"/>
    <w:semiHidden/>
    <w:unhideWhenUsed/>
    <w:rsid w:val="00A944DF"/>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A944DF"/>
    <w:rPr>
      <w:color w:val="605E5C"/>
      <w:shd w:val="clear" w:color="auto" w:fill="E1DFDD"/>
    </w:rPr>
  </w:style>
  <w:style w:type="paragraph" w:customStyle="1" w:styleId="Default">
    <w:name w:val="Default"/>
    <w:rsid w:val="00EF4548"/>
    <w:pPr>
      <w:autoSpaceDE w:val="0"/>
      <w:autoSpaceDN w:val="0"/>
      <w:adjustRightInd w:val="0"/>
    </w:pPr>
    <w:rPr>
      <w:rFonts w:eastAsia="MS Mincho"/>
      <w:color w:val="000000"/>
      <w:sz w:val="24"/>
      <w:szCs w:val="24"/>
      <w:lang w:val="en-IN" w:bidi="hi-IN"/>
    </w:rPr>
  </w:style>
  <w:style w:type="paragraph" w:styleId="Revision">
    <w:name w:val="Revision"/>
    <w:hidden/>
    <w:uiPriority w:val="99"/>
    <w:semiHidden/>
    <w:rsid w:val="00EF4548"/>
    <w:rPr>
      <w:sz w:val="24"/>
      <w:szCs w:val="24"/>
      <w:lang w:val="en-GB" w:eastAsia="ja-JP"/>
    </w:rPr>
  </w:style>
  <w:style w:type="character" w:customStyle="1" w:styleId="ListParagraphChar">
    <w:name w:val="List Paragraph Char"/>
    <w:aliases w:val="ПАРАГРАФ Char,Resume Title Char,Ref Char,Use Case List Paragraph Char,Bullet List Paragraph Char,List Paragraph11 Char,List Paragraph111 Char,List Paragraph Option Char,EG Bullet 1 Char,Bulleted List1 Char,b1 Char,Body Bullet Char"/>
    <w:link w:val="ListParagraph"/>
    <w:uiPriority w:val="34"/>
    <w:rsid w:val="001F5093"/>
    <w:rPr>
      <w:sz w:val="24"/>
      <w:szCs w:val="24"/>
      <w:lang w:val="en-GB" w:eastAsia="ja-JP"/>
    </w:rPr>
  </w:style>
  <w:style w:type="character" w:customStyle="1" w:styleId="TabletextChar">
    <w:name w:val="Table_text Char"/>
    <w:link w:val="Tabletext"/>
    <w:locked/>
    <w:rsid w:val="001F5093"/>
    <w:rPr>
      <w:rFonts w:eastAsia="Times New Roman"/>
      <w:sz w:val="22"/>
      <w:lang w:val="en-GB" w:eastAsia="en-US"/>
    </w:rPr>
  </w:style>
  <w:style w:type="character" w:customStyle="1" w:styleId="HeadingbChar">
    <w:name w:val="Heading_b Char"/>
    <w:link w:val="Headingb"/>
    <w:uiPriority w:val="99"/>
    <w:qFormat/>
    <w:locked/>
    <w:rsid w:val="001F5093"/>
    <w:rPr>
      <w:b/>
      <w:sz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araujo@anatel.gov.br" TargetMode="External"/><Relationship Id="rId13" Type="http://schemas.openxmlformats.org/officeDocument/2006/relationships/hyperlink" Target="file:///C:\Users\limac\Downloads\Counterfeit\substandard%20mobile%20phones%20-%20a%20resource%20guide%20for%20governments%20Framework%20for%20solutions%20to%20combat%20counterfeit"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https://www.telecomreview.com/articles/reports-and-coverage/4865-telecommunication-security-ddos-attacks" TargetMode="External"/><Relationship Id="rId2" Type="http://schemas.openxmlformats.org/officeDocument/2006/relationships/styles" Target="styles.xml"/><Relationship Id="rId16" Type="http://schemas.openxmlformats.org/officeDocument/2006/relationships/hyperlink" Target="https://www.gsmarena.com/glossary.php3?term=network-coverage"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jk@cdot.in" TargetMode="External"/><Relationship Id="rId5" Type="http://schemas.openxmlformats.org/officeDocument/2006/relationships/footnotes" Target="footnotes.xml"/><Relationship Id="rId15" Type="http://schemas.openxmlformats.org/officeDocument/2006/relationships/hyperlink" Target="https://ieeexplore.ieee.org/document/6766091" TargetMode="External"/><Relationship Id="rId10" Type="http://schemas.openxmlformats.org/officeDocument/2006/relationships/hyperlink" Target="mailto:biren.karmakar@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ofi.yeboah-kordieh@nca.org.gh" TargetMode="External"/><Relationship Id="rId14" Type="http://schemas.openxmlformats.org/officeDocument/2006/relationships/hyperlink" Target="https://spotafakephone.com/docs/eng/MMF_CounterfeitPhones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2732</Words>
  <Characters>15574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DDP template for SG11 (2025-2028 study period)</vt:lpstr>
    </vt:vector>
  </TitlesOfParts>
  <Manager>ITU-T</Manager>
  <Company>International Telecommunication Union (ITU)</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SG11 (2025-2028 study period)</dc:title>
  <dc:subject>ITU-T SG11</dc:subject>
  <dc:creator>TSB (2024-10-30)</dc:creator>
  <cp:keywords/>
  <dc:description>DDP-SG11.docx  For: _x000d_Document date: _x000d_Saved by ITU51018016 at 13:26:48 on 30/10/2024</dc:description>
  <cp:lastModifiedBy>editor</cp:lastModifiedBy>
  <cp:revision>4</cp:revision>
  <cp:lastPrinted>2025-02-03T06:21:00Z</cp:lastPrinted>
  <dcterms:created xsi:type="dcterms:W3CDTF">2025-02-23T17:36:00Z</dcterms:created>
  <dcterms:modified xsi:type="dcterms:W3CDTF">2025-02-26T18:45:00Z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DDP-SG11.docx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