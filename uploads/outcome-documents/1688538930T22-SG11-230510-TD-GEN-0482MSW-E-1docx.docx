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F6585" w:rsidRPr="00333AB5" w14:paraId="576F62F3" w14:textId="77777777" w:rsidTr="00BE7EF5">
        <w:trPr>
          <w:cantSplit/>
          <w:jc w:val="center"/>
        </w:trPr>
        <w:tc>
          <w:tcPr>
            <w:tcW w:w="1134" w:type="dxa"/>
            <w:vMerge w:val="restart"/>
            <w:vAlign w:val="center"/>
          </w:tcPr>
          <w:p w14:paraId="576F62EE" w14:textId="77777777" w:rsidR="00EF6585" w:rsidRPr="00333AB5" w:rsidRDefault="00EF6585" w:rsidP="00EF6585">
            <w:pPr>
              <w:spacing w:before="0"/>
              <w:jc w:val="center"/>
              <w:rPr>
                <w:sz w:val="20"/>
                <w:lang w:val="en-US"/>
              </w:rPr>
            </w:pPr>
            <w:bookmarkStart w:id="0" w:name="dtitle1" w:colFirst="1" w:colLast="1"/>
            <w:bookmarkStart w:id="1" w:name="_Toc245789015"/>
            <w:bookmarkStart w:id="2" w:name="_Toc245721188"/>
            <w:r w:rsidRPr="00333AB5">
              <w:rPr>
                <w:noProof/>
                <w:lang w:val="en-IN" w:eastAsia="en-IN"/>
              </w:rPr>
              <w:drawing>
                <wp:inline distT="0" distB="0" distL="0" distR="0" wp14:anchorId="576F64D0" wp14:editId="576F64D1">
                  <wp:extent cx="647700" cy="70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tcPr>
          <w:p w14:paraId="576F62EF" w14:textId="77777777" w:rsidR="00EF6585" w:rsidRPr="00333AB5" w:rsidRDefault="00EF6585" w:rsidP="00EF6585">
            <w:pPr>
              <w:rPr>
                <w:sz w:val="16"/>
                <w:szCs w:val="16"/>
                <w:lang w:val="en-US"/>
              </w:rPr>
            </w:pPr>
            <w:r w:rsidRPr="00333AB5">
              <w:rPr>
                <w:sz w:val="16"/>
                <w:szCs w:val="16"/>
                <w:lang w:val="en-US"/>
              </w:rPr>
              <w:t>INTERNATIONAL TELECOMMUNICATION UNION</w:t>
            </w:r>
          </w:p>
          <w:p w14:paraId="576F62F0" w14:textId="77777777" w:rsidR="00EF6585" w:rsidRPr="00333AB5" w:rsidRDefault="00EF6585" w:rsidP="00EF6585">
            <w:pPr>
              <w:rPr>
                <w:b/>
                <w:bCs/>
                <w:sz w:val="26"/>
                <w:szCs w:val="26"/>
                <w:lang w:val="en-US"/>
              </w:rPr>
            </w:pPr>
            <w:r w:rsidRPr="00333AB5">
              <w:rPr>
                <w:b/>
                <w:bCs/>
                <w:sz w:val="26"/>
                <w:szCs w:val="26"/>
                <w:lang w:val="en-US"/>
              </w:rPr>
              <w:t>TELECOMMUNICATION</w:t>
            </w:r>
            <w:r w:rsidRPr="00333AB5">
              <w:rPr>
                <w:b/>
                <w:bCs/>
                <w:sz w:val="26"/>
                <w:szCs w:val="26"/>
                <w:lang w:val="en-US"/>
              </w:rPr>
              <w:br/>
              <w:t>STANDARDIZATION SECTOR</w:t>
            </w:r>
          </w:p>
          <w:p w14:paraId="576F62F1" w14:textId="77777777" w:rsidR="00EF6585" w:rsidRPr="00333AB5" w:rsidRDefault="00EF6585" w:rsidP="00EF6585">
            <w:pPr>
              <w:rPr>
                <w:sz w:val="20"/>
                <w:lang w:val="en-US"/>
              </w:rPr>
            </w:pPr>
            <w:r w:rsidRPr="00333AB5">
              <w:rPr>
                <w:sz w:val="20"/>
                <w:lang w:val="en-US"/>
              </w:rPr>
              <w:t>STUDY PERIOD 2022-2024</w:t>
            </w:r>
          </w:p>
        </w:tc>
        <w:tc>
          <w:tcPr>
            <w:tcW w:w="4537" w:type="dxa"/>
            <w:gridSpan w:val="3"/>
            <w:vAlign w:val="center"/>
          </w:tcPr>
          <w:p w14:paraId="576F62F2" w14:textId="363B22E9" w:rsidR="00EF6585" w:rsidRPr="00333AB5" w:rsidRDefault="00EF6585" w:rsidP="00EF6585">
            <w:pPr>
              <w:pStyle w:val="Docnumber"/>
              <w:rPr>
                <w:lang w:val="en-US"/>
              </w:rPr>
            </w:pPr>
            <w:r w:rsidRPr="008051EC">
              <w:rPr>
                <w:sz w:val="32"/>
              </w:rPr>
              <w:t>SG11–</w:t>
            </w:r>
            <w:r w:rsidR="008051EC" w:rsidRPr="008051EC">
              <w:rPr>
                <w:sz w:val="32"/>
              </w:rPr>
              <w:t>TD482</w:t>
            </w:r>
            <w:r w:rsidR="008051EC">
              <w:rPr>
                <w:sz w:val="32"/>
              </w:rPr>
              <w:t>/GEN</w:t>
            </w:r>
          </w:p>
        </w:tc>
      </w:tr>
      <w:tr w:rsidR="00EF6585" w:rsidRPr="00333AB5" w14:paraId="576F62F7" w14:textId="77777777" w:rsidTr="00BE7EF5">
        <w:trPr>
          <w:cantSplit/>
          <w:jc w:val="center"/>
        </w:trPr>
        <w:tc>
          <w:tcPr>
            <w:tcW w:w="1134" w:type="dxa"/>
            <w:vMerge/>
          </w:tcPr>
          <w:p w14:paraId="576F62F4" w14:textId="77777777" w:rsidR="00EF6585" w:rsidRPr="00333AB5" w:rsidRDefault="00EF6585" w:rsidP="00EF6585">
            <w:pPr>
              <w:rPr>
                <w:smallCaps/>
                <w:sz w:val="20"/>
                <w:lang w:val="en-US"/>
              </w:rPr>
            </w:pPr>
          </w:p>
        </w:tc>
        <w:tc>
          <w:tcPr>
            <w:tcW w:w="3969" w:type="dxa"/>
            <w:gridSpan w:val="2"/>
            <w:vMerge/>
          </w:tcPr>
          <w:p w14:paraId="576F62F5" w14:textId="77777777" w:rsidR="00EF6585" w:rsidRPr="00333AB5" w:rsidRDefault="00EF6585" w:rsidP="00EF6585">
            <w:pPr>
              <w:rPr>
                <w:smallCaps/>
                <w:sz w:val="20"/>
                <w:lang w:val="en-US"/>
              </w:rPr>
            </w:pPr>
          </w:p>
        </w:tc>
        <w:tc>
          <w:tcPr>
            <w:tcW w:w="4537" w:type="dxa"/>
            <w:gridSpan w:val="3"/>
          </w:tcPr>
          <w:p w14:paraId="576F62F6" w14:textId="27537A28" w:rsidR="00EF6585" w:rsidRPr="00333AB5" w:rsidRDefault="00EF6585" w:rsidP="00EF6585">
            <w:pPr>
              <w:pStyle w:val="TSBHeaderRight14"/>
              <w:rPr>
                <w:lang w:val="en-US"/>
              </w:rPr>
            </w:pPr>
            <w:r>
              <w:rPr>
                <w:smallCaps/>
              </w:rPr>
              <w:t>STUDY GROUP 11</w:t>
            </w:r>
          </w:p>
        </w:tc>
      </w:tr>
      <w:tr w:rsidR="00EF6585" w:rsidRPr="00333AB5" w14:paraId="576F62FB" w14:textId="77777777" w:rsidTr="00BE7EF5">
        <w:trPr>
          <w:cantSplit/>
          <w:jc w:val="center"/>
        </w:trPr>
        <w:tc>
          <w:tcPr>
            <w:tcW w:w="1134" w:type="dxa"/>
            <w:vMerge/>
            <w:tcBorders>
              <w:bottom w:val="single" w:sz="12" w:space="0" w:color="auto"/>
            </w:tcBorders>
          </w:tcPr>
          <w:p w14:paraId="576F62F8" w14:textId="77777777" w:rsidR="00EF6585" w:rsidRPr="00333AB5" w:rsidRDefault="00EF6585" w:rsidP="00EF6585">
            <w:pPr>
              <w:rPr>
                <w:b/>
                <w:bCs/>
                <w:sz w:val="26"/>
                <w:lang w:val="en-US"/>
              </w:rPr>
            </w:pPr>
          </w:p>
        </w:tc>
        <w:tc>
          <w:tcPr>
            <w:tcW w:w="3969" w:type="dxa"/>
            <w:gridSpan w:val="2"/>
            <w:vMerge/>
            <w:tcBorders>
              <w:bottom w:val="single" w:sz="12" w:space="0" w:color="auto"/>
            </w:tcBorders>
          </w:tcPr>
          <w:p w14:paraId="576F62F9" w14:textId="77777777" w:rsidR="00EF6585" w:rsidRPr="00333AB5" w:rsidRDefault="00EF6585" w:rsidP="00EF6585">
            <w:pPr>
              <w:rPr>
                <w:b/>
                <w:bCs/>
                <w:sz w:val="26"/>
                <w:lang w:val="en-US"/>
              </w:rPr>
            </w:pPr>
          </w:p>
        </w:tc>
        <w:tc>
          <w:tcPr>
            <w:tcW w:w="4537" w:type="dxa"/>
            <w:gridSpan w:val="3"/>
            <w:tcBorders>
              <w:bottom w:val="single" w:sz="12" w:space="0" w:color="auto"/>
            </w:tcBorders>
            <w:vAlign w:val="center"/>
          </w:tcPr>
          <w:p w14:paraId="576F62FA" w14:textId="4D26565D" w:rsidR="00EF6585" w:rsidRPr="00333AB5" w:rsidRDefault="00EF6585" w:rsidP="00EF6585">
            <w:pPr>
              <w:pStyle w:val="TSBHeaderRight14"/>
              <w:rPr>
                <w:b w:val="0"/>
                <w:bCs w:val="0"/>
                <w:lang w:val="en-US"/>
              </w:rPr>
            </w:pPr>
            <w:r w:rsidRPr="0041180F">
              <w:t>Original: English</w:t>
            </w:r>
          </w:p>
        </w:tc>
      </w:tr>
      <w:tr w:rsidR="005A67F9" w:rsidRPr="00333AB5" w14:paraId="576F62FF" w14:textId="77777777" w:rsidTr="00BE7EF5">
        <w:trPr>
          <w:cantSplit/>
          <w:jc w:val="center"/>
        </w:trPr>
        <w:tc>
          <w:tcPr>
            <w:tcW w:w="1418" w:type="dxa"/>
            <w:gridSpan w:val="2"/>
          </w:tcPr>
          <w:p w14:paraId="576F62FC" w14:textId="77777777" w:rsidR="005A67F9" w:rsidRPr="00333AB5" w:rsidRDefault="005A67F9" w:rsidP="00BE7EF5">
            <w:pPr>
              <w:rPr>
                <w:b/>
                <w:bCs/>
                <w:lang w:val="en-US"/>
              </w:rPr>
            </w:pPr>
            <w:bookmarkStart w:id="3" w:name="InsertLogo"/>
            <w:bookmarkStart w:id="4" w:name="dbluepink" w:colFirst="1" w:colLast="1"/>
            <w:bookmarkEnd w:id="3"/>
            <w:r w:rsidRPr="00333AB5">
              <w:rPr>
                <w:b/>
                <w:bCs/>
                <w:lang w:val="en-US"/>
              </w:rPr>
              <w:t>Question(s):</w:t>
            </w:r>
          </w:p>
        </w:tc>
        <w:tc>
          <w:tcPr>
            <w:tcW w:w="3827" w:type="dxa"/>
            <w:gridSpan w:val="2"/>
          </w:tcPr>
          <w:p w14:paraId="576F62FD" w14:textId="7554A02F" w:rsidR="005A67F9" w:rsidRPr="00333AB5" w:rsidRDefault="00500C39" w:rsidP="000F4C0E">
            <w:pPr>
              <w:pStyle w:val="TSBHeaderQuestion"/>
              <w:rPr>
                <w:lang w:val="en-US"/>
              </w:rPr>
            </w:pPr>
            <w:sdt>
              <w:sdtPr>
                <w:rPr>
                  <w:lang w:val="en-US"/>
                </w:rPr>
                <w:alias w:val="QuestionText"/>
                <w:tag w:val="QuestionText"/>
                <w:id w:val="-1712875088"/>
                <w:placeholder>
                  <w:docPart w:val="429B29A76F7E4F52B066108118427D5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CC0D6BCA-73E5-4201-B4D3-096BA4001789}"/>
                <w:text/>
              </w:sdtPr>
              <w:sdtEndPr/>
              <w:sdtContent>
                <w:r w:rsidR="00EF6585" w:rsidRPr="00333AB5">
                  <w:rPr>
                    <w:lang w:val="en-US"/>
                  </w:rPr>
                  <w:t>15/11</w:t>
                </w:r>
              </w:sdtContent>
            </w:sdt>
          </w:p>
        </w:tc>
        <w:tc>
          <w:tcPr>
            <w:tcW w:w="4395" w:type="dxa"/>
            <w:gridSpan w:val="2"/>
          </w:tcPr>
          <w:p w14:paraId="576F62FE" w14:textId="6C9EDE18" w:rsidR="005A67F9" w:rsidRPr="00333AB5" w:rsidRDefault="00EF6585" w:rsidP="00EF6585">
            <w:pPr>
              <w:pStyle w:val="VenueDate"/>
              <w:rPr>
                <w:lang w:val="en-US"/>
              </w:rPr>
            </w:pPr>
            <w:r w:rsidRPr="00EF6585">
              <w:t>Geneva,10-19 May 2023</w:t>
            </w:r>
          </w:p>
        </w:tc>
      </w:tr>
      <w:bookmarkEnd w:id="4"/>
      <w:tr w:rsidR="005A67F9" w:rsidRPr="00333AB5" w14:paraId="576F6301" w14:textId="77777777" w:rsidTr="00BE7EF5">
        <w:trPr>
          <w:cantSplit/>
          <w:jc w:val="center"/>
        </w:trPr>
        <w:tc>
          <w:tcPr>
            <w:tcW w:w="9640" w:type="dxa"/>
            <w:gridSpan w:val="6"/>
          </w:tcPr>
          <w:p w14:paraId="576F6300" w14:textId="630A15AC" w:rsidR="005A67F9" w:rsidRPr="00333AB5" w:rsidRDefault="0019289E" w:rsidP="00AD1448">
            <w:pPr>
              <w:jc w:val="center"/>
              <w:rPr>
                <w:b/>
                <w:bCs/>
                <w:lang w:val="en-US"/>
              </w:rPr>
            </w:pPr>
            <w:r>
              <w:rPr>
                <w:b/>
                <w:bCs/>
                <w:lang w:val="en-US"/>
              </w:rPr>
              <w:t>TD</w:t>
            </w:r>
          </w:p>
        </w:tc>
      </w:tr>
      <w:tr w:rsidR="005A67F9" w:rsidRPr="00333AB5" w14:paraId="576F6304" w14:textId="77777777" w:rsidTr="00BE7EF5">
        <w:trPr>
          <w:cantSplit/>
          <w:jc w:val="center"/>
        </w:trPr>
        <w:tc>
          <w:tcPr>
            <w:tcW w:w="1418" w:type="dxa"/>
            <w:gridSpan w:val="2"/>
          </w:tcPr>
          <w:p w14:paraId="576F6302" w14:textId="77777777" w:rsidR="005A67F9" w:rsidRPr="00333AB5" w:rsidRDefault="005A67F9" w:rsidP="00BE7EF5">
            <w:pPr>
              <w:rPr>
                <w:b/>
                <w:bCs/>
                <w:lang w:val="en-US"/>
              </w:rPr>
            </w:pPr>
            <w:r w:rsidRPr="00333AB5">
              <w:rPr>
                <w:b/>
                <w:bCs/>
                <w:lang w:val="en-US"/>
              </w:rPr>
              <w:t>Source:</w:t>
            </w:r>
          </w:p>
        </w:tc>
        <w:tc>
          <w:tcPr>
            <w:tcW w:w="8222" w:type="dxa"/>
            <w:gridSpan w:val="4"/>
          </w:tcPr>
          <w:p w14:paraId="576F6303" w14:textId="19A464F4" w:rsidR="005A67F9" w:rsidRPr="00333AB5" w:rsidRDefault="00500C39" w:rsidP="00AD1448">
            <w:pPr>
              <w:pStyle w:val="TSBHeaderSource"/>
              <w:rPr>
                <w:lang w:val="en-US"/>
              </w:rPr>
            </w:pPr>
            <w:sdt>
              <w:sdtPr>
                <w:rPr>
                  <w:lang w:val="en-US"/>
                </w:rPr>
                <w:alias w:val="DocumentSource"/>
                <w:tag w:val="DocumentSource"/>
                <w:id w:val="515811107"/>
                <w:placeholder>
                  <w:docPart w:val="BCCC36D5933F4FF7BADFA47B6AD1AAF1"/>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CC0D6BCA-73E5-4201-B4D3-096BA4001789}"/>
                <w:text/>
              </w:sdtPr>
              <w:sdtEndPr/>
              <w:sdtContent>
                <w:r w:rsidR="00BC42DD">
                  <w:rPr>
                    <w:lang w:val="en-US"/>
                  </w:rPr>
                  <w:t>Editor</w:t>
                </w:r>
              </w:sdtContent>
            </w:sdt>
          </w:p>
        </w:tc>
      </w:tr>
      <w:tr w:rsidR="005A67F9" w:rsidRPr="00333AB5" w14:paraId="576F6307" w14:textId="77777777" w:rsidTr="00BE7EF5">
        <w:trPr>
          <w:cantSplit/>
          <w:jc w:val="center"/>
        </w:trPr>
        <w:tc>
          <w:tcPr>
            <w:tcW w:w="1418" w:type="dxa"/>
            <w:gridSpan w:val="2"/>
          </w:tcPr>
          <w:p w14:paraId="576F6305" w14:textId="77777777" w:rsidR="005A67F9" w:rsidRPr="00333AB5" w:rsidRDefault="005A67F9" w:rsidP="00BE7EF5">
            <w:pPr>
              <w:rPr>
                <w:lang w:val="en-US"/>
              </w:rPr>
            </w:pPr>
            <w:r w:rsidRPr="00333AB5">
              <w:rPr>
                <w:b/>
                <w:bCs/>
                <w:lang w:val="en-US"/>
              </w:rPr>
              <w:t>Title:</w:t>
            </w:r>
          </w:p>
        </w:tc>
        <w:tc>
          <w:tcPr>
            <w:tcW w:w="8222" w:type="dxa"/>
            <w:gridSpan w:val="4"/>
          </w:tcPr>
          <w:p w14:paraId="576F6306" w14:textId="0888947F" w:rsidR="005A67F9" w:rsidRPr="00333AB5" w:rsidRDefault="00500C39" w:rsidP="00AD1448">
            <w:pPr>
              <w:pStyle w:val="TSBHeaderTitle"/>
              <w:rPr>
                <w:lang w:val="en-US"/>
              </w:rPr>
            </w:pPr>
            <w:sdt>
              <w:sdtPr>
                <w:alias w:val="Title"/>
                <w:id w:val="1327473359"/>
                <w:placeholder>
                  <w:docPart w:val="4A02C46F46044974A8DE031396D81841"/>
                </w:placeholder>
                <w:dataBinding w:prefixMappings="xmlns:ns0='http://purl.org/dc/elements/1.1/' xmlns:ns1='http://schemas.openxmlformats.org/package/2006/metadata/core-properties' " w:xpath="/ns1:coreProperties[1]/ns0:title[1]" w:storeItemID="{6C3C8BC8-F283-45AE-878A-BAB7291924A1}"/>
                <w:text/>
              </w:sdtPr>
              <w:sdtEndPr/>
              <w:sdtContent>
                <w:r w:rsidR="008051EC" w:rsidRPr="00BD1BC0">
                  <w:t>Output -</w:t>
                </w:r>
                <w:r w:rsidR="008051EC">
                  <w:t xml:space="preserve"> </w:t>
                </w:r>
                <w:r w:rsidR="00DA4B30">
                  <w:t>d</w:t>
                </w:r>
                <w:r w:rsidR="008051EC" w:rsidRPr="00BD1BC0">
                  <w:t xml:space="preserve">raft </w:t>
                </w:r>
                <w:r w:rsidR="00DA4B30">
                  <w:t xml:space="preserve">baseline text of draft </w:t>
                </w:r>
                <w:r w:rsidR="008051EC" w:rsidRPr="00BD1BC0">
                  <w:t xml:space="preserve">Recommendation </w:t>
                </w:r>
                <w:r w:rsidR="00DA4B30">
                  <w:t xml:space="preserve">ITU-T </w:t>
                </w:r>
                <w:r w:rsidR="008051EC" w:rsidRPr="00BD1BC0">
                  <w:t>Q.CCF-CCSD</w:t>
                </w:r>
                <w:r w:rsidR="00DA4B30">
                  <w:t>:</w:t>
                </w:r>
                <w:r w:rsidR="008051EC" w:rsidRPr="00BD1BC0">
                  <w:t xml:space="preserve"> "Consumer centric framework for combating counterfeit and stolen ICT mobile devices" (Geneva,10-19 May 2023)</w:t>
                </w:r>
              </w:sdtContent>
            </w:sdt>
          </w:p>
        </w:tc>
      </w:tr>
      <w:tr w:rsidR="005A67F9" w:rsidRPr="00333AB5" w14:paraId="576F630B" w14:textId="77777777" w:rsidTr="00BE7EF5">
        <w:trPr>
          <w:cantSplit/>
          <w:jc w:val="center"/>
        </w:trPr>
        <w:tc>
          <w:tcPr>
            <w:tcW w:w="1418" w:type="dxa"/>
            <w:gridSpan w:val="2"/>
            <w:tcBorders>
              <w:top w:val="single" w:sz="6" w:space="0" w:color="auto"/>
              <w:bottom w:val="single" w:sz="6" w:space="0" w:color="auto"/>
            </w:tcBorders>
          </w:tcPr>
          <w:p w14:paraId="576F6308" w14:textId="77777777" w:rsidR="005A67F9" w:rsidRPr="00333AB5" w:rsidRDefault="005A67F9" w:rsidP="00BE7EF5">
            <w:pPr>
              <w:rPr>
                <w:b/>
                <w:bCs/>
                <w:lang w:val="en-US"/>
              </w:rPr>
            </w:pPr>
            <w:r w:rsidRPr="00333AB5">
              <w:rPr>
                <w:b/>
                <w:bCs/>
                <w:lang w:val="en-US"/>
              </w:rPr>
              <w:t>Contact:</w:t>
            </w:r>
          </w:p>
        </w:tc>
        <w:tc>
          <w:tcPr>
            <w:tcW w:w="4111" w:type="dxa"/>
            <w:gridSpan w:val="3"/>
            <w:tcBorders>
              <w:top w:val="single" w:sz="6" w:space="0" w:color="auto"/>
              <w:bottom w:val="single" w:sz="6" w:space="0" w:color="auto"/>
            </w:tcBorders>
          </w:tcPr>
          <w:p w14:paraId="576F6309" w14:textId="3779596D" w:rsidR="005A67F9" w:rsidRPr="00333AB5" w:rsidRDefault="00500C39" w:rsidP="005A67F9">
            <w:pPr>
              <w:jc w:val="left"/>
              <w:rPr>
                <w:lang w:val="en-US"/>
              </w:rPr>
            </w:pPr>
            <w:sdt>
              <w:sdtPr>
                <w:rPr>
                  <w:lang w:val="en-US"/>
                </w:rPr>
                <w:alias w:val="ContactNameOrgCountry"/>
                <w:tag w:val="ContactNameOrgCountry"/>
                <w:id w:val="-22015140"/>
                <w:placeholder>
                  <w:docPart w:val="7343AA75E811449F80D2E3835187B99E"/>
                </w:placeholder>
                <w:text w:multiLine="1"/>
              </w:sdtPr>
              <w:sdtEndPr/>
              <w:sdtContent>
                <w:r w:rsidR="000A0ED9" w:rsidRPr="00333AB5">
                  <w:rPr>
                    <w:lang w:val="en-US"/>
                  </w:rPr>
                  <w:t xml:space="preserve">Tejpal Singh </w:t>
                </w:r>
                <w:r w:rsidR="000A0ED9" w:rsidRPr="00333AB5">
                  <w:rPr>
                    <w:lang w:val="en-US"/>
                  </w:rPr>
                  <w:br/>
                  <w:t>India</w:t>
                </w:r>
              </w:sdtContent>
            </w:sdt>
          </w:p>
        </w:tc>
        <w:sdt>
          <w:sdtPr>
            <w:rPr>
              <w:lang w:val="en-US"/>
            </w:rPr>
            <w:alias w:val="ContactTelFaxEmail"/>
            <w:tag w:val="ContactTelFaxEmail"/>
            <w:id w:val="-263381078"/>
            <w:placeholder>
              <w:docPart w:val="0BF90279344B439C8F88FD570C3D467D"/>
            </w:placeholder>
          </w:sdtPr>
          <w:sdtEndPr/>
          <w:sdtContent>
            <w:tc>
              <w:tcPr>
                <w:tcW w:w="4111" w:type="dxa"/>
                <w:tcBorders>
                  <w:top w:val="single" w:sz="6" w:space="0" w:color="auto"/>
                  <w:bottom w:val="single" w:sz="6" w:space="0" w:color="auto"/>
                </w:tcBorders>
              </w:tcPr>
              <w:p w14:paraId="576F630A" w14:textId="77777777" w:rsidR="005A67F9" w:rsidRPr="00333AB5" w:rsidRDefault="005A67F9" w:rsidP="00BE7EF5">
                <w:pPr>
                  <w:rPr>
                    <w:lang w:val="en-US"/>
                  </w:rPr>
                </w:pPr>
                <w:r w:rsidRPr="00333AB5">
                  <w:rPr>
                    <w:lang w:val="en-US"/>
                  </w:rPr>
                  <w:t xml:space="preserve">Tel: </w:t>
                </w:r>
                <w:r w:rsidRPr="00333AB5">
                  <w:rPr>
                    <w:lang w:val="en-US"/>
                  </w:rPr>
                  <w:tab/>
                  <w:t>+919818885790</w:t>
                </w:r>
                <w:r w:rsidRPr="00333AB5">
                  <w:rPr>
                    <w:lang w:val="en-US"/>
                  </w:rPr>
                  <w:br/>
                  <w:t>E-mail:</w:t>
                </w:r>
                <w:r w:rsidRPr="00333AB5">
                  <w:rPr>
                    <w:lang w:val="en-US"/>
                  </w:rPr>
                  <w:tab/>
                  <w:t>tejpal.singh70@gov.in</w:t>
                </w:r>
              </w:p>
            </w:tc>
          </w:sdtContent>
        </w:sdt>
      </w:tr>
    </w:tbl>
    <w:p w14:paraId="576F630C" w14:textId="77777777" w:rsidR="005A67F9" w:rsidRPr="00500C39" w:rsidRDefault="005A67F9" w:rsidP="005A67F9"/>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5A67F9" w:rsidRPr="00333AB5" w14:paraId="576F630F" w14:textId="77777777" w:rsidTr="00BE7EF5">
        <w:trPr>
          <w:cantSplit/>
          <w:jc w:val="center"/>
        </w:trPr>
        <w:tc>
          <w:tcPr>
            <w:tcW w:w="1418" w:type="dxa"/>
          </w:tcPr>
          <w:p w14:paraId="576F630D" w14:textId="77777777" w:rsidR="005A67F9" w:rsidRPr="00333AB5" w:rsidRDefault="005A67F9" w:rsidP="00BE7EF5">
            <w:pPr>
              <w:rPr>
                <w:b/>
                <w:bCs/>
                <w:lang w:val="en-US"/>
              </w:rPr>
            </w:pPr>
            <w:r w:rsidRPr="00333AB5">
              <w:rPr>
                <w:b/>
                <w:bCs/>
                <w:lang w:val="en-US"/>
              </w:rPr>
              <w:t>Abstract:</w:t>
            </w:r>
          </w:p>
        </w:tc>
        <w:tc>
          <w:tcPr>
            <w:tcW w:w="8221" w:type="dxa"/>
          </w:tcPr>
          <w:p w14:paraId="576F630E" w14:textId="32539F6B" w:rsidR="005A67F9" w:rsidRPr="00333AB5" w:rsidRDefault="00500C39" w:rsidP="009A357D">
            <w:pPr>
              <w:pStyle w:val="TSBHeaderSummary"/>
              <w:rPr>
                <w:lang w:val="en-US"/>
              </w:rPr>
            </w:pPr>
            <w:sdt>
              <w:sdtPr>
                <w:alias w:val="Abstract"/>
                <w:tag w:val="Abstract"/>
                <w:id w:val="-939903723"/>
                <w:placeholder>
                  <w:docPart w:val="17AB040A8E7B4DCEBF58778B005DC4E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CC0D6BCA-73E5-4201-B4D3-096BA4001789}"/>
                <w:text w:multiLine="1"/>
              </w:sdtPr>
              <w:sdtEndPr/>
              <w:sdtContent>
                <w:r w:rsidR="00465AE3" w:rsidRPr="00465AE3">
                  <w:t>This document contains the updated draft Recommendation Q.CCF-CCS</w:t>
                </w:r>
                <w:r w:rsidR="00A02B2B">
                  <w:t xml:space="preserve">, </w:t>
                </w:r>
                <w:r w:rsidR="00465AE3" w:rsidRPr="00465AE3">
                  <w:t>based on the detailed review of contribution C101 from India and C168</w:t>
                </w:r>
                <w:r w:rsidR="00A02B2B">
                  <w:t xml:space="preserve"> </w:t>
                </w:r>
                <w:r w:rsidR="00465AE3" w:rsidRPr="00465AE3">
                  <w:t xml:space="preserve">from Brazil, during Q15/11 </w:t>
                </w:r>
                <w:r w:rsidR="00A02B2B">
                  <w:t>meeting (</w:t>
                </w:r>
                <w:r w:rsidR="00465AE3" w:rsidRPr="00465AE3">
                  <w:t>Geneva,10-19 May 2023)</w:t>
                </w:r>
                <w:r w:rsidR="00A02B2B">
                  <w:t>.</w:t>
                </w:r>
              </w:sdtContent>
            </w:sdt>
          </w:p>
        </w:tc>
      </w:tr>
    </w:tbl>
    <w:p w14:paraId="530EF247" w14:textId="288F74D6" w:rsidR="00BD1BC0" w:rsidRPr="00BD1BC0" w:rsidRDefault="00BD1BC0" w:rsidP="007A6D02">
      <w:pPr>
        <w:spacing w:before="240"/>
        <w:rPr>
          <w:b/>
          <w:bCs/>
          <w:lang w:val="en-US"/>
        </w:rPr>
      </w:pPr>
      <w:bookmarkStart w:id="5" w:name="c2tope"/>
      <w:bookmarkEnd w:id="0"/>
      <w:bookmarkEnd w:id="5"/>
      <w:r w:rsidRPr="00BD1BC0">
        <w:rPr>
          <w:b/>
          <w:bCs/>
          <w:lang w:val="en-US"/>
        </w:rPr>
        <w:t>Introduction:</w:t>
      </w:r>
    </w:p>
    <w:p w14:paraId="112EE1A1" w14:textId="1B91AC8C" w:rsidR="007C38B4" w:rsidRPr="00BD1BC0" w:rsidRDefault="00A02B2B" w:rsidP="00BD1BC0">
      <w:pPr>
        <w:spacing w:before="240"/>
        <w:rPr>
          <w:lang w:val="en-US"/>
        </w:rPr>
      </w:pPr>
      <w:r w:rsidRPr="00A02B2B">
        <w:rPr>
          <w:noProof/>
          <w:szCs w:val="32"/>
        </w:rPr>
        <w:t xml:space="preserve">This </w:t>
      </w:r>
      <w:r w:rsidRPr="00465AE3">
        <w:rPr>
          <w:szCs w:val="24"/>
        </w:rPr>
        <w:t>document contains the updated draft Recommendation Q.CCF-CCS</w:t>
      </w:r>
      <w:r>
        <w:t xml:space="preserve">, </w:t>
      </w:r>
      <w:r w:rsidRPr="00465AE3">
        <w:rPr>
          <w:szCs w:val="24"/>
        </w:rPr>
        <w:t>based on the detailed review of contribution C101 from India and C168</w:t>
      </w:r>
      <w:r>
        <w:t xml:space="preserve"> </w:t>
      </w:r>
      <w:r w:rsidRPr="00465AE3">
        <w:rPr>
          <w:szCs w:val="24"/>
        </w:rPr>
        <w:t xml:space="preserve">from Brazil, during Q15/11 </w:t>
      </w:r>
      <w:r>
        <w:t>meeting</w:t>
      </w:r>
      <w:r w:rsidRPr="00465AE3">
        <w:rPr>
          <w:szCs w:val="24"/>
        </w:rPr>
        <w:t xml:space="preserve"> (Geneva,10-19 May 2023</w:t>
      </w:r>
      <w:r>
        <w:rPr>
          <w:szCs w:val="24"/>
        </w:rPr>
        <w:t>.</w:t>
      </w:r>
      <w:r>
        <w:rPr>
          <w:lang w:val="en-US"/>
        </w:rPr>
        <w:t xml:space="preserve"> </w:t>
      </w:r>
      <w:r w:rsidR="007A6D02" w:rsidRPr="00BD1BC0">
        <w:rPr>
          <w:lang w:val="en-US"/>
        </w:rPr>
        <w:t>The following table shows discussion results for input documents and attached is the revised text</w:t>
      </w:r>
      <w:r w:rsidR="004616C1" w:rsidRPr="00BD1BC0">
        <w:rPr>
          <w:lang w:val="en-US"/>
        </w:rPr>
        <w:t>.</w:t>
      </w:r>
    </w:p>
    <w:p w14:paraId="576F633B" w14:textId="0FDD010A" w:rsidR="002607D9" w:rsidRDefault="002607D9">
      <w:pPr>
        <w:tabs>
          <w:tab w:val="clear" w:pos="794"/>
          <w:tab w:val="clear" w:pos="1191"/>
          <w:tab w:val="clear" w:pos="1588"/>
          <w:tab w:val="clear" w:pos="1985"/>
        </w:tabs>
        <w:overflowPunct/>
        <w:autoSpaceDE/>
        <w:autoSpaceDN/>
        <w:adjustRightInd/>
        <w:spacing w:before="0" w:after="160" w:line="259" w:lineRule="auto"/>
        <w:jc w:val="left"/>
        <w:textAlignment w:val="auto"/>
        <w:rPr>
          <w:lang w:val="en-US"/>
        </w:rPr>
      </w:pPr>
      <w:r>
        <w:rPr>
          <w:lang w:val="en-US"/>
        </w:rPr>
        <w:br w:type="page"/>
      </w:r>
    </w:p>
    <w:p w14:paraId="18E5046A" w14:textId="77777777" w:rsidR="004616C1" w:rsidRDefault="004616C1" w:rsidP="007A6D02">
      <w:pPr>
        <w:spacing w:before="80"/>
        <w:rPr>
          <w:lang w:val="en-US"/>
        </w:rPr>
      </w:pPr>
    </w:p>
    <w:tbl>
      <w:tblPr>
        <w:tblW w:w="100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25"/>
        <w:gridCol w:w="810"/>
        <w:gridCol w:w="2878"/>
        <w:gridCol w:w="4937"/>
      </w:tblGrid>
      <w:tr w:rsidR="00E91F8E" w:rsidRPr="00333AB5" w14:paraId="21F6D99C" w14:textId="77777777" w:rsidTr="008D5661">
        <w:trPr>
          <w:tblHeader/>
          <w:jc w:val="center"/>
        </w:trPr>
        <w:tc>
          <w:tcPr>
            <w:tcW w:w="1425" w:type="dxa"/>
            <w:vMerge w:val="restart"/>
            <w:tcBorders>
              <w:top w:val="single" w:sz="12" w:space="0" w:color="auto"/>
            </w:tcBorders>
            <w:shd w:val="clear" w:color="auto" w:fill="auto"/>
            <w:hideMark/>
          </w:tcPr>
          <w:p w14:paraId="4421426D" w14:textId="77777777" w:rsidR="00E91F8E" w:rsidRPr="00A02B2B" w:rsidRDefault="00E91F8E" w:rsidP="00F43D75">
            <w:pPr>
              <w:pStyle w:val="Tablehead"/>
              <w:rPr>
                <w:szCs w:val="22"/>
                <w:lang w:val="en-US"/>
              </w:rPr>
            </w:pPr>
            <w:r w:rsidRPr="00A02B2B">
              <w:rPr>
                <w:rFonts w:eastAsia="MS Mincho"/>
                <w:szCs w:val="22"/>
                <w:lang w:val="en-US"/>
              </w:rPr>
              <w:br w:type="page"/>
              <w:t xml:space="preserve">Doc. </w:t>
            </w:r>
            <w:r w:rsidRPr="00A02B2B">
              <w:rPr>
                <w:szCs w:val="22"/>
                <w:lang w:val="en-US"/>
              </w:rPr>
              <w:t>Number.</w:t>
            </w:r>
          </w:p>
        </w:tc>
        <w:tc>
          <w:tcPr>
            <w:tcW w:w="810" w:type="dxa"/>
            <w:vMerge w:val="restart"/>
            <w:tcBorders>
              <w:top w:val="single" w:sz="12" w:space="0" w:color="auto"/>
            </w:tcBorders>
            <w:shd w:val="clear" w:color="auto" w:fill="auto"/>
            <w:hideMark/>
          </w:tcPr>
          <w:p w14:paraId="4AFE2577" w14:textId="77777777" w:rsidR="00E91F8E" w:rsidRPr="00A02B2B" w:rsidRDefault="00E91F8E" w:rsidP="00F43D75">
            <w:pPr>
              <w:pStyle w:val="Tablehead"/>
              <w:rPr>
                <w:szCs w:val="22"/>
                <w:lang w:val="en-US"/>
              </w:rPr>
            </w:pPr>
            <w:r w:rsidRPr="00A02B2B">
              <w:rPr>
                <w:szCs w:val="22"/>
                <w:lang w:val="en-US"/>
              </w:rPr>
              <w:t>Source</w:t>
            </w:r>
          </w:p>
        </w:tc>
        <w:tc>
          <w:tcPr>
            <w:tcW w:w="7815" w:type="dxa"/>
            <w:gridSpan w:val="2"/>
            <w:tcBorders>
              <w:top w:val="single" w:sz="12" w:space="0" w:color="auto"/>
              <w:bottom w:val="single" w:sz="12" w:space="0" w:color="auto"/>
            </w:tcBorders>
            <w:shd w:val="clear" w:color="auto" w:fill="auto"/>
            <w:hideMark/>
          </w:tcPr>
          <w:p w14:paraId="12F02637" w14:textId="77777777" w:rsidR="00E91F8E" w:rsidRPr="00A02B2B" w:rsidRDefault="00E91F8E" w:rsidP="00F43D75">
            <w:pPr>
              <w:pStyle w:val="Tablehead"/>
              <w:rPr>
                <w:szCs w:val="22"/>
                <w:lang w:val="en-US"/>
              </w:rPr>
            </w:pPr>
            <w:r w:rsidRPr="00A02B2B">
              <w:rPr>
                <w:szCs w:val="22"/>
                <w:lang w:val="en-US"/>
              </w:rPr>
              <w:t>Titles</w:t>
            </w:r>
          </w:p>
        </w:tc>
      </w:tr>
      <w:tr w:rsidR="00E91F8E" w:rsidRPr="00333AB5" w14:paraId="0D5456AC" w14:textId="77777777" w:rsidTr="008D5661">
        <w:trPr>
          <w:tblHeader/>
          <w:jc w:val="center"/>
        </w:trPr>
        <w:tc>
          <w:tcPr>
            <w:tcW w:w="1425" w:type="dxa"/>
            <w:vMerge/>
            <w:tcBorders>
              <w:bottom w:val="single" w:sz="12" w:space="0" w:color="auto"/>
            </w:tcBorders>
            <w:shd w:val="clear" w:color="auto" w:fill="auto"/>
          </w:tcPr>
          <w:p w14:paraId="1606F00B" w14:textId="77777777" w:rsidR="00E91F8E" w:rsidRPr="00A02B2B" w:rsidRDefault="00E91F8E" w:rsidP="00F43D75">
            <w:pPr>
              <w:pStyle w:val="Tablehead"/>
              <w:rPr>
                <w:rFonts w:eastAsia="MS Mincho"/>
                <w:szCs w:val="22"/>
                <w:lang w:val="en-US"/>
              </w:rPr>
            </w:pPr>
          </w:p>
        </w:tc>
        <w:tc>
          <w:tcPr>
            <w:tcW w:w="810" w:type="dxa"/>
            <w:vMerge/>
            <w:tcBorders>
              <w:bottom w:val="single" w:sz="12" w:space="0" w:color="auto"/>
            </w:tcBorders>
            <w:shd w:val="clear" w:color="auto" w:fill="auto"/>
          </w:tcPr>
          <w:p w14:paraId="23339C95" w14:textId="77777777" w:rsidR="00E91F8E" w:rsidRPr="00A02B2B" w:rsidRDefault="00E91F8E" w:rsidP="00F43D75">
            <w:pPr>
              <w:pStyle w:val="Tablehead"/>
              <w:rPr>
                <w:szCs w:val="22"/>
                <w:lang w:val="en-US"/>
              </w:rPr>
            </w:pPr>
          </w:p>
        </w:tc>
        <w:tc>
          <w:tcPr>
            <w:tcW w:w="2878" w:type="dxa"/>
            <w:tcBorders>
              <w:top w:val="single" w:sz="12" w:space="0" w:color="auto"/>
              <w:bottom w:val="single" w:sz="12" w:space="0" w:color="auto"/>
            </w:tcBorders>
            <w:shd w:val="clear" w:color="auto" w:fill="auto"/>
          </w:tcPr>
          <w:p w14:paraId="0E0AB7A7" w14:textId="77777777" w:rsidR="00E91F8E" w:rsidRPr="00A02B2B" w:rsidRDefault="00E91F8E" w:rsidP="00F43D75">
            <w:pPr>
              <w:pStyle w:val="Tablehead"/>
              <w:rPr>
                <w:szCs w:val="22"/>
                <w:lang w:val="en-US" w:eastAsia="ko-KR"/>
              </w:rPr>
            </w:pPr>
            <w:r w:rsidRPr="00A02B2B">
              <w:rPr>
                <w:szCs w:val="22"/>
                <w:lang w:val="en-US" w:eastAsia="ko-KR"/>
              </w:rPr>
              <w:t>Proposals</w:t>
            </w:r>
          </w:p>
        </w:tc>
        <w:tc>
          <w:tcPr>
            <w:tcW w:w="4937" w:type="dxa"/>
            <w:tcBorders>
              <w:top w:val="single" w:sz="4" w:space="0" w:color="auto"/>
              <w:bottom w:val="single" w:sz="12" w:space="0" w:color="auto"/>
            </w:tcBorders>
            <w:shd w:val="clear" w:color="auto" w:fill="auto"/>
          </w:tcPr>
          <w:p w14:paraId="4C344BFF" w14:textId="77777777" w:rsidR="00E91F8E" w:rsidRPr="00A02B2B" w:rsidRDefault="00E91F8E" w:rsidP="00F43D75">
            <w:pPr>
              <w:pStyle w:val="Tablehead"/>
              <w:rPr>
                <w:szCs w:val="22"/>
                <w:lang w:val="en-US"/>
              </w:rPr>
            </w:pPr>
            <w:r w:rsidRPr="00A02B2B">
              <w:rPr>
                <w:szCs w:val="22"/>
                <w:lang w:val="en-US"/>
              </w:rPr>
              <w:t>Discussion and results</w:t>
            </w:r>
          </w:p>
        </w:tc>
      </w:tr>
      <w:tr w:rsidR="00E91F8E" w:rsidRPr="00333AB5" w14:paraId="06B6EA99" w14:textId="77777777" w:rsidTr="008D5661">
        <w:trPr>
          <w:jc w:val="center"/>
        </w:trPr>
        <w:tc>
          <w:tcPr>
            <w:tcW w:w="1425" w:type="dxa"/>
            <w:shd w:val="clear" w:color="auto" w:fill="auto"/>
          </w:tcPr>
          <w:p w14:paraId="778DC093" w14:textId="77777777" w:rsidR="00E91F8E" w:rsidRPr="00A02B2B" w:rsidRDefault="00E91F8E" w:rsidP="00F43D75">
            <w:pPr>
              <w:pStyle w:val="Tabletext"/>
              <w:jc w:val="center"/>
              <w:rPr>
                <w:rFonts w:eastAsia="Malgun Gothic"/>
                <w:szCs w:val="22"/>
                <w:lang w:val="en-US" w:eastAsia="ko-KR"/>
              </w:rPr>
            </w:pPr>
            <w:r w:rsidRPr="00A02B2B">
              <w:rPr>
                <w:szCs w:val="22"/>
                <w:lang w:val="en-US"/>
              </w:rPr>
              <w:t>TD-GEN-0106 – A.1</w:t>
            </w:r>
          </w:p>
        </w:tc>
        <w:tc>
          <w:tcPr>
            <w:tcW w:w="810" w:type="dxa"/>
            <w:shd w:val="clear" w:color="auto" w:fill="auto"/>
          </w:tcPr>
          <w:p w14:paraId="1421BB2B" w14:textId="77777777" w:rsidR="00E91F8E" w:rsidRPr="00A02B2B" w:rsidRDefault="00E91F8E" w:rsidP="00F43D75">
            <w:pPr>
              <w:pStyle w:val="Tabletext"/>
              <w:jc w:val="center"/>
              <w:rPr>
                <w:rFonts w:eastAsia="Malgun Gothic"/>
                <w:szCs w:val="22"/>
                <w:lang w:val="en-US" w:eastAsia="ko-KR"/>
              </w:rPr>
            </w:pPr>
            <w:r w:rsidRPr="00A02B2B">
              <w:rPr>
                <w:rFonts w:eastAsia="Malgun Gothic"/>
                <w:szCs w:val="22"/>
                <w:lang w:val="en-US" w:eastAsia="ko-KR"/>
              </w:rPr>
              <w:t>Q15/11</w:t>
            </w:r>
          </w:p>
        </w:tc>
        <w:tc>
          <w:tcPr>
            <w:tcW w:w="7815" w:type="dxa"/>
            <w:gridSpan w:val="2"/>
            <w:shd w:val="clear" w:color="auto" w:fill="auto"/>
          </w:tcPr>
          <w:p w14:paraId="6D162C85" w14:textId="77777777" w:rsidR="00E91F8E" w:rsidRPr="00A02B2B" w:rsidRDefault="00E91F8E" w:rsidP="00F43D75">
            <w:pPr>
              <w:tabs>
                <w:tab w:val="left" w:pos="280"/>
              </w:tabs>
              <w:spacing w:before="60" w:after="60"/>
              <w:rPr>
                <w:sz w:val="22"/>
                <w:szCs w:val="22"/>
                <w:lang w:val="en-US" w:eastAsia="ko-KR"/>
              </w:rPr>
            </w:pPr>
            <w:r w:rsidRPr="00A02B2B">
              <w:rPr>
                <w:sz w:val="22"/>
                <w:szCs w:val="22"/>
                <w:lang w:val="en-US" w:eastAsia="ko-KR"/>
              </w:rPr>
              <w:t xml:space="preserve">Title: </w:t>
            </w:r>
            <w:r w:rsidRPr="00A02B2B">
              <w:rPr>
                <w:sz w:val="22"/>
                <w:szCs w:val="22"/>
                <w:lang w:val="en-US"/>
              </w:rPr>
              <w:t>Draft Recommendation Q.CCF-CCSD "Consumer centric framework for combating counterfeit and stolen ICT mobile devices".</w:t>
            </w:r>
          </w:p>
        </w:tc>
      </w:tr>
      <w:tr w:rsidR="00D252C1" w:rsidRPr="00261DF8" w14:paraId="45C61FA6" w14:textId="77777777" w:rsidTr="008D5661">
        <w:trPr>
          <w:trHeight w:val="1595"/>
          <w:jc w:val="center"/>
        </w:trPr>
        <w:tc>
          <w:tcPr>
            <w:tcW w:w="1425" w:type="dxa"/>
            <w:shd w:val="clear" w:color="auto" w:fill="auto"/>
          </w:tcPr>
          <w:p w14:paraId="3252A1DC" w14:textId="1CFBDFAB" w:rsidR="00D252C1" w:rsidRPr="00A02B2B" w:rsidRDefault="00D252C1" w:rsidP="00F43D75">
            <w:pPr>
              <w:pStyle w:val="Tabletext"/>
              <w:jc w:val="center"/>
              <w:rPr>
                <w:rFonts w:eastAsia="Malgun Gothic"/>
                <w:szCs w:val="22"/>
                <w:lang w:val="en-US" w:eastAsia="ko-KR"/>
              </w:rPr>
            </w:pPr>
            <w:r w:rsidRPr="00A02B2B">
              <w:rPr>
                <w:szCs w:val="22"/>
                <w:lang w:val="en-US"/>
              </w:rPr>
              <w:t>TD241/GEN</w:t>
            </w:r>
          </w:p>
        </w:tc>
        <w:tc>
          <w:tcPr>
            <w:tcW w:w="810" w:type="dxa"/>
            <w:shd w:val="clear" w:color="auto" w:fill="auto"/>
          </w:tcPr>
          <w:p w14:paraId="27184A31" w14:textId="24089F67" w:rsidR="00D252C1" w:rsidRPr="00A02B2B" w:rsidRDefault="00D252C1" w:rsidP="00F43D75">
            <w:pPr>
              <w:pStyle w:val="Tabletext"/>
              <w:jc w:val="center"/>
              <w:rPr>
                <w:rFonts w:eastAsia="Malgun Gothic"/>
                <w:szCs w:val="22"/>
                <w:lang w:val="en-US" w:eastAsia="ko-KR"/>
              </w:rPr>
            </w:pPr>
            <w:r w:rsidRPr="00A02B2B">
              <w:rPr>
                <w:rFonts w:eastAsia="Malgun Gothic"/>
                <w:szCs w:val="22"/>
                <w:lang w:val="en-US" w:eastAsia="ko-KR"/>
              </w:rPr>
              <w:t>Editor</w:t>
            </w:r>
          </w:p>
        </w:tc>
        <w:tc>
          <w:tcPr>
            <w:tcW w:w="7815" w:type="dxa"/>
            <w:gridSpan w:val="2"/>
            <w:shd w:val="clear" w:color="auto" w:fill="auto"/>
          </w:tcPr>
          <w:p w14:paraId="4CC29DCA" w14:textId="77777777" w:rsidR="00D252C1" w:rsidRPr="00A02B2B" w:rsidRDefault="00D252C1" w:rsidP="00F43D75">
            <w:pPr>
              <w:tabs>
                <w:tab w:val="left" w:pos="280"/>
              </w:tabs>
              <w:spacing w:before="60" w:after="60"/>
              <w:rPr>
                <w:sz w:val="22"/>
                <w:szCs w:val="22"/>
                <w:lang w:val="en-US" w:eastAsia="ko-KR"/>
              </w:rPr>
            </w:pPr>
            <w:r w:rsidRPr="00A02B2B">
              <w:rPr>
                <w:sz w:val="22"/>
                <w:szCs w:val="22"/>
                <w:lang w:val="en-US" w:eastAsia="ko-KR"/>
              </w:rPr>
              <w:t>Title: Draft Recommendation Q.CCF-CCSD "Consumer centric framework for combating counterfeit and stolen ICT mobile devices".</w:t>
            </w:r>
          </w:p>
          <w:p w14:paraId="69E30866" w14:textId="302803A4" w:rsidR="00D252C1" w:rsidRPr="00A02B2B" w:rsidRDefault="00015666" w:rsidP="00015666">
            <w:pPr>
              <w:tabs>
                <w:tab w:val="left" w:pos="280"/>
              </w:tabs>
              <w:spacing w:before="60" w:after="60"/>
              <w:rPr>
                <w:sz w:val="22"/>
                <w:szCs w:val="22"/>
                <w:lang w:val="en-US" w:eastAsia="ko-KR"/>
              </w:rPr>
            </w:pPr>
            <w:r w:rsidRPr="00A02B2B">
              <w:rPr>
                <w:sz w:val="22"/>
                <w:szCs w:val="22"/>
                <w:lang w:val="en-US" w:eastAsia="ko-KR"/>
              </w:rPr>
              <w:t>TD</w:t>
            </w:r>
            <w:r w:rsidR="001838AC" w:rsidRPr="00A02B2B">
              <w:rPr>
                <w:sz w:val="22"/>
                <w:szCs w:val="22"/>
                <w:lang w:val="en-US" w:eastAsia="ko-KR"/>
              </w:rPr>
              <w:t xml:space="preserve">241/GEN </w:t>
            </w:r>
            <w:r w:rsidR="00D11B51" w:rsidRPr="00A02B2B">
              <w:rPr>
                <w:sz w:val="22"/>
                <w:szCs w:val="22"/>
                <w:lang w:val="en-US" w:eastAsia="ko-KR"/>
              </w:rPr>
              <w:t xml:space="preserve">contains </w:t>
            </w:r>
            <w:r w:rsidR="00D11B51" w:rsidRPr="00A02B2B">
              <w:rPr>
                <w:sz w:val="22"/>
                <w:szCs w:val="22"/>
                <w:lang w:val="en-US"/>
              </w:rPr>
              <w:t xml:space="preserve">the updated text of draft Recommendation Q.CCF-CCSD based on the discussion result during the </w:t>
            </w:r>
            <w:r w:rsidR="000A48C8" w:rsidRPr="00A02B2B">
              <w:rPr>
                <w:sz w:val="22"/>
                <w:szCs w:val="22"/>
                <w:lang w:val="en-US"/>
              </w:rPr>
              <w:t xml:space="preserve">e-meeting of RGM on </w:t>
            </w:r>
            <w:r w:rsidR="00D11B51" w:rsidRPr="00A02B2B">
              <w:rPr>
                <w:sz w:val="22"/>
                <w:szCs w:val="22"/>
                <w:lang w:val="en-US"/>
              </w:rPr>
              <w:t>Q15/11 that took place from 21-25 November 2022</w:t>
            </w:r>
          </w:p>
        </w:tc>
      </w:tr>
      <w:tr w:rsidR="0020746B" w:rsidRPr="00333AB5" w14:paraId="23E437EF" w14:textId="77777777" w:rsidTr="008D5661">
        <w:trPr>
          <w:jc w:val="center"/>
        </w:trPr>
        <w:tc>
          <w:tcPr>
            <w:tcW w:w="1425" w:type="dxa"/>
            <w:vMerge w:val="restart"/>
            <w:shd w:val="clear" w:color="auto" w:fill="auto"/>
          </w:tcPr>
          <w:p w14:paraId="01024DDD" w14:textId="77777777" w:rsidR="0020746B" w:rsidRPr="00A02B2B" w:rsidRDefault="0020746B" w:rsidP="00F43D75">
            <w:pPr>
              <w:pStyle w:val="Tabletext"/>
              <w:jc w:val="center"/>
              <w:rPr>
                <w:rFonts w:eastAsia="Malgun Gothic"/>
                <w:szCs w:val="22"/>
                <w:lang w:val="en-US" w:eastAsia="ko-KR"/>
              </w:rPr>
            </w:pPr>
            <w:r w:rsidRPr="00A02B2B">
              <w:rPr>
                <w:rFonts w:eastAsiaTheme="minorEastAsia"/>
                <w:noProof/>
                <w:szCs w:val="22"/>
                <w:lang w:eastAsia="ja-JP"/>
              </w:rPr>
              <w:t>C101-R1</w:t>
            </w:r>
          </w:p>
        </w:tc>
        <w:tc>
          <w:tcPr>
            <w:tcW w:w="810" w:type="dxa"/>
            <w:vMerge w:val="restart"/>
            <w:shd w:val="clear" w:color="auto" w:fill="auto"/>
          </w:tcPr>
          <w:p w14:paraId="5071D613" w14:textId="34A2145B" w:rsidR="0020746B" w:rsidRPr="00A02B2B" w:rsidRDefault="004479D7" w:rsidP="00F43D75">
            <w:pPr>
              <w:pStyle w:val="Tabletext"/>
              <w:jc w:val="center"/>
              <w:rPr>
                <w:rFonts w:eastAsia="Malgun Gothic"/>
                <w:szCs w:val="22"/>
                <w:lang w:val="en-US" w:eastAsia="ko-KR"/>
              </w:rPr>
            </w:pPr>
            <w:r w:rsidRPr="00A02B2B">
              <w:rPr>
                <w:rFonts w:eastAsia="Malgun Gothic"/>
                <w:szCs w:val="22"/>
                <w:lang w:val="en-US" w:eastAsia="ko-KR"/>
              </w:rPr>
              <w:t>India</w:t>
            </w:r>
          </w:p>
        </w:tc>
        <w:tc>
          <w:tcPr>
            <w:tcW w:w="7815" w:type="dxa"/>
            <w:gridSpan w:val="2"/>
            <w:shd w:val="clear" w:color="auto" w:fill="auto"/>
          </w:tcPr>
          <w:p w14:paraId="16558A66" w14:textId="77777777" w:rsidR="009C355B" w:rsidRPr="00A02B2B" w:rsidRDefault="0020746B" w:rsidP="009C355B">
            <w:pPr>
              <w:spacing w:before="240"/>
              <w:rPr>
                <w:sz w:val="22"/>
                <w:szCs w:val="22"/>
                <w:lang w:val="en-US" w:eastAsia="ko-KR"/>
              </w:rPr>
            </w:pPr>
            <w:r w:rsidRPr="00A02B2B">
              <w:rPr>
                <w:sz w:val="22"/>
                <w:szCs w:val="22"/>
                <w:lang w:val="en-US" w:eastAsia="ko-KR"/>
              </w:rPr>
              <w:t>Title: Output - Draft Recommendation Q.CCF-CCSD "Consumer centric framework for combating counterfeit and stolen ICT mobile devices" (</w:t>
            </w:r>
            <w:r w:rsidR="004479D7" w:rsidRPr="00A02B2B">
              <w:rPr>
                <w:sz w:val="22"/>
                <w:szCs w:val="22"/>
                <w:lang w:val="en-US" w:eastAsia="ko-KR"/>
              </w:rPr>
              <w:t xml:space="preserve">SG11 </w:t>
            </w:r>
            <w:r w:rsidRPr="00A02B2B">
              <w:rPr>
                <w:sz w:val="22"/>
                <w:szCs w:val="22"/>
                <w:lang w:val="en-US" w:eastAsia="ko-KR"/>
              </w:rPr>
              <w:t>Meeting, 202</w:t>
            </w:r>
            <w:r w:rsidR="004479D7" w:rsidRPr="00A02B2B">
              <w:rPr>
                <w:sz w:val="22"/>
                <w:szCs w:val="22"/>
                <w:lang w:val="en-US" w:eastAsia="ko-KR"/>
              </w:rPr>
              <w:t>3</w:t>
            </w:r>
            <w:r w:rsidRPr="00A02B2B">
              <w:rPr>
                <w:sz w:val="22"/>
                <w:szCs w:val="22"/>
                <w:lang w:val="en-US" w:eastAsia="ko-KR"/>
              </w:rPr>
              <w:t>-</w:t>
            </w:r>
            <w:r w:rsidR="004479D7" w:rsidRPr="00A02B2B">
              <w:rPr>
                <w:sz w:val="22"/>
                <w:szCs w:val="22"/>
                <w:lang w:val="en-US" w:eastAsia="ko-KR"/>
              </w:rPr>
              <w:t>05</w:t>
            </w:r>
            <w:r w:rsidRPr="00A02B2B">
              <w:rPr>
                <w:sz w:val="22"/>
                <w:szCs w:val="22"/>
                <w:lang w:val="en-US" w:eastAsia="ko-KR"/>
              </w:rPr>
              <w:t>-</w:t>
            </w:r>
            <w:r w:rsidR="004479D7" w:rsidRPr="00A02B2B">
              <w:rPr>
                <w:sz w:val="22"/>
                <w:szCs w:val="22"/>
                <w:lang w:val="en-US" w:eastAsia="ko-KR"/>
              </w:rPr>
              <w:t>10</w:t>
            </w:r>
            <w:r w:rsidRPr="00A02B2B">
              <w:rPr>
                <w:sz w:val="22"/>
                <w:szCs w:val="22"/>
                <w:lang w:val="en-US" w:eastAsia="ko-KR"/>
              </w:rPr>
              <w:t>/</w:t>
            </w:r>
            <w:r w:rsidR="004479D7" w:rsidRPr="00A02B2B">
              <w:rPr>
                <w:sz w:val="22"/>
                <w:szCs w:val="22"/>
                <w:lang w:val="en-US" w:eastAsia="ko-KR"/>
              </w:rPr>
              <w:t>19</w:t>
            </w:r>
            <w:r w:rsidRPr="00A02B2B">
              <w:rPr>
                <w:sz w:val="22"/>
                <w:szCs w:val="22"/>
                <w:lang w:val="en-US" w:eastAsia="ko-KR"/>
              </w:rPr>
              <w:t>).</w:t>
            </w:r>
            <w:r w:rsidR="00220260" w:rsidRPr="00A02B2B">
              <w:rPr>
                <w:sz w:val="22"/>
                <w:szCs w:val="22"/>
                <w:lang w:val="en-US" w:eastAsia="ko-KR"/>
              </w:rPr>
              <w:t xml:space="preserve"> </w:t>
            </w:r>
          </w:p>
          <w:p w14:paraId="3A2E78FC" w14:textId="4BF307C9" w:rsidR="0020746B" w:rsidRPr="00A02B2B" w:rsidRDefault="009C355B" w:rsidP="00BD1BC0">
            <w:pPr>
              <w:spacing w:before="240"/>
              <w:rPr>
                <w:sz w:val="22"/>
                <w:szCs w:val="22"/>
                <w:lang w:val="en-US"/>
              </w:rPr>
            </w:pPr>
            <w:r w:rsidRPr="00A02B2B">
              <w:rPr>
                <w:sz w:val="22"/>
                <w:szCs w:val="22"/>
                <w:lang w:val="en-US"/>
              </w:rPr>
              <w:t>The contribution incorporates inputs received during RGM</w:t>
            </w:r>
            <w:r w:rsidRPr="00A02B2B">
              <w:rPr>
                <w:sz w:val="22"/>
                <w:szCs w:val="22"/>
                <w:lang w:val="en-US" w:eastAsia="ko-KR"/>
              </w:rPr>
              <w:t xml:space="preserve"> (E-Meeting, 2022-11-21/25)</w:t>
            </w:r>
            <w:r w:rsidRPr="00A02B2B">
              <w:rPr>
                <w:rFonts w:eastAsia="Malgun Gothic"/>
                <w:sz w:val="22"/>
                <w:szCs w:val="22"/>
                <w:lang w:val="en-US" w:eastAsia="ko-KR"/>
              </w:rPr>
              <w:t xml:space="preserve"> including alignment with Res.188 and Res. 189 of ITU PP-2022, mitigation of negative impact of counterfeit mobile ICT devices on consumers (Section 14 added)</w:t>
            </w:r>
            <w:r w:rsidR="00785FF0" w:rsidRPr="00A02B2B">
              <w:rPr>
                <w:rFonts w:eastAsia="Malgun Gothic"/>
                <w:sz w:val="22"/>
                <w:szCs w:val="22"/>
                <w:lang w:val="en-US" w:eastAsia="ko-KR"/>
              </w:rPr>
              <w:t xml:space="preserve">. The </w:t>
            </w:r>
            <w:r w:rsidRPr="00A02B2B">
              <w:rPr>
                <w:rFonts w:eastAsia="Malgun Gothic"/>
                <w:sz w:val="22"/>
                <w:szCs w:val="22"/>
                <w:lang w:val="en-US" w:eastAsia="ko-KR"/>
              </w:rPr>
              <w:t>additional details regarding consumer interfaces/interactions with unified platform</w:t>
            </w:r>
            <w:r w:rsidR="00785FF0" w:rsidRPr="00A02B2B">
              <w:rPr>
                <w:rFonts w:eastAsia="Malgun Gothic"/>
                <w:sz w:val="22"/>
                <w:szCs w:val="22"/>
                <w:lang w:val="en-US" w:eastAsia="ko-KR"/>
              </w:rPr>
              <w:t xml:space="preserve"> added in </w:t>
            </w:r>
            <w:r w:rsidRPr="00A02B2B">
              <w:rPr>
                <w:rFonts w:eastAsia="Malgun Gothic"/>
                <w:sz w:val="22"/>
                <w:szCs w:val="22"/>
                <w:lang w:val="en-US" w:eastAsia="ko-KR"/>
              </w:rPr>
              <w:t>Section 10.1</w:t>
            </w:r>
          </w:p>
        </w:tc>
      </w:tr>
      <w:tr w:rsidR="00BD1BC0" w:rsidRPr="00333AB5" w14:paraId="6083FBA6" w14:textId="77777777" w:rsidTr="008D5661">
        <w:trPr>
          <w:jc w:val="center"/>
        </w:trPr>
        <w:tc>
          <w:tcPr>
            <w:tcW w:w="1425" w:type="dxa"/>
            <w:vMerge/>
            <w:shd w:val="clear" w:color="auto" w:fill="auto"/>
          </w:tcPr>
          <w:p w14:paraId="0542A43E" w14:textId="77777777" w:rsidR="00BD1BC0" w:rsidRPr="00A02B2B" w:rsidRDefault="00BD1BC0" w:rsidP="00F43D75">
            <w:pPr>
              <w:pStyle w:val="Tabletext"/>
              <w:rPr>
                <w:rFonts w:eastAsia="Malgun Gothic"/>
                <w:szCs w:val="22"/>
                <w:lang w:val="en-US" w:eastAsia="ko-KR"/>
              </w:rPr>
            </w:pPr>
          </w:p>
        </w:tc>
        <w:tc>
          <w:tcPr>
            <w:tcW w:w="810" w:type="dxa"/>
            <w:vMerge/>
            <w:shd w:val="clear" w:color="auto" w:fill="auto"/>
          </w:tcPr>
          <w:p w14:paraId="68A39EE2" w14:textId="77777777" w:rsidR="00BD1BC0" w:rsidRPr="00A02B2B" w:rsidRDefault="00BD1BC0" w:rsidP="00F43D75">
            <w:pPr>
              <w:pStyle w:val="Tabletext"/>
              <w:rPr>
                <w:rFonts w:eastAsia="Malgun Gothic"/>
                <w:szCs w:val="22"/>
                <w:lang w:val="en-US" w:eastAsia="ko-KR"/>
              </w:rPr>
            </w:pPr>
          </w:p>
        </w:tc>
        <w:tc>
          <w:tcPr>
            <w:tcW w:w="7815" w:type="dxa"/>
            <w:gridSpan w:val="2"/>
            <w:shd w:val="clear" w:color="auto" w:fill="auto"/>
          </w:tcPr>
          <w:p w14:paraId="7617B8A7" w14:textId="520A68CD" w:rsidR="00BD1BC0" w:rsidRPr="00A02B2B" w:rsidRDefault="00BD1BC0" w:rsidP="00BD1BC0">
            <w:pPr>
              <w:tabs>
                <w:tab w:val="clear" w:pos="794"/>
                <w:tab w:val="left" w:pos="280"/>
              </w:tabs>
              <w:spacing w:before="60" w:after="60"/>
              <w:textAlignment w:val="auto"/>
              <w:rPr>
                <w:b/>
                <w:bCs/>
                <w:sz w:val="22"/>
                <w:szCs w:val="22"/>
                <w:lang w:val="en-US" w:eastAsia="zh-CN"/>
              </w:rPr>
            </w:pPr>
            <w:r w:rsidRPr="00A02B2B">
              <w:rPr>
                <w:rFonts w:eastAsia="Malgun Gothic"/>
                <w:b/>
                <w:bCs/>
                <w:sz w:val="22"/>
                <w:szCs w:val="22"/>
                <w:u w:val="single"/>
                <w:lang w:val="en-US" w:eastAsia="ko-KR"/>
              </w:rPr>
              <w:t>Discussion</w:t>
            </w:r>
          </w:p>
          <w:p w14:paraId="206E01EE" w14:textId="19377F14" w:rsidR="00BD1BC0" w:rsidRPr="00A02B2B" w:rsidRDefault="000C11AB" w:rsidP="00BD1BC0">
            <w:pPr>
              <w:numPr>
                <w:ilvl w:val="0"/>
                <w:numId w:val="10"/>
              </w:numPr>
              <w:tabs>
                <w:tab w:val="clear" w:pos="794"/>
                <w:tab w:val="left" w:pos="280"/>
              </w:tabs>
              <w:spacing w:before="60" w:after="60"/>
              <w:ind w:left="280" w:hanging="280"/>
              <w:textAlignment w:val="auto"/>
              <w:rPr>
                <w:sz w:val="22"/>
                <w:szCs w:val="22"/>
                <w:lang w:val="en-US" w:eastAsia="zh-CN"/>
              </w:rPr>
            </w:pPr>
            <w:r w:rsidRPr="00A02B2B">
              <w:rPr>
                <w:sz w:val="22"/>
                <w:szCs w:val="22"/>
                <w:lang w:val="en-US" w:eastAsia="zh-CN"/>
              </w:rPr>
              <w:t>The editorial changes suggested in the contribution were agreed after discussion; It was agreed to use the word replicated unique identifier in place of cloned unique identifier with same definition as cloned identifier as given in ITU-T Recommendation Q.5051</w:t>
            </w:r>
          </w:p>
          <w:p w14:paraId="57F1562E" w14:textId="4000DF33" w:rsidR="00BD1BC0" w:rsidRPr="00A02B2B" w:rsidRDefault="000C11AB" w:rsidP="00785FF0">
            <w:pPr>
              <w:numPr>
                <w:ilvl w:val="0"/>
                <w:numId w:val="10"/>
              </w:numPr>
              <w:tabs>
                <w:tab w:val="clear" w:pos="794"/>
                <w:tab w:val="left" w:pos="280"/>
              </w:tabs>
              <w:spacing w:before="60" w:after="60"/>
              <w:ind w:left="280" w:hanging="280"/>
              <w:textAlignment w:val="auto"/>
              <w:rPr>
                <w:sz w:val="22"/>
                <w:szCs w:val="22"/>
                <w:lang w:val="en-US" w:eastAsia="zh-CN"/>
              </w:rPr>
            </w:pPr>
            <w:r w:rsidRPr="00A02B2B">
              <w:rPr>
                <w:sz w:val="22"/>
                <w:szCs w:val="22"/>
                <w:lang w:val="en-US" w:eastAsia="zh-CN"/>
              </w:rPr>
              <w:t xml:space="preserve">The newly added sections i.e. </w:t>
            </w:r>
            <w:r w:rsidRPr="00A02B2B">
              <w:rPr>
                <w:rFonts w:eastAsia="Malgun Gothic"/>
                <w:sz w:val="22"/>
                <w:szCs w:val="22"/>
                <w:lang w:val="en-US" w:eastAsia="ko-KR"/>
              </w:rPr>
              <w:t>mitigation of negative impact of counterfeit mobile ICT devices on consumers (Section 14) and additional details regarding consumer interfaces/interactions with unified platform. (Section 10.1) were accepted.</w:t>
            </w:r>
          </w:p>
        </w:tc>
      </w:tr>
      <w:tr w:rsidR="00E91F8E" w:rsidRPr="00333AB5" w14:paraId="4D062A98" w14:textId="77777777" w:rsidTr="008D5661">
        <w:trPr>
          <w:jc w:val="center"/>
        </w:trPr>
        <w:tc>
          <w:tcPr>
            <w:tcW w:w="1425" w:type="dxa"/>
            <w:vMerge w:val="restart"/>
            <w:shd w:val="clear" w:color="auto" w:fill="auto"/>
          </w:tcPr>
          <w:p w14:paraId="0CBC7078" w14:textId="6B51B103" w:rsidR="00E91F8E" w:rsidRPr="00A02B2B" w:rsidRDefault="00215020" w:rsidP="00F43D75">
            <w:pPr>
              <w:pStyle w:val="Tabletext"/>
              <w:jc w:val="center"/>
              <w:rPr>
                <w:rFonts w:eastAsia="Malgun Gothic"/>
                <w:szCs w:val="22"/>
                <w:lang w:val="en-US" w:eastAsia="ko-KR"/>
              </w:rPr>
            </w:pPr>
            <w:r w:rsidRPr="00A02B2B">
              <w:rPr>
                <w:rFonts w:eastAsiaTheme="minorEastAsia"/>
                <w:noProof/>
                <w:szCs w:val="22"/>
                <w:lang w:eastAsia="ja-JP"/>
              </w:rPr>
              <mc:AlternateContent>
                <mc:Choice Requires="aink">
                  <w:drawing>
                    <wp:anchor distT="0" distB="0" distL="114300" distR="114300" simplePos="0" relativeHeight="251658250" behindDoc="0" locked="0" layoutInCell="1" allowOverlap="1" wp14:anchorId="3800A40C" wp14:editId="20EAEF3A">
                      <wp:simplePos x="0" y="0"/>
                      <wp:positionH relativeFrom="column">
                        <wp:posOffset>542827</wp:posOffset>
                      </wp:positionH>
                      <wp:positionV relativeFrom="paragraph">
                        <wp:posOffset>3383953</wp:posOffset>
                      </wp:positionV>
                      <wp:extent cx="360" cy="360"/>
                      <wp:effectExtent l="38100" t="25400" r="25400" b="38100"/>
                      <wp:wrapNone/>
                      <wp:docPr id="661520055"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757568" behindDoc="0" locked="0" layoutInCell="1" allowOverlap="1" wp14:anchorId="3800A40C" wp14:editId="20EAEF3A">
                      <wp:simplePos x="0" y="0"/>
                      <wp:positionH relativeFrom="column">
                        <wp:posOffset>542827</wp:posOffset>
                      </wp:positionH>
                      <wp:positionV relativeFrom="paragraph">
                        <wp:posOffset>3383953</wp:posOffset>
                      </wp:positionV>
                      <wp:extent cx="360" cy="360"/>
                      <wp:effectExtent l="38100" t="25400" r="25400" b="38100"/>
                      <wp:wrapNone/>
                      <wp:docPr id="661520055" name="Ink 13"/>
                      <wp:cNvGraphicFramePr/>
                      <a:graphic xmlns:a="http://schemas.openxmlformats.org/drawingml/2006/main">
                        <a:graphicData uri="http://schemas.openxmlformats.org/drawingml/2006/picture">
                          <pic:pic xmlns:pic="http://schemas.openxmlformats.org/drawingml/2006/picture">
                            <pic:nvPicPr>
                              <pic:cNvPr id="661520055" name="Ink 13"/>
                              <pic:cNvPicPr/>
                            </pic:nvPicPr>
                            <pic:blipFill>
                              <a:blip r:embed="rId17"/>
                              <a:stretch>
                                <a:fillRect/>
                              </a:stretch>
                            </pic:blipFill>
                            <pic:spPr>
                              <a:xfrm>
                                <a:off x="0" y="0"/>
                                <a:ext cx="36000" cy="216000"/>
                              </a:xfrm>
                              <a:prstGeom prst="rect">
                                <a:avLst/>
                              </a:prstGeom>
                            </pic:spPr>
                          </pic:pic>
                        </a:graphicData>
                      </a:graphic>
                    </wp:anchor>
                  </w:drawing>
                </mc:Fallback>
              </mc:AlternateContent>
            </w:r>
            <w:r w:rsidR="002E7C38" w:rsidRPr="00A02B2B">
              <w:rPr>
                <w:rFonts w:eastAsiaTheme="minorEastAsia"/>
                <w:noProof/>
                <w:szCs w:val="22"/>
                <w:lang w:eastAsia="ja-JP"/>
              </w:rPr>
              <w:t>C1</w:t>
            </w:r>
            <w:r w:rsidR="0020746B" w:rsidRPr="00A02B2B">
              <w:rPr>
                <w:rFonts w:eastAsiaTheme="minorEastAsia"/>
                <w:noProof/>
                <w:szCs w:val="22"/>
                <w:lang w:eastAsia="ja-JP"/>
              </w:rPr>
              <w:t>68</w:t>
            </w:r>
          </w:p>
        </w:tc>
        <w:tc>
          <w:tcPr>
            <w:tcW w:w="810" w:type="dxa"/>
            <w:vMerge w:val="restart"/>
            <w:shd w:val="clear" w:color="auto" w:fill="auto"/>
          </w:tcPr>
          <w:p w14:paraId="34335255" w14:textId="07C00CFA" w:rsidR="00E91F8E" w:rsidRPr="00A02B2B" w:rsidRDefault="004479D7" w:rsidP="00F43D75">
            <w:pPr>
              <w:pStyle w:val="Tabletext"/>
              <w:jc w:val="center"/>
              <w:rPr>
                <w:rFonts w:eastAsia="Malgun Gothic"/>
                <w:szCs w:val="22"/>
                <w:lang w:val="en-US" w:eastAsia="ko-KR"/>
              </w:rPr>
            </w:pPr>
            <w:r w:rsidRPr="00A02B2B">
              <w:rPr>
                <w:rFonts w:eastAsia="Malgun Gothic"/>
                <w:szCs w:val="22"/>
                <w:lang w:val="en-US" w:eastAsia="ko-KR"/>
              </w:rPr>
              <w:t>Brazil</w:t>
            </w:r>
          </w:p>
        </w:tc>
        <w:tc>
          <w:tcPr>
            <w:tcW w:w="7815" w:type="dxa"/>
            <w:gridSpan w:val="2"/>
            <w:shd w:val="clear" w:color="auto" w:fill="auto"/>
          </w:tcPr>
          <w:p w14:paraId="3BC7EE0F" w14:textId="77777777" w:rsidR="00E91F8E" w:rsidRPr="00A02B2B" w:rsidRDefault="004479D7" w:rsidP="00F43D75">
            <w:pPr>
              <w:tabs>
                <w:tab w:val="left" w:pos="280"/>
              </w:tabs>
              <w:spacing w:before="60" w:after="60"/>
              <w:rPr>
                <w:sz w:val="22"/>
                <w:szCs w:val="22"/>
                <w:lang w:val="en-US" w:eastAsia="ko-KR"/>
              </w:rPr>
            </w:pPr>
            <w:r w:rsidRPr="00A02B2B">
              <w:rPr>
                <w:sz w:val="22"/>
                <w:szCs w:val="22"/>
                <w:lang w:val="en-US" w:eastAsia="ko-KR"/>
              </w:rPr>
              <w:t>Title: Output - Draft Recommendation Q.CCF-CCSD "Consumer centric framework for combating counterfeit and stolen ICT mobile devices" (SG11 Meeting, 2023-05-10/19).</w:t>
            </w:r>
          </w:p>
          <w:p w14:paraId="19A8641B" w14:textId="77777777" w:rsidR="00BD1BC0" w:rsidRPr="00A02B2B" w:rsidRDefault="00BD1BC0" w:rsidP="00F43D75">
            <w:pPr>
              <w:tabs>
                <w:tab w:val="left" w:pos="280"/>
              </w:tabs>
              <w:spacing w:before="60" w:after="60"/>
              <w:rPr>
                <w:sz w:val="22"/>
                <w:szCs w:val="22"/>
                <w:lang w:val="en-US" w:eastAsia="ko-KR"/>
              </w:rPr>
            </w:pPr>
          </w:p>
          <w:p w14:paraId="2FEA5D33" w14:textId="4CB80DB7" w:rsidR="00827BB6" w:rsidRPr="00A02B2B" w:rsidRDefault="009E5447" w:rsidP="009E5447">
            <w:pPr>
              <w:tabs>
                <w:tab w:val="left" w:pos="280"/>
              </w:tabs>
              <w:spacing w:before="60" w:after="60"/>
              <w:jc w:val="left"/>
              <w:rPr>
                <w:sz w:val="22"/>
                <w:szCs w:val="22"/>
                <w:lang w:eastAsia="ko-KR"/>
              </w:rPr>
            </w:pPr>
            <w:r w:rsidRPr="00A02B2B">
              <w:rPr>
                <w:sz w:val="22"/>
                <w:szCs w:val="22"/>
              </w:rPr>
              <w:t xml:space="preserve">The proposed changes in </w:t>
            </w:r>
            <w:r w:rsidR="00596A2E" w:rsidRPr="00A02B2B">
              <w:rPr>
                <w:sz w:val="22"/>
                <w:szCs w:val="22"/>
              </w:rPr>
              <w:t>contribution are</w:t>
            </w:r>
            <w:r w:rsidR="004E09F1" w:rsidRPr="00A02B2B">
              <w:rPr>
                <w:sz w:val="22"/>
                <w:szCs w:val="22"/>
              </w:rPr>
              <w:t xml:space="preserve"> summarized below:  </w:t>
            </w:r>
            <w:r w:rsidR="004E09F1" w:rsidRPr="00A02B2B">
              <w:rPr>
                <w:sz w:val="22"/>
                <w:szCs w:val="22"/>
              </w:rPr>
              <w:br/>
              <w:t>- Editorial changes</w:t>
            </w:r>
            <w:r w:rsidR="004E09F1" w:rsidRPr="00A02B2B">
              <w:rPr>
                <w:sz w:val="22"/>
                <w:szCs w:val="22"/>
              </w:rPr>
              <w:br/>
              <w:t>- Adapting language to Section 5 – “Conventions”</w:t>
            </w:r>
            <w:r w:rsidR="004E09F1" w:rsidRPr="00A02B2B">
              <w:rPr>
                <w:sz w:val="22"/>
                <w:szCs w:val="22"/>
              </w:rPr>
              <w:br/>
              <w:t>- Inclusion of stakeholder “Mobile Network Operators (MNOs)” in Section 7</w:t>
            </w:r>
            <w:r w:rsidR="004E09F1" w:rsidRPr="00A02B2B">
              <w:rPr>
                <w:sz w:val="22"/>
                <w:szCs w:val="22"/>
              </w:rPr>
              <w:br/>
              <w:t>- Inclusion of RUPF components descriptions in Section 10</w:t>
            </w:r>
          </w:p>
        </w:tc>
      </w:tr>
      <w:tr w:rsidR="00215020" w:rsidRPr="00333AB5" w14:paraId="2757E2F0" w14:textId="77777777" w:rsidTr="008D5661">
        <w:trPr>
          <w:jc w:val="center"/>
        </w:trPr>
        <w:tc>
          <w:tcPr>
            <w:tcW w:w="1425" w:type="dxa"/>
            <w:vMerge/>
            <w:shd w:val="clear" w:color="auto" w:fill="auto"/>
          </w:tcPr>
          <w:p w14:paraId="009CE47C" w14:textId="77777777" w:rsidR="00215020" w:rsidRPr="00A02B2B" w:rsidRDefault="00215020" w:rsidP="00F43D75">
            <w:pPr>
              <w:pStyle w:val="Tabletext"/>
              <w:rPr>
                <w:rFonts w:eastAsia="Malgun Gothic"/>
                <w:szCs w:val="22"/>
                <w:lang w:val="en-US" w:eastAsia="ko-KR"/>
              </w:rPr>
            </w:pPr>
          </w:p>
        </w:tc>
        <w:tc>
          <w:tcPr>
            <w:tcW w:w="810" w:type="dxa"/>
            <w:vMerge/>
            <w:shd w:val="clear" w:color="auto" w:fill="auto"/>
          </w:tcPr>
          <w:p w14:paraId="1DF625AB" w14:textId="77777777" w:rsidR="00215020" w:rsidRPr="00A02B2B" w:rsidRDefault="00215020" w:rsidP="00F43D75">
            <w:pPr>
              <w:pStyle w:val="Tabletext"/>
              <w:rPr>
                <w:rFonts w:eastAsia="Malgun Gothic"/>
                <w:szCs w:val="22"/>
                <w:lang w:val="en-US" w:eastAsia="ko-KR"/>
              </w:rPr>
            </w:pPr>
          </w:p>
        </w:tc>
        <w:tc>
          <w:tcPr>
            <w:tcW w:w="7815" w:type="dxa"/>
            <w:gridSpan w:val="2"/>
            <w:shd w:val="clear" w:color="auto" w:fill="auto"/>
          </w:tcPr>
          <w:p w14:paraId="3AC5BC96" w14:textId="77777777" w:rsidR="00B4499C" w:rsidRPr="00A02B2B" w:rsidRDefault="00B4499C" w:rsidP="00B4499C">
            <w:pPr>
              <w:tabs>
                <w:tab w:val="clear" w:pos="794"/>
                <w:tab w:val="left" w:pos="778"/>
              </w:tabs>
              <w:rPr>
                <w:rFonts w:eastAsia="Malgun Gothic"/>
                <w:b/>
                <w:bCs/>
                <w:sz w:val="22"/>
                <w:szCs w:val="22"/>
                <w:u w:val="single"/>
                <w:lang w:val="en-US" w:eastAsia="ko-KR"/>
              </w:rPr>
            </w:pPr>
            <w:r w:rsidRPr="00A02B2B">
              <w:rPr>
                <w:rFonts w:eastAsia="Malgun Gothic"/>
                <w:b/>
                <w:bCs/>
                <w:sz w:val="22"/>
                <w:szCs w:val="22"/>
                <w:u w:val="single"/>
                <w:lang w:val="en-US" w:eastAsia="ko-KR"/>
              </w:rPr>
              <w:t xml:space="preserve">Discussion: </w:t>
            </w:r>
          </w:p>
          <w:p w14:paraId="4EE09996" w14:textId="77777777" w:rsidR="00B4499C" w:rsidRPr="00A02B2B" w:rsidRDefault="00B4499C" w:rsidP="00B4499C">
            <w:pPr>
              <w:numPr>
                <w:ilvl w:val="0"/>
                <w:numId w:val="10"/>
              </w:numPr>
              <w:tabs>
                <w:tab w:val="clear" w:pos="794"/>
                <w:tab w:val="left" w:pos="280"/>
              </w:tabs>
              <w:spacing w:before="60" w:after="60"/>
              <w:ind w:left="280" w:hanging="280"/>
              <w:textAlignment w:val="auto"/>
              <w:rPr>
                <w:sz w:val="22"/>
                <w:szCs w:val="22"/>
                <w:lang w:val="en-US" w:eastAsia="zh-CN"/>
              </w:rPr>
            </w:pPr>
            <w:r w:rsidRPr="00A02B2B">
              <w:rPr>
                <w:sz w:val="22"/>
                <w:szCs w:val="22"/>
                <w:lang w:val="en-US" w:eastAsia="zh-CN"/>
              </w:rPr>
              <w:t>Proposed editorial changes and adaption of language to Section 5 were accepted.</w:t>
            </w:r>
          </w:p>
          <w:p w14:paraId="1970FA31" w14:textId="77777777" w:rsidR="00B4499C" w:rsidRPr="00A02B2B" w:rsidRDefault="00B4499C" w:rsidP="00B4499C">
            <w:pPr>
              <w:numPr>
                <w:ilvl w:val="0"/>
                <w:numId w:val="10"/>
              </w:numPr>
              <w:tabs>
                <w:tab w:val="clear" w:pos="794"/>
                <w:tab w:val="left" w:pos="280"/>
              </w:tabs>
              <w:spacing w:before="60" w:after="60"/>
              <w:ind w:left="280" w:hanging="280"/>
              <w:textAlignment w:val="auto"/>
              <w:rPr>
                <w:sz w:val="22"/>
                <w:szCs w:val="22"/>
                <w:lang w:val="en-US" w:eastAsia="zh-CN"/>
              </w:rPr>
            </w:pPr>
            <w:r w:rsidRPr="00A02B2B">
              <w:rPr>
                <w:sz w:val="22"/>
                <w:szCs w:val="22"/>
                <w:lang w:val="en-US" w:eastAsia="zh-CN"/>
              </w:rPr>
              <w:t>The inclusion of MNO as stakeholder in Section 7 was accepted with minor editorial changes.</w:t>
            </w:r>
          </w:p>
          <w:p w14:paraId="6829D186" w14:textId="1E3AF674" w:rsidR="00215020" w:rsidRPr="00A02B2B" w:rsidRDefault="00B4499C" w:rsidP="00B4499C">
            <w:pPr>
              <w:numPr>
                <w:ilvl w:val="0"/>
                <w:numId w:val="10"/>
              </w:numPr>
              <w:tabs>
                <w:tab w:val="clear" w:pos="794"/>
                <w:tab w:val="left" w:pos="280"/>
              </w:tabs>
              <w:spacing w:before="60" w:after="60"/>
              <w:ind w:left="280" w:hanging="280"/>
              <w:textAlignment w:val="auto"/>
              <w:rPr>
                <w:sz w:val="22"/>
                <w:szCs w:val="22"/>
                <w:lang w:val="en-US" w:eastAsia="zh-CN"/>
              </w:rPr>
            </w:pPr>
            <w:r w:rsidRPr="00A02B2B">
              <w:rPr>
                <w:sz w:val="22"/>
                <w:szCs w:val="22"/>
                <w:lang w:val="en-US" w:eastAsia="zh-CN"/>
              </w:rPr>
              <w:t>The referencing of relevant sections in Section 10 was agreed.</w:t>
            </w:r>
          </w:p>
        </w:tc>
      </w:tr>
    </w:tbl>
    <w:p w14:paraId="2C7DA910" w14:textId="6BACA28D" w:rsidR="002607D9" w:rsidRPr="00E91F8E" w:rsidDel="00C16A54" w:rsidRDefault="002607D9" w:rsidP="007A6D02">
      <w:pPr>
        <w:spacing w:before="80"/>
        <w:rPr>
          <w:del w:id="6" w:author="Tejpal Singh" w:date="2023-05-15T16:43:00Z"/>
        </w:rPr>
        <w:sectPr w:rsidR="002607D9" w:rsidRPr="00E91F8E" w:rsidDel="00C16A54">
          <w:headerReference w:type="even" r:id="rId18"/>
          <w:headerReference w:type="default" r:id="rId19"/>
          <w:pgSz w:w="11907" w:h="16840" w:code="9"/>
          <w:pgMar w:top="1089" w:right="1089" w:bottom="284" w:left="1089" w:header="567" w:footer="284" w:gutter="0"/>
          <w:pgNumType w:start="1"/>
          <w:cols w:space="720"/>
        </w:sectPr>
      </w:pPr>
    </w:p>
    <w:tbl>
      <w:tblPr>
        <w:tblW w:w="0" w:type="auto"/>
        <w:tblLayout w:type="fixed"/>
        <w:tblLook w:val="0000" w:firstRow="0" w:lastRow="0" w:firstColumn="0" w:lastColumn="0" w:noHBand="0" w:noVBand="0"/>
      </w:tblPr>
      <w:tblGrid>
        <w:gridCol w:w="9945"/>
      </w:tblGrid>
      <w:tr w:rsidR="007C38B4" w:rsidRPr="00333AB5" w14:paraId="576F633F" w14:textId="77777777" w:rsidTr="0049651F">
        <w:tc>
          <w:tcPr>
            <w:tcW w:w="9945" w:type="dxa"/>
          </w:tcPr>
          <w:p w14:paraId="576F633C" w14:textId="2B6B6191" w:rsidR="007C38B4" w:rsidRPr="00EF6585" w:rsidRDefault="00261DF8" w:rsidP="0049651F">
            <w:pPr>
              <w:pStyle w:val="RecNo"/>
              <w:rPr>
                <w:lang w:val="fr-CH"/>
              </w:rPr>
            </w:pPr>
            <w:bookmarkStart w:id="7" w:name="irecnoe"/>
            <w:bookmarkEnd w:id="7"/>
            <w:r w:rsidRPr="00EF6585">
              <w:rPr>
                <w:lang w:val="fr-CH"/>
              </w:rPr>
              <w:lastRenderedPageBreak/>
              <w:t xml:space="preserve">Draft </w:t>
            </w:r>
            <w:r w:rsidR="009E52FD" w:rsidRPr="00EF6585">
              <w:rPr>
                <w:lang w:val="fr-CH"/>
              </w:rPr>
              <w:t>Recommandation</w:t>
            </w:r>
            <w:r w:rsidR="00431C97" w:rsidRPr="00EF6585">
              <w:rPr>
                <w:lang w:val="fr-CH"/>
              </w:rPr>
              <w:t xml:space="preserve"> ITU-T Q.CCF-CCSD</w:t>
            </w:r>
          </w:p>
          <w:p w14:paraId="576F633D" w14:textId="77777777" w:rsidR="007C38B4" w:rsidRDefault="00EA1889" w:rsidP="0049651F">
            <w:pPr>
              <w:rPr>
                <w:b/>
                <w:bCs/>
                <w:sz w:val="28"/>
                <w:szCs w:val="28"/>
                <w:lang w:val="en-US"/>
              </w:rPr>
            </w:pPr>
            <w:r w:rsidRPr="00333AB5">
              <w:rPr>
                <w:b/>
                <w:bCs/>
                <w:sz w:val="28"/>
                <w:szCs w:val="28"/>
                <w:lang w:val="en-US"/>
              </w:rPr>
              <w:t>Consumer centric framework for combating counterfeit and stolen ICT mobile devices</w:t>
            </w:r>
          </w:p>
          <w:p w14:paraId="576F633E" w14:textId="77777777" w:rsidR="00261DF8" w:rsidRPr="00333AB5" w:rsidRDefault="00261DF8" w:rsidP="0049651F">
            <w:pPr>
              <w:rPr>
                <w:b/>
                <w:bCs/>
                <w:lang w:val="en-US"/>
              </w:rPr>
            </w:pPr>
          </w:p>
        </w:tc>
      </w:tr>
      <w:tr w:rsidR="007C38B4" w:rsidRPr="00333AB5" w14:paraId="576F6348" w14:textId="77777777" w:rsidTr="00166CD5">
        <w:trPr>
          <w:trHeight w:val="9666"/>
        </w:trPr>
        <w:tc>
          <w:tcPr>
            <w:tcW w:w="9945" w:type="dxa"/>
          </w:tcPr>
          <w:p w14:paraId="576F6340" w14:textId="77777777" w:rsidR="007C38B4" w:rsidRPr="00333AB5" w:rsidRDefault="007C38B4" w:rsidP="0049651F">
            <w:pPr>
              <w:pStyle w:val="Headingb"/>
              <w:rPr>
                <w:lang w:val="en-US"/>
              </w:rPr>
            </w:pPr>
            <w:bookmarkStart w:id="8" w:name="isume"/>
            <w:r w:rsidRPr="00333AB5">
              <w:rPr>
                <w:lang w:val="en-US"/>
              </w:rPr>
              <w:t>Summary</w:t>
            </w:r>
          </w:p>
          <w:p w14:paraId="576F6341" w14:textId="59E5DFFB" w:rsidR="008F7230" w:rsidRPr="00333AB5" w:rsidRDefault="008F7230" w:rsidP="00473D14">
            <w:pPr>
              <w:spacing w:line="276" w:lineRule="auto"/>
              <w:rPr>
                <w:color w:val="000000"/>
                <w:lang w:val="en-US"/>
              </w:rPr>
            </w:pPr>
            <w:r w:rsidRPr="00333AB5">
              <w:rPr>
                <w:color w:val="000000"/>
                <w:lang w:val="en-US"/>
              </w:rPr>
              <w:t xml:space="preserve">With rapid growth in </w:t>
            </w:r>
            <w:ins w:id="9" w:author="email" w:date="2023-05-11T21:45:00Z">
              <w:r w:rsidR="00892920">
                <w:rPr>
                  <w:color w:val="000000"/>
                  <w:lang w:val="en-US"/>
                </w:rPr>
                <w:t xml:space="preserve">the </w:t>
              </w:r>
            </w:ins>
            <w:r w:rsidRPr="00333AB5">
              <w:rPr>
                <w:color w:val="000000"/>
                <w:lang w:val="en-US"/>
              </w:rPr>
              <w:t xml:space="preserve">reach of </w:t>
            </w:r>
            <w:ins w:id="10" w:author="email" w:date="2023-05-11T21:48:00Z">
              <w:r w:rsidR="00AD4BE6">
                <w:rPr>
                  <w:color w:val="000000"/>
                  <w:lang w:val="en-US"/>
                </w:rPr>
                <w:t xml:space="preserve">the </w:t>
              </w:r>
            </w:ins>
            <w:r w:rsidRPr="00333AB5">
              <w:rPr>
                <w:color w:val="000000"/>
                <w:lang w:val="en-US"/>
              </w:rPr>
              <w:t>Internet, accelerated adoption and usage of information and communication technology (ICT) during COVID-19 pandemic, circulation and use of counterfeit ICT devices has increased considerably. According to an OECD report published in March, 2017, nearly one in five mobile phones shipped internationally is fake</w:t>
            </w:r>
            <w:r w:rsidR="00035024" w:rsidRPr="00333AB5">
              <w:rPr>
                <w:color w:val="000000"/>
                <w:lang w:val="en-US"/>
              </w:rPr>
              <w:t xml:space="preserve"> or counterfeit</w:t>
            </w:r>
            <w:r w:rsidRPr="00333AB5">
              <w:rPr>
                <w:color w:val="000000"/>
                <w:lang w:val="en-US"/>
              </w:rPr>
              <w:t>. Therefore, growing trade in counterfeit IT and communications hardware weighs on consumers, manufacturers and public finances.</w:t>
            </w:r>
          </w:p>
          <w:p w14:paraId="576F6342" w14:textId="6C28AA54" w:rsidR="008F7230" w:rsidRPr="00462C39" w:rsidRDefault="008F7230" w:rsidP="00473D14">
            <w:pPr>
              <w:rPr>
                <w:color w:val="000000"/>
                <w:lang w:val="en-US"/>
              </w:rPr>
            </w:pPr>
            <w:r w:rsidRPr="00462C39">
              <w:rPr>
                <w:color w:val="000000"/>
                <w:lang w:val="en-US"/>
              </w:rPr>
              <w:t>A counterfeit ICT device is a product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r w:rsidR="005F04F7" w:rsidRPr="00462C39">
              <w:rPr>
                <w:color w:val="000000"/>
                <w:lang w:val="en-US"/>
              </w:rPr>
              <w:t xml:space="preserve"> Major </w:t>
            </w:r>
            <w:ins w:id="11" w:author="Tejpal Singh [2]" w:date="2023-05-12T10:01:00Z">
              <w:r w:rsidR="00AE4E64" w:rsidRPr="00462C39">
                <w:rPr>
                  <w:color w:val="000000"/>
                  <w:lang w:val="en-US"/>
                </w:rPr>
                <w:t xml:space="preserve">mobile </w:t>
              </w:r>
            </w:ins>
            <w:r w:rsidR="005F04F7" w:rsidRPr="00462C39">
              <w:rPr>
                <w:color w:val="000000"/>
                <w:lang w:val="en-US"/>
              </w:rPr>
              <w:t xml:space="preserve">ICT </w:t>
            </w:r>
            <w:del w:id="12" w:author="Tejpal Singh [2]" w:date="2023-05-12T10:01:00Z">
              <w:r w:rsidR="000F1522" w:rsidRPr="00462C39" w:rsidDel="00AE4E64">
                <w:rPr>
                  <w:color w:val="000000"/>
                  <w:lang w:val="en-US"/>
                </w:rPr>
                <w:delText xml:space="preserve">mobile </w:delText>
              </w:r>
            </w:del>
            <w:r w:rsidR="005F04F7" w:rsidRPr="00462C39">
              <w:rPr>
                <w:color w:val="000000"/>
                <w:lang w:val="en-US"/>
              </w:rPr>
              <w:t xml:space="preserve">devices inter-alia </w:t>
            </w:r>
            <w:r w:rsidR="000F1522" w:rsidRPr="00462C39">
              <w:rPr>
                <w:color w:val="000000"/>
                <w:lang w:val="en-US"/>
              </w:rPr>
              <w:t>includes</w:t>
            </w:r>
            <w:r w:rsidR="00020011" w:rsidRPr="00462C39">
              <w:rPr>
                <w:color w:val="000000"/>
                <w:lang w:val="en-US"/>
              </w:rPr>
              <w:t xml:space="preserve"> smart</w:t>
            </w:r>
            <w:del w:id="13" w:author="Tejpal Singh [2]" w:date="2023-05-12T10:00:00Z">
              <w:r w:rsidR="00020011" w:rsidRPr="00462C39" w:rsidDel="00AE4E64">
                <w:rPr>
                  <w:color w:val="000000"/>
                  <w:lang w:val="en-US"/>
                </w:rPr>
                <w:delText xml:space="preserve"> </w:delText>
              </w:r>
            </w:del>
            <w:r w:rsidR="00020011" w:rsidRPr="00462C39">
              <w:rPr>
                <w:color w:val="000000"/>
                <w:lang w:val="en-US"/>
              </w:rPr>
              <w:t xml:space="preserve">phones, </w:t>
            </w:r>
            <w:r w:rsidR="005F04F7" w:rsidRPr="00462C39">
              <w:rPr>
                <w:color w:val="000000"/>
                <w:lang w:val="en-US"/>
              </w:rPr>
              <w:t>tablets</w:t>
            </w:r>
            <w:r w:rsidR="00B4454C" w:rsidRPr="00462C39">
              <w:rPr>
                <w:color w:val="000000"/>
                <w:lang w:val="en-US"/>
              </w:rPr>
              <w:t>, IoT devices, wearable</w:t>
            </w:r>
            <w:ins w:id="14" w:author="Tejpal Singh [2]" w:date="2023-05-12T10:00:00Z">
              <w:r w:rsidR="00AE4E64" w:rsidRPr="00462C39">
                <w:rPr>
                  <w:color w:val="000000"/>
                  <w:lang w:val="en-US"/>
                </w:rPr>
                <w:t>s</w:t>
              </w:r>
            </w:ins>
            <w:r w:rsidR="00B4454C" w:rsidRPr="00462C39">
              <w:rPr>
                <w:color w:val="000000"/>
                <w:lang w:val="en-US"/>
              </w:rPr>
              <w:t>, modem</w:t>
            </w:r>
            <w:ins w:id="15" w:author="Tejpal Singh [2]" w:date="2023-05-12T10:00:00Z">
              <w:r w:rsidR="00AE4E64" w:rsidRPr="00462C39">
                <w:rPr>
                  <w:color w:val="000000"/>
                  <w:lang w:val="en-US"/>
                </w:rPr>
                <w:t>s</w:t>
              </w:r>
            </w:ins>
            <w:r w:rsidR="00B4454C" w:rsidRPr="00462C39">
              <w:rPr>
                <w:color w:val="000000"/>
                <w:lang w:val="en-US"/>
              </w:rPr>
              <w:t>, dongle</w:t>
            </w:r>
            <w:ins w:id="16" w:author="Tejpal Singh [2]" w:date="2023-05-12T10:00:00Z">
              <w:r w:rsidR="00AE4E64" w:rsidRPr="00462C39">
                <w:rPr>
                  <w:color w:val="000000"/>
                  <w:lang w:val="en-US"/>
                </w:rPr>
                <w:t>s</w:t>
              </w:r>
            </w:ins>
            <w:r w:rsidR="00B4454C" w:rsidRPr="00462C39">
              <w:rPr>
                <w:color w:val="000000"/>
                <w:lang w:val="en-US"/>
              </w:rPr>
              <w:t>, WLAN router</w:t>
            </w:r>
            <w:ins w:id="17" w:author="Tejpal Singh [2]" w:date="2023-05-12T10:00:00Z">
              <w:r w:rsidR="00AE4E64" w:rsidRPr="00462C39">
                <w:rPr>
                  <w:color w:val="000000"/>
                  <w:lang w:val="en-US"/>
                </w:rPr>
                <w:t>s</w:t>
              </w:r>
            </w:ins>
            <w:r w:rsidR="00B4454C" w:rsidRPr="00462C39">
              <w:rPr>
                <w:color w:val="000000"/>
                <w:lang w:val="en-US"/>
              </w:rPr>
              <w:t xml:space="preserve"> </w:t>
            </w:r>
            <w:ins w:id="18" w:author="Tejpal Singh [2]" w:date="2023-05-12T10:01:00Z">
              <w:r w:rsidR="00AE4E64" w:rsidRPr="00462C39">
                <w:rPr>
                  <w:color w:val="000000"/>
                  <w:lang w:val="en-US"/>
                </w:rPr>
                <w:t xml:space="preserve">etc. </w:t>
              </w:r>
            </w:ins>
            <w:r w:rsidR="00B4454C" w:rsidRPr="00462C39">
              <w:rPr>
                <w:color w:val="000000"/>
                <w:lang w:val="en-US"/>
              </w:rPr>
              <w:t>with cellular network</w:t>
            </w:r>
            <w:ins w:id="19" w:author="Tejpal Singh [2]" w:date="2023-05-12T10:00:00Z">
              <w:r w:rsidR="00AE4E64" w:rsidRPr="00462C39">
                <w:rPr>
                  <w:color w:val="000000"/>
                  <w:lang w:val="en-US"/>
                </w:rPr>
                <w:t xml:space="preserve"> </w:t>
              </w:r>
            </w:ins>
            <w:ins w:id="20" w:author="Tejpal Singh [2]" w:date="2023-05-12T10:01:00Z">
              <w:r w:rsidR="00AE4E64" w:rsidRPr="00462C39">
                <w:rPr>
                  <w:color w:val="000000"/>
                  <w:lang w:val="en-US"/>
                </w:rPr>
                <w:t>connectivity</w:t>
              </w:r>
            </w:ins>
            <w:del w:id="21" w:author="Tejpal Singh [2]" w:date="2023-05-12T10:01:00Z">
              <w:r w:rsidR="005F04F7" w:rsidRPr="00462C39" w:rsidDel="00AE4E64">
                <w:rPr>
                  <w:color w:val="000000"/>
                  <w:lang w:val="en-US"/>
                </w:rPr>
                <w:delText xml:space="preserve"> etc</w:delText>
              </w:r>
            </w:del>
            <w:r w:rsidR="005F04F7" w:rsidRPr="00462C39">
              <w:rPr>
                <w:color w:val="000000"/>
                <w:lang w:val="en-US"/>
              </w:rPr>
              <w:t xml:space="preserve">. In addition to counterfeit </w:t>
            </w:r>
            <w:ins w:id="22" w:author="email" w:date="2023-05-11T20:58:00Z">
              <w:r w:rsidR="00F43D75" w:rsidRPr="00462C39">
                <w:rPr>
                  <w:color w:val="000000"/>
                  <w:lang w:val="en-US"/>
                </w:rPr>
                <w:t xml:space="preserve">mobile </w:t>
              </w:r>
            </w:ins>
            <w:r w:rsidR="005F04F7" w:rsidRPr="00462C39">
              <w:rPr>
                <w:color w:val="000000"/>
                <w:lang w:val="en-US"/>
              </w:rPr>
              <w:t>ICT devices, use of stolen devices in mobile network also poses a serious security and law and order problem.</w:t>
            </w:r>
          </w:p>
          <w:p w14:paraId="576F6343" w14:textId="0D381D63" w:rsidR="008F7230" w:rsidRPr="00333AB5" w:rsidRDefault="005F04F7" w:rsidP="00473D14">
            <w:pPr>
              <w:spacing w:line="276" w:lineRule="auto"/>
              <w:rPr>
                <w:color w:val="000000"/>
                <w:lang w:val="en-US"/>
              </w:rPr>
            </w:pPr>
            <w:r w:rsidRPr="00462C39">
              <w:rPr>
                <w:color w:val="000000"/>
                <w:lang w:val="en-US"/>
              </w:rPr>
              <w:t>The un-checked proliferation of counterfeit and</w:t>
            </w:r>
            <w:r w:rsidRPr="00333AB5">
              <w:rPr>
                <w:color w:val="000000"/>
                <w:lang w:val="en-US"/>
              </w:rPr>
              <w:t xml:space="preserve"> stolen </w:t>
            </w:r>
            <w:ins w:id="23" w:author="email" w:date="2023-05-11T20:59:00Z">
              <w:r w:rsidR="00F43D75">
                <w:rPr>
                  <w:color w:val="000000"/>
                  <w:lang w:val="en-US"/>
                </w:rPr>
                <w:t xml:space="preserve">mobile ICT </w:t>
              </w:r>
            </w:ins>
            <w:r w:rsidRPr="00333AB5">
              <w:rPr>
                <w:color w:val="000000"/>
                <w:lang w:val="en-US"/>
              </w:rPr>
              <w:t xml:space="preserve">devices </w:t>
            </w:r>
            <w:r w:rsidR="000F1522" w:rsidRPr="00333AB5">
              <w:rPr>
                <w:color w:val="000000"/>
                <w:lang w:val="en-US"/>
              </w:rPr>
              <w:t xml:space="preserve">in public land mobile network (PLMN) </w:t>
            </w:r>
            <w:r w:rsidRPr="00333AB5">
              <w:rPr>
                <w:color w:val="000000"/>
                <w:lang w:val="en-US"/>
              </w:rPr>
              <w:t xml:space="preserve">poses a serious challenge to Regulators, Law Enforcement Agencies (LEA), end consumers and </w:t>
            </w:r>
            <w:r w:rsidR="000F1522" w:rsidRPr="00333AB5">
              <w:rPr>
                <w:color w:val="000000"/>
                <w:lang w:val="en-US"/>
              </w:rPr>
              <w:t xml:space="preserve">adversely affects </w:t>
            </w:r>
            <w:ins w:id="24" w:author="email" w:date="2023-05-11T21:46:00Z">
              <w:r w:rsidR="00892920">
                <w:rPr>
                  <w:color w:val="000000"/>
                  <w:lang w:val="en-US"/>
                </w:rPr>
                <w:t xml:space="preserve">the </w:t>
              </w:r>
            </w:ins>
            <w:r w:rsidRPr="00333AB5">
              <w:rPr>
                <w:color w:val="000000"/>
                <w:lang w:val="en-US"/>
              </w:rPr>
              <w:t>economy in general. The supply and demand economics of counterfeit and stolen devices complicate the attempts to check the local as well as global market scenario</w:t>
            </w:r>
            <w:r w:rsidR="00035024" w:rsidRPr="00333AB5">
              <w:rPr>
                <w:color w:val="000000"/>
                <w:lang w:val="en-US"/>
              </w:rPr>
              <w:t xml:space="preserve"> for such devices.</w:t>
            </w:r>
          </w:p>
          <w:p w14:paraId="576F6344" w14:textId="77777777" w:rsidR="008F7230" w:rsidRDefault="008F7230" w:rsidP="00473D14">
            <w:pPr>
              <w:spacing w:line="276" w:lineRule="auto"/>
              <w:rPr>
                <w:lang w:val="en-US"/>
              </w:rPr>
            </w:pPr>
            <w:r w:rsidRPr="00333AB5">
              <w:rPr>
                <w:lang w:val="en-US"/>
              </w:rPr>
              <w:t>Recommendation</w:t>
            </w:r>
            <w:r w:rsidR="00035024" w:rsidRPr="00333AB5">
              <w:rPr>
                <w:lang w:val="en-US"/>
              </w:rPr>
              <w:t xml:space="preserve"> ITU-T Q.5050</w:t>
            </w:r>
            <w:r w:rsidRPr="00333AB5">
              <w:rPr>
                <w:lang w:val="en-US"/>
              </w:rPr>
              <w:t xml:space="preserve"> provided </w:t>
            </w:r>
            <w:r w:rsidR="00035024" w:rsidRPr="00333AB5">
              <w:rPr>
                <w:lang w:val="en-US"/>
              </w:rPr>
              <w:t xml:space="preserve">a reference </w:t>
            </w:r>
            <w:r w:rsidRPr="00333AB5">
              <w:rPr>
                <w:lang w:val="en-US"/>
              </w:rPr>
              <w:t xml:space="preserve">framework </w:t>
            </w:r>
            <w:r w:rsidR="00035024" w:rsidRPr="00333AB5">
              <w:rPr>
                <w:lang w:val="en-US"/>
              </w:rPr>
              <w:t>with high-level challenges and requirements that should be considered when deploying solutions to combat the circulation and use of counterfeit ICT devices</w:t>
            </w:r>
            <w:r w:rsidRPr="00333AB5">
              <w:rPr>
                <w:lang w:val="en-US"/>
              </w:rPr>
              <w:t xml:space="preserve">.  </w:t>
            </w:r>
            <w:r w:rsidR="00E62FB8" w:rsidRPr="00333AB5">
              <w:rPr>
                <w:lang w:val="en-US"/>
              </w:rPr>
              <w:t>Further, Recommendation ITU-T Q.5051 provides a ‘Framework for combating the use of stolen mobile devices’.</w:t>
            </w:r>
          </w:p>
          <w:p w14:paraId="576F6345" w14:textId="6A7E0E93" w:rsidR="00987178" w:rsidRPr="00462C39" w:rsidRDefault="00987178" w:rsidP="00987178">
            <w:pPr>
              <w:spacing w:line="276" w:lineRule="auto"/>
              <w:rPr>
                <w:lang w:val="en-US"/>
              </w:rPr>
            </w:pPr>
            <w:r w:rsidRPr="00FC60D4">
              <w:rPr>
                <w:lang w:val="en-US"/>
              </w:rPr>
              <w:t>It also aims to define possible communication channels</w:t>
            </w:r>
            <w:ins w:id="25" w:author="Tejpal Singh [2]" w:date="2023-04-10T09:59:00Z">
              <w:r w:rsidR="00540228">
                <w:rPr>
                  <w:lang w:val="en-US"/>
                </w:rPr>
                <w:t xml:space="preserve"> </w:t>
              </w:r>
            </w:ins>
            <w:r w:rsidRPr="00FC60D4">
              <w:rPr>
                <w:lang w:val="en-US"/>
              </w:rPr>
              <w:t>and</w:t>
            </w:r>
            <w:ins w:id="26" w:author="Tejpal Singh [2]" w:date="2023-04-10T09:59:00Z">
              <w:r w:rsidR="00540228">
                <w:rPr>
                  <w:lang w:val="en-US"/>
                </w:rPr>
                <w:t xml:space="preserve"> </w:t>
              </w:r>
            </w:ins>
            <w:r w:rsidRPr="00FC60D4">
              <w:rPr>
                <w:lang w:val="en-US"/>
              </w:rPr>
              <w:t>consumer interfaces with platform, indicative query and response formats</w:t>
            </w:r>
            <w:ins w:id="27" w:author="Tejpal Singh [2]" w:date="2023-04-10T09:59:00Z">
              <w:r w:rsidR="00540228">
                <w:rPr>
                  <w:lang w:val="en-US"/>
                </w:rPr>
                <w:t xml:space="preserve"> </w:t>
              </w:r>
            </w:ins>
            <w:r w:rsidRPr="00FC60D4">
              <w:rPr>
                <w:lang w:val="en-US"/>
              </w:rPr>
              <w:t xml:space="preserve">including approaches for consumer education and awareness. The recommendation also covers key features of the platform, key </w:t>
            </w:r>
            <w:r w:rsidRPr="00FC6EF1">
              <w:rPr>
                <w:lang w:val="en-US"/>
              </w:rPr>
              <w:t>security</w:t>
            </w:r>
            <w:r w:rsidRPr="00FC60D4">
              <w:rPr>
                <w:lang w:val="en-US"/>
              </w:rPr>
              <w:t xml:space="preserve"> considerations, implementation</w:t>
            </w:r>
            <w:ins w:id="28" w:author="Tejpal Singh [2]" w:date="2023-04-10T09:59:00Z">
              <w:r w:rsidR="00540228">
                <w:rPr>
                  <w:lang w:val="en-US"/>
                </w:rPr>
                <w:t xml:space="preserve"> </w:t>
              </w:r>
            </w:ins>
            <w:r w:rsidRPr="00462C39">
              <w:rPr>
                <w:lang w:val="en-US"/>
              </w:rPr>
              <w:t xml:space="preserve">scenarios and possible technical challenges inter-alia related to vendor agnostic interfaces, mobile equipment bulk verification, dealing with </w:t>
            </w:r>
            <w:del w:id="29" w:author="Tejpal Singh" w:date="2023-05-15T16:59:00Z">
              <w:r w:rsidRPr="00462C39" w:rsidDel="00C028EA">
                <w:rPr>
                  <w:lang w:val="en-US"/>
                </w:rPr>
                <w:delText>cloned</w:delText>
              </w:r>
              <w:r w:rsidR="00540228" w:rsidRPr="00462C39" w:rsidDel="00C028EA">
                <w:rPr>
                  <w:lang w:val="en-US"/>
                </w:rPr>
                <w:delText xml:space="preserve"> </w:delText>
              </w:r>
              <w:r w:rsidRPr="00462C39" w:rsidDel="00C028EA">
                <w:rPr>
                  <w:lang w:val="en-US"/>
                </w:rPr>
                <w:delText xml:space="preserve">devices or </w:delText>
              </w:r>
            </w:del>
            <w:r w:rsidRPr="00462C39">
              <w:rPr>
                <w:lang w:val="en-US"/>
              </w:rPr>
              <w:t>devices with replicated unique identifiers and reporting and handling of stolen or lost mobile ICT devices and their restoration upon recovery.</w:t>
            </w:r>
          </w:p>
          <w:p w14:paraId="576F6346" w14:textId="52CAD194" w:rsidR="00987178" w:rsidRPr="00FC60D4" w:rsidDel="00FC60D4" w:rsidRDefault="003F2F51" w:rsidP="00987178">
            <w:pPr>
              <w:spacing w:line="276" w:lineRule="auto"/>
              <w:rPr>
                <w:ins w:id="30" w:author="Tejpal Singh [2]" w:date="2023-02-04T20:09:00Z"/>
                <w:del w:id="31" w:author="Joao Alexandre Moncaio Zanon" w:date="2022-11-23T10:49:00Z"/>
                <w:lang w:val="en-US"/>
              </w:rPr>
            </w:pPr>
            <w:r w:rsidRPr="00462C39">
              <w:rPr>
                <w:lang w:val="en-US"/>
              </w:rPr>
              <w:t xml:space="preserve">Therefore, </w:t>
            </w:r>
            <w:r w:rsidR="00987178" w:rsidRPr="00462C39">
              <w:rPr>
                <w:lang w:val="en-US"/>
              </w:rPr>
              <w:t>Recommendation ITU-T Q.CCF-CCSD</w:t>
            </w:r>
            <w:r w:rsidR="00540228" w:rsidRPr="00462C39">
              <w:rPr>
                <w:lang w:val="en-US"/>
              </w:rPr>
              <w:t xml:space="preserve"> </w:t>
            </w:r>
            <w:r w:rsidR="00987178" w:rsidRPr="00462C39">
              <w:rPr>
                <w:lang w:val="en-US"/>
              </w:rPr>
              <w:t xml:space="preserve">aims to provide a consumer centric framework through unified platform considering possible scenarios and multi-pronged approach for combating counterfeit and stolen </w:t>
            </w:r>
            <w:ins w:id="32" w:author="email" w:date="2023-05-11T21:01:00Z">
              <w:r w:rsidR="00F43D75" w:rsidRPr="00462C39">
                <w:rPr>
                  <w:lang w:val="en-US"/>
                </w:rPr>
                <w:t xml:space="preserve">mobile ICT </w:t>
              </w:r>
            </w:ins>
            <w:r w:rsidR="00987178" w:rsidRPr="00462C39">
              <w:rPr>
                <w:lang w:val="en-US"/>
              </w:rPr>
              <w:t>devices</w:t>
            </w:r>
            <w:ins w:id="33" w:author="Tejpal Singh [2]" w:date="2023-02-04T20:09:00Z">
              <w:r w:rsidR="00987178" w:rsidRPr="00462C39">
                <w:rPr>
                  <w:lang w:val="en-US"/>
                </w:rPr>
                <w:t>.</w:t>
              </w:r>
            </w:ins>
          </w:p>
          <w:bookmarkEnd w:id="8"/>
          <w:p w14:paraId="576F6347" w14:textId="77777777" w:rsidR="00860B9D" w:rsidRDefault="00860B9D" w:rsidP="00860B9D">
            <w:pPr>
              <w:spacing w:line="276" w:lineRule="auto"/>
              <w:rPr>
                <w:szCs w:val="22"/>
                <w:lang w:val="en-US"/>
              </w:rPr>
            </w:pPr>
          </w:p>
        </w:tc>
      </w:tr>
    </w:tbl>
    <w:p w14:paraId="576F6349" w14:textId="77777777" w:rsidR="007C38B4" w:rsidRPr="00333AB5" w:rsidRDefault="007C38B4" w:rsidP="007C38B4">
      <w:pPr>
        <w:rPr>
          <w:lang w:val="en-US"/>
        </w:rPr>
      </w:pPr>
    </w:p>
    <w:tbl>
      <w:tblPr>
        <w:tblW w:w="9948" w:type="dxa"/>
        <w:tblLook w:val="0000" w:firstRow="0" w:lastRow="0" w:firstColumn="0" w:lastColumn="0" w:noHBand="0" w:noVBand="0"/>
      </w:tblPr>
      <w:tblGrid>
        <w:gridCol w:w="9948"/>
      </w:tblGrid>
      <w:tr w:rsidR="007C38B4" w:rsidRPr="00333AB5" w14:paraId="576F6358" w14:textId="77777777" w:rsidTr="0049651F">
        <w:tc>
          <w:tcPr>
            <w:tcW w:w="9948" w:type="dxa"/>
          </w:tcPr>
          <w:p w14:paraId="576F634A" w14:textId="77777777" w:rsidR="007C38B4" w:rsidRPr="00333AB5" w:rsidRDefault="007C38B4" w:rsidP="0049651F">
            <w:pPr>
              <w:pStyle w:val="Headingb"/>
              <w:spacing w:after="120"/>
              <w:rPr>
                <w:lang w:val="en-US"/>
              </w:rPr>
            </w:pPr>
            <w:r w:rsidRPr="00333AB5">
              <w:rPr>
                <w:lang w:val="en-US"/>
              </w:rPr>
              <w:lastRenderedPageBreak/>
              <w:t>History</w:t>
            </w:r>
          </w:p>
          <w:tbl>
            <w:tblPr>
              <w:tblW w:w="0" w:type="auto"/>
              <w:tblLook w:val="0000" w:firstRow="0" w:lastRow="0" w:firstColumn="0" w:lastColumn="0" w:noHBand="0" w:noVBand="0"/>
            </w:tblPr>
            <w:tblGrid>
              <w:gridCol w:w="864"/>
              <w:gridCol w:w="2123"/>
              <w:gridCol w:w="1047"/>
              <w:gridCol w:w="1347"/>
              <w:gridCol w:w="1241"/>
            </w:tblGrid>
            <w:tr w:rsidR="007C38B4" w:rsidRPr="00333AB5" w14:paraId="576F6350" w14:textId="77777777" w:rsidTr="0049651F">
              <w:tc>
                <w:tcPr>
                  <w:tcW w:w="0" w:type="auto"/>
                  <w:shd w:val="clear" w:color="auto" w:fill="auto"/>
                  <w:vAlign w:val="center"/>
                </w:tcPr>
                <w:p w14:paraId="576F634B" w14:textId="77777777" w:rsidR="007C38B4" w:rsidRPr="00462C39" w:rsidRDefault="007C38B4" w:rsidP="0049651F">
                  <w:pPr>
                    <w:pStyle w:val="Tabletext"/>
                    <w:jc w:val="center"/>
                    <w:rPr>
                      <w:lang w:val="en-US"/>
                    </w:rPr>
                  </w:pPr>
                  <w:r w:rsidRPr="00462C39">
                    <w:rPr>
                      <w:lang w:val="en-US"/>
                    </w:rPr>
                    <w:t>Edition</w:t>
                  </w:r>
                </w:p>
              </w:tc>
              <w:tc>
                <w:tcPr>
                  <w:tcW w:w="0" w:type="auto"/>
                  <w:shd w:val="clear" w:color="auto" w:fill="auto"/>
                  <w:vAlign w:val="center"/>
                </w:tcPr>
                <w:p w14:paraId="576F634C" w14:textId="77777777" w:rsidR="007C38B4" w:rsidRPr="00462C39" w:rsidRDefault="007C38B4" w:rsidP="0049651F">
                  <w:pPr>
                    <w:pStyle w:val="Tabletext"/>
                    <w:jc w:val="center"/>
                    <w:rPr>
                      <w:lang w:val="en-US"/>
                    </w:rPr>
                  </w:pPr>
                  <w:r w:rsidRPr="00462C39">
                    <w:rPr>
                      <w:lang w:val="en-US"/>
                    </w:rPr>
                    <w:t>Recommendation</w:t>
                  </w:r>
                </w:p>
              </w:tc>
              <w:tc>
                <w:tcPr>
                  <w:tcW w:w="0" w:type="auto"/>
                  <w:shd w:val="clear" w:color="auto" w:fill="auto"/>
                  <w:vAlign w:val="center"/>
                </w:tcPr>
                <w:p w14:paraId="576F634D" w14:textId="77777777" w:rsidR="007C38B4" w:rsidRPr="00462C39" w:rsidRDefault="007C38B4" w:rsidP="0049651F">
                  <w:pPr>
                    <w:pStyle w:val="Tabletext"/>
                    <w:jc w:val="center"/>
                    <w:rPr>
                      <w:lang w:val="en-US"/>
                    </w:rPr>
                  </w:pPr>
                  <w:r w:rsidRPr="00462C39">
                    <w:rPr>
                      <w:lang w:val="en-US"/>
                    </w:rPr>
                    <w:t>Approval</w:t>
                  </w:r>
                </w:p>
              </w:tc>
              <w:tc>
                <w:tcPr>
                  <w:tcW w:w="0" w:type="auto"/>
                  <w:vAlign w:val="center"/>
                </w:tcPr>
                <w:p w14:paraId="576F634E" w14:textId="77777777" w:rsidR="007C38B4" w:rsidRPr="00462C39" w:rsidRDefault="007C38B4" w:rsidP="0049651F">
                  <w:pPr>
                    <w:pStyle w:val="Tabletext"/>
                    <w:jc w:val="center"/>
                    <w:rPr>
                      <w:lang w:val="en-US"/>
                    </w:rPr>
                  </w:pPr>
                  <w:r w:rsidRPr="00462C39">
                    <w:rPr>
                      <w:lang w:val="en-US"/>
                    </w:rPr>
                    <w:t>Study Group</w:t>
                  </w:r>
                </w:p>
              </w:tc>
              <w:tc>
                <w:tcPr>
                  <w:tcW w:w="0" w:type="auto"/>
                  <w:vAlign w:val="center"/>
                </w:tcPr>
                <w:p w14:paraId="576F634F" w14:textId="77777777" w:rsidR="007C38B4" w:rsidRPr="00462C39" w:rsidRDefault="007C38B4" w:rsidP="0049651F">
                  <w:pPr>
                    <w:pStyle w:val="Tabletext"/>
                    <w:jc w:val="center"/>
                    <w:rPr>
                      <w:lang w:val="en-US"/>
                    </w:rPr>
                  </w:pPr>
                  <w:r w:rsidRPr="00462C39">
                    <w:rPr>
                      <w:lang w:val="en-US"/>
                    </w:rPr>
                    <w:t>Unique ID</w:t>
                  </w:r>
                  <w:r w:rsidRPr="00462C39">
                    <w:rPr>
                      <w:rStyle w:val="FootnoteReference"/>
                      <w:lang w:val="en-US"/>
                    </w:rPr>
                    <w:footnoteReference w:customMarkFollows="1" w:id="2"/>
                    <w:t>*</w:t>
                  </w:r>
                </w:p>
              </w:tc>
            </w:tr>
            <w:tr w:rsidR="007C38B4" w:rsidRPr="00333AB5" w14:paraId="576F6356" w14:textId="77777777" w:rsidTr="0049651F">
              <w:tc>
                <w:tcPr>
                  <w:tcW w:w="0" w:type="auto"/>
                  <w:shd w:val="clear" w:color="auto" w:fill="D9D9D9"/>
                </w:tcPr>
                <w:p w14:paraId="576F6351" w14:textId="77777777" w:rsidR="007C38B4" w:rsidRPr="00462C39" w:rsidRDefault="007C38B4" w:rsidP="0049651F">
                  <w:pPr>
                    <w:pStyle w:val="Tabletext"/>
                    <w:jc w:val="center"/>
                    <w:rPr>
                      <w:lang w:val="en-US"/>
                    </w:rPr>
                  </w:pPr>
                  <w:bookmarkStart w:id="34" w:name="ihistorye"/>
                  <w:bookmarkEnd w:id="34"/>
                  <w:r w:rsidRPr="00462C39">
                    <w:rPr>
                      <w:lang w:val="en-US"/>
                    </w:rPr>
                    <w:t>1.0</w:t>
                  </w:r>
                </w:p>
              </w:tc>
              <w:tc>
                <w:tcPr>
                  <w:tcW w:w="0" w:type="auto"/>
                  <w:shd w:val="clear" w:color="auto" w:fill="D9D9D9"/>
                </w:tcPr>
                <w:p w14:paraId="576F6352" w14:textId="77777777" w:rsidR="007C38B4" w:rsidRPr="00462C39" w:rsidRDefault="007C38B4" w:rsidP="00431C97">
                  <w:pPr>
                    <w:pStyle w:val="Tabletext"/>
                    <w:rPr>
                      <w:lang w:val="fr-CH"/>
                    </w:rPr>
                  </w:pPr>
                  <w:r w:rsidRPr="00462C39">
                    <w:rPr>
                      <w:lang w:val="fr-CH"/>
                    </w:rPr>
                    <w:t>ITU-T Q.</w:t>
                  </w:r>
                  <w:r w:rsidR="00431C97" w:rsidRPr="00462C39">
                    <w:rPr>
                      <w:lang w:val="fr-CH"/>
                    </w:rPr>
                    <w:t>CCF-CCSD</w:t>
                  </w:r>
                </w:p>
              </w:tc>
              <w:tc>
                <w:tcPr>
                  <w:tcW w:w="0" w:type="auto"/>
                  <w:shd w:val="clear" w:color="auto" w:fill="D9D9D9"/>
                </w:tcPr>
                <w:p w14:paraId="576F6353" w14:textId="77777777" w:rsidR="007C38B4" w:rsidRPr="00462C39" w:rsidRDefault="008F7230" w:rsidP="0049651F">
                  <w:pPr>
                    <w:pStyle w:val="Tabletext"/>
                    <w:jc w:val="center"/>
                    <w:rPr>
                      <w:lang w:val="en-US"/>
                    </w:rPr>
                  </w:pPr>
                  <w:r w:rsidRPr="00462C39">
                    <w:rPr>
                      <w:lang w:val="en-US"/>
                    </w:rPr>
                    <w:t>---</w:t>
                  </w:r>
                </w:p>
              </w:tc>
              <w:tc>
                <w:tcPr>
                  <w:tcW w:w="0" w:type="auto"/>
                  <w:shd w:val="clear" w:color="auto" w:fill="D9D9D9"/>
                </w:tcPr>
                <w:p w14:paraId="576F6354" w14:textId="77777777" w:rsidR="007C38B4" w:rsidRPr="00462C39" w:rsidRDefault="007C38B4" w:rsidP="0049651F">
                  <w:pPr>
                    <w:pStyle w:val="Tabletext"/>
                    <w:jc w:val="center"/>
                    <w:rPr>
                      <w:lang w:val="en-US"/>
                    </w:rPr>
                  </w:pPr>
                  <w:r w:rsidRPr="00462C39">
                    <w:rPr>
                      <w:lang w:val="en-US"/>
                    </w:rPr>
                    <w:t>11</w:t>
                  </w:r>
                </w:p>
              </w:tc>
              <w:tc>
                <w:tcPr>
                  <w:tcW w:w="0" w:type="auto"/>
                  <w:shd w:val="clear" w:color="auto" w:fill="D9D9D9"/>
                </w:tcPr>
                <w:p w14:paraId="576F6355" w14:textId="77777777" w:rsidR="007C38B4" w:rsidRPr="00462C39" w:rsidRDefault="00500C39" w:rsidP="008F7230">
                  <w:pPr>
                    <w:pStyle w:val="Tabletext"/>
                    <w:rPr>
                      <w:lang w:val="en-US"/>
                    </w:rPr>
                  </w:pPr>
                  <w:hyperlink r:id="rId20" w:tooltip="Click to download the respective PDF version" w:history="1">
                    <w:r w:rsidR="008F7230" w:rsidRPr="00462C39">
                      <w:rPr>
                        <w:rStyle w:val="Hyperlink"/>
                        <w:sz w:val="24"/>
                        <w:lang w:val="en-US"/>
                      </w:rPr>
                      <w:t>--</w:t>
                    </w:r>
                  </w:hyperlink>
                </w:p>
              </w:tc>
            </w:tr>
          </w:tbl>
          <w:p w14:paraId="576F6357" w14:textId="77777777" w:rsidR="007C38B4" w:rsidRPr="00333AB5" w:rsidRDefault="007C38B4" w:rsidP="0049651F">
            <w:pPr>
              <w:pStyle w:val="Headingb"/>
              <w:spacing w:after="120"/>
              <w:rPr>
                <w:lang w:val="en-US"/>
              </w:rPr>
            </w:pPr>
          </w:p>
        </w:tc>
      </w:tr>
    </w:tbl>
    <w:p w14:paraId="576F6359" w14:textId="77777777" w:rsidR="007C38B4" w:rsidRPr="00333AB5" w:rsidRDefault="007C38B4" w:rsidP="007C38B4">
      <w:pPr>
        <w:rPr>
          <w:lang w:val="en-US"/>
        </w:rPr>
      </w:pPr>
    </w:p>
    <w:tbl>
      <w:tblPr>
        <w:tblW w:w="0" w:type="auto"/>
        <w:tblLayout w:type="fixed"/>
        <w:tblLook w:val="0000" w:firstRow="0" w:lastRow="0" w:firstColumn="0" w:lastColumn="0" w:noHBand="0" w:noVBand="0"/>
      </w:tblPr>
      <w:tblGrid>
        <w:gridCol w:w="9945"/>
      </w:tblGrid>
      <w:tr w:rsidR="007C38B4" w:rsidRPr="00333AB5" w14:paraId="576F635C" w14:textId="77777777" w:rsidTr="0049651F">
        <w:tc>
          <w:tcPr>
            <w:tcW w:w="9945" w:type="dxa"/>
          </w:tcPr>
          <w:p w14:paraId="576F635A" w14:textId="77777777" w:rsidR="007C38B4" w:rsidRPr="00333AB5" w:rsidRDefault="007C38B4" w:rsidP="0049651F">
            <w:pPr>
              <w:pStyle w:val="Headingb"/>
              <w:rPr>
                <w:lang w:val="en-US"/>
              </w:rPr>
            </w:pPr>
            <w:bookmarkStart w:id="35" w:name="ikeye"/>
            <w:r w:rsidRPr="00333AB5">
              <w:rPr>
                <w:lang w:val="en-US"/>
              </w:rPr>
              <w:t>Keywords</w:t>
            </w:r>
          </w:p>
          <w:p w14:paraId="576F635B" w14:textId="77777777" w:rsidR="007C38B4" w:rsidRPr="00333AB5" w:rsidRDefault="007C38B4" w:rsidP="000F1522">
            <w:pPr>
              <w:rPr>
                <w:bCs/>
                <w:lang w:val="en-US"/>
              </w:rPr>
            </w:pPr>
            <w:r w:rsidRPr="00333AB5">
              <w:rPr>
                <w:lang w:val="en-US"/>
              </w:rPr>
              <w:t xml:space="preserve">Combat counterfeit ICT </w:t>
            </w:r>
            <w:r w:rsidR="000F1522" w:rsidRPr="00333AB5">
              <w:rPr>
                <w:lang w:val="en-US"/>
              </w:rPr>
              <w:t xml:space="preserve">and stolen </w:t>
            </w:r>
            <w:r w:rsidRPr="00333AB5">
              <w:rPr>
                <w:lang w:val="en-US"/>
              </w:rPr>
              <w:t xml:space="preserve">devices, </w:t>
            </w:r>
            <w:r w:rsidR="000F1522" w:rsidRPr="00333AB5">
              <w:rPr>
                <w:lang w:val="en-US"/>
              </w:rPr>
              <w:t xml:space="preserve">unified </w:t>
            </w:r>
            <w:r w:rsidRPr="00333AB5">
              <w:rPr>
                <w:lang w:val="en-US"/>
              </w:rPr>
              <w:t>framework,</w:t>
            </w:r>
            <w:bookmarkEnd w:id="35"/>
          </w:p>
        </w:tc>
      </w:tr>
    </w:tbl>
    <w:p w14:paraId="576F635D" w14:textId="77777777" w:rsidR="007C38B4" w:rsidRPr="00333AB5" w:rsidRDefault="007C38B4" w:rsidP="007C38B4">
      <w:pPr>
        <w:rPr>
          <w:lang w:val="en-US"/>
        </w:rPr>
      </w:pPr>
    </w:p>
    <w:p w14:paraId="576F635E" w14:textId="77777777" w:rsidR="007C38B4" w:rsidRPr="00333AB5" w:rsidRDefault="007C38B4" w:rsidP="007C38B4">
      <w:pPr>
        <w:rPr>
          <w:lang w:val="en-US"/>
        </w:rPr>
        <w:sectPr w:rsidR="007C38B4" w:rsidRPr="00333AB5">
          <w:headerReference w:type="even" r:id="rId21"/>
          <w:headerReference w:type="default" r:id="rId22"/>
          <w:footerReference w:type="default" r:id="rId23"/>
          <w:footerReference w:type="first" r:id="rId24"/>
          <w:pgSz w:w="11907" w:h="16840" w:code="9"/>
          <w:pgMar w:top="1089" w:right="1089" w:bottom="1089" w:left="1089" w:header="482" w:footer="482" w:gutter="0"/>
          <w:pgNumType w:fmt="lowerRoman" w:start="1"/>
          <w:cols w:space="720"/>
          <w:vAlign w:val="both"/>
        </w:sectPr>
      </w:pPr>
    </w:p>
    <w:p w14:paraId="576F635F" w14:textId="77777777" w:rsidR="007C38B4" w:rsidRPr="00333AB5" w:rsidRDefault="007C38B4" w:rsidP="007C38B4">
      <w:pPr>
        <w:jc w:val="center"/>
        <w:rPr>
          <w:b/>
          <w:lang w:val="en-US"/>
        </w:rPr>
      </w:pPr>
      <w:r w:rsidRPr="00333AB5">
        <w:rPr>
          <w:b/>
          <w:lang w:val="en-US"/>
        </w:rPr>
        <w:lastRenderedPageBreak/>
        <w:t>Table of Contents</w:t>
      </w:r>
    </w:p>
    <w:p w14:paraId="576F6360" w14:textId="77777777" w:rsidR="004E25C9" w:rsidRPr="00333AB5" w:rsidRDefault="004E25C9" w:rsidP="004E25C9">
      <w:pPr>
        <w:pStyle w:val="toc0"/>
        <w:ind w:right="992"/>
        <w:rPr>
          <w:noProof/>
          <w:lang w:val="en-US"/>
        </w:rPr>
      </w:pPr>
      <w:r w:rsidRPr="00333AB5">
        <w:rPr>
          <w:lang w:val="en-US"/>
        </w:rPr>
        <w:tab/>
        <w:t>Page</w:t>
      </w:r>
    </w:p>
    <w:p w14:paraId="576F6361"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1</w:t>
      </w:r>
      <w:r w:rsidRPr="00333AB5">
        <w:rPr>
          <w:rFonts w:asciiTheme="minorHAnsi" w:eastAsiaTheme="minorEastAsia" w:hAnsiTheme="minorHAnsi" w:cstheme="minorBidi"/>
          <w:noProof/>
          <w:sz w:val="22"/>
          <w:szCs w:val="22"/>
          <w:lang w:val="en-US" w:eastAsia="en-GB"/>
        </w:rPr>
        <w:tab/>
      </w:r>
      <w:r w:rsidRPr="00333AB5">
        <w:rPr>
          <w:noProof/>
          <w:lang w:val="en-US"/>
        </w:rPr>
        <w:t>Scope</w:t>
      </w:r>
      <w:r w:rsidRPr="00333AB5">
        <w:rPr>
          <w:noProof/>
          <w:lang w:val="en-US"/>
        </w:rPr>
        <w:tab/>
      </w:r>
      <w:r w:rsidRPr="00333AB5">
        <w:rPr>
          <w:noProof/>
          <w:lang w:val="en-US"/>
        </w:rPr>
        <w:tab/>
        <w:t>1</w:t>
      </w:r>
    </w:p>
    <w:p w14:paraId="576F6362"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2</w:t>
      </w:r>
      <w:r w:rsidRPr="00333AB5">
        <w:rPr>
          <w:rFonts w:asciiTheme="minorHAnsi" w:eastAsiaTheme="minorEastAsia" w:hAnsiTheme="minorHAnsi" w:cstheme="minorBidi"/>
          <w:noProof/>
          <w:sz w:val="22"/>
          <w:szCs w:val="22"/>
          <w:lang w:val="en-US" w:eastAsia="en-GB"/>
        </w:rPr>
        <w:tab/>
      </w:r>
      <w:r w:rsidRPr="00333AB5">
        <w:rPr>
          <w:noProof/>
          <w:lang w:val="en-US"/>
        </w:rPr>
        <w:t>References</w:t>
      </w:r>
      <w:r w:rsidRPr="00333AB5">
        <w:rPr>
          <w:noProof/>
          <w:lang w:val="en-US"/>
        </w:rPr>
        <w:tab/>
      </w:r>
      <w:r w:rsidRPr="00333AB5">
        <w:rPr>
          <w:noProof/>
          <w:lang w:val="en-US"/>
        </w:rPr>
        <w:tab/>
        <w:t>1</w:t>
      </w:r>
    </w:p>
    <w:p w14:paraId="576F6363"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3</w:t>
      </w:r>
      <w:r w:rsidRPr="00333AB5">
        <w:rPr>
          <w:rFonts w:asciiTheme="minorHAnsi" w:eastAsiaTheme="minorEastAsia" w:hAnsiTheme="minorHAnsi" w:cstheme="minorBidi"/>
          <w:noProof/>
          <w:sz w:val="22"/>
          <w:szCs w:val="22"/>
          <w:lang w:val="en-US" w:eastAsia="en-GB"/>
        </w:rPr>
        <w:tab/>
      </w:r>
      <w:r w:rsidRPr="00333AB5">
        <w:rPr>
          <w:noProof/>
          <w:lang w:val="en-US"/>
        </w:rPr>
        <w:t>Definitions</w:t>
      </w:r>
      <w:r w:rsidRPr="00333AB5">
        <w:rPr>
          <w:noProof/>
          <w:lang w:val="en-US"/>
        </w:rPr>
        <w:tab/>
      </w:r>
      <w:r w:rsidRPr="00333AB5">
        <w:rPr>
          <w:noProof/>
          <w:lang w:val="en-US"/>
        </w:rPr>
        <w:tab/>
        <w:t>1</w:t>
      </w:r>
    </w:p>
    <w:p w14:paraId="576F6364"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rPr>
        <w:t>3.1</w:t>
      </w:r>
      <w:r w:rsidRPr="00333AB5">
        <w:rPr>
          <w:rFonts w:asciiTheme="minorHAnsi" w:eastAsiaTheme="minorEastAsia" w:hAnsiTheme="minorHAnsi" w:cstheme="minorBidi"/>
          <w:noProof/>
          <w:sz w:val="22"/>
          <w:szCs w:val="22"/>
          <w:lang w:val="en-US" w:eastAsia="en-GB"/>
        </w:rPr>
        <w:tab/>
      </w:r>
      <w:r w:rsidRPr="00333AB5">
        <w:rPr>
          <w:noProof/>
          <w:lang w:val="en-US"/>
        </w:rPr>
        <w:t>Terms defined elsewhere</w:t>
      </w:r>
      <w:r w:rsidRPr="00333AB5">
        <w:rPr>
          <w:noProof/>
          <w:lang w:val="en-US"/>
        </w:rPr>
        <w:tab/>
      </w:r>
      <w:r w:rsidRPr="00333AB5">
        <w:rPr>
          <w:noProof/>
          <w:lang w:val="en-US"/>
        </w:rPr>
        <w:tab/>
        <w:t>1</w:t>
      </w:r>
    </w:p>
    <w:p w14:paraId="576F6365"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rPr>
        <w:t>3.2</w:t>
      </w:r>
      <w:r w:rsidRPr="00333AB5">
        <w:rPr>
          <w:rFonts w:asciiTheme="minorHAnsi" w:eastAsiaTheme="minorEastAsia" w:hAnsiTheme="minorHAnsi" w:cstheme="minorBidi"/>
          <w:noProof/>
          <w:sz w:val="22"/>
          <w:szCs w:val="22"/>
          <w:lang w:val="en-US" w:eastAsia="en-GB"/>
        </w:rPr>
        <w:tab/>
      </w:r>
      <w:r w:rsidRPr="00333AB5">
        <w:rPr>
          <w:noProof/>
          <w:lang w:val="en-US"/>
        </w:rPr>
        <w:t>Terms defined in this Recommendation</w:t>
      </w:r>
      <w:r w:rsidRPr="00333AB5">
        <w:rPr>
          <w:noProof/>
          <w:lang w:val="en-US"/>
        </w:rPr>
        <w:tab/>
      </w:r>
      <w:r w:rsidRPr="00333AB5">
        <w:rPr>
          <w:noProof/>
          <w:lang w:val="en-US"/>
        </w:rPr>
        <w:tab/>
        <w:t>2</w:t>
      </w:r>
    </w:p>
    <w:p w14:paraId="576F6366"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4</w:t>
      </w:r>
      <w:r w:rsidRPr="00333AB5">
        <w:rPr>
          <w:rFonts w:asciiTheme="minorHAnsi" w:eastAsiaTheme="minorEastAsia" w:hAnsiTheme="minorHAnsi" w:cstheme="minorBidi"/>
          <w:noProof/>
          <w:sz w:val="22"/>
          <w:szCs w:val="22"/>
          <w:lang w:val="en-US" w:eastAsia="en-GB"/>
        </w:rPr>
        <w:tab/>
      </w:r>
      <w:r w:rsidRPr="00333AB5">
        <w:rPr>
          <w:noProof/>
          <w:lang w:val="en-US"/>
        </w:rPr>
        <w:t>Abbreviations and acronyms</w:t>
      </w:r>
      <w:r w:rsidRPr="00333AB5">
        <w:rPr>
          <w:noProof/>
          <w:lang w:val="en-US"/>
        </w:rPr>
        <w:tab/>
      </w:r>
      <w:r w:rsidRPr="00333AB5">
        <w:rPr>
          <w:noProof/>
          <w:lang w:val="en-US"/>
        </w:rPr>
        <w:tab/>
        <w:t>2</w:t>
      </w:r>
    </w:p>
    <w:p w14:paraId="576F6367" w14:textId="17BE2C23"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5</w:t>
      </w:r>
      <w:r w:rsidRPr="00333AB5">
        <w:rPr>
          <w:rFonts w:asciiTheme="minorHAnsi" w:eastAsiaTheme="minorEastAsia" w:hAnsiTheme="minorHAnsi" w:cstheme="minorBidi"/>
          <w:noProof/>
          <w:sz w:val="22"/>
          <w:szCs w:val="22"/>
          <w:lang w:val="en-US" w:eastAsia="en-GB"/>
        </w:rPr>
        <w:tab/>
      </w:r>
      <w:r w:rsidRPr="00333AB5">
        <w:rPr>
          <w:noProof/>
          <w:lang w:val="en-US"/>
        </w:rPr>
        <w:t>Conventions</w:t>
      </w:r>
      <w:r w:rsidRPr="00333AB5">
        <w:rPr>
          <w:noProof/>
          <w:lang w:val="en-US"/>
        </w:rPr>
        <w:tab/>
      </w:r>
      <w:r w:rsidRPr="00333AB5">
        <w:rPr>
          <w:noProof/>
          <w:lang w:val="en-US"/>
        </w:rPr>
        <w:tab/>
      </w:r>
      <w:r w:rsidR="00E80C93">
        <w:rPr>
          <w:noProof/>
          <w:lang w:val="en-US"/>
        </w:rPr>
        <w:t>3</w:t>
      </w:r>
    </w:p>
    <w:p w14:paraId="576F6368"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6</w:t>
      </w:r>
      <w:r w:rsidRPr="00333AB5">
        <w:rPr>
          <w:rFonts w:asciiTheme="minorHAnsi" w:eastAsiaTheme="minorEastAsia" w:hAnsiTheme="minorHAnsi" w:cstheme="minorBidi"/>
          <w:noProof/>
          <w:sz w:val="22"/>
          <w:szCs w:val="22"/>
          <w:lang w:val="en-US" w:eastAsia="en-GB"/>
        </w:rPr>
        <w:tab/>
      </w:r>
      <w:r w:rsidRPr="00333AB5">
        <w:rPr>
          <w:noProof/>
          <w:lang w:val="en-US"/>
        </w:rPr>
        <w:t>General aspects</w:t>
      </w:r>
      <w:r w:rsidR="00FB5B9C" w:rsidRPr="00333AB5">
        <w:rPr>
          <w:noProof/>
          <w:lang w:val="en-US"/>
        </w:rPr>
        <w:tab/>
      </w:r>
      <w:r w:rsidR="00FB5B9C" w:rsidRPr="00333AB5">
        <w:rPr>
          <w:noProof/>
          <w:lang w:val="en-US"/>
        </w:rPr>
        <w:tab/>
        <w:t>3</w:t>
      </w:r>
    </w:p>
    <w:p w14:paraId="576F6369" w14:textId="13580207" w:rsidR="004E25C9" w:rsidRPr="00333AB5" w:rsidRDefault="004E25C9" w:rsidP="004E25C9">
      <w:pPr>
        <w:pStyle w:val="TOC1"/>
        <w:ind w:right="992"/>
        <w:rPr>
          <w:noProof/>
          <w:lang w:val="en-US"/>
        </w:rPr>
      </w:pPr>
      <w:r w:rsidRPr="00333AB5">
        <w:rPr>
          <w:noProof/>
          <w:lang w:val="en-US" w:eastAsia="ja-JP"/>
        </w:rPr>
        <w:t>7</w:t>
      </w:r>
      <w:r w:rsidRPr="00333AB5">
        <w:rPr>
          <w:rFonts w:asciiTheme="minorHAnsi" w:eastAsiaTheme="minorEastAsia" w:hAnsiTheme="minorHAnsi" w:cstheme="minorBidi"/>
          <w:noProof/>
          <w:sz w:val="22"/>
          <w:szCs w:val="22"/>
          <w:lang w:val="en-US" w:eastAsia="en-GB"/>
        </w:rPr>
        <w:tab/>
      </w:r>
      <w:r w:rsidR="000E1D8A" w:rsidRPr="00333AB5">
        <w:rPr>
          <w:lang w:val="en-US" w:eastAsia="ja-JP"/>
        </w:rPr>
        <w:t>Mobile ICT device ecosystem and key stakeholders</w:t>
      </w:r>
      <w:r w:rsidRPr="00333AB5">
        <w:rPr>
          <w:noProof/>
          <w:lang w:val="en-US" w:eastAsia="ja-JP"/>
        </w:rPr>
        <w:tab/>
      </w:r>
      <w:r w:rsidRPr="00333AB5">
        <w:rPr>
          <w:noProof/>
          <w:lang w:val="en-US" w:eastAsia="ja-JP"/>
        </w:rPr>
        <w:tab/>
      </w:r>
      <w:r w:rsidR="00E80C93">
        <w:rPr>
          <w:noProof/>
          <w:lang w:val="en-US"/>
        </w:rPr>
        <w:t>4</w:t>
      </w:r>
    </w:p>
    <w:p w14:paraId="576F636A" w14:textId="77777777" w:rsidR="005B57B1" w:rsidRPr="00333AB5" w:rsidRDefault="005B57B1" w:rsidP="004E25C9">
      <w:pPr>
        <w:pStyle w:val="TOC1"/>
        <w:ind w:right="992"/>
        <w:rPr>
          <w:noProof/>
          <w:lang w:val="en-US"/>
        </w:rPr>
      </w:pPr>
      <w:r w:rsidRPr="00333AB5">
        <w:rPr>
          <w:noProof/>
          <w:lang w:val="en-US"/>
        </w:rPr>
        <w:tab/>
        <w:t>7.1</w:t>
      </w:r>
      <w:r w:rsidRPr="00333AB5">
        <w:rPr>
          <w:lang w:val="en-US" w:eastAsia="ja-JP"/>
        </w:rPr>
        <w:t xml:space="preserve">        Original Equipment Manufacturers</w:t>
      </w:r>
      <w:r w:rsidR="00FB5B9C" w:rsidRPr="00333AB5">
        <w:rPr>
          <w:noProof/>
          <w:lang w:val="en-US"/>
        </w:rPr>
        <w:tab/>
      </w:r>
      <w:r w:rsidR="00FB5B9C" w:rsidRPr="00333AB5">
        <w:rPr>
          <w:noProof/>
          <w:lang w:val="en-US"/>
        </w:rPr>
        <w:tab/>
        <w:t>4</w:t>
      </w:r>
    </w:p>
    <w:p w14:paraId="576F636B" w14:textId="3252784C" w:rsidR="005B57B1" w:rsidRPr="00333AB5" w:rsidRDefault="005B57B1" w:rsidP="004E25C9">
      <w:pPr>
        <w:pStyle w:val="TOC1"/>
        <w:ind w:right="992"/>
        <w:rPr>
          <w:noProof/>
          <w:lang w:val="en-US"/>
        </w:rPr>
      </w:pPr>
      <w:r w:rsidRPr="00333AB5">
        <w:rPr>
          <w:noProof/>
          <w:lang w:val="en-US"/>
        </w:rPr>
        <w:tab/>
        <w:t>7.2</w:t>
      </w:r>
      <w:r w:rsidRPr="00333AB5">
        <w:rPr>
          <w:lang w:val="en-US" w:eastAsia="ja-JP"/>
        </w:rPr>
        <w:t xml:space="preserve">        Counterfeit ICT device producers and traffickers</w:t>
      </w:r>
      <w:r w:rsidRPr="00333AB5">
        <w:rPr>
          <w:noProof/>
          <w:lang w:val="en-US"/>
        </w:rPr>
        <w:tab/>
      </w:r>
      <w:r w:rsidR="00FB5B9C" w:rsidRPr="00333AB5">
        <w:rPr>
          <w:noProof/>
          <w:lang w:val="en-US"/>
        </w:rPr>
        <w:tab/>
      </w:r>
      <w:r w:rsidR="00E80C93">
        <w:rPr>
          <w:noProof/>
          <w:lang w:val="en-US"/>
        </w:rPr>
        <w:t>5</w:t>
      </w:r>
    </w:p>
    <w:p w14:paraId="576F636C" w14:textId="20DDC677" w:rsidR="005B57B1" w:rsidRPr="00333AB5" w:rsidRDefault="005B57B1" w:rsidP="004E25C9">
      <w:pPr>
        <w:pStyle w:val="TOC1"/>
        <w:ind w:right="992"/>
        <w:rPr>
          <w:noProof/>
          <w:lang w:val="en-US"/>
        </w:rPr>
      </w:pPr>
      <w:r w:rsidRPr="00333AB5">
        <w:rPr>
          <w:noProof/>
          <w:lang w:val="en-US"/>
        </w:rPr>
        <w:tab/>
        <w:t>7.3</w:t>
      </w:r>
      <w:r w:rsidRPr="00333AB5">
        <w:rPr>
          <w:lang w:val="en-US" w:eastAsia="ja-JP"/>
        </w:rPr>
        <w:t xml:space="preserve">        Customs &amp; Excise agencies</w:t>
      </w:r>
      <w:r w:rsidRPr="00333AB5">
        <w:rPr>
          <w:noProof/>
          <w:lang w:val="en-US"/>
        </w:rPr>
        <w:tab/>
      </w:r>
      <w:r w:rsidR="00FB5B9C" w:rsidRPr="00333AB5">
        <w:rPr>
          <w:noProof/>
          <w:lang w:val="en-US"/>
        </w:rPr>
        <w:tab/>
      </w:r>
      <w:r w:rsidR="00E80C93">
        <w:rPr>
          <w:noProof/>
          <w:lang w:val="en-US"/>
        </w:rPr>
        <w:t>5</w:t>
      </w:r>
    </w:p>
    <w:p w14:paraId="576F636D" w14:textId="77777777" w:rsidR="005B57B1" w:rsidRPr="00333AB5" w:rsidRDefault="005B57B1" w:rsidP="004E25C9">
      <w:pPr>
        <w:pStyle w:val="TOC1"/>
        <w:ind w:right="992"/>
        <w:rPr>
          <w:noProof/>
          <w:lang w:val="en-US"/>
        </w:rPr>
      </w:pPr>
      <w:r w:rsidRPr="00333AB5">
        <w:rPr>
          <w:noProof/>
          <w:lang w:val="en-US"/>
        </w:rPr>
        <w:tab/>
        <w:t>7.4         Consumer</w:t>
      </w:r>
      <w:r w:rsidRPr="00333AB5">
        <w:rPr>
          <w:noProof/>
          <w:lang w:val="en-US"/>
        </w:rPr>
        <w:tab/>
      </w:r>
      <w:r w:rsidR="00FB5B9C" w:rsidRPr="00333AB5">
        <w:rPr>
          <w:noProof/>
          <w:lang w:val="en-US"/>
        </w:rPr>
        <w:tab/>
        <w:t>5</w:t>
      </w:r>
    </w:p>
    <w:p w14:paraId="576F636E" w14:textId="77138850" w:rsidR="005B57B1" w:rsidRPr="00333AB5" w:rsidRDefault="005B57B1" w:rsidP="004E25C9">
      <w:pPr>
        <w:pStyle w:val="TOC1"/>
        <w:ind w:right="992"/>
        <w:rPr>
          <w:noProof/>
          <w:lang w:val="en-US"/>
        </w:rPr>
      </w:pPr>
      <w:r w:rsidRPr="00333AB5">
        <w:rPr>
          <w:noProof/>
          <w:lang w:val="en-US"/>
        </w:rPr>
        <w:tab/>
        <w:t>7.5</w:t>
      </w:r>
      <w:r w:rsidRPr="00333AB5">
        <w:rPr>
          <w:lang w:val="en-US" w:eastAsia="ja-JP"/>
        </w:rPr>
        <w:t xml:space="preserve">        Law Enforcement Agencies</w:t>
      </w:r>
      <w:r w:rsidRPr="00333AB5">
        <w:rPr>
          <w:noProof/>
          <w:lang w:val="en-US"/>
        </w:rPr>
        <w:tab/>
      </w:r>
      <w:r w:rsidR="00FB5B9C" w:rsidRPr="00333AB5">
        <w:rPr>
          <w:noProof/>
          <w:lang w:val="en-US"/>
        </w:rPr>
        <w:tab/>
      </w:r>
      <w:r w:rsidR="00E80C93">
        <w:rPr>
          <w:noProof/>
          <w:lang w:val="en-US"/>
        </w:rPr>
        <w:t>6</w:t>
      </w:r>
    </w:p>
    <w:p w14:paraId="576F636F" w14:textId="59DFEEBF" w:rsidR="005B57B1" w:rsidRDefault="005B57B1" w:rsidP="004E25C9">
      <w:pPr>
        <w:pStyle w:val="TOC1"/>
        <w:ind w:right="992"/>
        <w:rPr>
          <w:noProof/>
          <w:lang w:val="en-US"/>
        </w:rPr>
      </w:pPr>
      <w:r w:rsidRPr="00333AB5">
        <w:rPr>
          <w:noProof/>
          <w:lang w:val="en-US"/>
        </w:rPr>
        <w:tab/>
        <w:t xml:space="preserve">7.6        </w:t>
      </w:r>
      <w:r w:rsidRPr="00333AB5">
        <w:rPr>
          <w:lang w:val="en-US" w:eastAsia="ja-JP"/>
        </w:rPr>
        <w:t>Regulator &amp; Government</w:t>
      </w:r>
      <w:r w:rsidR="00E90841">
        <w:rPr>
          <w:lang w:val="en-US" w:eastAsia="ja-JP"/>
        </w:rPr>
        <w:t xml:space="preserve"> Authorities</w:t>
      </w:r>
      <w:r w:rsidRPr="00333AB5">
        <w:rPr>
          <w:noProof/>
          <w:lang w:val="en-US"/>
        </w:rPr>
        <w:tab/>
      </w:r>
      <w:r w:rsidR="00FB5B9C" w:rsidRPr="00333AB5">
        <w:rPr>
          <w:noProof/>
          <w:lang w:val="en-US"/>
        </w:rPr>
        <w:tab/>
      </w:r>
      <w:r w:rsidR="00E80C93">
        <w:rPr>
          <w:noProof/>
          <w:lang w:val="en-US"/>
        </w:rPr>
        <w:t>6</w:t>
      </w:r>
    </w:p>
    <w:p w14:paraId="576F6370" w14:textId="0C29CC11" w:rsidR="005B57B1" w:rsidRPr="002E74E6" w:rsidRDefault="00682627" w:rsidP="002E74E6">
      <w:pPr>
        <w:pStyle w:val="TOC1"/>
        <w:ind w:right="992"/>
        <w:rPr>
          <w:noProof/>
          <w:lang w:val="en-US"/>
        </w:rPr>
      </w:pPr>
      <w:r>
        <w:rPr>
          <w:noProof/>
          <w:lang w:val="en-US"/>
        </w:rPr>
        <w:tab/>
        <w:t>7.7        Mobile Network Operators</w:t>
      </w:r>
      <w:r w:rsidR="00D15863">
        <w:rPr>
          <w:noProof/>
          <w:lang w:val="en-US"/>
        </w:rPr>
        <w:t>(MNOs)</w:t>
      </w:r>
      <w:r>
        <w:rPr>
          <w:noProof/>
          <w:lang w:val="en-US"/>
        </w:rPr>
        <w:tab/>
      </w:r>
      <w:r>
        <w:rPr>
          <w:noProof/>
          <w:lang w:val="en-US"/>
        </w:rPr>
        <w:tab/>
        <w:t>6</w:t>
      </w:r>
    </w:p>
    <w:p w14:paraId="576F6371" w14:textId="7A0FE6E2"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eastAsia="ja-JP"/>
        </w:rPr>
        <w:t>8</w:t>
      </w:r>
      <w:r w:rsidRPr="00333AB5">
        <w:rPr>
          <w:rFonts w:asciiTheme="minorHAnsi" w:eastAsiaTheme="minorEastAsia" w:hAnsiTheme="minorHAnsi" w:cstheme="minorBidi"/>
          <w:noProof/>
          <w:sz w:val="22"/>
          <w:szCs w:val="22"/>
          <w:lang w:val="en-US" w:eastAsia="en-GB"/>
        </w:rPr>
        <w:tab/>
      </w:r>
      <w:r w:rsidR="000E1D8A" w:rsidRPr="00333AB5">
        <w:rPr>
          <w:lang w:val="en-US"/>
        </w:rPr>
        <w:t>Reference Unified Platform Framework (RUPF) requirements</w:t>
      </w:r>
      <w:r w:rsidRPr="00333AB5">
        <w:rPr>
          <w:noProof/>
          <w:lang w:val="en-US" w:eastAsia="ja-JP"/>
        </w:rPr>
        <w:tab/>
      </w:r>
      <w:r w:rsidRPr="00333AB5">
        <w:rPr>
          <w:noProof/>
          <w:lang w:val="en-US" w:eastAsia="ja-JP"/>
        </w:rPr>
        <w:tab/>
      </w:r>
      <w:r w:rsidR="00025130">
        <w:rPr>
          <w:noProof/>
          <w:lang w:val="en-US"/>
        </w:rPr>
        <w:t>6</w:t>
      </w:r>
    </w:p>
    <w:p w14:paraId="576F6372" w14:textId="1A5A8550"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8.1</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GSMA Type Allocation Code (TAC) Database</w:t>
      </w:r>
      <w:r w:rsidRPr="00333AB5">
        <w:rPr>
          <w:noProof/>
          <w:lang w:val="en-US" w:eastAsia="ja-JP"/>
        </w:rPr>
        <w:tab/>
      </w:r>
      <w:r w:rsidRPr="00333AB5">
        <w:rPr>
          <w:noProof/>
          <w:lang w:val="en-US" w:eastAsia="ja-JP"/>
        </w:rPr>
        <w:tab/>
      </w:r>
      <w:r w:rsidR="00025130">
        <w:rPr>
          <w:noProof/>
          <w:lang w:val="en-US"/>
        </w:rPr>
        <w:t>7</w:t>
      </w:r>
    </w:p>
    <w:p w14:paraId="576F6373" w14:textId="216ACEC8"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8.2</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Brand owner/OEM’s ICT device verification repository</w:t>
      </w:r>
      <w:r w:rsidRPr="00333AB5">
        <w:rPr>
          <w:noProof/>
          <w:lang w:val="en-US" w:eastAsia="ja-JP"/>
        </w:rPr>
        <w:tab/>
      </w:r>
      <w:r w:rsidRPr="00333AB5">
        <w:rPr>
          <w:noProof/>
          <w:lang w:val="en-US" w:eastAsia="ja-JP"/>
        </w:rPr>
        <w:tab/>
      </w:r>
      <w:r w:rsidR="00025130">
        <w:rPr>
          <w:noProof/>
          <w:lang w:val="en-US"/>
        </w:rPr>
        <w:t>7</w:t>
      </w:r>
    </w:p>
    <w:p w14:paraId="576F6374" w14:textId="08FB2036"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noProof/>
          <w:lang w:val="en-US" w:eastAsia="ja-JP"/>
        </w:rPr>
        <w:t>8.3</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National Stolen Device Database</w:t>
      </w:r>
      <w:r w:rsidRPr="00333AB5">
        <w:rPr>
          <w:bCs/>
          <w:noProof/>
          <w:lang w:val="en-US" w:eastAsia="ja-JP"/>
        </w:rPr>
        <w:tab/>
      </w:r>
      <w:r w:rsidRPr="00333AB5">
        <w:rPr>
          <w:bCs/>
          <w:noProof/>
          <w:lang w:val="en-US" w:eastAsia="ja-JP"/>
        </w:rPr>
        <w:tab/>
      </w:r>
      <w:r w:rsidR="00025130">
        <w:rPr>
          <w:bCs/>
          <w:noProof/>
          <w:lang w:val="en-US"/>
        </w:rPr>
        <w:t>7</w:t>
      </w:r>
    </w:p>
    <w:p w14:paraId="576F6375" w14:textId="073ED0EA"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bCs/>
          <w:noProof/>
          <w:lang w:val="en-US" w:eastAsia="ja-JP"/>
        </w:rPr>
        <w:t>8.4</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National Unified Platform with Central EIR</w:t>
      </w:r>
      <w:r w:rsidRPr="00333AB5">
        <w:rPr>
          <w:bCs/>
          <w:noProof/>
          <w:lang w:val="en-US" w:eastAsia="ja-JP"/>
        </w:rPr>
        <w:tab/>
      </w:r>
      <w:r w:rsidRPr="00333AB5">
        <w:rPr>
          <w:bCs/>
          <w:noProof/>
          <w:lang w:val="en-US" w:eastAsia="ja-JP"/>
        </w:rPr>
        <w:tab/>
      </w:r>
      <w:r w:rsidR="00025130">
        <w:rPr>
          <w:bCs/>
          <w:noProof/>
          <w:lang w:val="en-US"/>
        </w:rPr>
        <w:t>8</w:t>
      </w:r>
    </w:p>
    <w:p w14:paraId="576F6376" w14:textId="0FE1686B"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bCs/>
          <w:noProof/>
          <w:lang w:val="en-US" w:eastAsia="ja-JP"/>
        </w:rPr>
        <w:t>8.5</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Mobile Network Operator’s EIR (MNO-EIR)</w:t>
      </w:r>
      <w:r w:rsidRPr="00333AB5">
        <w:rPr>
          <w:bCs/>
          <w:noProof/>
          <w:lang w:val="en-US" w:eastAsia="ja-JP"/>
        </w:rPr>
        <w:tab/>
      </w:r>
      <w:r w:rsidRPr="00333AB5">
        <w:rPr>
          <w:bCs/>
          <w:noProof/>
          <w:lang w:val="en-US" w:eastAsia="ja-JP"/>
        </w:rPr>
        <w:tab/>
      </w:r>
      <w:r w:rsidR="00025130">
        <w:rPr>
          <w:bCs/>
          <w:noProof/>
          <w:lang w:val="en-US"/>
        </w:rPr>
        <w:t>9</w:t>
      </w:r>
    </w:p>
    <w:p w14:paraId="576F6377" w14:textId="281E9971"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bCs/>
          <w:noProof/>
          <w:lang w:val="en-US" w:eastAsia="ja-JP"/>
        </w:rPr>
        <w:t>8.6</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Stakeholder interface(s) for mobile ICT device verification</w:t>
      </w:r>
      <w:r w:rsidRPr="00333AB5">
        <w:rPr>
          <w:noProof/>
          <w:lang w:val="en-US" w:eastAsia="ja-JP"/>
        </w:rPr>
        <w:tab/>
      </w:r>
      <w:r w:rsidRPr="00333AB5">
        <w:rPr>
          <w:noProof/>
          <w:lang w:val="en-US" w:eastAsia="ja-JP"/>
        </w:rPr>
        <w:tab/>
      </w:r>
      <w:r w:rsidR="00025130">
        <w:rPr>
          <w:noProof/>
          <w:lang w:val="en-US"/>
        </w:rPr>
        <w:t>9</w:t>
      </w:r>
    </w:p>
    <w:p w14:paraId="576F6378" w14:textId="38F14D1B"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9</w:t>
      </w:r>
      <w:r w:rsidRPr="00333AB5">
        <w:rPr>
          <w:rFonts w:asciiTheme="minorHAnsi" w:eastAsiaTheme="minorEastAsia" w:hAnsiTheme="minorHAnsi" w:cstheme="minorBidi"/>
          <w:noProof/>
          <w:sz w:val="22"/>
          <w:szCs w:val="22"/>
          <w:lang w:val="en-US" w:eastAsia="en-GB"/>
        </w:rPr>
        <w:tab/>
      </w:r>
      <w:r w:rsidR="00D138B9" w:rsidRPr="00333AB5">
        <w:rPr>
          <w:bCs/>
          <w:lang w:val="en-US" w:eastAsia="ja-JP"/>
        </w:rPr>
        <w:t>Key Considerations while implementing</w:t>
      </w:r>
      <w:r w:rsidR="000E1D8A" w:rsidRPr="00333AB5">
        <w:rPr>
          <w:bCs/>
          <w:lang w:val="en-US" w:eastAsia="ja-JP"/>
        </w:rPr>
        <w:t xml:space="preserve"> RUPF</w:t>
      </w:r>
      <w:r w:rsidRPr="00333AB5">
        <w:rPr>
          <w:noProof/>
          <w:lang w:val="en-US"/>
        </w:rPr>
        <w:tab/>
      </w:r>
      <w:r w:rsidRPr="00333AB5">
        <w:rPr>
          <w:noProof/>
          <w:lang w:val="en-US"/>
        </w:rPr>
        <w:tab/>
      </w:r>
      <w:r w:rsidR="00025130">
        <w:rPr>
          <w:noProof/>
          <w:lang w:val="en-US"/>
        </w:rPr>
        <w:t>10</w:t>
      </w:r>
    </w:p>
    <w:p w14:paraId="576F6379" w14:textId="15A3F104"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9.1</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Stakeholder Consultation and on-boarding</w:t>
      </w:r>
      <w:r w:rsidRPr="00333AB5">
        <w:rPr>
          <w:noProof/>
          <w:lang w:val="en-US" w:eastAsia="ja-JP"/>
        </w:rPr>
        <w:tab/>
      </w:r>
      <w:r w:rsidRPr="00333AB5">
        <w:rPr>
          <w:noProof/>
          <w:lang w:val="en-US" w:eastAsia="ja-JP"/>
        </w:rPr>
        <w:tab/>
      </w:r>
      <w:r w:rsidR="00025130">
        <w:rPr>
          <w:noProof/>
          <w:lang w:val="en-US"/>
        </w:rPr>
        <w:t>10</w:t>
      </w:r>
    </w:p>
    <w:p w14:paraId="576F637A" w14:textId="4F130B2D"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9.2</w:t>
      </w:r>
      <w:r w:rsidRPr="00333AB5">
        <w:rPr>
          <w:rFonts w:asciiTheme="minorHAnsi" w:eastAsiaTheme="minorEastAsia" w:hAnsiTheme="minorHAnsi" w:cstheme="minorBidi"/>
          <w:noProof/>
          <w:sz w:val="22"/>
          <w:szCs w:val="22"/>
          <w:lang w:val="en-US" w:eastAsia="en-GB"/>
        </w:rPr>
        <w:tab/>
      </w:r>
      <w:r w:rsidR="008B34EF" w:rsidRPr="00333AB5">
        <w:rPr>
          <w:rFonts w:eastAsia="Malgun Gothic"/>
          <w:lang w:val="en-US"/>
        </w:rPr>
        <w:t>Enabling Legal and regulatory framework</w:t>
      </w:r>
      <w:r w:rsidRPr="00333AB5">
        <w:rPr>
          <w:noProof/>
          <w:lang w:val="en-US" w:eastAsia="ja-JP"/>
        </w:rPr>
        <w:tab/>
      </w:r>
      <w:r w:rsidRPr="00333AB5">
        <w:rPr>
          <w:noProof/>
          <w:lang w:val="en-US" w:eastAsia="ja-JP"/>
        </w:rPr>
        <w:tab/>
      </w:r>
      <w:r w:rsidR="00025130">
        <w:rPr>
          <w:noProof/>
          <w:lang w:val="en-US"/>
        </w:rPr>
        <w:t>10</w:t>
      </w:r>
    </w:p>
    <w:p w14:paraId="576F637B" w14:textId="28A08E59"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9.3</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Consumer Awareness &amp; Participation</w:t>
      </w:r>
      <w:r w:rsidRPr="00333AB5">
        <w:rPr>
          <w:noProof/>
          <w:lang w:val="en-US" w:eastAsia="ja-JP"/>
        </w:rPr>
        <w:tab/>
      </w:r>
      <w:r w:rsidRPr="00333AB5">
        <w:rPr>
          <w:noProof/>
          <w:lang w:val="en-US" w:eastAsia="ja-JP"/>
        </w:rPr>
        <w:tab/>
      </w:r>
      <w:r w:rsidR="00025130">
        <w:rPr>
          <w:noProof/>
          <w:lang w:val="en-US"/>
        </w:rPr>
        <w:t>10</w:t>
      </w:r>
    </w:p>
    <w:p w14:paraId="576F637C" w14:textId="5AD1194E"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9.4</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Identification and enforcement actions against producers and traffickers of counterfeit devices</w:t>
      </w:r>
      <w:r w:rsidRPr="00333AB5">
        <w:rPr>
          <w:noProof/>
          <w:lang w:val="en-US" w:eastAsia="ja-JP"/>
        </w:rPr>
        <w:tab/>
      </w:r>
      <w:r w:rsidRPr="00333AB5">
        <w:rPr>
          <w:noProof/>
          <w:lang w:val="en-US" w:eastAsia="ja-JP"/>
        </w:rPr>
        <w:tab/>
      </w:r>
      <w:r w:rsidR="00025130">
        <w:rPr>
          <w:noProof/>
          <w:lang w:val="en-US"/>
        </w:rPr>
        <w:t>11</w:t>
      </w:r>
    </w:p>
    <w:p w14:paraId="576F637D" w14:textId="0EB9A282"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9.5</w:t>
      </w:r>
      <w:r w:rsidRPr="00333AB5">
        <w:rPr>
          <w:rFonts w:asciiTheme="minorHAnsi" w:eastAsiaTheme="minorEastAsia" w:hAnsiTheme="minorHAnsi" w:cstheme="minorBidi"/>
          <w:noProof/>
          <w:sz w:val="22"/>
          <w:szCs w:val="22"/>
          <w:lang w:val="en-US" w:eastAsia="en-GB"/>
        </w:rPr>
        <w:tab/>
      </w:r>
      <w:r w:rsidR="007C725A" w:rsidRPr="00333AB5">
        <w:rPr>
          <w:lang w:val="en-US" w:eastAsia="ja-JP"/>
        </w:rPr>
        <w:t xml:space="preserve">Implementation </w:t>
      </w:r>
      <w:r w:rsidR="008B34EF" w:rsidRPr="00333AB5">
        <w:rPr>
          <w:lang w:val="en-US" w:eastAsia="ja-JP"/>
        </w:rPr>
        <w:t>of</w:t>
      </w:r>
      <w:r w:rsidR="007C725A" w:rsidRPr="00333AB5">
        <w:rPr>
          <w:lang w:val="en-US" w:eastAsia="ja-JP"/>
        </w:rPr>
        <w:t xml:space="preserve"> r</w:t>
      </w:r>
      <w:r w:rsidR="008B34EF" w:rsidRPr="00333AB5">
        <w:rPr>
          <w:lang w:val="en-US" w:eastAsia="ja-JP"/>
        </w:rPr>
        <w:t>eliable unique identifier</w:t>
      </w:r>
      <w:r w:rsidRPr="00333AB5">
        <w:rPr>
          <w:noProof/>
          <w:lang w:val="en-US" w:eastAsia="ja-JP"/>
        </w:rPr>
        <w:tab/>
      </w:r>
      <w:r w:rsidRPr="00333AB5">
        <w:rPr>
          <w:noProof/>
          <w:lang w:val="en-US" w:eastAsia="ja-JP"/>
        </w:rPr>
        <w:tab/>
      </w:r>
      <w:r w:rsidR="00025130">
        <w:rPr>
          <w:noProof/>
          <w:lang w:val="en-US"/>
        </w:rPr>
        <w:t>11</w:t>
      </w:r>
    </w:p>
    <w:p w14:paraId="576F637E" w14:textId="029C0ACE"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9.6</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Collaboration with authentic ICT device manufacturer</w:t>
      </w:r>
      <w:r w:rsidRPr="00333AB5">
        <w:rPr>
          <w:noProof/>
          <w:lang w:val="en-US" w:eastAsia="ja-JP"/>
        </w:rPr>
        <w:tab/>
      </w:r>
      <w:r w:rsidRPr="00333AB5">
        <w:rPr>
          <w:noProof/>
          <w:lang w:val="en-US" w:eastAsia="ja-JP"/>
        </w:rPr>
        <w:tab/>
      </w:r>
      <w:r w:rsidR="00025130">
        <w:rPr>
          <w:noProof/>
          <w:lang w:val="en-US"/>
        </w:rPr>
        <w:t>11</w:t>
      </w:r>
    </w:p>
    <w:p w14:paraId="576F637F" w14:textId="0E05A04E"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9.7</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Avoiding technical barriers to trade (TBTs)</w:t>
      </w:r>
      <w:r w:rsidR="00FB5B9C" w:rsidRPr="00333AB5">
        <w:rPr>
          <w:noProof/>
          <w:lang w:val="en-US" w:eastAsia="ja-JP"/>
        </w:rPr>
        <w:tab/>
      </w:r>
      <w:r w:rsidR="00FB5B9C" w:rsidRPr="00333AB5">
        <w:rPr>
          <w:noProof/>
          <w:lang w:val="en-US" w:eastAsia="ja-JP"/>
        </w:rPr>
        <w:tab/>
      </w:r>
      <w:r w:rsidR="00025130" w:rsidRPr="00333AB5">
        <w:rPr>
          <w:noProof/>
          <w:lang w:val="en-US" w:eastAsia="ja-JP"/>
        </w:rPr>
        <w:t>1</w:t>
      </w:r>
      <w:r w:rsidR="00025130">
        <w:rPr>
          <w:noProof/>
          <w:lang w:val="en-US" w:eastAsia="ja-JP"/>
        </w:rPr>
        <w:t>2</w:t>
      </w:r>
    </w:p>
    <w:p w14:paraId="576F6380" w14:textId="57413192" w:rsidR="004E25C9" w:rsidRDefault="004E25C9" w:rsidP="004E25C9">
      <w:pPr>
        <w:pStyle w:val="TOC1"/>
        <w:ind w:right="992"/>
        <w:rPr>
          <w:noProof/>
          <w:lang w:val="en-US"/>
        </w:rPr>
      </w:pPr>
      <w:r w:rsidRPr="00333AB5">
        <w:rPr>
          <w:noProof/>
          <w:lang w:val="en-US"/>
        </w:rPr>
        <w:t>10</w:t>
      </w:r>
      <w:r w:rsidRPr="00333AB5">
        <w:rPr>
          <w:rFonts w:asciiTheme="minorHAnsi" w:eastAsiaTheme="minorEastAsia" w:hAnsiTheme="minorHAnsi" w:cstheme="minorBidi"/>
          <w:noProof/>
          <w:sz w:val="22"/>
          <w:szCs w:val="22"/>
          <w:lang w:val="en-US" w:eastAsia="en-GB"/>
        </w:rPr>
        <w:tab/>
      </w:r>
      <w:r w:rsidR="000E1D8A" w:rsidRPr="00333AB5">
        <w:rPr>
          <w:lang w:val="en-US"/>
        </w:rPr>
        <w:t>Reference Unified Platform Framework (RUPF)</w:t>
      </w:r>
      <w:r w:rsidRPr="00333AB5">
        <w:rPr>
          <w:noProof/>
          <w:lang w:val="en-US"/>
        </w:rPr>
        <w:tab/>
      </w:r>
      <w:r w:rsidRPr="00333AB5">
        <w:rPr>
          <w:noProof/>
          <w:lang w:val="en-US"/>
        </w:rPr>
        <w:tab/>
      </w:r>
      <w:r w:rsidR="00025130" w:rsidRPr="00333AB5">
        <w:rPr>
          <w:noProof/>
          <w:lang w:val="en-US"/>
        </w:rPr>
        <w:t>1</w:t>
      </w:r>
      <w:r w:rsidR="00025130">
        <w:rPr>
          <w:noProof/>
          <w:lang w:val="en-US"/>
        </w:rPr>
        <w:t>2</w:t>
      </w:r>
    </w:p>
    <w:p w14:paraId="0BFBF387" w14:textId="20C31456" w:rsidR="00CE0691" w:rsidRPr="00333AB5" w:rsidRDefault="00F1338B" w:rsidP="00CE0691">
      <w:pPr>
        <w:pStyle w:val="TOC1"/>
        <w:spacing w:line="360" w:lineRule="auto"/>
        <w:ind w:right="992"/>
        <w:rPr>
          <w:noProof/>
          <w:lang w:val="en-US"/>
        </w:rPr>
      </w:pPr>
      <w:r>
        <w:rPr>
          <w:noProof/>
          <w:lang w:val="en-US"/>
        </w:rPr>
        <w:t xml:space="preserve">           </w:t>
      </w:r>
      <w:r w:rsidR="00CE0691" w:rsidRPr="00333AB5">
        <w:rPr>
          <w:noProof/>
          <w:lang w:val="en-US"/>
        </w:rPr>
        <w:t>1</w:t>
      </w:r>
      <w:r>
        <w:rPr>
          <w:noProof/>
          <w:lang w:val="en-US"/>
        </w:rPr>
        <w:t>0</w:t>
      </w:r>
      <w:r w:rsidR="00CE0691" w:rsidRPr="00333AB5">
        <w:rPr>
          <w:noProof/>
          <w:lang w:val="en-US"/>
        </w:rPr>
        <w:t xml:space="preserve">.1         </w:t>
      </w:r>
      <w:r w:rsidR="002D3F9C">
        <w:rPr>
          <w:noProof/>
          <w:lang w:val="en-US"/>
        </w:rPr>
        <w:t>Reference Unified Platform Framework Overview</w:t>
      </w:r>
      <w:r w:rsidR="00CE0691" w:rsidRPr="00333AB5">
        <w:rPr>
          <w:noProof/>
          <w:lang w:val="en-US"/>
        </w:rPr>
        <w:tab/>
      </w:r>
      <w:r w:rsidR="00CE0691" w:rsidRPr="00333AB5">
        <w:rPr>
          <w:noProof/>
          <w:lang w:val="en-US"/>
        </w:rPr>
        <w:tab/>
        <w:t>1</w:t>
      </w:r>
      <w:r>
        <w:rPr>
          <w:noProof/>
          <w:lang w:val="en-US"/>
        </w:rPr>
        <w:t>3</w:t>
      </w:r>
    </w:p>
    <w:p w14:paraId="5BBA4A0C" w14:textId="25C98F38" w:rsidR="00CE0691" w:rsidRPr="00333AB5" w:rsidRDefault="00CE0691" w:rsidP="00CE0691">
      <w:pPr>
        <w:pStyle w:val="TOC1"/>
        <w:spacing w:line="360" w:lineRule="auto"/>
        <w:ind w:right="992"/>
        <w:rPr>
          <w:noProof/>
          <w:lang w:val="en-US"/>
        </w:rPr>
      </w:pPr>
      <w:r w:rsidRPr="00333AB5">
        <w:rPr>
          <w:noProof/>
          <w:lang w:val="en-US"/>
        </w:rPr>
        <w:tab/>
        <w:t>1</w:t>
      </w:r>
      <w:r w:rsidR="00F1338B">
        <w:rPr>
          <w:noProof/>
          <w:lang w:val="en-US"/>
        </w:rPr>
        <w:t>0</w:t>
      </w:r>
      <w:r w:rsidRPr="00333AB5">
        <w:rPr>
          <w:noProof/>
          <w:lang w:val="en-US"/>
        </w:rPr>
        <w:t xml:space="preserve">.2         </w:t>
      </w:r>
      <w:r w:rsidR="00106398">
        <w:rPr>
          <w:noProof/>
          <w:lang w:val="en-US"/>
        </w:rPr>
        <w:t>Key Platform Features</w:t>
      </w:r>
      <w:r w:rsidRPr="00333AB5">
        <w:rPr>
          <w:noProof/>
          <w:lang w:val="en-US"/>
        </w:rPr>
        <w:tab/>
      </w:r>
      <w:r w:rsidRPr="00333AB5">
        <w:rPr>
          <w:noProof/>
          <w:lang w:val="en-US"/>
        </w:rPr>
        <w:tab/>
        <w:t>1</w:t>
      </w:r>
      <w:r w:rsidR="00E6087B">
        <w:rPr>
          <w:noProof/>
          <w:lang w:val="en-US"/>
        </w:rPr>
        <w:t>6</w:t>
      </w:r>
    </w:p>
    <w:p w14:paraId="4FDF6039" w14:textId="77777777" w:rsidR="00CE0691" w:rsidRPr="00333AB5" w:rsidRDefault="00CE0691" w:rsidP="004E25C9">
      <w:pPr>
        <w:pStyle w:val="TOC1"/>
        <w:ind w:right="992"/>
        <w:rPr>
          <w:rFonts w:asciiTheme="minorHAnsi" w:eastAsiaTheme="minorEastAsia" w:hAnsiTheme="minorHAnsi" w:cstheme="minorBidi"/>
          <w:noProof/>
          <w:sz w:val="22"/>
          <w:szCs w:val="22"/>
          <w:lang w:val="en-US" w:eastAsia="en-GB"/>
        </w:rPr>
      </w:pPr>
    </w:p>
    <w:p w14:paraId="576F6381" w14:textId="51621251" w:rsidR="004E25C9" w:rsidRPr="00333AB5" w:rsidRDefault="004E25C9" w:rsidP="004E25C9">
      <w:pPr>
        <w:pStyle w:val="TOC1"/>
        <w:ind w:right="992"/>
        <w:rPr>
          <w:noProof/>
          <w:lang w:val="en-US"/>
        </w:rPr>
      </w:pPr>
      <w:r w:rsidRPr="00333AB5">
        <w:rPr>
          <w:noProof/>
          <w:lang w:val="en-US"/>
        </w:rPr>
        <w:t>11</w:t>
      </w:r>
      <w:r w:rsidRPr="00333AB5">
        <w:rPr>
          <w:rFonts w:asciiTheme="minorHAnsi" w:eastAsiaTheme="minorEastAsia" w:hAnsiTheme="minorHAnsi" w:cstheme="minorBidi"/>
          <w:noProof/>
          <w:sz w:val="22"/>
          <w:szCs w:val="22"/>
          <w:lang w:val="en-US" w:eastAsia="en-GB"/>
        </w:rPr>
        <w:tab/>
      </w:r>
      <w:r w:rsidR="000E1D8A" w:rsidRPr="00333AB5">
        <w:rPr>
          <w:lang w:val="en-US"/>
        </w:rPr>
        <w:t>Indicative approaches for RUPF</w:t>
      </w:r>
      <w:r w:rsidR="001E2FDD">
        <w:rPr>
          <w:lang w:val="en-US"/>
        </w:rPr>
        <w:t xml:space="preserve"> </w:t>
      </w:r>
      <w:r w:rsidR="000E1D8A" w:rsidRPr="00333AB5">
        <w:rPr>
          <w:lang w:val="en-US"/>
        </w:rPr>
        <w:t>implementation</w:t>
      </w:r>
      <w:r w:rsidRPr="00333AB5">
        <w:rPr>
          <w:noProof/>
          <w:lang w:val="en-US"/>
        </w:rPr>
        <w:tab/>
      </w:r>
      <w:r w:rsidRPr="00333AB5">
        <w:rPr>
          <w:noProof/>
          <w:lang w:val="en-US"/>
        </w:rPr>
        <w:tab/>
      </w:r>
      <w:r w:rsidR="00025130" w:rsidRPr="00333AB5">
        <w:rPr>
          <w:noProof/>
          <w:lang w:val="en-US"/>
        </w:rPr>
        <w:t>1</w:t>
      </w:r>
      <w:r w:rsidR="00025130">
        <w:rPr>
          <w:noProof/>
          <w:lang w:val="en-US"/>
        </w:rPr>
        <w:t>7</w:t>
      </w:r>
    </w:p>
    <w:p w14:paraId="576F6382" w14:textId="2D9DFB6B" w:rsidR="008B34EF" w:rsidRPr="00333AB5" w:rsidRDefault="008B34EF" w:rsidP="00025130">
      <w:pPr>
        <w:pStyle w:val="TOC1"/>
        <w:spacing w:line="360" w:lineRule="auto"/>
        <w:ind w:right="992"/>
        <w:rPr>
          <w:noProof/>
          <w:lang w:val="en-US"/>
        </w:rPr>
      </w:pPr>
      <w:r w:rsidRPr="00333AB5">
        <w:rPr>
          <w:noProof/>
          <w:lang w:val="en-US"/>
        </w:rPr>
        <w:tab/>
        <w:t>11.1</w:t>
      </w:r>
      <w:r w:rsidR="00AF373E" w:rsidRPr="00333AB5">
        <w:rPr>
          <w:noProof/>
          <w:lang w:val="en-US"/>
        </w:rPr>
        <w:t xml:space="preserve">         Full Implementation</w:t>
      </w:r>
      <w:r w:rsidRPr="00333AB5">
        <w:rPr>
          <w:noProof/>
          <w:lang w:val="en-US"/>
        </w:rPr>
        <w:tab/>
      </w:r>
      <w:r w:rsidR="004E3AF3" w:rsidRPr="00333AB5">
        <w:rPr>
          <w:noProof/>
          <w:lang w:val="en-US"/>
        </w:rPr>
        <w:tab/>
      </w:r>
      <w:r w:rsidR="00025130" w:rsidRPr="00333AB5">
        <w:rPr>
          <w:noProof/>
          <w:lang w:val="en-US"/>
        </w:rPr>
        <w:t>1</w:t>
      </w:r>
      <w:r w:rsidR="00025130">
        <w:rPr>
          <w:noProof/>
          <w:lang w:val="en-US"/>
        </w:rPr>
        <w:t>7</w:t>
      </w:r>
    </w:p>
    <w:p w14:paraId="576F6383" w14:textId="087ED091" w:rsidR="008B34EF" w:rsidRPr="00333AB5" w:rsidRDefault="008B34EF" w:rsidP="00025130">
      <w:pPr>
        <w:pStyle w:val="TOC1"/>
        <w:spacing w:line="360" w:lineRule="auto"/>
        <w:ind w:right="992"/>
        <w:rPr>
          <w:noProof/>
          <w:lang w:val="en-US"/>
        </w:rPr>
      </w:pPr>
      <w:r w:rsidRPr="00333AB5">
        <w:rPr>
          <w:noProof/>
          <w:lang w:val="en-US"/>
        </w:rPr>
        <w:tab/>
        <w:t xml:space="preserve">11.2     </w:t>
      </w:r>
      <w:r w:rsidR="00AF373E" w:rsidRPr="00333AB5">
        <w:rPr>
          <w:noProof/>
          <w:lang w:val="en-US"/>
        </w:rPr>
        <w:t xml:space="preserve">    Phased Implementation</w:t>
      </w:r>
      <w:r w:rsidR="00AF373E" w:rsidRPr="00333AB5">
        <w:rPr>
          <w:noProof/>
          <w:lang w:val="en-US"/>
        </w:rPr>
        <w:tab/>
      </w:r>
      <w:r w:rsidR="00B31A37" w:rsidRPr="00333AB5">
        <w:rPr>
          <w:noProof/>
          <w:lang w:val="en-US"/>
        </w:rPr>
        <w:tab/>
      </w:r>
      <w:r w:rsidR="00025130" w:rsidRPr="00333AB5">
        <w:rPr>
          <w:noProof/>
          <w:lang w:val="en-US"/>
        </w:rPr>
        <w:t>1</w:t>
      </w:r>
      <w:r w:rsidR="00025130">
        <w:rPr>
          <w:noProof/>
          <w:lang w:val="en-US"/>
        </w:rPr>
        <w:t>7</w:t>
      </w:r>
    </w:p>
    <w:p w14:paraId="576F6384" w14:textId="0349B199" w:rsidR="00B31A37" w:rsidRPr="00333AB5" w:rsidRDefault="00B31A37" w:rsidP="00025130">
      <w:pPr>
        <w:pStyle w:val="TOC1"/>
        <w:spacing w:line="360" w:lineRule="auto"/>
        <w:ind w:right="992"/>
        <w:rPr>
          <w:noProof/>
          <w:lang w:val="en-US"/>
        </w:rPr>
      </w:pPr>
      <w:r w:rsidRPr="00333AB5">
        <w:rPr>
          <w:noProof/>
          <w:lang w:val="en-US"/>
        </w:rPr>
        <w:tab/>
        <w:t>11.3</w:t>
      </w:r>
      <w:r w:rsidR="00162550" w:rsidRPr="00333AB5">
        <w:rPr>
          <w:color w:val="000000"/>
          <w:lang w:val="en-US"/>
        </w:rPr>
        <w:t>CEIR- MNO-EIR Data exchange</w:t>
      </w:r>
      <w:r w:rsidRPr="00333AB5">
        <w:rPr>
          <w:noProof/>
          <w:lang w:val="en-US"/>
        </w:rPr>
        <w:tab/>
      </w:r>
      <w:r w:rsidRPr="00333AB5">
        <w:rPr>
          <w:noProof/>
          <w:lang w:val="en-US"/>
        </w:rPr>
        <w:tab/>
      </w:r>
      <w:r w:rsidR="00025130" w:rsidRPr="00333AB5">
        <w:rPr>
          <w:noProof/>
          <w:lang w:val="en-US"/>
        </w:rPr>
        <w:t>1</w:t>
      </w:r>
      <w:r w:rsidR="00025130">
        <w:rPr>
          <w:noProof/>
          <w:lang w:val="en-US"/>
        </w:rPr>
        <w:t>8</w:t>
      </w:r>
    </w:p>
    <w:p w14:paraId="576F6385" w14:textId="354F70EA" w:rsidR="00B31A37" w:rsidRPr="00333AB5" w:rsidRDefault="00B31A37" w:rsidP="00025130">
      <w:pPr>
        <w:pStyle w:val="TOC1"/>
        <w:spacing w:before="0" w:line="360" w:lineRule="auto"/>
        <w:ind w:right="992"/>
        <w:rPr>
          <w:noProof/>
          <w:lang w:val="en-US"/>
        </w:rPr>
      </w:pPr>
      <w:r w:rsidRPr="00333AB5">
        <w:rPr>
          <w:noProof/>
          <w:lang w:val="en-US"/>
        </w:rPr>
        <w:tab/>
        <w:t>11.4</w:t>
      </w:r>
      <w:r w:rsidR="00162550" w:rsidRPr="00333AB5">
        <w:rPr>
          <w:noProof/>
          <w:lang w:val="en-US"/>
        </w:rPr>
        <w:t xml:space="preserve"> Handling of IMEI Cloning</w:t>
      </w:r>
      <w:r w:rsidRPr="00333AB5">
        <w:rPr>
          <w:noProof/>
          <w:lang w:val="en-US"/>
        </w:rPr>
        <w:tab/>
      </w:r>
      <w:r w:rsidRPr="00333AB5">
        <w:rPr>
          <w:noProof/>
          <w:lang w:val="en-US"/>
        </w:rPr>
        <w:tab/>
      </w:r>
      <w:r w:rsidR="00162550" w:rsidRPr="00333AB5">
        <w:rPr>
          <w:noProof/>
          <w:lang w:val="en-US"/>
        </w:rPr>
        <w:t>1</w:t>
      </w:r>
      <w:r w:rsidR="00025130">
        <w:rPr>
          <w:noProof/>
          <w:lang w:val="en-US"/>
        </w:rPr>
        <w:t>9</w:t>
      </w:r>
    </w:p>
    <w:p w14:paraId="576F6386" w14:textId="77777777" w:rsidR="00025130" w:rsidRDefault="00DE6A98" w:rsidP="00025130">
      <w:pPr>
        <w:pStyle w:val="TOC1"/>
        <w:spacing w:before="0" w:line="360" w:lineRule="auto"/>
        <w:ind w:right="992"/>
        <w:rPr>
          <w:noProof/>
          <w:lang w:val="en-US"/>
        </w:rPr>
      </w:pPr>
      <w:r w:rsidRPr="00333AB5">
        <w:rPr>
          <w:noProof/>
          <w:lang w:val="en-US"/>
        </w:rPr>
        <w:tab/>
        <w:t xml:space="preserve">11.5 </w:t>
      </w:r>
      <w:r w:rsidRPr="00333AB5">
        <w:rPr>
          <w:color w:val="000000"/>
          <w:lang w:val="en-US"/>
        </w:rPr>
        <w:t>Use of platform to control illegal use of SIM boxes</w:t>
      </w:r>
      <w:r w:rsidRPr="00333AB5">
        <w:rPr>
          <w:noProof/>
          <w:lang w:val="en-US"/>
        </w:rPr>
        <w:tab/>
      </w:r>
      <w:r w:rsidRPr="00333AB5">
        <w:rPr>
          <w:noProof/>
          <w:lang w:val="en-US"/>
        </w:rPr>
        <w:tab/>
        <w:t>1</w:t>
      </w:r>
      <w:r w:rsidR="00025130">
        <w:rPr>
          <w:noProof/>
          <w:lang w:val="en-US"/>
        </w:rPr>
        <w:t>9</w:t>
      </w:r>
    </w:p>
    <w:p w14:paraId="576F6387" w14:textId="1D56BEFB" w:rsidR="00DE6A98" w:rsidRPr="00333AB5" w:rsidRDefault="00DE6A98" w:rsidP="00025130">
      <w:pPr>
        <w:pStyle w:val="TOC1"/>
        <w:spacing w:before="0"/>
        <w:ind w:right="992"/>
        <w:rPr>
          <w:noProof/>
          <w:lang w:val="en-US"/>
        </w:rPr>
      </w:pPr>
    </w:p>
    <w:p w14:paraId="576F6388" w14:textId="0496D35B" w:rsidR="00025130" w:rsidRDefault="00B31A37" w:rsidP="00025130">
      <w:pPr>
        <w:pStyle w:val="Heading1"/>
        <w:numPr>
          <w:ilvl w:val="0"/>
          <w:numId w:val="14"/>
        </w:numPr>
        <w:spacing w:before="0"/>
        <w:ind w:left="714" w:hanging="357"/>
        <w:rPr>
          <w:b w:val="0"/>
          <w:lang w:val="en-US"/>
        </w:rPr>
      </w:pPr>
      <w:r w:rsidRPr="00333AB5">
        <w:rPr>
          <w:b w:val="0"/>
          <w:lang w:val="en-US"/>
        </w:rPr>
        <w:t xml:space="preserve">RUPF Security and Privacy Considerations </w:t>
      </w:r>
      <w:r w:rsidR="00162550" w:rsidRPr="00333AB5">
        <w:rPr>
          <w:b w:val="0"/>
          <w:lang w:val="en-US"/>
        </w:rPr>
        <w:t>………………………………………..</w:t>
      </w:r>
      <w:r w:rsidR="00DE6A98" w:rsidRPr="00333AB5">
        <w:rPr>
          <w:b w:val="0"/>
          <w:lang w:val="en-US"/>
        </w:rPr>
        <w:tab/>
        <w:t>1</w:t>
      </w:r>
      <w:r w:rsidR="00025130">
        <w:rPr>
          <w:b w:val="0"/>
          <w:lang w:val="en-US"/>
        </w:rPr>
        <w:t>9</w:t>
      </w:r>
    </w:p>
    <w:p w14:paraId="576F6389" w14:textId="293703AE" w:rsidR="00B31A37" w:rsidRDefault="00B31A37" w:rsidP="00025130">
      <w:pPr>
        <w:pStyle w:val="Heading1"/>
        <w:spacing w:before="0"/>
        <w:ind w:left="714" w:firstLine="0"/>
        <w:rPr>
          <w:b w:val="0"/>
          <w:lang w:val="en-US"/>
        </w:rPr>
      </w:pPr>
    </w:p>
    <w:p w14:paraId="576F638A" w14:textId="77777777" w:rsidR="00450B4B" w:rsidRPr="00450B4B" w:rsidRDefault="00450B4B" w:rsidP="00025130">
      <w:pPr>
        <w:pStyle w:val="Heading1"/>
        <w:numPr>
          <w:ilvl w:val="0"/>
          <w:numId w:val="14"/>
        </w:numPr>
        <w:spacing w:before="0"/>
        <w:ind w:left="714" w:hanging="357"/>
        <w:rPr>
          <w:b w:val="0"/>
          <w:lang w:val="en-US"/>
        </w:rPr>
      </w:pPr>
      <w:r w:rsidRPr="00450B4B">
        <w:rPr>
          <w:b w:val="0"/>
          <w:lang w:val="en-US"/>
        </w:rPr>
        <w:t>Impact of counterfeit and tampered devices on consumers</w:t>
      </w:r>
      <w:r>
        <w:rPr>
          <w:b w:val="0"/>
          <w:lang w:val="en-US"/>
        </w:rPr>
        <w:t>…………………………</w:t>
      </w:r>
      <w:r>
        <w:rPr>
          <w:b w:val="0"/>
          <w:lang w:val="en-US"/>
        </w:rPr>
        <w:tab/>
      </w:r>
      <w:r w:rsidR="00025130">
        <w:rPr>
          <w:b w:val="0"/>
          <w:lang w:val="en-US"/>
        </w:rPr>
        <w:t>20</w:t>
      </w:r>
      <w:r w:rsidRPr="00450B4B">
        <w:rPr>
          <w:b w:val="0"/>
          <w:lang w:val="en-US"/>
        </w:rPr>
        <w:tab/>
      </w:r>
    </w:p>
    <w:p w14:paraId="576F638B" w14:textId="77777777" w:rsidR="00450B4B" w:rsidRPr="00450B4B" w:rsidRDefault="00450B4B" w:rsidP="00025130">
      <w:pPr>
        <w:pStyle w:val="ListParagraph"/>
        <w:numPr>
          <w:ilvl w:val="0"/>
          <w:numId w:val="14"/>
        </w:numPr>
        <w:spacing w:before="0"/>
        <w:ind w:left="714" w:hanging="357"/>
        <w:rPr>
          <w:bCs/>
          <w:lang w:val="en-US"/>
        </w:rPr>
      </w:pPr>
      <w:r w:rsidRPr="00450B4B">
        <w:rPr>
          <w:bCs/>
          <w:lang w:val="en-US"/>
        </w:rPr>
        <w:t>M</w:t>
      </w:r>
      <w:r w:rsidRPr="00450B4B">
        <w:rPr>
          <w:bCs/>
          <w:color w:val="000000"/>
          <w:lang w:val="en-US"/>
        </w:rPr>
        <w:t>easures for mitigation of adverse impact on consumers</w:t>
      </w:r>
      <w:r>
        <w:rPr>
          <w:bCs/>
          <w:color w:val="000000"/>
          <w:lang w:val="en-US"/>
        </w:rPr>
        <w:t>…………………………..</w:t>
      </w:r>
      <w:r>
        <w:rPr>
          <w:bCs/>
          <w:color w:val="000000"/>
          <w:lang w:val="en-US"/>
        </w:rPr>
        <w:tab/>
      </w:r>
      <w:r w:rsidR="00025130">
        <w:rPr>
          <w:bCs/>
          <w:color w:val="000000"/>
          <w:lang w:val="en-US"/>
        </w:rPr>
        <w:t>20</w:t>
      </w:r>
    </w:p>
    <w:p w14:paraId="576F638D" w14:textId="397403C1" w:rsidR="006E152A" w:rsidRPr="00EF6585" w:rsidRDefault="00450B4B" w:rsidP="00333AB5">
      <w:pPr>
        <w:pStyle w:val="TOC1"/>
        <w:ind w:right="992"/>
        <w:rPr>
          <w:rFonts w:asciiTheme="minorHAnsi" w:eastAsiaTheme="minorEastAsia" w:hAnsiTheme="minorHAnsi" w:cstheme="minorBidi"/>
          <w:noProof/>
          <w:sz w:val="22"/>
          <w:szCs w:val="22"/>
          <w:lang w:val="fr-CH" w:eastAsia="en-GB"/>
        </w:rPr>
      </w:pPr>
      <w:r w:rsidRPr="00EF6585">
        <w:rPr>
          <w:noProof/>
          <w:lang w:val="fr-CH"/>
        </w:rPr>
        <w:t>15</w:t>
      </w:r>
      <w:r w:rsidR="00162550" w:rsidRPr="00EF6585">
        <w:rPr>
          <w:noProof/>
          <w:lang w:val="fr-CH"/>
        </w:rPr>
        <w:tab/>
      </w:r>
      <w:r w:rsidR="004E25C9" w:rsidRPr="00EF6585">
        <w:rPr>
          <w:noProof/>
          <w:lang w:val="fr-CH"/>
        </w:rPr>
        <w:t>Bibliography</w:t>
      </w:r>
      <w:r w:rsidR="004E25C9" w:rsidRPr="00EF6585">
        <w:rPr>
          <w:noProof/>
          <w:lang w:val="fr-CH"/>
        </w:rPr>
        <w:tab/>
      </w:r>
      <w:r w:rsidR="004E25C9" w:rsidRPr="00EF6585">
        <w:rPr>
          <w:noProof/>
          <w:lang w:val="fr-CH"/>
        </w:rPr>
        <w:tab/>
      </w:r>
      <w:r w:rsidR="00025130" w:rsidRPr="00EF6585">
        <w:rPr>
          <w:noProof/>
          <w:lang w:val="fr-CH"/>
        </w:rPr>
        <w:t>23</w:t>
      </w:r>
    </w:p>
    <w:p w14:paraId="576F638E" w14:textId="77777777" w:rsidR="007C38B4" w:rsidRPr="00EF6585" w:rsidRDefault="007C38B4" w:rsidP="007C38B4">
      <w:pPr>
        <w:rPr>
          <w:lang w:val="fr-CH"/>
        </w:rPr>
      </w:pPr>
    </w:p>
    <w:p w14:paraId="576F638F" w14:textId="77777777" w:rsidR="007C38B4" w:rsidRPr="00EF6585" w:rsidRDefault="007C38B4" w:rsidP="007C38B4">
      <w:pPr>
        <w:rPr>
          <w:b/>
          <w:bCs/>
          <w:lang w:val="fr-CH"/>
        </w:rPr>
        <w:sectPr w:rsidR="007C38B4" w:rsidRPr="00EF6585">
          <w:headerReference w:type="default" r:id="rId25"/>
          <w:pgSz w:w="11907" w:h="16834"/>
          <w:pgMar w:top="1134" w:right="1134" w:bottom="1134" w:left="1134" w:header="567" w:footer="567" w:gutter="0"/>
          <w:paperSrc w:first="15" w:other="15"/>
          <w:pgNumType w:fmt="lowerRoman"/>
          <w:cols w:space="720"/>
          <w:docGrid w:linePitch="326"/>
        </w:sectPr>
      </w:pPr>
    </w:p>
    <w:p w14:paraId="576F6390" w14:textId="77777777" w:rsidR="007C38B4" w:rsidRPr="00EF6585" w:rsidRDefault="00333AB5" w:rsidP="007C38B4">
      <w:pPr>
        <w:pStyle w:val="RecNo"/>
        <w:rPr>
          <w:lang w:val="fr-CH"/>
        </w:rPr>
      </w:pPr>
      <w:bookmarkStart w:id="40" w:name="p1rectexte"/>
      <w:bookmarkEnd w:id="40"/>
      <w:r w:rsidRPr="00EF6585">
        <w:rPr>
          <w:lang w:val="fr-CH"/>
        </w:rPr>
        <w:lastRenderedPageBreak/>
        <w:t>Recommendation</w:t>
      </w:r>
      <w:r w:rsidR="00431C97" w:rsidRPr="00EF6585">
        <w:rPr>
          <w:lang w:val="fr-CH"/>
        </w:rPr>
        <w:t xml:space="preserve"> ITU-T Q.CCF-CCSD</w:t>
      </w:r>
    </w:p>
    <w:p w14:paraId="576F6391" w14:textId="77777777" w:rsidR="00311E0D" w:rsidRPr="00333AB5" w:rsidRDefault="00311E0D" w:rsidP="00311E0D">
      <w:pPr>
        <w:pStyle w:val="Heading1"/>
        <w:tabs>
          <w:tab w:val="clear" w:pos="794"/>
          <w:tab w:val="left" w:pos="0"/>
        </w:tabs>
        <w:ind w:left="0" w:firstLine="0"/>
        <w:rPr>
          <w:sz w:val="28"/>
          <w:szCs w:val="22"/>
          <w:lang w:val="en-US"/>
        </w:rPr>
      </w:pPr>
      <w:bookmarkStart w:id="41" w:name="_Toc3450271"/>
      <w:bookmarkStart w:id="42" w:name="_Toc4423845"/>
      <w:bookmarkStart w:id="43" w:name="_Toc6992408"/>
      <w:r w:rsidRPr="00333AB5">
        <w:rPr>
          <w:sz w:val="28"/>
          <w:szCs w:val="28"/>
          <w:lang w:val="en-US"/>
        </w:rPr>
        <w:t>Consumer centric framework for combating counterfeit and stolen ICT mobile devices</w:t>
      </w:r>
    </w:p>
    <w:p w14:paraId="576F6392" w14:textId="77777777" w:rsidR="00BB07C2" w:rsidRPr="00333AB5" w:rsidRDefault="007509A1" w:rsidP="006F2F42">
      <w:pPr>
        <w:pStyle w:val="Heading1"/>
        <w:rPr>
          <w:lang w:val="en-US"/>
        </w:rPr>
      </w:pPr>
      <w:r w:rsidRPr="00333AB5">
        <w:rPr>
          <w:lang w:val="en-US"/>
        </w:rPr>
        <w:t>1</w:t>
      </w:r>
      <w:r w:rsidRPr="00333AB5">
        <w:rPr>
          <w:lang w:val="en-US"/>
        </w:rPr>
        <w:tab/>
      </w:r>
      <w:r w:rsidR="00BB07C2" w:rsidRPr="00333AB5">
        <w:rPr>
          <w:lang w:val="en-US"/>
        </w:rPr>
        <w:t>Scope</w:t>
      </w:r>
      <w:bookmarkEnd w:id="1"/>
      <w:bookmarkEnd w:id="2"/>
      <w:bookmarkEnd w:id="41"/>
      <w:bookmarkEnd w:id="42"/>
      <w:bookmarkEnd w:id="43"/>
    </w:p>
    <w:p w14:paraId="576F6393" w14:textId="624AF520" w:rsidR="0013762F" w:rsidRPr="00462C39" w:rsidRDefault="00EF6C40"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 xml:space="preserve">This </w:t>
      </w:r>
      <w:r w:rsidRPr="00CE669F">
        <w:rPr>
          <w:color w:val="000000"/>
          <w:lang w:val="en-US"/>
        </w:rPr>
        <w:t xml:space="preserve">recommendation provides a </w:t>
      </w:r>
      <w:r w:rsidRPr="00462C39">
        <w:rPr>
          <w:color w:val="000000"/>
          <w:lang w:val="en-US"/>
        </w:rPr>
        <w:t xml:space="preserve">framework to enable consumers to verify the regularity of </w:t>
      </w:r>
      <w:ins w:id="44" w:author="email" w:date="2023-05-11T21:02:00Z">
        <w:r w:rsidR="00F43D75" w:rsidRPr="00462C39">
          <w:rPr>
            <w:color w:val="000000"/>
            <w:lang w:val="en-US"/>
          </w:rPr>
          <w:t xml:space="preserve">mobile </w:t>
        </w:r>
      </w:ins>
      <w:r w:rsidRPr="00462C39">
        <w:rPr>
          <w:color w:val="000000"/>
          <w:lang w:val="en-US"/>
        </w:rPr>
        <w:t xml:space="preserve">ICT </w:t>
      </w:r>
      <w:del w:id="45" w:author="email" w:date="2023-05-11T21:02:00Z">
        <w:r w:rsidRPr="00462C39" w:rsidDel="00F43D75">
          <w:rPr>
            <w:color w:val="000000"/>
            <w:lang w:val="en-US"/>
          </w:rPr>
          <w:delText xml:space="preserve">mobile </w:delText>
        </w:r>
      </w:del>
      <w:ins w:id="46" w:author="email" w:date="2023-05-11T21:02:00Z">
        <w:r w:rsidR="00F43D75" w:rsidRPr="00462C39">
          <w:rPr>
            <w:color w:val="000000"/>
            <w:lang w:val="en-US"/>
          </w:rPr>
          <w:t xml:space="preserve">  </w:t>
        </w:r>
      </w:ins>
      <w:r w:rsidRPr="00462C39">
        <w:rPr>
          <w:color w:val="000000"/>
          <w:lang w:val="en-US"/>
        </w:rPr>
        <w:t xml:space="preserve">device ubiquitously and provide a comprehensive overview to law enforcement agencies and regulators while enabling other stakeholders. The document will cover possible scenarios under which such </w:t>
      </w:r>
      <w:ins w:id="47" w:author="email" w:date="2023-05-11T21:02:00Z">
        <w:r w:rsidR="00F43D75" w:rsidRPr="00462C39">
          <w:rPr>
            <w:color w:val="000000"/>
            <w:lang w:val="en-US"/>
          </w:rPr>
          <w:t xml:space="preserve">mobile </w:t>
        </w:r>
      </w:ins>
      <w:r w:rsidRPr="00462C39">
        <w:rPr>
          <w:color w:val="000000"/>
          <w:lang w:val="en-US"/>
        </w:rPr>
        <w:t xml:space="preserve">ICT devices may enter in the mobile network ecosystem, including through legal and illegal channels, </w:t>
      </w:r>
      <w:r w:rsidR="00505F01" w:rsidRPr="00462C39">
        <w:rPr>
          <w:color w:val="000000"/>
          <w:lang w:val="en-US"/>
        </w:rPr>
        <w:t>emphasizing</w:t>
      </w:r>
      <w:r w:rsidRPr="00462C39">
        <w:rPr>
          <w:color w:val="000000"/>
          <w:lang w:val="en-US"/>
        </w:rPr>
        <w:t xml:space="preserve"> need for consumer centric approach to combat </w:t>
      </w:r>
      <w:r w:rsidR="00A62C52" w:rsidRPr="00462C39">
        <w:rPr>
          <w:color w:val="000000"/>
          <w:lang w:val="en-US"/>
        </w:rPr>
        <w:t>counterfeit</w:t>
      </w:r>
      <w:ins w:id="48" w:author="Tejpal Singh [2]" w:date="2023-01-08T19:07:00Z">
        <w:r w:rsidR="00A62C52" w:rsidRPr="00462C39">
          <w:rPr>
            <w:color w:val="000000"/>
            <w:lang w:val="en-US"/>
          </w:rPr>
          <w:t>, tampered</w:t>
        </w:r>
      </w:ins>
      <w:r w:rsidRPr="00462C39">
        <w:rPr>
          <w:color w:val="000000"/>
          <w:lang w:val="en-US"/>
        </w:rPr>
        <w:t xml:space="preserve"> and stolen </w:t>
      </w:r>
      <w:ins w:id="49" w:author="email" w:date="2023-05-11T21:02:00Z">
        <w:r w:rsidR="00F43D75" w:rsidRPr="00462C39">
          <w:rPr>
            <w:color w:val="000000"/>
            <w:lang w:val="en-US"/>
          </w:rPr>
          <w:t xml:space="preserve">mobile </w:t>
        </w:r>
      </w:ins>
      <w:ins w:id="50" w:author="Tejpal Singh [2]" w:date="2023-01-08T19:07:00Z">
        <w:r w:rsidR="00A62C52" w:rsidRPr="00462C39">
          <w:rPr>
            <w:color w:val="000000"/>
            <w:lang w:val="en-US"/>
          </w:rPr>
          <w:t>telecommunication/</w:t>
        </w:r>
      </w:ins>
      <w:r w:rsidRPr="00462C39">
        <w:rPr>
          <w:color w:val="000000"/>
          <w:lang w:val="en-US"/>
        </w:rPr>
        <w:t xml:space="preserve">ICT devices including detection mechanisms for </w:t>
      </w:r>
      <w:ins w:id="51" w:author="email" w:date="2023-05-11T21:03:00Z">
        <w:r w:rsidR="00F43D75" w:rsidRPr="00462C39">
          <w:rPr>
            <w:color w:val="000000"/>
            <w:lang w:val="en-US"/>
          </w:rPr>
          <w:t xml:space="preserve">such </w:t>
        </w:r>
      </w:ins>
      <w:ins w:id="52" w:author="Tejpal Singh [2]" w:date="2023-01-08T19:10:00Z">
        <w:r w:rsidR="008927BC" w:rsidRPr="00462C39">
          <w:rPr>
            <w:color w:val="000000"/>
            <w:lang w:val="en-US"/>
          </w:rPr>
          <w:t xml:space="preserve">devices with </w:t>
        </w:r>
      </w:ins>
      <w:del w:id="53" w:author="Tejpal Singh [2]" w:date="2023-01-08T19:11:00Z">
        <w:r w:rsidRPr="00462C39" w:rsidDel="008927BC">
          <w:rPr>
            <w:color w:val="000000"/>
            <w:lang w:val="en-US"/>
          </w:rPr>
          <w:delText xml:space="preserve">duplicate </w:delText>
        </w:r>
      </w:del>
      <w:ins w:id="54" w:author="Tejpal Singh [2]" w:date="2023-01-08T19:11:00Z">
        <w:r w:rsidR="008927BC" w:rsidRPr="00462C39">
          <w:rPr>
            <w:color w:val="000000"/>
            <w:lang w:val="en-US"/>
          </w:rPr>
          <w:t xml:space="preserve"> tampered/replicated</w:t>
        </w:r>
      </w:ins>
      <w:r w:rsidR="00AF0A6A" w:rsidRPr="00462C39">
        <w:rPr>
          <w:color w:val="000000"/>
          <w:lang w:val="en-US"/>
        </w:rPr>
        <w:t xml:space="preserve"> </w:t>
      </w:r>
      <w:r w:rsidRPr="00462C39">
        <w:rPr>
          <w:color w:val="000000"/>
          <w:lang w:val="en-US"/>
        </w:rPr>
        <w:t>unique identifiers.</w:t>
      </w:r>
    </w:p>
    <w:p w14:paraId="576F6394" w14:textId="77777777" w:rsidR="00BB07C2" w:rsidRPr="00333AB5" w:rsidRDefault="007509A1" w:rsidP="006F2F42">
      <w:pPr>
        <w:pStyle w:val="Heading1"/>
        <w:rPr>
          <w:lang w:val="en-US"/>
        </w:rPr>
      </w:pPr>
      <w:bookmarkStart w:id="55" w:name="_Toc245789016"/>
      <w:bookmarkStart w:id="56" w:name="_Toc245721189"/>
      <w:bookmarkStart w:id="57" w:name="_Toc3450272"/>
      <w:bookmarkStart w:id="58" w:name="_Toc4423846"/>
      <w:bookmarkStart w:id="59" w:name="_Toc6992409"/>
      <w:r w:rsidRPr="00462C39">
        <w:rPr>
          <w:lang w:val="en-US"/>
        </w:rPr>
        <w:t>2</w:t>
      </w:r>
      <w:r w:rsidRPr="00462C39">
        <w:rPr>
          <w:lang w:val="en-US"/>
        </w:rPr>
        <w:tab/>
      </w:r>
      <w:r w:rsidR="00BB07C2" w:rsidRPr="00462C39">
        <w:rPr>
          <w:lang w:val="en-US"/>
        </w:rPr>
        <w:t>References</w:t>
      </w:r>
      <w:bookmarkEnd w:id="55"/>
      <w:bookmarkEnd w:id="56"/>
      <w:bookmarkEnd w:id="57"/>
      <w:bookmarkEnd w:id="58"/>
      <w:bookmarkEnd w:id="59"/>
    </w:p>
    <w:p w14:paraId="576F6395" w14:textId="77777777" w:rsidR="00E274E3" w:rsidRPr="00462C39" w:rsidRDefault="008224C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CE669F">
        <w:rPr>
          <w:color w:val="000000"/>
          <w:lang w:val="en-US"/>
        </w:rPr>
        <w:t>This ITU-T Recommendation</w:t>
      </w:r>
      <w:r w:rsidR="00BB07C2" w:rsidRPr="00CE669F">
        <w:rPr>
          <w:color w:val="000000"/>
          <w:lang w:val="en-US"/>
        </w:rPr>
        <w:t xml:space="preserve">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w:t>
      </w:r>
      <w:r w:rsidR="00BB07C2" w:rsidRPr="00462C39">
        <w:rPr>
          <w:color w:val="000000"/>
          <w:lang w:val="en-US"/>
        </w:rPr>
        <w:t xml:space="preserve">and other references listed below. A list of the currently valid ITU-T Recommendations is regularly </w:t>
      </w:r>
      <w:r w:rsidR="004C0959" w:rsidRPr="00462C39">
        <w:rPr>
          <w:color w:val="000000"/>
          <w:lang w:val="en-US"/>
        </w:rPr>
        <w:t>published. The</w:t>
      </w:r>
      <w:r w:rsidR="00BB07C2" w:rsidRPr="00462C39">
        <w:rPr>
          <w:color w:val="000000"/>
          <w:lang w:val="en-US"/>
        </w:rPr>
        <w:t xml:space="preserve"> reference to a document within this Recommendation does not give it, as a stand-alone document, the status of a Recommendation.</w:t>
      </w:r>
    </w:p>
    <w:p w14:paraId="576F6396" w14:textId="77777777" w:rsidR="00E274E3" w:rsidRPr="00462C39"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bookmarkStart w:id="60" w:name="_Toc245789017"/>
      <w:bookmarkStart w:id="61" w:name="_Toc245721190"/>
      <w:bookmarkStart w:id="62" w:name="_Toc3450273"/>
      <w:bookmarkStart w:id="63" w:name="_Toc4423847"/>
      <w:bookmarkStart w:id="64" w:name="_Toc6992410"/>
      <w:r w:rsidRPr="00462C39">
        <w:rPr>
          <w:color w:val="000000"/>
          <w:lang w:val="en-US"/>
        </w:rPr>
        <w:t xml:space="preserve">- </w:t>
      </w:r>
      <w:r w:rsidR="00E274E3" w:rsidRPr="00462C39">
        <w:rPr>
          <w:color w:val="000000"/>
          <w:lang w:val="en-US"/>
        </w:rPr>
        <w:t xml:space="preserve">ITU-T </w:t>
      </w:r>
      <w:r w:rsidR="00333AB5" w:rsidRPr="00462C39">
        <w:rPr>
          <w:color w:val="000000"/>
          <w:lang w:val="en-US"/>
        </w:rPr>
        <w:t xml:space="preserve">Recommendation </w:t>
      </w:r>
      <w:r w:rsidR="00E274E3" w:rsidRPr="00462C39">
        <w:rPr>
          <w:color w:val="000000"/>
          <w:lang w:val="en-US"/>
        </w:rPr>
        <w:t>Q.5050 “Framework for solutions to combat counterfeit ICT devices”</w:t>
      </w:r>
      <w:r w:rsidR="00333AB5" w:rsidRPr="00462C39">
        <w:rPr>
          <w:color w:val="000000"/>
          <w:lang w:val="en-US"/>
        </w:rPr>
        <w:t>.</w:t>
      </w:r>
    </w:p>
    <w:p w14:paraId="576F6397" w14:textId="77777777" w:rsidR="00E274E3" w:rsidRPr="00462C39"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462C39">
        <w:rPr>
          <w:color w:val="000000"/>
          <w:lang w:val="en-US"/>
        </w:rPr>
        <w:t xml:space="preserve">- </w:t>
      </w:r>
      <w:r w:rsidR="00E274E3" w:rsidRPr="00462C39">
        <w:rPr>
          <w:color w:val="000000"/>
          <w:lang w:val="en-US"/>
        </w:rPr>
        <w:t xml:space="preserve">ITU-T </w:t>
      </w:r>
      <w:r w:rsidR="00333AB5" w:rsidRPr="00462C39">
        <w:rPr>
          <w:color w:val="000000"/>
          <w:lang w:val="en-US"/>
        </w:rPr>
        <w:t xml:space="preserve">Recommendation </w:t>
      </w:r>
      <w:r w:rsidR="00E274E3" w:rsidRPr="00462C39">
        <w:rPr>
          <w:color w:val="000000"/>
          <w:lang w:val="en-US"/>
        </w:rPr>
        <w:t>Q.5051 "Framework for Combating the use of Stolen Mobile Devices"</w:t>
      </w:r>
      <w:r w:rsidR="00333AB5" w:rsidRPr="00462C39">
        <w:rPr>
          <w:color w:val="000000"/>
          <w:lang w:val="en-US"/>
        </w:rPr>
        <w:t>.</w:t>
      </w:r>
    </w:p>
    <w:p w14:paraId="35872545" w14:textId="3FAD467E" w:rsidR="0057534C" w:rsidRPr="00462C39"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462C39">
        <w:rPr>
          <w:color w:val="000000"/>
          <w:lang w:val="en-US"/>
        </w:rPr>
        <w:t xml:space="preserve">- </w:t>
      </w:r>
      <w:r w:rsidR="00E274E3" w:rsidRPr="00462C39">
        <w:rPr>
          <w:color w:val="000000"/>
          <w:lang w:val="en-US"/>
        </w:rPr>
        <w:t xml:space="preserve">ITU-T </w:t>
      </w:r>
      <w:r w:rsidR="00333AB5" w:rsidRPr="00462C39">
        <w:rPr>
          <w:color w:val="000000"/>
          <w:lang w:val="en-US"/>
        </w:rPr>
        <w:t xml:space="preserve">Recommendation </w:t>
      </w:r>
      <w:r w:rsidR="00E274E3" w:rsidRPr="00462C39">
        <w:rPr>
          <w:color w:val="000000"/>
          <w:lang w:val="en-US"/>
        </w:rPr>
        <w:t>Q.5052 “Addressing mobile devices with a duplicate unique identifier”</w:t>
      </w:r>
      <w:r w:rsidR="00333AB5" w:rsidRPr="00462C39">
        <w:rPr>
          <w:color w:val="000000"/>
          <w:lang w:val="en-US"/>
        </w:rPr>
        <w:t>.</w:t>
      </w:r>
    </w:p>
    <w:p w14:paraId="576F6399" w14:textId="77777777" w:rsidR="00BB07C2" w:rsidRPr="00333AB5" w:rsidRDefault="007509A1" w:rsidP="006F2F42">
      <w:pPr>
        <w:pStyle w:val="Heading1"/>
        <w:rPr>
          <w:lang w:val="en-US"/>
        </w:rPr>
      </w:pPr>
      <w:r w:rsidRPr="00462C39">
        <w:rPr>
          <w:lang w:val="en-US"/>
        </w:rPr>
        <w:t>3</w:t>
      </w:r>
      <w:r w:rsidRPr="00462C39">
        <w:rPr>
          <w:lang w:val="en-US"/>
        </w:rPr>
        <w:tab/>
      </w:r>
      <w:r w:rsidR="00BB07C2" w:rsidRPr="00462C39">
        <w:rPr>
          <w:lang w:val="en-US"/>
        </w:rPr>
        <w:t>Definitions</w:t>
      </w:r>
      <w:bookmarkEnd w:id="60"/>
      <w:bookmarkEnd w:id="61"/>
      <w:bookmarkEnd w:id="62"/>
      <w:bookmarkEnd w:id="63"/>
      <w:bookmarkEnd w:id="64"/>
    </w:p>
    <w:p w14:paraId="576F639A" w14:textId="6D80051A" w:rsidR="00BB07C2" w:rsidRPr="00333AB5" w:rsidRDefault="007509A1" w:rsidP="006F2F42">
      <w:pPr>
        <w:pStyle w:val="Heading2"/>
        <w:rPr>
          <w:lang w:val="en-US"/>
        </w:rPr>
      </w:pPr>
      <w:bookmarkStart w:id="65" w:name="_Toc245789018"/>
      <w:bookmarkStart w:id="66" w:name="_Toc245721191"/>
      <w:bookmarkStart w:id="67" w:name="_Toc3450274"/>
      <w:bookmarkStart w:id="68" w:name="_Toc4423848"/>
      <w:bookmarkStart w:id="69" w:name="_Toc6992411"/>
      <w:r w:rsidRPr="00333AB5">
        <w:rPr>
          <w:lang w:val="en-US"/>
        </w:rPr>
        <w:t>3.1</w:t>
      </w:r>
      <w:r w:rsidRPr="00333AB5">
        <w:rPr>
          <w:lang w:val="en-US"/>
        </w:rPr>
        <w:tab/>
      </w:r>
      <w:r w:rsidR="00BB07C2" w:rsidRPr="00333AB5">
        <w:rPr>
          <w:lang w:val="en-US"/>
        </w:rPr>
        <w:t xml:space="preserve">Terms defined </w:t>
      </w:r>
      <w:bookmarkEnd w:id="65"/>
      <w:bookmarkEnd w:id="66"/>
      <w:bookmarkEnd w:id="67"/>
      <w:bookmarkEnd w:id="68"/>
      <w:bookmarkEnd w:id="69"/>
      <w:r w:rsidR="00E30767" w:rsidRPr="00333AB5">
        <w:rPr>
          <w:lang w:val="en-US"/>
        </w:rPr>
        <w:t>elsewhere</w:t>
      </w:r>
    </w:p>
    <w:p w14:paraId="576F639B"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rPr>
      </w:pPr>
      <w:r w:rsidRPr="00333AB5">
        <w:rPr>
          <w:szCs w:val="24"/>
          <w:lang w:val="en-US"/>
        </w:rPr>
        <w:t xml:space="preserve">This </w:t>
      </w:r>
      <w:r w:rsidRPr="00CE669F">
        <w:rPr>
          <w:color w:val="000000"/>
          <w:lang w:val="en-US"/>
        </w:rPr>
        <w:t>Recommendation</w:t>
      </w:r>
      <w:r w:rsidRPr="00333AB5">
        <w:rPr>
          <w:szCs w:val="24"/>
          <w:lang w:val="en-US"/>
        </w:rPr>
        <w:t xml:space="preserve"> uses the following terms defined elsewhere:</w:t>
      </w:r>
    </w:p>
    <w:p w14:paraId="576F639C" w14:textId="2C0F683D" w:rsidR="00BB07C2"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70" w:author="Tejpal Singh" w:date="2023-05-15T17:35:00Z"/>
          <w:bCs/>
          <w:lang w:val="en-US"/>
        </w:rPr>
      </w:pPr>
      <w:r w:rsidRPr="00333AB5">
        <w:rPr>
          <w:b/>
          <w:lang w:val="en-US"/>
        </w:rPr>
        <w:t>3.1.1</w:t>
      </w:r>
      <w:r w:rsidR="007509A1" w:rsidRPr="00333AB5">
        <w:rPr>
          <w:b/>
          <w:lang w:val="en-US"/>
        </w:rPr>
        <w:tab/>
      </w:r>
      <w:r w:rsidR="00CB2C49" w:rsidRPr="00333AB5">
        <w:rPr>
          <w:b/>
          <w:lang w:val="en-US"/>
        </w:rPr>
        <w:t>m</w:t>
      </w:r>
      <w:r w:rsidR="00BB07C2" w:rsidRPr="00333AB5">
        <w:rPr>
          <w:b/>
          <w:lang w:val="en-US"/>
        </w:rPr>
        <w:t>arket surveillance</w:t>
      </w:r>
      <w:r w:rsidR="0057534C">
        <w:rPr>
          <w:b/>
          <w:lang w:val="en-US"/>
        </w:rPr>
        <w:t xml:space="preserve"> </w:t>
      </w:r>
      <w:r w:rsidR="00CB2C49" w:rsidRPr="00333AB5">
        <w:rPr>
          <w:bCs/>
          <w:lang w:val="en-US"/>
        </w:rPr>
        <w:t>[</w:t>
      </w:r>
      <w:r w:rsidR="00CB2C49" w:rsidRPr="00333AB5">
        <w:rPr>
          <w:lang w:val="en-US"/>
        </w:rPr>
        <w:t>b-EC-Regulation</w:t>
      </w:r>
      <w:r w:rsidR="00CB2C49" w:rsidRPr="00333AB5">
        <w:rPr>
          <w:bCs/>
          <w:lang w:val="en-US"/>
        </w:rPr>
        <w:t>]</w:t>
      </w:r>
      <w:r w:rsidR="00BB07C2" w:rsidRPr="00333AB5">
        <w:rPr>
          <w:bCs/>
          <w:lang w:val="en-US"/>
        </w:rPr>
        <w:t>:</w:t>
      </w:r>
      <w:r w:rsidR="008908DB">
        <w:rPr>
          <w:bCs/>
          <w:lang w:val="en-US"/>
        </w:rPr>
        <w:t xml:space="preserve"> </w:t>
      </w:r>
      <w:r w:rsidR="007509A1" w:rsidRPr="00333AB5">
        <w:rPr>
          <w:bCs/>
          <w:lang w:val="en-US"/>
        </w:rPr>
        <w:t>A</w:t>
      </w:r>
      <w:r w:rsidR="00BB07C2" w:rsidRPr="00333AB5">
        <w:rPr>
          <w:bCs/>
          <w:lang w:val="en-US"/>
        </w:rPr>
        <w:t xml:space="preserve">ctivities carried out and measures taken by public authorities to ensure that products comply with the requirements set out in the relevant legislation and do not endanger health, safety or any other aspect of public interest protection. </w:t>
      </w:r>
    </w:p>
    <w:p w14:paraId="75133C9D" w14:textId="74FAFEF5" w:rsidR="0005350B" w:rsidRDefault="0005350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71" w:author="Tejpal Singh [2]" w:date="2023-02-05T19:55:00Z"/>
          <w:bCs/>
          <w:lang w:val="en-US"/>
        </w:rPr>
      </w:pPr>
      <w:ins w:id="72" w:author="Tejpal Singh" w:date="2023-05-15T17:36:00Z">
        <w:r w:rsidRPr="0005350B">
          <w:rPr>
            <w:b/>
            <w:bCs/>
          </w:rPr>
          <w:t>3.1.2 mobile phone</w:t>
        </w:r>
        <w:r>
          <w:t xml:space="preserve"> [b-X.Suppl.19]: An electronic device used for making phone calls and sending text messages across a wide geographic area through radio access to public mobile networks, while</w:t>
        </w:r>
        <w:r>
          <w:br/>
          <w:t>allowing the user to be mobile.</w:t>
        </w:r>
      </w:ins>
    </w:p>
    <w:p w14:paraId="576F639D" w14:textId="356D684E" w:rsidR="007F7B96" w:rsidRPr="00333AB5" w:rsidRDefault="007F7B96"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ins w:id="73" w:author="Tejpal Singh [2]" w:date="2023-02-05T19:55:00Z">
        <w:r w:rsidRPr="00DF6DFF">
          <w:rPr>
            <w:b/>
            <w:bCs/>
          </w:rPr>
          <w:t>3.1.</w:t>
        </w:r>
      </w:ins>
      <w:ins w:id="74" w:author="Tejpal Singh" w:date="2023-05-15T17:37:00Z">
        <w:r w:rsidR="0005350B">
          <w:rPr>
            <w:b/>
            <w:bCs/>
          </w:rPr>
          <w:t>3</w:t>
        </w:r>
      </w:ins>
      <w:ins w:id="75" w:author="Tejpal Singh [2]" w:date="2023-02-05T19:56:00Z">
        <w:del w:id="76" w:author="Tejpal Singh" w:date="2023-05-15T17:37:00Z">
          <w:r w:rsidRPr="00DF6DFF" w:rsidDel="0005350B">
            <w:rPr>
              <w:b/>
              <w:bCs/>
            </w:rPr>
            <w:delText>2</w:delText>
          </w:r>
        </w:del>
      </w:ins>
      <w:ins w:id="77" w:author="Tejpal Singh [2]" w:date="2023-02-05T19:55:00Z">
        <w:r>
          <w:t xml:space="preserve"> </w:t>
        </w:r>
        <w:r w:rsidRPr="0057534C">
          <w:rPr>
            <w:b/>
            <w:bCs/>
          </w:rPr>
          <w:t>smartphone</w:t>
        </w:r>
        <w:r>
          <w:t xml:space="preserve"> [</w:t>
        </w:r>
        <w:del w:id="78" w:author="email" w:date="2023-05-11T21:03:00Z">
          <w:r w:rsidDel="00F43D75">
            <w:delText>b-</w:delText>
          </w:r>
        </w:del>
      </w:ins>
      <w:ins w:id="79" w:author="Joao Alexandre Moncaio Zanon" w:date="2023-05-12T10:03:00Z">
        <w:r w:rsidR="0057534C" w:rsidRPr="00333AB5">
          <w:rPr>
            <w:bCs/>
            <w:lang w:val="en-US"/>
          </w:rPr>
          <w:t>b-</w:t>
        </w:r>
        <w:r w:rsidR="0057534C" w:rsidRPr="0057534C">
          <w:rPr>
            <w:bCs/>
            <w:lang w:val="en-US"/>
          </w:rPr>
          <w:t>X Suppl.19</w:t>
        </w:r>
      </w:ins>
      <w:ins w:id="80" w:author="Tejpal Singh [2]" w:date="2023-02-05T19:55:00Z">
        <w:del w:id="81" w:author="Joao Alexandre Moncaio Zanon" w:date="2023-05-12T10:03:00Z">
          <w:r w:rsidDel="0057534C">
            <w:delText>ITU-T X.Sup.19</w:delText>
          </w:r>
        </w:del>
        <w:r>
          <w:t>]: A mobile phone with powerful computing capability, heterogeneous connectivity and advanced operating system providing a platform for third-party applications.</w:t>
        </w:r>
      </w:ins>
    </w:p>
    <w:p w14:paraId="576F639E" w14:textId="3CAA6F14"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r w:rsidRPr="00DF6DFF">
        <w:rPr>
          <w:b/>
          <w:lang w:val="en-US"/>
        </w:rPr>
        <w:t>3.1.</w:t>
      </w:r>
      <w:ins w:id="82" w:author="Tejpal Singh" w:date="2023-05-15T17:38:00Z">
        <w:r w:rsidR="0005350B">
          <w:rPr>
            <w:b/>
            <w:lang w:val="en-US"/>
          </w:rPr>
          <w:t>4</w:t>
        </w:r>
      </w:ins>
      <w:ins w:id="83" w:author="Tejpal Singh [2]" w:date="2023-02-05T19:56:00Z">
        <w:del w:id="84" w:author="Tejpal Singh" w:date="2023-05-15T17:38:00Z">
          <w:r w:rsidR="007F7B96" w:rsidRPr="00DF6DFF" w:rsidDel="0005350B">
            <w:rPr>
              <w:b/>
              <w:lang w:val="en-US"/>
            </w:rPr>
            <w:delText>3</w:delText>
          </w:r>
        </w:del>
      </w:ins>
      <w:del w:id="85" w:author="Tejpal Singh [2]" w:date="2023-02-05T19:56:00Z">
        <w:r w:rsidRPr="00333AB5" w:rsidDel="007F7B96">
          <w:rPr>
            <w:b/>
            <w:lang w:val="en-US"/>
          </w:rPr>
          <w:delText>2</w:delText>
        </w:r>
      </w:del>
      <w:r w:rsidR="007509A1" w:rsidRPr="00333AB5">
        <w:rPr>
          <w:b/>
          <w:lang w:val="en-US"/>
        </w:rPr>
        <w:tab/>
      </w:r>
      <w:r w:rsidR="00CB2C49" w:rsidRPr="00333AB5">
        <w:rPr>
          <w:b/>
          <w:lang w:val="en-US"/>
        </w:rPr>
        <w:t>s</w:t>
      </w:r>
      <w:r w:rsidR="00BB07C2" w:rsidRPr="00333AB5">
        <w:rPr>
          <w:b/>
          <w:lang w:val="en-US"/>
        </w:rPr>
        <w:t>tandard</w:t>
      </w:r>
      <w:ins w:id="86" w:author="Joao Alexandre Moncaio Zanon" w:date="2023-05-12T09:59:00Z">
        <w:r w:rsidR="0057534C">
          <w:rPr>
            <w:b/>
            <w:lang w:val="en-US"/>
          </w:rPr>
          <w:t xml:space="preserve"> </w:t>
        </w:r>
      </w:ins>
      <w:r w:rsidR="00CB2C49" w:rsidRPr="00333AB5">
        <w:rPr>
          <w:bCs/>
          <w:lang w:val="en-US"/>
        </w:rPr>
        <w:t>[b-WTO-TBT]</w:t>
      </w:r>
      <w:r w:rsidR="00BB07C2" w:rsidRPr="00333AB5">
        <w:rPr>
          <w:bCs/>
          <w:lang w:val="en-US"/>
        </w:rPr>
        <w:t xml:space="preserve">: </w:t>
      </w:r>
      <w:r w:rsidR="007509A1" w:rsidRPr="00333AB5">
        <w:rPr>
          <w:bCs/>
          <w:lang w:val="en-US"/>
        </w:rPr>
        <w:t>D</w:t>
      </w:r>
      <w:r w:rsidR="00BB07C2" w:rsidRPr="00333AB5">
        <w:rPr>
          <w:bCs/>
          <w:lang w:val="en-US"/>
        </w:rPr>
        <w:t>ocument approved by a recognized body, that provides, for common and repeated use, rules, guidelines or characteristics for products or related processes and production methods, with whic</w:t>
      </w:r>
      <w:r w:rsidR="006173F4" w:rsidRPr="00333AB5">
        <w:rPr>
          <w:bCs/>
          <w:lang w:val="en-US"/>
        </w:rPr>
        <w:t xml:space="preserve">h compliance is not mandatory. </w:t>
      </w:r>
      <w:r w:rsidR="00BB07C2" w:rsidRPr="00333AB5">
        <w:rPr>
          <w:bCs/>
          <w:lang w:val="en-US"/>
        </w:rPr>
        <w:t xml:space="preserve">It may also include or deal exclusively </w:t>
      </w:r>
      <w:r w:rsidR="00BB07C2" w:rsidRPr="00333AB5">
        <w:rPr>
          <w:bCs/>
          <w:lang w:val="en-US"/>
        </w:rPr>
        <w:lastRenderedPageBreak/>
        <w:t xml:space="preserve">with terminology, symbols, </w:t>
      </w:r>
      <w:del w:id="87" w:author="Tejpal Singh [2]" w:date="2023-02-05T19:27:00Z">
        <w:r w:rsidR="00BB07C2" w:rsidRPr="00333AB5" w:rsidDel="00450B4B">
          <w:rPr>
            <w:bCs/>
            <w:lang w:val="en-US"/>
          </w:rPr>
          <w:delText>packaging,</w:delText>
        </w:r>
      </w:del>
      <w:ins w:id="88" w:author="Tejpal Singh [2]" w:date="2023-02-05T19:27:00Z">
        <w:r w:rsidR="00450B4B" w:rsidRPr="00333AB5">
          <w:rPr>
            <w:bCs/>
            <w:lang w:val="en-US"/>
          </w:rPr>
          <w:t>packaging</w:t>
        </w:r>
        <w:r w:rsidR="00450B4B">
          <w:rPr>
            <w:bCs/>
            <w:lang w:val="en-US"/>
          </w:rPr>
          <w:t>,</w:t>
        </w:r>
      </w:ins>
      <w:r w:rsidR="00BB07C2" w:rsidRPr="00333AB5">
        <w:rPr>
          <w:bCs/>
          <w:lang w:val="en-US"/>
        </w:rPr>
        <w:t xml:space="preserve"> marking or labelling requirements as they apply to a product, </w:t>
      </w:r>
      <w:r w:rsidR="0021011A" w:rsidRPr="00333AB5">
        <w:rPr>
          <w:bCs/>
          <w:lang w:val="en-US"/>
        </w:rPr>
        <w:t>process,</w:t>
      </w:r>
      <w:r w:rsidR="00BB07C2" w:rsidRPr="00333AB5">
        <w:rPr>
          <w:bCs/>
          <w:lang w:val="en-US"/>
        </w:rPr>
        <w:t xml:space="preserve"> or production method. </w:t>
      </w:r>
    </w:p>
    <w:p w14:paraId="576F639F" w14:textId="40887FDA"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
          <w:lang w:val="en-US"/>
        </w:rPr>
      </w:pPr>
      <w:r w:rsidRPr="00DF6DFF">
        <w:rPr>
          <w:b/>
          <w:lang w:val="en-US"/>
        </w:rPr>
        <w:t>3.1.</w:t>
      </w:r>
      <w:ins w:id="89" w:author="Tejpal Singh" w:date="2023-05-15T17:38:00Z">
        <w:r w:rsidR="0005350B">
          <w:rPr>
            <w:b/>
            <w:lang w:val="en-US"/>
          </w:rPr>
          <w:t>5</w:t>
        </w:r>
      </w:ins>
      <w:ins w:id="90" w:author="Tejpal Singh [2]" w:date="2023-02-05T20:01:00Z">
        <w:del w:id="91" w:author="Tejpal Singh" w:date="2023-05-15T17:38:00Z">
          <w:r w:rsidR="00DF6DFF" w:rsidRPr="00DF6DFF" w:rsidDel="0005350B">
            <w:rPr>
              <w:b/>
              <w:lang w:val="en-US"/>
            </w:rPr>
            <w:delText>4</w:delText>
          </w:r>
        </w:del>
      </w:ins>
      <w:del w:id="92" w:author="Tejpal Singh [2]" w:date="2023-02-05T20:01:00Z">
        <w:r w:rsidRPr="00333AB5" w:rsidDel="00DF6DFF">
          <w:rPr>
            <w:b/>
            <w:lang w:val="en-US"/>
          </w:rPr>
          <w:delText>3</w:delText>
        </w:r>
      </w:del>
      <w:r w:rsidR="00845A09" w:rsidRPr="00333AB5">
        <w:rPr>
          <w:b/>
          <w:lang w:val="en-US"/>
        </w:rPr>
        <w:tab/>
      </w:r>
      <w:r w:rsidR="00CB2C49" w:rsidRPr="00333AB5">
        <w:rPr>
          <w:b/>
          <w:bCs/>
          <w:lang w:val="en-US"/>
        </w:rPr>
        <w:t>t</w:t>
      </w:r>
      <w:r w:rsidR="00BB07C2" w:rsidRPr="00333AB5">
        <w:rPr>
          <w:b/>
          <w:bCs/>
          <w:lang w:val="en-US"/>
        </w:rPr>
        <w:t xml:space="preserve">echnical </w:t>
      </w:r>
      <w:r w:rsidR="00CB2C49" w:rsidRPr="00333AB5">
        <w:rPr>
          <w:b/>
          <w:bCs/>
          <w:lang w:val="en-US"/>
        </w:rPr>
        <w:t>b</w:t>
      </w:r>
      <w:r w:rsidR="00BB07C2" w:rsidRPr="00333AB5">
        <w:rPr>
          <w:b/>
          <w:bCs/>
          <w:lang w:val="en-US"/>
        </w:rPr>
        <w:t xml:space="preserve">arrier to </w:t>
      </w:r>
      <w:r w:rsidR="00CB2C49" w:rsidRPr="00333AB5">
        <w:rPr>
          <w:b/>
          <w:bCs/>
          <w:lang w:val="en-US"/>
        </w:rPr>
        <w:t>t</w:t>
      </w:r>
      <w:r w:rsidR="00BB07C2" w:rsidRPr="00333AB5">
        <w:rPr>
          <w:b/>
          <w:bCs/>
          <w:lang w:val="en-US"/>
        </w:rPr>
        <w:t>rade</w:t>
      </w:r>
      <w:r w:rsidR="00C36817" w:rsidRPr="00333AB5">
        <w:rPr>
          <w:b/>
          <w:bCs/>
          <w:lang w:val="en-US"/>
        </w:rPr>
        <w:t xml:space="preserve"> (TBT)</w:t>
      </w:r>
      <w:ins w:id="93" w:author="Joao Alexandre Moncaio Zanon" w:date="2023-05-12T09:59:00Z">
        <w:r w:rsidR="0057534C">
          <w:rPr>
            <w:b/>
            <w:bCs/>
            <w:lang w:val="en-US"/>
          </w:rPr>
          <w:t xml:space="preserve"> </w:t>
        </w:r>
      </w:ins>
      <w:r w:rsidR="00CB2C49" w:rsidRPr="00333AB5">
        <w:rPr>
          <w:bCs/>
          <w:lang w:val="en-US"/>
        </w:rPr>
        <w:t>[b-WTO-TBT]</w:t>
      </w:r>
      <w:r w:rsidR="00BB07C2" w:rsidRPr="00333AB5">
        <w:rPr>
          <w:bCs/>
          <w:lang w:val="en-US"/>
        </w:rPr>
        <w:t>:</w:t>
      </w:r>
      <w:r w:rsidR="00BB07C2" w:rsidRPr="00333AB5">
        <w:rPr>
          <w:lang w:val="en-US"/>
        </w:rPr>
        <w:t>The</w:t>
      </w:r>
      <w:r w:rsidR="007C1A30">
        <w:rPr>
          <w:lang w:val="en-US"/>
        </w:rPr>
        <w:t xml:space="preserve"> </w:t>
      </w:r>
      <w:r w:rsidR="00BB07C2" w:rsidRPr="00333AB5">
        <w:rPr>
          <w:color w:val="000000"/>
          <w:shd w:val="clear" w:color="auto" w:fill="FFFFFF"/>
          <w:lang w:val="en-US"/>
        </w:rPr>
        <w:t xml:space="preserve">Technical Barriers to Trade Agreement of the World Trade </w:t>
      </w:r>
      <w:r w:rsidR="00505F01" w:rsidRPr="00333AB5">
        <w:rPr>
          <w:color w:val="000000"/>
          <w:shd w:val="clear" w:color="auto" w:fill="FFFFFF"/>
          <w:lang w:val="en-US"/>
        </w:rPr>
        <w:t>Organization</w:t>
      </w:r>
      <w:r w:rsidR="00BB07C2" w:rsidRPr="00333AB5">
        <w:rPr>
          <w:color w:val="000000"/>
          <w:shd w:val="clear" w:color="auto" w:fill="FFFFFF"/>
          <w:lang w:val="en-US"/>
        </w:rPr>
        <w:t xml:space="preserve"> (WTO) </w:t>
      </w:r>
      <w:r w:rsidR="00BB07C2" w:rsidRPr="00CE669F">
        <w:rPr>
          <w:bCs/>
          <w:lang w:val="en-US"/>
        </w:rPr>
        <w:t>aims</w:t>
      </w:r>
      <w:r w:rsidR="00BB07C2" w:rsidRPr="00333AB5">
        <w:rPr>
          <w:color w:val="000000"/>
          <w:shd w:val="clear" w:color="auto" w:fill="FFFFFF"/>
          <w:lang w:val="en-US"/>
        </w:rPr>
        <w:t xml:space="preserve"> to ensure that technical regulations, standards, and conformity assessment procedures are non-discriminatory and do not create unnecessary obstacles to trade. </w:t>
      </w:r>
    </w:p>
    <w:p w14:paraId="576F63A0" w14:textId="478736C3"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r w:rsidRPr="00333AB5">
        <w:rPr>
          <w:b/>
          <w:lang w:val="en-US"/>
        </w:rPr>
        <w:t>3.1.</w:t>
      </w:r>
      <w:del w:id="94" w:author="Tejpal Singh [2]" w:date="2023-02-05T20:02:00Z">
        <w:r w:rsidRPr="00333AB5" w:rsidDel="00DF6DFF">
          <w:rPr>
            <w:b/>
            <w:lang w:val="en-US"/>
          </w:rPr>
          <w:delText>4</w:delText>
        </w:r>
      </w:del>
      <w:ins w:id="95" w:author="Tejpal Singh" w:date="2023-05-15T17:38:00Z">
        <w:r w:rsidR="0005350B">
          <w:rPr>
            <w:b/>
            <w:lang w:val="en-US"/>
          </w:rPr>
          <w:t>6</w:t>
        </w:r>
      </w:ins>
      <w:ins w:id="96" w:author="Tejpal Singh [2]" w:date="2023-02-05T20:02:00Z">
        <w:del w:id="97" w:author="Tejpal Singh" w:date="2023-05-15T17:38:00Z">
          <w:r w:rsidR="00DF6DFF" w:rsidDel="0005350B">
            <w:rPr>
              <w:b/>
              <w:lang w:val="en-US"/>
            </w:rPr>
            <w:delText>5</w:delText>
          </w:r>
        </w:del>
      </w:ins>
      <w:r w:rsidR="00845A09" w:rsidRPr="00333AB5">
        <w:rPr>
          <w:b/>
          <w:lang w:val="en-US"/>
        </w:rPr>
        <w:tab/>
      </w:r>
      <w:r w:rsidR="00CB2C49" w:rsidRPr="00333AB5">
        <w:rPr>
          <w:b/>
          <w:lang w:val="en-US"/>
        </w:rPr>
        <w:t>t</w:t>
      </w:r>
      <w:r w:rsidR="00BB07C2" w:rsidRPr="00333AB5">
        <w:rPr>
          <w:b/>
          <w:lang w:val="en-US"/>
        </w:rPr>
        <w:t>echnical regulation</w:t>
      </w:r>
      <w:ins w:id="98" w:author="Joao Alexandre Moncaio Zanon" w:date="2023-05-12T09:59:00Z">
        <w:r w:rsidR="0057534C">
          <w:rPr>
            <w:b/>
            <w:lang w:val="en-US"/>
          </w:rPr>
          <w:t xml:space="preserve"> </w:t>
        </w:r>
      </w:ins>
      <w:r w:rsidR="00CB2C49" w:rsidRPr="00333AB5">
        <w:rPr>
          <w:bCs/>
          <w:lang w:val="en-US"/>
        </w:rPr>
        <w:t>[b-WTO-TBT</w:t>
      </w:r>
      <w:del w:id="99" w:author="Tejpal Singh [2]" w:date="2023-04-21T11:58:00Z">
        <w:r w:rsidR="00CB2C49" w:rsidRPr="00333AB5" w:rsidDel="00E30767">
          <w:rPr>
            <w:bCs/>
            <w:lang w:val="en-US"/>
          </w:rPr>
          <w:delText>]</w:delText>
        </w:r>
        <w:r w:rsidR="00BB07C2" w:rsidRPr="00333AB5" w:rsidDel="00E30767">
          <w:rPr>
            <w:bCs/>
            <w:lang w:val="en-US"/>
          </w:rPr>
          <w:delText>:</w:delText>
        </w:r>
        <w:r w:rsidR="00845A09" w:rsidRPr="00333AB5" w:rsidDel="00E30767">
          <w:rPr>
            <w:bCs/>
            <w:lang w:val="en-US"/>
          </w:rPr>
          <w:delText>D</w:delText>
        </w:r>
        <w:r w:rsidR="00BB07C2" w:rsidRPr="00333AB5" w:rsidDel="00E30767">
          <w:rPr>
            <w:bCs/>
            <w:lang w:val="en-US"/>
          </w:rPr>
          <w:delText>ocument</w:delText>
        </w:r>
      </w:del>
      <w:ins w:id="100" w:author="Tejpal Singh [2]" w:date="2023-04-21T11:58:00Z">
        <w:r w:rsidR="00E30767" w:rsidRPr="00333AB5">
          <w:rPr>
            <w:bCs/>
            <w:lang w:val="en-US"/>
          </w:rPr>
          <w:t>]: Document</w:t>
        </w:r>
      </w:ins>
      <w:r w:rsidR="00BB07C2" w:rsidRPr="00333AB5">
        <w:rPr>
          <w:bCs/>
          <w:lang w:val="en-US"/>
        </w:rPr>
        <w:t xml:space="preserve"> which lays down product characteristics or their related processes and production methods, including the applicable administrative provisions, with which compliance is mandatory.  It may also include or deal exclusively with terminology, symbols, packaging, marking or labelling requirements as they apply to a product, </w:t>
      </w:r>
      <w:r w:rsidR="0021011A" w:rsidRPr="00333AB5">
        <w:rPr>
          <w:bCs/>
          <w:lang w:val="en-US"/>
        </w:rPr>
        <w:t>process,</w:t>
      </w:r>
      <w:r w:rsidR="00BB07C2" w:rsidRPr="00333AB5">
        <w:rPr>
          <w:bCs/>
          <w:lang w:val="en-US"/>
        </w:rPr>
        <w:t xml:space="preserve"> or production method.</w:t>
      </w:r>
    </w:p>
    <w:p w14:paraId="576F63A1" w14:textId="617C815A" w:rsidR="00BB07C2" w:rsidRPr="00333AB5"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333AB5">
        <w:rPr>
          <w:b/>
          <w:bCs/>
          <w:szCs w:val="24"/>
          <w:lang w:val="en-US"/>
        </w:rPr>
        <w:t>3.</w:t>
      </w:r>
      <w:r w:rsidR="001A6480" w:rsidRPr="00333AB5">
        <w:rPr>
          <w:b/>
          <w:bCs/>
          <w:szCs w:val="24"/>
          <w:lang w:val="en-US"/>
        </w:rPr>
        <w:t>1</w:t>
      </w:r>
      <w:r w:rsidR="001A6480" w:rsidRPr="00333AB5">
        <w:rPr>
          <w:b/>
          <w:bCs/>
          <w:lang w:val="en-US"/>
        </w:rPr>
        <w:t>.</w:t>
      </w:r>
      <w:del w:id="101" w:author="Tejpal Singh [2]" w:date="2023-02-05T20:02:00Z">
        <w:r w:rsidR="001A6480" w:rsidRPr="00333AB5" w:rsidDel="00DF6DFF">
          <w:rPr>
            <w:b/>
            <w:bCs/>
            <w:lang w:val="en-US"/>
          </w:rPr>
          <w:delText>5</w:delText>
        </w:r>
      </w:del>
      <w:ins w:id="102" w:author="Tejpal Singh" w:date="2023-05-15T17:38:00Z">
        <w:r w:rsidR="0005350B">
          <w:rPr>
            <w:b/>
            <w:bCs/>
            <w:lang w:val="en-US"/>
          </w:rPr>
          <w:t>7</w:t>
        </w:r>
      </w:ins>
      <w:ins w:id="103" w:author="Tejpal Singh [2]" w:date="2023-02-05T20:02:00Z">
        <w:del w:id="104" w:author="Tejpal Singh" w:date="2023-05-15T17:38:00Z">
          <w:r w:rsidR="00DF6DFF" w:rsidDel="0005350B">
            <w:rPr>
              <w:b/>
              <w:bCs/>
              <w:lang w:val="en-US"/>
            </w:rPr>
            <w:delText>6</w:delText>
          </w:r>
        </w:del>
      </w:ins>
      <w:r w:rsidRPr="00333AB5">
        <w:rPr>
          <w:b/>
          <w:bCs/>
          <w:lang w:val="en-US"/>
        </w:rPr>
        <w:tab/>
      </w:r>
      <w:r w:rsidR="009F6669" w:rsidRPr="00333AB5">
        <w:rPr>
          <w:b/>
          <w:lang w:val="en-US"/>
        </w:rPr>
        <w:t>c</w:t>
      </w:r>
      <w:r w:rsidR="00BB07C2" w:rsidRPr="00333AB5">
        <w:rPr>
          <w:b/>
          <w:lang w:val="en-US"/>
        </w:rPr>
        <w:t>ounterfeit</w:t>
      </w:r>
      <w:r w:rsidR="00BB07C2" w:rsidRPr="00333AB5">
        <w:rPr>
          <w:b/>
          <w:color w:val="000000" w:themeColor="text1"/>
          <w:lang w:val="en-US"/>
        </w:rPr>
        <w:t xml:space="preserve"> ICT </w:t>
      </w:r>
      <w:del w:id="105" w:author="Tejpal Singh [2]" w:date="2023-04-21T11:58:00Z">
        <w:r w:rsidR="00811BEC" w:rsidRPr="00333AB5" w:rsidDel="00E30767">
          <w:rPr>
            <w:b/>
            <w:color w:val="000000" w:themeColor="text1"/>
            <w:lang w:val="en-US"/>
          </w:rPr>
          <w:delText>d</w:delText>
        </w:r>
        <w:r w:rsidR="00BB07C2" w:rsidRPr="00333AB5" w:rsidDel="00E30767">
          <w:rPr>
            <w:b/>
            <w:color w:val="000000" w:themeColor="text1"/>
            <w:lang w:val="en-US"/>
          </w:rPr>
          <w:delText>evice</w:delText>
        </w:r>
        <w:r w:rsidR="001A6480" w:rsidRPr="00333AB5" w:rsidDel="00E30767">
          <w:rPr>
            <w:bCs/>
            <w:color w:val="000000" w:themeColor="text1"/>
            <w:lang w:val="en-US"/>
          </w:rPr>
          <w:delText>[</w:delText>
        </w:r>
      </w:del>
      <w:ins w:id="106" w:author="Tejpal Singh [2]" w:date="2023-04-21T11:58:00Z">
        <w:r w:rsidR="00E30767" w:rsidRPr="00333AB5">
          <w:rPr>
            <w:b/>
            <w:color w:val="000000" w:themeColor="text1"/>
            <w:lang w:val="en-US"/>
          </w:rPr>
          <w:t>device</w:t>
        </w:r>
        <w:r w:rsidR="00E30767" w:rsidRPr="00333AB5">
          <w:rPr>
            <w:bCs/>
            <w:color w:val="000000" w:themeColor="text1"/>
            <w:lang w:val="en-US"/>
          </w:rPr>
          <w:t xml:space="preserve"> [</w:t>
        </w:r>
      </w:ins>
      <w:r w:rsidR="001A6480" w:rsidRPr="00333AB5">
        <w:rPr>
          <w:bCs/>
          <w:color w:val="000000" w:themeColor="text1"/>
          <w:lang w:val="en-US"/>
        </w:rPr>
        <w:t>ITU-T Q.5050]</w:t>
      </w:r>
      <w:r w:rsidR="00BB07C2" w:rsidRPr="00333AB5">
        <w:rPr>
          <w:bCs/>
          <w:color w:val="000000" w:themeColor="text1"/>
          <w:lang w:val="en-US"/>
        </w:rPr>
        <w:t>:</w:t>
      </w:r>
      <w:r w:rsidRPr="00333AB5">
        <w:rPr>
          <w:color w:val="000000" w:themeColor="text1"/>
          <w:lang w:val="en-US"/>
        </w:rPr>
        <w:t>A</w:t>
      </w:r>
      <w:r w:rsidR="00CB2C49" w:rsidRPr="00333AB5">
        <w:rPr>
          <w:color w:val="000000" w:themeColor="text1"/>
          <w:lang w:val="en-US"/>
        </w:rPr>
        <w:t xml:space="preserve">n </w:t>
      </w:r>
      <w:r w:rsidR="002F4D50" w:rsidRPr="00CE669F">
        <w:rPr>
          <w:bCs/>
          <w:lang w:val="en-US"/>
        </w:rPr>
        <w:t>information</w:t>
      </w:r>
      <w:r w:rsidR="002F4D50" w:rsidRPr="00333AB5">
        <w:rPr>
          <w:color w:val="000000" w:themeColor="text1"/>
          <w:lang w:val="en-US"/>
        </w:rPr>
        <w:t xml:space="preserve"> and communication technology (</w:t>
      </w:r>
      <w:r w:rsidR="00CB2C49" w:rsidRPr="00333AB5">
        <w:rPr>
          <w:color w:val="000000" w:themeColor="text1"/>
          <w:lang w:val="en-US"/>
        </w:rPr>
        <w:t>ICT</w:t>
      </w:r>
      <w:r w:rsidR="002F4D50" w:rsidRPr="00333AB5">
        <w:rPr>
          <w:color w:val="000000" w:themeColor="text1"/>
          <w:lang w:val="en-US"/>
        </w:rPr>
        <w:t>)</w:t>
      </w:r>
      <w:r w:rsidR="00487DA0" w:rsidRPr="00333AB5">
        <w:rPr>
          <w:color w:val="000000" w:themeColor="text1"/>
          <w:lang w:val="en-US"/>
        </w:rPr>
        <w:t xml:space="preserve"> device </w:t>
      </w:r>
      <w:r w:rsidR="00BB07C2" w:rsidRPr="00333AB5">
        <w:rPr>
          <w:color w:val="000000" w:themeColor="text1"/>
          <w:lang w:val="en-US"/>
        </w:rPr>
        <w:t>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p>
    <w:p w14:paraId="576F63A2" w14:textId="6BDA69B3" w:rsidR="00BB07C2" w:rsidRPr="00333AB5"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333AB5">
        <w:rPr>
          <w:b/>
          <w:bCs/>
          <w:szCs w:val="24"/>
          <w:lang w:val="en-US"/>
        </w:rPr>
        <w:t>3.</w:t>
      </w:r>
      <w:r w:rsidR="001A6480" w:rsidRPr="00333AB5">
        <w:rPr>
          <w:b/>
          <w:bCs/>
          <w:szCs w:val="24"/>
          <w:lang w:val="en-US"/>
        </w:rPr>
        <w:t>1</w:t>
      </w:r>
      <w:r w:rsidR="001A6480" w:rsidRPr="00333AB5">
        <w:rPr>
          <w:b/>
          <w:bCs/>
          <w:lang w:val="en-US"/>
        </w:rPr>
        <w:t>.</w:t>
      </w:r>
      <w:del w:id="107" w:author="Tejpal Singh [2]" w:date="2023-02-05T20:02:00Z">
        <w:r w:rsidR="001A6480" w:rsidRPr="00333AB5" w:rsidDel="00DF6DFF">
          <w:rPr>
            <w:b/>
            <w:bCs/>
            <w:lang w:val="en-US"/>
          </w:rPr>
          <w:delText>6</w:delText>
        </w:r>
      </w:del>
      <w:ins w:id="108" w:author="Tejpal Singh" w:date="2023-05-15T17:38:00Z">
        <w:r w:rsidR="0005350B">
          <w:rPr>
            <w:b/>
            <w:bCs/>
            <w:lang w:val="en-US"/>
          </w:rPr>
          <w:t>8</w:t>
        </w:r>
      </w:ins>
      <w:ins w:id="109" w:author="Tejpal Singh [2]" w:date="2023-02-05T20:02:00Z">
        <w:del w:id="110" w:author="Tejpal Singh" w:date="2023-05-15T17:38:00Z">
          <w:r w:rsidR="00DF6DFF" w:rsidDel="0005350B">
            <w:rPr>
              <w:b/>
              <w:bCs/>
              <w:lang w:val="en-US"/>
            </w:rPr>
            <w:delText>7</w:delText>
          </w:r>
        </w:del>
      </w:ins>
      <w:r w:rsidRPr="00333AB5">
        <w:rPr>
          <w:b/>
          <w:bCs/>
          <w:lang w:val="en-US"/>
        </w:rPr>
        <w:tab/>
      </w:r>
      <w:r w:rsidR="009F6669" w:rsidRPr="00333AB5">
        <w:rPr>
          <w:b/>
          <w:lang w:val="en-US"/>
        </w:rPr>
        <w:t>t</w:t>
      </w:r>
      <w:r w:rsidR="00BB07C2" w:rsidRPr="00333AB5">
        <w:rPr>
          <w:b/>
          <w:lang w:val="en-US"/>
        </w:rPr>
        <w:t>ampered</w:t>
      </w:r>
      <w:r w:rsidR="00BB07C2" w:rsidRPr="00333AB5">
        <w:rPr>
          <w:b/>
          <w:color w:val="000000" w:themeColor="text1"/>
          <w:lang w:val="en-US"/>
        </w:rPr>
        <w:t xml:space="preserve"> ICT </w:t>
      </w:r>
      <w:del w:id="111" w:author="Tejpal Singh [2]" w:date="2023-04-21T11:58:00Z">
        <w:r w:rsidR="00811BEC" w:rsidRPr="00333AB5" w:rsidDel="00E30767">
          <w:rPr>
            <w:b/>
            <w:color w:val="000000" w:themeColor="text1"/>
            <w:lang w:val="en-US"/>
          </w:rPr>
          <w:delText>d</w:delText>
        </w:r>
        <w:r w:rsidR="00BB07C2" w:rsidRPr="00333AB5" w:rsidDel="00E30767">
          <w:rPr>
            <w:b/>
            <w:color w:val="000000" w:themeColor="text1"/>
            <w:lang w:val="en-US"/>
          </w:rPr>
          <w:delText>evice</w:delText>
        </w:r>
        <w:r w:rsidR="001A6480" w:rsidRPr="00333AB5" w:rsidDel="00E30767">
          <w:rPr>
            <w:bCs/>
            <w:color w:val="000000" w:themeColor="text1"/>
            <w:lang w:val="en-US"/>
          </w:rPr>
          <w:delText>[</w:delText>
        </w:r>
      </w:del>
      <w:ins w:id="112" w:author="Tejpal Singh [2]" w:date="2023-04-21T11:58:00Z">
        <w:r w:rsidR="00E30767" w:rsidRPr="00333AB5">
          <w:rPr>
            <w:b/>
            <w:color w:val="000000" w:themeColor="text1"/>
            <w:lang w:val="en-US"/>
          </w:rPr>
          <w:t>device</w:t>
        </w:r>
        <w:r w:rsidR="00E30767" w:rsidRPr="00333AB5">
          <w:rPr>
            <w:bCs/>
            <w:color w:val="000000" w:themeColor="text1"/>
            <w:lang w:val="en-US"/>
          </w:rPr>
          <w:t xml:space="preserve"> [</w:t>
        </w:r>
      </w:ins>
      <w:r w:rsidR="001A6480" w:rsidRPr="00333AB5">
        <w:rPr>
          <w:bCs/>
          <w:color w:val="000000" w:themeColor="text1"/>
          <w:lang w:val="en-US"/>
        </w:rPr>
        <w:t>ITU-T Q.5050]</w:t>
      </w:r>
      <w:r w:rsidR="00BB07C2" w:rsidRPr="00333AB5">
        <w:rPr>
          <w:bCs/>
          <w:color w:val="000000" w:themeColor="text1"/>
          <w:lang w:val="en-US"/>
        </w:rPr>
        <w:t xml:space="preserve">: </w:t>
      </w:r>
      <w:r w:rsidR="00FF2AED" w:rsidRPr="00333AB5">
        <w:rPr>
          <w:color w:val="000000" w:themeColor="text1"/>
          <w:lang w:val="en-US"/>
        </w:rPr>
        <w:t>A</w:t>
      </w:r>
      <w:r w:rsidR="00487DA0" w:rsidRPr="00333AB5">
        <w:rPr>
          <w:color w:val="000000" w:themeColor="text1"/>
          <w:lang w:val="en-US"/>
        </w:rPr>
        <w:t xml:space="preserve">n </w:t>
      </w:r>
      <w:r w:rsidR="002F4D50" w:rsidRPr="00333AB5">
        <w:rPr>
          <w:color w:val="000000" w:themeColor="text1"/>
          <w:lang w:val="en-US"/>
        </w:rPr>
        <w:t>information and communication technology (</w:t>
      </w:r>
      <w:r w:rsidR="00487DA0" w:rsidRPr="00333AB5">
        <w:rPr>
          <w:color w:val="000000" w:themeColor="text1"/>
          <w:lang w:val="en-US"/>
        </w:rPr>
        <w:t>ICT</w:t>
      </w:r>
      <w:r w:rsidR="002F4D50" w:rsidRPr="00333AB5">
        <w:rPr>
          <w:color w:val="000000" w:themeColor="text1"/>
          <w:lang w:val="en-US"/>
        </w:rPr>
        <w:t>)</w:t>
      </w:r>
      <w:r w:rsidR="00BB07C2" w:rsidRPr="00333AB5">
        <w:rPr>
          <w:color w:val="000000" w:themeColor="text1"/>
          <w:lang w:val="en-US"/>
        </w:rPr>
        <w:t xml:space="preserve"> device that had components, software, unique identifier, item</w:t>
      </w:r>
      <w:r w:rsidR="00C36817" w:rsidRPr="00333AB5">
        <w:rPr>
          <w:color w:val="000000" w:themeColor="text1"/>
          <w:lang w:val="en-US"/>
        </w:rPr>
        <w:t>s</w:t>
      </w:r>
      <w:r w:rsidR="00BB07C2" w:rsidRPr="00333AB5">
        <w:rPr>
          <w:color w:val="000000" w:themeColor="text1"/>
          <w:lang w:val="en-US"/>
        </w:rPr>
        <w:t xml:space="preserve"> protected by intellectual-protected rights or trademark</w:t>
      </w:r>
      <w:r w:rsidR="002F4D50" w:rsidRPr="00333AB5">
        <w:rPr>
          <w:color w:val="000000" w:themeColor="text1"/>
          <w:lang w:val="en-US"/>
        </w:rPr>
        <w:t>s</w:t>
      </w:r>
      <w:r w:rsidR="00BB07C2" w:rsidRPr="00333AB5">
        <w:rPr>
          <w:color w:val="000000" w:themeColor="text1"/>
          <w:lang w:val="en-US"/>
        </w:rPr>
        <w:t xml:space="preserve"> tentatively or effectively altered without the explicit consent of the manufacturer or its legal representative.</w:t>
      </w:r>
    </w:p>
    <w:p w14:paraId="576F63A3" w14:textId="0899A678" w:rsidR="00BB07C2" w:rsidRPr="00462C39"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13" w:author="Joao Alexandre Moncaio Zanon" w:date="2023-05-12T09:55:00Z"/>
          <w:color w:val="000000" w:themeColor="text1"/>
          <w:lang w:val="en-US"/>
        </w:rPr>
      </w:pPr>
      <w:r w:rsidRPr="00333AB5">
        <w:rPr>
          <w:b/>
          <w:bCs/>
          <w:szCs w:val="24"/>
          <w:lang w:val="en-US"/>
        </w:rPr>
        <w:t>3.</w:t>
      </w:r>
      <w:r w:rsidR="001A6480" w:rsidRPr="00333AB5">
        <w:rPr>
          <w:b/>
          <w:bCs/>
          <w:szCs w:val="24"/>
          <w:lang w:val="en-US"/>
        </w:rPr>
        <w:t>1</w:t>
      </w:r>
      <w:r w:rsidRPr="00333AB5">
        <w:rPr>
          <w:b/>
          <w:bCs/>
          <w:lang w:val="en-US"/>
        </w:rPr>
        <w:t>.</w:t>
      </w:r>
      <w:del w:id="114" w:author="Tejpal Singh [2]" w:date="2023-02-05T20:02:00Z">
        <w:r w:rsidR="001A6480" w:rsidRPr="00333AB5" w:rsidDel="00DF6DFF">
          <w:rPr>
            <w:b/>
            <w:bCs/>
            <w:lang w:val="en-US"/>
          </w:rPr>
          <w:delText>7</w:delText>
        </w:r>
      </w:del>
      <w:ins w:id="115" w:author="Tejpal Singh" w:date="2023-05-15T17:38:00Z">
        <w:r w:rsidR="0005350B">
          <w:rPr>
            <w:b/>
            <w:bCs/>
            <w:lang w:val="en-US"/>
          </w:rPr>
          <w:t>9</w:t>
        </w:r>
      </w:ins>
      <w:ins w:id="116" w:author="Tejpal Singh [2]" w:date="2023-02-05T20:02:00Z">
        <w:del w:id="117" w:author="Tejpal Singh" w:date="2023-05-15T17:38:00Z">
          <w:r w:rsidR="00DF6DFF" w:rsidDel="0005350B">
            <w:rPr>
              <w:b/>
              <w:bCs/>
              <w:lang w:val="en-US"/>
            </w:rPr>
            <w:delText>8</w:delText>
          </w:r>
        </w:del>
      </w:ins>
      <w:r w:rsidRPr="00333AB5">
        <w:rPr>
          <w:b/>
          <w:bCs/>
          <w:lang w:val="en-US"/>
        </w:rPr>
        <w:tab/>
      </w:r>
      <w:r w:rsidR="009F6669" w:rsidRPr="00462C39">
        <w:rPr>
          <w:b/>
          <w:lang w:val="en-US"/>
        </w:rPr>
        <w:t>u</w:t>
      </w:r>
      <w:r w:rsidR="00164BCE" w:rsidRPr="00462C39">
        <w:rPr>
          <w:b/>
          <w:lang w:val="en-US"/>
        </w:rPr>
        <w:t>n</w:t>
      </w:r>
      <w:r w:rsidR="00BB07C2" w:rsidRPr="00462C39">
        <w:rPr>
          <w:b/>
          <w:lang w:val="en-US"/>
        </w:rPr>
        <w:t>ique</w:t>
      </w:r>
      <w:r w:rsidR="003D60DF" w:rsidRPr="00462C39">
        <w:rPr>
          <w:b/>
          <w:lang w:val="en-US"/>
        </w:rPr>
        <w:t xml:space="preserve"> </w:t>
      </w:r>
      <w:r w:rsidR="00811BEC" w:rsidRPr="00462C39">
        <w:rPr>
          <w:b/>
          <w:color w:val="000000" w:themeColor="text1"/>
          <w:lang w:val="en-US"/>
        </w:rPr>
        <w:t>i</w:t>
      </w:r>
      <w:r w:rsidR="00BB07C2" w:rsidRPr="00462C39">
        <w:rPr>
          <w:b/>
          <w:color w:val="000000" w:themeColor="text1"/>
          <w:lang w:val="en-US"/>
        </w:rPr>
        <w:t>dentifier</w:t>
      </w:r>
      <w:r w:rsidR="003D60DF" w:rsidRPr="00462C39">
        <w:rPr>
          <w:b/>
          <w:color w:val="000000" w:themeColor="text1"/>
          <w:lang w:val="en-US"/>
        </w:rPr>
        <w:t xml:space="preserve"> </w:t>
      </w:r>
      <w:r w:rsidR="001A6480" w:rsidRPr="00462C39">
        <w:rPr>
          <w:bCs/>
          <w:color w:val="000000" w:themeColor="text1"/>
          <w:lang w:val="en-US"/>
        </w:rPr>
        <w:t>[ITU-T Q.5050]</w:t>
      </w:r>
      <w:r w:rsidR="00BB07C2" w:rsidRPr="00462C39">
        <w:rPr>
          <w:bCs/>
          <w:color w:val="000000" w:themeColor="text1"/>
          <w:lang w:val="en-US"/>
        </w:rPr>
        <w:t xml:space="preserve">: </w:t>
      </w:r>
      <w:r w:rsidR="00FF2AED" w:rsidRPr="00462C39">
        <w:rPr>
          <w:lang w:val="en-US"/>
        </w:rPr>
        <w:t>A</w:t>
      </w:r>
      <w:r w:rsidR="00487DA0" w:rsidRPr="00462C39">
        <w:rPr>
          <w:lang w:val="en-US"/>
        </w:rPr>
        <w:t xml:space="preserve">n identifier </w:t>
      </w:r>
      <w:r w:rsidR="00487DA0" w:rsidRPr="00462C39">
        <w:rPr>
          <w:color w:val="000000" w:themeColor="text1"/>
          <w:lang w:val="en-US"/>
        </w:rPr>
        <w:t>associated</w:t>
      </w:r>
      <w:r w:rsidR="00487DA0" w:rsidRPr="00462C39">
        <w:rPr>
          <w:lang w:val="en-US"/>
        </w:rPr>
        <w:t xml:space="preserve"> with a single </w:t>
      </w:r>
      <w:r w:rsidR="005D4979" w:rsidRPr="00462C39">
        <w:rPr>
          <w:lang w:val="en-US"/>
        </w:rPr>
        <w:t>device</w:t>
      </w:r>
      <w:r w:rsidR="00487DA0" w:rsidRPr="00462C39">
        <w:rPr>
          <w:lang w:val="en-US"/>
        </w:rPr>
        <w:t xml:space="preserve"> that aims</w:t>
      </w:r>
      <w:r w:rsidR="00056195" w:rsidRPr="00462C39">
        <w:rPr>
          <w:lang w:val="en-US"/>
        </w:rPr>
        <w:t xml:space="preserve"> </w:t>
      </w:r>
      <w:r w:rsidR="00B02EB0" w:rsidRPr="00462C39">
        <w:rPr>
          <w:lang w:val="en-US"/>
        </w:rPr>
        <w:t>to uniquely</w:t>
      </w:r>
      <w:r w:rsidR="00505F01" w:rsidRPr="00462C39">
        <w:rPr>
          <w:color w:val="000000" w:themeColor="text1"/>
          <w:lang w:val="en-US"/>
        </w:rPr>
        <w:t xml:space="preserve"> identify</w:t>
      </w:r>
      <w:r w:rsidR="00487DA0" w:rsidRPr="00462C39">
        <w:rPr>
          <w:color w:val="000000" w:themeColor="text1"/>
          <w:lang w:val="en-US"/>
        </w:rPr>
        <w:t xml:space="preserve"> it</w:t>
      </w:r>
      <w:r w:rsidR="00BB07C2" w:rsidRPr="00462C39">
        <w:rPr>
          <w:color w:val="000000" w:themeColor="text1"/>
          <w:lang w:val="en-US"/>
        </w:rPr>
        <w:t>.</w:t>
      </w:r>
    </w:p>
    <w:p w14:paraId="58F1F2EB" w14:textId="74959C43" w:rsidR="00BD1BC0" w:rsidRPr="00462C39" w:rsidDel="00C028EA" w:rsidRDefault="00BD1BC0" w:rsidP="00BD1BC0">
      <w:pPr>
        <w:tabs>
          <w:tab w:val="clear" w:pos="794"/>
          <w:tab w:val="clear" w:pos="1191"/>
          <w:tab w:val="clear" w:pos="1588"/>
          <w:tab w:val="clear" w:pos="1985"/>
        </w:tabs>
        <w:overflowPunct/>
        <w:autoSpaceDE/>
        <w:autoSpaceDN/>
        <w:adjustRightInd/>
        <w:spacing w:before="100" w:beforeAutospacing="1" w:after="100" w:afterAutospacing="1"/>
        <w:jc w:val="left"/>
        <w:textAlignment w:val="auto"/>
        <w:rPr>
          <w:del w:id="118" w:author="Tejpal Singh" w:date="2023-05-15T16:58:00Z"/>
          <w:szCs w:val="24"/>
          <w:lang w:val="en-US"/>
        </w:rPr>
      </w:pPr>
      <w:ins w:id="119" w:author="Joao Alexandre Moncaio Zanon" w:date="2023-05-12T09:55:00Z">
        <w:del w:id="120" w:author="Tejpal Singh" w:date="2023-05-15T16:58:00Z">
          <w:r w:rsidRPr="00462C39" w:rsidDel="00C028EA">
            <w:rPr>
              <w:rFonts w:ascii="TimesNewRomanPS" w:hAnsi="TimesNewRomanPS"/>
              <w:b/>
              <w:bCs/>
              <w:szCs w:val="24"/>
              <w:lang w:val="en-US"/>
            </w:rPr>
            <w:delText xml:space="preserve">3.1.9 </w:delText>
          </w:r>
        </w:del>
      </w:ins>
      <w:ins w:id="121" w:author="Joao Alexandre Moncaio Zanon" w:date="2023-05-12T09:56:00Z">
        <w:del w:id="122" w:author="Tejpal Singh" w:date="2023-05-15T16:58:00Z">
          <w:r w:rsidRPr="00462C39" w:rsidDel="00C028EA">
            <w:rPr>
              <w:rFonts w:ascii="TimesNewRomanPS" w:hAnsi="TimesNewRomanPS"/>
              <w:b/>
              <w:bCs/>
              <w:szCs w:val="24"/>
              <w:lang w:val="en-US"/>
            </w:rPr>
            <w:tab/>
          </w:r>
        </w:del>
      </w:ins>
      <w:ins w:id="123" w:author="Joao Alexandre Moncaio Zanon" w:date="2023-05-12T09:55:00Z">
        <w:del w:id="124" w:author="Tejpal Singh" w:date="2023-05-15T16:58:00Z">
          <w:r w:rsidRPr="00462C39" w:rsidDel="00C028EA">
            <w:rPr>
              <w:rFonts w:ascii="TimesNewRomanPS" w:hAnsi="TimesNewRomanPS"/>
              <w:b/>
              <w:bCs/>
              <w:szCs w:val="24"/>
              <w:lang w:val="en-US"/>
            </w:rPr>
            <w:delText xml:space="preserve">cloned identifier </w:delText>
          </w:r>
          <w:r w:rsidRPr="00462C39" w:rsidDel="00C028EA">
            <w:rPr>
              <w:rFonts w:ascii="TimesNewRomanPSMT" w:hAnsi="TimesNewRomanPSMT"/>
              <w:szCs w:val="24"/>
              <w:lang w:val="en-US"/>
            </w:rPr>
            <w:delText xml:space="preserve">[ITU-T Q.5051]: Is a valid device identifier properly assigned by the responsible management entity to one device but is being used by other different devices. </w:delText>
          </w:r>
        </w:del>
      </w:ins>
    </w:p>
    <w:p w14:paraId="576F63A4" w14:textId="77777777" w:rsidR="00431C97" w:rsidRPr="00462C39" w:rsidRDefault="00431C97" w:rsidP="00431C97">
      <w:pPr>
        <w:pStyle w:val="Heading2"/>
        <w:rPr>
          <w:lang w:val="en-US"/>
        </w:rPr>
      </w:pPr>
      <w:bookmarkStart w:id="125" w:name="_Toc245789019"/>
      <w:bookmarkStart w:id="126" w:name="_Toc245721192"/>
      <w:bookmarkStart w:id="127" w:name="_Toc3450275"/>
      <w:bookmarkStart w:id="128" w:name="_Toc4423849"/>
      <w:bookmarkStart w:id="129" w:name="_Toc6992412"/>
      <w:r w:rsidRPr="00462C39">
        <w:rPr>
          <w:lang w:val="en-US"/>
        </w:rPr>
        <w:t>3.2</w:t>
      </w:r>
      <w:r w:rsidRPr="00462C39">
        <w:rPr>
          <w:lang w:val="en-US"/>
        </w:rPr>
        <w:tab/>
        <w:t>Terms defined in this Recommendation</w:t>
      </w:r>
      <w:bookmarkEnd w:id="125"/>
      <w:bookmarkEnd w:id="126"/>
      <w:bookmarkEnd w:id="127"/>
      <w:bookmarkEnd w:id="128"/>
      <w:bookmarkEnd w:id="129"/>
    </w:p>
    <w:p w14:paraId="576F63A5" w14:textId="77777777" w:rsidR="00431C97" w:rsidRPr="00462C39" w:rsidRDefault="00431C9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30" w:author="Tejpal Singh [2]" w:date="2023-02-05T19:58:00Z"/>
          <w:szCs w:val="24"/>
          <w:lang w:val="en-US"/>
        </w:rPr>
      </w:pPr>
      <w:r w:rsidRPr="00462C39">
        <w:rPr>
          <w:szCs w:val="24"/>
          <w:lang w:val="en-US"/>
        </w:rPr>
        <w:t xml:space="preserve">This </w:t>
      </w:r>
      <w:r w:rsidRPr="00462C39">
        <w:rPr>
          <w:color w:val="000000" w:themeColor="text1"/>
          <w:lang w:val="en-US"/>
        </w:rPr>
        <w:t>Recommendation</w:t>
      </w:r>
      <w:r w:rsidRPr="00462C39">
        <w:rPr>
          <w:szCs w:val="24"/>
          <w:lang w:val="en-US"/>
        </w:rPr>
        <w:t xml:space="preserve"> defines the following terms:</w:t>
      </w:r>
    </w:p>
    <w:p w14:paraId="576F63A6" w14:textId="0131234E" w:rsidR="007F7B96" w:rsidRPr="00462C39" w:rsidRDefault="007F7B96"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rPr>
      </w:pPr>
      <w:ins w:id="131" w:author="Tejpal Singh [2]" w:date="2023-02-05T19:58:00Z">
        <w:r w:rsidRPr="00462C39">
          <w:rPr>
            <w:b/>
            <w:bCs/>
            <w:szCs w:val="24"/>
            <w:lang w:val="en-US"/>
          </w:rPr>
          <w:t>3.2.1</w:t>
        </w:r>
        <w:r w:rsidRPr="00462C39">
          <w:rPr>
            <w:szCs w:val="24"/>
            <w:lang w:val="en-US"/>
          </w:rPr>
          <w:tab/>
        </w:r>
        <w:r w:rsidRPr="00462C39">
          <w:rPr>
            <w:b/>
            <w:bCs/>
            <w:szCs w:val="24"/>
            <w:lang w:val="en-US"/>
          </w:rPr>
          <w:t xml:space="preserve">replicated unique </w:t>
        </w:r>
      </w:ins>
      <w:r w:rsidR="00B02EB0" w:rsidRPr="00462C39">
        <w:rPr>
          <w:b/>
          <w:bCs/>
          <w:szCs w:val="24"/>
          <w:lang w:val="en-US"/>
        </w:rPr>
        <w:t>identifier</w:t>
      </w:r>
      <w:r w:rsidR="00B02EB0" w:rsidRPr="00462C39">
        <w:rPr>
          <w:szCs w:val="24"/>
          <w:lang w:val="en-US"/>
        </w:rPr>
        <w:t>:</w:t>
      </w:r>
      <w:r w:rsidR="00B23323" w:rsidRPr="00462C39">
        <w:rPr>
          <w:szCs w:val="24"/>
          <w:lang w:val="en-US"/>
        </w:rPr>
        <w:t xml:space="preserve"> </w:t>
      </w:r>
      <w:ins w:id="132" w:author="Tejpal Singh" w:date="2023-05-15T16:58:00Z">
        <w:r w:rsidR="00C028EA" w:rsidRPr="00462C39">
          <w:rPr>
            <w:rFonts w:ascii="TimesNewRomanPSMT" w:hAnsi="TimesNewRomanPSMT"/>
            <w:szCs w:val="24"/>
            <w:lang w:val="en-US"/>
          </w:rPr>
          <w:t>is a valid device identifier properly assigned by the responsible management entity to one device but is being used by other different devices</w:t>
        </w:r>
      </w:ins>
      <w:ins w:id="133" w:author="Tejpal Singh [2]" w:date="2023-04-13T12:27:00Z">
        <w:del w:id="134" w:author="Tejpal Singh" w:date="2023-05-15T16:58:00Z">
          <w:r w:rsidR="00733A48" w:rsidRPr="00462C39" w:rsidDel="00C028EA">
            <w:rPr>
              <w:szCs w:val="24"/>
              <w:lang w:val="en-US"/>
            </w:rPr>
            <w:delText xml:space="preserve">A unique identifier </w:delText>
          </w:r>
        </w:del>
      </w:ins>
      <w:ins w:id="135" w:author="Tejpal Singh [2]" w:date="2023-04-13T12:28:00Z">
        <w:del w:id="136" w:author="Tejpal Singh" w:date="2023-05-15T16:58:00Z">
          <w:r w:rsidR="006B3A5C" w:rsidRPr="00462C39" w:rsidDel="00C028EA">
            <w:rPr>
              <w:szCs w:val="24"/>
              <w:lang w:val="en-US"/>
            </w:rPr>
            <w:delText xml:space="preserve">already </w:delText>
          </w:r>
        </w:del>
      </w:ins>
      <w:ins w:id="137" w:author="Tejpal Singh [2]" w:date="2023-04-13T12:27:00Z">
        <w:del w:id="138" w:author="Tejpal Singh" w:date="2023-05-15T16:58:00Z">
          <w:r w:rsidR="00733A48" w:rsidRPr="00462C39" w:rsidDel="00C028EA">
            <w:rPr>
              <w:szCs w:val="24"/>
              <w:lang w:val="en-US"/>
            </w:rPr>
            <w:delText xml:space="preserve">associated </w:delText>
          </w:r>
        </w:del>
      </w:ins>
      <w:ins w:id="139" w:author="Tejpal Singh [2]" w:date="2023-04-13T12:29:00Z">
        <w:del w:id="140" w:author="Tejpal Singh" w:date="2023-05-15T16:58:00Z">
          <w:r w:rsidR="00537054" w:rsidRPr="00462C39" w:rsidDel="00C028EA">
            <w:rPr>
              <w:szCs w:val="24"/>
              <w:lang w:val="en-US"/>
            </w:rPr>
            <w:delText xml:space="preserve">or assigned </w:delText>
          </w:r>
        </w:del>
      </w:ins>
      <w:ins w:id="141" w:author="Tejpal Singh [2]" w:date="2023-04-13T12:27:00Z">
        <w:del w:id="142" w:author="Tejpal Singh" w:date="2023-05-15T16:58:00Z">
          <w:r w:rsidR="00733A48" w:rsidRPr="00462C39" w:rsidDel="00C028EA">
            <w:rPr>
              <w:szCs w:val="24"/>
              <w:lang w:val="en-US"/>
            </w:rPr>
            <w:delText xml:space="preserve">with </w:delText>
          </w:r>
        </w:del>
      </w:ins>
      <w:ins w:id="143" w:author="Tejpal Singh [2]" w:date="2023-04-13T12:28:00Z">
        <w:del w:id="144" w:author="Tejpal Singh" w:date="2023-05-15T16:58:00Z">
          <w:r w:rsidR="006B3A5C" w:rsidRPr="00462C39" w:rsidDel="00C028EA">
            <w:rPr>
              <w:szCs w:val="24"/>
              <w:lang w:val="en-US"/>
            </w:rPr>
            <w:delText>a</w:delText>
          </w:r>
        </w:del>
      </w:ins>
      <w:ins w:id="145" w:author="Tejpal Singh [2]" w:date="2023-04-13T12:27:00Z">
        <w:del w:id="146" w:author="Tejpal Singh" w:date="2023-05-15T16:58:00Z">
          <w:r w:rsidR="00733A48" w:rsidRPr="00462C39" w:rsidDel="00C028EA">
            <w:rPr>
              <w:szCs w:val="24"/>
              <w:lang w:val="en-US"/>
            </w:rPr>
            <w:delText xml:space="preserve"> genuine device which has been</w:delText>
          </w:r>
          <w:r w:rsidR="00BF1231" w:rsidRPr="00462C39" w:rsidDel="00C028EA">
            <w:rPr>
              <w:szCs w:val="24"/>
              <w:lang w:val="en-US"/>
            </w:rPr>
            <w:delText xml:space="preserve"> replicated in an</w:delText>
          </w:r>
        </w:del>
      </w:ins>
      <w:ins w:id="147" w:author="Tejpal Singh [2]" w:date="2023-04-13T12:29:00Z">
        <w:del w:id="148" w:author="Tejpal Singh" w:date="2023-05-15T16:58:00Z">
          <w:r w:rsidR="00FE4A91" w:rsidRPr="00462C39" w:rsidDel="00C028EA">
            <w:rPr>
              <w:szCs w:val="24"/>
              <w:lang w:val="en-US"/>
            </w:rPr>
            <w:delText xml:space="preserve">y </w:delText>
          </w:r>
        </w:del>
      </w:ins>
      <w:ins w:id="149" w:author="Tejpal Singh [2]" w:date="2023-04-13T12:27:00Z">
        <w:del w:id="150" w:author="Tejpal Singh" w:date="2023-05-15T16:58:00Z">
          <w:r w:rsidR="00BF1231" w:rsidRPr="00462C39" w:rsidDel="00C028EA">
            <w:rPr>
              <w:szCs w:val="24"/>
              <w:lang w:val="en-US"/>
            </w:rPr>
            <w:delText xml:space="preserve">other </w:delText>
          </w:r>
        </w:del>
      </w:ins>
      <w:ins w:id="151" w:author="Tejpal Singh [2]" w:date="2023-04-13T12:28:00Z">
        <w:del w:id="152" w:author="Tejpal Singh" w:date="2023-05-15T16:58:00Z">
          <w:r w:rsidR="00896AC8" w:rsidRPr="00462C39" w:rsidDel="00C028EA">
            <w:rPr>
              <w:szCs w:val="24"/>
              <w:lang w:val="en-US"/>
            </w:rPr>
            <w:delText>device.</w:delText>
          </w:r>
        </w:del>
      </w:ins>
      <w:ins w:id="153" w:author="Tejpal Singh [2]" w:date="2023-04-13T12:27:00Z">
        <w:del w:id="154" w:author="Tejpal Singh" w:date="2023-05-15T16:58:00Z">
          <w:r w:rsidR="006B3A5C" w:rsidRPr="00462C39" w:rsidDel="00C028EA">
            <w:rPr>
              <w:szCs w:val="24"/>
              <w:lang w:val="en-US"/>
            </w:rPr>
            <w:delText xml:space="preserve"> </w:delText>
          </w:r>
        </w:del>
      </w:ins>
    </w:p>
    <w:p w14:paraId="576F63A7" w14:textId="77777777" w:rsidR="00BB07C2" w:rsidRPr="00462C39" w:rsidRDefault="00AF4314" w:rsidP="006F2F42">
      <w:pPr>
        <w:pStyle w:val="Heading1"/>
        <w:rPr>
          <w:lang w:val="en-US"/>
        </w:rPr>
      </w:pPr>
      <w:bookmarkStart w:id="155" w:name="_Toc245789020"/>
      <w:bookmarkStart w:id="156" w:name="_Toc245721193"/>
      <w:bookmarkStart w:id="157" w:name="_Toc3450276"/>
      <w:bookmarkStart w:id="158" w:name="_Toc4423850"/>
      <w:bookmarkStart w:id="159" w:name="_Toc6992413"/>
      <w:r w:rsidRPr="00462C39">
        <w:rPr>
          <w:lang w:val="en-US"/>
        </w:rPr>
        <w:t>4</w:t>
      </w:r>
      <w:r w:rsidRPr="00462C39">
        <w:rPr>
          <w:lang w:val="en-US"/>
        </w:rPr>
        <w:tab/>
      </w:r>
      <w:r w:rsidR="00BB07C2" w:rsidRPr="00462C39">
        <w:rPr>
          <w:lang w:val="en-US"/>
        </w:rPr>
        <w:t xml:space="preserve">Abbreviations and </w:t>
      </w:r>
      <w:r w:rsidR="00811BEC" w:rsidRPr="00462C39">
        <w:rPr>
          <w:lang w:val="en-US"/>
        </w:rPr>
        <w:t>a</w:t>
      </w:r>
      <w:r w:rsidR="00BB07C2" w:rsidRPr="00462C39">
        <w:rPr>
          <w:lang w:val="en-US"/>
        </w:rPr>
        <w:t>cronyms</w:t>
      </w:r>
      <w:bookmarkEnd w:id="155"/>
      <w:bookmarkEnd w:id="156"/>
      <w:bookmarkEnd w:id="157"/>
      <w:bookmarkEnd w:id="158"/>
      <w:bookmarkEnd w:id="159"/>
    </w:p>
    <w:p w14:paraId="576F63A8" w14:textId="77777777" w:rsidR="00BB07C2" w:rsidRPr="00462C39" w:rsidRDefault="00BB07C2" w:rsidP="0039513A">
      <w:pPr>
        <w:rPr>
          <w:color w:val="000000" w:themeColor="text1"/>
          <w:lang w:val="en-US"/>
        </w:rPr>
      </w:pPr>
      <w:r w:rsidRPr="00462C39">
        <w:rPr>
          <w:color w:val="000000" w:themeColor="text1"/>
          <w:lang w:val="en-US"/>
        </w:rPr>
        <w:t>This Recommendation uses the following abbreviations and acronyms:</w:t>
      </w:r>
    </w:p>
    <w:p w14:paraId="0D644A2B" w14:textId="1EC1017D" w:rsidR="00E51D94" w:rsidRDefault="00E51D94" w:rsidP="006173F4">
      <w:pPr>
        <w:tabs>
          <w:tab w:val="clear" w:pos="794"/>
        </w:tabs>
        <w:rPr>
          <w:ins w:id="160" w:author="Tejpal Singh [2]" w:date="2023-05-03T10:36:00Z"/>
          <w:lang w:val="en-US"/>
        </w:rPr>
      </w:pPr>
      <w:ins w:id="161" w:author="Tejpal Singh [2]" w:date="2023-05-03T10:36:00Z">
        <w:r w:rsidRPr="00462C39">
          <w:rPr>
            <w:lang w:val="en-US"/>
          </w:rPr>
          <w:t>CLI</w:t>
        </w:r>
      </w:ins>
      <w:ins w:id="162" w:author="Tejpal Singh [2]" w:date="2023-05-03T10:37:00Z">
        <w:r w:rsidRPr="00462C39">
          <w:rPr>
            <w:lang w:val="en-US"/>
          </w:rPr>
          <w:tab/>
        </w:r>
        <w:r w:rsidR="003670B4" w:rsidRPr="00462C39">
          <w:rPr>
            <w:lang w:val="en-US"/>
          </w:rPr>
          <w:t>Calling Line Identification</w:t>
        </w:r>
        <w:r>
          <w:rPr>
            <w:lang w:val="en-US"/>
          </w:rPr>
          <w:t xml:space="preserve">         </w:t>
        </w:r>
      </w:ins>
    </w:p>
    <w:p w14:paraId="576F63A9" w14:textId="276FF705" w:rsidR="005F439F" w:rsidRPr="00333AB5" w:rsidRDefault="005F439F" w:rsidP="006173F4">
      <w:pPr>
        <w:tabs>
          <w:tab w:val="clear" w:pos="794"/>
        </w:tabs>
        <w:rPr>
          <w:lang w:val="en-US"/>
        </w:rPr>
      </w:pPr>
      <w:r w:rsidRPr="00333AB5">
        <w:rPr>
          <w:lang w:val="en-US"/>
        </w:rPr>
        <w:t>DB</w:t>
      </w:r>
      <w:r w:rsidRPr="00333AB5">
        <w:rPr>
          <w:lang w:val="en-US"/>
        </w:rPr>
        <w:tab/>
        <w:t>Data Base</w:t>
      </w:r>
    </w:p>
    <w:p w14:paraId="576F63AA" w14:textId="77777777" w:rsidR="0044059D" w:rsidRPr="00333AB5" w:rsidRDefault="0044059D" w:rsidP="006173F4">
      <w:pPr>
        <w:tabs>
          <w:tab w:val="clear" w:pos="794"/>
        </w:tabs>
        <w:rPr>
          <w:lang w:val="en-US"/>
        </w:rPr>
      </w:pPr>
      <w:r w:rsidRPr="00333AB5">
        <w:rPr>
          <w:lang w:val="en-US"/>
        </w:rPr>
        <w:t>EIR</w:t>
      </w:r>
      <w:r w:rsidRPr="00333AB5">
        <w:rPr>
          <w:lang w:val="en-US"/>
        </w:rPr>
        <w:tab/>
        <w:t>Equipment Identity Register</w:t>
      </w:r>
    </w:p>
    <w:p w14:paraId="576F63AB" w14:textId="77777777" w:rsidR="00C73652" w:rsidRPr="00333AB5" w:rsidRDefault="00C73652" w:rsidP="006173F4">
      <w:pPr>
        <w:tabs>
          <w:tab w:val="clear" w:pos="794"/>
        </w:tabs>
        <w:rPr>
          <w:lang w:val="en-US"/>
        </w:rPr>
      </w:pPr>
      <w:r w:rsidRPr="00333AB5">
        <w:rPr>
          <w:lang w:val="en-US"/>
        </w:rPr>
        <w:t>eUICC</w:t>
      </w:r>
      <w:r w:rsidR="00365E17" w:rsidRPr="00333AB5">
        <w:rPr>
          <w:lang w:val="en-US"/>
        </w:rPr>
        <w:tab/>
        <w:t>Embedded Universal Integrated Circuit Card</w:t>
      </w:r>
    </w:p>
    <w:p w14:paraId="576F63AC" w14:textId="77777777" w:rsidR="00C73652" w:rsidRPr="00333AB5" w:rsidRDefault="00C73652" w:rsidP="006173F4">
      <w:pPr>
        <w:tabs>
          <w:tab w:val="clear" w:pos="794"/>
        </w:tabs>
        <w:rPr>
          <w:lang w:val="en-US"/>
        </w:rPr>
      </w:pPr>
      <w:r w:rsidRPr="00333AB5">
        <w:rPr>
          <w:lang w:val="en-US"/>
        </w:rPr>
        <w:t>GSMA</w:t>
      </w:r>
      <w:r w:rsidR="00365E17" w:rsidRPr="00333AB5">
        <w:rPr>
          <w:lang w:val="en-US"/>
        </w:rPr>
        <w:tab/>
        <w:t>Global System for Mobile Communications (GSM) Association</w:t>
      </w:r>
    </w:p>
    <w:p w14:paraId="576F63AD" w14:textId="77777777" w:rsidR="000A46AA" w:rsidRPr="00333AB5" w:rsidRDefault="000A46AA" w:rsidP="006173F4">
      <w:pPr>
        <w:tabs>
          <w:tab w:val="clear" w:pos="794"/>
        </w:tabs>
        <w:rPr>
          <w:lang w:val="en-US"/>
        </w:rPr>
      </w:pPr>
      <w:r w:rsidRPr="00333AB5">
        <w:rPr>
          <w:lang w:val="en-US"/>
        </w:rPr>
        <w:lastRenderedPageBreak/>
        <w:t>ICT</w:t>
      </w:r>
      <w:r w:rsidRPr="00333AB5">
        <w:rPr>
          <w:lang w:val="en-US"/>
        </w:rPr>
        <w:tab/>
        <w:t>Information and Communications Technology</w:t>
      </w:r>
    </w:p>
    <w:p w14:paraId="576F63AE" w14:textId="77777777" w:rsidR="00BB07C2" w:rsidRPr="00333AB5" w:rsidRDefault="00BB07C2" w:rsidP="006173F4">
      <w:pPr>
        <w:tabs>
          <w:tab w:val="clear" w:pos="794"/>
        </w:tabs>
        <w:rPr>
          <w:lang w:val="en-US"/>
        </w:rPr>
      </w:pPr>
      <w:r w:rsidRPr="00333AB5">
        <w:rPr>
          <w:lang w:val="en-US"/>
        </w:rPr>
        <w:t>IMEI</w:t>
      </w:r>
      <w:r w:rsidRPr="00333AB5">
        <w:rPr>
          <w:lang w:val="en-US"/>
        </w:rPr>
        <w:tab/>
        <w:t>International Mobile Equipment Identity</w:t>
      </w:r>
    </w:p>
    <w:p w14:paraId="576F63AF" w14:textId="77777777" w:rsidR="00AE0347" w:rsidRPr="00333AB5" w:rsidRDefault="00AE0347" w:rsidP="006173F4">
      <w:pPr>
        <w:tabs>
          <w:tab w:val="clear" w:pos="794"/>
        </w:tabs>
        <w:rPr>
          <w:lang w:val="en-US"/>
        </w:rPr>
      </w:pPr>
      <w:r w:rsidRPr="00333AB5">
        <w:rPr>
          <w:lang w:val="en-US"/>
        </w:rPr>
        <w:t>IoT</w:t>
      </w:r>
      <w:r w:rsidRPr="00333AB5">
        <w:rPr>
          <w:lang w:val="en-US"/>
        </w:rPr>
        <w:tab/>
        <w:t>Internet of Things</w:t>
      </w:r>
    </w:p>
    <w:p w14:paraId="576F63B0" w14:textId="77777777" w:rsidR="00892179" w:rsidRPr="00333AB5" w:rsidRDefault="00892179" w:rsidP="006173F4">
      <w:pPr>
        <w:tabs>
          <w:tab w:val="clear" w:pos="794"/>
        </w:tabs>
        <w:rPr>
          <w:lang w:val="en-US"/>
        </w:rPr>
      </w:pPr>
      <w:r w:rsidRPr="00333AB5">
        <w:rPr>
          <w:lang w:val="en-US"/>
        </w:rPr>
        <w:t>IPR</w:t>
      </w:r>
      <w:r w:rsidRPr="00333AB5">
        <w:rPr>
          <w:lang w:val="en-US"/>
        </w:rPr>
        <w:tab/>
        <w:t>Intellectual Property Rights</w:t>
      </w:r>
    </w:p>
    <w:p w14:paraId="576F63B1" w14:textId="77777777" w:rsidR="00E25CC4" w:rsidRPr="00333AB5" w:rsidRDefault="00E25CC4" w:rsidP="006173F4">
      <w:pPr>
        <w:tabs>
          <w:tab w:val="clear" w:pos="794"/>
        </w:tabs>
        <w:rPr>
          <w:lang w:val="en-US"/>
        </w:rPr>
      </w:pPr>
      <w:r w:rsidRPr="00333AB5">
        <w:rPr>
          <w:lang w:val="en-US"/>
        </w:rPr>
        <w:t>IT</w:t>
      </w:r>
      <w:r w:rsidRPr="00333AB5">
        <w:rPr>
          <w:lang w:val="en-US"/>
        </w:rPr>
        <w:tab/>
        <w:t>Information Technology</w:t>
      </w:r>
    </w:p>
    <w:p w14:paraId="576F63B2" w14:textId="77777777" w:rsidR="00C73652" w:rsidRPr="00333AB5" w:rsidRDefault="00C73652" w:rsidP="006173F4">
      <w:pPr>
        <w:tabs>
          <w:tab w:val="clear" w:pos="794"/>
        </w:tabs>
        <w:rPr>
          <w:lang w:val="en-US"/>
        </w:rPr>
      </w:pPr>
      <w:r w:rsidRPr="00333AB5">
        <w:rPr>
          <w:lang w:val="en-US"/>
        </w:rPr>
        <w:t>LEA</w:t>
      </w:r>
      <w:r w:rsidRPr="00333AB5">
        <w:rPr>
          <w:lang w:val="en-US"/>
        </w:rPr>
        <w:tab/>
        <w:t>Law Enforcement Agencies</w:t>
      </w:r>
    </w:p>
    <w:p w14:paraId="576F63B3" w14:textId="77777777" w:rsidR="00C73652" w:rsidRPr="00333AB5" w:rsidRDefault="00C73652" w:rsidP="006173F4">
      <w:pPr>
        <w:tabs>
          <w:tab w:val="clear" w:pos="794"/>
        </w:tabs>
        <w:rPr>
          <w:lang w:val="en-US"/>
        </w:rPr>
      </w:pPr>
      <w:r w:rsidRPr="00333AB5">
        <w:rPr>
          <w:lang w:val="en-US"/>
        </w:rPr>
        <w:t>M2M</w:t>
      </w:r>
      <w:r w:rsidR="000C0129" w:rsidRPr="00333AB5">
        <w:rPr>
          <w:lang w:val="en-US"/>
        </w:rPr>
        <w:tab/>
        <w:t>Machine-to-Machine</w:t>
      </w:r>
    </w:p>
    <w:p w14:paraId="576F63B4" w14:textId="77777777" w:rsidR="00C73652" w:rsidRPr="00333AB5" w:rsidRDefault="00C73652" w:rsidP="006173F4">
      <w:pPr>
        <w:tabs>
          <w:tab w:val="clear" w:pos="794"/>
        </w:tabs>
        <w:rPr>
          <w:lang w:val="en-US"/>
        </w:rPr>
      </w:pPr>
      <w:r w:rsidRPr="00333AB5">
        <w:rPr>
          <w:lang w:val="en-US"/>
        </w:rPr>
        <w:t>MNO</w:t>
      </w:r>
      <w:r w:rsidRPr="00333AB5">
        <w:rPr>
          <w:lang w:val="en-US"/>
        </w:rPr>
        <w:tab/>
        <w:t>Mobile Network Operator</w:t>
      </w:r>
    </w:p>
    <w:p w14:paraId="576F63B5" w14:textId="77777777" w:rsidR="00C73652" w:rsidRPr="00333AB5" w:rsidRDefault="00C73652" w:rsidP="006173F4">
      <w:pPr>
        <w:tabs>
          <w:tab w:val="clear" w:pos="794"/>
        </w:tabs>
        <w:rPr>
          <w:lang w:val="en-US"/>
        </w:rPr>
      </w:pPr>
      <w:r w:rsidRPr="00333AB5">
        <w:rPr>
          <w:lang w:val="en-US"/>
        </w:rPr>
        <w:t>MSISDN</w:t>
      </w:r>
      <w:r w:rsidR="000C0129" w:rsidRPr="00333AB5">
        <w:rPr>
          <w:lang w:val="en-US"/>
        </w:rPr>
        <w:tab/>
      </w:r>
      <w:r w:rsidR="000C0129" w:rsidRPr="00333AB5">
        <w:rPr>
          <w:rStyle w:val="hgkelc"/>
          <w:lang w:val="en-US"/>
        </w:rPr>
        <w:t>Mobile Station Integrated Services Digital Network</w:t>
      </w:r>
    </w:p>
    <w:p w14:paraId="576F63B6" w14:textId="6EB026D2" w:rsidR="00C73652" w:rsidRDefault="00C73652" w:rsidP="006173F4">
      <w:pPr>
        <w:tabs>
          <w:tab w:val="clear" w:pos="794"/>
        </w:tabs>
        <w:rPr>
          <w:ins w:id="163" w:author="email" w:date="2023-05-11T21:47:00Z"/>
          <w:lang w:val="en-US" w:eastAsia="ja-JP"/>
        </w:rPr>
      </w:pPr>
      <w:r w:rsidRPr="00333AB5">
        <w:rPr>
          <w:lang w:val="en-US"/>
        </w:rPr>
        <w:t>OEM</w:t>
      </w:r>
      <w:r w:rsidRPr="00333AB5">
        <w:rPr>
          <w:lang w:val="en-US"/>
        </w:rPr>
        <w:tab/>
      </w:r>
      <w:r w:rsidRPr="00333AB5">
        <w:rPr>
          <w:lang w:val="en-US" w:eastAsia="ja-JP"/>
        </w:rPr>
        <w:t>Original Equipment Manufacturers</w:t>
      </w:r>
    </w:p>
    <w:p w14:paraId="76CE30E9" w14:textId="6597479F" w:rsidR="00AD4BE6" w:rsidRPr="00333AB5" w:rsidRDefault="00AD4BE6" w:rsidP="006173F4">
      <w:pPr>
        <w:tabs>
          <w:tab w:val="clear" w:pos="794"/>
        </w:tabs>
        <w:rPr>
          <w:lang w:val="en-US"/>
        </w:rPr>
      </w:pPr>
      <w:ins w:id="164" w:author="email" w:date="2023-05-11T21:47:00Z">
        <w:r>
          <w:rPr>
            <w:lang w:val="en-US" w:eastAsia="ja-JP"/>
          </w:rPr>
          <w:t>PLMN</w:t>
        </w:r>
        <w:r>
          <w:rPr>
            <w:lang w:val="en-US" w:eastAsia="ja-JP"/>
          </w:rPr>
          <w:tab/>
        </w:r>
      </w:ins>
      <w:ins w:id="165" w:author="email" w:date="2023-05-11T21:48:00Z">
        <w:r>
          <w:rPr>
            <w:lang w:val="en-US" w:eastAsia="ja-JP"/>
          </w:rPr>
          <w:t>Public Land Mobile Network</w:t>
        </w:r>
      </w:ins>
    </w:p>
    <w:p w14:paraId="576F63B7" w14:textId="77777777" w:rsidR="00C73652" w:rsidRPr="00333AB5" w:rsidRDefault="00C73652" w:rsidP="006173F4">
      <w:pPr>
        <w:tabs>
          <w:tab w:val="clear" w:pos="794"/>
        </w:tabs>
        <w:rPr>
          <w:lang w:val="en-US"/>
        </w:rPr>
      </w:pPr>
      <w:r w:rsidRPr="00333AB5">
        <w:rPr>
          <w:lang w:val="en-US"/>
        </w:rPr>
        <w:t>RUPF</w:t>
      </w:r>
      <w:r w:rsidRPr="00333AB5">
        <w:rPr>
          <w:lang w:val="en-US"/>
        </w:rPr>
        <w:tab/>
        <w:t>Reference Unified Platform Framework</w:t>
      </w:r>
    </w:p>
    <w:p w14:paraId="576F63B8" w14:textId="77777777" w:rsidR="00B31188" w:rsidRDefault="00B31188" w:rsidP="006173F4">
      <w:pPr>
        <w:tabs>
          <w:tab w:val="clear" w:pos="794"/>
        </w:tabs>
        <w:rPr>
          <w:ins w:id="166" w:author="Tejpal Singh [2]" w:date="2023-02-05T19:01:00Z"/>
          <w:lang w:val="en-US"/>
        </w:rPr>
      </w:pPr>
      <w:r w:rsidRPr="00333AB5">
        <w:rPr>
          <w:lang w:val="en-US"/>
        </w:rPr>
        <w:t>SIM</w:t>
      </w:r>
      <w:r w:rsidRPr="00333AB5">
        <w:rPr>
          <w:lang w:val="en-US"/>
        </w:rPr>
        <w:tab/>
        <w:t>Subscriber Identification Module</w:t>
      </w:r>
    </w:p>
    <w:p w14:paraId="576F63B9" w14:textId="77777777" w:rsidR="00766440" w:rsidRPr="00333AB5" w:rsidRDefault="00766440" w:rsidP="006173F4">
      <w:pPr>
        <w:tabs>
          <w:tab w:val="clear" w:pos="794"/>
        </w:tabs>
        <w:rPr>
          <w:lang w:val="en-US"/>
        </w:rPr>
      </w:pPr>
      <w:ins w:id="167" w:author="Tejpal Singh [2]" w:date="2023-02-05T19:01:00Z">
        <w:r>
          <w:rPr>
            <w:lang w:val="en-US"/>
          </w:rPr>
          <w:t>SMS</w:t>
        </w:r>
        <w:r>
          <w:rPr>
            <w:lang w:val="en-US"/>
          </w:rPr>
          <w:tab/>
          <w:t>Short Messaging Service</w:t>
        </w:r>
      </w:ins>
    </w:p>
    <w:p w14:paraId="576F63BA" w14:textId="77777777" w:rsidR="00B31188" w:rsidRPr="00333AB5" w:rsidRDefault="00B31188" w:rsidP="006173F4">
      <w:pPr>
        <w:tabs>
          <w:tab w:val="clear" w:pos="794"/>
        </w:tabs>
        <w:rPr>
          <w:lang w:val="en-US"/>
        </w:rPr>
      </w:pPr>
      <w:r w:rsidRPr="00333AB5">
        <w:rPr>
          <w:lang w:val="en-US"/>
        </w:rPr>
        <w:t>TAC</w:t>
      </w:r>
      <w:r w:rsidRPr="00333AB5">
        <w:rPr>
          <w:lang w:val="en-US"/>
        </w:rPr>
        <w:tab/>
        <w:t>Type Allocation Code</w:t>
      </w:r>
    </w:p>
    <w:p w14:paraId="576F63BB" w14:textId="77777777" w:rsidR="00E46131" w:rsidRPr="00333AB5" w:rsidRDefault="00E46131" w:rsidP="006173F4">
      <w:pPr>
        <w:tabs>
          <w:tab w:val="clear" w:pos="794"/>
        </w:tabs>
        <w:rPr>
          <w:lang w:val="en-US"/>
        </w:rPr>
      </w:pPr>
      <w:r w:rsidRPr="00333AB5">
        <w:rPr>
          <w:lang w:val="en-US"/>
        </w:rPr>
        <w:t>TBT</w:t>
      </w:r>
      <w:r w:rsidRPr="00333AB5">
        <w:rPr>
          <w:lang w:val="en-US"/>
        </w:rPr>
        <w:tab/>
      </w:r>
      <w:r w:rsidR="003639D9" w:rsidRPr="00333AB5">
        <w:rPr>
          <w:lang w:val="en-US"/>
        </w:rPr>
        <w:t>Technical Barrier</w:t>
      </w:r>
      <w:r w:rsidRPr="00333AB5">
        <w:rPr>
          <w:lang w:val="en-US"/>
        </w:rPr>
        <w:t xml:space="preserve"> to Trade</w:t>
      </w:r>
    </w:p>
    <w:p w14:paraId="576F63BC" w14:textId="77777777" w:rsidR="003639D9" w:rsidRPr="00333AB5" w:rsidRDefault="003639D9" w:rsidP="006173F4">
      <w:pPr>
        <w:tabs>
          <w:tab w:val="clear" w:pos="794"/>
        </w:tabs>
        <w:rPr>
          <w:lang w:val="en-US"/>
        </w:rPr>
      </w:pPr>
      <w:r w:rsidRPr="00333AB5">
        <w:rPr>
          <w:lang w:val="en-US"/>
        </w:rPr>
        <w:t>TRIPS</w:t>
      </w:r>
      <w:r w:rsidRPr="00333AB5">
        <w:rPr>
          <w:lang w:val="en-US"/>
        </w:rPr>
        <w:tab/>
        <w:t>Trade-Related Aspects of Intellectual Property Rights</w:t>
      </w:r>
    </w:p>
    <w:p w14:paraId="576F63BD" w14:textId="77777777" w:rsidR="00C73652" w:rsidRDefault="00C73652" w:rsidP="006173F4">
      <w:pPr>
        <w:tabs>
          <w:tab w:val="clear" w:pos="794"/>
        </w:tabs>
        <w:rPr>
          <w:ins w:id="168" w:author="Tejpal Singh [2]" w:date="2023-02-05T19:02:00Z"/>
          <w:lang w:val="en-US"/>
        </w:rPr>
      </w:pPr>
      <w:r w:rsidRPr="00333AB5">
        <w:rPr>
          <w:lang w:val="en-US"/>
        </w:rPr>
        <w:t>UICC</w:t>
      </w:r>
      <w:r w:rsidR="00365E17" w:rsidRPr="00333AB5">
        <w:rPr>
          <w:lang w:val="en-US"/>
        </w:rPr>
        <w:tab/>
        <w:t>Universal Integrated Circuit Card</w:t>
      </w:r>
    </w:p>
    <w:p w14:paraId="576F63BE" w14:textId="77777777" w:rsidR="00766440" w:rsidRPr="00333AB5" w:rsidRDefault="00766440" w:rsidP="006173F4">
      <w:pPr>
        <w:tabs>
          <w:tab w:val="clear" w:pos="794"/>
        </w:tabs>
        <w:rPr>
          <w:b/>
          <w:lang w:val="en-US"/>
        </w:rPr>
      </w:pPr>
      <w:ins w:id="169" w:author="Tejpal Singh [2]" w:date="2023-02-05T19:02:00Z">
        <w:r>
          <w:rPr>
            <w:lang w:val="en-US"/>
          </w:rPr>
          <w:t>USSD</w:t>
        </w:r>
        <w:r>
          <w:rPr>
            <w:lang w:val="en-US"/>
          </w:rPr>
          <w:tab/>
          <w:t>Unstructured Supplementary Service Data</w:t>
        </w:r>
      </w:ins>
    </w:p>
    <w:p w14:paraId="576F63BF" w14:textId="77777777" w:rsidR="00BB07C2" w:rsidRPr="00333AB5" w:rsidRDefault="00AF4314" w:rsidP="006B53F8">
      <w:pPr>
        <w:pStyle w:val="Heading1"/>
        <w:rPr>
          <w:lang w:val="en-US"/>
        </w:rPr>
      </w:pPr>
      <w:bookmarkStart w:id="170" w:name="_Toc3450277"/>
      <w:bookmarkStart w:id="171" w:name="_Toc4423851"/>
      <w:bookmarkStart w:id="172" w:name="_Toc6992414"/>
      <w:r w:rsidRPr="00333AB5">
        <w:rPr>
          <w:lang w:val="en-US"/>
        </w:rPr>
        <w:t>5</w:t>
      </w:r>
      <w:r w:rsidRPr="00333AB5">
        <w:rPr>
          <w:lang w:val="en-US"/>
        </w:rPr>
        <w:tab/>
      </w:r>
      <w:r w:rsidR="00BB07C2" w:rsidRPr="00333AB5">
        <w:rPr>
          <w:lang w:val="en-US"/>
        </w:rPr>
        <w:t>Conventions</w:t>
      </w:r>
      <w:bookmarkEnd w:id="170"/>
      <w:bookmarkEnd w:id="171"/>
      <w:bookmarkEnd w:id="172"/>
    </w:p>
    <w:p w14:paraId="576F63C0"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This Recommendation </w:t>
      </w:r>
      <w:r w:rsidRPr="00CE669F">
        <w:rPr>
          <w:color w:val="000000" w:themeColor="text1"/>
          <w:lang w:val="en-US"/>
        </w:rPr>
        <w:t>applies</w:t>
      </w:r>
      <w:r w:rsidRPr="00333AB5">
        <w:rPr>
          <w:lang w:val="en-US"/>
        </w:rPr>
        <w:t xml:space="preserve"> the following verbal forms for the expression of provisions: </w:t>
      </w:r>
    </w:p>
    <w:p w14:paraId="576F63C1" w14:textId="77777777" w:rsidR="00811BEC" w:rsidRPr="00333AB5" w:rsidRDefault="00AF4314" w:rsidP="006B53F8">
      <w:pPr>
        <w:pStyle w:val="enumlev1"/>
        <w:rPr>
          <w:lang w:val="en-US"/>
        </w:rPr>
      </w:pPr>
      <w:r w:rsidRPr="00333AB5">
        <w:rPr>
          <w:lang w:val="en-US"/>
        </w:rPr>
        <w:t>a)</w:t>
      </w:r>
      <w:r w:rsidRPr="00333AB5">
        <w:rPr>
          <w:lang w:val="en-US"/>
        </w:rPr>
        <w:tab/>
      </w:r>
      <w:r w:rsidR="00811BEC" w:rsidRPr="00333AB5">
        <w:rPr>
          <w:lang w:val="en-US"/>
        </w:rPr>
        <w:t xml:space="preserve">The </w:t>
      </w:r>
      <w:r w:rsidR="00505F01" w:rsidRPr="00333AB5">
        <w:rPr>
          <w:lang w:val="en-US"/>
        </w:rPr>
        <w:t>keyword “is</w:t>
      </w:r>
      <w:r w:rsidR="00811BEC" w:rsidRPr="00333AB5">
        <w:rPr>
          <w:lang w:val="en-US"/>
        </w:rPr>
        <w:t xml:space="preserve"> required to</w:t>
      </w:r>
      <w:r w:rsidR="009A0DEC" w:rsidRPr="00333AB5">
        <w:rPr>
          <w:lang w:val="en-US"/>
        </w:rPr>
        <w:t>"</w:t>
      </w:r>
      <w:r w:rsidR="00811BEC" w:rsidRPr="00333AB5">
        <w:rPr>
          <w:lang w:val="en-US"/>
        </w:rPr>
        <w:t xml:space="preserve"> indicate a requirement which must be strictly followed and from which no deviation is permitted, if conformance to this Recommendation is to be claimed. </w:t>
      </w:r>
    </w:p>
    <w:p w14:paraId="576F63C2" w14:textId="77777777" w:rsidR="00811BEC" w:rsidRPr="00333AB5" w:rsidRDefault="00AF4314" w:rsidP="006B53F8">
      <w:pPr>
        <w:pStyle w:val="enumlev1"/>
        <w:rPr>
          <w:lang w:val="en-US"/>
        </w:rPr>
      </w:pPr>
      <w:r w:rsidRPr="00333AB5">
        <w:rPr>
          <w:lang w:val="en-US"/>
        </w:rPr>
        <w:t>b)</w:t>
      </w:r>
      <w:r w:rsidRPr="00333AB5">
        <w:rPr>
          <w:lang w:val="en-US"/>
        </w:rPr>
        <w:tab/>
      </w:r>
      <w:r w:rsidR="00811BEC" w:rsidRPr="00333AB5">
        <w:rPr>
          <w:lang w:val="en-US"/>
        </w:rPr>
        <w:t xml:space="preserve">The keyword </w:t>
      </w:r>
      <w:r w:rsidR="009A0DEC" w:rsidRPr="00333AB5">
        <w:rPr>
          <w:lang w:val="en-US"/>
        </w:rPr>
        <w:t>"</w:t>
      </w:r>
      <w:r w:rsidR="00811BEC" w:rsidRPr="00333AB5">
        <w:rPr>
          <w:lang w:val="en-US"/>
        </w:rPr>
        <w:t>should</w:t>
      </w:r>
      <w:r w:rsidR="009A0DEC" w:rsidRPr="00333AB5">
        <w:rPr>
          <w:lang w:val="en-US"/>
        </w:rPr>
        <w:t>"</w:t>
      </w:r>
      <w:r w:rsidR="00811BEC" w:rsidRPr="00333AB5">
        <w:rPr>
          <w:lang w:val="en-US"/>
        </w:rPr>
        <w:t xml:space="preserve"> indicate a requirement which is recommended but which is not absolutely required. Thus, this requirement need not be present to claim conformance.</w:t>
      </w:r>
    </w:p>
    <w:p w14:paraId="576F63C3" w14:textId="77777777" w:rsidR="00811BEC" w:rsidRPr="00333AB5" w:rsidRDefault="00AF4314" w:rsidP="006B53F8">
      <w:pPr>
        <w:pStyle w:val="enumlev1"/>
        <w:rPr>
          <w:lang w:val="en-US"/>
        </w:rPr>
      </w:pPr>
      <w:r w:rsidRPr="00333AB5">
        <w:rPr>
          <w:lang w:val="en-US"/>
        </w:rPr>
        <w:t>c)</w:t>
      </w:r>
      <w:r w:rsidRPr="00333AB5">
        <w:rPr>
          <w:lang w:val="en-US"/>
        </w:rPr>
        <w:tab/>
      </w:r>
      <w:r w:rsidR="00811BEC" w:rsidRPr="00333AB5">
        <w:rPr>
          <w:lang w:val="en-US"/>
        </w:rPr>
        <w:t xml:space="preserve">The keyword </w:t>
      </w:r>
      <w:r w:rsidR="009A0DEC" w:rsidRPr="00333AB5">
        <w:rPr>
          <w:lang w:val="en-US"/>
        </w:rPr>
        <w:t>"</w:t>
      </w:r>
      <w:r w:rsidR="00811BEC" w:rsidRPr="00333AB5">
        <w:rPr>
          <w:lang w:val="en-US"/>
        </w:rPr>
        <w:t>may</w:t>
      </w:r>
      <w:r w:rsidR="009A0DEC" w:rsidRPr="00333AB5">
        <w:rPr>
          <w:lang w:val="en-US"/>
        </w:rPr>
        <w:t>"</w:t>
      </w:r>
      <w:r w:rsidR="00811BEC" w:rsidRPr="00333AB5">
        <w:rPr>
          <w:lang w:val="en-US"/>
        </w:rPr>
        <w:t xml:space="preserve"> indicate an optional requirement which is permissible, without implying any sense of being recommended. This term is not intended to imply that the vendor</w:t>
      </w:r>
      <w:r w:rsidR="009A0DEC" w:rsidRPr="00333AB5">
        <w:rPr>
          <w:lang w:val="en-US"/>
        </w:rPr>
        <w:t>'</w:t>
      </w:r>
      <w:r w:rsidR="00811BEC" w:rsidRPr="00333AB5">
        <w:rPr>
          <w:lang w:val="en-US"/>
        </w:rPr>
        <w:t>s implementation must provide the option, and the feature can be optionally enabled by the network operator/service provider. Rather, it means the vendor may optionally provide the feature and still claim conformance with this Recommendation.</w:t>
      </w:r>
    </w:p>
    <w:p w14:paraId="576F63C4" w14:textId="77777777" w:rsidR="00BB07C2" w:rsidRPr="00333AB5" w:rsidRDefault="00F81981" w:rsidP="006B53F8">
      <w:pPr>
        <w:pStyle w:val="Heading1"/>
        <w:rPr>
          <w:lang w:val="en-US"/>
        </w:rPr>
      </w:pPr>
      <w:bookmarkStart w:id="173" w:name="_Toc3450278"/>
      <w:bookmarkStart w:id="174" w:name="_Toc4423852"/>
      <w:bookmarkStart w:id="175" w:name="_Toc6992415"/>
      <w:r w:rsidRPr="00333AB5">
        <w:rPr>
          <w:lang w:val="en-US"/>
        </w:rPr>
        <w:t>6</w:t>
      </w:r>
      <w:r w:rsidRPr="00333AB5">
        <w:rPr>
          <w:lang w:val="en-US"/>
        </w:rPr>
        <w:tab/>
      </w:r>
      <w:r w:rsidR="00BB07C2" w:rsidRPr="00333AB5">
        <w:rPr>
          <w:lang w:val="en-US"/>
        </w:rPr>
        <w:t xml:space="preserve">General </w:t>
      </w:r>
      <w:r w:rsidR="00811BEC" w:rsidRPr="00333AB5">
        <w:rPr>
          <w:lang w:val="en-US"/>
        </w:rPr>
        <w:t>a</w:t>
      </w:r>
      <w:r w:rsidR="00BB07C2" w:rsidRPr="00333AB5">
        <w:rPr>
          <w:lang w:val="en-US"/>
        </w:rPr>
        <w:t>spects</w:t>
      </w:r>
      <w:bookmarkEnd w:id="173"/>
      <w:bookmarkEnd w:id="174"/>
      <w:bookmarkEnd w:id="175"/>
    </w:p>
    <w:p w14:paraId="576F63C5" w14:textId="6AF18623" w:rsidR="00B669DB" w:rsidRPr="00462C39"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 xml:space="preserve">With rapid growth in </w:t>
      </w:r>
      <w:ins w:id="176" w:author="email" w:date="2023-05-11T21:48:00Z">
        <w:r w:rsidR="00AD4BE6">
          <w:rPr>
            <w:color w:val="000000" w:themeColor="text1"/>
            <w:lang w:val="en-US"/>
          </w:rPr>
          <w:t xml:space="preserve">the </w:t>
        </w:r>
      </w:ins>
      <w:r w:rsidRPr="00462C39">
        <w:rPr>
          <w:color w:val="000000" w:themeColor="text1"/>
          <w:lang w:val="en-US"/>
        </w:rPr>
        <w:t xml:space="preserve">reach of </w:t>
      </w:r>
      <w:ins w:id="177" w:author="email" w:date="2023-05-11T21:48:00Z">
        <w:r w:rsidR="00AD4BE6" w:rsidRPr="00462C39">
          <w:rPr>
            <w:color w:val="000000" w:themeColor="text1"/>
            <w:lang w:val="en-US"/>
          </w:rPr>
          <w:t xml:space="preserve">the </w:t>
        </w:r>
      </w:ins>
      <w:r w:rsidRPr="00462C39">
        <w:rPr>
          <w:color w:val="000000" w:themeColor="text1"/>
          <w:lang w:val="en-US"/>
        </w:rPr>
        <w:t>Internet, accelerated adoption and usage of information and communication technology during COVID-19 pandemic, circulation and use of counterfeit</w:t>
      </w:r>
      <w:ins w:id="178" w:author="Tejpal Singh [2]" w:date="2023-01-08T19:14:00Z">
        <w:r w:rsidR="00452863" w:rsidRPr="00462C39">
          <w:rPr>
            <w:color w:val="000000" w:themeColor="text1"/>
            <w:lang w:val="en-US"/>
          </w:rPr>
          <w:t xml:space="preserve"> and tampered</w:t>
        </w:r>
      </w:ins>
      <w:r w:rsidR="007C1A30" w:rsidRPr="00462C39">
        <w:rPr>
          <w:color w:val="000000" w:themeColor="text1"/>
          <w:lang w:val="en-US"/>
        </w:rPr>
        <w:t xml:space="preserve"> </w:t>
      </w:r>
      <w:ins w:id="179" w:author="email" w:date="2023-05-11T21:04:00Z">
        <w:r w:rsidR="00F43D75" w:rsidRPr="00462C39">
          <w:rPr>
            <w:color w:val="000000" w:themeColor="text1"/>
            <w:lang w:val="en-US"/>
          </w:rPr>
          <w:t xml:space="preserve">mobile </w:t>
        </w:r>
      </w:ins>
      <w:ins w:id="180" w:author="Tejpal Singh [2]" w:date="2023-01-08T19:15:00Z">
        <w:r w:rsidR="00452863" w:rsidRPr="00462C39">
          <w:rPr>
            <w:color w:val="000000" w:themeColor="text1"/>
            <w:lang w:val="en-US"/>
          </w:rPr>
          <w:t>telecommunication/</w:t>
        </w:r>
      </w:ins>
      <w:r w:rsidRPr="00462C39">
        <w:rPr>
          <w:color w:val="000000" w:themeColor="text1"/>
          <w:lang w:val="en-US"/>
        </w:rPr>
        <w:t>ICT devices has increased considerably.</w:t>
      </w:r>
      <w:ins w:id="181" w:author="Tejpal Singh [2]" w:date="2023-05-12T10:03:00Z">
        <w:r w:rsidR="00AE4E64" w:rsidRPr="00462C39">
          <w:rPr>
            <w:color w:val="000000" w:themeColor="text1"/>
            <w:lang w:val="en-US"/>
          </w:rPr>
          <w:t xml:space="preserve"> </w:t>
        </w:r>
      </w:ins>
      <w:del w:id="182" w:author="Tejpal Singh [2]" w:date="2023-05-12T10:03:00Z">
        <w:r w:rsidRPr="00462C39" w:rsidDel="00AE4E64">
          <w:rPr>
            <w:color w:val="000000" w:themeColor="text1"/>
            <w:lang w:val="en-US"/>
          </w:rPr>
          <w:delText xml:space="preserve">  </w:delText>
        </w:r>
      </w:del>
      <w:del w:id="183" w:author="Tejpal Singh [2]" w:date="2023-05-12T10:02:00Z">
        <w:r w:rsidRPr="00462C39" w:rsidDel="00AE4E64">
          <w:rPr>
            <w:color w:val="000000" w:themeColor="text1"/>
            <w:lang w:val="en-US"/>
          </w:rPr>
          <w:delText xml:space="preserve">Major </w:delText>
        </w:r>
      </w:del>
      <w:ins w:id="184" w:author="Tejpal Singh [2]" w:date="2023-05-12T10:02:00Z">
        <w:r w:rsidR="00AE4E64" w:rsidRPr="00462C39">
          <w:rPr>
            <w:color w:val="000000" w:themeColor="text1"/>
            <w:lang w:val="en-US"/>
          </w:rPr>
          <w:t>M</w:t>
        </w:r>
      </w:ins>
      <w:ins w:id="185" w:author="email" w:date="2023-05-11T21:04:00Z">
        <w:del w:id="186" w:author="Tejpal Singh [2]" w:date="2023-05-12T10:03:00Z">
          <w:r w:rsidR="00F43D75" w:rsidRPr="00462C39" w:rsidDel="00AE4E64">
            <w:rPr>
              <w:color w:val="000000" w:themeColor="text1"/>
              <w:lang w:val="en-US"/>
            </w:rPr>
            <w:delText>m</w:delText>
          </w:r>
        </w:del>
        <w:r w:rsidR="00F43D75" w:rsidRPr="00462C39">
          <w:rPr>
            <w:color w:val="000000" w:themeColor="text1"/>
            <w:lang w:val="en-US"/>
          </w:rPr>
          <w:t xml:space="preserve">obile </w:t>
        </w:r>
      </w:ins>
      <w:ins w:id="187" w:author="Tejpal Singh [2]" w:date="2023-01-08T19:15:00Z">
        <w:r w:rsidR="00452863" w:rsidRPr="00462C39">
          <w:rPr>
            <w:color w:val="000000" w:themeColor="text1"/>
            <w:lang w:val="en-US"/>
          </w:rPr>
          <w:t>telecommunication/</w:t>
        </w:r>
      </w:ins>
      <w:r w:rsidRPr="00462C39">
        <w:rPr>
          <w:color w:val="000000" w:themeColor="text1"/>
          <w:lang w:val="en-US"/>
        </w:rPr>
        <w:t xml:space="preserve">ICT </w:t>
      </w:r>
      <w:del w:id="188" w:author="Tejpal Singh [2]" w:date="2023-01-08T19:16:00Z">
        <w:r w:rsidRPr="00462C39" w:rsidDel="00452863">
          <w:rPr>
            <w:color w:val="000000" w:themeColor="text1"/>
            <w:lang w:val="en-US"/>
          </w:rPr>
          <w:delText xml:space="preserve">mobile </w:delText>
        </w:r>
      </w:del>
      <w:r w:rsidRPr="00462C39">
        <w:rPr>
          <w:color w:val="000000" w:themeColor="text1"/>
          <w:lang w:val="en-US"/>
        </w:rPr>
        <w:t>devices inter-alia includes smart</w:t>
      </w:r>
      <w:del w:id="189" w:author="email" w:date="2023-05-11T21:50:00Z">
        <w:r w:rsidRPr="00462C39" w:rsidDel="00AD4BE6">
          <w:rPr>
            <w:color w:val="000000" w:themeColor="text1"/>
            <w:lang w:val="en-US"/>
          </w:rPr>
          <w:delText xml:space="preserve"> </w:delText>
        </w:r>
      </w:del>
      <w:r w:rsidRPr="00462C39">
        <w:rPr>
          <w:color w:val="000000" w:themeColor="text1"/>
          <w:lang w:val="en-US"/>
        </w:rPr>
        <w:t xml:space="preserve">phones and other mobile devices like tablets </w:t>
      </w:r>
      <w:del w:id="190" w:author="Tejpal Singh [2]" w:date="2023-05-12T10:03:00Z">
        <w:r w:rsidRPr="00462C39" w:rsidDel="00AE4E64">
          <w:rPr>
            <w:color w:val="000000" w:themeColor="text1"/>
            <w:lang w:val="en-US"/>
          </w:rPr>
          <w:delText>etc</w:delText>
        </w:r>
      </w:del>
      <w:ins w:id="191" w:author="Tejpal Singh [2]" w:date="2023-05-12T10:03:00Z">
        <w:r w:rsidR="00AE4E64" w:rsidRPr="00462C39">
          <w:rPr>
            <w:color w:val="000000" w:themeColor="text1"/>
            <w:lang w:val="en-US"/>
          </w:rPr>
          <w:t>etc.</w:t>
        </w:r>
      </w:ins>
      <w:ins w:id="192" w:author="Tejpal Singh [2]" w:date="2023-05-12T10:02:00Z">
        <w:r w:rsidR="00AE4E64" w:rsidRPr="00462C39">
          <w:rPr>
            <w:color w:val="000000" w:themeColor="text1"/>
            <w:lang w:val="en-US"/>
          </w:rPr>
          <w:t xml:space="preserve"> having cellular network interface</w:t>
        </w:r>
      </w:ins>
      <w:r w:rsidRPr="00462C39">
        <w:rPr>
          <w:color w:val="000000" w:themeColor="text1"/>
          <w:lang w:val="en-US"/>
        </w:rPr>
        <w:t xml:space="preserve">. In addition to </w:t>
      </w:r>
      <w:ins w:id="193" w:author="email" w:date="2023-05-11T21:05:00Z">
        <w:r w:rsidR="00F43D75" w:rsidRPr="00462C39">
          <w:rPr>
            <w:color w:val="000000" w:themeColor="text1"/>
            <w:lang w:val="en-US"/>
          </w:rPr>
          <w:t xml:space="preserve">mobile </w:t>
        </w:r>
      </w:ins>
      <w:r w:rsidRPr="00462C39">
        <w:rPr>
          <w:color w:val="000000" w:themeColor="text1"/>
          <w:lang w:val="en-US"/>
        </w:rPr>
        <w:t>counterfeit ICT devices, use of stolen devices in mobile network</w:t>
      </w:r>
      <w:ins w:id="194" w:author="email" w:date="2023-05-11T21:51:00Z">
        <w:r w:rsidR="00AD4BE6" w:rsidRPr="00462C39">
          <w:rPr>
            <w:color w:val="000000" w:themeColor="text1"/>
            <w:lang w:val="en-US"/>
          </w:rPr>
          <w:t>s</w:t>
        </w:r>
      </w:ins>
      <w:r w:rsidRPr="00462C39">
        <w:rPr>
          <w:color w:val="000000" w:themeColor="text1"/>
          <w:lang w:val="en-US"/>
        </w:rPr>
        <w:t xml:space="preserve"> also poses security and law and order problem</w:t>
      </w:r>
      <w:ins w:id="195" w:author="email" w:date="2023-05-11T21:51:00Z">
        <w:r w:rsidR="00AD4BE6" w:rsidRPr="00462C39">
          <w:rPr>
            <w:color w:val="000000" w:themeColor="text1"/>
            <w:lang w:val="en-US"/>
          </w:rPr>
          <w:t>s</w:t>
        </w:r>
      </w:ins>
      <w:r w:rsidRPr="00462C39">
        <w:rPr>
          <w:color w:val="000000" w:themeColor="text1"/>
          <w:lang w:val="en-US"/>
        </w:rPr>
        <w:t>.</w:t>
      </w:r>
    </w:p>
    <w:p w14:paraId="576F63C6" w14:textId="541AFB98" w:rsidR="00B669DB" w:rsidRPr="00462C39"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462C39">
        <w:rPr>
          <w:color w:val="000000" w:themeColor="text1"/>
          <w:lang w:val="en-US"/>
        </w:rPr>
        <w:t xml:space="preserve">The un-checked proliferation of counterfeit </w:t>
      </w:r>
      <w:del w:id="196" w:author="Tejpal Singh [2]" w:date="2023-01-08T19:16:00Z">
        <w:r w:rsidRPr="00462C39" w:rsidDel="00452863">
          <w:rPr>
            <w:color w:val="000000" w:themeColor="text1"/>
            <w:lang w:val="en-US"/>
          </w:rPr>
          <w:delText>and stolen devices</w:delText>
        </w:r>
      </w:del>
      <w:ins w:id="197" w:author="Tejpal Singh [2]" w:date="2023-01-08T19:16:00Z">
        <w:r w:rsidR="00452863" w:rsidRPr="00462C39">
          <w:rPr>
            <w:color w:val="000000" w:themeColor="text1"/>
            <w:lang w:val="en-US"/>
          </w:rPr>
          <w:t>and tampered</w:t>
        </w:r>
      </w:ins>
      <w:ins w:id="198" w:author="email" w:date="2023-05-11T21:05:00Z">
        <w:r w:rsidR="00F43D75" w:rsidRPr="00462C39">
          <w:rPr>
            <w:color w:val="000000" w:themeColor="text1"/>
            <w:lang w:val="en-US"/>
          </w:rPr>
          <w:t xml:space="preserve"> mobile</w:t>
        </w:r>
      </w:ins>
      <w:r w:rsidR="007C1A30" w:rsidRPr="00462C39">
        <w:rPr>
          <w:color w:val="000000" w:themeColor="text1"/>
          <w:lang w:val="en-US"/>
        </w:rPr>
        <w:t xml:space="preserve"> </w:t>
      </w:r>
      <w:ins w:id="199" w:author="Tejpal Singh [2]" w:date="2023-01-08T19:16:00Z">
        <w:r w:rsidR="00452863" w:rsidRPr="00462C39">
          <w:rPr>
            <w:color w:val="000000" w:themeColor="text1"/>
            <w:lang w:val="en-US"/>
          </w:rPr>
          <w:t>telecommunication/ICT devices</w:t>
        </w:r>
      </w:ins>
      <w:r w:rsidRPr="00462C39">
        <w:rPr>
          <w:color w:val="000000" w:themeColor="text1"/>
          <w:lang w:val="en-US"/>
        </w:rPr>
        <w:t xml:space="preserve"> in public land mobile</w:t>
      </w:r>
      <w:r w:rsidRPr="00CE669F">
        <w:rPr>
          <w:color w:val="000000" w:themeColor="text1"/>
          <w:lang w:val="en-US"/>
        </w:rPr>
        <w:t xml:space="preserve"> network (PLMN) </w:t>
      </w:r>
      <w:r w:rsidR="00472933" w:rsidRPr="00CE669F">
        <w:rPr>
          <w:color w:val="000000" w:themeColor="text1"/>
          <w:lang w:val="en-US"/>
        </w:rPr>
        <w:t>is</w:t>
      </w:r>
      <w:r w:rsidRPr="00CE669F">
        <w:rPr>
          <w:color w:val="000000" w:themeColor="text1"/>
          <w:lang w:val="en-US"/>
        </w:rPr>
        <w:t xml:space="preserve"> a serious challenge to </w:t>
      </w:r>
      <w:r w:rsidRPr="00CE669F">
        <w:rPr>
          <w:color w:val="000000" w:themeColor="text1"/>
          <w:lang w:val="en-US"/>
        </w:rPr>
        <w:lastRenderedPageBreak/>
        <w:t xml:space="preserve">Regulators, Law Enforcement Agencies (LEA), end consumers </w:t>
      </w:r>
      <w:del w:id="200" w:author="Tejpal Singh [2]" w:date="2023-01-08T19:17:00Z">
        <w:r w:rsidRPr="00CE669F" w:rsidDel="00452863">
          <w:rPr>
            <w:color w:val="000000" w:themeColor="text1"/>
            <w:lang w:val="en-US"/>
          </w:rPr>
          <w:delText xml:space="preserve">and </w:delText>
        </w:r>
      </w:del>
      <w:ins w:id="201" w:author="Tejpal Singh [2]" w:date="2023-01-08T19:17:00Z">
        <w:r w:rsidR="00452863">
          <w:rPr>
            <w:color w:val="000000" w:themeColor="text1"/>
            <w:lang w:val="en-US"/>
          </w:rPr>
          <w:t xml:space="preserve"> which also</w:t>
        </w:r>
      </w:ins>
      <w:r w:rsidR="007C1A30">
        <w:rPr>
          <w:color w:val="000000" w:themeColor="text1"/>
          <w:lang w:val="en-US"/>
        </w:rPr>
        <w:t xml:space="preserve"> </w:t>
      </w:r>
      <w:r w:rsidRPr="00CE669F">
        <w:rPr>
          <w:color w:val="000000" w:themeColor="text1"/>
          <w:lang w:val="en-US"/>
        </w:rPr>
        <w:t xml:space="preserve">adversely affects revenue collection and </w:t>
      </w:r>
      <w:r w:rsidR="00472933" w:rsidRPr="00CE669F">
        <w:rPr>
          <w:color w:val="000000" w:themeColor="text1"/>
          <w:lang w:val="en-US"/>
        </w:rPr>
        <w:t xml:space="preserve">therefore </w:t>
      </w:r>
      <w:r w:rsidRPr="00CE669F">
        <w:rPr>
          <w:color w:val="000000" w:themeColor="text1"/>
          <w:lang w:val="en-US"/>
        </w:rPr>
        <w:t>economy in general. The supply and demand economics of counterfeit</w:t>
      </w:r>
      <w:ins w:id="202" w:author="Tejpal Singh [2]" w:date="2023-01-08T19:18:00Z">
        <w:r w:rsidR="00104860">
          <w:rPr>
            <w:color w:val="000000" w:themeColor="text1"/>
            <w:lang w:val="en-US"/>
          </w:rPr>
          <w:t xml:space="preserve"> and</w:t>
        </w:r>
      </w:ins>
      <w:r w:rsidR="007C1A30">
        <w:rPr>
          <w:color w:val="000000" w:themeColor="text1"/>
          <w:lang w:val="en-US"/>
        </w:rPr>
        <w:t xml:space="preserve"> </w:t>
      </w:r>
      <w:ins w:id="203" w:author="Tejpal Singh [2]" w:date="2023-01-08T19:18:00Z">
        <w:r w:rsidR="00104860" w:rsidRPr="00462C39">
          <w:rPr>
            <w:color w:val="000000" w:themeColor="text1"/>
            <w:lang w:val="en-US"/>
          </w:rPr>
          <w:t>tampered</w:t>
        </w:r>
      </w:ins>
      <w:r w:rsidR="007C1A30" w:rsidRPr="00462C39">
        <w:rPr>
          <w:color w:val="000000" w:themeColor="text1"/>
          <w:lang w:val="en-US"/>
        </w:rPr>
        <w:t xml:space="preserve"> </w:t>
      </w:r>
      <w:ins w:id="204" w:author="email" w:date="2023-05-11T21:06:00Z">
        <w:r w:rsidR="00F43D75" w:rsidRPr="00462C39">
          <w:rPr>
            <w:color w:val="000000" w:themeColor="text1"/>
            <w:lang w:val="en-US"/>
          </w:rPr>
          <w:t xml:space="preserve">mobile </w:t>
        </w:r>
      </w:ins>
      <w:ins w:id="205" w:author="Tejpal Singh [2]" w:date="2023-01-08T19:18:00Z">
        <w:r w:rsidR="00104860" w:rsidRPr="00462C39">
          <w:rPr>
            <w:color w:val="000000" w:themeColor="text1"/>
            <w:lang w:val="en-US"/>
          </w:rPr>
          <w:t>telecommunication/ICT devices</w:t>
        </w:r>
      </w:ins>
      <w:del w:id="206" w:author="Tejpal Singh [2]" w:date="2023-01-08T19:18:00Z">
        <w:r w:rsidRPr="00462C39" w:rsidDel="00104860">
          <w:rPr>
            <w:color w:val="000000" w:themeColor="text1"/>
            <w:lang w:val="en-US"/>
          </w:rPr>
          <w:delText>and stolen devices</w:delText>
        </w:r>
      </w:del>
      <w:r w:rsidRPr="00462C39">
        <w:rPr>
          <w:color w:val="000000" w:themeColor="text1"/>
          <w:lang w:val="en-US"/>
        </w:rPr>
        <w:t xml:space="preserve"> complicate the attempts to check the local as well as global market scenario for such devices.</w:t>
      </w:r>
    </w:p>
    <w:p w14:paraId="576F63C7" w14:textId="51974FA3" w:rsidR="00BB07C2" w:rsidRPr="00462C39"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462C39">
        <w:rPr>
          <w:color w:val="000000" w:themeColor="text1"/>
          <w:lang w:val="en-US"/>
        </w:rPr>
        <w:t>The present Recommendation ITU-T Q.</w:t>
      </w:r>
      <w:r w:rsidR="00800582" w:rsidRPr="00462C39">
        <w:rPr>
          <w:color w:val="000000" w:themeColor="text1"/>
          <w:lang w:val="en-US"/>
        </w:rPr>
        <w:t>CCF-CCSD</w:t>
      </w:r>
      <w:r w:rsidRPr="00462C39">
        <w:rPr>
          <w:color w:val="000000" w:themeColor="text1"/>
          <w:lang w:val="en-US"/>
        </w:rPr>
        <w:t xml:space="preserve"> aims to provide </w:t>
      </w:r>
      <w:ins w:id="207" w:author="email" w:date="2023-05-11T21:51:00Z">
        <w:r w:rsidR="00AD4BE6" w:rsidRPr="00462C39">
          <w:rPr>
            <w:color w:val="000000" w:themeColor="text1"/>
            <w:lang w:val="en-US"/>
          </w:rPr>
          <w:t xml:space="preserve">a </w:t>
        </w:r>
      </w:ins>
      <w:r w:rsidR="00381841" w:rsidRPr="00462C39">
        <w:rPr>
          <w:color w:val="000000" w:themeColor="text1"/>
          <w:lang w:val="en-US"/>
        </w:rPr>
        <w:t>comprehensive</w:t>
      </w:r>
      <w:r w:rsidR="00005764" w:rsidRPr="00462C39">
        <w:rPr>
          <w:color w:val="000000" w:themeColor="text1"/>
          <w:lang w:val="en-US"/>
        </w:rPr>
        <w:t xml:space="preserve"> approach for combating </w:t>
      </w:r>
      <w:r w:rsidR="00733A48" w:rsidRPr="00462C39">
        <w:rPr>
          <w:color w:val="000000" w:themeColor="text1"/>
          <w:lang w:val="en-US"/>
        </w:rPr>
        <w:t>counterfeit, tampered</w:t>
      </w:r>
      <w:r w:rsidR="007A2E03" w:rsidRPr="00462C39">
        <w:rPr>
          <w:color w:val="000000" w:themeColor="text1"/>
          <w:lang w:val="en-US"/>
        </w:rPr>
        <w:t xml:space="preserve"> </w:t>
      </w:r>
      <w:r w:rsidR="00005764" w:rsidRPr="00462C39">
        <w:rPr>
          <w:color w:val="000000" w:themeColor="text1"/>
          <w:lang w:val="en-US"/>
        </w:rPr>
        <w:t xml:space="preserve">and stolen </w:t>
      </w:r>
      <w:r w:rsidR="008224C7" w:rsidRPr="00462C39">
        <w:rPr>
          <w:color w:val="000000" w:themeColor="text1"/>
          <w:lang w:val="en-US"/>
        </w:rPr>
        <w:t>mobile</w:t>
      </w:r>
      <w:ins w:id="208" w:author="email" w:date="2023-05-11T21:06:00Z">
        <w:r w:rsidR="00F43D75" w:rsidRPr="00462C39">
          <w:rPr>
            <w:color w:val="000000" w:themeColor="text1"/>
            <w:lang w:val="en-US"/>
          </w:rPr>
          <w:t xml:space="preserve"> </w:t>
        </w:r>
      </w:ins>
      <w:del w:id="209" w:author="Tejpal Singh [2]" w:date="2023-01-08T19:20:00Z">
        <w:r w:rsidR="008224C7" w:rsidRPr="00462C39" w:rsidDel="00104860">
          <w:rPr>
            <w:color w:val="000000" w:themeColor="text1"/>
            <w:lang w:val="en-US"/>
          </w:rPr>
          <w:delText xml:space="preserve"> </w:delText>
        </w:r>
      </w:del>
      <w:ins w:id="210" w:author="Tejpal Singh [2]" w:date="2023-01-08T19:20:00Z">
        <w:r w:rsidR="00104860" w:rsidRPr="00462C39">
          <w:rPr>
            <w:color w:val="000000" w:themeColor="text1"/>
            <w:lang w:val="en-US"/>
          </w:rPr>
          <w:t>telecommunication/</w:t>
        </w:r>
      </w:ins>
      <w:r w:rsidR="008224C7" w:rsidRPr="00462C39">
        <w:rPr>
          <w:color w:val="000000" w:themeColor="text1"/>
          <w:lang w:val="en-US"/>
        </w:rPr>
        <w:t xml:space="preserve">ICT </w:t>
      </w:r>
      <w:r w:rsidR="00005764" w:rsidRPr="00462C39">
        <w:rPr>
          <w:color w:val="000000" w:themeColor="text1"/>
          <w:lang w:val="en-US"/>
        </w:rPr>
        <w:t>devices with</w:t>
      </w:r>
      <w:r w:rsidRPr="00462C39">
        <w:rPr>
          <w:color w:val="000000" w:themeColor="text1"/>
          <w:lang w:val="en-US"/>
        </w:rPr>
        <w:t xml:space="preserve"> consumer centric unified platform </w:t>
      </w:r>
      <w:r w:rsidR="00005764" w:rsidRPr="00462C39">
        <w:rPr>
          <w:color w:val="000000" w:themeColor="text1"/>
          <w:lang w:val="en-US"/>
        </w:rPr>
        <w:t>framework.</w:t>
      </w:r>
      <w:r w:rsidR="007A2E03" w:rsidRPr="00462C39">
        <w:rPr>
          <w:color w:val="000000" w:themeColor="text1"/>
          <w:lang w:val="en-US"/>
        </w:rPr>
        <w:t xml:space="preserve"> </w:t>
      </w:r>
      <w:r w:rsidR="00BB07C2" w:rsidRPr="00462C39">
        <w:rPr>
          <w:color w:val="000000" w:themeColor="text1"/>
          <w:lang w:val="en-US"/>
        </w:rPr>
        <w:t>The source of counterfeit</w:t>
      </w:r>
      <w:ins w:id="211" w:author="Tejpal Singh [2]" w:date="2023-01-08T19:20:00Z">
        <w:r w:rsidR="00104860" w:rsidRPr="00462C39">
          <w:rPr>
            <w:color w:val="000000" w:themeColor="text1"/>
            <w:lang w:val="en-US"/>
          </w:rPr>
          <w:t xml:space="preserve"> and tampered </w:t>
        </w:r>
      </w:ins>
      <w:ins w:id="212" w:author="email" w:date="2023-05-11T21:06:00Z">
        <w:r w:rsidR="00F43D75" w:rsidRPr="00462C39">
          <w:rPr>
            <w:color w:val="000000" w:themeColor="text1"/>
            <w:lang w:val="en-US"/>
          </w:rPr>
          <w:t xml:space="preserve">mobile </w:t>
        </w:r>
      </w:ins>
      <w:ins w:id="213" w:author="Tejpal Singh [2]" w:date="2023-01-08T19:20:00Z">
        <w:r w:rsidR="00104860" w:rsidRPr="00462C39">
          <w:rPr>
            <w:color w:val="000000" w:themeColor="text1"/>
            <w:lang w:val="en-US"/>
          </w:rPr>
          <w:t>telecommunication</w:t>
        </w:r>
      </w:ins>
      <w:r w:rsidR="00BB07C2" w:rsidRPr="00462C39">
        <w:rPr>
          <w:color w:val="000000" w:themeColor="text1"/>
          <w:lang w:val="en-US"/>
        </w:rPr>
        <w:t xml:space="preserve"> products should also be tackled</w:t>
      </w:r>
      <w:ins w:id="214" w:author="Tejpal Singh [2]" w:date="2023-01-08T19:20:00Z">
        <w:r w:rsidR="00104860" w:rsidRPr="00462C39">
          <w:rPr>
            <w:color w:val="000000" w:themeColor="text1"/>
            <w:lang w:val="en-US"/>
          </w:rPr>
          <w:t>,</w:t>
        </w:r>
      </w:ins>
      <w:r w:rsidR="00BB07C2" w:rsidRPr="00462C39">
        <w:rPr>
          <w:color w:val="000000" w:themeColor="text1"/>
          <w:lang w:val="en-US"/>
        </w:rPr>
        <w:t xml:space="preserve"> as much as possible</w:t>
      </w:r>
      <w:ins w:id="215" w:author="Tejpal Singh [2]" w:date="2023-01-08T19:20:00Z">
        <w:r w:rsidR="00104860" w:rsidRPr="00462C39">
          <w:rPr>
            <w:color w:val="000000" w:themeColor="text1"/>
            <w:lang w:val="en-US"/>
          </w:rPr>
          <w:t>,</w:t>
        </w:r>
      </w:ins>
      <w:r w:rsidR="00BB07C2" w:rsidRPr="00462C39">
        <w:rPr>
          <w:color w:val="000000" w:themeColor="text1"/>
          <w:lang w:val="en-US"/>
        </w:rPr>
        <w:t xml:space="preserve"> in the markets where they are</w:t>
      </w:r>
      <w:r w:rsidR="005F2694" w:rsidRPr="00462C39">
        <w:rPr>
          <w:color w:val="000000" w:themeColor="text1"/>
          <w:lang w:val="en-US"/>
        </w:rPr>
        <w:t xml:space="preserve"> manufactured and exported </w:t>
      </w:r>
      <w:ins w:id="216" w:author="Tejpal Singh [2]" w:date="2023-05-03T10:41:00Z">
        <w:r w:rsidR="001D059C" w:rsidRPr="00462C39">
          <w:rPr>
            <w:color w:val="000000" w:themeColor="text1"/>
            <w:lang w:val="en-US"/>
          </w:rPr>
          <w:t xml:space="preserve">to </w:t>
        </w:r>
        <w:r w:rsidR="00A8336C" w:rsidRPr="00462C39">
          <w:rPr>
            <w:color w:val="000000" w:themeColor="text1"/>
            <w:lang w:val="en-US"/>
          </w:rPr>
          <w:t xml:space="preserve">the </w:t>
        </w:r>
      </w:ins>
      <w:del w:id="217" w:author="Tejpal Singh [2]" w:date="2023-05-03T10:42:00Z">
        <w:r w:rsidR="005F2694" w:rsidRPr="00462C39" w:rsidDel="00A8336C">
          <w:rPr>
            <w:color w:val="000000" w:themeColor="text1"/>
            <w:lang w:val="en-US"/>
          </w:rPr>
          <w:delText>with</w:delText>
        </w:r>
        <w:r w:rsidR="00BB07C2" w:rsidRPr="00462C39" w:rsidDel="00A8336C">
          <w:rPr>
            <w:color w:val="000000" w:themeColor="text1"/>
            <w:lang w:val="en-US"/>
          </w:rPr>
          <w:delText xml:space="preserve"> the assistance of the </w:delText>
        </w:r>
      </w:del>
      <w:r w:rsidR="00BB07C2" w:rsidRPr="00462C39">
        <w:rPr>
          <w:color w:val="000000" w:themeColor="text1"/>
          <w:lang w:val="en-US"/>
        </w:rPr>
        <w:t>countries in which they are sold.</w:t>
      </w:r>
    </w:p>
    <w:p w14:paraId="576F63C8" w14:textId="77122485" w:rsidR="00BB07C2" w:rsidRPr="00462C39" w:rsidRDefault="0038184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462C39">
        <w:rPr>
          <w:color w:val="000000" w:themeColor="text1"/>
          <w:lang w:val="en-US"/>
        </w:rPr>
        <w:t xml:space="preserve">It is very difficult for anyone to </w:t>
      </w:r>
      <w:del w:id="218" w:author="Tejpal Singh [2]" w:date="2023-05-03T10:38:00Z">
        <w:r w:rsidRPr="00462C39" w:rsidDel="00185904">
          <w:rPr>
            <w:color w:val="000000" w:themeColor="text1"/>
            <w:lang w:val="en-US"/>
          </w:rPr>
          <w:delText>d</w:delText>
        </w:r>
        <w:r w:rsidR="00BB07C2" w:rsidRPr="00462C39" w:rsidDel="00185904">
          <w:rPr>
            <w:color w:val="000000" w:themeColor="text1"/>
            <w:lang w:val="en-US"/>
          </w:rPr>
          <w:delText xml:space="preserve">ifferentiation </w:delText>
        </w:r>
      </w:del>
      <w:ins w:id="219" w:author="Tejpal Singh [2]" w:date="2023-05-03T10:38:00Z">
        <w:r w:rsidR="00185904" w:rsidRPr="00462C39">
          <w:rPr>
            <w:color w:val="000000" w:themeColor="text1"/>
            <w:lang w:val="en-US"/>
          </w:rPr>
          <w:t xml:space="preserve"> diff</w:t>
        </w:r>
        <w:r w:rsidR="008B19D9" w:rsidRPr="00462C39">
          <w:rPr>
            <w:color w:val="000000" w:themeColor="text1"/>
            <w:lang w:val="en-US"/>
          </w:rPr>
          <w:t>erentiate</w:t>
        </w:r>
        <w:r w:rsidR="00185904" w:rsidRPr="00462C39">
          <w:rPr>
            <w:color w:val="000000" w:themeColor="text1"/>
            <w:lang w:val="en-US"/>
          </w:rPr>
          <w:t xml:space="preserve"> </w:t>
        </w:r>
      </w:ins>
      <w:r w:rsidR="00BB07C2" w:rsidRPr="00462C39">
        <w:rPr>
          <w:color w:val="000000" w:themeColor="text1"/>
          <w:lang w:val="en-US"/>
        </w:rPr>
        <w:t>between authentic and counterfeit</w:t>
      </w:r>
      <w:ins w:id="220" w:author="Tejpal Singh [2]" w:date="2023-01-08T19:21:00Z">
        <w:r w:rsidR="00785C49" w:rsidRPr="00462C39">
          <w:rPr>
            <w:color w:val="000000" w:themeColor="text1"/>
            <w:lang w:val="en-US"/>
          </w:rPr>
          <w:t xml:space="preserve"> or tampered </w:t>
        </w:r>
      </w:ins>
      <w:ins w:id="221" w:author="email" w:date="2023-05-11T21:07:00Z">
        <w:r w:rsidR="00F43D75" w:rsidRPr="00462C39">
          <w:rPr>
            <w:color w:val="000000" w:themeColor="text1"/>
            <w:lang w:val="en-US"/>
          </w:rPr>
          <w:t xml:space="preserve">mobile </w:t>
        </w:r>
      </w:ins>
      <w:ins w:id="222" w:author="Tejpal Singh [2]" w:date="2023-01-08T19:21:00Z">
        <w:r w:rsidR="00785C49" w:rsidRPr="00462C39">
          <w:rPr>
            <w:color w:val="000000" w:themeColor="text1"/>
            <w:lang w:val="en-US"/>
          </w:rPr>
          <w:t>telecommunication/</w:t>
        </w:r>
      </w:ins>
      <w:r w:rsidR="00BB07C2" w:rsidRPr="00462C39">
        <w:rPr>
          <w:color w:val="000000" w:themeColor="text1"/>
          <w:lang w:val="en-US"/>
        </w:rPr>
        <w:t xml:space="preserve"> ICT devices</w:t>
      </w:r>
      <w:r w:rsidR="00200156" w:rsidRPr="00462C39">
        <w:rPr>
          <w:color w:val="000000" w:themeColor="text1"/>
          <w:lang w:val="en-US"/>
        </w:rPr>
        <w:t xml:space="preserve"> </w:t>
      </w:r>
      <w:r w:rsidRPr="00462C39">
        <w:rPr>
          <w:color w:val="000000" w:themeColor="text1"/>
          <w:lang w:val="en-US"/>
        </w:rPr>
        <w:t>by</w:t>
      </w:r>
      <w:r w:rsidR="00BB07C2" w:rsidRPr="00462C39">
        <w:rPr>
          <w:color w:val="000000" w:themeColor="text1"/>
          <w:lang w:val="en-US"/>
        </w:rPr>
        <w:t xml:space="preserve"> inspecting or testing a product </w:t>
      </w:r>
      <w:del w:id="223" w:author="Tejpal Singh [2]" w:date="2023-01-08T19:21:00Z">
        <w:r w:rsidRPr="00462C39" w:rsidDel="00785C49">
          <w:rPr>
            <w:color w:val="000000" w:themeColor="text1"/>
            <w:lang w:val="en-US"/>
          </w:rPr>
          <w:delText xml:space="preserve">as </w:delText>
        </w:r>
      </w:del>
      <w:ins w:id="224" w:author="Tejpal Singh [2]" w:date="2023-01-08T19:21:00Z">
        <w:r w:rsidR="00785C49" w:rsidRPr="00462C39">
          <w:rPr>
            <w:color w:val="000000" w:themeColor="text1"/>
            <w:lang w:val="en-US"/>
          </w:rPr>
          <w:t xml:space="preserve"> because</w:t>
        </w:r>
      </w:ins>
      <w:r w:rsidR="007C1A30" w:rsidRPr="00462C39">
        <w:rPr>
          <w:color w:val="000000" w:themeColor="text1"/>
          <w:lang w:val="en-US"/>
        </w:rPr>
        <w:t xml:space="preserve"> </w:t>
      </w:r>
      <w:r w:rsidR="00BB07C2" w:rsidRPr="00462C39">
        <w:rPr>
          <w:color w:val="000000" w:themeColor="text1"/>
          <w:lang w:val="en-US"/>
        </w:rPr>
        <w:t>counterfeiter</w:t>
      </w:r>
      <w:r w:rsidRPr="00462C39">
        <w:rPr>
          <w:color w:val="000000" w:themeColor="text1"/>
          <w:lang w:val="en-US"/>
        </w:rPr>
        <w:t>s</w:t>
      </w:r>
      <w:r w:rsidR="007C1A30" w:rsidRPr="00462C39">
        <w:rPr>
          <w:color w:val="000000" w:themeColor="text1"/>
          <w:lang w:val="en-US"/>
        </w:rPr>
        <w:t xml:space="preserve"> </w:t>
      </w:r>
      <w:r w:rsidRPr="00462C39">
        <w:rPr>
          <w:color w:val="000000" w:themeColor="text1"/>
          <w:lang w:val="en-US"/>
        </w:rPr>
        <w:t xml:space="preserve">attempt to </w:t>
      </w:r>
      <w:r w:rsidR="00BB07C2" w:rsidRPr="00462C39">
        <w:rPr>
          <w:color w:val="000000" w:themeColor="text1"/>
          <w:lang w:val="en-US"/>
        </w:rPr>
        <w:t>create products very similar to the genuine</w:t>
      </w:r>
      <w:r w:rsidR="007C1A30" w:rsidRPr="00462C39">
        <w:rPr>
          <w:color w:val="000000" w:themeColor="text1"/>
          <w:lang w:val="en-US"/>
        </w:rPr>
        <w:t xml:space="preserve"> </w:t>
      </w:r>
      <w:r w:rsidR="0092796C" w:rsidRPr="00462C39">
        <w:rPr>
          <w:color w:val="000000" w:themeColor="text1"/>
          <w:lang w:val="en-US"/>
        </w:rPr>
        <w:t>device</w:t>
      </w:r>
      <w:r w:rsidR="007C1A30" w:rsidRPr="00462C39">
        <w:rPr>
          <w:color w:val="000000" w:themeColor="text1"/>
          <w:lang w:val="en-US"/>
        </w:rPr>
        <w:t xml:space="preserve"> </w:t>
      </w:r>
      <w:r w:rsidRPr="00462C39">
        <w:rPr>
          <w:color w:val="000000" w:themeColor="text1"/>
          <w:lang w:val="en-US"/>
        </w:rPr>
        <w:t>and even provide</w:t>
      </w:r>
      <w:r w:rsidR="007C1A30" w:rsidRPr="00462C39">
        <w:rPr>
          <w:color w:val="000000" w:themeColor="text1"/>
          <w:lang w:val="en-US"/>
        </w:rPr>
        <w:t xml:space="preserve"> </w:t>
      </w:r>
      <w:r w:rsidRPr="00462C39">
        <w:rPr>
          <w:color w:val="000000" w:themeColor="text1"/>
          <w:lang w:val="en-US"/>
        </w:rPr>
        <w:t>similar documentation and packaging</w:t>
      </w:r>
      <w:r w:rsidR="00BB07C2" w:rsidRPr="00462C39">
        <w:rPr>
          <w:color w:val="000000" w:themeColor="text1"/>
          <w:lang w:val="en-US"/>
        </w:rPr>
        <w:t xml:space="preserve">. It is crucial that these factors are considered when deploying </w:t>
      </w:r>
      <w:r w:rsidR="005F2694" w:rsidRPr="00462C39">
        <w:rPr>
          <w:color w:val="000000" w:themeColor="text1"/>
          <w:lang w:val="en-US"/>
        </w:rPr>
        <w:t xml:space="preserve">technology </w:t>
      </w:r>
      <w:r w:rsidR="009909C7" w:rsidRPr="00462C39">
        <w:rPr>
          <w:color w:val="000000" w:themeColor="text1"/>
          <w:lang w:val="en-US"/>
        </w:rPr>
        <w:t>solutions</w:t>
      </w:r>
      <w:r w:rsidR="00BB07C2" w:rsidRPr="00462C39">
        <w:rPr>
          <w:color w:val="000000" w:themeColor="text1"/>
          <w:lang w:val="en-US"/>
        </w:rPr>
        <w:t xml:space="preserve"> to avoid creating more problems for users and genuine manufacturers than the ones the solutions </w:t>
      </w:r>
      <w:r w:rsidR="00505F01" w:rsidRPr="00462C39">
        <w:rPr>
          <w:color w:val="000000" w:themeColor="text1"/>
          <w:lang w:val="en-US"/>
        </w:rPr>
        <w:t>aim</w:t>
      </w:r>
      <w:r w:rsidR="00BB07C2" w:rsidRPr="00462C39">
        <w:rPr>
          <w:color w:val="000000" w:themeColor="text1"/>
          <w:lang w:val="en-US"/>
        </w:rPr>
        <w:t xml:space="preserve"> to </w:t>
      </w:r>
      <w:del w:id="225" w:author="Tejpal Singh [2]" w:date="2023-01-08T19:22:00Z">
        <w:r w:rsidR="00BB07C2" w:rsidRPr="00462C39" w:rsidDel="006B7EFF">
          <w:rPr>
            <w:color w:val="000000" w:themeColor="text1"/>
            <w:lang w:val="en-US"/>
          </w:rPr>
          <w:delText>solve</w:delText>
        </w:r>
      </w:del>
      <w:ins w:id="226" w:author="Tejpal Singh [2]" w:date="2023-01-08T19:22:00Z">
        <w:r w:rsidR="006B7EFF" w:rsidRPr="00462C39">
          <w:rPr>
            <w:color w:val="000000" w:themeColor="text1"/>
            <w:lang w:val="en-US"/>
          </w:rPr>
          <w:t>address</w:t>
        </w:r>
      </w:ins>
      <w:r w:rsidR="00BB07C2" w:rsidRPr="00462C39">
        <w:rPr>
          <w:color w:val="000000" w:themeColor="text1"/>
          <w:lang w:val="en-US"/>
        </w:rPr>
        <w:t>.</w:t>
      </w:r>
    </w:p>
    <w:p w14:paraId="576F63C9" w14:textId="5708AB0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
          <w:szCs w:val="24"/>
          <w:lang w:val="en-US" w:eastAsia="ko-KR"/>
        </w:rPr>
      </w:pPr>
      <w:r w:rsidRPr="00462C39">
        <w:rPr>
          <w:color w:val="000000" w:themeColor="text1"/>
          <w:lang w:val="en-US"/>
        </w:rPr>
        <w:t xml:space="preserve">However, </w:t>
      </w:r>
      <w:r w:rsidR="00A32E57" w:rsidRPr="00462C39">
        <w:rPr>
          <w:color w:val="000000" w:themeColor="text1"/>
          <w:lang w:val="en-US"/>
        </w:rPr>
        <w:t>in order to effectively check the proliferation and to combat the induction of counterfeit</w:t>
      </w:r>
      <w:ins w:id="227" w:author="Tejpal Singh [2]" w:date="2023-01-08T19:22:00Z">
        <w:r w:rsidR="00B84E4A" w:rsidRPr="00462C39">
          <w:rPr>
            <w:color w:val="000000" w:themeColor="text1"/>
            <w:lang w:val="en-US"/>
          </w:rPr>
          <w:t xml:space="preserve"> and tampered</w:t>
        </w:r>
      </w:ins>
      <w:r w:rsidR="00A32E57" w:rsidRPr="00462C39">
        <w:rPr>
          <w:color w:val="000000" w:themeColor="text1"/>
          <w:lang w:val="en-US"/>
        </w:rPr>
        <w:t xml:space="preserve"> ICT </w:t>
      </w:r>
      <w:del w:id="228" w:author="Tejpal Singh [2]" w:date="2023-01-08T19:23:00Z">
        <w:r w:rsidR="00A32E57" w:rsidRPr="00462C39" w:rsidDel="00B84E4A">
          <w:rPr>
            <w:color w:val="000000" w:themeColor="text1"/>
            <w:lang w:val="en-US"/>
          </w:rPr>
          <w:delText xml:space="preserve">and </w:delText>
        </w:r>
      </w:del>
      <w:ins w:id="229" w:author="Tejpal Singh [2]" w:date="2023-01-08T19:23:00Z">
        <w:r w:rsidR="00B84E4A" w:rsidRPr="00462C39">
          <w:rPr>
            <w:color w:val="000000" w:themeColor="text1"/>
            <w:lang w:val="en-US"/>
          </w:rPr>
          <w:t xml:space="preserve"> including</w:t>
        </w:r>
      </w:ins>
      <w:r w:rsidR="007C1A30" w:rsidRPr="00462C39">
        <w:rPr>
          <w:color w:val="000000" w:themeColor="text1"/>
          <w:lang w:val="en-US"/>
        </w:rPr>
        <w:t xml:space="preserve"> </w:t>
      </w:r>
      <w:r w:rsidR="00A32E57" w:rsidRPr="00462C39">
        <w:rPr>
          <w:color w:val="000000" w:themeColor="text1"/>
          <w:lang w:val="en-US"/>
        </w:rPr>
        <w:t xml:space="preserve">stolen devices in the mobile network, the </w:t>
      </w:r>
      <w:r w:rsidR="009909C7" w:rsidRPr="00462C39">
        <w:rPr>
          <w:color w:val="000000" w:themeColor="text1"/>
          <w:lang w:val="en-US"/>
        </w:rPr>
        <w:t xml:space="preserve">IT </w:t>
      </w:r>
      <w:r w:rsidR="00A32E57" w:rsidRPr="00462C39">
        <w:rPr>
          <w:color w:val="000000" w:themeColor="text1"/>
          <w:lang w:val="en-US"/>
        </w:rPr>
        <w:t>solution framework should enable consumer</w:t>
      </w:r>
      <w:ins w:id="230" w:author="email" w:date="2023-05-11T21:54:00Z">
        <w:r w:rsidR="00AD4BE6" w:rsidRPr="00462C39">
          <w:rPr>
            <w:color w:val="000000" w:themeColor="text1"/>
            <w:lang w:val="en-US"/>
          </w:rPr>
          <w:t>s</w:t>
        </w:r>
      </w:ins>
      <w:r w:rsidR="00A32E57" w:rsidRPr="00462C39">
        <w:rPr>
          <w:color w:val="000000" w:themeColor="text1"/>
          <w:lang w:val="en-US"/>
        </w:rPr>
        <w:t xml:space="preserve"> to verify the authenticity of </w:t>
      </w:r>
      <w:r w:rsidR="009909C7" w:rsidRPr="00462C39">
        <w:rPr>
          <w:color w:val="000000" w:themeColor="text1"/>
          <w:lang w:val="en-US"/>
        </w:rPr>
        <w:t xml:space="preserve">any </w:t>
      </w:r>
      <w:ins w:id="231" w:author="email" w:date="2023-05-11T21:54:00Z">
        <w:r w:rsidR="00AD4BE6" w:rsidRPr="00462C39">
          <w:rPr>
            <w:color w:val="000000" w:themeColor="text1"/>
            <w:lang w:val="en-US"/>
          </w:rPr>
          <w:t xml:space="preserve">mobile </w:t>
        </w:r>
      </w:ins>
      <w:r w:rsidR="00A32E57" w:rsidRPr="00462C39">
        <w:rPr>
          <w:color w:val="000000" w:themeColor="text1"/>
          <w:lang w:val="en-US"/>
        </w:rPr>
        <w:t>ICT device ubiquitously while making purchase decision</w:t>
      </w:r>
      <w:ins w:id="232" w:author="email" w:date="2023-05-11T21:54:00Z">
        <w:r w:rsidR="00AD4BE6" w:rsidRPr="00462C39">
          <w:rPr>
            <w:color w:val="000000" w:themeColor="text1"/>
            <w:lang w:val="en-US"/>
          </w:rPr>
          <w:t>s</w:t>
        </w:r>
      </w:ins>
      <w:r w:rsidR="00A32E57" w:rsidRPr="00462C39">
        <w:rPr>
          <w:color w:val="000000" w:themeColor="text1"/>
          <w:lang w:val="en-US"/>
        </w:rPr>
        <w:t xml:space="preserve">. It is to note that consumers are </w:t>
      </w:r>
      <w:ins w:id="233" w:author="Tejpal Singh [2]" w:date="2023-05-03T10:39:00Z">
        <w:r w:rsidR="006F487A" w:rsidRPr="00462C39">
          <w:rPr>
            <w:color w:val="000000" w:themeColor="text1"/>
            <w:lang w:val="en-US"/>
          </w:rPr>
          <w:t xml:space="preserve">the </w:t>
        </w:r>
      </w:ins>
      <w:r w:rsidR="00A32E57" w:rsidRPr="00462C39">
        <w:rPr>
          <w:color w:val="000000" w:themeColor="text1"/>
          <w:lang w:val="en-US"/>
        </w:rPr>
        <w:t xml:space="preserve">most affected and vulnerable stakeholder in </w:t>
      </w:r>
      <w:ins w:id="234" w:author="Tejpal Singh [2]" w:date="2023-01-08T19:23:00Z">
        <w:r w:rsidR="00B84E4A" w:rsidRPr="00462C39">
          <w:rPr>
            <w:color w:val="000000" w:themeColor="text1"/>
            <w:lang w:val="en-US"/>
          </w:rPr>
          <w:t xml:space="preserve">telecommunication/ICT </w:t>
        </w:r>
      </w:ins>
      <w:r w:rsidR="00A32E57" w:rsidRPr="00462C39">
        <w:rPr>
          <w:color w:val="000000" w:themeColor="text1"/>
          <w:lang w:val="en-US"/>
        </w:rPr>
        <w:t>mobile device ecosystem</w:t>
      </w:r>
      <w:r w:rsidR="00381841" w:rsidRPr="00462C39">
        <w:rPr>
          <w:color w:val="000000" w:themeColor="text1"/>
          <w:lang w:val="en-US"/>
        </w:rPr>
        <w:t xml:space="preserve">. </w:t>
      </w:r>
      <w:del w:id="235" w:author="Tejpal Singh [2]" w:date="2023-05-03T10:42:00Z">
        <w:r w:rsidR="00381841" w:rsidRPr="00462C39" w:rsidDel="00C51314">
          <w:rPr>
            <w:color w:val="000000" w:themeColor="text1"/>
            <w:lang w:val="en-US"/>
          </w:rPr>
          <w:delText>Therefore</w:delText>
        </w:r>
      </w:del>
      <w:ins w:id="236" w:author="Tejpal Singh [2]" w:date="2023-05-03T10:42:00Z">
        <w:r w:rsidR="00C51314" w:rsidRPr="00462C39">
          <w:rPr>
            <w:color w:val="000000" w:themeColor="text1"/>
            <w:lang w:val="en-US"/>
          </w:rPr>
          <w:t xml:space="preserve"> </w:t>
        </w:r>
      </w:ins>
      <w:r w:rsidR="00096FE3" w:rsidRPr="00462C39">
        <w:rPr>
          <w:color w:val="000000" w:themeColor="text1"/>
          <w:lang w:val="en-US"/>
        </w:rPr>
        <w:t>However,</w:t>
      </w:r>
      <w:r w:rsidR="00381841" w:rsidRPr="00462C39">
        <w:rPr>
          <w:color w:val="000000" w:themeColor="text1"/>
          <w:lang w:val="en-US"/>
        </w:rPr>
        <w:t xml:space="preserve"> consumer</w:t>
      </w:r>
      <w:del w:id="237" w:author="email" w:date="2023-05-11T21:55:00Z">
        <w:r w:rsidR="00381841" w:rsidRPr="00462C39" w:rsidDel="00AD4BE6">
          <w:rPr>
            <w:color w:val="000000" w:themeColor="text1"/>
            <w:lang w:val="en-US"/>
          </w:rPr>
          <w:delText>s</w:delText>
        </w:r>
      </w:del>
      <w:ins w:id="238" w:author="Tejpal Singh [2]" w:date="2023-01-08T19:24:00Z">
        <w:r w:rsidR="00B84E4A" w:rsidRPr="00462C39">
          <w:rPr>
            <w:color w:val="000000" w:themeColor="text1"/>
            <w:lang w:val="en-US"/>
          </w:rPr>
          <w:t xml:space="preserve"> centric approach</w:t>
        </w:r>
      </w:ins>
      <w:r w:rsidR="00A32E57" w:rsidRPr="00462C39">
        <w:rPr>
          <w:color w:val="000000" w:themeColor="text1"/>
          <w:lang w:val="en-US"/>
        </w:rPr>
        <w:t xml:space="preserve"> can play an important role</w:t>
      </w:r>
      <w:r w:rsidR="009909C7" w:rsidRPr="00462C39">
        <w:rPr>
          <w:color w:val="000000" w:themeColor="text1"/>
          <w:lang w:val="en-US"/>
        </w:rPr>
        <w:t xml:space="preserve"> in combating </w:t>
      </w:r>
      <w:ins w:id="239" w:author="Tejpal Singh [2]" w:date="2023-01-08T19:24:00Z">
        <w:r w:rsidR="00B84E4A" w:rsidRPr="00462C39">
          <w:rPr>
            <w:color w:val="000000" w:themeColor="text1"/>
            <w:lang w:val="en-US"/>
          </w:rPr>
          <w:t xml:space="preserve">the </w:t>
        </w:r>
      </w:ins>
      <w:r w:rsidR="009909C7" w:rsidRPr="00462C39">
        <w:rPr>
          <w:color w:val="000000" w:themeColor="text1"/>
          <w:lang w:val="en-US"/>
        </w:rPr>
        <w:t xml:space="preserve">proliferation of </w:t>
      </w:r>
      <w:r w:rsidR="00A32E57" w:rsidRPr="00462C39">
        <w:rPr>
          <w:color w:val="000000" w:themeColor="text1"/>
          <w:lang w:val="en-US"/>
        </w:rPr>
        <w:t>counterfeit</w:t>
      </w:r>
      <w:ins w:id="240" w:author="Tejpal Singh [2]" w:date="2023-01-08T19:24:00Z">
        <w:r w:rsidR="00B84E4A" w:rsidRPr="00462C39">
          <w:rPr>
            <w:color w:val="000000" w:themeColor="text1"/>
            <w:lang w:val="en-US"/>
          </w:rPr>
          <w:t xml:space="preserve"> and tampered</w:t>
        </w:r>
      </w:ins>
      <w:r w:rsidR="007C1A30" w:rsidRPr="00462C39">
        <w:rPr>
          <w:color w:val="000000" w:themeColor="text1"/>
          <w:lang w:val="en-US"/>
        </w:rPr>
        <w:t xml:space="preserve"> </w:t>
      </w:r>
      <w:ins w:id="241" w:author="email" w:date="2023-05-11T21:07:00Z">
        <w:r w:rsidR="00F43D75" w:rsidRPr="00462C39">
          <w:rPr>
            <w:color w:val="000000" w:themeColor="text1"/>
            <w:lang w:val="en-US"/>
          </w:rPr>
          <w:t xml:space="preserve">mobile </w:t>
        </w:r>
      </w:ins>
      <w:ins w:id="242" w:author="Tejpal Singh [2]" w:date="2023-01-08T19:24:00Z">
        <w:r w:rsidR="00B84E4A" w:rsidRPr="00462C39">
          <w:rPr>
            <w:color w:val="000000" w:themeColor="text1"/>
            <w:lang w:val="en-US"/>
          </w:rPr>
          <w:t>telecommunication/</w:t>
        </w:r>
      </w:ins>
      <w:r w:rsidR="00A32E57" w:rsidRPr="00462C39">
        <w:rPr>
          <w:color w:val="000000" w:themeColor="text1"/>
          <w:lang w:val="en-US"/>
        </w:rPr>
        <w:t>ICT device</w:t>
      </w:r>
      <w:r w:rsidR="00096FE3" w:rsidRPr="00462C39">
        <w:rPr>
          <w:color w:val="000000" w:themeColor="text1"/>
          <w:lang w:val="en-US"/>
        </w:rPr>
        <w:t>s</w:t>
      </w:r>
      <w:r w:rsidR="00A32E57" w:rsidRPr="00462C39">
        <w:rPr>
          <w:color w:val="000000" w:themeColor="text1"/>
          <w:lang w:val="en-US"/>
        </w:rPr>
        <w:t xml:space="preserve"> </w:t>
      </w:r>
      <w:r w:rsidR="001B0A8E" w:rsidRPr="00462C39">
        <w:rPr>
          <w:color w:val="000000" w:themeColor="text1"/>
          <w:lang w:val="en-US"/>
        </w:rPr>
        <w:t xml:space="preserve">as they </w:t>
      </w:r>
      <w:ins w:id="243" w:author="Tejpal Singh [2]" w:date="2023-05-03T10:43:00Z">
        <w:r w:rsidR="00073343" w:rsidRPr="00462C39">
          <w:rPr>
            <w:color w:val="000000" w:themeColor="text1"/>
            <w:lang w:val="en-US"/>
          </w:rPr>
          <w:t xml:space="preserve">often </w:t>
        </w:r>
      </w:ins>
      <w:r w:rsidR="001B0A8E" w:rsidRPr="00462C39">
        <w:rPr>
          <w:color w:val="000000" w:themeColor="text1"/>
          <w:lang w:val="en-US"/>
        </w:rPr>
        <w:t>pay</w:t>
      </w:r>
      <w:ins w:id="244" w:author="Tejpal Singh [2]" w:date="2023-05-03T10:43:00Z">
        <w:r w:rsidR="00073343" w:rsidRPr="00462C39">
          <w:rPr>
            <w:color w:val="000000" w:themeColor="text1"/>
            <w:lang w:val="en-US"/>
          </w:rPr>
          <w:t xml:space="preserve"> similar</w:t>
        </w:r>
        <w:r w:rsidR="00A53FCE" w:rsidRPr="00462C39">
          <w:rPr>
            <w:color w:val="000000" w:themeColor="text1"/>
            <w:lang w:val="en-US"/>
          </w:rPr>
          <w:t xml:space="preserve"> pr</w:t>
        </w:r>
      </w:ins>
      <w:ins w:id="245" w:author="Tejpal Singh [2]" w:date="2023-05-03T10:44:00Z">
        <w:r w:rsidR="00A53FCE" w:rsidRPr="00462C39">
          <w:rPr>
            <w:color w:val="000000" w:themeColor="text1"/>
            <w:lang w:val="en-US"/>
          </w:rPr>
          <w:t>ice</w:t>
        </w:r>
      </w:ins>
      <w:r w:rsidR="001B0A8E" w:rsidRPr="00462C39">
        <w:rPr>
          <w:color w:val="000000" w:themeColor="text1"/>
          <w:lang w:val="en-US"/>
        </w:rPr>
        <w:t xml:space="preserve"> for the </w:t>
      </w:r>
      <w:del w:id="246" w:author="Tejpal Singh [2]" w:date="2023-05-03T10:44:00Z">
        <w:r w:rsidR="001B0A8E" w:rsidRPr="00462C39" w:rsidDel="00A53FCE">
          <w:rPr>
            <w:color w:val="000000" w:themeColor="text1"/>
            <w:lang w:val="en-US"/>
          </w:rPr>
          <w:delText>cost of the</w:delText>
        </w:r>
      </w:del>
      <w:ins w:id="247" w:author="Tejpal Singh [2]" w:date="2023-05-03T10:44:00Z">
        <w:r w:rsidR="00A53FCE" w:rsidRPr="00462C39">
          <w:rPr>
            <w:color w:val="000000" w:themeColor="text1"/>
            <w:lang w:val="en-US"/>
          </w:rPr>
          <w:t>counterfeit</w:t>
        </w:r>
      </w:ins>
      <w:r w:rsidR="001B0A8E" w:rsidRPr="00462C39">
        <w:rPr>
          <w:color w:val="000000" w:themeColor="text1"/>
          <w:lang w:val="en-US"/>
        </w:rPr>
        <w:t xml:space="preserve"> </w:t>
      </w:r>
      <w:del w:id="248" w:author="Tejpal Singh [2]" w:date="2023-01-08T19:25:00Z">
        <w:r w:rsidR="001B0A8E" w:rsidRPr="00462C39" w:rsidDel="00B84E4A">
          <w:rPr>
            <w:color w:val="000000" w:themeColor="text1"/>
            <w:lang w:val="en-US"/>
          </w:rPr>
          <w:delText xml:space="preserve">same </w:delText>
        </w:r>
      </w:del>
      <w:ins w:id="249" w:author="Tejpal Singh [2]" w:date="2023-01-08T19:25:00Z">
        <w:r w:rsidR="00B84E4A" w:rsidRPr="00462C39">
          <w:rPr>
            <w:color w:val="000000" w:themeColor="text1"/>
            <w:lang w:val="en-US"/>
          </w:rPr>
          <w:t xml:space="preserve"> device</w:t>
        </w:r>
      </w:ins>
      <w:ins w:id="250" w:author="Tejpal Singh [2]" w:date="2023-05-03T10:44:00Z">
        <w:r w:rsidR="00A53FCE" w:rsidRPr="00462C39">
          <w:rPr>
            <w:color w:val="000000" w:themeColor="text1"/>
            <w:lang w:val="en-US"/>
          </w:rPr>
          <w:t>s</w:t>
        </w:r>
      </w:ins>
      <w:r w:rsidR="007C1A30" w:rsidRPr="00462C39">
        <w:rPr>
          <w:color w:val="000000" w:themeColor="text1"/>
          <w:lang w:val="en-US"/>
        </w:rPr>
        <w:t xml:space="preserve"> </w:t>
      </w:r>
      <w:r w:rsidR="00A32E57" w:rsidRPr="00462C39">
        <w:rPr>
          <w:color w:val="000000" w:themeColor="text1"/>
          <w:lang w:val="en-US"/>
        </w:rPr>
        <w:t xml:space="preserve">and </w:t>
      </w:r>
      <w:del w:id="251" w:author="Tejpal Singh [2]" w:date="2023-05-03T10:44:00Z">
        <w:r w:rsidR="00A32E57" w:rsidRPr="00462C39" w:rsidDel="007841DF">
          <w:rPr>
            <w:color w:val="000000" w:themeColor="text1"/>
            <w:lang w:val="en-US"/>
          </w:rPr>
          <w:delText xml:space="preserve">also </w:delText>
        </w:r>
      </w:del>
      <w:ins w:id="252" w:author="Tejpal Singh [2]" w:date="2023-05-03T10:44:00Z">
        <w:r w:rsidR="007841DF" w:rsidRPr="00462C39">
          <w:rPr>
            <w:color w:val="000000" w:themeColor="text1"/>
            <w:lang w:val="en-US"/>
          </w:rPr>
          <w:t xml:space="preserve"> still </w:t>
        </w:r>
      </w:ins>
      <w:r w:rsidR="00A32E57" w:rsidRPr="00462C39">
        <w:rPr>
          <w:color w:val="000000" w:themeColor="text1"/>
          <w:lang w:val="en-US"/>
        </w:rPr>
        <w:t>suffer its consequences including</w:t>
      </w:r>
      <w:ins w:id="253" w:author="Tejpal Singh [2]" w:date="2023-05-03T10:45:00Z">
        <w:r w:rsidR="007841DF" w:rsidRPr="00462C39">
          <w:rPr>
            <w:color w:val="000000" w:themeColor="text1"/>
            <w:lang w:val="en-US"/>
          </w:rPr>
          <w:t xml:space="preserve"> the ones</w:t>
        </w:r>
      </w:ins>
      <w:r w:rsidR="00A32E57" w:rsidRPr="00462C39">
        <w:rPr>
          <w:color w:val="000000" w:themeColor="text1"/>
          <w:lang w:val="en-US"/>
        </w:rPr>
        <w:t xml:space="preserve"> related to performance, security and privacy. </w:t>
      </w:r>
      <w:r w:rsidR="00381841" w:rsidRPr="00462C39">
        <w:rPr>
          <w:color w:val="000000" w:themeColor="text1"/>
          <w:lang w:val="en-US"/>
        </w:rPr>
        <w:t>Thus</w:t>
      </w:r>
      <w:r w:rsidR="00A32E57" w:rsidRPr="00462C39">
        <w:rPr>
          <w:color w:val="000000" w:themeColor="text1"/>
          <w:lang w:val="en-US"/>
        </w:rPr>
        <w:t xml:space="preserve">, the success of any solution, to combat counterfeit </w:t>
      </w:r>
      <w:ins w:id="254" w:author="Tejpal Singh [2]" w:date="2023-01-08T19:26:00Z">
        <w:r w:rsidR="00B84E4A" w:rsidRPr="00462C39">
          <w:rPr>
            <w:color w:val="000000" w:themeColor="text1"/>
            <w:lang w:val="en-US"/>
          </w:rPr>
          <w:t xml:space="preserve">or tampered </w:t>
        </w:r>
      </w:ins>
      <w:ins w:id="255" w:author="email" w:date="2023-05-11T21:08:00Z">
        <w:r w:rsidR="00F43D75" w:rsidRPr="00462C39">
          <w:rPr>
            <w:color w:val="000000" w:themeColor="text1"/>
            <w:lang w:val="en-US"/>
          </w:rPr>
          <w:t xml:space="preserve">mobile </w:t>
        </w:r>
      </w:ins>
      <w:r w:rsidR="00A32E57" w:rsidRPr="00462C39">
        <w:rPr>
          <w:color w:val="000000" w:themeColor="text1"/>
          <w:lang w:val="en-US"/>
        </w:rPr>
        <w:t xml:space="preserve">ICT and stolen devices, lies in empowerment of end consumer through tools and awareness so that they can take informed decision while buying </w:t>
      </w:r>
      <w:r w:rsidR="00096FE3" w:rsidRPr="00462C39">
        <w:rPr>
          <w:color w:val="000000" w:themeColor="text1"/>
          <w:lang w:val="en-US"/>
        </w:rPr>
        <w:t xml:space="preserve">mobile </w:t>
      </w:r>
      <w:r w:rsidR="00A32E57" w:rsidRPr="00462C39">
        <w:rPr>
          <w:color w:val="000000" w:themeColor="text1"/>
          <w:lang w:val="en-US"/>
        </w:rPr>
        <w:t>ICT device</w:t>
      </w:r>
      <w:r w:rsidR="00096FE3" w:rsidRPr="00462C39">
        <w:rPr>
          <w:color w:val="000000" w:themeColor="text1"/>
          <w:lang w:val="en-US"/>
        </w:rPr>
        <w:t>s</w:t>
      </w:r>
      <w:r w:rsidR="00A32E57" w:rsidRPr="00462C39">
        <w:rPr>
          <w:color w:val="000000" w:themeColor="text1"/>
          <w:lang w:val="en-US"/>
        </w:rPr>
        <w:t xml:space="preserve">. Such </w:t>
      </w:r>
      <w:ins w:id="256" w:author="email" w:date="2023-05-11T21:56:00Z">
        <w:r w:rsidR="00AD4BE6" w:rsidRPr="00462C39">
          <w:rPr>
            <w:color w:val="000000" w:themeColor="text1"/>
            <w:lang w:val="en-US"/>
          </w:rPr>
          <w:t xml:space="preserve">a </w:t>
        </w:r>
      </w:ins>
      <w:r w:rsidR="00A32E57" w:rsidRPr="00462C39">
        <w:rPr>
          <w:color w:val="000000" w:themeColor="text1"/>
          <w:lang w:val="en-US"/>
        </w:rPr>
        <w:t xml:space="preserve">solution should cover all possible local and global scenarios through which </w:t>
      </w:r>
      <w:r w:rsidR="00096FE3" w:rsidRPr="00462C39">
        <w:rPr>
          <w:color w:val="000000" w:themeColor="text1"/>
          <w:lang w:val="en-US"/>
        </w:rPr>
        <w:t>counterfeit mobile ICT</w:t>
      </w:r>
      <w:r w:rsidR="00A32E57" w:rsidRPr="00462C39">
        <w:rPr>
          <w:color w:val="000000" w:themeColor="text1"/>
          <w:lang w:val="en-US"/>
        </w:rPr>
        <w:t xml:space="preserve"> devices may enter</w:t>
      </w:r>
      <w:r w:rsidR="00A32E57" w:rsidRPr="00CE669F">
        <w:rPr>
          <w:color w:val="000000" w:themeColor="text1"/>
          <w:lang w:val="en-US"/>
        </w:rPr>
        <w:t xml:space="preserve"> in the </w:t>
      </w:r>
      <w:r w:rsidR="00096FE3">
        <w:rPr>
          <w:color w:val="000000" w:themeColor="text1"/>
          <w:lang w:val="en-US"/>
        </w:rPr>
        <w:t xml:space="preserve">mobile network </w:t>
      </w:r>
      <w:r w:rsidR="00A32E57" w:rsidRPr="00CE669F">
        <w:rPr>
          <w:color w:val="000000" w:themeColor="text1"/>
          <w:lang w:val="en-US"/>
        </w:rPr>
        <w:t xml:space="preserve">ecosystem </w:t>
      </w:r>
      <w:del w:id="257" w:author="Tejpal Singh [2]" w:date="2023-01-08T19:26:00Z">
        <w:r w:rsidR="00A32E57" w:rsidRPr="00CE669F" w:rsidDel="00B84E4A">
          <w:rPr>
            <w:color w:val="000000" w:themeColor="text1"/>
            <w:lang w:val="en-US"/>
          </w:rPr>
          <w:delText>including</w:delText>
        </w:r>
      </w:del>
      <w:ins w:id="258" w:author="Tejpal Singh [2]" w:date="2023-01-08T19:26:00Z">
        <w:r w:rsidR="00B84E4A">
          <w:rPr>
            <w:color w:val="000000" w:themeColor="text1"/>
            <w:lang w:val="en-US"/>
          </w:rPr>
          <w:t xml:space="preserve"> through</w:t>
        </w:r>
      </w:ins>
      <w:r w:rsidR="007C1A30">
        <w:rPr>
          <w:color w:val="000000" w:themeColor="text1"/>
          <w:lang w:val="en-US"/>
        </w:rPr>
        <w:t xml:space="preserve"> </w:t>
      </w:r>
      <w:r w:rsidR="00A32E57" w:rsidRPr="00333AB5">
        <w:rPr>
          <w:lang w:val="en-US"/>
        </w:rPr>
        <w:t>legal and illegal channels</w:t>
      </w:r>
      <w:r w:rsidRPr="00333AB5">
        <w:rPr>
          <w:szCs w:val="24"/>
          <w:lang w:val="en-US" w:eastAsia="ko-KR"/>
        </w:rPr>
        <w:t>.</w:t>
      </w:r>
      <w:r w:rsidR="007C1A30">
        <w:rPr>
          <w:szCs w:val="24"/>
          <w:lang w:val="en-US" w:eastAsia="ko-KR"/>
        </w:rPr>
        <w:t xml:space="preserve"> </w:t>
      </w:r>
      <w:r w:rsidR="00881EFE" w:rsidRPr="00333AB5">
        <w:rPr>
          <w:lang w:val="en-US"/>
        </w:rPr>
        <w:t xml:space="preserve">Further, the rejection of </w:t>
      </w:r>
      <w:r w:rsidR="00096FE3">
        <w:rPr>
          <w:lang w:val="en-US"/>
        </w:rPr>
        <w:t xml:space="preserve">such </w:t>
      </w:r>
      <w:r w:rsidR="00881EFE" w:rsidRPr="00333AB5">
        <w:rPr>
          <w:lang w:val="en-US"/>
        </w:rPr>
        <w:t xml:space="preserve">devices by </w:t>
      </w:r>
      <w:ins w:id="259" w:author="Tejpal Singh" w:date="2023-05-15T18:26:00Z">
        <w:r w:rsidR="00F0046F">
          <w:rPr>
            <w:lang w:val="en-US"/>
          </w:rPr>
          <w:t>the</w:t>
        </w:r>
      </w:ins>
      <w:ins w:id="260" w:author="Tejpal Singh" w:date="2023-05-15T18:27:00Z">
        <w:r w:rsidR="00F0046F">
          <w:rPr>
            <w:lang w:val="en-US"/>
          </w:rPr>
          <w:t xml:space="preserve"> </w:t>
        </w:r>
      </w:ins>
      <w:del w:id="261" w:author="Tejpal Singh" w:date="2023-05-15T18:26:00Z">
        <w:r w:rsidR="00881EFE" w:rsidRPr="00333AB5" w:rsidDel="00F0046F">
          <w:rPr>
            <w:lang w:val="en-US"/>
          </w:rPr>
          <w:delText xml:space="preserve">end </w:delText>
        </w:r>
      </w:del>
      <w:r w:rsidR="00881EFE" w:rsidRPr="00333AB5">
        <w:rPr>
          <w:lang w:val="en-US"/>
        </w:rPr>
        <w:t xml:space="preserve">consumers, based on their awareness and </w:t>
      </w:r>
      <w:ins w:id="262" w:author="Tejpal Singh" w:date="2023-05-15T18:27:00Z">
        <w:r w:rsidR="00F0046F">
          <w:rPr>
            <w:lang w:val="en-US"/>
          </w:rPr>
          <w:t xml:space="preserve">empowered with </w:t>
        </w:r>
      </w:ins>
      <w:r w:rsidR="00881EFE" w:rsidRPr="00333AB5">
        <w:rPr>
          <w:lang w:val="en-US"/>
        </w:rPr>
        <w:t xml:space="preserve">enabling tools, will also create </w:t>
      </w:r>
      <w:ins w:id="263" w:author="email" w:date="2023-05-11T21:56:00Z">
        <w:r w:rsidR="00AD4BE6">
          <w:rPr>
            <w:lang w:val="en-US"/>
          </w:rPr>
          <w:t xml:space="preserve">a </w:t>
        </w:r>
      </w:ins>
      <w:r w:rsidR="00881EFE" w:rsidRPr="00333AB5">
        <w:rPr>
          <w:lang w:val="en-US"/>
        </w:rPr>
        <w:t xml:space="preserve">huge disincentive </w:t>
      </w:r>
      <w:del w:id="264" w:author="email" w:date="2023-05-11T21:56:00Z">
        <w:r w:rsidR="00881EFE" w:rsidRPr="00333AB5" w:rsidDel="00AD4BE6">
          <w:rPr>
            <w:lang w:val="en-US"/>
          </w:rPr>
          <w:delText>for players involved in</w:delText>
        </w:r>
      </w:del>
      <w:ins w:id="265" w:author="email" w:date="2023-05-11T21:56:00Z">
        <w:del w:id="266" w:author="Tejpal Singh" w:date="2023-05-15T18:28:00Z">
          <w:r w:rsidR="00AD4BE6" w:rsidDel="00F0046F">
            <w:rPr>
              <w:lang w:val="en-US"/>
            </w:rPr>
            <w:delText xml:space="preserve"> </w:delText>
          </w:r>
        </w:del>
      </w:ins>
      <w:r w:rsidR="00881EFE" w:rsidRPr="00333AB5">
        <w:rPr>
          <w:lang w:val="en-US"/>
        </w:rPr>
        <w:t xml:space="preserve"> illegal manufacturing and trade of counterfeit and tempered </w:t>
      </w:r>
      <w:ins w:id="267" w:author="Tejpal Singh [2]" w:date="2023-01-08T19:27:00Z">
        <w:r w:rsidR="004E571B">
          <w:rPr>
            <w:lang w:val="en-US"/>
          </w:rPr>
          <w:t>telecommunication/</w:t>
        </w:r>
      </w:ins>
      <w:r w:rsidR="00881EFE" w:rsidRPr="00333AB5">
        <w:rPr>
          <w:lang w:val="en-US"/>
        </w:rPr>
        <w:t xml:space="preserve">ICT </w:t>
      </w:r>
      <w:del w:id="268" w:author="Tejpal Singh [2]" w:date="2023-04-21T11:58:00Z">
        <w:r w:rsidR="00881EFE" w:rsidRPr="00333AB5" w:rsidDel="004E4C00">
          <w:rPr>
            <w:lang w:val="en-US"/>
          </w:rPr>
          <w:delText>devices</w:delText>
        </w:r>
      </w:del>
      <w:ins w:id="269" w:author="Tejpal Singh [2]" w:date="2023-04-21T11:58:00Z">
        <w:r w:rsidR="004E4C00" w:rsidRPr="00333AB5">
          <w:rPr>
            <w:lang w:val="en-US"/>
          </w:rPr>
          <w:t>devices.</w:t>
        </w:r>
      </w:ins>
    </w:p>
    <w:p w14:paraId="576F63CA" w14:textId="4AE5C931"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
          <w:szCs w:val="24"/>
          <w:lang w:val="en-US" w:eastAsia="ko-KR"/>
        </w:rPr>
      </w:pPr>
      <w:r w:rsidRPr="00333AB5">
        <w:rPr>
          <w:color w:val="000000"/>
          <w:szCs w:val="24"/>
          <w:shd w:val="clear" w:color="auto" w:fill="FFFFFF"/>
          <w:lang w:val="en-US"/>
        </w:rPr>
        <w:t xml:space="preserve">Therefore, </w:t>
      </w:r>
      <w:r w:rsidR="00C06DE0">
        <w:rPr>
          <w:color w:val="000000"/>
          <w:szCs w:val="24"/>
          <w:shd w:val="clear" w:color="auto" w:fill="FFFFFF"/>
          <w:lang w:val="en-US"/>
        </w:rPr>
        <w:t xml:space="preserve">the </w:t>
      </w:r>
      <w:del w:id="270" w:author="Tejpal Singh [2]" w:date="2023-01-08T19:28:00Z">
        <w:r w:rsidRPr="00333AB5" w:rsidDel="00503386">
          <w:rPr>
            <w:color w:val="000000"/>
            <w:szCs w:val="24"/>
            <w:shd w:val="clear" w:color="auto" w:fill="FFFFFF"/>
            <w:lang w:val="en-US"/>
          </w:rPr>
          <w:delText>countries</w:delText>
        </w:r>
      </w:del>
      <w:ins w:id="271" w:author="Tejpal Singh [2]" w:date="2023-01-08T19:28:00Z">
        <w:r w:rsidR="00503386">
          <w:rPr>
            <w:color w:val="000000"/>
            <w:szCs w:val="24"/>
            <w:shd w:val="clear" w:color="auto" w:fill="FFFFFF"/>
            <w:lang w:val="en-US"/>
          </w:rPr>
          <w:t>Member States</w:t>
        </w:r>
      </w:ins>
      <w:r w:rsidR="00C06DE0">
        <w:rPr>
          <w:color w:val="000000"/>
          <w:szCs w:val="24"/>
          <w:shd w:val="clear" w:color="auto" w:fill="FFFFFF"/>
          <w:lang w:val="en-US"/>
        </w:rPr>
        <w:t xml:space="preserve"> </w:t>
      </w:r>
      <w:ins w:id="272" w:author="Tejpal Singh [2]" w:date="2023-01-08T19:28:00Z">
        <w:del w:id="273" w:author="Tejpal Singh" w:date="2023-05-15T18:12:00Z">
          <w:r w:rsidR="00503386" w:rsidDel="00C06DE0">
            <w:rPr>
              <w:color w:val="000000"/>
              <w:szCs w:val="24"/>
              <w:shd w:val="clear" w:color="auto" w:fill="FFFFFF"/>
              <w:lang w:val="en-US"/>
            </w:rPr>
            <w:delText xml:space="preserve"> </w:delText>
          </w:r>
        </w:del>
        <w:del w:id="274" w:author="Tejpal Singh" w:date="2023-05-15T18:13:00Z">
          <w:r w:rsidR="00503386" w:rsidDel="00C06DE0">
            <w:rPr>
              <w:color w:val="000000"/>
              <w:szCs w:val="24"/>
              <w:shd w:val="clear" w:color="auto" w:fill="FFFFFF"/>
              <w:lang w:val="en-US"/>
            </w:rPr>
            <w:delText>planning</w:delText>
          </w:r>
        </w:del>
      </w:ins>
      <w:ins w:id="275" w:author="Tejpal Singh" w:date="2023-05-15T18:13:00Z">
        <w:r w:rsidR="00C06DE0">
          <w:rPr>
            <w:color w:val="000000"/>
            <w:szCs w:val="24"/>
            <w:shd w:val="clear" w:color="auto" w:fill="FFFFFF"/>
            <w:lang w:val="en-US"/>
          </w:rPr>
          <w:t>either planning</w:t>
        </w:r>
      </w:ins>
      <w:del w:id="276" w:author="Tejpal Singh [2]" w:date="2023-01-08T19:28:00Z">
        <w:r w:rsidR="000B199C" w:rsidRPr="00333AB5" w:rsidDel="00503386">
          <w:rPr>
            <w:color w:val="000000"/>
            <w:szCs w:val="24"/>
            <w:shd w:val="clear" w:color="auto" w:fill="FFFFFF"/>
            <w:lang w:val="en-US"/>
          </w:rPr>
          <w:delText>,which</w:delText>
        </w:r>
        <w:r w:rsidRPr="00333AB5" w:rsidDel="00503386">
          <w:rPr>
            <w:color w:val="000000"/>
            <w:szCs w:val="24"/>
            <w:shd w:val="clear" w:color="auto" w:fill="FFFFFF"/>
            <w:lang w:val="en-US"/>
          </w:rPr>
          <w:delText xml:space="preserve"> choose</w:delText>
        </w:r>
      </w:del>
      <w:ins w:id="277" w:author="Tejpal Singh [2]" w:date="2023-01-08T19:28:00Z">
        <w:r w:rsidR="00503386">
          <w:rPr>
            <w:color w:val="000000"/>
            <w:szCs w:val="24"/>
            <w:shd w:val="clear" w:color="auto" w:fill="FFFFFF"/>
            <w:lang w:val="en-US"/>
          </w:rPr>
          <w:t xml:space="preserve"> or implementing countermeasures</w:t>
        </w:r>
      </w:ins>
      <w:r w:rsidR="00C82C59">
        <w:rPr>
          <w:color w:val="000000"/>
          <w:szCs w:val="24"/>
          <w:shd w:val="clear" w:color="auto" w:fill="FFFFFF"/>
          <w:lang w:val="en-US"/>
        </w:rPr>
        <w:t xml:space="preserve"> </w:t>
      </w:r>
      <w:del w:id="278" w:author="Tejpal Singh [2]" w:date="2023-01-08T19:33:00Z">
        <w:r w:rsidRPr="00333AB5" w:rsidDel="00BC3F5B">
          <w:rPr>
            <w:color w:val="000000"/>
            <w:szCs w:val="24"/>
            <w:shd w:val="clear" w:color="auto" w:fill="FFFFFF"/>
            <w:lang w:val="en-US"/>
          </w:rPr>
          <w:delText xml:space="preserve">to combat </w:delText>
        </w:r>
      </w:del>
      <w:del w:id="279" w:author="Tejpal Singh [2]" w:date="2023-01-08T19:29:00Z">
        <w:r w:rsidRPr="00333AB5" w:rsidDel="00503386">
          <w:rPr>
            <w:color w:val="000000"/>
            <w:szCs w:val="24"/>
            <w:shd w:val="clear" w:color="auto" w:fill="FFFFFF"/>
            <w:lang w:val="en-US"/>
          </w:rPr>
          <w:delText xml:space="preserve">counterfeit </w:delText>
        </w:r>
      </w:del>
      <w:ins w:id="280" w:author="Tejpal Singh [2]" w:date="2023-01-08T19:33:00Z">
        <w:r w:rsidR="00BC3F5B">
          <w:rPr>
            <w:color w:val="000000"/>
            <w:szCs w:val="24"/>
            <w:shd w:val="clear" w:color="auto" w:fill="FFFFFF"/>
            <w:lang w:val="en-US"/>
          </w:rPr>
          <w:t>for restricting  usage and proliferation of counterfeit and</w:t>
        </w:r>
      </w:ins>
      <w:ins w:id="281" w:author="Tejpal Singh [2]" w:date="2023-01-08T19:29:00Z">
        <w:r w:rsidR="00503386" w:rsidRPr="00333AB5">
          <w:rPr>
            <w:color w:val="000000"/>
            <w:szCs w:val="24"/>
            <w:shd w:val="clear" w:color="auto" w:fill="FFFFFF"/>
            <w:lang w:val="en-US"/>
          </w:rPr>
          <w:t xml:space="preserve"> tampered</w:t>
        </w:r>
      </w:ins>
      <w:r w:rsidR="00C82C59">
        <w:rPr>
          <w:color w:val="000000"/>
          <w:szCs w:val="24"/>
          <w:shd w:val="clear" w:color="auto" w:fill="FFFFFF"/>
          <w:lang w:val="en-US"/>
        </w:rPr>
        <w:t xml:space="preserve"> </w:t>
      </w:r>
      <w:ins w:id="282" w:author="Tejpal Singh [2]" w:date="2023-01-08T19:34:00Z">
        <w:r w:rsidR="00BC3F5B">
          <w:rPr>
            <w:color w:val="000000"/>
            <w:szCs w:val="24"/>
            <w:shd w:val="clear" w:color="auto" w:fill="FFFFFF"/>
            <w:lang w:val="en-US"/>
          </w:rPr>
          <w:t>telecommunication/</w:t>
        </w:r>
      </w:ins>
      <w:r w:rsidRPr="00333AB5">
        <w:rPr>
          <w:color w:val="000000"/>
          <w:szCs w:val="24"/>
          <w:shd w:val="clear" w:color="auto" w:fill="FFFFFF"/>
          <w:lang w:val="en-US"/>
        </w:rPr>
        <w:t>ICT</w:t>
      </w:r>
      <w:del w:id="283" w:author="Tejpal Singh [2]" w:date="2023-01-08T19:29:00Z">
        <w:r w:rsidR="000B199C" w:rsidRPr="00333AB5" w:rsidDel="00503386">
          <w:rPr>
            <w:color w:val="000000"/>
            <w:szCs w:val="24"/>
            <w:shd w:val="clear" w:color="auto" w:fill="FFFFFF"/>
            <w:lang w:val="en-US"/>
          </w:rPr>
          <w:delText>and stolen devices,</w:delText>
        </w:r>
      </w:del>
      <w:r w:rsidRPr="00333AB5">
        <w:rPr>
          <w:szCs w:val="24"/>
          <w:lang w:val="en-US"/>
        </w:rPr>
        <w:t xml:space="preserve"> should</w:t>
      </w:r>
      <w:r w:rsidR="00E25CC4" w:rsidRPr="00333AB5">
        <w:rPr>
          <w:szCs w:val="24"/>
          <w:lang w:val="en-US"/>
        </w:rPr>
        <w:t xml:space="preserve"> consider </w:t>
      </w:r>
      <w:ins w:id="284" w:author="email" w:date="2023-05-11T21:57:00Z">
        <w:r w:rsidR="008E28BE">
          <w:rPr>
            <w:szCs w:val="24"/>
            <w:lang w:val="en-US"/>
          </w:rPr>
          <w:t xml:space="preserve">a </w:t>
        </w:r>
      </w:ins>
      <w:r w:rsidR="00E25CC4" w:rsidRPr="00333AB5">
        <w:rPr>
          <w:szCs w:val="24"/>
          <w:lang w:val="en-US"/>
        </w:rPr>
        <w:t xml:space="preserve">holistic </w:t>
      </w:r>
      <w:r w:rsidR="00505F01" w:rsidRPr="00333AB5">
        <w:rPr>
          <w:szCs w:val="24"/>
          <w:lang w:val="en-US"/>
        </w:rPr>
        <w:t>multi-pronged consumer</w:t>
      </w:r>
      <w:r w:rsidR="000B199C" w:rsidRPr="00333AB5">
        <w:rPr>
          <w:szCs w:val="24"/>
          <w:lang w:val="en-US"/>
        </w:rPr>
        <w:t xml:space="preserve"> centric </w:t>
      </w:r>
      <w:r w:rsidR="00E25CC4" w:rsidRPr="00333AB5">
        <w:rPr>
          <w:szCs w:val="24"/>
          <w:lang w:val="en-US"/>
        </w:rPr>
        <w:t>approach while implementing any</w:t>
      </w:r>
      <w:ins w:id="285" w:author="Tejpal Singh [2]" w:date="2023-01-08T19:34:00Z">
        <w:r w:rsidR="00BC3F5B">
          <w:rPr>
            <w:szCs w:val="24"/>
            <w:lang w:val="en-US"/>
          </w:rPr>
          <w:t xml:space="preserve"> </w:t>
        </w:r>
      </w:ins>
      <w:r w:rsidR="00C06DE0">
        <w:rPr>
          <w:szCs w:val="24"/>
          <w:lang w:val="en-US"/>
        </w:rPr>
        <w:t xml:space="preserve">such </w:t>
      </w:r>
      <w:ins w:id="286" w:author="Tejpal Singh [2]" w:date="2023-01-08T19:34:00Z">
        <w:r w:rsidR="00BC3F5B">
          <w:rPr>
            <w:szCs w:val="24"/>
            <w:lang w:val="en-US"/>
          </w:rPr>
          <w:t>IT solution</w:t>
        </w:r>
      </w:ins>
      <w:r w:rsidR="00C82C59">
        <w:rPr>
          <w:szCs w:val="24"/>
          <w:lang w:val="en-US"/>
        </w:rPr>
        <w:t xml:space="preserve"> </w:t>
      </w:r>
      <w:del w:id="287" w:author="Tejpal Singh [2]" w:date="2023-01-08T19:33:00Z">
        <w:r w:rsidR="00E25CC4" w:rsidRPr="00333AB5" w:rsidDel="00BC3F5B">
          <w:rPr>
            <w:szCs w:val="24"/>
            <w:lang w:val="en-US"/>
          </w:rPr>
          <w:delText>IT based solution</w:delText>
        </w:r>
      </w:del>
      <w:ins w:id="288" w:author="Tejpal Singh [2]" w:date="2023-01-08T19:33:00Z">
        <w:r w:rsidR="00BC3F5B">
          <w:rPr>
            <w:szCs w:val="24"/>
            <w:lang w:val="en-US"/>
          </w:rPr>
          <w:t>framework</w:t>
        </w:r>
      </w:ins>
      <w:r w:rsidR="000B199C" w:rsidRPr="00333AB5">
        <w:rPr>
          <w:szCs w:val="24"/>
          <w:lang w:val="en-US"/>
        </w:rPr>
        <w:t xml:space="preserve">. </w:t>
      </w:r>
    </w:p>
    <w:p w14:paraId="576F63CB" w14:textId="724994DD" w:rsidR="00BB07C2" w:rsidRPr="00333AB5" w:rsidRDefault="00881EFE" w:rsidP="00DA18F4">
      <w:pPr>
        <w:pStyle w:val="Heading1"/>
        <w:rPr>
          <w:lang w:val="en-US" w:eastAsia="ja-JP"/>
        </w:rPr>
      </w:pPr>
      <w:bookmarkStart w:id="289" w:name="_Toc437009924"/>
      <w:bookmarkStart w:id="290" w:name="_Toc437009968"/>
      <w:bookmarkStart w:id="291" w:name="_Toc437010005"/>
      <w:bookmarkStart w:id="292" w:name="_Toc437010048"/>
      <w:bookmarkStart w:id="293" w:name="_Toc437009925"/>
      <w:bookmarkStart w:id="294" w:name="_Toc437009969"/>
      <w:bookmarkStart w:id="295" w:name="_Toc437010006"/>
      <w:bookmarkStart w:id="296" w:name="_Toc437010049"/>
      <w:bookmarkStart w:id="297" w:name="_Toc437009926"/>
      <w:bookmarkStart w:id="298" w:name="_Toc437009970"/>
      <w:bookmarkStart w:id="299" w:name="_Toc437010007"/>
      <w:bookmarkStart w:id="300" w:name="_Toc437010050"/>
      <w:bookmarkStart w:id="301" w:name="_Toc437009927"/>
      <w:bookmarkStart w:id="302" w:name="_Toc437009971"/>
      <w:bookmarkStart w:id="303" w:name="_Toc437010008"/>
      <w:bookmarkStart w:id="304" w:name="_Toc437010051"/>
      <w:bookmarkStart w:id="305" w:name="_Toc437009928"/>
      <w:bookmarkStart w:id="306" w:name="_Toc437009972"/>
      <w:bookmarkStart w:id="307" w:name="_Toc437010009"/>
      <w:bookmarkStart w:id="308" w:name="_Toc437010052"/>
      <w:bookmarkStart w:id="309" w:name="_Toc437009929"/>
      <w:bookmarkStart w:id="310" w:name="_Toc437009973"/>
      <w:bookmarkStart w:id="311" w:name="_Toc437010010"/>
      <w:bookmarkStart w:id="312" w:name="_Toc437010053"/>
      <w:bookmarkStart w:id="313" w:name="_Toc437009930"/>
      <w:bookmarkStart w:id="314" w:name="_Toc437009974"/>
      <w:bookmarkStart w:id="315" w:name="_Toc437010011"/>
      <w:bookmarkStart w:id="316" w:name="_Toc437010054"/>
      <w:bookmarkStart w:id="317" w:name="_Toc3450280"/>
      <w:bookmarkStart w:id="318" w:name="_Toc4423854"/>
      <w:bookmarkStart w:id="319" w:name="_Toc6992417"/>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333AB5">
        <w:rPr>
          <w:lang w:val="en-US" w:eastAsia="ja-JP"/>
        </w:rPr>
        <w:t>7</w:t>
      </w:r>
      <w:r w:rsidR="00F81981" w:rsidRPr="00333AB5">
        <w:rPr>
          <w:lang w:val="en-US" w:eastAsia="ja-JP"/>
        </w:rPr>
        <w:tab/>
      </w:r>
      <w:r w:rsidR="003721AF" w:rsidRPr="00333AB5">
        <w:rPr>
          <w:lang w:val="en-US" w:eastAsia="ja-JP"/>
        </w:rPr>
        <w:t>M</w:t>
      </w:r>
      <w:r w:rsidR="0064747A" w:rsidRPr="00333AB5">
        <w:rPr>
          <w:lang w:val="en-US" w:eastAsia="ja-JP"/>
        </w:rPr>
        <w:t xml:space="preserve">obile </w:t>
      </w:r>
      <w:r w:rsidR="00663415" w:rsidRPr="00333AB5">
        <w:rPr>
          <w:lang w:val="en-US" w:eastAsia="ja-JP"/>
        </w:rPr>
        <w:t xml:space="preserve">ICT device ecosystem and </w:t>
      </w:r>
      <w:r w:rsidR="003721AF" w:rsidRPr="00333AB5">
        <w:rPr>
          <w:lang w:val="en-US" w:eastAsia="ja-JP"/>
        </w:rPr>
        <w:t xml:space="preserve">key </w:t>
      </w:r>
      <w:r w:rsidR="00663415" w:rsidRPr="00333AB5">
        <w:rPr>
          <w:lang w:val="en-US" w:eastAsia="ja-JP"/>
        </w:rPr>
        <w:t>stakeholders</w:t>
      </w:r>
      <w:r w:rsidR="00BB07C2" w:rsidRPr="00333AB5">
        <w:rPr>
          <w:lang w:val="en-US" w:eastAsia="ja-JP"/>
        </w:rPr>
        <w:t>:</w:t>
      </w:r>
      <w:bookmarkEnd w:id="317"/>
      <w:bookmarkEnd w:id="318"/>
      <w:bookmarkEnd w:id="319"/>
    </w:p>
    <w:p w14:paraId="576F63CC" w14:textId="4E7569ED"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eastAsia="ko-KR"/>
        </w:rPr>
      </w:pPr>
      <w:r w:rsidRPr="00333AB5">
        <w:rPr>
          <w:szCs w:val="24"/>
          <w:lang w:val="en-US" w:eastAsia="ko-KR"/>
        </w:rPr>
        <w:t>The</w:t>
      </w:r>
      <w:r w:rsidR="00C82C59">
        <w:rPr>
          <w:szCs w:val="24"/>
          <w:lang w:val="en-US" w:eastAsia="ko-KR"/>
        </w:rPr>
        <w:t xml:space="preserve"> </w:t>
      </w:r>
      <w:r w:rsidR="00663415" w:rsidRPr="00CE669F">
        <w:rPr>
          <w:color w:val="000000" w:themeColor="text1"/>
          <w:lang w:val="en-US"/>
        </w:rPr>
        <w:t>understanding</w:t>
      </w:r>
      <w:r w:rsidR="00C82C59">
        <w:rPr>
          <w:color w:val="000000" w:themeColor="text1"/>
          <w:lang w:val="en-US"/>
        </w:rPr>
        <w:t xml:space="preserve"> </w:t>
      </w:r>
      <w:r w:rsidR="00793E2F" w:rsidRPr="00333AB5">
        <w:rPr>
          <w:szCs w:val="24"/>
          <w:lang w:val="en-US" w:eastAsia="ko-KR"/>
        </w:rPr>
        <w:t>of ecosystem</w:t>
      </w:r>
      <w:r w:rsidR="00C82C59">
        <w:rPr>
          <w:szCs w:val="24"/>
          <w:lang w:val="en-US" w:eastAsia="ko-KR"/>
        </w:rPr>
        <w:t xml:space="preserve"> </w:t>
      </w:r>
      <w:r w:rsidR="00793E2F" w:rsidRPr="00333AB5">
        <w:rPr>
          <w:szCs w:val="24"/>
          <w:lang w:val="en-US" w:eastAsia="ko-KR"/>
        </w:rPr>
        <w:t>stakeholders and their role</w:t>
      </w:r>
      <w:r w:rsidR="00C82C59">
        <w:rPr>
          <w:szCs w:val="24"/>
          <w:lang w:val="en-US" w:eastAsia="ko-KR"/>
        </w:rPr>
        <w:t xml:space="preserve"> </w:t>
      </w:r>
      <w:r w:rsidR="00793E2F" w:rsidRPr="00333AB5">
        <w:rPr>
          <w:szCs w:val="24"/>
          <w:lang w:val="en-US" w:eastAsia="ko-KR"/>
        </w:rPr>
        <w:t xml:space="preserve">will </w:t>
      </w:r>
      <w:r w:rsidR="00381841" w:rsidRPr="00333AB5">
        <w:rPr>
          <w:szCs w:val="24"/>
          <w:lang w:val="en-US" w:eastAsia="ko-KR"/>
        </w:rPr>
        <w:t xml:space="preserve">enable </w:t>
      </w:r>
      <w:r w:rsidR="00505F01" w:rsidRPr="00333AB5">
        <w:rPr>
          <w:szCs w:val="24"/>
          <w:lang w:val="en-US" w:eastAsia="ko-KR"/>
        </w:rPr>
        <w:t>visualization</w:t>
      </w:r>
      <w:r w:rsidR="00381841" w:rsidRPr="00333AB5">
        <w:rPr>
          <w:szCs w:val="24"/>
          <w:lang w:val="en-US" w:eastAsia="ko-KR"/>
        </w:rPr>
        <w:t xml:space="preserve"> of </w:t>
      </w:r>
      <w:r w:rsidR="00793E2F" w:rsidRPr="00333AB5">
        <w:rPr>
          <w:szCs w:val="24"/>
          <w:lang w:val="en-US" w:eastAsia="ko-KR"/>
        </w:rPr>
        <w:t>broad contours of unified reference framework</w:t>
      </w:r>
      <w:r w:rsidR="00381841" w:rsidRPr="00333AB5">
        <w:rPr>
          <w:szCs w:val="24"/>
          <w:lang w:val="en-US" w:eastAsia="ko-KR"/>
        </w:rPr>
        <w:t>. This analysis will</w:t>
      </w:r>
      <w:r w:rsidR="00793E2F" w:rsidRPr="00333AB5">
        <w:rPr>
          <w:szCs w:val="24"/>
          <w:lang w:val="en-US" w:eastAsia="ko-KR"/>
        </w:rPr>
        <w:t xml:space="preserve"> further help </w:t>
      </w:r>
      <w:r w:rsidR="00505F01" w:rsidRPr="00333AB5">
        <w:rPr>
          <w:szCs w:val="24"/>
          <w:lang w:val="en-US" w:eastAsia="ko-KR"/>
        </w:rPr>
        <w:t>in planning</w:t>
      </w:r>
      <w:r w:rsidR="00793E2F" w:rsidRPr="00333AB5">
        <w:rPr>
          <w:szCs w:val="24"/>
          <w:lang w:val="en-US" w:eastAsia="ko-KR"/>
        </w:rPr>
        <w:t xml:space="preserve"> and implementation of</w:t>
      </w:r>
      <w:r w:rsidR="00663415" w:rsidRPr="00333AB5">
        <w:rPr>
          <w:szCs w:val="24"/>
          <w:lang w:val="en-US" w:eastAsia="ko-KR"/>
        </w:rPr>
        <w:t xml:space="preserve"> the solution </w:t>
      </w:r>
      <w:r w:rsidRPr="00333AB5">
        <w:rPr>
          <w:szCs w:val="24"/>
          <w:lang w:val="en-US" w:eastAsia="ko-KR"/>
        </w:rPr>
        <w:t>to address counterfeit</w:t>
      </w:r>
      <w:ins w:id="320" w:author="Tejpal Singh [2]" w:date="2023-01-08T19:31:00Z">
        <w:r w:rsidR="00863133">
          <w:rPr>
            <w:szCs w:val="24"/>
            <w:lang w:val="en-US" w:eastAsia="ko-KR"/>
          </w:rPr>
          <w:t>, tampered</w:t>
        </w:r>
      </w:ins>
      <w:r w:rsidR="00C82C59">
        <w:rPr>
          <w:szCs w:val="24"/>
          <w:lang w:val="en-US" w:eastAsia="ko-KR"/>
        </w:rPr>
        <w:t xml:space="preserve"> </w:t>
      </w:r>
      <w:r w:rsidR="00663415" w:rsidRPr="00333AB5">
        <w:rPr>
          <w:szCs w:val="24"/>
          <w:lang w:val="en-US" w:eastAsia="ko-KR"/>
        </w:rPr>
        <w:t xml:space="preserve">or stolen </w:t>
      </w:r>
      <w:ins w:id="321" w:author="Tejpal Singh [2]" w:date="2023-01-08T19:31:00Z">
        <w:r w:rsidR="00863133">
          <w:rPr>
            <w:szCs w:val="24"/>
            <w:lang w:val="en-US" w:eastAsia="ko-KR"/>
          </w:rPr>
          <w:t>telecommunication/</w:t>
        </w:r>
      </w:ins>
      <w:r w:rsidRPr="00333AB5">
        <w:rPr>
          <w:szCs w:val="24"/>
          <w:lang w:val="en-US" w:eastAsia="ko-KR"/>
        </w:rPr>
        <w:t>ICT devices</w:t>
      </w:r>
      <w:r w:rsidR="00381841" w:rsidRPr="00333AB5">
        <w:rPr>
          <w:szCs w:val="24"/>
          <w:lang w:val="en-US" w:eastAsia="ko-KR"/>
        </w:rPr>
        <w:t xml:space="preserve"> under the reference unified framework. The key stakeholders in this ecosystem and their roles are </w:t>
      </w:r>
      <w:r w:rsidR="00505F01" w:rsidRPr="00333AB5">
        <w:rPr>
          <w:szCs w:val="24"/>
          <w:lang w:val="en-US" w:eastAsia="ko-KR"/>
        </w:rPr>
        <w:t>analyzed</w:t>
      </w:r>
      <w:r w:rsidR="00C82C59">
        <w:rPr>
          <w:szCs w:val="24"/>
          <w:lang w:val="en-US" w:eastAsia="ko-KR"/>
        </w:rPr>
        <w:t xml:space="preserve"> </w:t>
      </w:r>
      <w:r w:rsidR="00AD058F" w:rsidRPr="00333AB5">
        <w:rPr>
          <w:szCs w:val="24"/>
          <w:lang w:val="en-US" w:eastAsia="ko-KR"/>
        </w:rPr>
        <w:t>below:</w:t>
      </w:r>
    </w:p>
    <w:p w14:paraId="576F63CD" w14:textId="77777777" w:rsidR="00BB07C2" w:rsidRPr="00333AB5" w:rsidRDefault="00881EFE" w:rsidP="00DA18F4">
      <w:pPr>
        <w:pStyle w:val="Heading2"/>
        <w:rPr>
          <w:lang w:val="en-US" w:eastAsia="ja-JP"/>
        </w:rPr>
      </w:pPr>
      <w:bookmarkStart w:id="322" w:name="_Toc3450281"/>
      <w:bookmarkStart w:id="323" w:name="_Toc4423855"/>
      <w:bookmarkStart w:id="324" w:name="_Toc6992418"/>
      <w:r w:rsidRPr="00333AB5">
        <w:rPr>
          <w:lang w:val="en-US" w:eastAsia="ja-JP"/>
        </w:rPr>
        <w:lastRenderedPageBreak/>
        <w:t>7</w:t>
      </w:r>
      <w:r w:rsidR="00F81981" w:rsidRPr="00333AB5">
        <w:rPr>
          <w:lang w:val="en-US" w:eastAsia="ja-JP"/>
        </w:rPr>
        <w:t>.1</w:t>
      </w:r>
      <w:r w:rsidR="00F81981" w:rsidRPr="00333AB5">
        <w:rPr>
          <w:lang w:val="en-US" w:eastAsia="ja-JP"/>
        </w:rPr>
        <w:tab/>
      </w:r>
      <w:bookmarkEnd w:id="322"/>
      <w:bookmarkEnd w:id="323"/>
      <w:bookmarkEnd w:id="324"/>
      <w:r w:rsidR="00663415" w:rsidRPr="00333AB5">
        <w:rPr>
          <w:lang w:val="en-US" w:eastAsia="ja-JP"/>
        </w:rPr>
        <w:t xml:space="preserve">Original Equipment </w:t>
      </w:r>
      <w:r w:rsidR="00793E2F" w:rsidRPr="00333AB5">
        <w:rPr>
          <w:lang w:val="en-US" w:eastAsia="ja-JP"/>
        </w:rPr>
        <w:t>Manufacturer</w:t>
      </w:r>
      <w:r w:rsidR="002D516A" w:rsidRPr="00333AB5">
        <w:rPr>
          <w:lang w:val="en-US" w:eastAsia="ja-JP"/>
        </w:rPr>
        <w:t>s</w:t>
      </w:r>
      <w:r w:rsidR="00793E2F" w:rsidRPr="00333AB5">
        <w:rPr>
          <w:lang w:val="en-US" w:eastAsia="ja-JP"/>
        </w:rPr>
        <w:t xml:space="preserve"> (OEM</w:t>
      </w:r>
      <w:r w:rsidR="002D516A" w:rsidRPr="00333AB5">
        <w:rPr>
          <w:lang w:val="en-US" w:eastAsia="ja-JP"/>
        </w:rPr>
        <w:t>s</w:t>
      </w:r>
      <w:r w:rsidR="00793E2F" w:rsidRPr="00333AB5">
        <w:rPr>
          <w:lang w:val="en-US" w:eastAsia="ja-JP"/>
        </w:rPr>
        <w:t>)</w:t>
      </w:r>
    </w:p>
    <w:p w14:paraId="576F63CE" w14:textId="492E6CE7" w:rsidR="00516739" w:rsidRPr="00CE669F" w:rsidRDefault="0051673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del w:id="325" w:author="Tejpal Singh [2]" w:date="2023-01-08T19:38:00Z">
        <w:r w:rsidRPr="00CE669F" w:rsidDel="009F295B">
          <w:rPr>
            <w:color w:val="000000" w:themeColor="text1"/>
            <w:lang w:val="en-US"/>
          </w:rPr>
          <w:delText xml:space="preserve">The </w:delText>
        </w:r>
      </w:del>
      <w:r w:rsidRPr="00CE669F">
        <w:rPr>
          <w:color w:val="000000" w:themeColor="text1"/>
          <w:lang w:val="en-US"/>
        </w:rPr>
        <w:t xml:space="preserve">OEMs invest time and money in research, design &amp; development of hardware and software to develop </w:t>
      </w:r>
      <w:del w:id="326" w:author="Tejpal Singh" w:date="2023-05-15T18:47:00Z">
        <w:r w:rsidRPr="00CE669F" w:rsidDel="00E60DE4">
          <w:rPr>
            <w:color w:val="000000" w:themeColor="text1"/>
            <w:lang w:val="en-US"/>
          </w:rPr>
          <w:delText xml:space="preserve">an </w:delText>
        </w:r>
      </w:del>
      <w:ins w:id="327" w:author="Tejpal Singh [2]" w:date="2023-01-08T19:39:00Z">
        <w:r w:rsidR="00E82A3C">
          <w:rPr>
            <w:color w:val="000000" w:themeColor="text1"/>
            <w:lang w:val="en-US"/>
          </w:rPr>
          <w:t>telecommunication/</w:t>
        </w:r>
      </w:ins>
      <w:r w:rsidRPr="00CE669F">
        <w:rPr>
          <w:color w:val="000000" w:themeColor="text1"/>
          <w:lang w:val="en-US"/>
        </w:rPr>
        <w:t xml:space="preserve">ICT product while </w:t>
      </w:r>
      <w:del w:id="328" w:author="Tejpal Singh [2]" w:date="2023-04-21T11:58:00Z">
        <w:r w:rsidRPr="00CE669F" w:rsidDel="004E4C00">
          <w:rPr>
            <w:color w:val="000000" w:themeColor="text1"/>
            <w:lang w:val="en-US"/>
          </w:rPr>
          <w:delText>counterfeiter</w:delText>
        </w:r>
      </w:del>
      <w:ins w:id="329" w:author="Tejpal Singh [2]" w:date="2023-04-21T11:58:00Z">
        <w:r w:rsidR="004E4C00" w:rsidRPr="00CE669F">
          <w:rPr>
            <w:color w:val="000000" w:themeColor="text1"/>
            <w:lang w:val="en-US"/>
          </w:rPr>
          <w:t>counterfeiters</w:t>
        </w:r>
      </w:ins>
      <w:r w:rsidRPr="00CE669F">
        <w:rPr>
          <w:color w:val="000000" w:themeColor="text1"/>
          <w:lang w:val="en-US"/>
        </w:rPr>
        <w:t xml:space="preserve"> copy the product, as similar as possible,</w:t>
      </w:r>
      <w:r w:rsidR="00BB07C2" w:rsidRPr="00CE669F">
        <w:rPr>
          <w:color w:val="000000" w:themeColor="text1"/>
          <w:lang w:val="en-US"/>
        </w:rPr>
        <w:t xml:space="preserve"> to </w:t>
      </w:r>
      <w:r w:rsidRPr="00CE669F">
        <w:rPr>
          <w:color w:val="000000" w:themeColor="text1"/>
          <w:lang w:val="en-US"/>
        </w:rPr>
        <w:t>be able to sell</w:t>
      </w:r>
      <w:r w:rsidR="00BB07C2" w:rsidRPr="00CE669F">
        <w:rPr>
          <w:color w:val="000000" w:themeColor="text1"/>
          <w:lang w:val="en-US"/>
        </w:rPr>
        <w:t xml:space="preserve"> their product in markets around the world. </w:t>
      </w:r>
      <w:r w:rsidR="004C5FD2" w:rsidRPr="00CE669F">
        <w:rPr>
          <w:color w:val="000000" w:themeColor="text1"/>
          <w:lang w:val="en-US"/>
        </w:rPr>
        <w:t>The counterfeiters</w:t>
      </w:r>
      <w:r w:rsidRPr="00CE669F">
        <w:rPr>
          <w:color w:val="000000" w:themeColor="text1"/>
          <w:lang w:val="en-US"/>
        </w:rPr>
        <w:t xml:space="preserve"> try to </w:t>
      </w:r>
      <w:del w:id="330" w:author="Tejpal Singh [2]" w:date="2023-01-08T19:41:00Z">
        <w:r w:rsidRPr="00CE669F" w:rsidDel="00E82A3C">
          <w:rPr>
            <w:color w:val="000000" w:themeColor="text1"/>
            <w:lang w:val="en-US"/>
          </w:rPr>
          <w:delText xml:space="preserve">copy </w:delText>
        </w:r>
      </w:del>
      <w:ins w:id="331" w:author="Tejpal Singh [2]" w:date="2023-01-08T19:42:00Z">
        <w:r w:rsidR="00E82A3C">
          <w:rPr>
            <w:color w:val="000000" w:themeColor="text1"/>
            <w:lang w:val="en-US"/>
          </w:rPr>
          <w:t xml:space="preserve">tamper or </w:t>
        </w:r>
      </w:ins>
      <w:ins w:id="332" w:author="Tejpal Singh [2]" w:date="2023-01-08T19:41:00Z">
        <w:r w:rsidR="00E82A3C">
          <w:rPr>
            <w:color w:val="000000" w:themeColor="text1"/>
            <w:lang w:val="en-US"/>
          </w:rPr>
          <w:t>replicate</w:t>
        </w:r>
      </w:ins>
      <w:r w:rsidR="00C82C59">
        <w:rPr>
          <w:color w:val="000000" w:themeColor="text1"/>
          <w:lang w:val="en-US"/>
        </w:rPr>
        <w:t xml:space="preserve"> </w:t>
      </w:r>
      <w:r w:rsidRPr="00CE669F">
        <w:rPr>
          <w:color w:val="000000" w:themeColor="text1"/>
          <w:lang w:val="en-US"/>
        </w:rPr>
        <w:t>unique</w:t>
      </w:r>
      <w:r w:rsidR="00C82C59">
        <w:rPr>
          <w:color w:val="000000" w:themeColor="text1"/>
          <w:lang w:val="en-US"/>
        </w:rPr>
        <w:t xml:space="preserve"> </w:t>
      </w:r>
      <w:ins w:id="333" w:author="Tejpal Singh [2]" w:date="2023-01-08T19:42:00Z">
        <w:r w:rsidR="00E82A3C">
          <w:rPr>
            <w:color w:val="000000" w:themeColor="text1"/>
            <w:lang w:val="en-US"/>
          </w:rPr>
          <w:t>mobile/telecommunication device</w:t>
        </w:r>
      </w:ins>
      <w:r w:rsidRPr="00CE669F">
        <w:rPr>
          <w:color w:val="000000" w:themeColor="text1"/>
          <w:lang w:val="en-US"/>
        </w:rPr>
        <w:t xml:space="preserve"> identifiers and software to make a product as close to the genuine original as possible. </w:t>
      </w:r>
    </w:p>
    <w:p w14:paraId="576F63CF" w14:textId="3402356B" w:rsidR="00BB07C2" w:rsidRPr="00462C39" w:rsidRDefault="00A37EE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Considering the profit margins</w:t>
      </w:r>
      <w:r w:rsidR="00A535BE" w:rsidRPr="00CE669F">
        <w:rPr>
          <w:color w:val="000000" w:themeColor="text1"/>
          <w:lang w:val="en-US"/>
        </w:rPr>
        <w:t xml:space="preserve"> to </w:t>
      </w:r>
      <w:del w:id="334" w:author="Tejpal Singh [2]" w:date="2023-01-08T19:43:00Z">
        <w:r w:rsidR="00A535BE" w:rsidRPr="00CE669F" w:rsidDel="00E82A3C">
          <w:rPr>
            <w:color w:val="000000" w:themeColor="text1"/>
            <w:lang w:val="en-US"/>
          </w:rPr>
          <w:delText>counterfeiters</w:delText>
        </w:r>
      </w:del>
      <w:ins w:id="335" w:author="Tejpal Singh [2]" w:date="2023-01-08T19:43:00Z">
        <w:r w:rsidR="00E82A3C">
          <w:rPr>
            <w:color w:val="000000" w:themeColor="text1"/>
            <w:lang w:val="en-US"/>
          </w:rPr>
          <w:t>such illegal entities</w:t>
        </w:r>
      </w:ins>
      <w:r w:rsidR="00A535BE" w:rsidRPr="00CE669F">
        <w:rPr>
          <w:color w:val="000000" w:themeColor="text1"/>
          <w:lang w:val="en-US"/>
        </w:rPr>
        <w:t xml:space="preserve">, it is </w:t>
      </w:r>
      <w:r w:rsidR="002D516A" w:rsidRPr="00CE669F">
        <w:rPr>
          <w:color w:val="000000" w:themeColor="text1"/>
          <w:lang w:val="en-US"/>
        </w:rPr>
        <w:t xml:space="preserve">an economically </w:t>
      </w:r>
      <w:r w:rsidR="00A535BE" w:rsidRPr="00CE669F">
        <w:rPr>
          <w:color w:val="000000" w:themeColor="text1"/>
          <w:lang w:val="en-US"/>
        </w:rPr>
        <w:t>viable option</w:t>
      </w:r>
      <w:r w:rsidR="002D516A" w:rsidRPr="00CE669F">
        <w:rPr>
          <w:color w:val="000000" w:themeColor="text1"/>
          <w:lang w:val="en-US"/>
        </w:rPr>
        <w:t xml:space="preserve"> for </w:t>
      </w:r>
      <w:del w:id="336" w:author="Tejpal Singh" w:date="2023-05-15T18:48:00Z">
        <w:r w:rsidR="00505F01" w:rsidRPr="00CE669F" w:rsidDel="00E60DE4">
          <w:rPr>
            <w:color w:val="000000" w:themeColor="text1"/>
            <w:lang w:val="en-US"/>
          </w:rPr>
          <w:delText xml:space="preserve">them </w:delText>
        </w:r>
      </w:del>
      <w:ins w:id="337" w:author="Tejpal Singh" w:date="2023-05-15T18:48:00Z">
        <w:r w:rsidR="00E60DE4">
          <w:rPr>
            <w:color w:val="000000" w:themeColor="text1"/>
            <w:lang w:val="en-US"/>
          </w:rPr>
          <w:t>counterfeit</w:t>
        </w:r>
      </w:ins>
      <w:ins w:id="338" w:author="Tejpal Singh" w:date="2023-05-15T18:49:00Z">
        <w:r w:rsidR="00E60DE4">
          <w:rPr>
            <w:color w:val="000000" w:themeColor="text1"/>
            <w:lang w:val="en-US"/>
          </w:rPr>
          <w:t>ers</w:t>
        </w:r>
      </w:ins>
      <w:ins w:id="339" w:author="Tejpal Singh" w:date="2023-05-15T18:48:00Z">
        <w:r w:rsidR="00E60DE4" w:rsidRPr="00CE669F">
          <w:rPr>
            <w:color w:val="000000" w:themeColor="text1"/>
            <w:lang w:val="en-US"/>
          </w:rPr>
          <w:t xml:space="preserve"> </w:t>
        </w:r>
      </w:ins>
      <w:r w:rsidR="00505F01" w:rsidRPr="00CE669F">
        <w:rPr>
          <w:color w:val="000000" w:themeColor="text1"/>
          <w:lang w:val="en-US"/>
        </w:rPr>
        <w:t>to</w:t>
      </w:r>
      <w:r w:rsidR="002D516A" w:rsidRPr="00CE669F">
        <w:rPr>
          <w:color w:val="000000" w:themeColor="text1"/>
          <w:lang w:val="en-US"/>
        </w:rPr>
        <w:t xml:space="preserve"> invest </w:t>
      </w:r>
      <w:r w:rsidRPr="00CE669F">
        <w:rPr>
          <w:color w:val="000000" w:themeColor="text1"/>
          <w:lang w:val="en-US"/>
        </w:rPr>
        <w:t xml:space="preserve">in </w:t>
      </w:r>
      <w:r w:rsidR="004B6518" w:rsidRPr="00CE669F">
        <w:rPr>
          <w:color w:val="000000" w:themeColor="text1"/>
          <w:lang w:val="en-US"/>
        </w:rPr>
        <w:t xml:space="preserve">infrastructure and </w:t>
      </w:r>
      <w:r w:rsidR="002D516A" w:rsidRPr="00CE669F">
        <w:rPr>
          <w:color w:val="000000" w:themeColor="text1"/>
          <w:lang w:val="en-US"/>
        </w:rPr>
        <w:t xml:space="preserve">resources </w:t>
      </w:r>
      <w:r w:rsidR="00A535BE" w:rsidRPr="00CE669F">
        <w:rPr>
          <w:color w:val="000000" w:themeColor="text1"/>
          <w:lang w:val="en-US"/>
        </w:rPr>
        <w:t xml:space="preserve">to copy the </w:t>
      </w:r>
      <w:r w:rsidR="00C06DE0" w:rsidRPr="00CE669F">
        <w:rPr>
          <w:color w:val="000000" w:themeColor="text1"/>
          <w:lang w:val="en-US"/>
        </w:rPr>
        <w:t xml:space="preserve">type </w:t>
      </w:r>
      <w:r w:rsidR="00BB07C2" w:rsidRPr="00CE669F">
        <w:rPr>
          <w:color w:val="000000" w:themeColor="text1"/>
          <w:lang w:val="en-US"/>
        </w:rPr>
        <w:t xml:space="preserve">approval logos and icons as well as </w:t>
      </w:r>
      <w:del w:id="340" w:author="Tejpal Singh [2]" w:date="2023-01-08T19:43:00Z">
        <w:r w:rsidR="00BB07C2" w:rsidRPr="00CE669F" w:rsidDel="00E82A3C">
          <w:rPr>
            <w:color w:val="000000" w:themeColor="text1"/>
            <w:lang w:val="en-US"/>
          </w:rPr>
          <w:delText xml:space="preserve">electronic </w:delText>
        </w:r>
      </w:del>
      <w:ins w:id="341" w:author="Tejpal Singh [2]" w:date="2023-01-08T19:43:00Z">
        <w:r w:rsidR="00E82A3C">
          <w:rPr>
            <w:color w:val="000000" w:themeColor="text1"/>
            <w:lang w:val="en-US"/>
          </w:rPr>
          <w:t xml:space="preserve"> unique device</w:t>
        </w:r>
      </w:ins>
      <w:r w:rsidR="00C82C59">
        <w:rPr>
          <w:color w:val="000000" w:themeColor="text1"/>
          <w:lang w:val="en-US"/>
        </w:rPr>
        <w:t xml:space="preserve"> </w:t>
      </w:r>
      <w:r w:rsidR="00BB07C2" w:rsidRPr="00CE669F">
        <w:rPr>
          <w:color w:val="000000" w:themeColor="text1"/>
          <w:lang w:val="en-US"/>
        </w:rPr>
        <w:t>identifiers</w:t>
      </w:r>
      <w:r w:rsidR="00A535BE" w:rsidRPr="00CE669F">
        <w:rPr>
          <w:color w:val="000000" w:themeColor="text1"/>
          <w:lang w:val="en-US"/>
        </w:rPr>
        <w:t xml:space="preserve">. </w:t>
      </w:r>
      <w:del w:id="342" w:author="Tejpal Singh [2]" w:date="2023-01-08T19:44:00Z">
        <w:r w:rsidR="00A535BE" w:rsidRPr="00CE669F" w:rsidDel="00E82A3C">
          <w:rPr>
            <w:color w:val="000000" w:themeColor="text1"/>
            <w:lang w:val="en-US"/>
          </w:rPr>
          <w:delText xml:space="preserve">Electronic </w:delText>
        </w:r>
      </w:del>
      <w:ins w:id="343" w:author="Tejpal Singh [2]" w:date="2023-01-08T19:44:00Z">
        <w:r w:rsidR="00E82A3C">
          <w:rPr>
            <w:color w:val="000000" w:themeColor="text1"/>
            <w:lang w:val="en-US"/>
          </w:rPr>
          <w:t>The unique device</w:t>
        </w:r>
      </w:ins>
      <w:r w:rsidR="00C82C59">
        <w:rPr>
          <w:color w:val="000000" w:themeColor="text1"/>
          <w:lang w:val="en-US"/>
        </w:rPr>
        <w:t xml:space="preserve"> </w:t>
      </w:r>
      <w:r w:rsidR="00A535BE" w:rsidRPr="00CE669F">
        <w:rPr>
          <w:color w:val="000000" w:themeColor="text1"/>
          <w:lang w:val="en-US"/>
        </w:rPr>
        <w:t>identifiers</w:t>
      </w:r>
      <w:r w:rsidR="00BB07C2" w:rsidRPr="00CE669F">
        <w:rPr>
          <w:color w:val="000000" w:themeColor="text1"/>
          <w:lang w:val="en-US"/>
        </w:rPr>
        <w:t xml:space="preserve"> are often deliberately subverted, or even set </w:t>
      </w:r>
      <w:r w:rsidR="00BB07C2" w:rsidRPr="00462C39">
        <w:rPr>
          <w:color w:val="000000" w:themeColor="text1"/>
          <w:lang w:val="en-US"/>
        </w:rPr>
        <w:t>in blank to be self-programmed in local markets, to evade customs and law enforcement checks at borders.</w:t>
      </w:r>
      <w:r w:rsidR="00321BC4" w:rsidRPr="00462C39">
        <w:rPr>
          <w:color w:val="000000" w:themeColor="text1"/>
          <w:lang w:val="en-US"/>
        </w:rPr>
        <w:t xml:space="preserve"> </w:t>
      </w:r>
      <w:del w:id="344" w:author="Tejpal Singh [2]" w:date="2023-05-03T10:46:00Z">
        <w:r w:rsidR="00321BC4" w:rsidRPr="00462C39" w:rsidDel="00B21E2A">
          <w:rPr>
            <w:color w:val="000000" w:themeColor="text1"/>
            <w:lang w:val="en-US"/>
          </w:rPr>
          <w:delText>[</w:delText>
        </w:r>
      </w:del>
      <w:del w:id="345" w:author="Tejpal Singh [2]" w:date="2023-05-03T10:45:00Z">
        <w:r w:rsidR="00321BC4" w:rsidRPr="00462C39" w:rsidDel="00B00F84">
          <w:rPr>
            <w:color w:val="000000" w:themeColor="text1"/>
            <w:lang w:val="en-US"/>
          </w:rPr>
          <w:delText>b</w:delText>
        </w:r>
        <w:r w:rsidR="006173F4" w:rsidRPr="00462C39" w:rsidDel="00B00F84">
          <w:rPr>
            <w:color w:val="000000" w:themeColor="text1"/>
            <w:lang w:val="en-US"/>
          </w:rPr>
          <w:noBreakHyphen/>
        </w:r>
      </w:del>
      <w:del w:id="346" w:author="Tejpal Singh [2]" w:date="2023-05-03T10:46:00Z">
        <w:r w:rsidR="00321BC4" w:rsidRPr="00462C39" w:rsidDel="00B21E2A">
          <w:rPr>
            <w:color w:val="000000" w:themeColor="text1"/>
            <w:lang w:val="en-US"/>
          </w:rPr>
          <w:delText>ITU-T TR-Counterfeit]</w:delText>
        </w:r>
        <w:r w:rsidR="00A535BE" w:rsidRPr="00462C39" w:rsidDel="00B21E2A">
          <w:rPr>
            <w:color w:val="000000" w:themeColor="text1"/>
            <w:lang w:val="en-US"/>
          </w:rPr>
          <w:delText xml:space="preserve">. </w:delText>
        </w:r>
      </w:del>
      <w:r w:rsidR="00A535BE" w:rsidRPr="00462C39">
        <w:rPr>
          <w:color w:val="000000" w:themeColor="text1"/>
          <w:lang w:val="en-US"/>
        </w:rPr>
        <w:t xml:space="preserve">Therefore, the consumers, customs and law enforcement officials </w:t>
      </w:r>
      <w:r w:rsidR="00505F01" w:rsidRPr="00462C39">
        <w:rPr>
          <w:color w:val="000000" w:themeColor="text1"/>
          <w:lang w:val="en-US"/>
        </w:rPr>
        <w:t>face</w:t>
      </w:r>
      <w:ins w:id="347" w:author="email" w:date="2023-05-11T21:57:00Z">
        <w:r w:rsidR="008E28BE" w:rsidRPr="00462C39">
          <w:rPr>
            <w:color w:val="000000" w:themeColor="text1"/>
            <w:lang w:val="en-US"/>
          </w:rPr>
          <w:t xml:space="preserve"> a</w:t>
        </w:r>
      </w:ins>
      <w:r w:rsidR="00505F01" w:rsidRPr="00462C39">
        <w:rPr>
          <w:color w:val="000000" w:themeColor="text1"/>
          <w:lang w:val="en-US"/>
        </w:rPr>
        <w:t xml:space="preserve"> challenge</w:t>
      </w:r>
      <w:r w:rsidR="00A535BE" w:rsidRPr="00462C39">
        <w:rPr>
          <w:color w:val="000000" w:themeColor="text1"/>
          <w:lang w:val="en-US"/>
        </w:rPr>
        <w:t xml:space="preserve"> in distinguishing the fake identifying marks </w:t>
      </w:r>
      <w:del w:id="348" w:author="Tejpal Singh [2]" w:date="2023-01-08T19:45:00Z">
        <w:r w:rsidR="00A535BE" w:rsidRPr="00462C39" w:rsidDel="00E82A3C">
          <w:rPr>
            <w:color w:val="000000" w:themeColor="text1"/>
            <w:lang w:val="en-US"/>
          </w:rPr>
          <w:delText xml:space="preserve">of </w:delText>
        </w:r>
      </w:del>
      <w:ins w:id="349" w:author="Tejpal Singh [2]" w:date="2023-01-08T19:45:00Z">
        <w:r w:rsidR="00E82A3C" w:rsidRPr="00462C39">
          <w:rPr>
            <w:color w:val="000000" w:themeColor="text1"/>
            <w:lang w:val="en-US"/>
          </w:rPr>
          <w:t>on</w:t>
        </w:r>
      </w:ins>
      <w:r w:rsidR="00C82C59" w:rsidRPr="00462C39">
        <w:rPr>
          <w:color w:val="000000" w:themeColor="text1"/>
          <w:lang w:val="en-US"/>
        </w:rPr>
        <w:t xml:space="preserve"> </w:t>
      </w:r>
      <w:del w:id="350" w:author="Tejpal Singh [2]" w:date="2023-01-08T19:45:00Z">
        <w:r w:rsidR="00A535BE" w:rsidRPr="00462C39" w:rsidDel="00E82A3C">
          <w:rPr>
            <w:color w:val="000000" w:themeColor="text1"/>
            <w:lang w:val="en-US"/>
          </w:rPr>
          <w:delText>counterfeit equipment</w:delText>
        </w:r>
      </w:del>
      <w:ins w:id="351" w:author="Tejpal Singh [2]" w:date="2023-01-08T19:45:00Z">
        <w:r w:rsidR="00E82A3C" w:rsidRPr="00462C39">
          <w:rPr>
            <w:color w:val="000000" w:themeColor="text1"/>
            <w:lang w:val="en-US"/>
          </w:rPr>
          <w:t>such devices</w:t>
        </w:r>
      </w:ins>
      <w:r w:rsidR="00A535BE" w:rsidRPr="00462C39">
        <w:rPr>
          <w:color w:val="000000" w:themeColor="text1"/>
          <w:lang w:val="en-US"/>
        </w:rPr>
        <w:t xml:space="preserve"> from genuine ones. </w:t>
      </w:r>
    </w:p>
    <w:p w14:paraId="576F63D0" w14:textId="3D27DBDE" w:rsidR="00212307" w:rsidRPr="00CE669F" w:rsidRDefault="002D516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462C39">
        <w:rPr>
          <w:color w:val="000000" w:themeColor="text1"/>
          <w:lang w:val="en-US"/>
        </w:rPr>
        <w:t>To evade the monitoring and identification of counterfeit</w:t>
      </w:r>
      <w:ins w:id="352" w:author="Tejpal Singh [2]" w:date="2023-01-08T19:45:00Z">
        <w:r w:rsidR="0083496D" w:rsidRPr="00462C39">
          <w:rPr>
            <w:color w:val="000000" w:themeColor="text1"/>
            <w:lang w:val="en-US"/>
          </w:rPr>
          <w:t xml:space="preserve"> or tampered</w:t>
        </w:r>
      </w:ins>
      <w:r w:rsidRPr="00462C39">
        <w:rPr>
          <w:color w:val="000000" w:themeColor="text1"/>
          <w:lang w:val="en-US"/>
        </w:rPr>
        <w:t xml:space="preserve"> ICT devices in mobile network, a</w:t>
      </w:r>
      <w:r w:rsidR="00BB07C2" w:rsidRPr="00462C39">
        <w:rPr>
          <w:color w:val="000000" w:themeColor="text1"/>
          <w:lang w:val="en-US"/>
        </w:rPr>
        <w:t xml:space="preserve"> common practice</w:t>
      </w:r>
      <w:ins w:id="353" w:author="Tejpal Singh [2]" w:date="2023-01-08T19:46:00Z">
        <w:r w:rsidR="0083496D" w:rsidRPr="00462C39">
          <w:rPr>
            <w:color w:val="000000" w:themeColor="text1"/>
            <w:lang w:val="en-US"/>
          </w:rPr>
          <w:t xml:space="preserve"> of such entities</w:t>
        </w:r>
      </w:ins>
      <w:r w:rsidR="00C82C59" w:rsidRPr="00462C39">
        <w:rPr>
          <w:color w:val="000000" w:themeColor="text1"/>
          <w:lang w:val="en-US"/>
        </w:rPr>
        <w:t xml:space="preserve"> </w:t>
      </w:r>
      <w:del w:id="354" w:author="Tejpal Singh [2]" w:date="2023-01-08T19:46:00Z">
        <w:r w:rsidR="00BB07C2" w:rsidRPr="00462C39" w:rsidDel="0083496D">
          <w:rPr>
            <w:color w:val="000000" w:themeColor="text1"/>
            <w:lang w:val="en-US"/>
          </w:rPr>
          <w:delText xml:space="preserve">of counterfeiters </w:delText>
        </w:r>
      </w:del>
      <w:r w:rsidR="00BB07C2" w:rsidRPr="00462C39">
        <w:rPr>
          <w:color w:val="000000" w:themeColor="text1"/>
          <w:lang w:val="en-US"/>
        </w:rPr>
        <w:t>is to</w:t>
      </w:r>
      <w:r w:rsidR="00BB07C2" w:rsidRPr="00CE669F">
        <w:rPr>
          <w:color w:val="000000" w:themeColor="text1"/>
          <w:lang w:val="en-US"/>
        </w:rPr>
        <w:t xml:space="preserve"> tamper with unique identifiers </w:t>
      </w:r>
      <w:ins w:id="355" w:author="Tejpal Singh [2]" w:date="2023-01-08T20:12:00Z">
        <w:r w:rsidR="000467D9">
          <w:rPr>
            <w:color w:val="000000" w:themeColor="text1"/>
            <w:lang w:val="en-US"/>
          </w:rPr>
          <w:t xml:space="preserve"> and replicate with the one </w:t>
        </w:r>
      </w:ins>
      <w:r w:rsidR="00BB07C2" w:rsidRPr="00CE669F">
        <w:rPr>
          <w:color w:val="000000" w:themeColor="text1"/>
          <w:lang w:val="en-US"/>
        </w:rPr>
        <w:t xml:space="preserve">that some </w:t>
      </w:r>
      <w:ins w:id="356" w:author="Tejpal Singh [2]" w:date="2023-01-08T20:12:00Z">
        <w:r w:rsidR="000467D9">
          <w:rPr>
            <w:color w:val="000000" w:themeColor="text1"/>
            <w:lang w:val="en-US"/>
          </w:rPr>
          <w:t xml:space="preserve">genuine </w:t>
        </w:r>
      </w:ins>
      <w:r w:rsidR="00BB07C2" w:rsidRPr="00CE669F">
        <w:rPr>
          <w:color w:val="000000" w:themeColor="text1"/>
          <w:lang w:val="en-US"/>
        </w:rPr>
        <w:t>devices use</w:t>
      </w:r>
      <w:ins w:id="357" w:author="Tejpal Singh [2]" w:date="2023-01-08T20:12:00Z">
        <w:r w:rsidR="000467D9">
          <w:rPr>
            <w:color w:val="000000" w:themeColor="text1"/>
            <w:lang w:val="en-US"/>
          </w:rPr>
          <w:t xml:space="preserve"> so as</w:t>
        </w:r>
      </w:ins>
      <w:r w:rsidR="00BB07C2" w:rsidRPr="00CE669F">
        <w:rPr>
          <w:color w:val="000000" w:themeColor="text1"/>
          <w:lang w:val="en-US"/>
        </w:rPr>
        <w:t xml:space="preserve"> to authenticate on the </w:t>
      </w:r>
      <w:ins w:id="358" w:author="Tejpal Singh [2]" w:date="2023-01-08T19:47:00Z">
        <w:r w:rsidR="0083496D">
          <w:rPr>
            <w:color w:val="000000" w:themeColor="text1"/>
            <w:lang w:val="en-US"/>
          </w:rPr>
          <w:t>telecommunication</w:t>
        </w:r>
      </w:ins>
      <w:r w:rsidR="00C82C59">
        <w:rPr>
          <w:color w:val="000000" w:themeColor="text1"/>
          <w:lang w:val="en-US"/>
        </w:rPr>
        <w:t xml:space="preserve"> </w:t>
      </w:r>
      <w:r w:rsidR="00BB07C2" w:rsidRPr="00CE669F">
        <w:rPr>
          <w:color w:val="000000" w:themeColor="text1"/>
          <w:lang w:val="en-US"/>
        </w:rPr>
        <w:t>network in</w:t>
      </w:r>
      <w:r w:rsidRPr="00CE669F">
        <w:rPr>
          <w:color w:val="000000" w:themeColor="text1"/>
          <w:lang w:val="en-US"/>
        </w:rPr>
        <w:t xml:space="preserve"> such a</w:t>
      </w:r>
      <w:r w:rsidR="00BB07C2" w:rsidRPr="00CE669F">
        <w:rPr>
          <w:color w:val="000000" w:themeColor="text1"/>
          <w:lang w:val="en-US"/>
        </w:rPr>
        <w:t xml:space="preserve"> way that the </w:t>
      </w:r>
      <w:r w:rsidR="003B6618" w:rsidRPr="00CE669F">
        <w:rPr>
          <w:color w:val="000000" w:themeColor="text1"/>
          <w:lang w:val="en-US"/>
        </w:rPr>
        <w:t>counterfeit</w:t>
      </w:r>
      <w:ins w:id="359" w:author="Tejpal Singh [2]" w:date="2023-01-08T19:47:00Z">
        <w:r w:rsidR="0083496D">
          <w:rPr>
            <w:color w:val="000000" w:themeColor="text1"/>
            <w:lang w:val="en-US"/>
          </w:rPr>
          <w:t xml:space="preserve"> or tampered</w:t>
        </w:r>
      </w:ins>
      <w:r w:rsidR="003B6618" w:rsidRPr="00CE669F">
        <w:rPr>
          <w:color w:val="000000" w:themeColor="text1"/>
          <w:lang w:val="en-US"/>
        </w:rPr>
        <w:t xml:space="preserve"> ICT device</w:t>
      </w:r>
      <w:r w:rsidR="00BB07C2" w:rsidRPr="00CE669F">
        <w:rPr>
          <w:color w:val="000000" w:themeColor="text1"/>
          <w:lang w:val="en-US"/>
        </w:rPr>
        <w:t xml:space="preserve">s are recognized by the network as genuine </w:t>
      </w:r>
      <w:r w:rsidR="00212307" w:rsidRPr="00CE669F">
        <w:rPr>
          <w:color w:val="000000" w:themeColor="text1"/>
          <w:lang w:val="en-US"/>
        </w:rPr>
        <w:t>device</w:t>
      </w:r>
      <w:ins w:id="360" w:author="email" w:date="2023-05-11T21:58:00Z">
        <w:r w:rsidR="008E28BE">
          <w:rPr>
            <w:color w:val="000000" w:themeColor="text1"/>
            <w:lang w:val="en-US"/>
          </w:rPr>
          <w:t>s</w:t>
        </w:r>
      </w:ins>
      <w:r w:rsidR="00BB07C2" w:rsidRPr="00CE669F">
        <w:rPr>
          <w:color w:val="000000" w:themeColor="text1"/>
          <w:lang w:val="en-US"/>
        </w:rPr>
        <w:t xml:space="preserve">. </w:t>
      </w:r>
    </w:p>
    <w:p w14:paraId="576F63D1" w14:textId="77777777" w:rsidR="0065428F" w:rsidRPr="00CE669F" w:rsidRDefault="002D516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 xml:space="preserve">Considering aforesaid modus-operandi of </w:t>
      </w:r>
      <w:del w:id="361" w:author="Tejpal Singh [2]" w:date="2023-01-08T19:47:00Z">
        <w:r w:rsidRPr="00CE669F" w:rsidDel="0083496D">
          <w:rPr>
            <w:color w:val="000000" w:themeColor="text1"/>
            <w:lang w:val="en-US"/>
          </w:rPr>
          <w:delText>counterfeiters</w:delText>
        </w:r>
      </w:del>
      <w:ins w:id="362" w:author="Tejpal Singh [2]" w:date="2023-01-08T19:47:00Z">
        <w:r w:rsidR="0083496D">
          <w:rPr>
            <w:color w:val="000000" w:themeColor="text1"/>
            <w:lang w:val="en-US"/>
          </w:rPr>
          <w:t>involved entities in these</w:t>
        </w:r>
      </w:ins>
      <w:ins w:id="363" w:author="Tejpal Singh [2]" w:date="2023-01-08T19:48:00Z">
        <w:r w:rsidR="0083496D">
          <w:rPr>
            <w:color w:val="000000" w:themeColor="text1"/>
            <w:lang w:val="en-US"/>
          </w:rPr>
          <w:t xml:space="preserve"> illegal</w:t>
        </w:r>
      </w:ins>
      <w:ins w:id="364" w:author="Tejpal Singh [2]" w:date="2023-01-08T19:47:00Z">
        <w:r w:rsidR="0083496D">
          <w:rPr>
            <w:color w:val="000000" w:themeColor="text1"/>
            <w:lang w:val="en-US"/>
          </w:rPr>
          <w:t xml:space="preserve"> activities</w:t>
        </w:r>
      </w:ins>
      <w:r w:rsidRPr="00CE669F">
        <w:rPr>
          <w:color w:val="000000" w:themeColor="text1"/>
          <w:lang w:val="en-US"/>
        </w:rPr>
        <w:t xml:space="preserve">, OEMs </w:t>
      </w:r>
      <w:r w:rsidR="00BC496F" w:rsidRPr="00CE669F">
        <w:rPr>
          <w:color w:val="000000" w:themeColor="text1"/>
          <w:lang w:val="en-US"/>
        </w:rPr>
        <w:t>need to consider innovative ways to be able to distinguish between their own genuine</w:t>
      </w:r>
      <w:ins w:id="365" w:author="Tejpal Singh [2]" w:date="2023-01-08T19:48:00Z">
        <w:r w:rsidR="002F3E30">
          <w:rPr>
            <w:color w:val="000000" w:themeColor="text1"/>
            <w:lang w:val="en-US"/>
          </w:rPr>
          <w:t xml:space="preserve"> or tampered</w:t>
        </w:r>
      </w:ins>
      <w:r w:rsidR="00BC496F" w:rsidRPr="00CE669F">
        <w:rPr>
          <w:color w:val="000000" w:themeColor="text1"/>
          <w:lang w:val="en-US"/>
        </w:rPr>
        <w:t xml:space="preserve"> product and the counterfeit </w:t>
      </w:r>
      <w:ins w:id="366" w:author="Tejpal Singh [2]" w:date="2023-01-08T19:48:00Z">
        <w:r w:rsidR="002F3E30">
          <w:rPr>
            <w:color w:val="000000" w:themeColor="text1"/>
            <w:lang w:val="en-US"/>
          </w:rPr>
          <w:t xml:space="preserve">device </w:t>
        </w:r>
      </w:ins>
      <w:del w:id="367" w:author="Tejpal Singh [2]" w:date="2023-01-08T19:49:00Z">
        <w:r w:rsidR="00BC496F" w:rsidRPr="00CE669F" w:rsidDel="002F3E30">
          <w:rPr>
            <w:color w:val="000000" w:themeColor="text1"/>
            <w:lang w:val="en-US"/>
          </w:rPr>
          <w:delText xml:space="preserve">one </w:delText>
        </w:r>
      </w:del>
      <w:r w:rsidR="00BC496F" w:rsidRPr="00CE669F">
        <w:rPr>
          <w:color w:val="000000" w:themeColor="text1"/>
          <w:lang w:val="en-US"/>
        </w:rPr>
        <w:t xml:space="preserve">with highest degree of assurance. </w:t>
      </w:r>
    </w:p>
    <w:p w14:paraId="576F63D2" w14:textId="123E5CE7" w:rsidR="002D516A" w:rsidRPr="00462C39" w:rsidRDefault="00BC496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eastAsia="ko-KR"/>
        </w:rPr>
      </w:pPr>
      <w:r w:rsidRPr="00CE669F">
        <w:rPr>
          <w:color w:val="000000" w:themeColor="text1"/>
          <w:lang w:val="en-US"/>
        </w:rPr>
        <w:t>One possible option could be to use</w:t>
      </w:r>
      <w:ins w:id="368" w:author="email" w:date="2023-05-11T21:59:00Z">
        <w:r w:rsidR="00E556FF">
          <w:rPr>
            <w:color w:val="000000" w:themeColor="text1"/>
            <w:lang w:val="en-US"/>
          </w:rPr>
          <w:t xml:space="preserve"> a</w:t>
        </w:r>
      </w:ins>
      <w:r w:rsidRPr="00CE669F">
        <w:rPr>
          <w:color w:val="000000" w:themeColor="text1"/>
          <w:lang w:val="en-US"/>
        </w:rPr>
        <w:t xml:space="preserve"> combination of </w:t>
      </w:r>
      <w:del w:id="369" w:author="Tejpal Singh [2]" w:date="2023-01-08T19:49:00Z">
        <w:r w:rsidR="003E1D8A" w:rsidRPr="00CE669F" w:rsidDel="002F3E30">
          <w:rPr>
            <w:color w:val="000000" w:themeColor="text1"/>
            <w:lang w:val="en-US"/>
          </w:rPr>
          <w:delText xml:space="preserve">one </w:delText>
        </w:r>
        <w:r w:rsidR="00505F01" w:rsidRPr="00CE669F" w:rsidDel="002F3E30">
          <w:rPr>
            <w:color w:val="000000" w:themeColor="text1"/>
            <w:lang w:val="en-US"/>
          </w:rPr>
          <w:delText>more</w:delText>
        </w:r>
      </w:del>
      <w:del w:id="370" w:author="Tejpal Singh [2]" w:date="2023-01-08T19:51:00Z">
        <w:r w:rsidR="00505F01" w:rsidRPr="00CE669F" w:rsidDel="002F3E30">
          <w:rPr>
            <w:color w:val="000000" w:themeColor="text1"/>
            <w:lang w:val="en-US"/>
          </w:rPr>
          <w:delText>unique</w:delText>
        </w:r>
      </w:del>
      <w:del w:id="371" w:author="Tejpal Singh [2]" w:date="2023-01-08T19:49:00Z">
        <w:r w:rsidR="003E1D8A" w:rsidRPr="00CE669F" w:rsidDel="002F3E30">
          <w:rPr>
            <w:color w:val="000000" w:themeColor="text1"/>
            <w:lang w:val="en-US"/>
          </w:rPr>
          <w:delText>identifier</w:delText>
        </w:r>
      </w:del>
      <w:ins w:id="372" w:author="Tejpal Singh [2]" w:date="2023-01-08T19:49:00Z">
        <w:r w:rsidR="002F3E30" w:rsidRPr="00CE669F">
          <w:rPr>
            <w:color w:val="000000" w:themeColor="text1"/>
            <w:lang w:val="en-US"/>
          </w:rPr>
          <w:t>identifier</w:t>
        </w:r>
      </w:ins>
      <w:ins w:id="373" w:author="Tejpal Singh [2]" w:date="2023-01-08T19:50:00Z">
        <w:r w:rsidR="002F3E30">
          <w:rPr>
            <w:color w:val="000000" w:themeColor="text1"/>
            <w:lang w:val="en-US"/>
          </w:rPr>
          <w:t>(</w:t>
        </w:r>
      </w:ins>
      <w:ins w:id="374" w:author="Tejpal Singh [2]" w:date="2023-01-08T19:49:00Z">
        <w:r w:rsidR="002F3E30">
          <w:rPr>
            <w:color w:val="000000" w:themeColor="text1"/>
            <w:lang w:val="en-US"/>
          </w:rPr>
          <w:t>s</w:t>
        </w:r>
      </w:ins>
      <w:ins w:id="375" w:author="Tejpal Singh [2]" w:date="2023-01-08T19:50:00Z">
        <w:r w:rsidR="002F3E30">
          <w:rPr>
            <w:color w:val="000000" w:themeColor="text1"/>
            <w:lang w:val="en-US"/>
          </w:rPr>
          <w:t>)</w:t>
        </w:r>
      </w:ins>
      <w:r w:rsidR="003E1D8A" w:rsidRPr="00CE669F">
        <w:rPr>
          <w:color w:val="000000" w:themeColor="text1"/>
          <w:lang w:val="en-US"/>
        </w:rPr>
        <w:t>along with</w:t>
      </w:r>
      <w:r w:rsidRPr="00CE669F">
        <w:rPr>
          <w:color w:val="000000" w:themeColor="text1"/>
          <w:lang w:val="en-US"/>
        </w:rPr>
        <w:t xml:space="preserve"> IMEI number </w:t>
      </w:r>
      <w:r w:rsidR="003E1D8A" w:rsidRPr="00CE669F">
        <w:rPr>
          <w:color w:val="000000" w:themeColor="text1"/>
          <w:lang w:val="en-US"/>
        </w:rPr>
        <w:t>which can be</w:t>
      </w:r>
      <w:r w:rsidRPr="00CE669F">
        <w:rPr>
          <w:color w:val="000000" w:themeColor="text1"/>
          <w:lang w:val="en-US"/>
        </w:rPr>
        <w:t xml:space="preserve"> assi</w:t>
      </w:r>
      <w:r w:rsidRPr="00333AB5">
        <w:rPr>
          <w:szCs w:val="24"/>
          <w:lang w:val="en-US" w:eastAsia="ko-KR"/>
        </w:rPr>
        <w:t xml:space="preserve">gned by OEM </w:t>
      </w:r>
      <w:r w:rsidR="00212307" w:rsidRPr="00333AB5">
        <w:rPr>
          <w:szCs w:val="24"/>
          <w:lang w:val="en-US" w:eastAsia="ko-KR"/>
        </w:rPr>
        <w:t>while securely storing it</w:t>
      </w:r>
      <w:r w:rsidRPr="00333AB5">
        <w:rPr>
          <w:szCs w:val="24"/>
          <w:lang w:val="en-US" w:eastAsia="ko-KR"/>
        </w:rPr>
        <w:t xml:space="preserve"> on device in encrypted form</w:t>
      </w:r>
      <w:ins w:id="376" w:author="Tejpal Singh [2]" w:date="2023-01-08T19:50:00Z">
        <w:r w:rsidR="002F3E30">
          <w:rPr>
            <w:szCs w:val="24"/>
            <w:lang w:val="en-US" w:eastAsia="ko-KR"/>
          </w:rPr>
          <w:t>. Such additional</w:t>
        </w:r>
      </w:ins>
      <w:del w:id="377" w:author="Tejpal Singh [2]" w:date="2023-01-08T19:50:00Z">
        <w:r w:rsidR="00212307" w:rsidRPr="00333AB5" w:rsidDel="002F3E30">
          <w:rPr>
            <w:szCs w:val="24"/>
            <w:lang w:val="en-US" w:eastAsia="ko-KR"/>
          </w:rPr>
          <w:delText>which</w:delText>
        </w:r>
      </w:del>
      <w:ins w:id="378" w:author="Tejpal Singh [2]" w:date="2023-01-08T19:50:00Z">
        <w:r w:rsidR="002F3E30">
          <w:rPr>
            <w:szCs w:val="24"/>
            <w:lang w:val="en-US" w:eastAsia="ko-KR"/>
          </w:rPr>
          <w:t xml:space="preserve"> identifier</w:t>
        </w:r>
      </w:ins>
      <w:r w:rsidR="00D83FD2">
        <w:rPr>
          <w:szCs w:val="24"/>
          <w:lang w:val="en-US" w:eastAsia="ko-KR"/>
        </w:rPr>
        <w:t xml:space="preserve"> </w:t>
      </w:r>
      <w:del w:id="379" w:author="Tejpal Singh [2]" w:date="2023-01-08T19:51:00Z">
        <w:r w:rsidR="003E1D8A" w:rsidRPr="00333AB5" w:rsidDel="002F3E30">
          <w:rPr>
            <w:szCs w:val="24"/>
            <w:lang w:val="en-US" w:eastAsia="ko-KR"/>
          </w:rPr>
          <w:delText xml:space="preserve">is </w:delText>
        </w:r>
      </w:del>
      <w:ins w:id="380" w:author="Tejpal Singh [2]" w:date="2023-01-08T19:51:00Z">
        <w:r w:rsidR="002F3E30">
          <w:rPr>
            <w:szCs w:val="24"/>
            <w:lang w:val="en-US" w:eastAsia="ko-KR"/>
          </w:rPr>
          <w:t>should be</w:t>
        </w:r>
      </w:ins>
      <w:r w:rsidR="00D83FD2">
        <w:rPr>
          <w:szCs w:val="24"/>
          <w:lang w:val="en-US" w:eastAsia="ko-KR"/>
        </w:rPr>
        <w:t xml:space="preserve"> </w:t>
      </w:r>
      <w:r w:rsidR="00A37EE9" w:rsidRPr="00333AB5">
        <w:rPr>
          <w:szCs w:val="24"/>
          <w:lang w:val="en-US" w:eastAsia="ko-KR"/>
        </w:rPr>
        <w:t>only accessible to</w:t>
      </w:r>
      <w:r w:rsidR="00D83FD2">
        <w:rPr>
          <w:szCs w:val="24"/>
          <w:lang w:val="en-US" w:eastAsia="ko-KR"/>
        </w:rPr>
        <w:t xml:space="preserve"> </w:t>
      </w:r>
      <w:r w:rsidR="003E1D8A" w:rsidRPr="00333AB5">
        <w:rPr>
          <w:szCs w:val="24"/>
          <w:lang w:val="en-US" w:eastAsia="ko-KR"/>
        </w:rPr>
        <w:t xml:space="preserve">respective </w:t>
      </w:r>
      <w:r w:rsidRPr="00333AB5">
        <w:rPr>
          <w:szCs w:val="24"/>
          <w:lang w:val="en-US" w:eastAsia="ko-KR"/>
        </w:rPr>
        <w:t xml:space="preserve">OEM.  To check whether the </w:t>
      </w:r>
      <w:ins w:id="381" w:author="email" w:date="2023-05-11T21:37:00Z">
        <w:r w:rsidR="00892920">
          <w:rPr>
            <w:szCs w:val="24"/>
            <w:lang w:val="en-US" w:eastAsia="ko-KR"/>
          </w:rPr>
          <w:t xml:space="preserve">mobile </w:t>
        </w:r>
      </w:ins>
      <w:ins w:id="382" w:author="Tejpal Singh [2]" w:date="2023-01-08T19:51:00Z">
        <w:r w:rsidR="002F3E30">
          <w:rPr>
            <w:szCs w:val="24"/>
            <w:lang w:val="en-US" w:eastAsia="ko-KR"/>
          </w:rPr>
          <w:t>telecommunication/</w:t>
        </w:r>
      </w:ins>
      <w:r w:rsidRPr="00333AB5">
        <w:rPr>
          <w:szCs w:val="24"/>
          <w:lang w:val="en-US" w:eastAsia="ko-KR"/>
        </w:rPr>
        <w:t xml:space="preserve">ICT device is counterfeit or not, OEMs </w:t>
      </w:r>
      <w:r w:rsidR="003E1D8A" w:rsidRPr="00333AB5">
        <w:rPr>
          <w:szCs w:val="24"/>
          <w:lang w:val="en-US" w:eastAsia="ko-KR"/>
        </w:rPr>
        <w:t>can provide</w:t>
      </w:r>
      <w:r w:rsidRPr="00333AB5">
        <w:rPr>
          <w:szCs w:val="24"/>
          <w:lang w:val="en-US" w:eastAsia="ko-KR"/>
        </w:rPr>
        <w:t xml:space="preserve"> facility for online verification</w:t>
      </w:r>
      <w:r w:rsidR="00D83FD2">
        <w:rPr>
          <w:szCs w:val="24"/>
          <w:lang w:val="en-US" w:eastAsia="ko-KR"/>
        </w:rPr>
        <w:t xml:space="preserve"> </w:t>
      </w:r>
      <w:ins w:id="383" w:author="Tejpal Singh [2]" w:date="2023-01-08T19:52:00Z">
        <w:r w:rsidR="002F3E30">
          <w:rPr>
            <w:szCs w:val="24"/>
            <w:lang w:val="en-US" w:eastAsia="ko-KR"/>
          </w:rPr>
          <w:t xml:space="preserve">of </w:t>
        </w:r>
      </w:ins>
      <w:ins w:id="384" w:author="email" w:date="2023-05-11T21:38:00Z">
        <w:r w:rsidR="00892920">
          <w:rPr>
            <w:szCs w:val="24"/>
            <w:lang w:val="en-US" w:eastAsia="ko-KR"/>
          </w:rPr>
          <w:t xml:space="preserve">such </w:t>
        </w:r>
      </w:ins>
      <w:ins w:id="385" w:author="Tejpal Singh [2]" w:date="2023-01-08T19:52:00Z">
        <w:r w:rsidR="002F3E30" w:rsidRPr="00462C39">
          <w:rPr>
            <w:szCs w:val="24"/>
            <w:lang w:val="en-US" w:eastAsia="ko-KR"/>
          </w:rPr>
          <w:t>telecommunication/ICT device</w:t>
        </w:r>
      </w:ins>
      <w:r w:rsidRPr="00462C39">
        <w:rPr>
          <w:szCs w:val="24"/>
          <w:lang w:val="en-US" w:eastAsia="ko-KR"/>
        </w:rPr>
        <w:t xml:space="preserve"> by customs, LEAs or agencies </w:t>
      </w:r>
      <w:r w:rsidR="00505F01" w:rsidRPr="00462C39">
        <w:rPr>
          <w:szCs w:val="24"/>
          <w:lang w:val="en-US" w:eastAsia="ko-KR"/>
        </w:rPr>
        <w:t>authorized</w:t>
      </w:r>
      <w:r w:rsidRPr="00462C39">
        <w:rPr>
          <w:szCs w:val="24"/>
          <w:lang w:val="en-US" w:eastAsia="ko-KR"/>
        </w:rPr>
        <w:t xml:space="preserve"> by Member States.</w:t>
      </w:r>
      <w:r w:rsidR="003E1D8A" w:rsidRPr="00462C39">
        <w:rPr>
          <w:szCs w:val="24"/>
          <w:lang w:val="en-US" w:eastAsia="ko-KR"/>
        </w:rPr>
        <w:t xml:space="preserve"> Thus, OEMs can </w:t>
      </w:r>
      <w:r w:rsidR="00212307" w:rsidRPr="00462C39">
        <w:rPr>
          <w:color w:val="000000" w:themeColor="text1"/>
          <w:lang w:val="en-US"/>
        </w:rPr>
        <w:t>protect</w:t>
      </w:r>
      <w:r w:rsidR="00212307" w:rsidRPr="00462C39">
        <w:rPr>
          <w:szCs w:val="24"/>
          <w:lang w:val="en-US" w:eastAsia="ko-KR"/>
        </w:rPr>
        <w:t xml:space="preserve"> their own interest by implementing reliable </w:t>
      </w:r>
      <w:del w:id="386" w:author="Tejpal Singh [2]" w:date="2023-04-21T11:59:00Z">
        <w:r w:rsidR="00212307" w:rsidRPr="00462C39" w:rsidDel="004E4C00">
          <w:rPr>
            <w:szCs w:val="24"/>
            <w:lang w:val="en-US" w:eastAsia="ko-KR"/>
          </w:rPr>
          <w:delText>mechanism</w:delText>
        </w:r>
      </w:del>
      <w:ins w:id="387" w:author="Tejpal Singh [2]" w:date="2023-04-21T11:59:00Z">
        <w:r w:rsidR="004E4C00" w:rsidRPr="00462C39">
          <w:rPr>
            <w:szCs w:val="24"/>
            <w:lang w:val="en-US" w:eastAsia="ko-KR"/>
          </w:rPr>
          <w:t>mechanisms</w:t>
        </w:r>
      </w:ins>
      <w:r w:rsidR="00212307" w:rsidRPr="00462C39">
        <w:rPr>
          <w:szCs w:val="24"/>
          <w:lang w:val="en-US" w:eastAsia="ko-KR"/>
        </w:rPr>
        <w:t xml:space="preserve"> for device verification and collaborating </w:t>
      </w:r>
      <w:r w:rsidR="00505F01" w:rsidRPr="00462C39">
        <w:rPr>
          <w:szCs w:val="24"/>
          <w:lang w:val="en-US" w:eastAsia="ko-KR"/>
        </w:rPr>
        <w:t>with the</w:t>
      </w:r>
      <w:r w:rsidR="00212307" w:rsidRPr="00462C39">
        <w:rPr>
          <w:szCs w:val="24"/>
          <w:lang w:val="en-US" w:eastAsia="ko-KR"/>
        </w:rPr>
        <w:t xml:space="preserve"> concerned Member States in implementation of effective IT solutions.</w:t>
      </w:r>
      <w:r w:rsidR="00D83FD2" w:rsidRPr="00462C39">
        <w:rPr>
          <w:szCs w:val="24"/>
          <w:lang w:val="en-US" w:eastAsia="ko-KR"/>
        </w:rPr>
        <w:t xml:space="preserve"> </w:t>
      </w:r>
      <w:ins w:id="388" w:author="Tejpal Singh [2]" w:date="2023-01-08T19:52:00Z">
        <w:r w:rsidR="002F3E30" w:rsidRPr="00462C39">
          <w:rPr>
            <w:szCs w:val="24"/>
            <w:lang w:val="en-US" w:eastAsia="ko-KR"/>
          </w:rPr>
          <w:t xml:space="preserve">The </w:t>
        </w:r>
      </w:ins>
      <w:ins w:id="389" w:author="Tejpal Singh [2]" w:date="2023-01-08T19:53:00Z">
        <w:r w:rsidR="002F3E30" w:rsidRPr="00462C39">
          <w:rPr>
            <w:szCs w:val="24"/>
            <w:lang w:val="en-US" w:eastAsia="ko-KR"/>
          </w:rPr>
          <w:t xml:space="preserve">standards development organizations related to these matters, such as </w:t>
        </w:r>
      </w:ins>
      <w:ins w:id="390" w:author="Tejpal Singh [2]" w:date="2023-01-08T19:54:00Z">
        <w:r w:rsidR="002F3E30" w:rsidRPr="00462C39">
          <w:rPr>
            <w:szCs w:val="24"/>
            <w:lang w:val="en-US" w:eastAsia="ko-KR"/>
          </w:rPr>
          <w:t xml:space="preserve">GSMA and 3GPP, </w:t>
        </w:r>
        <w:del w:id="391" w:author="email" w:date="2023-05-11T21:38:00Z">
          <w:r w:rsidR="002F3E30" w:rsidRPr="00462C39" w:rsidDel="00892920">
            <w:rPr>
              <w:szCs w:val="24"/>
              <w:lang w:val="en-US" w:eastAsia="ko-KR"/>
            </w:rPr>
            <w:delText>can</w:delText>
          </w:r>
        </w:del>
      </w:ins>
      <w:ins w:id="392" w:author="email" w:date="2023-05-11T21:38:00Z">
        <w:r w:rsidR="00892920" w:rsidRPr="00462C39">
          <w:rPr>
            <w:szCs w:val="24"/>
            <w:lang w:val="en-US" w:eastAsia="ko-KR"/>
          </w:rPr>
          <w:t>may</w:t>
        </w:r>
      </w:ins>
      <w:ins w:id="393" w:author="Tejpal Singh [2]" w:date="2023-01-08T19:54:00Z">
        <w:r w:rsidR="002F3E30" w:rsidRPr="00462C39">
          <w:rPr>
            <w:szCs w:val="24"/>
            <w:lang w:val="en-US" w:eastAsia="ko-KR"/>
          </w:rPr>
          <w:t xml:space="preserve"> consider evolution of standards to address </w:t>
        </w:r>
      </w:ins>
      <w:ins w:id="394" w:author="Tejpal Singh [2]" w:date="2023-01-08T20:15:00Z">
        <w:r w:rsidR="00496722" w:rsidRPr="00462C39">
          <w:rPr>
            <w:szCs w:val="24"/>
            <w:lang w:val="en-US" w:eastAsia="ko-KR"/>
          </w:rPr>
          <w:t>ever</w:t>
        </w:r>
      </w:ins>
      <w:ins w:id="395" w:author="Tejpal Singh [2]" w:date="2023-01-08T19:55:00Z">
        <w:r w:rsidR="002F3E30" w:rsidRPr="00462C39">
          <w:rPr>
            <w:szCs w:val="24"/>
            <w:lang w:val="en-US" w:eastAsia="ko-KR"/>
          </w:rPr>
          <w:t xml:space="preserve"> increasing growth</w:t>
        </w:r>
      </w:ins>
      <w:ins w:id="396" w:author="Tejpal Singh [2]" w:date="2023-01-08T20:14:00Z">
        <w:r w:rsidR="00496722" w:rsidRPr="00462C39">
          <w:rPr>
            <w:szCs w:val="24"/>
            <w:lang w:val="en-US" w:eastAsia="ko-KR"/>
          </w:rPr>
          <w:t xml:space="preserve"> of counterfeit and tampered devices in mobile networks.</w:t>
        </w:r>
      </w:ins>
    </w:p>
    <w:p w14:paraId="576F63D3" w14:textId="7EAE0B86" w:rsidR="00BB07C2" w:rsidRPr="00462C39" w:rsidRDefault="00663415" w:rsidP="00DA18F4">
      <w:pPr>
        <w:pStyle w:val="Heading2"/>
        <w:rPr>
          <w:lang w:val="en-US"/>
        </w:rPr>
      </w:pPr>
      <w:bookmarkStart w:id="397" w:name="_Toc3450282"/>
      <w:bookmarkStart w:id="398" w:name="_Toc4423856"/>
      <w:bookmarkStart w:id="399" w:name="_Toc6992419"/>
      <w:r w:rsidRPr="00462C39">
        <w:rPr>
          <w:lang w:val="en-US" w:eastAsia="ja-JP"/>
        </w:rPr>
        <w:t>7</w:t>
      </w:r>
      <w:r w:rsidR="00F81981" w:rsidRPr="00462C39">
        <w:rPr>
          <w:lang w:val="en-US" w:eastAsia="ja-JP"/>
        </w:rPr>
        <w:t>.2</w:t>
      </w:r>
      <w:r w:rsidR="00F81981" w:rsidRPr="00462C39">
        <w:rPr>
          <w:lang w:val="en-US" w:eastAsia="ja-JP"/>
        </w:rPr>
        <w:tab/>
      </w:r>
      <w:r w:rsidRPr="00462C39">
        <w:rPr>
          <w:lang w:val="en-US" w:eastAsia="ja-JP"/>
        </w:rPr>
        <w:t>C</w:t>
      </w:r>
      <w:r w:rsidR="00BB07C2" w:rsidRPr="00462C39">
        <w:rPr>
          <w:lang w:val="en-US" w:eastAsia="ja-JP"/>
        </w:rPr>
        <w:t xml:space="preserve">ounterfeit </w:t>
      </w:r>
      <w:ins w:id="400" w:author="Tejpal Singh [2]" w:date="2023-01-08T20:17:00Z">
        <w:r w:rsidR="0045350B" w:rsidRPr="00462C39">
          <w:rPr>
            <w:lang w:val="en-US" w:eastAsia="ja-JP"/>
          </w:rPr>
          <w:t>or tampered</w:t>
        </w:r>
      </w:ins>
      <w:ins w:id="401" w:author="email" w:date="2023-05-11T21:08:00Z">
        <w:r w:rsidR="00F43D75" w:rsidRPr="00462C39">
          <w:rPr>
            <w:lang w:val="en-US" w:eastAsia="ja-JP"/>
          </w:rPr>
          <w:t xml:space="preserve"> mobile</w:t>
        </w:r>
      </w:ins>
      <w:ins w:id="402" w:author="Tejpal Singh [2]" w:date="2023-01-08T20:17:00Z">
        <w:r w:rsidR="0045350B" w:rsidRPr="00462C39">
          <w:rPr>
            <w:lang w:val="en-US" w:eastAsia="ja-JP"/>
          </w:rPr>
          <w:t xml:space="preserve"> </w:t>
        </w:r>
      </w:ins>
      <w:r w:rsidR="00BB07C2" w:rsidRPr="00462C39">
        <w:rPr>
          <w:lang w:val="en-US" w:eastAsia="ja-JP"/>
        </w:rPr>
        <w:t xml:space="preserve">ICT </w:t>
      </w:r>
      <w:r w:rsidR="00321BC4" w:rsidRPr="00462C39">
        <w:rPr>
          <w:lang w:val="en-US" w:eastAsia="ja-JP"/>
        </w:rPr>
        <w:t>d</w:t>
      </w:r>
      <w:r w:rsidR="00BB07C2" w:rsidRPr="00462C39">
        <w:rPr>
          <w:lang w:val="en-US" w:eastAsia="ja-JP"/>
        </w:rPr>
        <w:t>evice producers and traffickers</w:t>
      </w:r>
      <w:bookmarkEnd w:id="397"/>
      <w:bookmarkEnd w:id="398"/>
      <w:bookmarkEnd w:id="399"/>
    </w:p>
    <w:p w14:paraId="576F63D4" w14:textId="27F05483" w:rsidR="00BB07C2" w:rsidRPr="00462C39" w:rsidRDefault="00761CC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The </w:t>
      </w:r>
      <w:r w:rsidRPr="00462C39">
        <w:rPr>
          <w:lang w:val="en-US" w:eastAsia="ja-JP"/>
        </w:rPr>
        <w:t>counterfeit</w:t>
      </w:r>
      <w:ins w:id="403" w:author="Tejpal Singh [2]" w:date="2023-01-08T20:17:00Z">
        <w:r w:rsidR="0045350B" w:rsidRPr="00462C39">
          <w:rPr>
            <w:lang w:val="en-US" w:eastAsia="ja-JP"/>
          </w:rPr>
          <w:t xml:space="preserve"> or tampered</w:t>
        </w:r>
      </w:ins>
      <w:r w:rsidR="00D83FD2" w:rsidRPr="00462C39">
        <w:rPr>
          <w:lang w:val="en-US" w:eastAsia="ja-JP"/>
        </w:rPr>
        <w:t xml:space="preserve"> </w:t>
      </w:r>
      <w:ins w:id="404" w:author="Tejpal Singh [2]" w:date="2023-01-08T20:17:00Z">
        <w:r w:rsidR="0045350B" w:rsidRPr="00462C39">
          <w:rPr>
            <w:lang w:val="en-US" w:eastAsia="ja-JP"/>
          </w:rPr>
          <w:t>telecommunication/</w:t>
        </w:r>
      </w:ins>
      <w:r w:rsidRPr="00462C39">
        <w:rPr>
          <w:lang w:val="en-US" w:eastAsia="ja-JP"/>
        </w:rPr>
        <w:t xml:space="preserve">ICT device producers invest in manufacturing and make efforts to proliferate </w:t>
      </w:r>
      <w:del w:id="405" w:author="Tejpal Singh [2]" w:date="2023-01-08T20:17:00Z">
        <w:r w:rsidRPr="00462C39" w:rsidDel="0045350B">
          <w:rPr>
            <w:color w:val="000000" w:themeColor="text1"/>
            <w:lang w:val="en-US"/>
          </w:rPr>
          <w:delText>counterfeit</w:delText>
        </w:r>
      </w:del>
      <w:ins w:id="406" w:author="Tejpal Singh [2]" w:date="2023-01-08T20:17:00Z">
        <w:r w:rsidR="0045350B" w:rsidRPr="00462C39">
          <w:rPr>
            <w:color w:val="000000" w:themeColor="text1"/>
            <w:lang w:val="en-US"/>
          </w:rPr>
          <w:t xml:space="preserve"> such</w:t>
        </w:r>
      </w:ins>
      <w:r w:rsidR="00D83FD2" w:rsidRPr="00462C39">
        <w:rPr>
          <w:color w:val="000000" w:themeColor="text1"/>
          <w:lang w:val="en-US"/>
        </w:rPr>
        <w:t xml:space="preserve"> </w:t>
      </w:r>
      <w:r w:rsidRPr="00462C39">
        <w:rPr>
          <w:lang w:val="en-US" w:eastAsia="ja-JP"/>
        </w:rPr>
        <w:t>devices</w:t>
      </w:r>
      <w:r w:rsidR="000A392E" w:rsidRPr="00462C39">
        <w:rPr>
          <w:lang w:val="en-US" w:eastAsia="ja-JP"/>
        </w:rPr>
        <w:t>,</w:t>
      </w:r>
      <w:r w:rsidRPr="00462C39">
        <w:rPr>
          <w:lang w:val="en-US" w:eastAsia="ja-JP"/>
        </w:rPr>
        <w:t xml:space="preserve"> mostly through</w:t>
      </w:r>
      <w:r w:rsidR="004C5FD2" w:rsidRPr="00462C39">
        <w:rPr>
          <w:lang w:val="en-US" w:eastAsia="ja-JP"/>
        </w:rPr>
        <w:t xml:space="preserve"> illegal channels</w:t>
      </w:r>
      <w:r w:rsidR="000A392E" w:rsidRPr="00462C39">
        <w:rPr>
          <w:lang w:val="en-US" w:eastAsia="ja-JP"/>
        </w:rPr>
        <w:t>,</w:t>
      </w:r>
      <w:r w:rsidR="004C5FD2" w:rsidRPr="00462C39">
        <w:rPr>
          <w:lang w:val="en-US" w:eastAsia="ja-JP"/>
        </w:rPr>
        <w:t xml:space="preserve"> using</w:t>
      </w:r>
      <w:r w:rsidRPr="00462C39">
        <w:rPr>
          <w:lang w:val="en-US" w:eastAsia="ja-JP"/>
        </w:rPr>
        <w:t xml:space="preserve"> traffickers to make profit. </w:t>
      </w:r>
      <w:r w:rsidR="0065428F" w:rsidRPr="00462C39">
        <w:rPr>
          <w:lang w:val="en-US"/>
        </w:rPr>
        <w:t xml:space="preserve">With the active </w:t>
      </w:r>
      <w:r w:rsidRPr="00462C39">
        <w:rPr>
          <w:lang w:val="en-US"/>
        </w:rPr>
        <w:t>support</w:t>
      </w:r>
      <w:r w:rsidR="0065428F" w:rsidRPr="00462C39">
        <w:rPr>
          <w:lang w:val="en-US"/>
        </w:rPr>
        <w:t xml:space="preserve"> of OEMs in making their devices verifiable online and </w:t>
      </w:r>
      <w:ins w:id="407" w:author="Tejpal Singh [2]" w:date="2023-01-08T20:18:00Z">
        <w:r w:rsidR="0045350B" w:rsidRPr="00462C39">
          <w:rPr>
            <w:lang w:val="en-US"/>
          </w:rPr>
          <w:t xml:space="preserve">legal </w:t>
        </w:r>
      </w:ins>
      <w:r w:rsidR="0065428F" w:rsidRPr="00462C39">
        <w:rPr>
          <w:lang w:val="en-US"/>
        </w:rPr>
        <w:t xml:space="preserve">enforcement </w:t>
      </w:r>
      <w:ins w:id="408" w:author="Tejpal Singh [2]" w:date="2023-01-08T20:18:00Z">
        <w:r w:rsidR="0045350B" w:rsidRPr="00462C39">
          <w:rPr>
            <w:lang w:val="en-US"/>
          </w:rPr>
          <w:t xml:space="preserve">actions </w:t>
        </w:r>
      </w:ins>
      <w:r w:rsidR="0065428F" w:rsidRPr="00462C39">
        <w:rPr>
          <w:lang w:val="en-US"/>
        </w:rPr>
        <w:t xml:space="preserve">by respective Member State </w:t>
      </w:r>
      <w:r w:rsidR="000A392E" w:rsidRPr="00462C39">
        <w:rPr>
          <w:lang w:val="en-US"/>
        </w:rPr>
        <w:t>including</w:t>
      </w:r>
      <w:r w:rsidR="0065428F" w:rsidRPr="00462C39">
        <w:rPr>
          <w:lang w:val="en-US"/>
        </w:rPr>
        <w:t xml:space="preserve"> consumer awareness, it is possible to identify counterfeit </w:t>
      </w:r>
      <w:ins w:id="409" w:author="Tejpal Singh [2]" w:date="2023-01-08T20:18:00Z">
        <w:r w:rsidR="0045350B" w:rsidRPr="00462C39">
          <w:rPr>
            <w:lang w:val="en-US"/>
          </w:rPr>
          <w:t xml:space="preserve">and tampered </w:t>
        </w:r>
      </w:ins>
      <w:r w:rsidR="0065428F" w:rsidRPr="00462C39">
        <w:rPr>
          <w:lang w:val="en-US"/>
        </w:rPr>
        <w:t>devices</w:t>
      </w:r>
      <w:r w:rsidRPr="00462C39">
        <w:rPr>
          <w:lang w:val="en-US"/>
        </w:rPr>
        <w:t xml:space="preserve">. </w:t>
      </w:r>
      <w:del w:id="410" w:author="Tejpal Singh [2]" w:date="2023-01-08T20:18:00Z">
        <w:r w:rsidRPr="00462C39" w:rsidDel="0045350B">
          <w:rPr>
            <w:lang w:val="en-US"/>
          </w:rPr>
          <w:delText>Accordingly,</w:delText>
        </w:r>
        <w:r w:rsidR="00BB07C2" w:rsidRPr="00462C39" w:rsidDel="0045350B">
          <w:rPr>
            <w:lang w:val="en-US"/>
          </w:rPr>
          <w:delText>enforcement</w:delText>
        </w:r>
      </w:del>
      <w:ins w:id="411" w:author="Tejpal Singh [2]" w:date="2023-01-08T20:18:00Z">
        <w:r w:rsidR="0045350B" w:rsidRPr="00462C39">
          <w:rPr>
            <w:lang w:val="en-US"/>
          </w:rPr>
          <w:t>Accordingly, enforcement</w:t>
        </w:r>
      </w:ins>
      <w:r w:rsidR="00BB07C2" w:rsidRPr="00462C39">
        <w:rPr>
          <w:lang w:val="en-US"/>
        </w:rPr>
        <w:t xml:space="preserve"> actions </w:t>
      </w:r>
      <w:r w:rsidR="0065428F" w:rsidRPr="00462C39">
        <w:rPr>
          <w:lang w:val="en-US"/>
        </w:rPr>
        <w:t xml:space="preserve">can be taken </w:t>
      </w:r>
      <w:r w:rsidR="00BB07C2" w:rsidRPr="00462C39">
        <w:rPr>
          <w:lang w:val="en-US"/>
        </w:rPr>
        <w:t>against producers and traffickers</w:t>
      </w:r>
      <w:r w:rsidR="0065428F" w:rsidRPr="00462C39">
        <w:rPr>
          <w:lang w:val="en-US"/>
        </w:rPr>
        <w:t xml:space="preserve">. This will help OEMs and Member States to </w:t>
      </w:r>
      <w:r w:rsidR="0065428F" w:rsidRPr="00462C39">
        <w:rPr>
          <w:color w:val="000000" w:themeColor="text1"/>
          <w:lang w:val="en-US"/>
        </w:rPr>
        <w:t>reduce</w:t>
      </w:r>
      <w:r w:rsidR="0065428F" w:rsidRPr="00462C39">
        <w:rPr>
          <w:lang w:val="en-US"/>
        </w:rPr>
        <w:t xml:space="preserve"> economic </w:t>
      </w:r>
      <w:r w:rsidR="00505F01" w:rsidRPr="00462C39">
        <w:rPr>
          <w:lang w:val="en-US"/>
        </w:rPr>
        <w:t>losses on</w:t>
      </w:r>
      <w:r w:rsidRPr="00462C39">
        <w:rPr>
          <w:lang w:val="en-US"/>
        </w:rPr>
        <w:t xml:space="preserve"> account</w:t>
      </w:r>
      <w:del w:id="412" w:author="Tejpal Singh [2]" w:date="2023-01-08T20:18:00Z">
        <w:r w:rsidRPr="00462C39" w:rsidDel="0045350B">
          <w:rPr>
            <w:lang w:val="en-US"/>
          </w:rPr>
          <w:delText xml:space="preserve"> of tax evasion</w:delText>
        </w:r>
      </w:del>
      <w:r w:rsidR="00300F60" w:rsidRPr="00462C39">
        <w:rPr>
          <w:lang w:val="en-US"/>
        </w:rPr>
        <w:t xml:space="preserve">. Such effective </w:t>
      </w:r>
      <w:r w:rsidR="00505F01" w:rsidRPr="00462C39">
        <w:rPr>
          <w:lang w:val="en-US"/>
        </w:rPr>
        <w:t>measures will</w:t>
      </w:r>
      <w:r w:rsidR="00300F60" w:rsidRPr="00462C39">
        <w:rPr>
          <w:lang w:val="en-US"/>
        </w:rPr>
        <w:t xml:space="preserve"> also</w:t>
      </w:r>
      <w:r w:rsidR="00D83FD2" w:rsidRPr="00462C39">
        <w:rPr>
          <w:lang w:val="en-US"/>
        </w:rPr>
        <w:t xml:space="preserve"> </w:t>
      </w:r>
      <w:del w:id="413" w:author="Tejpal Singh [2]" w:date="2023-05-03T10:46:00Z">
        <w:r w:rsidR="00300F60" w:rsidRPr="00462C39" w:rsidDel="00347DCA">
          <w:rPr>
            <w:lang w:val="en-US"/>
          </w:rPr>
          <w:delText>save</w:delText>
        </w:r>
        <w:r w:rsidR="00D83FD2" w:rsidRPr="00462C39" w:rsidDel="00347DCA">
          <w:rPr>
            <w:lang w:val="en-US"/>
          </w:rPr>
          <w:delText xml:space="preserve"> </w:delText>
        </w:r>
      </w:del>
      <w:ins w:id="414" w:author="Tejpal Singh [2]" w:date="2023-05-03T10:46:00Z">
        <w:r w:rsidR="00347DCA" w:rsidRPr="00462C39">
          <w:rPr>
            <w:lang w:val="en-US"/>
          </w:rPr>
          <w:t xml:space="preserve"> prevent </w:t>
        </w:r>
      </w:ins>
      <w:del w:id="415" w:author="Tejpal Singh [2]" w:date="2023-01-08T20:19:00Z">
        <w:r w:rsidR="00D33676" w:rsidRPr="00462C39" w:rsidDel="0045350B">
          <w:rPr>
            <w:lang w:val="en-US"/>
          </w:rPr>
          <w:delText>the</w:delText>
        </w:r>
      </w:del>
      <w:r w:rsidR="0065428F" w:rsidRPr="00462C39">
        <w:rPr>
          <w:lang w:val="en-US"/>
        </w:rPr>
        <w:t>consumers from</w:t>
      </w:r>
      <w:r w:rsidR="00D33676" w:rsidRPr="00462C39">
        <w:rPr>
          <w:lang w:val="en-US"/>
        </w:rPr>
        <w:t xml:space="preserve"> </w:t>
      </w:r>
      <w:del w:id="416" w:author="Tejpal Singh [2]" w:date="2023-05-03T10:47:00Z">
        <w:r w:rsidR="00D33676" w:rsidRPr="00462C39" w:rsidDel="00D74B96">
          <w:rPr>
            <w:lang w:val="en-US"/>
          </w:rPr>
          <w:delText xml:space="preserve">cheating </w:delText>
        </w:r>
      </w:del>
      <w:ins w:id="417" w:author="Tejpal Singh [2]" w:date="2023-05-03T10:47:00Z">
        <w:r w:rsidR="00D74B96" w:rsidRPr="00462C39">
          <w:rPr>
            <w:lang w:val="en-US"/>
          </w:rPr>
          <w:t xml:space="preserve"> being misled </w:t>
        </w:r>
      </w:ins>
      <w:r w:rsidR="00D33676" w:rsidRPr="00462C39">
        <w:rPr>
          <w:lang w:val="en-US"/>
        </w:rPr>
        <w:t>by</w:t>
      </w:r>
      <w:r w:rsidR="004C5FD2" w:rsidRPr="00462C39">
        <w:rPr>
          <w:lang w:val="en-US"/>
        </w:rPr>
        <w:t xml:space="preserve"> such</w:t>
      </w:r>
      <w:r w:rsidR="00D33676" w:rsidRPr="00462C39">
        <w:rPr>
          <w:lang w:val="en-US"/>
        </w:rPr>
        <w:t xml:space="preserve"> counter</w:t>
      </w:r>
      <w:r w:rsidRPr="00462C39">
        <w:rPr>
          <w:lang w:val="en-US"/>
        </w:rPr>
        <w:t xml:space="preserve">feiters and </w:t>
      </w:r>
      <w:r w:rsidR="00505F01" w:rsidRPr="00462C39">
        <w:rPr>
          <w:lang w:val="en-US"/>
        </w:rPr>
        <w:t>also protect</w:t>
      </w:r>
      <w:r w:rsidR="004C5FD2" w:rsidRPr="00462C39">
        <w:rPr>
          <w:lang w:val="en-US"/>
        </w:rPr>
        <w:t xml:space="preserve"> them from </w:t>
      </w:r>
      <w:r w:rsidRPr="00462C39">
        <w:rPr>
          <w:lang w:val="en-US"/>
        </w:rPr>
        <w:t xml:space="preserve">possible </w:t>
      </w:r>
      <w:del w:id="418" w:author="Tejpal Singh [2]" w:date="2023-01-08T20:19:00Z">
        <w:r w:rsidRPr="00462C39" w:rsidDel="0045350B">
          <w:rPr>
            <w:lang w:val="en-US"/>
          </w:rPr>
          <w:delText>data theft</w:delText>
        </w:r>
      </w:del>
      <w:ins w:id="419" w:author="Tejpal Singh [2]" w:date="2023-01-08T20:19:00Z">
        <w:r w:rsidR="0045350B" w:rsidRPr="00462C39">
          <w:rPr>
            <w:lang w:val="en-US"/>
          </w:rPr>
          <w:t xml:space="preserve"> performance</w:t>
        </w:r>
      </w:ins>
      <w:r w:rsidRPr="00462C39">
        <w:rPr>
          <w:lang w:val="en-US"/>
        </w:rPr>
        <w:t>,</w:t>
      </w:r>
      <w:ins w:id="420" w:author="Tejpal Singh [2]" w:date="2023-01-08T20:19:00Z">
        <w:r w:rsidR="0045350B" w:rsidRPr="00462C39">
          <w:rPr>
            <w:lang w:val="en-US"/>
          </w:rPr>
          <w:t xml:space="preserve"> quality of service,</w:t>
        </w:r>
      </w:ins>
      <w:r w:rsidRPr="00462C39">
        <w:rPr>
          <w:lang w:val="en-US"/>
        </w:rPr>
        <w:t xml:space="preserve"> safety, </w:t>
      </w:r>
      <w:r w:rsidR="00D33676" w:rsidRPr="00462C39">
        <w:rPr>
          <w:lang w:val="en-US"/>
        </w:rPr>
        <w:t xml:space="preserve">security or privacy </w:t>
      </w:r>
      <w:r w:rsidRPr="00462C39">
        <w:rPr>
          <w:lang w:val="en-US"/>
        </w:rPr>
        <w:t>related concerns</w:t>
      </w:r>
      <w:r w:rsidR="00D33676" w:rsidRPr="00462C39">
        <w:rPr>
          <w:lang w:val="en-US"/>
        </w:rPr>
        <w:t>.</w:t>
      </w:r>
    </w:p>
    <w:p w14:paraId="576F63D5" w14:textId="77777777" w:rsidR="00663415" w:rsidRPr="00462C39" w:rsidRDefault="00663415" w:rsidP="00663415">
      <w:pPr>
        <w:pStyle w:val="Heading2"/>
        <w:rPr>
          <w:lang w:val="en-US" w:eastAsia="ja-JP"/>
        </w:rPr>
      </w:pPr>
      <w:r w:rsidRPr="00462C39">
        <w:rPr>
          <w:lang w:val="en-US" w:eastAsia="ja-JP"/>
        </w:rPr>
        <w:lastRenderedPageBreak/>
        <w:t>7.</w:t>
      </w:r>
      <w:r w:rsidR="00793E2F" w:rsidRPr="00462C39">
        <w:rPr>
          <w:lang w:val="en-US" w:eastAsia="ja-JP"/>
        </w:rPr>
        <w:t>3</w:t>
      </w:r>
      <w:r w:rsidRPr="00462C39">
        <w:rPr>
          <w:lang w:val="en-US" w:eastAsia="ja-JP"/>
        </w:rPr>
        <w:tab/>
        <w:t>Custom</w:t>
      </w:r>
      <w:del w:id="421" w:author="Tejpal Singh [2]" w:date="2023-01-09T19:42:00Z">
        <w:r w:rsidRPr="00462C39" w:rsidDel="00B26527">
          <w:rPr>
            <w:lang w:val="en-US" w:eastAsia="ja-JP"/>
          </w:rPr>
          <w:delText>s</w:delText>
        </w:r>
      </w:del>
      <w:r w:rsidR="007108E3" w:rsidRPr="00462C39">
        <w:rPr>
          <w:lang w:val="en-US" w:eastAsia="ja-JP"/>
        </w:rPr>
        <w:t xml:space="preserve"> and</w:t>
      </w:r>
      <w:r w:rsidR="00793E2F" w:rsidRPr="00462C39">
        <w:rPr>
          <w:lang w:val="en-US" w:eastAsia="ja-JP"/>
        </w:rPr>
        <w:t xml:space="preserve"> Excise</w:t>
      </w:r>
      <w:r w:rsidR="003E3F52" w:rsidRPr="00462C39">
        <w:rPr>
          <w:lang w:val="en-US" w:eastAsia="ja-JP"/>
        </w:rPr>
        <w:t xml:space="preserve"> agencies</w:t>
      </w:r>
    </w:p>
    <w:p w14:paraId="576F63D6" w14:textId="46D372A0" w:rsidR="00B51026" w:rsidRPr="00462C39" w:rsidRDefault="00BB2B2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462C39">
        <w:rPr>
          <w:color w:val="000000" w:themeColor="text1"/>
          <w:lang w:val="en-US"/>
        </w:rPr>
        <w:t xml:space="preserve">The </w:t>
      </w:r>
      <w:ins w:id="422" w:author="Tejpal Singh [2]" w:date="2023-01-08T20:20:00Z">
        <w:r w:rsidR="009E113D" w:rsidRPr="00462C39">
          <w:rPr>
            <w:color w:val="000000" w:themeColor="text1"/>
            <w:lang w:val="en-US"/>
          </w:rPr>
          <w:t>C</w:t>
        </w:r>
      </w:ins>
      <w:del w:id="423" w:author="Tejpal Singh [2]" w:date="2023-01-08T20:20:00Z">
        <w:r w:rsidRPr="00462C39" w:rsidDel="009E113D">
          <w:rPr>
            <w:color w:val="000000" w:themeColor="text1"/>
            <w:lang w:val="en-US"/>
          </w:rPr>
          <w:delText>c</w:delText>
        </w:r>
      </w:del>
      <w:r w:rsidRPr="00462C39">
        <w:rPr>
          <w:color w:val="000000" w:themeColor="text1"/>
          <w:lang w:val="en-US"/>
        </w:rPr>
        <w:t>ustom</w:t>
      </w:r>
      <w:r w:rsidR="00D83FD2" w:rsidRPr="00462C39">
        <w:rPr>
          <w:color w:val="000000" w:themeColor="text1"/>
          <w:lang w:val="en-US"/>
        </w:rPr>
        <w:t xml:space="preserve"> </w:t>
      </w:r>
      <w:r w:rsidR="007108E3" w:rsidRPr="00462C39">
        <w:rPr>
          <w:color w:val="000000" w:themeColor="text1"/>
          <w:lang w:val="en-US"/>
        </w:rPr>
        <w:t>and</w:t>
      </w:r>
      <w:r w:rsidR="00C72556" w:rsidRPr="00462C39">
        <w:rPr>
          <w:color w:val="000000" w:themeColor="text1"/>
          <w:lang w:val="en-US"/>
        </w:rPr>
        <w:t xml:space="preserve"> Excise </w:t>
      </w:r>
      <w:r w:rsidRPr="00462C39">
        <w:rPr>
          <w:color w:val="000000" w:themeColor="text1"/>
          <w:lang w:val="en-US"/>
        </w:rPr>
        <w:t>authorities of Member states are the first touch point</w:t>
      </w:r>
      <w:r w:rsidR="00C72556" w:rsidRPr="00462C39">
        <w:rPr>
          <w:color w:val="000000" w:themeColor="text1"/>
          <w:lang w:val="en-US"/>
        </w:rPr>
        <w:t xml:space="preserve"> for entry of mobile </w:t>
      </w:r>
      <w:ins w:id="424" w:author="Tejpal Singh [2]" w:date="2023-01-08T20:21:00Z">
        <w:r w:rsidR="009E113D" w:rsidRPr="00462C39">
          <w:rPr>
            <w:color w:val="000000" w:themeColor="text1"/>
            <w:lang w:val="en-US"/>
          </w:rPr>
          <w:t>telecommunication/</w:t>
        </w:r>
      </w:ins>
      <w:r w:rsidR="00C72556" w:rsidRPr="00462C39">
        <w:rPr>
          <w:color w:val="000000" w:themeColor="text1"/>
          <w:lang w:val="en-US"/>
        </w:rPr>
        <w:t xml:space="preserve">ICT devices in </w:t>
      </w:r>
      <w:ins w:id="425" w:author="email" w:date="2023-05-11T22:00:00Z">
        <w:r w:rsidR="00E556FF" w:rsidRPr="00462C39">
          <w:rPr>
            <w:color w:val="000000" w:themeColor="text1"/>
            <w:lang w:val="en-US"/>
          </w:rPr>
          <w:t xml:space="preserve">the </w:t>
        </w:r>
      </w:ins>
      <w:r w:rsidR="00C72556" w:rsidRPr="00462C39">
        <w:rPr>
          <w:color w:val="000000" w:themeColor="text1"/>
          <w:lang w:val="en-US"/>
        </w:rPr>
        <w:t>country</w:t>
      </w:r>
      <w:ins w:id="426" w:author="Tejpal Singh [2]" w:date="2023-01-08T20:24:00Z">
        <w:r w:rsidR="009E113D" w:rsidRPr="00462C39">
          <w:rPr>
            <w:color w:val="000000" w:themeColor="text1"/>
            <w:lang w:val="en-US"/>
          </w:rPr>
          <w:t xml:space="preserve"> or local market</w:t>
        </w:r>
      </w:ins>
      <w:r w:rsidR="00D83FD2" w:rsidRPr="00462C39">
        <w:rPr>
          <w:color w:val="000000" w:themeColor="text1"/>
          <w:lang w:val="en-US"/>
        </w:rPr>
        <w:t xml:space="preserve"> </w:t>
      </w:r>
      <w:del w:id="427" w:author="Tejpal Singh [2]" w:date="2023-01-08T20:21:00Z">
        <w:r w:rsidR="00C72556" w:rsidRPr="00462C39" w:rsidDel="009E113D">
          <w:rPr>
            <w:color w:val="000000" w:themeColor="text1"/>
            <w:lang w:val="en-US"/>
          </w:rPr>
          <w:delText xml:space="preserve">or local market </w:delText>
        </w:r>
      </w:del>
      <w:r w:rsidR="00C72556" w:rsidRPr="00462C39">
        <w:rPr>
          <w:color w:val="000000" w:themeColor="text1"/>
          <w:lang w:val="en-US"/>
        </w:rPr>
        <w:t>and therefore they</w:t>
      </w:r>
      <w:r w:rsidRPr="00462C39">
        <w:rPr>
          <w:color w:val="000000" w:themeColor="text1"/>
          <w:lang w:val="en-US"/>
        </w:rPr>
        <w:t xml:space="preserve"> can play</w:t>
      </w:r>
      <w:ins w:id="428" w:author="Tejpal Singh [2]" w:date="2023-05-03T10:47:00Z">
        <w:r w:rsidR="00D74B96" w:rsidRPr="00462C39">
          <w:rPr>
            <w:color w:val="000000" w:themeColor="text1"/>
            <w:lang w:val="en-US"/>
          </w:rPr>
          <w:t xml:space="preserve"> an</w:t>
        </w:r>
      </w:ins>
      <w:r w:rsidRPr="00462C39">
        <w:rPr>
          <w:color w:val="000000" w:themeColor="text1"/>
          <w:lang w:val="en-US"/>
        </w:rPr>
        <w:t xml:space="preserve"> important role to</w:t>
      </w:r>
      <w:r w:rsidR="00B51026" w:rsidRPr="00462C39">
        <w:rPr>
          <w:color w:val="000000" w:themeColor="text1"/>
          <w:lang w:val="en-US"/>
        </w:rPr>
        <w:t xml:space="preserve"> effectively limit the circulation, import and sale of new counterfeit ICT devices</w:t>
      </w:r>
      <w:r w:rsidRPr="00462C39">
        <w:rPr>
          <w:color w:val="000000" w:themeColor="text1"/>
          <w:lang w:val="en-US"/>
        </w:rPr>
        <w:t>. They need</w:t>
      </w:r>
      <w:r w:rsidR="00B51026" w:rsidRPr="00462C39">
        <w:rPr>
          <w:color w:val="000000" w:themeColor="text1"/>
          <w:lang w:val="en-US"/>
        </w:rPr>
        <w:t xml:space="preserve"> to establish a close collaboration between th</w:t>
      </w:r>
      <w:r w:rsidR="00B51026" w:rsidRPr="00CE669F">
        <w:rPr>
          <w:color w:val="000000" w:themeColor="text1"/>
          <w:lang w:val="en-US"/>
        </w:rPr>
        <w:t xml:space="preserve">e authorities responsible for the </w:t>
      </w:r>
      <w:r w:rsidR="00C73C80" w:rsidRPr="00CE669F">
        <w:rPr>
          <w:color w:val="000000" w:themeColor="text1"/>
          <w:lang w:val="en-US"/>
        </w:rPr>
        <w:t>implementing and managing the IT solution as per Reference Unified Reference Framework (</w:t>
      </w:r>
      <w:r w:rsidRPr="00CE669F">
        <w:rPr>
          <w:color w:val="000000" w:themeColor="text1"/>
          <w:lang w:val="en-US"/>
        </w:rPr>
        <w:t>RUPF</w:t>
      </w:r>
      <w:r w:rsidR="00C73C80" w:rsidRPr="00CE669F">
        <w:rPr>
          <w:color w:val="000000" w:themeColor="text1"/>
          <w:lang w:val="en-US"/>
        </w:rPr>
        <w:t>) provided in this Recommendation and</w:t>
      </w:r>
      <w:r w:rsidR="00D83FD2">
        <w:rPr>
          <w:color w:val="000000" w:themeColor="text1"/>
          <w:lang w:val="en-US"/>
        </w:rPr>
        <w:t xml:space="preserve"> </w:t>
      </w:r>
      <w:r w:rsidRPr="00CE669F">
        <w:rPr>
          <w:color w:val="000000" w:themeColor="text1"/>
          <w:lang w:val="en-US"/>
        </w:rPr>
        <w:t>also</w:t>
      </w:r>
      <w:r w:rsidR="00D83FD2">
        <w:rPr>
          <w:color w:val="000000" w:themeColor="text1"/>
          <w:lang w:val="en-US"/>
        </w:rPr>
        <w:t xml:space="preserve"> </w:t>
      </w:r>
      <w:ins w:id="429" w:author="Tejpal Singh [2]" w:date="2023-01-08T20:25:00Z">
        <w:r w:rsidR="009E113D">
          <w:rPr>
            <w:color w:val="000000" w:themeColor="text1"/>
            <w:lang w:val="en-US"/>
          </w:rPr>
          <w:t>with c</w:t>
        </w:r>
      </w:ins>
      <w:del w:id="430" w:author="Tejpal Singh [2]" w:date="2023-01-08T20:25:00Z">
        <w:r w:rsidR="00B51026" w:rsidRPr="00CE669F" w:rsidDel="009E113D">
          <w:rPr>
            <w:color w:val="000000" w:themeColor="text1"/>
            <w:lang w:val="en-US"/>
          </w:rPr>
          <w:delText>c</w:delText>
        </w:r>
      </w:del>
      <w:r w:rsidR="00B51026" w:rsidRPr="00CE669F">
        <w:rPr>
          <w:color w:val="000000" w:themeColor="text1"/>
          <w:lang w:val="en-US"/>
        </w:rPr>
        <w:t>ustoms</w:t>
      </w:r>
      <w:r w:rsidRPr="00CE669F">
        <w:rPr>
          <w:color w:val="000000" w:themeColor="text1"/>
          <w:lang w:val="en-US"/>
        </w:rPr>
        <w:t xml:space="preserve"> counterpart</w:t>
      </w:r>
      <w:r w:rsidR="00B51026" w:rsidRPr="00CE669F">
        <w:rPr>
          <w:color w:val="000000" w:themeColor="text1"/>
          <w:lang w:val="en-US"/>
        </w:rPr>
        <w:t xml:space="preserve"> of </w:t>
      </w:r>
      <w:r w:rsidRPr="00CE669F">
        <w:rPr>
          <w:color w:val="000000" w:themeColor="text1"/>
          <w:lang w:val="en-US"/>
        </w:rPr>
        <w:t>other</w:t>
      </w:r>
      <w:r w:rsidR="00B51026" w:rsidRPr="00CE669F">
        <w:rPr>
          <w:color w:val="000000" w:themeColor="text1"/>
          <w:lang w:val="en-US"/>
        </w:rPr>
        <w:t xml:space="preserve"> countries.</w:t>
      </w:r>
      <w:r w:rsidR="00D83FD2">
        <w:rPr>
          <w:color w:val="000000" w:themeColor="text1"/>
          <w:lang w:val="en-US"/>
        </w:rPr>
        <w:t xml:space="preserve"> </w:t>
      </w:r>
      <w:r w:rsidRPr="00CE669F">
        <w:rPr>
          <w:color w:val="000000" w:themeColor="text1"/>
          <w:lang w:val="en-US"/>
        </w:rPr>
        <w:t>Similar</w:t>
      </w:r>
      <w:r w:rsidR="00C72556" w:rsidRPr="00CE669F">
        <w:rPr>
          <w:color w:val="000000" w:themeColor="text1"/>
          <w:lang w:val="en-US"/>
        </w:rPr>
        <w:t>ly</w:t>
      </w:r>
      <w:r w:rsidRPr="00CE669F">
        <w:rPr>
          <w:color w:val="000000" w:themeColor="text1"/>
          <w:lang w:val="en-US"/>
        </w:rPr>
        <w:t>,</w:t>
      </w:r>
      <w:r w:rsidR="00D83FD2">
        <w:rPr>
          <w:color w:val="000000" w:themeColor="text1"/>
          <w:lang w:val="en-US"/>
        </w:rPr>
        <w:t xml:space="preserve"> </w:t>
      </w:r>
      <w:r w:rsidRPr="00CE669F">
        <w:rPr>
          <w:color w:val="000000" w:themeColor="text1"/>
          <w:lang w:val="en-US"/>
        </w:rPr>
        <w:t xml:space="preserve">for the mobile ICT devices </w:t>
      </w:r>
      <w:r w:rsidRPr="00462C39">
        <w:rPr>
          <w:color w:val="000000" w:themeColor="text1"/>
          <w:lang w:val="en-US"/>
        </w:rPr>
        <w:t>produced and sold locally</w:t>
      </w:r>
      <w:r w:rsidR="00C73C80" w:rsidRPr="00462C39">
        <w:rPr>
          <w:color w:val="000000" w:themeColor="text1"/>
          <w:lang w:val="en-US"/>
        </w:rPr>
        <w:t xml:space="preserve">, Excise departments of Member States </w:t>
      </w:r>
      <w:del w:id="431" w:author="Tejpal Singh [2]" w:date="2023-05-03T10:47:00Z">
        <w:r w:rsidR="00C73C80" w:rsidRPr="00462C39" w:rsidDel="009E72AF">
          <w:rPr>
            <w:color w:val="000000" w:themeColor="text1"/>
            <w:lang w:val="en-US"/>
          </w:rPr>
          <w:delText xml:space="preserve">can </w:delText>
        </w:r>
      </w:del>
      <w:ins w:id="432" w:author="Tejpal Singh [2]" w:date="2023-05-03T10:47:00Z">
        <w:r w:rsidR="009E72AF" w:rsidRPr="00462C39">
          <w:rPr>
            <w:color w:val="000000" w:themeColor="text1"/>
            <w:lang w:val="en-US"/>
          </w:rPr>
          <w:t xml:space="preserve"> may </w:t>
        </w:r>
      </w:ins>
      <w:r w:rsidR="00C73C80" w:rsidRPr="00462C39">
        <w:rPr>
          <w:color w:val="000000" w:themeColor="text1"/>
          <w:lang w:val="en-US"/>
        </w:rPr>
        <w:t>use the IT</w:t>
      </w:r>
      <w:r w:rsidRPr="00462C39">
        <w:rPr>
          <w:color w:val="000000" w:themeColor="text1"/>
          <w:lang w:val="en-US"/>
        </w:rPr>
        <w:t xml:space="preserve"> platform to ensure that no counterfeit </w:t>
      </w:r>
      <w:ins w:id="433" w:author="Tejpal Singh [2]" w:date="2023-01-08T20:26:00Z">
        <w:r w:rsidR="009E113D" w:rsidRPr="00462C39">
          <w:rPr>
            <w:color w:val="000000" w:themeColor="text1"/>
            <w:lang w:val="en-US"/>
          </w:rPr>
          <w:t xml:space="preserve">or tampered </w:t>
        </w:r>
      </w:ins>
      <w:r w:rsidRPr="00462C39">
        <w:rPr>
          <w:color w:val="000000" w:themeColor="text1"/>
          <w:lang w:val="en-US"/>
        </w:rPr>
        <w:t xml:space="preserve">ICT device is allowed </w:t>
      </w:r>
      <w:r w:rsidR="00C73C80" w:rsidRPr="00462C39">
        <w:rPr>
          <w:color w:val="000000" w:themeColor="text1"/>
          <w:lang w:val="en-US"/>
        </w:rPr>
        <w:t xml:space="preserve">to </w:t>
      </w:r>
      <w:r w:rsidRPr="00462C39">
        <w:rPr>
          <w:color w:val="000000" w:themeColor="text1"/>
          <w:lang w:val="en-US"/>
        </w:rPr>
        <w:t xml:space="preserve">enter </w:t>
      </w:r>
      <w:del w:id="434" w:author="email" w:date="2023-05-11T22:03:00Z">
        <w:r w:rsidRPr="00462C39" w:rsidDel="00E556FF">
          <w:rPr>
            <w:color w:val="000000" w:themeColor="text1"/>
            <w:lang w:val="en-US"/>
          </w:rPr>
          <w:delText xml:space="preserve">in </w:delText>
        </w:r>
      </w:del>
      <w:ins w:id="435" w:author="email" w:date="2023-05-11T22:03:00Z">
        <w:r w:rsidR="00E556FF" w:rsidRPr="00462C39">
          <w:rPr>
            <w:color w:val="000000" w:themeColor="text1"/>
            <w:lang w:val="en-US"/>
          </w:rPr>
          <w:t xml:space="preserve">the </w:t>
        </w:r>
      </w:ins>
      <w:r w:rsidRPr="00462C39">
        <w:rPr>
          <w:color w:val="000000" w:themeColor="text1"/>
          <w:lang w:val="en-US"/>
        </w:rPr>
        <w:t xml:space="preserve">local market bypassing </w:t>
      </w:r>
      <w:r w:rsidR="00C72556" w:rsidRPr="00462C39">
        <w:rPr>
          <w:color w:val="000000" w:themeColor="text1"/>
          <w:lang w:val="en-US"/>
        </w:rPr>
        <w:t xml:space="preserve">the </w:t>
      </w:r>
      <w:r w:rsidRPr="00462C39">
        <w:rPr>
          <w:color w:val="000000" w:themeColor="text1"/>
          <w:lang w:val="en-US"/>
        </w:rPr>
        <w:t>legal channels.</w:t>
      </w:r>
    </w:p>
    <w:p w14:paraId="576F63D7" w14:textId="1F46AE98" w:rsidR="00B51026" w:rsidRPr="00462C39" w:rsidRDefault="00BB2B2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del w:id="436" w:author="Tejpal Singh [2]" w:date="2023-01-08T20:26:00Z">
        <w:r w:rsidRPr="00462C39" w:rsidDel="009E113D">
          <w:rPr>
            <w:color w:val="000000" w:themeColor="text1"/>
            <w:lang w:val="en-US"/>
          </w:rPr>
          <w:delText xml:space="preserve">The </w:delText>
        </w:r>
      </w:del>
      <w:r w:rsidRPr="00462C39">
        <w:rPr>
          <w:color w:val="000000" w:themeColor="text1"/>
          <w:lang w:val="en-US"/>
        </w:rPr>
        <w:t>Customs and Excise authorities</w:t>
      </w:r>
      <w:ins w:id="437" w:author="Tejpal Singh [2]" w:date="2023-01-08T20:28:00Z">
        <w:r w:rsidR="009E113D" w:rsidRPr="00462C39">
          <w:rPr>
            <w:color w:val="000000" w:themeColor="text1"/>
            <w:lang w:val="en-US"/>
          </w:rPr>
          <w:t xml:space="preserve"> in collaboration with LEAs</w:t>
        </w:r>
      </w:ins>
      <w:r w:rsidRPr="00462C39">
        <w:rPr>
          <w:color w:val="000000" w:themeColor="text1"/>
          <w:lang w:val="en-US"/>
        </w:rPr>
        <w:t xml:space="preserve"> can make good use of </w:t>
      </w:r>
      <w:r w:rsidR="007912DD" w:rsidRPr="00462C39">
        <w:rPr>
          <w:color w:val="000000" w:themeColor="text1"/>
          <w:lang w:val="en-US"/>
        </w:rPr>
        <w:t>analytics</w:t>
      </w:r>
      <w:ins w:id="438" w:author="email" w:date="2023-05-11T22:06:00Z">
        <w:r w:rsidR="00E556FF" w:rsidRPr="00462C39">
          <w:rPr>
            <w:color w:val="000000" w:themeColor="text1"/>
            <w:lang w:val="en-US"/>
          </w:rPr>
          <w:t>,</w:t>
        </w:r>
      </w:ins>
      <w:r w:rsidR="007912DD" w:rsidRPr="00462C39">
        <w:rPr>
          <w:color w:val="000000" w:themeColor="text1"/>
          <w:lang w:val="en-US"/>
        </w:rPr>
        <w:t xml:space="preserve"> on </w:t>
      </w:r>
      <w:r w:rsidRPr="00462C39">
        <w:rPr>
          <w:color w:val="000000" w:themeColor="text1"/>
          <w:lang w:val="en-US"/>
        </w:rPr>
        <w:t xml:space="preserve">consumer </w:t>
      </w:r>
      <w:r w:rsidR="007912DD" w:rsidRPr="00462C39">
        <w:rPr>
          <w:color w:val="000000" w:themeColor="text1"/>
          <w:lang w:val="en-US"/>
        </w:rPr>
        <w:t>query</w:t>
      </w:r>
      <w:ins w:id="439" w:author="Tejpal Singh [2]" w:date="2023-01-08T20:29:00Z">
        <w:r w:rsidR="009E113D" w:rsidRPr="00462C39">
          <w:rPr>
            <w:color w:val="000000" w:themeColor="text1"/>
            <w:lang w:val="en-US"/>
          </w:rPr>
          <w:t xml:space="preserve"> or </w:t>
        </w:r>
      </w:ins>
      <w:del w:id="440" w:author="Tejpal Singh [2]" w:date="2023-01-08T20:29:00Z">
        <w:r w:rsidR="007912DD" w:rsidRPr="00462C39" w:rsidDel="009E113D">
          <w:rPr>
            <w:color w:val="000000" w:themeColor="text1"/>
            <w:lang w:val="en-US"/>
          </w:rPr>
          <w:delText>/</w:delText>
        </w:r>
      </w:del>
      <w:r w:rsidRPr="00462C39">
        <w:rPr>
          <w:color w:val="000000" w:themeColor="text1"/>
          <w:lang w:val="en-US"/>
        </w:rPr>
        <w:t>feedback</w:t>
      </w:r>
      <w:r w:rsidR="007912DD" w:rsidRPr="00462C39">
        <w:rPr>
          <w:color w:val="000000" w:themeColor="text1"/>
          <w:lang w:val="en-US"/>
        </w:rPr>
        <w:t xml:space="preserve"> data generated through their</w:t>
      </w:r>
      <w:r w:rsidR="00D923AB" w:rsidRPr="00462C39">
        <w:rPr>
          <w:color w:val="000000" w:themeColor="text1"/>
          <w:lang w:val="en-US"/>
        </w:rPr>
        <w:t xml:space="preserve"> queries </w:t>
      </w:r>
      <w:ins w:id="441" w:author="email" w:date="2023-05-11T22:03:00Z">
        <w:r w:rsidR="00E556FF" w:rsidRPr="00462C39">
          <w:rPr>
            <w:color w:val="000000" w:themeColor="text1"/>
            <w:lang w:val="en-US"/>
          </w:rPr>
          <w:t xml:space="preserve">to </w:t>
        </w:r>
      </w:ins>
      <w:ins w:id="442" w:author="Tejpal Singh [2]" w:date="2023-01-08T20:27:00Z">
        <w:del w:id="443" w:author="email" w:date="2023-05-11T22:03:00Z">
          <w:r w:rsidR="009E113D" w:rsidRPr="00462C39" w:rsidDel="00E556FF">
            <w:rPr>
              <w:color w:val="000000" w:themeColor="text1"/>
              <w:lang w:val="en-US"/>
            </w:rPr>
            <w:delText xml:space="preserve">on </w:delText>
          </w:r>
        </w:del>
        <w:del w:id="444" w:author="email" w:date="2023-05-11T22:04:00Z">
          <w:r w:rsidR="009E113D" w:rsidRPr="00462C39" w:rsidDel="00E556FF">
            <w:rPr>
              <w:color w:val="000000" w:themeColor="text1"/>
              <w:lang w:val="en-US"/>
            </w:rPr>
            <w:delText>unified</w:delText>
          </w:r>
        </w:del>
      </w:ins>
      <w:ins w:id="445" w:author="email" w:date="2023-05-11T22:04:00Z">
        <w:r w:rsidR="00E556FF" w:rsidRPr="00462C39">
          <w:rPr>
            <w:color w:val="000000" w:themeColor="text1"/>
            <w:lang w:val="en-US"/>
          </w:rPr>
          <w:t>the unified</w:t>
        </w:r>
      </w:ins>
      <w:ins w:id="446" w:author="Tejpal Singh [2]" w:date="2023-01-08T20:27:00Z">
        <w:r w:rsidR="009E113D" w:rsidRPr="00462C39">
          <w:rPr>
            <w:color w:val="000000" w:themeColor="text1"/>
            <w:lang w:val="en-US"/>
          </w:rPr>
          <w:t xml:space="preserve"> </w:t>
        </w:r>
      </w:ins>
      <w:ins w:id="447" w:author="Tejpal Singh [2]" w:date="2023-05-12T10:06:00Z">
        <w:r w:rsidR="00AE4E64" w:rsidRPr="00462C39">
          <w:rPr>
            <w:color w:val="000000" w:themeColor="text1"/>
            <w:lang w:val="en-US"/>
          </w:rPr>
          <w:t xml:space="preserve">national </w:t>
        </w:r>
      </w:ins>
      <w:ins w:id="448" w:author="Tejpal Singh [2]" w:date="2023-01-08T20:27:00Z">
        <w:r w:rsidR="009E113D" w:rsidRPr="00462C39">
          <w:rPr>
            <w:color w:val="000000" w:themeColor="text1"/>
            <w:lang w:val="en-US"/>
          </w:rPr>
          <w:t>platform</w:t>
        </w:r>
      </w:ins>
      <w:ins w:id="449" w:author="email" w:date="2023-05-11T22:06:00Z">
        <w:r w:rsidR="00E556FF" w:rsidRPr="00462C39">
          <w:rPr>
            <w:color w:val="000000" w:themeColor="text1"/>
            <w:lang w:val="en-US"/>
          </w:rPr>
          <w:t>,</w:t>
        </w:r>
      </w:ins>
      <w:ins w:id="450" w:author="Tejpal Singh [2]" w:date="2023-01-08T20:27:00Z">
        <w:r w:rsidR="009E113D" w:rsidRPr="00462C39">
          <w:rPr>
            <w:color w:val="000000" w:themeColor="text1"/>
            <w:lang w:val="en-US"/>
          </w:rPr>
          <w:t xml:space="preserve"> </w:t>
        </w:r>
      </w:ins>
      <w:ins w:id="451" w:author="email" w:date="2023-05-11T22:05:00Z">
        <w:r w:rsidR="00E556FF" w:rsidRPr="00462C39">
          <w:rPr>
            <w:color w:val="000000" w:themeColor="text1"/>
            <w:lang w:val="en-US"/>
          </w:rPr>
          <w:t xml:space="preserve">for </w:t>
        </w:r>
      </w:ins>
      <w:del w:id="452" w:author="email" w:date="2023-05-11T22:05:00Z">
        <w:r w:rsidR="00D923AB" w:rsidRPr="00462C39" w:rsidDel="00E556FF">
          <w:rPr>
            <w:color w:val="000000" w:themeColor="text1"/>
            <w:lang w:val="en-US"/>
          </w:rPr>
          <w:delText xml:space="preserve">to unified </w:delText>
        </w:r>
        <w:r w:rsidR="007F7989" w:rsidRPr="00462C39" w:rsidDel="00E556FF">
          <w:rPr>
            <w:color w:val="000000" w:themeColor="text1"/>
            <w:lang w:val="en-US"/>
          </w:rPr>
          <w:delText xml:space="preserve">national </w:delText>
        </w:r>
        <w:r w:rsidR="00D923AB" w:rsidRPr="00462C39" w:rsidDel="00E556FF">
          <w:rPr>
            <w:color w:val="000000" w:themeColor="text1"/>
            <w:lang w:val="en-US"/>
          </w:rPr>
          <w:delText>platform</w:delText>
        </w:r>
      </w:del>
      <w:ins w:id="453" w:author="Tejpal Singh [2]" w:date="2023-01-08T20:28:00Z">
        <w:del w:id="454" w:author="email" w:date="2023-05-11T22:05:00Z">
          <w:r w:rsidR="009E113D" w:rsidRPr="00462C39" w:rsidDel="00E556FF">
            <w:rPr>
              <w:color w:val="000000" w:themeColor="text1"/>
              <w:lang w:val="en-US"/>
            </w:rPr>
            <w:delText xml:space="preserve">track and </w:delText>
          </w:r>
        </w:del>
        <w:r w:rsidR="009E113D" w:rsidRPr="00462C39">
          <w:rPr>
            <w:color w:val="000000" w:themeColor="text1"/>
            <w:lang w:val="en-US"/>
          </w:rPr>
          <w:t>trac</w:t>
        </w:r>
        <w:del w:id="455" w:author="email" w:date="2023-05-11T22:04:00Z">
          <w:r w:rsidR="009E113D" w:rsidRPr="00462C39" w:rsidDel="00E556FF">
            <w:rPr>
              <w:color w:val="000000" w:themeColor="text1"/>
              <w:lang w:val="en-US"/>
            </w:rPr>
            <w:delText>e</w:delText>
          </w:r>
        </w:del>
      </w:ins>
      <w:ins w:id="456" w:author="email" w:date="2023-05-11T22:04:00Z">
        <w:r w:rsidR="00E556FF" w:rsidRPr="00462C39">
          <w:rPr>
            <w:color w:val="000000" w:themeColor="text1"/>
            <w:lang w:val="en-US"/>
          </w:rPr>
          <w:t>k</w:t>
        </w:r>
      </w:ins>
      <w:ins w:id="457" w:author="email" w:date="2023-05-11T22:05:00Z">
        <w:r w:rsidR="00E556FF" w:rsidRPr="00462C39">
          <w:rPr>
            <w:color w:val="000000" w:themeColor="text1"/>
            <w:lang w:val="en-US"/>
          </w:rPr>
          <w:t>ing</w:t>
        </w:r>
      </w:ins>
      <w:ins w:id="458" w:author="Tejpal Singh [2]" w:date="2023-01-08T20:28:00Z">
        <w:r w:rsidR="009E113D" w:rsidRPr="00462C39">
          <w:rPr>
            <w:color w:val="000000" w:themeColor="text1"/>
            <w:lang w:val="en-US"/>
          </w:rPr>
          <w:t xml:space="preserve"> the entities involved</w:t>
        </w:r>
      </w:ins>
      <w:ins w:id="459" w:author="email" w:date="2023-05-11T22:05:00Z">
        <w:r w:rsidR="00E556FF" w:rsidRPr="00462C39">
          <w:rPr>
            <w:color w:val="000000" w:themeColor="text1"/>
            <w:lang w:val="en-US"/>
          </w:rPr>
          <w:t xml:space="preserve"> in</w:t>
        </w:r>
      </w:ins>
      <w:ins w:id="460" w:author="Tejpal Singh [2]" w:date="2023-01-08T20:28:00Z">
        <w:r w:rsidR="009E113D" w:rsidRPr="00462C39">
          <w:rPr>
            <w:color w:val="000000" w:themeColor="text1"/>
            <w:lang w:val="en-US"/>
          </w:rPr>
          <w:t xml:space="preserve"> </w:t>
        </w:r>
      </w:ins>
      <w:ins w:id="461" w:author="Tejpal Singh [2]" w:date="2023-01-08T20:29:00Z">
        <w:r w:rsidR="009E113D" w:rsidRPr="00462C39">
          <w:rPr>
            <w:color w:val="000000" w:themeColor="text1"/>
            <w:lang w:val="en-US"/>
          </w:rPr>
          <w:t>pro</w:t>
        </w:r>
      </w:ins>
      <w:ins w:id="462" w:author="Tejpal Singh [2]" w:date="2023-01-08T20:30:00Z">
        <w:r w:rsidR="009E113D" w:rsidRPr="00462C39">
          <w:rPr>
            <w:color w:val="000000" w:themeColor="text1"/>
            <w:lang w:val="en-US"/>
          </w:rPr>
          <w:t xml:space="preserve">duction and </w:t>
        </w:r>
        <w:r w:rsidR="000234E3" w:rsidRPr="00462C39">
          <w:rPr>
            <w:color w:val="000000" w:themeColor="text1"/>
            <w:lang w:val="en-US"/>
          </w:rPr>
          <w:t>trafficking of counterfeit</w:t>
        </w:r>
      </w:ins>
      <w:r w:rsidR="00D83FD2" w:rsidRPr="00462C39">
        <w:rPr>
          <w:color w:val="000000" w:themeColor="text1"/>
          <w:lang w:val="en-US"/>
        </w:rPr>
        <w:t xml:space="preserve"> </w:t>
      </w:r>
      <w:ins w:id="463" w:author="Tejpal Singh [2]" w:date="2023-01-08T20:30:00Z">
        <w:r w:rsidR="000234E3" w:rsidRPr="00462C39">
          <w:rPr>
            <w:color w:val="000000" w:themeColor="text1"/>
            <w:lang w:val="en-US"/>
          </w:rPr>
          <w:t>or tampered telecommunication/ICT devices</w:t>
        </w:r>
      </w:ins>
      <w:r w:rsidR="00D923AB" w:rsidRPr="00462C39">
        <w:rPr>
          <w:color w:val="000000" w:themeColor="text1"/>
          <w:lang w:val="en-US"/>
        </w:rPr>
        <w:t>.</w:t>
      </w:r>
    </w:p>
    <w:p w14:paraId="576F63D8" w14:textId="77777777" w:rsidR="00793E2F" w:rsidRPr="00462C39" w:rsidRDefault="00793E2F" w:rsidP="00793E2F">
      <w:pPr>
        <w:pStyle w:val="Heading2"/>
        <w:rPr>
          <w:lang w:val="en-US" w:eastAsia="ja-JP"/>
        </w:rPr>
      </w:pPr>
      <w:r w:rsidRPr="00462C39">
        <w:rPr>
          <w:lang w:val="en-US" w:eastAsia="ja-JP"/>
        </w:rPr>
        <w:t>7.4</w:t>
      </w:r>
      <w:r w:rsidRPr="00462C39">
        <w:rPr>
          <w:lang w:val="en-US" w:eastAsia="ja-JP"/>
        </w:rPr>
        <w:tab/>
        <w:t>Consumer</w:t>
      </w:r>
    </w:p>
    <w:p w14:paraId="576F63D9" w14:textId="25056FD4" w:rsidR="00793E2F" w:rsidRPr="00333AB5" w:rsidRDefault="00BA735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462C39">
        <w:rPr>
          <w:lang w:val="en-US"/>
        </w:rPr>
        <w:t>Consumer</w:t>
      </w:r>
      <w:ins w:id="464" w:author="Tejpal Singh [2]" w:date="2023-05-12T10:06:00Z">
        <w:r w:rsidR="00AE4E64" w:rsidRPr="00462C39">
          <w:rPr>
            <w:lang w:val="en-US"/>
          </w:rPr>
          <w:t>s</w:t>
        </w:r>
      </w:ins>
      <w:r w:rsidRPr="00462C39">
        <w:rPr>
          <w:lang w:val="en-US"/>
        </w:rPr>
        <w:t xml:space="preserve"> </w:t>
      </w:r>
      <w:ins w:id="465" w:author="Tejpal Singh [2]" w:date="2023-05-12T10:06:00Z">
        <w:r w:rsidR="00AE4E64" w:rsidRPr="00462C39">
          <w:rPr>
            <w:lang w:val="en-US"/>
          </w:rPr>
          <w:t>are</w:t>
        </w:r>
      </w:ins>
      <w:del w:id="466" w:author="Tejpal Singh [2]" w:date="2023-05-12T10:06:00Z">
        <w:r w:rsidRPr="00462C39" w:rsidDel="00AE4E64">
          <w:rPr>
            <w:lang w:val="en-US"/>
          </w:rPr>
          <w:delText>is</w:delText>
        </w:r>
      </w:del>
      <w:r w:rsidRPr="00462C39">
        <w:rPr>
          <w:lang w:val="en-US"/>
        </w:rPr>
        <w:t xml:space="preserve"> </w:t>
      </w:r>
      <w:del w:id="467" w:author="Tejpal Singh [2]" w:date="2023-04-21T11:59:00Z">
        <w:r w:rsidRPr="00462C39" w:rsidDel="004E4C00">
          <w:rPr>
            <w:lang w:val="en-US"/>
          </w:rPr>
          <w:delText>most</w:delText>
        </w:r>
      </w:del>
      <w:ins w:id="468" w:author="Tejpal Singh [2]" w:date="2023-04-21T11:59:00Z">
        <w:r w:rsidR="004E4C00" w:rsidRPr="00462C39">
          <w:rPr>
            <w:lang w:val="en-US"/>
          </w:rPr>
          <w:t>the most</w:t>
        </w:r>
      </w:ins>
      <w:r w:rsidRPr="00462C39">
        <w:rPr>
          <w:lang w:val="en-US"/>
        </w:rPr>
        <w:t xml:space="preserve"> important stakeholder in </w:t>
      </w:r>
      <w:ins w:id="469" w:author="email" w:date="2023-05-11T22:07:00Z">
        <w:r w:rsidR="005F2F58" w:rsidRPr="00462C39">
          <w:rPr>
            <w:lang w:val="en-US"/>
          </w:rPr>
          <w:t xml:space="preserve">the </w:t>
        </w:r>
      </w:ins>
      <w:r w:rsidRPr="00462C39">
        <w:rPr>
          <w:lang w:val="en-US"/>
        </w:rPr>
        <w:t>mobile I</w:t>
      </w:r>
      <w:r w:rsidR="007F7989" w:rsidRPr="00462C39">
        <w:rPr>
          <w:lang w:val="en-US"/>
        </w:rPr>
        <w:t>CT device ecosystem</w:t>
      </w:r>
      <w:r w:rsidR="0069546D" w:rsidRPr="00462C39">
        <w:rPr>
          <w:lang w:val="en-US"/>
        </w:rPr>
        <w:t xml:space="preserve"> </w:t>
      </w:r>
      <w:r w:rsidR="007F7989" w:rsidRPr="00462C39">
        <w:rPr>
          <w:lang w:val="en-US"/>
        </w:rPr>
        <w:t xml:space="preserve">as they </w:t>
      </w:r>
      <w:del w:id="470" w:author="Tejpal Singh [2]" w:date="2023-05-03T10:50:00Z">
        <w:r w:rsidR="007F7989" w:rsidRPr="00462C39" w:rsidDel="00BE5CB2">
          <w:rPr>
            <w:lang w:val="en-US"/>
          </w:rPr>
          <w:delText>pay</w:delText>
        </w:r>
        <w:r w:rsidRPr="00462C39" w:rsidDel="00BE5CB2">
          <w:rPr>
            <w:lang w:val="en-US"/>
          </w:rPr>
          <w:delText xml:space="preserve"> for the</w:delText>
        </w:r>
      </w:del>
      <w:ins w:id="471" w:author="Tejpal Singh [2]" w:date="2023-05-03T10:50:00Z">
        <w:r w:rsidR="00BE5CB2" w:rsidRPr="00462C39">
          <w:rPr>
            <w:lang w:val="en-US"/>
          </w:rPr>
          <w:t>are the most</w:t>
        </w:r>
        <w:r w:rsidR="003F640E" w:rsidRPr="00462C39">
          <w:rPr>
            <w:lang w:val="en-US"/>
          </w:rPr>
          <w:t xml:space="preserve"> affected party from</w:t>
        </w:r>
      </w:ins>
      <w:r w:rsidRPr="00462C39">
        <w:rPr>
          <w:lang w:val="en-US"/>
        </w:rPr>
        <w:t xml:space="preserve"> </w:t>
      </w:r>
      <w:del w:id="472" w:author="Tejpal Singh [2]" w:date="2023-05-03T10:51:00Z">
        <w:r w:rsidRPr="00462C39" w:rsidDel="003F640E">
          <w:rPr>
            <w:lang w:val="en-US"/>
          </w:rPr>
          <w:delText xml:space="preserve">cost of </w:delText>
        </w:r>
      </w:del>
      <w:ins w:id="473" w:author="Tejpal Singh [2]" w:date="2023-05-03T10:51:00Z">
        <w:r w:rsidR="003F640E" w:rsidRPr="00462C39">
          <w:rPr>
            <w:lang w:val="en-US"/>
          </w:rPr>
          <w:t xml:space="preserve"> use of </w:t>
        </w:r>
      </w:ins>
      <w:del w:id="474" w:author="Tejpal Singh [2]" w:date="2023-05-03T10:51:00Z">
        <w:r w:rsidRPr="00462C39" w:rsidDel="005D7C74">
          <w:rPr>
            <w:lang w:val="en-US"/>
          </w:rPr>
          <w:delText xml:space="preserve">the </w:delText>
        </w:r>
      </w:del>
      <w:r w:rsidRPr="00462C39">
        <w:rPr>
          <w:lang w:val="en-US"/>
        </w:rPr>
        <w:t>counterfeit ICT d</w:t>
      </w:r>
      <w:r w:rsidR="007F7989" w:rsidRPr="00462C39">
        <w:rPr>
          <w:lang w:val="en-US"/>
        </w:rPr>
        <w:t>evice</w:t>
      </w:r>
      <w:ins w:id="475" w:author="Tejpal Singh [2]" w:date="2023-05-03T10:51:00Z">
        <w:r w:rsidR="005D7C74" w:rsidRPr="00462C39">
          <w:rPr>
            <w:lang w:val="en-US"/>
          </w:rPr>
          <w:t>s</w:t>
        </w:r>
      </w:ins>
      <w:r w:rsidR="007F7989" w:rsidRPr="00462C39">
        <w:rPr>
          <w:lang w:val="en-US"/>
        </w:rPr>
        <w:t xml:space="preserve"> </w:t>
      </w:r>
      <w:del w:id="476" w:author="Tejpal Singh [2]" w:date="2023-05-03T10:51:00Z">
        <w:r w:rsidR="007F7989" w:rsidRPr="00462C39" w:rsidDel="005A1700">
          <w:rPr>
            <w:lang w:val="en-US"/>
          </w:rPr>
          <w:delText>and also</w:delText>
        </w:r>
      </w:del>
      <w:ins w:id="477" w:author="Tejpal Singh [2]" w:date="2023-05-03T10:51:00Z">
        <w:r w:rsidR="005A1700" w:rsidRPr="00462C39">
          <w:rPr>
            <w:lang w:val="en-US"/>
          </w:rPr>
          <w:t>and</w:t>
        </w:r>
      </w:ins>
      <w:r w:rsidR="007F7989" w:rsidRPr="00462C39">
        <w:rPr>
          <w:lang w:val="en-US"/>
        </w:rPr>
        <w:t xml:space="preserve"> suffer</w:t>
      </w:r>
      <w:ins w:id="478" w:author="Tejpal Singh [2]" w:date="2023-01-09T19:46:00Z">
        <w:r w:rsidR="006B1584" w:rsidRPr="00462C39">
          <w:rPr>
            <w:lang w:val="en-US"/>
          </w:rPr>
          <w:t xml:space="preserve">s </w:t>
        </w:r>
      </w:ins>
      <w:r w:rsidR="007F7989" w:rsidRPr="00462C39">
        <w:rPr>
          <w:lang w:val="en-US"/>
        </w:rPr>
        <w:t>from possible</w:t>
      </w:r>
      <w:r w:rsidRPr="00462C39">
        <w:rPr>
          <w:lang w:val="en-US"/>
        </w:rPr>
        <w:t xml:space="preserve"> consequences including </w:t>
      </w:r>
      <w:ins w:id="479" w:author="Tejpal Singh [2]" w:date="2023-05-03T10:52:00Z">
        <w:r w:rsidR="005A1700" w:rsidRPr="00462C39">
          <w:rPr>
            <w:lang w:val="en-US"/>
          </w:rPr>
          <w:t xml:space="preserve">the ones </w:t>
        </w:r>
      </w:ins>
      <w:r w:rsidRPr="00462C39">
        <w:rPr>
          <w:lang w:val="en-US"/>
        </w:rPr>
        <w:t xml:space="preserve">related to </w:t>
      </w:r>
      <w:ins w:id="480" w:author="Tejpal Singh [2]" w:date="2023-01-09T19:46:00Z">
        <w:r w:rsidR="006B1584" w:rsidRPr="00462C39">
          <w:rPr>
            <w:lang w:val="en-US"/>
          </w:rPr>
          <w:t>performance</w:t>
        </w:r>
      </w:ins>
      <w:del w:id="481" w:author="Tejpal Singh [2]" w:date="2023-01-09T19:46:00Z">
        <w:r w:rsidRPr="00462C39" w:rsidDel="006B1584">
          <w:rPr>
            <w:lang w:val="en-US"/>
          </w:rPr>
          <w:delText>safety</w:delText>
        </w:r>
      </w:del>
      <w:ins w:id="482" w:author="Tejpal Singh [2]" w:date="2023-01-09T19:46:00Z">
        <w:r w:rsidR="006B1584" w:rsidRPr="00462C39">
          <w:rPr>
            <w:lang w:val="en-US"/>
          </w:rPr>
          <w:t>, safety</w:t>
        </w:r>
      </w:ins>
      <w:r w:rsidRPr="00462C39">
        <w:rPr>
          <w:lang w:val="en-US"/>
        </w:rPr>
        <w:t xml:space="preserve">, </w:t>
      </w:r>
      <w:del w:id="483" w:author="Tejpal Singh [2]" w:date="2023-01-09T19:46:00Z">
        <w:r w:rsidRPr="00462C39" w:rsidDel="006B1584">
          <w:rPr>
            <w:lang w:val="en-US"/>
          </w:rPr>
          <w:delText xml:space="preserve">performance, </w:delText>
        </w:r>
      </w:del>
      <w:r w:rsidRPr="00462C39">
        <w:rPr>
          <w:lang w:val="en-US"/>
        </w:rPr>
        <w:t>security and privacy</w:t>
      </w:r>
      <w:r w:rsidR="00465869" w:rsidRPr="00462C39">
        <w:rPr>
          <w:lang w:val="en-US"/>
        </w:rPr>
        <w:t xml:space="preserve">. </w:t>
      </w:r>
      <w:del w:id="484" w:author="Tejpal Singh [2]" w:date="2023-01-09T19:47:00Z">
        <w:r w:rsidR="00465869" w:rsidRPr="00462C39" w:rsidDel="006B1584">
          <w:rPr>
            <w:lang w:val="en-US"/>
          </w:rPr>
          <w:delText xml:space="preserve">The </w:delText>
        </w:r>
      </w:del>
      <w:ins w:id="485" w:author="Tejpal Singh [2]" w:date="2023-01-09T19:47:00Z">
        <w:r w:rsidR="006B1584" w:rsidRPr="00462C39">
          <w:rPr>
            <w:lang w:val="en-US"/>
          </w:rPr>
          <w:t xml:space="preserve"> It is more likely</w:t>
        </w:r>
      </w:ins>
      <w:r w:rsidR="0069546D" w:rsidRPr="00462C39">
        <w:rPr>
          <w:lang w:val="en-US"/>
        </w:rPr>
        <w:t xml:space="preserve"> </w:t>
      </w:r>
      <w:ins w:id="486" w:author="Tejpal Singh [2]" w:date="2023-01-09T19:47:00Z">
        <w:r w:rsidR="006B1584" w:rsidRPr="00462C39">
          <w:rPr>
            <w:lang w:val="en-US"/>
          </w:rPr>
          <w:t xml:space="preserve">that </w:t>
        </w:r>
      </w:ins>
      <w:r w:rsidR="00465869" w:rsidRPr="00462C39">
        <w:rPr>
          <w:lang w:val="en-US"/>
        </w:rPr>
        <w:t>consumers</w:t>
      </w:r>
      <w:r w:rsidR="0069546D" w:rsidRPr="00462C39">
        <w:rPr>
          <w:lang w:val="en-US"/>
        </w:rPr>
        <w:t xml:space="preserve"> </w:t>
      </w:r>
      <w:del w:id="487" w:author="Tejpal Singh [2]" w:date="2023-01-09T19:47:00Z">
        <w:r w:rsidRPr="00462C39" w:rsidDel="006B1584">
          <w:rPr>
            <w:lang w:val="en-US"/>
          </w:rPr>
          <w:delText xml:space="preserve">may </w:delText>
        </w:r>
      </w:del>
      <w:ins w:id="488" w:author="Tejpal Singh [2]" w:date="2023-01-09T19:47:00Z">
        <w:r w:rsidR="006B1584" w:rsidRPr="00462C39">
          <w:rPr>
            <w:lang w:val="en-US"/>
          </w:rPr>
          <w:t>might</w:t>
        </w:r>
      </w:ins>
      <w:r w:rsidR="0069546D" w:rsidRPr="00462C39">
        <w:rPr>
          <w:lang w:val="en-US"/>
        </w:rPr>
        <w:t xml:space="preserve"> </w:t>
      </w:r>
      <w:r w:rsidRPr="00462C39">
        <w:rPr>
          <w:lang w:val="en-US"/>
        </w:rPr>
        <w:t>be</w:t>
      </w:r>
      <w:r w:rsidR="00465869" w:rsidRPr="00462C39">
        <w:rPr>
          <w:lang w:val="en-US"/>
        </w:rPr>
        <w:t xml:space="preserve"> buying counterfeit</w:t>
      </w:r>
      <w:ins w:id="489" w:author="Tejpal Singh [2]" w:date="2023-01-09T19:47:00Z">
        <w:r w:rsidR="006B1584" w:rsidRPr="00462C39">
          <w:rPr>
            <w:lang w:val="en-US"/>
          </w:rPr>
          <w:t xml:space="preserve"> or tampered</w:t>
        </w:r>
      </w:ins>
      <w:r w:rsidR="00E376C2" w:rsidRPr="00462C39">
        <w:rPr>
          <w:lang w:val="en-US"/>
        </w:rPr>
        <w:t xml:space="preserve"> </w:t>
      </w:r>
      <w:ins w:id="490" w:author="Tejpal Singh [2]" w:date="2023-01-09T19:47:00Z">
        <w:r w:rsidR="006B1584" w:rsidRPr="00462C39">
          <w:rPr>
            <w:lang w:val="en-US"/>
          </w:rPr>
          <w:t>telecommunication/</w:t>
        </w:r>
      </w:ins>
      <w:r w:rsidR="00465869" w:rsidRPr="00462C39">
        <w:rPr>
          <w:lang w:val="en-US"/>
        </w:rPr>
        <w:t xml:space="preserve">ICT devices </w:t>
      </w:r>
      <w:r w:rsidR="00465869" w:rsidRPr="00462C39">
        <w:rPr>
          <w:color w:val="000000" w:themeColor="text1"/>
          <w:lang w:val="en-US"/>
        </w:rPr>
        <w:t>unknowingly</w:t>
      </w:r>
      <w:r w:rsidRPr="00462C39">
        <w:rPr>
          <w:lang w:val="en-US"/>
        </w:rPr>
        <w:t xml:space="preserve"> due to</w:t>
      </w:r>
      <w:r w:rsidRPr="00333AB5">
        <w:rPr>
          <w:lang w:val="en-US"/>
        </w:rPr>
        <w:t xml:space="preserve"> lack of awareness</w:t>
      </w:r>
      <w:r w:rsidR="00465869" w:rsidRPr="00333AB5">
        <w:rPr>
          <w:lang w:val="en-US"/>
        </w:rPr>
        <w:t xml:space="preserve"> about </w:t>
      </w:r>
      <w:r w:rsidR="007F7989" w:rsidRPr="00333AB5">
        <w:rPr>
          <w:lang w:val="en-US"/>
        </w:rPr>
        <w:t>possible</w:t>
      </w:r>
      <w:r w:rsidR="00465869" w:rsidRPr="00333AB5">
        <w:rPr>
          <w:lang w:val="en-US"/>
        </w:rPr>
        <w:t xml:space="preserve"> implications or</w:t>
      </w:r>
      <w:r w:rsidR="00E376C2">
        <w:rPr>
          <w:lang w:val="en-US"/>
        </w:rPr>
        <w:t xml:space="preserve"> </w:t>
      </w:r>
      <w:r w:rsidR="007F7989" w:rsidRPr="00333AB5">
        <w:rPr>
          <w:lang w:val="en-US"/>
        </w:rPr>
        <w:t>sometime</w:t>
      </w:r>
      <w:ins w:id="491" w:author="email" w:date="2023-05-11T22:07:00Z">
        <w:r w:rsidR="005F2F58">
          <w:rPr>
            <w:lang w:val="en-US"/>
          </w:rPr>
          <w:t>s</w:t>
        </w:r>
      </w:ins>
      <w:r w:rsidR="007F7989" w:rsidRPr="00333AB5">
        <w:rPr>
          <w:lang w:val="en-US"/>
        </w:rPr>
        <w:t xml:space="preserve"> </w:t>
      </w:r>
      <w:r w:rsidRPr="00333AB5">
        <w:rPr>
          <w:lang w:val="en-US"/>
        </w:rPr>
        <w:t>knowingly</w:t>
      </w:r>
      <w:r w:rsidR="00465869" w:rsidRPr="00333AB5">
        <w:rPr>
          <w:lang w:val="en-US"/>
        </w:rPr>
        <w:t xml:space="preserve"> also</w:t>
      </w:r>
      <w:r w:rsidRPr="00333AB5">
        <w:rPr>
          <w:lang w:val="en-US"/>
        </w:rPr>
        <w:t xml:space="preserve"> due </w:t>
      </w:r>
      <w:r w:rsidR="007F7989" w:rsidRPr="00333AB5">
        <w:rPr>
          <w:lang w:val="en-US"/>
        </w:rPr>
        <w:t>to possible</w:t>
      </w:r>
      <w:r w:rsidRPr="00333AB5">
        <w:rPr>
          <w:lang w:val="en-US"/>
        </w:rPr>
        <w:t xml:space="preserve"> c</w:t>
      </w:r>
      <w:r w:rsidR="007F7989" w:rsidRPr="00333AB5">
        <w:rPr>
          <w:lang w:val="en-US"/>
        </w:rPr>
        <w:t xml:space="preserve">ost advantage. Therefore, </w:t>
      </w:r>
      <w:r w:rsidRPr="00333AB5">
        <w:rPr>
          <w:lang w:val="en-US"/>
        </w:rPr>
        <w:t xml:space="preserve">to combat </w:t>
      </w:r>
      <w:ins w:id="492" w:author="Tejpal Singh [2]" w:date="2023-01-09T19:48:00Z">
        <w:r w:rsidR="006B1584">
          <w:rPr>
            <w:lang w:val="en-US"/>
          </w:rPr>
          <w:t xml:space="preserve">proliferation of </w:t>
        </w:r>
      </w:ins>
      <w:r w:rsidRPr="00333AB5">
        <w:rPr>
          <w:lang w:val="en-US"/>
        </w:rPr>
        <w:t>counterfeit</w:t>
      </w:r>
      <w:ins w:id="493" w:author="Tejpal Singh [2]" w:date="2023-01-09T19:48:00Z">
        <w:r w:rsidR="006B1584">
          <w:rPr>
            <w:lang w:val="en-US"/>
          </w:rPr>
          <w:t xml:space="preserve"> and tampered</w:t>
        </w:r>
      </w:ins>
      <w:r w:rsidRPr="00333AB5">
        <w:rPr>
          <w:lang w:val="en-US"/>
        </w:rPr>
        <w:t xml:space="preserve"> ICT devices, </w:t>
      </w:r>
      <w:r w:rsidR="007F7989" w:rsidRPr="00333AB5">
        <w:rPr>
          <w:lang w:val="en-US"/>
        </w:rPr>
        <w:t>the</w:t>
      </w:r>
      <w:r w:rsidRPr="00333AB5">
        <w:rPr>
          <w:lang w:val="en-US"/>
        </w:rPr>
        <w:t xml:space="preserve"> empowerment of </w:t>
      </w:r>
      <w:ins w:id="494" w:author="email" w:date="2023-05-11T22:08:00Z">
        <w:r w:rsidR="005F2F58">
          <w:rPr>
            <w:lang w:val="en-US"/>
          </w:rPr>
          <w:t xml:space="preserve">the </w:t>
        </w:r>
      </w:ins>
      <w:r w:rsidRPr="00333AB5">
        <w:rPr>
          <w:lang w:val="en-US"/>
        </w:rPr>
        <w:t xml:space="preserve">end consumer through tools and awareness </w:t>
      </w:r>
      <w:r w:rsidR="007F7989" w:rsidRPr="00333AB5">
        <w:rPr>
          <w:lang w:val="en-US"/>
        </w:rPr>
        <w:t>is critical</w:t>
      </w:r>
      <w:ins w:id="495" w:author="Tejpal Singh [2]" w:date="2023-01-09T19:49:00Z">
        <w:r w:rsidR="006B1584">
          <w:rPr>
            <w:lang w:val="en-US"/>
          </w:rPr>
          <w:t>. Empower</w:t>
        </w:r>
        <w:del w:id="496" w:author="email" w:date="2023-05-11T22:09:00Z">
          <w:r w:rsidR="006B1584" w:rsidDel="005F2F58">
            <w:rPr>
              <w:lang w:val="en-US"/>
            </w:rPr>
            <w:delText>ment</w:delText>
          </w:r>
        </w:del>
      </w:ins>
      <w:ins w:id="497" w:author="email" w:date="2023-05-11T22:09:00Z">
        <w:r w:rsidR="005F2F58">
          <w:rPr>
            <w:lang w:val="en-US"/>
          </w:rPr>
          <w:t>ing</w:t>
        </w:r>
      </w:ins>
      <w:ins w:id="498" w:author="Tejpal Singh [2]" w:date="2023-01-09T19:49:00Z">
        <w:r w:rsidR="006B1584">
          <w:rPr>
            <w:lang w:val="en-US"/>
          </w:rPr>
          <w:t xml:space="preserve"> </w:t>
        </w:r>
        <w:del w:id="499" w:author="email" w:date="2023-05-11T22:09:00Z">
          <w:r w:rsidR="006B1584" w:rsidDel="005F2F58">
            <w:rPr>
              <w:lang w:val="en-US"/>
            </w:rPr>
            <w:delText>of</w:delText>
          </w:r>
        </w:del>
      </w:ins>
      <w:ins w:id="500" w:author="email" w:date="2023-05-11T22:09:00Z">
        <w:r w:rsidR="005F2F58">
          <w:rPr>
            <w:lang w:val="en-US"/>
          </w:rPr>
          <w:t>the</w:t>
        </w:r>
      </w:ins>
      <w:r w:rsidR="00E376C2">
        <w:rPr>
          <w:lang w:val="en-US"/>
        </w:rPr>
        <w:t xml:space="preserve"> </w:t>
      </w:r>
      <w:del w:id="501" w:author="Tejpal Singh [2]" w:date="2023-01-09T19:49:00Z">
        <w:r w:rsidRPr="00333AB5" w:rsidDel="006B1584">
          <w:rPr>
            <w:lang w:val="en-US"/>
          </w:rPr>
          <w:delText xml:space="preserve">so that </w:delText>
        </w:r>
        <w:r w:rsidR="00465869" w:rsidRPr="00333AB5" w:rsidDel="006B1584">
          <w:rPr>
            <w:lang w:val="en-US"/>
          </w:rPr>
          <w:delText>they</w:delText>
        </w:r>
      </w:del>
      <w:ins w:id="502" w:author="Tejpal Singh [2]" w:date="2023-01-09T19:49:00Z">
        <w:r w:rsidR="006B1584">
          <w:rPr>
            <w:lang w:val="en-US"/>
          </w:rPr>
          <w:t>consumers</w:t>
        </w:r>
      </w:ins>
      <w:ins w:id="503" w:author="Tejpal Singh [2]" w:date="2023-01-09T19:50:00Z">
        <w:r w:rsidR="003A3679">
          <w:rPr>
            <w:lang w:val="en-US"/>
          </w:rPr>
          <w:t xml:space="preserve"> with tools and</w:t>
        </w:r>
      </w:ins>
      <w:del w:id="504" w:author="Tejpal Singh [2]" w:date="2023-01-09T19:49:00Z">
        <w:r w:rsidRPr="00333AB5" w:rsidDel="003A3679">
          <w:rPr>
            <w:lang w:val="en-US"/>
          </w:rPr>
          <w:delText>can take</w:delText>
        </w:r>
      </w:del>
      <w:ins w:id="505" w:author="Tejpal Singh [2]" w:date="2023-01-09T19:49:00Z">
        <w:r w:rsidR="003A3679">
          <w:rPr>
            <w:lang w:val="en-US"/>
          </w:rPr>
          <w:t xml:space="preserve"> awareness</w:t>
        </w:r>
      </w:ins>
      <w:r w:rsidR="00E376C2">
        <w:rPr>
          <w:lang w:val="en-US"/>
        </w:rPr>
        <w:t xml:space="preserve"> </w:t>
      </w:r>
      <w:ins w:id="506" w:author="Tejpal Singh [2]" w:date="2023-01-09T19:50:00Z">
        <w:r w:rsidR="003A3679">
          <w:rPr>
            <w:lang w:val="en-US"/>
          </w:rPr>
          <w:t xml:space="preserve">will enable them to take </w:t>
        </w:r>
      </w:ins>
      <w:r w:rsidRPr="00333AB5">
        <w:rPr>
          <w:lang w:val="en-US"/>
        </w:rPr>
        <w:t>informed decision while buying</w:t>
      </w:r>
      <w:r w:rsidR="00465869" w:rsidRPr="00333AB5">
        <w:rPr>
          <w:lang w:val="en-US"/>
        </w:rPr>
        <w:t xml:space="preserve"> any mobile ICT device</w:t>
      </w:r>
      <w:r w:rsidRPr="00333AB5">
        <w:rPr>
          <w:lang w:val="en-US"/>
        </w:rPr>
        <w:t>.</w:t>
      </w:r>
      <w:r w:rsidR="00E376C2">
        <w:rPr>
          <w:lang w:val="en-US"/>
        </w:rPr>
        <w:t xml:space="preserve"> </w:t>
      </w:r>
      <w:del w:id="507" w:author="Tejpal Singh [2]" w:date="2023-01-09T19:50:00Z">
        <w:r w:rsidR="00465869" w:rsidRPr="00333AB5" w:rsidDel="003A3679">
          <w:rPr>
            <w:lang w:val="en-US"/>
          </w:rPr>
          <w:delText xml:space="preserve">Empowering the </w:delText>
        </w:r>
      </w:del>
      <w:del w:id="508" w:author="Tejpal Singh [2]" w:date="2023-01-09T19:51:00Z">
        <w:r w:rsidR="00465869" w:rsidRPr="00333AB5" w:rsidDel="003A3679">
          <w:rPr>
            <w:lang w:val="en-US"/>
          </w:rPr>
          <w:delText>consumers through</w:delText>
        </w:r>
      </w:del>
      <w:ins w:id="509" w:author="Tejpal Singh [2]" w:date="2023-01-09T19:51:00Z">
        <w:r w:rsidR="003A3679">
          <w:rPr>
            <w:lang w:val="en-US"/>
          </w:rPr>
          <w:t>C</w:t>
        </w:r>
      </w:ins>
      <w:del w:id="510" w:author="Tejpal Singh [2]" w:date="2023-01-09T19:51:00Z">
        <w:r w:rsidR="00465869" w:rsidRPr="00333AB5" w:rsidDel="003A3679">
          <w:rPr>
            <w:lang w:val="en-US"/>
          </w:rPr>
          <w:delText>c</w:delText>
        </w:r>
      </w:del>
      <w:r w:rsidR="00465869" w:rsidRPr="00333AB5">
        <w:rPr>
          <w:lang w:val="en-US"/>
        </w:rPr>
        <w:t>onsumer centric technology solution</w:t>
      </w:r>
      <w:ins w:id="511" w:author="email" w:date="2023-05-11T22:10:00Z">
        <w:r w:rsidR="005F2F58">
          <w:rPr>
            <w:lang w:val="en-US"/>
          </w:rPr>
          <w:t>s</w:t>
        </w:r>
      </w:ins>
      <w:r w:rsidR="00465869" w:rsidRPr="00333AB5">
        <w:rPr>
          <w:lang w:val="en-US"/>
        </w:rPr>
        <w:t xml:space="preserve"> </w:t>
      </w:r>
      <w:del w:id="512" w:author="Tejpal Singh [2]" w:date="2023-01-09T19:51:00Z">
        <w:r w:rsidR="00465869" w:rsidRPr="00333AB5" w:rsidDel="003A3679">
          <w:rPr>
            <w:lang w:val="en-US"/>
          </w:rPr>
          <w:delText xml:space="preserve">may </w:delText>
        </w:r>
      </w:del>
      <w:ins w:id="513" w:author="Tejpal Singh [2]" w:date="2023-01-09T19:51:00Z">
        <w:del w:id="514" w:author="email" w:date="2023-05-11T22:10:00Z">
          <w:r w:rsidR="003A3679" w:rsidDel="005F2F58">
            <w:rPr>
              <w:lang w:val="en-US"/>
            </w:rPr>
            <w:delText>will</w:delText>
          </w:r>
        </w:del>
      </w:ins>
      <w:ins w:id="515" w:author="email" w:date="2023-05-11T22:10:00Z">
        <w:r w:rsidR="005F2F58">
          <w:rPr>
            <w:lang w:val="en-US"/>
          </w:rPr>
          <w:t>may</w:t>
        </w:r>
      </w:ins>
      <w:ins w:id="516" w:author="Tejpal Singh [2]" w:date="2023-01-09T19:51:00Z">
        <w:r w:rsidR="003A3679">
          <w:rPr>
            <w:lang w:val="en-US"/>
          </w:rPr>
          <w:t xml:space="preserve"> also</w:t>
        </w:r>
      </w:ins>
      <w:del w:id="517" w:author="Tejpal Singh [2]" w:date="2023-01-09T19:51:00Z">
        <w:r w:rsidR="00465869" w:rsidRPr="00333AB5" w:rsidDel="003A3679">
          <w:rPr>
            <w:lang w:val="en-US"/>
          </w:rPr>
          <w:delText xml:space="preserve">generate </w:delText>
        </w:r>
      </w:del>
      <w:ins w:id="518" w:author="Tejpal Singh [2]" w:date="2023-01-09T19:51:00Z">
        <w:r w:rsidR="003A3679">
          <w:rPr>
            <w:lang w:val="en-US"/>
          </w:rPr>
          <w:t xml:space="preserve"> </w:t>
        </w:r>
      </w:ins>
      <w:ins w:id="519" w:author="email" w:date="2023-05-11T22:10:00Z">
        <w:r w:rsidR="005F2F58">
          <w:rPr>
            <w:lang w:val="en-US"/>
          </w:rPr>
          <w:t xml:space="preserve">generate a </w:t>
        </w:r>
      </w:ins>
      <w:ins w:id="520" w:author="Tejpal Singh [2]" w:date="2023-01-09T19:51:00Z">
        <w:del w:id="521" w:author="email" w:date="2023-05-11T22:10:00Z">
          <w:r w:rsidR="003A3679" w:rsidDel="005F2F58">
            <w:rPr>
              <w:lang w:val="en-US"/>
            </w:rPr>
            <w:delText>have</w:delText>
          </w:r>
        </w:del>
      </w:ins>
      <w:del w:id="522" w:author="email" w:date="2023-05-11T22:10:00Z">
        <w:r w:rsidR="00E376C2" w:rsidDel="005F2F58">
          <w:rPr>
            <w:lang w:val="en-US"/>
          </w:rPr>
          <w:delText xml:space="preserve"> </w:delText>
        </w:r>
      </w:del>
      <w:r w:rsidR="00465869" w:rsidRPr="00333AB5">
        <w:rPr>
          <w:lang w:val="en-US"/>
        </w:rPr>
        <w:t xml:space="preserve">cascading effect in controlling the proliferation of counterfeit </w:t>
      </w:r>
      <w:ins w:id="523" w:author="Tejpal Singh [2]" w:date="2023-01-09T19:52:00Z">
        <w:r w:rsidR="003A3679">
          <w:rPr>
            <w:lang w:val="en-US"/>
          </w:rPr>
          <w:t>,</w:t>
        </w:r>
      </w:ins>
      <w:del w:id="524" w:author="Tejpal Singh [2]" w:date="2023-01-09T19:52:00Z">
        <w:r w:rsidR="00465869" w:rsidRPr="00333AB5" w:rsidDel="003A3679">
          <w:rPr>
            <w:lang w:val="en-US"/>
          </w:rPr>
          <w:delText xml:space="preserve">and </w:delText>
        </w:r>
      </w:del>
      <w:del w:id="525" w:author="Tejpal Singh [2]" w:date="2023-01-09T19:51:00Z">
        <w:r w:rsidR="00465869" w:rsidRPr="00333AB5" w:rsidDel="003A3679">
          <w:rPr>
            <w:lang w:val="en-US"/>
          </w:rPr>
          <w:delText xml:space="preserve">stolen </w:delText>
        </w:r>
      </w:del>
      <w:ins w:id="526" w:author="Tejpal Singh [2]" w:date="2023-01-09T19:51:00Z">
        <w:r w:rsidR="003A3679">
          <w:rPr>
            <w:lang w:val="en-US"/>
          </w:rPr>
          <w:t>tampered</w:t>
        </w:r>
      </w:ins>
      <w:r w:rsidR="00E376C2">
        <w:rPr>
          <w:lang w:val="en-US"/>
        </w:rPr>
        <w:t xml:space="preserve"> </w:t>
      </w:r>
      <w:ins w:id="527" w:author="Tejpal Singh [2]" w:date="2023-01-09T19:52:00Z">
        <w:r w:rsidR="003A3679">
          <w:rPr>
            <w:lang w:val="en-US"/>
          </w:rPr>
          <w:t>and stolen</w:t>
        </w:r>
      </w:ins>
      <w:ins w:id="528" w:author="email" w:date="2023-05-11T22:11:00Z">
        <w:r w:rsidR="005F2F58">
          <w:rPr>
            <w:lang w:val="en-US"/>
          </w:rPr>
          <w:t xml:space="preserve"> mobile</w:t>
        </w:r>
      </w:ins>
      <w:ins w:id="529" w:author="Tejpal Singh [2]" w:date="2023-01-09T19:52:00Z">
        <w:r w:rsidR="003A3679">
          <w:rPr>
            <w:lang w:val="en-US"/>
          </w:rPr>
          <w:t xml:space="preserve"> telecommunication/ICT </w:t>
        </w:r>
      </w:ins>
      <w:r w:rsidR="00465869" w:rsidRPr="00333AB5">
        <w:rPr>
          <w:lang w:val="en-US"/>
        </w:rPr>
        <w:t>device</w:t>
      </w:r>
      <w:ins w:id="530" w:author="Tejpal Singh [2]" w:date="2023-01-09T19:52:00Z">
        <w:r w:rsidR="003A3679">
          <w:rPr>
            <w:lang w:val="en-US"/>
          </w:rPr>
          <w:t>s</w:t>
        </w:r>
      </w:ins>
      <w:r w:rsidR="00465869" w:rsidRPr="00333AB5">
        <w:rPr>
          <w:lang w:val="en-US"/>
        </w:rPr>
        <w:t xml:space="preserve"> as rejection of such mobile ICT </w:t>
      </w:r>
      <w:r w:rsidR="00C72E74" w:rsidRPr="00333AB5">
        <w:rPr>
          <w:lang w:val="en-US"/>
        </w:rPr>
        <w:t xml:space="preserve">devices by end consumers </w:t>
      </w:r>
      <w:r w:rsidR="00465869" w:rsidRPr="00333AB5">
        <w:rPr>
          <w:lang w:val="en-US"/>
        </w:rPr>
        <w:t xml:space="preserve">will create huge disincentive </w:t>
      </w:r>
      <w:r w:rsidR="007F7989" w:rsidRPr="00333AB5">
        <w:rPr>
          <w:lang w:val="en-US"/>
        </w:rPr>
        <w:t xml:space="preserve">and uncertainties </w:t>
      </w:r>
      <w:r w:rsidR="00465869" w:rsidRPr="00333AB5">
        <w:rPr>
          <w:lang w:val="en-US"/>
        </w:rPr>
        <w:t>for players involved in illegal manufacturing and trade of count</w:t>
      </w:r>
      <w:r w:rsidR="008A4CE0" w:rsidRPr="00333AB5">
        <w:rPr>
          <w:lang w:val="en-US"/>
        </w:rPr>
        <w:t xml:space="preserve">erfeit and tempered ICT devices. In absence of unified technology solutions, different stakeholders are working in silos and counterfeiters are enjoying some sort of assured global market for </w:t>
      </w:r>
      <w:del w:id="531" w:author="Tejpal Singh [2]" w:date="2023-01-09T19:54:00Z">
        <w:r w:rsidR="008A4CE0" w:rsidRPr="00333AB5" w:rsidDel="005D424D">
          <w:rPr>
            <w:lang w:val="en-US"/>
          </w:rPr>
          <w:delText xml:space="preserve">counterfeit </w:delText>
        </w:r>
      </w:del>
      <w:ins w:id="532" w:author="Tejpal Singh [2]" w:date="2023-01-09T19:54:00Z">
        <w:r w:rsidR="005D424D" w:rsidRPr="00333AB5">
          <w:rPr>
            <w:lang w:val="en-US"/>
          </w:rPr>
          <w:t>counterfeit,</w:t>
        </w:r>
      </w:ins>
      <w:r w:rsidR="00E376C2">
        <w:rPr>
          <w:lang w:val="en-US"/>
        </w:rPr>
        <w:t xml:space="preserve"> </w:t>
      </w:r>
      <w:del w:id="533" w:author="Tejpal Singh [2]" w:date="2023-01-09T19:54:00Z">
        <w:r w:rsidR="008A4CE0" w:rsidRPr="00333AB5" w:rsidDel="003A3679">
          <w:rPr>
            <w:lang w:val="en-US"/>
          </w:rPr>
          <w:delText xml:space="preserve">and </w:delText>
        </w:r>
      </w:del>
      <w:del w:id="534" w:author="Tejpal Singh [2]" w:date="2023-01-09T19:53:00Z">
        <w:r w:rsidR="008A4CE0" w:rsidRPr="00333AB5" w:rsidDel="003A3679">
          <w:rPr>
            <w:lang w:val="en-US"/>
          </w:rPr>
          <w:delText xml:space="preserve">stolen </w:delText>
        </w:r>
      </w:del>
      <w:ins w:id="535" w:author="Tejpal Singh [2]" w:date="2023-01-09T19:54:00Z">
        <w:r w:rsidR="005D424D">
          <w:rPr>
            <w:lang w:val="en-US"/>
          </w:rPr>
          <w:t>tampered</w:t>
        </w:r>
      </w:ins>
      <w:r w:rsidR="00E376C2">
        <w:rPr>
          <w:lang w:val="en-US"/>
        </w:rPr>
        <w:t xml:space="preserve"> </w:t>
      </w:r>
      <w:ins w:id="536" w:author="Tejpal Singh [2]" w:date="2023-01-09T19:54:00Z">
        <w:r w:rsidR="005D424D">
          <w:rPr>
            <w:lang w:val="en-US"/>
          </w:rPr>
          <w:t>and</w:t>
        </w:r>
        <w:r w:rsidR="003A3679">
          <w:rPr>
            <w:lang w:val="en-US"/>
          </w:rPr>
          <w:t xml:space="preserve"> stolen </w:t>
        </w:r>
      </w:ins>
      <w:r w:rsidR="008A4CE0" w:rsidRPr="00333AB5">
        <w:rPr>
          <w:lang w:val="en-US"/>
        </w:rPr>
        <w:t xml:space="preserve">mobile </w:t>
      </w:r>
      <w:ins w:id="537" w:author="Tejpal Singh [2]" w:date="2023-01-09T19:54:00Z">
        <w:r w:rsidR="003A3679">
          <w:rPr>
            <w:lang w:val="en-US"/>
          </w:rPr>
          <w:t xml:space="preserve">ICT </w:t>
        </w:r>
      </w:ins>
      <w:r w:rsidR="008A4CE0" w:rsidRPr="00333AB5">
        <w:rPr>
          <w:lang w:val="en-US"/>
        </w:rPr>
        <w:t xml:space="preserve">devices.  </w:t>
      </w:r>
    </w:p>
    <w:p w14:paraId="576F63DA" w14:textId="77777777" w:rsidR="00793E2F" w:rsidRPr="00333AB5" w:rsidRDefault="00793E2F" w:rsidP="00793E2F">
      <w:pPr>
        <w:pStyle w:val="Heading2"/>
        <w:rPr>
          <w:lang w:val="en-US" w:eastAsia="ja-JP"/>
        </w:rPr>
      </w:pPr>
      <w:r w:rsidRPr="00333AB5">
        <w:rPr>
          <w:lang w:val="en-US" w:eastAsia="ja-JP"/>
        </w:rPr>
        <w:t>7.5</w:t>
      </w:r>
      <w:r w:rsidRPr="00333AB5">
        <w:rPr>
          <w:lang w:val="en-US" w:eastAsia="ja-JP"/>
        </w:rPr>
        <w:tab/>
        <w:t>Law Enforcement Agencies (LEA)</w:t>
      </w:r>
    </w:p>
    <w:p w14:paraId="576F63DB" w14:textId="7900A13F" w:rsidR="00793E2F" w:rsidRPr="00333AB5" w:rsidRDefault="00573D6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rPr>
        <w:t>The counterfeit</w:t>
      </w:r>
      <w:ins w:id="538" w:author="Tejpal Singh [2]" w:date="2023-01-09T20:19:00Z">
        <w:r w:rsidR="006E3284">
          <w:rPr>
            <w:lang w:val="en-US"/>
          </w:rPr>
          <w:t xml:space="preserve"> and tampered telecommunication/</w:t>
        </w:r>
      </w:ins>
      <w:r w:rsidRPr="00333AB5">
        <w:rPr>
          <w:lang w:val="en-US"/>
        </w:rPr>
        <w:t xml:space="preserve">ICT devices are either imported through legal channels or generally routed to the destination </w:t>
      </w:r>
      <w:ins w:id="539" w:author="Tejpal Singh [2]" w:date="2023-01-09T20:19:00Z">
        <w:r w:rsidR="006E3284">
          <w:rPr>
            <w:lang w:val="en-US"/>
          </w:rPr>
          <w:t xml:space="preserve">Member </w:t>
        </w:r>
      </w:ins>
      <w:r w:rsidRPr="00333AB5">
        <w:rPr>
          <w:lang w:val="en-US"/>
        </w:rPr>
        <w:t>State</w:t>
      </w:r>
      <w:ins w:id="540" w:author="Tejpal Singh [2]" w:date="2023-01-09T20:20:00Z">
        <w:r w:rsidR="00F21DEB">
          <w:rPr>
            <w:lang w:val="en-US"/>
          </w:rPr>
          <w:t>(</w:t>
        </w:r>
      </w:ins>
      <w:r w:rsidRPr="00333AB5">
        <w:rPr>
          <w:lang w:val="en-US"/>
        </w:rPr>
        <w:t>s</w:t>
      </w:r>
      <w:ins w:id="541" w:author="Tejpal Singh [2]" w:date="2023-01-09T20:20:00Z">
        <w:r w:rsidR="00F21DEB">
          <w:rPr>
            <w:lang w:val="en-US"/>
          </w:rPr>
          <w:t>)</w:t>
        </w:r>
      </w:ins>
      <w:r w:rsidRPr="00333AB5">
        <w:rPr>
          <w:lang w:val="en-US"/>
        </w:rPr>
        <w:t xml:space="preserve"> through illegal and fragmented channels. Further, </w:t>
      </w:r>
      <w:r w:rsidR="00DF10F6" w:rsidRPr="00333AB5">
        <w:rPr>
          <w:lang w:val="en-US"/>
        </w:rPr>
        <w:t>the</w:t>
      </w:r>
      <w:r w:rsidRPr="00333AB5">
        <w:rPr>
          <w:lang w:val="en-US"/>
        </w:rPr>
        <w:t xml:space="preserve"> </w:t>
      </w:r>
      <w:r w:rsidRPr="00462C39">
        <w:rPr>
          <w:lang w:val="en-US"/>
        </w:rPr>
        <w:t xml:space="preserve">counterfeit devices may </w:t>
      </w:r>
      <w:ins w:id="542" w:author="Tejpal Singh [2]" w:date="2023-01-09T20:19:00Z">
        <w:r w:rsidR="00F21DEB" w:rsidRPr="00462C39">
          <w:rPr>
            <w:lang w:val="en-US"/>
          </w:rPr>
          <w:t xml:space="preserve">also </w:t>
        </w:r>
      </w:ins>
      <w:r w:rsidRPr="00462C39">
        <w:rPr>
          <w:lang w:val="en-US"/>
        </w:rPr>
        <w:t xml:space="preserve">be assembled or manufactured locally to </w:t>
      </w:r>
      <w:r w:rsidR="00DF10F6" w:rsidRPr="00462C39">
        <w:rPr>
          <w:lang w:val="en-US"/>
        </w:rPr>
        <w:t>push them in local market illegally or sen</w:t>
      </w:r>
      <w:ins w:id="543" w:author="Tejpal Singh [2]" w:date="2023-05-12T10:08:00Z">
        <w:r w:rsidR="00AE4E64" w:rsidRPr="00462C39">
          <w:rPr>
            <w:lang w:val="en-US"/>
          </w:rPr>
          <w:t>t</w:t>
        </w:r>
      </w:ins>
      <w:del w:id="544" w:author="Tejpal Singh [2]" w:date="2023-05-12T10:08:00Z">
        <w:r w:rsidR="00DF10F6" w:rsidRPr="00462C39" w:rsidDel="00AE4E64">
          <w:rPr>
            <w:lang w:val="en-US"/>
          </w:rPr>
          <w:delText>d</w:delText>
        </w:r>
      </w:del>
      <w:r w:rsidR="00DF10F6" w:rsidRPr="00462C39">
        <w:rPr>
          <w:lang w:val="en-US"/>
        </w:rPr>
        <w:t xml:space="preserve"> </w:t>
      </w:r>
      <w:r w:rsidR="000E67FA" w:rsidRPr="00462C39">
        <w:rPr>
          <w:lang w:val="en-US"/>
        </w:rPr>
        <w:t>to</w:t>
      </w:r>
      <w:r w:rsidR="00DF10F6" w:rsidRPr="00462C39">
        <w:rPr>
          <w:lang w:val="en-US"/>
        </w:rPr>
        <w:t xml:space="preserve"> other Member State</w:t>
      </w:r>
      <w:ins w:id="545" w:author="Tejpal Singh [2]" w:date="2023-01-09T20:20:00Z">
        <w:r w:rsidR="00F21DEB" w:rsidRPr="00462C39">
          <w:rPr>
            <w:lang w:val="en-US"/>
          </w:rPr>
          <w:t>(</w:t>
        </w:r>
      </w:ins>
      <w:r w:rsidR="00DF10F6" w:rsidRPr="00462C39">
        <w:rPr>
          <w:lang w:val="en-US"/>
        </w:rPr>
        <w:t>s</w:t>
      </w:r>
      <w:ins w:id="546" w:author="Tejpal Singh [2]" w:date="2023-01-09T20:20:00Z">
        <w:r w:rsidR="00F21DEB" w:rsidRPr="00462C39">
          <w:rPr>
            <w:lang w:val="en-US"/>
          </w:rPr>
          <w:t>)</w:t>
        </w:r>
      </w:ins>
      <w:r w:rsidR="00DF10F6" w:rsidRPr="00462C39">
        <w:rPr>
          <w:lang w:val="en-US"/>
        </w:rPr>
        <w:t xml:space="preserve"> through any legal or illegal channels. </w:t>
      </w:r>
      <w:r w:rsidR="000E67FA" w:rsidRPr="00462C39">
        <w:rPr>
          <w:lang w:val="en-US"/>
        </w:rPr>
        <w:t>Thus</w:t>
      </w:r>
      <w:r w:rsidR="0068017D" w:rsidRPr="00462C39">
        <w:rPr>
          <w:lang w:val="en-US"/>
        </w:rPr>
        <w:t xml:space="preserve">, LEAs </w:t>
      </w:r>
      <w:r w:rsidR="000E67FA" w:rsidRPr="00462C39">
        <w:rPr>
          <w:lang w:val="en-US"/>
        </w:rPr>
        <w:t>have</w:t>
      </w:r>
      <w:r w:rsidR="0068017D" w:rsidRPr="00462C39">
        <w:rPr>
          <w:lang w:val="en-US"/>
        </w:rPr>
        <w:t xml:space="preserve"> </w:t>
      </w:r>
      <w:del w:id="547" w:author="Tejpal Singh [2]" w:date="2023-04-21T11:59:00Z">
        <w:r w:rsidR="0068017D" w:rsidRPr="00462C39" w:rsidDel="004E4C00">
          <w:rPr>
            <w:lang w:val="en-US"/>
          </w:rPr>
          <w:delText>important</w:delText>
        </w:r>
      </w:del>
      <w:ins w:id="548" w:author="Tejpal Singh [2]" w:date="2023-04-21T11:59:00Z">
        <w:r w:rsidR="004E4C00" w:rsidRPr="00462C39">
          <w:rPr>
            <w:lang w:val="en-US"/>
          </w:rPr>
          <w:t>an important</w:t>
        </w:r>
      </w:ins>
      <w:r w:rsidR="0068017D" w:rsidRPr="00462C39">
        <w:rPr>
          <w:lang w:val="en-US"/>
        </w:rPr>
        <w:t xml:space="preserve"> role in detecting and curbing the illegal local manufacturing or import</w:t>
      </w:r>
      <w:ins w:id="549" w:author="Tejpal Singh [2]" w:date="2023-05-03T10:53:00Z">
        <w:r w:rsidR="004C5508" w:rsidRPr="00462C39">
          <w:rPr>
            <w:lang w:val="en-US"/>
          </w:rPr>
          <w:t>ation</w:t>
        </w:r>
      </w:ins>
      <w:r w:rsidR="0068017D" w:rsidRPr="00462C39">
        <w:rPr>
          <w:lang w:val="en-US"/>
        </w:rPr>
        <w:t xml:space="preserve"> of counterfeit devices through illegal channels</w:t>
      </w:r>
      <w:ins w:id="550" w:author="Tejpal Singh [2]" w:date="2023-01-09T20:20:00Z">
        <w:r w:rsidR="00F21DEB" w:rsidRPr="00462C39">
          <w:rPr>
            <w:lang w:val="en-US"/>
          </w:rPr>
          <w:t xml:space="preserve"> in collaboration with relevant stakeholders</w:t>
        </w:r>
      </w:ins>
      <w:r w:rsidR="0068017D" w:rsidRPr="00462C39">
        <w:rPr>
          <w:lang w:val="en-US"/>
        </w:rPr>
        <w:t>. But</w:t>
      </w:r>
      <w:r w:rsidRPr="00462C39">
        <w:rPr>
          <w:lang w:val="en-US"/>
        </w:rPr>
        <w:t>,</w:t>
      </w:r>
      <w:r w:rsidR="00DF10F6" w:rsidRPr="00462C39">
        <w:rPr>
          <w:lang w:val="en-US"/>
        </w:rPr>
        <w:t xml:space="preserve"> in abs</w:t>
      </w:r>
      <w:r w:rsidR="0068017D" w:rsidRPr="00462C39">
        <w:rPr>
          <w:lang w:val="en-US"/>
        </w:rPr>
        <w:t xml:space="preserve">ence of </w:t>
      </w:r>
      <w:ins w:id="551" w:author="Tejpal Singh [2]" w:date="2023-05-12T10:10:00Z">
        <w:r w:rsidR="0011184F" w:rsidRPr="00462C39">
          <w:rPr>
            <w:lang w:val="en-US"/>
          </w:rPr>
          <w:t>a</w:t>
        </w:r>
      </w:ins>
      <w:ins w:id="552" w:author="Tejpal Singh [2]" w:date="2023-05-12T10:09:00Z">
        <w:r w:rsidR="00AE4E64" w:rsidRPr="00462C39">
          <w:rPr>
            <w:lang w:val="en-US"/>
          </w:rPr>
          <w:t xml:space="preserve"> </w:t>
        </w:r>
      </w:ins>
      <w:r w:rsidR="0068017D" w:rsidRPr="00462C39">
        <w:rPr>
          <w:lang w:val="en-US"/>
        </w:rPr>
        <w:t xml:space="preserve">unified </w:t>
      </w:r>
      <w:ins w:id="553" w:author="Tejpal Singh [2]" w:date="2023-05-12T10:09:00Z">
        <w:r w:rsidR="00AE4E64" w:rsidRPr="00462C39">
          <w:rPr>
            <w:lang w:val="en-US"/>
          </w:rPr>
          <w:t xml:space="preserve">national </w:t>
        </w:r>
      </w:ins>
      <w:r w:rsidR="0068017D" w:rsidRPr="00462C39">
        <w:rPr>
          <w:lang w:val="en-US"/>
        </w:rPr>
        <w:t>platform</w:t>
      </w:r>
      <w:r w:rsidR="000E67FA" w:rsidRPr="00462C39">
        <w:rPr>
          <w:lang w:val="en-US"/>
        </w:rPr>
        <w:t>,</w:t>
      </w:r>
      <w:r w:rsidR="00DF10F6" w:rsidRPr="00462C39">
        <w:rPr>
          <w:lang w:val="en-US"/>
        </w:rPr>
        <w:t xml:space="preserve"> which </w:t>
      </w:r>
      <w:r w:rsidR="0068017D" w:rsidRPr="00462C39">
        <w:rPr>
          <w:lang w:val="en-US"/>
        </w:rPr>
        <w:t xml:space="preserve">can </w:t>
      </w:r>
      <w:del w:id="554" w:author="Tejpal Singh [2]" w:date="2023-05-03T10:54:00Z">
        <w:r w:rsidR="0068017D" w:rsidRPr="00462C39" w:rsidDel="00590F7E">
          <w:rPr>
            <w:lang w:val="en-US"/>
          </w:rPr>
          <w:delText xml:space="preserve">enable </w:delText>
        </w:r>
      </w:del>
      <w:ins w:id="555" w:author="Tejpal Singh [2]" w:date="2023-05-03T10:54:00Z">
        <w:r w:rsidR="00590F7E" w:rsidRPr="00462C39">
          <w:rPr>
            <w:lang w:val="en-US"/>
          </w:rPr>
          <w:t xml:space="preserve"> provi</w:t>
        </w:r>
      </w:ins>
      <w:ins w:id="556" w:author="Tejpal Singh [2]" w:date="2023-05-03T10:55:00Z">
        <w:r w:rsidR="00590F7E" w:rsidRPr="00462C39">
          <w:rPr>
            <w:lang w:val="en-US"/>
          </w:rPr>
          <w:t>de</w:t>
        </w:r>
      </w:ins>
      <w:ins w:id="557" w:author="Tejpal Singh [2]" w:date="2023-05-03T10:54:00Z">
        <w:r w:rsidR="00590F7E" w:rsidRPr="00462C39">
          <w:rPr>
            <w:lang w:val="en-US"/>
          </w:rPr>
          <w:t xml:space="preserve"> </w:t>
        </w:r>
      </w:ins>
      <w:r w:rsidR="00DF10F6" w:rsidRPr="00462C39">
        <w:rPr>
          <w:lang w:val="en-US"/>
        </w:rPr>
        <w:t>the mobile ICT device rel</w:t>
      </w:r>
      <w:r w:rsidR="0068017D" w:rsidRPr="00462C39">
        <w:rPr>
          <w:lang w:val="en-US"/>
        </w:rPr>
        <w:t>ated information ver</w:t>
      </w:r>
      <w:r w:rsidR="000E67FA" w:rsidRPr="00462C39">
        <w:rPr>
          <w:lang w:val="en-US"/>
        </w:rPr>
        <w:t>ification and related analytics,</w:t>
      </w:r>
      <w:r w:rsidR="00DF10F6" w:rsidRPr="00462C39">
        <w:rPr>
          <w:lang w:val="en-US"/>
        </w:rPr>
        <w:t xml:space="preserve"> LEAs may find it very challenging </w:t>
      </w:r>
      <w:r w:rsidR="0068017D" w:rsidRPr="00462C39">
        <w:rPr>
          <w:lang w:val="en-US"/>
        </w:rPr>
        <w:t xml:space="preserve">to effectively play their role in </w:t>
      </w:r>
      <w:r w:rsidR="00DF10F6" w:rsidRPr="00462C39">
        <w:rPr>
          <w:lang w:val="en-US"/>
        </w:rPr>
        <w:t>curb</w:t>
      </w:r>
      <w:r w:rsidR="00AB6A9C" w:rsidRPr="00462C39">
        <w:rPr>
          <w:lang w:val="en-US"/>
        </w:rPr>
        <w:t>ing</w:t>
      </w:r>
      <w:r w:rsidR="00E376C2" w:rsidRPr="00462C39">
        <w:rPr>
          <w:lang w:val="en-US"/>
        </w:rPr>
        <w:t xml:space="preserve"> </w:t>
      </w:r>
      <w:del w:id="558" w:author="Tejpal Singh [2]" w:date="2023-05-12T10:10:00Z">
        <w:r w:rsidR="000E67FA" w:rsidRPr="00462C39" w:rsidDel="0011184F">
          <w:rPr>
            <w:lang w:val="en-US"/>
          </w:rPr>
          <w:delText>of</w:delText>
        </w:r>
        <w:r w:rsidR="00DF10F6" w:rsidRPr="00462C39" w:rsidDel="0011184F">
          <w:rPr>
            <w:lang w:val="en-US"/>
          </w:rPr>
          <w:delText xml:space="preserve"> </w:delText>
        </w:r>
      </w:del>
      <w:r w:rsidR="00DF10F6" w:rsidRPr="00462C39">
        <w:rPr>
          <w:lang w:val="en-US"/>
        </w:rPr>
        <w:t>illegal trade in counterfeit</w:t>
      </w:r>
      <w:ins w:id="559" w:author="Tejpal Singh [2]" w:date="2023-01-09T20:21:00Z">
        <w:r w:rsidR="00F21DEB" w:rsidRPr="00462C39">
          <w:rPr>
            <w:lang w:val="en-US"/>
          </w:rPr>
          <w:t>, tampered</w:t>
        </w:r>
      </w:ins>
      <w:r w:rsidR="00DF10F6" w:rsidRPr="00462C39">
        <w:rPr>
          <w:lang w:val="en-US"/>
        </w:rPr>
        <w:t xml:space="preserve"> and stolen ICT devices.</w:t>
      </w:r>
      <w:ins w:id="560" w:author="Tejpal Singh [2]" w:date="2023-01-09T20:21:00Z">
        <w:r w:rsidR="00F21DEB" w:rsidRPr="00462C39">
          <w:rPr>
            <w:lang w:val="en-US"/>
          </w:rPr>
          <w:t xml:space="preserve"> </w:t>
        </w:r>
      </w:ins>
      <w:ins w:id="561" w:author="Tejpal Singh [2]" w:date="2023-04-21T11:59:00Z">
        <w:r w:rsidR="004E4C00" w:rsidRPr="00462C39">
          <w:rPr>
            <w:lang w:val="en-US"/>
          </w:rPr>
          <w:t>RUPF</w:t>
        </w:r>
      </w:ins>
      <w:ins w:id="562" w:author="Tejpal Singh [2]" w:date="2023-01-09T20:21:00Z">
        <w:r w:rsidR="00F21DEB" w:rsidRPr="00462C39">
          <w:rPr>
            <w:lang w:val="en-US"/>
          </w:rPr>
          <w:t xml:space="preserve"> </w:t>
        </w:r>
      </w:ins>
      <w:ins w:id="563" w:author="Tejpal Singh [2]" w:date="2023-01-09T20:23:00Z">
        <w:r w:rsidR="00F21DEB" w:rsidRPr="00462C39">
          <w:rPr>
            <w:lang w:val="en-US"/>
          </w:rPr>
          <w:t>can be used</w:t>
        </w:r>
      </w:ins>
      <w:ins w:id="564" w:author="Tejpal Singh [2]" w:date="2023-01-09T20:22:00Z">
        <w:r w:rsidR="00F21DEB" w:rsidRPr="00462C39">
          <w:rPr>
            <w:lang w:val="en-US"/>
          </w:rPr>
          <w:t xml:space="preserve"> as</w:t>
        </w:r>
      </w:ins>
      <w:ins w:id="565" w:author="Tejpal Singh [2]" w:date="2023-01-09T20:21:00Z">
        <w:r w:rsidR="00F21DEB" w:rsidRPr="00462C39">
          <w:rPr>
            <w:lang w:val="en-US"/>
          </w:rPr>
          <w:t xml:space="preserve"> </w:t>
        </w:r>
      </w:ins>
      <w:ins w:id="566" w:author="Tejpal Singh [2]" w:date="2023-05-12T10:03:00Z">
        <w:r w:rsidR="00AE4E64" w:rsidRPr="00462C39">
          <w:rPr>
            <w:lang w:val="en-US"/>
          </w:rPr>
          <w:t>an effective</w:t>
        </w:r>
      </w:ins>
      <w:ins w:id="567" w:author="Tejpal Singh [2]" w:date="2023-01-09T20:21:00Z">
        <w:r w:rsidR="00F21DEB" w:rsidRPr="00462C39">
          <w:rPr>
            <w:lang w:val="en-US"/>
          </w:rPr>
          <w:t xml:space="preserve"> collaboration platfor</w:t>
        </w:r>
      </w:ins>
      <w:ins w:id="568" w:author="Tejpal Singh [2]" w:date="2023-01-09T20:22:00Z">
        <w:r w:rsidR="00F21DEB" w:rsidRPr="00462C39">
          <w:rPr>
            <w:lang w:val="en-US"/>
          </w:rPr>
          <w:t xml:space="preserve">m </w:t>
        </w:r>
      </w:ins>
      <w:ins w:id="569" w:author="Tejpal Singh [2]" w:date="2023-01-09T20:23:00Z">
        <w:r w:rsidR="00F21DEB" w:rsidRPr="00462C39">
          <w:rPr>
            <w:lang w:val="en-US"/>
          </w:rPr>
          <w:t>to serve</w:t>
        </w:r>
      </w:ins>
      <w:ins w:id="570" w:author="Tejpal Singh [2]" w:date="2023-01-09T20:22:00Z">
        <w:r w:rsidR="00F21DEB" w:rsidRPr="00462C39">
          <w:rPr>
            <w:lang w:val="en-US"/>
          </w:rPr>
          <w:t xml:space="preserve"> concerned stakeholders for verification, detection, tracking</w:t>
        </w:r>
      </w:ins>
      <w:ins w:id="571" w:author="Tejpal Singh [2]" w:date="2023-01-09T20:25:00Z">
        <w:r w:rsidR="00F21DEB" w:rsidRPr="00462C39">
          <w:rPr>
            <w:lang w:val="en-US"/>
          </w:rPr>
          <w:t xml:space="preserve"> and</w:t>
        </w:r>
      </w:ins>
      <w:ins w:id="572" w:author="Tejpal Singh [2]" w:date="2023-01-09T20:24:00Z">
        <w:r w:rsidR="00F21DEB" w:rsidRPr="00462C39">
          <w:rPr>
            <w:lang w:val="en-US"/>
          </w:rPr>
          <w:t xml:space="preserve"> retrieval</w:t>
        </w:r>
      </w:ins>
      <w:r w:rsidR="00E376C2" w:rsidRPr="00462C39">
        <w:rPr>
          <w:lang w:val="en-US"/>
        </w:rPr>
        <w:t xml:space="preserve"> </w:t>
      </w:r>
      <w:ins w:id="573" w:author="Tejpal Singh [2]" w:date="2023-01-09T20:23:00Z">
        <w:r w:rsidR="00F21DEB" w:rsidRPr="00462C39">
          <w:rPr>
            <w:lang w:val="en-US"/>
          </w:rPr>
          <w:t xml:space="preserve">of </w:t>
        </w:r>
      </w:ins>
      <w:ins w:id="574" w:author="Tejpal Singh [2]" w:date="2023-01-09T20:25:00Z">
        <w:r w:rsidR="000327A5" w:rsidRPr="00462C39">
          <w:rPr>
            <w:lang w:val="en-US"/>
          </w:rPr>
          <w:t>counterfeit,</w:t>
        </w:r>
      </w:ins>
      <w:ins w:id="575" w:author="Tejpal Singh [2]" w:date="2023-01-09T20:24:00Z">
        <w:r w:rsidR="00F21DEB" w:rsidRPr="00462C39">
          <w:rPr>
            <w:lang w:val="en-US"/>
          </w:rPr>
          <w:t xml:space="preserve"> tampered and stolen devices</w:t>
        </w:r>
      </w:ins>
      <w:ins w:id="576" w:author="Tejpal Singh [2]" w:date="2023-01-09T20:25:00Z">
        <w:r w:rsidR="00F21DEB" w:rsidRPr="00462C39">
          <w:rPr>
            <w:lang w:val="en-US"/>
          </w:rPr>
          <w:t>.</w:t>
        </w:r>
        <w:r w:rsidR="00F21DEB">
          <w:rPr>
            <w:lang w:val="en-US"/>
          </w:rPr>
          <w:t xml:space="preserve"> </w:t>
        </w:r>
      </w:ins>
    </w:p>
    <w:p w14:paraId="576F63DC" w14:textId="77777777" w:rsidR="00793E2F" w:rsidRPr="00333AB5" w:rsidRDefault="00793E2F" w:rsidP="00793E2F">
      <w:pPr>
        <w:pStyle w:val="Heading2"/>
        <w:rPr>
          <w:lang w:val="en-US" w:eastAsia="ja-JP"/>
        </w:rPr>
      </w:pPr>
      <w:r w:rsidRPr="00333AB5">
        <w:rPr>
          <w:lang w:val="en-US" w:eastAsia="ja-JP"/>
        </w:rPr>
        <w:lastRenderedPageBreak/>
        <w:t>7.6</w:t>
      </w:r>
      <w:r w:rsidRPr="00333AB5">
        <w:rPr>
          <w:lang w:val="en-US" w:eastAsia="ja-JP"/>
        </w:rPr>
        <w:tab/>
      </w:r>
      <w:r w:rsidR="00465869" w:rsidRPr="00333AB5">
        <w:rPr>
          <w:lang w:val="en-US" w:eastAsia="ja-JP"/>
        </w:rPr>
        <w:t>Regulator &amp; Government</w:t>
      </w:r>
      <w:ins w:id="577" w:author="Tejpal Singh [2]" w:date="2023-01-09T20:25:00Z">
        <w:r w:rsidR="000327A5">
          <w:rPr>
            <w:lang w:val="en-US" w:eastAsia="ja-JP"/>
          </w:rPr>
          <w:t xml:space="preserve"> authorities</w:t>
        </w:r>
      </w:ins>
    </w:p>
    <w:p w14:paraId="576F63DD" w14:textId="68EAF317" w:rsidR="00793E2F" w:rsidRPr="00462C39" w:rsidRDefault="00443AA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578" w:author="Tejpal Singh [2]" w:date="2023-05-03T10:55:00Z"/>
          <w:lang w:val="en-US"/>
        </w:rPr>
      </w:pPr>
      <w:r w:rsidRPr="00333AB5">
        <w:rPr>
          <w:lang w:val="en-US"/>
        </w:rPr>
        <w:t xml:space="preserve">Though the technology solutions may provide </w:t>
      </w:r>
      <w:ins w:id="579" w:author="Tejpal Singh [2]" w:date="2023-05-12T10:10:00Z">
        <w:r w:rsidR="0011184F">
          <w:rPr>
            <w:lang w:val="en-US"/>
          </w:rPr>
          <w:t xml:space="preserve">an </w:t>
        </w:r>
      </w:ins>
      <w:r w:rsidRPr="00333AB5">
        <w:rPr>
          <w:lang w:val="en-US"/>
        </w:rPr>
        <w:t>enabling framework for disabling access to counterfeit</w:t>
      </w:r>
      <w:ins w:id="580" w:author="Tejpal Singh [2]" w:date="2023-01-09T20:26:00Z">
        <w:r w:rsidR="00633713">
          <w:rPr>
            <w:lang w:val="en-US"/>
          </w:rPr>
          <w:t xml:space="preserve"> and tampered</w:t>
        </w:r>
      </w:ins>
      <w:r w:rsidRPr="00333AB5">
        <w:rPr>
          <w:lang w:val="en-US"/>
        </w:rPr>
        <w:t xml:space="preserve"> mobile ICT devices, the</w:t>
      </w:r>
      <w:r w:rsidR="00197343" w:rsidRPr="00333AB5">
        <w:rPr>
          <w:lang w:val="en-US"/>
        </w:rPr>
        <w:t xml:space="preserve"> Regulator</w:t>
      </w:r>
      <w:r w:rsidR="00E109AB" w:rsidRPr="00333AB5">
        <w:rPr>
          <w:lang w:val="en-US"/>
        </w:rPr>
        <w:t>s</w:t>
      </w:r>
      <w:r w:rsidR="00197343" w:rsidRPr="00333AB5">
        <w:rPr>
          <w:lang w:val="en-US"/>
        </w:rPr>
        <w:t xml:space="preserve"> and Government</w:t>
      </w:r>
      <w:r w:rsidR="00E109AB" w:rsidRPr="00333AB5">
        <w:rPr>
          <w:lang w:val="en-US"/>
        </w:rPr>
        <w:t xml:space="preserve">s </w:t>
      </w:r>
      <w:r w:rsidR="00197343" w:rsidRPr="00333AB5">
        <w:rPr>
          <w:lang w:val="en-US"/>
        </w:rPr>
        <w:t xml:space="preserve">may find it difficult to block or restrict the use of </w:t>
      </w:r>
      <w:del w:id="581" w:author="Tejpal Singh [2]" w:date="2023-01-09T20:26:00Z">
        <w:r w:rsidR="00197343" w:rsidRPr="00333AB5" w:rsidDel="00633713">
          <w:rPr>
            <w:lang w:val="en-US"/>
          </w:rPr>
          <w:delText xml:space="preserve">counterfeit </w:delText>
        </w:r>
      </w:del>
      <w:ins w:id="582" w:author="Tejpal Singh [2]" w:date="2023-01-09T20:26:00Z">
        <w:r w:rsidR="00633713">
          <w:rPr>
            <w:lang w:val="en-US"/>
          </w:rPr>
          <w:t xml:space="preserve"> such</w:t>
        </w:r>
      </w:ins>
      <w:r w:rsidR="00E376C2">
        <w:rPr>
          <w:lang w:val="en-US"/>
        </w:rPr>
        <w:t xml:space="preserve"> </w:t>
      </w:r>
      <w:r w:rsidR="00197343" w:rsidRPr="00333AB5">
        <w:rPr>
          <w:lang w:val="en-US"/>
        </w:rPr>
        <w:t xml:space="preserve">devices in the MNO network once they have been purchased by </w:t>
      </w:r>
      <w:del w:id="583" w:author="Tejpal Singh [2]" w:date="2023-01-09T20:26:00Z">
        <w:r w:rsidR="00197343" w:rsidRPr="00333AB5" w:rsidDel="00633713">
          <w:rPr>
            <w:lang w:val="en-US"/>
          </w:rPr>
          <w:delText>customers</w:delText>
        </w:r>
      </w:del>
      <w:ins w:id="584" w:author="Tejpal Singh [2]" w:date="2023-01-09T20:26:00Z">
        <w:r w:rsidR="00633713" w:rsidRPr="00333AB5">
          <w:rPr>
            <w:lang w:val="en-US"/>
          </w:rPr>
          <w:t>c</w:t>
        </w:r>
        <w:r w:rsidR="00633713">
          <w:rPr>
            <w:lang w:val="en-US"/>
          </w:rPr>
          <w:t>onsumers</w:t>
        </w:r>
      </w:ins>
      <w:r w:rsidR="00197343" w:rsidRPr="00333AB5">
        <w:rPr>
          <w:lang w:val="en-US"/>
        </w:rPr>
        <w:t>.</w:t>
      </w:r>
      <w:r w:rsidR="001B6E3D" w:rsidRPr="00333AB5">
        <w:rPr>
          <w:lang w:val="en-US"/>
        </w:rPr>
        <w:t xml:space="preserve"> The increasing volume of illegal trade in counterfeit</w:t>
      </w:r>
      <w:ins w:id="585" w:author="Tejpal Singh [2]" w:date="2023-01-09T20:26:00Z">
        <w:r w:rsidR="00357C7B">
          <w:rPr>
            <w:lang w:val="en-US"/>
          </w:rPr>
          <w:t xml:space="preserve"> and tampered</w:t>
        </w:r>
      </w:ins>
      <w:r w:rsidR="001B6E3D" w:rsidRPr="00333AB5">
        <w:rPr>
          <w:lang w:val="en-US"/>
        </w:rPr>
        <w:t xml:space="preserve"> ICT devices also impact</w:t>
      </w:r>
      <w:ins w:id="586" w:author="Tejpal Singh [2]" w:date="2023-05-12T10:11:00Z">
        <w:r w:rsidR="0011184F">
          <w:rPr>
            <w:lang w:val="en-US"/>
          </w:rPr>
          <w:t>s</w:t>
        </w:r>
      </w:ins>
      <w:r w:rsidR="001B6E3D" w:rsidRPr="00333AB5">
        <w:rPr>
          <w:lang w:val="en-US"/>
        </w:rPr>
        <w:t xml:space="preserve"> the revenue collection of Member States</w:t>
      </w:r>
      <w:r w:rsidR="00794A3B" w:rsidRPr="00333AB5">
        <w:rPr>
          <w:lang w:val="en-US"/>
        </w:rPr>
        <w:t>,</w:t>
      </w:r>
      <w:r w:rsidR="001B6E3D" w:rsidRPr="00333AB5">
        <w:rPr>
          <w:lang w:val="en-US"/>
        </w:rPr>
        <w:t xml:space="preserve"> by way of avoidance of applicable taxes</w:t>
      </w:r>
      <w:r w:rsidR="00794A3B" w:rsidRPr="00333AB5">
        <w:rPr>
          <w:lang w:val="en-US"/>
        </w:rPr>
        <w:t>,</w:t>
      </w:r>
      <w:r w:rsidR="001B6E3D" w:rsidRPr="00333AB5">
        <w:rPr>
          <w:lang w:val="en-US"/>
        </w:rPr>
        <w:t xml:space="preserve"> as well as </w:t>
      </w:r>
      <w:ins w:id="587" w:author="Tejpal Singh [2]" w:date="2023-01-09T20:27:00Z">
        <w:r w:rsidR="00357C7B">
          <w:rPr>
            <w:lang w:val="en-US"/>
          </w:rPr>
          <w:t xml:space="preserve">these devices </w:t>
        </w:r>
      </w:ins>
      <w:r w:rsidR="00794A3B" w:rsidRPr="00333AB5">
        <w:rPr>
          <w:lang w:val="en-US"/>
        </w:rPr>
        <w:t xml:space="preserve">poses </w:t>
      </w:r>
      <w:r w:rsidR="001B6E3D" w:rsidRPr="00333AB5">
        <w:rPr>
          <w:lang w:val="en-US"/>
        </w:rPr>
        <w:t xml:space="preserve">threat to privacy, security &amp; safety of their citizens. It may </w:t>
      </w:r>
      <w:r w:rsidR="00794A3B" w:rsidRPr="00333AB5">
        <w:rPr>
          <w:lang w:val="en-US"/>
        </w:rPr>
        <w:t xml:space="preserve">sometime </w:t>
      </w:r>
      <w:r w:rsidR="001B6E3D" w:rsidRPr="00333AB5">
        <w:rPr>
          <w:lang w:val="en-US"/>
        </w:rPr>
        <w:t xml:space="preserve">become a threat to national security also. </w:t>
      </w:r>
      <w:r w:rsidR="00197343" w:rsidRPr="00333AB5">
        <w:rPr>
          <w:lang w:val="en-US"/>
        </w:rPr>
        <w:t xml:space="preserve"> Th</w:t>
      </w:r>
      <w:r w:rsidR="001B6E3D" w:rsidRPr="00333AB5">
        <w:rPr>
          <w:lang w:val="en-US"/>
        </w:rPr>
        <w:t xml:space="preserve">e </w:t>
      </w:r>
      <w:r w:rsidR="00505F01" w:rsidRPr="00333AB5">
        <w:rPr>
          <w:lang w:val="en-US"/>
        </w:rPr>
        <w:t>non-availability</w:t>
      </w:r>
      <w:r w:rsidR="001B6E3D" w:rsidRPr="00333AB5">
        <w:rPr>
          <w:lang w:val="en-US"/>
        </w:rPr>
        <w:t xml:space="preserve"> of a comprehensive techno-legal framework is</w:t>
      </w:r>
      <w:r w:rsidR="00197343" w:rsidRPr="00333AB5">
        <w:rPr>
          <w:lang w:val="en-US"/>
        </w:rPr>
        <w:t xml:space="preserve"> being exploited by the players involved in such illegal activities</w:t>
      </w:r>
      <w:r w:rsidR="001B6E3D" w:rsidRPr="00333AB5">
        <w:rPr>
          <w:lang w:val="en-US"/>
        </w:rPr>
        <w:t>. Therefore</w:t>
      </w:r>
      <w:r w:rsidR="00794A3B" w:rsidRPr="00333AB5">
        <w:rPr>
          <w:lang w:val="en-US"/>
        </w:rPr>
        <w:t>,</w:t>
      </w:r>
      <w:r w:rsidR="00197343" w:rsidRPr="00333AB5">
        <w:rPr>
          <w:lang w:val="en-US"/>
        </w:rPr>
        <w:t xml:space="preserve"> breaking this vicious </w:t>
      </w:r>
      <w:r w:rsidRPr="00333AB5">
        <w:rPr>
          <w:lang w:val="en-US"/>
        </w:rPr>
        <w:t>cycle</w:t>
      </w:r>
      <w:ins w:id="588" w:author="Tejpal Singh [2]" w:date="2023-01-09T20:27:00Z">
        <w:r w:rsidR="00357C7B">
          <w:rPr>
            <w:lang w:val="en-US"/>
          </w:rPr>
          <w:t>,</w:t>
        </w:r>
      </w:ins>
      <w:r w:rsidR="00794A3B" w:rsidRPr="00333AB5">
        <w:rPr>
          <w:lang w:val="en-US"/>
        </w:rPr>
        <w:t xml:space="preserve"> through global collaboration for implementation of techno-legal </w:t>
      </w:r>
      <w:r w:rsidRPr="00333AB5">
        <w:rPr>
          <w:lang w:val="en-US"/>
        </w:rPr>
        <w:t>measures</w:t>
      </w:r>
      <w:ins w:id="589" w:author="Tejpal Singh [2]" w:date="2023-01-09T20:27:00Z">
        <w:r w:rsidR="00357C7B">
          <w:rPr>
            <w:lang w:val="en-US"/>
          </w:rPr>
          <w:t xml:space="preserve">, </w:t>
        </w:r>
      </w:ins>
      <w:r w:rsidR="00197343" w:rsidRPr="00333AB5">
        <w:rPr>
          <w:lang w:val="en-US"/>
        </w:rPr>
        <w:t>is critical</w:t>
      </w:r>
      <w:r w:rsidR="00794A3B" w:rsidRPr="00333AB5">
        <w:rPr>
          <w:lang w:val="en-US"/>
        </w:rPr>
        <w:t xml:space="preserve"> from the point of view of Member States</w:t>
      </w:r>
      <w:r w:rsidR="001B6E3D" w:rsidRPr="00333AB5">
        <w:rPr>
          <w:lang w:val="en-US"/>
        </w:rPr>
        <w:t xml:space="preserve">. In </w:t>
      </w:r>
      <w:ins w:id="590" w:author="Tejpal Singh [2]" w:date="2023-05-12T10:11:00Z">
        <w:r w:rsidR="0011184F">
          <w:rPr>
            <w:lang w:val="en-US"/>
          </w:rPr>
          <w:t xml:space="preserve">a </w:t>
        </w:r>
      </w:ins>
      <w:r w:rsidR="001B6E3D" w:rsidRPr="00333AB5">
        <w:rPr>
          <w:lang w:val="en-US"/>
        </w:rPr>
        <w:t>consumer centric approach</w:t>
      </w:r>
      <w:r w:rsidR="000223E1" w:rsidRPr="00333AB5">
        <w:rPr>
          <w:lang w:val="en-US"/>
        </w:rPr>
        <w:t xml:space="preserve">, consumers </w:t>
      </w:r>
      <w:r w:rsidRPr="00333AB5">
        <w:rPr>
          <w:lang w:val="en-US"/>
        </w:rPr>
        <w:t xml:space="preserve">are </w:t>
      </w:r>
      <w:r w:rsidR="000223E1" w:rsidRPr="00333AB5">
        <w:rPr>
          <w:lang w:val="en-US"/>
        </w:rPr>
        <w:t>emp</w:t>
      </w:r>
      <w:r w:rsidRPr="00333AB5">
        <w:rPr>
          <w:lang w:val="en-US"/>
        </w:rPr>
        <w:t>owered with tools and awareness so that they</w:t>
      </w:r>
      <w:r w:rsidR="001B6E3D" w:rsidRPr="00333AB5">
        <w:rPr>
          <w:lang w:val="en-US"/>
        </w:rPr>
        <w:t xml:space="preserve"> can </w:t>
      </w:r>
      <w:r w:rsidRPr="00333AB5">
        <w:rPr>
          <w:lang w:val="en-US"/>
        </w:rPr>
        <w:t>participate actively</w:t>
      </w:r>
      <w:ins w:id="591" w:author="Tejpal Singh [2]" w:date="2023-01-09T20:28:00Z">
        <w:r w:rsidR="00357C7B">
          <w:rPr>
            <w:lang w:val="en-US"/>
          </w:rPr>
          <w:t xml:space="preserve"> in combating proliferation of counterfeit and tampered devices along with other stakeholders</w:t>
        </w:r>
      </w:ins>
      <w:r w:rsidRPr="00333AB5">
        <w:rPr>
          <w:lang w:val="en-US"/>
        </w:rPr>
        <w:t xml:space="preserve">. With consumer education and </w:t>
      </w:r>
      <w:r w:rsidRPr="00462C39">
        <w:rPr>
          <w:lang w:val="en-US"/>
        </w:rPr>
        <w:t>enabling tools,</w:t>
      </w:r>
      <w:r w:rsidR="000223E1" w:rsidRPr="00462C39">
        <w:rPr>
          <w:lang w:val="en-US"/>
        </w:rPr>
        <w:t xml:space="preserve"> it will be easier for</w:t>
      </w:r>
      <w:r w:rsidR="00E376C2" w:rsidRPr="00462C39">
        <w:rPr>
          <w:lang w:val="en-US"/>
        </w:rPr>
        <w:t xml:space="preserve"> </w:t>
      </w:r>
      <w:ins w:id="592" w:author="Tejpal Singh [2]" w:date="2023-05-12T10:11:00Z">
        <w:r w:rsidR="0011184F" w:rsidRPr="00462C39">
          <w:rPr>
            <w:lang w:val="en-US"/>
          </w:rPr>
          <w:t xml:space="preserve">the </w:t>
        </w:r>
      </w:ins>
      <w:r w:rsidRPr="00462C39">
        <w:rPr>
          <w:lang w:val="en-US"/>
        </w:rPr>
        <w:t>R</w:t>
      </w:r>
      <w:r w:rsidR="000223E1" w:rsidRPr="00462C39">
        <w:rPr>
          <w:lang w:val="en-US"/>
        </w:rPr>
        <w:t>egulator and Government to implement</w:t>
      </w:r>
      <w:r w:rsidR="00794A3B" w:rsidRPr="00462C39">
        <w:rPr>
          <w:lang w:val="en-US"/>
        </w:rPr>
        <w:t xml:space="preserve"> tech</w:t>
      </w:r>
      <w:r w:rsidR="000223E1" w:rsidRPr="00462C39">
        <w:rPr>
          <w:lang w:val="en-US"/>
        </w:rPr>
        <w:t xml:space="preserve">no-legal measures </w:t>
      </w:r>
      <w:r w:rsidRPr="00462C39">
        <w:rPr>
          <w:lang w:val="en-US"/>
        </w:rPr>
        <w:t xml:space="preserve">effectively </w:t>
      </w:r>
      <w:r w:rsidR="000223E1" w:rsidRPr="00462C39">
        <w:rPr>
          <w:lang w:val="en-US"/>
        </w:rPr>
        <w:t xml:space="preserve">without </w:t>
      </w:r>
      <w:del w:id="593" w:author="Tejpal Singh [2]" w:date="2023-01-09T20:30:00Z">
        <w:r w:rsidR="000223E1" w:rsidRPr="00462C39" w:rsidDel="006C7359">
          <w:rPr>
            <w:lang w:val="en-US"/>
          </w:rPr>
          <w:delText xml:space="preserve">much </w:delText>
        </w:r>
      </w:del>
      <w:ins w:id="594" w:author="Tejpal Singh [2]" w:date="2023-01-09T20:30:00Z">
        <w:r w:rsidR="006C7359" w:rsidRPr="00462C39">
          <w:rPr>
            <w:lang w:val="en-US"/>
          </w:rPr>
          <w:t>any significant</w:t>
        </w:r>
      </w:ins>
      <w:r w:rsidR="00E376C2" w:rsidRPr="00462C39">
        <w:rPr>
          <w:lang w:val="en-US"/>
        </w:rPr>
        <w:t xml:space="preserve"> </w:t>
      </w:r>
      <w:ins w:id="595" w:author="Tejpal Singh [2]" w:date="2023-01-09T20:30:00Z">
        <w:r w:rsidR="006C7359" w:rsidRPr="00462C39">
          <w:rPr>
            <w:lang w:val="en-US"/>
          </w:rPr>
          <w:t xml:space="preserve">negative </w:t>
        </w:r>
      </w:ins>
      <w:r w:rsidR="000223E1" w:rsidRPr="00462C39">
        <w:rPr>
          <w:lang w:val="en-US"/>
        </w:rPr>
        <w:t>impact on consumers</w:t>
      </w:r>
      <w:r w:rsidR="000E67FA" w:rsidRPr="00462C39">
        <w:rPr>
          <w:lang w:val="en-US"/>
        </w:rPr>
        <w:t xml:space="preserve"> and legal manufacturers</w:t>
      </w:r>
      <w:r w:rsidR="000223E1" w:rsidRPr="00462C39">
        <w:rPr>
          <w:lang w:val="en-US"/>
        </w:rPr>
        <w:t>.</w:t>
      </w:r>
    </w:p>
    <w:p w14:paraId="46354627" w14:textId="1F210558" w:rsidR="00DF3AFA" w:rsidRPr="00462C39" w:rsidRDefault="00DF3AF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596" w:author="Tejpal Singh [2]" w:date="2023-05-03T10:59:00Z"/>
          <w:b/>
          <w:bCs/>
          <w:lang w:val="en-US"/>
        </w:rPr>
      </w:pPr>
      <w:ins w:id="597" w:author="Tejpal Singh [2]" w:date="2023-05-03T10:55:00Z">
        <w:r w:rsidRPr="00462C39">
          <w:rPr>
            <w:lang w:val="en-US"/>
          </w:rPr>
          <w:t>7.7</w:t>
        </w:r>
      </w:ins>
      <w:ins w:id="598" w:author="Tejpal Singh [2]" w:date="2023-05-03T10:58:00Z">
        <w:r w:rsidR="00823C1D" w:rsidRPr="00462C39">
          <w:rPr>
            <w:lang w:val="en-US"/>
          </w:rPr>
          <w:t xml:space="preserve"> </w:t>
        </w:r>
        <w:r w:rsidR="00823C1D" w:rsidRPr="00462C39">
          <w:rPr>
            <w:b/>
            <w:bCs/>
            <w:lang w:val="en-US"/>
          </w:rPr>
          <w:t>Mo</w:t>
        </w:r>
        <w:r w:rsidR="001A695F" w:rsidRPr="00462C39">
          <w:rPr>
            <w:b/>
            <w:bCs/>
            <w:lang w:val="en-US"/>
          </w:rPr>
          <w:t xml:space="preserve">bile Network </w:t>
        </w:r>
      </w:ins>
      <w:ins w:id="599" w:author="Tejpal Singh [2]" w:date="2023-05-03T10:59:00Z">
        <w:r w:rsidR="001A695F" w:rsidRPr="00462C39">
          <w:rPr>
            <w:b/>
            <w:bCs/>
            <w:lang w:val="en-US"/>
          </w:rPr>
          <w:t xml:space="preserve">Operators </w:t>
        </w:r>
      </w:ins>
    </w:p>
    <w:p w14:paraId="40AF8C74" w14:textId="76A52904" w:rsidR="001A695F" w:rsidRPr="00462C39" w:rsidRDefault="00E3293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ins w:id="600" w:author="Tejpal Singh [2]" w:date="2023-05-03T10:59:00Z">
        <w:r w:rsidRPr="00462C39">
          <w:rPr>
            <w:lang w:val="en-US" w:eastAsia="ja-JP"/>
          </w:rPr>
          <w:t xml:space="preserve">The </w:t>
        </w:r>
      </w:ins>
      <w:ins w:id="601" w:author="Tejpal Singh [2]" w:date="2023-05-03T11:00:00Z">
        <w:r w:rsidR="001D79D8" w:rsidRPr="00462C39">
          <w:rPr>
            <w:lang w:val="en-US" w:eastAsia="ja-JP"/>
          </w:rPr>
          <w:t>MNOs are the one</w:t>
        </w:r>
      </w:ins>
      <w:ins w:id="602" w:author="Tejpal Singh [2]" w:date="2023-05-03T11:02:00Z">
        <w:r w:rsidR="006B14C6" w:rsidRPr="00462C39">
          <w:rPr>
            <w:lang w:val="en-US" w:eastAsia="ja-JP"/>
          </w:rPr>
          <w:t>s</w:t>
        </w:r>
      </w:ins>
      <w:ins w:id="603" w:author="Tejpal Singh [2]" w:date="2023-05-03T11:00:00Z">
        <w:r w:rsidR="001D79D8" w:rsidRPr="00462C39">
          <w:rPr>
            <w:lang w:val="en-US" w:eastAsia="ja-JP"/>
          </w:rPr>
          <w:t xml:space="preserve"> that </w:t>
        </w:r>
      </w:ins>
      <w:ins w:id="604" w:author="Tejpal Singh [2]" w:date="2023-05-03T11:02:00Z">
        <w:r w:rsidR="001F005D" w:rsidRPr="00462C39">
          <w:rPr>
            <w:lang w:val="en-US" w:eastAsia="ja-JP"/>
          </w:rPr>
          <w:t>manage</w:t>
        </w:r>
      </w:ins>
      <w:ins w:id="605" w:author="Tejpal Singh [2]" w:date="2023-05-12T10:12:00Z">
        <w:r w:rsidR="0011184F" w:rsidRPr="00462C39">
          <w:rPr>
            <w:lang w:val="en-US" w:eastAsia="ja-JP"/>
          </w:rPr>
          <w:t>s</w:t>
        </w:r>
      </w:ins>
      <w:ins w:id="606" w:author="Tejpal Singh [2]" w:date="2023-05-03T11:00:00Z">
        <w:r w:rsidR="001D79D8" w:rsidRPr="00462C39">
          <w:rPr>
            <w:lang w:val="en-US" w:eastAsia="ja-JP"/>
          </w:rPr>
          <w:t xml:space="preserve"> the network in which the ICT devices </w:t>
        </w:r>
      </w:ins>
      <w:ins w:id="607" w:author="Tejpal Singh [2]" w:date="2023-05-03T11:01:00Z">
        <w:r w:rsidR="000A7A99" w:rsidRPr="00462C39">
          <w:rPr>
            <w:lang w:val="en-US" w:eastAsia="ja-JP"/>
          </w:rPr>
          <w:t xml:space="preserve">are used </w:t>
        </w:r>
        <w:r w:rsidR="00CA30B8" w:rsidRPr="00462C39">
          <w:rPr>
            <w:lang w:val="en-US" w:eastAsia="ja-JP"/>
          </w:rPr>
          <w:t xml:space="preserve">by the consumers to avail </w:t>
        </w:r>
      </w:ins>
      <w:ins w:id="608" w:author="Tejpal Singh [2]" w:date="2023-05-03T11:02:00Z">
        <w:r w:rsidR="006B14C6" w:rsidRPr="00462C39">
          <w:rPr>
            <w:lang w:val="en-US" w:eastAsia="ja-JP"/>
          </w:rPr>
          <w:t>themselves of</w:t>
        </w:r>
      </w:ins>
      <w:ins w:id="609" w:author="Tejpal Singh [2]" w:date="2023-05-03T11:01:00Z">
        <w:r w:rsidR="00CA30B8" w:rsidRPr="00462C39">
          <w:rPr>
            <w:lang w:val="en-US" w:eastAsia="ja-JP"/>
          </w:rPr>
          <w:t xml:space="preserve"> </w:t>
        </w:r>
      </w:ins>
      <w:ins w:id="610" w:author="Tejpal Singh [2]" w:date="2023-05-03T11:02:00Z">
        <w:r w:rsidR="001F005D" w:rsidRPr="00462C39">
          <w:rPr>
            <w:lang w:val="en-US" w:eastAsia="ja-JP"/>
          </w:rPr>
          <w:t xml:space="preserve">telecommunication services. In countries </w:t>
        </w:r>
      </w:ins>
      <w:ins w:id="611" w:author="Tejpal Singh [2]" w:date="2023-05-03T11:03:00Z">
        <w:r w:rsidR="006B14C6" w:rsidRPr="00462C39">
          <w:rPr>
            <w:lang w:val="en-US" w:eastAsia="ja-JP"/>
          </w:rPr>
          <w:t>where Administrations conduct</w:t>
        </w:r>
        <w:r w:rsidR="009B709B" w:rsidRPr="00462C39">
          <w:rPr>
            <w:lang w:val="en-US" w:eastAsia="ja-JP"/>
          </w:rPr>
          <w:t xml:space="preserve"> initiative to </w:t>
        </w:r>
      </w:ins>
      <w:ins w:id="612" w:author="Tejpal Singh [2]" w:date="2023-05-03T11:04:00Z">
        <w:r w:rsidR="00332B7C" w:rsidRPr="00462C39">
          <w:rPr>
            <w:lang w:val="en-US" w:eastAsia="ja-JP"/>
          </w:rPr>
          <w:t>block tampered or counterfeit ICT devices, the MNOs are the stak</w:t>
        </w:r>
      </w:ins>
      <w:ins w:id="613" w:author="Tejpal Singh [2]" w:date="2023-05-03T11:05:00Z">
        <w:r w:rsidR="00332B7C" w:rsidRPr="00462C39">
          <w:rPr>
            <w:lang w:val="en-US" w:eastAsia="ja-JP"/>
          </w:rPr>
          <w:t xml:space="preserve">eholders </w:t>
        </w:r>
        <w:r w:rsidR="006B5877" w:rsidRPr="00462C39">
          <w:rPr>
            <w:lang w:val="en-US" w:eastAsia="ja-JP"/>
          </w:rPr>
          <w:t xml:space="preserve">responsible for </w:t>
        </w:r>
      </w:ins>
      <w:ins w:id="614" w:author="Tejpal Singh [2]" w:date="2023-05-03T11:07:00Z">
        <w:r w:rsidR="007321F0" w:rsidRPr="00462C39">
          <w:rPr>
            <w:lang w:val="en-US" w:eastAsia="ja-JP"/>
          </w:rPr>
          <w:t>implementing</w:t>
        </w:r>
      </w:ins>
      <w:ins w:id="615" w:author="Tejpal Singh [2]" w:date="2023-05-03T11:05:00Z">
        <w:r w:rsidR="007D6629" w:rsidRPr="00462C39">
          <w:rPr>
            <w:lang w:val="en-US" w:eastAsia="ja-JP"/>
          </w:rPr>
          <w:t xml:space="preserve"> technical means</w:t>
        </w:r>
      </w:ins>
      <w:ins w:id="616" w:author="Tejpal Singh [2]" w:date="2023-05-03T11:06:00Z">
        <w:r w:rsidR="00FD478D" w:rsidRPr="00462C39">
          <w:rPr>
            <w:lang w:val="en-US" w:eastAsia="ja-JP"/>
          </w:rPr>
          <w:t>, through their EIR</w:t>
        </w:r>
        <w:r w:rsidR="007321F0" w:rsidRPr="00462C39">
          <w:rPr>
            <w:lang w:val="en-US" w:eastAsia="ja-JP"/>
          </w:rPr>
          <w:t>s</w:t>
        </w:r>
        <w:r w:rsidR="00FD478D" w:rsidRPr="00462C39">
          <w:rPr>
            <w:lang w:val="en-US" w:eastAsia="ja-JP"/>
          </w:rPr>
          <w:t>,</w:t>
        </w:r>
      </w:ins>
      <w:ins w:id="617" w:author="Tejpal Singh [2]" w:date="2023-05-03T11:07:00Z">
        <w:r w:rsidR="007321F0" w:rsidRPr="00462C39">
          <w:rPr>
            <w:lang w:val="en-US" w:eastAsia="ja-JP"/>
          </w:rPr>
          <w:t xml:space="preserve"> to</w:t>
        </w:r>
        <w:r w:rsidR="0096608E" w:rsidRPr="00462C39">
          <w:rPr>
            <w:lang w:val="en-US" w:eastAsia="ja-JP"/>
          </w:rPr>
          <w:t xml:space="preserve"> effectively block the use of these devices in the </w:t>
        </w:r>
      </w:ins>
      <w:ins w:id="618" w:author="Tejpal Singh [2]" w:date="2023-05-03T11:08:00Z">
        <w:r w:rsidR="0074756C" w:rsidRPr="00462C39">
          <w:rPr>
            <w:lang w:val="en-US" w:eastAsia="ja-JP"/>
          </w:rPr>
          <w:t xml:space="preserve">public land mobile </w:t>
        </w:r>
      </w:ins>
      <w:ins w:id="619" w:author="Tejpal Singh [2]" w:date="2023-05-03T11:07:00Z">
        <w:r w:rsidR="0096608E" w:rsidRPr="00462C39">
          <w:rPr>
            <w:lang w:val="en-US" w:eastAsia="ja-JP"/>
          </w:rPr>
          <w:t>network.</w:t>
        </w:r>
      </w:ins>
      <w:ins w:id="620" w:author="Tejpal Singh [2]" w:date="2023-05-03T11:08:00Z">
        <w:r w:rsidR="0074756C" w:rsidRPr="00462C39">
          <w:rPr>
            <w:lang w:val="en-US" w:eastAsia="ja-JP"/>
          </w:rPr>
          <w:t xml:space="preserve"> Therefore, MNOs</w:t>
        </w:r>
        <w:r w:rsidR="004830F9" w:rsidRPr="00462C39">
          <w:rPr>
            <w:lang w:val="en-US" w:eastAsia="ja-JP"/>
          </w:rPr>
          <w:t xml:space="preserve"> may play an important role </w:t>
        </w:r>
      </w:ins>
      <w:ins w:id="621" w:author="Tejpal Singh [2]" w:date="2023-05-03T11:09:00Z">
        <w:r w:rsidR="00D47BE1" w:rsidRPr="00462C39">
          <w:rPr>
            <w:lang w:val="en-US" w:eastAsia="ja-JP"/>
          </w:rPr>
          <w:t>in effective implementation of RUPF.</w:t>
        </w:r>
      </w:ins>
    </w:p>
    <w:p w14:paraId="576F63DE" w14:textId="77777777" w:rsidR="00793E2F" w:rsidRPr="00333AB5" w:rsidRDefault="00793E2F" w:rsidP="00793E2F">
      <w:pPr>
        <w:pStyle w:val="Heading1"/>
        <w:rPr>
          <w:lang w:val="en-US"/>
        </w:rPr>
      </w:pPr>
      <w:bookmarkStart w:id="622" w:name="_Toc3450290"/>
      <w:bookmarkStart w:id="623" w:name="_Toc4423864"/>
      <w:bookmarkStart w:id="624" w:name="_Toc6992427"/>
      <w:r w:rsidRPr="00462C39">
        <w:rPr>
          <w:lang w:val="en-US"/>
        </w:rPr>
        <w:t>8</w:t>
      </w:r>
      <w:r w:rsidRPr="00462C39">
        <w:rPr>
          <w:lang w:val="en-US"/>
        </w:rPr>
        <w:tab/>
      </w:r>
      <w:r w:rsidR="007C6163" w:rsidRPr="00462C39">
        <w:rPr>
          <w:lang w:val="en-US"/>
        </w:rPr>
        <w:t>Reference</w:t>
      </w:r>
      <w:r w:rsidR="007C6163" w:rsidRPr="00333AB5">
        <w:rPr>
          <w:lang w:val="en-US"/>
        </w:rPr>
        <w:t xml:space="preserve"> </w:t>
      </w:r>
      <w:r w:rsidRPr="00333AB5">
        <w:rPr>
          <w:lang w:val="en-US"/>
        </w:rPr>
        <w:t xml:space="preserve">Unified </w:t>
      </w:r>
      <w:r w:rsidR="00AB51DC" w:rsidRPr="00333AB5">
        <w:rPr>
          <w:lang w:val="en-US"/>
        </w:rPr>
        <w:t xml:space="preserve">Platform </w:t>
      </w:r>
      <w:r w:rsidRPr="00333AB5">
        <w:rPr>
          <w:lang w:val="en-US"/>
        </w:rPr>
        <w:t xml:space="preserve">Framework </w:t>
      </w:r>
      <w:r w:rsidR="007C6163" w:rsidRPr="00333AB5">
        <w:rPr>
          <w:lang w:val="en-US"/>
        </w:rPr>
        <w:t xml:space="preserve">(RUPF) </w:t>
      </w:r>
      <w:r w:rsidRPr="00333AB5">
        <w:rPr>
          <w:lang w:val="en-US"/>
        </w:rPr>
        <w:t>requirements</w:t>
      </w:r>
      <w:bookmarkEnd w:id="622"/>
      <w:bookmarkEnd w:id="623"/>
      <w:bookmarkEnd w:id="624"/>
    </w:p>
    <w:p w14:paraId="576F63DF" w14:textId="11F321E4" w:rsidR="00793E2F" w:rsidRPr="00333AB5" w:rsidRDefault="002E43F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eastAsia="ja-JP"/>
        </w:rPr>
        <w:t>Considering above stakeholder</w:t>
      </w:r>
      <w:r w:rsidR="006E1889">
        <w:rPr>
          <w:lang w:val="en-US" w:eastAsia="ja-JP"/>
        </w:rPr>
        <w:t xml:space="preserve"> </w:t>
      </w:r>
      <w:r w:rsidR="00AB51DC" w:rsidRPr="00333AB5">
        <w:rPr>
          <w:lang w:val="en-US" w:eastAsia="ja-JP"/>
        </w:rPr>
        <w:t xml:space="preserve">analysis of counterfeit and </w:t>
      </w:r>
      <w:del w:id="625" w:author="Tejpal Singh [2]" w:date="2023-01-11T20:04:00Z">
        <w:r w:rsidR="00AB51DC" w:rsidRPr="00333AB5" w:rsidDel="00E90841">
          <w:rPr>
            <w:lang w:val="en-US" w:eastAsia="ja-JP"/>
          </w:rPr>
          <w:delText xml:space="preserve">stolen </w:delText>
        </w:r>
      </w:del>
      <w:ins w:id="626" w:author="Tejpal Singh [2]" w:date="2023-01-11T20:04:00Z">
        <w:r w:rsidR="00E90841">
          <w:rPr>
            <w:lang w:val="en-US" w:eastAsia="ja-JP"/>
          </w:rPr>
          <w:t xml:space="preserve"> tampered telecommunication/</w:t>
        </w:r>
      </w:ins>
      <w:r w:rsidR="00AB51DC" w:rsidRPr="00333AB5">
        <w:rPr>
          <w:lang w:val="en-US" w:eastAsia="ja-JP"/>
        </w:rPr>
        <w:t xml:space="preserve">ICT device ecosystem and possible roles of </w:t>
      </w:r>
      <w:r w:rsidR="00CA0ED6" w:rsidRPr="00333AB5">
        <w:rPr>
          <w:lang w:val="en-US" w:eastAsia="ja-JP"/>
        </w:rPr>
        <w:t xml:space="preserve">that can be played by </w:t>
      </w:r>
      <w:r w:rsidR="00AB51DC" w:rsidRPr="00333AB5">
        <w:rPr>
          <w:lang w:val="en-US" w:eastAsia="ja-JP"/>
        </w:rPr>
        <w:t xml:space="preserve">different stakeholders in </w:t>
      </w:r>
      <w:r w:rsidR="007C6163" w:rsidRPr="00333AB5">
        <w:rPr>
          <w:lang w:val="en-US" w:eastAsia="ja-JP"/>
        </w:rPr>
        <w:t>combating th</w:t>
      </w:r>
      <w:ins w:id="627" w:author="Tejpal Singh [2]" w:date="2023-01-11T20:05:00Z">
        <w:r w:rsidR="00E90841">
          <w:rPr>
            <w:lang w:val="en-US" w:eastAsia="ja-JP"/>
          </w:rPr>
          <w:t>is</w:t>
        </w:r>
      </w:ins>
      <w:del w:id="628" w:author="Tejpal Singh [2]" w:date="2023-01-11T20:05:00Z">
        <w:r w:rsidR="007C6163" w:rsidRPr="00333AB5" w:rsidDel="00E90841">
          <w:rPr>
            <w:lang w:val="en-US" w:eastAsia="ja-JP"/>
          </w:rPr>
          <w:delText>e</w:delText>
        </w:r>
      </w:del>
      <w:r w:rsidR="007C6163" w:rsidRPr="00333AB5">
        <w:rPr>
          <w:lang w:val="en-US" w:eastAsia="ja-JP"/>
        </w:rPr>
        <w:t xml:space="preserve"> menace</w:t>
      </w:r>
      <w:r w:rsidR="00CA0ED6" w:rsidRPr="00333AB5">
        <w:rPr>
          <w:lang w:val="en-US" w:eastAsia="ja-JP"/>
        </w:rPr>
        <w:t>,</w:t>
      </w:r>
      <w:r w:rsidR="0029370E" w:rsidRPr="00333AB5">
        <w:rPr>
          <w:lang w:val="en-US" w:eastAsia="ja-JP"/>
        </w:rPr>
        <w:t xml:space="preserve"> the requirement </w:t>
      </w:r>
      <w:r w:rsidR="007B6835" w:rsidRPr="00333AB5">
        <w:rPr>
          <w:lang w:val="en-US" w:eastAsia="ja-JP"/>
        </w:rPr>
        <w:t>for RUPF</w:t>
      </w:r>
      <w:r w:rsidR="006E1889">
        <w:rPr>
          <w:lang w:val="en-US" w:eastAsia="ja-JP"/>
        </w:rPr>
        <w:t xml:space="preserve"> </w:t>
      </w:r>
      <w:r w:rsidR="007B6835" w:rsidRPr="00333AB5">
        <w:rPr>
          <w:lang w:val="en-US" w:eastAsia="ja-JP"/>
        </w:rPr>
        <w:t xml:space="preserve">and different reference data sources </w:t>
      </w:r>
      <w:r w:rsidR="0029370E" w:rsidRPr="00333AB5">
        <w:rPr>
          <w:lang w:val="en-US" w:eastAsia="ja-JP"/>
        </w:rPr>
        <w:t>are discussed in</w:t>
      </w:r>
      <w:r w:rsidR="006E1889">
        <w:rPr>
          <w:lang w:val="en-US" w:eastAsia="ja-JP"/>
        </w:rPr>
        <w:t xml:space="preserve"> </w:t>
      </w:r>
      <w:r w:rsidR="0029370E" w:rsidRPr="00333AB5">
        <w:rPr>
          <w:lang w:val="en-US" w:eastAsia="ja-JP"/>
        </w:rPr>
        <w:t xml:space="preserve">following </w:t>
      </w:r>
      <w:r w:rsidRPr="00333AB5">
        <w:rPr>
          <w:lang w:val="en-US" w:eastAsia="ja-JP"/>
        </w:rPr>
        <w:t>sub-</w:t>
      </w:r>
      <w:r w:rsidR="0029370E" w:rsidRPr="00333AB5">
        <w:rPr>
          <w:lang w:val="en-US" w:eastAsia="ja-JP"/>
        </w:rPr>
        <w:t>section</w:t>
      </w:r>
      <w:r w:rsidRPr="00333AB5">
        <w:rPr>
          <w:lang w:val="en-US" w:eastAsia="ja-JP"/>
        </w:rPr>
        <w:t>s</w:t>
      </w:r>
      <w:r w:rsidR="007C6163" w:rsidRPr="00333AB5">
        <w:rPr>
          <w:lang w:val="en-US" w:eastAsia="ja-JP"/>
        </w:rPr>
        <w:t>:</w:t>
      </w:r>
    </w:p>
    <w:p w14:paraId="576F63E0" w14:textId="77777777" w:rsidR="008177EB" w:rsidRPr="00333AB5" w:rsidRDefault="008177EB" w:rsidP="00793E2F">
      <w:pPr>
        <w:pStyle w:val="Heading2"/>
        <w:rPr>
          <w:lang w:val="en-US" w:eastAsia="ja-JP"/>
        </w:rPr>
      </w:pPr>
      <w:bookmarkStart w:id="629" w:name="_Toc3450291"/>
      <w:bookmarkStart w:id="630" w:name="_Toc4423865"/>
      <w:bookmarkStart w:id="631" w:name="_Toc6992428"/>
      <w:r w:rsidRPr="00333AB5">
        <w:rPr>
          <w:lang w:val="en-US" w:eastAsia="ja-JP"/>
        </w:rPr>
        <w:t xml:space="preserve">8.1 </w:t>
      </w:r>
      <w:r w:rsidRPr="00333AB5">
        <w:rPr>
          <w:lang w:val="en-US" w:eastAsia="ja-JP"/>
        </w:rPr>
        <w:tab/>
        <w:t>GSMA T</w:t>
      </w:r>
      <w:r w:rsidR="00626245" w:rsidRPr="00333AB5">
        <w:rPr>
          <w:lang w:val="en-US" w:eastAsia="ja-JP"/>
        </w:rPr>
        <w:t xml:space="preserve">ype </w:t>
      </w:r>
      <w:r w:rsidRPr="00333AB5">
        <w:rPr>
          <w:lang w:val="en-US" w:eastAsia="ja-JP"/>
        </w:rPr>
        <w:t>A</w:t>
      </w:r>
      <w:r w:rsidR="00626245" w:rsidRPr="00333AB5">
        <w:rPr>
          <w:lang w:val="en-US" w:eastAsia="ja-JP"/>
        </w:rPr>
        <w:t>llocation Code (TAC)</w:t>
      </w:r>
      <w:r w:rsidRPr="00333AB5">
        <w:rPr>
          <w:lang w:val="en-US" w:eastAsia="ja-JP"/>
        </w:rPr>
        <w:t xml:space="preserve"> Database</w:t>
      </w:r>
    </w:p>
    <w:p w14:paraId="576F63E1" w14:textId="4C615FAA" w:rsidR="00574603" w:rsidRPr="00333AB5" w:rsidRDefault="0062624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GSMA </w:t>
      </w:r>
      <w:del w:id="632" w:author="Tejpal Singh [2]" w:date="2023-01-11T20:13:00Z">
        <w:r w:rsidRPr="00333AB5" w:rsidDel="00AD7227">
          <w:rPr>
            <w:lang w:val="en-US"/>
          </w:rPr>
          <w:delText>is the global industry administrator</w:delText>
        </w:r>
      </w:del>
      <w:ins w:id="633" w:author="Tejpal Singh [2]" w:date="2023-01-11T20:13:00Z">
        <w:r w:rsidR="00AD7227">
          <w:rPr>
            <w:lang w:val="en-US"/>
          </w:rPr>
          <w:t>manages administration</w:t>
        </w:r>
      </w:ins>
      <w:r w:rsidRPr="00333AB5">
        <w:rPr>
          <w:lang w:val="en-US"/>
        </w:rPr>
        <w:t xml:space="preserve"> of the TAC and IMEI allocation system</w:t>
      </w:r>
      <w:ins w:id="634" w:author="Tejpal Singh [2]" w:date="2023-01-11T20:13:00Z">
        <w:r w:rsidR="00AD7227">
          <w:rPr>
            <w:lang w:val="en-US"/>
          </w:rPr>
          <w:t xml:space="preserve"> at global level</w:t>
        </w:r>
      </w:ins>
      <w:r w:rsidRPr="00333AB5">
        <w:rPr>
          <w:lang w:val="en-US"/>
        </w:rPr>
        <w:t xml:space="preserve">. Its role is </w:t>
      </w:r>
      <w:del w:id="635" w:author="Tejpal Singh [2]" w:date="2023-01-11T20:07:00Z">
        <w:r w:rsidRPr="00333AB5" w:rsidDel="00B93ADE">
          <w:rPr>
            <w:lang w:val="en-US"/>
          </w:rPr>
          <w:delText xml:space="preserve">essential to the </w:delText>
        </w:r>
        <w:r w:rsidRPr="00333AB5" w:rsidDel="00B93ADE">
          <w:rPr>
            <w:lang w:val="en-US" w:eastAsia="ja-JP"/>
          </w:rPr>
          <w:delText>correct</w:delText>
        </w:r>
      </w:del>
      <w:ins w:id="636" w:author="Tejpal Singh [2]" w:date="2023-01-11T20:07:00Z">
        <w:r w:rsidR="00B93ADE">
          <w:rPr>
            <w:lang w:val="en-US"/>
          </w:rPr>
          <w:t xml:space="preserve"> important for</w:t>
        </w:r>
      </w:ins>
      <w:r w:rsidRPr="00333AB5">
        <w:rPr>
          <w:lang w:val="en-US"/>
        </w:rPr>
        <w:t xml:space="preserve"> functioning of 3GPP devices and the mobile ecosystem. TAC is</w:t>
      </w:r>
      <w:ins w:id="637" w:author="Tejpal Singh [2]" w:date="2023-05-12T10:12:00Z">
        <w:r w:rsidR="0011184F">
          <w:rPr>
            <w:lang w:val="en-US"/>
          </w:rPr>
          <w:t xml:space="preserve"> the</w:t>
        </w:r>
      </w:ins>
      <w:r w:rsidRPr="00333AB5">
        <w:rPr>
          <w:lang w:val="en-US"/>
        </w:rPr>
        <w:t xml:space="preserve"> first 8-digits of IMEI </w:t>
      </w:r>
      <w:r w:rsidR="00340CC0" w:rsidRPr="00333AB5">
        <w:rPr>
          <w:lang w:val="en-US"/>
        </w:rPr>
        <w:t xml:space="preserve">(14 digit + 1 check digit) </w:t>
      </w:r>
      <w:r w:rsidRPr="00333AB5">
        <w:rPr>
          <w:lang w:val="en-US"/>
        </w:rPr>
        <w:t xml:space="preserve">which identifies the device model, brand owner and OEM. A TAC is allocated </w:t>
      </w:r>
      <w:del w:id="638" w:author="Tejpal Singh [2]" w:date="2023-01-11T20:14:00Z">
        <w:r w:rsidRPr="00333AB5" w:rsidDel="00AD7227">
          <w:rPr>
            <w:lang w:val="en-US"/>
          </w:rPr>
          <w:delText xml:space="preserve">to </w:delText>
        </w:r>
      </w:del>
      <w:ins w:id="639" w:author="Tejpal Singh [2]" w:date="2023-01-11T20:14:00Z">
        <w:r w:rsidR="00AD7227">
          <w:rPr>
            <w:lang w:val="en-US"/>
          </w:rPr>
          <w:t>for</w:t>
        </w:r>
      </w:ins>
      <w:r w:rsidRPr="00333AB5">
        <w:rPr>
          <w:lang w:val="en-US"/>
        </w:rPr>
        <w:t xml:space="preserve">a specific device model and </w:t>
      </w:r>
      <w:ins w:id="640" w:author="Tejpal Singh [2]" w:date="2023-01-11T20:14:00Z">
        <w:r w:rsidR="00AD7227">
          <w:rPr>
            <w:lang w:val="en-US"/>
          </w:rPr>
          <w:t xml:space="preserve">the </w:t>
        </w:r>
      </w:ins>
      <w:r w:rsidRPr="00333AB5">
        <w:rPr>
          <w:lang w:val="en-US"/>
        </w:rPr>
        <w:t xml:space="preserve">brand owner. </w:t>
      </w:r>
      <w:del w:id="641" w:author="Tejpal Singh [2]" w:date="2023-01-11T20:15:00Z">
        <w:r w:rsidRPr="00333AB5" w:rsidDel="00AD7227">
          <w:rPr>
            <w:lang w:val="en-US"/>
          </w:rPr>
          <w:delText>Only one device model may be allocated to a TAC</w:delText>
        </w:r>
      </w:del>
      <w:r w:rsidRPr="00333AB5">
        <w:rPr>
          <w:lang w:val="en-US"/>
        </w:rPr>
        <w:t>. A new TAC is required for each unique device model</w:t>
      </w:r>
      <w:r w:rsidR="006106D8" w:rsidRPr="00333AB5">
        <w:rPr>
          <w:lang w:val="en-US"/>
        </w:rPr>
        <w:t xml:space="preserve"> as per GSMA</w:t>
      </w:r>
      <w:r w:rsidRPr="00333AB5">
        <w:rPr>
          <w:lang w:val="en-US"/>
        </w:rPr>
        <w:t xml:space="preserve">. </w:t>
      </w:r>
      <w:r w:rsidR="006106D8" w:rsidRPr="00333AB5">
        <w:rPr>
          <w:lang w:val="en-US"/>
        </w:rPr>
        <w:t xml:space="preserve">In </w:t>
      </w:r>
      <w:del w:id="642" w:author="Tejpal Singh [2]" w:date="2023-04-21T11:59:00Z">
        <w:r w:rsidR="00505F01" w:rsidRPr="00333AB5" w:rsidDel="004E4C00">
          <w:rPr>
            <w:lang w:val="en-US"/>
          </w:rPr>
          <w:delText>current</w:delText>
        </w:r>
      </w:del>
      <w:ins w:id="643" w:author="Tejpal Singh [2]" w:date="2023-04-21T11:59:00Z">
        <w:r w:rsidR="004E4C00" w:rsidRPr="00333AB5">
          <w:rPr>
            <w:lang w:val="en-US"/>
          </w:rPr>
          <w:t>the current</w:t>
        </w:r>
      </w:ins>
      <w:r w:rsidR="00505F01" w:rsidRPr="00333AB5">
        <w:rPr>
          <w:lang w:val="en-US"/>
        </w:rPr>
        <w:t xml:space="preserve"> process</w:t>
      </w:r>
      <w:r w:rsidR="00F45113" w:rsidRPr="00333AB5">
        <w:rPr>
          <w:lang w:val="en-US"/>
        </w:rPr>
        <w:t>, GSMA allocates TAC via appointed R</w:t>
      </w:r>
      <w:r w:rsidR="006A09E7" w:rsidRPr="00333AB5">
        <w:rPr>
          <w:lang w:val="en-US"/>
        </w:rPr>
        <w:t>eporting Bodies</w:t>
      </w:r>
      <w:r w:rsidR="00F45113" w:rsidRPr="00333AB5">
        <w:rPr>
          <w:lang w:val="en-US"/>
        </w:rPr>
        <w:t xml:space="preserve">. The device brand owners </w:t>
      </w:r>
      <w:r w:rsidR="006A09E7" w:rsidRPr="00333AB5">
        <w:rPr>
          <w:lang w:val="en-US"/>
        </w:rPr>
        <w:t xml:space="preserve">have </w:t>
      </w:r>
      <w:r w:rsidR="00505F01" w:rsidRPr="00333AB5">
        <w:rPr>
          <w:lang w:val="en-US"/>
        </w:rPr>
        <w:t>to apply</w:t>
      </w:r>
      <w:r w:rsidR="00F45113" w:rsidRPr="00333AB5">
        <w:rPr>
          <w:lang w:val="en-US"/>
        </w:rPr>
        <w:t xml:space="preserve"> for TAC even for outsourced manufacturing. </w:t>
      </w:r>
      <w:del w:id="644" w:author="Tejpal Singh [2]" w:date="2023-01-11T20:40:00Z">
        <w:r w:rsidR="00F45113" w:rsidRPr="00333AB5" w:rsidDel="002C6BB4">
          <w:rPr>
            <w:lang w:val="en-US"/>
          </w:rPr>
          <w:delText>However</w:delText>
        </w:r>
      </w:del>
      <w:ins w:id="645" w:author="Tejpal Singh [2]" w:date="2023-01-11T20:40:00Z">
        <w:r w:rsidR="002C6BB4">
          <w:rPr>
            <w:lang w:val="en-US"/>
          </w:rPr>
          <w:t xml:space="preserve"> In case of </w:t>
        </w:r>
      </w:ins>
      <w:del w:id="646" w:author="Tejpal Singh [2]" w:date="2023-01-11T20:40:00Z">
        <w:r w:rsidR="00F45113" w:rsidRPr="00333AB5" w:rsidDel="002C6BB4">
          <w:rPr>
            <w:lang w:val="en-US"/>
          </w:rPr>
          <w:delText>,</w:delText>
        </w:r>
      </w:del>
      <w:r w:rsidR="00F45113" w:rsidRPr="00333AB5">
        <w:rPr>
          <w:lang w:val="en-US"/>
        </w:rPr>
        <w:t xml:space="preserve"> modem producers</w:t>
      </w:r>
      <w:ins w:id="647" w:author="Tejpal Singh [2]" w:date="2023-01-11T20:40:00Z">
        <w:r w:rsidR="002C6BB4">
          <w:rPr>
            <w:lang w:val="en-US"/>
          </w:rPr>
          <w:t>, they need to</w:t>
        </w:r>
      </w:ins>
      <w:r w:rsidR="00F45113" w:rsidRPr="00333AB5">
        <w:rPr>
          <w:lang w:val="en-US"/>
        </w:rPr>
        <w:t xml:space="preserve"> apply for TAC </w:t>
      </w:r>
      <w:del w:id="648" w:author="Tejpal Singh [2]" w:date="2023-01-11T20:41:00Z">
        <w:r w:rsidR="00F45113" w:rsidRPr="00333AB5" w:rsidDel="002C6BB4">
          <w:rPr>
            <w:lang w:val="en-US"/>
          </w:rPr>
          <w:delText>and not the</w:delText>
        </w:r>
      </w:del>
      <w:ins w:id="649" w:author="Tejpal Singh [2]" w:date="2023-01-11T20:41:00Z">
        <w:r w:rsidR="002C6BB4">
          <w:rPr>
            <w:lang w:val="en-US"/>
          </w:rPr>
          <w:t xml:space="preserve"> instead of</w:t>
        </w:r>
      </w:ins>
      <w:r w:rsidR="00F45113" w:rsidRPr="00333AB5">
        <w:rPr>
          <w:lang w:val="en-US"/>
        </w:rPr>
        <w:t xml:space="preserve"> end device brand owner.</w:t>
      </w:r>
      <w:r w:rsidR="00E44198" w:rsidRPr="00333AB5">
        <w:rPr>
          <w:lang w:val="en-US"/>
        </w:rPr>
        <w:t xml:space="preserve"> </w:t>
      </w:r>
      <w:r w:rsidR="00E44198" w:rsidRPr="00462C39">
        <w:rPr>
          <w:lang w:val="en-US"/>
        </w:rPr>
        <w:t xml:space="preserve">Therefore, the </w:t>
      </w:r>
      <w:r w:rsidR="007E61A7" w:rsidRPr="00462C39">
        <w:rPr>
          <w:lang w:val="en-US"/>
        </w:rPr>
        <w:t xml:space="preserve">access to </w:t>
      </w:r>
      <w:r w:rsidR="00D80DE9" w:rsidRPr="00462C39">
        <w:rPr>
          <w:lang w:val="en-US"/>
        </w:rPr>
        <w:t>consolidated global</w:t>
      </w:r>
      <w:r w:rsidR="00E44198" w:rsidRPr="00462C39">
        <w:rPr>
          <w:lang w:val="en-US"/>
        </w:rPr>
        <w:t xml:space="preserve"> TAC </w:t>
      </w:r>
      <w:r w:rsidR="00D80DE9" w:rsidRPr="00462C39">
        <w:rPr>
          <w:lang w:val="en-US"/>
        </w:rPr>
        <w:t xml:space="preserve">database </w:t>
      </w:r>
      <w:del w:id="650" w:author="Tejpal Singh [2]" w:date="2023-04-21T11:59:00Z">
        <w:r w:rsidR="00D80DE9" w:rsidRPr="00462C39" w:rsidDel="004E4C00">
          <w:rPr>
            <w:lang w:val="en-US"/>
          </w:rPr>
          <w:delText>provide</w:delText>
        </w:r>
      </w:del>
      <w:ins w:id="651" w:author="Tejpal Singh [2]" w:date="2023-04-21T11:59:00Z">
        <w:r w:rsidR="004E4C00" w:rsidRPr="00462C39">
          <w:rPr>
            <w:lang w:val="en-US"/>
          </w:rPr>
          <w:t>provides</w:t>
        </w:r>
      </w:ins>
      <w:del w:id="652" w:author="Tejpal Singh [2]" w:date="2023-01-11T20:08:00Z">
        <w:r w:rsidR="00D80DE9" w:rsidRPr="00462C39" w:rsidDel="00B93ADE">
          <w:rPr>
            <w:lang w:val="en-US"/>
          </w:rPr>
          <w:delText>s</w:delText>
        </w:r>
      </w:del>
      <w:r w:rsidR="00E44198" w:rsidRPr="00462C39">
        <w:rPr>
          <w:lang w:val="en-US"/>
        </w:rPr>
        <w:t xml:space="preserve"> the </w:t>
      </w:r>
      <w:r w:rsidR="00A50C2A" w:rsidRPr="00462C39">
        <w:rPr>
          <w:lang w:val="en-US"/>
        </w:rPr>
        <w:t>basic</w:t>
      </w:r>
      <w:r w:rsidR="00E44198" w:rsidRPr="00462C39">
        <w:rPr>
          <w:lang w:val="en-US"/>
        </w:rPr>
        <w:t xml:space="preserve"> reference </w:t>
      </w:r>
      <w:r w:rsidR="007E61A7" w:rsidRPr="00462C39">
        <w:rPr>
          <w:lang w:val="en-US"/>
        </w:rPr>
        <w:t xml:space="preserve">data </w:t>
      </w:r>
      <w:r w:rsidR="00D80DE9" w:rsidRPr="00462C39">
        <w:rPr>
          <w:lang w:val="en-US"/>
        </w:rPr>
        <w:t xml:space="preserve">for TAC codes </w:t>
      </w:r>
      <w:r w:rsidR="00E44198" w:rsidRPr="00462C39">
        <w:rPr>
          <w:lang w:val="en-US"/>
        </w:rPr>
        <w:t xml:space="preserve">against which the validity </w:t>
      </w:r>
      <w:r w:rsidR="00D04991" w:rsidRPr="00462C39">
        <w:rPr>
          <w:lang w:val="en-US"/>
        </w:rPr>
        <w:t>of any</w:t>
      </w:r>
      <w:r w:rsidR="006A09E7" w:rsidRPr="00462C39">
        <w:rPr>
          <w:lang w:val="en-US"/>
        </w:rPr>
        <w:t xml:space="preserve"> TAC </w:t>
      </w:r>
      <w:r w:rsidR="00A50C2A" w:rsidRPr="00462C39">
        <w:rPr>
          <w:lang w:val="en-US"/>
        </w:rPr>
        <w:t xml:space="preserve">code, used in any mobile ICT device, </w:t>
      </w:r>
      <w:r w:rsidR="00E44198" w:rsidRPr="00462C39">
        <w:rPr>
          <w:lang w:val="en-US"/>
        </w:rPr>
        <w:t>can be verified.</w:t>
      </w:r>
      <w:r w:rsidR="007E61A7" w:rsidRPr="00462C39">
        <w:rPr>
          <w:lang w:val="en-US"/>
        </w:rPr>
        <w:t xml:space="preserve"> </w:t>
      </w:r>
      <w:ins w:id="653" w:author="Tejpal Singh [2]" w:date="2023-05-12T10:13:00Z">
        <w:r w:rsidR="0011184F" w:rsidRPr="00462C39">
          <w:rPr>
            <w:lang w:val="en-US"/>
          </w:rPr>
          <w:t xml:space="preserve">A </w:t>
        </w:r>
      </w:ins>
      <w:r w:rsidR="007E61A7" w:rsidRPr="00462C39">
        <w:rPr>
          <w:lang w:val="en-US"/>
        </w:rPr>
        <w:t>TAC database can provide important information about</w:t>
      </w:r>
      <w:ins w:id="654" w:author="Tejpal Singh [2]" w:date="2023-05-12T10:13:00Z">
        <w:r w:rsidR="0011184F" w:rsidRPr="00462C39">
          <w:rPr>
            <w:lang w:val="en-US"/>
          </w:rPr>
          <w:t xml:space="preserve"> a</w:t>
        </w:r>
      </w:ins>
      <w:r w:rsidR="007E61A7" w:rsidRPr="00462C39">
        <w:rPr>
          <w:lang w:val="en-US"/>
        </w:rPr>
        <w:t xml:space="preserve"> device including </w:t>
      </w:r>
      <w:r w:rsidR="00A50C2A" w:rsidRPr="00462C39">
        <w:rPr>
          <w:lang w:val="en-US"/>
        </w:rPr>
        <w:t xml:space="preserve">its </w:t>
      </w:r>
      <w:r w:rsidR="007E61A7" w:rsidRPr="00462C39">
        <w:rPr>
          <w:lang w:val="en-US"/>
        </w:rPr>
        <w:t xml:space="preserve">manufacturer, model name, </w:t>
      </w:r>
      <w:r w:rsidR="00A50C2A" w:rsidRPr="00462C39">
        <w:rPr>
          <w:lang w:val="en-US"/>
        </w:rPr>
        <w:t xml:space="preserve">TAC </w:t>
      </w:r>
      <w:r w:rsidR="007E61A7" w:rsidRPr="00462C39">
        <w:rPr>
          <w:lang w:val="en-US"/>
        </w:rPr>
        <w:t>allocation date, OEM, SIM slots,</w:t>
      </w:r>
      <w:r w:rsidR="004B0BDE" w:rsidRPr="00462C39">
        <w:rPr>
          <w:lang w:val="en-US"/>
        </w:rPr>
        <w:t xml:space="preserve"> type of UICC or eUICC</w:t>
      </w:r>
      <w:r w:rsidR="007E61A7" w:rsidRPr="00462C39">
        <w:rPr>
          <w:lang w:val="en-US"/>
        </w:rPr>
        <w:t xml:space="preserve"> operating system, frequency bands, radio interfaces etc</w:t>
      </w:r>
      <w:r w:rsidR="006A09E7" w:rsidRPr="00462C39">
        <w:rPr>
          <w:lang w:val="en-US"/>
        </w:rPr>
        <w:t>. These details</w:t>
      </w:r>
      <w:r w:rsidR="007E61A7" w:rsidRPr="00462C39">
        <w:rPr>
          <w:lang w:val="en-US"/>
        </w:rPr>
        <w:t xml:space="preserve"> </w:t>
      </w:r>
      <w:del w:id="655" w:author="Tejpal Singh [2]" w:date="2023-05-03T11:10:00Z">
        <w:r w:rsidR="007E61A7" w:rsidRPr="00462C39" w:rsidDel="00944DB4">
          <w:rPr>
            <w:lang w:val="en-US"/>
          </w:rPr>
          <w:delText xml:space="preserve">can </w:delText>
        </w:r>
      </w:del>
      <w:ins w:id="656" w:author="Tejpal Singh [2]" w:date="2023-05-03T11:10:00Z">
        <w:r w:rsidR="00944DB4" w:rsidRPr="00462C39">
          <w:rPr>
            <w:lang w:val="en-US"/>
          </w:rPr>
          <w:t xml:space="preserve">may </w:t>
        </w:r>
      </w:ins>
      <w:r w:rsidR="007E61A7" w:rsidRPr="00462C39">
        <w:rPr>
          <w:lang w:val="en-US"/>
        </w:rPr>
        <w:t xml:space="preserve">be </w:t>
      </w:r>
      <w:r w:rsidR="007E61A7" w:rsidRPr="00462C39">
        <w:rPr>
          <w:lang w:val="en-US"/>
        </w:rPr>
        <w:lastRenderedPageBreak/>
        <w:t xml:space="preserve">used effectively </w:t>
      </w:r>
      <w:r w:rsidR="006A09E7" w:rsidRPr="00462C39">
        <w:rPr>
          <w:lang w:val="en-US"/>
        </w:rPr>
        <w:t xml:space="preserve">by </w:t>
      </w:r>
      <w:r w:rsidR="00A50C2A" w:rsidRPr="00462C39">
        <w:rPr>
          <w:lang w:val="en-US"/>
        </w:rPr>
        <w:t>RUPF</w:t>
      </w:r>
      <w:r w:rsidR="006A09E7" w:rsidRPr="00462C39">
        <w:rPr>
          <w:lang w:val="en-US"/>
        </w:rPr>
        <w:t xml:space="preserve"> and thereby </w:t>
      </w:r>
      <w:del w:id="657" w:author="Tejpal Singh [2]" w:date="2023-01-11T20:42:00Z">
        <w:r w:rsidR="006A09E7" w:rsidRPr="00462C39" w:rsidDel="002C6BB4">
          <w:rPr>
            <w:lang w:val="en-US"/>
          </w:rPr>
          <w:delText xml:space="preserve">by </w:delText>
        </w:r>
      </w:del>
      <w:ins w:id="658" w:author="Tejpal Singh [2]" w:date="2023-01-11T20:42:00Z">
        <w:r w:rsidR="002C6BB4" w:rsidRPr="00462C39">
          <w:rPr>
            <w:lang w:val="en-US"/>
          </w:rPr>
          <w:t xml:space="preserve"> help</w:t>
        </w:r>
      </w:ins>
      <w:r w:rsidR="006E1889" w:rsidRPr="00462C39">
        <w:rPr>
          <w:lang w:val="en-US"/>
        </w:rPr>
        <w:t xml:space="preserve"> </w:t>
      </w:r>
      <w:r w:rsidR="006A09E7" w:rsidRPr="00462C39">
        <w:rPr>
          <w:lang w:val="en-US"/>
        </w:rPr>
        <w:t xml:space="preserve">Customs, LEAs and other stakeholders </w:t>
      </w:r>
      <w:r w:rsidR="007E61A7" w:rsidRPr="00462C39">
        <w:rPr>
          <w:lang w:val="en-US"/>
        </w:rPr>
        <w:t>to differentiate counterf</w:t>
      </w:r>
      <w:r w:rsidR="00A50C2A" w:rsidRPr="00462C39">
        <w:rPr>
          <w:lang w:val="en-US"/>
        </w:rPr>
        <w:t>eit devices from genuine ones</w:t>
      </w:r>
      <w:r w:rsidR="007E61A7" w:rsidRPr="00462C39">
        <w:rPr>
          <w:lang w:val="en-US"/>
        </w:rPr>
        <w:t>.</w:t>
      </w:r>
    </w:p>
    <w:p w14:paraId="576F63E2" w14:textId="026A417D" w:rsidR="00D80DE9" w:rsidRPr="00333AB5" w:rsidRDefault="0057460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sz w:val="23"/>
          <w:szCs w:val="23"/>
          <w:lang w:val="en-US"/>
        </w:rPr>
        <w:t>The GSMA</w:t>
      </w:r>
      <w:r w:rsidR="00D04991" w:rsidRPr="00333AB5">
        <w:rPr>
          <w:sz w:val="23"/>
          <w:szCs w:val="23"/>
          <w:lang w:val="en-US"/>
        </w:rPr>
        <w:t xml:space="preserve"> TAC database, known as GSMA IMEI DB,</w:t>
      </w:r>
      <w:r w:rsidR="002D240E" w:rsidRPr="00333AB5">
        <w:rPr>
          <w:sz w:val="23"/>
          <w:szCs w:val="23"/>
          <w:lang w:val="en-US"/>
        </w:rPr>
        <w:t xml:space="preserve"> also maintains a global blo</w:t>
      </w:r>
      <w:r w:rsidRPr="00333AB5">
        <w:rPr>
          <w:sz w:val="23"/>
          <w:szCs w:val="23"/>
          <w:lang w:val="en-US"/>
        </w:rPr>
        <w:t>cklist</w:t>
      </w:r>
      <w:r w:rsidR="002D240E" w:rsidRPr="00333AB5">
        <w:rPr>
          <w:sz w:val="23"/>
          <w:szCs w:val="23"/>
          <w:lang w:val="en-US"/>
        </w:rPr>
        <w:t xml:space="preserve"> or blocked list</w:t>
      </w:r>
      <w:r w:rsidRPr="00333AB5">
        <w:rPr>
          <w:sz w:val="23"/>
          <w:szCs w:val="23"/>
          <w:lang w:val="en-US"/>
        </w:rPr>
        <w:t xml:space="preserve"> collated from the data provided by the contributing </w:t>
      </w:r>
      <w:ins w:id="659" w:author="Tejpal Singh [2]" w:date="2023-01-11T20:43:00Z">
        <w:r w:rsidR="002C6BB4">
          <w:rPr>
            <w:sz w:val="23"/>
            <w:szCs w:val="23"/>
            <w:lang w:val="en-US"/>
          </w:rPr>
          <w:t xml:space="preserve">mobile network </w:t>
        </w:r>
      </w:ins>
      <w:r w:rsidRPr="00333AB5">
        <w:rPr>
          <w:sz w:val="23"/>
          <w:szCs w:val="23"/>
          <w:lang w:val="en-US"/>
        </w:rPr>
        <w:t>operators</w:t>
      </w:r>
      <w:r w:rsidR="002D240E" w:rsidRPr="00333AB5">
        <w:rPr>
          <w:sz w:val="23"/>
          <w:szCs w:val="23"/>
          <w:lang w:val="en-US"/>
        </w:rPr>
        <w:t>. This blo</w:t>
      </w:r>
      <w:r w:rsidRPr="00333AB5">
        <w:rPr>
          <w:sz w:val="23"/>
          <w:szCs w:val="23"/>
          <w:lang w:val="en-US"/>
        </w:rPr>
        <w:t>cklist may also be used by the Member States, on mutually agreed terms, to prevent the use of</w:t>
      </w:r>
      <w:r w:rsidR="00A50C2A" w:rsidRPr="00333AB5">
        <w:rPr>
          <w:sz w:val="23"/>
          <w:szCs w:val="23"/>
          <w:lang w:val="en-US"/>
        </w:rPr>
        <w:t xml:space="preserve"> lost,</w:t>
      </w:r>
      <w:r w:rsidR="006E1889">
        <w:rPr>
          <w:sz w:val="23"/>
          <w:szCs w:val="23"/>
          <w:lang w:val="en-US"/>
        </w:rPr>
        <w:t xml:space="preserve"> </w:t>
      </w:r>
      <w:r w:rsidR="006E1889" w:rsidRPr="00333AB5">
        <w:rPr>
          <w:sz w:val="23"/>
          <w:szCs w:val="23"/>
          <w:lang w:val="en-US"/>
        </w:rPr>
        <w:t>stolen,</w:t>
      </w:r>
      <w:r w:rsidRPr="00333AB5">
        <w:rPr>
          <w:sz w:val="23"/>
          <w:szCs w:val="23"/>
          <w:lang w:val="en-US"/>
        </w:rPr>
        <w:t xml:space="preserve"> or counterfeit </w:t>
      </w:r>
      <w:ins w:id="660" w:author="Tejpal Singh [2]" w:date="2023-01-11T20:43:00Z">
        <w:r w:rsidR="002C6BB4">
          <w:rPr>
            <w:sz w:val="23"/>
            <w:szCs w:val="23"/>
            <w:lang w:val="en-US"/>
          </w:rPr>
          <w:t xml:space="preserve">mobile </w:t>
        </w:r>
      </w:ins>
      <w:r w:rsidRPr="00333AB5">
        <w:rPr>
          <w:sz w:val="23"/>
          <w:szCs w:val="23"/>
          <w:lang w:val="en-US"/>
        </w:rPr>
        <w:t xml:space="preserve">devices in </w:t>
      </w:r>
      <w:del w:id="661" w:author="Tejpal Singh [2]" w:date="2023-04-21T11:59:00Z">
        <w:r w:rsidR="00D04991" w:rsidRPr="00333AB5" w:rsidDel="004E4C00">
          <w:rPr>
            <w:sz w:val="23"/>
            <w:szCs w:val="23"/>
            <w:lang w:val="en-US"/>
          </w:rPr>
          <w:delText>respective</w:delText>
        </w:r>
      </w:del>
      <w:ins w:id="662" w:author="Tejpal Singh [2]" w:date="2023-04-21T11:59:00Z">
        <w:r w:rsidR="004E4C00" w:rsidRPr="00333AB5">
          <w:rPr>
            <w:sz w:val="23"/>
            <w:szCs w:val="23"/>
            <w:lang w:val="en-US"/>
          </w:rPr>
          <w:t>the respective</w:t>
        </w:r>
      </w:ins>
      <w:r w:rsidRPr="00333AB5">
        <w:rPr>
          <w:sz w:val="23"/>
          <w:szCs w:val="23"/>
          <w:lang w:val="en-US"/>
        </w:rPr>
        <w:t xml:space="preserve"> country.</w:t>
      </w:r>
    </w:p>
    <w:p w14:paraId="576F63E3" w14:textId="77777777" w:rsidR="008177EB" w:rsidRPr="00333AB5" w:rsidRDefault="008177EB" w:rsidP="008177EB">
      <w:pPr>
        <w:rPr>
          <w:b/>
          <w:lang w:val="en-US" w:eastAsia="ja-JP"/>
        </w:rPr>
      </w:pPr>
      <w:r w:rsidRPr="00333AB5">
        <w:rPr>
          <w:b/>
          <w:lang w:val="en-US" w:eastAsia="ja-JP"/>
        </w:rPr>
        <w:t>8.2</w:t>
      </w:r>
      <w:r w:rsidRPr="00333AB5">
        <w:rPr>
          <w:b/>
          <w:lang w:val="en-US" w:eastAsia="ja-JP"/>
        </w:rPr>
        <w:tab/>
      </w:r>
      <w:r w:rsidR="00DE50DF" w:rsidRPr="00333AB5">
        <w:rPr>
          <w:b/>
          <w:lang w:val="en-US" w:eastAsia="ja-JP"/>
        </w:rPr>
        <w:t>Brand owner/</w:t>
      </w:r>
      <w:r w:rsidRPr="00333AB5">
        <w:rPr>
          <w:b/>
          <w:lang w:val="en-US" w:eastAsia="ja-JP"/>
        </w:rPr>
        <w:t>OEM</w:t>
      </w:r>
      <w:r w:rsidR="00DE50DF" w:rsidRPr="00333AB5">
        <w:rPr>
          <w:b/>
          <w:lang w:val="en-US" w:eastAsia="ja-JP"/>
        </w:rPr>
        <w:t>’s</w:t>
      </w:r>
      <w:r w:rsidRPr="00333AB5">
        <w:rPr>
          <w:b/>
          <w:lang w:val="en-US" w:eastAsia="ja-JP"/>
        </w:rPr>
        <w:t xml:space="preserve"> ICT device verification repository</w:t>
      </w:r>
    </w:p>
    <w:p w14:paraId="576F63E4" w14:textId="0F4F90A6" w:rsidR="00576ED1" w:rsidRPr="00462C39" w:rsidRDefault="00DE50D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Though GSMA </w:t>
      </w:r>
      <w:r w:rsidR="00576ED1" w:rsidRPr="00333AB5">
        <w:rPr>
          <w:bCs/>
          <w:lang w:val="en-US" w:eastAsia="ja-JP"/>
        </w:rPr>
        <w:t>allocate</w:t>
      </w:r>
      <w:r w:rsidRPr="00333AB5">
        <w:rPr>
          <w:bCs/>
          <w:lang w:val="en-US" w:eastAsia="ja-JP"/>
        </w:rPr>
        <w:t xml:space="preserve"> TAC code </w:t>
      </w:r>
      <w:del w:id="663" w:author="Tejpal Singh [2]" w:date="2023-04-21T11:59:00Z">
        <w:r w:rsidRPr="00333AB5" w:rsidDel="004E4C00">
          <w:rPr>
            <w:bCs/>
            <w:lang w:val="en-US" w:eastAsia="ja-JP"/>
          </w:rPr>
          <w:delText>i.e.</w:delText>
        </w:r>
      </w:del>
      <w:ins w:id="664" w:author="Tejpal Singh [2]" w:date="2023-04-21T11:59:00Z">
        <w:r w:rsidR="004E4C00" w:rsidRPr="00333AB5">
          <w:rPr>
            <w:bCs/>
            <w:lang w:val="en-US" w:eastAsia="ja-JP"/>
          </w:rPr>
          <w:t>i.e.,</w:t>
        </w:r>
      </w:ins>
      <w:r w:rsidRPr="00333AB5">
        <w:rPr>
          <w:bCs/>
          <w:lang w:val="en-US" w:eastAsia="ja-JP"/>
        </w:rPr>
        <w:t xml:space="preserve"> first 8-digits of IMEI based on the details</w:t>
      </w:r>
      <w:r w:rsidR="00576ED1" w:rsidRPr="00333AB5">
        <w:rPr>
          <w:bCs/>
          <w:lang w:val="en-US" w:eastAsia="ja-JP"/>
        </w:rPr>
        <w:t xml:space="preserve"> of ICT devices provided by </w:t>
      </w:r>
      <w:r w:rsidRPr="00333AB5">
        <w:rPr>
          <w:bCs/>
          <w:lang w:val="en-US" w:eastAsia="ja-JP"/>
        </w:rPr>
        <w:t>concerned device brand owners or manufacturers, the remaining 6 digits</w:t>
      </w:r>
      <w:r w:rsidR="006E7991" w:rsidRPr="00333AB5">
        <w:rPr>
          <w:bCs/>
          <w:lang w:val="en-US" w:eastAsia="ja-JP"/>
        </w:rPr>
        <w:t xml:space="preserve"> and one check digit</w:t>
      </w:r>
      <w:r w:rsidR="00056F96" w:rsidRPr="00333AB5">
        <w:rPr>
          <w:bCs/>
          <w:lang w:val="en-US" w:eastAsia="ja-JP"/>
        </w:rPr>
        <w:t xml:space="preserve"> of </w:t>
      </w:r>
      <w:r w:rsidR="00056F96" w:rsidRPr="00462C39">
        <w:rPr>
          <w:bCs/>
          <w:lang w:val="en-US" w:eastAsia="ja-JP"/>
        </w:rPr>
        <w:t>IMEI</w:t>
      </w:r>
      <w:r w:rsidRPr="00462C39">
        <w:rPr>
          <w:bCs/>
          <w:lang w:val="en-US" w:eastAsia="ja-JP"/>
        </w:rPr>
        <w:t xml:space="preserve"> are assigned by the brand owners or manufacturers themselves as per actual utilization or production of respective model of</w:t>
      </w:r>
      <w:r w:rsidR="00F72495" w:rsidRPr="00462C39">
        <w:rPr>
          <w:bCs/>
          <w:lang w:val="en-US" w:eastAsia="ja-JP"/>
        </w:rPr>
        <w:t xml:space="preserve"> that</w:t>
      </w:r>
      <w:r w:rsidRPr="00462C39">
        <w:rPr>
          <w:bCs/>
          <w:lang w:val="en-US" w:eastAsia="ja-JP"/>
        </w:rPr>
        <w:t xml:space="preserve"> device. Therefore, it is possible that GSMA </w:t>
      </w:r>
      <w:r w:rsidR="00056F96" w:rsidRPr="00462C39">
        <w:rPr>
          <w:bCs/>
          <w:lang w:val="en-US" w:eastAsia="ja-JP"/>
        </w:rPr>
        <w:t>IMEI DB</w:t>
      </w:r>
      <w:r w:rsidRPr="00462C39">
        <w:rPr>
          <w:bCs/>
          <w:lang w:val="en-US" w:eastAsia="ja-JP"/>
        </w:rPr>
        <w:t xml:space="preserve"> may show the device </w:t>
      </w:r>
      <w:ins w:id="665" w:author="Tejpal Singh [2]" w:date="2023-05-03T11:11:00Z">
        <w:r w:rsidR="00CB0BD8" w:rsidRPr="00462C39">
          <w:rPr>
            <w:bCs/>
            <w:lang w:val="en-US" w:eastAsia="ja-JP"/>
          </w:rPr>
          <w:t>manufacturer</w:t>
        </w:r>
      </w:ins>
      <w:ins w:id="666" w:author="Tejpal Singh [2]" w:date="2023-05-03T11:12:00Z">
        <w:r w:rsidR="001C43AD" w:rsidRPr="00462C39">
          <w:rPr>
            <w:bCs/>
            <w:lang w:val="en-US" w:eastAsia="ja-JP"/>
          </w:rPr>
          <w:t xml:space="preserve"> or brand owner</w:t>
        </w:r>
      </w:ins>
      <w:del w:id="667" w:author="Tejpal Singh [2]" w:date="2023-05-03T11:12:00Z">
        <w:r w:rsidRPr="00462C39" w:rsidDel="001C43AD">
          <w:rPr>
            <w:bCs/>
            <w:lang w:val="en-US" w:eastAsia="ja-JP"/>
          </w:rPr>
          <w:delText>make</w:delText>
        </w:r>
      </w:del>
      <w:r w:rsidRPr="00462C39">
        <w:rPr>
          <w:bCs/>
          <w:lang w:val="en-US" w:eastAsia="ja-JP"/>
        </w:rPr>
        <w:t>, model a</w:t>
      </w:r>
      <w:r w:rsidR="00056F96" w:rsidRPr="00462C39">
        <w:rPr>
          <w:bCs/>
          <w:lang w:val="en-US" w:eastAsia="ja-JP"/>
        </w:rPr>
        <w:t>nd other device related details</w:t>
      </w:r>
      <w:r w:rsidR="00F72495" w:rsidRPr="00462C39">
        <w:rPr>
          <w:bCs/>
          <w:lang w:val="en-US" w:eastAsia="ja-JP"/>
        </w:rPr>
        <w:t>,</w:t>
      </w:r>
      <w:r w:rsidRPr="00462C39">
        <w:rPr>
          <w:bCs/>
          <w:lang w:val="en-US" w:eastAsia="ja-JP"/>
        </w:rPr>
        <w:t xml:space="preserve"> as filed by brand owner or manufacturer for allocation of TAC, </w:t>
      </w:r>
      <w:r w:rsidR="00576ED1" w:rsidRPr="00462C39">
        <w:rPr>
          <w:bCs/>
          <w:lang w:val="en-US" w:eastAsia="ja-JP"/>
        </w:rPr>
        <w:t xml:space="preserve">even </w:t>
      </w:r>
      <w:r w:rsidR="00056F96" w:rsidRPr="00462C39">
        <w:rPr>
          <w:bCs/>
          <w:lang w:val="en-US" w:eastAsia="ja-JP"/>
        </w:rPr>
        <w:t>when</w:t>
      </w:r>
      <w:r w:rsidRPr="00462C39">
        <w:rPr>
          <w:bCs/>
          <w:lang w:val="en-US" w:eastAsia="ja-JP"/>
        </w:rPr>
        <w:t xml:space="preserve"> </w:t>
      </w:r>
      <w:ins w:id="668" w:author="Tejpal Singh [2]" w:date="2023-05-12T10:14:00Z">
        <w:r w:rsidR="0011184F" w:rsidRPr="00462C39">
          <w:rPr>
            <w:bCs/>
            <w:lang w:val="en-US" w:eastAsia="ja-JP"/>
          </w:rPr>
          <w:t xml:space="preserve">the </w:t>
        </w:r>
      </w:ins>
      <w:r w:rsidRPr="00462C39">
        <w:rPr>
          <w:bCs/>
          <w:lang w:val="en-US" w:eastAsia="ja-JP"/>
        </w:rPr>
        <w:t xml:space="preserve">actual mobile ICT device may have not been produced or </w:t>
      </w:r>
      <w:r w:rsidR="00576ED1" w:rsidRPr="00462C39">
        <w:rPr>
          <w:bCs/>
          <w:lang w:val="en-US" w:eastAsia="ja-JP"/>
        </w:rPr>
        <w:t>shipped to</w:t>
      </w:r>
      <w:r w:rsidRPr="00462C39">
        <w:rPr>
          <w:bCs/>
          <w:lang w:val="en-US" w:eastAsia="ja-JP"/>
        </w:rPr>
        <w:t xml:space="preserve"> market. </w:t>
      </w:r>
      <w:del w:id="669" w:author="Tejpal Singh [2]" w:date="2023-01-11T20:44:00Z">
        <w:r w:rsidR="006E7991" w:rsidRPr="00462C39" w:rsidDel="00571C28">
          <w:rPr>
            <w:bCs/>
            <w:lang w:val="en-US" w:eastAsia="ja-JP"/>
          </w:rPr>
          <w:delText>Accordingly</w:delText>
        </w:r>
      </w:del>
      <w:ins w:id="670" w:author="Tejpal Singh [2]" w:date="2023-01-11T20:44:00Z">
        <w:r w:rsidR="00571C28" w:rsidRPr="00462C39">
          <w:rPr>
            <w:bCs/>
            <w:lang w:val="en-US" w:eastAsia="ja-JP"/>
          </w:rPr>
          <w:t xml:space="preserve"> Therefore</w:t>
        </w:r>
      </w:ins>
      <w:r w:rsidRPr="00462C39">
        <w:rPr>
          <w:bCs/>
          <w:lang w:val="en-US" w:eastAsia="ja-JP"/>
        </w:rPr>
        <w:t xml:space="preserve">, </w:t>
      </w:r>
      <w:del w:id="671" w:author="Tejpal Singh [2]" w:date="2023-01-11T20:44:00Z">
        <w:r w:rsidRPr="00462C39" w:rsidDel="00571C28">
          <w:rPr>
            <w:bCs/>
            <w:lang w:val="en-US" w:eastAsia="ja-JP"/>
          </w:rPr>
          <w:delText>it is</w:delText>
        </w:r>
      </w:del>
      <w:r w:rsidRPr="00462C39">
        <w:rPr>
          <w:bCs/>
          <w:lang w:val="en-US" w:eastAsia="ja-JP"/>
        </w:rPr>
        <w:t xml:space="preserve"> the device brand owner/OEM </w:t>
      </w:r>
      <w:del w:id="672" w:author="Tejpal Singh [2]" w:date="2023-01-11T20:45:00Z">
        <w:r w:rsidR="00BC06D4" w:rsidRPr="00462C39" w:rsidDel="00571C28">
          <w:rPr>
            <w:bCs/>
            <w:lang w:val="en-US" w:eastAsia="ja-JP"/>
          </w:rPr>
          <w:delText xml:space="preserve">that </w:delText>
        </w:r>
      </w:del>
      <w:r w:rsidRPr="00462C39">
        <w:rPr>
          <w:bCs/>
          <w:lang w:val="en-US" w:eastAsia="ja-JP"/>
        </w:rPr>
        <w:t xml:space="preserve">only can provide the </w:t>
      </w:r>
      <w:r w:rsidR="00BC06D4" w:rsidRPr="00462C39">
        <w:rPr>
          <w:bCs/>
          <w:lang w:val="en-US" w:eastAsia="ja-JP"/>
        </w:rPr>
        <w:t xml:space="preserve">authentic </w:t>
      </w:r>
      <w:r w:rsidRPr="00462C39">
        <w:rPr>
          <w:bCs/>
          <w:lang w:val="en-US" w:eastAsia="ja-JP"/>
        </w:rPr>
        <w:t xml:space="preserve">reference database </w:t>
      </w:r>
      <w:r w:rsidR="00BC06D4" w:rsidRPr="00462C39">
        <w:rPr>
          <w:bCs/>
          <w:lang w:val="en-US" w:eastAsia="ja-JP"/>
        </w:rPr>
        <w:t xml:space="preserve">or repository </w:t>
      </w:r>
      <w:r w:rsidRPr="00462C39">
        <w:rPr>
          <w:bCs/>
          <w:lang w:val="en-US" w:eastAsia="ja-JP"/>
        </w:rPr>
        <w:t>of actually manufactured and sh</w:t>
      </w:r>
      <w:r w:rsidR="00BC06D4" w:rsidRPr="00462C39">
        <w:rPr>
          <w:bCs/>
          <w:lang w:val="en-US" w:eastAsia="ja-JP"/>
        </w:rPr>
        <w:t xml:space="preserve">ipped mobile ICT devices in the market. </w:t>
      </w:r>
      <w:del w:id="673" w:author="Tejpal Singh [2]" w:date="2023-01-11T20:45:00Z">
        <w:r w:rsidR="00F72495" w:rsidRPr="00462C39" w:rsidDel="00571C28">
          <w:rPr>
            <w:bCs/>
            <w:lang w:val="en-US" w:eastAsia="ja-JP"/>
          </w:rPr>
          <w:delText>Therefore</w:delText>
        </w:r>
      </w:del>
      <w:ins w:id="674" w:author="Tejpal Singh [2]" w:date="2023-01-11T20:45:00Z">
        <w:r w:rsidR="00571C28" w:rsidRPr="00462C39">
          <w:rPr>
            <w:bCs/>
            <w:lang w:val="en-US" w:eastAsia="ja-JP"/>
          </w:rPr>
          <w:t>Thus</w:t>
        </w:r>
      </w:ins>
      <w:r w:rsidR="00F72495" w:rsidRPr="00462C39">
        <w:rPr>
          <w:bCs/>
          <w:lang w:val="en-US" w:eastAsia="ja-JP"/>
        </w:rPr>
        <w:t xml:space="preserve">, </w:t>
      </w:r>
      <w:del w:id="675" w:author="Tejpal Singh [2]" w:date="2023-01-11T20:45:00Z">
        <w:r w:rsidR="00F72495" w:rsidRPr="00462C39" w:rsidDel="00571C28">
          <w:rPr>
            <w:bCs/>
            <w:lang w:val="en-US" w:eastAsia="ja-JP"/>
          </w:rPr>
          <w:delText xml:space="preserve">the </w:delText>
        </w:r>
      </w:del>
      <w:ins w:id="676" w:author="Tejpal Singh [2]" w:date="2023-05-03T11:14:00Z">
        <w:r w:rsidR="00D6572C" w:rsidRPr="00462C39">
          <w:rPr>
            <w:bCs/>
            <w:lang w:val="en-US" w:eastAsia="ja-JP"/>
          </w:rPr>
          <w:t xml:space="preserve">a more </w:t>
        </w:r>
      </w:ins>
      <w:r w:rsidR="00F72495" w:rsidRPr="00462C39">
        <w:rPr>
          <w:bCs/>
          <w:lang w:val="en-US" w:eastAsia="ja-JP"/>
        </w:rPr>
        <w:t>reliable</w:t>
      </w:r>
      <w:r w:rsidR="00056F96" w:rsidRPr="00462C39">
        <w:rPr>
          <w:bCs/>
          <w:lang w:val="en-US" w:eastAsia="ja-JP"/>
        </w:rPr>
        <w:t xml:space="preserve"> verification of valid IMEI </w:t>
      </w:r>
      <w:del w:id="677" w:author="Tejpal Singh [2]" w:date="2023-05-03T11:14:00Z">
        <w:r w:rsidR="00056F96" w:rsidRPr="00462C39" w:rsidDel="001171AF">
          <w:rPr>
            <w:bCs/>
            <w:lang w:val="en-US" w:eastAsia="ja-JP"/>
          </w:rPr>
          <w:delText xml:space="preserve">can </w:delText>
        </w:r>
      </w:del>
      <w:ins w:id="678" w:author="Tejpal Singh [2]" w:date="2023-05-03T11:14:00Z">
        <w:r w:rsidR="001171AF" w:rsidRPr="00462C39">
          <w:rPr>
            <w:bCs/>
            <w:lang w:val="en-US" w:eastAsia="ja-JP"/>
          </w:rPr>
          <w:t xml:space="preserve">may </w:t>
        </w:r>
      </w:ins>
      <w:del w:id="679" w:author="Tejpal Singh [2]" w:date="2023-05-03T11:14:00Z">
        <w:r w:rsidR="00056F96" w:rsidRPr="00462C39" w:rsidDel="001171AF">
          <w:rPr>
            <w:bCs/>
            <w:lang w:val="en-US" w:eastAsia="ja-JP"/>
          </w:rPr>
          <w:delText xml:space="preserve">only </w:delText>
        </w:r>
      </w:del>
      <w:ins w:id="680" w:author="Tejpal Singh [2]" w:date="2023-05-03T11:14:00Z">
        <w:r w:rsidR="001171AF" w:rsidRPr="00462C39">
          <w:rPr>
            <w:bCs/>
            <w:lang w:val="en-US" w:eastAsia="ja-JP"/>
          </w:rPr>
          <w:t xml:space="preserve">  </w:t>
        </w:r>
      </w:ins>
      <w:r w:rsidR="00056F96" w:rsidRPr="00462C39">
        <w:rPr>
          <w:bCs/>
          <w:lang w:val="en-US" w:eastAsia="ja-JP"/>
        </w:rPr>
        <w:t xml:space="preserve">be done through combination of GSMA IMEI DB and OEM’s </w:t>
      </w:r>
      <w:ins w:id="681" w:author="Tejpal Singh [2]" w:date="2023-01-11T20:45:00Z">
        <w:r w:rsidR="00571C28" w:rsidRPr="00462C39">
          <w:rPr>
            <w:bCs/>
            <w:lang w:val="en-US" w:eastAsia="ja-JP"/>
          </w:rPr>
          <w:t xml:space="preserve">manufactured </w:t>
        </w:r>
      </w:ins>
      <w:r w:rsidR="00056F96" w:rsidRPr="00462C39">
        <w:rPr>
          <w:bCs/>
          <w:lang w:val="en-US" w:eastAsia="ja-JP"/>
        </w:rPr>
        <w:t xml:space="preserve">device repository </w:t>
      </w:r>
      <w:ins w:id="682" w:author="Tejpal Singh [2]" w:date="2023-01-11T20:46:00Z">
        <w:r w:rsidR="00571C28" w:rsidRPr="00462C39">
          <w:rPr>
            <w:bCs/>
            <w:lang w:val="en-US" w:eastAsia="ja-JP"/>
          </w:rPr>
          <w:t xml:space="preserve">or </w:t>
        </w:r>
      </w:ins>
      <w:r w:rsidR="00056F96" w:rsidRPr="00462C39">
        <w:rPr>
          <w:bCs/>
          <w:lang w:val="en-US" w:eastAsia="ja-JP"/>
        </w:rPr>
        <w:t xml:space="preserve">database. </w:t>
      </w:r>
    </w:p>
    <w:p w14:paraId="576F63E5" w14:textId="092BC37E" w:rsidR="008177EB" w:rsidRPr="00333AB5" w:rsidRDefault="00BC06D4"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462C39">
        <w:rPr>
          <w:bCs/>
          <w:lang w:val="en-US" w:eastAsia="ja-JP"/>
        </w:rPr>
        <w:t xml:space="preserve">This device repository of respective brand/OEM </w:t>
      </w:r>
      <w:ins w:id="683" w:author="Tejpal Singh [2]" w:date="2023-05-03T11:14:00Z">
        <w:r w:rsidR="001171AF" w:rsidRPr="00462C39">
          <w:rPr>
            <w:bCs/>
            <w:lang w:val="en-US" w:eastAsia="ja-JP"/>
          </w:rPr>
          <w:t>may</w:t>
        </w:r>
      </w:ins>
      <w:del w:id="684" w:author="Tejpal Singh [2]" w:date="2023-05-03T11:14:00Z">
        <w:r w:rsidRPr="00462C39" w:rsidDel="001171AF">
          <w:rPr>
            <w:bCs/>
            <w:lang w:val="en-US" w:eastAsia="ja-JP"/>
          </w:rPr>
          <w:delText xml:space="preserve">can </w:delText>
        </w:r>
      </w:del>
      <w:r w:rsidRPr="00462C39">
        <w:rPr>
          <w:bCs/>
          <w:lang w:val="en-US" w:eastAsia="ja-JP"/>
        </w:rPr>
        <w:t>be queried</w:t>
      </w:r>
      <w:r w:rsidR="002E5628" w:rsidRPr="00462C39">
        <w:rPr>
          <w:bCs/>
          <w:lang w:val="en-US" w:eastAsia="ja-JP"/>
        </w:rPr>
        <w:t xml:space="preserve"> on demand or periodically synced </w:t>
      </w:r>
      <w:r w:rsidRPr="00462C39">
        <w:rPr>
          <w:bCs/>
          <w:lang w:val="en-US" w:eastAsia="ja-JP"/>
        </w:rPr>
        <w:t>by the unified platform for verification of ICT device</w:t>
      </w:r>
      <w:r w:rsidR="00F72495" w:rsidRPr="00462C39">
        <w:rPr>
          <w:bCs/>
          <w:lang w:val="en-US" w:eastAsia="ja-JP"/>
        </w:rPr>
        <w:t>s by LEAs, Customs, Excise and R</w:t>
      </w:r>
      <w:r w:rsidRPr="00462C39">
        <w:rPr>
          <w:bCs/>
          <w:lang w:val="en-US" w:eastAsia="ja-JP"/>
        </w:rPr>
        <w:t xml:space="preserve">egulators </w:t>
      </w:r>
      <w:r w:rsidR="002E5628" w:rsidRPr="00462C39">
        <w:rPr>
          <w:bCs/>
          <w:lang w:val="en-US" w:eastAsia="ja-JP"/>
        </w:rPr>
        <w:t>and</w:t>
      </w:r>
      <w:r w:rsidRPr="00462C39">
        <w:rPr>
          <w:bCs/>
          <w:lang w:val="en-US" w:eastAsia="ja-JP"/>
        </w:rPr>
        <w:t xml:space="preserve"> consumers. The brand owners/OEMs may</w:t>
      </w:r>
      <w:r w:rsidR="001E64D9" w:rsidRPr="00462C39">
        <w:rPr>
          <w:bCs/>
          <w:lang w:val="en-US" w:eastAsia="ja-JP"/>
        </w:rPr>
        <w:t xml:space="preserve"> already</w:t>
      </w:r>
      <w:r w:rsidRPr="00462C39">
        <w:rPr>
          <w:bCs/>
          <w:lang w:val="en-US" w:eastAsia="ja-JP"/>
        </w:rPr>
        <w:t xml:space="preserve"> be maintaining </w:t>
      </w:r>
      <w:r w:rsidR="001E64D9" w:rsidRPr="00462C39">
        <w:rPr>
          <w:bCs/>
          <w:lang w:val="en-US" w:eastAsia="ja-JP"/>
        </w:rPr>
        <w:t>such</w:t>
      </w:r>
      <w:r w:rsidRPr="00462C39">
        <w:rPr>
          <w:bCs/>
          <w:lang w:val="en-US" w:eastAsia="ja-JP"/>
        </w:rPr>
        <w:t xml:space="preserve"> device database internally for the purpose of sales and after sal</w:t>
      </w:r>
      <w:r w:rsidR="001E64D9" w:rsidRPr="00462C39">
        <w:rPr>
          <w:bCs/>
          <w:lang w:val="en-US" w:eastAsia="ja-JP"/>
        </w:rPr>
        <w:t>e warranty or lifecycle support</w:t>
      </w:r>
      <w:ins w:id="685" w:author="Tejpal Singh [2]" w:date="2023-01-11T20:46:00Z">
        <w:r w:rsidR="00571C28">
          <w:rPr>
            <w:bCs/>
            <w:lang w:val="en-US" w:eastAsia="ja-JP"/>
          </w:rPr>
          <w:t xml:space="preserve"> for such telecommunication/ICT devices</w:t>
        </w:r>
      </w:ins>
      <w:r w:rsidR="001E64D9" w:rsidRPr="00333AB5">
        <w:rPr>
          <w:bCs/>
          <w:lang w:val="en-US" w:eastAsia="ja-JP"/>
        </w:rPr>
        <w:t xml:space="preserve">. Therefore, it can </w:t>
      </w:r>
      <w:r w:rsidR="000B04E2" w:rsidRPr="00333AB5">
        <w:rPr>
          <w:bCs/>
          <w:lang w:val="en-US" w:eastAsia="ja-JP"/>
        </w:rPr>
        <w:t xml:space="preserve">easily </w:t>
      </w:r>
      <w:r w:rsidR="001E64D9" w:rsidRPr="00333AB5">
        <w:rPr>
          <w:bCs/>
          <w:lang w:val="en-US" w:eastAsia="ja-JP"/>
        </w:rPr>
        <w:t xml:space="preserve">be made </w:t>
      </w:r>
      <w:r w:rsidR="005A705C" w:rsidRPr="00333AB5">
        <w:rPr>
          <w:bCs/>
          <w:lang w:val="en-US" w:eastAsia="ja-JP"/>
        </w:rPr>
        <w:t>available to</w:t>
      </w:r>
      <w:r w:rsidRPr="00333AB5">
        <w:rPr>
          <w:bCs/>
          <w:lang w:val="en-US" w:eastAsia="ja-JP"/>
        </w:rPr>
        <w:t xml:space="preserve"> the authorized agency of Member States in a secure manner to facilitate</w:t>
      </w:r>
      <w:r w:rsidR="006E7991" w:rsidRPr="00333AB5">
        <w:rPr>
          <w:bCs/>
          <w:lang w:val="en-US" w:eastAsia="ja-JP"/>
        </w:rPr>
        <w:t xml:space="preserve"> implementation of </w:t>
      </w:r>
      <w:ins w:id="686" w:author="Tejpal Singh [2]" w:date="2023-05-12T10:15:00Z">
        <w:r w:rsidR="0011184F">
          <w:rPr>
            <w:bCs/>
            <w:lang w:val="en-US" w:eastAsia="ja-JP"/>
          </w:rPr>
          <w:t xml:space="preserve">a </w:t>
        </w:r>
      </w:ins>
      <w:r w:rsidR="006E7991" w:rsidRPr="00333AB5">
        <w:rPr>
          <w:bCs/>
          <w:lang w:val="en-US" w:eastAsia="ja-JP"/>
        </w:rPr>
        <w:t xml:space="preserve">unified reference platform framework. Member States may consider addressing this requirement through </w:t>
      </w:r>
      <w:r w:rsidR="00576ED1" w:rsidRPr="00333AB5">
        <w:rPr>
          <w:bCs/>
          <w:lang w:val="en-US" w:eastAsia="ja-JP"/>
        </w:rPr>
        <w:t>enabling techno-legal framework</w:t>
      </w:r>
      <w:ins w:id="687" w:author="Tejpal Singh [2]" w:date="2023-01-11T20:48:00Z">
        <w:r w:rsidR="00571C28">
          <w:rPr>
            <w:bCs/>
            <w:lang w:val="en-US" w:eastAsia="ja-JP"/>
          </w:rPr>
          <w:t xml:space="preserve"> if necessary.</w:t>
        </w:r>
      </w:ins>
      <w:del w:id="688" w:author="Tejpal Singh [2]" w:date="2023-01-11T20:47:00Z">
        <w:r w:rsidR="00B34784" w:rsidRPr="00333AB5" w:rsidDel="00571C28">
          <w:rPr>
            <w:bCs/>
            <w:lang w:val="en-US" w:eastAsia="ja-JP"/>
          </w:rPr>
          <w:delText>to control the proliferation of counterfeit mobile ICT device</w:delText>
        </w:r>
      </w:del>
      <w:del w:id="689" w:author="Tejpal Singh [2]" w:date="2023-05-12T10:16:00Z">
        <w:r w:rsidR="00576ED1" w:rsidRPr="00333AB5" w:rsidDel="0011184F">
          <w:rPr>
            <w:bCs/>
            <w:lang w:val="en-US" w:eastAsia="ja-JP"/>
          </w:rPr>
          <w:delText>.</w:delText>
        </w:r>
      </w:del>
    </w:p>
    <w:p w14:paraId="576F63E6" w14:textId="77777777" w:rsidR="000E49E6" w:rsidRPr="00462C39" w:rsidRDefault="00B62E3B" w:rsidP="000E49E6">
      <w:pPr>
        <w:rPr>
          <w:b/>
          <w:lang w:val="en-US" w:eastAsia="ja-JP"/>
        </w:rPr>
      </w:pPr>
      <w:r w:rsidRPr="00333AB5">
        <w:rPr>
          <w:b/>
          <w:lang w:val="en-US" w:eastAsia="ja-JP"/>
        </w:rPr>
        <w:t>8.3</w:t>
      </w:r>
      <w:r w:rsidR="000E49E6" w:rsidRPr="00333AB5">
        <w:rPr>
          <w:b/>
          <w:lang w:val="en-US" w:eastAsia="ja-JP"/>
        </w:rPr>
        <w:tab/>
        <w:t xml:space="preserve">National </w:t>
      </w:r>
      <w:r w:rsidR="000E49E6" w:rsidRPr="00462C39">
        <w:rPr>
          <w:b/>
          <w:lang w:val="en-US" w:eastAsia="ja-JP"/>
        </w:rPr>
        <w:t>Stolen Device Data</w:t>
      </w:r>
      <w:del w:id="690" w:author="Tejpal Singh [2]" w:date="2023-05-12T10:16:00Z">
        <w:r w:rsidR="000E49E6" w:rsidRPr="00462C39" w:rsidDel="0011184F">
          <w:rPr>
            <w:b/>
            <w:lang w:val="en-US" w:eastAsia="ja-JP"/>
          </w:rPr>
          <w:delText xml:space="preserve"> </w:delText>
        </w:r>
      </w:del>
      <w:r w:rsidR="000E49E6" w:rsidRPr="00462C39">
        <w:rPr>
          <w:b/>
          <w:lang w:val="en-US" w:eastAsia="ja-JP"/>
        </w:rPr>
        <w:t>base</w:t>
      </w:r>
    </w:p>
    <w:p w14:paraId="576F63E7" w14:textId="142C0027" w:rsidR="00851DFF" w:rsidRPr="00462C39" w:rsidRDefault="00990E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del w:id="691" w:author="Tejpal Singh [2]" w:date="2023-04-21T11:59:00Z">
        <w:r w:rsidRPr="00462C39" w:rsidDel="004E4C00">
          <w:rPr>
            <w:bCs/>
            <w:lang w:val="en-US" w:eastAsia="ja-JP"/>
          </w:rPr>
          <w:delText>In order to</w:delText>
        </w:r>
      </w:del>
      <w:ins w:id="692" w:author="Tejpal Singh [2]" w:date="2023-04-21T11:59:00Z">
        <w:r w:rsidR="004E4C00" w:rsidRPr="00462C39">
          <w:rPr>
            <w:bCs/>
            <w:lang w:val="en-US" w:eastAsia="ja-JP"/>
          </w:rPr>
          <w:t>To</w:t>
        </w:r>
      </w:ins>
      <w:r w:rsidR="009C496E" w:rsidRPr="00462C39">
        <w:rPr>
          <w:bCs/>
          <w:lang w:val="en-US" w:eastAsia="ja-JP"/>
        </w:rPr>
        <w:t xml:space="preserve"> </w:t>
      </w:r>
      <w:r w:rsidR="007D1995" w:rsidRPr="00462C39">
        <w:rPr>
          <w:bCs/>
          <w:lang w:val="en-US" w:eastAsia="ja-JP"/>
        </w:rPr>
        <w:t xml:space="preserve">create </w:t>
      </w:r>
      <w:r w:rsidR="00253DDB" w:rsidRPr="00462C39">
        <w:rPr>
          <w:bCs/>
          <w:lang w:val="en-US" w:eastAsia="ja-JP"/>
        </w:rPr>
        <w:t>dis</w:t>
      </w:r>
      <w:r w:rsidR="007D1995" w:rsidRPr="00462C39">
        <w:rPr>
          <w:bCs/>
          <w:lang w:val="en-US" w:eastAsia="ja-JP"/>
        </w:rPr>
        <w:t>incentives for</w:t>
      </w:r>
      <w:r w:rsidRPr="00462C39">
        <w:rPr>
          <w:bCs/>
          <w:lang w:val="en-US" w:eastAsia="ja-JP"/>
        </w:rPr>
        <w:t xml:space="preserve"> theft of mobile </w:t>
      </w:r>
      <w:ins w:id="693" w:author="email" w:date="2023-05-11T21:36:00Z">
        <w:r w:rsidR="00892920" w:rsidRPr="00462C39">
          <w:rPr>
            <w:bCs/>
            <w:lang w:val="en-US" w:eastAsia="ja-JP"/>
          </w:rPr>
          <w:t xml:space="preserve">ICT </w:t>
        </w:r>
      </w:ins>
      <w:r w:rsidRPr="00462C39">
        <w:rPr>
          <w:bCs/>
          <w:lang w:val="en-US" w:eastAsia="ja-JP"/>
        </w:rPr>
        <w:t>devices</w:t>
      </w:r>
      <w:ins w:id="694" w:author="Tejpal Singh [2]" w:date="2023-01-11T21:30:00Z">
        <w:r w:rsidR="00A92D25" w:rsidRPr="00462C39">
          <w:rPr>
            <w:bCs/>
            <w:lang w:val="en-US" w:eastAsia="ja-JP"/>
          </w:rPr>
          <w:t xml:space="preserve"> and mitigate the use of stolen mobile devices</w:t>
        </w:r>
      </w:ins>
      <w:r w:rsidRPr="00462C39">
        <w:rPr>
          <w:bCs/>
          <w:lang w:val="en-US" w:eastAsia="ja-JP"/>
        </w:rPr>
        <w:t xml:space="preserve">; the unified platform </w:t>
      </w:r>
      <w:del w:id="695" w:author="Tejpal Singh [2]" w:date="2023-05-03T11:15:00Z">
        <w:r w:rsidRPr="00462C39" w:rsidDel="00F66C67">
          <w:rPr>
            <w:bCs/>
            <w:lang w:val="en-US" w:eastAsia="ja-JP"/>
          </w:rPr>
          <w:delText xml:space="preserve">can </w:delText>
        </w:r>
      </w:del>
      <w:ins w:id="696" w:author="Tejpal Singh [2]" w:date="2023-05-03T11:15:00Z">
        <w:r w:rsidR="00F66C67" w:rsidRPr="00462C39">
          <w:rPr>
            <w:bCs/>
            <w:lang w:val="en-US" w:eastAsia="ja-JP"/>
          </w:rPr>
          <w:t xml:space="preserve"> </w:t>
        </w:r>
        <w:r w:rsidR="00EE788A" w:rsidRPr="00462C39">
          <w:rPr>
            <w:bCs/>
            <w:lang w:val="en-US" w:eastAsia="ja-JP"/>
          </w:rPr>
          <w:t xml:space="preserve">should </w:t>
        </w:r>
      </w:ins>
      <w:r w:rsidRPr="00462C39">
        <w:rPr>
          <w:bCs/>
          <w:lang w:val="en-US" w:eastAsia="ja-JP"/>
        </w:rPr>
        <w:t>be used effec</w:t>
      </w:r>
      <w:r w:rsidR="007D1995" w:rsidRPr="00462C39">
        <w:rPr>
          <w:bCs/>
          <w:lang w:val="en-US" w:eastAsia="ja-JP"/>
        </w:rPr>
        <w:t>tively to track and create block</w:t>
      </w:r>
      <w:r w:rsidR="002D240E" w:rsidRPr="00462C39">
        <w:rPr>
          <w:bCs/>
          <w:lang w:val="en-US" w:eastAsia="ja-JP"/>
        </w:rPr>
        <w:t xml:space="preserve"> list</w:t>
      </w:r>
      <w:r w:rsidR="00ED08E1" w:rsidRPr="00462C39">
        <w:rPr>
          <w:bCs/>
          <w:lang w:val="en-US" w:eastAsia="ja-JP"/>
        </w:rPr>
        <w:t xml:space="preserve"> of</w:t>
      </w:r>
      <w:r w:rsidRPr="00462C39">
        <w:rPr>
          <w:bCs/>
          <w:lang w:val="en-US" w:eastAsia="ja-JP"/>
        </w:rPr>
        <w:t xml:space="preserve"> the stolen </w:t>
      </w:r>
      <w:r w:rsidR="00ED08E1" w:rsidRPr="00462C39">
        <w:rPr>
          <w:bCs/>
          <w:lang w:val="en-US" w:eastAsia="ja-JP"/>
        </w:rPr>
        <w:t xml:space="preserve">or lost </w:t>
      </w:r>
      <w:r w:rsidRPr="00462C39">
        <w:rPr>
          <w:bCs/>
          <w:lang w:val="en-US" w:eastAsia="ja-JP"/>
        </w:rPr>
        <w:t xml:space="preserve">devices </w:t>
      </w:r>
      <w:del w:id="697" w:author="Tejpal Singh [2]" w:date="2023-01-11T21:31:00Z">
        <w:r w:rsidR="00ED08E1" w:rsidRPr="00462C39" w:rsidDel="00A92D25">
          <w:rPr>
            <w:bCs/>
            <w:lang w:val="en-US" w:eastAsia="ja-JP"/>
          </w:rPr>
          <w:delText xml:space="preserve">and </w:delText>
        </w:r>
      </w:del>
      <w:ins w:id="698" w:author="Tejpal Singh [2]" w:date="2023-01-11T21:31:00Z">
        <w:r w:rsidR="00A92D25" w:rsidRPr="00462C39">
          <w:rPr>
            <w:bCs/>
            <w:lang w:val="en-US" w:eastAsia="ja-JP"/>
          </w:rPr>
          <w:t>to</w:t>
        </w:r>
      </w:ins>
      <w:r w:rsidR="009C496E" w:rsidRPr="00462C39">
        <w:rPr>
          <w:bCs/>
          <w:lang w:val="en-US" w:eastAsia="ja-JP"/>
        </w:rPr>
        <w:t xml:space="preserve"> </w:t>
      </w:r>
      <w:r w:rsidR="00ED08E1" w:rsidRPr="00462C39">
        <w:rPr>
          <w:bCs/>
          <w:lang w:val="en-US" w:eastAsia="ja-JP"/>
        </w:rPr>
        <w:t>enforce</w:t>
      </w:r>
      <w:ins w:id="699" w:author="Tejpal Singh [2]" w:date="2023-05-12T10:17:00Z">
        <w:r w:rsidR="0011184F" w:rsidRPr="00462C39">
          <w:rPr>
            <w:bCs/>
            <w:lang w:val="en-US" w:eastAsia="ja-JP"/>
          </w:rPr>
          <w:t xml:space="preserve"> the policy</w:t>
        </w:r>
      </w:ins>
      <w:r w:rsidR="00ED08E1" w:rsidRPr="00462C39">
        <w:rPr>
          <w:bCs/>
          <w:lang w:val="en-US" w:eastAsia="ja-JP"/>
        </w:rPr>
        <w:t xml:space="preserve"> </w:t>
      </w:r>
      <w:r w:rsidRPr="00462C39">
        <w:rPr>
          <w:bCs/>
          <w:lang w:val="en-US" w:eastAsia="ja-JP"/>
        </w:rPr>
        <w:t xml:space="preserve">with the help of MNO-EIR capabilities. To implement this feature, a user interface </w:t>
      </w:r>
      <w:del w:id="700" w:author="Tejpal Singh [2]" w:date="2023-05-03T11:16:00Z">
        <w:r w:rsidRPr="00462C39" w:rsidDel="00752B48">
          <w:rPr>
            <w:bCs/>
            <w:lang w:val="en-US" w:eastAsia="ja-JP"/>
          </w:rPr>
          <w:delText>is required</w:delText>
        </w:r>
      </w:del>
      <w:ins w:id="701" w:author="Tejpal Singh [2]" w:date="2023-05-03T11:16:00Z">
        <w:r w:rsidR="00752B48" w:rsidRPr="00462C39">
          <w:rPr>
            <w:bCs/>
            <w:lang w:val="en-US" w:eastAsia="ja-JP"/>
          </w:rPr>
          <w:t xml:space="preserve"> may be used</w:t>
        </w:r>
      </w:ins>
      <w:r w:rsidRPr="00462C39">
        <w:rPr>
          <w:bCs/>
          <w:lang w:val="en-US" w:eastAsia="ja-JP"/>
        </w:rPr>
        <w:t xml:space="preserve"> </w:t>
      </w:r>
      <w:r w:rsidR="00BE0D47" w:rsidRPr="00462C39">
        <w:rPr>
          <w:bCs/>
          <w:lang w:val="en-US" w:eastAsia="ja-JP"/>
        </w:rPr>
        <w:t>for consumers to lodge stolen</w:t>
      </w:r>
      <w:r w:rsidR="00ED08E1" w:rsidRPr="00462C39">
        <w:rPr>
          <w:bCs/>
          <w:lang w:val="en-US" w:eastAsia="ja-JP"/>
        </w:rPr>
        <w:t xml:space="preserve"> or lost</w:t>
      </w:r>
      <w:r w:rsidR="00BE0D47" w:rsidRPr="00462C39">
        <w:rPr>
          <w:bCs/>
          <w:lang w:val="en-US" w:eastAsia="ja-JP"/>
        </w:rPr>
        <w:t xml:space="preserve"> device </w:t>
      </w:r>
      <w:del w:id="702" w:author="Tejpal Singh [2]" w:date="2023-04-21T11:59:00Z">
        <w:r w:rsidR="00BE0D47" w:rsidRPr="00462C39" w:rsidDel="004E4C00">
          <w:rPr>
            <w:bCs/>
            <w:lang w:val="en-US" w:eastAsia="ja-JP"/>
          </w:rPr>
          <w:delText>compl</w:delText>
        </w:r>
        <w:r w:rsidR="00ED08E1" w:rsidRPr="00462C39" w:rsidDel="004E4C00">
          <w:rPr>
            <w:bCs/>
            <w:lang w:val="en-US" w:eastAsia="ja-JP"/>
          </w:rPr>
          <w:delText>aint</w:delText>
        </w:r>
      </w:del>
      <w:ins w:id="703" w:author="Tejpal Singh [2]" w:date="2023-04-21T11:59:00Z">
        <w:r w:rsidR="004E4C00" w:rsidRPr="00462C39">
          <w:rPr>
            <w:bCs/>
            <w:lang w:val="en-US" w:eastAsia="ja-JP"/>
          </w:rPr>
          <w:t>complaints</w:t>
        </w:r>
      </w:ins>
      <w:r w:rsidRPr="00462C39">
        <w:rPr>
          <w:bCs/>
          <w:lang w:val="en-US" w:eastAsia="ja-JP"/>
        </w:rPr>
        <w:t xml:space="preserve">. Based on </w:t>
      </w:r>
      <w:ins w:id="704" w:author="Tejpal Singh [2]" w:date="2023-05-12T10:19:00Z">
        <w:r w:rsidR="007C0477" w:rsidRPr="00462C39">
          <w:rPr>
            <w:bCs/>
            <w:lang w:val="en-US" w:eastAsia="ja-JP"/>
          </w:rPr>
          <w:t xml:space="preserve">the </w:t>
        </w:r>
      </w:ins>
      <w:r w:rsidRPr="00462C39">
        <w:rPr>
          <w:bCs/>
          <w:lang w:val="en-US" w:eastAsia="ja-JP"/>
        </w:rPr>
        <w:t>applicable legal framework, the entry in stolen</w:t>
      </w:r>
      <w:r w:rsidR="00ED08E1" w:rsidRPr="00462C39">
        <w:rPr>
          <w:bCs/>
          <w:lang w:val="en-US" w:eastAsia="ja-JP"/>
        </w:rPr>
        <w:t>/lost</w:t>
      </w:r>
      <w:r w:rsidRPr="00462C39">
        <w:rPr>
          <w:bCs/>
          <w:lang w:val="en-US" w:eastAsia="ja-JP"/>
        </w:rPr>
        <w:t xml:space="preserve"> device data</w:t>
      </w:r>
      <w:del w:id="705" w:author="Tejpal Singh [2]" w:date="2023-05-12T10:20:00Z">
        <w:r w:rsidRPr="00462C39" w:rsidDel="007C0477">
          <w:rPr>
            <w:bCs/>
            <w:lang w:val="en-US" w:eastAsia="ja-JP"/>
          </w:rPr>
          <w:delText xml:space="preserve"> </w:delText>
        </w:r>
      </w:del>
      <w:r w:rsidRPr="00462C39">
        <w:rPr>
          <w:bCs/>
          <w:lang w:val="en-US" w:eastAsia="ja-JP"/>
        </w:rPr>
        <w:t xml:space="preserve">base can be </w:t>
      </w:r>
      <w:del w:id="706" w:author="Tejpal Singh [2]" w:date="2023-01-11T21:32:00Z">
        <w:r w:rsidR="00BE0D47" w:rsidRPr="00462C39" w:rsidDel="00A92D25">
          <w:rPr>
            <w:bCs/>
            <w:lang w:val="en-US" w:eastAsia="ja-JP"/>
          </w:rPr>
          <w:delText>moved</w:delText>
        </w:r>
      </w:del>
      <w:ins w:id="707" w:author="Tejpal Singh [2]" w:date="2023-01-11T21:32:00Z">
        <w:r w:rsidR="00A92D25" w:rsidRPr="00462C39">
          <w:rPr>
            <w:bCs/>
            <w:lang w:val="en-US" w:eastAsia="ja-JP"/>
          </w:rPr>
          <w:t xml:space="preserve"> made</w:t>
        </w:r>
      </w:ins>
      <w:r w:rsidR="009C496E" w:rsidRPr="00462C39">
        <w:rPr>
          <w:bCs/>
          <w:lang w:val="en-US" w:eastAsia="ja-JP"/>
        </w:rPr>
        <w:t xml:space="preserve"> </w:t>
      </w:r>
      <w:r w:rsidRPr="00462C39">
        <w:rPr>
          <w:bCs/>
          <w:lang w:val="en-US" w:eastAsia="ja-JP"/>
        </w:rPr>
        <w:t xml:space="preserve">by </w:t>
      </w:r>
      <w:ins w:id="708" w:author="Tejpal Singh [2]" w:date="2023-05-12T10:20:00Z">
        <w:r w:rsidR="007C0477" w:rsidRPr="00462C39">
          <w:rPr>
            <w:bCs/>
            <w:lang w:val="en-US" w:eastAsia="ja-JP"/>
          </w:rPr>
          <w:t xml:space="preserve">a </w:t>
        </w:r>
      </w:ins>
      <w:r w:rsidRPr="00462C39">
        <w:rPr>
          <w:bCs/>
          <w:lang w:val="en-US" w:eastAsia="ja-JP"/>
        </w:rPr>
        <w:t xml:space="preserve">LEA or </w:t>
      </w:r>
      <w:r w:rsidR="00253DDB" w:rsidRPr="00462C39">
        <w:rPr>
          <w:bCs/>
          <w:lang w:val="en-US" w:eastAsia="ja-JP"/>
        </w:rPr>
        <w:t xml:space="preserve">by </w:t>
      </w:r>
      <w:r w:rsidRPr="00462C39">
        <w:rPr>
          <w:bCs/>
          <w:lang w:val="en-US" w:eastAsia="ja-JP"/>
        </w:rPr>
        <w:t xml:space="preserve">the </w:t>
      </w:r>
      <w:r w:rsidR="00ED08E1" w:rsidRPr="00462C39">
        <w:rPr>
          <w:bCs/>
          <w:lang w:val="en-US" w:eastAsia="ja-JP"/>
        </w:rPr>
        <w:t xml:space="preserve">device </w:t>
      </w:r>
      <w:r w:rsidRPr="00462C39">
        <w:rPr>
          <w:bCs/>
          <w:lang w:val="en-US" w:eastAsia="ja-JP"/>
        </w:rPr>
        <w:t xml:space="preserve">owner after due authentication </w:t>
      </w:r>
      <w:r w:rsidR="00253DDB" w:rsidRPr="00462C39">
        <w:rPr>
          <w:bCs/>
          <w:lang w:val="en-US" w:eastAsia="ja-JP"/>
        </w:rPr>
        <w:t>about device</w:t>
      </w:r>
      <w:r w:rsidRPr="00462C39">
        <w:rPr>
          <w:bCs/>
          <w:lang w:val="en-US" w:eastAsia="ja-JP"/>
        </w:rPr>
        <w:t xml:space="preserve"> ownership. </w:t>
      </w:r>
      <w:r w:rsidR="00ED08E1" w:rsidRPr="00462C39">
        <w:rPr>
          <w:bCs/>
          <w:lang w:val="en-US" w:eastAsia="ja-JP"/>
        </w:rPr>
        <w:t xml:space="preserve">For </w:t>
      </w:r>
      <w:del w:id="709" w:author="Tejpal Singh [2]" w:date="2023-05-03T11:17:00Z">
        <w:r w:rsidR="00ED08E1" w:rsidRPr="00462C39" w:rsidDel="00CF48D1">
          <w:rPr>
            <w:bCs/>
            <w:lang w:val="en-US" w:eastAsia="ja-JP"/>
          </w:rPr>
          <w:delText>example, i</w:delText>
        </w:r>
        <w:r w:rsidRPr="00462C39" w:rsidDel="00CF48D1">
          <w:rPr>
            <w:bCs/>
            <w:lang w:val="en-US" w:eastAsia="ja-JP"/>
          </w:rPr>
          <w:delText>n India, user</w:delText>
        </w:r>
      </w:del>
      <w:ins w:id="710" w:author="Tejpal Singh [2]" w:date="2023-05-03T11:17:00Z">
        <w:r w:rsidR="00CF48D1" w:rsidRPr="00462C39">
          <w:rPr>
            <w:bCs/>
            <w:lang w:val="en-US" w:eastAsia="ja-JP"/>
          </w:rPr>
          <w:t xml:space="preserve">example </w:t>
        </w:r>
      </w:ins>
      <w:ins w:id="711" w:author="Tejpal Singh [2]" w:date="2023-05-12T10:21:00Z">
        <w:r w:rsidR="007C0477" w:rsidRPr="00462C39">
          <w:rPr>
            <w:bCs/>
            <w:lang w:val="en-US" w:eastAsia="ja-JP"/>
          </w:rPr>
          <w:t>a consumer</w:t>
        </w:r>
      </w:ins>
      <w:del w:id="712" w:author="Tejpal Singh [2]" w:date="2023-05-03T11:17:00Z">
        <w:r w:rsidRPr="00462C39" w:rsidDel="00CF48D1">
          <w:rPr>
            <w:bCs/>
            <w:lang w:val="en-US" w:eastAsia="ja-JP"/>
          </w:rPr>
          <w:delText>s</w:delText>
        </w:r>
      </w:del>
      <w:r w:rsidRPr="00462C39">
        <w:rPr>
          <w:bCs/>
          <w:lang w:val="en-US" w:eastAsia="ja-JP"/>
        </w:rPr>
        <w:t xml:space="preserve"> </w:t>
      </w:r>
      <w:del w:id="713" w:author="Tejpal Singh [2]" w:date="2023-05-03T11:17:00Z">
        <w:r w:rsidRPr="00462C39" w:rsidDel="00CF48D1">
          <w:rPr>
            <w:bCs/>
            <w:lang w:val="en-US" w:eastAsia="ja-JP"/>
          </w:rPr>
          <w:delText xml:space="preserve">can </w:delText>
        </w:r>
      </w:del>
      <w:ins w:id="714" w:author="Tejpal Singh [2]" w:date="2023-05-03T11:17:00Z">
        <w:r w:rsidR="00CF48D1" w:rsidRPr="00462C39">
          <w:rPr>
            <w:bCs/>
            <w:lang w:val="en-US" w:eastAsia="ja-JP"/>
          </w:rPr>
          <w:t xml:space="preserve">could </w:t>
        </w:r>
      </w:ins>
      <w:del w:id="715" w:author="Tejpal Singh [2]" w:date="2023-05-03T11:20:00Z">
        <w:r w:rsidRPr="00462C39" w:rsidDel="009B158C">
          <w:rPr>
            <w:bCs/>
            <w:lang w:val="en-US" w:eastAsia="ja-JP"/>
          </w:rPr>
          <w:delText xml:space="preserve">lodge </w:delText>
        </w:r>
      </w:del>
      <w:ins w:id="716" w:author="Tejpal Singh [2]" w:date="2023-05-03T11:20:00Z">
        <w:r w:rsidR="009B158C" w:rsidRPr="00462C39">
          <w:rPr>
            <w:bCs/>
            <w:lang w:val="en-US" w:eastAsia="ja-JP"/>
          </w:rPr>
          <w:t xml:space="preserve"> register </w:t>
        </w:r>
      </w:ins>
      <w:r w:rsidRPr="00462C39">
        <w:rPr>
          <w:bCs/>
          <w:lang w:val="en-US" w:eastAsia="ja-JP"/>
        </w:rPr>
        <w:t xml:space="preserve">complaint </w:t>
      </w:r>
      <w:ins w:id="717" w:author="Tejpal Singh [2]" w:date="2023-05-12T10:18:00Z">
        <w:r w:rsidR="0011184F" w:rsidRPr="00462C39">
          <w:rPr>
            <w:bCs/>
            <w:lang w:val="en-US" w:eastAsia="ja-JP"/>
          </w:rPr>
          <w:t>regarding</w:t>
        </w:r>
      </w:ins>
      <w:ins w:id="718" w:author="Tejpal Singh [2]" w:date="2023-05-03T11:20:00Z">
        <w:r w:rsidR="009B158C" w:rsidRPr="00462C39">
          <w:rPr>
            <w:bCs/>
            <w:lang w:val="en-US" w:eastAsia="ja-JP"/>
          </w:rPr>
          <w:t xml:space="preserve"> stolen device </w:t>
        </w:r>
        <w:r w:rsidR="00371D29" w:rsidRPr="00462C39">
          <w:rPr>
            <w:bCs/>
            <w:lang w:val="en-US" w:eastAsia="ja-JP"/>
          </w:rPr>
          <w:t xml:space="preserve">on online platform </w:t>
        </w:r>
      </w:ins>
      <w:r w:rsidRPr="00462C39">
        <w:rPr>
          <w:bCs/>
          <w:lang w:val="en-US" w:eastAsia="ja-JP"/>
        </w:rPr>
        <w:t xml:space="preserve">by filing details of the stolen device </w:t>
      </w:r>
      <w:r w:rsidR="00253DDB" w:rsidRPr="00462C39">
        <w:rPr>
          <w:bCs/>
          <w:lang w:val="en-US" w:eastAsia="ja-JP"/>
        </w:rPr>
        <w:t xml:space="preserve">along with </w:t>
      </w:r>
      <w:r w:rsidRPr="00462C39">
        <w:rPr>
          <w:bCs/>
          <w:lang w:val="en-US" w:eastAsia="ja-JP"/>
        </w:rPr>
        <w:t>copy</w:t>
      </w:r>
      <w:r w:rsidR="00253DDB" w:rsidRPr="00462C39">
        <w:rPr>
          <w:bCs/>
          <w:lang w:val="en-US" w:eastAsia="ja-JP"/>
        </w:rPr>
        <w:t xml:space="preserve"> of </w:t>
      </w:r>
      <w:del w:id="719" w:author="Tejpal Singh [2]" w:date="2023-05-03T11:19:00Z">
        <w:r w:rsidR="00253DDB" w:rsidRPr="00462C39" w:rsidDel="00D87DA5">
          <w:rPr>
            <w:bCs/>
            <w:lang w:val="en-US" w:eastAsia="ja-JP"/>
          </w:rPr>
          <w:delText>first information report (FIR)</w:delText>
        </w:r>
      </w:del>
      <w:ins w:id="720" w:author="Tejpal Singh [2]" w:date="2023-05-03T11:19:00Z">
        <w:r w:rsidR="00D87DA5" w:rsidRPr="00462C39">
          <w:rPr>
            <w:bCs/>
            <w:lang w:val="en-US" w:eastAsia="ja-JP"/>
          </w:rPr>
          <w:t xml:space="preserve"> </w:t>
        </w:r>
      </w:ins>
      <w:ins w:id="721" w:author="Tejpal Singh [2]" w:date="2023-05-03T11:20:00Z">
        <w:r w:rsidR="00371D29" w:rsidRPr="00462C39">
          <w:rPr>
            <w:bCs/>
            <w:lang w:val="en-US" w:eastAsia="ja-JP"/>
          </w:rPr>
          <w:t>complaint</w:t>
        </w:r>
      </w:ins>
      <w:ins w:id="722" w:author="Tejpal Singh [2]" w:date="2023-05-03T11:19:00Z">
        <w:r w:rsidR="005274D3" w:rsidRPr="00462C39">
          <w:rPr>
            <w:bCs/>
            <w:lang w:val="en-US" w:eastAsia="ja-JP"/>
          </w:rPr>
          <w:t xml:space="preserve"> filed with LEA</w:t>
        </w:r>
      </w:ins>
      <w:r w:rsidR="00893C62" w:rsidRPr="00462C39">
        <w:rPr>
          <w:bCs/>
          <w:lang w:val="en-US" w:eastAsia="ja-JP"/>
        </w:rPr>
        <w:t xml:space="preserve"> and identity proof</w:t>
      </w:r>
      <w:r w:rsidR="00253DDB" w:rsidRPr="00462C39">
        <w:rPr>
          <w:bCs/>
          <w:lang w:val="en-US" w:eastAsia="ja-JP"/>
        </w:rPr>
        <w:t xml:space="preserve">. As soon as the complaint is verified by concerned LEA, the entry </w:t>
      </w:r>
      <w:r w:rsidR="00ED08E1" w:rsidRPr="00462C39">
        <w:rPr>
          <w:bCs/>
          <w:lang w:val="en-US" w:eastAsia="ja-JP"/>
        </w:rPr>
        <w:t>is</w:t>
      </w:r>
      <w:r w:rsidR="00253DDB" w:rsidRPr="00462C39">
        <w:rPr>
          <w:bCs/>
          <w:lang w:val="en-US" w:eastAsia="ja-JP"/>
        </w:rPr>
        <w:t xml:space="preserve"> pushed to </w:t>
      </w:r>
      <w:ins w:id="723" w:author="Tejpal Singh [2]" w:date="2023-05-12T10:21:00Z">
        <w:r w:rsidR="007C0477" w:rsidRPr="00462C39">
          <w:rPr>
            <w:bCs/>
            <w:lang w:val="en-US" w:eastAsia="ja-JP"/>
          </w:rPr>
          <w:t xml:space="preserve">the </w:t>
        </w:r>
      </w:ins>
      <w:r w:rsidR="00253DDB" w:rsidRPr="00462C39">
        <w:rPr>
          <w:bCs/>
          <w:lang w:val="en-US" w:eastAsia="ja-JP"/>
        </w:rPr>
        <w:t>stolen device list of Central EIR</w:t>
      </w:r>
      <w:r w:rsidR="00BE0D47" w:rsidRPr="00462C39">
        <w:rPr>
          <w:bCs/>
          <w:lang w:val="en-US" w:eastAsia="ja-JP"/>
        </w:rPr>
        <w:t xml:space="preserve"> under relevant list</w:t>
      </w:r>
      <w:r w:rsidR="00253DDB" w:rsidRPr="00462C39">
        <w:rPr>
          <w:bCs/>
          <w:lang w:val="en-US" w:eastAsia="ja-JP"/>
        </w:rPr>
        <w:t xml:space="preserve">. As per LEA requirement, the device can either be placed in </w:t>
      </w:r>
      <w:r w:rsidR="002D240E" w:rsidRPr="00462C39">
        <w:rPr>
          <w:bCs/>
          <w:lang w:val="en-US" w:eastAsia="ja-JP"/>
        </w:rPr>
        <w:t>blocked list</w:t>
      </w:r>
      <w:r w:rsidR="00253DDB" w:rsidRPr="00462C39">
        <w:rPr>
          <w:bCs/>
          <w:lang w:val="en-US" w:eastAsia="ja-JP"/>
        </w:rPr>
        <w:t xml:space="preserve"> or in </w:t>
      </w:r>
      <w:r w:rsidR="002D240E" w:rsidRPr="00462C39">
        <w:rPr>
          <w:bCs/>
          <w:lang w:val="en-US" w:eastAsia="ja-JP"/>
        </w:rPr>
        <w:t>tracked</w:t>
      </w:r>
      <w:r w:rsidR="00253DDB" w:rsidRPr="00462C39">
        <w:rPr>
          <w:bCs/>
          <w:lang w:val="en-US" w:eastAsia="ja-JP"/>
        </w:rPr>
        <w:t xml:space="preserve"> list which is further </w:t>
      </w:r>
      <w:del w:id="724" w:author="Tejpal Singh [2]" w:date="2023-01-11T21:33:00Z">
        <w:r w:rsidR="00ED08E1" w:rsidRPr="00462C39" w:rsidDel="00A92D25">
          <w:rPr>
            <w:bCs/>
            <w:lang w:val="en-US" w:eastAsia="ja-JP"/>
          </w:rPr>
          <w:delText>pushed or</w:delText>
        </w:r>
      </w:del>
      <w:r w:rsidR="00253DDB" w:rsidRPr="00462C39">
        <w:rPr>
          <w:bCs/>
          <w:lang w:val="en-US" w:eastAsia="ja-JP"/>
        </w:rPr>
        <w:t xml:space="preserve">replicated to the MNO-EIRs.  </w:t>
      </w:r>
    </w:p>
    <w:p w14:paraId="576F63E8" w14:textId="6B644344" w:rsidR="00851DFF" w:rsidRPr="00333AB5" w:rsidRDefault="00253D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del w:id="725" w:author="Tejpal Singh [2]" w:date="2023-01-11T21:35:00Z">
        <w:r w:rsidRPr="00462C39" w:rsidDel="00A92D25">
          <w:rPr>
            <w:bCs/>
            <w:lang w:val="en-US" w:eastAsia="ja-JP"/>
          </w:rPr>
          <w:delText xml:space="preserve">When </w:delText>
        </w:r>
      </w:del>
      <w:ins w:id="726" w:author="Tejpal Singh [2]" w:date="2023-01-11T21:35:00Z">
        <w:r w:rsidR="00A92D25" w:rsidRPr="00462C39">
          <w:rPr>
            <w:bCs/>
            <w:lang w:val="en-US" w:eastAsia="ja-JP"/>
          </w:rPr>
          <w:t xml:space="preserve"> After</w:t>
        </w:r>
      </w:ins>
      <w:r w:rsidR="009C496E" w:rsidRPr="00462C39">
        <w:rPr>
          <w:bCs/>
          <w:lang w:val="en-US" w:eastAsia="ja-JP"/>
        </w:rPr>
        <w:t xml:space="preserve"> </w:t>
      </w:r>
      <w:r w:rsidRPr="00462C39">
        <w:rPr>
          <w:bCs/>
          <w:lang w:val="en-US" w:eastAsia="ja-JP"/>
        </w:rPr>
        <w:t xml:space="preserve">the mobile </w:t>
      </w:r>
      <w:ins w:id="727" w:author="email" w:date="2023-05-11T21:40:00Z">
        <w:r w:rsidR="00892920" w:rsidRPr="00462C39">
          <w:rPr>
            <w:bCs/>
            <w:lang w:val="en-US" w:eastAsia="ja-JP"/>
          </w:rPr>
          <w:t xml:space="preserve">ICT </w:t>
        </w:r>
      </w:ins>
      <w:r w:rsidRPr="00462C39">
        <w:rPr>
          <w:bCs/>
          <w:lang w:val="en-US" w:eastAsia="ja-JP"/>
        </w:rPr>
        <w:t xml:space="preserve">device is </w:t>
      </w:r>
      <w:ins w:id="728" w:author="Tejpal Singh [2]" w:date="2023-01-11T21:34:00Z">
        <w:r w:rsidR="00A92D25" w:rsidRPr="00462C39">
          <w:rPr>
            <w:bCs/>
            <w:lang w:val="en-US" w:eastAsia="ja-JP"/>
          </w:rPr>
          <w:t xml:space="preserve">tracked and </w:t>
        </w:r>
      </w:ins>
      <w:r w:rsidRPr="00462C39">
        <w:rPr>
          <w:bCs/>
          <w:lang w:val="en-US" w:eastAsia="ja-JP"/>
        </w:rPr>
        <w:t>recovered by LEA</w:t>
      </w:r>
      <w:r w:rsidR="00893C62" w:rsidRPr="00462C39">
        <w:rPr>
          <w:bCs/>
          <w:lang w:val="en-US" w:eastAsia="ja-JP"/>
        </w:rPr>
        <w:t xml:space="preserve"> or by user</w:t>
      </w:r>
      <w:r w:rsidR="00ED08E1" w:rsidRPr="00462C39">
        <w:rPr>
          <w:bCs/>
          <w:lang w:val="en-US" w:eastAsia="ja-JP"/>
        </w:rPr>
        <w:t>s them</w:t>
      </w:r>
      <w:del w:id="729" w:author="Tejpal Singh [2]" w:date="2023-05-03T11:21:00Z">
        <w:r w:rsidR="00ED08E1" w:rsidRPr="00462C39" w:rsidDel="00FD5111">
          <w:rPr>
            <w:bCs/>
            <w:lang w:val="en-US" w:eastAsia="ja-JP"/>
          </w:rPr>
          <w:delText xml:space="preserve"> self</w:delText>
        </w:r>
      </w:del>
      <w:ins w:id="730" w:author="Tejpal Singh [2]" w:date="2023-05-03T11:21:00Z">
        <w:r w:rsidR="00FD5111" w:rsidRPr="00462C39">
          <w:rPr>
            <w:bCs/>
            <w:lang w:val="en-US" w:eastAsia="ja-JP"/>
          </w:rPr>
          <w:t>selves</w:t>
        </w:r>
      </w:ins>
      <w:r w:rsidRPr="00462C39">
        <w:rPr>
          <w:bCs/>
          <w:lang w:val="en-US" w:eastAsia="ja-JP"/>
        </w:rPr>
        <w:t xml:space="preserve">, the </w:t>
      </w:r>
      <w:ins w:id="731" w:author="Tejpal Singh [2]" w:date="2023-01-11T21:35:00Z">
        <w:r w:rsidR="00A92D25" w:rsidRPr="00462C39">
          <w:rPr>
            <w:bCs/>
            <w:lang w:val="en-US" w:eastAsia="ja-JP"/>
          </w:rPr>
          <w:t xml:space="preserve">IMEI of the </w:t>
        </w:r>
      </w:ins>
      <w:r w:rsidRPr="00462C39">
        <w:rPr>
          <w:bCs/>
          <w:lang w:val="en-US" w:eastAsia="ja-JP"/>
        </w:rPr>
        <w:t xml:space="preserve">device </w:t>
      </w:r>
      <w:ins w:id="732" w:author="Tejpal Singh [2]" w:date="2023-05-03T11:22:00Z">
        <w:r w:rsidR="00FD5111" w:rsidRPr="00462C39">
          <w:rPr>
            <w:bCs/>
            <w:lang w:val="en-US" w:eastAsia="ja-JP"/>
          </w:rPr>
          <w:t>may</w:t>
        </w:r>
      </w:ins>
      <w:del w:id="733" w:author="Tejpal Singh [2]" w:date="2023-05-03T11:22:00Z">
        <w:r w:rsidRPr="00462C39" w:rsidDel="00FD5111">
          <w:rPr>
            <w:bCs/>
            <w:lang w:val="en-US" w:eastAsia="ja-JP"/>
          </w:rPr>
          <w:delText xml:space="preserve">can </w:delText>
        </w:r>
      </w:del>
      <w:r w:rsidRPr="00462C39">
        <w:rPr>
          <w:bCs/>
          <w:lang w:val="en-US" w:eastAsia="ja-JP"/>
        </w:rPr>
        <w:t xml:space="preserve">be removed from stolen </w:t>
      </w:r>
      <w:r w:rsidR="00ED08E1" w:rsidRPr="00462C39">
        <w:rPr>
          <w:bCs/>
          <w:lang w:val="en-US" w:eastAsia="ja-JP"/>
        </w:rPr>
        <w:t xml:space="preserve">or lost </w:t>
      </w:r>
      <w:r w:rsidRPr="00462C39">
        <w:rPr>
          <w:bCs/>
          <w:lang w:val="en-US" w:eastAsia="ja-JP"/>
        </w:rPr>
        <w:t xml:space="preserve">device DB and </w:t>
      </w:r>
      <w:ins w:id="734" w:author="Tejpal Singh [2]" w:date="2023-01-11T21:35:00Z">
        <w:r w:rsidR="00A92D25" w:rsidRPr="00462C39">
          <w:rPr>
            <w:bCs/>
            <w:lang w:val="en-US" w:eastAsia="ja-JP"/>
          </w:rPr>
          <w:t xml:space="preserve">also </w:t>
        </w:r>
      </w:ins>
      <w:r w:rsidR="00ED08E1" w:rsidRPr="00462C39">
        <w:rPr>
          <w:bCs/>
          <w:lang w:val="en-US" w:eastAsia="ja-JP"/>
        </w:rPr>
        <w:t xml:space="preserve">be removed from </w:t>
      </w:r>
      <w:r w:rsidR="002D240E" w:rsidRPr="00462C39">
        <w:rPr>
          <w:bCs/>
          <w:lang w:val="en-US" w:eastAsia="ja-JP"/>
        </w:rPr>
        <w:t xml:space="preserve">blocked list </w:t>
      </w:r>
      <w:r w:rsidR="00893C62" w:rsidRPr="00462C39">
        <w:rPr>
          <w:bCs/>
          <w:lang w:val="en-US" w:eastAsia="ja-JP"/>
        </w:rPr>
        <w:t>through the same user interface</w:t>
      </w:r>
      <w:r w:rsidRPr="00462C39">
        <w:rPr>
          <w:bCs/>
          <w:lang w:val="en-US" w:eastAsia="ja-JP"/>
        </w:rPr>
        <w:t xml:space="preserve">. </w:t>
      </w:r>
      <w:r w:rsidR="00851DFF" w:rsidRPr="00462C39">
        <w:rPr>
          <w:bCs/>
          <w:lang w:val="en-US" w:eastAsia="ja-JP"/>
        </w:rPr>
        <w:t xml:space="preserve">This </w:t>
      </w:r>
      <w:del w:id="735" w:author="Tejpal Singh [2]" w:date="2023-01-11T21:36:00Z">
        <w:r w:rsidR="00851DFF" w:rsidRPr="00462C39" w:rsidDel="00A92D25">
          <w:rPr>
            <w:bCs/>
            <w:lang w:val="en-US" w:eastAsia="ja-JP"/>
          </w:rPr>
          <w:delText xml:space="preserve">system </w:delText>
        </w:r>
      </w:del>
      <w:ins w:id="736" w:author="Tejpal Singh [2]" w:date="2023-01-11T21:36:00Z">
        <w:r w:rsidR="00A92D25" w:rsidRPr="00462C39">
          <w:rPr>
            <w:bCs/>
            <w:lang w:val="en-US" w:eastAsia="ja-JP"/>
          </w:rPr>
          <w:t xml:space="preserve"> process</w:t>
        </w:r>
      </w:ins>
      <w:r w:rsidR="009C496E" w:rsidRPr="00462C39">
        <w:rPr>
          <w:bCs/>
          <w:lang w:val="en-US" w:eastAsia="ja-JP"/>
        </w:rPr>
        <w:t xml:space="preserve"> </w:t>
      </w:r>
      <w:r w:rsidR="00851DFF" w:rsidRPr="00462C39">
        <w:rPr>
          <w:bCs/>
          <w:lang w:val="en-US" w:eastAsia="ja-JP"/>
        </w:rPr>
        <w:t>provide flexibility</w:t>
      </w:r>
      <w:r w:rsidR="00851DFF" w:rsidRPr="00333AB5">
        <w:rPr>
          <w:bCs/>
          <w:lang w:val="en-US" w:eastAsia="ja-JP"/>
        </w:rPr>
        <w:t xml:space="preserve"> and convenience to consumers in lodging complaints </w:t>
      </w:r>
      <w:del w:id="737" w:author="Tejpal Singh [2]" w:date="2023-04-21T12:00:00Z">
        <w:r w:rsidR="00851DFF" w:rsidRPr="00333AB5" w:rsidDel="004E4C00">
          <w:rPr>
            <w:bCs/>
            <w:lang w:val="en-US" w:eastAsia="ja-JP"/>
          </w:rPr>
          <w:delText>and also</w:delText>
        </w:r>
      </w:del>
      <w:ins w:id="738" w:author="Tejpal Singh [2]" w:date="2023-04-21T12:00:00Z">
        <w:r w:rsidR="004E4C00" w:rsidRPr="00333AB5">
          <w:rPr>
            <w:bCs/>
            <w:lang w:val="en-US" w:eastAsia="ja-JP"/>
          </w:rPr>
          <w:t>and</w:t>
        </w:r>
      </w:ins>
      <w:r w:rsidR="00851DFF" w:rsidRPr="00333AB5">
        <w:rPr>
          <w:bCs/>
          <w:lang w:val="en-US" w:eastAsia="ja-JP"/>
        </w:rPr>
        <w:t xml:space="preserve"> to LEAs in effectively dealing with increas</w:t>
      </w:r>
      <w:r w:rsidR="00ED08E1" w:rsidRPr="00333AB5">
        <w:rPr>
          <w:bCs/>
          <w:lang w:val="en-US" w:eastAsia="ja-JP"/>
        </w:rPr>
        <w:t xml:space="preserve">ing numbers of cases of </w:t>
      </w:r>
      <w:del w:id="739" w:author="Tejpal Singh [2]" w:date="2023-01-11T21:37:00Z">
        <w:r w:rsidR="00ED08E1" w:rsidRPr="00333AB5" w:rsidDel="00A92D25">
          <w:rPr>
            <w:bCs/>
            <w:lang w:val="en-US" w:eastAsia="ja-JP"/>
          </w:rPr>
          <w:delText xml:space="preserve">theft </w:delText>
        </w:r>
      </w:del>
      <w:ins w:id="740" w:author="Tejpal Singh [2]" w:date="2023-01-11T21:37:00Z">
        <w:r w:rsidR="00A92D25">
          <w:rPr>
            <w:bCs/>
            <w:lang w:val="en-US" w:eastAsia="ja-JP"/>
          </w:rPr>
          <w:t xml:space="preserve"> stolen</w:t>
        </w:r>
      </w:ins>
      <w:r w:rsidR="009C496E">
        <w:rPr>
          <w:bCs/>
          <w:lang w:val="en-US" w:eastAsia="ja-JP"/>
        </w:rPr>
        <w:t xml:space="preserve"> </w:t>
      </w:r>
      <w:r w:rsidR="00ED08E1" w:rsidRPr="00333AB5">
        <w:rPr>
          <w:bCs/>
          <w:lang w:val="en-US" w:eastAsia="ja-JP"/>
        </w:rPr>
        <w:t xml:space="preserve">or </w:t>
      </w:r>
      <w:r w:rsidR="00505F01" w:rsidRPr="00333AB5">
        <w:rPr>
          <w:bCs/>
          <w:lang w:val="en-US" w:eastAsia="ja-JP"/>
        </w:rPr>
        <w:t>lost mobile</w:t>
      </w:r>
      <w:r w:rsidR="00851DFF" w:rsidRPr="00333AB5">
        <w:rPr>
          <w:bCs/>
          <w:lang w:val="en-US" w:eastAsia="ja-JP"/>
        </w:rPr>
        <w:t xml:space="preserve"> ICT devices. </w:t>
      </w:r>
    </w:p>
    <w:p w14:paraId="576F63E9" w14:textId="48398E99" w:rsidR="00851DFF" w:rsidRPr="00333AB5" w:rsidRDefault="00851DF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lastRenderedPageBreak/>
        <w:t xml:space="preserve">The IMEIs of </w:t>
      </w:r>
      <w:r w:rsidR="00505F01" w:rsidRPr="00333AB5">
        <w:rPr>
          <w:bCs/>
          <w:lang w:val="en-US" w:eastAsia="ja-JP"/>
        </w:rPr>
        <w:t>non-recovered</w:t>
      </w:r>
      <w:r w:rsidRPr="00333AB5">
        <w:rPr>
          <w:bCs/>
          <w:lang w:val="en-US" w:eastAsia="ja-JP"/>
        </w:rPr>
        <w:t xml:space="preserve"> devices can b</w:t>
      </w:r>
      <w:r w:rsidR="002D240E" w:rsidRPr="00333AB5">
        <w:rPr>
          <w:bCs/>
          <w:lang w:val="en-US" w:eastAsia="ja-JP"/>
        </w:rPr>
        <w:t xml:space="preserve">e placed in </w:t>
      </w:r>
      <w:ins w:id="741" w:author="Tejpal Singh [2]" w:date="2023-05-12T10:22:00Z">
        <w:r w:rsidR="007C0477">
          <w:rPr>
            <w:bCs/>
            <w:lang w:val="en-US" w:eastAsia="ja-JP"/>
          </w:rPr>
          <w:t xml:space="preserve">the </w:t>
        </w:r>
      </w:ins>
      <w:r w:rsidR="002D240E" w:rsidRPr="00333AB5">
        <w:rPr>
          <w:bCs/>
          <w:lang w:val="en-US" w:eastAsia="ja-JP"/>
        </w:rPr>
        <w:t>permanent blocked list</w:t>
      </w:r>
      <w:r w:rsidRPr="00333AB5">
        <w:rPr>
          <w:bCs/>
          <w:lang w:val="en-US" w:eastAsia="ja-JP"/>
        </w:rPr>
        <w:t xml:space="preserve"> of Central EIR so that </w:t>
      </w:r>
      <w:del w:id="742" w:author="Tejpal Singh [2]" w:date="2023-01-11T21:39:00Z">
        <w:r w:rsidRPr="00333AB5" w:rsidDel="00A92D25">
          <w:rPr>
            <w:bCs/>
            <w:lang w:val="en-US" w:eastAsia="ja-JP"/>
          </w:rPr>
          <w:delText xml:space="preserve">they </w:delText>
        </w:r>
      </w:del>
      <w:ins w:id="743" w:author="Tejpal Singh [2]" w:date="2023-01-11T21:39:00Z">
        <w:r w:rsidR="00A92D25">
          <w:rPr>
            <w:bCs/>
            <w:lang w:val="en-US" w:eastAsia="ja-JP"/>
          </w:rPr>
          <w:t xml:space="preserve"> valid unique </w:t>
        </w:r>
        <w:r w:rsidR="00FD782B">
          <w:rPr>
            <w:bCs/>
            <w:lang w:val="en-US" w:eastAsia="ja-JP"/>
          </w:rPr>
          <w:t xml:space="preserve">mobile </w:t>
        </w:r>
        <w:r w:rsidR="00A92D25">
          <w:rPr>
            <w:bCs/>
            <w:lang w:val="en-US" w:eastAsia="ja-JP"/>
          </w:rPr>
          <w:t>device identifiers</w:t>
        </w:r>
      </w:ins>
      <w:r w:rsidR="009C496E">
        <w:rPr>
          <w:bCs/>
          <w:lang w:val="en-US" w:eastAsia="ja-JP"/>
        </w:rPr>
        <w:t xml:space="preserve"> </w:t>
      </w:r>
      <w:r w:rsidRPr="00333AB5">
        <w:rPr>
          <w:bCs/>
          <w:lang w:val="en-US" w:eastAsia="ja-JP"/>
        </w:rPr>
        <w:t xml:space="preserve">cannot be </w:t>
      </w:r>
      <w:del w:id="744" w:author="Tejpal Singh [2]" w:date="2023-01-11T21:37:00Z">
        <w:r w:rsidRPr="00333AB5" w:rsidDel="00A92D25">
          <w:rPr>
            <w:bCs/>
            <w:lang w:val="en-US" w:eastAsia="ja-JP"/>
          </w:rPr>
          <w:delText xml:space="preserve">programmed </w:delText>
        </w:r>
      </w:del>
      <w:ins w:id="745" w:author="Tejpal Singh [2]" w:date="2023-01-11T21:37:00Z">
        <w:r w:rsidR="00A92D25">
          <w:rPr>
            <w:bCs/>
            <w:lang w:val="en-US" w:eastAsia="ja-JP"/>
          </w:rPr>
          <w:t>replicated</w:t>
        </w:r>
      </w:ins>
      <w:r w:rsidR="009C496E">
        <w:rPr>
          <w:bCs/>
          <w:lang w:val="en-US" w:eastAsia="ja-JP"/>
        </w:rPr>
        <w:t xml:space="preserve"> </w:t>
      </w:r>
      <w:r w:rsidRPr="00333AB5">
        <w:rPr>
          <w:bCs/>
          <w:lang w:val="en-US" w:eastAsia="ja-JP"/>
        </w:rPr>
        <w:t xml:space="preserve">in counterfeit </w:t>
      </w:r>
      <w:ins w:id="746" w:author="Tejpal Singh [2]" w:date="2023-01-11T21:38:00Z">
        <w:r w:rsidR="00A92D25">
          <w:rPr>
            <w:bCs/>
            <w:lang w:val="en-US" w:eastAsia="ja-JP"/>
          </w:rPr>
          <w:t xml:space="preserve">or tampered ICT </w:t>
        </w:r>
      </w:ins>
      <w:ins w:id="747" w:author="Tejpal Singh [2]" w:date="2023-01-11T21:40:00Z">
        <w:r w:rsidR="00FD782B">
          <w:rPr>
            <w:bCs/>
            <w:lang w:val="en-US" w:eastAsia="ja-JP"/>
          </w:rPr>
          <w:t xml:space="preserve">mobile </w:t>
        </w:r>
      </w:ins>
      <w:r w:rsidRPr="00333AB5">
        <w:rPr>
          <w:bCs/>
          <w:lang w:val="en-US" w:eastAsia="ja-JP"/>
        </w:rPr>
        <w:t xml:space="preserve">devices in future. </w:t>
      </w:r>
    </w:p>
    <w:p w14:paraId="576F63EA" w14:textId="77777777" w:rsidR="008177EB" w:rsidRPr="00333AB5" w:rsidRDefault="00B62E3B" w:rsidP="008177EB">
      <w:pPr>
        <w:rPr>
          <w:b/>
          <w:lang w:val="en-US" w:eastAsia="ja-JP"/>
        </w:rPr>
      </w:pPr>
      <w:r w:rsidRPr="00333AB5">
        <w:rPr>
          <w:b/>
          <w:lang w:val="en-US" w:eastAsia="ja-JP"/>
        </w:rPr>
        <w:t>8.4</w:t>
      </w:r>
      <w:r w:rsidR="008177EB" w:rsidRPr="00333AB5">
        <w:rPr>
          <w:b/>
          <w:lang w:val="en-US" w:eastAsia="ja-JP"/>
        </w:rPr>
        <w:tab/>
        <w:t xml:space="preserve">National Unified Platform </w:t>
      </w:r>
      <w:r w:rsidR="002F5616" w:rsidRPr="00333AB5">
        <w:rPr>
          <w:b/>
          <w:lang w:val="en-US" w:eastAsia="ja-JP"/>
        </w:rPr>
        <w:t>with Central EIR</w:t>
      </w:r>
    </w:p>
    <w:p w14:paraId="576F63EB" w14:textId="5EFE0AAD" w:rsidR="002548B8" w:rsidRPr="00333AB5" w:rsidRDefault="0095047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Central EIR will </w:t>
      </w:r>
      <w:r w:rsidR="00DD6172" w:rsidRPr="00333AB5">
        <w:rPr>
          <w:bCs/>
          <w:lang w:val="en-US" w:eastAsia="ja-JP"/>
        </w:rPr>
        <w:t xml:space="preserve">have interfaces with </w:t>
      </w:r>
      <w:r w:rsidRPr="00333AB5">
        <w:rPr>
          <w:bCs/>
          <w:lang w:val="en-US" w:eastAsia="ja-JP"/>
        </w:rPr>
        <w:t xml:space="preserve">relevant reference </w:t>
      </w:r>
      <w:r w:rsidR="00AA1FE0" w:rsidRPr="00333AB5">
        <w:rPr>
          <w:bCs/>
          <w:lang w:val="en-US" w:eastAsia="ja-JP"/>
        </w:rPr>
        <w:t>data sources</w:t>
      </w:r>
      <w:r w:rsidR="00DD6172" w:rsidRPr="00333AB5">
        <w:rPr>
          <w:bCs/>
          <w:lang w:val="en-US" w:eastAsia="ja-JP"/>
        </w:rPr>
        <w:t xml:space="preserve"> and update</w:t>
      </w:r>
      <w:r w:rsidR="00AA1FE0" w:rsidRPr="00333AB5">
        <w:rPr>
          <w:bCs/>
          <w:lang w:val="en-US" w:eastAsia="ja-JP"/>
        </w:rPr>
        <w:t xml:space="preserve"> or </w:t>
      </w:r>
      <w:r w:rsidR="00505F01" w:rsidRPr="00333AB5">
        <w:rPr>
          <w:bCs/>
          <w:lang w:val="en-US" w:eastAsia="ja-JP"/>
        </w:rPr>
        <w:t>synchronize</w:t>
      </w:r>
      <w:r w:rsidR="00DD6172" w:rsidRPr="00333AB5">
        <w:rPr>
          <w:bCs/>
          <w:lang w:val="en-US" w:eastAsia="ja-JP"/>
        </w:rPr>
        <w:t xml:space="preserve"> data with defined periodicity or query on-line as per </w:t>
      </w:r>
      <w:r w:rsidR="00663655" w:rsidRPr="00333AB5">
        <w:rPr>
          <w:bCs/>
          <w:lang w:val="en-US" w:eastAsia="ja-JP"/>
        </w:rPr>
        <w:t>agreed arrangement by Member State and concerned reference data provider</w:t>
      </w:r>
      <w:r w:rsidRPr="00333AB5">
        <w:rPr>
          <w:bCs/>
          <w:lang w:val="en-US" w:eastAsia="ja-JP"/>
        </w:rPr>
        <w:t xml:space="preserve">. </w:t>
      </w:r>
      <w:r w:rsidR="00574603" w:rsidRPr="00333AB5">
        <w:rPr>
          <w:bCs/>
          <w:lang w:val="en-US" w:eastAsia="ja-JP"/>
        </w:rPr>
        <w:t>The</w:t>
      </w:r>
      <w:r w:rsidR="00DD6172" w:rsidRPr="00333AB5">
        <w:rPr>
          <w:bCs/>
          <w:lang w:val="en-US" w:eastAsia="ja-JP"/>
        </w:rPr>
        <w:t xml:space="preserve"> main reference data source </w:t>
      </w:r>
      <w:del w:id="748" w:author="Tejpal Singh [2]" w:date="2023-01-11T21:41:00Z">
        <w:r w:rsidR="00DD6172" w:rsidRPr="00333AB5" w:rsidDel="0049471F">
          <w:rPr>
            <w:bCs/>
            <w:lang w:val="en-US" w:eastAsia="ja-JP"/>
          </w:rPr>
          <w:delText xml:space="preserve">is </w:delText>
        </w:r>
      </w:del>
      <w:ins w:id="749" w:author="Tejpal Singh [2]" w:date="2023-01-11T21:41:00Z">
        <w:r w:rsidR="0049471F">
          <w:rPr>
            <w:bCs/>
            <w:lang w:val="en-US" w:eastAsia="ja-JP"/>
          </w:rPr>
          <w:t>will be</w:t>
        </w:r>
      </w:ins>
      <w:r w:rsidR="009C496E">
        <w:rPr>
          <w:bCs/>
          <w:lang w:val="en-US" w:eastAsia="ja-JP"/>
        </w:rPr>
        <w:t xml:space="preserve"> </w:t>
      </w:r>
      <w:r w:rsidR="00DD6172" w:rsidRPr="00333AB5">
        <w:rPr>
          <w:bCs/>
          <w:lang w:val="en-US" w:eastAsia="ja-JP"/>
        </w:rPr>
        <w:t xml:space="preserve">GSMA’s </w:t>
      </w:r>
      <w:r w:rsidR="00574603" w:rsidRPr="00333AB5">
        <w:rPr>
          <w:bCs/>
          <w:lang w:val="en-US" w:eastAsia="ja-JP"/>
        </w:rPr>
        <w:t>International Mobile Equipm</w:t>
      </w:r>
      <w:r w:rsidR="00AE5833" w:rsidRPr="00333AB5">
        <w:rPr>
          <w:bCs/>
          <w:lang w:val="en-US" w:eastAsia="ja-JP"/>
        </w:rPr>
        <w:t>ent Identity Database (IMEI DB)</w:t>
      </w:r>
      <w:r w:rsidR="00DD6172" w:rsidRPr="00333AB5">
        <w:rPr>
          <w:bCs/>
          <w:lang w:val="en-US" w:eastAsia="ja-JP"/>
        </w:rPr>
        <w:t xml:space="preserve">. </w:t>
      </w:r>
      <w:r w:rsidR="00AE5833" w:rsidRPr="00333AB5">
        <w:rPr>
          <w:bCs/>
          <w:lang w:val="en-US" w:eastAsia="ja-JP"/>
        </w:rPr>
        <w:t>It</w:t>
      </w:r>
      <w:r w:rsidR="00574603" w:rsidRPr="00333AB5">
        <w:rPr>
          <w:bCs/>
          <w:lang w:val="en-US" w:eastAsia="ja-JP"/>
        </w:rPr>
        <w:t xml:space="preserve"> is a global central database containing basic information on the</w:t>
      </w:r>
      <w:r w:rsidR="00AE5833" w:rsidRPr="00333AB5">
        <w:rPr>
          <w:bCs/>
          <w:lang w:val="en-US" w:eastAsia="ja-JP"/>
        </w:rPr>
        <w:t xml:space="preserve"> valid</w:t>
      </w:r>
      <w:r w:rsidR="00574603" w:rsidRPr="00333AB5">
        <w:rPr>
          <w:bCs/>
          <w:lang w:val="en-US" w:eastAsia="ja-JP"/>
        </w:rPr>
        <w:t xml:space="preserve"> serial number (</w:t>
      </w:r>
      <w:hyperlink r:id="rId26" w:history="1">
        <w:r w:rsidR="00574603" w:rsidRPr="00333AB5">
          <w:rPr>
            <w:bCs/>
            <w:lang w:val="en-US" w:eastAsia="ja-JP"/>
          </w:rPr>
          <w:t>IMEI</w:t>
        </w:r>
      </w:hyperlink>
      <w:r w:rsidR="00574603" w:rsidRPr="00333AB5">
        <w:rPr>
          <w:bCs/>
          <w:lang w:val="en-US" w:eastAsia="ja-JP"/>
        </w:rPr>
        <w:t xml:space="preserve">) ranges </w:t>
      </w:r>
      <w:r w:rsidR="00AE5833" w:rsidRPr="00333AB5">
        <w:rPr>
          <w:bCs/>
          <w:lang w:val="en-US" w:eastAsia="ja-JP"/>
        </w:rPr>
        <w:t>for</w:t>
      </w:r>
      <w:r w:rsidR="00574603" w:rsidRPr="00333AB5">
        <w:rPr>
          <w:bCs/>
          <w:lang w:val="en-US" w:eastAsia="ja-JP"/>
        </w:rPr>
        <w:t xml:space="preserve"> mobile </w:t>
      </w:r>
      <w:r w:rsidR="00AE5833" w:rsidRPr="00333AB5">
        <w:rPr>
          <w:bCs/>
          <w:lang w:val="en-US" w:eastAsia="ja-JP"/>
        </w:rPr>
        <w:t xml:space="preserve">ICT </w:t>
      </w:r>
      <w:r w:rsidR="00574603" w:rsidRPr="00333AB5">
        <w:rPr>
          <w:bCs/>
          <w:lang w:val="en-US" w:eastAsia="ja-JP"/>
        </w:rPr>
        <w:t xml:space="preserve">devices (e.g. mobile phones, laptop data cards, etc.) across the world. </w:t>
      </w:r>
      <w:r w:rsidR="00DD6172" w:rsidRPr="00333AB5">
        <w:rPr>
          <w:bCs/>
          <w:lang w:val="en-US" w:eastAsia="ja-JP"/>
        </w:rPr>
        <w:t>Ba</w:t>
      </w:r>
      <w:r w:rsidR="00AA1FE0" w:rsidRPr="00333AB5">
        <w:rPr>
          <w:bCs/>
          <w:lang w:val="en-US" w:eastAsia="ja-JP"/>
        </w:rPr>
        <w:t>sed on the overall functional</w:t>
      </w:r>
      <w:r w:rsidR="00DD6172" w:rsidRPr="00333AB5">
        <w:rPr>
          <w:bCs/>
          <w:lang w:val="en-US" w:eastAsia="ja-JP"/>
        </w:rPr>
        <w:t xml:space="preserve"> requirements, </w:t>
      </w:r>
      <w:r w:rsidR="002548B8" w:rsidRPr="00333AB5">
        <w:rPr>
          <w:bCs/>
          <w:lang w:val="en-US" w:eastAsia="ja-JP"/>
        </w:rPr>
        <w:t xml:space="preserve">Central EIR </w:t>
      </w:r>
      <w:r w:rsidR="00AE5833" w:rsidRPr="00333AB5">
        <w:rPr>
          <w:bCs/>
          <w:lang w:val="en-US" w:eastAsia="ja-JP"/>
        </w:rPr>
        <w:t>may also</w:t>
      </w:r>
      <w:r w:rsidR="00DD6172" w:rsidRPr="00333AB5">
        <w:rPr>
          <w:bCs/>
          <w:lang w:val="en-US" w:eastAsia="ja-JP"/>
        </w:rPr>
        <w:t xml:space="preserve"> maintain additional details which may</w:t>
      </w:r>
      <w:r w:rsidR="00AE5833" w:rsidRPr="00333AB5">
        <w:rPr>
          <w:bCs/>
          <w:lang w:val="en-US" w:eastAsia="ja-JP"/>
        </w:rPr>
        <w:t xml:space="preserve"> include </w:t>
      </w:r>
      <w:r w:rsidRPr="00333AB5">
        <w:rPr>
          <w:bCs/>
          <w:lang w:val="en-US" w:eastAsia="ja-JP"/>
        </w:rPr>
        <w:t>but not limited to:</w:t>
      </w:r>
    </w:p>
    <w:p w14:paraId="576F63EC" w14:textId="77777777" w:rsidR="002548B8" w:rsidRPr="00333AB5" w:rsidRDefault="002D240E" w:rsidP="008E2959">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jc w:val="left"/>
        <w:textAlignment w:val="auto"/>
        <w:rPr>
          <w:bCs/>
          <w:lang w:val="en-US" w:eastAsia="ja-JP"/>
        </w:rPr>
      </w:pPr>
      <w:r w:rsidRPr="00505F01">
        <w:rPr>
          <w:bCs/>
          <w:u w:val="single"/>
          <w:lang w:val="en-US" w:eastAsia="ja-JP"/>
        </w:rPr>
        <w:t>Permitted</w:t>
      </w:r>
      <w:r w:rsidR="00505F01">
        <w:rPr>
          <w:bCs/>
          <w:u w:val="single"/>
          <w:lang w:val="en-US" w:eastAsia="ja-JP"/>
        </w:rPr>
        <w:t>-</w:t>
      </w:r>
      <w:r w:rsidR="00AE5833" w:rsidRPr="00505F01">
        <w:rPr>
          <w:bCs/>
          <w:u w:val="single"/>
          <w:lang w:val="en-US" w:eastAsia="ja-JP"/>
        </w:rPr>
        <w:t>List</w:t>
      </w:r>
      <w:r w:rsidR="002548B8" w:rsidRPr="00333AB5">
        <w:rPr>
          <w:bCs/>
          <w:lang w:val="en-US" w:eastAsia="ja-JP"/>
        </w:rPr>
        <w:t xml:space="preserve"> – for devices that are allowed to register in the </w:t>
      </w:r>
      <w:r w:rsidR="00AA1FE0" w:rsidRPr="00333AB5">
        <w:rPr>
          <w:bCs/>
          <w:lang w:val="en-US" w:eastAsia="ja-JP"/>
        </w:rPr>
        <w:t>mobile</w:t>
      </w:r>
      <w:r w:rsidR="002548B8" w:rsidRPr="00333AB5">
        <w:rPr>
          <w:bCs/>
          <w:lang w:val="en-US" w:eastAsia="ja-JP"/>
        </w:rPr>
        <w:t xml:space="preserve"> network,</w:t>
      </w:r>
    </w:p>
    <w:p w14:paraId="576F63ED" w14:textId="42510DB2" w:rsidR="002548B8" w:rsidRPr="00333AB5" w:rsidRDefault="00505F01" w:rsidP="008E2959">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jc w:val="left"/>
        <w:textAlignment w:val="auto"/>
        <w:rPr>
          <w:bCs/>
          <w:lang w:val="en-US" w:eastAsia="ja-JP"/>
        </w:rPr>
      </w:pPr>
      <w:r w:rsidRPr="00505F01">
        <w:rPr>
          <w:bCs/>
          <w:u w:val="single"/>
          <w:lang w:val="en-US" w:eastAsia="ja-JP"/>
        </w:rPr>
        <w:t>Blocked</w:t>
      </w:r>
      <w:r>
        <w:rPr>
          <w:bCs/>
          <w:u w:val="single"/>
          <w:lang w:val="en-US" w:eastAsia="ja-JP"/>
        </w:rPr>
        <w:t>-</w:t>
      </w:r>
      <w:r w:rsidRPr="00505F01">
        <w:rPr>
          <w:bCs/>
          <w:u w:val="single"/>
          <w:lang w:val="en-US" w:eastAsia="ja-JP"/>
        </w:rPr>
        <w:t>List</w:t>
      </w:r>
      <w:r w:rsidR="002548B8" w:rsidRPr="00333AB5">
        <w:rPr>
          <w:bCs/>
          <w:lang w:val="en-US" w:eastAsia="ja-JP"/>
        </w:rPr>
        <w:t>– for devices that are prohibited to r</w:t>
      </w:r>
      <w:r w:rsidR="00AE5833" w:rsidRPr="00333AB5">
        <w:rPr>
          <w:bCs/>
          <w:lang w:val="en-US" w:eastAsia="ja-JP"/>
        </w:rPr>
        <w:t xml:space="preserve">egister in the </w:t>
      </w:r>
      <w:r w:rsidR="00AA1FE0" w:rsidRPr="00333AB5">
        <w:rPr>
          <w:bCs/>
          <w:lang w:val="en-US" w:eastAsia="ja-JP"/>
        </w:rPr>
        <w:t>mobile</w:t>
      </w:r>
      <w:r w:rsidR="00AE5833" w:rsidRPr="00333AB5">
        <w:rPr>
          <w:bCs/>
          <w:lang w:val="en-US" w:eastAsia="ja-JP"/>
        </w:rPr>
        <w:t xml:space="preserve"> network based on defined criteria by </w:t>
      </w:r>
      <w:ins w:id="750" w:author="Tejpal Singh [2]" w:date="2023-01-11T21:42:00Z">
        <w:r w:rsidR="0049471F">
          <w:rPr>
            <w:bCs/>
            <w:lang w:val="en-US" w:eastAsia="ja-JP"/>
          </w:rPr>
          <w:t xml:space="preserve">concerned </w:t>
        </w:r>
      </w:ins>
      <w:r w:rsidR="00AE5833" w:rsidRPr="00333AB5">
        <w:rPr>
          <w:bCs/>
          <w:lang w:val="en-US" w:eastAsia="ja-JP"/>
        </w:rPr>
        <w:t xml:space="preserve">Member State. It may also include </w:t>
      </w:r>
      <w:del w:id="751" w:author="Tejpal Singh [2]" w:date="2023-04-21T12:00:00Z">
        <w:r w:rsidR="002D240E" w:rsidRPr="00333AB5" w:rsidDel="000A24BF">
          <w:rPr>
            <w:bCs/>
            <w:lang w:val="en-US" w:eastAsia="ja-JP"/>
          </w:rPr>
          <w:delText>global</w:delText>
        </w:r>
      </w:del>
      <w:ins w:id="752" w:author="Tejpal Singh [2]" w:date="2023-04-21T12:00:00Z">
        <w:r w:rsidR="000A24BF" w:rsidRPr="00333AB5">
          <w:rPr>
            <w:bCs/>
            <w:lang w:val="en-US" w:eastAsia="ja-JP"/>
          </w:rPr>
          <w:t>a global</w:t>
        </w:r>
      </w:ins>
      <w:r w:rsidR="002D240E" w:rsidRPr="00333AB5">
        <w:rPr>
          <w:bCs/>
          <w:lang w:val="en-US" w:eastAsia="ja-JP"/>
        </w:rPr>
        <w:t xml:space="preserve"> blocked list</w:t>
      </w:r>
      <w:r w:rsidR="00AE5833" w:rsidRPr="00333AB5">
        <w:rPr>
          <w:bCs/>
          <w:lang w:val="en-US" w:eastAsia="ja-JP"/>
        </w:rPr>
        <w:t xml:space="preserve"> maintained by </w:t>
      </w:r>
      <w:r w:rsidR="00950472" w:rsidRPr="00333AB5">
        <w:rPr>
          <w:bCs/>
          <w:lang w:val="en-US" w:eastAsia="ja-JP"/>
        </w:rPr>
        <w:t>GSMA if required.</w:t>
      </w:r>
    </w:p>
    <w:p w14:paraId="576F63EE" w14:textId="2D0A1A9C" w:rsidR="002548B8" w:rsidRPr="00333AB5" w:rsidRDefault="00505F01"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505F01">
        <w:rPr>
          <w:bCs/>
          <w:u w:val="single"/>
          <w:lang w:val="en-US" w:eastAsia="ja-JP"/>
        </w:rPr>
        <w:t>Tracked</w:t>
      </w:r>
      <w:r>
        <w:rPr>
          <w:bCs/>
          <w:u w:val="single"/>
          <w:lang w:val="en-US" w:eastAsia="ja-JP"/>
        </w:rPr>
        <w:t>-</w:t>
      </w:r>
      <w:r w:rsidRPr="00505F01">
        <w:rPr>
          <w:bCs/>
          <w:u w:val="single"/>
          <w:lang w:val="en-US" w:eastAsia="ja-JP"/>
        </w:rPr>
        <w:t>List</w:t>
      </w:r>
      <w:r w:rsidR="002548B8" w:rsidRPr="00333AB5">
        <w:rPr>
          <w:bCs/>
          <w:lang w:val="en-US" w:eastAsia="ja-JP"/>
        </w:rPr>
        <w:t xml:space="preserve">– for devices in intermediate status (when it is not yet defined in which of the lists - </w:t>
      </w:r>
      <w:r w:rsidR="002D240E" w:rsidRPr="00333AB5">
        <w:rPr>
          <w:bCs/>
          <w:lang w:val="en-US" w:eastAsia="ja-JP"/>
        </w:rPr>
        <w:t>blocked list</w:t>
      </w:r>
      <w:r w:rsidR="002548B8" w:rsidRPr="00333AB5">
        <w:rPr>
          <w:bCs/>
          <w:lang w:val="en-US" w:eastAsia="ja-JP"/>
        </w:rPr>
        <w:t xml:space="preserve"> or </w:t>
      </w:r>
      <w:r w:rsidRPr="00333AB5">
        <w:rPr>
          <w:bCs/>
          <w:lang w:val="en-US" w:eastAsia="ja-JP"/>
        </w:rPr>
        <w:t>permitted list</w:t>
      </w:r>
      <w:r w:rsidR="002548B8" w:rsidRPr="00333AB5">
        <w:rPr>
          <w:bCs/>
          <w:lang w:val="en-US" w:eastAsia="ja-JP"/>
        </w:rPr>
        <w:t>- the device should be placed).</w:t>
      </w:r>
      <w:r w:rsidR="00AE5833" w:rsidRPr="00333AB5">
        <w:rPr>
          <w:bCs/>
          <w:lang w:val="en-US" w:eastAsia="ja-JP"/>
        </w:rPr>
        <w:t xml:space="preserve"> For example</w:t>
      </w:r>
      <w:r w:rsidR="00333AB5">
        <w:rPr>
          <w:bCs/>
          <w:lang w:val="en-US" w:eastAsia="ja-JP"/>
        </w:rPr>
        <w:t>,</w:t>
      </w:r>
      <w:r w:rsidR="00AE5833" w:rsidRPr="00333AB5">
        <w:rPr>
          <w:bCs/>
          <w:lang w:val="en-US" w:eastAsia="ja-JP"/>
        </w:rPr>
        <w:t xml:space="preserve"> a recently stolen </w:t>
      </w:r>
      <w:ins w:id="753" w:author="Tejpal Singh [2]" w:date="2023-01-11T21:42:00Z">
        <w:r w:rsidR="0049471F">
          <w:rPr>
            <w:bCs/>
            <w:lang w:val="en-US" w:eastAsia="ja-JP"/>
          </w:rPr>
          <w:t xml:space="preserve">mobile </w:t>
        </w:r>
      </w:ins>
      <w:r w:rsidR="00AE5833" w:rsidRPr="00333AB5">
        <w:rPr>
          <w:bCs/>
          <w:lang w:val="en-US" w:eastAsia="ja-JP"/>
        </w:rPr>
        <w:t xml:space="preserve">device may be placed in </w:t>
      </w:r>
      <w:r w:rsidR="002D240E" w:rsidRPr="00333AB5">
        <w:rPr>
          <w:bCs/>
          <w:lang w:val="en-US" w:eastAsia="ja-JP"/>
        </w:rPr>
        <w:t>Tracked</w:t>
      </w:r>
      <w:r w:rsidR="00AE5833" w:rsidRPr="00333AB5">
        <w:rPr>
          <w:bCs/>
          <w:lang w:val="en-US" w:eastAsia="ja-JP"/>
        </w:rPr>
        <w:t xml:space="preserve"> List so that it can be tracked when it </w:t>
      </w:r>
      <w:del w:id="754" w:author="Tejpal Singh [2]" w:date="2023-05-12T10:23:00Z">
        <w:r w:rsidR="00AE5833" w:rsidRPr="00333AB5" w:rsidDel="007C0477">
          <w:rPr>
            <w:bCs/>
            <w:lang w:val="en-US" w:eastAsia="ja-JP"/>
          </w:rPr>
          <w:delText xml:space="preserve">enters </w:delText>
        </w:r>
      </w:del>
      <w:ins w:id="755" w:author="Tejpal Singh [2]" w:date="2023-05-12T10:23:00Z">
        <w:r w:rsidR="007C0477">
          <w:rPr>
            <w:bCs/>
            <w:lang w:val="en-US" w:eastAsia="ja-JP"/>
          </w:rPr>
          <w:t>connects</w:t>
        </w:r>
        <w:r w:rsidR="007C0477" w:rsidRPr="00333AB5">
          <w:rPr>
            <w:bCs/>
            <w:lang w:val="en-US" w:eastAsia="ja-JP"/>
          </w:rPr>
          <w:t xml:space="preserve"> </w:t>
        </w:r>
      </w:ins>
      <w:del w:id="756" w:author="Tejpal Singh [2]" w:date="2023-05-12T10:23:00Z">
        <w:r w:rsidR="00AE5833" w:rsidRPr="00333AB5" w:rsidDel="007C0477">
          <w:rPr>
            <w:bCs/>
            <w:lang w:val="en-US" w:eastAsia="ja-JP"/>
          </w:rPr>
          <w:delText xml:space="preserve">in </w:delText>
        </w:r>
      </w:del>
      <w:ins w:id="757" w:author="Tejpal Singh [2]" w:date="2023-05-12T10:23:00Z">
        <w:r w:rsidR="007C0477">
          <w:rPr>
            <w:bCs/>
            <w:lang w:val="en-US" w:eastAsia="ja-JP"/>
          </w:rPr>
          <w:t>t</w:t>
        </w:r>
      </w:ins>
      <w:ins w:id="758" w:author="Tejpal Singh [2]" w:date="2023-05-12T10:24:00Z">
        <w:r w:rsidR="007C0477">
          <w:rPr>
            <w:bCs/>
            <w:lang w:val="en-US" w:eastAsia="ja-JP"/>
          </w:rPr>
          <w:t>o a</w:t>
        </w:r>
      </w:ins>
      <w:ins w:id="759" w:author="Tejpal Singh [2]" w:date="2023-05-12T10:23:00Z">
        <w:r w:rsidR="007C0477" w:rsidRPr="00333AB5">
          <w:rPr>
            <w:bCs/>
            <w:lang w:val="en-US" w:eastAsia="ja-JP"/>
          </w:rPr>
          <w:t xml:space="preserve"> </w:t>
        </w:r>
      </w:ins>
      <w:r w:rsidR="00AE5833" w:rsidRPr="00333AB5">
        <w:rPr>
          <w:bCs/>
          <w:lang w:val="en-US" w:eastAsia="ja-JP"/>
        </w:rPr>
        <w:t xml:space="preserve">mobile </w:t>
      </w:r>
      <w:del w:id="760" w:author="Tejpal Singh [2]" w:date="2023-04-21T12:00:00Z">
        <w:r w:rsidR="00AE5833" w:rsidRPr="00333AB5" w:rsidDel="000A24BF">
          <w:rPr>
            <w:bCs/>
            <w:lang w:val="en-US" w:eastAsia="ja-JP"/>
          </w:rPr>
          <w:delText>network</w:delText>
        </w:r>
      </w:del>
      <w:ins w:id="761" w:author="Tejpal Singh [2]" w:date="2023-04-21T12:00:00Z">
        <w:r w:rsidR="000A24BF" w:rsidRPr="00333AB5">
          <w:rPr>
            <w:bCs/>
            <w:lang w:val="en-US" w:eastAsia="ja-JP"/>
          </w:rPr>
          <w:t>network.</w:t>
        </w:r>
      </w:ins>
    </w:p>
    <w:p w14:paraId="576F63EF" w14:textId="5DA44C72" w:rsidR="00AE5833" w:rsidRPr="00333AB5" w:rsidRDefault="00571F31"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505F01">
        <w:rPr>
          <w:bCs/>
          <w:u w:val="single"/>
          <w:lang w:val="en-US" w:eastAsia="ja-JP"/>
        </w:rPr>
        <w:t xml:space="preserve">Lost or </w:t>
      </w:r>
      <w:r w:rsidR="00AE5833" w:rsidRPr="00505F01">
        <w:rPr>
          <w:bCs/>
          <w:u w:val="single"/>
          <w:lang w:val="en-US" w:eastAsia="ja-JP"/>
        </w:rPr>
        <w:t>Stolen Device</w:t>
      </w:r>
      <w:r w:rsidR="00505F01">
        <w:rPr>
          <w:bCs/>
          <w:u w:val="single"/>
          <w:lang w:val="en-US" w:eastAsia="ja-JP"/>
        </w:rPr>
        <w:t>-</w:t>
      </w:r>
      <w:r w:rsidR="00AE5833" w:rsidRPr="00505F01">
        <w:rPr>
          <w:bCs/>
          <w:u w:val="single"/>
          <w:lang w:val="en-US" w:eastAsia="ja-JP"/>
        </w:rPr>
        <w:t>List</w:t>
      </w:r>
      <w:r w:rsidR="00AE5833" w:rsidRPr="00333AB5">
        <w:rPr>
          <w:bCs/>
          <w:lang w:val="en-US" w:eastAsia="ja-JP"/>
        </w:rPr>
        <w:t xml:space="preserve">- </w:t>
      </w:r>
      <w:r w:rsidR="00950472" w:rsidRPr="00333AB5">
        <w:rPr>
          <w:bCs/>
          <w:lang w:val="en-US" w:eastAsia="ja-JP"/>
        </w:rPr>
        <w:t>Th</w:t>
      </w:r>
      <w:ins w:id="762" w:author="Tejpal Singh [2]" w:date="2023-01-11T21:43:00Z">
        <w:r w:rsidR="0049471F">
          <w:rPr>
            <w:bCs/>
            <w:lang w:val="en-US" w:eastAsia="ja-JP"/>
          </w:rPr>
          <w:t>is is</w:t>
        </w:r>
      </w:ins>
      <w:r w:rsidR="009C496E">
        <w:rPr>
          <w:bCs/>
          <w:lang w:val="en-US" w:eastAsia="ja-JP"/>
        </w:rPr>
        <w:t xml:space="preserve"> </w:t>
      </w:r>
      <w:del w:id="763" w:author="Tejpal Singh [2]" w:date="2023-01-11T21:43:00Z">
        <w:r w:rsidR="00950472" w:rsidRPr="00333AB5" w:rsidDel="0049471F">
          <w:rPr>
            <w:bCs/>
            <w:lang w:val="en-US" w:eastAsia="ja-JP"/>
          </w:rPr>
          <w:delText>e</w:delText>
        </w:r>
      </w:del>
      <w:ins w:id="764" w:author="Tejpal Singh [2]" w:date="2023-01-11T21:43:00Z">
        <w:r w:rsidR="0049471F">
          <w:rPr>
            <w:bCs/>
            <w:lang w:val="en-US" w:eastAsia="ja-JP"/>
          </w:rPr>
          <w:t xml:space="preserve">the </w:t>
        </w:r>
      </w:ins>
      <w:r w:rsidR="00950472" w:rsidRPr="00333AB5">
        <w:rPr>
          <w:bCs/>
          <w:lang w:val="en-US" w:eastAsia="ja-JP"/>
        </w:rPr>
        <w:t xml:space="preserve">list of </w:t>
      </w:r>
      <w:r w:rsidRPr="00333AB5">
        <w:rPr>
          <w:bCs/>
          <w:lang w:val="en-US" w:eastAsia="ja-JP"/>
        </w:rPr>
        <w:t xml:space="preserve">lost or </w:t>
      </w:r>
      <w:r w:rsidR="00950472" w:rsidRPr="00333AB5">
        <w:rPr>
          <w:bCs/>
          <w:lang w:val="en-US" w:eastAsia="ja-JP"/>
        </w:rPr>
        <w:t>stolen devices in the country with periodic update</w:t>
      </w:r>
      <w:ins w:id="765" w:author="Tejpal Singh [2]" w:date="2023-05-12T10:24:00Z">
        <w:r w:rsidR="007C0477">
          <w:rPr>
            <w:bCs/>
            <w:lang w:val="en-US" w:eastAsia="ja-JP"/>
          </w:rPr>
          <w:t>s</w:t>
        </w:r>
      </w:ins>
      <w:r w:rsidR="00950472" w:rsidRPr="00333AB5">
        <w:rPr>
          <w:bCs/>
          <w:lang w:val="en-US" w:eastAsia="ja-JP"/>
        </w:rPr>
        <w:t xml:space="preserve"> in </w:t>
      </w:r>
      <w:del w:id="766" w:author="Tejpal Singh [2]" w:date="2023-04-21T12:00:00Z">
        <w:r w:rsidR="00950472" w:rsidRPr="00333AB5" w:rsidDel="000A24BF">
          <w:rPr>
            <w:bCs/>
            <w:lang w:val="en-US" w:eastAsia="ja-JP"/>
          </w:rPr>
          <w:delText>status</w:delText>
        </w:r>
      </w:del>
      <w:ins w:id="767" w:author="Tejpal Singh [2]" w:date="2023-04-21T12:00:00Z">
        <w:r w:rsidR="000A24BF" w:rsidRPr="00333AB5">
          <w:rPr>
            <w:bCs/>
            <w:lang w:val="en-US" w:eastAsia="ja-JP"/>
          </w:rPr>
          <w:t>status.</w:t>
        </w:r>
      </w:ins>
      <w:r w:rsidR="00950472" w:rsidRPr="00333AB5">
        <w:rPr>
          <w:bCs/>
          <w:lang w:val="en-US" w:eastAsia="ja-JP"/>
        </w:rPr>
        <w:t xml:space="preserve"> </w:t>
      </w:r>
    </w:p>
    <w:p w14:paraId="576F63F0" w14:textId="312B3C17" w:rsidR="00950472" w:rsidRPr="00333AB5" w:rsidRDefault="00950472"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333AB5">
        <w:rPr>
          <w:bCs/>
          <w:lang w:val="en-US" w:eastAsia="ja-JP"/>
        </w:rPr>
        <w:t xml:space="preserve">Subscriber number or MSISDN to create linkage with the </w:t>
      </w:r>
      <w:r w:rsidR="00505F01" w:rsidRPr="00333AB5">
        <w:rPr>
          <w:bCs/>
          <w:lang w:val="en-US" w:eastAsia="ja-JP"/>
        </w:rPr>
        <w:t>device and</w:t>
      </w:r>
      <w:r w:rsidR="009C496E">
        <w:rPr>
          <w:bCs/>
          <w:lang w:val="en-US" w:eastAsia="ja-JP"/>
        </w:rPr>
        <w:t xml:space="preserve"> </w:t>
      </w:r>
      <w:r w:rsidRPr="00333AB5">
        <w:rPr>
          <w:bCs/>
          <w:lang w:val="en-US" w:eastAsia="ja-JP"/>
        </w:rPr>
        <w:t xml:space="preserve">user or owner at any </w:t>
      </w:r>
      <w:ins w:id="768" w:author="Tejpal Singh [2]" w:date="2023-01-11T21:43:00Z">
        <w:r w:rsidR="0049471F">
          <w:rPr>
            <w:bCs/>
            <w:lang w:val="en-US" w:eastAsia="ja-JP"/>
          </w:rPr>
          <w:t xml:space="preserve">given </w:t>
        </w:r>
      </w:ins>
      <w:r w:rsidRPr="00333AB5">
        <w:rPr>
          <w:bCs/>
          <w:lang w:val="en-US" w:eastAsia="ja-JP"/>
        </w:rPr>
        <w:t>point of time</w:t>
      </w:r>
      <w:r w:rsidR="00E7253D" w:rsidRPr="00333AB5">
        <w:rPr>
          <w:bCs/>
          <w:lang w:val="en-US" w:eastAsia="ja-JP"/>
        </w:rPr>
        <w:t xml:space="preserve"> fo</w:t>
      </w:r>
      <w:r w:rsidR="002D240E" w:rsidRPr="00333AB5">
        <w:rPr>
          <w:bCs/>
          <w:lang w:val="en-US" w:eastAsia="ja-JP"/>
        </w:rPr>
        <w:t xml:space="preserve">r </w:t>
      </w:r>
      <w:r w:rsidR="00AA1FE0" w:rsidRPr="00333AB5">
        <w:rPr>
          <w:bCs/>
          <w:lang w:val="en-US" w:eastAsia="ja-JP"/>
        </w:rPr>
        <w:t>lost,</w:t>
      </w:r>
      <w:r w:rsidR="009C496E">
        <w:rPr>
          <w:bCs/>
          <w:lang w:val="en-US" w:eastAsia="ja-JP"/>
        </w:rPr>
        <w:t xml:space="preserve"> </w:t>
      </w:r>
      <w:r w:rsidR="002D240E" w:rsidRPr="00333AB5">
        <w:rPr>
          <w:bCs/>
          <w:lang w:val="en-US" w:eastAsia="ja-JP"/>
        </w:rPr>
        <w:t xml:space="preserve">stolen or counterfeit </w:t>
      </w:r>
      <w:del w:id="769" w:author="Tejpal Singh [2]" w:date="2023-04-21T12:00:00Z">
        <w:r w:rsidR="00E7253D" w:rsidRPr="00333AB5" w:rsidDel="000A24BF">
          <w:rPr>
            <w:bCs/>
            <w:lang w:val="en-US" w:eastAsia="ja-JP"/>
          </w:rPr>
          <w:delText>devices</w:delText>
        </w:r>
      </w:del>
      <w:ins w:id="770" w:author="Tejpal Singh [2]" w:date="2023-04-21T12:00:00Z">
        <w:r w:rsidR="000A24BF" w:rsidRPr="00333AB5">
          <w:rPr>
            <w:bCs/>
            <w:lang w:val="en-US" w:eastAsia="ja-JP"/>
          </w:rPr>
          <w:t>devices.</w:t>
        </w:r>
      </w:ins>
    </w:p>
    <w:p w14:paraId="576F63F1" w14:textId="77777777" w:rsidR="00950472" w:rsidRPr="00333AB5" w:rsidRDefault="00950472"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333AB5">
        <w:rPr>
          <w:bCs/>
          <w:lang w:val="en-US" w:eastAsia="ja-JP"/>
        </w:rPr>
        <w:t>Details of importer or local manufacturer who broug</w:t>
      </w:r>
      <w:r w:rsidR="00733985" w:rsidRPr="00333AB5">
        <w:rPr>
          <w:bCs/>
          <w:lang w:val="en-US" w:eastAsia="ja-JP"/>
        </w:rPr>
        <w:t>ht the device in the country/</w:t>
      </w:r>
      <w:r w:rsidRPr="00333AB5">
        <w:rPr>
          <w:bCs/>
          <w:lang w:val="en-US" w:eastAsia="ja-JP"/>
        </w:rPr>
        <w:t>market.</w:t>
      </w:r>
    </w:p>
    <w:p w14:paraId="576F63F2" w14:textId="3263C1D8" w:rsidR="008177EB" w:rsidRDefault="0066365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771" w:author="Tejpal Singh [2]" w:date="2023-02-05T19:35:00Z"/>
          <w:bCs/>
          <w:lang w:val="en-US" w:eastAsia="ja-JP"/>
        </w:rPr>
      </w:pPr>
      <w:del w:id="772" w:author="Tejpal Singh [2]" w:date="2023-04-21T12:00:00Z">
        <w:r w:rsidRPr="00333AB5" w:rsidDel="000A24BF">
          <w:rPr>
            <w:bCs/>
            <w:lang w:val="en-US" w:eastAsia="ja-JP"/>
          </w:rPr>
          <w:delText>Majority</w:delText>
        </w:r>
      </w:del>
      <w:ins w:id="773" w:author="Tejpal Singh [2]" w:date="2023-04-21T12:00:00Z">
        <w:r w:rsidR="000A24BF" w:rsidRPr="00333AB5">
          <w:rPr>
            <w:bCs/>
            <w:lang w:val="en-US" w:eastAsia="ja-JP"/>
          </w:rPr>
          <w:t>The majority</w:t>
        </w:r>
      </w:ins>
      <w:r w:rsidRPr="00333AB5">
        <w:rPr>
          <w:bCs/>
          <w:lang w:val="en-US" w:eastAsia="ja-JP"/>
        </w:rPr>
        <w:t xml:space="preserve"> of t</w:t>
      </w:r>
      <w:r w:rsidR="00950472" w:rsidRPr="00333AB5">
        <w:rPr>
          <w:bCs/>
          <w:lang w:val="en-US" w:eastAsia="ja-JP"/>
        </w:rPr>
        <w:t xml:space="preserve">hese lists are dynamic in nature and devices may move from one list to another based on defined criteria </w:t>
      </w:r>
      <w:ins w:id="774" w:author="Tejpal Singh [2]" w:date="2023-01-11T21:44:00Z">
        <w:r w:rsidR="0049471F">
          <w:rPr>
            <w:bCs/>
            <w:lang w:val="en-US" w:eastAsia="ja-JP"/>
          </w:rPr>
          <w:t xml:space="preserve">which can be </w:t>
        </w:r>
      </w:ins>
      <w:r w:rsidR="00950472" w:rsidRPr="00333AB5">
        <w:rPr>
          <w:bCs/>
          <w:lang w:val="en-US" w:eastAsia="ja-JP"/>
        </w:rPr>
        <w:t>applied using</w:t>
      </w:r>
      <w:r w:rsidR="00733985" w:rsidRPr="00333AB5">
        <w:rPr>
          <w:bCs/>
          <w:lang w:val="en-US" w:eastAsia="ja-JP"/>
        </w:rPr>
        <w:t xml:space="preserve"> events detected or reported through</w:t>
      </w:r>
      <w:r w:rsidR="00950472" w:rsidRPr="00333AB5">
        <w:rPr>
          <w:bCs/>
          <w:lang w:val="en-US" w:eastAsia="ja-JP"/>
        </w:rPr>
        <w:t xml:space="preserve"> the unified platform. For example, when a </w:t>
      </w:r>
      <w:r w:rsidR="007C012A" w:rsidRPr="00333AB5">
        <w:rPr>
          <w:bCs/>
          <w:lang w:val="en-US" w:eastAsia="ja-JP"/>
        </w:rPr>
        <w:t xml:space="preserve">lost or </w:t>
      </w:r>
      <w:r w:rsidR="00950472" w:rsidRPr="00333AB5">
        <w:rPr>
          <w:bCs/>
          <w:lang w:val="en-US" w:eastAsia="ja-JP"/>
        </w:rPr>
        <w:t xml:space="preserve">stolen device is recovered and returned to its legal owner, it is removed from </w:t>
      </w:r>
      <w:r w:rsidR="007C012A" w:rsidRPr="00333AB5">
        <w:rPr>
          <w:bCs/>
          <w:lang w:val="en-US" w:eastAsia="ja-JP"/>
        </w:rPr>
        <w:t>Lost/S</w:t>
      </w:r>
      <w:r w:rsidR="00950472" w:rsidRPr="00333AB5">
        <w:rPr>
          <w:bCs/>
          <w:lang w:val="en-US" w:eastAsia="ja-JP"/>
        </w:rPr>
        <w:t xml:space="preserve">tolen Device List and/or </w:t>
      </w:r>
      <w:r w:rsidR="002D240E" w:rsidRPr="00333AB5">
        <w:rPr>
          <w:bCs/>
          <w:lang w:val="en-US" w:eastAsia="ja-JP"/>
        </w:rPr>
        <w:t>Tracked</w:t>
      </w:r>
      <w:r w:rsidR="00950472" w:rsidRPr="00333AB5">
        <w:rPr>
          <w:bCs/>
          <w:lang w:val="en-US" w:eastAsia="ja-JP"/>
        </w:rPr>
        <w:t xml:space="preserve"> List and moved to </w:t>
      </w:r>
      <w:r w:rsidR="002D240E" w:rsidRPr="00333AB5">
        <w:rPr>
          <w:bCs/>
          <w:lang w:val="en-US" w:eastAsia="ja-JP"/>
        </w:rPr>
        <w:t>permitted-</w:t>
      </w:r>
      <w:r w:rsidR="00950472" w:rsidRPr="00333AB5">
        <w:rPr>
          <w:bCs/>
          <w:lang w:val="en-US" w:eastAsia="ja-JP"/>
        </w:rPr>
        <w:t>list</w:t>
      </w:r>
      <w:r w:rsidR="009C496E">
        <w:rPr>
          <w:bCs/>
          <w:lang w:val="en-US" w:eastAsia="ja-JP"/>
        </w:rPr>
        <w:t xml:space="preserve"> </w:t>
      </w:r>
      <w:r w:rsidR="008A23DD" w:rsidRPr="00333AB5">
        <w:rPr>
          <w:bCs/>
          <w:lang w:val="en-US" w:eastAsia="ja-JP"/>
        </w:rPr>
        <w:t>so that</w:t>
      </w:r>
      <w:r w:rsidR="00950472" w:rsidRPr="00333AB5">
        <w:rPr>
          <w:bCs/>
          <w:lang w:val="en-US" w:eastAsia="ja-JP"/>
        </w:rPr>
        <w:t xml:space="preserve"> it can be used in mobile network</w:t>
      </w:r>
      <w:ins w:id="775" w:author="Tejpal Singh [2]" w:date="2023-05-12T10:24:00Z">
        <w:r w:rsidR="007C0477">
          <w:rPr>
            <w:bCs/>
            <w:lang w:val="en-US" w:eastAsia="ja-JP"/>
          </w:rPr>
          <w:t>s</w:t>
        </w:r>
      </w:ins>
      <w:r w:rsidR="00950472" w:rsidRPr="00333AB5">
        <w:rPr>
          <w:bCs/>
          <w:lang w:val="en-US" w:eastAsia="ja-JP"/>
        </w:rPr>
        <w:t>.</w:t>
      </w:r>
      <w:r w:rsidR="00733985" w:rsidRPr="00333AB5">
        <w:rPr>
          <w:bCs/>
          <w:lang w:val="en-US" w:eastAsia="ja-JP"/>
        </w:rPr>
        <w:t xml:space="preserve"> These centralized lists will be </w:t>
      </w:r>
      <w:r w:rsidRPr="00333AB5">
        <w:rPr>
          <w:bCs/>
          <w:lang w:val="en-US" w:eastAsia="ja-JP"/>
        </w:rPr>
        <w:t>synchronized</w:t>
      </w:r>
      <w:r w:rsidR="00733985" w:rsidRPr="00333AB5">
        <w:rPr>
          <w:bCs/>
          <w:lang w:val="en-US" w:eastAsia="ja-JP"/>
        </w:rPr>
        <w:t xml:space="preserve"> by MNO EIRs </w:t>
      </w:r>
      <w:r w:rsidRPr="00333AB5">
        <w:rPr>
          <w:bCs/>
          <w:lang w:val="en-US" w:eastAsia="ja-JP"/>
        </w:rPr>
        <w:t xml:space="preserve">with defined periodicity </w:t>
      </w:r>
      <w:r w:rsidR="00733985" w:rsidRPr="00333AB5">
        <w:rPr>
          <w:bCs/>
          <w:lang w:val="en-US" w:eastAsia="ja-JP"/>
        </w:rPr>
        <w:t xml:space="preserve">for making decisions on whether to allow the device in </w:t>
      </w:r>
      <w:ins w:id="776" w:author="Tejpal Singh [2]" w:date="2023-05-12T10:25:00Z">
        <w:r w:rsidR="007C0477">
          <w:rPr>
            <w:bCs/>
            <w:lang w:val="en-US" w:eastAsia="ja-JP"/>
          </w:rPr>
          <w:t xml:space="preserve">the </w:t>
        </w:r>
      </w:ins>
      <w:r w:rsidR="00733985" w:rsidRPr="00333AB5">
        <w:rPr>
          <w:bCs/>
          <w:lang w:val="en-US" w:eastAsia="ja-JP"/>
        </w:rPr>
        <w:t xml:space="preserve">mobile network or not.  </w:t>
      </w:r>
      <w:r w:rsidR="00972DC7" w:rsidRPr="00333AB5">
        <w:rPr>
          <w:bCs/>
          <w:lang w:val="en-US" w:eastAsia="ja-JP"/>
        </w:rPr>
        <w:t xml:space="preserve">The frequency of update from source reference data and MNO EIR update and type of lists to be maintained in Central EIR may be decided based on national requirements. These are the critical input parameters for platform architecture and </w:t>
      </w:r>
      <w:r w:rsidR="00CC4D7F" w:rsidRPr="00333AB5">
        <w:rPr>
          <w:bCs/>
          <w:lang w:val="en-US" w:eastAsia="ja-JP"/>
        </w:rPr>
        <w:t xml:space="preserve">hardware </w:t>
      </w:r>
      <w:r w:rsidR="00972DC7" w:rsidRPr="00333AB5">
        <w:rPr>
          <w:bCs/>
          <w:lang w:val="en-US" w:eastAsia="ja-JP"/>
        </w:rPr>
        <w:t>dimensioning</w:t>
      </w:r>
      <w:r w:rsidRPr="00333AB5">
        <w:rPr>
          <w:bCs/>
          <w:lang w:val="en-US" w:eastAsia="ja-JP"/>
        </w:rPr>
        <w:t xml:space="preserve"> and should be given due consideration while finalizing the platform </w:t>
      </w:r>
      <w:ins w:id="777" w:author="Tejpal Singh [2]" w:date="2023-01-11T21:46:00Z">
        <w:r w:rsidR="0049471F">
          <w:rPr>
            <w:bCs/>
            <w:lang w:val="en-US" w:eastAsia="ja-JP"/>
          </w:rPr>
          <w:t xml:space="preserve">functional </w:t>
        </w:r>
      </w:ins>
      <w:r w:rsidRPr="00333AB5">
        <w:rPr>
          <w:bCs/>
          <w:lang w:val="en-US" w:eastAsia="ja-JP"/>
        </w:rPr>
        <w:t>requirements</w:t>
      </w:r>
      <w:ins w:id="778" w:author="Tejpal Singh [2]" w:date="2023-01-11T21:46:00Z">
        <w:r w:rsidR="0049471F">
          <w:rPr>
            <w:bCs/>
            <w:lang w:val="en-US" w:eastAsia="ja-JP"/>
          </w:rPr>
          <w:t xml:space="preserve"> and solution architecture</w:t>
        </w:r>
      </w:ins>
      <w:r w:rsidR="00972DC7" w:rsidRPr="00333AB5">
        <w:rPr>
          <w:bCs/>
          <w:lang w:val="en-US" w:eastAsia="ja-JP"/>
        </w:rPr>
        <w:t xml:space="preserve">. </w:t>
      </w:r>
    </w:p>
    <w:p w14:paraId="576F63F3" w14:textId="77777777" w:rsidR="00E80C93" w:rsidRDefault="00E80C9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779" w:author="Tejpal Singh [2]" w:date="2023-02-05T19:35:00Z"/>
          <w:bCs/>
          <w:lang w:val="en-US" w:eastAsia="ja-JP"/>
        </w:rPr>
      </w:pPr>
    </w:p>
    <w:p w14:paraId="576F63F4" w14:textId="77777777" w:rsidR="00E80C93" w:rsidRPr="00333AB5" w:rsidRDefault="00E80C9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p>
    <w:p w14:paraId="576F63F5" w14:textId="77777777" w:rsidR="002F5616" w:rsidRPr="00333AB5" w:rsidRDefault="00B62E3B" w:rsidP="002F5616">
      <w:pPr>
        <w:rPr>
          <w:b/>
          <w:lang w:val="en-US" w:eastAsia="ja-JP"/>
        </w:rPr>
      </w:pPr>
      <w:r w:rsidRPr="00333AB5">
        <w:rPr>
          <w:b/>
          <w:lang w:val="en-US" w:eastAsia="ja-JP"/>
        </w:rPr>
        <w:t>8.5</w:t>
      </w:r>
      <w:r w:rsidR="002F5616" w:rsidRPr="00333AB5">
        <w:rPr>
          <w:b/>
          <w:lang w:val="en-US" w:eastAsia="ja-JP"/>
        </w:rPr>
        <w:tab/>
        <w:t>Mobile Network Operator’s EIR</w:t>
      </w:r>
      <w:r w:rsidR="004E4693" w:rsidRPr="00333AB5">
        <w:rPr>
          <w:b/>
          <w:lang w:val="en-US" w:eastAsia="ja-JP"/>
        </w:rPr>
        <w:t xml:space="preserve"> (MNO-EIR)</w:t>
      </w:r>
    </w:p>
    <w:p w14:paraId="576F63F6" w14:textId="40479883" w:rsidR="000E49E6" w:rsidRPr="00333AB5" w:rsidRDefault="004F7EF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bCs/>
          <w:lang w:val="en-US" w:eastAsia="ja-JP"/>
        </w:rPr>
        <w:t>3GPP Technical Specifications provide that network operator can make use of IMEIs to exercise control on entry of mobile devices in MNO network. It specifies requirement f</w:t>
      </w:r>
      <w:r w:rsidR="002865CF" w:rsidRPr="00333AB5">
        <w:rPr>
          <w:bCs/>
          <w:lang w:val="en-US" w:eastAsia="ja-JP"/>
        </w:rPr>
        <w:t>or three registers i.e. “</w:t>
      </w:r>
      <w:r w:rsidR="00AA1FE0" w:rsidRPr="00333AB5">
        <w:rPr>
          <w:bCs/>
          <w:lang w:val="en-US" w:eastAsia="ja-JP"/>
        </w:rPr>
        <w:t>white</w:t>
      </w:r>
      <w:r w:rsidR="002865CF" w:rsidRPr="00333AB5">
        <w:rPr>
          <w:bCs/>
          <w:lang w:val="en-US" w:eastAsia="ja-JP"/>
        </w:rPr>
        <w:t xml:space="preserve"> l</w:t>
      </w:r>
      <w:r w:rsidR="00AA1FE0" w:rsidRPr="00333AB5">
        <w:rPr>
          <w:bCs/>
          <w:lang w:val="en-US" w:eastAsia="ja-JP"/>
        </w:rPr>
        <w:t>ist” or permitted list, “grey list” or tracked list and “black</w:t>
      </w:r>
      <w:r w:rsidRPr="00333AB5">
        <w:rPr>
          <w:bCs/>
          <w:lang w:val="en-US" w:eastAsia="ja-JP"/>
        </w:rPr>
        <w:t xml:space="preserve"> list”</w:t>
      </w:r>
      <w:r w:rsidR="00AA1FE0" w:rsidRPr="00333AB5">
        <w:rPr>
          <w:bCs/>
          <w:lang w:val="en-US" w:eastAsia="ja-JP"/>
        </w:rPr>
        <w:t xml:space="preserve"> or blocked list</w:t>
      </w:r>
      <w:r w:rsidRPr="00333AB5">
        <w:rPr>
          <w:bCs/>
          <w:lang w:val="en-US" w:eastAsia="ja-JP"/>
        </w:rPr>
        <w:t xml:space="preserve">.  </w:t>
      </w:r>
      <w:r w:rsidRPr="00333AB5">
        <w:rPr>
          <w:lang w:val="en-US"/>
        </w:rPr>
        <w:t xml:space="preserve">The </w:t>
      </w:r>
      <w:r w:rsidR="002D240E" w:rsidRPr="00333AB5">
        <w:rPr>
          <w:lang w:val="en-US"/>
        </w:rPr>
        <w:t>permitted</w:t>
      </w:r>
      <w:r w:rsidRPr="00333AB5">
        <w:rPr>
          <w:lang w:val="en-US"/>
        </w:rPr>
        <w:t xml:space="preserve"> list is composed of all number series of equipment identities </w:t>
      </w:r>
      <w:ins w:id="780" w:author="Tejpal Singh [2]" w:date="2023-01-11T21:48:00Z">
        <w:r w:rsidR="00550F5C">
          <w:rPr>
            <w:lang w:val="en-US"/>
          </w:rPr>
          <w:t xml:space="preserve">i.e. TAC </w:t>
        </w:r>
      </w:ins>
      <w:r w:rsidRPr="00333AB5">
        <w:rPr>
          <w:lang w:val="en-US"/>
        </w:rPr>
        <w:t xml:space="preserve">that are permitted for use. This can be sourced from GSMA IMEI DB.  The </w:t>
      </w:r>
      <w:r w:rsidR="002D240E" w:rsidRPr="00333AB5">
        <w:rPr>
          <w:lang w:val="en-US"/>
        </w:rPr>
        <w:t>blocked list</w:t>
      </w:r>
      <w:r w:rsidRPr="00333AB5">
        <w:rPr>
          <w:lang w:val="en-US"/>
        </w:rPr>
        <w:t xml:space="preserve"> contains all equipment identities</w:t>
      </w:r>
      <w:ins w:id="781" w:author="Tejpal Singh [2]" w:date="2023-01-11T21:48:00Z">
        <w:r w:rsidR="00550F5C">
          <w:rPr>
            <w:lang w:val="en-US"/>
          </w:rPr>
          <w:t xml:space="preserve"> i.e. IMEIs</w:t>
        </w:r>
      </w:ins>
      <w:r w:rsidRPr="00333AB5">
        <w:rPr>
          <w:lang w:val="en-US"/>
        </w:rPr>
        <w:t xml:space="preserve"> that belong to equipment that need to be barred. </w:t>
      </w:r>
      <w:r w:rsidR="000E49E6" w:rsidRPr="00333AB5">
        <w:rPr>
          <w:lang w:val="en-US"/>
        </w:rPr>
        <w:t xml:space="preserve">This list can be generated at Central DB as per legal and regulatory framework in respective Member State. </w:t>
      </w:r>
      <w:r w:rsidR="00505F01" w:rsidRPr="00333AB5">
        <w:rPr>
          <w:lang w:val="en-US"/>
        </w:rPr>
        <w:t>Equipment</w:t>
      </w:r>
      <w:del w:id="782" w:author="Tejpal Singh [2]" w:date="2023-01-11T21:49:00Z">
        <w:r w:rsidR="00505F01" w:rsidRPr="00333AB5" w:rsidDel="00550F5C">
          <w:rPr>
            <w:lang w:val="en-US"/>
          </w:rPr>
          <w:delText>’s</w:delText>
        </w:r>
      </w:del>
      <w:r w:rsidRPr="00333AB5">
        <w:rPr>
          <w:lang w:val="en-US"/>
        </w:rPr>
        <w:t xml:space="preserve"> on the </w:t>
      </w:r>
      <w:r w:rsidR="002D240E" w:rsidRPr="00333AB5">
        <w:rPr>
          <w:lang w:val="en-US"/>
        </w:rPr>
        <w:t>tracked</w:t>
      </w:r>
      <w:r w:rsidRPr="00333AB5">
        <w:rPr>
          <w:lang w:val="en-US"/>
        </w:rPr>
        <w:t xml:space="preserve"> list are not barred </w:t>
      </w:r>
      <w:r w:rsidRPr="00333AB5">
        <w:rPr>
          <w:lang w:val="en-US"/>
        </w:rPr>
        <w:lastRenderedPageBreak/>
        <w:t xml:space="preserve">(unless on the </w:t>
      </w:r>
      <w:r w:rsidR="002D240E" w:rsidRPr="00333AB5">
        <w:rPr>
          <w:lang w:val="en-US"/>
        </w:rPr>
        <w:t>blocked list</w:t>
      </w:r>
      <w:r w:rsidRPr="00333AB5">
        <w:rPr>
          <w:lang w:val="en-US"/>
        </w:rPr>
        <w:t xml:space="preserve"> or not on the </w:t>
      </w:r>
      <w:r w:rsidR="002D240E" w:rsidRPr="00333AB5">
        <w:rPr>
          <w:lang w:val="en-US"/>
        </w:rPr>
        <w:t>permitted</w:t>
      </w:r>
      <w:r w:rsidRPr="00333AB5">
        <w:rPr>
          <w:lang w:val="en-US"/>
        </w:rPr>
        <w:t xml:space="preserve"> list</w:t>
      </w:r>
      <w:del w:id="783" w:author="Tejpal Singh [2]" w:date="2023-04-21T12:00:00Z">
        <w:r w:rsidRPr="00333AB5" w:rsidDel="000A24BF">
          <w:rPr>
            <w:lang w:val="en-US"/>
          </w:rPr>
          <w:delText>), but</w:delText>
        </w:r>
      </w:del>
      <w:ins w:id="784" w:author="Tejpal Singh [2]" w:date="2023-04-21T12:00:00Z">
        <w:r w:rsidR="000A24BF" w:rsidRPr="00333AB5">
          <w:rPr>
            <w:lang w:val="en-US"/>
          </w:rPr>
          <w:t>) but</w:t>
        </w:r>
      </w:ins>
      <w:r w:rsidRPr="00333AB5">
        <w:rPr>
          <w:lang w:val="en-US"/>
        </w:rPr>
        <w:t xml:space="preserve"> are tracked by the network (for evaluation or other purposes).</w:t>
      </w:r>
    </w:p>
    <w:p w14:paraId="576F63F7" w14:textId="678C5C18" w:rsidR="006E68EE" w:rsidRPr="00333AB5" w:rsidRDefault="00660844"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lang w:val="en-US"/>
        </w:rPr>
        <w:t>While Central EIR may have multiple lists</w:t>
      </w:r>
      <w:r w:rsidR="004E4693" w:rsidRPr="00333AB5">
        <w:rPr>
          <w:lang w:val="en-US"/>
        </w:rPr>
        <w:t xml:space="preserve"> to provide </w:t>
      </w:r>
      <w:del w:id="785" w:author="Tejpal Singh [2]" w:date="2023-04-21T12:00:00Z">
        <w:r w:rsidR="004E4693" w:rsidRPr="00333AB5" w:rsidDel="00D1301A">
          <w:rPr>
            <w:lang w:val="en-US"/>
          </w:rPr>
          <w:delText>wide</w:delText>
        </w:r>
      </w:del>
      <w:ins w:id="786" w:author="Tejpal Singh [2]" w:date="2023-04-21T12:00:00Z">
        <w:r w:rsidR="00D1301A" w:rsidRPr="00333AB5">
          <w:rPr>
            <w:lang w:val="en-US"/>
          </w:rPr>
          <w:t>a wide</w:t>
        </w:r>
      </w:ins>
      <w:r w:rsidR="004E4693" w:rsidRPr="00333AB5">
        <w:rPr>
          <w:lang w:val="en-US"/>
        </w:rPr>
        <w:t xml:space="preserve"> ra</w:t>
      </w:r>
      <w:r w:rsidR="00AA1FE0" w:rsidRPr="00333AB5">
        <w:rPr>
          <w:lang w:val="en-US"/>
        </w:rPr>
        <w:t>nge of information to LEAs and c</w:t>
      </w:r>
      <w:r w:rsidR="004E4693" w:rsidRPr="00333AB5">
        <w:rPr>
          <w:lang w:val="en-US"/>
        </w:rPr>
        <w:t xml:space="preserve">onsumers, it </w:t>
      </w:r>
      <w:r w:rsidR="002D240E" w:rsidRPr="00333AB5">
        <w:rPr>
          <w:lang w:val="en-US"/>
        </w:rPr>
        <w:t>finally derives the permitted, blocked</w:t>
      </w:r>
      <w:r w:rsidR="004E4693" w:rsidRPr="00333AB5">
        <w:rPr>
          <w:lang w:val="en-US"/>
        </w:rPr>
        <w:t xml:space="preserve"> and </w:t>
      </w:r>
      <w:r w:rsidR="002D240E" w:rsidRPr="00333AB5">
        <w:rPr>
          <w:lang w:val="en-US"/>
        </w:rPr>
        <w:t>tracked</w:t>
      </w:r>
      <w:r w:rsidR="004E4693" w:rsidRPr="00333AB5">
        <w:rPr>
          <w:lang w:val="en-US"/>
        </w:rPr>
        <w:t xml:space="preserve"> list through overall information.  These three lists are replicated or copied in MNO-EIR for exercising actual control for allowing or denying access </w:t>
      </w:r>
      <w:r w:rsidR="00AA1FE0" w:rsidRPr="00333AB5">
        <w:rPr>
          <w:lang w:val="en-US"/>
        </w:rPr>
        <w:t>in</w:t>
      </w:r>
      <w:r w:rsidR="004E4693" w:rsidRPr="00333AB5">
        <w:rPr>
          <w:lang w:val="en-US"/>
        </w:rPr>
        <w:t xml:space="preserve"> mobile network.</w:t>
      </w:r>
      <w:r w:rsidR="00605BDA" w:rsidRPr="00333AB5">
        <w:rPr>
          <w:lang w:val="en-US"/>
        </w:rPr>
        <w:t xml:space="preserve"> As per 3GPP specifications, it shall be possible to perform the IMEI check at any access attempt, except IMSI detach, and </w:t>
      </w:r>
      <w:r w:rsidR="000E49E6" w:rsidRPr="00333AB5">
        <w:rPr>
          <w:lang w:val="en-US"/>
        </w:rPr>
        <w:t xml:space="preserve">even </w:t>
      </w:r>
      <w:r w:rsidR="00605BDA" w:rsidRPr="00333AB5">
        <w:rPr>
          <w:lang w:val="en-US"/>
        </w:rPr>
        <w:t xml:space="preserve">during an established call at any time when a dedicated radio resource is available. </w:t>
      </w:r>
      <w:r w:rsidR="000E49E6" w:rsidRPr="00333AB5">
        <w:rPr>
          <w:lang w:val="en-US"/>
        </w:rPr>
        <w:t>The network is required to terminate any access attempt or ongoing call when rec</w:t>
      </w:r>
      <w:r w:rsidR="002D240E" w:rsidRPr="00333AB5">
        <w:rPr>
          <w:lang w:val="en-US"/>
        </w:rPr>
        <w:t>eiving any of the answers "block</w:t>
      </w:r>
      <w:r w:rsidR="000E49E6" w:rsidRPr="00333AB5">
        <w:rPr>
          <w:lang w:val="en-US"/>
        </w:rPr>
        <w:t xml:space="preserve">listed" (i.e., on the </w:t>
      </w:r>
      <w:r w:rsidR="002D240E" w:rsidRPr="00333AB5">
        <w:rPr>
          <w:lang w:val="en-US"/>
        </w:rPr>
        <w:t>blocked list</w:t>
      </w:r>
      <w:r w:rsidR="000E49E6" w:rsidRPr="00333AB5">
        <w:rPr>
          <w:lang w:val="en-US"/>
        </w:rPr>
        <w:t xml:space="preserve">) or "unknown" equipment (i.e., not on the </w:t>
      </w:r>
      <w:r w:rsidR="002D240E" w:rsidRPr="00333AB5">
        <w:rPr>
          <w:lang w:val="en-US"/>
        </w:rPr>
        <w:t>permitted</w:t>
      </w:r>
      <w:r w:rsidR="000E49E6" w:rsidRPr="00333AB5">
        <w:rPr>
          <w:lang w:val="en-US"/>
        </w:rPr>
        <w:t xml:space="preserve"> list) from the EIR.</w:t>
      </w:r>
      <w:r w:rsidR="008B7492" w:rsidRPr="00333AB5">
        <w:rPr>
          <w:lang w:val="en-US"/>
        </w:rPr>
        <w:t xml:space="preserve"> MNO</w:t>
      </w:r>
      <w:r w:rsidR="002865CF" w:rsidRPr="00333AB5">
        <w:rPr>
          <w:lang w:val="en-US"/>
        </w:rPr>
        <w:t xml:space="preserve"> can</w:t>
      </w:r>
      <w:r w:rsidR="008B7492" w:rsidRPr="00333AB5">
        <w:rPr>
          <w:lang w:val="en-US"/>
        </w:rPr>
        <w:t xml:space="preserve"> capture</w:t>
      </w:r>
      <w:ins w:id="787" w:author="Tejpal Singh [2]" w:date="2023-01-11T21:53:00Z">
        <w:r w:rsidR="001D5298">
          <w:rPr>
            <w:lang w:val="en-US"/>
          </w:rPr>
          <w:t xml:space="preserve"> logs</w:t>
        </w:r>
      </w:ins>
      <w:r w:rsidR="008B7492" w:rsidRPr="00333AB5">
        <w:rPr>
          <w:lang w:val="en-US"/>
        </w:rPr>
        <w:t xml:space="preserve"> and</w:t>
      </w:r>
      <w:r w:rsidR="002865CF" w:rsidRPr="00333AB5">
        <w:rPr>
          <w:lang w:val="en-US"/>
        </w:rPr>
        <w:t xml:space="preserve"> pass relevant data </w:t>
      </w:r>
      <w:del w:id="788" w:author="Tejpal Singh [2]" w:date="2023-04-21T12:01:00Z">
        <w:r w:rsidR="002865CF" w:rsidRPr="00333AB5" w:rsidDel="00D1301A">
          <w:rPr>
            <w:lang w:val="en-US"/>
          </w:rPr>
          <w:delText>set</w:delText>
        </w:r>
      </w:del>
      <w:ins w:id="789" w:author="Tejpal Singh [2]" w:date="2023-04-21T12:01:00Z">
        <w:r w:rsidR="00D1301A" w:rsidRPr="00333AB5">
          <w:rPr>
            <w:lang w:val="en-US"/>
          </w:rPr>
          <w:t>sets</w:t>
        </w:r>
      </w:ins>
      <w:r w:rsidR="002865CF" w:rsidRPr="00333AB5">
        <w:rPr>
          <w:lang w:val="en-US"/>
        </w:rPr>
        <w:t xml:space="preserve"> like geographic details and MSISDN to </w:t>
      </w:r>
      <w:r w:rsidR="008B7492" w:rsidRPr="00333AB5">
        <w:rPr>
          <w:lang w:val="en-US"/>
        </w:rPr>
        <w:t>RUPF</w:t>
      </w:r>
      <w:r w:rsidR="002865CF" w:rsidRPr="00333AB5">
        <w:rPr>
          <w:lang w:val="en-US"/>
        </w:rPr>
        <w:t xml:space="preserve"> in</w:t>
      </w:r>
      <w:r w:rsidR="002D240E" w:rsidRPr="00333AB5">
        <w:rPr>
          <w:lang w:val="en-US"/>
        </w:rPr>
        <w:t xml:space="preserve"> case of access attempt by block </w:t>
      </w:r>
      <w:r w:rsidR="002865CF" w:rsidRPr="00333AB5">
        <w:rPr>
          <w:lang w:val="en-US"/>
        </w:rPr>
        <w:t xml:space="preserve">listed or </w:t>
      </w:r>
      <w:r w:rsidR="002D240E" w:rsidRPr="00333AB5">
        <w:rPr>
          <w:lang w:val="en-US"/>
        </w:rPr>
        <w:t>tracked</w:t>
      </w:r>
      <w:r w:rsidR="002865CF" w:rsidRPr="00333AB5">
        <w:rPr>
          <w:lang w:val="en-US"/>
        </w:rPr>
        <w:t xml:space="preserve"> listed devices, as per policy</w:t>
      </w:r>
      <w:ins w:id="790" w:author="Tejpal Singh [2]" w:date="2023-01-11T21:54:00Z">
        <w:r w:rsidR="001D5298">
          <w:rPr>
            <w:lang w:val="en-US"/>
          </w:rPr>
          <w:t>. This will</w:t>
        </w:r>
      </w:ins>
      <w:del w:id="791" w:author="Tejpal Singh [2]" w:date="2023-01-11T21:54:00Z">
        <w:r w:rsidR="002865CF" w:rsidRPr="00333AB5" w:rsidDel="001D5298">
          <w:rPr>
            <w:lang w:val="en-US"/>
          </w:rPr>
          <w:delText>, to</w:delText>
        </w:r>
      </w:del>
      <w:r w:rsidR="002865CF" w:rsidRPr="00333AB5">
        <w:rPr>
          <w:lang w:val="en-US"/>
        </w:rPr>
        <w:t xml:space="preserve"> enable analytics and tracking of counterfeit devices through the unified platform. </w:t>
      </w:r>
    </w:p>
    <w:p w14:paraId="576F63F8" w14:textId="77777777" w:rsidR="008177EB" w:rsidRPr="00333AB5" w:rsidRDefault="00BC06D4" w:rsidP="008177EB">
      <w:pPr>
        <w:rPr>
          <w:b/>
          <w:lang w:val="en-US" w:eastAsia="ja-JP"/>
        </w:rPr>
      </w:pPr>
      <w:r w:rsidRPr="00333AB5">
        <w:rPr>
          <w:b/>
          <w:lang w:val="en-US" w:eastAsia="ja-JP"/>
        </w:rPr>
        <w:t>8.6</w:t>
      </w:r>
      <w:r w:rsidR="008177EB" w:rsidRPr="00333AB5">
        <w:rPr>
          <w:b/>
          <w:lang w:val="en-US" w:eastAsia="ja-JP"/>
        </w:rPr>
        <w:tab/>
        <w:t>Stakeholder interface</w:t>
      </w:r>
      <w:r w:rsidR="00314AA8" w:rsidRPr="00333AB5">
        <w:rPr>
          <w:b/>
          <w:lang w:val="en-US" w:eastAsia="ja-JP"/>
        </w:rPr>
        <w:t>(</w:t>
      </w:r>
      <w:r w:rsidR="008177EB" w:rsidRPr="00333AB5">
        <w:rPr>
          <w:b/>
          <w:lang w:val="en-US" w:eastAsia="ja-JP"/>
        </w:rPr>
        <w:t>s</w:t>
      </w:r>
      <w:r w:rsidR="00314AA8" w:rsidRPr="00333AB5">
        <w:rPr>
          <w:b/>
          <w:lang w:val="en-US" w:eastAsia="ja-JP"/>
        </w:rPr>
        <w:t>)</w:t>
      </w:r>
      <w:r w:rsidR="008177EB" w:rsidRPr="00333AB5">
        <w:rPr>
          <w:b/>
          <w:lang w:val="en-US" w:eastAsia="ja-JP"/>
        </w:rPr>
        <w:t xml:space="preserve"> for </w:t>
      </w:r>
      <w:r w:rsidR="000F5EF2" w:rsidRPr="00333AB5">
        <w:rPr>
          <w:b/>
          <w:lang w:val="en-US" w:eastAsia="ja-JP"/>
        </w:rPr>
        <w:t xml:space="preserve">mobile </w:t>
      </w:r>
      <w:r w:rsidR="008177EB" w:rsidRPr="00333AB5">
        <w:rPr>
          <w:b/>
          <w:lang w:val="en-US" w:eastAsia="ja-JP"/>
        </w:rPr>
        <w:t>ICT device verification</w:t>
      </w:r>
    </w:p>
    <w:p w14:paraId="576F63F9" w14:textId="4AC84881" w:rsidR="00E109AB" w:rsidRPr="00333AB5" w:rsidRDefault="00BF32E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w:t>
      </w:r>
      <w:r w:rsidRPr="00CE669F">
        <w:rPr>
          <w:lang w:val="en-US"/>
        </w:rPr>
        <w:t>countermeasures</w:t>
      </w:r>
      <w:r w:rsidRPr="00333AB5">
        <w:rPr>
          <w:bCs/>
          <w:lang w:val="en-US" w:eastAsia="ja-JP"/>
        </w:rPr>
        <w:t xml:space="preserve"> against proliferation of </w:t>
      </w:r>
      <w:ins w:id="792" w:author="Tejpal Singh [2]" w:date="2023-01-11T21:54:00Z">
        <w:r w:rsidR="00FB49AC">
          <w:rPr>
            <w:bCs/>
            <w:lang w:val="en-US" w:eastAsia="ja-JP"/>
          </w:rPr>
          <w:t xml:space="preserve">tampered or </w:t>
        </w:r>
      </w:ins>
      <w:r w:rsidRPr="00333AB5">
        <w:rPr>
          <w:bCs/>
          <w:lang w:val="en-US" w:eastAsia="ja-JP"/>
        </w:rPr>
        <w:t xml:space="preserve">counterfeit and stolen ICT devices will </w:t>
      </w:r>
      <w:r w:rsidR="00E109AB" w:rsidRPr="00333AB5">
        <w:rPr>
          <w:bCs/>
          <w:lang w:val="en-US" w:eastAsia="ja-JP"/>
        </w:rPr>
        <w:t xml:space="preserve">require </w:t>
      </w:r>
      <w:r w:rsidRPr="00333AB5">
        <w:rPr>
          <w:bCs/>
          <w:lang w:val="en-US" w:eastAsia="ja-JP"/>
        </w:rPr>
        <w:t>considerable</w:t>
      </w:r>
      <w:r w:rsidR="00E109AB" w:rsidRPr="00333AB5">
        <w:rPr>
          <w:bCs/>
          <w:lang w:val="en-US" w:eastAsia="ja-JP"/>
        </w:rPr>
        <w:t xml:space="preserve"> collaborative efforts by all stakeholders especially GSMA, O</w:t>
      </w:r>
      <w:r w:rsidR="008B7492" w:rsidRPr="00333AB5">
        <w:rPr>
          <w:bCs/>
          <w:lang w:val="en-US" w:eastAsia="ja-JP"/>
        </w:rPr>
        <w:t>EMs, LEAs, MNOs, Custom, Excise and R</w:t>
      </w:r>
      <w:r w:rsidR="00E109AB" w:rsidRPr="00333AB5">
        <w:rPr>
          <w:bCs/>
          <w:lang w:val="en-US" w:eastAsia="ja-JP"/>
        </w:rPr>
        <w:t>egulator. Therefore, the platform should</w:t>
      </w:r>
      <w:r w:rsidRPr="00333AB5">
        <w:rPr>
          <w:bCs/>
          <w:lang w:val="en-US" w:eastAsia="ja-JP"/>
        </w:rPr>
        <w:t xml:space="preserve"> be designed to facilitate </w:t>
      </w:r>
      <w:r w:rsidR="00505F01" w:rsidRPr="00333AB5">
        <w:rPr>
          <w:bCs/>
          <w:lang w:val="en-US" w:eastAsia="ja-JP"/>
        </w:rPr>
        <w:t>collaboration and</w:t>
      </w:r>
      <w:r w:rsidR="009C496E">
        <w:rPr>
          <w:bCs/>
          <w:lang w:val="en-US" w:eastAsia="ja-JP"/>
        </w:rPr>
        <w:t xml:space="preserve"> </w:t>
      </w:r>
      <w:r w:rsidR="00E109AB" w:rsidRPr="00333AB5">
        <w:rPr>
          <w:bCs/>
          <w:lang w:val="en-US" w:eastAsia="ja-JP"/>
        </w:rPr>
        <w:t xml:space="preserve">provide intuitive, easy to use and secure interfaces. The unified platform interfaces can broadly be grouped </w:t>
      </w:r>
      <w:del w:id="793" w:author="Tejpal Singh [2]" w:date="2023-04-21T12:01:00Z">
        <w:r w:rsidR="00E109AB" w:rsidRPr="00333AB5" w:rsidDel="00D1301A">
          <w:rPr>
            <w:bCs/>
            <w:lang w:val="en-US" w:eastAsia="ja-JP"/>
          </w:rPr>
          <w:delText>in</w:delText>
        </w:r>
      </w:del>
      <w:ins w:id="794" w:author="Tejpal Singh [2]" w:date="2023-04-21T12:01:00Z">
        <w:r w:rsidR="00D1301A" w:rsidRPr="00333AB5">
          <w:rPr>
            <w:bCs/>
            <w:lang w:val="en-US" w:eastAsia="ja-JP"/>
          </w:rPr>
          <w:t>into</w:t>
        </w:r>
      </w:ins>
      <w:r w:rsidR="00E109AB" w:rsidRPr="00333AB5">
        <w:rPr>
          <w:bCs/>
          <w:lang w:val="en-US" w:eastAsia="ja-JP"/>
        </w:rPr>
        <w:t xml:space="preserve"> two categories i.e. system-system interfaces and system-user interfaces as depicted </w:t>
      </w:r>
      <w:r w:rsidRPr="00333AB5">
        <w:rPr>
          <w:bCs/>
          <w:lang w:val="en-US" w:eastAsia="ja-JP"/>
        </w:rPr>
        <w:t>in Figure-1</w:t>
      </w:r>
      <w:r w:rsidR="00E109AB" w:rsidRPr="00333AB5">
        <w:rPr>
          <w:bCs/>
          <w:lang w:val="en-US" w:eastAsia="ja-JP"/>
        </w:rPr>
        <w:t>.</w:t>
      </w:r>
    </w:p>
    <w:p w14:paraId="576F63FA" w14:textId="08E0A44D" w:rsidR="002F5616" w:rsidRPr="00333AB5" w:rsidRDefault="0083693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w:t>
      </w:r>
      <w:r w:rsidRPr="00CE669F">
        <w:rPr>
          <w:lang w:val="en-US"/>
        </w:rPr>
        <w:t>interfaces</w:t>
      </w:r>
      <w:r w:rsidR="009C496E">
        <w:rPr>
          <w:lang w:val="en-US"/>
        </w:rPr>
        <w:t xml:space="preserve"> </w:t>
      </w:r>
      <w:r w:rsidR="00BF32EA" w:rsidRPr="00333AB5">
        <w:rPr>
          <w:bCs/>
          <w:lang w:val="en-US" w:eastAsia="ja-JP"/>
        </w:rPr>
        <w:t>should</w:t>
      </w:r>
      <w:r w:rsidRPr="00333AB5">
        <w:rPr>
          <w:bCs/>
          <w:lang w:val="en-US" w:eastAsia="ja-JP"/>
        </w:rPr>
        <w:t xml:space="preserve"> provide secure </w:t>
      </w:r>
      <w:del w:id="795" w:author="Tejpal Singh [2]" w:date="2023-04-21T12:01:00Z">
        <w:r w:rsidRPr="00333AB5" w:rsidDel="00D1301A">
          <w:rPr>
            <w:bCs/>
            <w:lang w:val="en-US" w:eastAsia="ja-JP"/>
          </w:rPr>
          <w:delText>role based</w:delText>
        </w:r>
      </w:del>
      <w:ins w:id="796" w:author="Tejpal Singh [2]" w:date="2023-04-21T12:01:00Z">
        <w:r w:rsidR="00D1301A" w:rsidRPr="00333AB5">
          <w:rPr>
            <w:bCs/>
            <w:lang w:val="en-US" w:eastAsia="ja-JP"/>
          </w:rPr>
          <w:t>role-based</w:t>
        </w:r>
      </w:ins>
      <w:r w:rsidRPr="00333AB5">
        <w:rPr>
          <w:bCs/>
          <w:lang w:val="en-US" w:eastAsia="ja-JP"/>
        </w:rPr>
        <w:t xml:space="preserve"> access to </w:t>
      </w:r>
      <w:del w:id="797" w:author="Tejpal Singh [2]" w:date="2023-01-11T21:56:00Z">
        <w:r w:rsidRPr="00333AB5" w:rsidDel="00FB49AC">
          <w:rPr>
            <w:bCs/>
            <w:lang w:val="en-US" w:eastAsia="ja-JP"/>
          </w:rPr>
          <w:delText xml:space="preserve">the </w:delText>
        </w:r>
      </w:del>
      <w:r w:rsidRPr="00333AB5">
        <w:rPr>
          <w:bCs/>
          <w:lang w:val="en-US" w:eastAsia="ja-JP"/>
        </w:rPr>
        <w:t xml:space="preserve">respective user based on their </w:t>
      </w:r>
      <w:r w:rsidR="00BF32EA" w:rsidRPr="00333AB5">
        <w:rPr>
          <w:bCs/>
          <w:lang w:val="en-US" w:eastAsia="ja-JP"/>
        </w:rPr>
        <w:t xml:space="preserve">reasonable </w:t>
      </w:r>
      <w:r w:rsidR="00505F01" w:rsidRPr="00333AB5">
        <w:rPr>
          <w:bCs/>
          <w:lang w:val="en-US" w:eastAsia="ja-JP"/>
        </w:rPr>
        <w:t>requirements</w:t>
      </w:r>
      <w:r w:rsidR="009C496E">
        <w:rPr>
          <w:bCs/>
          <w:lang w:val="en-US" w:eastAsia="ja-JP"/>
        </w:rPr>
        <w:t xml:space="preserve"> </w:t>
      </w:r>
      <w:ins w:id="798" w:author="Tejpal Singh [2]" w:date="2023-01-11T21:56:00Z">
        <w:r w:rsidR="00FB49AC">
          <w:rPr>
            <w:bCs/>
            <w:lang w:val="en-US" w:eastAsia="ja-JP"/>
          </w:rPr>
          <w:t xml:space="preserve">as </w:t>
        </w:r>
      </w:ins>
      <w:del w:id="799" w:author="Tejpal Singh [2]" w:date="2023-01-11T21:57:00Z">
        <w:r w:rsidR="008B7492" w:rsidRPr="00462C39" w:rsidDel="00FB49AC">
          <w:rPr>
            <w:bCs/>
            <w:lang w:val="en-US" w:eastAsia="ja-JP"/>
          </w:rPr>
          <w:delText xml:space="preserve">per </w:delText>
        </w:r>
      </w:del>
      <w:ins w:id="800" w:author="Tejpal Singh [2]" w:date="2023-01-11T21:57:00Z">
        <w:r w:rsidR="00FB49AC" w:rsidRPr="00462C39">
          <w:rPr>
            <w:bCs/>
            <w:lang w:val="en-US" w:eastAsia="ja-JP"/>
          </w:rPr>
          <w:t>permitted under</w:t>
        </w:r>
      </w:ins>
      <w:r w:rsidR="009C496E" w:rsidRPr="00462C39">
        <w:rPr>
          <w:bCs/>
          <w:lang w:val="en-US" w:eastAsia="ja-JP"/>
        </w:rPr>
        <w:t xml:space="preserve"> </w:t>
      </w:r>
      <w:r w:rsidR="00BF32EA" w:rsidRPr="00462C39">
        <w:rPr>
          <w:bCs/>
          <w:lang w:val="en-US" w:eastAsia="ja-JP"/>
        </w:rPr>
        <w:t>techno-legal framework</w:t>
      </w:r>
      <w:r w:rsidRPr="00462C39">
        <w:rPr>
          <w:bCs/>
          <w:lang w:val="en-US" w:eastAsia="ja-JP"/>
        </w:rPr>
        <w:t>. For example</w:t>
      </w:r>
      <w:r w:rsidR="00333AB5" w:rsidRPr="00462C39">
        <w:rPr>
          <w:bCs/>
          <w:lang w:val="en-US" w:eastAsia="ja-JP"/>
        </w:rPr>
        <w:t>,</w:t>
      </w:r>
      <w:r w:rsidRPr="00462C39">
        <w:rPr>
          <w:bCs/>
          <w:lang w:val="en-US" w:eastAsia="ja-JP"/>
        </w:rPr>
        <w:t xml:space="preserve"> at user-system interface, the platform </w:t>
      </w:r>
      <w:del w:id="801" w:author="Tejpal Singh [2]" w:date="2023-05-03T11:24:00Z">
        <w:r w:rsidRPr="00462C39" w:rsidDel="00230769">
          <w:rPr>
            <w:bCs/>
            <w:lang w:val="en-US" w:eastAsia="ja-JP"/>
          </w:rPr>
          <w:delText xml:space="preserve">will </w:delText>
        </w:r>
      </w:del>
      <w:del w:id="802" w:author="Tejpal Singh [2]" w:date="2023-05-03T13:10:00Z">
        <w:r w:rsidRPr="00462C39" w:rsidDel="006D083C">
          <w:rPr>
            <w:bCs/>
            <w:lang w:val="en-US" w:eastAsia="ja-JP"/>
          </w:rPr>
          <w:delText>provide</w:delText>
        </w:r>
      </w:del>
      <w:ins w:id="803" w:author="Tejpal Singh [2]" w:date="2023-05-03T13:10:00Z">
        <w:r w:rsidR="006D083C" w:rsidRPr="00462C39">
          <w:rPr>
            <w:bCs/>
            <w:lang w:val="en-US" w:eastAsia="ja-JP"/>
          </w:rPr>
          <w:t>may provide</w:t>
        </w:r>
      </w:ins>
      <w:r w:rsidRPr="00462C39">
        <w:rPr>
          <w:bCs/>
          <w:lang w:val="en-US" w:eastAsia="ja-JP"/>
        </w:rPr>
        <w:t xml:space="preserve"> authorized access to LEAs or Custom officials for verification of indiv</w:t>
      </w:r>
      <w:r w:rsidR="00BF32EA" w:rsidRPr="00462C39">
        <w:rPr>
          <w:bCs/>
          <w:lang w:val="en-US" w:eastAsia="ja-JP"/>
        </w:rPr>
        <w:t xml:space="preserve">idual device as well as in </w:t>
      </w:r>
      <w:del w:id="804" w:author="Tejpal Singh [2]" w:date="2023-04-21T12:01:00Z">
        <w:r w:rsidR="00BF32EA" w:rsidRPr="00462C39" w:rsidDel="00D1301A">
          <w:rPr>
            <w:bCs/>
            <w:lang w:val="en-US" w:eastAsia="ja-JP"/>
          </w:rPr>
          <w:delText>bulk</w:delText>
        </w:r>
      </w:del>
      <w:ins w:id="805" w:author="Tejpal Singh [2]" w:date="2023-04-21T12:01:00Z">
        <w:r w:rsidR="00D1301A" w:rsidRPr="00462C39">
          <w:rPr>
            <w:bCs/>
            <w:lang w:val="en-US" w:eastAsia="ja-JP"/>
          </w:rPr>
          <w:t>bulk,</w:t>
        </w:r>
      </w:ins>
      <w:r w:rsidR="00BF32EA" w:rsidRPr="00462C39">
        <w:rPr>
          <w:bCs/>
          <w:lang w:val="en-US" w:eastAsia="ja-JP"/>
        </w:rPr>
        <w:t xml:space="preserve"> but</w:t>
      </w:r>
      <w:r w:rsidRPr="00462C39">
        <w:rPr>
          <w:bCs/>
          <w:lang w:val="en-US" w:eastAsia="ja-JP"/>
        </w:rPr>
        <w:t xml:space="preserve"> the consumer </w:t>
      </w:r>
      <w:del w:id="806" w:author="Tejpal Singh [2]" w:date="2023-05-03T11:24:00Z">
        <w:r w:rsidRPr="00462C39" w:rsidDel="00EE30C3">
          <w:rPr>
            <w:bCs/>
            <w:lang w:val="en-US" w:eastAsia="ja-JP"/>
          </w:rPr>
          <w:delText xml:space="preserve">will </w:delText>
        </w:r>
      </w:del>
      <w:ins w:id="807" w:author="Tejpal Singh [2]" w:date="2023-05-03T11:24:00Z">
        <w:r w:rsidR="00EE30C3" w:rsidRPr="00462C39">
          <w:rPr>
            <w:bCs/>
            <w:lang w:val="en-US" w:eastAsia="ja-JP"/>
          </w:rPr>
          <w:t xml:space="preserve"> may </w:t>
        </w:r>
      </w:ins>
      <w:r w:rsidRPr="00462C39">
        <w:rPr>
          <w:bCs/>
          <w:lang w:val="en-US" w:eastAsia="ja-JP"/>
        </w:rPr>
        <w:t>only have access</w:t>
      </w:r>
      <w:r w:rsidR="00BF32EA" w:rsidRPr="00462C39">
        <w:rPr>
          <w:bCs/>
          <w:lang w:val="en-US" w:eastAsia="ja-JP"/>
        </w:rPr>
        <w:t xml:space="preserve"> to check individual device</w:t>
      </w:r>
      <w:ins w:id="808" w:author="Tejpal Singh [2]" w:date="2023-05-12T10:25:00Z">
        <w:r w:rsidR="007C0477" w:rsidRPr="00462C39">
          <w:rPr>
            <w:bCs/>
            <w:lang w:val="en-US" w:eastAsia="ja-JP"/>
          </w:rPr>
          <w:t>s</w:t>
        </w:r>
      </w:ins>
      <w:ins w:id="809" w:author="Tejpal Singh [2]" w:date="2023-01-11T21:57:00Z">
        <w:r w:rsidR="00FB49AC" w:rsidRPr="00462C39">
          <w:rPr>
            <w:bCs/>
            <w:lang w:val="en-US" w:eastAsia="ja-JP"/>
          </w:rPr>
          <w:t xml:space="preserve"> and possible limit on number of verification attempt(s) allowed per day</w:t>
        </w:r>
      </w:ins>
      <w:r w:rsidRPr="00462C39">
        <w:rPr>
          <w:bCs/>
          <w:lang w:val="en-US" w:eastAsia="ja-JP"/>
        </w:rPr>
        <w:t xml:space="preserve">.  </w:t>
      </w:r>
      <w:ins w:id="810" w:author="Tejpal Singh [2]" w:date="2023-05-03T11:24:00Z">
        <w:r w:rsidR="00EE30C3" w:rsidRPr="00462C39">
          <w:rPr>
            <w:bCs/>
            <w:lang w:val="en-US" w:eastAsia="ja-JP"/>
          </w:rPr>
          <w:t xml:space="preserve">Depending </w:t>
        </w:r>
        <w:r w:rsidR="00D70578" w:rsidRPr="00462C39">
          <w:rPr>
            <w:bCs/>
            <w:lang w:val="en-US" w:eastAsia="ja-JP"/>
          </w:rPr>
          <w:t xml:space="preserve">on the purpose </w:t>
        </w:r>
      </w:ins>
      <w:ins w:id="811" w:author="Tejpal Singh [2]" w:date="2023-05-03T11:25:00Z">
        <w:r w:rsidR="00D70578" w:rsidRPr="00462C39">
          <w:rPr>
            <w:bCs/>
            <w:lang w:val="en-US" w:eastAsia="ja-JP"/>
          </w:rPr>
          <w:t>and</w:t>
        </w:r>
      </w:ins>
      <w:ins w:id="812" w:author="Tejpal Singh [2]" w:date="2023-05-03T11:24:00Z">
        <w:r w:rsidR="00D70578" w:rsidRPr="00462C39">
          <w:rPr>
            <w:bCs/>
            <w:lang w:val="en-US" w:eastAsia="ja-JP"/>
          </w:rPr>
          <w:t xml:space="preserve"> </w:t>
        </w:r>
      </w:ins>
      <w:ins w:id="813" w:author="Tejpal Singh [2]" w:date="2023-05-03T13:10:00Z">
        <w:r w:rsidR="006D083C" w:rsidRPr="00462C39">
          <w:rPr>
            <w:bCs/>
            <w:lang w:val="en-US" w:eastAsia="ja-JP"/>
          </w:rPr>
          <w:t>use,</w:t>
        </w:r>
      </w:ins>
      <w:ins w:id="814" w:author="Tejpal Singh [2]" w:date="2023-05-03T11:25:00Z">
        <w:r w:rsidR="00D70578" w:rsidRPr="00462C39">
          <w:rPr>
            <w:bCs/>
            <w:lang w:val="en-US" w:eastAsia="ja-JP"/>
          </w:rPr>
          <w:t xml:space="preserve"> t</w:t>
        </w:r>
      </w:ins>
      <w:del w:id="815" w:author="Tejpal Singh [2]" w:date="2023-05-03T11:25:00Z">
        <w:r w:rsidRPr="00462C39" w:rsidDel="00D70578">
          <w:rPr>
            <w:bCs/>
            <w:lang w:val="en-US" w:eastAsia="ja-JP"/>
          </w:rPr>
          <w:delText>T</w:delText>
        </w:r>
      </w:del>
      <w:r w:rsidRPr="00462C39">
        <w:rPr>
          <w:bCs/>
          <w:lang w:val="en-US" w:eastAsia="ja-JP"/>
        </w:rPr>
        <w:t xml:space="preserve">he interfaces need to be secured </w:t>
      </w:r>
      <w:r w:rsidR="00BF32EA" w:rsidRPr="00462C39">
        <w:rPr>
          <w:bCs/>
          <w:lang w:val="en-US" w:eastAsia="ja-JP"/>
        </w:rPr>
        <w:t xml:space="preserve">through encryption and authentication </w:t>
      </w:r>
      <w:r w:rsidRPr="00462C39">
        <w:rPr>
          <w:bCs/>
          <w:lang w:val="en-US" w:eastAsia="ja-JP"/>
        </w:rPr>
        <w:t xml:space="preserve">to protect the </w:t>
      </w:r>
      <w:r w:rsidR="00FF0B8A" w:rsidRPr="00462C39">
        <w:rPr>
          <w:bCs/>
          <w:lang w:val="en-US" w:eastAsia="ja-JP"/>
        </w:rPr>
        <w:t xml:space="preserve">data available in </w:t>
      </w:r>
      <w:ins w:id="816" w:author="Tejpal Singh [2]" w:date="2023-05-12T10:27:00Z">
        <w:r w:rsidR="007C0477" w:rsidRPr="00462C39">
          <w:rPr>
            <w:bCs/>
            <w:lang w:val="en-US" w:eastAsia="ja-JP"/>
          </w:rPr>
          <w:t xml:space="preserve">the </w:t>
        </w:r>
      </w:ins>
      <w:r w:rsidR="00FF0B8A" w:rsidRPr="00462C39">
        <w:rPr>
          <w:bCs/>
          <w:lang w:val="en-US" w:eastAsia="ja-JP"/>
        </w:rPr>
        <w:t>platform.</w:t>
      </w:r>
      <w:r w:rsidR="00FF0B8A" w:rsidRPr="00333AB5">
        <w:rPr>
          <w:bCs/>
          <w:lang w:val="en-US" w:eastAsia="ja-JP"/>
        </w:rPr>
        <w:t xml:space="preserve"> </w:t>
      </w:r>
      <w:r w:rsidR="00BF32EA" w:rsidRPr="00333AB5">
        <w:rPr>
          <w:bCs/>
          <w:lang w:val="en-US" w:eastAsia="ja-JP"/>
        </w:rPr>
        <w:t>The relevant</w:t>
      </w:r>
      <w:r w:rsidR="009C496E">
        <w:rPr>
          <w:bCs/>
          <w:lang w:val="en-US" w:eastAsia="ja-JP"/>
        </w:rPr>
        <w:t xml:space="preserve"> </w:t>
      </w:r>
      <w:r w:rsidR="00FF0B8A" w:rsidRPr="00333AB5">
        <w:rPr>
          <w:bCs/>
          <w:lang w:val="en-US" w:eastAsia="ja-JP"/>
        </w:rPr>
        <w:t>access logs a</w:t>
      </w:r>
      <w:r w:rsidR="00530B74" w:rsidRPr="00333AB5">
        <w:rPr>
          <w:bCs/>
          <w:lang w:val="en-US" w:eastAsia="ja-JP"/>
        </w:rPr>
        <w:t xml:space="preserve">nd audit trail may be recorded in the platform </w:t>
      </w:r>
      <w:ins w:id="817" w:author="Tejpal Singh [2]" w:date="2023-01-11T21:59:00Z">
        <w:r w:rsidR="00FB49AC">
          <w:rPr>
            <w:bCs/>
            <w:lang w:val="en-US" w:eastAsia="ja-JP"/>
          </w:rPr>
          <w:t xml:space="preserve">and analyzed in near </w:t>
        </w:r>
      </w:ins>
      <w:ins w:id="818" w:author="Tejpal Singh [2]" w:date="2023-01-11T22:00:00Z">
        <w:r w:rsidR="00511BFE">
          <w:rPr>
            <w:bCs/>
            <w:lang w:val="en-US" w:eastAsia="ja-JP"/>
          </w:rPr>
          <w:t>real-time</w:t>
        </w:r>
      </w:ins>
      <w:r w:rsidR="009C496E">
        <w:rPr>
          <w:bCs/>
          <w:lang w:val="en-US" w:eastAsia="ja-JP"/>
        </w:rPr>
        <w:t xml:space="preserve"> </w:t>
      </w:r>
      <w:r w:rsidR="00FF0B8A" w:rsidRPr="00333AB5">
        <w:rPr>
          <w:bCs/>
          <w:lang w:val="en-US" w:eastAsia="ja-JP"/>
        </w:rPr>
        <w:t>to track and mitigate any malicious activit</w:t>
      </w:r>
      <w:ins w:id="819" w:author="Tejpal Singh [2]" w:date="2023-01-11T22:00:00Z">
        <w:r w:rsidR="00511BFE">
          <w:rPr>
            <w:bCs/>
            <w:lang w:val="en-US" w:eastAsia="ja-JP"/>
          </w:rPr>
          <w:t>ies</w:t>
        </w:r>
      </w:ins>
      <w:r w:rsidR="009C496E">
        <w:rPr>
          <w:bCs/>
          <w:lang w:val="en-US" w:eastAsia="ja-JP"/>
        </w:rPr>
        <w:t xml:space="preserve"> </w:t>
      </w:r>
      <w:del w:id="820" w:author="Tejpal Singh [2]" w:date="2023-01-11T22:00:00Z">
        <w:r w:rsidR="00FF0B8A" w:rsidRPr="00333AB5" w:rsidDel="00511BFE">
          <w:rPr>
            <w:bCs/>
            <w:lang w:val="en-US" w:eastAsia="ja-JP"/>
          </w:rPr>
          <w:delText>y</w:delText>
        </w:r>
      </w:del>
      <w:ins w:id="821" w:author="Tejpal Singh [2]" w:date="2023-01-11T22:00:00Z">
        <w:r w:rsidR="00511BFE">
          <w:rPr>
            <w:bCs/>
            <w:lang w:val="en-US" w:eastAsia="ja-JP"/>
          </w:rPr>
          <w:t xml:space="preserve">trying to </w:t>
        </w:r>
      </w:ins>
      <w:r w:rsidR="008B7492" w:rsidRPr="00333AB5">
        <w:rPr>
          <w:bCs/>
          <w:lang w:val="en-US" w:eastAsia="ja-JP"/>
        </w:rPr>
        <w:t>misu</w:t>
      </w:r>
      <w:ins w:id="822" w:author="Tejpal Singh [2]" w:date="2023-01-11T22:00:00Z">
        <w:r w:rsidR="00511BFE">
          <w:rPr>
            <w:bCs/>
            <w:lang w:val="en-US" w:eastAsia="ja-JP"/>
          </w:rPr>
          <w:t>se</w:t>
        </w:r>
      </w:ins>
      <w:del w:id="823" w:author="Tejpal Singh [2]" w:date="2023-01-11T22:00:00Z">
        <w:r w:rsidR="008B7492" w:rsidRPr="00333AB5" w:rsidDel="00511BFE">
          <w:rPr>
            <w:bCs/>
            <w:lang w:val="en-US" w:eastAsia="ja-JP"/>
          </w:rPr>
          <w:delText>sing</w:delText>
        </w:r>
      </w:del>
      <w:r w:rsidR="00FF0B8A" w:rsidRPr="00333AB5">
        <w:rPr>
          <w:bCs/>
          <w:lang w:val="en-US" w:eastAsia="ja-JP"/>
        </w:rPr>
        <w:t xml:space="preserve"> these interfaces.</w:t>
      </w:r>
    </w:p>
    <w:p w14:paraId="576F63FB" w14:textId="77777777" w:rsidR="00926C79" w:rsidRPr="00333AB5" w:rsidRDefault="00926C79" w:rsidP="008177EB">
      <w:pPr>
        <w:rPr>
          <w:b/>
          <w:lang w:val="en-US" w:eastAsia="ja-JP"/>
        </w:rPr>
      </w:pPr>
    </w:p>
    <w:p w14:paraId="576F63FC" w14:textId="14AB97C3" w:rsidR="000B67A6" w:rsidRPr="00333AB5" w:rsidRDefault="007149C1" w:rsidP="008177EB">
      <w:pPr>
        <w:rPr>
          <w:b/>
          <w:lang w:val="en-US" w:eastAsia="ja-JP"/>
        </w:rPr>
      </w:pPr>
      <w:r>
        <w:rPr>
          <w:b/>
          <w:noProof/>
          <w:lang w:val="en-US" w:eastAsia="en-IN" w:bidi="hi-IN"/>
        </w:rPr>
        <mc:AlternateContent>
          <mc:Choice Requires="wpg">
            <w:drawing>
              <wp:anchor distT="0" distB="0" distL="114300" distR="114300" simplePos="0" relativeHeight="251658240" behindDoc="0" locked="0" layoutInCell="1" allowOverlap="1" wp14:anchorId="576F64D3" wp14:editId="48F907C3">
                <wp:simplePos x="0" y="0"/>
                <wp:positionH relativeFrom="column">
                  <wp:posOffset>686435</wp:posOffset>
                </wp:positionH>
                <wp:positionV relativeFrom="paragraph">
                  <wp:posOffset>8890</wp:posOffset>
                </wp:positionV>
                <wp:extent cx="5448935" cy="950595"/>
                <wp:effectExtent l="6350" t="12700" r="12065" b="8255"/>
                <wp:wrapNone/>
                <wp:docPr id="382214559" name="Group 382214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8935" cy="950595"/>
                          <a:chOff x="2392" y="1103"/>
                          <a:chExt cx="8359" cy="1497"/>
                        </a:xfrm>
                      </wpg:grpSpPr>
                      <wps:wsp>
                        <wps:cNvPr id="179906540" name="Text Box 45"/>
                        <wps:cNvSpPr txBox="1">
                          <a:spLocks/>
                        </wps:cNvSpPr>
                        <wps:spPr bwMode="auto">
                          <a:xfrm>
                            <a:off x="2392" y="1623"/>
                            <a:ext cx="5704" cy="467"/>
                          </a:xfrm>
                          <a:prstGeom prst="rect">
                            <a:avLst/>
                          </a:prstGeom>
                          <a:solidFill>
                            <a:schemeClr val="accent2">
                              <a:lumMod val="40000"/>
                              <a:lumOff val="60000"/>
                            </a:schemeClr>
                          </a:solidFill>
                          <a:ln w="9525">
                            <a:solidFill>
                              <a:srgbClr val="000000"/>
                            </a:solidFill>
                            <a:miter lim="800000"/>
                            <a:headEnd/>
                            <a:tailEnd/>
                          </a:ln>
                        </wps:spPr>
                        <wps:txbx>
                          <w:txbxContent>
                            <w:p w14:paraId="576F64F0" w14:textId="77777777" w:rsidR="00F43D75" w:rsidRDefault="00F43D75" w:rsidP="008B34EF">
                              <w:pPr>
                                <w:spacing w:before="0"/>
                                <w:jc w:val="center"/>
                                <w:rPr>
                                  <w:lang w:val="en-IN"/>
                                </w:rPr>
                              </w:pPr>
                              <w:r>
                                <w:rPr>
                                  <w:lang w:val="en-IN"/>
                                </w:rPr>
                                <w:t>Reference Unified Platform</w:t>
                              </w:r>
                            </w:p>
                            <w:p w14:paraId="576F64F1" w14:textId="77777777" w:rsidR="00F43D75" w:rsidRPr="000B67A6" w:rsidRDefault="00F43D75" w:rsidP="000B67A6">
                              <w:pPr>
                                <w:jc w:val="center"/>
                                <w:rPr>
                                  <w:lang w:val="en-IN"/>
                                </w:rPr>
                              </w:pPr>
                            </w:p>
                          </w:txbxContent>
                        </wps:txbx>
                        <wps:bodyPr rot="0" vert="horz" wrap="square" lIns="91440" tIns="45720" rIns="91440" bIns="45720" anchor="t" anchorCtr="0" upright="1">
                          <a:noAutofit/>
                        </wps:bodyPr>
                      </wps:wsp>
                      <wps:wsp>
                        <wps:cNvPr id="1609584288" name="AutoShape 46"/>
                        <wps:cNvSpPr>
                          <a:spLocks/>
                        </wps:cNvSpPr>
                        <wps:spPr bwMode="auto">
                          <a:xfrm>
                            <a:off x="2641" y="1192"/>
                            <a:ext cx="770" cy="431"/>
                          </a:xfrm>
                          <a:prstGeom prst="roundRect">
                            <a:avLst>
                              <a:gd name="adj" fmla="val 16667"/>
                            </a:avLst>
                          </a:prstGeom>
                          <a:solidFill>
                            <a:srgbClr val="FFFFFF"/>
                          </a:solidFill>
                          <a:ln w="9525">
                            <a:solidFill>
                              <a:srgbClr val="000000"/>
                            </a:solidFill>
                            <a:round/>
                            <a:headEnd/>
                            <a:tailEnd/>
                          </a:ln>
                        </wps:spPr>
                        <wps:txbx>
                          <w:txbxContent>
                            <w:p w14:paraId="576F64F2" w14:textId="77777777" w:rsidR="00F43D75" w:rsidRPr="000B67A6" w:rsidRDefault="00F43D75" w:rsidP="000B67A6">
                              <w:pPr>
                                <w:spacing w:before="0"/>
                                <w:jc w:val="center"/>
                                <w:rPr>
                                  <w:sz w:val="14"/>
                                  <w:szCs w:val="10"/>
                                  <w:lang w:val="en-IN"/>
                                </w:rPr>
                              </w:pPr>
                              <w:r w:rsidRPr="000B67A6">
                                <w:rPr>
                                  <w:sz w:val="14"/>
                                  <w:szCs w:val="10"/>
                                  <w:lang w:val="en-IN"/>
                                </w:rPr>
                                <w:t>LEA</w:t>
                              </w:r>
                            </w:p>
                          </w:txbxContent>
                        </wps:txbx>
                        <wps:bodyPr rot="0" vert="horz" wrap="square" lIns="91440" tIns="45720" rIns="91440" bIns="45720" anchor="t" anchorCtr="0" upright="1">
                          <a:noAutofit/>
                        </wps:bodyPr>
                      </wps:wsp>
                      <wps:wsp>
                        <wps:cNvPr id="307862926" name="AutoShape 47"/>
                        <wps:cNvSpPr>
                          <a:spLocks/>
                        </wps:cNvSpPr>
                        <wps:spPr bwMode="auto">
                          <a:xfrm>
                            <a:off x="3768" y="1192"/>
                            <a:ext cx="770" cy="431"/>
                          </a:xfrm>
                          <a:prstGeom prst="roundRect">
                            <a:avLst>
                              <a:gd name="adj" fmla="val 16667"/>
                            </a:avLst>
                          </a:prstGeom>
                          <a:solidFill>
                            <a:srgbClr val="FFFFFF"/>
                          </a:solidFill>
                          <a:ln w="9525">
                            <a:solidFill>
                              <a:srgbClr val="000000"/>
                            </a:solidFill>
                            <a:round/>
                            <a:headEnd/>
                            <a:tailEnd/>
                          </a:ln>
                        </wps:spPr>
                        <wps:txbx>
                          <w:txbxContent>
                            <w:p w14:paraId="576F64F3" w14:textId="77777777" w:rsidR="00F43D75" w:rsidRPr="000B67A6" w:rsidRDefault="00F43D75" w:rsidP="000B67A6">
                              <w:pPr>
                                <w:spacing w:before="0"/>
                                <w:jc w:val="center"/>
                                <w:rPr>
                                  <w:sz w:val="14"/>
                                  <w:szCs w:val="10"/>
                                  <w:lang w:val="en-IN"/>
                                </w:rPr>
                              </w:pPr>
                              <w:r>
                                <w:rPr>
                                  <w:sz w:val="14"/>
                                  <w:szCs w:val="10"/>
                                  <w:lang w:val="en-IN"/>
                                </w:rPr>
                                <w:t>Custom</w:t>
                              </w:r>
                            </w:p>
                          </w:txbxContent>
                        </wps:txbx>
                        <wps:bodyPr rot="0" vert="horz" wrap="square" lIns="91440" tIns="45720" rIns="91440" bIns="45720" anchor="t" anchorCtr="0" upright="1">
                          <a:noAutofit/>
                        </wps:bodyPr>
                      </wps:wsp>
                      <wps:wsp>
                        <wps:cNvPr id="1973217561" name="AutoShape 48"/>
                        <wps:cNvSpPr>
                          <a:spLocks/>
                        </wps:cNvSpPr>
                        <wps:spPr bwMode="auto">
                          <a:xfrm>
                            <a:off x="4788" y="1192"/>
                            <a:ext cx="770" cy="431"/>
                          </a:xfrm>
                          <a:prstGeom prst="roundRect">
                            <a:avLst>
                              <a:gd name="adj" fmla="val 16667"/>
                            </a:avLst>
                          </a:prstGeom>
                          <a:solidFill>
                            <a:srgbClr val="FFFFFF"/>
                          </a:solidFill>
                          <a:ln w="9525">
                            <a:solidFill>
                              <a:srgbClr val="000000"/>
                            </a:solidFill>
                            <a:round/>
                            <a:headEnd/>
                            <a:tailEnd/>
                          </a:ln>
                        </wps:spPr>
                        <wps:txbx>
                          <w:txbxContent>
                            <w:p w14:paraId="576F64F4" w14:textId="77777777" w:rsidR="00F43D75" w:rsidRPr="00B26527" w:rsidRDefault="00F43D75" w:rsidP="000B67A6">
                              <w:pPr>
                                <w:spacing w:before="0"/>
                                <w:jc w:val="center"/>
                                <w:rPr>
                                  <w:sz w:val="14"/>
                                  <w:szCs w:val="10"/>
                                  <w:lang w:val="en-IN"/>
                                </w:rPr>
                              </w:pPr>
                              <w:r w:rsidRPr="00B26527">
                                <w:rPr>
                                  <w:sz w:val="14"/>
                                  <w:szCs w:val="10"/>
                                  <w:lang w:val="en-IN"/>
                                </w:rPr>
                                <w:t>Excise</w:t>
                              </w:r>
                            </w:p>
                          </w:txbxContent>
                        </wps:txbx>
                        <wps:bodyPr rot="0" vert="horz" wrap="square" lIns="91440" tIns="45720" rIns="91440" bIns="45720" anchor="t" anchorCtr="0" upright="1">
                          <a:noAutofit/>
                        </wps:bodyPr>
                      </wps:wsp>
                      <wps:wsp>
                        <wps:cNvPr id="406131442" name="AutoShape 49"/>
                        <wps:cNvSpPr>
                          <a:spLocks/>
                        </wps:cNvSpPr>
                        <wps:spPr bwMode="auto">
                          <a:xfrm>
                            <a:off x="5830" y="1192"/>
                            <a:ext cx="929" cy="431"/>
                          </a:xfrm>
                          <a:prstGeom prst="roundRect">
                            <a:avLst>
                              <a:gd name="adj" fmla="val 16667"/>
                            </a:avLst>
                          </a:prstGeom>
                          <a:solidFill>
                            <a:srgbClr val="FFFFFF"/>
                          </a:solidFill>
                          <a:ln w="9525">
                            <a:solidFill>
                              <a:srgbClr val="000000"/>
                            </a:solidFill>
                            <a:round/>
                            <a:headEnd/>
                            <a:tailEnd/>
                          </a:ln>
                        </wps:spPr>
                        <wps:txbx>
                          <w:txbxContent>
                            <w:p w14:paraId="576F64F5" w14:textId="77777777" w:rsidR="00F43D75" w:rsidRPr="000B67A6" w:rsidRDefault="00F43D75" w:rsidP="000B67A6">
                              <w:pPr>
                                <w:spacing w:before="0"/>
                                <w:jc w:val="center"/>
                                <w:rPr>
                                  <w:sz w:val="14"/>
                                  <w:szCs w:val="10"/>
                                  <w:lang w:val="en-IN"/>
                                </w:rPr>
                              </w:pPr>
                              <w:r>
                                <w:rPr>
                                  <w:sz w:val="14"/>
                                  <w:szCs w:val="10"/>
                                  <w:lang w:val="en-IN"/>
                                </w:rPr>
                                <w:t>Consumer</w:t>
                              </w:r>
                            </w:p>
                          </w:txbxContent>
                        </wps:txbx>
                        <wps:bodyPr rot="0" vert="horz" wrap="square" lIns="91440" tIns="45720" rIns="91440" bIns="45720" anchor="t" anchorCtr="0" upright="1">
                          <a:noAutofit/>
                        </wps:bodyPr>
                      </wps:wsp>
                      <wps:wsp>
                        <wps:cNvPr id="312404971" name="AutoShape 50"/>
                        <wps:cNvSpPr>
                          <a:spLocks/>
                        </wps:cNvSpPr>
                        <wps:spPr bwMode="auto">
                          <a:xfrm>
                            <a:off x="6968" y="1192"/>
                            <a:ext cx="928" cy="431"/>
                          </a:xfrm>
                          <a:prstGeom prst="roundRect">
                            <a:avLst>
                              <a:gd name="adj" fmla="val 16667"/>
                            </a:avLst>
                          </a:prstGeom>
                          <a:solidFill>
                            <a:srgbClr val="FFFFFF"/>
                          </a:solidFill>
                          <a:ln w="9525">
                            <a:solidFill>
                              <a:srgbClr val="000000"/>
                            </a:solidFill>
                            <a:round/>
                            <a:headEnd/>
                            <a:tailEnd/>
                          </a:ln>
                        </wps:spPr>
                        <wps:txbx>
                          <w:txbxContent>
                            <w:p w14:paraId="576F64F6" w14:textId="77777777" w:rsidR="00F43D75" w:rsidRPr="000B67A6" w:rsidRDefault="00F43D75" w:rsidP="000B67A6">
                              <w:pPr>
                                <w:spacing w:before="0"/>
                                <w:jc w:val="center"/>
                                <w:rPr>
                                  <w:sz w:val="14"/>
                                  <w:szCs w:val="10"/>
                                  <w:lang w:val="en-IN"/>
                                </w:rPr>
                              </w:pPr>
                              <w:r>
                                <w:rPr>
                                  <w:sz w:val="14"/>
                                  <w:szCs w:val="10"/>
                                  <w:lang w:val="en-IN"/>
                                </w:rPr>
                                <w:t>Regulator</w:t>
                              </w:r>
                            </w:p>
                          </w:txbxContent>
                        </wps:txbx>
                        <wps:bodyPr rot="0" vert="horz" wrap="square" lIns="91440" tIns="45720" rIns="91440" bIns="45720" anchor="t" anchorCtr="0" upright="1">
                          <a:noAutofit/>
                        </wps:bodyPr>
                      </wps:wsp>
                      <wps:wsp>
                        <wps:cNvPr id="1000992720" name="AutoShape 51"/>
                        <wps:cNvSpPr>
                          <a:spLocks/>
                        </wps:cNvSpPr>
                        <wps:spPr bwMode="auto">
                          <a:xfrm>
                            <a:off x="2641" y="2090"/>
                            <a:ext cx="906" cy="510"/>
                          </a:xfrm>
                          <a:prstGeom prst="roundRect">
                            <a:avLst>
                              <a:gd name="adj" fmla="val 16667"/>
                            </a:avLst>
                          </a:prstGeom>
                          <a:solidFill>
                            <a:srgbClr val="FFFFFF"/>
                          </a:solidFill>
                          <a:ln w="9525">
                            <a:solidFill>
                              <a:srgbClr val="000000"/>
                            </a:solidFill>
                            <a:round/>
                            <a:headEnd/>
                            <a:tailEnd/>
                          </a:ln>
                        </wps:spPr>
                        <wps:txbx>
                          <w:txbxContent>
                            <w:p w14:paraId="576F64F7" w14:textId="77777777" w:rsidR="00F43D75" w:rsidRPr="000B67A6" w:rsidRDefault="00F43D75" w:rsidP="000B67A6">
                              <w:pPr>
                                <w:spacing w:before="0"/>
                                <w:jc w:val="center"/>
                                <w:rPr>
                                  <w:sz w:val="14"/>
                                  <w:szCs w:val="10"/>
                                  <w:lang w:val="en-IN"/>
                                </w:rPr>
                              </w:pPr>
                              <w:r>
                                <w:rPr>
                                  <w:sz w:val="14"/>
                                  <w:szCs w:val="10"/>
                                  <w:lang w:val="en-IN"/>
                                </w:rPr>
                                <w:t>GSMA IMEI DB</w:t>
                              </w:r>
                            </w:p>
                          </w:txbxContent>
                        </wps:txbx>
                        <wps:bodyPr rot="0" vert="horz" wrap="square" lIns="91440" tIns="45720" rIns="91440" bIns="45720" anchor="t" anchorCtr="0" upright="1">
                          <a:noAutofit/>
                        </wps:bodyPr>
                      </wps:wsp>
                      <wps:wsp>
                        <wps:cNvPr id="809480636" name="AutoShape 52"/>
                        <wps:cNvSpPr>
                          <a:spLocks/>
                        </wps:cNvSpPr>
                        <wps:spPr bwMode="auto">
                          <a:xfrm>
                            <a:off x="3864" y="2090"/>
                            <a:ext cx="1137" cy="510"/>
                          </a:xfrm>
                          <a:prstGeom prst="roundRect">
                            <a:avLst>
                              <a:gd name="adj" fmla="val 16667"/>
                            </a:avLst>
                          </a:prstGeom>
                          <a:solidFill>
                            <a:srgbClr val="FFFFFF"/>
                          </a:solidFill>
                          <a:ln w="9525">
                            <a:solidFill>
                              <a:srgbClr val="000000"/>
                            </a:solidFill>
                            <a:round/>
                            <a:headEnd/>
                            <a:tailEnd/>
                          </a:ln>
                        </wps:spPr>
                        <wps:txbx>
                          <w:txbxContent>
                            <w:p w14:paraId="576F64F8" w14:textId="77777777" w:rsidR="00F43D75" w:rsidRPr="000B67A6" w:rsidRDefault="00F43D75" w:rsidP="000B67A6">
                              <w:pPr>
                                <w:spacing w:before="0"/>
                                <w:jc w:val="center"/>
                                <w:rPr>
                                  <w:sz w:val="14"/>
                                  <w:szCs w:val="10"/>
                                  <w:lang w:val="en-IN"/>
                                </w:rPr>
                              </w:pPr>
                              <w:r>
                                <w:rPr>
                                  <w:sz w:val="14"/>
                                  <w:szCs w:val="10"/>
                                  <w:lang w:val="en-IN"/>
                                </w:rPr>
                                <w:t>Stolen device DB</w:t>
                              </w:r>
                            </w:p>
                          </w:txbxContent>
                        </wps:txbx>
                        <wps:bodyPr rot="0" vert="horz" wrap="square" lIns="91440" tIns="45720" rIns="91440" bIns="45720" anchor="t" anchorCtr="0" upright="1">
                          <a:noAutofit/>
                        </wps:bodyPr>
                      </wps:wsp>
                      <wps:wsp>
                        <wps:cNvPr id="630546978" name="AutoShape 53"/>
                        <wps:cNvSpPr>
                          <a:spLocks/>
                        </wps:cNvSpPr>
                        <wps:spPr bwMode="auto">
                          <a:xfrm>
                            <a:off x="5235" y="2090"/>
                            <a:ext cx="1137" cy="510"/>
                          </a:xfrm>
                          <a:prstGeom prst="roundRect">
                            <a:avLst>
                              <a:gd name="adj" fmla="val 16667"/>
                            </a:avLst>
                          </a:prstGeom>
                          <a:solidFill>
                            <a:srgbClr val="FFFFFF"/>
                          </a:solidFill>
                          <a:ln w="9525">
                            <a:solidFill>
                              <a:srgbClr val="000000"/>
                            </a:solidFill>
                            <a:round/>
                            <a:headEnd/>
                            <a:tailEnd/>
                          </a:ln>
                        </wps:spPr>
                        <wps:txbx>
                          <w:txbxContent>
                            <w:p w14:paraId="576F64F9" w14:textId="77777777" w:rsidR="00F43D75" w:rsidRPr="000B67A6" w:rsidRDefault="00F43D75" w:rsidP="000B67A6">
                              <w:pPr>
                                <w:spacing w:before="0"/>
                                <w:jc w:val="center"/>
                                <w:rPr>
                                  <w:sz w:val="14"/>
                                  <w:szCs w:val="10"/>
                                  <w:lang w:val="en-IN"/>
                                </w:rPr>
                              </w:pPr>
                              <w:r>
                                <w:rPr>
                                  <w:sz w:val="14"/>
                                  <w:szCs w:val="10"/>
                                  <w:lang w:val="en-IN"/>
                                </w:rPr>
                                <w:t>OEM device repository</w:t>
                              </w:r>
                            </w:p>
                          </w:txbxContent>
                        </wps:txbx>
                        <wps:bodyPr rot="0" vert="horz" wrap="square" lIns="91440" tIns="45720" rIns="91440" bIns="45720" anchor="t" anchorCtr="0" upright="1">
                          <a:noAutofit/>
                        </wps:bodyPr>
                      </wps:wsp>
                      <wps:wsp>
                        <wps:cNvPr id="2072238943" name="AutoShape 54"/>
                        <wps:cNvSpPr>
                          <a:spLocks/>
                        </wps:cNvSpPr>
                        <wps:spPr bwMode="auto">
                          <a:xfrm>
                            <a:off x="6759" y="2090"/>
                            <a:ext cx="1137" cy="439"/>
                          </a:xfrm>
                          <a:prstGeom prst="roundRect">
                            <a:avLst>
                              <a:gd name="adj" fmla="val 16667"/>
                            </a:avLst>
                          </a:prstGeom>
                          <a:solidFill>
                            <a:srgbClr val="FFFFFF"/>
                          </a:solidFill>
                          <a:ln w="9525">
                            <a:solidFill>
                              <a:srgbClr val="000000"/>
                            </a:solidFill>
                            <a:round/>
                            <a:headEnd/>
                            <a:tailEnd/>
                          </a:ln>
                        </wps:spPr>
                        <wps:txbx>
                          <w:txbxContent>
                            <w:p w14:paraId="576F64FA" w14:textId="77777777" w:rsidR="00F43D75" w:rsidRPr="000B67A6" w:rsidRDefault="00F43D75" w:rsidP="000B67A6">
                              <w:pPr>
                                <w:spacing w:before="0"/>
                                <w:jc w:val="center"/>
                                <w:rPr>
                                  <w:sz w:val="14"/>
                                  <w:szCs w:val="10"/>
                                  <w:lang w:val="en-IN"/>
                                </w:rPr>
                              </w:pPr>
                              <w:r>
                                <w:rPr>
                                  <w:sz w:val="14"/>
                                  <w:szCs w:val="10"/>
                                  <w:lang w:val="en-IN"/>
                                </w:rPr>
                                <w:t>MNO-EIR</w:t>
                              </w:r>
                            </w:p>
                          </w:txbxContent>
                        </wps:txbx>
                        <wps:bodyPr rot="0" vert="horz" wrap="square" lIns="91440" tIns="45720" rIns="91440" bIns="45720" anchor="t" anchorCtr="0" upright="1">
                          <a:noAutofit/>
                        </wps:bodyPr>
                      </wps:wsp>
                      <wps:wsp>
                        <wps:cNvPr id="554515764" name="AutoShape 55"/>
                        <wps:cNvSpPr>
                          <a:spLocks/>
                        </wps:cNvSpPr>
                        <wps:spPr bwMode="auto">
                          <a:xfrm>
                            <a:off x="8938" y="1103"/>
                            <a:ext cx="1756" cy="431"/>
                          </a:xfrm>
                          <a:prstGeom prst="roundRect">
                            <a:avLst>
                              <a:gd name="adj" fmla="val 16667"/>
                            </a:avLst>
                          </a:prstGeom>
                          <a:solidFill>
                            <a:srgbClr val="FFFFFF"/>
                          </a:solidFill>
                          <a:ln w="9525">
                            <a:solidFill>
                              <a:srgbClr val="000000"/>
                            </a:solidFill>
                            <a:round/>
                            <a:headEnd/>
                            <a:tailEnd/>
                          </a:ln>
                        </wps:spPr>
                        <wps:txbx>
                          <w:txbxContent>
                            <w:p w14:paraId="576F64FB" w14:textId="77777777" w:rsidR="00F43D75" w:rsidRPr="000B67A6" w:rsidRDefault="00F43D75" w:rsidP="00590501">
                              <w:pPr>
                                <w:spacing w:before="0"/>
                                <w:jc w:val="center"/>
                                <w:rPr>
                                  <w:sz w:val="14"/>
                                  <w:szCs w:val="10"/>
                                  <w:lang w:val="en-IN"/>
                                </w:rPr>
                              </w:pPr>
                              <w:r>
                                <w:rPr>
                                  <w:sz w:val="14"/>
                                  <w:szCs w:val="10"/>
                                  <w:lang w:val="en-IN"/>
                                </w:rPr>
                                <w:t>User-System Interfaces</w:t>
                              </w:r>
                            </w:p>
                          </w:txbxContent>
                        </wps:txbx>
                        <wps:bodyPr rot="0" vert="horz" wrap="square" lIns="91440" tIns="45720" rIns="91440" bIns="45720" anchor="t" anchorCtr="0" upright="1">
                          <a:noAutofit/>
                        </wps:bodyPr>
                      </wps:wsp>
                      <wps:wsp>
                        <wps:cNvPr id="216564623" name="AutoShape 56"/>
                        <wps:cNvSpPr>
                          <a:spLocks/>
                        </wps:cNvSpPr>
                        <wps:spPr bwMode="auto">
                          <a:xfrm>
                            <a:off x="8995" y="2090"/>
                            <a:ext cx="1756" cy="510"/>
                          </a:xfrm>
                          <a:prstGeom prst="roundRect">
                            <a:avLst>
                              <a:gd name="adj" fmla="val 16667"/>
                            </a:avLst>
                          </a:prstGeom>
                          <a:solidFill>
                            <a:srgbClr val="FFFFFF"/>
                          </a:solidFill>
                          <a:ln w="9525">
                            <a:solidFill>
                              <a:srgbClr val="000000"/>
                            </a:solidFill>
                            <a:round/>
                            <a:headEnd/>
                            <a:tailEnd/>
                          </a:ln>
                        </wps:spPr>
                        <wps:txbx>
                          <w:txbxContent>
                            <w:p w14:paraId="576F64FC" w14:textId="77777777" w:rsidR="00F43D75" w:rsidRPr="000B67A6" w:rsidRDefault="00F43D75" w:rsidP="00590501">
                              <w:pPr>
                                <w:spacing w:before="0"/>
                                <w:jc w:val="center"/>
                                <w:rPr>
                                  <w:sz w:val="14"/>
                                  <w:szCs w:val="10"/>
                                  <w:lang w:val="en-IN"/>
                                </w:rPr>
                              </w:pPr>
                              <w:r>
                                <w:rPr>
                                  <w:sz w:val="14"/>
                                  <w:szCs w:val="10"/>
                                  <w:lang w:val="en-IN"/>
                                </w:rPr>
                                <w:t>System –System Interfaces</w:t>
                              </w:r>
                            </w:p>
                          </w:txbxContent>
                        </wps:txbx>
                        <wps:bodyPr rot="0" vert="horz" wrap="square" lIns="91440" tIns="45720" rIns="91440" bIns="45720" anchor="t" anchorCtr="0" upright="1">
                          <a:noAutofit/>
                        </wps:bodyPr>
                      </wps:wsp>
                      <wps:wsp>
                        <wps:cNvPr id="1796945894" name="AutoShape 57"/>
                        <wps:cNvCnPr>
                          <a:cxnSpLocks/>
                        </wps:cNvCnPr>
                        <wps:spPr bwMode="auto">
                          <a:xfrm flipH="1">
                            <a:off x="8232" y="1330"/>
                            <a:ext cx="70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9972397" name="AutoShape 58"/>
                        <wps:cNvCnPr>
                          <a:cxnSpLocks/>
                        </wps:cNvCnPr>
                        <wps:spPr bwMode="auto">
                          <a:xfrm flipH="1">
                            <a:off x="8232" y="2416"/>
                            <a:ext cx="70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6F64D3" id="Group 382214559" o:spid="_x0000_s1026" style="position:absolute;left:0;text-align:left;margin-left:54.05pt;margin-top:.7pt;width:429.05pt;height:74.85pt;z-index:251658240" coordorigin="2392,1103" coordsize="8359,1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">
                <v:shapetype id="_x0000_t202" coordsize="21600,21600" o:spt="202" path="m,l,21600r21600,l21600,xe">
                  <v:stroke joinstyle="miter"/>
                  <v:path gradientshapeok="t" o:connecttype="rect"/>
                </v:shapetype>
                <v:shape id="Text Box 45" o:spid="_x0000_s1027" type="#_x0000_t202" style="position:absolute;left:2392;top:1623;width:5704;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" fillcolor="#f7caac [1301]">
                  <v:path arrowok="t"/>
                  <v:textbox>
                    <w:txbxContent>
                      <w:p w14:paraId="576F64F0" w14:textId="77777777" w:rsidR="00F43D75" w:rsidRDefault="00F43D75" w:rsidP="008B34EF">
                        <w:pPr>
                          <w:spacing w:before="0"/>
                          <w:jc w:val="center"/>
                          <w:rPr>
                            <w:lang w:val="en-IN"/>
                          </w:rPr>
                        </w:pPr>
                        <w:r>
                          <w:rPr>
                            <w:lang w:val="en-IN"/>
                          </w:rPr>
                          <w:t>Reference Unified Platform</w:t>
                        </w:r>
                      </w:p>
                      <w:p w14:paraId="576F64F1" w14:textId="77777777" w:rsidR="00F43D75" w:rsidRPr="000B67A6" w:rsidRDefault="00F43D75" w:rsidP="000B67A6">
                        <w:pPr>
                          <w:jc w:val="center"/>
                          <w:rPr>
                            <w:lang w:val="en-IN"/>
                          </w:rPr>
                        </w:pPr>
                      </w:p>
                    </w:txbxContent>
                  </v:textbox>
                </v:shape>
                <v:roundrect id="AutoShape 46" o:spid="_x0000_s1028" style="position:absolute;left:2641;top:1192;width:770;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">
                  <v:path arrowok="t"/>
                  <v:textbox>
                    <w:txbxContent>
                      <w:p w14:paraId="576F64F2" w14:textId="77777777" w:rsidR="00F43D75" w:rsidRPr="000B67A6" w:rsidRDefault="00F43D75" w:rsidP="000B67A6">
                        <w:pPr>
                          <w:spacing w:before="0"/>
                          <w:jc w:val="center"/>
                          <w:rPr>
                            <w:sz w:val="14"/>
                            <w:szCs w:val="10"/>
                            <w:lang w:val="en-IN"/>
                          </w:rPr>
                        </w:pPr>
                        <w:r w:rsidRPr="000B67A6">
                          <w:rPr>
                            <w:sz w:val="14"/>
                            <w:szCs w:val="10"/>
                            <w:lang w:val="en-IN"/>
                          </w:rPr>
                          <w:t>LEA</w:t>
                        </w:r>
                      </w:p>
                    </w:txbxContent>
                  </v:textbox>
                </v:roundrect>
                <v:roundrect id="AutoShape 47" o:spid="_x0000_s1029" style="position:absolute;left:3768;top:1192;width:770;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">
                  <v:path arrowok="t"/>
                  <v:textbox>
                    <w:txbxContent>
                      <w:p w14:paraId="576F64F3" w14:textId="77777777" w:rsidR="00F43D75" w:rsidRPr="000B67A6" w:rsidRDefault="00F43D75" w:rsidP="000B67A6">
                        <w:pPr>
                          <w:spacing w:before="0"/>
                          <w:jc w:val="center"/>
                          <w:rPr>
                            <w:sz w:val="14"/>
                            <w:szCs w:val="10"/>
                            <w:lang w:val="en-IN"/>
                          </w:rPr>
                        </w:pPr>
                        <w:r>
                          <w:rPr>
                            <w:sz w:val="14"/>
                            <w:szCs w:val="10"/>
                            <w:lang w:val="en-IN"/>
                          </w:rPr>
                          <w:t>Custom</w:t>
                        </w:r>
                      </w:p>
                    </w:txbxContent>
                  </v:textbox>
                </v:roundrect>
                <v:roundrect id="AutoShape 48" o:spid="_x0000_s1030" style="position:absolute;left:4788;top:1192;width:770;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">
                  <v:path arrowok="t"/>
                  <v:textbox>
                    <w:txbxContent>
                      <w:p w14:paraId="576F64F4" w14:textId="77777777" w:rsidR="00F43D75" w:rsidRPr="00B26527" w:rsidRDefault="00F43D75" w:rsidP="000B67A6">
                        <w:pPr>
                          <w:spacing w:before="0"/>
                          <w:jc w:val="center"/>
                          <w:rPr>
                            <w:sz w:val="14"/>
                            <w:szCs w:val="10"/>
                            <w:lang w:val="en-IN"/>
                          </w:rPr>
                        </w:pPr>
                        <w:r w:rsidRPr="00B26527">
                          <w:rPr>
                            <w:sz w:val="14"/>
                            <w:szCs w:val="10"/>
                            <w:lang w:val="en-IN"/>
                          </w:rPr>
                          <w:t>Excise</w:t>
                        </w:r>
                      </w:p>
                    </w:txbxContent>
                  </v:textbox>
                </v:roundrect>
                <v:roundrect id="AutoShape 49" o:spid="_x0000_s1031" style="position:absolute;left:5830;top:1192;width:929;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">
                  <v:path arrowok="t"/>
                  <v:textbox>
                    <w:txbxContent>
                      <w:p w14:paraId="576F64F5" w14:textId="77777777" w:rsidR="00F43D75" w:rsidRPr="000B67A6" w:rsidRDefault="00F43D75" w:rsidP="000B67A6">
                        <w:pPr>
                          <w:spacing w:before="0"/>
                          <w:jc w:val="center"/>
                          <w:rPr>
                            <w:sz w:val="14"/>
                            <w:szCs w:val="10"/>
                            <w:lang w:val="en-IN"/>
                          </w:rPr>
                        </w:pPr>
                        <w:r>
                          <w:rPr>
                            <w:sz w:val="14"/>
                            <w:szCs w:val="10"/>
                            <w:lang w:val="en-IN"/>
                          </w:rPr>
                          <w:t>Consumer</w:t>
                        </w:r>
                      </w:p>
                    </w:txbxContent>
                  </v:textbox>
                </v:roundrect>
                <v:roundrect id="AutoShape 50" o:spid="_x0000_s1032" style="position:absolute;left:6968;top:1192;width:928;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">
                  <v:path arrowok="t"/>
                  <v:textbox>
                    <w:txbxContent>
                      <w:p w14:paraId="576F64F6" w14:textId="77777777" w:rsidR="00F43D75" w:rsidRPr="000B67A6" w:rsidRDefault="00F43D75" w:rsidP="000B67A6">
                        <w:pPr>
                          <w:spacing w:before="0"/>
                          <w:jc w:val="center"/>
                          <w:rPr>
                            <w:sz w:val="14"/>
                            <w:szCs w:val="10"/>
                            <w:lang w:val="en-IN"/>
                          </w:rPr>
                        </w:pPr>
                        <w:r>
                          <w:rPr>
                            <w:sz w:val="14"/>
                            <w:szCs w:val="10"/>
                            <w:lang w:val="en-IN"/>
                          </w:rPr>
                          <w:t>Regulator</w:t>
                        </w:r>
                      </w:p>
                    </w:txbxContent>
                  </v:textbox>
                </v:roundrect>
                <v:roundrect id="AutoShape 51" o:spid="_x0000_s1033" style="position:absolute;left:2641;top:2090;width:906;height:5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">
                  <v:path arrowok="t"/>
                  <v:textbox>
                    <w:txbxContent>
                      <w:p w14:paraId="576F64F7" w14:textId="77777777" w:rsidR="00F43D75" w:rsidRPr="000B67A6" w:rsidRDefault="00F43D75" w:rsidP="000B67A6">
                        <w:pPr>
                          <w:spacing w:before="0"/>
                          <w:jc w:val="center"/>
                          <w:rPr>
                            <w:sz w:val="14"/>
                            <w:szCs w:val="10"/>
                            <w:lang w:val="en-IN"/>
                          </w:rPr>
                        </w:pPr>
                        <w:r>
                          <w:rPr>
                            <w:sz w:val="14"/>
                            <w:szCs w:val="10"/>
                            <w:lang w:val="en-IN"/>
                          </w:rPr>
                          <w:t>GSMA IMEI DB</w:t>
                        </w:r>
                      </w:p>
                    </w:txbxContent>
                  </v:textbox>
                </v:roundrect>
                <v:roundrect id="AutoShape 52" o:spid="_x0000_s1034" style="position:absolute;left:3864;top:2090;width:1137;height:5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">
                  <v:path arrowok="t"/>
                  <v:textbox>
                    <w:txbxContent>
                      <w:p w14:paraId="576F64F8" w14:textId="77777777" w:rsidR="00F43D75" w:rsidRPr="000B67A6" w:rsidRDefault="00F43D75" w:rsidP="000B67A6">
                        <w:pPr>
                          <w:spacing w:before="0"/>
                          <w:jc w:val="center"/>
                          <w:rPr>
                            <w:sz w:val="14"/>
                            <w:szCs w:val="10"/>
                            <w:lang w:val="en-IN"/>
                          </w:rPr>
                        </w:pPr>
                        <w:r>
                          <w:rPr>
                            <w:sz w:val="14"/>
                            <w:szCs w:val="10"/>
                            <w:lang w:val="en-IN"/>
                          </w:rPr>
                          <w:t>Stolen device DB</w:t>
                        </w:r>
                      </w:p>
                    </w:txbxContent>
                  </v:textbox>
                </v:roundrect>
                <v:roundrect id="AutoShape 53" o:spid="_x0000_s1035" style="position:absolute;left:5235;top:2090;width:1137;height:5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">
                  <v:path arrowok="t"/>
                  <v:textbox>
                    <w:txbxContent>
                      <w:p w14:paraId="576F64F9" w14:textId="77777777" w:rsidR="00F43D75" w:rsidRPr="000B67A6" w:rsidRDefault="00F43D75" w:rsidP="000B67A6">
                        <w:pPr>
                          <w:spacing w:before="0"/>
                          <w:jc w:val="center"/>
                          <w:rPr>
                            <w:sz w:val="14"/>
                            <w:szCs w:val="10"/>
                            <w:lang w:val="en-IN"/>
                          </w:rPr>
                        </w:pPr>
                        <w:r>
                          <w:rPr>
                            <w:sz w:val="14"/>
                            <w:szCs w:val="10"/>
                            <w:lang w:val="en-IN"/>
                          </w:rPr>
                          <w:t>OEM device repository</w:t>
                        </w:r>
                      </w:p>
                    </w:txbxContent>
                  </v:textbox>
                </v:roundrect>
                <v:roundrect id="AutoShape 54" o:spid="_x0000_s1036" style="position:absolute;left:6759;top:2090;width:1137;height:4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">
                  <v:path arrowok="t"/>
                  <v:textbox>
                    <w:txbxContent>
                      <w:p w14:paraId="576F64FA" w14:textId="77777777" w:rsidR="00F43D75" w:rsidRPr="000B67A6" w:rsidRDefault="00F43D75" w:rsidP="000B67A6">
                        <w:pPr>
                          <w:spacing w:before="0"/>
                          <w:jc w:val="center"/>
                          <w:rPr>
                            <w:sz w:val="14"/>
                            <w:szCs w:val="10"/>
                            <w:lang w:val="en-IN"/>
                          </w:rPr>
                        </w:pPr>
                        <w:r>
                          <w:rPr>
                            <w:sz w:val="14"/>
                            <w:szCs w:val="10"/>
                            <w:lang w:val="en-IN"/>
                          </w:rPr>
                          <w:t>MNO-EIR</w:t>
                        </w:r>
                      </w:p>
                    </w:txbxContent>
                  </v:textbox>
                </v:roundrect>
                <v:roundrect id="AutoShape 55" o:spid="_x0000_s1037" style="position:absolute;left:8938;top:1103;width:1756;height: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">
                  <v:path arrowok="t"/>
                  <v:textbox>
                    <w:txbxContent>
                      <w:p w14:paraId="576F64FB" w14:textId="77777777" w:rsidR="00F43D75" w:rsidRPr="000B67A6" w:rsidRDefault="00F43D75" w:rsidP="00590501">
                        <w:pPr>
                          <w:spacing w:before="0"/>
                          <w:jc w:val="center"/>
                          <w:rPr>
                            <w:sz w:val="14"/>
                            <w:szCs w:val="10"/>
                            <w:lang w:val="en-IN"/>
                          </w:rPr>
                        </w:pPr>
                        <w:r>
                          <w:rPr>
                            <w:sz w:val="14"/>
                            <w:szCs w:val="10"/>
                            <w:lang w:val="en-IN"/>
                          </w:rPr>
                          <w:t>User-System Interfaces</w:t>
                        </w:r>
                      </w:p>
                    </w:txbxContent>
                  </v:textbox>
                </v:roundrect>
                <v:roundrect id="AutoShape 56" o:spid="_x0000_s1038" style="position:absolute;left:8995;top:2090;width:1756;height:5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">
                  <v:path arrowok="t"/>
                  <v:textbox>
                    <w:txbxContent>
                      <w:p w14:paraId="576F64FC" w14:textId="77777777" w:rsidR="00F43D75" w:rsidRPr="000B67A6" w:rsidRDefault="00F43D75" w:rsidP="00590501">
                        <w:pPr>
                          <w:spacing w:before="0"/>
                          <w:jc w:val="center"/>
                          <w:rPr>
                            <w:sz w:val="14"/>
                            <w:szCs w:val="10"/>
                            <w:lang w:val="en-IN"/>
                          </w:rPr>
                        </w:pPr>
                        <w:r>
                          <w:rPr>
                            <w:sz w:val="14"/>
                            <w:szCs w:val="10"/>
                            <w:lang w:val="en-IN"/>
                          </w:rPr>
                          <w:t>System –System Interfaces</w:t>
                        </w:r>
                      </w:p>
                    </w:txbxContent>
                  </v:textbox>
                </v:roundrect>
                <v:shapetype id="_x0000_t32" coordsize="21600,21600" o:spt="32" o:oned="t" path="m,l21600,21600e" filled="f">
                  <v:path arrowok="t" fillok="f" o:connecttype="none"/>
                  <o:lock v:ext="edit" shapetype="t"/>
                </v:shapetype>
                <v:shape id="AutoShape 57" o:spid="_x0000_s1039" type="#_x0000_t32" style="position:absolute;left:8232;top:1330;width:7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">
                  <v:stroke endarrow="block"/>
                  <o:lock v:ext="edit" shapetype="f"/>
                </v:shape>
                <v:shape id="AutoShape 58" o:spid="_x0000_s1040" type="#_x0000_t32" style="position:absolute;left:8232;top:2416;width:7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">
                  <v:stroke endarrow="block"/>
                  <o:lock v:ext="edit" shapetype="f"/>
                </v:shape>
              </v:group>
            </w:pict>
          </mc:Fallback>
        </mc:AlternateContent>
      </w:r>
    </w:p>
    <w:p w14:paraId="576F63FD" w14:textId="77777777" w:rsidR="000B67A6" w:rsidRPr="00333AB5" w:rsidRDefault="000B67A6" w:rsidP="008177EB">
      <w:pPr>
        <w:rPr>
          <w:b/>
          <w:lang w:val="en-US" w:eastAsia="ja-JP"/>
        </w:rPr>
      </w:pPr>
    </w:p>
    <w:p w14:paraId="576F63FE" w14:textId="77777777" w:rsidR="000B67A6" w:rsidRPr="00333AB5" w:rsidRDefault="000B67A6" w:rsidP="008177EB">
      <w:pPr>
        <w:rPr>
          <w:b/>
          <w:lang w:val="en-US" w:eastAsia="ja-JP"/>
        </w:rPr>
      </w:pPr>
    </w:p>
    <w:p w14:paraId="576F63FF" w14:textId="77777777" w:rsidR="000B67A6" w:rsidRPr="00333AB5" w:rsidRDefault="000B67A6" w:rsidP="008177EB">
      <w:pPr>
        <w:rPr>
          <w:b/>
          <w:lang w:val="en-US" w:eastAsia="ja-JP"/>
        </w:rPr>
      </w:pPr>
    </w:p>
    <w:bookmarkEnd w:id="629"/>
    <w:bookmarkEnd w:id="630"/>
    <w:bookmarkEnd w:id="631"/>
    <w:p w14:paraId="576F6400" w14:textId="39473CF6" w:rsidR="00590501" w:rsidRPr="00333AB5" w:rsidRDefault="00590501" w:rsidP="00590501">
      <w:pPr>
        <w:pStyle w:val="FigureNoTitle0"/>
        <w:rPr>
          <w:lang w:val="en-US"/>
        </w:rPr>
      </w:pPr>
      <w:r w:rsidRPr="00333AB5">
        <w:rPr>
          <w:lang w:val="en-US"/>
        </w:rPr>
        <w:t>Figure 1 –Reference Unified</w:t>
      </w:r>
      <w:r w:rsidR="009C496E">
        <w:rPr>
          <w:lang w:val="en-US"/>
        </w:rPr>
        <w:t xml:space="preserve"> </w:t>
      </w:r>
      <w:r w:rsidRPr="00333AB5">
        <w:rPr>
          <w:lang w:val="en-US"/>
        </w:rPr>
        <w:t>Platform</w:t>
      </w:r>
      <w:r w:rsidR="009C496E">
        <w:rPr>
          <w:lang w:val="en-US"/>
        </w:rPr>
        <w:t xml:space="preserve"> </w:t>
      </w:r>
      <w:r w:rsidRPr="00333AB5">
        <w:rPr>
          <w:lang w:val="en-US"/>
        </w:rPr>
        <w:t>Interfaces</w:t>
      </w:r>
    </w:p>
    <w:p w14:paraId="576F6401" w14:textId="77777777" w:rsidR="00793E2F" w:rsidRPr="00333AB5" w:rsidDel="00E80C93" w:rsidRDefault="00793E2F" w:rsidP="00793E2F">
      <w:pPr>
        <w:rPr>
          <w:del w:id="824" w:author="Tejpal Singh [2]" w:date="2023-02-05T19:36:00Z"/>
          <w:lang w:val="en-US" w:eastAsia="ja-JP"/>
        </w:rPr>
      </w:pPr>
    </w:p>
    <w:p w14:paraId="576F6402" w14:textId="77777777" w:rsidR="00663415" w:rsidRPr="00333AB5" w:rsidRDefault="00F10DB9" w:rsidP="00C403B7">
      <w:pPr>
        <w:rPr>
          <w:b/>
          <w:lang w:val="en-US" w:eastAsia="ja-JP"/>
        </w:rPr>
      </w:pPr>
      <w:r w:rsidRPr="00333AB5">
        <w:rPr>
          <w:b/>
          <w:lang w:val="en-US" w:eastAsia="ja-JP"/>
        </w:rPr>
        <w:t>9</w:t>
      </w:r>
      <w:r w:rsidR="00793E2F" w:rsidRPr="00333AB5">
        <w:rPr>
          <w:b/>
          <w:lang w:val="en-US" w:eastAsia="ja-JP"/>
        </w:rPr>
        <w:t xml:space="preserve">. </w:t>
      </w:r>
      <w:r w:rsidR="00D138B9" w:rsidRPr="00333AB5">
        <w:rPr>
          <w:b/>
          <w:lang w:val="en-US" w:eastAsia="ja-JP"/>
        </w:rPr>
        <w:t>Key c</w:t>
      </w:r>
      <w:r w:rsidR="0069586A" w:rsidRPr="00333AB5">
        <w:rPr>
          <w:b/>
          <w:lang w:val="en-US" w:eastAsia="ja-JP"/>
        </w:rPr>
        <w:t xml:space="preserve">onsiderations </w:t>
      </w:r>
      <w:r w:rsidR="00D138B9" w:rsidRPr="00333AB5">
        <w:rPr>
          <w:b/>
          <w:lang w:val="en-US" w:eastAsia="ja-JP"/>
        </w:rPr>
        <w:t>while</w:t>
      </w:r>
      <w:r w:rsidR="0069586A" w:rsidRPr="00333AB5">
        <w:rPr>
          <w:b/>
          <w:lang w:val="en-US" w:eastAsia="ja-JP"/>
        </w:rPr>
        <w:t xml:space="preserve"> i</w:t>
      </w:r>
      <w:r w:rsidR="007E0B70" w:rsidRPr="00333AB5">
        <w:rPr>
          <w:b/>
          <w:lang w:val="en-US" w:eastAsia="ja-JP"/>
        </w:rPr>
        <w:t>mplementing</w:t>
      </w:r>
      <w:r w:rsidR="00BC63C2" w:rsidRPr="00333AB5">
        <w:rPr>
          <w:b/>
          <w:lang w:val="en-US" w:eastAsia="ja-JP"/>
        </w:rPr>
        <w:t xml:space="preserve"> RUPF</w:t>
      </w:r>
    </w:p>
    <w:p w14:paraId="576F6403" w14:textId="77777777" w:rsidR="00FF0B8A" w:rsidRPr="00333AB5" w:rsidRDefault="00FF0B8A" w:rsidP="00FF0B8A">
      <w:pPr>
        <w:pStyle w:val="Heading2"/>
        <w:rPr>
          <w:lang w:val="en-US" w:eastAsia="ja-JP"/>
        </w:rPr>
      </w:pPr>
      <w:bookmarkStart w:id="825" w:name="_Toc3450292"/>
      <w:bookmarkStart w:id="826" w:name="_Toc4423866"/>
      <w:bookmarkStart w:id="827" w:name="_Toc6992429"/>
      <w:r w:rsidRPr="00333AB5">
        <w:rPr>
          <w:lang w:val="en-US" w:eastAsia="ja-JP"/>
        </w:rPr>
        <w:t>9.1</w:t>
      </w:r>
      <w:r w:rsidRPr="00333AB5">
        <w:rPr>
          <w:lang w:val="en-US" w:eastAsia="ja-JP"/>
        </w:rPr>
        <w:tab/>
        <w:t>Stakeholder Consultation and on-boarding</w:t>
      </w:r>
      <w:bookmarkEnd w:id="825"/>
      <w:bookmarkEnd w:id="826"/>
      <w:bookmarkEnd w:id="827"/>
    </w:p>
    <w:p w14:paraId="576F6404" w14:textId="0A3D5011" w:rsidR="00FF0B8A" w:rsidRPr="00333AB5" w:rsidRDefault="00FF0B8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The implementation of RUPF is a collaborative effort by key stakeholders which include</w:t>
      </w:r>
      <w:ins w:id="828" w:author="Tejpal Singh" w:date="2023-05-15T18:09:00Z">
        <w:r w:rsidR="00C06DE0">
          <w:rPr>
            <w:lang w:val="en-US"/>
          </w:rPr>
          <w:t xml:space="preserve"> consumers</w:t>
        </w:r>
      </w:ins>
      <w:r w:rsidR="00C06DE0">
        <w:rPr>
          <w:lang w:val="en-US"/>
        </w:rPr>
        <w:t xml:space="preserve">, </w:t>
      </w:r>
      <w:r w:rsidRPr="00333AB5">
        <w:rPr>
          <w:lang w:val="en-US"/>
        </w:rPr>
        <w:t>Regulator, MNOs, GSMA, OEMs, Custom, Excise and LEAs. Therefore</w:t>
      </w:r>
      <w:r w:rsidR="00333AB5">
        <w:rPr>
          <w:lang w:val="en-US"/>
        </w:rPr>
        <w:t>,</w:t>
      </w:r>
      <w:r w:rsidRPr="00333AB5">
        <w:rPr>
          <w:lang w:val="en-US"/>
        </w:rPr>
        <w:t xml:space="preserve"> it is important to establish </w:t>
      </w:r>
      <w:r w:rsidR="00150876" w:rsidRPr="00333AB5">
        <w:rPr>
          <w:lang w:val="en-US"/>
        </w:rPr>
        <w:t xml:space="preserve">ongoing </w:t>
      </w:r>
      <w:r w:rsidRPr="00333AB5">
        <w:rPr>
          <w:lang w:val="en-US"/>
        </w:rPr>
        <w:t>communication</w:t>
      </w:r>
      <w:r w:rsidR="00150876" w:rsidRPr="00333AB5">
        <w:rPr>
          <w:lang w:val="en-US"/>
        </w:rPr>
        <w:t xml:space="preserve"> channels</w:t>
      </w:r>
      <w:r w:rsidRPr="00333AB5">
        <w:rPr>
          <w:lang w:val="en-US"/>
        </w:rPr>
        <w:t xml:space="preserve"> with all stakeholders involved prior to actual implementation so that</w:t>
      </w:r>
      <w:r w:rsidR="009C496E">
        <w:rPr>
          <w:lang w:val="en-US"/>
        </w:rPr>
        <w:t xml:space="preserve"> </w:t>
      </w:r>
      <w:r w:rsidRPr="00333AB5">
        <w:rPr>
          <w:lang w:val="en-US"/>
        </w:rPr>
        <w:lastRenderedPageBreak/>
        <w:t>agreements can be reached on</w:t>
      </w:r>
      <w:r w:rsidR="00150876" w:rsidRPr="00333AB5">
        <w:rPr>
          <w:lang w:val="en-US"/>
        </w:rPr>
        <w:t xml:space="preserve"> </w:t>
      </w:r>
      <w:del w:id="829" w:author="Tejpal Singh [2]" w:date="2023-04-21T12:01:00Z">
        <w:r w:rsidR="00150876" w:rsidRPr="00333AB5" w:rsidDel="00D1301A">
          <w:rPr>
            <w:lang w:val="en-US"/>
          </w:rPr>
          <w:delText>role</w:delText>
        </w:r>
      </w:del>
      <w:ins w:id="830" w:author="Tejpal Singh [2]" w:date="2023-04-21T12:01:00Z">
        <w:r w:rsidR="00D1301A" w:rsidRPr="00333AB5">
          <w:rPr>
            <w:lang w:val="en-US"/>
          </w:rPr>
          <w:t>the role</w:t>
        </w:r>
      </w:ins>
      <w:r w:rsidR="00150876" w:rsidRPr="00333AB5">
        <w:rPr>
          <w:lang w:val="en-US"/>
        </w:rPr>
        <w:t xml:space="preserve"> and respo</w:t>
      </w:r>
      <w:r w:rsidR="00BB5D80" w:rsidRPr="00333AB5">
        <w:rPr>
          <w:lang w:val="en-US"/>
        </w:rPr>
        <w:t xml:space="preserve">nsibilities of each stakeholder. It will </w:t>
      </w:r>
      <w:ins w:id="831" w:author="Tejpal Singh [2]" w:date="2023-01-13T20:06:00Z">
        <w:r w:rsidR="00F9364D">
          <w:rPr>
            <w:lang w:val="en-US"/>
          </w:rPr>
          <w:t xml:space="preserve">enable </w:t>
        </w:r>
      </w:ins>
      <w:r w:rsidR="00BB5D80" w:rsidRPr="00333AB5">
        <w:rPr>
          <w:lang w:val="en-US"/>
        </w:rPr>
        <w:t>faster rollout and implementation</w:t>
      </w:r>
      <w:r w:rsidR="009C496E">
        <w:rPr>
          <w:lang w:val="en-US"/>
        </w:rPr>
        <w:t xml:space="preserve"> </w:t>
      </w:r>
      <w:r w:rsidR="00BB5D80" w:rsidRPr="00333AB5">
        <w:rPr>
          <w:lang w:val="en-US"/>
        </w:rPr>
        <w:t xml:space="preserve">of </w:t>
      </w:r>
      <w:del w:id="832" w:author="Tejpal Singh [2]" w:date="2023-01-13T20:06:00Z">
        <w:r w:rsidR="00BB5D80" w:rsidRPr="00333AB5" w:rsidDel="00F9364D">
          <w:rPr>
            <w:lang w:val="en-US"/>
          </w:rPr>
          <w:delText xml:space="preserve">countermeasures </w:delText>
        </w:r>
      </w:del>
      <w:ins w:id="833" w:author="Tejpal Singh [2]" w:date="2023-01-13T20:06:00Z">
        <w:r w:rsidR="00F9364D">
          <w:rPr>
            <w:lang w:val="en-US"/>
          </w:rPr>
          <w:t xml:space="preserve"> technology platform</w:t>
        </w:r>
      </w:ins>
      <w:r w:rsidR="009C496E">
        <w:rPr>
          <w:lang w:val="en-US"/>
        </w:rPr>
        <w:t xml:space="preserve"> </w:t>
      </w:r>
      <w:r w:rsidR="00BB5D80" w:rsidRPr="00333AB5">
        <w:rPr>
          <w:lang w:val="en-US"/>
        </w:rPr>
        <w:t xml:space="preserve">with </w:t>
      </w:r>
      <w:r w:rsidRPr="00333AB5">
        <w:rPr>
          <w:lang w:val="en-US"/>
        </w:rPr>
        <w:t xml:space="preserve">minimal disruption </w:t>
      </w:r>
      <w:r w:rsidR="00150876" w:rsidRPr="00333AB5">
        <w:rPr>
          <w:lang w:val="en-US"/>
        </w:rPr>
        <w:t xml:space="preserve">in the ecosystem especially </w:t>
      </w:r>
      <w:r w:rsidRPr="00333AB5">
        <w:rPr>
          <w:lang w:val="en-US"/>
        </w:rPr>
        <w:t xml:space="preserve">to the </w:t>
      </w:r>
      <w:r w:rsidR="00150876" w:rsidRPr="00333AB5">
        <w:rPr>
          <w:lang w:val="en-US"/>
        </w:rPr>
        <w:t>consumers</w:t>
      </w:r>
      <w:r w:rsidR="009D3C59" w:rsidRPr="00333AB5">
        <w:rPr>
          <w:lang w:val="en-US"/>
        </w:rPr>
        <w:t xml:space="preserve"> and OEMs of genuine devices</w:t>
      </w:r>
      <w:r w:rsidRPr="00333AB5">
        <w:rPr>
          <w:lang w:val="en-US"/>
        </w:rPr>
        <w:t xml:space="preserve">. </w:t>
      </w:r>
    </w:p>
    <w:p w14:paraId="576F6405" w14:textId="77777777" w:rsidR="00FF0B8A" w:rsidRPr="00333AB5" w:rsidRDefault="00FF0B8A" w:rsidP="00FF0B8A">
      <w:pPr>
        <w:pStyle w:val="Heading2"/>
        <w:rPr>
          <w:rFonts w:eastAsia="Malgun Gothic"/>
          <w:highlight w:val="lightGray"/>
          <w:lang w:val="en-US"/>
        </w:rPr>
      </w:pPr>
      <w:bookmarkStart w:id="834" w:name="_Toc3450298"/>
      <w:bookmarkStart w:id="835" w:name="_Toc4423872"/>
      <w:bookmarkStart w:id="836" w:name="_Toc6992435"/>
      <w:r w:rsidRPr="00333AB5">
        <w:rPr>
          <w:rFonts w:eastAsia="Malgun Gothic"/>
          <w:lang w:val="en-US"/>
        </w:rPr>
        <w:t>9</w:t>
      </w:r>
      <w:r w:rsidR="000E1106" w:rsidRPr="00333AB5">
        <w:rPr>
          <w:rFonts w:eastAsia="Malgun Gothic"/>
          <w:lang w:val="en-US"/>
        </w:rPr>
        <w:t>.2</w:t>
      </w:r>
      <w:r w:rsidRPr="00333AB5">
        <w:rPr>
          <w:rFonts w:eastAsia="Malgun Gothic"/>
          <w:lang w:val="en-US"/>
        </w:rPr>
        <w:tab/>
        <w:t>Enabling Legal and regulatory framework</w:t>
      </w:r>
      <w:bookmarkEnd w:id="834"/>
      <w:bookmarkEnd w:id="835"/>
      <w:bookmarkEnd w:id="836"/>
    </w:p>
    <w:p w14:paraId="576F6406" w14:textId="09854559" w:rsidR="00FF0B8A" w:rsidRPr="00333AB5" w:rsidRDefault="00FF0B8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rFonts w:eastAsia="Malgun Gothic"/>
          <w:lang w:val="en-US"/>
        </w:rPr>
      </w:pPr>
      <w:r w:rsidRPr="00333AB5">
        <w:rPr>
          <w:rFonts w:eastAsia="Malgun Gothic"/>
          <w:lang w:val="en-US"/>
        </w:rPr>
        <w:t xml:space="preserve">The enforcement </w:t>
      </w:r>
      <w:r w:rsidR="00A21C8A" w:rsidRPr="00333AB5">
        <w:rPr>
          <w:rFonts w:eastAsia="Malgun Gothic"/>
          <w:lang w:val="en-US"/>
        </w:rPr>
        <w:t xml:space="preserve">of </w:t>
      </w:r>
      <w:r w:rsidRPr="00333AB5">
        <w:rPr>
          <w:rFonts w:eastAsia="Malgun Gothic"/>
          <w:lang w:val="en-US"/>
        </w:rPr>
        <w:t>any counter measure affecting consumers or other stakeholders</w:t>
      </w:r>
      <w:r w:rsidR="00A21C8A" w:rsidRPr="00333AB5">
        <w:rPr>
          <w:rFonts w:eastAsia="Malgun Gothic"/>
          <w:lang w:val="en-US"/>
        </w:rPr>
        <w:t>,</w:t>
      </w:r>
      <w:r w:rsidRPr="00333AB5">
        <w:rPr>
          <w:rFonts w:eastAsia="Malgun Gothic"/>
          <w:lang w:val="en-US"/>
        </w:rPr>
        <w:t xml:space="preserve"> like di</w:t>
      </w:r>
      <w:r w:rsidR="00A21C8A" w:rsidRPr="00333AB5">
        <w:rPr>
          <w:rFonts w:eastAsia="Malgun Gothic"/>
          <w:lang w:val="en-US"/>
        </w:rPr>
        <w:t xml:space="preserve">sabling the existing </w:t>
      </w:r>
      <w:r w:rsidR="00A21C8A" w:rsidRPr="00CE669F">
        <w:rPr>
          <w:lang w:val="en-US"/>
        </w:rPr>
        <w:t>identified</w:t>
      </w:r>
      <w:r w:rsidR="007870FB">
        <w:rPr>
          <w:lang w:val="en-US"/>
        </w:rPr>
        <w:t xml:space="preserve"> </w:t>
      </w:r>
      <w:r w:rsidRPr="00333AB5">
        <w:rPr>
          <w:rFonts w:eastAsia="Malgun Gothic"/>
          <w:lang w:val="en-US"/>
        </w:rPr>
        <w:t>counterfeit devices in MNO network or disallowing the entry of new counterfeit ICT devices in MNO network</w:t>
      </w:r>
      <w:r w:rsidR="00A21C8A" w:rsidRPr="00333AB5">
        <w:rPr>
          <w:rFonts w:eastAsia="Malgun Gothic"/>
          <w:lang w:val="en-US"/>
        </w:rPr>
        <w:t>,</w:t>
      </w:r>
      <w:del w:id="837" w:author="Tejpal Singh [2]" w:date="2023-01-13T20:08:00Z">
        <w:r w:rsidR="00A21C8A" w:rsidRPr="00333AB5" w:rsidDel="00F9364D">
          <w:rPr>
            <w:rFonts w:eastAsia="Malgun Gothic"/>
            <w:lang w:val="en-US"/>
          </w:rPr>
          <w:delText>is</w:delText>
        </w:r>
      </w:del>
      <w:ins w:id="838" w:author="Tejpal Singh [2]" w:date="2023-01-13T20:08:00Z">
        <w:r w:rsidR="00F9364D">
          <w:rPr>
            <w:rFonts w:eastAsia="Malgun Gothic"/>
            <w:lang w:val="en-US"/>
          </w:rPr>
          <w:t xml:space="preserve"> will </w:t>
        </w:r>
      </w:ins>
      <w:r w:rsidRPr="00333AB5">
        <w:rPr>
          <w:rFonts w:eastAsia="Malgun Gothic"/>
          <w:lang w:val="en-US"/>
        </w:rPr>
        <w:t>require</w:t>
      </w:r>
      <w:del w:id="839" w:author="Tejpal Singh [2]" w:date="2023-01-13T20:08:00Z">
        <w:r w:rsidRPr="00333AB5" w:rsidDel="00F9364D">
          <w:rPr>
            <w:rFonts w:eastAsia="Malgun Gothic"/>
            <w:lang w:val="en-US"/>
          </w:rPr>
          <w:delText>dto have</w:delText>
        </w:r>
      </w:del>
      <w:r w:rsidRPr="00333AB5">
        <w:rPr>
          <w:rFonts w:eastAsia="Malgun Gothic"/>
          <w:lang w:val="en-US"/>
        </w:rPr>
        <w:t xml:space="preserve"> the </w:t>
      </w:r>
      <w:ins w:id="840" w:author="Tejpal Singh [2]" w:date="2023-01-13T20:08:00Z">
        <w:r w:rsidR="00F9364D">
          <w:rPr>
            <w:rFonts w:eastAsia="Malgun Gothic"/>
            <w:lang w:val="en-US"/>
          </w:rPr>
          <w:t xml:space="preserve">enabling </w:t>
        </w:r>
      </w:ins>
      <w:r w:rsidRPr="00333AB5">
        <w:rPr>
          <w:rFonts w:eastAsia="Malgun Gothic"/>
          <w:lang w:val="en-US"/>
        </w:rPr>
        <w:t xml:space="preserve">support of an </w:t>
      </w:r>
      <w:r w:rsidR="00A21C8A" w:rsidRPr="00333AB5">
        <w:rPr>
          <w:rFonts w:eastAsia="Malgun Gothic"/>
          <w:lang w:val="en-US"/>
        </w:rPr>
        <w:t>appropriate</w:t>
      </w:r>
      <w:r w:rsidR="007870FB">
        <w:rPr>
          <w:rFonts w:eastAsia="Malgun Gothic"/>
          <w:lang w:val="en-US"/>
        </w:rPr>
        <w:t xml:space="preserve"> </w:t>
      </w:r>
      <w:r w:rsidRPr="00333AB5">
        <w:rPr>
          <w:rFonts w:eastAsia="Malgun Gothic"/>
          <w:lang w:val="en-US"/>
        </w:rPr>
        <w:t>le</w:t>
      </w:r>
      <w:r w:rsidR="00A21C8A" w:rsidRPr="00333AB5">
        <w:rPr>
          <w:rFonts w:eastAsia="Malgun Gothic"/>
          <w:lang w:val="en-US"/>
        </w:rPr>
        <w:t>gal and regulatory framework</w:t>
      </w:r>
      <w:r w:rsidRPr="00333AB5">
        <w:rPr>
          <w:rFonts w:eastAsia="Malgun Gothic"/>
          <w:lang w:val="en-US"/>
        </w:rPr>
        <w:t xml:space="preserve">. The enabling </w:t>
      </w:r>
      <w:ins w:id="841" w:author="Tejpal Singh [2]" w:date="2023-01-13T20:09:00Z">
        <w:r w:rsidR="00F9364D">
          <w:rPr>
            <w:rFonts w:eastAsia="Malgun Gothic"/>
            <w:lang w:val="en-US"/>
          </w:rPr>
          <w:t xml:space="preserve">legal or regulatory </w:t>
        </w:r>
      </w:ins>
      <w:r w:rsidRPr="00333AB5">
        <w:rPr>
          <w:rFonts w:eastAsia="Malgun Gothic"/>
          <w:lang w:val="en-US"/>
        </w:rPr>
        <w:t>framework may include but not limi</w:t>
      </w:r>
      <w:r w:rsidR="006525A5" w:rsidRPr="00333AB5">
        <w:rPr>
          <w:rFonts w:eastAsia="Malgun Gothic"/>
          <w:lang w:val="en-US"/>
        </w:rPr>
        <w:t>ted to the following provisions</w:t>
      </w:r>
      <w:r w:rsidR="007870FB">
        <w:rPr>
          <w:rFonts w:eastAsia="Malgun Gothic"/>
          <w:lang w:val="en-US"/>
        </w:rPr>
        <w:t xml:space="preserve"> </w:t>
      </w:r>
      <w:r w:rsidR="006525A5" w:rsidRPr="00333AB5">
        <w:rPr>
          <w:rFonts w:eastAsia="Malgun Gothic"/>
          <w:lang w:val="en-US"/>
        </w:rPr>
        <w:t>to</w:t>
      </w:r>
      <w:r w:rsidR="00505F01">
        <w:rPr>
          <w:rFonts w:eastAsia="Malgun Gothic"/>
          <w:lang w:val="en-US"/>
        </w:rPr>
        <w:t>:</w:t>
      </w:r>
    </w:p>
    <w:p w14:paraId="576F6407" w14:textId="77777777" w:rsidR="00FF0B8A" w:rsidRPr="00333AB5" w:rsidRDefault="00FF0B8A" w:rsidP="008E2959">
      <w:pPr>
        <w:pStyle w:val="enumlev1"/>
        <w:numPr>
          <w:ilvl w:val="0"/>
          <w:numId w:val="2"/>
        </w:numPr>
        <w:rPr>
          <w:rFonts w:eastAsia="Malgun Gothic"/>
          <w:lang w:val="en-US"/>
        </w:rPr>
      </w:pPr>
      <w:r w:rsidRPr="00333AB5">
        <w:rPr>
          <w:rFonts w:eastAsia="Malgun Gothic"/>
          <w:lang w:val="en-US"/>
        </w:rPr>
        <w:t>allow restriction on entry of any new counterfeit</w:t>
      </w:r>
      <w:ins w:id="842" w:author="Tejpal Singh [2]" w:date="2023-01-13T20:09:00Z">
        <w:r w:rsidR="00F9364D">
          <w:rPr>
            <w:rFonts w:eastAsia="Malgun Gothic"/>
            <w:lang w:val="en-US"/>
          </w:rPr>
          <w:t>, tampered</w:t>
        </w:r>
      </w:ins>
      <w:ins w:id="843" w:author="Tejpal Singh [2]" w:date="2023-01-13T20:12:00Z">
        <w:r w:rsidR="00F9364D">
          <w:rPr>
            <w:rFonts w:eastAsia="Malgun Gothic"/>
            <w:lang w:val="en-US"/>
          </w:rPr>
          <w:t>, devices with replicated identifiers</w:t>
        </w:r>
      </w:ins>
      <w:ins w:id="844" w:author="Tejpal Singh [2]" w:date="2023-01-13T20:09:00Z">
        <w:r w:rsidR="00F9364D">
          <w:rPr>
            <w:rFonts w:eastAsia="Malgun Gothic"/>
            <w:lang w:val="en-US"/>
          </w:rPr>
          <w:t xml:space="preserve"> or stolen telecommunication/</w:t>
        </w:r>
      </w:ins>
      <w:r w:rsidRPr="00333AB5">
        <w:rPr>
          <w:rFonts w:eastAsia="Malgun Gothic"/>
          <w:lang w:val="en-US"/>
        </w:rPr>
        <w:t xml:space="preserve"> ICT devices in MNO networks;</w:t>
      </w:r>
    </w:p>
    <w:p w14:paraId="576F6408" w14:textId="28081C37" w:rsidR="00FF0B8A" w:rsidRPr="00462C39" w:rsidRDefault="006525A5" w:rsidP="008E2959">
      <w:pPr>
        <w:pStyle w:val="enumlev1"/>
        <w:numPr>
          <w:ilvl w:val="0"/>
          <w:numId w:val="2"/>
        </w:numPr>
        <w:rPr>
          <w:rFonts w:eastAsia="Malgun Gothic"/>
          <w:lang w:val="en-US"/>
        </w:rPr>
      </w:pPr>
      <w:r w:rsidRPr="00333AB5">
        <w:rPr>
          <w:rFonts w:eastAsia="Malgun Gothic"/>
          <w:lang w:val="en-US"/>
        </w:rPr>
        <w:t>allow</w:t>
      </w:r>
      <w:r w:rsidR="00FF0B8A" w:rsidRPr="00333AB5">
        <w:rPr>
          <w:rFonts w:eastAsia="Malgun Gothic"/>
          <w:lang w:val="en-US"/>
        </w:rPr>
        <w:t xml:space="preserve"> restricti</w:t>
      </w:r>
      <w:r w:rsidR="005C3D9D" w:rsidRPr="00333AB5">
        <w:rPr>
          <w:rFonts w:eastAsia="Malgun Gothic"/>
          <w:lang w:val="en-US"/>
        </w:rPr>
        <w:t>on on</w:t>
      </w:r>
      <w:r w:rsidR="00FF0B8A" w:rsidRPr="00333AB5">
        <w:rPr>
          <w:rFonts w:eastAsia="Malgun Gothic"/>
          <w:lang w:val="en-US"/>
        </w:rPr>
        <w:t xml:space="preserve"> the import, </w:t>
      </w:r>
      <w:r w:rsidR="00FF0B8A" w:rsidRPr="00462C39">
        <w:rPr>
          <w:rFonts w:eastAsia="Malgun Gothic"/>
          <w:lang w:val="en-US"/>
        </w:rPr>
        <w:t xml:space="preserve">manufacturing, circulation and sale of counterfeit </w:t>
      </w:r>
      <w:ins w:id="845" w:author="email" w:date="2023-05-11T21:41:00Z">
        <w:r w:rsidR="00892920" w:rsidRPr="00462C39">
          <w:rPr>
            <w:rFonts w:eastAsia="Malgun Gothic"/>
            <w:lang w:val="en-US"/>
          </w:rPr>
          <w:t xml:space="preserve">mobile </w:t>
        </w:r>
      </w:ins>
      <w:r w:rsidR="00FF0B8A" w:rsidRPr="00462C39">
        <w:rPr>
          <w:rFonts w:eastAsia="Malgun Gothic"/>
          <w:lang w:val="en-US"/>
        </w:rPr>
        <w:t>ICT devices and accessories in the market which are not compliant with a country's legislative and regulatory framework;</w:t>
      </w:r>
    </w:p>
    <w:p w14:paraId="576F6409" w14:textId="5561DCC3" w:rsidR="00FF0B8A" w:rsidRPr="00462C39" w:rsidRDefault="00FF0B8A" w:rsidP="008E2959">
      <w:pPr>
        <w:pStyle w:val="enumlev1"/>
        <w:numPr>
          <w:ilvl w:val="0"/>
          <w:numId w:val="2"/>
        </w:numPr>
        <w:rPr>
          <w:rFonts w:eastAsia="Malgun Gothic"/>
          <w:lang w:val="en-US"/>
        </w:rPr>
      </w:pPr>
      <w:r w:rsidRPr="00462C39">
        <w:rPr>
          <w:rFonts w:eastAsia="Malgun Gothic"/>
          <w:lang w:val="en-US"/>
        </w:rPr>
        <w:t xml:space="preserve">allow establishing unified platform and stakeholder responsibilities to support the measures to combat the proliferation of </w:t>
      </w:r>
      <w:ins w:id="846" w:author="Tejpal Singh [2]" w:date="2023-05-12T11:01:00Z">
        <w:r w:rsidR="007149C1" w:rsidRPr="00462C39">
          <w:rPr>
            <w:rFonts w:eastAsia="Malgun Gothic"/>
            <w:lang w:val="en-US"/>
          </w:rPr>
          <w:t>tampered,</w:t>
        </w:r>
      </w:ins>
      <w:ins w:id="847" w:author="Tejpal Singh [2]" w:date="2023-01-13T20:10:00Z">
        <w:r w:rsidR="00F9364D" w:rsidRPr="00462C39">
          <w:rPr>
            <w:rFonts w:eastAsia="Malgun Gothic"/>
            <w:lang w:val="en-US"/>
          </w:rPr>
          <w:t xml:space="preserve"> </w:t>
        </w:r>
      </w:ins>
      <w:r w:rsidRPr="00462C39">
        <w:rPr>
          <w:rFonts w:eastAsia="Malgun Gothic"/>
          <w:lang w:val="en-US"/>
        </w:rPr>
        <w:t>counterfeit ICT devices</w:t>
      </w:r>
      <w:r w:rsidR="00505F01" w:rsidRPr="00462C39">
        <w:rPr>
          <w:rFonts w:eastAsia="Malgun Gothic"/>
          <w:lang w:val="en-US"/>
        </w:rPr>
        <w:t>;</w:t>
      </w:r>
    </w:p>
    <w:p w14:paraId="576F640A" w14:textId="4DAB4D6A" w:rsidR="00FF0B8A" w:rsidRPr="00462C39" w:rsidRDefault="006525A5" w:rsidP="008E2959">
      <w:pPr>
        <w:pStyle w:val="enumlev1"/>
        <w:numPr>
          <w:ilvl w:val="0"/>
          <w:numId w:val="2"/>
        </w:numPr>
        <w:rPr>
          <w:rFonts w:eastAsia="Malgun Gothic"/>
          <w:lang w:val="en-US"/>
        </w:rPr>
      </w:pPr>
      <w:r w:rsidRPr="00462C39">
        <w:rPr>
          <w:rFonts w:eastAsia="Malgun Gothic"/>
          <w:lang w:val="en-US"/>
        </w:rPr>
        <w:t>allow action</w:t>
      </w:r>
      <w:r w:rsidR="00FF0B8A" w:rsidRPr="00462C39">
        <w:rPr>
          <w:rFonts w:eastAsia="Malgun Gothic"/>
          <w:lang w:val="en-US"/>
        </w:rPr>
        <w:t xml:space="preserve"> against the tampering </w:t>
      </w:r>
      <w:ins w:id="848" w:author="Tejpal Singh [2]" w:date="2023-01-13T20:11:00Z">
        <w:r w:rsidR="00F9364D" w:rsidRPr="00462C39">
          <w:rPr>
            <w:rFonts w:eastAsia="Malgun Gothic"/>
            <w:lang w:val="en-US"/>
          </w:rPr>
          <w:t xml:space="preserve">and replication </w:t>
        </w:r>
      </w:ins>
      <w:r w:rsidR="00FF0B8A" w:rsidRPr="00462C39">
        <w:rPr>
          <w:rFonts w:eastAsia="Malgun Gothic"/>
          <w:lang w:val="en-US"/>
        </w:rPr>
        <w:t xml:space="preserve">of unique identifiers. </w:t>
      </w:r>
    </w:p>
    <w:p w14:paraId="576F640B" w14:textId="77777777" w:rsidR="006332E2" w:rsidRPr="00462C39" w:rsidRDefault="006332E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Member states may also consider technical regulation</w:t>
      </w:r>
      <w:r w:rsidR="006525A5" w:rsidRPr="00462C39">
        <w:rPr>
          <w:lang w:val="en-US"/>
        </w:rPr>
        <w:t>, if required,</w:t>
      </w:r>
      <w:r w:rsidRPr="00462C39">
        <w:rPr>
          <w:lang w:val="en-US"/>
        </w:rPr>
        <w:t xml:space="preserve"> to ensure compliance of IMEI format and </w:t>
      </w:r>
      <w:ins w:id="849" w:author="Tejpal Singh [2]" w:date="2023-01-13T20:13:00Z">
        <w:r w:rsidR="00F9364D" w:rsidRPr="00462C39">
          <w:rPr>
            <w:lang w:val="en-US"/>
          </w:rPr>
          <w:t xml:space="preserve">requirement of </w:t>
        </w:r>
      </w:ins>
      <w:r w:rsidRPr="00462C39">
        <w:rPr>
          <w:lang w:val="en-US"/>
        </w:rPr>
        <w:t>their online verifiability</w:t>
      </w:r>
      <w:ins w:id="850" w:author="Tejpal Singh [2]" w:date="2023-01-13T20:13:00Z">
        <w:r w:rsidR="00F9364D" w:rsidRPr="00462C39">
          <w:rPr>
            <w:lang w:val="en-US"/>
          </w:rPr>
          <w:t xml:space="preserve"> in collaboration with OEMs</w:t>
        </w:r>
      </w:ins>
      <w:r w:rsidRPr="00462C39">
        <w:rPr>
          <w:lang w:val="en-US"/>
        </w:rPr>
        <w:t xml:space="preserve"> to minimize IMEI tampering</w:t>
      </w:r>
      <w:ins w:id="851" w:author="Tejpal Singh [2]" w:date="2023-01-13T20:14:00Z">
        <w:r w:rsidR="00CB52FF" w:rsidRPr="00462C39">
          <w:rPr>
            <w:lang w:val="en-US"/>
          </w:rPr>
          <w:t xml:space="preserve"> and </w:t>
        </w:r>
        <w:r w:rsidR="001272EC" w:rsidRPr="00462C39">
          <w:rPr>
            <w:lang w:val="en-US"/>
          </w:rPr>
          <w:t>prevent devices with tampered/replicated identifiers from accessing mobile networks</w:t>
        </w:r>
      </w:ins>
      <w:r w:rsidRPr="00462C39">
        <w:rPr>
          <w:lang w:val="en-US"/>
        </w:rPr>
        <w:t>.</w:t>
      </w:r>
    </w:p>
    <w:p w14:paraId="576F640C" w14:textId="77777777" w:rsidR="009A2647" w:rsidRPr="00462C39" w:rsidRDefault="000E1106" w:rsidP="00C403B7">
      <w:pPr>
        <w:rPr>
          <w:b/>
          <w:lang w:val="en-US" w:eastAsia="ja-JP"/>
        </w:rPr>
      </w:pPr>
      <w:r w:rsidRPr="00462C39">
        <w:rPr>
          <w:b/>
          <w:lang w:val="en-US" w:eastAsia="ja-JP"/>
        </w:rPr>
        <w:t>9.3</w:t>
      </w:r>
      <w:r w:rsidR="009A2647" w:rsidRPr="00462C39">
        <w:rPr>
          <w:b/>
          <w:lang w:val="en-US" w:eastAsia="ja-JP"/>
        </w:rPr>
        <w:tab/>
        <w:t>Consumer Awareness &amp; Participation</w:t>
      </w:r>
    </w:p>
    <w:p w14:paraId="576F640D" w14:textId="6B04ACA4" w:rsidR="00C3099C" w:rsidRPr="00462C39" w:rsidRDefault="00C309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Consumer education and their active participation supported by RUPF can play central </w:t>
      </w:r>
      <w:ins w:id="852" w:author="Tejpal Singh [2]" w:date="2023-05-12T10:27:00Z">
        <w:r w:rsidR="007C0477" w:rsidRPr="00462C39">
          <w:rPr>
            <w:lang w:val="en-US"/>
          </w:rPr>
          <w:t xml:space="preserve">a central </w:t>
        </w:r>
      </w:ins>
      <w:r w:rsidRPr="00462C39">
        <w:rPr>
          <w:lang w:val="en-US"/>
        </w:rPr>
        <w:t>role in combating proliferation of counterfeit</w:t>
      </w:r>
      <w:ins w:id="853" w:author="Tejpal Singh [2]" w:date="2023-01-13T20:15:00Z">
        <w:r w:rsidR="00C730DB" w:rsidRPr="00462C39">
          <w:rPr>
            <w:lang w:val="en-US"/>
          </w:rPr>
          <w:t>, tampered, stolen</w:t>
        </w:r>
      </w:ins>
      <w:r w:rsidRPr="00462C39">
        <w:rPr>
          <w:lang w:val="en-US"/>
        </w:rPr>
        <w:t xml:space="preserve"> mobile </w:t>
      </w:r>
      <w:del w:id="854" w:author="Tejpal Singh [2]" w:date="2023-01-13T20:16:00Z">
        <w:r w:rsidRPr="00462C39" w:rsidDel="00C730DB">
          <w:rPr>
            <w:lang w:val="en-US"/>
          </w:rPr>
          <w:delText>and stolen</w:delText>
        </w:r>
      </w:del>
      <w:r w:rsidRPr="00462C39">
        <w:rPr>
          <w:lang w:val="en-US"/>
        </w:rPr>
        <w:t xml:space="preserve"> ICT devices. Due to lack of awareness about</w:t>
      </w:r>
      <w:r w:rsidR="004B4AE2" w:rsidRPr="00462C39">
        <w:rPr>
          <w:lang w:val="en-US"/>
        </w:rPr>
        <w:t xml:space="preserve"> possible</w:t>
      </w:r>
      <w:r w:rsidR="007870FB" w:rsidRPr="00462C39">
        <w:rPr>
          <w:lang w:val="en-US"/>
        </w:rPr>
        <w:t xml:space="preserve"> </w:t>
      </w:r>
      <w:r w:rsidR="004B4AE2" w:rsidRPr="00462C39">
        <w:rPr>
          <w:lang w:val="en-US"/>
        </w:rPr>
        <w:t>adverse</w:t>
      </w:r>
      <w:r w:rsidRPr="00462C39">
        <w:rPr>
          <w:lang w:val="en-US"/>
        </w:rPr>
        <w:t xml:space="preserve"> effect</w:t>
      </w:r>
      <w:r w:rsidR="004B4AE2" w:rsidRPr="00462C39">
        <w:rPr>
          <w:lang w:val="en-US"/>
        </w:rPr>
        <w:t>s</w:t>
      </w:r>
      <w:r w:rsidR="007870FB" w:rsidRPr="00462C39">
        <w:rPr>
          <w:lang w:val="en-US"/>
        </w:rPr>
        <w:t xml:space="preserve"> </w:t>
      </w:r>
      <w:r w:rsidR="004B4AE2" w:rsidRPr="00462C39">
        <w:rPr>
          <w:lang w:val="en-US"/>
        </w:rPr>
        <w:t xml:space="preserve">of using </w:t>
      </w:r>
      <w:r w:rsidRPr="00462C39">
        <w:rPr>
          <w:lang w:val="en-US"/>
        </w:rPr>
        <w:t xml:space="preserve">counterfeit ICT devices, consumers are </w:t>
      </w:r>
      <w:ins w:id="855" w:author="Tejpal Singh [2]" w:date="2023-05-12T10:28:00Z">
        <w:r w:rsidR="007C0477" w:rsidRPr="00462C39">
          <w:rPr>
            <w:lang w:val="en-US"/>
          </w:rPr>
          <w:t xml:space="preserve">the </w:t>
        </w:r>
      </w:ins>
      <w:r w:rsidRPr="00462C39">
        <w:rPr>
          <w:lang w:val="en-US"/>
        </w:rPr>
        <w:t xml:space="preserve">vulnerable </w:t>
      </w:r>
      <w:del w:id="856" w:author="Tejpal Singh [2]" w:date="2023-04-21T12:01:00Z">
        <w:r w:rsidRPr="00462C39" w:rsidDel="003F3E7E">
          <w:rPr>
            <w:lang w:val="en-US"/>
          </w:rPr>
          <w:delText>stakeholder</w:delText>
        </w:r>
      </w:del>
      <w:ins w:id="857" w:author="Tejpal Singh [2]" w:date="2023-04-21T12:01:00Z">
        <w:r w:rsidR="003F3E7E" w:rsidRPr="00462C39">
          <w:rPr>
            <w:lang w:val="en-US"/>
          </w:rPr>
          <w:t>stakeholder</w:t>
        </w:r>
      </w:ins>
      <w:r w:rsidR="004B4AE2" w:rsidRPr="00462C39">
        <w:rPr>
          <w:lang w:val="en-US"/>
        </w:rPr>
        <w:t>.</w:t>
      </w:r>
      <w:r w:rsidR="007870FB" w:rsidRPr="00462C39">
        <w:rPr>
          <w:lang w:val="en-US"/>
        </w:rPr>
        <w:t xml:space="preserve"> </w:t>
      </w:r>
      <w:r w:rsidR="004B4AE2" w:rsidRPr="00462C39">
        <w:rPr>
          <w:lang w:val="en-US"/>
        </w:rPr>
        <w:t>T</w:t>
      </w:r>
      <w:r w:rsidRPr="00462C39">
        <w:rPr>
          <w:lang w:val="en-US"/>
        </w:rPr>
        <w:t xml:space="preserve">he </w:t>
      </w:r>
      <w:r w:rsidR="004B4AE2" w:rsidRPr="00462C39">
        <w:rPr>
          <w:lang w:val="en-US"/>
        </w:rPr>
        <w:t xml:space="preserve">use of </w:t>
      </w:r>
      <w:ins w:id="858" w:author="Tejpal Singh [2]" w:date="2023-01-13T20:17:00Z">
        <w:r w:rsidR="00C730DB" w:rsidRPr="00462C39">
          <w:rPr>
            <w:lang w:val="en-US"/>
          </w:rPr>
          <w:t xml:space="preserve">tampered and </w:t>
        </w:r>
      </w:ins>
      <w:r w:rsidRPr="00462C39">
        <w:rPr>
          <w:lang w:val="en-US"/>
        </w:rPr>
        <w:t xml:space="preserve">counterfeit ICT device </w:t>
      </w:r>
      <w:del w:id="859" w:author="Tejpal Singh [2]" w:date="2023-01-13T20:17:00Z">
        <w:r w:rsidR="004B4AE2" w:rsidRPr="00462C39" w:rsidDel="00C730DB">
          <w:rPr>
            <w:lang w:val="en-US"/>
          </w:rPr>
          <w:delText>may affect</w:delText>
        </w:r>
      </w:del>
      <w:ins w:id="860" w:author="Tejpal Singh [2]" w:date="2023-01-13T20:17:00Z">
        <w:r w:rsidR="00C730DB" w:rsidRPr="00462C39">
          <w:rPr>
            <w:lang w:val="en-US"/>
          </w:rPr>
          <w:t>impacts</w:t>
        </w:r>
      </w:ins>
      <w:r w:rsidR="007870FB" w:rsidRPr="00462C39">
        <w:rPr>
          <w:lang w:val="en-US"/>
        </w:rPr>
        <w:t xml:space="preserve"> </w:t>
      </w:r>
      <w:r w:rsidR="00277DA3" w:rsidRPr="00462C39">
        <w:rPr>
          <w:lang w:val="en-US"/>
        </w:rPr>
        <w:t xml:space="preserve">consumer safety, </w:t>
      </w:r>
      <w:r w:rsidRPr="00462C39">
        <w:rPr>
          <w:lang w:val="en-US"/>
        </w:rPr>
        <w:t>security and privacy</w:t>
      </w:r>
      <w:r w:rsidR="00277DA3" w:rsidRPr="00462C39">
        <w:rPr>
          <w:lang w:val="en-US"/>
        </w:rPr>
        <w:t xml:space="preserve"> including </w:t>
      </w:r>
      <w:del w:id="861" w:author="Tejpal Singh [2]" w:date="2023-01-13T20:18:00Z">
        <w:r w:rsidR="00277DA3" w:rsidRPr="00462C39" w:rsidDel="00C730DB">
          <w:rPr>
            <w:lang w:val="en-US"/>
          </w:rPr>
          <w:delText>device</w:delText>
        </w:r>
      </w:del>
      <w:ins w:id="862" w:author="Tejpal Singh [2]" w:date="2023-01-13T20:18:00Z">
        <w:r w:rsidR="00C730DB" w:rsidRPr="00462C39">
          <w:rPr>
            <w:lang w:val="en-US"/>
          </w:rPr>
          <w:t>quality of experience</w:t>
        </w:r>
      </w:ins>
      <w:r w:rsidR="007870FB" w:rsidRPr="00462C39">
        <w:rPr>
          <w:lang w:val="en-US"/>
        </w:rPr>
        <w:t xml:space="preserve"> </w:t>
      </w:r>
      <w:r w:rsidR="004B4AE2" w:rsidRPr="00462C39">
        <w:rPr>
          <w:lang w:val="en-US"/>
        </w:rPr>
        <w:t>and network</w:t>
      </w:r>
      <w:r w:rsidR="00277DA3" w:rsidRPr="00462C39">
        <w:rPr>
          <w:lang w:val="en-US"/>
        </w:rPr>
        <w:t xml:space="preserve"> performance</w:t>
      </w:r>
      <w:r w:rsidRPr="00462C39">
        <w:rPr>
          <w:lang w:val="en-US"/>
        </w:rPr>
        <w:t xml:space="preserve">. Therefore, </w:t>
      </w:r>
      <w:r w:rsidR="004B4AE2" w:rsidRPr="00462C39">
        <w:rPr>
          <w:lang w:val="en-US"/>
        </w:rPr>
        <w:t>consumers should be encouraged</w:t>
      </w:r>
      <w:ins w:id="863" w:author="Tejpal Singh [2]" w:date="2023-01-13T20:18:00Z">
        <w:r w:rsidR="00C730DB" w:rsidRPr="00462C39">
          <w:rPr>
            <w:lang w:val="en-US"/>
          </w:rPr>
          <w:t xml:space="preserve">, </w:t>
        </w:r>
      </w:ins>
      <w:r w:rsidR="004B4AE2" w:rsidRPr="00462C39">
        <w:rPr>
          <w:lang w:val="en-US"/>
        </w:rPr>
        <w:t>through awareness campaigns and consumer education</w:t>
      </w:r>
      <w:ins w:id="864" w:author="Tejpal Singh [2]" w:date="2023-01-13T20:18:00Z">
        <w:r w:rsidR="00C730DB" w:rsidRPr="00462C39">
          <w:rPr>
            <w:lang w:val="en-US"/>
          </w:rPr>
          <w:t>,</w:t>
        </w:r>
      </w:ins>
      <w:r w:rsidR="005F4844" w:rsidRPr="00462C39">
        <w:rPr>
          <w:lang w:val="en-US"/>
        </w:rPr>
        <w:t xml:space="preserve"> </w:t>
      </w:r>
      <w:r w:rsidRPr="00462C39">
        <w:rPr>
          <w:lang w:val="en-US"/>
        </w:rPr>
        <w:t>to</w:t>
      </w:r>
      <w:r w:rsidR="005F4844" w:rsidRPr="00462C39">
        <w:rPr>
          <w:lang w:val="en-US"/>
        </w:rPr>
        <w:t xml:space="preserve"> </w:t>
      </w:r>
      <w:del w:id="865" w:author="Tejpal Singh [2]" w:date="2023-01-13T20:19:00Z">
        <w:r w:rsidR="004B4AE2" w:rsidRPr="00462C39" w:rsidDel="00C730DB">
          <w:rPr>
            <w:lang w:val="en-US"/>
          </w:rPr>
          <w:delText>play active role</w:delText>
        </w:r>
      </w:del>
      <w:ins w:id="866" w:author="Tejpal Singh [2]" w:date="2023-01-13T20:19:00Z">
        <w:r w:rsidR="00C730DB" w:rsidRPr="00462C39">
          <w:rPr>
            <w:lang w:val="en-US"/>
          </w:rPr>
          <w:t xml:space="preserve">participate </w:t>
        </w:r>
      </w:ins>
      <w:ins w:id="867" w:author="Tejpal Singh [2]" w:date="2023-05-12T10:30:00Z">
        <w:r w:rsidR="00134B6B" w:rsidRPr="00462C39">
          <w:rPr>
            <w:lang w:val="en-US"/>
          </w:rPr>
          <w:t>and play active role</w:t>
        </w:r>
      </w:ins>
      <w:r w:rsidR="004B4AE2" w:rsidRPr="00462C39">
        <w:rPr>
          <w:lang w:val="en-US"/>
        </w:rPr>
        <w:t xml:space="preserve"> in</w:t>
      </w:r>
      <w:r w:rsidRPr="00462C39">
        <w:rPr>
          <w:lang w:val="en-US"/>
        </w:rPr>
        <w:t xml:space="preserve"> combat</w:t>
      </w:r>
      <w:r w:rsidR="004B4AE2" w:rsidRPr="00462C39">
        <w:rPr>
          <w:lang w:val="en-US"/>
        </w:rPr>
        <w:t xml:space="preserve">ing proliferation of </w:t>
      </w:r>
      <w:ins w:id="868" w:author="Tejpal Singh [2]" w:date="2023-05-12T10:27:00Z">
        <w:r w:rsidR="007C0477" w:rsidRPr="00462C39">
          <w:rPr>
            <w:lang w:val="en-US"/>
          </w:rPr>
          <w:t>tampered,</w:t>
        </w:r>
      </w:ins>
      <w:ins w:id="869" w:author="Tejpal Singh [2]" w:date="2023-05-03T11:27:00Z">
        <w:r w:rsidR="005D1508" w:rsidRPr="00462C39">
          <w:rPr>
            <w:lang w:val="en-US"/>
          </w:rPr>
          <w:t xml:space="preserve"> counterfeit </w:t>
        </w:r>
      </w:ins>
      <w:ins w:id="870" w:author="Tejpal Singh [2]" w:date="2023-01-13T20:19:00Z">
        <w:r w:rsidR="00C730DB" w:rsidRPr="00462C39">
          <w:rPr>
            <w:lang w:val="en-US"/>
          </w:rPr>
          <w:t xml:space="preserve">and </w:t>
        </w:r>
      </w:ins>
      <w:r w:rsidR="004B4AE2" w:rsidRPr="00462C39">
        <w:rPr>
          <w:lang w:val="en-US"/>
        </w:rPr>
        <w:t>counterfeit ICT devices.</w:t>
      </w:r>
      <w:r w:rsidR="005F4844" w:rsidRPr="00462C39">
        <w:rPr>
          <w:lang w:val="en-US"/>
        </w:rPr>
        <w:t xml:space="preserve"> </w:t>
      </w:r>
      <w:r w:rsidR="004B4AE2" w:rsidRPr="00462C39">
        <w:rPr>
          <w:lang w:val="en-US"/>
        </w:rPr>
        <w:t xml:space="preserve">The RUPF will further empower them by providing </w:t>
      </w:r>
      <w:r w:rsidR="00981B4A" w:rsidRPr="00462C39">
        <w:rPr>
          <w:lang w:val="en-US"/>
        </w:rPr>
        <w:t>tools</w:t>
      </w:r>
      <w:r w:rsidR="004B4AE2" w:rsidRPr="00462C39">
        <w:rPr>
          <w:lang w:val="en-US"/>
        </w:rPr>
        <w:t xml:space="preserve"> for verifying the devices</w:t>
      </w:r>
      <w:r w:rsidR="00C234F8" w:rsidRPr="00462C39">
        <w:rPr>
          <w:lang w:val="en-US"/>
        </w:rPr>
        <w:t xml:space="preserve"> any time at any place</w:t>
      </w:r>
      <w:ins w:id="871" w:author="Tejpal Singh [2]" w:date="2023-01-13T20:20:00Z">
        <w:r w:rsidR="00C730DB" w:rsidRPr="00462C39">
          <w:rPr>
            <w:lang w:val="en-US"/>
          </w:rPr>
          <w:t xml:space="preserve"> through simple user interface(s)</w:t>
        </w:r>
      </w:ins>
      <w:r w:rsidR="004B4AE2" w:rsidRPr="00462C39">
        <w:rPr>
          <w:lang w:val="en-US"/>
        </w:rPr>
        <w:t>.</w:t>
      </w:r>
      <w:ins w:id="872" w:author="Tejpal Singh [2]" w:date="2023-05-03T11:28:00Z">
        <w:r w:rsidR="006B03BA" w:rsidRPr="00462C39">
          <w:rPr>
            <w:lang w:val="en-US"/>
          </w:rPr>
          <w:t xml:space="preserve"> </w:t>
        </w:r>
      </w:ins>
      <w:ins w:id="873" w:author="Tejpal Singh [2]" w:date="2023-05-03T13:10:00Z">
        <w:r w:rsidR="006D083C" w:rsidRPr="00462C39">
          <w:rPr>
            <w:lang w:val="en-US"/>
          </w:rPr>
          <w:t>Easy</w:t>
        </w:r>
      </w:ins>
      <w:ins w:id="874" w:author="Tejpal Singh [2]" w:date="2023-05-03T11:28:00Z">
        <w:r w:rsidR="002F26FB" w:rsidRPr="00462C39">
          <w:rPr>
            <w:lang w:val="en-US"/>
          </w:rPr>
          <w:t xml:space="preserve"> access to a</w:t>
        </w:r>
      </w:ins>
      <w:ins w:id="875" w:author="Tejpal Singh [2]" w:date="2023-05-03T12:45:00Z">
        <w:r w:rsidR="00AE2D99" w:rsidRPr="00462C39">
          <w:rPr>
            <w:lang w:val="en-US"/>
          </w:rPr>
          <w:t xml:space="preserve"> </w:t>
        </w:r>
        <w:r w:rsidR="00794542" w:rsidRPr="00462C39">
          <w:rPr>
            <w:lang w:val="en-US"/>
          </w:rPr>
          <w:t>tool</w:t>
        </w:r>
        <w:r w:rsidR="00AE2D99" w:rsidRPr="00462C39">
          <w:rPr>
            <w:lang w:val="en-US"/>
          </w:rPr>
          <w:t xml:space="preserve"> to check if some device is reported stolen</w:t>
        </w:r>
        <w:r w:rsidR="00040057" w:rsidRPr="00462C39">
          <w:rPr>
            <w:lang w:val="en-US"/>
          </w:rPr>
          <w:t xml:space="preserve"> may prevent</w:t>
        </w:r>
      </w:ins>
      <w:ins w:id="876" w:author="Tejpal Singh [2]" w:date="2023-05-03T12:46:00Z">
        <w:r w:rsidR="00040057" w:rsidRPr="00462C39">
          <w:rPr>
            <w:lang w:val="en-US"/>
          </w:rPr>
          <w:t xml:space="preserve"> the consumer from buying it.</w:t>
        </w:r>
      </w:ins>
      <w:ins w:id="877" w:author="Tejpal Singh [2]" w:date="2023-05-03T12:45:00Z">
        <w:r w:rsidR="00040057" w:rsidRPr="00462C39">
          <w:rPr>
            <w:lang w:val="en-US"/>
          </w:rPr>
          <w:t xml:space="preserve"> </w:t>
        </w:r>
      </w:ins>
    </w:p>
    <w:p w14:paraId="576F640E" w14:textId="4B984A6F" w:rsidR="00FF0B8A" w:rsidRPr="00462C39" w:rsidRDefault="00C309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462C39">
        <w:rPr>
          <w:color w:val="000000"/>
          <w:lang w:val="en-US"/>
        </w:rPr>
        <w:t xml:space="preserve">Regulators and MNOs </w:t>
      </w:r>
      <w:r w:rsidR="00981B4A" w:rsidRPr="00462C39">
        <w:rPr>
          <w:color w:val="000000"/>
          <w:lang w:val="en-US"/>
        </w:rPr>
        <w:t>may</w:t>
      </w:r>
      <w:r w:rsidR="005F4844" w:rsidRPr="00462C39">
        <w:rPr>
          <w:color w:val="000000"/>
          <w:lang w:val="en-US"/>
        </w:rPr>
        <w:t xml:space="preserve"> </w:t>
      </w:r>
      <w:r w:rsidRPr="00462C39">
        <w:rPr>
          <w:color w:val="000000"/>
          <w:lang w:val="en-US"/>
        </w:rPr>
        <w:t xml:space="preserve">run awareness campaigns </w:t>
      </w:r>
      <w:r w:rsidR="004B4AE2" w:rsidRPr="00462C39">
        <w:rPr>
          <w:color w:val="000000"/>
          <w:lang w:val="en-US"/>
        </w:rPr>
        <w:t>periodically</w:t>
      </w:r>
      <w:ins w:id="878" w:author="Tejpal Singh [2]" w:date="2023-01-13T20:21:00Z">
        <w:r w:rsidR="00C730DB" w:rsidRPr="00462C39">
          <w:rPr>
            <w:color w:val="000000"/>
            <w:lang w:val="en-US"/>
          </w:rPr>
          <w:t xml:space="preserve"> for different target groups of consumers</w:t>
        </w:r>
      </w:ins>
      <w:r w:rsidR="005F4844" w:rsidRPr="00462C39">
        <w:rPr>
          <w:color w:val="000000"/>
          <w:lang w:val="en-US"/>
        </w:rPr>
        <w:t xml:space="preserve"> </w:t>
      </w:r>
      <w:r w:rsidRPr="00462C39">
        <w:rPr>
          <w:color w:val="000000"/>
          <w:lang w:val="en-US"/>
        </w:rPr>
        <w:t xml:space="preserve">and arrange workshops for consumer </w:t>
      </w:r>
      <w:r w:rsidR="00505F01" w:rsidRPr="00462C39">
        <w:rPr>
          <w:color w:val="000000"/>
          <w:lang w:val="en-US"/>
        </w:rPr>
        <w:t>self-help</w:t>
      </w:r>
      <w:r w:rsidRPr="00462C39">
        <w:rPr>
          <w:color w:val="000000"/>
          <w:lang w:val="en-US"/>
        </w:rPr>
        <w:t xml:space="preserve"> groups. The campaigns may provide information on tools available to check whether </w:t>
      </w:r>
      <w:ins w:id="879" w:author="Tejpal Singh [2]" w:date="2023-05-12T10:31:00Z">
        <w:r w:rsidR="00134B6B" w:rsidRPr="00462C39">
          <w:rPr>
            <w:color w:val="000000"/>
            <w:lang w:val="en-US"/>
          </w:rPr>
          <w:t xml:space="preserve">an </w:t>
        </w:r>
      </w:ins>
      <w:r w:rsidRPr="00462C39">
        <w:rPr>
          <w:color w:val="000000"/>
          <w:lang w:val="en-US"/>
        </w:rPr>
        <w:t xml:space="preserve">ICT device is counterfeit </w:t>
      </w:r>
      <w:ins w:id="880" w:author="Tejpal Singh [2]" w:date="2023-05-03T12:50:00Z">
        <w:r w:rsidR="001267D4" w:rsidRPr="00462C39">
          <w:rPr>
            <w:color w:val="000000"/>
            <w:lang w:val="en-US"/>
          </w:rPr>
          <w:t xml:space="preserve">or reported stolen </w:t>
        </w:r>
      </w:ins>
      <w:del w:id="881" w:author="Tejpal Singh [2]" w:date="2023-05-03T12:50:00Z">
        <w:r w:rsidRPr="00462C39" w:rsidDel="00AF682E">
          <w:rPr>
            <w:color w:val="000000"/>
            <w:lang w:val="en-US"/>
          </w:rPr>
          <w:delText>of not</w:delText>
        </w:r>
      </w:del>
      <w:ins w:id="882" w:author="Tejpal Singh [2]" w:date="2023-05-03T12:50:00Z">
        <w:r w:rsidR="00AF682E" w:rsidRPr="00462C39">
          <w:rPr>
            <w:color w:val="000000"/>
            <w:lang w:val="en-US"/>
          </w:rPr>
          <w:t xml:space="preserve"> </w:t>
        </w:r>
      </w:ins>
      <w:r w:rsidRPr="00462C39">
        <w:rPr>
          <w:color w:val="000000"/>
          <w:lang w:val="en-US"/>
        </w:rPr>
        <w:t xml:space="preserve"> and </w:t>
      </w:r>
      <w:ins w:id="883" w:author="Tejpal Singh [2]" w:date="2023-05-03T12:50:00Z">
        <w:r w:rsidR="00AF682E" w:rsidRPr="00462C39">
          <w:rPr>
            <w:color w:val="000000"/>
            <w:lang w:val="en-US"/>
          </w:rPr>
          <w:t xml:space="preserve">on </w:t>
        </w:r>
      </w:ins>
      <w:r w:rsidRPr="00462C39">
        <w:rPr>
          <w:color w:val="000000"/>
          <w:lang w:val="en-US"/>
        </w:rPr>
        <w:t>report</w:t>
      </w:r>
      <w:r w:rsidR="00C234F8" w:rsidRPr="00462C39">
        <w:rPr>
          <w:color w:val="000000"/>
          <w:lang w:val="en-US"/>
        </w:rPr>
        <w:t>ing mechanism</w:t>
      </w:r>
      <w:ins w:id="884" w:author="Tejpal Singh [2]" w:date="2023-05-12T10:31:00Z">
        <w:r w:rsidR="00134B6B" w:rsidRPr="00462C39">
          <w:rPr>
            <w:color w:val="000000"/>
            <w:lang w:val="en-US"/>
          </w:rPr>
          <w:t>(s)</w:t>
        </w:r>
      </w:ins>
      <w:r w:rsidR="00C234F8" w:rsidRPr="00462C39">
        <w:rPr>
          <w:color w:val="000000"/>
          <w:lang w:val="en-US"/>
        </w:rPr>
        <w:t xml:space="preserve"> upon</w:t>
      </w:r>
      <w:r w:rsidRPr="00462C39">
        <w:rPr>
          <w:color w:val="000000"/>
          <w:lang w:val="en-US"/>
        </w:rPr>
        <w:t xml:space="preserve"> detection of </w:t>
      </w:r>
      <w:ins w:id="885" w:author="Tejpal Singh [2]" w:date="2023-01-13T20:22:00Z">
        <w:r w:rsidR="00C730DB" w:rsidRPr="00462C39">
          <w:rPr>
            <w:color w:val="000000"/>
            <w:lang w:val="en-US"/>
          </w:rPr>
          <w:t xml:space="preserve">any device which is flagged by RUPF as </w:t>
        </w:r>
      </w:ins>
      <w:ins w:id="886" w:author="Tejpal Singh [2]" w:date="2023-01-13T20:23:00Z">
        <w:r w:rsidR="00C730DB" w:rsidRPr="00462C39">
          <w:rPr>
            <w:color w:val="000000"/>
            <w:lang w:val="en-US"/>
          </w:rPr>
          <w:t xml:space="preserve">tampered, </w:t>
        </w:r>
      </w:ins>
      <w:r w:rsidRPr="00462C39">
        <w:rPr>
          <w:color w:val="000000"/>
          <w:lang w:val="en-US"/>
        </w:rPr>
        <w:t>counterfeit</w:t>
      </w:r>
      <w:ins w:id="887" w:author="Tejpal Singh [2]" w:date="2023-01-13T20:23:00Z">
        <w:r w:rsidR="00C730DB" w:rsidRPr="00462C39">
          <w:rPr>
            <w:color w:val="000000"/>
            <w:lang w:val="en-US"/>
          </w:rPr>
          <w:t xml:space="preserve"> or device with replicated unique identifier</w:t>
        </w:r>
      </w:ins>
      <w:del w:id="888" w:author="Tejpal Singh [2]" w:date="2023-01-13T20:23:00Z">
        <w:r w:rsidRPr="00462C39" w:rsidDel="00C730DB">
          <w:rPr>
            <w:color w:val="000000"/>
            <w:lang w:val="en-US"/>
          </w:rPr>
          <w:delText xml:space="preserve"> device</w:delText>
        </w:r>
      </w:del>
      <w:r w:rsidRPr="00462C39">
        <w:rPr>
          <w:color w:val="000000"/>
          <w:lang w:val="en-US"/>
        </w:rPr>
        <w:t>. The MNOs may be mandated to include relevant information in their customer welco</w:t>
      </w:r>
      <w:r w:rsidR="00981B4A" w:rsidRPr="00462C39">
        <w:rPr>
          <w:color w:val="000000"/>
          <w:lang w:val="en-US"/>
        </w:rPr>
        <w:t>me kit, welcome message</w:t>
      </w:r>
      <w:r w:rsidR="005F4844" w:rsidRPr="00462C39">
        <w:rPr>
          <w:color w:val="000000"/>
          <w:lang w:val="en-US"/>
        </w:rPr>
        <w:t xml:space="preserve"> </w:t>
      </w:r>
      <w:del w:id="889" w:author="Tejpal Singh [2]" w:date="2023-01-13T20:23:00Z">
        <w:r w:rsidRPr="00462C39" w:rsidDel="002152B4">
          <w:rPr>
            <w:color w:val="000000"/>
            <w:lang w:val="en-US"/>
          </w:rPr>
          <w:delText xml:space="preserve">or </w:delText>
        </w:r>
      </w:del>
      <w:ins w:id="890" w:author="Tejpal Singh [2]" w:date="2023-01-13T20:23:00Z">
        <w:r w:rsidR="002152B4" w:rsidRPr="00462C39">
          <w:rPr>
            <w:color w:val="000000"/>
            <w:lang w:val="en-US"/>
          </w:rPr>
          <w:t>and</w:t>
        </w:r>
      </w:ins>
      <w:r w:rsidR="005F4844" w:rsidRPr="00462C39">
        <w:rPr>
          <w:color w:val="000000"/>
          <w:lang w:val="en-US"/>
        </w:rPr>
        <w:t xml:space="preserve"> </w:t>
      </w:r>
      <w:ins w:id="891" w:author="Tejpal Singh [2]" w:date="2023-01-13T20:24:00Z">
        <w:r w:rsidR="009D2F93" w:rsidRPr="00462C39">
          <w:rPr>
            <w:color w:val="000000"/>
            <w:lang w:val="en-US"/>
          </w:rPr>
          <w:t xml:space="preserve">post-paid </w:t>
        </w:r>
      </w:ins>
      <w:r w:rsidRPr="00462C39">
        <w:rPr>
          <w:lang w:val="en-US"/>
        </w:rPr>
        <w:t>bills</w:t>
      </w:r>
      <w:r w:rsidRPr="00462C39">
        <w:rPr>
          <w:color w:val="000000"/>
          <w:lang w:val="en-US"/>
        </w:rPr>
        <w:t>. Retail stores and OEMs</w:t>
      </w:r>
      <w:r w:rsidR="005F4844" w:rsidRPr="00462C39">
        <w:rPr>
          <w:color w:val="000000"/>
          <w:lang w:val="en-US"/>
        </w:rPr>
        <w:t xml:space="preserve"> </w:t>
      </w:r>
      <w:r w:rsidRPr="00462C39">
        <w:rPr>
          <w:color w:val="000000"/>
          <w:lang w:val="en-US"/>
        </w:rPr>
        <w:t xml:space="preserve">should be encouraged </w:t>
      </w:r>
      <w:ins w:id="892" w:author="Tejpal Singh [2]" w:date="2023-05-12T10:31:00Z">
        <w:r w:rsidR="00134B6B" w:rsidRPr="00462C39">
          <w:rPr>
            <w:color w:val="000000"/>
            <w:lang w:val="en-US"/>
          </w:rPr>
          <w:t xml:space="preserve">to </w:t>
        </w:r>
      </w:ins>
      <w:del w:id="893" w:author="Tejpal Singh [2]" w:date="2023-05-12T10:31:00Z">
        <w:r w:rsidR="00505F01" w:rsidRPr="00462C39" w:rsidDel="00134B6B">
          <w:rPr>
            <w:color w:val="000000"/>
            <w:lang w:val="en-US"/>
          </w:rPr>
          <w:delText xml:space="preserve">for </w:delText>
        </w:r>
      </w:del>
      <w:r w:rsidR="00505F01" w:rsidRPr="00462C39">
        <w:rPr>
          <w:color w:val="000000"/>
          <w:lang w:val="en-US"/>
        </w:rPr>
        <w:t>participat</w:t>
      </w:r>
      <w:ins w:id="894" w:author="Tejpal Singh [2]" w:date="2023-05-12T10:32:00Z">
        <w:r w:rsidR="00134B6B" w:rsidRPr="00462C39">
          <w:rPr>
            <w:color w:val="000000"/>
            <w:lang w:val="en-US"/>
          </w:rPr>
          <w:t>e</w:t>
        </w:r>
      </w:ins>
      <w:del w:id="895" w:author="Tejpal Singh [2]" w:date="2023-05-12T10:32:00Z">
        <w:r w:rsidR="00505F01" w:rsidRPr="00462C39" w:rsidDel="00134B6B">
          <w:rPr>
            <w:color w:val="000000"/>
            <w:lang w:val="en-US"/>
          </w:rPr>
          <w:delText>ing</w:delText>
        </w:r>
      </w:del>
      <w:r w:rsidR="004B4AE2" w:rsidRPr="00462C39">
        <w:rPr>
          <w:color w:val="000000"/>
          <w:lang w:val="en-US"/>
        </w:rPr>
        <w:t xml:space="preserve"> in </w:t>
      </w:r>
      <w:r w:rsidRPr="00462C39">
        <w:rPr>
          <w:color w:val="000000"/>
          <w:lang w:val="en-US"/>
        </w:rPr>
        <w:t xml:space="preserve">raising consumer awareness </w:t>
      </w:r>
      <w:r w:rsidR="008A6801" w:rsidRPr="00462C39">
        <w:rPr>
          <w:color w:val="000000"/>
          <w:lang w:val="en-US"/>
        </w:rPr>
        <w:t>about associated</w:t>
      </w:r>
      <w:r w:rsidRPr="00462C39">
        <w:rPr>
          <w:color w:val="000000"/>
          <w:lang w:val="en-US"/>
        </w:rPr>
        <w:t xml:space="preserve"> risks in using counterfeit </w:t>
      </w:r>
      <w:r w:rsidR="004B4AE2" w:rsidRPr="00462C39">
        <w:rPr>
          <w:color w:val="000000"/>
          <w:lang w:val="en-US"/>
        </w:rPr>
        <w:t xml:space="preserve">ICT </w:t>
      </w:r>
      <w:r w:rsidRPr="00462C39">
        <w:rPr>
          <w:color w:val="000000"/>
          <w:lang w:val="en-US"/>
        </w:rPr>
        <w:t>devices.</w:t>
      </w:r>
      <w:r w:rsidR="005F4844" w:rsidRPr="00462C39">
        <w:rPr>
          <w:color w:val="000000"/>
          <w:lang w:val="en-US"/>
        </w:rPr>
        <w:t xml:space="preserve"> </w:t>
      </w:r>
      <w:r w:rsidR="008A6801" w:rsidRPr="00462C39">
        <w:rPr>
          <w:lang w:val="en-US"/>
        </w:rPr>
        <w:t xml:space="preserve">Additionally, the consumers can be made aware of their obligations and rights regarding the use and acquisition of </w:t>
      </w:r>
      <w:ins w:id="896" w:author="Tejpal Singh [2]" w:date="2023-01-13T20:24:00Z">
        <w:r w:rsidR="009D2F93" w:rsidRPr="00462C39">
          <w:rPr>
            <w:lang w:val="en-US"/>
          </w:rPr>
          <w:t xml:space="preserve">mobile </w:t>
        </w:r>
      </w:ins>
      <w:r w:rsidR="008A6801" w:rsidRPr="00462C39">
        <w:rPr>
          <w:lang w:val="en-US"/>
        </w:rPr>
        <w:t>ICT devices.</w:t>
      </w:r>
      <w:r w:rsidR="00586A35" w:rsidRPr="00462C39">
        <w:rPr>
          <w:lang w:val="en-US"/>
        </w:rPr>
        <w:t xml:space="preserve"> The remedial actions like disallowing the devices in mobile network</w:t>
      </w:r>
      <w:ins w:id="897" w:author="Tejpal Singh [2]" w:date="2023-05-12T10:32:00Z">
        <w:r w:rsidR="00134B6B" w:rsidRPr="00462C39">
          <w:rPr>
            <w:lang w:val="en-US"/>
          </w:rPr>
          <w:t>s</w:t>
        </w:r>
      </w:ins>
      <w:r w:rsidR="00586A35" w:rsidRPr="00462C39">
        <w:rPr>
          <w:lang w:val="en-US"/>
        </w:rPr>
        <w:t xml:space="preserve"> or disabling existing devices should be considered only after consumer awareness campaigns and advance notice to them </w:t>
      </w:r>
      <w:del w:id="898" w:author="Tejpal Singh [2]" w:date="2023-01-13T20:25:00Z">
        <w:r w:rsidR="00586A35" w:rsidRPr="00462C39" w:rsidDel="00CE4E98">
          <w:rPr>
            <w:lang w:val="en-US"/>
          </w:rPr>
          <w:delText>to ensure</w:delText>
        </w:r>
      </w:del>
      <w:ins w:id="899" w:author="Tejpal Singh [2]" w:date="2023-01-13T20:25:00Z">
        <w:r w:rsidR="00CE4E98" w:rsidRPr="00462C39">
          <w:rPr>
            <w:lang w:val="en-US"/>
          </w:rPr>
          <w:t xml:space="preserve"> so that</w:t>
        </w:r>
      </w:ins>
      <w:r w:rsidR="00546D03" w:rsidRPr="00462C39">
        <w:rPr>
          <w:lang w:val="en-US"/>
        </w:rPr>
        <w:t xml:space="preserve"> </w:t>
      </w:r>
      <w:r w:rsidR="00586A35" w:rsidRPr="00462C39">
        <w:rPr>
          <w:lang w:val="en-US"/>
        </w:rPr>
        <w:t xml:space="preserve">there is no or minimum impact on consumers. </w:t>
      </w:r>
    </w:p>
    <w:p w14:paraId="576F640F" w14:textId="77777777" w:rsidR="004E51D3" w:rsidRPr="00462C39" w:rsidRDefault="000E1106" w:rsidP="004E51D3">
      <w:pPr>
        <w:pStyle w:val="Heading2"/>
        <w:rPr>
          <w:lang w:val="en-US" w:eastAsia="ja-JP"/>
        </w:rPr>
      </w:pPr>
      <w:r w:rsidRPr="00462C39">
        <w:rPr>
          <w:lang w:val="en-US" w:eastAsia="ja-JP"/>
        </w:rPr>
        <w:lastRenderedPageBreak/>
        <w:t>9.4</w:t>
      </w:r>
      <w:r w:rsidR="004E51D3" w:rsidRPr="00462C39">
        <w:rPr>
          <w:lang w:val="en-US" w:eastAsia="ja-JP"/>
        </w:rPr>
        <w:tab/>
        <w:t>Identification and enforcement actions against producers and traffickers of counterfeit devices</w:t>
      </w:r>
    </w:p>
    <w:p w14:paraId="576F6410" w14:textId="5FE721C7" w:rsidR="004E51D3" w:rsidRPr="00462C39" w:rsidRDefault="00862E3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In order to break the </w:t>
      </w:r>
      <w:r w:rsidR="00F86AE1" w:rsidRPr="00462C39">
        <w:rPr>
          <w:lang w:val="en-US"/>
        </w:rPr>
        <w:t xml:space="preserve">vicious </w:t>
      </w:r>
      <w:r w:rsidRPr="00462C39">
        <w:rPr>
          <w:lang w:val="en-US"/>
        </w:rPr>
        <w:t xml:space="preserve">cycle of production and trafficking of counterfeit mobile ICT devices, the concerned stakeholders </w:t>
      </w:r>
      <w:r w:rsidR="00C234F8" w:rsidRPr="00462C39">
        <w:rPr>
          <w:lang w:val="en-US"/>
        </w:rPr>
        <w:t xml:space="preserve">are </w:t>
      </w:r>
      <w:r w:rsidRPr="00462C39">
        <w:rPr>
          <w:lang w:val="en-US"/>
        </w:rPr>
        <w:t xml:space="preserve">required to take </w:t>
      </w:r>
      <w:r w:rsidR="006D54FC" w:rsidRPr="00462C39">
        <w:rPr>
          <w:lang w:val="en-US"/>
        </w:rPr>
        <w:t xml:space="preserve">coordinated </w:t>
      </w:r>
      <w:r w:rsidRPr="00462C39">
        <w:rPr>
          <w:lang w:val="en-US"/>
        </w:rPr>
        <w:t xml:space="preserve">actions at every possible check </w:t>
      </w:r>
      <w:r w:rsidR="00505F01" w:rsidRPr="00462C39">
        <w:rPr>
          <w:lang w:val="en-US"/>
        </w:rPr>
        <w:t>point in</w:t>
      </w:r>
      <w:r w:rsidR="00C234F8" w:rsidRPr="00462C39">
        <w:rPr>
          <w:lang w:val="en-US"/>
        </w:rPr>
        <w:t xml:space="preserve"> line with</w:t>
      </w:r>
      <w:r w:rsidR="005F4844" w:rsidRPr="00462C39">
        <w:rPr>
          <w:lang w:val="en-US"/>
        </w:rPr>
        <w:t xml:space="preserve"> </w:t>
      </w:r>
      <w:del w:id="900" w:author="Tejpal Singh [2]" w:date="2023-01-13T20:26:00Z">
        <w:r w:rsidR="00DB51DC" w:rsidRPr="00462C39" w:rsidDel="00E001C2">
          <w:rPr>
            <w:lang w:val="en-US"/>
          </w:rPr>
          <w:delText xml:space="preserve">the </w:delText>
        </w:r>
      </w:del>
      <w:r w:rsidR="00DB51DC" w:rsidRPr="00462C39">
        <w:rPr>
          <w:lang w:val="en-US"/>
        </w:rPr>
        <w:t>enabling legal and regulatory framework</w:t>
      </w:r>
      <w:ins w:id="901" w:author="Tejpal Singh [2]" w:date="2023-01-13T20:26:00Z">
        <w:r w:rsidR="00E001C2" w:rsidRPr="00462C39">
          <w:rPr>
            <w:lang w:val="en-US"/>
          </w:rPr>
          <w:t xml:space="preserve"> of Member State</w:t>
        </w:r>
      </w:ins>
      <w:r w:rsidRPr="00462C39">
        <w:rPr>
          <w:lang w:val="en-US"/>
        </w:rPr>
        <w:t xml:space="preserve">. </w:t>
      </w:r>
      <w:r w:rsidR="00C234F8" w:rsidRPr="00462C39">
        <w:rPr>
          <w:lang w:val="en-US"/>
        </w:rPr>
        <w:t>To enable better co-ordination</w:t>
      </w:r>
      <w:r w:rsidRPr="00462C39">
        <w:rPr>
          <w:lang w:val="en-US"/>
        </w:rPr>
        <w:t xml:space="preserve">, </w:t>
      </w:r>
      <w:r w:rsidR="00C234F8" w:rsidRPr="00462C39">
        <w:rPr>
          <w:lang w:val="en-US"/>
        </w:rPr>
        <w:t xml:space="preserve">there is </w:t>
      </w:r>
      <w:del w:id="902" w:author="Tejpal Singh [2]" w:date="2023-04-21T12:01:00Z">
        <w:r w:rsidR="00C234F8" w:rsidRPr="00462C39" w:rsidDel="003F3E7E">
          <w:rPr>
            <w:lang w:val="en-US"/>
          </w:rPr>
          <w:delText>need</w:delText>
        </w:r>
      </w:del>
      <w:ins w:id="903" w:author="Tejpal Singh [2]" w:date="2023-04-21T12:01:00Z">
        <w:r w:rsidR="003F3E7E" w:rsidRPr="00462C39">
          <w:rPr>
            <w:lang w:val="en-US"/>
          </w:rPr>
          <w:t>a need</w:t>
        </w:r>
      </w:ins>
      <w:r w:rsidR="004E51D3" w:rsidRPr="00462C39">
        <w:rPr>
          <w:lang w:val="en-US"/>
        </w:rPr>
        <w:t xml:space="preserve"> to establish </w:t>
      </w:r>
      <w:r w:rsidR="00505F01" w:rsidRPr="00462C39">
        <w:rPr>
          <w:lang w:val="en-US"/>
        </w:rPr>
        <w:t>an agreed</w:t>
      </w:r>
      <w:r w:rsidRPr="00462C39">
        <w:rPr>
          <w:lang w:val="en-US"/>
        </w:rPr>
        <w:t xml:space="preserve"> process to implement counter</w:t>
      </w:r>
      <w:del w:id="904" w:author="Tejpal Singh [2]" w:date="2023-05-12T10:33:00Z">
        <w:r w:rsidRPr="00462C39" w:rsidDel="00134B6B">
          <w:rPr>
            <w:lang w:val="en-US"/>
          </w:rPr>
          <w:delText xml:space="preserve"> </w:delText>
        </w:r>
      </w:del>
      <w:r w:rsidRPr="00462C39">
        <w:rPr>
          <w:lang w:val="en-US"/>
        </w:rPr>
        <w:t>measures</w:t>
      </w:r>
      <w:r w:rsidR="00DE7675" w:rsidRPr="00462C39">
        <w:rPr>
          <w:lang w:val="en-US"/>
        </w:rPr>
        <w:t>. Checks at f</w:t>
      </w:r>
      <w:r w:rsidRPr="00462C39">
        <w:rPr>
          <w:lang w:val="en-US"/>
        </w:rPr>
        <w:t xml:space="preserve">ollowing </w:t>
      </w:r>
      <w:r w:rsidR="00505F01" w:rsidRPr="00462C39">
        <w:rPr>
          <w:lang w:val="en-US"/>
        </w:rPr>
        <w:t>points are</w:t>
      </w:r>
      <w:r w:rsidR="00DE7675" w:rsidRPr="00462C39">
        <w:rPr>
          <w:lang w:val="en-US"/>
        </w:rPr>
        <w:t xml:space="preserve"> important</w:t>
      </w:r>
      <w:r w:rsidR="004E51D3" w:rsidRPr="00462C39">
        <w:rPr>
          <w:lang w:val="en-US"/>
        </w:rPr>
        <w:t xml:space="preserve"> to trace back the source and remove </w:t>
      </w:r>
      <w:r w:rsidR="00505F01" w:rsidRPr="00462C39">
        <w:rPr>
          <w:lang w:val="en-US"/>
        </w:rPr>
        <w:t>producers and</w:t>
      </w:r>
      <w:r w:rsidR="00C234F8" w:rsidRPr="00462C39">
        <w:rPr>
          <w:lang w:val="en-US"/>
        </w:rPr>
        <w:t xml:space="preserve"> traffickers </w:t>
      </w:r>
      <w:r w:rsidR="00DE7675" w:rsidRPr="00462C39">
        <w:rPr>
          <w:lang w:val="en-US"/>
        </w:rPr>
        <w:t xml:space="preserve">from </w:t>
      </w:r>
      <w:ins w:id="905" w:author="Tejpal Singh [2]" w:date="2023-05-12T10:33:00Z">
        <w:r w:rsidR="00134B6B" w:rsidRPr="00462C39">
          <w:rPr>
            <w:lang w:val="en-US"/>
          </w:rPr>
          <w:t xml:space="preserve">the </w:t>
        </w:r>
      </w:ins>
      <w:r w:rsidR="00DE7675" w:rsidRPr="00462C39">
        <w:rPr>
          <w:lang w:val="en-US"/>
        </w:rPr>
        <w:t>market.</w:t>
      </w:r>
    </w:p>
    <w:p w14:paraId="576F6411" w14:textId="5A3707F6" w:rsidR="00862E3A" w:rsidRPr="00462C39" w:rsidRDefault="00862E3A" w:rsidP="008E2959">
      <w:pPr>
        <w:pStyle w:val="ListParagraph"/>
        <w:numPr>
          <w:ilvl w:val="0"/>
          <w:numId w:val="1"/>
        </w:numPr>
        <w:rPr>
          <w:lang w:val="en-US"/>
        </w:rPr>
      </w:pPr>
      <w:r w:rsidRPr="00462C39">
        <w:rPr>
          <w:lang w:val="en-US"/>
        </w:rPr>
        <w:t xml:space="preserve">Local manufacturing units before products enter in local market or </w:t>
      </w:r>
      <w:del w:id="906" w:author="Tejpal Singh [2]" w:date="2023-04-21T12:01:00Z">
        <w:r w:rsidRPr="00462C39" w:rsidDel="003F3E7E">
          <w:rPr>
            <w:lang w:val="en-US"/>
          </w:rPr>
          <w:delText>exported</w:delText>
        </w:r>
      </w:del>
      <w:ins w:id="907" w:author="Tejpal Singh [2]" w:date="2023-04-21T12:01:00Z">
        <w:r w:rsidR="003F3E7E" w:rsidRPr="00462C39">
          <w:rPr>
            <w:lang w:val="en-US"/>
          </w:rPr>
          <w:t>exported.</w:t>
        </w:r>
      </w:ins>
    </w:p>
    <w:p w14:paraId="576F6412" w14:textId="5A6AF9CD" w:rsidR="00862E3A" w:rsidRPr="00462C39" w:rsidRDefault="00C234F8" w:rsidP="008E2959">
      <w:pPr>
        <w:pStyle w:val="ListParagraph"/>
        <w:numPr>
          <w:ilvl w:val="0"/>
          <w:numId w:val="1"/>
        </w:numPr>
        <w:rPr>
          <w:lang w:val="en-US"/>
        </w:rPr>
      </w:pPr>
      <w:r w:rsidRPr="00462C39">
        <w:rPr>
          <w:lang w:val="en-US"/>
        </w:rPr>
        <w:t>Ports of entry</w:t>
      </w:r>
      <w:r w:rsidR="00862E3A" w:rsidRPr="00462C39">
        <w:rPr>
          <w:lang w:val="en-US"/>
        </w:rPr>
        <w:t xml:space="preserve"> in case of imported mobile </w:t>
      </w:r>
      <w:ins w:id="908" w:author="Tejpal Singh [2]" w:date="2023-01-13T20:26:00Z">
        <w:r w:rsidR="00B82CE9" w:rsidRPr="00462C39">
          <w:rPr>
            <w:lang w:val="en-US"/>
          </w:rPr>
          <w:t>telecommunication/</w:t>
        </w:r>
      </w:ins>
      <w:r w:rsidR="00862E3A" w:rsidRPr="00462C39">
        <w:rPr>
          <w:lang w:val="en-US"/>
        </w:rPr>
        <w:t xml:space="preserve">ICT </w:t>
      </w:r>
      <w:del w:id="909" w:author="Tejpal Singh [2]" w:date="2023-04-21T12:01:00Z">
        <w:r w:rsidR="00862E3A" w:rsidRPr="00462C39" w:rsidDel="003F3E7E">
          <w:rPr>
            <w:lang w:val="en-US"/>
          </w:rPr>
          <w:delText>devices</w:delText>
        </w:r>
      </w:del>
      <w:ins w:id="910" w:author="Tejpal Singh [2]" w:date="2023-04-21T12:01:00Z">
        <w:r w:rsidR="003F3E7E" w:rsidRPr="00462C39">
          <w:rPr>
            <w:lang w:val="en-US"/>
          </w:rPr>
          <w:t>devices.</w:t>
        </w:r>
      </w:ins>
    </w:p>
    <w:p w14:paraId="576F6413" w14:textId="77777777" w:rsidR="00DE7675" w:rsidRPr="00462C39" w:rsidRDefault="00FF0B8A" w:rsidP="008E2959">
      <w:pPr>
        <w:pStyle w:val="ListParagraph"/>
        <w:numPr>
          <w:ilvl w:val="0"/>
          <w:numId w:val="1"/>
        </w:numPr>
        <w:rPr>
          <w:lang w:val="en-US"/>
        </w:rPr>
      </w:pPr>
      <w:r w:rsidRPr="00462C39">
        <w:rPr>
          <w:lang w:val="en-US"/>
        </w:rPr>
        <w:t>Entry</w:t>
      </w:r>
      <w:r w:rsidR="00DE7675" w:rsidRPr="00462C39">
        <w:rPr>
          <w:lang w:val="en-US"/>
        </w:rPr>
        <w:t xml:space="preserve"> in Mobile Network </w:t>
      </w:r>
    </w:p>
    <w:p w14:paraId="576F6414" w14:textId="6B755AD8" w:rsidR="00862E3A" w:rsidRPr="00462C39" w:rsidRDefault="00DE7675"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In addition, </w:t>
      </w:r>
      <w:r w:rsidR="002B248C" w:rsidRPr="00462C39">
        <w:rPr>
          <w:lang w:val="en-US"/>
        </w:rPr>
        <w:t xml:space="preserve">the analytics on </w:t>
      </w:r>
      <w:r w:rsidRPr="00462C39">
        <w:rPr>
          <w:lang w:val="en-US"/>
        </w:rPr>
        <w:t xml:space="preserve">consumer complaints/feedback captured as a result of online verification </w:t>
      </w:r>
      <w:del w:id="911" w:author="Tejpal Singh [2]" w:date="2023-01-13T20:27:00Z">
        <w:r w:rsidRPr="00462C39" w:rsidDel="00B82CE9">
          <w:rPr>
            <w:lang w:val="en-US"/>
          </w:rPr>
          <w:delText xml:space="preserve">through </w:delText>
        </w:r>
      </w:del>
      <w:ins w:id="912" w:author="Tejpal Singh [2]" w:date="2023-01-13T20:27:00Z">
        <w:r w:rsidR="00B82CE9" w:rsidRPr="00462C39">
          <w:rPr>
            <w:lang w:val="en-US"/>
          </w:rPr>
          <w:t>on</w:t>
        </w:r>
      </w:ins>
      <w:r w:rsidR="005F4844" w:rsidRPr="00462C39">
        <w:rPr>
          <w:lang w:val="en-US"/>
        </w:rPr>
        <w:t xml:space="preserve"> </w:t>
      </w:r>
      <w:r w:rsidRPr="00462C39">
        <w:rPr>
          <w:lang w:val="en-US"/>
        </w:rPr>
        <w:t>RUPF and market surveillance can play an important role</w:t>
      </w:r>
      <w:r w:rsidR="009A2647" w:rsidRPr="00462C39">
        <w:rPr>
          <w:lang w:val="en-US"/>
        </w:rPr>
        <w:t>.</w:t>
      </w:r>
    </w:p>
    <w:p w14:paraId="576F6415" w14:textId="07978BBD" w:rsidR="004E51D3" w:rsidRPr="00462C39" w:rsidRDefault="004E51D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Since counterfeit </w:t>
      </w:r>
      <w:ins w:id="913" w:author="Tejpal Singh [2]" w:date="2023-05-12T10:33:00Z">
        <w:r w:rsidR="00134B6B" w:rsidRPr="00462C39">
          <w:rPr>
            <w:lang w:val="en-US"/>
          </w:rPr>
          <w:t xml:space="preserve">mobile </w:t>
        </w:r>
      </w:ins>
      <w:r w:rsidRPr="00462C39">
        <w:rPr>
          <w:lang w:val="en-US"/>
        </w:rPr>
        <w:t>ICT devices often cross different countries before being sold</w:t>
      </w:r>
      <w:r w:rsidR="009A2647" w:rsidRPr="00462C39">
        <w:rPr>
          <w:lang w:val="en-US"/>
        </w:rPr>
        <w:t xml:space="preserve"> in</w:t>
      </w:r>
      <w:ins w:id="914" w:author="Tejpal Singh [2]" w:date="2023-05-12T10:33:00Z">
        <w:r w:rsidR="00134B6B" w:rsidRPr="00462C39">
          <w:rPr>
            <w:lang w:val="en-US"/>
          </w:rPr>
          <w:t xml:space="preserve"> the</w:t>
        </w:r>
      </w:ins>
      <w:r w:rsidR="009A2647" w:rsidRPr="00462C39">
        <w:rPr>
          <w:lang w:val="en-US"/>
        </w:rPr>
        <w:t xml:space="preserve"> market</w:t>
      </w:r>
      <w:r w:rsidRPr="00462C39">
        <w:rPr>
          <w:lang w:val="en-US"/>
        </w:rPr>
        <w:t xml:space="preserve">, it is </w:t>
      </w:r>
      <w:r w:rsidR="00505F01" w:rsidRPr="00462C39">
        <w:rPr>
          <w:lang w:val="en-US"/>
        </w:rPr>
        <w:t>crucial to</w:t>
      </w:r>
      <w:r w:rsidR="00F86AE1" w:rsidRPr="00462C39">
        <w:rPr>
          <w:lang w:val="en-US"/>
        </w:rPr>
        <w:t xml:space="preserve"> establish </w:t>
      </w:r>
      <w:r w:rsidRPr="00462C39">
        <w:rPr>
          <w:lang w:val="en-US"/>
        </w:rPr>
        <w:t xml:space="preserve">strong collaboration between the </w:t>
      </w:r>
      <w:r w:rsidR="009A2647" w:rsidRPr="00462C39">
        <w:rPr>
          <w:lang w:val="en-US"/>
        </w:rPr>
        <w:t xml:space="preserve">concerned agencies in other countries of origin or transit to trace </w:t>
      </w:r>
      <w:del w:id="915" w:author="Tejpal Singh [2]" w:date="2023-01-13T20:27:00Z">
        <w:r w:rsidR="009A2647" w:rsidRPr="00462C39" w:rsidDel="00B82CE9">
          <w:rPr>
            <w:lang w:val="en-US"/>
          </w:rPr>
          <w:delText xml:space="preserve">back </w:delText>
        </w:r>
      </w:del>
      <w:r w:rsidR="009A2647" w:rsidRPr="00462C39">
        <w:rPr>
          <w:lang w:val="en-US"/>
        </w:rPr>
        <w:t>the source of production and channel</w:t>
      </w:r>
      <w:r w:rsidR="005641D6" w:rsidRPr="00462C39">
        <w:rPr>
          <w:lang w:val="en-US"/>
        </w:rPr>
        <w:t>(</w:t>
      </w:r>
      <w:r w:rsidR="009A2647" w:rsidRPr="00462C39">
        <w:rPr>
          <w:lang w:val="en-US"/>
        </w:rPr>
        <w:t>s</w:t>
      </w:r>
      <w:r w:rsidR="005641D6" w:rsidRPr="00462C39">
        <w:rPr>
          <w:lang w:val="en-US"/>
        </w:rPr>
        <w:t>)</w:t>
      </w:r>
      <w:r w:rsidR="009A2647" w:rsidRPr="00462C39">
        <w:rPr>
          <w:lang w:val="en-US"/>
        </w:rPr>
        <w:t xml:space="preserve"> of trafficking. </w:t>
      </w:r>
    </w:p>
    <w:p w14:paraId="576F6416" w14:textId="50C4106D" w:rsidR="004E51D3" w:rsidRPr="00462C39" w:rsidRDefault="000E1106" w:rsidP="004E51D3">
      <w:pPr>
        <w:pStyle w:val="Heading2"/>
        <w:rPr>
          <w:lang w:val="en-US" w:eastAsia="ja-JP"/>
        </w:rPr>
      </w:pPr>
      <w:bookmarkStart w:id="916" w:name="_Toc3450293"/>
      <w:bookmarkStart w:id="917" w:name="_Toc4423867"/>
      <w:bookmarkStart w:id="918" w:name="_Toc6992430"/>
      <w:r w:rsidRPr="00462C39">
        <w:rPr>
          <w:lang w:val="en-US" w:eastAsia="ja-JP"/>
        </w:rPr>
        <w:t>9.5</w:t>
      </w:r>
      <w:r w:rsidR="004E51D3" w:rsidRPr="00462C39">
        <w:rPr>
          <w:lang w:val="en-US" w:eastAsia="ja-JP"/>
        </w:rPr>
        <w:tab/>
      </w:r>
      <w:r w:rsidR="00880900" w:rsidRPr="00462C39">
        <w:rPr>
          <w:lang w:val="en-US" w:eastAsia="ja-JP"/>
        </w:rPr>
        <w:t>Implementation</w:t>
      </w:r>
      <w:r w:rsidR="005F4844" w:rsidRPr="00462C39">
        <w:rPr>
          <w:lang w:val="en-US" w:eastAsia="ja-JP"/>
        </w:rPr>
        <w:t xml:space="preserve"> </w:t>
      </w:r>
      <w:r w:rsidR="00505F01" w:rsidRPr="00462C39">
        <w:rPr>
          <w:lang w:val="en-US" w:eastAsia="ja-JP"/>
        </w:rPr>
        <w:t>of reliable</w:t>
      </w:r>
      <w:r w:rsidR="004E51D3" w:rsidRPr="00462C39">
        <w:rPr>
          <w:lang w:val="en-US" w:eastAsia="ja-JP"/>
        </w:rPr>
        <w:t xml:space="preserve"> unique identifier</w:t>
      </w:r>
      <w:bookmarkEnd w:id="916"/>
      <w:bookmarkEnd w:id="917"/>
      <w:bookmarkEnd w:id="918"/>
    </w:p>
    <w:p w14:paraId="576F6417" w14:textId="10D33846" w:rsidR="004E51D3" w:rsidRPr="00462C39" w:rsidRDefault="0002505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The </w:t>
      </w:r>
      <w:r w:rsidR="00E65710" w:rsidRPr="00462C39">
        <w:rPr>
          <w:lang w:val="en-US"/>
        </w:rPr>
        <w:t>secure,</w:t>
      </w:r>
      <w:r w:rsidRPr="00462C39">
        <w:rPr>
          <w:lang w:val="en-US"/>
        </w:rPr>
        <w:t xml:space="preserve"> </w:t>
      </w:r>
      <w:del w:id="919" w:author="Tejpal Singh [2]" w:date="2023-05-12T11:01:00Z">
        <w:r w:rsidRPr="00462C39" w:rsidDel="007149C1">
          <w:rPr>
            <w:lang w:val="en-US"/>
          </w:rPr>
          <w:delText>verifiable</w:delText>
        </w:r>
      </w:del>
      <w:ins w:id="920" w:author="Tejpal Singh [2]" w:date="2023-05-12T11:01:00Z">
        <w:r w:rsidR="007149C1" w:rsidRPr="00462C39">
          <w:rPr>
            <w:lang w:val="en-US"/>
          </w:rPr>
          <w:t>verifiable,</w:t>
        </w:r>
      </w:ins>
      <w:r w:rsidR="00E65710" w:rsidRPr="00462C39">
        <w:rPr>
          <w:lang w:val="en-US"/>
        </w:rPr>
        <w:t xml:space="preserve"> and </w:t>
      </w:r>
      <w:r w:rsidR="00505F01" w:rsidRPr="00462C39">
        <w:rPr>
          <w:lang w:val="en-US"/>
        </w:rPr>
        <w:t>persistent unique</w:t>
      </w:r>
      <w:r w:rsidR="005F4844" w:rsidRPr="00462C39">
        <w:rPr>
          <w:lang w:val="en-US"/>
        </w:rPr>
        <w:t xml:space="preserve"> </w:t>
      </w:r>
      <w:r w:rsidRPr="00462C39">
        <w:rPr>
          <w:lang w:val="en-US"/>
        </w:rPr>
        <w:t>identifier</w:t>
      </w:r>
      <w:del w:id="921" w:author="Tejpal Singh [2]" w:date="2023-01-13T20:30:00Z">
        <w:r w:rsidR="00BA5C29" w:rsidRPr="00462C39" w:rsidDel="009D5D32">
          <w:rPr>
            <w:lang w:val="en-US"/>
          </w:rPr>
          <w:delText>i.e. IMEI</w:delText>
        </w:r>
      </w:del>
      <w:r w:rsidRPr="00462C39">
        <w:rPr>
          <w:lang w:val="en-US"/>
        </w:rPr>
        <w:t xml:space="preserve"> is cornerstone of any</w:t>
      </w:r>
      <w:r w:rsidR="00E65710" w:rsidRPr="00462C39">
        <w:rPr>
          <w:lang w:val="en-US"/>
        </w:rPr>
        <w:t xml:space="preserve"> solution to combat the </w:t>
      </w:r>
      <w:ins w:id="922" w:author="Tejpal Singh [2]" w:date="2023-01-13T20:28:00Z">
        <w:r w:rsidR="009D5D32" w:rsidRPr="00462C39">
          <w:rPr>
            <w:lang w:val="en-US"/>
          </w:rPr>
          <w:t xml:space="preserve">tampered or </w:t>
        </w:r>
      </w:ins>
      <w:r w:rsidR="00E65710" w:rsidRPr="00462C39">
        <w:rPr>
          <w:lang w:val="en-US"/>
        </w:rPr>
        <w:t>counterfeit mobile ICT devices. The lack of such reliable tamperproof unique</w:t>
      </w:r>
      <w:r w:rsidR="004E51D3" w:rsidRPr="00462C39">
        <w:rPr>
          <w:lang w:val="en-US"/>
        </w:rPr>
        <w:t xml:space="preserve"> identifiers</w:t>
      </w:r>
      <w:r w:rsidR="00E65710" w:rsidRPr="00462C39">
        <w:rPr>
          <w:lang w:val="en-US"/>
        </w:rPr>
        <w:t xml:space="preserve"> in mobile ICT devices is being </w:t>
      </w:r>
      <w:r w:rsidR="000E1106" w:rsidRPr="00462C39">
        <w:rPr>
          <w:lang w:val="en-US"/>
        </w:rPr>
        <w:t>extensively</w:t>
      </w:r>
      <w:r w:rsidR="00E65710" w:rsidRPr="00462C39">
        <w:rPr>
          <w:lang w:val="en-US"/>
        </w:rPr>
        <w:t xml:space="preserve"> exploited by counterfeiters and </w:t>
      </w:r>
      <w:r w:rsidR="000E1106" w:rsidRPr="00462C39">
        <w:rPr>
          <w:lang w:val="en-US"/>
        </w:rPr>
        <w:t xml:space="preserve">it </w:t>
      </w:r>
      <w:r w:rsidR="00E65710" w:rsidRPr="00462C39">
        <w:rPr>
          <w:lang w:val="en-US"/>
        </w:rPr>
        <w:t xml:space="preserve">is </w:t>
      </w:r>
      <w:del w:id="923" w:author="Tejpal Singh [2]" w:date="2023-05-12T10:34:00Z">
        <w:r w:rsidR="00E65710" w:rsidRPr="00462C39" w:rsidDel="00134B6B">
          <w:rPr>
            <w:lang w:val="en-US"/>
          </w:rPr>
          <w:delText>biggest</w:delText>
        </w:r>
      </w:del>
      <w:ins w:id="924" w:author="Tejpal Singh [2]" w:date="2023-05-12T10:34:00Z">
        <w:r w:rsidR="00134B6B" w:rsidRPr="00462C39">
          <w:rPr>
            <w:lang w:val="en-US"/>
          </w:rPr>
          <w:t>the biggest</w:t>
        </w:r>
      </w:ins>
      <w:r w:rsidR="00E65710" w:rsidRPr="00462C39">
        <w:rPr>
          <w:lang w:val="en-US"/>
        </w:rPr>
        <w:t xml:space="preserve"> bottleneck in initiating effective countermeasures. With the widespread use of latest ICT mobile devices using 5G and IoT/M2M</w:t>
      </w:r>
      <w:r w:rsidR="002B248C" w:rsidRPr="00462C39">
        <w:rPr>
          <w:lang w:val="en-US"/>
        </w:rPr>
        <w:t xml:space="preserve"> technology</w:t>
      </w:r>
      <w:r w:rsidR="00E65710" w:rsidRPr="00462C39">
        <w:rPr>
          <w:lang w:val="en-US"/>
        </w:rPr>
        <w:t xml:space="preserve">, the impact of counterfeit devices may pose a greater challenge </w:t>
      </w:r>
      <w:r w:rsidR="00BA5C29" w:rsidRPr="00462C39">
        <w:rPr>
          <w:lang w:val="en-US"/>
        </w:rPr>
        <w:t xml:space="preserve">for </w:t>
      </w:r>
      <w:r w:rsidR="00E65710" w:rsidRPr="00462C39">
        <w:rPr>
          <w:lang w:val="en-US"/>
        </w:rPr>
        <w:t>security and privacy</w:t>
      </w:r>
      <w:r w:rsidR="00BA5C29" w:rsidRPr="00462C39">
        <w:rPr>
          <w:lang w:val="en-US"/>
        </w:rPr>
        <w:t xml:space="preserve"> of consumers</w:t>
      </w:r>
      <w:r w:rsidR="002B248C" w:rsidRPr="00462C39">
        <w:rPr>
          <w:lang w:val="en-US"/>
        </w:rPr>
        <w:t xml:space="preserve"> in addition to foregone tax revenue</w:t>
      </w:r>
      <w:r w:rsidR="00E65710" w:rsidRPr="00462C39">
        <w:rPr>
          <w:lang w:val="en-US"/>
        </w:rPr>
        <w:t>. Therefore, it is imperative that standardization bodies and OEMs a</w:t>
      </w:r>
      <w:r w:rsidR="002B248C" w:rsidRPr="00462C39">
        <w:rPr>
          <w:lang w:val="en-US"/>
        </w:rPr>
        <w:t xml:space="preserve">re recommended to take </w:t>
      </w:r>
      <w:r w:rsidR="00505F01" w:rsidRPr="00462C39">
        <w:rPr>
          <w:lang w:val="en-US"/>
        </w:rPr>
        <w:t>urgent actions</w:t>
      </w:r>
      <w:r w:rsidR="00CA3D98" w:rsidRPr="00462C39">
        <w:rPr>
          <w:lang w:val="en-US"/>
        </w:rPr>
        <w:t xml:space="preserve"> to</w:t>
      </w:r>
      <w:r w:rsidR="00E65710" w:rsidRPr="00462C39">
        <w:rPr>
          <w:lang w:val="en-US"/>
        </w:rPr>
        <w:t xml:space="preserve"> ensure </w:t>
      </w:r>
      <w:r w:rsidR="00CA3D98" w:rsidRPr="00462C39">
        <w:rPr>
          <w:lang w:val="en-US"/>
        </w:rPr>
        <w:t>the implementation</w:t>
      </w:r>
      <w:r w:rsidR="00E65710" w:rsidRPr="00462C39">
        <w:rPr>
          <w:lang w:val="en-US"/>
        </w:rPr>
        <w:t xml:space="preserve"> of secure, </w:t>
      </w:r>
      <w:del w:id="925" w:author="Tejpal Singh [2]" w:date="2023-05-12T11:01:00Z">
        <w:r w:rsidR="00E65710" w:rsidRPr="00462C39" w:rsidDel="007149C1">
          <w:rPr>
            <w:lang w:val="en-US"/>
          </w:rPr>
          <w:delText>verifiable</w:delText>
        </w:r>
      </w:del>
      <w:ins w:id="926" w:author="Tejpal Singh [2]" w:date="2023-05-12T11:01:00Z">
        <w:r w:rsidR="007149C1" w:rsidRPr="00462C39">
          <w:rPr>
            <w:lang w:val="en-US"/>
          </w:rPr>
          <w:t>verifiable,</w:t>
        </w:r>
      </w:ins>
      <w:r w:rsidR="00E65710" w:rsidRPr="00462C39">
        <w:rPr>
          <w:lang w:val="en-US"/>
        </w:rPr>
        <w:t xml:space="preserve"> and persistent unique identifier</w:t>
      </w:r>
      <w:ins w:id="927" w:author="Tejpal Singh [2]" w:date="2023-05-12T10:34:00Z">
        <w:r w:rsidR="00134B6B" w:rsidRPr="00462C39">
          <w:rPr>
            <w:lang w:val="en-US"/>
          </w:rPr>
          <w:t>s</w:t>
        </w:r>
      </w:ins>
      <w:r w:rsidR="00E65710" w:rsidRPr="00462C39">
        <w:rPr>
          <w:lang w:val="en-US"/>
        </w:rPr>
        <w:t xml:space="preserve"> in mobile ICT device</w:t>
      </w:r>
      <w:r w:rsidR="00894129" w:rsidRPr="00462C39">
        <w:rPr>
          <w:lang w:val="en-US"/>
        </w:rPr>
        <w:t>s which</w:t>
      </w:r>
      <w:r w:rsidR="004E51D3" w:rsidRPr="00462C39">
        <w:rPr>
          <w:lang w:val="en-US"/>
        </w:rPr>
        <w:t xml:space="preserve"> cannot be ch</w:t>
      </w:r>
      <w:r w:rsidR="00CA3D98" w:rsidRPr="00462C39">
        <w:rPr>
          <w:lang w:val="en-US"/>
        </w:rPr>
        <w:t>anged by unauthorized entities</w:t>
      </w:r>
      <w:r w:rsidR="004E51D3" w:rsidRPr="00462C39">
        <w:rPr>
          <w:lang w:val="en-US"/>
        </w:rPr>
        <w:t>.</w:t>
      </w:r>
      <w:ins w:id="928" w:author="Tejpal Singh [2]" w:date="2023-01-13T20:30:00Z">
        <w:r w:rsidR="009D5D32" w:rsidRPr="00462C39">
          <w:rPr>
            <w:lang w:val="en-US"/>
          </w:rPr>
          <w:t xml:space="preserve"> Since IMEI is </w:t>
        </w:r>
      </w:ins>
      <w:ins w:id="929" w:author="Tejpal Singh [2]" w:date="2023-05-12T10:34:00Z">
        <w:r w:rsidR="00134B6B" w:rsidRPr="00462C39">
          <w:rPr>
            <w:lang w:val="en-US"/>
          </w:rPr>
          <w:t>an</w:t>
        </w:r>
      </w:ins>
      <w:ins w:id="930" w:author="Tejpal Singh [2]" w:date="2023-01-13T20:30:00Z">
        <w:r w:rsidR="009D5D32" w:rsidRPr="00462C39">
          <w:rPr>
            <w:lang w:val="en-US"/>
          </w:rPr>
          <w:t xml:space="preserve"> identifier which is used by Mobile network and </w:t>
        </w:r>
      </w:ins>
      <w:ins w:id="931" w:author="Tejpal Singh [2]" w:date="2023-01-13T20:31:00Z">
        <w:r w:rsidR="009D5D32" w:rsidRPr="00462C39">
          <w:rPr>
            <w:lang w:val="en-US"/>
          </w:rPr>
          <w:t xml:space="preserve">visible on mobile ICT </w:t>
        </w:r>
      </w:ins>
      <w:ins w:id="932" w:author="Tejpal Singh [2]" w:date="2023-04-21T12:02:00Z">
        <w:r w:rsidR="003F3E7E" w:rsidRPr="00462C39">
          <w:rPr>
            <w:lang w:val="en-US"/>
          </w:rPr>
          <w:t>devices</w:t>
        </w:r>
      </w:ins>
      <w:ins w:id="933" w:author="Tejpal Singh [2]" w:date="2023-01-13T20:31:00Z">
        <w:r w:rsidR="009D5D32" w:rsidRPr="00462C39">
          <w:rPr>
            <w:lang w:val="en-US"/>
          </w:rPr>
          <w:t xml:space="preserve">, it is easily used currently for replication and manufacturing of counterfeit </w:t>
        </w:r>
      </w:ins>
      <w:ins w:id="934" w:author="Tejpal Singh [2]" w:date="2023-01-13T20:32:00Z">
        <w:r w:rsidR="009D5D32" w:rsidRPr="00462C39">
          <w:rPr>
            <w:lang w:val="en-US"/>
          </w:rPr>
          <w:t xml:space="preserve">mobile </w:t>
        </w:r>
      </w:ins>
      <w:ins w:id="935" w:author="Tejpal Singh [2]" w:date="2023-01-13T20:31:00Z">
        <w:r w:rsidR="009D5D32" w:rsidRPr="00462C39">
          <w:rPr>
            <w:lang w:val="en-US"/>
          </w:rPr>
          <w:t>ICT</w:t>
        </w:r>
      </w:ins>
      <w:ins w:id="936" w:author="Tejpal Singh [2]" w:date="2023-01-13T20:32:00Z">
        <w:r w:rsidR="009D5D32" w:rsidRPr="00462C39">
          <w:rPr>
            <w:lang w:val="en-US"/>
          </w:rPr>
          <w:t xml:space="preserve"> devices.</w:t>
        </w:r>
      </w:ins>
    </w:p>
    <w:p w14:paraId="576F6418" w14:textId="09AB4A98" w:rsidR="004E51D3" w:rsidRPr="00462C39" w:rsidRDefault="005D2B47" w:rsidP="00CE669F">
      <w:pPr>
        <w:tabs>
          <w:tab w:val="clear" w:pos="794"/>
          <w:tab w:val="clear" w:pos="1191"/>
          <w:tab w:val="clear" w:pos="1588"/>
          <w:tab w:val="clear" w:pos="1985"/>
        </w:tabs>
        <w:overflowPunct/>
        <w:autoSpaceDE/>
        <w:autoSpaceDN/>
        <w:adjustRightInd/>
        <w:spacing w:line="276" w:lineRule="auto"/>
        <w:textAlignment w:val="auto"/>
        <w:rPr>
          <w:lang w:val="en-US"/>
        </w:rPr>
      </w:pPr>
      <w:ins w:id="937" w:author="Tejpal Singh [2]" w:date="2023-01-13T20:33:00Z">
        <w:r w:rsidRPr="00462C39">
          <w:rPr>
            <w:lang w:val="en-US"/>
          </w:rPr>
          <w:t>Therefore, OEMs and m</w:t>
        </w:r>
      </w:ins>
      <w:del w:id="938" w:author="Tejpal Singh [2]" w:date="2023-01-13T20:33:00Z">
        <w:r w:rsidR="004E51D3" w:rsidRPr="00462C39" w:rsidDel="005D2B47">
          <w:rPr>
            <w:lang w:val="en-US"/>
          </w:rPr>
          <w:delText>M</w:delText>
        </w:r>
      </w:del>
      <w:r w:rsidR="004E51D3" w:rsidRPr="00462C39">
        <w:rPr>
          <w:lang w:val="en-US"/>
        </w:rPr>
        <w:t xml:space="preserve">anufacturers are recommended to store </w:t>
      </w:r>
      <w:del w:id="939" w:author="Tejpal Singh [2]" w:date="2023-01-13T20:33:00Z">
        <w:r w:rsidR="004E51D3" w:rsidRPr="00462C39" w:rsidDel="005D2B47">
          <w:rPr>
            <w:lang w:val="en-US"/>
          </w:rPr>
          <w:delText xml:space="preserve">this </w:delText>
        </w:r>
      </w:del>
      <w:r w:rsidR="004E51D3" w:rsidRPr="00462C39">
        <w:rPr>
          <w:lang w:val="en-US"/>
        </w:rPr>
        <w:t xml:space="preserve">unique identifier on a secure element on the </w:t>
      </w:r>
      <w:r w:rsidR="000E1106" w:rsidRPr="00462C39">
        <w:rPr>
          <w:lang w:val="en-US"/>
        </w:rPr>
        <w:t xml:space="preserve">mobile device </w:t>
      </w:r>
      <w:r w:rsidR="004E51D3" w:rsidRPr="00462C39">
        <w:rPr>
          <w:lang w:val="en-US"/>
        </w:rPr>
        <w:t xml:space="preserve">and implement security measures, to the </w:t>
      </w:r>
      <w:r w:rsidR="000E1106" w:rsidRPr="00462C39">
        <w:rPr>
          <w:lang w:val="en-US"/>
        </w:rPr>
        <w:t>extent technologically feasible</w:t>
      </w:r>
      <w:r w:rsidR="00894129" w:rsidRPr="00462C39">
        <w:rPr>
          <w:lang w:val="en-US"/>
        </w:rPr>
        <w:t>,</w:t>
      </w:r>
      <w:r w:rsidR="00163763" w:rsidRPr="00462C39">
        <w:rPr>
          <w:lang w:val="en-US"/>
        </w:rPr>
        <w:t xml:space="preserve"> </w:t>
      </w:r>
      <w:r w:rsidR="004E51D3" w:rsidRPr="00462C39">
        <w:rPr>
          <w:lang w:val="en-US"/>
        </w:rPr>
        <w:t>to detect the tampering</w:t>
      </w:r>
      <w:del w:id="940" w:author="Tejpal Singh [2]" w:date="2023-01-13T20:33:00Z">
        <w:r w:rsidR="004E51D3" w:rsidRPr="00462C39" w:rsidDel="005D2B47">
          <w:rPr>
            <w:lang w:val="en-US"/>
          </w:rPr>
          <w:delText xml:space="preserve"> of the unique identifier</w:delText>
        </w:r>
      </w:del>
      <w:r w:rsidR="000E1106" w:rsidRPr="00462C39">
        <w:rPr>
          <w:lang w:val="en-US"/>
        </w:rPr>
        <w:t xml:space="preserve">. </w:t>
      </w:r>
      <w:r w:rsidR="004E51D3" w:rsidRPr="00462C39">
        <w:rPr>
          <w:lang w:val="en-US"/>
        </w:rPr>
        <w:t xml:space="preserve"> The identifier issuer entity is recommended to implement a process that ensures the </w:t>
      </w:r>
      <w:r w:rsidR="00CA3D98" w:rsidRPr="00462C39">
        <w:rPr>
          <w:lang w:val="en-US"/>
        </w:rPr>
        <w:t xml:space="preserve">verifiable, </w:t>
      </w:r>
      <w:r w:rsidR="00D61571" w:rsidRPr="00462C39">
        <w:rPr>
          <w:lang w:val="en-US"/>
        </w:rPr>
        <w:t xml:space="preserve">correct, </w:t>
      </w:r>
      <w:r w:rsidR="004E51D3" w:rsidRPr="00462C39">
        <w:rPr>
          <w:lang w:val="en-US"/>
        </w:rPr>
        <w:t xml:space="preserve">secure </w:t>
      </w:r>
      <w:r w:rsidR="00CA3D98" w:rsidRPr="00462C39">
        <w:rPr>
          <w:lang w:val="en-US"/>
        </w:rPr>
        <w:t xml:space="preserve">implementation and </w:t>
      </w:r>
      <w:r w:rsidR="004E51D3" w:rsidRPr="00462C39">
        <w:rPr>
          <w:lang w:val="en-US"/>
        </w:rPr>
        <w:t>use of these unique identifiers.</w:t>
      </w:r>
      <w:ins w:id="941" w:author="Tejpal Singh [2]" w:date="2023-01-13T20:34:00Z">
        <w:r w:rsidRPr="00462C39">
          <w:rPr>
            <w:lang w:val="en-US"/>
          </w:rPr>
          <w:t xml:space="preserve"> Further, </w:t>
        </w:r>
      </w:ins>
      <w:ins w:id="942" w:author="Tejpal Singh [2]" w:date="2023-01-13T20:35:00Z">
        <w:r w:rsidR="00495D15" w:rsidRPr="00462C39">
          <w:rPr>
            <w:lang w:val="en-US"/>
          </w:rPr>
          <w:t xml:space="preserve">the standard development </w:t>
        </w:r>
      </w:ins>
      <w:ins w:id="943" w:author="Tejpal Singh [2]" w:date="2023-01-13T20:43:00Z">
        <w:r w:rsidR="00495D15" w:rsidRPr="00462C39">
          <w:rPr>
            <w:lang w:val="en-US"/>
          </w:rPr>
          <w:t>organizations such</w:t>
        </w:r>
      </w:ins>
      <w:ins w:id="944" w:author="Tejpal Singh [2]" w:date="2023-01-13T20:38:00Z">
        <w:r w:rsidR="00495D15" w:rsidRPr="00462C39">
          <w:rPr>
            <w:lang w:val="en-US"/>
          </w:rPr>
          <w:t xml:space="preserve"> as 3GPP and </w:t>
        </w:r>
      </w:ins>
      <w:ins w:id="945" w:author="Tejpal Singh [2]" w:date="2023-01-13T20:43:00Z">
        <w:r w:rsidR="00495D15" w:rsidRPr="00462C39">
          <w:rPr>
            <w:lang w:val="en-US"/>
          </w:rPr>
          <w:t>GSMA may</w:t>
        </w:r>
      </w:ins>
      <w:ins w:id="946" w:author="Tejpal Singh [2]" w:date="2023-01-13T20:38:00Z">
        <w:r w:rsidR="00495D15" w:rsidRPr="00462C39">
          <w:rPr>
            <w:lang w:val="en-US"/>
          </w:rPr>
          <w:t xml:space="preserve"> consider the issue and evolve the </w:t>
        </w:r>
      </w:ins>
      <w:ins w:id="947" w:author="Tejpal Singh [2]" w:date="2023-01-13T20:40:00Z">
        <w:r w:rsidR="00495D15" w:rsidRPr="00462C39">
          <w:rPr>
            <w:lang w:val="en-US"/>
          </w:rPr>
          <w:t xml:space="preserve">roadmap </w:t>
        </w:r>
      </w:ins>
      <w:ins w:id="948" w:author="Tejpal Singh [2]" w:date="2023-01-13T20:38:00Z">
        <w:r w:rsidR="00495D15" w:rsidRPr="00462C39">
          <w:rPr>
            <w:lang w:val="en-US"/>
          </w:rPr>
          <w:t xml:space="preserve">for improvement or revision of existing scheme for </w:t>
        </w:r>
      </w:ins>
      <w:ins w:id="949" w:author="Tejpal Singh [2]" w:date="2023-01-13T20:42:00Z">
        <w:r w:rsidR="00495D15" w:rsidRPr="00462C39">
          <w:rPr>
            <w:lang w:val="en-US"/>
          </w:rPr>
          <w:t>unique identification of mobile ICT device based on only IMEI</w:t>
        </w:r>
      </w:ins>
      <w:ins w:id="950" w:author="Tejpal Singh [2]" w:date="2023-01-13T20:43:00Z">
        <w:r w:rsidR="00495D15" w:rsidRPr="00462C39">
          <w:rPr>
            <w:lang w:val="en-US"/>
          </w:rPr>
          <w:t xml:space="preserve"> which are being </w:t>
        </w:r>
      </w:ins>
      <w:ins w:id="951" w:author="Tejpal Singh [2]" w:date="2023-01-13T20:44:00Z">
        <w:r w:rsidR="00495D15" w:rsidRPr="00462C39">
          <w:rPr>
            <w:lang w:val="en-US"/>
          </w:rPr>
          <w:t xml:space="preserve">extensively </w:t>
        </w:r>
      </w:ins>
      <w:ins w:id="952" w:author="Tejpal Singh [2]" w:date="2023-01-13T20:43:00Z">
        <w:r w:rsidR="00495D15" w:rsidRPr="00462C39">
          <w:rPr>
            <w:lang w:val="en-US"/>
          </w:rPr>
          <w:t xml:space="preserve">used for replication </w:t>
        </w:r>
      </w:ins>
      <w:ins w:id="953" w:author="Tejpal Singh [2]" w:date="2023-01-13T20:44:00Z">
        <w:r w:rsidR="00495D15" w:rsidRPr="00462C39">
          <w:rPr>
            <w:lang w:val="en-US"/>
          </w:rPr>
          <w:t>or production of counterfeit ICT devices</w:t>
        </w:r>
      </w:ins>
      <w:ins w:id="954" w:author="Tejpal Singh [2]" w:date="2023-01-13T20:43:00Z">
        <w:r w:rsidR="00495D15" w:rsidRPr="00462C39">
          <w:rPr>
            <w:lang w:val="en-US"/>
          </w:rPr>
          <w:t>.</w:t>
        </w:r>
      </w:ins>
    </w:p>
    <w:p w14:paraId="576F6419" w14:textId="77777777" w:rsidR="00BB07C2" w:rsidRPr="00462C39" w:rsidRDefault="0064747A" w:rsidP="00C403B7">
      <w:pPr>
        <w:pStyle w:val="Heading2"/>
        <w:rPr>
          <w:lang w:val="en-US" w:eastAsia="ja-JP"/>
        </w:rPr>
      </w:pPr>
      <w:bookmarkStart w:id="955" w:name="_Toc3450286"/>
      <w:bookmarkStart w:id="956" w:name="_Toc4423860"/>
      <w:bookmarkStart w:id="957" w:name="_Toc6992423"/>
      <w:r w:rsidRPr="00462C39">
        <w:rPr>
          <w:lang w:val="en-US" w:eastAsia="ja-JP"/>
        </w:rPr>
        <w:t>9.6</w:t>
      </w:r>
      <w:r w:rsidR="00F81981" w:rsidRPr="00462C39">
        <w:rPr>
          <w:lang w:val="en-US" w:eastAsia="ja-JP"/>
        </w:rPr>
        <w:tab/>
      </w:r>
      <w:r w:rsidRPr="00462C39">
        <w:rPr>
          <w:lang w:val="en-US" w:eastAsia="ja-JP"/>
        </w:rPr>
        <w:t xml:space="preserve">Collaboration </w:t>
      </w:r>
      <w:r w:rsidR="00505F01" w:rsidRPr="00462C39">
        <w:rPr>
          <w:lang w:val="en-US" w:eastAsia="ja-JP"/>
        </w:rPr>
        <w:t>with authentic</w:t>
      </w:r>
      <w:r w:rsidR="00BB07C2" w:rsidRPr="00462C39">
        <w:rPr>
          <w:lang w:val="en-US" w:eastAsia="ja-JP"/>
        </w:rPr>
        <w:t xml:space="preserve"> ICT </w:t>
      </w:r>
      <w:r w:rsidR="00321BC4" w:rsidRPr="00462C39">
        <w:rPr>
          <w:lang w:val="en-US" w:eastAsia="ja-JP"/>
        </w:rPr>
        <w:t>d</w:t>
      </w:r>
      <w:r w:rsidR="00BB07C2" w:rsidRPr="00462C39">
        <w:rPr>
          <w:lang w:val="en-US" w:eastAsia="ja-JP"/>
        </w:rPr>
        <w:t xml:space="preserve">evice </w:t>
      </w:r>
      <w:r w:rsidR="00321BC4" w:rsidRPr="00462C39">
        <w:rPr>
          <w:lang w:val="en-US" w:eastAsia="ja-JP"/>
        </w:rPr>
        <w:t>m</w:t>
      </w:r>
      <w:r w:rsidR="00BB07C2" w:rsidRPr="00462C39">
        <w:rPr>
          <w:lang w:val="en-US" w:eastAsia="ja-JP"/>
        </w:rPr>
        <w:t>anufacturer</w:t>
      </w:r>
      <w:bookmarkEnd w:id="955"/>
      <w:bookmarkEnd w:id="956"/>
      <w:bookmarkEnd w:id="957"/>
    </w:p>
    <w:p w14:paraId="576F641A" w14:textId="35565E63" w:rsidR="00BB07C2" w:rsidRPr="00462C39" w:rsidRDefault="0064747A"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Sometime, the action against counterfeit ICT devices may result </w:t>
      </w:r>
      <w:del w:id="958" w:author="Tejpal Singh [2]" w:date="2023-04-21T12:02:00Z">
        <w:r w:rsidRPr="00462C39" w:rsidDel="00CB2987">
          <w:rPr>
            <w:lang w:val="en-US"/>
          </w:rPr>
          <w:delText>into</w:delText>
        </w:r>
      </w:del>
      <w:ins w:id="959" w:author="Tejpal Singh [2]" w:date="2023-04-21T12:02:00Z">
        <w:r w:rsidR="00CB2987" w:rsidRPr="00462C39">
          <w:rPr>
            <w:lang w:val="en-US"/>
          </w:rPr>
          <w:t>in</w:t>
        </w:r>
      </w:ins>
      <w:r w:rsidRPr="00462C39">
        <w:rPr>
          <w:lang w:val="en-US"/>
        </w:rPr>
        <w:t xml:space="preserve"> undesired effects </w:t>
      </w:r>
      <w:r w:rsidR="00D122FB" w:rsidRPr="00462C39">
        <w:rPr>
          <w:lang w:val="en-US"/>
        </w:rPr>
        <w:t>on authentic</w:t>
      </w:r>
      <w:r w:rsidR="00BB07C2" w:rsidRPr="00462C39">
        <w:rPr>
          <w:lang w:val="en-US"/>
        </w:rPr>
        <w:t xml:space="preserve"> ICT device manufacturers </w:t>
      </w:r>
      <w:r w:rsidRPr="00462C39">
        <w:rPr>
          <w:lang w:val="en-US"/>
        </w:rPr>
        <w:t xml:space="preserve">by way of compliance, enforcement and surveillance. </w:t>
      </w:r>
    </w:p>
    <w:p w14:paraId="576F641B" w14:textId="4722CC5D" w:rsidR="00BB07C2" w:rsidRPr="00462C39"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Therefore, </w:t>
      </w:r>
      <w:r w:rsidR="00D122FB" w:rsidRPr="00462C39">
        <w:rPr>
          <w:lang w:val="en-US"/>
        </w:rPr>
        <w:t xml:space="preserve">the collaboration and active support of OEMs is important to ensure effective implementation of technical solutions </w:t>
      </w:r>
      <w:del w:id="960" w:author="Tejpal Singh [2]" w:date="2023-05-12T11:01:00Z">
        <w:r w:rsidR="00D122FB" w:rsidRPr="00462C39" w:rsidDel="007149C1">
          <w:rPr>
            <w:lang w:val="en-US"/>
          </w:rPr>
          <w:delText>and also</w:delText>
        </w:r>
      </w:del>
      <w:ins w:id="961" w:author="Tejpal Singh [2]" w:date="2023-05-12T11:01:00Z">
        <w:r w:rsidR="007149C1" w:rsidRPr="00462C39">
          <w:rPr>
            <w:lang w:val="en-US"/>
          </w:rPr>
          <w:t>and</w:t>
        </w:r>
      </w:ins>
      <w:r w:rsidR="00D122FB" w:rsidRPr="00462C39">
        <w:rPr>
          <w:lang w:val="en-US"/>
        </w:rPr>
        <w:t xml:space="preserve"> to ensure action towards implementation of tamperproof and verifiable unique device identifiers. The efforts should be made to minimize any additional</w:t>
      </w:r>
      <w:r w:rsidRPr="00462C39">
        <w:rPr>
          <w:lang w:val="en-US"/>
        </w:rPr>
        <w:t xml:space="preserve"> cost to the </w:t>
      </w:r>
      <w:r w:rsidR="00505F01" w:rsidRPr="00462C39">
        <w:rPr>
          <w:lang w:val="en-US"/>
        </w:rPr>
        <w:t>manufactures to</w:t>
      </w:r>
      <w:r w:rsidR="00D122FB" w:rsidRPr="00462C39">
        <w:rPr>
          <w:lang w:val="en-US"/>
        </w:rPr>
        <w:t xml:space="preserve"> comply </w:t>
      </w:r>
      <w:ins w:id="962" w:author="Tejpal Singh [2]" w:date="2023-05-12T10:35:00Z">
        <w:r w:rsidR="00134B6B" w:rsidRPr="00462C39">
          <w:rPr>
            <w:lang w:val="en-US"/>
          </w:rPr>
          <w:t xml:space="preserve">with the </w:t>
        </w:r>
      </w:ins>
      <w:r w:rsidR="00D122FB" w:rsidRPr="00462C39">
        <w:rPr>
          <w:lang w:val="en-US"/>
        </w:rPr>
        <w:t xml:space="preserve">legal and regulatory requirements while </w:t>
      </w:r>
      <w:r w:rsidR="00D122FB" w:rsidRPr="00462C39">
        <w:rPr>
          <w:lang w:val="en-US"/>
        </w:rPr>
        <w:lastRenderedPageBreak/>
        <w:t xml:space="preserve">meeting the overall objectives </w:t>
      </w:r>
      <w:ins w:id="963" w:author="Tejpal Singh [2]" w:date="2023-01-13T20:45:00Z">
        <w:r w:rsidR="003731B2" w:rsidRPr="00462C39">
          <w:rPr>
            <w:lang w:val="en-US"/>
          </w:rPr>
          <w:t xml:space="preserve">of </w:t>
        </w:r>
      </w:ins>
      <w:r w:rsidR="00AA609E" w:rsidRPr="00462C39">
        <w:rPr>
          <w:lang w:val="en-US"/>
        </w:rPr>
        <w:t>driving</w:t>
      </w:r>
      <w:r w:rsidR="00D122FB" w:rsidRPr="00462C39">
        <w:rPr>
          <w:lang w:val="en-US"/>
        </w:rPr>
        <w:t xml:space="preserve"> the counterfeit</w:t>
      </w:r>
      <w:ins w:id="964" w:author="Tejpal Singh [2]" w:date="2023-01-13T20:45:00Z">
        <w:r w:rsidR="003731B2" w:rsidRPr="00462C39">
          <w:rPr>
            <w:lang w:val="en-US"/>
          </w:rPr>
          <w:t>, tampered</w:t>
        </w:r>
      </w:ins>
      <w:r w:rsidR="00D122FB" w:rsidRPr="00462C39">
        <w:rPr>
          <w:lang w:val="en-US"/>
        </w:rPr>
        <w:t xml:space="preserve"> and stolen ICT devices out of circulation and use in mobile network</w:t>
      </w:r>
      <w:ins w:id="965" w:author="Tejpal Singh [2]" w:date="2023-05-12T10:35:00Z">
        <w:r w:rsidR="00134B6B" w:rsidRPr="00462C39">
          <w:rPr>
            <w:lang w:val="en-US"/>
          </w:rPr>
          <w:t>s</w:t>
        </w:r>
      </w:ins>
      <w:r w:rsidRPr="00462C39">
        <w:rPr>
          <w:lang w:val="en-US"/>
        </w:rPr>
        <w:t>.</w:t>
      </w:r>
    </w:p>
    <w:p w14:paraId="576F641C" w14:textId="77777777" w:rsidR="008C145A" w:rsidRPr="00462C39" w:rsidRDefault="008C145A" w:rsidP="008C145A">
      <w:pPr>
        <w:pStyle w:val="Heading2"/>
        <w:rPr>
          <w:lang w:val="en-US" w:eastAsia="ja-JP"/>
        </w:rPr>
      </w:pPr>
      <w:bookmarkStart w:id="966" w:name="_Toc3450289"/>
      <w:bookmarkStart w:id="967" w:name="_Toc4423863"/>
      <w:bookmarkStart w:id="968" w:name="_Toc6992426"/>
      <w:r w:rsidRPr="00462C39">
        <w:rPr>
          <w:lang w:val="en-US" w:eastAsia="ja-JP"/>
        </w:rPr>
        <w:t>9.7</w:t>
      </w:r>
      <w:r w:rsidRPr="00462C39">
        <w:rPr>
          <w:lang w:val="en-US" w:eastAsia="ja-JP"/>
        </w:rPr>
        <w:tab/>
        <w:t>Avoiding technical barriers to trade (TBTs)</w:t>
      </w:r>
      <w:bookmarkEnd w:id="966"/>
      <w:bookmarkEnd w:id="967"/>
      <w:bookmarkEnd w:id="968"/>
    </w:p>
    <w:p w14:paraId="576F641D" w14:textId="77777777" w:rsidR="008C145A" w:rsidRPr="00462C39" w:rsidRDefault="008C145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462C39">
        <w:rPr>
          <w:lang w:val="en-US"/>
        </w:rPr>
        <w:t xml:space="preserve">Though the measures to combat the proliferation of counterfeit or stolen devices is in the interest of global consumers </w:t>
      </w:r>
      <w:r w:rsidR="000E1106" w:rsidRPr="00462C39">
        <w:rPr>
          <w:lang w:val="en-US"/>
        </w:rPr>
        <w:t xml:space="preserve">and Member States, </w:t>
      </w:r>
      <w:r w:rsidRPr="00462C39">
        <w:rPr>
          <w:lang w:val="en-US"/>
        </w:rPr>
        <w:t>the regulatory and legal measures</w:t>
      </w:r>
      <w:r w:rsidR="000E1106" w:rsidRPr="00462C39">
        <w:rPr>
          <w:lang w:val="en-US"/>
        </w:rPr>
        <w:t>,</w:t>
      </w:r>
      <w:r w:rsidRPr="00462C39">
        <w:rPr>
          <w:lang w:val="en-US"/>
        </w:rPr>
        <w:t xml:space="preserve"> to counter the issue of counterfeit mobile ICT devices</w:t>
      </w:r>
      <w:r w:rsidR="000E1106" w:rsidRPr="00462C39">
        <w:rPr>
          <w:lang w:val="en-US"/>
        </w:rPr>
        <w:t xml:space="preserve">, should </w:t>
      </w:r>
      <w:r w:rsidRPr="00462C39">
        <w:rPr>
          <w:lang w:val="en-US"/>
        </w:rPr>
        <w:t xml:space="preserve">also be evaluated to ensure </w:t>
      </w:r>
      <w:r w:rsidR="00505F01" w:rsidRPr="00462C39">
        <w:rPr>
          <w:lang w:val="en-US"/>
        </w:rPr>
        <w:t>that they</w:t>
      </w:r>
      <w:r w:rsidR="00980C73" w:rsidRPr="00462C39">
        <w:rPr>
          <w:lang w:val="en-US"/>
        </w:rPr>
        <w:t xml:space="preserve"> do not </w:t>
      </w:r>
      <w:r w:rsidRPr="00462C39">
        <w:rPr>
          <w:lang w:val="en-US"/>
        </w:rPr>
        <w:t xml:space="preserve"> result in undesired side </w:t>
      </w:r>
      <w:r w:rsidR="00505F01" w:rsidRPr="00462C39">
        <w:rPr>
          <w:lang w:val="en-US"/>
        </w:rPr>
        <w:t>effects in</w:t>
      </w:r>
      <w:r w:rsidRPr="00462C39">
        <w:rPr>
          <w:lang w:val="en-US"/>
        </w:rPr>
        <w:t xml:space="preserve"> import</w:t>
      </w:r>
      <w:r w:rsidR="00980C73" w:rsidRPr="00462C39">
        <w:rPr>
          <w:lang w:val="en-US"/>
        </w:rPr>
        <w:t>, export</w:t>
      </w:r>
      <w:r w:rsidRPr="00462C39">
        <w:rPr>
          <w:lang w:val="en-US"/>
        </w:rPr>
        <w:t xml:space="preserve"> and use of genuine ICT device which may constitute a technical barrier to trade (TBT) as defined by the World Trade Organization (WTO) trade-related aspects of intellectual property rights (TRIPS) [b-TRIPS Agreement].</w:t>
      </w:r>
    </w:p>
    <w:p w14:paraId="576F641E" w14:textId="77777777" w:rsidR="00BB07C2" w:rsidRPr="00462C39" w:rsidRDefault="005D019E" w:rsidP="00F021FB">
      <w:pPr>
        <w:pStyle w:val="Heading1"/>
        <w:rPr>
          <w:lang w:val="en-US"/>
        </w:rPr>
      </w:pPr>
      <w:bookmarkStart w:id="969" w:name="_Toc3450304"/>
      <w:bookmarkStart w:id="970" w:name="_Toc4423878"/>
      <w:bookmarkStart w:id="971" w:name="_Toc6992441"/>
      <w:r w:rsidRPr="00462C39">
        <w:rPr>
          <w:lang w:val="en-US"/>
        </w:rPr>
        <w:t>10</w:t>
      </w:r>
      <w:r w:rsidR="00DD327F" w:rsidRPr="00462C39">
        <w:rPr>
          <w:lang w:val="en-US"/>
        </w:rPr>
        <w:tab/>
      </w:r>
      <w:r w:rsidR="00BB07C2" w:rsidRPr="00462C39">
        <w:rPr>
          <w:lang w:val="en-US"/>
        </w:rPr>
        <w:t xml:space="preserve">Reference </w:t>
      </w:r>
      <w:r w:rsidR="00AB51DC" w:rsidRPr="00462C39">
        <w:rPr>
          <w:lang w:val="en-US"/>
        </w:rPr>
        <w:t xml:space="preserve">Unified Platform </w:t>
      </w:r>
      <w:r w:rsidR="00660E99" w:rsidRPr="00462C39">
        <w:rPr>
          <w:lang w:val="en-US"/>
        </w:rPr>
        <w:t>F</w:t>
      </w:r>
      <w:r w:rsidR="00BB07C2" w:rsidRPr="00462C39">
        <w:rPr>
          <w:lang w:val="en-US"/>
        </w:rPr>
        <w:t>ramework</w:t>
      </w:r>
      <w:bookmarkEnd w:id="969"/>
      <w:bookmarkEnd w:id="970"/>
      <w:bookmarkEnd w:id="971"/>
      <w:r w:rsidR="00660E99" w:rsidRPr="00462C39">
        <w:rPr>
          <w:lang w:val="en-US"/>
        </w:rPr>
        <w:t xml:space="preserve"> (RUPF)</w:t>
      </w:r>
    </w:p>
    <w:p w14:paraId="576F641F" w14:textId="38556A48" w:rsidR="00BB07C2" w:rsidRPr="00462C39" w:rsidRDefault="00BB07C2"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Based on the </w:t>
      </w:r>
      <w:r w:rsidR="002F5616" w:rsidRPr="00462C39">
        <w:rPr>
          <w:lang w:val="en-US"/>
        </w:rPr>
        <w:t xml:space="preserve">roles of different key stakeholders and </w:t>
      </w:r>
      <w:r w:rsidR="00980C73" w:rsidRPr="00462C39">
        <w:rPr>
          <w:lang w:val="en-US"/>
        </w:rPr>
        <w:t>unified plat</w:t>
      </w:r>
      <w:r w:rsidR="004576F8" w:rsidRPr="00462C39">
        <w:rPr>
          <w:lang w:val="en-US"/>
        </w:rPr>
        <w:t>form requirements discussed in S</w:t>
      </w:r>
      <w:r w:rsidR="00980C73" w:rsidRPr="00462C39">
        <w:rPr>
          <w:lang w:val="en-US"/>
        </w:rPr>
        <w:t>ection 8</w:t>
      </w:r>
      <w:r w:rsidRPr="00462C39">
        <w:rPr>
          <w:lang w:val="en-US"/>
        </w:rPr>
        <w:t xml:space="preserve">, a proposed </w:t>
      </w:r>
      <w:r w:rsidR="00980C73" w:rsidRPr="00462C39">
        <w:rPr>
          <w:lang w:val="en-US"/>
        </w:rPr>
        <w:t xml:space="preserve">reference </w:t>
      </w:r>
      <w:r w:rsidRPr="00462C39">
        <w:rPr>
          <w:lang w:val="en-US"/>
        </w:rPr>
        <w:t>framework</w:t>
      </w:r>
      <w:r w:rsidR="00163763" w:rsidRPr="00462C39">
        <w:rPr>
          <w:lang w:val="en-US"/>
        </w:rPr>
        <w:t xml:space="preserve"> </w:t>
      </w:r>
      <w:r w:rsidRPr="00462C39">
        <w:rPr>
          <w:lang w:val="en-US"/>
        </w:rPr>
        <w:t xml:space="preserve">is </w:t>
      </w:r>
      <w:r w:rsidR="00980C73" w:rsidRPr="00462C39">
        <w:rPr>
          <w:lang w:val="en-US"/>
        </w:rPr>
        <w:t>given</w:t>
      </w:r>
      <w:r w:rsidR="00163763" w:rsidRPr="00462C39">
        <w:rPr>
          <w:lang w:val="en-US"/>
        </w:rPr>
        <w:t xml:space="preserve"> </w:t>
      </w:r>
      <w:r w:rsidR="0069586A" w:rsidRPr="00462C39">
        <w:rPr>
          <w:lang w:val="en-US"/>
        </w:rPr>
        <w:t>in Figure 2</w:t>
      </w:r>
      <w:r w:rsidR="00557765" w:rsidRPr="00462C39">
        <w:rPr>
          <w:lang w:val="en-US"/>
        </w:rPr>
        <w:t>.</w:t>
      </w:r>
    </w:p>
    <w:p w14:paraId="576F6420" w14:textId="64D7134A" w:rsidR="00980C73" w:rsidRPr="00462C39" w:rsidRDefault="00980C7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With </w:t>
      </w:r>
      <w:del w:id="972" w:author="Tejpal Singh [2]" w:date="2023-01-13T21:47:00Z">
        <w:r w:rsidRPr="00462C39" w:rsidDel="00820E9E">
          <w:rPr>
            <w:lang w:val="en-US"/>
          </w:rPr>
          <w:delText xml:space="preserve">the </w:delText>
        </w:r>
      </w:del>
      <w:r w:rsidRPr="00462C39">
        <w:rPr>
          <w:lang w:val="en-US"/>
        </w:rPr>
        <w:t xml:space="preserve">implementation of this reference unified platform framework, it </w:t>
      </w:r>
      <w:del w:id="973" w:author="Tejpal Singh [2]" w:date="2023-02-05T20:05:00Z">
        <w:r w:rsidRPr="00462C39" w:rsidDel="007C6424">
          <w:rPr>
            <w:lang w:val="en-US"/>
          </w:rPr>
          <w:delText xml:space="preserve">is </w:delText>
        </w:r>
      </w:del>
      <w:r w:rsidRPr="00462C39">
        <w:rPr>
          <w:lang w:val="en-US"/>
        </w:rPr>
        <w:t xml:space="preserve">will be possible for key </w:t>
      </w:r>
      <w:del w:id="974" w:author="Tejpal Singh [2]" w:date="2023-01-13T21:47:00Z">
        <w:r w:rsidRPr="00462C39" w:rsidDel="00820E9E">
          <w:rPr>
            <w:lang w:val="en-US"/>
          </w:rPr>
          <w:delText>playe</w:delText>
        </w:r>
        <w:r w:rsidR="004576F8" w:rsidRPr="00462C39" w:rsidDel="00820E9E">
          <w:rPr>
            <w:lang w:val="en-US"/>
          </w:rPr>
          <w:delText xml:space="preserve">rs </w:delText>
        </w:r>
      </w:del>
      <w:ins w:id="975" w:author="Tejpal Singh [2]" w:date="2023-01-13T21:47:00Z">
        <w:r w:rsidR="00820E9E" w:rsidRPr="00462C39">
          <w:rPr>
            <w:lang w:val="en-US"/>
          </w:rPr>
          <w:t xml:space="preserve"> stakeholders</w:t>
        </w:r>
      </w:ins>
      <w:r w:rsidR="00235350" w:rsidRPr="00462C39">
        <w:rPr>
          <w:lang w:val="en-US"/>
        </w:rPr>
        <w:t xml:space="preserve"> </w:t>
      </w:r>
      <w:r w:rsidR="004576F8" w:rsidRPr="00462C39">
        <w:rPr>
          <w:lang w:val="en-US"/>
        </w:rPr>
        <w:t>i.e. LEAs, Customs, Excise, R</w:t>
      </w:r>
      <w:r w:rsidRPr="00462C39">
        <w:rPr>
          <w:lang w:val="en-US"/>
        </w:rPr>
        <w:t>egulators to effectively implement comprehensive countermeasures</w:t>
      </w:r>
      <w:ins w:id="976" w:author="Tejpal Singh [2]" w:date="2023-01-13T21:47:00Z">
        <w:r w:rsidR="00820E9E" w:rsidRPr="00462C39">
          <w:rPr>
            <w:lang w:val="en-US"/>
          </w:rPr>
          <w:t xml:space="preserve"> to</w:t>
        </w:r>
      </w:ins>
      <w:ins w:id="977" w:author="Tejpal Singh [2]" w:date="2023-01-13T21:48:00Z">
        <w:r w:rsidR="00820E9E" w:rsidRPr="00462C39">
          <w:rPr>
            <w:lang w:val="en-US"/>
          </w:rPr>
          <w:t xml:space="preserve"> combat counterfeit and tampered telecommunication/ICT devices</w:t>
        </w:r>
      </w:ins>
      <w:r w:rsidRPr="00462C39">
        <w:rPr>
          <w:lang w:val="en-US"/>
        </w:rPr>
        <w:t xml:space="preserve">.  Customs </w:t>
      </w:r>
      <w:r w:rsidR="004576F8" w:rsidRPr="00462C39">
        <w:rPr>
          <w:lang w:val="en-US"/>
        </w:rPr>
        <w:t>and E</w:t>
      </w:r>
      <w:r w:rsidRPr="00462C39">
        <w:rPr>
          <w:lang w:val="en-US"/>
        </w:rPr>
        <w:t xml:space="preserve">xcise or </w:t>
      </w:r>
      <w:r w:rsidR="004576F8" w:rsidRPr="00462C39">
        <w:rPr>
          <w:lang w:val="en-US"/>
        </w:rPr>
        <w:t xml:space="preserve">other </w:t>
      </w:r>
      <w:r w:rsidRPr="00462C39">
        <w:rPr>
          <w:lang w:val="en-US"/>
        </w:rPr>
        <w:t xml:space="preserve">enforcement entities will be able to check against device </w:t>
      </w:r>
      <w:r w:rsidR="002D240E" w:rsidRPr="00462C39">
        <w:rPr>
          <w:lang w:val="en-US"/>
        </w:rPr>
        <w:t>permitted</w:t>
      </w:r>
      <w:r w:rsidRPr="00462C39">
        <w:rPr>
          <w:lang w:val="en-US"/>
        </w:rPr>
        <w:t xml:space="preserve"> list to verify </w:t>
      </w:r>
      <w:del w:id="978" w:author="Tejpal Singh [2]" w:date="2023-02-05T20:05:00Z">
        <w:r w:rsidRPr="00462C39" w:rsidDel="007C6424">
          <w:rPr>
            <w:lang w:val="en-US"/>
          </w:rPr>
          <w:delText xml:space="preserve">that </w:delText>
        </w:r>
      </w:del>
      <w:ins w:id="979" w:author="Tejpal Singh [2]" w:date="2023-02-05T20:05:00Z">
        <w:r w:rsidR="007C6424" w:rsidRPr="00462C39">
          <w:rPr>
            <w:lang w:val="en-US"/>
          </w:rPr>
          <w:t>whether</w:t>
        </w:r>
      </w:ins>
      <w:r w:rsidR="00235350" w:rsidRPr="00462C39">
        <w:rPr>
          <w:lang w:val="en-US"/>
        </w:rPr>
        <w:t xml:space="preserve"> </w:t>
      </w:r>
      <w:r w:rsidRPr="00462C39">
        <w:rPr>
          <w:lang w:val="en-US"/>
        </w:rPr>
        <w:t xml:space="preserve">the identifiers of the devices, being produced locally or imported, have been legitimately allocated and their make and model matches with the details recorded in GSMA IMEI-DB and OEM’s repository. The data sourced from GSMA IMEI-DB and OEMs repository </w:t>
      </w:r>
      <w:ins w:id="980" w:author="Tejpal Singh [2]" w:date="2023-01-13T21:51:00Z">
        <w:r w:rsidR="00820E9E" w:rsidRPr="00462C39">
          <w:rPr>
            <w:lang w:val="en-US"/>
          </w:rPr>
          <w:t xml:space="preserve">of actually manufactured devices </w:t>
        </w:r>
      </w:ins>
      <w:r w:rsidRPr="00462C39">
        <w:rPr>
          <w:lang w:val="en-US"/>
        </w:rPr>
        <w:t>will provide a reliable reference against which any mobile ICT device can be verified using secure interfaces</w:t>
      </w:r>
      <w:r w:rsidR="00A256E9" w:rsidRPr="00462C39">
        <w:rPr>
          <w:lang w:val="en-US"/>
        </w:rPr>
        <w:t xml:space="preserve"> provided by RUPF</w:t>
      </w:r>
      <w:r w:rsidRPr="00462C39">
        <w:rPr>
          <w:lang w:val="en-US"/>
        </w:rPr>
        <w:t xml:space="preserve">. </w:t>
      </w:r>
    </w:p>
    <w:p w14:paraId="576F6421" w14:textId="74D3F5E8" w:rsidR="00980C73" w:rsidRPr="00462C39" w:rsidRDefault="00980C7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462C39">
        <w:rPr>
          <w:lang w:val="en-US"/>
        </w:rPr>
        <w:t xml:space="preserve">RUPF can </w:t>
      </w:r>
      <w:ins w:id="981" w:author="Tejpal Singh [2]" w:date="2023-02-05T20:06:00Z">
        <w:r w:rsidR="007C6424" w:rsidRPr="00462C39">
          <w:rPr>
            <w:lang w:val="en-US"/>
          </w:rPr>
          <w:t xml:space="preserve">also </w:t>
        </w:r>
      </w:ins>
      <w:r w:rsidRPr="00462C39">
        <w:rPr>
          <w:lang w:val="en-US"/>
        </w:rPr>
        <w:t xml:space="preserve">be used </w:t>
      </w:r>
      <w:del w:id="982" w:author="Tejpal Singh [2]" w:date="2023-02-05T20:06:00Z">
        <w:r w:rsidRPr="00462C39" w:rsidDel="007C6424">
          <w:rPr>
            <w:lang w:val="en-US"/>
          </w:rPr>
          <w:delText xml:space="preserve">very </w:delText>
        </w:r>
      </w:del>
      <w:r w:rsidRPr="00462C39">
        <w:rPr>
          <w:lang w:val="en-US"/>
        </w:rPr>
        <w:t xml:space="preserve">effectively to track the </w:t>
      </w:r>
      <w:r w:rsidR="007C012A" w:rsidRPr="00462C39">
        <w:rPr>
          <w:lang w:val="en-US"/>
        </w:rPr>
        <w:t xml:space="preserve">lost or </w:t>
      </w:r>
      <w:r w:rsidRPr="00462C39">
        <w:rPr>
          <w:lang w:val="en-US"/>
        </w:rPr>
        <w:t>stolen devices and restrict their use in mobile network</w:t>
      </w:r>
      <w:ins w:id="983" w:author="Tejpal Singh [2]" w:date="2023-05-12T10:36:00Z">
        <w:r w:rsidR="00134B6B" w:rsidRPr="00462C39">
          <w:rPr>
            <w:lang w:val="en-US"/>
          </w:rPr>
          <w:t>s</w:t>
        </w:r>
      </w:ins>
      <w:r w:rsidRPr="00462C39">
        <w:rPr>
          <w:lang w:val="en-US"/>
        </w:rPr>
        <w:t xml:space="preserve"> by integrating </w:t>
      </w:r>
      <w:del w:id="984" w:author="Tejpal Singh [2]" w:date="2023-01-13T21:53:00Z">
        <w:r w:rsidRPr="00462C39" w:rsidDel="00820E9E">
          <w:rPr>
            <w:lang w:val="en-US"/>
          </w:rPr>
          <w:delText xml:space="preserve">the </w:delText>
        </w:r>
      </w:del>
      <w:r w:rsidRPr="00462C39">
        <w:rPr>
          <w:lang w:val="en-US"/>
        </w:rPr>
        <w:t>national stolen</w:t>
      </w:r>
      <w:r w:rsidR="00A256E9" w:rsidRPr="00462C39">
        <w:rPr>
          <w:lang w:val="en-US"/>
        </w:rPr>
        <w:t>/lost</w:t>
      </w:r>
      <w:r w:rsidRPr="00462C39">
        <w:rPr>
          <w:lang w:val="en-US"/>
        </w:rPr>
        <w:t xml:space="preserve"> device database with the platform. This database can be integrated with RUPF, if already available, or it can be implemented as one of the module of RUPF.  </w:t>
      </w:r>
    </w:p>
    <w:p w14:paraId="576F6422" w14:textId="1994B87F" w:rsidR="00980C73" w:rsidRPr="00462C39" w:rsidRDefault="00980C73" w:rsidP="00CE669F">
      <w:pPr>
        <w:tabs>
          <w:tab w:val="clear" w:pos="794"/>
          <w:tab w:val="clear" w:pos="1191"/>
          <w:tab w:val="clear" w:pos="1588"/>
          <w:tab w:val="clear" w:pos="1985"/>
        </w:tabs>
        <w:overflowPunct/>
        <w:autoSpaceDE/>
        <w:autoSpaceDN/>
        <w:adjustRightInd/>
        <w:spacing w:line="276" w:lineRule="auto"/>
        <w:textAlignment w:val="auto"/>
        <w:rPr>
          <w:ins w:id="985" w:author="Tejpal Singh [2]" w:date="2023-02-05T20:06:00Z"/>
          <w:lang w:val="en-US"/>
        </w:rPr>
      </w:pPr>
      <w:r w:rsidRPr="00462C39">
        <w:rPr>
          <w:lang w:val="en-US"/>
        </w:rPr>
        <w:t xml:space="preserve">The ubiquitous access of RUPF to consumers will enable them to check </w:t>
      </w:r>
      <w:r w:rsidR="00A256E9" w:rsidRPr="00462C39">
        <w:rPr>
          <w:lang w:val="en-US"/>
        </w:rPr>
        <w:t>whether</w:t>
      </w:r>
      <w:r w:rsidRPr="00462C39">
        <w:rPr>
          <w:lang w:val="en-US"/>
        </w:rPr>
        <w:t xml:space="preserve"> the mobile ICT device (new, second hand or refurbished</w:t>
      </w:r>
      <w:r w:rsidR="00A256E9" w:rsidRPr="00462C39">
        <w:rPr>
          <w:lang w:val="en-US"/>
        </w:rPr>
        <w:t>), which they are buying, is</w:t>
      </w:r>
      <w:r w:rsidRPr="00462C39">
        <w:rPr>
          <w:lang w:val="en-US"/>
        </w:rPr>
        <w:t xml:space="preserve"> counterfeit or stolen. In case it is stolen or counterfeit, consumers will be </w:t>
      </w:r>
      <w:del w:id="986" w:author="Tejpal Singh [2]" w:date="2023-01-13T21:56:00Z">
        <w:r w:rsidRPr="00462C39" w:rsidDel="00820E9E">
          <w:rPr>
            <w:lang w:val="en-US"/>
          </w:rPr>
          <w:delText xml:space="preserve">saved </w:delText>
        </w:r>
      </w:del>
      <w:ins w:id="987" w:author="Tejpal Singh [2]" w:date="2023-01-13T21:56:00Z">
        <w:r w:rsidR="00820E9E" w:rsidRPr="00462C39">
          <w:rPr>
            <w:lang w:val="en-US"/>
          </w:rPr>
          <w:t xml:space="preserve"> protected</w:t>
        </w:r>
      </w:ins>
      <w:r w:rsidR="00235350" w:rsidRPr="00462C39">
        <w:rPr>
          <w:lang w:val="en-US"/>
        </w:rPr>
        <w:t xml:space="preserve"> </w:t>
      </w:r>
      <w:r w:rsidRPr="00462C39">
        <w:rPr>
          <w:lang w:val="en-US"/>
        </w:rPr>
        <w:t xml:space="preserve">from </w:t>
      </w:r>
      <w:del w:id="988" w:author="Tejpal Singh [2]" w:date="2023-05-03T12:54:00Z">
        <w:r w:rsidRPr="00462C39" w:rsidDel="00FF5D76">
          <w:rPr>
            <w:lang w:val="en-US"/>
          </w:rPr>
          <w:delText xml:space="preserve">cheating </w:delText>
        </w:r>
      </w:del>
      <w:ins w:id="989" w:author="Tejpal Singh [2]" w:date="2023-05-03T12:54:00Z">
        <w:r w:rsidR="00FF5D76" w:rsidRPr="00462C39">
          <w:rPr>
            <w:lang w:val="en-US"/>
          </w:rPr>
          <w:t xml:space="preserve"> b</w:t>
        </w:r>
        <w:r w:rsidR="00F72E33" w:rsidRPr="00462C39">
          <w:rPr>
            <w:lang w:val="en-US"/>
          </w:rPr>
          <w:t xml:space="preserve">uying counterfeit </w:t>
        </w:r>
        <w:r w:rsidR="007F4290" w:rsidRPr="00462C39">
          <w:rPr>
            <w:lang w:val="en-US"/>
          </w:rPr>
          <w:t xml:space="preserve">, tampered </w:t>
        </w:r>
        <w:r w:rsidR="00F72E33" w:rsidRPr="00462C39">
          <w:rPr>
            <w:lang w:val="en-US"/>
          </w:rPr>
          <w:t>or stolen devices</w:t>
        </w:r>
        <w:r w:rsidR="00FF5D76" w:rsidRPr="00462C39">
          <w:rPr>
            <w:lang w:val="en-US"/>
          </w:rPr>
          <w:t xml:space="preserve"> </w:t>
        </w:r>
      </w:ins>
      <w:r w:rsidRPr="00462C39">
        <w:rPr>
          <w:lang w:val="en-US"/>
        </w:rPr>
        <w:t xml:space="preserve">and will also be able to intimate LEAs </w:t>
      </w:r>
      <w:del w:id="990" w:author="Tejpal Singh [2]" w:date="2023-05-03T12:55:00Z">
        <w:r w:rsidRPr="00462C39" w:rsidDel="007F4290">
          <w:rPr>
            <w:lang w:val="en-US"/>
          </w:rPr>
          <w:delText>who can</w:delText>
        </w:r>
      </w:del>
      <w:ins w:id="991" w:author="Tejpal Singh [2]" w:date="2023-05-03T12:55:00Z">
        <w:r w:rsidR="007F4290" w:rsidRPr="00462C39">
          <w:rPr>
            <w:lang w:val="en-US"/>
          </w:rPr>
          <w:t>that may</w:t>
        </w:r>
      </w:ins>
      <w:r w:rsidRPr="00462C39">
        <w:rPr>
          <w:lang w:val="en-US"/>
        </w:rPr>
        <w:t xml:space="preserve"> take action to track and recover such devices. This will work as </w:t>
      </w:r>
      <w:del w:id="992" w:author="Tejpal Singh [2]" w:date="2023-05-12T10:38:00Z">
        <w:r w:rsidRPr="00462C39" w:rsidDel="00134B6B">
          <w:rPr>
            <w:lang w:val="en-US"/>
          </w:rPr>
          <w:delText>strong</w:delText>
        </w:r>
      </w:del>
      <w:ins w:id="993" w:author="Tejpal Singh [2]" w:date="2023-05-12T10:38:00Z">
        <w:r w:rsidR="00134B6B" w:rsidRPr="00462C39">
          <w:rPr>
            <w:lang w:val="en-US"/>
          </w:rPr>
          <w:t>a strong</w:t>
        </w:r>
      </w:ins>
      <w:r w:rsidRPr="00462C39">
        <w:rPr>
          <w:lang w:val="en-US"/>
        </w:rPr>
        <w:t xml:space="preserve"> deterrent for thieves and counterfeiters.</w:t>
      </w:r>
    </w:p>
    <w:p w14:paraId="576F6423" w14:textId="750BF023" w:rsidR="007C6424" w:rsidRPr="00462C39" w:rsidRDefault="007C6424" w:rsidP="00CE669F">
      <w:pPr>
        <w:tabs>
          <w:tab w:val="clear" w:pos="794"/>
          <w:tab w:val="clear" w:pos="1191"/>
          <w:tab w:val="clear" w:pos="1588"/>
          <w:tab w:val="clear" w:pos="1985"/>
        </w:tabs>
        <w:overflowPunct/>
        <w:autoSpaceDE/>
        <w:autoSpaceDN/>
        <w:adjustRightInd/>
        <w:spacing w:line="276" w:lineRule="auto"/>
        <w:textAlignment w:val="auto"/>
        <w:rPr>
          <w:lang w:val="en-US"/>
        </w:rPr>
      </w:pPr>
      <w:ins w:id="994" w:author="Tejpal Singh [2]" w:date="2023-02-05T20:06:00Z">
        <w:r w:rsidRPr="00462C39">
          <w:rPr>
            <w:lang w:val="en-US"/>
          </w:rPr>
          <w:t xml:space="preserve">RUPF concept is based on </w:t>
        </w:r>
      </w:ins>
      <w:ins w:id="995" w:author="Tejpal Singh [2]" w:date="2023-04-21T12:02:00Z">
        <w:r w:rsidR="00CB2987" w:rsidRPr="00462C39">
          <w:rPr>
            <w:lang w:val="en-US"/>
          </w:rPr>
          <w:t>a consumer</w:t>
        </w:r>
      </w:ins>
      <w:ins w:id="996" w:author="Tejpal Singh [2]" w:date="2023-02-05T20:06:00Z">
        <w:r w:rsidRPr="00462C39">
          <w:rPr>
            <w:lang w:val="en-US"/>
          </w:rPr>
          <w:t xml:space="preserve"> centric approach. </w:t>
        </w:r>
      </w:ins>
      <w:ins w:id="997" w:author="Tejpal Singh [2]" w:date="2023-02-05T20:08:00Z">
        <w:r w:rsidRPr="00462C39">
          <w:rPr>
            <w:lang w:val="en-US"/>
          </w:rPr>
          <w:t>T</w:t>
        </w:r>
      </w:ins>
      <w:ins w:id="998" w:author="Tejpal Singh [2]" w:date="2023-02-05T20:06:00Z">
        <w:r w:rsidRPr="00462C39">
          <w:rPr>
            <w:lang w:val="en-US"/>
          </w:rPr>
          <w:t xml:space="preserve">he counterfeit mobile ICT device </w:t>
        </w:r>
      </w:ins>
      <w:ins w:id="999" w:author="Tejpal Singh [2]" w:date="2023-02-05T20:08:00Z">
        <w:r w:rsidRPr="00462C39">
          <w:rPr>
            <w:lang w:val="en-US"/>
          </w:rPr>
          <w:t xml:space="preserve">ecosystem has sustained over a period and further proliferating mainly due to the cost advantage such devices command over the genuine devices. Generally, the </w:t>
        </w:r>
      </w:ins>
      <w:ins w:id="1000" w:author="Tejpal Singh [2]" w:date="2023-02-05T20:10:00Z">
        <w:r w:rsidRPr="00462C39">
          <w:rPr>
            <w:lang w:val="en-US"/>
          </w:rPr>
          <w:t xml:space="preserve">counterfeiter </w:t>
        </w:r>
      </w:ins>
      <w:ins w:id="1001" w:author="Tejpal Singh [2]" w:date="2023-04-21T12:02:00Z">
        <w:r w:rsidR="00CB2987" w:rsidRPr="00462C39">
          <w:rPr>
            <w:lang w:val="en-US"/>
          </w:rPr>
          <w:t>targets</w:t>
        </w:r>
      </w:ins>
      <w:ins w:id="1002" w:author="Tejpal Singh [2]" w:date="2023-02-05T20:10:00Z">
        <w:r w:rsidRPr="00462C39">
          <w:rPr>
            <w:lang w:val="en-US"/>
          </w:rPr>
          <w:t xml:space="preserve"> low and middle income group consumers </w:t>
        </w:r>
      </w:ins>
      <w:ins w:id="1003" w:author="Tejpal Singh [2]" w:date="2023-02-05T20:11:00Z">
        <w:r w:rsidRPr="00462C39">
          <w:rPr>
            <w:lang w:val="en-US"/>
          </w:rPr>
          <w:t xml:space="preserve">for selling their counterfeit or tampered devices. Due to lack of awareness about the </w:t>
        </w:r>
      </w:ins>
      <w:ins w:id="1004" w:author="Tejpal Singh [2]" w:date="2023-02-05T20:12:00Z">
        <w:r w:rsidRPr="00462C39">
          <w:rPr>
            <w:lang w:val="en-US"/>
          </w:rPr>
          <w:t>associated</w:t>
        </w:r>
      </w:ins>
      <w:r w:rsidR="004B7887" w:rsidRPr="00462C39">
        <w:rPr>
          <w:rFonts w:cstheme="minorBidi" w:hint="cs"/>
          <w:cs/>
          <w:lang w:val="en-US" w:bidi="hi-IN"/>
        </w:rPr>
        <w:t xml:space="preserve"> </w:t>
      </w:r>
      <w:ins w:id="1005" w:author="Tejpal Singh [2]" w:date="2023-02-05T20:12:00Z">
        <w:r w:rsidRPr="00462C39">
          <w:rPr>
            <w:lang w:val="en-US"/>
          </w:rPr>
          <w:t xml:space="preserve">risks in using counterfeit devices and price advantage, consumers are attracted to buy such mobile ICT devices. </w:t>
        </w:r>
      </w:ins>
    </w:p>
    <w:p w14:paraId="576F6424" w14:textId="2C07E256" w:rsidR="002B1BEA" w:rsidRPr="00462C39" w:rsidDel="00D2098C" w:rsidRDefault="007C6424" w:rsidP="002B1BEA">
      <w:pPr>
        <w:rPr>
          <w:del w:id="1006" w:author="Tejpal Singh [2]" w:date="2023-01-13T21:59:00Z"/>
          <w:lang w:val="en-US"/>
        </w:rPr>
      </w:pPr>
      <w:ins w:id="1007" w:author="Tejpal Singh [2]" w:date="2023-02-05T20:13:00Z">
        <w:r w:rsidRPr="00462C39">
          <w:rPr>
            <w:lang w:val="en-US"/>
          </w:rPr>
          <w:t xml:space="preserve">To empower </w:t>
        </w:r>
      </w:ins>
      <w:ins w:id="1008" w:author="Tejpal Singh [2]" w:date="2023-05-12T10:36:00Z">
        <w:r w:rsidR="00134B6B" w:rsidRPr="00462C39">
          <w:rPr>
            <w:lang w:val="en-US"/>
          </w:rPr>
          <w:t xml:space="preserve">the </w:t>
        </w:r>
      </w:ins>
      <w:ins w:id="1009" w:author="Tejpal Singh [2]" w:date="2023-02-05T20:13:00Z">
        <w:r w:rsidRPr="00462C39">
          <w:rPr>
            <w:lang w:val="en-US"/>
          </w:rPr>
          <w:t>consumer</w:t>
        </w:r>
      </w:ins>
      <w:ins w:id="1010" w:author="Tejpal Singh [2]" w:date="2023-02-05T20:15:00Z">
        <w:r w:rsidR="00E37A1F" w:rsidRPr="00462C39">
          <w:rPr>
            <w:lang w:val="en-US"/>
          </w:rPr>
          <w:t xml:space="preserve"> and ensure adoption</w:t>
        </w:r>
      </w:ins>
      <w:ins w:id="1011" w:author="Tejpal Singh [2]" w:date="2023-05-12T10:37:00Z">
        <w:r w:rsidR="00134B6B" w:rsidRPr="00462C39">
          <w:rPr>
            <w:lang w:val="en-US"/>
          </w:rPr>
          <w:t>,</w:t>
        </w:r>
      </w:ins>
      <w:ins w:id="1012" w:author="Tejpal Singh [2]" w:date="2023-02-05T20:13:00Z">
        <w:r w:rsidRPr="00462C39">
          <w:rPr>
            <w:lang w:val="en-US"/>
          </w:rPr>
          <w:t xml:space="preserve"> the </w:t>
        </w:r>
      </w:ins>
      <w:ins w:id="1013" w:author="Tejpal Singh [2]" w:date="2023-02-05T20:14:00Z">
        <w:r w:rsidRPr="00462C39">
          <w:rPr>
            <w:lang w:val="en-US"/>
          </w:rPr>
          <w:t xml:space="preserve">simplicity and ease of use of </w:t>
        </w:r>
      </w:ins>
      <w:ins w:id="1014" w:author="Tejpal Singh [2]" w:date="2023-05-12T10:38:00Z">
        <w:r w:rsidR="00134B6B" w:rsidRPr="00462C39">
          <w:rPr>
            <w:lang w:val="en-US"/>
          </w:rPr>
          <w:t>platform, preferably</w:t>
        </w:r>
      </w:ins>
      <w:ins w:id="1015" w:author="Tejpal Singh [2]" w:date="2023-02-05T20:14:00Z">
        <w:r w:rsidRPr="00462C39">
          <w:rPr>
            <w:lang w:val="en-US"/>
          </w:rPr>
          <w:t xml:space="preserve"> in local language</w:t>
        </w:r>
      </w:ins>
      <w:ins w:id="1016" w:author="Tejpal Singh [2]" w:date="2023-02-05T20:15:00Z">
        <w:r w:rsidR="00E37A1F" w:rsidRPr="00462C39">
          <w:rPr>
            <w:lang w:val="en-US"/>
          </w:rPr>
          <w:t>, is important</w:t>
        </w:r>
      </w:ins>
      <w:ins w:id="1017" w:author="Tejpal Singh [2]" w:date="2023-05-12T10:38:00Z">
        <w:r w:rsidR="00134B6B" w:rsidRPr="00462C39">
          <w:rPr>
            <w:lang w:val="en-US"/>
          </w:rPr>
          <w:t xml:space="preserve"> consideration</w:t>
        </w:r>
      </w:ins>
      <w:ins w:id="1018" w:author="Tejpal Singh [2]" w:date="2023-02-05T20:15:00Z">
        <w:r w:rsidR="00E37A1F" w:rsidRPr="00462C39">
          <w:rPr>
            <w:lang w:val="en-US"/>
          </w:rPr>
          <w:t>.</w:t>
        </w:r>
      </w:ins>
      <w:r w:rsidR="004B7887" w:rsidRPr="00462C39">
        <w:rPr>
          <w:rFonts w:cstheme="minorBidi" w:hint="cs"/>
          <w:cs/>
          <w:lang w:val="en-US" w:bidi="hi-IN"/>
        </w:rPr>
        <w:t xml:space="preserve"> </w:t>
      </w:r>
      <w:ins w:id="1019" w:author="Tejpal Singh [2]" w:date="2023-02-05T20:16:00Z">
        <w:r w:rsidR="00E37A1F" w:rsidRPr="00462C39">
          <w:rPr>
            <w:lang w:val="en-US"/>
          </w:rPr>
          <w:t xml:space="preserve">Therefore, the platform should provide secure and simple interfaces for interaction with the </w:t>
        </w:r>
      </w:ins>
      <w:ins w:id="1020" w:author="Tejpal Singh [2]" w:date="2023-02-05T20:17:00Z">
        <w:r w:rsidR="00E37A1F" w:rsidRPr="00462C39">
          <w:rPr>
            <w:lang w:val="en-US"/>
          </w:rPr>
          <w:t xml:space="preserve">end </w:t>
        </w:r>
      </w:ins>
      <w:ins w:id="1021" w:author="Tejpal Singh [2]" w:date="2023-02-05T20:16:00Z">
        <w:r w:rsidR="00E37A1F" w:rsidRPr="00462C39">
          <w:rPr>
            <w:lang w:val="en-US"/>
          </w:rPr>
          <w:t>consumers</w:t>
        </w:r>
      </w:ins>
      <w:ins w:id="1022" w:author="Tejpal Singh [2]" w:date="2023-02-05T20:17:00Z">
        <w:r w:rsidR="00E37A1F" w:rsidRPr="00462C39">
          <w:rPr>
            <w:lang w:val="en-US"/>
          </w:rPr>
          <w:t xml:space="preserve"> of mobile ICT devices</w:t>
        </w:r>
      </w:ins>
      <w:ins w:id="1023" w:author="Tejpal Singh [2]" w:date="2023-02-05T20:16:00Z">
        <w:r w:rsidR="00E37A1F" w:rsidRPr="00462C39">
          <w:rPr>
            <w:lang w:val="en-US"/>
          </w:rPr>
          <w:t>.</w:t>
        </w:r>
      </w:ins>
    </w:p>
    <w:p w14:paraId="576F6425" w14:textId="77777777" w:rsidR="00C0728E" w:rsidRPr="00462C39" w:rsidDel="00D2098C" w:rsidRDefault="00C0728E" w:rsidP="006C42F4">
      <w:pPr>
        <w:pStyle w:val="Normalaftertitle"/>
        <w:rPr>
          <w:del w:id="1024" w:author="Tejpal Singh [2]" w:date="2023-01-13T21:59:00Z"/>
          <w:lang w:val="en-US"/>
        </w:rPr>
      </w:pPr>
    </w:p>
    <w:p w14:paraId="576F6426" w14:textId="77777777" w:rsidR="00C0728E" w:rsidRPr="00462C39" w:rsidDel="00D2098C" w:rsidRDefault="00C0728E" w:rsidP="006C42F4">
      <w:pPr>
        <w:pStyle w:val="Normalaftertitle"/>
        <w:rPr>
          <w:del w:id="1025" w:author="Tejpal Singh [2]" w:date="2023-01-13T21:59:00Z"/>
          <w:lang w:val="en-US"/>
        </w:rPr>
      </w:pPr>
    </w:p>
    <w:p w14:paraId="576F6427" w14:textId="77777777" w:rsidR="006C42F4" w:rsidRPr="00462C39" w:rsidDel="00D2098C" w:rsidRDefault="006C42F4" w:rsidP="006C42F4">
      <w:pPr>
        <w:pStyle w:val="Normalaftertitle"/>
        <w:rPr>
          <w:del w:id="1026" w:author="Tejpal Singh [2]" w:date="2023-01-13T21:59:00Z"/>
          <w:lang w:val="en-US"/>
        </w:rPr>
      </w:pPr>
    </w:p>
    <w:p w14:paraId="576F6428" w14:textId="77777777" w:rsidR="006C42F4" w:rsidRPr="00462C39" w:rsidRDefault="006C42F4" w:rsidP="006C42F4">
      <w:pPr>
        <w:rPr>
          <w:ins w:id="1027" w:author="Tejpal Singh [2]" w:date="2023-01-13T22:00:00Z"/>
          <w:lang w:val="en-US"/>
        </w:rPr>
      </w:pPr>
    </w:p>
    <w:p w14:paraId="576F642A" w14:textId="0C19BC0C" w:rsidR="00D2098C" w:rsidRPr="00462C39" w:rsidDel="00E37A1F" w:rsidRDefault="00D2098C" w:rsidP="006C42F4">
      <w:pPr>
        <w:rPr>
          <w:del w:id="1028" w:author="Tejpal Singh [2]" w:date="2023-02-05T20:17:00Z"/>
          <w:lang w:val="en-US"/>
        </w:rPr>
      </w:pPr>
    </w:p>
    <w:p w14:paraId="576F642B" w14:textId="77777777" w:rsidR="006C42F4" w:rsidRPr="00462C39" w:rsidRDefault="006C42F4" w:rsidP="006C42F4">
      <w:pPr>
        <w:rPr>
          <w:lang w:val="en-US"/>
        </w:rPr>
      </w:pPr>
    </w:p>
    <w:p w14:paraId="576F642C" w14:textId="6B513AEF" w:rsidR="00766E1F" w:rsidRPr="00462C39" w:rsidRDefault="007149C1" w:rsidP="006C42F4">
      <w:pPr>
        <w:rPr>
          <w:lang w:val="en-US"/>
        </w:rPr>
      </w:pPr>
      <w:r w:rsidRPr="00462C39">
        <w:rPr>
          <w:noProof/>
          <w:lang w:val="en-US" w:bidi="hi-IN"/>
        </w:rPr>
        <mc:AlternateContent>
          <mc:Choice Requires="wpg">
            <w:drawing>
              <wp:anchor distT="0" distB="0" distL="114300" distR="114300" simplePos="0" relativeHeight="251658242" behindDoc="0" locked="0" layoutInCell="1" allowOverlap="1" wp14:anchorId="03D45AA2" wp14:editId="78298145">
                <wp:simplePos x="0" y="0"/>
                <wp:positionH relativeFrom="column">
                  <wp:posOffset>996950</wp:posOffset>
                </wp:positionH>
                <wp:positionV relativeFrom="paragraph">
                  <wp:posOffset>34290</wp:posOffset>
                </wp:positionV>
                <wp:extent cx="4370705" cy="1408430"/>
                <wp:effectExtent l="12065" t="10795" r="17780" b="28575"/>
                <wp:wrapNone/>
                <wp:docPr id="1678758262" name="Group 1678758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0705" cy="1408430"/>
                          <a:chOff x="2426" y="1660"/>
                          <a:chExt cx="6883" cy="2184"/>
                        </a:xfrm>
                      </wpg:grpSpPr>
                      <wps:wsp>
                        <wps:cNvPr id="1239854195" name="AutoShape 5"/>
                        <wps:cNvSpPr>
                          <a:spLocks/>
                        </wps:cNvSpPr>
                        <wps:spPr bwMode="auto">
                          <a:xfrm>
                            <a:off x="4660" y="1744"/>
                            <a:ext cx="1996" cy="1098"/>
                          </a:xfrm>
                          <a:prstGeom prst="flowChartMagneticDisk">
                            <a:avLst/>
                          </a:prstGeom>
                          <a:gradFill rotWithShape="0">
                            <a:gsLst>
                              <a:gs pos="0">
                                <a:schemeClr val="lt1">
                                  <a:lumMod val="100000"/>
                                  <a:lumOff val="0"/>
                                </a:schemeClr>
                              </a:gs>
                              <a:gs pos="100000">
                                <a:schemeClr val="accent4">
                                  <a:lumMod val="40000"/>
                                  <a:lumOff val="60000"/>
                                </a:schemeClr>
                              </a:gs>
                            </a:gsLst>
                            <a:lin ang="54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576F64FD" w14:textId="77777777" w:rsidR="00F43D75" w:rsidRPr="006C42F4" w:rsidRDefault="00F43D75" w:rsidP="006C42F4">
                              <w:pPr>
                                <w:jc w:val="center"/>
                                <w:rPr>
                                  <w:sz w:val="18"/>
                                  <w:szCs w:val="14"/>
                                  <w:lang w:val="en-IN"/>
                                </w:rPr>
                              </w:pPr>
                              <w:r w:rsidRPr="006C42F4">
                                <w:rPr>
                                  <w:sz w:val="18"/>
                                  <w:szCs w:val="14"/>
                                  <w:lang w:val="en-IN"/>
                                </w:rPr>
                                <w:t>GSMA-IMEI DB</w:t>
                              </w:r>
                            </w:p>
                          </w:txbxContent>
                        </wps:txbx>
                        <wps:bodyPr rot="0" vert="horz" wrap="square" lIns="91440" tIns="45720" rIns="91440" bIns="45720" anchor="t" anchorCtr="0" upright="1">
                          <a:noAutofit/>
                        </wps:bodyPr>
                      </wps:wsp>
                      <wps:wsp>
                        <wps:cNvPr id="882282608" name="AutoShape 6"/>
                        <wps:cNvSpPr>
                          <a:spLocks/>
                        </wps:cNvSpPr>
                        <wps:spPr bwMode="auto">
                          <a:xfrm>
                            <a:off x="7064" y="1744"/>
                            <a:ext cx="2245" cy="1007"/>
                          </a:xfrm>
                          <a:prstGeom prst="flowChartMagneticDisk">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576F64FE" w14:textId="77777777" w:rsidR="00F43D75" w:rsidRPr="006C42F4" w:rsidRDefault="00F43D75" w:rsidP="006C42F4">
                              <w:pPr>
                                <w:jc w:val="center"/>
                                <w:rPr>
                                  <w:sz w:val="18"/>
                                  <w:szCs w:val="14"/>
                                  <w:lang w:val="en-IN"/>
                                </w:rPr>
                              </w:pPr>
                              <w:r>
                                <w:rPr>
                                  <w:sz w:val="18"/>
                                  <w:szCs w:val="14"/>
                                  <w:lang w:val="en-IN"/>
                                </w:rPr>
                                <w:t>OEM Repository-1,2..n</w:t>
                              </w:r>
                            </w:p>
                          </w:txbxContent>
                        </wps:txbx>
                        <wps:bodyPr rot="0" vert="horz" wrap="square" lIns="91440" tIns="45720" rIns="91440" bIns="45720" anchor="t" anchorCtr="0" upright="1">
                          <a:noAutofit/>
                        </wps:bodyPr>
                      </wps:wsp>
                      <wps:wsp>
                        <wps:cNvPr id="810619497" name="AutoShape 7"/>
                        <wps:cNvSpPr>
                          <a:spLocks/>
                        </wps:cNvSpPr>
                        <wps:spPr bwMode="auto">
                          <a:xfrm>
                            <a:off x="2426" y="1660"/>
                            <a:ext cx="1882" cy="1182"/>
                          </a:xfrm>
                          <a:prstGeom prst="flowChartMagneticDisk">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576F64FF" w14:textId="77777777" w:rsidR="00F43D75" w:rsidRPr="00766E1F" w:rsidRDefault="00F43D75" w:rsidP="006C42F4">
                              <w:pPr>
                                <w:jc w:val="center"/>
                                <w:rPr>
                                  <w:b/>
                                  <w:bCs/>
                                  <w:sz w:val="18"/>
                                  <w:szCs w:val="14"/>
                                  <w:lang w:val="en-IN"/>
                                </w:rPr>
                              </w:pPr>
                              <w:r w:rsidRPr="00766E1F">
                                <w:rPr>
                                  <w:b/>
                                  <w:bCs/>
                                  <w:sz w:val="16"/>
                                  <w:szCs w:val="12"/>
                                  <w:lang w:val="en-IN"/>
                                </w:rPr>
                                <w:t>National Stolen Mobile DB</w:t>
                              </w:r>
                            </w:p>
                          </w:txbxContent>
                        </wps:txbx>
                        <wps:bodyPr rot="0" vert="horz" wrap="square" lIns="91440" tIns="45720" rIns="91440" bIns="45720" anchor="t" anchorCtr="0" upright="1">
                          <a:noAutofit/>
                        </wps:bodyPr>
                      </wps:wsp>
                      <wps:wsp>
                        <wps:cNvPr id="881603059" name="AutoShape 8"/>
                        <wps:cNvSpPr>
                          <a:spLocks/>
                        </wps:cNvSpPr>
                        <wps:spPr bwMode="auto">
                          <a:xfrm>
                            <a:off x="5669" y="2842"/>
                            <a:ext cx="143" cy="1002"/>
                          </a:xfrm>
                          <a:prstGeom prst="upDownArrow">
                            <a:avLst>
                              <a:gd name="adj1" fmla="val 50000"/>
                              <a:gd name="adj2" fmla="val 140140"/>
                            </a:avLst>
                          </a:prstGeom>
                          <a:solidFill>
                            <a:schemeClr val="accent1">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909385394" name="AutoShape 9"/>
                        <wps:cNvSpPr>
                          <a:spLocks/>
                        </wps:cNvSpPr>
                        <wps:spPr bwMode="auto">
                          <a:xfrm>
                            <a:off x="8125" y="2751"/>
                            <a:ext cx="143" cy="1093"/>
                          </a:xfrm>
                          <a:prstGeom prst="upDownArrow">
                            <a:avLst>
                              <a:gd name="adj1" fmla="val 50000"/>
                              <a:gd name="adj2" fmla="val 152867"/>
                            </a:avLst>
                          </a:prstGeom>
                          <a:solidFill>
                            <a:schemeClr val="accent1">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458012996" name="Text Box 10"/>
                        <wps:cNvSpPr txBox="1">
                          <a:spLocks/>
                        </wps:cNvSpPr>
                        <wps:spPr bwMode="auto">
                          <a:xfrm>
                            <a:off x="2426" y="3107"/>
                            <a:ext cx="1316" cy="68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76F6500" w14:textId="77777777" w:rsidR="00F43D75" w:rsidRPr="00151CFD" w:rsidRDefault="00F43D75" w:rsidP="0067763E">
                              <w:pPr>
                                <w:spacing w:before="0"/>
                                <w:jc w:val="center"/>
                                <w:rPr>
                                  <w:rFonts w:ascii="Arial" w:hAnsi="Arial" w:cs="Arial"/>
                                  <w:b/>
                                  <w:bCs/>
                                  <w:sz w:val="14"/>
                                  <w:szCs w:val="14"/>
                                  <w:lang w:val="en-IN"/>
                                </w:rPr>
                              </w:pPr>
                              <w:r>
                                <w:rPr>
                                  <w:rFonts w:ascii="Arial" w:hAnsi="Arial" w:cs="Arial"/>
                                  <w:b/>
                                  <w:bCs/>
                                  <w:sz w:val="14"/>
                                  <w:szCs w:val="14"/>
                                  <w:lang w:val="en-IN"/>
                                </w:rPr>
                                <w:t>Lost/Stole</w:t>
                              </w:r>
                              <w:r w:rsidRPr="00151CFD">
                                <w:rPr>
                                  <w:rFonts w:ascii="Arial" w:hAnsi="Arial" w:cs="Arial"/>
                                  <w:b/>
                                  <w:bCs/>
                                  <w:sz w:val="14"/>
                                  <w:szCs w:val="14"/>
                                  <w:lang w:val="en-IN"/>
                                </w:rPr>
                                <w:t>n device detection Alert</w:t>
                              </w:r>
                            </w:p>
                          </w:txbxContent>
                        </wps:txbx>
                        <wps:bodyPr rot="0" vert="horz" wrap="square" lIns="91440" tIns="45720" rIns="91440" bIns="45720" anchor="t" anchorCtr="0" upright="1">
                          <a:noAutofit/>
                        </wps:bodyPr>
                      </wps:wsp>
                      <wps:wsp>
                        <wps:cNvPr id="932943630" name="AutoShape 11"/>
                        <wps:cNvSpPr>
                          <a:spLocks/>
                        </wps:cNvSpPr>
                        <wps:spPr bwMode="auto">
                          <a:xfrm>
                            <a:off x="2971" y="2842"/>
                            <a:ext cx="143" cy="265"/>
                          </a:xfrm>
                          <a:prstGeom prst="upArrow">
                            <a:avLst>
                              <a:gd name="adj1" fmla="val 50000"/>
                              <a:gd name="adj2" fmla="val 4632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2035280054" name="AutoShape 12"/>
                        <wps:cNvSpPr>
                          <a:spLocks/>
                        </wps:cNvSpPr>
                        <wps:spPr bwMode="auto">
                          <a:xfrm>
                            <a:off x="3832" y="2842"/>
                            <a:ext cx="143" cy="1002"/>
                          </a:xfrm>
                          <a:prstGeom prst="downArrow">
                            <a:avLst>
                              <a:gd name="adj1" fmla="val 50000"/>
                              <a:gd name="adj2" fmla="val 17517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469953781" name="Text Box 13"/>
                        <wps:cNvSpPr txBox="1">
                          <a:spLocks/>
                        </wps:cNvSpPr>
                        <wps:spPr bwMode="auto">
                          <a:xfrm>
                            <a:off x="5812" y="3107"/>
                            <a:ext cx="2313" cy="452"/>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76F6501" w14:textId="77777777" w:rsidR="00F43D75" w:rsidRPr="00151CFD" w:rsidRDefault="00F43D75" w:rsidP="0067763E">
                              <w:pPr>
                                <w:spacing w:before="0"/>
                                <w:jc w:val="center"/>
                                <w:rPr>
                                  <w:rFonts w:ascii="Arial" w:hAnsi="Arial" w:cs="Arial"/>
                                  <w:b/>
                                  <w:bCs/>
                                  <w:sz w:val="14"/>
                                  <w:szCs w:val="14"/>
                                  <w:lang w:val="en-IN"/>
                                </w:rPr>
                              </w:pPr>
                              <w:r>
                                <w:rPr>
                                  <w:rFonts w:ascii="Arial" w:hAnsi="Arial" w:cs="Arial"/>
                                  <w:b/>
                                  <w:bCs/>
                                  <w:sz w:val="14"/>
                                  <w:szCs w:val="14"/>
                                  <w:lang w:val="en-IN"/>
                                </w:rPr>
                                <w:t>Periodic updates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45AA2" id="Group 1678758262" o:spid="_x0000_s1041" style="position:absolute;left:0;text-align:left;margin-left:78.5pt;margin-top:2.7pt;width:344.15pt;height:110.9pt;z-index:251658242" coordorigin="2426,1660" coordsize="6883,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 o:spid="_x0000_s1042" type="#_x0000_t132" style="position:absolute;left:4660;top:1744;width:1996;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" fillcolor="white [3201]" strokecolor="#ffd966 [1943]" strokeweight="1pt">
                  <v:fill color2="#ffe599 [1303]" focus="100%" type="gradient"/>
                  <v:shadow on="t" color="#7f5f00 [1607]" opacity=".5" offset="1pt"/>
                  <v:path arrowok="t"/>
                  <v:textbox>
                    <w:txbxContent>
                      <w:p w14:paraId="576F64FD" w14:textId="77777777" w:rsidR="00F43D75" w:rsidRPr="006C42F4" w:rsidRDefault="00F43D75" w:rsidP="006C42F4">
                        <w:pPr>
                          <w:jc w:val="center"/>
                          <w:rPr>
                            <w:sz w:val="18"/>
                            <w:szCs w:val="14"/>
                            <w:lang w:val="en-IN"/>
                          </w:rPr>
                        </w:pPr>
                        <w:r w:rsidRPr="006C42F4">
                          <w:rPr>
                            <w:sz w:val="18"/>
                            <w:szCs w:val="14"/>
                            <w:lang w:val="en-IN"/>
                          </w:rPr>
                          <w:t>GSMA-IMEI DB</w:t>
                        </w:r>
                      </w:p>
                    </w:txbxContent>
                  </v:textbox>
                </v:shape>
                <v:shape id="AutoShape 6" o:spid="_x0000_s1043" type="#_x0000_t132" style="position:absolute;left:7064;top:1744;width:2245;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" fillcolor="white [3201]" strokecolor="#a8d08d [1945]" strokeweight="1pt">
                  <v:fill color2="#c5e0b3 [1305]" focus="100%" type="gradient"/>
                  <v:shadow on="t" color="#375623 [1609]" opacity=".5" offset="1pt"/>
                  <v:path arrowok="t"/>
                  <v:textbox>
                    <w:txbxContent>
                      <w:p w14:paraId="576F64FE" w14:textId="77777777" w:rsidR="00F43D75" w:rsidRPr="006C42F4" w:rsidRDefault="00F43D75" w:rsidP="006C42F4">
                        <w:pPr>
                          <w:jc w:val="center"/>
                          <w:rPr>
                            <w:sz w:val="18"/>
                            <w:szCs w:val="14"/>
                            <w:lang w:val="en-IN"/>
                          </w:rPr>
                        </w:pPr>
                        <w:r>
                          <w:rPr>
                            <w:sz w:val="18"/>
                            <w:szCs w:val="14"/>
                            <w:lang w:val="en-IN"/>
                          </w:rPr>
                          <w:t>OEM Repository-1,2..n</w:t>
                        </w:r>
                      </w:p>
                    </w:txbxContent>
                  </v:textbox>
                </v:shape>
                <v:shape id="AutoShape 7" o:spid="_x0000_s1044" type="#_x0000_t132" style="position:absolute;left:2426;top:1660;width:1882;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" fillcolor="white [3201]" strokecolor="#666 [1936]" strokeweight="1pt">
                  <v:fill color2="#999 [1296]" focus="100%" type="gradient"/>
                  <v:shadow on="t" color="#7f7f7f [1601]" opacity=".5" offset="1pt"/>
                  <v:path arrowok="t"/>
                  <v:textbox>
                    <w:txbxContent>
                      <w:p w14:paraId="576F64FF" w14:textId="77777777" w:rsidR="00F43D75" w:rsidRPr="00766E1F" w:rsidRDefault="00F43D75" w:rsidP="006C42F4">
                        <w:pPr>
                          <w:jc w:val="center"/>
                          <w:rPr>
                            <w:b/>
                            <w:bCs/>
                            <w:sz w:val="18"/>
                            <w:szCs w:val="14"/>
                            <w:lang w:val="en-IN"/>
                          </w:rPr>
                        </w:pPr>
                        <w:r w:rsidRPr="00766E1F">
                          <w:rPr>
                            <w:b/>
                            <w:bCs/>
                            <w:sz w:val="16"/>
                            <w:szCs w:val="12"/>
                            <w:lang w:val="en-IN"/>
                          </w:rPr>
                          <w:t>National Stolen Mobile DB</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8" o:spid="_x0000_s1045" type="#_x0000_t70" style="position:absolute;left:5669;top:2842;width:143;height:1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" fillcolor="#bdd6ee [1300]">
                  <v:path arrowok="t"/>
                  <v:textbox style="layout-flow:vertical-ideographic"/>
                </v:shape>
                <v:shape id="AutoShape 9" o:spid="_x0000_s1046" type="#_x0000_t70" style="position:absolute;left:8125;top:2751;width:143;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" fillcolor="#bdd6ee [1300]">
                  <v:path arrowok="t"/>
                  <v:textbox style="layout-flow:vertical-ideographic"/>
                </v:shape>
                <v:shape id="Text Box 10" o:spid="_x0000_s1047" type="#_x0000_t202" style="position:absolute;left:2426;top:3107;width:1316;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" fillcolor="white [3201]" strokecolor="#9cc2e5 [1940]" strokeweight="1pt">
                  <v:fill color2="#bdd6ee [1300]" focus="100%" type="gradient"/>
                  <v:shadow on="t" color="#1f4d78 [1604]" opacity=".5" offset="1pt"/>
                  <v:path arrowok="t"/>
                  <v:textbox>
                    <w:txbxContent>
                      <w:p w14:paraId="576F6500" w14:textId="77777777" w:rsidR="00F43D75" w:rsidRPr="00151CFD" w:rsidRDefault="00F43D75" w:rsidP="0067763E">
                        <w:pPr>
                          <w:spacing w:before="0"/>
                          <w:jc w:val="center"/>
                          <w:rPr>
                            <w:rFonts w:ascii="Arial" w:hAnsi="Arial" w:cs="Arial"/>
                            <w:b/>
                            <w:bCs/>
                            <w:sz w:val="14"/>
                            <w:szCs w:val="14"/>
                            <w:lang w:val="en-IN"/>
                          </w:rPr>
                        </w:pPr>
                        <w:r>
                          <w:rPr>
                            <w:rFonts w:ascii="Arial" w:hAnsi="Arial" w:cs="Arial"/>
                            <w:b/>
                            <w:bCs/>
                            <w:sz w:val="14"/>
                            <w:szCs w:val="14"/>
                            <w:lang w:val="en-IN"/>
                          </w:rPr>
                          <w:t>Lost/Stole</w:t>
                        </w:r>
                        <w:r w:rsidRPr="00151CFD">
                          <w:rPr>
                            <w:rFonts w:ascii="Arial" w:hAnsi="Arial" w:cs="Arial"/>
                            <w:b/>
                            <w:bCs/>
                            <w:sz w:val="14"/>
                            <w:szCs w:val="14"/>
                            <w:lang w:val="en-IN"/>
                          </w:rPr>
                          <w:t>n device detection Alert</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1" o:spid="_x0000_s1048" type="#_x0000_t68" style="position:absolute;left:2971;top:2842;width:143;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">
                  <v:path arrowok="t"/>
                  <v:textbox style="layout-flow:vertical-ideographic"/>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 o:spid="_x0000_s1049" type="#_x0000_t67" style="position:absolute;left:3832;top:2842;width:143;height:1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">
                  <v:path arrowok="t"/>
                  <v:textbox style="layout-flow:vertical-ideographic"/>
                </v:shape>
                <v:shape id="Text Box 13" o:spid="_x0000_s1050" type="#_x0000_t202" style="position:absolute;left:5812;top:3107;width:231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" fillcolor="white [3201]" strokecolor="#9cc2e5 [1940]" strokeweight="1pt">
                  <v:fill color2="#bdd6ee [1300]" focus="100%" type="gradient"/>
                  <v:shadow on="t" color="#1f4d78 [1604]" opacity=".5" offset="1pt"/>
                  <v:path arrowok="t"/>
                  <v:textbox>
                    <w:txbxContent>
                      <w:p w14:paraId="576F6501" w14:textId="77777777" w:rsidR="00F43D75" w:rsidRPr="00151CFD" w:rsidRDefault="00F43D75" w:rsidP="0067763E">
                        <w:pPr>
                          <w:spacing w:before="0"/>
                          <w:jc w:val="center"/>
                          <w:rPr>
                            <w:rFonts w:ascii="Arial" w:hAnsi="Arial" w:cs="Arial"/>
                            <w:b/>
                            <w:bCs/>
                            <w:sz w:val="14"/>
                            <w:szCs w:val="14"/>
                            <w:lang w:val="en-IN"/>
                          </w:rPr>
                        </w:pPr>
                        <w:r>
                          <w:rPr>
                            <w:rFonts w:ascii="Arial" w:hAnsi="Arial" w:cs="Arial"/>
                            <w:b/>
                            <w:bCs/>
                            <w:sz w:val="14"/>
                            <w:szCs w:val="14"/>
                            <w:lang w:val="en-IN"/>
                          </w:rPr>
                          <w:t>Periodic updates</w:t>
                        </w:r>
                      </w:p>
                    </w:txbxContent>
                  </v:textbox>
                </v:shape>
              </v:group>
            </w:pict>
          </mc:Fallback>
        </mc:AlternateContent>
      </w:r>
    </w:p>
    <w:p w14:paraId="576F642D" w14:textId="77777777" w:rsidR="00CE669F" w:rsidRPr="00462C39" w:rsidRDefault="00CE669F" w:rsidP="006C42F4">
      <w:pPr>
        <w:rPr>
          <w:lang w:val="en-US"/>
        </w:rPr>
      </w:pPr>
    </w:p>
    <w:p w14:paraId="576F642E" w14:textId="77777777" w:rsidR="00CE669F" w:rsidRPr="00462C39" w:rsidRDefault="00CE669F" w:rsidP="006C42F4">
      <w:pPr>
        <w:rPr>
          <w:lang w:val="en-US"/>
        </w:rPr>
      </w:pPr>
    </w:p>
    <w:p w14:paraId="576F642F" w14:textId="77777777" w:rsidR="00CE669F" w:rsidRPr="00462C39" w:rsidRDefault="00CE669F" w:rsidP="006C42F4">
      <w:pPr>
        <w:rPr>
          <w:lang w:val="en-US"/>
        </w:rPr>
      </w:pPr>
    </w:p>
    <w:p w14:paraId="576F6430" w14:textId="77777777" w:rsidR="00CE669F" w:rsidRPr="00462C39" w:rsidRDefault="00CE669F" w:rsidP="006C42F4">
      <w:pPr>
        <w:rPr>
          <w:lang w:val="en-US"/>
        </w:rPr>
      </w:pPr>
    </w:p>
    <w:p w14:paraId="576F6431" w14:textId="6DE906A6" w:rsidR="00CE669F" w:rsidRPr="00462C39" w:rsidRDefault="007149C1" w:rsidP="006C42F4">
      <w:pPr>
        <w:rPr>
          <w:lang w:val="en-US"/>
        </w:rPr>
      </w:pPr>
      <w:r w:rsidRPr="00462C39">
        <w:rPr>
          <w:noProof/>
          <w:lang w:val="en-US"/>
        </w:rPr>
        <mc:AlternateContent>
          <mc:Choice Requires="wpg">
            <w:drawing>
              <wp:anchor distT="0" distB="0" distL="114300" distR="114300" simplePos="0" relativeHeight="251658249" behindDoc="0" locked="0" layoutInCell="1" allowOverlap="1" wp14:anchorId="1E8F7B07" wp14:editId="5DB117C0">
                <wp:simplePos x="0" y="0"/>
                <wp:positionH relativeFrom="column">
                  <wp:posOffset>502920</wp:posOffset>
                </wp:positionH>
                <wp:positionV relativeFrom="paragraph">
                  <wp:posOffset>106680</wp:posOffset>
                </wp:positionV>
                <wp:extent cx="5666740" cy="3427095"/>
                <wp:effectExtent l="13335" t="6985" r="15875" b="52070"/>
                <wp:wrapNone/>
                <wp:docPr id="930924660" name="Group 930924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6740" cy="3427095"/>
                          <a:chOff x="1881" y="3513"/>
                          <a:chExt cx="8924" cy="5397"/>
                        </a:xfrm>
                      </wpg:grpSpPr>
                      <wps:wsp>
                        <wps:cNvPr id="773322937" name="AutoShape 22"/>
                        <wps:cNvSpPr>
                          <a:spLocks/>
                        </wps:cNvSpPr>
                        <wps:spPr bwMode="auto">
                          <a:xfrm>
                            <a:off x="2279" y="4067"/>
                            <a:ext cx="7857" cy="1060"/>
                          </a:xfrm>
                          <a:prstGeom prst="roundRect">
                            <a:avLst>
                              <a:gd name="adj" fmla="val 16667"/>
                            </a:avLst>
                          </a:prstGeom>
                          <a:solidFill>
                            <a:schemeClr val="lt1">
                              <a:lumMod val="100000"/>
                              <a:lumOff val="0"/>
                            </a:schemeClr>
                          </a:solidFill>
                          <a:ln w="63500" cmpd="thickThin">
                            <a:solidFill>
                              <a:schemeClr val="accent2">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6F6505" w14:textId="77777777" w:rsidR="00F43D75" w:rsidRPr="00151CFD" w:rsidRDefault="00F43D75" w:rsidP="00151CFD">
                              <w:pPr>
                                <w:spacing w:before="0"/>
                                <w:rPr>
                                  <w:b/>
                                  <w:bCs/>
                                  <w:color w:val="FF0000"/>
                                  <w:lang w:val="en-IN"/>
                                </w:rPr>
                              </w:pPr>
                              <w:r w:rsidRPr="00151CFD">
                                <w:rPr>
                                  <w:b/>
                                  <w:bCs/>
                                  <w:color w:val="FF0000"/>
                                  <w:lang w:val="en-IN"/>
                                </w:rPr>
                                <w:t>National Unified Platform</w:t>
                              </w:r>
                            </w:p>
                          </w:txbxContent>
                        </wps:txbx>
                        <wps:bodyPr rot="0" vert="horz" wrap="square" lIns="91440" tIns="45720" rIns="91440" bIns="45720" anchor="t" anchorCtr="0" upright="1">
                          <a:noAutofit/>
                        </wps:bodyPr>
                      </wps:wsp>
                      <wps:wsp>
                        <wps:cNvPr id="1447542608" name="AutoShape 23"/>
                        <wps:cNvSpPr>
                          <a:spLocks/>
                        </wps:cNvSpPr>
                        <wps:spPr bwMode="auto">
                          <a:xfrm>
                            <a:off x="1881" y="6083"/>
                            <a:ext cx="1066" cy="897"/>
                          </a:xfrm>
                          <a:prstGeom prst="cube">
                            <a:avLst>
                              <a:gd name="adj" fmla="val 25000"/>
                            </a:avLst>
                          </a:prstGeom>
                          <a:solidFill>
                            <a:srgbClr val="FFFFFF"/>
                          </a:solidFill>
                          <a:ln w="9525">
                            <a:solidFill>
                              <a:srgbClr val="000000"/>
                            </a:solidFill>
                            <a:miter lim="800000"/>
                            <a:headEnd/>
                            <a:tailEnd/>
                          </a:ln>
                        </wps:spPr>
                        <wps:txbx>
                          <w:txbxContent>
                            <w:p w14:paraId="576F6506" w14:textId="77777777" w:rsidR="00F43D75" w:rsidRPr="00766E1F" w:rsidRDefault="00F43D75">
                              <w:pPr>
                                <w:rPr>
                                  <w:sz w:val="18"/>
                                  <w:szCs w:val="14"/>
                                  <w:lang w:val="en-IN"/>
                                </w:rPr>
                              </w:pPr>
                              <w:r w:rsidRPr="00766E1F">
                                <w:rPr>
                                  <w:sz w:val="16"/>
                                  <w:szCs w:val="12"/>
                                  <w:lang w:val="en-IN"/>
                                </w:rPr>
                                <w:t>MNO</w:t>
                              </w:r>
                              <w:r>
                                <w:rPr>
                                  <w:sz w:val="16"/>
                                  <w:szCs w:val="12"/>
                                  <w:lang w:val="en-IN"/>
                                </w:rPr>
                                <w:t>-1 EIR</w:t>
                              </w:r>
                            </w:p>
                          </w:txbxContent>
                        </wps:txbx>
                        <wps:bodyPr rot="0" vert="horz" wrap="square" lIns="91440" tIns="45720" rIns="91440" bIns="45720" anchor="t" anchorCtr="0" upright="1">
                          <a:noAutofit/>
                        </wps:bodyPr>
                      </wps:wsp>
                      <wps:wsp>
                        <wps:cNvPr id="1446163631" name="AutoShape 24"/>
                        <wps:cNvSpPr>
                          <a:spLocks/>
                        </wps:cNvSpPr>
                        <wps:spPr bwMode="auto">
                          <a:xfrm>
                            <a:off x="3125" y="6083"/>
                            <a:ext cx="1066" cy="897"/>
                          </a:xfrm>
                          <a:prstGeom prst="cube">
                            <a:avLst>
                              <a:gd name="adj" fmla="val 25000"/>
                            </a:avLst>
                          </a:prstGeom>
                          <a:solidFill>
                            <a:srgbClr val="FFFFFF"/>
                          </a:solidFill>
                          <a:ln w="9525">
                            <a:solidFill>
                              <a:srgbClr val="000000"/>
                            </a:solidFill>
                            <a:miter lim="800000"/>
                            <a:headEnd/>
                            <a:tailEnd/>
                          </a:ln>
                        </wps:spPr>
                        <wps:txbx>
                          <w:txbxContent>
                            <w:p w14:paraId="576F6507" w14:textId="77777777" w:rsidR="00F43D75" w:rsidRPr="00766E1F" w:rsidRDefault="00F43D75" w:rsidP="00766E1F">
                              <w:pPr>
                                <w:rPr>
                                  <w:sz w:val="18"/>
                                  <w:szCs w:val="14"/>
                                  <w:lang w:val="en-IN"/>
                                </w:rPr>
                              </w:pPr>
                              <w:r w:rsidRPr="00766E1F">
                                <w:rPr>
                                  <w:sz w:val="16"/>
                                  <w:szCs w:val="12"/>
                                  <w:lang w:val="en-IN"/>
                                </w:rPr>
                                <w:t>MNO</w:t>
                              </w:r>
                              <w:r>
                                <w:rPr>
                                  <w:sz w:val="16"/>
                                  <w:szCs w:val="12"/>
                                  <w:lang w:val="en-IN"/>
                                </w:rPr>
                                <w:t>-2 EIR</w:t>
                              </w:r>
                            </w:p>
                          </w:txbxContent>
                        </wps:txbx>
                        <wps:bodyPr rot="0" vert="horz" wrap="square" lIns="91440" tIns="45720" rIns="91440" bIns="45720" anchor="t" anchorCtr="0" upright="1">
                          <a:noAutofit/>
                        </wps:bodyPr>
                      </wps:wsp>
                      <wps:wsp>
                        <wps:cNvPr id="1836195622" name="AutoShape 25"/>
                        <wps:cNvSpPr>
                          <a:spLocks/>
                        </wps:cNvSpPr>
                        <wps:spPr bwMode="auto">
                          <a:xfrm>
                            <a:off x="4263" y="6083"/>
                            <a:ext cx="1066" cy="897"/>
                          </a:xfrm>
                          <a:prstGeom prst="cube">
                            <a:avLst>
                              <a:gd name="adj" fmla="val 25000"/>
                            </a:avLst>
                          </a:prstGeom>
                          <a:solidFill>
                            <a:srgbClr val="FFFFFF"/>
                          </a:solidFill>
                          <a:ln w="9525">
                            <a:solidFill>
                              <a:srgbClr val="000000"/>
                            </a:solidFill>
                            <a:miter lim="800000"/>
                            <a:headEnd/>
                            <a:tailEnd/>
                          </a:ln>
                        </wps:spPr>
                        <wps:txbx>
                          <w:txbxContent>
                            <w:p w14:paraId="576F6508" w14:textId="77777777" w:rsidR="00F43D75" w:rsidRPr="00766E1F" w:rsidRDefault="00F43D75" w:rsidP="00766E1F">
                              <w:pPr>
                                <w:rPr>
                                  <w:sz w:val="18"/>
                                  <w:szCs w:val="14"/>
                                  <w:lang w:val="en-IN"/>
                                </w:rPr>
                              </w:pPr>
                              <w:r w:rsidRPr="00766E1F">
                                <w:rPr>
                                  <w:sz w:val="16"/>
                                  <w:szCs w:val="12"/>
                                  <w:lang w:val="en-IN"/>
                                </w:rPr>
                                <w:t>MNO</w:t>
                              </w:r>
                              <w:r>
                                <w:rPr>
                                  <w:sz w:val="16"/>
                                  <w:szCs w:val="12"/>
                                  <w:lang w:val="en-IN"/>
                                </w:rPr>
                                <w:t>-n EIR</w:t>
                              </w:r>
                            </w:p>
                          </w:txbxContent>
                        </wps:txbx>
                        <wps:bodyPr rot="0" vert="horz" wrap="square" lIns="91440" tIns="45720" rIns="91440" bIns="45720" anchor="t" anchorCtr="0" upright="1">
                          <a:noAutofit/>
                        </wps:bodyPr>
                      </wps:wsp>
                      <wps:wsp>
                        <wps:cNvPr id="1012434742" name="AutoShape 26"/>
                        <wps:cNvSpPr>
                          <a:spLocks/>
                        </wps:cNvSpPr>
                        <wps:spPr bwMode="auto">
                          <a:xfrm>
                            <a:off x="2524" y="5668"/>
                            <a:ext cx="143" cy="461"/>
                          </a:xfrm>
                          <a:prstGeom prst="upDownArrow">
                            <a:avLst>
                              <a:gd name="adj1" fmla="val 50000"/>
                              <a:gd name="adj2" fmla="val 64476"/>
                            </a:avLst>
                          </a:prstGeom>
                          <a:solidFill>
                            <a:schemeClr val="accent1">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666115451" name="AutoShape 27"/>
                        <wps:cNvSpPr>
                          <a:spLocks/>
                        </wps:cNvSpPr>
                        <wps:spPr bwMode="auto">
                          <a:xfrm>
                            <a:off x="3519" y="5668"/>
                            <a:ext cx="143" cy="461"/>
                          </a:xfrm>
                          <a:prstGeom prst="upDownArrow">
                            <a:avLst>
                              <a:gd name="adj1" fmla="val 50000"/>
                              <a:gd name="adj2" fmla="val 64476"/>
                            </a:avLst>
                          </a:prstGeom>
                          <a:solidFill>
                            <a:schemeClr val="accent1">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814890352" name="AutoShape 28"/>
                        <wps:cNvSpPr>
                          <a:spLocks/>
                        </wps:cNvSpPr>
                        <wps:spPr bwMode="auto">
                          <a:xfrm>
                            <a:off x="4773" y="5668"/>
                            <a:ext cx="143" cy="461"/>
                          </a:xfrm>
                          <a:prstGeom prst="upDownArrow">
                            <a:avLst>
                              <a:gd name="adj1" fmla="val 50000"/>
                              <a:gd name="adj2" fmla="val 64476"/>
                            </a:avLst>
                          </a:prstGeom>
                          <a:solidFill>
                            <a:schemeClr val="accent1">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1507894857" name="Text Box 29"/>
                        <wps:cNvSpPr txBox="1">
                          <a:spLocks/>
                        </wps:cNvSpPr>
                        <wps:spPr bwMode="auto">
                          <a:xfrm>
                            <a:off x="2381" y="4585"/>
                            <a:ext cx="1555" cy="438"/>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76F6509" w14:textId="77777777" w:rsidR="00F43D75" w:rsidRPr="007C012A" w:rsidRDefault="00F43D75" w:rsidP="00186AF7">
                              <w:pPr>
                                <w:spacing w:before="0"/>
                                <w:jc w:val="center"/>
                                <w:rPr>
                                  <w:b/>
                                  <w:bCs/>
                                  <w:sz w:val="12"/>
                                  <w:szCs w:val="8"/>
                                  <w:lang w:val="en-IN"/>
                                </w:rPr>
                              </w:pPr>
                              <w:r w:rsidRPr="007C012A">
                                <w:rPr>
                                  <w:b/>
                                  <w:bCs/>
                                  <w:sz w:val="12"/>
                                  <w:szCs w:val="8"/>
                                  <w:lang w:val="en-IN"/>
                                </w:rPr>
                                <w:t>Lost and Stolen Device List</w:t>
                              </w:r>
                            </w:p>
                          </w:txbxContent>
                        </wps:txbx>
                        <wps:bodyPr rot="0" vert="horz" wrap="square" lIns="91440" tIns="45720" rIns="91440" bIns="45720" anchor="ctr" anchorCtr="0" upright="1">
                          <a:noAutofit/>
                        </wps:bodyPr>
                      </wps:wsp>
                      <wps:wsp>
                        <wps:cNvPr id="578259145" name="Text Box 30"/>
                        <wps:cNvSpPr txBox="1">
                          <a:spLocks/>
                        </wps:cNvSpPr>
                        <wps:spPr bwMode="auto">
                          <a:xfrm>
                            <a:off x="3936" y="4585"/>
                            <a:ext cx="1089" cy="438"/>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6F650A" w14:textId="77777777" w:rsidR="00F43D75" w:rsidRPr="007C012A" w:rsidRDefault="00F43D75" w:rsidP="00186AF7">
                              <w:pPr>
                                <w:spacing w:before="0"/>
                                <w:rPr>
                                  <w:b/>
                                  <w:bCs/>
                                  <w:sz w:val="12"/>
                                  <w:szCs w:val="8"/>
                                  <w:lang w:val="en-IN"/>
                                </w:rPr>
                              </w:pPr>
                              <w:r w:rsidRPr="007C012A">
                                <w:rPr>
                                  <w:b/>
                                  <w:bCs/>
                                  <w:sz w:val="12"/>
                                  <w:szCs w:val="8"/>
                                  <w:lang w:val="en-IN"/>
                                </w:rPr>
                                <w:t xml:space="preserve">Permitted List </w:t>
                              </w:r>
                            </w:p>
                          </w:txbxContent>
                        </wps:txbx>
                        <wps:bodyPr rot="0" vert="horz" wrap="square" lIns="91440" tIns="45720" rIns="91440" bIns="45720" anchor="t" anchorCtr="0" upright="1">
                          <a:noAutofit/>
                        </wps:bodyPr>
                      </wps:wsp>
                      <wps:wsp>
                        <wps:cNvPr id="106113319" name="Text Box 31"/>
                        <wps:cNvSpPr txBox="1">
                          <a:spLocks/>
                        </wps:cNvSpPr>
                        <wps:spPr bwMode="auto">
                          <a:xfrm>
                            <a:off x="5059" y="4585"/>
                            <a:ext cx="1123" cy="438"/>
                          </a:xfrm>
                          <a:prstGeom prst="rect">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miter lim="800000"/>
                            <a:headEnd/>
                            <a:tailEnd/>
                          </a:ln>
                          <a:effectLst>
                            <a:outerShdw dist="28398" dir="3806097" algn="ctr" rotWithShape="0">
                              <a:schemeClr val="lt1">
                                <a:lumMod val="50000"/>
                                <a:lumOff val="0"/>
                              </a:schemeClr>
                            </a:outerShdw>
                          </a:effectLst>
                        </wps:spPr>
                        <wps:txbx>
                          <w:txbxContent>
                            <w:p w14:paraId="576F650B" w14:textId="77777777" w:rsidR="00F43D75" w:rsidRPr="007C012A" w:rsidRDefault="00F43D75" w:rsidP="00186AF7">
                              <w:pPr>
                                <w:spacing w:before="0"/>
                                <w:rPr>
                                  <w:b/>
                                  <w:bCs/>
                                  <w:color w:val="FFFFFF" w:themeColor="background1"/>
                                  <w:sz w:val="14"/>
                                  <w:szCs w:val="10"/>
                                  <w:lang w:val="en-IN"/>
                                </w:rPr>
                              </w:pPr>
                              <w:r w:rsidRPr="007C012A">
                                <w:rPr>
                                  <w:b/>
                                  <w:bCs/>
                                  <w:color w:val="FFFFFF" w:themeColor="background1"/>
                                  <w:sz w:val="14"/>
                                  <w:szCs w:val="10"/>
                                  <w:lang w:val="en-IN"/>
                                </w:rPr>
                                <w:t>Blocked list</w:t>
                              </w:r>
                            </w:p>
                          </w:txbxContent>
                        </wps:txbx>
                        <wps:bodyPr rot="0" vert="horz" wrap="square" lIns="91440" tIns="45720" rIns="91440" bIns="45720" anchor="t" anchorCtr="0" upright="1">
                          <a:noAutofit/>
                        </wps:bodyPr>
                      </wps:wsp>
                      <wps:wsp>
                        <wps:cNvPr id="593116433" name="Text Box 32"/>
                        <wps:cNvSpPr txBox="1">
                          <a:spLocks/>
                        </wps:cNvSpPr>
                        <wps:spPr bwMode="auto">
                          <a:xfrm>
                            <a:off x="6202" y="4585"/>
                            <a:ext cx="1111" cy="438"/>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576F650C" w14:textId="77777777" w:rsidR="00F43D75" w:rsidRPr="007C012A" w:rsidRDefault="00F43D75" w:rsidP="00186AF7">
                              <w:pPr>
                                <w:spacing w:before="0"/>
                                <w:rPr>
                                  <w:b/>
                                  <w:bCs/>
                                  <w:sz w:val="14"/>
                                  <w:szCs w:val="10"/>
                                  <w:lang w:val="en-IN"/>
                                </w:rPr>
                              </w:pPr>
                              <w:r w:rsidRPr="007C012A">
                                <w:rPr>
                                  <w:b/>
                                  <w:bCs/>
                                  <w:sz w:val="14"/>
                                  <w:szCs w:val="10"/>
                                  <w:lang w:val="en-IN"/>
                                </w:rPr>
                                <w:t>Tracked List</w:t>
                              </w:r>
                            </w:p>
                          </w:txbxContent>
                        </wps:txbx>
                        <wps:bodyPr rot="0" vert="horz" wrap="square" lIns="91440" tIns="45720" rIns="91440" bIns="45720" anchor="t" anchorCtr="0" upright="1">
                          <a:noAutofit/>
                        </wps:bodyPr>
                      </wps:wsp>
                      <wps:wsp>
                        <wps:cNvPr id="696703538" name="Text Box 33"/>
                        <wps:cNvSpPr txBox="1">
                          <a:spLocks/>
                        </wps:cNvSpPr>
                        <wps:spPr bwMode="auto">
                          <a:xfrm>
                            <a:off x="7313" y="4585"/>
                            <a:ext cx="1690" cy="438"/>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76F650D" w14:textId="77777777" w:rsidR="00F43D75" w:rsidRPr="008C5BE9" w:rsidRDefault="00F43D75" w:rsidP="008C5BE9">
                              <w:pPr>
                                <w:spacing w:before="0"/>
                                <w:rPr>
                                  <w:sz w:val="16"/>
                                  <w:szCs w:val="16"/>
                                  <w:lang w:val="en-IN"/>
                                </w:rPr>
                              </w:pPr>
                              <w:r>
                                <w:rPr>
                                  <w:sz w:val="16"/>
                                  <w:szCs w:val="16"/>
                                  <w:lang w:val="en-IN"/>
                                </w:rPr>
                                <w:t>MSISDN</w:t>
                              </w:r>
                              <w:r w:rsidRPr="008C5BE9">
                                <w:rPr>
                                  <w:sz w:val="16"/>
                                  <w:szCs w:val="16"/>
                                  <w:lang w:val="en-IN"/>
                                </w:rPr>
                                <w:t>-IMEI</w:t>
                              </w:r>
                              <w:r>
                                <w:rPr>
                                  <w:sz w:val="16"/>
                                  <w:szCs w:val="16"/>
                                  <w:lang w:val="en-IN"/>
                                </w:rPr>
                                <w:t xml:space="preserve"> Map</w:t>
                              </w:r>
                            </w:p>
                          </w:txbxContent>
                        </wps:txbx>
                        <wps:bodyPr rot="0" vert="horz" wrap="square" lIns="91440" tIns="45720" rIns="91440" bIns="45720" anchor="t" anchorCtr="0" upright="1">
                          <a:noAutofit/>
                        </wps:bodyPr>
                      </wps:wsp>
                      <wps:wsp>
                        <wps:cNvPr id="1403717318" name="AutoShape 34"/>
                        <wps:cNvSpPr>
                          <a:spLocks/>
                        </wps:cNvSpPr>
                        <wps:spPr bwMode="auto">
                          <a:xfrm>
                            <a:off x="9003" y="4563"/>
                            <a:ext cx="941" cy="541"/>
                          </a:xfrm>
                          <a:prstGeom prst="roundRect">
                            <a:avLst>
                              <a:gd name="adj" fmla="val 16667"/>
                            </a:avLst>
                          </a:prstGeom>
                          <a:solidFill>
                            <a:schemeClr val="lt1">
                              <a:lumMod val="100000"/>
                              <a:lumOff val="0"/>
                            </a:schemeClr>
                          </a:solidFill>
                          <a:ln w="12700">
                            <a:solidFill>
                              <a:schemeClr val="accent5">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6F650E" w14:textId="77777777" w:rsidR="00F43D75" w:rsidRPr="00EF7212" w:rsidRDefault="00F43D75" w:rsidP="00EF7212">
                              <w:pPr>
                                <w:spacing w:before="0"/>
                                <w:rPr>
                                  <w:b/>
                                  <w:bCs/>
                                  <w:sz w:val="12"/>
                                  <w:szCs w:val="8"/>
                                  <w:lang w:val="en-IN"/>
                                </w:rPr>
                              </w:pPr>
                              <w:r w:rsidRPr="00EF7212">
                                <w:rPr>
                                  <w:b/>
                                  <w:bCs/>
                                  <w:sz w:val="12"/>
                                  <w:szCs w:val="8"/>
                                  <w:lang w:val="en-IN"/>
                                </w:rPr>
                                <w:t>Query Logs</w:t>
                              </w:r>
                            </w:p>
                          </w:txbxContent>
                        </wps:txbx>
                        <wps:bodyPr rot="0" vert="horz" wrap="square" lIns="91440" tIns="45720" rIns="91440" bIns="45720" anchor="t" anchorCtr="0" upright="1">
                          <a:noAutofit/>
                        </wps:bodyPr>
                      </wps:wsp>
                      <wps:wsp>
                        <wps:cNvPr id="2034775851" name="AutoShape 35"/>
                        <wps:cNvSpPr>
                          <a:spLocks/>
                        </wps:cNvSpPr>
                        <wps:spPr bwMode="auto">
                          <a:xfrm>
                            <a:off x="6315" y="5196"/>
                            <a:ext cx="3821" cy="472"/>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576F650F" w14:textId="77777777" w:rsidR="00F43D75" w:rsidRPr="00EF7212" w:rsidRDefault="00F43D75" w:rsidP="00EF7212">
                              <w:pPr>
                                <w:spacing w:before="0"/>
                                <w:jc w:val="center"/>
                                <w:rPr>
                                  <w:lang w:val="en-IN"/>
                                </w:rPr>
                              </w:pPr>
                              <w:r>
                                <w:rPr>
                                  <w:lang w:val="en-IN"/>
                                </w:rPr>
                                <w:t>System-User Interfaces</w:t>
                              </w:r>
                            </w:p>
                          </w:txbxContent>
                        </wps:txbx>
                        <wps:bodyPr rot="0" vert="horz" wrap="square" lIns="91440" tIns="45720" rIns="91440" bIns="45720" anchor="t" anchorCtr="0" upright="1">
                          <a:noAutofit/>
                        </wps:bodyPr>
                      </wps:wsp>
                      <wps:wsp>
                        <wps:cNvPr id="1870118422" name="AutoShape 36"/>
                        <wps:cNvCnPr>
                          <a:cxnSpLocks/>
                        </wps:cNvCnPr>
                        <wps:spPr bwMode="auto">
                          <a:xfrm>
                            <a:off x="8171" y="5668"/>
                            <a:ext cx="0" cy="1312"/>
                          </a:xfrm>
                          <a:prstGeom prst="straightConnector1">
                            <a:avLst/>
                          </a:prstGeom>
                          <a:noFill/>
                          <a:ln w="12700">
                            <a:solidFill>
                              <a:schemeClr val="accent6">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schemeClr>
                                  </a:outerShdw>
                                </a:effectLst>
                              </a14:hiddenEffects>
                            </a:ext>
                          </a:extLst>
                        </wps:spPr>
                        <wps:bodyPr/>
                      </wps:wsp>
                      <wps:wsp>
                        <wps:cNvPr id="1716261180" name="AutoShape 37"/>
                        <wps:cNvSpPr>
                          <a:spLocks/>
                        </wps:cNvSpPr>
                        <wps:spPr bwMode="auto">
                          <a:xfrm>
                            <a:off x="2381" y="5196"/>
                            <a:ext cx="3934" cy="472"/>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576F6510" w14:textId="77777777" w:rsidR="00F43D75" w:rsidRPr="00EF7212" w:rsidRDefault="00F43D75" w:rsidP="00C0728E">
                              <w:pPr>
                                <w:spacing w:before="0"/>
                                <w:jc w:val="center"/>
                                <w:rPr>
                                  <w:lang w:val="en-IN"/>
                                </w:rPr>
                              </w:pPr>
                              <w:r>
                                <w:rPr>
                                  <w:lang w:val="en-IN"/>
                                </w:rPr>
                                <w:t>System-System Interfaces</w:t>
                              </w:r>
                            </w:p>
                          </w:txbxContent>
                        </wps:txbx>
                        <wps:bodyPr rot="0" vert="horz" wrap="square" lIns="91440" tIns="45720" rIns="91440" bIns="45720" anchor="t" anchorCtr="0" upright="1">
                          <a:noAutofit/>
                        </wps:bodyPr>
                      </wps:wsp>
                      <wps:wsp>
                        <wps:cNvPr id="1498187645" name="AutoShape 38"/>
                        <wps:cNvSpPr>
                          <a:spLocks/>
                        </wps:cNvSpPr>
                        <wps:spPr bwMode="auto">
                          <a:xfrm>
                            <a:off x="2381" y="3513"/>
                            <a:ext cx="7438" cy="472"/>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576F6511" w14:textId="77777777" w:rsidR="00F43D75" w:rsidRPr="00EF7212" w:rsidRDefault="00F43D75" w:rsidP="00C0728E">
                              <w:pPr>
                                <w:spacing w:before="0"/>
                                <w:jc w:val="center"/>
                                <w:rPr>
                                  <w:lang w:val="en-IN"/>
                                </w:rPr>
                              </w:pPr>
                              <w:r>
                                <w:rPr>
                                  <w:lang w:val="en-IN"/>
                                </w:rPr>
                                <w:t>System-System Interfaces</w:t>
                              </w:r>
                            </w:p>
                          </w:txbxContent>
                        </wps:txbx>
                        <wps:bodyPr rot="0" vert="horz" wrap="square" lIns="91440" tIns="45720" rIns="91440" bIns="45720" anchor="t" anchorCtr="0" upright="1">
                          <a:noAutofit/>
                        </wps:bodyPr>
                      </wps:wsp>
                      <wps:wsp>
                        <wps:cNvPr id="837678785" name="AutoShape 39"/>
                        <wps:cNvCnPr>
                          <a:cxnSpLocks/>
                        </wps:cNvCnPr>
                        <wps:spPr bwMode="auto">
                          <a:xfrm>
                            <a:off x="6701" y="5668"/>
                            <a:ext cx="1" cy="1564"/>
                          </a:xfrm>
                          <a:prstGeom prst="straightConnector1">
                            <a:avLst/>
                          </a:prstGeom>
                          <a:noFill/>
                          <a:ln w="31750">
                            <a:solidFill>
                              <a:schemeClr val="accent5">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392498851" name="AutoShape 40"/>
                        <wps:cNvCnPr>
                          <a:cxnSpLocks/>
                        </wps:cNvCnPr>
                        <wps:spPr bwMode="auto">
                          <a:xfrm flipH="1">
                            <a:off x="6669" y="8211"/>
                            <a:ext cx="1052" cy="699"/>
                          </a:xfrm>
                          <a:prstGeom prst="straightConnector1">
                            <a:avLst/>
                          </a:prstGeom>
                          <a:noFill/>
                          <a:ln w="12700">
                            <a:solidFill>
                              <a:schemeClr val="accent6">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schemeClr>
                                  </a:outerShdw>
                                </a:effectLst>
                              </a14:hiddenEffects>
                            </a:ext>
                          </a:extLst>
                        </wps:spPr>
                        <wps:bodyPr/>
                      </wps:wsp>
                      <wps:wsp>
                        <wps:cNvPr id="2069201777" name="Text Box 41"/>
                        <wps:cNvSpPr txBox="1">
                          <a:spLocks/>
                        </wps:cNvSpPr>
                        <wps:spPr bwMode="auto">
                          <a:xfrm>
                            <a:off x="5329" y="4126"/>
                            <a:ext cx="2254" cy="356"/>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76F6512" w14:textId="77777777" w:rsidR="00F43D75" w:rsidRPr="00140554" w:rsidRDefault="00F43D75" w:rsidP="00140554">
                              <w:pPr>
                                <w:spacing w:before="0"/>
                                <w:rPr>
                                  <w:b/>
                                  <w:bCs/>
                                  <w:sz w:val="14"/>
                                  <w:szCs w:val="10"/>
                                  <w:lang w:val="en-IN"/>
                                </w:rPr>
                              </w:pPr>
                              <w:r w:rsidRPr="00140554">
                                <w:rPr>
                                  <w:b/>
                                  <w:bCs/>
                                  <w:sz w:val="14"/>
                                  <w:szCs w:val="10"/>
                                  <w:lang w:val="en-IN"/>
                                </w:rPr>
                                <w:t>Imported device IMEI List</w:t>
                              </w:r>
                            </w:p>
                          </w:txbxContent>
                        </wps:txbx>
                        <wps:bodyPr rot="0" vert="horz" wrap="square" lIns="91440" tIns="45720" rIns="91440" bIns="45720" anchor="t" anchorCtr="0" upright="1">
                          <a:noAutofit/>
                        </wps:bodyPr>
                      </wps:wsp>
                      <wps:wsp>
                        <wps:cNvPr id="337614259" name="Oval 42"/>
                        <wps:cNvSpPr>
                          <a:spLocks/>
                        </wps:cNvSpPr>
                        <wps:spPr bwMode="auto">
                          <a:xfrm>
                            <a:off x="8515" y="5942"/>
                            <a:ext cx="2290" cy="880"/>
                          </a:xfrm>
                          <a:prstGeom prst="ellipse">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76F6513" w14:textId="77777777" w:rsidR="00F43D75" w:rsidRPr="006B3FFC" w:rsidRDefault="00F43D75">
                              <w:pPr>
                                <w:rPr>
                                  <w:b/>
                                  <w:bCs/>
                                  <w:sz w:val="18"/>
                                  <w:szCs w:val="14"/>
                                  <w:lang w:val="en-IN"/>
                                </w:rPr>
                              </w:pPr>
                              <w:r w:rsidRPr="006B3FFC">
                                <w:rPr>
                                  <w:b/>
                                  <w:bCs/>
                                  <w:sz w:val="14"/>
                                  <w:szCs w:val="10"/>
                                  <w:lang w:val="en-IN"/>
                                </w:rPr>
                                <w:t>Query and user Log Analytics</w:t>
                              </w:r>
                              <w:r>
                                <w:rPr>
                                  <w:b/>
                                  <w:bCs/>
                                  <w:sz w:val="14"/>
                                  <w:szCs w:val="10"/>
                                  <w:lang w:val="en-IN"/>
                                </w:rPr>
                                <w:t xml:space="preserve"> and alert</w:t>
                              </w:r>
                            </w:p>
                          </w:txbxContent>
                        </wps:txbx>
                        <wps:bodyPr rot="0" vert="horz" wrap="square" lIns="91440" tIns="45720" rIns="91440" bIns="45720" anchor="t" anchorCtr="0" upright="1">
                          <a:noAutofit/>
                        </wps:bodyPr>
                      </wps:wsp>
                      <wps:wsp>
                        <wps:cNvPr id="391991197" name="Text Box 43"/>
                        <wps:cNvSpPr txBox="1">
                          <a:spLocks/>
                        </wps:cNvSpPr>
                        <wps:spPr bwMode="auto">
                          <a:xfrm>
                            <a:off x="7613" y="4101"/>
                            <a:ext cx="2344" cy="381"/>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76F6514" w14:textId="77777777" w:rsidR="00F43D75" w:rsidRPr="00140554" w:rsidRDefault="00F43D75" w:rsidP="00140554">
                              <w:pPr>
                                <w:spacing w:before="0"/>
                                <w:rPr>
                                  <w:b/>
                                  <w:bCs/>
                                  <w:sz w:val="14"/>
                                  <w:szCs w:val="10"/>
                                  <w:lang w:val="en-IN"/>
                                </w:rPr>
                              </w:pPr>
                              <w:r w:rsidRPr="00140554">
                                <w:rPr>
                                  <w:b/>
                                  <w:bCs/>
                                  <w:sz w:val="14"/>
                                  <w:szCs w:val="10"/>
                                  <w:lang w:val="en-IN"/>
                                </w:rPr>
                                <w:t>Locally manufactured IMEI List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8F7B07" id="Group 930924660" o:spid="_x0000_s1051" style="position:absolute;left:0;text-align:left;margin-left:39.6pt;margin-top:8.4pt;width:446.2pt;height:269.85pt;z-index:251658249" coordorigin="1881,3513" coordsize="8924,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">
                <v:roundrect id="AutoShape 22" o:spid="_x0000_s1052" style="position:absolute;left:2279;top:4067;width:7857;height:10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" fillcolor="white [3201]" strokecolor="#ed7d31 [3205]" strokeweight="5pt">
                  <v:stroke linestyle="thickThin"/>
                  <v:shadow color="#868686"/>
                  <v:path arrowok="t"/>
                  <v:textbox>
                    <w:txbxContent>
                      <w:p w14:paraId="576F6505" w14:textId="77777777" w:rsidR="00F43D75" w:rsidRPr="00151CFD" w:rsidRDefault="00F43D75" w:rsidP="00151CFD">
                        <w:pPr>
                          <w:spacing w:before="0"/>
                          <w:rPr>
                            <w:b/>
                            <w:bCs/>
                            <w:color w:val="FF0000"/>
                            <w:lang w:val="en-IN"/>
                          </w:rPr>
                        </w:pPr>
                        <w:r w:rsidRPr="00151CFD">
                          <w:rPr>
                            <w:b/>
                            <w:bCs/>
                            <w:color w:val="FF0000"/>
                            <w:lang w:val="en-IN"/>
                          </w:rPr>
                          <w:t>National Unified Platform</w:t>
                        </w:r>
                      </w:p>
                    </w:txbxContent>
                  </v:textbox>
                </v:roundre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23" o:spid="_x0000_s1053" type="#_x0000_t16" style="position:absolute;left:1881;top:6083;width:1066;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">
                  <v:path arrowok="t"/>
                  <v:textbox>
                    <w:txbxContent>
                      <w:p w14:paraId="576F6506" w14:textId="77777777" w:rsidR="00F43D75" w:rsidRPr="00766E1F" w:rsidRDefault="00F43D75">
                        <w:pPr>
                          <w:rPr>
                            <w:sz w:val="18"/>
                            <w:szCs w:val="14"/>
                            <w:lang w:val="en-IN"/>
                          </w:rPr>
                        </w:pPr>
                        <w:r w:rsidRPr="00766E1F">
                          <w:rPr>
                            <w:sz w:val="16"/>
                            <w:szCs w:val="12"/>
                            <w:lang w:val="en-IN"/>
                          </w:rPr>
                          <w:t>MNO</w:t>
                        </w:r>
                        <w:r>
                          <w:rPr>
                            <w:sz w:val="16"/>
                            <w:szCs w:val="12"/>
                            <w:lang w:val="en-IN"/>
                          </w:rPr>
                          <w:t>-1 EIR</w:t>
                        </w:r>
                      </w:p>
                    </w:txbxContent>
                  </v:textbox>
                </v:shape>
                <v:shape id="AutoShape 24" o:spid="_x0000_s1054" type="#_x0000_t16" style="position:absolute;left:3125;top:6083;width:1066;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">
                  <v:path arrowok="t"/>
                  <v:textbox>
                    <w:txbxContent>
                      <w:p w14:paraId="576F6507" w14:textId="77777777" w:rsidR="00F43D75" w:rsidRPr="00766E1F" w:rsidRDefault="00F43D75" w:rsidP="00766E1F">
                        <w:pPr>
                          <w:rPr>
                            <w:sz w:val="18"/>
                            <w:szCs w:val="14"/>
                            <w:lang w:val="en-IN"/>
                          </w:rPr>
                        </w:pPr>
                        <w:r w:rsidRPr="00766E1F">
                          <w:rPr>
                            <w:sz w:val="16"/>
                            <w:szCs w:val="12"/>
                            <w:lang w:val="en-IN"/>
                          </w:rPr>
                          <w:t>MNO</w:t>
                        </w:r>
                        <w:r>
                          <w:rPr>
                            <w:sz w:val="16"/>
                            <w:szCs w:val="12"/>
                            <w:lang w:val="en-IN"/>
                          </w:rPr>
                          <w:t>-2 EIR</w:t>
                        </w:r>
                      </w:p>
                    </w:txbxContent>
                  </v:textbox>
                </v:shape>
                <v:shape id="AutoShape 25" o:spid="_x0000_s1055" type="#_x0000_t16" style="position:absolute;left:4263;top:6083;width:1066;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">
                  <v:path arrowok="t"/>
                  <v:textbox>
                    <w:txbxContent>
                      <w:p w14:paraId="576F6508" w14:textId="77777777" w:rsidR="00F43D75" w:rsidRPr="00766E1F" w:rsidRDefault="00F43D75" w:rsidP="00766E1F">
                        <w:pPr>
                          <w:rPr>
                            <w:sz w:val="18"/>
                            <w:szCs w:val="14"/>
                            <w:lang w:val="en-IN"/>
                          </w:rPr>
                        </w:pPr>
                        <w:r w:rsidRPr="00766E1F">
                          <w:rPr>
                            <w:sz w:val="16"/>
                            <w:szCs w:val="12"/>
                            <w:lang w:val="en-IN"/>
                          </w:rPr>
                          <w:t>MNO</w:t>
                        </w:r>
                        <w:r>
                          <w:rPr>
                            <w:sz w:val="16"/>
                            <w:szCs w:val="12"/>
                            <w:lang w:val="en-IN"/>
                          </w:rPr>
                          <w:t>-n EIR</w:t>
                        </w:r>
                      </w:p>
                    </w:txbxContent>
                  </v:textbox>
                </v:shape>
                <v:shape id="AutoShape 26" o:spid="_x0000_s1056" type="#_x0000_t70" style="position:absolute;left:2524;top:5668;width:143;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" fillcolor="#bdd6ee [1300]">
                  <v:path arrowok="t"/>
                  <v:textbox style="layout-flow:vertical-ideographic"/>
                </v:shape>
                <v:shape id="AutoShape 27" o:spid="_x0000_s1057" type="#_x0000_t70" style="position:absolute;left:3519;top:5668;width:143;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" fillcolor="#bdd6ee [1300]">
                  <v:path arrowok="t"/>
                  <v:textbox style="layout-flow:vertical-ideographic"/>
                </v:shape>
                <v:shape id="AutoShape 28" o:spid="_x0000_s1058" type="#_x0000_t70" style="position:absolute;left:4773;top:5668;width:143;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" fillcolor="#bdd6ee [1300]">
                  <v:path arrowok="t"/>
                  <v:textbox style="layout-flow:vertical-ideographic"/>
                </v:shape>
                <v:shape id="Text Box 29" o:spid="_x0000_s1059" type="#_x0000_t202" style="position:absolute;left:2381;top:4585;width:1555;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" fillcolor="white [3201]" strokecolor="#8eaadb [1944]" strokeweight="1pt">
                  <v:fill color2="#b4c6e7 [1304]" focus="100%" type="gradient"/>
                  <v:shadow on="t" color="#1f3763 [1608]" opacity=".5" offset="1pt"/>
                  <v:path arrowok="t"/>
                  <v:textbox>
                    <w:txbxContent>
                      <w:p w14:paraId="576F6509" w14:textId="77777777" w:rsidR="00F43D75" w:rsidRPr="007C012A" w:rsidRDefault="00F43D75" w:rsidP="00186AF7">
                        <w:pPr>
                          <w:spacing w:before="0"/>
                          <w:jc w:val="center"/>
                          <w:rPr>
                            <w:b/>
                            <w:bCs/>
                            <w:sz w:val="12"/>
                            <w:szCs w:val="8"/>
                            <w:lang w:val="en-IN"/>
                          </w:rPr>
                        </w:pPr>
                        <w:r w:rsidRPr="007C012A">
                          <w:rPr>
                            <w:b/>
                            <w:bCs/>
                            <w:sz w:val="12"/>
                            <w:szCs w:val="8"/>
                            <w:lang w:val="en-IN"/>
                          </w:rPr>
                          <w:t>Lost and Stolen Device List</w:t>
                        </w:r>
                      </w:p>
                    </w:txbxContent>
                  </v:textbox>
                </v:shape>
                <v:shape id="Text Box 30" o:spid="_x0000_s1060" type="#_x0000_t202" style="position:absolute;left:3936;top:4585;width:108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" fillcolor="white [3201]" strokecolor="#5b9bd5 [3204]" strokeweight="2.5pt">
                  <v:shadow color="#868686"/>
                  <v:path arrowok="t"/>
                  <v:textbox>
                    <w:txbxContent>
                      <w:p w14:paraId="576F650A" w14:textId="77777777" w:rsidR="00F43D75" w:rsidRPr="007C012A" w:rsidRDefault="00F43D75" w:rsidP="00186AF7">
                        <w:pPr>
                          <w:spacing w:before="0"/>
                          <w:rPr>
                            <w:b/>
                            <w:bCs/>
                            <w:sz w:val="12"/>
                            <w:szCs w:val="8"/>
                            <w:lang w:val="en-IN"/>
                          </w:rPr>
                        </w:pPr>
                        <w:r w:rsidRPr="007C012A">
                          <w:rPr>
                            <w:b/>
                            <w:bCs/>
                            <w:sz w:val="12"/>
                            <w:szCs w:val="8"/>
                            <w:lang w:val="en-IN"/>
                          </w:rPr>
                          <w:t xml:space="preserve">Permitted List </w:t>
                        </w:r>
                      </w:p>
                    </w:txbxContent>
                  </v:textbox>
                </v:shape>
                <v:shape id="Text Box 31" o:spid="_x0000_s1061" type="#_x0000_t202" style="position:absolute;left:5059;top:4585;width:112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" fillcolor="#666 [1936]" strokecolor="black [3200]" strokeweight="1pt">
                  <v:fill color2="black [3200]" focus="50%" type="gradient"/>
                  <v:shadow on="t" color="#7f7f7f [1601]" offset="1pt"/>
                  <v:path arrowok="t"/>
                  <v:textbox>
                    <w:txbxContent>
                      <w:p w14:paraId="576F650B" w14:textId="77777777" w:rsidR="00F43D75" w:rsidRPr="007C012A" w:rsidRDefault="00F43D75" w:rsidP="00186AF7">
                        <w:pPr>
                          <w:spacing w:before="0"/>
                          <w:rPr>
                            <w:b/>
                            <w:bCs/>
                            <w:color w:val="FFFFFF" w:themeColor="background1"/>
                            <w:sz w:val="14"/>
                            <w:szCs w:val="10"/>
                            <w:lang w:val="en-IN"/>
                          </w:rPr>
                        </w:pPr>
                        <w:r w:rsidRPr="007C012A">
                          <w:rPr>
                            <w:b/>
                            <w:bCs/>
                            <w:color w:val="FFFFFF" w:themeColor="background1"/>
                            <w:sz w:val="14"/>
                            <w:szCs w:val="10"/>
                            <w:lang w:val="en-IN"/>
                          </w:rPr>
                          <w:t>Blocked list</w:t>
                        </w:r>
                      </w:p>
                    </w:txbxContent>
                  </v:textbox>
                </v:shape>
                <v:shape id="Text Box 32" o:spid="_x0000_s1062" type="#_x0000_t202" style="position:absolute;left:6202;top:4585;width:111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" fillcolor="#c9c9c9 [1942]" strokecolor="#c9c9c9 [1942]" strokeweight="1pt">
                  <v:fill color2="#ededed [662]" angle="135" focus="50%" type="gradient"/>
                  <v:shadow on="t" color="#525252 [1606]" opacity=".5" offset="1pt"/>
                  <v:path arrowok="t"/>
                  <v:textbox>
                    <w:txbxContent>
                      <w:p w14:paraId="576F650C" w14:textId="77777777" w:rsidR="00F43D75" w:rsidRPr="007C012A" w:rsidRDefault="00F43D75" w:rsidP="00186AF7">
                        <w:pPr>
                          <w:spacing w:before="0"/>
                          <w:rPr>
                            <w:b/>
                            <w:bCs/>
                            <w:sz w:val="14"/>
                            <w:szCs w:val="10"/>
                            <w:lang w:val="en-IN"/>
                          </w:rPr>
                        </w:pPr>
                        <w:r w:rsidRPr="007C012A">
                          <w:rPr>
                            <w:b/>
                            <w:bCs/>
                            <w:sz w:val="14"/>
                            <w:szCs w:val="10"/>
                            <w:lang w:val="en-IN"/>
                          </w:rPr>
                          <w:t>Tracked List</w:t>
                        </w:r>
                      </w:p>
                    </w:txbxContent>
                  </v:textbox>
                </v:shape>
                <v:shape id="Text Box 33" o:spid="_x0000_s1063" type="#_x0000_t202" style="position:absolute;left:7313;top:4585;width:169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" fillcolor="white [3201]" strokecolor="#f4b083 [1941]" strokeweight="1pt">
                  <v:fill color2="#f7caac [1301]" focus="100%" type="gradient"/>
                  <v:shadow on="t" color="#823b0b [1605]" opacity=".5" offset="1pt"/>
                  <v:path arrowok="t"/>
                  <v:textbox>
                    <w:txbxContent>
                      <w:p w14:paraId="576F650D" w14:textId="77777777" w:rsidR="00F43D75" w:rsidRPr="008C5BE9" w:rsidRDefault="00F43D75" w:rsidP="008C5BE9">
                        <w:pPr>
                          <w:spacing w:before="0"/>
                          <w:rPr>
                            <w:sz w:val="16"/>
                            <w:szCs w:val="16"/>
                            <w:lang w:val="en-IN"/>
                          </w:rPr>
                        </w:pPr>
                        <w:r>
                          <w:rPr>
                            <w:sz w:val="16"/>
                            <w:szCs w:val="16"/>
                            <w:lang w:val="en-IN"/>
                          </w:rPr>
                          <w:t>MSISDN</w:t>
                        </w:r>
                        <w:r w:rsidRPr="008C5BE9">
                          <w:rPr>
                            <w:sz w:val="16"/>
                            <w:szCs w:val="16"/>
                            <w:lang w:val="en-IN"/>
                          </w:rPr>
                          <w:t>-IMEI</w:t>
                        </w:r>
                        <w:r>
                          <w:rPr>
                            <w:sz w:val="16"/>
                            <w:szCs w:val="16"/>
                            <w:lang w:val="en-IN"/>
                          </w:rPr>
                          <w:t xml:space="preserve"> Map</w:t>
                        </w:r>
                      </w:p>
                    </w:txbxContent>
                  </v:textbox>
                </v:shape>
                <v:roundrect id="AutoShape 34" o:spid="_x0000_s1064" style="position:absolute;left:9003;top:4563;width:941;height:5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" fillcolor="white [3201]" strokecolor="#4472c4 [3208]" strokeweight="1pt">
                  <v:stroke dashstyle="dash"/>
                  <v:shadow color="#868686"/>
                  <v:path arrowok="t"/>
                  <v:textbox>
                    <w:txbxContent>
                      <w:p w14:paraId="576F650E" w14:textId="77777777" w:rsidR="00F43D75" w:rsidRPr="00EF7212" w:rsidRDefault="00F43D75" w:rsidP="00EF7212">
                        <w:pPr>
                          <w:spacing w:before="0"/>
                          <w:rPr>
                            <w:b/>
                            <w:bCs/>
                            <w:sz w:val="12"/>
                            <w:szCs w:val="8"/>
                            <w:lang w:val="en-IN"/>
                          </w:rPr>
                        </w:pPr>
                        <w:r w:rsidRPr="00EF7212">
                          <w:rPr>
                            <w:b/>
                            <w:bCs/>
                            <w:sz w:val="12"/>
                            <w:szCs w:val="8"/>
                            <w:lang w:val="en-IN"/>
                          </w:rPr>
                          <w:t>Query Logs</w:t>
                        </w:r>
                      </w:p>
                    </w:txbxContent>
                  </v:textbox>
                </v:roundrect>
                <v:roundrect id="AutoShape 35" o:spid="_x0000_s1065" style="position:absolute;left:6315;top:5196;width:3821;height:4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" fillcolor="#ffd966 [1943]" strokecolor="#ffd966 [1943]" strokeweight="1pt">
                  <v:fill color2="#fff2cc [663]" angle="135" focus="50%" type="gradient"/>
                  <v:shadow on="t" color="#7f5f00 [1607]" opacity=".5" offset="1pt"/>
                  <v:path arrowok="t"/>
                  <v:textbox>
                    <w:txbxContent>
                      <w:p w14:paraId="576F650F" w14:textId="77777777" w:rsidR="00F43D75" w:rsidRPr="00EF7212" w:rsidRDefault="00F43D75" w:rsidP="00EF7212">
                        <w:pPr>
                          <w:spacing w:before="0"/>
                          <w:jc w:val="center"/>
                          <w:rPr>
                            <w:lang w:val="en-IN"/>
                          </w:rPr>
                        </w:pPr>
                        <w:r>
                          <w:rPr>
                            <w:lang w:val="en-IN"/>
                          </w:rPr>
                          <w:t>System-User Interfaces</w:t>
                        </w:r>
                      </w:p>
                    </w:txbxContent>
                  </v:textbox>
                </v:roundrect>
                <v:shape id="AutoShape 36" o:spid="_x0000_s1066" type="#_x0000_t32" style="position:absolute;left:8171;top:5668;width:0;height:1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" strokecolor="#70ad47 [3209]" strokeweight="1pt">
                  <v:stroke startarrow="block" endarrow="block"/>
                  <v:shadow color="#375623 [1609]" offset="1pt"/>
                  <o:lock v:ext="edit" shapetype="f"/>
                </v:shape>
                <v:roundrect id="AutoShape 37" o:spid="_x0000_s1067" style="position:absolute;left:2381;top:5196;width:3934;height:4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" fillcolor="#ffd966 [1943]" strokecolor="#ffd966 [1943]" strokeweight="1pt">
                  <v:fill color2="#fff2cc [663]" angle="135" focus="50%" type="gradient"/>
                  <v:shadow on="t" color="#7f5f00 [1607]" opacity=".5" offset="1pt"/>
                  <v:path arrowok="t"/>
                  <v:textbox>
                    <w:txbxContent>
                      <w:p w14:paraId="576F6510" w14:textId="77777777" w:rsidR="00F43D75" w:rsidRPr="00EF7212" w:rsidRDefault="00F43D75" w:rsidP="00C0728E">
                        <w:pPr>
                          <w:spacing w:before="0"/>
                          <w:jc w:val="center"/>
                          <w:rPr>
                            <w:lang w:val="en-IN"/>
                          </w:rPr>
                        </w:pPr>
                        <w:r>
                          <w:rPr>
                            <w:lang w:val="en-IN"/>
                          </w:rPr>
                          <w:t>System-System Interfaces</w:t>
                        </w:r>
                      </w:p>
                    </w:txbxContent>
                  </v:textbox>
                </v:roundrect>
                <v:roundrect id="AutoShape 38" o:spid="_x0000_s1068" style="position:absolute;left:2381;top:3513;width:7438;height:4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" fillcolor="#ffd966 [1943]" strokecolor="#ffd966 [1943]" strokeweight="1pt">
                  <v:fill color2="#fff2cc [663]" angle="135" focus="50%" type="gradient"/>
                  <v:shadow on="t" color="#7f5f00 [1607]" opacity=".5" offset="1pt"/>
                  <v:path arrowok="t"/>
                  <v:textbox>
                    <w:txbxContent>
                      <w:p w14:paraId="576F6511" w14:textId="77777777" w:rsidR="00F43D75" w:rsidRPr="00EF7212" w:rsidRDefault="00F43D75" w:rsidP="00C0728E">
                        <w:pPr>
                          <w:spacing w:before="0"/>
                          <w:jc w:val="center"/>
                          <w:rPr>
                            <w:lang w:val="en-IN"/>
                          </w:rPr>
                        </w:pPr>
                        <w:r>
                          <w:rPr>
                            <w:lang w:val="en-IN"/>
                          </w:rPr>
                          <w:t>System-System Interfaces</w:t>
                        </w:r>
                      </w:p>
                    </w:txbxContent>
                  </v:textbox>
                </v:roundrect>
                <v:shape id="AutoShape 39" o:spid="_x0000_s1069" type="#_x0000_t32" style="position:absolute;left:6701;top:5668;width:1;height:15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" strokecolor="#4472c4 [3208]" strokeweight="2.5pt">
                  <v:stroke startarrow="block" endarrow="block"/>
                  <v:shadow color="#868686"/>
                  <o:lock v:ext="edit" shapetype="f"/>
                </v:shape>
                <v:shape id="AutoShape 40" o:spid="_x0000_s1070" type="#_x0000_t32" style="position:absolute;left:6669;top:8211;width:1052;height:6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" strokecolor="#70ad47 [3209]" strokeweight="1pt">
                  <v:stroke startarrow="block" endarrow="block"/>
                  <v:shadow color="#375623 [1609]" offset="1pt"/>
                  <o:lock v:ext="edit" shapetype="f"/>
                </v:shape>
                <v:shape id="Text Box 41" o:spid="_x0000_s1071" type="#_x0000_t202" style="position:absolute;left:5329;top:4126;width:225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" fillcolor="#f4b083 [1941]" strokecolor="#f4b083 [1941]" strokeweight="1pt">
                  <v:fill color2="#fbe4d5 [661]" angle="135" focus="50%" type="gradient"/>
                  <v:shadow on="t" color="#823b0b [1605]" opacity=".5" offset="1pt"/>
                  <v:path arrowok="t"/>
                  <v:textbox>
                    <w:txbxContent>
                      <w:p w14:paraId="576F6512" w14:textId="77777777" w:rsidR="00F43D75" w:rsidRPr="00140554" w:rsidRDefault="00F43D75" w:rsidP="00140554">
                        <w:pPr>
                          <w:spacing w:before="0"/>
                          <w:rPr>
                            <w:b/>
                            <w:bCs/>
                            <w:sz w:val="14"/>
                            <w:szCs w:val="10"/>
                            <w:lang w:val="en-IN"/>
                          </w:rPr>
                        </w:pPr>
                        <w:r w:rsidRPr="00140554">
                          <w:rPr>
                            <w:b/>
                            <w:bCs/>
                            <w:sz w:val="14"/>
                            <w:szCs w:val="10"/>
                            <w:lang w:val="en-IN"/>
                          </w:rPr>
                          <w:t>Imported device IMEI List</w:t>
                        </w:r>
                      </w:p>
                    </w:txbxContent>
                  </v:textbox>
                </v:shape>
                <v:oval id="Oval 42" o:spid="_x0000_s1072" style="position:absolute;left:8515;top:5942;width:2290;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" fillcolor="white [3201]" strokecolor="#9cc2e5 [1940]" strokeweight="1pt">
                  <v:fill color2="#bdd6ee [1300]" focus="100%" type="gradient"/>
                  <v:shadow on="t" color="#1f4d78 [1604]" opacity=".5" offset="1pt"/>
                  <v:path arrowok="t"/>
                  <v:textbox>
                    <w:txbxContent>
                      <w:p w14:paraId="576F6513" w14:textId="77777777" w:rsidR="00F43D75" w:rsidRPr="006B3FFC" w:rsidRDefault="00F43D75">
                        <w:pPr>
                          <w:rPr>
                            <w:b/>
                            <w:bCs/>
                            <w:sz w:val="18"/>
                            <w:szCs w:val="14"/>
                            <w:lang w:val="en-IN"/>
                          </w:rPr>
                        </w:pPr>
                        <w:r w:rsidRPr="006B3FFC">
                          <w:rPr>
                            <w:b/>
                            <w:bCs/>
                            <w:sz w:val="14"/>
                            <w:szCs w:val="10"/>
                            <w:lang w:val="en-IN"/>
                          </w:rPr>
                          <w:t>Query and user Log Analytics</w:t>
                        </w:r>
                        <w:r>
                          <w:rPr>
                            <w:b/>
                            <w:bCs/>
                            <w:sz w:val="14"/>
                            <w:szCs w:val="10"/>
                            <w:lang w:val="en-IN"/>
                          </w:rPr>
                          <w:t xml:space="preserve"> and alert</w:t>
                        </w:r>
                      </w:p>
                    </w:txbxContent>
                  </v:textbox>
                </v:oval>
                <v:shape id="Text Box 43" o:spid="_x0000_s1073" type="#_x0000_t202" style="position:absolute;left:7613;top:4101;width:234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" fillcolor="#f4b083 [1941]" strokecolor="#f4b083 [1941]" strokeweight="1pt">
                  <v:fill color2="#fbe4d5 [661]" angle="135" focus="50%" type="gradient"/>
                  <v:shadow on="t" color="#823b0b [1605]" opacity=".5" offset="1pt"/>
                  <v:path arrowok="t"/>
                  <v:textbox>
                    <w:txbxContent>
                      <w:p w14:paraId="576F6514" w14:textId="77777777" w:rsidR="00F43D75" w:rsidRPr="00140554" w:rsidRDefault="00F43D75" w:rsidP="00140554">
                        <w:pPr>
                          <w:spacing w:before="0"/>
                          <w:rPr>
                            <w:b/>
                            <w:bCs/>
                            <w:sz w:val="14"/>
                            <w:szCs w:val="10"/>
                            <w:lang w:val="en-IN"/>
                          </w:rPr>
                        </w:pPr>
                        <w:r w:rsidRPr="00140554">
                          <w:rPr>
                            <w:b/>
                            <w:bCs/>
                            <w:sz w:val="14"/>
                            <w:szCs w:val="10"/>
                            <w:lang w:val="en-IN"/>
                          </w:rPr>
                          <w:t>Locally manufactured IMEI List</w:t>
                        </w:r>
                      </w:p>
                    </w:txbxContent>
                  </v:textbox>
                </v:shape>
              </v:group>
            </w:pict>
          </mc:Fallback>
        </mc:AlternateContent>
      </w:r>
    </w:p>
    <w:p w14:paraId="576F6432" w14:textId="6745FD29" w:rsidR="00CE669F" w:rsidRPr="00462C39" w:rsidRDefault="00CE669F" w:rsidP="006C42F4">
      <w:pPr>
        <w:rPr>
          <w:lang w:val="en-US"/>
        </w:rPr>
      </w:pPr>
    </w:p>
    <w:p w14:paraId="576F6433" w14:textId="77777777" w:rsidR="00CE669F" w:rsidRPr="00462C39" w:rsidRDefault="00CE669F" w:rsidP="006C42F4">
      <w:pPr>
        <w:rPr>
          <w:lang w:val="en-US"/>
        </w:rPr>
      </w:pPr>
    </w:p>
    <w:p w14:paraId="576F6434" w14:textId="408A22C6" w:rsidR="00CE669F" w:rsidRPr="00462C39" w:rsidRDefault="00CE669F" w:rsidP="006C42F4">
      <w:pPr>
        <w:rPr>
          <w:lang w:val="en-US"/>
        </w:rPr>
      </w:pPr>
    </w:p>
    <w:p w14:paraId="576F6435" w14:textId="6FA70A61" w:rsidR="00CE669F" w:rsidRPr="00462C39" w:rsidRDefault="00CE669F" w:rsidP="006C42F4">
      <w:pPr>
        <w:rPr>
          <w:lang w:val="en-US"/>
        </w:rPr>
      </w:pPr>
    </w:p>
    <w:p w14:paraId="576F6436" w14:textId="2835D65B" w:rsidR="00CE669F" w:rsidRPr="00462C39" w:rsidRDefault="007149C1" w:rsidP="006C42F4">
      <w:pPr>
        <w:rPr>
          <w:lang w:val="en-US"/>
        </w:rPr>
      </w:pPr>
      <w:r w:rsidRPr="00462C39">
        <w:rPr>
          <w:noProof/>
          <w:lang w:val="en-US"/>
        </w:rPr>
        <mc:AlternateContent>
          <mc:Choice Requires="wps">
            <w:drawing>
              <wp:anchor distT="0" distB="0" distL="114300" distR="114300" simplePos="0" relativeHeight="251658243" behindDoc="0" locked="0" layoutInCell="1" allowOverlap="1" wp14:anchorId="09BD36A8" wp14:editId="2DBC3479">
                <wp:simplePos x="0" y="0"/>
                <wp:positionH relativeFrom="column">
                  <wp:posOffset>5543550</wp:posOffset>
                </wp:positionH>
                <wp:positionV relativeFrom="paragraph">
                  <wp:posOffset>217805</wp:posOffset>
                </wp:positionV>
                <wp:extent cx="635" cy="2465070"/>
                <wp:effectExtent l="53340" t="13335" r="60325" b="17145"/>
                <wp:wrapNone/>
                <wp:docPr id="1651766433" name="Straight Arrow Connector 16517664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46507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17B0B3" id="AutoShape 15" o:spid="_x0000_s1026" type="#_x0000_t32" style="position:absolute;margin-left:436.5pt;margin-top:17.15pt;width:.05pt;height:194.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" strokecolor="#4472c4 [3208]" strokeweight="1pt">
                <v:stroke dashstyle="dash" endarrow="block"/>
                <v:shadow color="#868686"/>
                <o:lock v:ext="edit" shapetype="f"/>
              </v:shape>
            </w:pict>
          </mc:Fallback>
        </mc:AlternateContent>
      </w:r>
    </w:p>
    <w:p w14:paraId="576F6437" w14:textId="5E61C16B" w:rsidR="00CE669F" w:rsidRPr="00462C39" w:rsidRDefault="00CE669F" w:rsidP="006C42F4">
      <w:pPr>
        <w:rPr>
          <w:lang w:val="en-US"/>
        </w:rPr>
      </w:pPr>
    </w:p>
    <w:p w14:paraId="576F6438" w14:textId="77777777" w:rsidR="00CE669F" w:rsidRPr="00462C39" w:rsidRDefault="00CE669F" w:rsidP="006C42F4">
      <w:pPr>
        <w:rPr>
          <w:lang w:val="en-US"/>
        </w:rPr>
      </w:pPr>
    </w:p>
    <w:p w14:paraId="576F6439" w14:textId="7D060117" w:rsidR="00766E1F" w:rsidRPr="00462C39" w:rsidRDefault="007149C1" w:rsidP="006C42F4">
      <w:pPr>
        <w:rPr>
          <w:lang w:val="en-US"/>
        </w:rPr>
      </w:pPr>
      <w:r w:rsidRPr="00462C39">
        <w:rPr>
          <w:noProof/>
          <w:lang w:val="en-US" w:bidi="hi-IN"/>
        </w:rPr>
        <mc:AlternateContent>
          <mc:Choice Requires="wps">
            <w:drawing>
              <wp:anchor distT="0" distB="0" distL="114300" distR="114300" simplePos="0" relativeHeight="251658247" behindDoc="0" locked="0" layoutInCell="1" allowOverlap="1" wp14:anchorId="1CC6CF2A" wp14:editId="29AA1575">
                <wp:simplePos x="0" y="0"/>
                <wp:positionH relativeFrom="column">
                  <wp:posOffset>3124835</wp:posOffset>
                </wp:positionH>
                <wp:positionV relativeFrom="paragraph">
                  <wp:posOffset>711835</wp:posOffset>
                </wp:positionV>
                <wp:extent cx="301625" cy="797560"/>
                <wp:effectExtent l="73025" t="48895" r="73025" b="48895"/>
                <wp:wrapNone/>
                <wp:docPr id="1170930917" name="Straight Arrow Connector 11709309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01625" cy="797560"/>
                        </a:xfrm>
                        <a:prstGeom prst="straightConnector1">
                          <a:avLst/>
                        </a:prstGeom>
                        <a:noFill/>
                        <a:ln w="31750">
                          <a:solidFill>
                            <a:schemeClr val="accent5">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5B6F06" id="AutoShape 19" o:spid="_x0000_s1026" type="#_x0000_t32" style="position:absolute;margin-left:246.05pt;margin-top:56.05pt;width:23.75pt;height:62.8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" strokecolor="#4472c4 [3208]" strokeweight="2.5pt">
                <v:stroke startarrow="block" endarrow="block"/>
                <v:shadow color="#868686"/>
                <o:lock v:ext="edit" shapetype="f"/>
              </v:shape>
            </w:pict>
          </mc:Fallback>
        </mc:AlternateContent>
      </w:r>
      <w:r w:rsidRPr="00462C39">
        <w:rPr>
          <w:noProof/>
          <w:lang w:val="en-US" w:bidi="hi-IN"/>
        </w:rPr>
        <mc:AlternateContent>
          <mc:Choice Requires="wps">
            <w:drawing>
              <wp:anchor distT="0" distB="0" distL="114300" distR="114300" simplePos="0" relativeHeight="251658248" behindDoc="0" locked="0" layoutInCell="1" allowOverlap="1" wp14:anchorId="16FE994F" wp14:editId="357A718D">
                <wp:simplePos x="0" y="0"/>
                <wp:positionH relativeFrom="column">
                  <wp:posOffset>4830445</wp:posOffset>
                </wp:positionH>
                <wp:positionV relativeFrom="paragraph">
                  <wp:posOffset>860425</wp:posOffset>
                </wp:positionV>
                <wp:extent cx="0" cy="1067435"/>
                <wp:effectExtent l="54610" t="16510" r="59690" b="20955"/>
                <wp:wrapNone/>
                <wp:docPr id="297439549" name="Straight Arrow Connector 2974395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67435"/>
                        </a:xfrm>
                        <a:prstGeom prst="straightConnector1">
                          <a:avLst/>
                        </a:prstGeom>
                        <a:noFill/>
                        <a:ln w="12700">
                          <a:solidFill>
                            <a:schemeClr val="accent6">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884754" id="AutoShape 20" o:spid="_x0000_s1026" type="#_x0000_t32" style="position:absolute;margin-left:380.35pt;margin-top:67.75pt;width:0;height:84.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" strokecolor="#70ad47 [3209]" strokeweight="1pt">
                <v:stroke startarrow="block" endarrow="block"/>
                <v:shadow color="#375623 [1609]" offset="1pt"/>
                <o:lock v:ext="edit" shapetype="f"/>
              </v:shape>
            </w:pict>
          </mc:Fallback>
        </mc:AlternateContent>
      </w:r>
      <w:r w:rsidRPr="00462C39">
        <w:rPr>
          <w:noProof/>
          <w:lang w:val="en-US" w:bidi="hi-IN"/>
        </w:rPr>
        <mc:AlternateContent>
          <mc:Choice Requires="wps">
            <w:drawing>
              <wp:anchor distT="0" distB="0" distL="114300" distR="114300" simplePos="0" relativeHeight="251658246" behindDoc="0" locked="0" layoutInCell="1" allowOverlap="1" wp14:anchorId="7613FA0C" wp14:editId="08D286F8">
                <wp:simplePos x="0" y="0"/>
                <wp:positionH relativeFrom="column">
                  <wp:posOffset>4064635</wp:posOffset>
                </wp:positionH>
                <wp:positionV relativeFrom="paragraph">
                  <wp:posOffset>195580</wp:posOffset>
                </wp:positionV>
                <wp:extent cx="1183640" cy="745490"/>
                <wp:effectExtent l="12700" t="8890" r="13335" b="179070"/>
                <wp:wrapNone/>
                <wp:docPr id="448033420" name="Cloud Callout 448033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3640" cy="745490"/>
                        </a:xfrm>
                        <a:prstGeom prst="cloudCallout">
                          <a:avLst>
                            <a:gd name="adj1" fmla="val -43750"/>
                            <a:gd name="adj2" fmla="val 70000"/>
                          </a:avLst>
                        </a:prstGeom>
                        <a:solidFill>
                          <a:srgbClr val="FFFFFF"/>
                        </a:solidFill>
                        <a:ln w="9525">
                          <a:solidFill>
                            <a:srgbClr val="000000"/>
                          </a:solidFill>
                          <a:round/>
                          <a:headEnd/>
                          <a:tailEnd/>
                        </a:ln>
                      </wps:spPr>
                      <wps:txbx>
                        <w:txbxContent>
                          <w:p w14:paraId="576F6504" w14:textId="77777777" w:rsidR="00F43D75" w:rsidRPr="00B3773B" w:rsidRDefault="00F43D75">
                            <w:pPr>
                              <w:rPr>
                                <w:lang w:val="en-IN"/>
                              </w:rPr>
                            </w:pPr>
                            <w:r>
                              <w:rPr>
                                <w:lang w:val="en-IN"/>
                              </w:rPr>
                              <w:t>Internet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3FA0C"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448033420" o:spid="_x0000_s1074" type="#_x0000_t106" style="position:absolute;left:0;text-align:left;margin-left:320.05pt;margin-top:15.4pt;width:93.2pt;height:58.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">
                <v:path arrowok="t"/>
                <v:textbox>
                  <w:txbxContent>
                    <w:p w14:paraId="576F6504" w14:textId="77777777" w:rsidR="00F43D75" w:rsidRPr="00B3773B" w:rsidRDefault="00F43D75">
                      <w:pPr>
                        <w:rPr>
                          <w:lang w:val="en-IN"/>
                        </w:rPr>
                      </w:pPr>
                      <w:r>
                        <w:rPr>
                          <w:lang w:val="en-IN"/>
                        </w:rPr>
                        <w:t>Internet</w:t>
                      </w:r>
                    </w:p>
                  </w:txbxContent>
                </v:textbox>
              </v:shape>
            </w:pict>
          </mc:Fallback>
        </mc:AlternateContent>
      </w:r>
      <w:r w:rsidRPr="00462C39">
        <w:rPr>
          <w:noProof/>
          <w:lang w:val="en-US" w:bidi="hi-IN"/>
        </w:rPr>
        <mc:AlternateContent>
          <mc:Choice Requires="wps">
            <w:drawing>
              <wp:anchor distT="0" distB="0" distL="114300" distR="114300" simplePos="0" relativeHeight="251658241" behindDoc="0" locked="0" layoutInCell="1" allowOverlap="1" wp14:anchorId="576F64D5" wp14:editId="05E82649">
                <wp:simplePos x="0" y="0"/>
                <wp:positionH relativeFrom="column">
                  <wp:posOffset>-276225</wp:posOffset>
                </wp:positionH>
                <wp:positionV relativeFrom="paragraph">
                  <wp:posOffset>344170</wp:posOffset>
                </wp:positionV>
                <wp:extent cx="2841625" cy="1136650"/>
                <wp:effectExtent l="15240" t="14605" r="10160" b="29845"/>
                <wp:wrapNone/>
                <wp:docPr id="2106036744" name="Text Box 2106036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41625" cy="113665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576F6515"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 xml:space="preserve">Channels Supported: SMS, USSD, Internet </w:t>
                            </w:r>
                          </w:p>
                          <w:p w14:paraId="576F6516"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Sample</w:t>
                            </w:r>
                            <w:r>
                              <w:rPr>
                                <w:sz w:val="20"/>
                                <w:szCs w:val="16"/>
                                <w:lang w:val="en-IN"/>
                              </w:rPr>
                              <w:t xml:space="preserve"> Query Format : &lt;IMEI</w:t>
                            </w:r>
                            <w:r w:rsidRPr="006D1262">
                              <w:rPr>
                                <w:sz w:val="20"/>
                                <w:szCs w:val="16"/>
                                <w:lang w:val="en-IN"/>
                              </w:rPr>
                              <w:t>&gt;</w:t>
                            </w:r>
                          </w:p>
                          <w:p w14:paraId="576F6517"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Sample Response Format: &lt;</w:t>
                            </w:r>
                            <w:r>
                              <w:rPr>
                                <w:sz w:val="20"/>
                                <w:szCs w:val="16"/>
                                <w:lang w:val="en-IN"/>
                              </w:rPr>
                              <w:t xml:space="preserve">Make, </w:t>
                            </w:r>
                            <w:r w:rsidRPr="006D1262">
                              <w:rPr>
                                <w:sz w:val="20"/>
                                <w:szCs w:val="16"/>
                                <w:lang w:val="en-IN"/>
                              </w:rPr>
                              <w:t xml:space="preserve">Model, Valid IMEI(Y/N), </w:t>
                            </w:r>
                            <w:r>
                              <w:rPr>
                                <w:sz w:val="20"/>
                                <w:szCs w:val="16"/>
                                <w:lang w:val="en-IN"/>
                              </w:rPr>
                              <w:t>Lost/</w:t>
                            </w:r>
                            <w:r w:rsidRPr="006D1262">
                              <w:rPr>
                                <w:sz w:val="20"/>
                                <w:szCs w:val="16"/>
                                <w:lang w:val="en-IN"/>
                              </w:rPr>
                              <w:t xml:space="preserve">Stolen (Y) –if in </w:t>
                            </w:r>
                            <w:r>
                              <w:rPr>
                                <w:sz w:val="20"/>
                                <w:szCs w:val="16"/>
                                <w:lang w:val="en-IN"/>
                              </w:rPr>
                              <w:t>lost/</w:t>
                            </w:r>
                            <w:r w:rsidRPr="006D1262">
                              <w:rPr>
                                <w:sz w:val="20"/>
                                <w:szCs w:val="16"/>
                                <w:lang w:val="en-IN"/>
                              </w:rPr>
                              <w:t>stolen list&gt;</w:t>
                            </w:r>
                          </w:p>
                          <w:p w14:paraId="576F6518"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Query supported from Consumers</w:t>
                            </w:r>
                            <w:r>
                              <w:rPr>
                                <w:sz w:val="20"/>
                                <w:szCs w:val="16"/>
                                <w:lang w:val="en-IN"/>
                              </w:rPr>
                              <w:t xml:space="preserve"> of : Feature Phones, Smartphone and</w:t>
                            </w:r>
                            <w:r w:rsidRPr="006D1262">
                              <w:rPr>
                                <w:sz w:val="20"/>
                                <w:szCs w:val="16"/>
                                <w:lang w:val="en-IN"/>
                              </w:rPr>
                              <w:t xml:space="preserve"> Internet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F64D5" id="Text Box 2106036744" o:spid="_x0000_s1075" type="#_x0000_t202" style="position:absolute;left:0;text-align:left;margin-left:-21.75pt;margin-top:27.1pt;width:223.75pt;height:8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" fillcolor="white [3201]" strokecolor="#c9c9c9 [1942]" strokeweight="1pt">
                <v:fill color2="#dbdbdb [1302]" focus="100%" type="gradient"/>
                <v:shadow on="t" color="#525252 [1606]" opacity=".5" offset="1pt"/>
                <v:path arrowok="t"/>
                <v:textbox>
                  <w:txbxContent>
                    <w:p w14:paraId="576F6515"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 xml:space="preserve">Channels Supported: SMS, USSD, Internet </w:t>
                      </w:r>
                    </w:p>
                    <w:p w14:paraId="576F6516"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Sample</w:t>
                      </w:r>
                      <w:r>
                        <w:rPr>
                          <w:sz w:val="20"/>
                          <w:szCs w:val="16"/>
                          <w:lang w:val="en-IN"/>
                        </w:rPr>
                        <w:t xml:space="preserve"> Query Format : &lt;IMEI</w:t>
                      </w:r>
                      <w:r w:rsidRPr="006D1262">
                        <w:rPr>
                          <w:sz w:val="20"/>
                          <w:szCs w:val="16"/>
                          <w:lang w:val="en-IN"/>
                        </w:rPr>
                        <w:t>&gt;</w:t>
                      </w:r>
                    </w:p>
                    <w:p w14:paraId="576F6517"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Sample Response Format: &lt;</w:t>
                      </w:r>
                      <w:r>
                        <w:rPr>
                          <w:sz w:val="20"/>
                          <w:szCs w:val="16"/>
                          <w:lang w:val="en-IN"/>
                        </w:rPr>
                        <w:t xml:space="preserve">Make, </w:t>
                      </w:r>
                      <w:r w:rsidRPr="006D1262">
                        <w:rPr>
                          <w:sz w:val="20"/>
                          <w:szCs w:val="16"/>
                          <w:lang w:val="en-IN"/>
                        </w:rPr>
                        <w:t xml:space="preserve">Model, Valid IMEI(Y/N), </w:t>
                      </w:r>
                      <w:r>
                        <w:rPr>
                          <w:sz w:val="20"/>
                          <w:szCs w:val="16"/>
                          <w:lang w:val="en-IN"/>
                        </w:rPr>
                        <w:t>Lost/</w:t>
                      </w:r>
                      <w:r w:rsidRPr="006D1262">
                        <w:rPr>
                          <w:sz w:val="20"/>
                          <w:szCs w:val="16"/>
                          <w:lang w:val="en-IN"/>
                        </w:rPr>
                        <w:t xml:space="preserve">Stolen (Y) –if in </w:t>
                      </w:r>
                      <w:r>
                        <w:rPr>
                          <w:sz w:val="20"/>
                          <w:szCs w:val="16"/>
                          <w:lang w:val="en-IN"/>
                        </w:rPr>
                        <w:t>lost/</w:t>
                      </w:r>
                      <w:r w:rsidRPr="006D1262">
                        <w:rPr>
                          <w:sz w:val="20"/>
                          <w:szCs w:val="16"/>
                          <w:lang w:val="en-IN"/>
                        </w:rPr>
                        <w:t>stolen list&gt;</w:t>
                      </w:r>
                    </w:p>
                    <w:p w14:paraId="576F6518" w14:textId="77777777" w:rsidR="00F43D75" w:rsidRPr="006D1262" w:rsidRDefault="00F43D75" w:rsidP="006D1262">
                      <w:pPr>
                        <w:pStyle w:val="ListParagraph"/>
                        <w:numPr>
                          <w:ilvl w:val="0"/>
                          <w:numId w:val="7"/>
                        </w:numPr>
                        <w:spacing w:before="0"/>
                        <w:ind w:left="180" w:hanging="180"/>
                        <w:rPr>
                          <w:sz w:val="20"/>
                          <w:szCs w:val="16"/>
                          <w:lang w:val="en-IN"/>
                        </w:rPr>
                      </w:pPr>
                      <w:r w:rsidRPr="006D1262">
                        <w:rPr>
                          <w:sz w:val="20"/>
                          <w:szCs w:val="16"/>
                          <w:lang w:val="en-IN"/>
                        </w:rPr>
                        <w:t>Query supported from Consumers</w:t>
                      </w:r>
                      <w:r>
                        <w:rPr>
                          <w:sz w:val="20"/>
                          <w:szCs w:val="16"/>
                          <w:lang w:val="en-IN"/>
                        </w:rPr>
                        <w:t xml:space="preserve"> of : Feature Phones, Smartphone and</w:t>
                      </w:r>
                      <w:r w:rsidRPr="006D1262">
                        <w:rPr>
                          <w:sz w:val="20"/>
                          <w:szCs w:val="16"/>
                          <w:lang w:val="en-IN"/>
                        </w:rPr>
                        <w:t xml:space="preserve"> Internet </w:t>
                      </w:r>
                    </w:p>
                  </w:txbxContent>
                </v:textbox>
              </v:shape>
            </w:pict>
          </mc:Fallback>
        </mc:AlternateContent>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lang w:val="en-US"/>
        </w:rPr>
        <w:tab/>
      </w:r>
      <w:r w:rsidR="00B3773B" w:rsidRPr="00462C39">
        <w:rPr>
          <w:noProof/>
          <w:lang w:val="en-IN" w:eastAsia="en-IN"/>
        </w:rPr>
        <w:drawing>
          <wp:inline distT="0" distB="0" distL="0" distR="0" wp14:anchorId="576F64D6" wp14:editId="576F64D7">
            <wp:extent cx="626400" cy="784800"/>
            <wp:effectExtent l="19050" t="0" r="22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631595" cy="791309"/>
                    </a:xfrm>
                    <a:prstGeom prst="rect">
                      <a:avLst/>
                    </a:prstGeom>
                    <a:noFill/>
                    <a:ln w="9525">
                      <a:noFill/>
                      <a:miter lim="800000"/>
                      <a:headEnd/>
                      <a:tailEnd/>
                    </a:ln>
                  </pic:spPr>
                </pic:pic>
              </a:graphicData>
            </a:graphic>
          </wp:inline>
        </w:drawing>
      </w:r>
    </w:p>
    <w:p w14:paraId="576F643A" w14:textId="2159D696" w:rsidR="00FC0BF2" w:rsidRPr="00462C39" w:rsidRDefault="00FC0BF2" w:rsidP="006C42F4">
      <w:pPr>
        <w:rPr>
          <w:lang w:val="en-US"/>
        </w:rPr>
      </w:pPr>
    </w:p>
    <w:p w14:paraId="576F643B" w14:textId="575CE1E6" w:rsidR="00FC0BF2" w:rsidRPr="00462C39" w:rsidRDefault="00017F08" w:rsidP="006C42F4">
      <w:pPr>
        <w:rPr>
          <w:lang w:val="en-US"/>
        </w:rPr>
      </w:pPr>
      <w:r w:rsidRPr="00462C39">
        <w:rPr>
          <w:lang w:val="en-US"/>
        </w:rPr>
        <w:tab/>
      </w:r>
      <w:r w:rsidRPr="00462C39">
        <w:rPr>
          <w:lang w:val="en-US"/>
        </w:rPr>
        <w:tab/>
      </w:r>
      <w:r w:rsidRPr="00462C39">
        <w:rPr>
          <w:lang w:val="en-US"/>
        </w:rPr>
        <w:tab/>
      </w:r>
      <w:r w:rsidRPr="00462C39">
        <w:rPr>
          <w:lang w:val="en-US"/>
        </w:rPr>
        <w:tab/>
      </w:r>
      <w:r w:rsidRPr="00462C39">
        <w:rPr>
          <w:lang w:val="en-US"/>
        </w:rPr>
        <w:tab/>
      </w:r>
      <w:r w:rsidRPr="00462C39">
        <w:rPr>
          <w:lang w:val="en-US"/>
        </w:rPr>
        <w:tab/>
      </w:r>
      <w:r w:rsidRPr="00462C39">
        <w:rPr>
          <w:lang w:val="en-US"/>
        </w:rPr>
        <w:tab/>
      </w:r>
      <w:r w:rsidRPr="00462C39">
        <w:rPr>
          <w:lang w:val="en-US"/>
        </w:rPr>
        <w:tab/>
      </w:r>
    </w:p>
    <w:p w14:paraId="576F643C" w14:textId="1B242162" w:rsidR="00766E1F" w:rsidRPr="00462C39" w:rsidRDefault="00D31FD1" w:rsidP="006C42F4">
      <w:pPr>
        <w:rPr>
          <w:lang w:val="en-US"/>
        </w:rPr>
      </w:pPr>
      <w:r w:rsidRPr="00462C39">
        <w:rPr>
          <w:lang w:val="en-US"/>
        </w:rPr>
        <w:t xml:space="preserve">                                                            </w:t>
      </w:r>
      <w:r w:rsidR="00523695" w:rsidRPr="00462C39">
        <w:rPr>
          <w:lang w:val="en-US"/>
        </w:rPr>
        <w:t xml:space="preserve">      </w:t>
      </w:r>
      <w:r w:rsidR="0068769F" w:rsidRPr="00462C39">
        <w:rPr>
          <w:lang w:val="en-US"/>
        </w:rPr>
        <w:t xml:space="preserve">  </w:t>
      </w:r>
      <w:r w:rsidR="00523695" w:rsidRPr="00462C39">
        <w:rPr>
          <w:lang w:val="en-US"/>
        </w:rPr>
        <w:t xml:space="preserve">    </w:t>
      </w:r>
      <w:r w:rsidR="0068769F" w:rsidRPr="00462C39">
        <w:rPr>
          <w:lang w:val="en-US"/>
        </w:rPr>
        <w:t xml:space="preserve">   </w:t>
      </w:r>
      <w:r w:rsidR="00523695" w:rsidRPr="00462C39">
        <w:rPr>
          <w:lang w:val="en-US"/>
        </w:rPr>
        <w:t xml:space="preserve"> </w:t>
      </w:r>
      <w:r w:rsidR="00523695" w:rsidRPr="00462C39">
        <w:rPr>
          <w:noProof/>
          <w:lang w:val="en-IN" w:eastAsia="en-IN"/>
        </w:rPr>
        <w:drawing>
          <wp:inline distT="0" distB="0" distL="0" distR="0" wp14:anchorId="17BA2B6C" wp14:editId="5C209C88">
            <wp:extent cx="295910" cy="295910"/>
            <wp:effectExtent l="0" t="0" r="0" b="0"/>
            <wp:docPr id="5" name="Picture 5" descr="A close-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close-up of a cell phone&#10;&#10;Description automatically generated"/>
                    <pic:cNvPicPr>
                      <a:picLocks noChangeAspect="1" noChangeArrowheads="1"/>
                    </pic:cNvPicPr>
                  </pic:nvPicPr>
                  <pic:blipFill>
                    <a:blip r:embed="rId28" cstate="print"/>
                    <a:srcRect/>
                    <a:stretch>
                      <a:fillRect/>
                    </a:stretch>
                  </pic:blipFill>
                  <pic:spPr bwMode="auto">
                    <a:xfrm>
                      <a:off x="0" y="0"/>
                      <a:ext cx="294894" cy="294894"/>
                    </a:xfrm>
                    <a:prstGeom prst="rect">
                      <a:avLst/>
                    </a:prstGeom>
                    <a:noFill/>
                    <a:ln w="9525">
                      <a:noFill/>
                      <a:miter lim="800000"/>
                      <a:headEnd/>
                      <a:tailEnd/>
                    </a:ln>
                  </pic:spPr>
                </pic:pic>
              </a:graphicData>
            </a:graphic>
          </wp:inline>
        </w:drawing>
      </w:r>
      <w:r w:rsidR="00523695" w:rsidRPr="00462C39">
        <w:rPr>
          <w:lang w:val="en-US"/>
        </w:rPr>
        <w:t xml:space="preserve">   </w:t>
      </w:r>
      <w:r w:rsidRPr="00462C39">
        <w:rPr>
          <w:noProof/>
        </w:rPr>
        <w:drawing>
          <wp:inline distT="0" distB="0" distL="0" distR="0" wp14:anchorId="29C0904F" wp14:editId="5B6CE989">
            <wp:extent cx="285750" cy="285750"/>
            <wp:effectExtent l="0" t="0" r="0" b="0"/>
            <wp:docPr id="2" name="Picture 2" descr="A computer monitor with a blank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monitor with a blank screen&#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576F643D" w14:textId="678D614E" w:rsidR="00766E1F" w:rsidRPr="00462C39" w:rsidRDefault="007149C1" w:rsidP="006C42F4">
      <w:pPr>
        <w:rPr>
          <w:lang w:val="en-US"/>
        </w:rPr>
      </w:pPr>
      <w:r w:rsidRPr="00462C39">
        <w:rPr>
          <w:noProof/>
          <w:lang w:val="en-US"/>
        </w:rPr>
        <mc:AlternateContent>
          <mc:Choice Requires="wps">
            <w:drawing>
              <wp:anchor distT="0" distB="0" distL="114300" distR="114300" simplePos="0" relativeHeight="251658245" behindDoc="0" locked="0" layoutInCell="1" allowOverlap="1" wp14:anchorId="125C5EDA" wp14:editId="505BA9C9">
                <wp:simplePos x="0" y="0"/>
                <wp:positionH relativeFrom="column">
                  <wp:posOffset>3952240</wp:posOffset>
                </wp:positionH>
                <wp:positionV relativeFrom="paragraph">
                  <wp:posOffset>193040</wp:posOffset>
                </wp:positionV>
                <wp:extent cx="2383155" cy="292735"/>
                <wp:effectExtent l="14605" t="8255" r="12065" b="22860"/>
                <wp:wrapNone/>
                <wp:docPr id="1266909341" name="Text Box 1266909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3155" cy="29273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576F6503" w14:textId="77777777" w:rsidR="00F43D75" w:rsidRPr="00FC0BF2" w:rsidRDefault="00F43D75" w:rsidP="00FC0BF2">
                            <w:pPr>
                              <w:spacing w:before="0"/>
                              <w:rPr>
                                <w:lang w:val="en-IN"/>
                              </w:rPr>
                            </w:pPr>
                            <w:r>
                              <w:rPr>
                                <w:lang w:val="en-IN"/>
                              </w:rPr>
                              <w:t>Customs, Excise, LEA, Regulator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C5EDA" id="Text Box 1266909341" o:spid="_x0000_s1076" type="#_x0000_t202" style="position:absolute;left:0;text-align:left;margin-left:311.2pt;margin-top:15.2pt;width:187.65pt;height:23.0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" fillcolor="white [3201]" strokecolor="#c9c9c9 [1942]" strokeweight="1pt">
                <v:fill color2="#dbdbdb [1302]" focus="100%" type="gradient"/>
                <v:shadow on="t" color="#525252 [1606]" opacity=".5" offset="1pt"/>
                <v:path arrowok="t"/>
                <v:textbox>
                  <w:txbxContent>
                    <w:p w14:paraId="576F6503" w14:textId="77777777" w:rsidR="00F43D75" w:rsidRPr="00FC0BF2" w:rsidRDefault="00F43D75" w:rsidP="00FC0BF2">
                      <w:pPr>
                        <w:spacing w:before="0"/>
                        <w:rPr>
                          <w:lang w:val="en-IN"/>
                        </w:rPr>
                      </w:pPr>
                      <w:r>
                        <w:rPr>
                          <w:lang w:val="en-IN"/>
                        </w:rPr>
                        <w:t>Customs, Excise, LEA, Regulator</w:t>
                      </w:r>
                    </w:p>
                  </w:txbxContent>
                </v:textbox>
              </v:shape>
            </w:pict>
          </mc:Fallback>
        </mc:AlternateContent>
      </w:r>
      <w:r w:rsidRPr="00462C39">
        <w:rPr>
          <w:noProof/>
          <w:lang w:val="en-US"/>
        </w:rPr>
        <mc:AlternateContent>
          <mc:Choice Requires="wps">
            <w:drawing>
              <wp:anchor distT="0" distB="0" distL="114300" distR="114300" simplePos="0" relativeHeight="251658244" behindDoc="0" locked="0" layoutInCell="1" allowOverlap="1" wp14:anchorId="3662407B" wp14:editId="672BBFFE">
                <wp:simplePos x="0" y="0"/>
                <wp:positionH relativeFrom="column">
                  <wp:posOffset>2620010</wp:posOffset>
                </wp:positionH>
                <wp:positionV relativeFrom="paragraph">
                  <wp:posOffset>193040</wp:posOffset>
                </wp:positionV>
                <wp:extent cx="892810" cy="292735"/>
                <wp:effectExtent l="6350" t="8255" r="15240" b="22860"/>
                <wp:wrapNone/>
                <wp:docPr id="2145508752" name="Text Box 2145508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92810" cy="292735"/>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576F6502" w14:textId="77777777" w:rsidR="00F43D75" w:rsidRPr="00FC0BF2" w:rsidRDefault="00F43D75" w:rsidP="00FC0BF2">
                            <w:pPr>
                              <w:spacing w:before="0"/>
                              <w:rPr>
                                <w:lang w:val="en-IN"/>
                              </w:rPr>
                            </w:pPr>
                            <w:r>
                              <w:rPr>
                                <w:lang w:val="en-IN"/>
                              </w:rPr>
                              <w:t>Consumer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2407B" id="Text Box 2145508752" o:spid="_x0000_s1077" type="#_x0000_t202" style="position:absolute;left:0;text-align:left;margin-left:206.3pt;margin-top:15.2pt;width:70.3pt;height:23.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" fillcolor="white [3201]" strokecolor="#c9c9c9 [1942]" strokeweight="1pt">
                <v:fill color2="#dbdbdb [1302]" focus="100%" type="gradient"/>
                <v:shadow on="t" color="#525252 [1606]" opacity=".5" offset="1pt"/>
                <v:path arrowok="t"/>
                <v:textbox>
                  <w:txbxContent>
                    <w:p w14:paraId="576F6502" w14:textId="77777777" w:rsidR="00F43D75" w:rsidRPr="00FC0BF2" w:rsidRDefault="00F43D75" w:rsidP="00FC0BF2">
                      <w:pPr>
                        <w:spacing w:before="0"/>
                        <w:rPr>
                          <w:lang w:val="en-IN"/>
                        </w:rPr>
                      </w:pPr>
                      <w:r>
                        <w:rPr>
                          <w:lang w:val="en-IN"/>
                        </w:rPr>
                        <w:t>Consumer</w:t>
                      </w:r>
                    </w:p>
                  </w:txbxContent>
                </v:textbox>
              </v:shape>
            </w:pict>
          </mc:Fallback>
        </mc:AlternateContent>
      </w:r>
      <w:r w:rsidR="00830BDD" w:rsidRPr="00462C39">
        <w:rPr>
          <w:lang w:val="en-US"/>
        </w:rPr>
        <w:t xml:space="preserve">                                                                 </w:t>
      </w:r>
      <w:r w:rsidR="00D31FD1" w:rsidRPr="00462C39">
        <w:rPr>
          <w:lang w:val="en-US"/>
        </w:rPr>
        <w:t xml:space="preserve"> </w:t>
      </w:r>
      <w:r w:rsidR="00830BDD" w:rsidRPr="00462C39">
        <w:rPr>
          <w:lang w:val="en-US"/>
        </w:rPr>
        <w:t xml:space="preserve">      </w:t>
      </w:r>
    </w:p>
    <w:p w14:paraId="3B93AA81" w14:textId="77777777" w:rsidR="00C40F70" w:rsidRPr="00462C39" w:rsidRDefault="00C40F70" w:rsidP="00017F08">
      <w:pPr>
        <w:pStyle w:val="FigureNoTitle0"/>
        <w:rPr>
          <w:lang w:val="en-US"/>
        </w:rPr>
      </w:pPr>
    </w:p>
    <w:p w14:paraId="576F643E" w14:textId="7705FBA4" w:rsidR="00017F08" w:rsidRPr="00462C39" w:rsidRDefault="00017F08" w:rsidP="00017F08">
      <w:pPr>
        <w:pStyle w:val="FigureNoTitle0"/>
        <w:rPr>
          <w:lang w:val="en-US"/>
        </w:rPr>
      </w:pPr>
      <w:r w:rsidRPr="00462C39">
        <w:rPr>
          <w:lang w:val="en-US"/>
        </w:rPr>
        <w:t>Figure 2 – Proposed Reference Unified</w:t>
      </w:r>
      <w:r w:rsidR="003511B6" w:rsidRPr="00462C39">
        <w:rPr>
          <w:lang w:val="en-US"/>
        </w:rPr>
        <w:t xml:space="preserve"> </w:t>
      </w:r>
      <w:r w:rsidRPr="00462C39">
        <w:rPr>
          <w:lang w:val="en-US"/>
        </w:rPr>
        <w:t>Platform</w:t>
      </w:r>
      <w:r w:rsidR="003511B6" w:rsidRPr="00462C39">
        <w:rPr>
          <w:lang w:val="en-US"/>
        </w:rPr>
        <w:t xml:space="preserve"> </w:t>
      </w:r>
      <w:r w:rsidRPr="00462C39">
        <w:rPr>
          <w:lang w:val="en-US"/>
        </w:rPr>
        <w:t>Framework</w:t>
      </w:r>
    </w:p>
    <w:p w14:paraId="576F643F" w14:textId="77777777" w:rsidR="00BE7EF5" w:rsidRPr="00462C39" w:rsidRDefault="00BE7EF5" w:rsidP="000339CB">
      <w:pPr>
        <w:rPr>
          <w:lang w:val="en-US"/>
        </w:rPr>
      </w:pPr>
    </w:p>
    <w:p w14:paraId="576F6440" w14:textId="77777777" w:rsidR="00BE7EF5" w:rsidRPr="00462C39" w:rsidRDefault="00BE7EF5" w:rsidP="000339CB">
      <w:pPr>
        <w:rPr>
          <w:b/>
          <w:bCs/>
          <w:lang w:val="en-US"/>
        </w:rPr>
      </w:pPr>
      <w:r w:rsidRPr="00462C39">
        <w:rPr>
          <w:b/>
          <w:bCs/>
          <w:lang w:val="en-US"/>
        </w:rPr>
        <w:t>10.1</w:t>
      </w:r>
      <w:r w:rsidR="000A5BA4" w:rsidRPr="00462C39">
        <w:rPr>
          <w:b/>
          <w:bCs/>
          <w:lang w:val="en-US"/>
        </w:rPr>
        <w:t xml:space="preserve"> Reference Unified Platform Framework Overview</w:t>
      </w:r>
    </w:p>
    <w:p w14:paraId="576F6441" w14:textId="77777777" w:rsidR="00BE7EF5" w:rsidRPr="00462C39" w:rsidRDefault="000A5BA4" w:rsidP="000339CB">
      <w:pPr>
        <w:rPr>
          <w:lang w:val="en-US"/>
        </w:rPr>
      </w:pPr>
      <w:r w:rsidRPr="00462C39">
        <w:rPr>
          <w:lang w:val="en-US"/>
        </w:rPr>
        <w:t>The brief overview of key framework components is given below:</w:t>
      </w:r>
    </w:p>
    <w:p w14:paraId="576F6442" w14:textId="57CBDFE8" w:rsidR="00860B9D" w:rsidRPr="00462C39" w:rsidRDefault="000A5BA4" w:rsidP="00860B9D">
      <w:pPr>
        <w:pStyle w:val="ListParagraph"/>
        <w:numPr>
          <w:ilvl w:val="0"/>
          <w:numId w:val="11"/>
        </w:numPr>
        <w:rPr>
          <w:ins w:id="1029" w:author="Tejpal Singh [2]" w:date="2023-01-13T22:38:00Z"/>
          <w:lang w:val="en-US"/>
        </w:rPr>
      </w:pPr>
      <w:r w:rsidRPr="00462C39">
        <w:rPr>
          <w:b/>
          <w:bCs/>
          <w:lang w:val="en-US"/>
        </w:rPr>
        <w:t xml:space="preserve">GSMA-IMEI </w:t>
      </w:r>
      <w:r w:rsidR="00415A06" w:rsidRPr="00462C39">
        <w:rPr>
          <w:b/>
          <w:bCs/>
          <w:lang w:val="en-US"/>
        </w:rPr>
        <w:t>DB</w:t>
      </w:r>
      <w:r w:rsidR="00415A06" w:rsidRPr="00462C39">
        <w:rPr>
          <w:lang w:val="en-US"/>
        </w:rPr>
        <w:t>:</w:t>
      </w:r>
      <w:r w:rsidRPr="00462C39">
        <w:rPr>
          <w:lang w:val="en-US"/>
        </w:rPr>
        <w:t xml:space="preserve"> GSMA-IMEI DB is the reference </w:t>
      </w:r>
      <w:del w:id="1030" w:author="Tejpal Singh [2]" w:date="2023-05-03T12:58:00Z">
        <w:r w:rsidRPr="00462C39" w:rsidDel="006158FB">
          <w:rPr>
            <w:lang w:val="en-US"/>
          </w:rPr>
          <w:delText xml:space="preserve">database </w:delText>
        </w:r>
      </w:del>
      <w:r w:rsidRPr="00462C39">
        <w:rPr>
          <w:lang w:val="en-US"/>
        </w:rPr>
        <w:t>TAC database</w:t>
      </w:r>
      <w:ins w:id="1031" w:author="Tejpal Singh [2]" w:date="2023-05-03T12:58:00Z">
        <w:r w:rsidR="006158FB" w:rsidRPr="00462C39">
          <w:rPr>
            <w:lang w:val="en-US"/>
          </w:rPr>
          <w:t>.</w:t>
        </w:r>
      </w:ins>
      <w:r w:rsidRPr="00462C39">
        <w:rPr>
          <w:lang w:val="en-US"/>
        </w:rPr>
        <w:t xml:space="preserve"> </w:t>
      </w:r>
      <w:del w:id="1032" w:author="Tejpal Singh [2]" w:date="2023-05-03T12:58:00Z">
        <w:r w:rsidRPr="00462C39" w:rsidDel="006158FB">
          <w:rPr>
            <w:lang w:val="en-US"/>
          </w:rPr>
          <w:delText>as covered in Section 8.1 of this recommendation.</w:delText>
        </w:r>
      </w:del>
      <w:ins w:id="1033" w:author="Tejpal Singh [2]" w:date="2023-05-03T12:58:00Z">
        <w:r w:rsidR="006158FB" w:rsidRPr="00462C39">
          <w:rPr>
            <w:lang w:val="en-US"/>
          </w:rPr>
          <w:t>[See Section 8.1]</w:t>
        </w:r>
      </w:ins>
    </w:p>
    <w:p w14:paraId="576F6443" w14:textId="77777777" w:rsidR="00E30CF2" w:rsidRPr="00462C39" w:rsidRDefault="00E30CF2">
      <w:pPr>
        <w:pStyle w:val="ListParagraph"/>
        <w:rPr>
          <w:lang w:val="en-US"/>
        </w:rPr>
      </w:pPr>
    </w:p>
    <w:p w14:paraId="576F6444" w14:textId="2855E1F6" w:rsidR="00860B9D" w:rsidRPr="00462C39" w:rsidRDefault="000A5BA4" w:rsidP="00860B9D">
      <w:pPr>
        <w:pStyle w:val="ListParagraph"/>
        <w:numPr>
          <w:ilvl w:val="0"/>
          <w:numId w:val="11"/>
        </w:numPr>
        <w:rPr>
          <w:ins w:id="1034" w:author="Tejpal Singh [2]" w:date="2023-01-13T22:38:00Z"/>
          <w:lang w:val="en-US"/>
        </w:rPr>
      </w:pPr>
      <w:r w:rsidRPr="00462C39">
        <w:rPr>
          <w:b/>
          <w:bCs/>
          <w:lang w:val="en-US"/>
        </w:rPr>
        <w:t>National Stolen Device DB:</w:t>
      </w:r>
      <w:r w:rsidRPr="00462C39">
        <w:rPr>
          <w:lang w:val="en-US"/>
        </w:rPr>
        <w:t xml:space="preserve"> It is the module for reporting of lost or stolen device and subsequent lifecycle management</w:t>
      </w:r>
      <w:ins w:id="1035" w:author="Tejpal Singh [2]" w:date="2023-05-03T12:57:00Z">
        <w:r w:rsidR="00D73E1C" w:rsidRPr="00462C39">
          <w:rPr>
            <w:lang w:val="en-US"/>
          </w:rPr>
          <w:t>. [</w:t>
        </w:r>
        <w:r w:rsidR="00AB152E" w:rsidRPr="00462C39">
          <w:rPr>
            <w:lang w:val="en-US"/>
          </w:rPr>
          <w:t xml:space="preserve">See </w:t>
        </w:r>
      </w:ins>
      <w:del w:id="1036" w:author="Tejpal Singh [2]" w:date="2023-05-03T12:57:00Z">
        <w:r w:rsidRPr="00462C39" w:rsidDel="00AB152E">
          <w:rPr>
            <w:lang w:val="en-US"/>
          </w:rPr>
          <w:delText xml:space="preserve"> as per </w:delText>
        </w:r>
      </w:del>
      <w:r w:rsidRPr="00462C39">
        <w:rPr>
          <w:lang w:val="en-US"/>
        </w:rPr>
        <w:t>Section 8.3</w:t>
      </w:r>
      <w:ins w:id="1037" w:author="Tejpal Singh [2]" w:date="2023-05-03T12:57:00Z">
        <w:r w:rsidR="00AB152E" w:rsidRPr="00462C39">
          <w:rPr>
            <w:lang w:val="en-US"/>
          </w:rPr>
          <w:t>]</w:t>
        </w:r>
      </w:ins>
      <w:del w:id="1038" w:author="Tejpal Singh [2]" w:date="2023-05-03T12:57:00Z">
        <w:r w:rsidRPr="00462C39" w:rsidDel="00AB152E">
          <w:rPr>
            <w:lang w:val="en-US"/>
          </w:rPr>
          <w:delText>.</w:delText>
        </w:r>
      </w:del>
    </w:p>
    <w:p w14:paraId="576F6445" w14:textId="77777777" w:rsidR="00E30CF2" w:rsidRPr="00462C39" w:rsidRDefault="00E30CF2">
      <w:pPr>
        <w:pStyle w:val="ListParagraph"/>
        <w:rPr>
          <w:ins w:id="1039" w:author="Tejpal Singh [2]" w:date="2023-01-13T22:38:00Z"/>
          <w:lang w:val="en-US"/>
        </w:rPr>
      </w:pPr>
    </w:p>
    <w:p w14:paraId="576F6446" w14:textId="77777777" w:rsidR="00E30CF2" w:rsidRPr="00462C39" w:rsidRDefault="00E30CF2">
      <w:pPr>
        <w:pStyle w:val="ListParagraph"/>
        <w:rPr>
          <w:del w:id="1040" w:author="Tejpal Singh [2]" w:date="2023-01-13T22:38:00Z"/>
          <w:lang w:val="en-US"/>
        </w:rPr>
      </w:pPr>
    </w:p>
    <w:p w14:paraId="576F6447" w14:textId="682B396D" w:rsidR="00860B9D" w:rsidRPr="00462C39" w:rsidRDefault="000A5BA4" w:rsidP="00860B9D">
      <w:pPr>
        <w:pStyle w:val="ListParagraph"/>
        <w:numPr>
          <w:ilvl w:val="0"/>
          <w:numId w:val="11"/>
        </w:numPr>
        <w:rPr>
          <w:ins w:id="1041" w:author="Tejpal Singh [2]" w:date="2023-05-03T13:07:00Z"/>
          <w:lang w:val="en-US"/>
        </w:rPr>
      </w:pPr>
      <w:r w:rsidRPr="00462C39">
        <w:rPr>
          <w:b/>
          <w:bCs/>
          <w:lang w:val="en-US"/>
        </w:rPr>
        <w:lastRenderedPageBreak/>
        <w:t xml:space="preserve">OEM </w:t>
      </w:r>
      <w:r w:rsidR="00415A06" w:rsidRPr="00462C39">
        <w:rPr>
          <w:b/>
          <w:bCs/>
          <w:lang w:val="en-US"/>
        </w:rPr>
        <w:t>Repository (1,2..n):</w:t>
      </w:r>
      <w:r w:rsidRPr="00462C39">
        <w:rPr>
          <w:lang w:val="en-US"/>
        </w:rPr>
        <w:t xml:space="preserve">OEM repositories are the databases maintained by respective OEMs </w:t>
      </w:r>
      <w:r w:rsidR="00415A06" w:rsidRPr="00462C39">
        <w:rPr>
          <w:lang w:val="en-US"/>
        </w:rPr>
        <w:t>to provide the reference data about actually manufactured or shipped devices in market against TAC code(s) allocated to them by GSMA.</w:t>
      </w:r>
      <w:ins w:id="1042" w:author="Tejpal Singh [2]" w:date="2023-05-03T12:59:00Z">
        <w:r w:rsidR="004A0232" w:rsidRPr="00462C39">
          <w:rPr>
            <w:lang w:val="en-US"/>
          </w:rPr>
          <w:t xml:space="preserve"> [See Section 8.2]</w:t>
        </w:r>
      </w:ins>
    </w:p>
    <w:p w14:paraId="58978298" w14:textId="77777777" w:rsidR="00035E82" w:rsidRPr="00462C39" w:rsidRDefault="00035E82" w:rsidP="00035E82">
      <w:pPr>
        <w:pStyle w:val="ListParagraph"/>
        <w:rPr>
          <w:ins w:id="1043" w:author="Tejpal Singh [2]" w:date="2023-05-03T13:06:00Z"/>
          <w:lang w:val="en-US"/>
        </w:rPr>
      </w:pPr>
    </w:p>
    <w:p w14:paraId="21376538" w14:textId="62528158" w:rsidR="00F30A0A" w:rsidRPr="00462C39" w:rsidRDefault="00E5175B" w:rsidP="00860B9D">
      <w:pPr>
        <w:pStyle w:val="ListParagraph"/>
        <w:numPr>
          <w:ilvl w:val="0"/>
          <w:numId w:val="11"/>
        </w:numPr>
        <w:rPr>
          <w:ins w:id="1044" w:author="Tejpal Singh [2]" w:date="2023-05-03T13:07:00Z"/>
          <w:lang w:val="en-US"/>
        </w:rPr>
      </w:pPr>
      <w:ins w:id="1045" w:author="Tejpal Singh [2]" w:date="2023-05-03T13:06:00Z">
        <w:r w:rsidRPr="00462C39">
          <w:rPr>
            <w:b/>
            <w:bCs/>
            <w:lang w:val="en-US"/>
          </w:rPr>
          <w:t xml:space="preserve">Customs, Excise, LEA, </w:t>
        </w:r>
      </w:ins>
      <w:ins w:id="1046" w:author="Tejpal Singh [2]" w:date="2023-05-03T13:07:00Z">
        <w:r w:rsidR="00035E82" w:rsidRPr="00462C39">
          <w:rPr>
            <w:b/>
            <w:bCs/>
            <w:lang w:val="en-US"/>
          </w:rPr>
          <w:t>Regulator</w:t>
        </w:r>
        <w:r w:rsidR="00035E82" w:rsidRPr="00462C39">
          <w:rPr>
            <w:lang w:val="en-US"/>
          </w:rPr>
          <w:t>:</w:t>
        </w:r>
      </w:ins>
      <w:ins w:id="1047" w:author="Tejpal Singh [2]" w:date="2023-05-03T13:06:00Z">
        <w:r w:rsidR="00035E82" w:rsidRPr="00462C39">
          <w:rPr>
            <w:lang w:val="en-US"/>
          </w:rPr>
          <w:t xml:space="preserve"> See Sections 7.3,</w:t>
        </w:r>
      </w:ins>
      <w:ins w:id="1048" w:author="Tejpal Singh [2]" w:date="2023-05-03T13:07:00Z">
        <w:r w:rsidR="00035E82" w:rsidRPr="00462C39">
          <w:rPr>
            <w:lang w:val="en-US"/>
          </w:rPr>
          <w:t>7.5 and 7.5.</w:t>
        </w:r>
      </w:ins>
    </w:p>
    <w:p w14:paraId="24AC0D75" w14:textId="77777777" w:rsidR="006D08E8" w:rsidRPr="00462C39" w:rsidRDefault="006D08E8" w:rsidP="006D08E8">
      <w:pPr>
        <w:pStyle w:val="ListParagraph"/>
        <w:rPr>
          <w:ins w:id="1049" w:author="Tejpal Singh [2]" w:date="2023-05-03T13:07:00Z"/>
          <w:lang w:val="en-US"/>
        </w:rPr>
      </w:pPr>
    </w:p>
    <w:p w14:paraId="31ABBE30" w14:textId="6E20F26C" w:rsidR="006D08E8" w:rsidRPr="00462C39" w:rsidRDefault="006D08E8" w:rsidP="00860B9D">
      <w:pPr>
        <w:pStyle w:val="ListParagraph"/>
        <w:numPr>
          <w:ilvl w:val="0"/>
          <w:numId w:val="11"/>
        </w:numPr>
        <w:rPr>
          <w:ins w:id="1050" w:author="Tejpal Singh [2]" w:date="2023-01-13T22:38:00Z"/>
          <w:lang w:val="en-US"/>
        </w:rPr>
      </w:pPr>
      <w:ins w:id="1051" w:author="Tejpal Singh [2]" w:date="2023-05-03T13:07:00Z">
        <w:r w:rsidRPr="00462C39">
          <w:rPr>
            <w:b/>
            <w:bCs/>
            <w:lang w:val="en-US"/>
          </w:rPr>
          <w:t>Consumer</w:t>
        </w:r>
        <w:r w:rsidRPr="00462C39">
          <w:rPr>
            <w:lang w:val="en-US"/>
          </w:rPr>
          <w:t>:</w:t>
        </w:r>
      </w:ins>
      <w:ins w:id="1052" w:author="Tejpal Singh [2]" w:date="2023-05-03T13:08:00Z">
        <w:r w:rsidR="006A339D" w:rsidRPr="00462C39">
          <w:rPr>
            <w:lang w:val="en-US"/>
          </w:rPr>
          <w:t xml:space="preserve"> See </w:t>
        </w:r>
        <w:r w:rsidR="000F05CC" w:rsidRPr="00462C39">
          <w:rPr>
            <w:lang w:val="en-US"/>
          </w:rPr>
          <w:t xml:space="preserve">Section </w:t>
        </w:r>
      </w:ins>
      <w:ins w:id="1053" w:author="Tejpal Singh [2]" w:date="2023-05-03T13:09:00Z">
        <w:r w:rsidR="00F24966" w:rsidRPr="00462C39">
          <w:rPr>
            <w:lang w:val="en-US"/>
          </w:rPr>
          <w:t>7.4</w:t>
        </w:r>
      </w:ins>
    </w:p>
    <w:p w14:paraId="576F6448" w14:textId="77777777" w:rsidR="00E30CF2" w:rsidRPr="00462C39" w:rsidRDefault="00E30CF2">
      <w:pPr>
        <w:pStyle w:val="ListParagraph"/>
        <w:rPr>
          <w:lang w:val="en-US"/>
        </w:rPr>
      </w:pPr>
    </w:p>
    <w:p w14:paraId="576F6449" w14:textId="3AB1578C" w:rsidR="000A5BA4" w:rsidRPr="00462C39" w:rsidRDefault="00415A06" w:rsidP="000A5BA4">
      <w:pPr>
        <w:pStyle w:val="ListParagraph"/>
        <w:numPr>
          <w:ilvl w:val="0"/>
          <w:numId w:val="11"/>
        </w:numPr>
        <w:rPr>
          <w:b/>
          <w:bCs/>
          <w:lang w:val="en-US"/>
        </w:rPr>
      </w:pPr>
      <w:r w:rsidRPr="00462C39">
        <w:rPr>
          <w:b/>
          <w:bCs/>
          <w:lang w:val="en-US"/>
        </w:rPr>
        <w:t>National Unified Platform</w:t>
      </w:r>
      <w:r w:rsidR="00824E6A" w:rsidRPr="00462C39">
        <w:rPr>
          <w:b/>
          <w:bCs/>
          <w:lang w:val="en-US"/>
        </w:rPr>
        <w:t xml:space="preserve">: </w:t>
      </w:r>
      <w:r w:rsidR="00824E6A" w:rsidRPr="00462C39">
        <w:rPr>
          <w:lang w:val="en-US"/>
        </w:rPr>
        <w:t>The National Unified Platform consists of following sub-</w:t>
      </w:r>
      <w:del w:id="1054" w:author="Tejpal Singh [2]" w:date="2023-04-21T12:03:00Z">
        <w:r w:rsidR="00824E6A" w:rsidRPr="00462C39" w:rsidDel="00CB2987">
          <w:rPr>
            <w:lang w:val="en-US"/>
          </w:rPr>
          <w:delText>modules</w:delText>
        </w:r>
      </w:del>
      <w:ins w:id="1055" w:author="Tejpal Singh [2]" w:date="2023-04-21T12:03:00Z">
        <w:r w:rsidR="00CB2987" w:rsidRPr="00462C39">
          <w:rPr>
            <w:lang w:val="en-US"/>
          </w:rPr>
          <w:t>modules.</w:t>
        </w:r>
      </w:ins>
      <w:r w:rsidR="00824E6A" w:rsidRPr="00462C39">
        <w:rPr>
          <w:lang w:val="en-US"/>
        </w:rPr>
        <w:t xml:space="preserve"> </w:t>
      </w:r>
    </w:p>
    <w:p w14:paraId="576F644A" w14:textId="0BF162B6" w:rsidR="00860B9D" w:rsidRPr="00462C39" w:rsidRDefault="00824E6A" w:rsidP="00860B9D">
      <w:pPr>
        <w:pStyle w:val="ListParagraph"/>
        <w:numPr>
          <w:ilvl w:val="1"/>
          <w:numId w:val="11"/>
        </w:numPr>
        <w:rPr>
          <w:ins w:id="1056" w:author="Tejpal Singh [2]" w:date="2023-01-13T22:38:00Z"/>
          <w:b/>
          <w:bCs/>
          <w:lang w:val="en-US"/>
        </w:rPr>
      </w:pPr>
      <w:r w:rsidRPr="00462C39">
        <w:rPr>
          <w:b/>
          <w:bCs/>
          <w:lang w:val="en-US"/>
        </w:rPr>
        <w:t xml:space="preserve">Imported Device IMEI </w:t>
      </w:r>
      <w:r w:rsidR="00973855" w:rsidRPr="00462C39">
        <w:rPr>
          <w:b/>
          <w:bCs/>
          <w:lang w:val="en-US"/>
        </w:rPr>
        <w:t>List:</w:t>
      </w:r>
      <w:r w:rsidR="00973855" w:rsidRPr="00462C39">
        <w:rPr>
          <w:lang w:val="en-US"/>
        </w:rPr>
        <w:t xml:space="preserve"> Imported device list consists of the IMEI or IMEI range(s) of legally imported devices in the country. This list may be provided by the Custom Authorities or any other authority responsible in concerned Member State. With this list, it can be verified whether the device has been legally imported in the Member State or not.</w:t>
      </w:r>
      <w:r w:rsidR="004B7887" w:rsidRPr="00462C39">
        <w:rPr>
          <w:rFonts w:cstheme="minorBidi" w:hint="cs"/>
          <w:szCs w:val="21"/>
          <w:cs/>
          <w:lang w:val="en-US" w:bidi="hi-IN"/>
        </w:rPr>
        <w:t xml:space="preserve"> </w:t>
      </w:r>
      <w:r w:rsidR="00AC4EA7" w:rsidRPr="00462C39">
        <w:rPr>
          <w:lang w:val="en-US"/>
        </w:rPr>
        <w:t>It is also possible to integrate the RUPF for automatic fetching of these details from the system maintaining such list</w:t>
      </w:r>
      <w:ins w:id="1057" w:author="Tejpal Singh [2]" w:date="2023-01-13T22:26:00Z">
        <w:r w:rsidR="00B96890" w:rsidRPr="00462C39">
          <w:rPr>
            <w:lang w:val="en-US"/>
          </w:rPr>
          <w:t>, if maintained by concerned stakeholders</w:t>
        </w:r>
      </w:ins>
      <w:r w:rsidR="00AC4EA7" w:rsidRPr="00462C39">
        <w:rPr>
          <w:lang w:val="en-US"/>
        </w:rPr>
        <w:t>.</w:t>
      </w:r>
    </w:p>
    <w:p w14:paraId="576F644B" w14:textId="77777777" w:rsidR="00E30CF2" w:rsidRPr="00462C39" w:rsidRDefault="00E30CF2">
      <w:pPr>
        <w:pStyle w:val="ListParagraph"/>
        <w:ind w:left="1440"/>
        <w:rPr>
          <w:b/>
          <w:bCs/>
          <w:lang w:val="en-US"/>
        </w:rPr>
      </w:pPr>
    </w:p>
    <w:p w14:paraId="576F644C" w14:textId="4664A101" w:rsidR="00860B9D" w:rsidRPr="00462C39" w:rsidRDefault="00824E6A" w:rsidP="00860B9D">
      <w:pPr>
        <w:pStyle w:val="ListParagraph"/>
        <w:numPr>
          <w:ilvl w:val="1"/>
          <w:numId w:val="11"/>
        </w:numPr>
        <w:rPr>
          <w:ins w:id="1058" w:author="Tejpal Singh [2]" w:date="2023-01-13T22:38:00Z"/>
          <w:b/>
          <w:bCs/>
          <w:lang w:val="en-US"/>
        </w:rPr>
      </w:pPr>
      <w:r w:rsidRPr="00462C39">
        <w:rPr>
          <w:b/>
          <w:bCs/>
          <w:lang w:val="en-US"/>
        </w:rPr>
        <w:t xml:space="preserve">Locally Manufactured Device IMEI </w:t>
      </w:r>
      <w:r w:rsidR="00AC4EA7" w:rsidRPr="00462C39">
        <w:rPr>
          <w:b/>
          <w:bCs/>
          <w:lang w:val="en-US"/>
        </w:rPr>
        <w:t>List:</w:t>
      </w:r>
      <w:r w:rsidR="004B7887" w:rsidRPr="00462C39">
        <w:rPr>
          <w:rFonts w:cstheme="minorBidi" w:hint="cs"/>
          <w:b/>
          <w:bCs/>
          <w:szCs w:val="21"/>
          <w:cs/>
          <w:lang w:val="en-US" w:bidi="hi-IN"/>
        </w:rPr>
        <w:t xml:space="preserve"> </w:t>
      </w:r>
      <w:r w:rsidR="00AC4EA7" w:rsidRPr="00462C39">
        <w:rPr>
          <w:lang w:val="en-US"/>
        </w:rPr>
        <w:t>Locally manufactured device IMEI list is the database of IMEIs or IMEI range</w:t>
      </w:r>
      <w:ins w:id="1059" w:author="Tejpal Singh [2]" w:date="2023-01-13T22:26:00Z">
        <w:r w:rsidR="003C402A" w:rsidRPr="00462C39">
          <w:rPr>
            <w:lang w:val="en-US"/>
          </w:rPr>
          <w:t>(</w:t>
        </w:r>
      </w:ins>
      <w:r w:rsidR="00AC4EA7" w:rsidRPr="00462C39">
        <w:rPr>
          <w:lang w:val="en-US"/>
        </w:rPr>
        <w:t>s</w:t>
      </w:r>
      <w:ins w:id="1060" w:author="Tejpal Singh [2]" w:date="2023-01-13T22:26:00Z">
        <w:r w:rsidR="003C402A" w:rsidRPr="00462C39">
          <w:rPr>
            <w:lang w:val="en-US"/>
          </w:rPr>
          <w:t>)</w:t>
        </w:r>
      </w:ins>
      <w:r w:rsidR="00AC4EA7" w:rsidRPr="00462C39">
        <w:rPr>
          <w:lang w:val="en-US"/>
        </w:rPr>
        <w:t xml:space="preserve"> of mobile ICT devices which have been legally manufactured within the Member State. The concerned Member State may </w:t>
      </w:r>
      <w:ins w:id="1061" w:author="Tejpal Singh [2]" w:date="2023-01-13T22:26:00Z">
        <w:r w:rsidR="003C402A" w:rsidRPr="00462C39">
          <w:rPr>
            <w:lang w:val="en-US"/>
          </w:rPr>
          <w:t xml:space="preserve">legally </w:t>
        </w:r>
      </w:ins>
      <w:r w:rsidR="00AC4EA7" w:rsidRPr="00462C39">
        <w:rPr>
          <w:lang w:val="en-US"/>
        </w:rPr>
        <w:t>mandate the local manufacturers to update such details in the platform itself in case no separate reporting system is implemented</w:t>
      </w:r>
      <w:ins w:id="1062" w:author="Tejpal Singh [2]" w:date="2023-01-13T22:27:00Z">
        <w:r w:rsidR="003C402A" w:rsidRPr="00462C39">
          <w:rPr>
            <w:lang w:val="en-US"/>
          </w:rPr>
          <w:t xml:space="preserve"> for the same</w:t>
        </w:r>
      </w:ins>
      <w:r w:rsidR="00AC4EA7" w:rsidRPr="00462C39">
        <w:rPr>
          <w:lang w:val="en-US"/>
        </w:rPr>
        <w:t>.</w:t>
      </w:r>
    </w:p>
    <w:p w14:paraId="576F644D" w14:textId="77777777" w:rsidR="00E30CF2" w:rsidRPr="00462C39" w:rsidRDefault="00E30CF2">
      <w:pPr>
        <w:pStyle w:val="ListParagraph"/>
        <w:rPr>
          <w:ins w:id="1063" w:author="Tejpal Singh [2]" w:date="2023-01-13T22:38:00Z"/>
          <w:b/>
          <w:bCs/>
          <w:lang w:val="en-US"/>
        </w:rPr>
      </w:pPr>
    </w:p>
    <w:p w14:paraId="576F644E" w14:textId="77777777" w:rsidR="00E30CF2" w:rsidRPr="00462C39" w:rsidRDefault="00E30CF2">
      <w:pPr>
        <w:pStyle w:val="ListParagraph"/>
        <w:ind w:left="1440"/>
        <w:rPr>
          <w:del w:id="1064" w:author="Tejpal Singh [2]" w:date="2023-01-13T22:38:00Z"/>
          <w:b/>
          <w:bCs/>
          <w:lang w:val="en-US"/>
        </w:rPr>
      </w:pPr>
    </w:p>
    <w:p w14:paraId="576F644F" w14:textId="1D8188BE" w:rsidR="00860B9D" w:rsidRPr="00462C39" w:rsidRDefault="00824E6A" w:rsidP="00860B9D">
      <w:pPr>
        <w:pStyle w:val="ListParagraph"/>
        <w:numPr>
          <w:ilvl w:val="1"/>
          <w:numId w:val="11"/>
        </w:numPr>
        <w:rPr>
          <w:ins w:id="1065" w:author="Tejpal Singh [2]" w:date="2023-01-13T22:38:00Z"/>
          <w:b/>
          <w:bCs/>
          <w:lang w:val="en-US"/>
        </w:rPr>
      </w:pPr>
      <w:r w:rsidRPr="00462C39">
        <w:rPr>
          <w:b/>
          <w:bCs/>
          <w:lang w:val="en-US"/>
        </w:rPr>
        <w:t xml:space="preserve">Lost and Stolen Device </w:t>
      </w:r>
      <w:r w:rsidR="008047CB" w:rsidRPr="00462C39">
        <w:rPr>
          <w:b/>
          <w:bCs/>
          <w:lang w:val="en-US"/>
        </w:rPr>
        <w:t>List:</w:t>
      </w:r>
      <w:r w:rsidR="004B7887" w:rsidRPr="00462C39">
        <w:rPr>
          <w:rFonts w:cstheme="minorBidi" w:hint="cs"/>
          <w:b/>
          <w:bCs/>
          <w:szCs w:val="21"/>
          <w:cs/>
          <w:lang w:val="en-US" w:bidi="hi-IN"/>
        </w:rPr>
        <w:t xml:space="preserve"> </w:t>
      </w:r>
      <w:r w:rsidR="00AC4EA7" w:rsidRPr="00462C39">
        <w:rPr>
          <w:lang w:val="en-US"/>
        </w:rPr>
        <w:t xml:space="preserve">This database is replicated from the national stolen device database if it is implemented </w:t>
      </w:r>
      <w:r w:rsidR="008047CB" w:rsidRPr="00462C39">
        <w:rPr>
          <w:lang w:val="en-US"/>
        </w:rPr>
        <w:t>outside RUPF</w:t>
      </w:r>
      <w:r w:rsidR="00AC4EA7" w:rsidRPr="00462C39">
        <w:rPr>
          <w:lang w:val="en-US"/>
        </w:rPr>
        <w:t xml:space="preserve"> else it can be a module within RUPF with features covered in Section 8.3 of this document.</w:t>
      </w:r>
    </w:p>
    <w:p w14:paraId="576F6450" w14:textId="77777777" w:rsidR="00E30CF2" w:rsidRPr="00462C39" w:rsidRDefault="00E30CF2">
      <w:pPr>
        <w:pStyle w:val="ListParagraph"/>
        <w:ind w:left="1440"/>
        <w:rPr>
          <w:b/>
          <w:bCs/>
          <w:lang w:val="en-US"/>
        </w:rPr>
      </w:pPr>
    </w:p>
    <w:p w14:paraId="576F6451" w14:textId="6D7DB73C" w:rsidR="00860B9D" w:rsidRPr="00462C39" w:rsidRDefault="00824E6A" w:rsidP="00860B9D">
      <w:pPr>
        <w:pStyle w:val="ListParagraph"/>
        <w:numPr>
          <w:ilvl w:val="1"/>
          <w:numId w:val="11"/>
        </w:numPr>
        <w:rPr>
          <w:ins w:id="1066" w:author="Tejpal Singh [2]" w:date="2023-01-13T22:38:00Z"/>
          <w:b/>
          <w:bCs/>
          <w:lang w:val="en-US"/>
        </w:rPr>
      </w:pPr>
      <w:r w:rsidRPr="00462C39">
        <w:rPr>
          <w:b/>
          <w:bCs/>
          <w:lang w:val="en-US"/>
        </w:rPr>
        <w:t xml:space="preserve">Permitted </w:t>
      </w:r>
      <w:r w:rsidR="008047CB" w:rsidRPr="00462C39">
        <w:rPr>
          <w:b/>
          <w:bCs/>
          <w:lang w:val="en-US"/>
        </w:rPr>
        <w:t>List:</w:t>
      </w:r>
      <w:r w:rsidR="004B7887" w:rsidRPr="00462C39">
        <w:rPr>
          <w:rFonts w:cstheme="minorBidi" w:hint="cs"/>
          <w:b/>
          <w:bCs/>
          <w:szCs w:val="21"/>
          <w:cs/>
          <w:lang w:val="en-US" w:bidi="hi-IN"/>
        </w:rPr>
        <w:t xml:space="preserve"> </w:t>
      </w:r>
      <w:r w:rsidR="008047CB" w:rsidRPr="00462C39">
        <w:rPr>
          <w:lang w:val="en-US"/>
        </w:rPr>
        <w:t>Permitted list is created in CEIR base</w:t>
      </w:r>
      <w:ins w:id="1067" w:author="Tejpal Singh [2]" w:date="2023-01-13T22:42:00Z">
        <w:r w:rsidR="00140E4B" w:rsidRPr="00462C39">
          <w:rPr>
            <w:lang w:val="en-US"/>
          </w:rPr>
          <w:t>d</w:t>
        </w:r>
      </w:ins>
      <w:del w:id="1068" w:author="Tejpal Singh [2]" w:date="2023-01-13T22:42:00Z">
        <w:r w:rsidR="008047CB" w:rsidRPr="00462C39" w:rsidDel="00140E4B">
          <w:rPr>
            <w:lang w:val="en-US"/>
          </w:rPr>
          <w:delText>s</w:delText>
        </w:r>
      </w:del>
      <w:r w:rsidR="008047CB" w:rsidRPr="00462C39">
        <w:rPr>
          <w:lang w:val="en-US"/>
        </w:rPr>
        <w:t xml:space="preserve"> on the regulatory framework in Member State. It is the list of mobile ICT devices that are allowed to register in mobile network. This list is synced or updated by MNO-EIR at defined frequency or events. </w:t>
      </w:r>
      <w:ins w:id="1069" w:author="Tejpal Singh [2]" w:date="2023-05-03T12:59:00Z">
        <w:r w:rsidR="00D46AC3" w:rsidRPr="00462C39">
          <w:rPr>
            <w:lang w:val="en-US"/>
          </w:rPr>
          <w:t xml:space="preserve">[See Section </w:t>
        </w:r>
      </w:ins>
      <w:ins w:id="1070" w:author="Tejpal Singh [2]" w:date="2023-05-03T13:01:00Z">
        <w:r w:rsidR="004E4DFF" w:rsidRPr="00462C39">
          <w:rPr>
            <w:lang w:val="en-US"/>
          </w:rPr>
          <w:t>11.3]</w:t>
        </w:r>
      </w:ins>
    </w:p>
    <w:p w14:paraId="576F6452" w14:textId="77777777" w:rsidR="00E30CF2" w:rsidRPr="00462C39" w:rsidRDefault="00E30CF2">
      <w:pPr>
        <w:pStyle w:val="ListParagraph"/>
        <w:rPr>
          <w:ins w:id="1071" w:author="Tejpal Singh [2]" w:date="2023-01-13T22:38:00Z"/>
          <w:b/>
          <w:bCs/>
          <w:lang w:val="en-US"/>
        </w:rPr>
      </w:pPr>
    </w:p>
    <w:p w14:paraId="576F6453" w14:textId="77777777" w:rsidR="00E30CF2" w:rsidRPr="00462C39" w:rsidRDefault="00E30CF2">
      <w:pPr>
        <w:pStyle w:val="ListParagraph"/>
        <w:ind w:left="1440"/>
        <w:rPr>
          <w:del w:id="1072" w:author="Tejpal Singh [2]" w:date="2023-01-13T22:38:00Z"/>
          <w:b/>
          <w:bCs/>
          <w:lang w:val="en-US"/>
        </w:rPr>
      </w:pPr>
    </w:p>
    <w:p w14:paraId="576F6454" w14:textId="4D6E73DF" w:rsidR="00860B9D" w:rsidRPr="00462C39" w:rsidRDefault="00824E6A" w:rsidP="00860B9D">
      <w:pPr>
        <w:pStyle w:val="ListParagraph"/>
        <w:numPr>
          <w:ilvl w:val="1"/>
          <w:numId w:val="11"/>
        </w:numPr>
        <w:rPr>
          <w:ins w:id="1073" w:author="Tejpal Singh [2]" w:date="2023-01-13T22:38:00Z"/>
          <w:lang w:val="en-US"/>
        </w:rPr>
      </w:pPr>
      <w:r w:rsidRPr="00462C39">
        <w:rPr>
          <w:b/>
          <w:bCs/>
          <w:lang w:val="en-US"/>
        </w:rPr>
        <w:t xml:space="preserve">Blocked </w:t>
      </w:r>
      <w:r w:rsidR="008047CB" w:rsidRPr="00462C39">
        <w:rPr>
          <w:b/>
          <w:bCs/>
          <w:lang w:val="en-US"/>
        </w:rPr>
        <w:t>List:</w:t>
      </w:r>
      <w:r w:rsidR="004B7887" w:rsidRPr="00462C39">
        <w:rPr>
          <w:rFonts w:cstheme="minorBidi" w:hint="cs"/>
          <w:b/>
          <w:bCs/>
          <w:szCs w:val="21"/>
          <w:cs/>
          <w:lang w:val="en-US" w:bidi="hi-IN"/>
        </w:rPr>
        <w:t xml:space="preserve"> </w:t>
      </w:r>
      <w:r w:rsidR="008047CB" w:rsidRPr="00462C39">
        <w:rPr>
          <w:lang w:val="en-US"/>
        </w:rPr>
        <w:t>Blocked list is created in CEIR based on approved legal and regulatory framework of Member State. It is the list of devices that are prohibited to register in the mobile network. This list is synced or updated</w:t>
      </w:r>
      <w:r w:rsidR="004B7887" w:rsidRPr="00462C39">
        <w:rPr>
          <w:rFonts w:cstheme="minorBidi" w:hint="cs"/>
          <w:szCs w:val="21"/>
          <w:cs/>
          <w:lang w:val="en-US" w:bidi="hi-IN"/>
        </w:rPr>
        <w:t xml:space="preserve"> </w:t>
      </w:r>
      <w:r w:rsidR="008047CB" w:rsidRPr="00462C39">
        <w:rPr>
          <w:lang w:val="en-US"/>
        </w:rPr>
        <w:t>by MNO-EIR at defined frequency or events.</w:t>
      </w:r>
      <w:ins w:id="1074" w:author="Tejpal Singh [2]" w:date="2023-05-03T13:01:00Z">
        <w:r w:rsidR="003A27C5" w:rsidRPr="00462C39">
          <w:rPr>
            <w:lang w:val="en-US"/>
          </w:rPr>
          <w:t xml:space="preserve"> [See Section 11.3]</w:t>
        </w:r>
      </w:ins>
    </w:p>
    <w:p w14:paraId="576F6455" w14:textId="77777777" w:rsidR="00E30CF2" w:rsidRPr="00462C39" w:rsidRDefault="00E30CF2">
      <w:pPr>
        <w:pStyle w:val="ListParagraph"/>
        <w:ind w:left="1440"/>
        <w:rPr>
          <w:lang w:val="en-US"/>
        </w:rPr>
      </w:pPr>
    </w:p>
    <w:p w14:paraId="576F6456" w14:textId="3ECD5FEE" w:rsidR="00860B9D" w:rsidRPr="00462C39" w:rsidRDefault="008047CB" w:rsidP="00860B9D">
      <w:pPr>
        <w:pStyle w:val="ListParagraph"/>
        <w:numPr>
          <w:ilvl w:val="1"/>
          <w:numId w:val="11"/>
        </w:numPr>
        <w:rPr>
          <w:ins w:id="1075" w:author="Tejpal Singh [2]" w:date="2023-01-13T22:38:00Z"/>
          <w:b/>
          <w:bCs/>
          <w:lang w:val="en-US"/>
        </w:rPr>
      </w:pPr>
      <w:r w:rsidRPr="00462C39">
        <w:rPr>
          <w:b/>
          <w:bCs/>
          <w:lang w:val="en-US"/>
        </w:rPr>
        <w:t>Tracked List:</w:t>
      </w:r>
      <w:r w:rsidR="004B7887" w:rsidRPr="00462C39">
        <w:rPr>
          <w:rFonts w:cstheme="minorBidi" w:hint="cs"/>
          <w:b/>
          <w:bCs/>
          <w:szCs w:val="21"/>
          <w:cs/>
          <w:lang w:val="en-US" w:bidi="hi-IN"/>
        </w:rPr>
        <w:t xml:space="preserve"> </w:t>
      </w:r>
      <w:r w:rsidRPr="00462C39">
        <w:rPr>
          <w:lang w:val="en-US"/>
        </w:rPr>
        <w:t>Track list is the list of mobile ICT devices which are to be tracked for further action</w:t>
      </w:r>
      <w:ins w:id="1076" w:author="Tejpal Singh [2]" w:date="2023-01-13T22:43:00Z">
        <w:r w:rsidR="00140E4B" w:rsidRPr="00462C39">
          <w:rPr>
            <w:lang w:val="en-US"/>
          </w:rPr>
          <w:t xml:space="preserve"> e.g. stolen or lost devices</w:t>
        </w:r>
      </w:ins>
      <w:r w:rsidRPr="00462C39">
        <w:rPr>
          <w:lang w:val="en-US"/>
        </w:rPr>
        <w:t xml:space="preserve">. Such devices are allowed to register in mobile network for </w:t>
      </w:r>
      <w:del w:id="1077" w:author="Tejpal Singh [2]" w:date="2023-05-12T11:01:00Z">
        <w:r w:rsidRPr="00462C39" w:rsidDel="007149C1">
          <w:rPr>
            <w:lang w:val="en-US"/>
          </w:rPr>
          <w:delText>defined</w:delText>
        </w:r>
      </w:del>
      <w:ins w:id="1078" w:author="Tejpal Singh [2]" w:date="2023-05-12T11:01:00Z">
        <w:r w:rsidR="007149C1" w:rsidRPr="00462C39">
          <w:rPr>
            <w:lang w:val="en-US"/>
          </w:rPr>
          <w:t>a defined</w:t>
        </w:r>
      </w:ins>
      <w:r w:rsidRPr="00462C39">
        <w:rPr>
          <w:lang w:val="en-US"/>
        </w:rPr>
        <w:t xml:space="preserve"> period.</w:t>
      </w:r>
      <w:ins w:id="1079" w:author="Tejpal Singh [2]" w:date="2023-05-03T13:01:00Z">
        <w:r w:rsidR="003A27C5" w:rsidRPr="00462C39">
          <w:rPr>
            <w:lang w:val="en-US"/>
          </w:rPr>
          <w:t xml:space="preserve"> [See Section 11.3]</w:t>
        </w:r>
      </w:ins>
    </w:p>
    <w:p w14:paraId="576F6457" w14:textId="77777777" w:rsidR="00E30CF2" w:rsidRPr="00462C39" w:rsidRDefault="00E30CF2">
      <w:pPr>
        <w:pStyle w:val="ListParagraph"/>
        <w:rPr>
          <w:ins w:id="1080" w:author="Tejpal Singh [2]" w:date="2023-01-13T22:38:00Z"/>
          <w:b/>
          <w:bCs/>
          <w:lang w:val="en-US"/>
        </w:rPr>
      </w:pPr>
    </w:p>
    <w:p w14:paraId="576F6458" w14:textId="77777777" w:rsidR="00E30CF2" w:rsidRPr="00462C39" w:rsidRDefault="00E30CF2">
      <w:pPr>
        <w:pStyle w:val="ListParagraph"/>
        <w:ind w:left="1440"/>
        <w:rPr>
          <w:del w:id="1081" w:author="Tejpal Singh [2]" w:date="2023-01-13T22:38:00Z"/>
          <w:b/>
          <w:bCs/>
          <w:lang w:val="en-US"/>
        </w:rPr>
      </w:pPr>
    </w:p>
    <w:p w14:paraId="576F6459" w14:textId="3EFA482A" w:rsidR="00860B9D" w:rsidRPr="00462C39" w:rsidRDefault="00824E6A" w:rsidP="00860B9D">
      <w:pPr>
        <w:pStyle w:val="ListParagraph"/>
        <w:numPr>
          <w:ilvl w:val="1"/>
          <w:numId w:val="11"/>
        </w:numPr>
        <w:rPr>
          <w:ins w:id="1082" w:author="Tejpal Singh [2]" w:date="2023-01-13T22:39:00Z"/>
          <w:lang w:val="en-US"/>
        </w:rPr>
      </w:pPr>
      <w:r w:rsidRPr="00462C39">
        <w:rPr>
          <w:b/>
          <w:bCs/>
          <w:lang w:val="en-US"/>
        </w:rPr>
        <w:t xml:space="preserve">MSIDSN-IMEI </w:t>
      </w:r>
      <w:r w:rsidR="00CC379B" w:rsidRPr="00462C39">
        <w:rPr>
          <w:b/>
          <w:bCs/>
          <w:lang w:val="en-US"/>
        </w:rPr>
        <w:t>Map:</w:t>
      </w:r>
      <w:r w:rsidR="004B7887" w:rsidRPr="00462C39">
        <w:rPr>
          <w:rFonts w:cstheme="minorBidi" w:hint="cs"/>
          <w:b/>
          <w:bCs/>
          <w:szCs w:val="21"/>
          <w:cs/>
          <w:lang w:val="en-US" w:bidi="hi-IN"/>
        </w:rPr>
        <w:t xml:space="preserve"> </w:t>
      </w:r>
      <w:r w:rsidR="00CC379B" w:rsidRPr="00462C39">
        <w:rPr>
          <w:lang w:val="en-US"/>
        </w:rPr>
        <w:t xml:space="preserve">In order to handle the cases of devices with </w:t>
      </w:r>
      <w:del w:id="1083" w:author="Tejpal Singh [2]" w:date="2023-01-13T22:44:00Z">
        <w:r w:rsidR="00CC379B" w:rsidRPr="00462C39" w:rsidDel="00140E4B">
          <w:rPr>
            <w:lang w:val="en-US"/>
          </w:rPr>
          <w:delText>cloned,</w:delText>
        </w:r>
      </w:del>
      <w:r w:rsidR="00CC379B" w:rsidRPr="00462C39">
        <w:rPr>
          <w:lang w:val="en-US"/>
        </w:rPr>
        <w:t xml:space="preserve"> tampered or replicated </w:t>
      </w:r>
      <w:ins w:id="1084" w:author="Tejpal Singh [2]" w:date="2023-01-13T22:44:00Z">
        <w:r w:rsidR="00140E4B" w:rsidRPr="00462C39">
          <w:rPr>
            <w:lang w:val="en-US"/>
          </w:rPr>
          <w:t xml:space="preserve">unique identifiers like </w:t>
        </w:r>
      </w:ins>
      <w:r w:rsidR="00CC379B" w:rsidRPr="00462C39">
        <w:rPr>
          <w:lang w:val="en-US"/>
        </w:rPr>
        <w:t xml:space="preserve">IMEI, it is </w:t>
      </w:r>
      <w:del w:id="1085" w:author="Tejpal Singh [2]" w:date="2023-01-13T22:46:00Z">
        <w:r w:rsidR="00CC379B" w:rsidRPr="00462C39" w:rsidDel="00140E4B">
          <w:rPr>
            <w:lang w:val="en-US"/>
          </w:rPr>
          <w:delText xml:space="preserve">required </w:delText>
        </w:r>
      </w:del>
      <w:ins w:id="1086" w:author="Tejpal Singh [2]" w:date="2023-01-13T22:46:00Z">
        <w:r w:rsidR="00140E4B" w:rsidRPr="00462C39">
          <w:rPr>
            <w:lang w:val="en-US"/>
          </w:rPr>
          <w:t>pre-requisite</w:t>
        </w:r>
      </w:ins>
      <w:r w:rsidR="004B7887" w:rsidRPr="00462C39">
        <w:rPr>
          <w:rFonts w:cstheme="minorBidi" w:hint="cs"/>
          <w:szCs w:val="21"/>
          <w:cs/>
          <w:lang w:val="en-US" w:bidi="hi-IN"/>
        </w:rPr>
        <w:t xml:space="preserve"> </w:t>
      </w:r>
      <w:r w:rsidR="00CC379B" w:rsidRPr="00462C39">
        <w:rPr>
          <w:lang w:val="en-US"/>
        </w:rPr>
        <w:t>to ascertain the genuine and counterfeit o</w:t>
      </w:r>
      <w:ins w:id="1087" w:author="Tejpal Singh [2]" w:date="2023-01-13T22:45:00Z">
        <w:r w:rsidR="00140E4B" w:rsidRPr="00462C39">
          <w:rPr>
            <w:lang w:val="en-US"/>
          </w:rPr>
          <w:t>r</w:t>
        </w:r>
      </w:ins>
      <w:del w:id="1088" w:author="Tejpal Singh [2]" w:date="2023-01-13T22:45:00Z">
        <w:r w:rsidR="00CC379B" w:rsidRPr="00462C39" w:rsidDel="00140E4B">
          <w:rPr>
            <w:lang w:val="en-US"/>
          </w:rPr>
          <w:delText>f</w:delText>
        </w:r>
      </w:del>
      <w:r w:rsidR="00CC379B" w:rsidRPr="00462C39">
        <w:rPr>
          <w:lang w:val="en-US"/>
        </w:rPr>
        <w:t xml:space="preserve"> tampered device and only allow the registration by genuine device. In such cases, the devices with combination of IMEI and MSISDN may only be allowed.</w:t>
      </w:r>
      <w:ins w:id="1089" w:author="Tejpal Singh [2]" w:date="2023-05-03T13:01:00Z">
        <w:r w:rsidR="003A27C5" w:rsidRPr="00462C39">
          <w:rPr>
            <w:lang w:val="en-US"/>
          </w:rPr>
          <w:t xml:space="preserve"> [See Section </w:t>
        </w:r>
      </w:ins>
      <w:ins w:id="1090" w:author="Tejpal Singh [2]" w:date="2023-05-03T13:02:00Z">
        <w:r w:rsidR="00E8790C" w:rsidRPr="00462C39">
          <w:rPr>
            <w:lang w:val="en-US"/>
          </w:rPr>
          <w:t>8</w:t>
        </w:r>
      </w:ins>
      <w:ins w:id="1091" w:author="Tejpal Singh [2]" w:date="2023-05-03T13:01:00Z">
        <w:r w:rsidR="003A27C5" w:rsidRPr="00462C39">
          <w:rPr>
            <w:lang w:val="en-US"/>
          </w:rPr>
          <w:t>.</w:t>
        </w:r>
      </w:ins>
      <w:ins w:id="1092" w:author="Tejpal Singh [2]" w:date="2023-05-03T13:02:00Z">
        <w:r w:rsidR="00E8790C" w:rsidRPr="00462C39">
          <w:rPr>
            <w:lang w:val="en-US"/>
          </w:rPr>
          <w:t>4</w:t>
        </w:r>
        <w:r w:rsidR="005479CF" w:rsidRPr="00462C39">
          <w:rPr>
            <w:lang w:val="en-US"/>
          </w:rPr>
          <w:t>, item ‘</w:t>
        </w:r>
        <w:r w:rsidR="00E8790C" w:rsidRPr="00462C39">
          <w:rPr>
            <w:lang w:val="en-US"/>
          </w:rPr>
          <w:t>e</w:t>
        </w:r>
        <w:r w:rsidR="005479CF" w:rsidRPr="00462C39">
          <w:rPr>
            <w:lang w:val="en-US"/>
          </w:rPr>
          <w:t>’</w:t>
        </w:r>
      </w:ins>
      <w:ins w:id="1093" w:author="Tejpal Singh [2]" w:date="2023-05-03T13:01:00Z">
        <w:r w:rsidR="003A27C5" w:rsidRPr="00462C39">
          <w:rPr>
            <w:lang w:val="en-US"/>
          </w:rPr>
          <w:t>]</w:t>
        </w:r>
      </w:ins>
    </w:p>
    <w:p w14:paraId="576F645A" w14:textId="77777777" w:rsidR="00E30CF2" w:rsidRPr="00462C39" w:rsidRDefault="00E30CF2">
      <w:pPr>
        <w:pStyle w:val="ListParagraph"/>
        <w:ind w:left="1440"/>
        <w:rPr>
          <w:lang w:val="en-US"/>
        </w:rPr>
      </w:pPr>
    </w:p>
    <w:p w14:paraId="576F645B" w14:textId="0DD6D46A" w:rsidR="00824E6A" w:rsidRPr="00462C39" w:rsidRDefault="00824E6A" w:rsidP="00824E6A">
      <w:pPr>
        <w:pStyle w:val="ListParagraph"/>
        <w:numPr>
          <w:ilvl w:val="1"/>
          <w:numId w:val="11"/>
        </w:numPr>
        <w:rPr>
          <w:b/>
          <w:bCs/>
          <w:lang w:val="en-US"/>
        </w:rPr>
      </w:pPr>
      <w:r w:rsidRPr="00462C39">
        <w:rPr>
          <w:b/>
          <w:bCs/>
          <w:lang w:val="en-US"/>
        </w:rPr>
        <w:lastRenderedPageBreak/>
        <w:t xml:space="preserve">Query </w:t>
      </w:r>
      <w:del w:id="1094" w:author="Tejpal Singh [2]" w:date="2023-01-13T22:47:00Z">
        <w:r w:rsidRPr="00462C39" w:rsidDel="00140E4B">
          <w:rPr>
            <w:b/>
            <w:bCs/>
            <w:lang w:val="en-US"/>
          </w:rPr>
          <w:delText>Logs</w:delText>
        </w:r>
        <w:r w:rsidR="00CC379B" w:rsidRPr="00462C39" w:rsidDel="00140E4B">
          <w:rPr>
            <w:b/>
            <w:bCs/>
            <w:lang w:val="en-US"/>
          </w:rPr>
          <w:delText xml:space="preserve"> :</w:delText>
        </w:r>
      </w:del>
      <w:ins w:id="1095" w:author="Tejpal Singh [2]" w:date="2023-01-13T22:47:00Z">
        <w:r w:rsidR="00140E4B" w:rsidRPr="00462C39">
          <w:rPr>
            <w:b/>
            <w:bCs/>
            <w:lang w:val="en-US"/>
          </w:rPr>
          <w:t>Logs:</w:t>
        </w:r>
      </w:ins>
      <w:r w:rsidR="004B7887" w:rsidRPr="00462C39">
        <w:rPr>
          <w:rFonts w:cstheme="minorBidi" w:hint="cs"/>
          <w:b/>
          <w:bCs/>
          <w:szCs w:val="21"/>
          <w:cs/>
          <w:lang w:val="en-US" w:bidi="hi-IN"/>
        </w:rPr>
        <w:t xml:space="preserve"> </w:t>
      </w:r>
      <w:r w:rsidR="00CC379B" w:rsidRPr="00462C39">
        <w:rPr>
          <w:lang w:val="en-US"/>
        </w:rPr>
        <w:t xml:space="preserve">Query Logs is </w:t>
      </w:r>
      <w:del w:id="1096" w:author="Tejpal Singh [2]" w:date="2023-01-13T22:47:00Z">
        <w:r w:rsidR="00CC379B" w:rsidRPr="00462C39" w:rsidDel="00140E4B">
          <w:rPr>
            <w:lang w:val="en-US"/>
          </w:rPr>
          <w:delText xml:space="preserve">the </w:delText>
        </w:r>
      </w:del>
      <w:r w:rsidR="00CC379B" w:rsidRPr="00462C39">
        <w:rPr>
          <w:lang w:val="en-US"/>
        </w:rPr>
        <w:t>raw meta data which can be created for further analytics and correlation. For example, in case of Query with &lt;IMEI&gt; by consumer, following logs may be generated if response is &lt;N&gt; or &lt;Lost&gt;.</w:t>
      </w:r>
    </w:p>
    <w:p w14:paraId="576F645C" w14:textId="77777777" w:rsidR="00CC379B" w:rsidRPr="00462C39" w:rsidRDefault="00CC379B" w:rsidP="00CC379B">
      <w:pPr>
        <w:pStyle w:val="ListParagraph"/>
        <w:ind w:left="1440"/>
        <w:rPr>
          <w:b/>
          <w:bCs/>
          <w:lang w:val="fr-CH"/>
        </w:rPr>
      </w:pPr>
      <w:r w:rsidRPr="00462C39">
        <w:rPr>
          <w:b/>
          <w:bCs/>
          <w:lang w:val="fr-CH"/>
        </w:rPr>
        <w:t>IMEI, MSISDN,’N’,L’</w:t>
      </w:r>
      <w:ins w:id="1097" w:author="Tejpal Singh [2]" w:date="2023-01-13T22:48:00Z">
        <w:r w:rsidR="007C0CBC" w:rsidRPr="00462C39">
          <w:rPr>
            <w:b/>
            <w:bCs/>
            <w:lang w:val="fr-CH"/>
          </w:rPr>
          <w:t>, location latitude/longitude</w:t>
        </w:r>
      </w:ins>
    </w:p>
    <w:p w14:paraId="576F645D" w14:textId="3BF9E56B" w:rsidR="00860B9D" w:rsidRPr="00462C39" w:rsidRDefault="00CC379B" w:rsidP="00860B9D">
      <w:pPr>
        <w:pStyle w:val="ListParagraph"/>
        <w:ind w:left="1440"/>
        <w:rPr>
          <w:ins w:id="1098" w:author="Tejpal Singh [2]" w:date="2023-01-13T22:39:00Z"/>
          <w:lang w:val="en-US"/>
        </w:rPr>
      </w:pPr>
      <w:r w:rsidRPr="00462C39">
        <w:rPr>
          <w:lang w:val="en-US"/>
        </w:rPr>
        <w:t>Similar logs</w:t>
      </w:r>
      <w:r w:rsidR="009B411D" w:rsidRPr="00462C39">
        <w:rPr>
          <w:lang w:val="en-US"/>
        </w:rPr>
        <w:t xml:space="preserve"> in </w:t>
      </w:r>
      <w:del w:id="1099" w:author="Tejpal Singh [2]" w:date="2023-05-12T11:01:00Z">
        <w:r w:rsidR="009B411D" w:rsidRPr="00462C39" w:rsidDel="007149C1">
          <w:rPr>
            <w:lang w:val="en-US"/>
          </w:rPr>
          <w:delText>required</w:delText>
        </w:r>
      </w:del>
      <w:ins w:id="1100" w:author="Tejpal Singh [2]" w:date="2023-05-12T11:01:00Z">
        <w:r w:rsidR="007149C1" w:rsidRPr="00462C39">
          <w:rPr>
            <w:lang w:val="en-US"/>
          </w:rPr>
          <w:t>the required</w:t>
        </w:r>
      </w:ins>
      <w:r w:rsidR="009B411D" w:rsidRPr="00462C39">
        <w:rPr>
          <w:lang w:val="en-US"/>
        </w:rPr>
        <w:t xml:space="preserve"> format</w:t>
      </w:r>
      <w:r w:rsidRPr="00462C39">
        <w:rPr>
          <w:lang w:val="en-US"/>
        </w:rPr>
        <w:t xml:space="preserve"> may also be generated for different relevant scenarios.</w:t>
      </w:r>
      <w:ins w:id="1101" w:author="Tejpal Singh [2]" w:date="2023-01-13T22:48:00Z">
        <w:r w:rsidR="007C0CBC" w:rsidRPr="00462C39">
          <w:rPr>
            <w:lang w:val="en-US"/>
          </w:rPr>
          <w:t xml:space="preserve"> These logs can be analyzed to</w:t>
        </w:r>
      </w:ins>
      <w:ins w:id="1102" w:author="Tejpal Singh [2]" w:date="2023-01-13T22:49:00Z">
        <w:r w:rsidR="007C0CBC" w:rsidRPr="00462C39">
          <w:rPr>
            <w:lang w:val="en-US"/>
          </w:rPr>
          <w:t xml:space="preserve"> generate time alerts to concerned agencies and discover patterns like geo hotspots </w:t>
        </w:r>
      </w:ins>
      <w:ins w:id="1103" w:author="Tejpal Singh [2]" w:date="2023-01-13T22:50:00Z">
        <w:r w:rsidR="007C0CBC" w:rsidRPr="00462C39">
          <w:rPr>
            <w:lang w:val="en-US"/>
          </w:rPr>
          <w:t xml:space="preserve">of usage of stolen or lost devices </w:t>
        </w:r>
      </w:ins>
      <w:ins w:id="1104" w:author="Tejpal Singh [2]" w:date="2023-01-13T22:49:00Z">
        <w:r w:rsidR="007C0CBC" w:rsidRPr="00462C39">
          <w:rPr>
            <w:lang w:val="en-US"/>
          </w:rPr>
          <w:t>etc.</w:t>
        </w:r>
      </w:ins>
    </w:p>
    <w:p w14:paraId="576F645E" w14:textId="77777777" w:rsidR="00FE43B1" w:rsidRPr="00462C39" w:rsidRDefault="00FE43B1" w:rsidP="00860B9D">
      <w:pPr>
        <w:pStyle w:val="ListParagraph"/>
        <w:ind w:left="1440"/>
        <w:rPr>
          <w:lang w:val="en-US"/>
        </w:rPr>
      </w:pPr>
    </w:p>
    <w:p w14:paraId="576F645F" w14:textId="227831DF" w:rsidR="00860B9D" w:rsidRPr="00462C39" w:rsidRDefault="00415A06" w:rsidP="00860B9D">
      <w:pPr>
        <w:pStyle w:val="ListParagraph"/>
        <w:numPr>
          <w:ilvl w:val="0"/>
          <w:numId w:val="11"/>
        </w:numPr>
        <w:rPr>
          <w:ins w:id="1105" w:author="Tejpal Singh [2]" w:date="2023-01-13T22:39:00Z"/>
          <w:b/>
          <w:bCs/>
          <w:lang w:val="en-US"/>
        </w:rPr>
      </w:pPr>
      <w:r w:rsidRPr="00462C39">
        <w:rPr>
          <w:b/>
          <w:bCs/>
          <w:lang w:val="en-US"/>
        </w:rPr>
        <w:t>MNO-EIR:</w:t>
      </w:r>
      <w:r w:rsidR="004B7887" w:rsidRPr="00462C39">
        <w:rPr>
          <w:rFonts w:cstheme="minorBidi" w:hint="cs"/>
          <w:b/>
          <w:bCs/>
          <w:szCs w:val="21"/>
          <w:cs/>
          <w:lang w:val="en-US" w:bidi="hi-IN"/>
        </w:rPr>
        <w:t xml:space="preserve"> </w:t>
      </w:r>
      <w:r w:rsidRPr="00462C39">
        <w:rPr>
          <w:lang w:val="en-US"/>
        </w:rPr>
        <w:t xml:space="preserve">Mobile Network Operator EIR holds various lists of mobile devices like permitted list, blocked list or tracked list as per 3GPP Technical Specifications. It interfaces with CEIR for replication of these lists based on specified interfaces. </w:t>
      </w:r>
      <w:r w:rsidR="002146ED" w:rsidRPr="00462C39">
        <w:rPr>
          <w:lang w:val="en-US"/>
        </w:rPr>
        <w:t>The MNO-EIR holds the updated lists for enforcement in the mobile network as per the regulatory policy.</w:t>
      </w:r>
      <w:ins w:id="1106" w:author="Tejpal Singh [2]" w:date="2023-05-03T13:02:00Z">
        <w:r w:rsidR="005479CF" w:rsidRPr="00462C39">
          <w:rPr>
            <w:lang w:val="en-US"/>
          </w:rPr>
          <w:t xml:space="preserve"> [See Section </w:t>
        </w:r>
      </w:ins>
      <w:ins w:id="1107" w:author="Tejpal Singh [2]" w:date="2023-05-03T13:03:00Z">
        <w:r w:rsidR="005479CF" w:rsidRPr="00462C39">
          <w:rPr>
            <w:lang w:val="en-US"/>
          </w:rPr>
          <w:t>8</w:t>
        </w:r>
      </w:ins>
      <w:ins w:id="1108" w:author="Tejpal Singh [2]" w:date="2023-05-03T13:02:00Z">
        <w:r w:rsidR="005479CF" w:rsidRPr="00462C39">
          <w:rPr>
            <w:lang w:val="en-US"/>
          </w:rPr>
          <w:t>.</w:t>
        </w:r>
      </w:ins>
      <w:ins w:id="1109" w:author="Tejpal Singh [2]" w:date="2023-05-03T13:03:00Z">
        <w:r w:rsidR="0099702F" w:rsidRPr="00462C39">
          <w:rPr>
            <w:lang w:val="en-US"/>
          </w:rPr>
          <w:t>5</w:t>
        </w:r>
      </w:ins>
      <w:ins w:id="1110" w:author="Tejpal Singh [2]" w:date="2023-05-03T13:02:00Z">
        <w:r w:rsidR="005479CF" w:rsidRPr="00462C39">
          <w:rPr>
            <w:lang w:val="en-US"/>
          </w:rPr>
          <w:t>]</w:t>
        </w:r>
      </w:ins>
    </w:p>
    <w:p w14:paraId="576F6460" w14:textId="77777777" w:rsidR="00E30CF2" w:rsidRPr="00462C39" w:rsidRDefault="00E30CF2">
      <w:pPr>
        <w:pStyle w:val="ListParagraph"/>
        <w:rPr>
          <w:b/>
          <w:bCs/>
          <w:lang w:val="en-US"/>
        </w:rPr>
      </w:pPr>
    </w:p>
    <w:p w14:paraId="576F6461" w14:textId="71573117" w:rsidR="00860B9D" w:rsidRPr="00462C39" w:rsidRDefault="00415A06" w:rsidP="00860B9D">
      <w:pPr>
        <w:pStyle w:val="ListParagraph"/>
        <w:numPr>
          <w:ilvl w:val="0"/>
          <w:numId w:val="11"/>
        </w:numPr>
        <w:rPr>
          <w:ins w:id="1111" w:author="Tejpal Singh [2]" w:date="2023-01-13T22:39:00Z"/>
          <w:b/>
          <w:bCs/>
          <w:lang w:val="en-US"/>
        </w:rPr>
      </w:pPr>
      <w:r w:rsidRPr="00462C39">
        <w:rPr>
          <w:b/>
          <w:bCs/>
          <w:lang w:val="en-US"/>
        </w:rPr>
        <w:t xml:space="preserve">System-System </w:t>
      </w:r>
      <w:r w:rsidR="002146ED" w:rsidRPr="00462C39">
        <w:rPr>
          <w:b/>
          <w:bCs/>
          <w:lang w:val="en-US"/>
        </w:rPr>
        <w:t>Interfaces:</w:t>
      </w:r>
      <w:r w:rsidR="004B7887" w:rsidRPr="00462C39">
        <w:rPr>
          <w:rFonts w:cstheme="minorBidi" w:hint="cs"/>
          <w:b/>
          <w:bCs/>
          <w:szCs w:val="21"/>
          <w:cs/>
          <w:lang w:val="en-US" w:bidi="hi-IN"/>
        </w:rPr>
        <w:t xml:space="preserve"> </w:t>
      </w:r>
      <w:r w:rsidR="002146ED" w:rsidRPr="00462C39">
        <w:rPr>
          <w:lang w:val="en-US"/>
        </w:rPr>
        <w:t>System-System interfaces are the interfaces through which the RUPF interacts with other systems</w:t>
      </w:r>
      <w:del w:id="1112" w:author="Tejpal Singh [2]" w:date="2023-05-03T13:03:00Z">
        <w:r w:rsidR="002146ED" w:rsidRPr="00462C39" w:rsidDel="0099702F">
          <w:rPr>
            <w:lang w:val="en-US"/>
          </w:rPr>
          <w:delText xml:space="preserve"> as elaborated in Section 8.6 of this document</w:delText>
        </w:r>
      </w:del>
      <w:r w:rsidR="002146ED" w:rsidRPr="00462C39">
        <w:rPr>
          <w:lang w:val="en-US"/>
        </w:rPr>
        <w:t>.</w:t>
      </w:r>
      <w:ins w:id="1113" w:author="Tejpal Singh [2]" w:date="2023-05-03T13:03:00Z">
        <w:r w:rsidR="0099702F" w:rsidRPr="00462C39">
          <w:rPr>
            <w:lang w:val="en-US"/>
          </w:rPr>
          <w:t xml:space="preserve">[See Section </w:t>
        </w:r>
        <w:r w:rsidR="004630C3" w:rsidRPr="00462C39">
          <w:rPr>
            <w:lang w:val="en-US"/>
          </w:rPr>
          <w:t>8</w:t>
        </w:r>
        <w:r w:rsidR="0099702F" w:rsidRPr="00462C39">
          <w:rPr>
            <w:lang w:val="en-US"/>
          </w:rPr>
          <w:t>.</w:t>
        </w:r>
        <w:r w:rsidR="004630C3" w:rsidRPr="00462C39">
          <w:rPr>
            <w:lang w:val="en-US"/>
          </w:rPr>
          <w:t>6</w:t>
        </w:r>
        <w:r w:rsidR="0099702F" w:rsidRPr="00462C39">
          <w:rPr>
            <w:lang w:val="en-US"/>
          </w:rPr>
          <w:t>]</w:t>
        </w:r>
      </w:ins>
    </w:p>
    <w:p w14:paraId="576F6462" w14:textId="77777777" w:rsidR="00E30CF2" w:rsidRPr="00462C39" w:rsidRDefault="00E30CF2">
      <w:pPr>
        <w:pStyle w:val="ListParagraph"/>
        <w:rPr>
          <w:ins w:id="1114" w:author="Tejpal Singh [2]" w:date="2023-01-13T22:39:00Z"/>
          <w:b/>
          <w:bCs/>
          <w:lang w:val="en-US"/>
        </w:rPr>
      </w:pPr>
    </w:p>
    <w:p w14:paraId="576F6463" w14:textId="77777777" w:rsidR="00E30CF2" w:rsidRPr="00462C39" w:rsidRDefault="00E30CF2">
      <w:pPr>
        <w:pStyle w:val="ListParagraph"/>
        <w:rPr>
          <w:del w:id="1115" w:author="Tejpal Singh [2]" w:date="2023-01-13T22:39:00Z"/>
          <w:b/>
          <w:bCs/>
          <w:lang w:val="en-US"/>
        </w:rPr>
      </w:pPr>
    </w:p>
    <w:p w14:paraId="576F6465" w14:textId="181969E8" w:rsidR="00E30CF2" w:rsidRPr="00462C39" w:rsidRDefault="00415A06" w:rsidP="00F43D75">
      <w:pPr>
        <w:pStyle w:val="ListParagraph"/>
        <w:numPr>
          <w:ilvl w:val="0"/>
          <w:numId w:val="11"/>
        </w:numPr>
        <w:rPr>
          <w:ins w:id="1116" w:author="Tejpal Singh [2]" w:date="2023-05-03T13:04:00Z"/>
          <w:b/>
          <w:bCs/>
          <w:lang w:val="en-US"/>
        </w:rPr>
      </w:pPr>
      <w:r w:rsidRPr="00462C39">
        <w:rPr>
          <w:b/>
          <w:bCs/>
          <w:lang w:val="en-US"/>
        </w:rPr>
        <w:t xml:space="preserve">System-User </w:t>
      </w:r>
      <w:del w:id="1117" w:author="Tejpal Singh [2]" w:date="2023-04-21T12:03:00Z">
        <w:r w:rsidRPr="00462C39" w:rsidDel="00CB2987">
          <w:rPr>
            <w:b/>
            <w:bCs/>
            <w:lang w:val="en-US"/>
          </w:rPr>
          <w:delText>Interfaces</w:delText>
        </w:r>
        <w:r w:rsidR="002146ED" w:rsidRPr="00462C39" w:rsidDel="00CB2987">
          <w:rPr>
            <w:b/>
            <w:bCs/>
            <w:lang w:val="en-US"/>
          </w:rPr>
          <w:delText xml:space="preserve"> :</w:delText>
        </w:r>
      </w:del>
      <w:ins w:id="1118" w:author="Tejpal Singh [2]" w:date="2023-04-21T12:03:00Z">
        <w:r w:rsidR="00CB2987" w:rsidRPr="00462C39">
          <w:rPr>
            <w:b/>
            <w:bCs/>
            <w:lang w:val="en-US"/>
          </w:rPr>
          <w:t>Interfaces:</w:t>
        </w:r>
      </w:ins>
      <w:r w:rsidR="002146ED" w:rsidRPr="00462C39">
        <w:rPr>
          <w:b/>
          <w:bCs/>
          <w:lang w:val="en-US"/>
        </w:rPr>
        <w:t xml:space="preserve"> </w:t>
      </w:r>
      <w:r w:rsidR="002146ED" w:rsidRPr="00462C39">
        <w:rPr>
          <w:lang w:val="en-US"/>
        </w:rPr>
        <w:t xml:space="preserve">System-User interfaces </w:t>
      </w:r>
      <w:del w:id="1119" w:author="Tejpal Singh [2]" w:date="2023-05-03T13:04:00Z">
        <w:r w:rsidR="002146ED" w:rsidRPr="00462C39" w:rsidDel="001C6FE4">
          <w:rPr>
            <w:lang w:val="en-US"/>
          </w:rPr>
          <w:delText>are  the</w:delText>
        </w:r>
      </w:del>
      <w:ins w:id="1120" w:author="Tejpal Singh [2]" w:date="2023-05-03T13:04:00Z">
        <w:r w:rsidR="001C6FE4" w:rsidRPr="00462C39">
          <w:rPr>
            <w:lang w:val="en-US"/>
          </w:rPr>
          <w:t>are the</w:t>
        </w:r>
      </w:ins>
      <w:r w:rsidR="002146ED" w:rsidRPr="00462C39">
        <w:rPr>
          <w:lang w:val="en-US"/>
        </w:rPr>
        <w:t xml:space="preserve"> interfaces through which the RUPF users like consumers, LEAs, Regulators etc. interacts with RUPF </w:t>
      </w:r>
      <w:ins w:id="1121" w:author="Tejpal Singh [2]" w:date="2023-05-03T13:04:00Z">
        <w:r w:rsidR="004630C3" w:rsidRPr="00462C39">
          <w:rPr>
            <w:lang w:val="en-US"/>
          </w:rPr>
          <w:t>[See Section 8.</w:t>
        </w:r>
        <w:r w:rsidR="001C6FE4" w:rsidRPr="00462C39">
          <w:rPr>
            <w:lang w:val="en-US"/>
          </w:rPr>
          <w:t>6</w:t>
        </w:r>
        <w:r w:rsidR="004630C3" w:rsidRPr="00462C39">
          <w:rPr>
            <w:lang w:val="en-US"/>
          </w:rPr>
          <w:t>]</w:t>
        </w:r>
      </w:ins>
      <w:del w:id="1122" w:author="Tejpal Singh [2]" w:date="2023-05-03T13:03:00Z">
        <w:r w:rsidR="002146ED" w:rsidRPr="00462C39" w:rsidDel="004630C3">
          <w:rPr>
            <w:lang w:val="en-US"/>
          </w:rPr>
          <w:delText>as explained in Section 8.6 of this document</w:delText>
        </w:r>
      </w:del>
    </w:p>
    <w:p w14:paraId="1ADDA47F" w14:textId="77777777" w:rsidR="001C6FE4" w:rsidRPr="00462C39" w:rsidRDefault="001C6FE4" w:rsidP="001C6FE4">
      <w:pPr>
        <w:pStyle w:val="ListParagraph"/>
        <w:rPr>
          <w:b/>
          <w:bCs/>
          <w:lang w:val="en-US"/>
        </w:rPr>
      </w:pPr>
    </w:p>
    <w:p w14:paraId="576F6466" w14:textId="06834DF9" w:rsidR="009B411D" w:rsidRPr="00462C39" w:rsidRDefault="00415A06" w:rsidP="00DF6526">
      <w:pPr>
        <w:pStyle w:val="ListParagraph"/>
        <w:numPr>
          <w:ilvl w:val="0"/>
          <w:numId w:val="11"/>
        </w:numPr>
        <w:rPr>
          <w:ins w:id="1123" w:author="Tejpal Singh [2]" w:date="2023-02-04T23:53:00Z"/>
          <w:b/>
          <w:bCs/>
          <w:lang w:val="en-US"/>
        </w:rPr>
      </w:pPr>
      <w:r w:rsidRPr="00462C39">
        <w:rPr>
          <w:b/>
          <w:bCs/>
          <w:lang w:val="en-US"/>
        </w:rPr>
        <w:t xml:space="preserve">Query and User Log Analytics and </w:t>
      </w:r>
      <w:r w:rsidR="008D2766" w:rsidRPr="00462C39">
        <w:rPr>
          <w:b/>
          <w:bCs/>
          <w:lang w:val="en-US"/>
        </w:rPr>
        <w:t>Alert:</w:t>
      </w:r>
      <w:r w:rsidR="004B7887" w:rsidRPr="00462C39">
        <w:rPr>
          <w:rFonts w:cstheme="minorBidi" w:hint="cs"/>
          <w:b/>
          <w:bCs/>
          <w:szCs w:val="21"/>
          <w:cs/>
          <w:lang w:val="en-US" w:bidi="hi-IN"/>
        </w:rPr>
        <w:t xml:space="preserve"> </w:t>
      </w:r>
      <w:r w:rsidR="002146ED" w:rsidRPr="00462C39">
        <w:rPr>
          <w:lang w:val="en-US"/>
        </w:rPr>
        <w:t xml:space="preserve">The interactions of different </w:t>
      </w:r>
      <w:del w:id="1124" w:author="Tejpal Singh [2]" w:date="2023-04-21T12:03:00Z">
        <w:r w:rsidR="002146ED" w:rsidRPr="00462C39" w:rsidDel="00CB2987">
          <w:rPr>
            <w:lang w:val="en-US"/>
          </w:rPr>
          <w:delText>category</w:delText>
        </w:r>
      </w:del>
      <w:ins w:id="1125" w:author="Tejpal Singh [2]" w:date="2023-04-21T12:03:00Z">
        <w:r w:rsidR="00CB2987" w:rsidRPr="00462C39">
          <w:rPr>
            <w:lang w:val="en-US"/>
          </w:rPr>
          <w:t>categories</w:t>
        </w:r>
      </w:ins>
      <w:r w:rsidR="002146ED" w:rsidRPr="00462C39">
        <w:rPr>
          <w:lang w:val="en-US"/>
        </w:rPr>
        <w:t xml:space="preserve"> of users with the platform will result in generation of various activity and query logs. The correlation and analytics of such logs may </w:t>
      </w:r>
      <w:del w:id="1126" w:author="Tejpal Singh [2]" w:date="2023-01-13T22:52:00Z">
        <w:r w:rsidR="002146ED" w:rsidRPr="00462C39" w:rsidDel="00D64DD1">
          <w:rPr>
            <w:lang w:val="en-US"/>
          </w:rPr>
          <w:delText xml:space="preserve">through </w:delText>
        </w:r>
      </w:del>
      <w:ins w:id="1127" w:author="Tejpal Singh [2]" w:date="2023-01-13T22:52:00Z">
        <w:r w:rsidR="00D64DD1" w:rsidRPr="00462C39">
          <w:rPr>
            <w:lang w:val="en-US"/>
          </w:rPr>
          <w:t>be used to discover</w:t>
        </w:r>
      </w:ins>
      <w:r w:rsidR="004B7887" w:rsidRPr="00462C39">
        <w:rPr>
          <w:rFonts w:cstheme="minorBidi" w:hint="cs"/>
          <w:szCs w:val="21"/>
          <w:cs/>
          <w:lang w:val="en-US" w:bidi="hi-IN"/>
        </w:rPr>
        <w:t xml:space="preserve"> </w:t>
      </w:r>
      <w:r w:rsidR="002146ED" w:rsidRPr="00462C39">
        <w:rPr>
          <w:lang w:val="en-US"/>
        </w:rPr>
        <w:t xml:space="preserve">actionable patterns which may be used for pre-emptive actions by LEAs. For example, the spatial correlation </w:t>
      </w:r>
      <w:r w:rsidR="008D2766" w:rsidRPr="00462C39">
        <w:rPr>
          <w:lang w:val="en-US"/>
        </w:rPr>
        <w:t>of the</w:t>
      </w:r>
      <w:r w:rsidR="002146ED" w:rsidRPr="00462C39">
        <w:rPr>
          <w:lang w:val="en-US"/>
        </w:rPr>
        <w:t xml:space="preserve"> queries in which the device was found to be counterfeit</w:t>
      </w:r>
      <w:r w:rsidR="008D2766" w:rsidRPr="00462C39">
        <w:rPr>
          <w:lang w:val="en-US"/>
        </w:rPr>
        <w:t xml:space="preserve"> may provide </w:t>
      </w:r>
      <w:del w:id="1128" w:author="Tejpal Singh [2]" w:date="2023-04-21T12:03:00Z">
        <w:r w:rsidR="008D2766" w:rsidRPr="00462C39" w:rsidDel="00CB2987">
          <w:rPr>
            <w:lang w:val="en-US"/>
          </w:rPr>
          <w:delText>the geographic</w:delText>
        </w:r>
      </w:del>
      <w:ins w:id="1129" w:author="Tejpal Singh [2]" w:date="2023-04-21T12:03:00Z">
        <w:r w:rsidR="00CB2987" w:rsidRPr="00462C39">
          <w:rPr>
            <w:lang w:val="en-US"/>
          </w:rPr>
          <w:t>geographic</w:t>
        </w:r>
      </w:ins>
      <w:r w:rsidR="008D2766" w:rsidRPr="00462C39">
        <w:rPr>
          <w:lang w:val="en-US"/>
        </w:rPr>
        <w:t xml:space="preserve"> hotspots for counterfeit devices. Many other patterns may also be derived for stolen and tampered devices also.</w:t>
      </w:r>
    </w:p>
    <w:p w14:paraId="576F6467" w14:textId="77777777" w:rsidR="00CE763B" w:rsidRPr="00462C39" w:rsidRDefault="00CE763B" w:rsidP="00CE763B">
      <w:pPr>
        <w:pStyle w:val="ListParagraph"/>
        <w:rPr>
          <w:ins w:id="1130" w:author="Tejpal Singh [2]" w:date="2023-02-04T23:53:00Z"/>
          <w:b/>
          <w:bCs/>
          <w:lang w:val="en-US"/>
        </w:rPr>
      </w:pPr>
    </w:p>
    <w:p w14:paraId="576F6468" w14:textId="7BE0EC64" w:rsidR="00CE763B" w:rsidRPr="00462C39" w:rsidRDefault="00CE763B" w:rsidP="00DF6526">
      <w:pPr>
        <w:pStyle w:val="ListParagraph"/>
        <w:numPr>
          <w:ilvl w:val="0"/>
          <w:numId w:val="11"/>
        </w:numPr>
        <w:rPr>
          <w:ins w:id="1131" w:author="Tejpal Singh [2]" w:date="2023-02-05T17:56:00Z"/>
          <w:b/>
          <w:bCs/>
          <w:lang w:val="en-US"/>
        </w:rPr>
      </w:pPr>
      <w:ins w:id="1132" w:author="Tejpal Singh [2]" w:date="2023-02-04T23:53:00Z">
        <w:r w:rsidRPr="00462C39">
          <w:rPr>
            <w:b/>
            <w:bCs/>
            <w:lang w:val="en-US"/>
          </w:rPr>
          <w:t xml:space="preserve">Consumer </w:t>
        </w:r>
      </w:ins>
      <w:ins w:id="1133" w:author="Tejpal Singh [2]" w:date="2023-02-05T17:54:00Z">
        <w:r w:rsidR="00394851" w:rsidRPr="00462C39">
          <w:rPr>
            <w:b/>
            <w:bCs/>
            <w:lang w:val="en-US"/>
          </w:rPr>
          <w:t>Interfaces and interactions:</w:t>
        </w:r>
      </w:ins>
      <w:r w:rsidR="004B7887" w:rsidRPr="00462C39">
        <w:rPr>
          <w:rFonts w:cstheme="minorBidi" w:hint="cs"/>
          <w:b/>
          <w:bCs/>
          <w:szCs w:val="21"/>
          <w:cs/>
          <w:lang w:val="en-US" w:bidi="hi-IN"/>
        </w:rPr>
        <w:t xml:space="preserve"> </w:t>
      </w:r>
      <w:ins w:id="1134" w:author="Tejpal Singh [2]" w:date="2023-02-05T17:49:00Z">
        <w:r w:rsidR="008F1497" w:rsidRPr="00462C39">
          <w:rPr>
            <w:lang w:val="en-US"/>
          </w:rPr>
          <w:t>The</w:t>
        </w:r>
      </w:ins>
      <w:r w:rsidR="004B7887" w:rsidRPr="00462C39">
        <w:rPr>
          <w:rFonts w:cstheme="minorBidi" w:hint="cs"/>
          <w:szCs w:val="21"/>
          <w:cs/>
          <w:lang w:val="en-US" w:bidi="hi-IN"/>
        </w:rPr>
        <w:t xml:space="preserve"> </w:t>
      </w:r>
      <w:ins w:id="1135" w:author="Tejpal Singh [2]" w:date="2023-02-05T17:51:00Z">
        <w:r w:rsidR="008F1497" w:rsidRPr="00462C39">
          <w:rPr>
            <w:lang w:val="en-US"/>
          </w:rPr>
          <w:t xml:space="preserve">suggested </w:t>
        </w:r>
      </w:ins>
      <w:ins w:id="1136" w:author="Tejpal Singh [2]" w:date="2023-02-05T17:49:00Z">
        <w:r w:rsidR="008F1497" w:rsidRPr="00462C39">
          <w:rPr>
            <w:lang w:val="en-US"/>
          </w:rPr>
          <w:t xml:space="preserve">RUPF </w:t>
        </w:r>
      </w:ins>
      <w:ins w:id="1137" w:author="Tejpal Singh [2]" w:date="2023-02-05T17:51:00Z">
        <w:r w:rsidR="008F1497" w:rsidRPr="00462C39">
          <w:rPr>
            <w:lang w:val="en-US"/>
          </w:rPr>
          <w:t>architecture is</w:t>
        </w:r>
      </w:ins>
      <w:ins w:id="1138" w:author="Tejpal Singh [2]" w:date="2023-02-05T17:52:00Z">
        <w:r w:rsidR="008F1497" w:rsidRPr="00462C39">
          <w:rPr>
            <w:lang w:val="en-US"/>
          </w:rPr>
          <w:t xml:space="preserve"> aligned </w:t>
        </w:r>
      </w:ins>
      <w:ins w:id="1139" w:author="Tejpal Singh [2]" w:date="2023-02-05T18:52:00Z">
        <w:r w:rsidR="0049619C" w:rsidRPr="00462C39">
          <w:rPr>
            <w:lang w:val="en-US"/>
          </w:rPr>
          <w:t xml:space="preserve">with </w:t>
        </w:r>
      </w:ins>
      <w:ins w:id="1140" w:author="Tejpal Singh [2]" w:date="2023-04-21T12:03:00Z">
        <w:r w:rsidR="00CB2987" w:rsidRPr="00462C39">
          <w:rPr>
            <w:lang w:val="en-US"/>
          </w:rPr>
          <w:t>the objective</w:t>
        </w:r>
      </w:ins>
      <w:ins w:id="1141" w:author="Tejpal Singh [2]" w:date="2023-02-05T18:52:00Z">
        <w:r w:rsidR="0049619C" w:rsidRPr="00462C39">
          <w:rPr>
            <w:lang w:val="en-US"/>
          </w:rPr>
          <w:t xml:space="preserve"> of </w:t>
        </w:r>
      </w:ins>
      <w:ins w:id="1142" w:author="Tejpal Singh [2]" w:date="2023-02-05T17:51:00Z">
        <w:r w:rsidR="008F1497" w:rsidRPr="00462C39">
          <w:rPr>
            <w:lang w:val="en-US"/>
          </w:rPr>
          <w:t>consumer</w:t>
        </w:r>
      </w:ins>
      <w:ins w:id="1143" w:author="Tejpal Singh [2]" w:date="2023-02-05T17:52:00Z">
        <w:r w:rsidR="008F1497" w:rsidRPr="00462C39">
          <w:rPr>
            <w:lang w:val="en-US"/>
          </w:rPr>
          <w:t xml:space="preserve"> empowerment</w:t>
        </w:r>
      </w:ins>
      <w:ins w:id="1144" w:author="Tejpal Singh [2]" w:date="2023-02-05T18:53:00Z">
        <w:r w:rsidR="0049619C" w:rsidRPr="00462C39">
          <w:rPr>
            <w:lang w:val="en-US"/>
          </w:rPr>
          <w:t xml:space="preserve"> with anytime anywhere tool for verifying any mobile ICT device</w:t>
        </w:r>
      </w:ins>
      <w:ins w:id="1145" w:author="Tejpal Singh [2]" w:date="2023-02-05T17:53:00Z">
        <w:r w:rsidR="0049619C" w:rsidRPr="00462C39">
          <w:rPr>
            <w:lang w:val="en-US"/>
          </w:rPr>
          <w:t xml:space="preserve">. Therefore, </w:t>
        </w:r>
        <w:r w:rsidR="008F1497" w:rsidRPr="00462C39">
          <w:rPr>
            <w:lang w:val="en-US"/>
          </w:rPr>
          <w:t xml:space="preserve">consumer </w:t>
        </w:r>
      </w:ins>
      <w:ins w:id="1146" w:author="Tejpal Singh [2]" w:date="2023-02-05T17:56:00Z">
        <w:r w:rsidR="00394851" w:rsidRPr="00462C39">
          <w:rPr>
            <w:lang w:val="en-US"/>
          </w:rPr>
          <w:t>interfaces</w:t>
        </w:r>
      </w:ins>
      <w:ins w:id="1147" w:author="Tejpal Singh [2]" w:date="2023-02-05T17:54:00Z">
        <w:r w:rsidR="00394851" w:rsidRPr="00462C39">
          <w:rPr>
            <w:lang w:val="en-US"/>
          </w:rPr>
          <w:t xml:space="preserve"> should be designed to provide simple and </w:t>
        </w:r>
      </w:ins>
      <w:ins w:id="1148" w:author="Tejpal Singh [2]" w:date="2023-02-05T17:55:00Z">
        <w:r w:rsidR="00394851" w:rsidRPr="00462C39">
          <w:rPr>
            <w:lang w:val="en-US"/>
          </w:rPr>
          <w:t xml:space="preserve">institutive interaction. The consumer </w:t>
        </w:r>
      </w:ins>
      <w:ins w:id="1149" w:author="Tejpal Singh [2]" w:date="2023-02-05T17:56:00Z">
        <w:r w:rsidR="00394851" w:rsidRPr="00462C39">
          <w:rPr>
            <w:lang w:val="en-US"/>
          </w:rPr>
          <w:t xml:space="preserve">should be able to use platform in following interaction </w:t>
        </w:r>
      </w:ins>
      <w:ins w:id="1150" w:author="Tejpal Singh [2]" w:date="2023-05-12T11:00:00Z">
        <w:r w:rsidR="007149C1" w:rsidRPr="00462C39">
          <w:rPr>
            <w:lang w:val="en-US"/>
          </w:rPr>
          <w:t>scenarios: -</w:t>
        </w:r>
      </w:ins>
    </w:p>
    <w:p w14:paraId="576F6469" w14:textId="77777777" w:rsidR="00394851" w:rsidRPr="00462C39" w:rsidRDefault="00394851" w:rsidP="00394851">
      <w:pPr>
        <w:pStyle w:val="ListParagraph"/>
        <w:rPr>
          <w:ins w:id="1151" w:author="Tejpal Singh [2]" w:date="2023-02-05T17:56:00Z"/>
          <w:b/>
          <w:bCs/>
          <w:lang w:val="en-US"/>
        </w:rPr>
      </w:pPr>
    </w:p>
    <w:p w14:paraId="576F646A" w14:textId="77777777" w:rsidR="00394851" w:rsidRPr="00462C39" w:rsidRDefault="00394851" w:rsidP="00394851">
      <w:pPr>
        <w:pStyle w:val="ListParagraph"/>
        <w:numPr>
          <w:ilvl w:val="1"/>
          <w:numId w:val="11"/>
        </w:numPr>
        <w:rPr>
          <w:ins w:id="1152" w:author="Tejpal Singh [2]" w:date="2023-02-05T18:06:00Z"/>
          <w:lang w:val="en-US"/>
        </w:rPr>
      </w:pPr>
      <w:ins w:id="1153" w:author="Tejpal Singh [2]" w:date="2023-02-05T17:57:00Z">
        <w:r w:rsidRPr="00462C39">
          <w:rPr>
            <w:b/>
            <w:bCs/>
            <w:lang w:val="en-US"/>
          </w:rPr>
          <w:t>Online through Desktop</w:t>
        </w:r>
      </w:ins>
      <w:ins w:id="1154" w:author="Tejpal Singh [2]" w:date="2023-02-05T18:54:00Z">
        <w:r w:rsidR="0049619C" w:rsidRPr="00462C39">
          <w:rPr>
            <w:b/>
            <w:bCs/>
            <w:lang w:val="en-US"/>
          </w:rPr>
          <w:t>/Mobile</w:t>
        </w:r>
      </w:ins>
      <w:ins w:id="1155" w:author="Tejpal Singh [2]" w:date="2023-02-05T17:57:00Z">
        <w:r w:rsidRPr="00462C39">
          <w:rPr>
            <w:b/>
            <w:bCs/>
            <w:lang w:val="en-US"/>
          </w:rPr>
          <w:t xml:space="preserve"> : </w:t>
        </w:r>
        <w:r w:rsidRPr="00462C39">
          <w:rPr>
            <w:lang w:val="en-US"/>
          </w:rPr>
          <w:t xml:space="preserve">For the consumers who may not have access to MNO subscription and want to verify details of any mobile ICT device, the platform should provide </w:t>
        </w:r>
      </w:ins>
      <w:ins w:id="1156" w:author="Tejpal Singh [2]" w:date="2023-02-05T17:59:00Z">
        <w:r w:rsidRPr="00462C39">
          <w:rPr>
            <w:lang w:val="en-US"/>
          </w:rPr>
          <w:t>secure interface through a website</w:t>
        </w:r>
      </w:ins>
      <w:ins w:id="1157" w:author="Tejpal Singh [2]" w:date="2023-02-05T18:54:00Z">
        <w:r w:rsidR="0049619C" w:rsidRPr="00462C39">
          <w:rPr>
            <w:lang w:val="en-US"/>
          </w:rPr>
          <w:t xml:space="preserve"> which can be used through internet</w:t>
        </w:r>
      </w:ins>
      <w:ins w:id="1158" w:author="Tejpal Singh [2]" w:date="2023-02-05T18:00:00Z">
        <w:r w:rsidRPr="00462C39">
          <w:rPr>
            <w:lang w:val="en-US"/>
          </w:rPr>
          <w:t>. The suggestive query and response mechanism is already covered in preceding paras.</w:t>
        </w:r>
      </w:ins>
    </w:p>
    <w:p w14:paraId="576F646B" w14:textId="77777777" w:rsidR="001C7262" w:rsidRPr="00462C39" w:rsidRDefault="001C7262" w:rsidP="001C7262">
      <w:pPr>
        <w:pStyle w:val="ListParagraph"/>
        <w:ind w:left="1440"/>
        <w:rPr>
          <w:ins w:id="1159" w:author="Tejpal Singh [2]" w:date="2023-02-05T18:00:00Z"/>
          <w:lang w:val="en-US"/>
        </w:rPr>
      </w:pPr>
    </w:p>
    <w:p w14:paraId="576F646C" w14:textId="06806AE5" w:rsidR="001C7262" w:rsidRPr="00462C39" w:rsidRDefault="00394851" w:rsidP="00394851">
      <w:pPr>
        <w:pStyle w:val="ListParagraph"/>
        <w:numPr>
          <w:ilvl w:val="1"/>
          <w:numId w:val="11"/>
        </w:numPr>
        <w:rPr>
          <w:ins w:id="1160" w:author="Tejpal Singh [2]" w:date="2023-02-05T18:07:00Z"/>
          <w:lang w:val="en-US"/>
        </w:rPr>
      </w:pPr>
      <w:ins w:id="1161" w:author="Tejpal Singh [2]" w:date="2023-02-05T18:01:00Z">
        <w:r w:rsidRPr="00462C39">
          <w:rPr>
            <w:b/>
            <w:bCs/>
            <w:lang w:val="en-US"/>
          </w:rPr>
          <w:t xml:space="preserve">Mobile </w:t>
        </w:r>
      </w:ins>
      <w:ins w:id="1162" w:author="Tejpal Singh [2]" w:date="2023-02-05T18:06:00Z">
        <w:r w:rsidR="001C7262" w:rsidRPr="00462C39">
          <w:rPr>
            <w:b/>
            <w:bCs/>
            <w:lang w:val="en-US"/>
          </w:rPr>
          <w:t>Application:</w:t>
        </w:r>
      </w:ins>
      <w:ins w:id="1163" w:author="Tejpal Singh [2]" w:date="2023-02-05T18:01:00Z">
        <w:r w:rsidRPr="00462C39">
          <w:rPr>
            <w:lang w:val="en-US"/>
          </w:rPr>
          <w:t xml:space="preserve"> To provide better user experience</w:t>
        </w:r>
      </w:ins>
      <w:ins w:id="1164" w:author="Tejpal Singh [2]" w:date="2023-02-05T18:55:00Z">
        <w:r w:rsidR="0049619C" w:rsidRPr="00462C39">
          <w:rPr>
            <w:lang w:val="en-US"/>
          </w:rPr>
          <w:t xml:space="preserve"> and comprehensive tools to consumer </w:t>
        </w:r>
      </w:ins>
      <w:ins w:id="1165" w:author="Tejpal Singh [2]" w:date="2023-02-05T18:01:00Z">
        <w:r w:rsidRPr="00462C39">
          <w:rPr>
            <w:lang w:val="en-US"/>
          </w:rPr>
          <w:t>a Mobile</w:t>
        </w:r>
      </w:ins>
      <w:ins w:id="1166" w:author="Tejpal Singh [2]" w:date="2023-02-05T18:02:00Z">
        <w:r w:rsidRPr="00462C39">
          <w:rPr>
            <w:lang w:val="en-US"/>
          </w:rPr>
          <w:t xml:space="preserve"> application</w:t>
        </w:r>
      </w:ins>
      <w:ins w:id="1167" w:author="Tejpal Singh [2]" w:date="2023-02-05T18:55:00Z">
        <w:r w:rsidR="0049619C" w:rsidRPr="00462C39">
          <w:rPr>
            <w:lang w:val="en-US"/>
          </w:rPr>
          <w:t>, closely</w:t>
        </w:r>
      </w:ins>
      <w:ins w:id="1168" w:author="Tejpal Singh [2]" w:date="2023-02-05T18:02:00Z">
        <w:r w:rsidRPr="00462C39">
          <w:rPr>
            <w:lang w:val="en-US"/>
          </w:rPr>
          <w:t xml:space="preserve"> integrated with RUPF</w:t>
        </w:r>
      </w:ins>
      <w:ins w:id="1169" w:author="Tejpal Singh [2]" w:date="2023-02-05T18:55:00Z">
        <w:r w:rsidR="0049619C" w:rsidRPr="00462C39">
          <w:rPr>
            <w:lang w:val="en-US"/>
          </w:rPr>
          <w:t>,</w:t>
        </w:r>
      </w:ins>
      <w:ins w:id="1170" w:author="Tejpal Singh [2]" w:date="2023-02-05T18:02:00Z">
        <w:r w:rsidRPr="00462C39">
          <w:rPr>
            <w:lang w:val="en-US"/>
          </w:rPr>
          <w:t xml:space="preserve"> may serve as good tool for consumer interface</w:t>
        </w:r>
      </w:ins>
      <w:ins w:id="1171" w:author="Tejpal Singh [2]" w:date="2023-02-05T18:56:00Z">
        <w:r w:rsidR="0049619C" w:rsidRPr="00462C39">
          <w:rPr>
            <w:lang w:val="en-US"/>
          </w:rPr>
          <w:t xml:space="preserve"> as well as relevant data capture in platform like location with the consent of consumers</w:t>
        </w:r>
      </w:ins>
      <w:ins w:id="1172" w:author="Tejpal Singh [2]" w:date="2023-02-05T18:02:00Z">
        <w:r w:rsidRPr="00462C39">
          <w:rPr>
            <w:lang w:val="en-US"/>
          </w:rPr>
          <w:t xml:space="preserve">. The Mobile App </w:t>
        </w:r>
      </w:ins>
      <w:ins w:id="1173" w:author="Tejpal Singh [2]" w:date="2023-02-05T18:03:00Z">
        <w:r w:rsidRPr="00462C39">
          <w:rPr>
            <w:lang w:val="en-US"/>
          </w:rPr>
          <w:t xml:space="preserve">may bundle relevant features for </w:t>
        </w:r>
      </w:ins>
      <w:ins w:id="1174" w:author="Tejpal Singh [2]" w:date="2023-02-05T18:04:00Z">
        <w:r w:rsidR="001C7262" w:rsidRPr="00462C39">
          <w:rPr>
            <w:lang w:val="en-US"/>
          </w:rPr>
          <w:t>mobile ICT device verification query, reporting of lost or stolen devices, reporting of details</w:t>
        </w:r>
      </w:ins>
      <w:ins w:id="1175" w:author="Tejpal Singh [2]" w:date="2023-02-05T18:05:00Z">
        <w:r w:rsidR="001C7262" w:rsidRPr="00462C39">
          <w:rPr>
            <w:lang w:val="en-US"/>
          </w:rPr>
          <w:t xml:space="preserve"> about</w:t>
        </w:r>
      </w:ins>
      <w:ins w:id="1176" w:author="Tejpal Singh [2]" w:date="2023-02-05T18:57:00Z">
        <w:r w:rsidR="0049619C" w:rsidRPr="00462C39">
          <w:rPr>
            <w:lang w:val="en-US"/>
          </w:rPr>
          <w:t xml:space="preserve"> any</w:t>
        </w:r>
      </w:ins>
      <w:ins w:id="1177" w:author="Tejpal Singh [2]" w:date="2023-02-05T18:05:00Z">
        <w:r w:rsidR="001C7262" w:rsidRPr="00462C39">
          <w:rPr>
            <w:lang w:val="en-US"/>
          </w:rPr>
          <w:t xml:space="preserve"> counterfeit devices</w:t>
        </w:r>
      </w:ins>
      <w:ins w:id="1178" w:author="Tejpal Singh [2]" w:date="2023-02-05T18:57:00Z">
        <w:r w:rsidR="0049619C" w:rsidRPr="00462C39">
          <w:rPr>
            <w:lang w:val="en-US"/>
          </w:rPr>
          <w:t xml:space="preserve"> with due verification</w:t>
        </w:r>
      </w:ins>
      <w:ins w:id="1179" w:author="Tejpal Singh [2]" w:date="2023-02-05T18:05:00Z">
        <w:r w:rsidR="001C7262" w:rsidRPr="00462C39">
          <w:rPr>
            <w:lang w:val="en-US"/>
          </w:rPr>
          <w:t xml:space="preserve">, reporting recovery of stolen or lost devices etc. </w:t>
        </w:r>
      </w:ins>
      <w:ins w:id="1180" w:author="Tejpal Singh [2]" w:date="2023-02-05T18:06:00Z">
        <w:r w:rsidR="001C7262" w:rsidRPr="00462C39">
          <w:rPr>
            <w:lang w:val="en-US"/>
          </w:rPr>
          <w:t xml:space="preserve">The mobile application can be used by </w:t>
        </w:r>
      </w:ins>
      <w:ins w:id="1181" w:author="Tejpal Singh [2]" w:date="2023-02-05T18:07:00Z">
        <w:r w:rsidR="001C7262" w:rsidRPr="00462C39">
          <w:rPr>
            <w:lang w:val="en-US"/>
          </w:rPr>
          <w:t xml:space="preserve">both </w:t>
        </w:r>
      </w:ins>
      <w:ins w:id="1182" w:author="Tejpal Singh [2]" w:date="2023-02-05T18:57:00Z">
        <w:r w:rsidR="0049619C" w:rsidRPr="00462C39">
          <w:rPr>
            <w:lang w:val="en-US"/>
          </w:rPr>
          <w:t>types</w:t>
        </w:r>
      </w:ins>
      <w:ins w:id="1183" w:author="Tejpal Singh [2]" w:date="2023-02-05T18:07:00Z">
        <w:r w:rsidR="001C7262" w:rsidRPr="00462C39">
          <w:rPr>
            <w:lang w:val="en-US"/>
          </w:rPr>
          <w:t xml:space="preserve"> of </w:t>
        </w:r>
      </w:ins>
      <w:ins w:id="1184" w:author="Tejpal Singh [2]" w:date="2023-05-12T11:00:00Z">
        <w:r w:rsidR="007149C1" w:rsidRPr="00462C39">
          <w:rPr>
            <w:lang w:val="en-US"/>
          </w:rPr>
          <w:t>consumers,</w:t>
        </w:r>
      </w:ins>
      <w:ins w:id="1185" w:author="Tejpal Singh [2]" w:date="2023-02-05T18:07:00Z">
        <w:r w:rsidR="001C7262" w:rsidRPr="00462C39">
          <w:rPr>
            <w:lang w:val="en-US"/>
          </w:rPr>
          <w:t xml:space="preserve"> i.e. those having MNO subscription or only having Wi-Fi internet access.</w:t>
        </w:r>
      </w:ins>
    </w:p>
    <w:p w14:paraId="576F646D" w14:textId="77777777" w:rsidR="001C7262" w:rsidRPr="00462C39" w:rsidRDefault="001C7262" w:rsidP="001C7262">
      <w:pPr>
        <w:pStyle w:val="ListParagraph"/>
        <w:rPr>
          <w:ins w:id="1186" w:author="Tejpal Singh [2]" w:date="2023-02-05T18:07:00Z"/>
          <w:lang w:val="en-US"/>
        </w:rPr>
      </w:pPr>
    </w:p>
    <w:p w14:paraId="576F646E" w14:textId="3E8DE8B6" w:rsidR="00394851" w:rsidRDefault="001C7262" w:rsidP="00394851">
      <w:pPr>
        <w:pStyle w:val="ListParagraph"/>
        <w:numPr>
          <w:ilvl w:val="1"/>
          <w:numId w:val="11"/>
        </w:numPr>
        <w:rPr>
          <w:ins w:id="1187" w:author="Tejpal Singh [2]" w:date="2023-02-05T19:01:00Z"/>
          <w:lang w:val="en-US"/>
        </w:rPr>
      </w:pPr>
      <w:ins w:id="1188" w:author="Tejpal Singh [2]" w:date="2023-02-05T18:07:00Z">
        <w:r w:rsidRPr="00462C39">
          <w:rPr>
            <w:b/>
            <w:bCs/>
            <w:lang w:val="en-US"/>
          </w:rPr>
          <w:t>SMS Interface</w:t>
        </w:r>
        <w:r w:rsidRPr="00462C39">
          <w:rPr>
            <w:lang w:val="en-US"/>
          </w:rPr>
          <w:t>:</w:t>
        </w:r>
      </w:ins>
      <w:ins w:id="1189" w:author="Tejpal Singh [2]" w:date="2023-02-05T18:08:00Z">
        <w:r w:rsidRPr="00462C39">
          <w:rPr>
            <w:lang w:val="en-US"/>
          </w:rPr>
          <w:t xml:space="preserve"> </w:t>
        </w:r>
      </w:ins>
      <w:ins w:id="1190" w:author="Tejpal Singh [2]" w:date="2023-05-12T11:00:00Z">
        <w:r w:rsidR="007149C1" w:rsidRPr="00462C39">
          <w:rPr>
            <w:lang w:val="en-US"/>
          </w:rPr>
          <w:t>Since</w:t>
        </w:r>
      </w:ins>
      <w:ins w:id="1191" w:author="Tejpal Singh [2]" w:date="2023-02-05T18:08:00Z">
        <w:r w:rsidRPr="00462C39">
          <w:rPr>
            <w:lang w:val="en-US"/>
          </w:rPr>
          <w:t xml:space="preserve"> </w:t>
        </w:r>
      </w:ins>
      <w:ins w:id="1192" w:author="Tejpal Singh [2]" w:date="2023-05-12T11:00:00Z">
        <w:r w:rsidR="007149C1" w:rsidRPr="00462C39">
          <w:rPr>
            <w:lang w:val="en-US"/>
          </w:rPr>
          <w:t xml:space="preserve">the </w:t>
        </w:r>
      </w:ins>
      <w:ins w:id="1193" w:author="Tejpal Singh [2]" w:date="2023-02-05T18:08:00Z">
        <w:r w:rsidRPr="00462C39">
          <w:rPr>
            <w:lang w:val="en-US"/>
          </w:rPr>
          <w:t xml:space="preserve">feature phones are still </w:t>
        </w:r>
      </w:ins>
      <w:ins w:id="1194" w:author="Tejpal Singh [2]" w:date="2023-02-05T18:09:00Z">
        <w:r w:rsidRPr="00462C39">
          <w:rPr>
            <w:lang w:val="en-US"/>
          </w:rPr>
          <w:t>in use in significant proportion</w:t>
        </w:r>
      </w:ins>
      <w:ins w:id="1195" w:author="Tejpal Singh [2]" w:date="2023-02-05T18:10:00Z">
        <w:r w:rsidRPr="00462C39">
          <w:rPr>
            <w:lang w:val="en-US"/>
          </w:rPr>
          <w:t>,</w:t>
        </w:r>
      </w:ins>
      <w:r w:rsidR="004B7887" w:rsidRPr="00462C39">
        <w:rPr>
          <w:rFonts w:cstheme="minorBidi" w:hint="cs"/>
          <w:szCs w:val="21"/>
          <w:cs/>
          <w:lang w:val="en-US" w:bidi="hi-IN"/>
        </w:rPr>
        <w:t xml:space="preserve"> </w:t>
      </w:r>
      <w:ins w:id="1196" w:author="Tejpal Singh [2]" w:date="2023-02-05T18:10:00Z">
        <w:r w:rsidRPr="00462C39">
          <w:rPr>
            <w:lang w:val="en-US"/>
          </w:rPr>
          <w:t>especially in</w:t>
        </w:r>
      </w:ins>
      <w:ins w:id="1197" w:author="Tejpal Singh [2]" w:date="2023-02-05T18:09:00Z">
        <w:r w:rsidRPr="00462C39">
          <w:rPr>
            <w:lang w:val="en-US"/>
          </w:rPr>
          <w:t xml:space="preserve"> developing countries, SMS interface is an </w:t>
        </w:r>
      </w:ins>
      <w:ins w:id="1198" w:author="Tejpal Singh [2]" w:date="2023-02-05T18:10:00Z">
        <w:r w:rsidRPr="00462C39">
          <w:rPr>
            <w:lang w:val="en-US"/>
          </w:rPr>
          <w:t>essential</w:t>
        </w:r>
      </w:ins>
      <w:r w:rsidR="004B7887" w:rsidRPr="00462C39">
        <w:rPr>
          <w:rFonts w:cstheme="minorBidi" w:hint="cs"/>
          <w:szCs w:val="21"/>
          <w:cs/>
          <w:lang w:val="en-US" w:bidi="hi-IN"/>
        </w:rPr>
        <w:t xml:space="preserve"> </w:t>
      </w:r>
      <w:ins w:id="1199" w:author="Tejpal Singh [2]" w:date="2023-02-05T18:10:00Z">
        <w:r w:rsidRPr="00462C39">
          <w:rPr>
            <w:lang w:val="en-US"/>
          </w:rPr>
          <w:t>requirement</w:t>
        </w:r>
      </w:ins>
      <w:ins w:id="1200" w:author="Tejpal Singh [2]" w:date="2023-02-05T18:58:00Z">
        <w:r w:rsidR="0049619C" w:rsidRPr="00462C39">
          <w:rPr>
            <w:lang w:val="en-US"/>
          </w:rPr>
          <w:t xml:space="preserve"> of RUPF</w:t>
        </w:r>
      </w:ins>
      <w:ins w:id="1201" w:author="Tejpal Singh [2]" w:date="2023-02-05T18:10:00Z">
        <w:r w:rsidRPr="00462C39">
          <w:rPr>
            <w:lang w:val="en-US"/>
          </w:rPr>
          <w:t xml:space="preserve">. The query format </w:t>
        </w:r>
      </w:ins>
      <w:ins w:id="1202" w:author="Tejpal Singh [2]" w:date="2023-02-05T18:58:00Z">
        <w:r w:rsidR="0049619C" w:rsidRPr="00462C39">
          <w:rPr>
            <w:lang w:val="en-US"/>
          </w:rPr>
          <w:t>for SMS based</w:t>
        </w:r>
        <w:r w:rsidR="0049619C">
          <w:rPr>
            <w:lang w:val="en-US"/>
          </w:rPr>
          <w:t xml:space="preserve"> interface </w:t>
        </w:r>
      </w:ins>
      <w:ins w:id="1203" w:author="Tejpal Singh [2]" w:date="2023-02-05T18:10:00Z">
        <w:r>
          <w:rPr>
            <w:lang w:val="en-US"/>
          </w:rPr>
          <w:t xml:space="preserve">should be simple which require minimum </w:t>
        </w:r>
        <w:r>
          <w:rPr>
            <w:lang w:val="en-US"/>
          </w:rPr>
          <w:lastRenderedPageBreak/>
          <w:t>number of input text/numbers say only IMEI</w:t>
        </w:r>
      </w:ins>
      <w:ins w:id="1204" w:author="Tejpal Singh [2]" w:date="2023-02-05T18:12:00Z">
        <w:r>
          <w:rPr>
            <w:lang w:val="en-US"/>
          </w:rPr>
          <w:t xml:space="preserve">. The response </w:t>
        </w:r>
      </w:ins>
      <w:ins w:id="1205" w:author="Tejpal Singh [2]" w:date="2023-02-05T18:52:00Z">
        <w:r w:rsidR="0049619C">
          <w:rPr>
            <w:lang w:val="en-US"/>
          </w:rPr>
          <w:t>should</w:t>
        </w:r>
      </w:ins>
      <w:ins w:id="1206" w:author="Tejpal Singh [2]" w:date="2023-02-05T18:12:00Z">
        <w:r>
          <w:rPr>
            <w:lang w:val="en-US"/>
          </w:rPr>
          <w:t xml:space="preserve"> be provided in simple</w:t>
        </w:r>
      </w:ins>
      <w:ins w:id="1207" w:author="Tejpal Singh [2]" w:date="2023-02-05T18:58:00Z">
        <w:r w:rsidR="0049619C">
          <w:rPr>
            <w:lang w:val="en-US"/>
          </w:rPr>
          <w:t>,</w:t>
        </w:r>
      </w:ins>
      <w:ins w:id="1208" w:author="Tejpal Singh [2]" w:date="2023-02-05T18:12:00Z">
        <w:r>
          <w:rPr>
            <w:lang w:val="en-US"/>
          </w:rPr>
          <w:t xml:space="preserve"> and preferably in local language for better understanding</w:t>
        </w:r>
      </w:ins>
      <w:ins w:id="1209" w:author="Tejpal Singh [2]" w:date="2023-02-05T18:59:00Z">
        <w:r w:rsidR="0049619C">
          <w:rPr>
            <w:lang w:val="en-US"/>
          </w:rPr>
          <w:t xml:space="preserve"> and desired impact on consumers</w:t>
        </w:r>
      </w:ins>
      <w:ins w:id="1210" w:author="Tejpal Singh [2]" w:date="2023-02-05T18:13:00Z">
        <w:r>
          <w:rPr>
            <w:lang w:val="en-US"/>
          </w:rPr>
          <w:t xml:space="preserve">. Member States may </w:t>
        </w:r>
      </w:ins>
      <w:ins w:id="1211" w:author="Tejpal Singh [2]" w:date="2023-02-05T18:51:00Z">
        <w:r w:rsidR="0049619C">
          <w:rPr>
            <w:lang w:val="en-US"/>
          </w:rPr>
          <w:t>waive off SMS charges</w:t>
        </w:r>
      </w:ins>
      <w:r w:rsidR="004B7887">
        <w:rPr>
          <w:rFonts w:cstheme="minorBidi" w:hint="cs"/>
          <w:szCs w:val="21"/>
          <w:cs/>
          <w:lang w:val="en-US" w:bidi="hi-IN"/>
        </w:rPr>
        <w:t xml:space="preserve"> </w:t>
      </w:r>
      <w:ins w:id="1212" w:author="Tejpal Singh [2]" w:date="2023-02-05T18:51:00Z">
        <w:r w:rsidR="0049619C">
          <w:rPr>
            <w:lang w:val="en-US"/>
          </w:rPr>
          <w:t xml:space="preserve">for consumers for one or two </w:t>
        </w:r>
      </w:ins>
      <w:ins w:id="1213" w:author="Tejpal Singh [2]" w:date="2023-02-05T18:13:00Z">
        <w:r>
          <w:rPr>
            <w:lang w:val="en-US"/>
          </w:rPr>
          <w:t>query</w:t>
        </w:r>
      </w:ins>
      <w:ins w:id="1214" w:author="Tejpal Singh [2]" w:date="2023-02-05T18:51:00Z">
        <w:r w:rsidR="0049619C">
          <w:rPr>
            <w:lang w:val="en-US"/>
          </w:rPr>
          <w:t xml:space="preserve"> per day</w:t>
        </w:r>
      </w:ins>
      <w:ins w:id="1215" w:author="Tejpal Singh [2]" w:date="2023-02-05T18:59:00Z">
        <w:r w:rsidR="0049619C">
          <w:rPr>
            <w:lang w:val="en-US"/>
          </w:rPr>
          <w:t>/week</w:t>
        </w:r>
      </w:ins>
      <w:ins w:id="1216" w:author="Tejpal Singh [2]" w:date="2023-02-05T18:51:00Z">
        <w:r w:rsidR="0049619C">
          <w:rPr>
            <w:lang w:val="en-US"/>
          </w:rPr>
          <w:t xml:space="preserve"> if required</w:t>
        </w:r>
      </w:ins>
      <w:ins w:id="1217" w:author="Tejpal Singh [2]" w:date="2023-02-05T18:59:00Z">
        <w:r w:rsidR="0049619C">
          <w:rPr>
            <w:lang w:val="en-US"/>
          </w:rPr>
          <w:t xml:space="preserve"> under consumer awareness </w:t>
        </w:r>
      </w:ins>
      <w:ins w:id="1218" w:author="Tejpal Singh [2]" w:date="2023-02-05T19:00:00Z">
        <w:r w:rsidR="00766440">
          <w:rPr>
            <w:lang w:val="en-US"/>
          </w:rPr>
          <w:t>programs</w:t>
        </w:r>
      </w:ins>
      <w:ins w:id="1219" w:author="Tejpal Singh [2]" w:date="2023-02-05T18:51:00Z">
        <w:r w:rsidR="0049619C">
          <w:rPr>
            <w:lang w:val="en-US"/>
          </w:rPr>
          <w:t xml:space="preserve">. </w:t>
        </w:r>
      </w:ins>
    </w:p>
    <w:p w14:paraId="576F646F" w14:textId="77777777" w:rsidR="00766440" w:rsidRPr="00766440" w:rsidRDefault="00766440" w:rsidP="00766440">
      <w:pPr>
        <w:pStyle w:val="ListParagraph"/>
        <w:rPr>
          <w:ins w:id="1220" w:author="Tejpal Singh [2]" w:date="2023-02-05T19:01:00Z"/>
          <w:lang w:val="en-US"/>
        </w:rPr>
      </w:pPr>
    </w:p>
    <w:p w14:paraId="576F6470" w14:textId="59E21E5E" w:rsidR="00766440" w:rsidRDefault="00766440" w:rsidP="00394851">
      <w:pPr>
        <w:pStyle w:val="ListParagraph"/>
        <w:numPr>
          <w:ilvl w:val="1"/>
          <w:numId w:val="11"/>
        </w:numPr>
        <w:rPr>
          <w:ins w:id="1221" w:author="Tejpal Singh [2]" w:date="2023-02-05T20:17:00Z"/>
          <w:lang w:val="en-US"/>
        </w:rPr>
      </w:pPr>
      <w:ins w:id="1222" w:author="Tejpal Singh [2]" w:date="2023-02-05T19:01:00Z">
        <w:r w:rsidRPr="00766440">
          <w:rPr>
            <w:b/>
            <w:bCs/>
            <w:lang w:val="en-US"/>
          </w:rPr>
          <w:t>USSD</w:t>
        </w:r>
      </w:ins>
      <w:r w:rsidR="004B7887">
        <w:rPr>
          <w:rFonts w:cstheme="minorBidi" w:hint="cs"/>
          <w:b/>
          <w:bCs/>
          <w:szCs w:val="21"/>
          <w:cs/>
          <w:lang w:val="en-US" w:bidi="hi-IN"/>
        </w:rPr>
        <w:t xml:space="preserve"> </w:t>
      </w:r>
      <w:ins w:id="1223" w:author="Tejpal Singh [2]" w:date="2023-02-05T19:06:00Z">
        <w:r w:rsidRPr="00766440">
          <w:rPr>
            <w:b/>
            <w:bCs/>
            <w:lang w:val="en-US"/>
          </w:rPr>
          <w:t>Interface</w:t>
        </w:r>
        <w:r>
          <w:rPr>
            <w:lang w:val="en-US"/>
          </w:rPr>
          <w:t>:</w:t>
        </w:r>
      </w:ins>
      <w:ins w:id="1224" w:author="Tejpal Singh [2]" w:date="2023-02-05T19:04:00Z">
        <w:r>
          <w:rPr>
            <w:lang w:val="en-US"/>
          </w:rPr>
          <w:t xml:space="preserve"> Though SMS based query service</w:t>
        </w:r>
      </w:ins>
      <w:ins w:id="1225" w:author="Tejpal Singh [2]" w:date="2023-02-05T19:05:00Z">
        <w:r>
          <w:rPr>
            <w:lang w:val="en-US"/>
          </w:rPr>
          <w:t xml:space="preserve"> for consumers</w:t>
        </w:r>
      </w:ins>
      <w:ins w:id="1226" w:author="Tejpal Singh [2]" w:date="2023-02-05T19:04:00Z">
        <w:r>
          <w:rPr>
            <w:lang w:val="en-US"/>
          </w:rPr>
          <w:t xml:space="preserve"> can be used</w:t>
        </w:r>
      </w:ins>
      <w:ins w:id="1227" w:author="Tejpal Singh [2]" w:date="2023-02-05T19:05:00Z">
        <w:r>
          <w:rPr>
            <w:lang w:val="en-US"/>
          </w:rPr>
          <w:t xml:space="preserve"> on both smart phones and feature phone</w:t>
        </w:r>
      </w:ins>
      <w:ins w:id="1228" w:author="Tejpal Singh [2]" w:date="2023-02-05T19:09:00Z">
        <w:r>
          <w:rPr>
            <w:lang w:val="en-US"/>
          </w:rPr>
          <w:t>s</w:t>
        </w:r>
      </w:ins>
      <w:ins w:id="1229" w:author="Tejpal Singh [2]" w:date="2023-02-05T19:05:00Z">
        <w:r>
          <w:rPr>
            <w:lang w:val="en-US"/>
          </w:rPr>
          <w:t xml:space="preserve">, USSD </w:t>
        </w:r>
      </w:ins>
      <w:ins w:id="1230" w:author="Tejpal Singh [2]" w:date="2023-02-05T19:06:00Z">
        <w:r>
          <w:rPr>
            <w:lang w:val="en-US"/>
          </w:rPr>
          <w:t xml:space="preserve">interface </w:t>
        </w:r>
      </w:ins>
      <w:ins w:id="1231" w:author="Tejpal Singh [2]" w:date="2023-02-05T19:05:00Z">
        <w:r>
          <w:rPr>
            <w:lang w:val="en-US"/>
          </w:rPr>
          <w:t>may be considered as an alternate interface</w:t>
        </w:r>
      </w:ins>
      <w:ins w:id="1232" w:author="Tejpal Singh [2]" w:date="2023-02-05T19:16:00Z">
        <w:r w:rsidR="00233901">
          <w:rPr>
            <w:lang w:val="en-US"/>
          </w:rPr>
          <w:t>. This interface</w:t>
        </w:r>
      </w:ins>
      <w:ins w:id="1233" w:author="Tejpal Singh [2]" w:date="2023-02-05T19:08:00Z">
        <w:r>
          <w:rPr>
            <w:lang w:val="en-US"/>
          </w:rPr>
          <w:t xml:space="preserve"> can </w:t>
        </w:r>
      </w:ins>
      <w:ins w:id="1234" w:author="Tejpal Singh [2]" w:date="2023-02-05T19:09:00Z">
        <w:r>
          <w:rPr>
            <w:lang w:val="en-US"/>
          </w:rPr>
          <w:t>used to query RUPF</w:t>
        </w:r>
      </w:ins>
      <w:ins w:id="1235" w:author="Tejpal Singh [2]" w:date="2023-02-05T19:10:00Z">
        <w:r>
          <w:rPr>
            <w:lang w:val="en-US"/>
          </w:rPr>
          <w:t xml:space="preserve"> by consumers</w:t>
        </w:r>
      </w:ins>
      <w:ins w:id="1236" w:author="Tejpal Singh [2]" w:date="2023-02-05T19:09:00Z">
        <w:r>
          <w:rPr>
            <w:lang w:val="en-US"/>
          </w:rPr>
          <w:t xml:space="preserve"> to </w:t>
        </w:r>
      </w:ins>
      <w:ins w:id="1237" w:author="Tejpal Singh [2]" w:date="2023-02-05T19:10:00Z">
        <w:r>
          <w:rPr>
            <w:lang w:val="en-US"/>
          </w:rPr>
          <w:t>get</w:t>
        </w:r>
      </w:ins>
      <w:ins w:id="1238" w:author="Tejpal Singh [2]" w:date="2023-02-05T19:08:00Z">
        <w:r>
          <w:rPr>
            <w:lang w:val="en-US"/>
          </w:rPr>
          <w:t xml:space="preserve"> details </w:t>
        </w:r>
      </w:ins>
      <w:ins w:id="1239" w:author="Tejpal Singh [2]" w:date="2023-02-05T19:09:00Z">
        <w:r>
          <w:rPr>
            <w:lang w:val="en-US"/>
          </w:rPr>
          <w:t>about</w:t>
        </w:r>
      </w:ins>
      <w:ins w:id="1240" w:author="Tejpal Singh [2]" w:date="2023-02-05T19:08:00Z">
        <w:r>
          <w:rPr>
            <w:lang w:val="en-US"/>
          </w:rPr>
          <w:t xml:space="preserve"> the mobile ICT device </w:t>
        </w:r>
      </w:ins>
      <w:ins w:id="1241" w:author="Tejpal Singh [2]" w:date="2023-02-05T19:16:00Z">
        <w:r w:rsidR="00233901">
          <w:rPr>
            <w:lang w:val="en-US"/>
          </w:rPr>
          <w:t xml:space="preserve">only </w:t>
        </w:r>
      </w:ins>
      <w:ins w:id="1242" w:author="Tejpal Singh [2]" w:date="2023-02-05T19:08:00Z">
        <w:r>
          <w:rPr>
            <w:lang w:val="en-US"/>
          </w:rPr>
          <w:t>through which the query is triggered</w:t>
        </w:r>
      </w:ins>
      <w:ins w:id="1243" w:author="Tejpal Singh [2]" w:date="2023-02-05T19:05:00Z">
        <w:r>
          <w:rPr>
            <w:lang w:val="en-US"/>
          </w:rPr>
          <w:t xml:space="preserve">. The </w:t>
        </w:r>
      </w:ins>
      <w:ins w:id="1244" w:author="Tejpal Singh [2]" w:date="2023-02-05T19:07:00Z">
        <w:r>
          <w:rPr>
            <w:lang w:val="en-US"/>
          </w:rPr>
          <w:t xml:space="preserve">possibility may be explored to provide simple </w:t>
        </w:r>
      </w:ins>
      <w:ins w:id="1245" w:author="Tejpal Singh [2]" w:date="2023-02-05T19:12:00Z">
        <w:r w:rsidR="00233901">
          <w:rPr>
            <w:lang w:val="en-US"/>
          </w:rPr>
          <w:t xml:space="preserve">USSD </w:t>
        </w:r>
      </w:ins>
      <w:ins w:id="1246" w:author="Tejpal Singh [2]" w:date="2023-02-05T19:07:00Z">
        <w:r>
          <w:rPr>
            <w:lang w:val="en-US"/>
          </w:rPr>
          <w:t xml:space="preserve">code to invoke USSD query </w:t>
        </w:r>
      </w:ins>
      <w:ins w:id="1247" w:author="Tejpal Singh [2]" w:date="2023-02-05T19:08:00Z">
        <w:r>
          <w:rPr>
            <w:lang w:val="en-US"/>
          </w:rPr>
          <w:t>exclusively</w:t>
        </w:r>
      </w:ins>
      <w:r w:rsidR="004B7887">
        <w:rPr>
          <w:rFonts w:cstheme="minorBidi" w:hint="cs"/>
          <w:szCs w:val="21"/>
          <w:cs/>
          <w:lang w:val="en-US" w:bidi="hi-IN"/>
        </w:rPr>
        <w:t xml:space="preserve"> </w:t>
      </w:r>
      <w:ins w:id="1248" w:author="Tejpal Singh [2]" w:date="2023-02-05T19:12:00Z">
        <w:r w:rsidR="00233901">
          <w:rPr>
            <w:lang w:val="en-US"/>
          </w:rPr>
          <w:t>to</w:t>
        </w:r>
      </w:ins>
      <w:ins w:id="1249" w:author="Tejpal Singh [2]" w:date="2023-02-05T19:04:00Z">
        <w:r w:rsidR="00233901">
          <w:rPr>
            <w:lang w:val="en-US"/>
          </w:rPr>
          <w:t xml:space="preserve"> RUPF</w:t>
        </w:r>
      </w:ins>
      <w:ins w:id="1250" w:author="Tejpal Singh [2]" w:date="2023-02-05T19:12:00Z">
        <w:r w:rsidR="00233901">
          <w:rPr>
            <w:lang w:val="en-US"/>
          </w:rPr>
          <w:t>.</w:t>
        </w:r>
      </w:ins>
      <w:r w:rsidR="004B7887">
        <w:rPr>
          <w:rFonts w:cstheme="minorBidi" w:hint="cs"/>
          <w:szCs w:val="21"/>
          <w:cs/>
          <w:lang w:val="en-US" w:bidi="hi-IN"/>
        </w:rPr>
        <w:t xml:space="preserve"> </w:t>
      </w:r>
      <w:ins w:id="1251" w:author="Tejpal Singh [2]" w:date="2023-02-05T19:12:00Z">
        <w:r w:rsidR="00233901">
          <w:rPr>
            <w:lang w:val="en-US"/>
          </w:rPr>
          <w:t>On invoking query through USSD code of the service,</w:t>
        </w:r>
      </w:ins>
      <w:ins w:id="1252" w:author="Tejpal Singh [2]" w:date="2023-02-05T19:04:00Z">
        <w:r w:rsidR="00233901">
          <w:rPr>
            <w:lang w:val="en-US"/>
          </w:rPr>
          <w:t xml:space="preserve"> IMEI details may be automatically fetched from the device</w:t>
        </w:r>
      </w:ins>
      <w:r w:rsidR="004B7887">
        <w:rPr>
          <w:rFonts w:cstheme="minorBidi" w:hint="cs"/>
          <w:szCs w:val="21"/>
          <w:cs/>
          <w:lang w:val="en-US" w:bidi="hi-IN"/>
        </w:rPr>
        <w:t xml:space="preserve"> </w:t>
      </w:r>
      <w:ins w:id="1253" w:author="Tejpal Singh [2]" w:date="2023-02-05T19:13:00Z">
        <w:r w:rsidR="00233901">
          <w:rPr>
            <w:lang w:val="en-US"/>
          </w:rPr>
          <w:t>which will eliminate any wrong input scenarios</w:t>
        </w:r>
      </w:ins>
      <w:ins w:id="1254" w:author="Tejpal Singh [2]" w:date="2023-02-05T19:04:00Z">
        <w:r w:rsidR="00233901">
          <w:rPr>
            <w:lang w:val="en-US"/>
          </w:rPr>
          <w:t xml:space="preserve">. This </w:t>
        </w:r>
      </w:ins>
      <w:ins w:id="1255" w:author="Tejpal Singh [2]" w:date="2023-02-05T19:17:00Z">
        <w:r w:rsidR="00233901">
          <w:rPr>
            <w:lang w:val="en-US"/>
          </w:rPr>
          <w:t xml:space="preserve">consumer interface </w:t>
        </w:r>
      </w:ins>
      <w:ins w:id="1256" w:author="Tejpal Singh [2]" w:date="2023-02-05T19:04:00Z">
        <w:r w:rsidR="00233901">
          <w:rPr>
            <w:lang w:val="en-US"/>
          </w:rPr>
          <w:t xml:space="preserve">will </w:t>
        </w:r>
      </w:ins>
      <w:ins w:id="1257" w:author="Tejpal Singh [2]" w:date="2023-02-05T19:14:00Z">
        <w:r w:rsidR="00233901">
          <w:rPr>
            <w:lang w:val="en-US"/>
          </w:rPr>
          <w:t>enable</w:t>
        </w:r>
      </w:ins>
      <w:r w:rsidR="004B7887">
        <w:rPr>
          <w:rFonts w:cstheme="minorBidi" w:hint="cs"/>
          <w:szCs w:val="21"/>
          <w:cs/>
          <w:lang w:val="en-US" w:bidi="hi-IN"/>
        </w:rPr>
        <w:t xml:space="preserve"> </w:t>
      </w:r>
      <w:ins w:id="1258" w:author="Tejpal Singh [2]" w:date="2023-02-05T19:17:00Z">
        <w:r w:rsidR="00233901">
          <w:rPr>
            <w:lang w:val="en-US"/>
          </w:rPr>
          <w:t xml:space="preserve">queries by </w:t>
        </w:r>
      </w:ins>
      <w:ins w:id="1259" w:author="Tejpal Singh [2]" w:date="2023-02-05T19:11:00Z">
        <w:r w:rsidR="00233901">
          <w:rPr>
            <w:lang w:val="en-US"/>
          </w:rPr>
          <w:t xml:space="preserve">the consumers </w:t>
        </w:r>
      </w:ins>
      <w:ins w:id="1260" w:author="Tejpal Singh [2]" w:date="2023-02-05T19:18:00Z">
        <w:r w:rsidR="00233901">
          <w:rPr>
            <w:lang w:val="en-US"/>
          </w:rPr>
          <w:t xml:space="preserve">even </w:t>
        </w:r>
      </w:ins>
      <w:ins w:id="1261" w:author="Tejpal Singh [2]" w:date="2023-02-05T19:14:00Z">
        <w:r w:rsidR="00233901">
          <w:rPr>
            <w:lang w:val="en-US"/>
          </w:rPr>
          <w:t xml:space="preserve">with least literacy and bridge the </w:t>
        </w:r>
      </w:ins>
      <w:ins w:id="1262" w:author="Tejpal Singh [2]" w:date="2023-02-05T19:18:00Z">
        <w:r w:rsidR="00233901">
          <w:rPr>
            <w:lang w:val="en-US"/>
          </w:rPr>
          <w:t xml:space="preserve">possible </w:t>
        </w:r>
      </w:ins>
      <w:ins w:id="1263" w:author="Tejpal Singh [2]" w:date="2023-02-05T19:14:00Z">
        <w:r w:rsidR="00233901">
          <w:rPr>
            <w:lang w:val="en-US"/>
          </w:rPr>
          <w:t>awareness divide</w:t>
        </w:r>
      </w:ins>
      <w:ins w:id="1264" w:author="Tejpal Singh [2]" w:date="2023-02-05T19:18:00Z">
        <w:r w:rsidR="00233901">
          <w:rPr>
            <w:lang w:val="en-US"/>
          </w:rPr>
          <w:t xml:space="preserve"> about the risks involved in counterfeit mobile ICT devices</w:t>
        </w:r>
      </w:ins>
      <w:ins w:id="1265" w:author="Tejpal Singh [2]" w:date="2023-02-05T19:14:00Z">
        <w:r w:rsidR="00233901">
          <w:rPr>
            <w:lang w:val="en-US"/>
          </w:rPr>
          <w:t xml:space="preserve">. </w:t>
        </w:r>
      </w:ins>
    </w:p>
    <w:p w14:paraId="576F6471" w14:textId="77777777" w:rsidR="00E37A1F" w:rsidRPr="00E37A1F" w:rsidRDefault="00E37A1F" w:rsidP="00E37A1F">
      <w:pPr>
        <w:pStyle w:val="ListParagraph"/>
        <w:rPr>
          <w:ins w:id="1266" w:author="Tejpal Singh [2]" w:date="2023-02-05T20:17:00Z"/>
          <w:lang w:val="en-US"/>
        </w:rPr>
      </w:pPr>
    </w:p>
    <w:p w14:paraId="576F6472" w14:textId="609A5E54" w:rsidR="00E37A1F" w:rsidRPr="00394851" w:rsidDel="00DC3DFA" w:rsidRDefault="00E37A1F" w:rsidP="00E37A1F">
      <w:pPr>
        <w:pStyle w:val="ListParagraph"/>
        <w:ind w:left="1440"/>
        <w:rPr>
          <w:del w:id="1267" w:author="Tejpal Singh [2]" w:date="2023-05-03T13:09:00Z"/>
          <w:lang w:val="en-US"/>
        </w:rPr>
      </w:pPr>
    </w:p>
    <w:p w14:paraId="576F6473" w14:textId="77777777" w:rsidR="009B411D" w:rsidRPr="00333AB5" w:rsidDel="00233901" w:rsidRDefault="009B411D" w:rsidP="009B411D">
      <w:pPr>
        <w:pStyle w:val="ListParagraph"/>
        <w:rPr>
          <w:del w:id="1268" w:author="Tejpal Singh [2]" w:date="2023-02-05T19:19:00Z"/>
          <w:b/>
          <w:bCs/>
          <w:lang w:val="en-US"/>
        </w:rPr>
      </w:pPr>
    </w:p>
    <w:p w14:paraId="576F6474" w14:textId="77777777" w:rsidR="00BE7EF5" w:rsidRPr="00333AB5" w:rsidRDefault="00BE7EF5" w:rsidP="000339CB">
      <w:pPr>
        <w:rPr>
          <w:lang w:val="en-US"/>
        </w:rPr>
      </w:pPr>
      <w:r w:rsidRPr="00333AB5">
        <w:rPr>
          <w:b/>
          <w:bCs/>
          <w:lang w:val="en-US"/>
        </w:rPr>
        <w:t>10.2</w:t>
      </w:r>
      <w:r w:rsidR="000A5BA4" w:rsidRPr="00333AB5">
        <w:rPr>
          <w:b/>
          <w:bCs/>
          <w:lang w:val="en-US"/>
        </w:rPr>
        <w:t xml:space="preserve"> Key Platform Features</w:t>
      </w:r>
    </w:p>
    <w:p w14:paraId="576F6475" w14:textId="77777777" w:rsidR="00573D5B" w:rsidRPr="00333AB5" w:rsidRDefault="00FD55B1"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Following key guiding </w:t>
      </w:r>
      <w:r w:rsidR="005B017B" w:rsidRPr="00333AB5">
        <w:rPr>
          <w:lang w:val="en-US"/>
        </w:rPr>
        <w:t>principles</w:t>
      </w:r>
      <w:r w:rsidRPr="00333AB5">
        <w:rPr>
          <w:lang w:val="en-US"/>
        </w:rPr>
        <w:t xml:space="preserve"> may </w:t>
      </w:r>
      <w:r w:rsidR="005B017B" w:rsidRPr="00333AB5">
        <w:rPr>
          <w:lang w:val="en-US"/>
        </w:rPr>
        <w:t xml:space="preserve">be </w:t>
      </w:r>
      <w:del w:id="1269" w:author="Tejpal Singh [2]" w:date="2023-01-14T20:13:00Z">
        <w:r w:rsidR="005B017B" w:rsidRPr="00333AB5" w:rsidDel="00E30CF2">
          <w:rPr>
            <w:lang w:val="en-US"/>
          </w:rPr>
          <w:delText>kept in mind</w:delText>
        </w:r>
      </w:del>
      <w:ins w:id="1270" w:author="Tejpal Singh [2]" w:date="2023-01-14T20:13:00Z">
        <w:r w:rsidR="00E30CF2">
          <w:rPr>
            <w:lang w:val="en-US"/>
          </w:rPr>
          <w:t xml:space="preserve"> considered</w:t>
        </w:r>
      </w:ins>
      <w:r w:rsidR="005B017B" w:rsidRPr="00333AB5">
        <w:rPr>
          <w:lang w:val="en-US"/>
        </w:rPr>
        <w:t xml:space="preserve"> while</w:t>
      </w:r>
      <w:r w:rsidRPr="00333AB5">
        <w:rPr>
          <w:lang w:val="en-US"/>
        </w:rPr>
        <w:t xml:space="preserve"> preparing the solution architecture of </w:t>
      </w:r>
      <w:del w:id="1271" w:author="Tejpal Singh [2]" w:date="2023-01-14T20:13:00Z">
        <w:r w:rsidRPr="00333AB5" w:rsidDel="00E30CF2">
          <w:rPr>
            <w:lang w:val="en-US"/>
          </w:rPr>
          <w:delText>the platform</w:delText>
        </w:r>
      </w:del>
      <w:ins w:id="1272" w:author="Tejpal Singh [2]" w:date="2023-01-14T20:13:00Z">
        <w:r w:rsidR="00E30CF2">
          <w:rPr>
            <w:lang w:val="en-US"/>
          </w:rPr>
          <w:t xml:space="preserve"> RUPF</w:t>
        </w:r>
      </w:ins>
      <w:r w:rsidRPr="00333AB5">
        <w:rPr>
          <w:lang w:val="en-US"/>
        </w:rPr>
        <w:t>.</w:t>
      </w:r>
    </w:p>
    <w:p w14:paraId="576F6476"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platform should provide simple and intuitive interfaces to </w:t>
      </w:r>
      <w:r w:rsidR="00505F01" w:rsidRPr="00333AB5">
        <w:rPr>
          <w:color w:val="000000"/>
          <w:lang w:val="en-US"/>
        </w:rPr>
        <w:t>stakeholders covering</w:t>
      </w:r>
      <w:r w:rsidRPr="00333AB5">
        <w:rPr>
          <w:color w:val="000000"/>
          <w:lang w:val="en-US"/>
        </w:rPr>
        <w:t xml:space="preserve"> possible scenarios</w:t>
      </w:r>
      <w:r w:rsidR="004D48E1" w:rsidRPr="00333AB5">
        <w:rPr>
          <w:color w:val="000000"/>
          <w:lang w:val="en-US"/>
        </w:rPr>
        <w:t xml:space="preserve"> like limitation of availability of I</w:t>
      </w:r>
      <w:r w:rsidRPr="00333AB5">
        <w:rPr>
          <w:color w:val="000000"/>
          <w:lang w:val="en-US"/>
        </w:rPr>
        <w:t xml:space="preserve">nternet </w:t>
      </w:r>
      <w:r w:rsidR="00505F01" w:rsidRPr="00333AB5">
        <w:rPr>
          <w:color w:val="000000"/>
          <w:lang w:val="en-US"/>
        </w:rPr>
        <w:t>access and</w:t>
      </w:r>
      <w:r w:rsidR="0014714C" w:rsidRPr="00333AB5">
        <w:rPr>
          <w:color w:val="000000"/>
          <w:lang w:val="en-US"/>
        </w:rPr>
        <w:t xml:space="preserve"> absence of</w:t>
      </w:r>
      <w:r w:rsidRPr="00333AB5">
        <w:rPr>
          <w:color w:val="000000"/>
          <w:lang w:val="en-US"/>
        </w:rPr>
        <w:t xml:space="preserve"> MNO subscription.</w:t>
      </w:r>
    </w:p>
    <w:p w14:paraId="576F6477" w14:textId="77777777" w:rsidR="00FD55B1" w:rsidRPr="00333AB5" w:rsidRDefault="00FD55B1" w:rsidP="00F47D35">
      <w:pPr>
        <w:pStyle w:val="ListParagraph"/>
        <w:spacing w:line="276" w:lineRule="auto"/>
        <w:ind w:left="360" w:hanging="180"/>
        <w:rPr>
          <w:color w:val="000000"/>
          <w:lang w:val="en-US"/>
        </w:rPr>
      </w:pPr>
    </w:p>
    <w:p w14:paraId="576F6478" w14:textId="18556756"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To overcome the limitation of availability of Internet</w:t>
      </w:r>
      <w:r w:rsidR="004D48E1" w:rsidRPr="00333AB5">
        <w:rPr>
          <w:color w:val="000000"/>
          <w:lang w:val="en-US"/>
        </w:rPr>
        <w:t xml:space="preserve"> access</w:t>
      </w:r>
      <w:r w:rsidRPr="00333AB5">
        <w:rPr>
          <w:color w:val="000000"/>
          <w:lang w:val="en-US"/>
        </w:rPr>
        <w:t>, SMS /USSD channel</w:t>
      </w:r>
      <w:ins w:id="1273" w:author="Tejpal Singh [2]" w:date="2023-05-12T10:39:00Z">
        <w:r w:rsidR="00134B6B">
          <w:rPr>
            <w:color w:val="000000"/>
            <w:lang w:val="en-US"/>
          </w:rPr>
          <w:t>s</w:t>
        </w:r>
      </w:ins>
      <w:r w:rsidRPr="00333AB5">
        <w:rPr>
          <w:color w:val="000000"/>
          <w:lang w:val="en-US"/>
        </w:rPr>
        <w:t xml:space="preserve"> may be </w:t>
      </w:r>
      <w:r w:rsidR="00F07C21" w:rsidRPr="00333AB5">
        <w:rPr>
          <w:color w:val="000000"/>
          <w:lang w:val="en-US"/>
        </w:rPr>
        <w:t>made part of network interfaces</w:t>
      </w:r>
      <w:ins w:id="1274" w:author="Tejpal Singh [2]" w:date="2023-01-14T20:14:00Z">
        <w:r w:rsidR="00E30CF2">
          <w:rPr>
            <w:color w:val="000000"/>
            <w:lang w:val="en-US"/>
          </w:rPr>
          <w:t xml:space="preserve"> for consumers</w:t>
        </w:r>
      </w:ins>
      <w:r w:rsidRPr="00333AB5">
        <w:rPr>
          <w:color w:val="000000"/>
          <w:lang w:val="en-US"/>
        </w:rPr>
        <w:t xml:space="preserve"> to access the platform</w:t>
      </w:r>
      <w:r w:rsidR="0014714C" w:rsidRPr="00333AB5">
        <w:rPr>
          <w:color w:val="000000"/>
          <w:lang w:val="en-US"/>
        </w:rPr>
        <w:t>. This will</w:t>
      </w:r>
      <w:r w:rsidRPr="00333AB5">
        <w:rPr>
          <w:color w:val="000000"/>
          <w:lang w:val="en-US"/>
        </w:rPr>
        <w:t xml:space="preserve"> broaden its </w:t>
      </w:r>
      <w:r w:rsidR="0014714C" w:rsidRPr="00333AB5">
        <w:rPr>
          <w:color w:val="000000"/>
          <w:lang w:val="en-US"/>
        </w:rPr>
        <w:t>accessibility</w:t>
      </w:r>
      <w:r w:rsidRPr="00333AB5">
        <w:rPr>
          <w:color w:val="000000"/>
          <w:lang w:val="en-US"/>
        </w:rPr>
        <w:t xml:space="preserve"> to consumers and other stakeholders. </w:t>
      </w:r>
    </w:p>
    <w:p w14:paraId="576F6479" w14:textId="77777777" w:rsidR="00FD55B1" w:rsidRPr="00333AB5" w:rsidRDefault="00FD55B1" w:rsidP="00F47D35">
      <w:pPr>
        <w:pStyle w:val="ListParagraph"/>
        <w:ind w:left="360" w:hanging="180"/>
        <w:rPr>
          <w:color w:val="000000"/>
          <w:lang w:val="en-US"/>
        </w:rPr>
      </w:pPr>
    </w:p>
    <w:p w14:paraId="576F647A" w14:textId="3E63A132"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In scenario</w:t>
      </w:r>
      <w:ins w:id="1275" w:author="Tejpal Singh [2]" w:date="2023-05-12T10:39:00Z">
        <w:r w:rsidR="007F5557">
          <w:rPr>
            <w:color w:val="000000"/>
            <w:lang w:val="en-US"/>
          </w:rPr>
          <w:t>s</w:t>
        </w:r>
      </w:ins>
      <w:r w:rsidRPr="00333AB5">
        <w:rPr>
          <w:color w:val="000000"/>
          <w:lang w:val="en-US"/>
        </w:rPr>
        <w:t xml:space="preserve"> of no MNO subscription</w:t>
      </w:r>
      <w:r w:rsidR="00894952" w:rsidRPr="00333AB5">
        <w:rPr>
          <w:color w:val="000000"/>
          <w:lang w:val="en-US"/>
        </w:rPr>
        <w:t xml:space="preserve"> by consumer</w:t>
      </w:r>
      <w:r w:rsidRPr="00333AB5">
        <w:rPr>
          <w:color w:val="000000"/>
          <w:lang w:val="en-US"/>
        </w:rPr>
        <w:t>, Wi-Fi/Internet channel</w:t>
      </w:r>
      <w:ins w:id="1276" w:author="Tejpal Singh [2]" w:date="2023-05-12T10:39:00Z">
        <w:r w:rsidR="007F5557">
          <w:rPr>
            <w:color w:val="000000"/>
            <w:lang w:val="en-US"/>
          </w:rPr>
          <w:t>s</w:t>
        </w:r>
      </w:ins>
      <w:r w:rsidRPr="00333AB5">
        <w:rPr>
          <w:color w:val="000000"/>
          <w:lang w:val="en-US"/>
        </w:rPr>
        <w:t xml:space="preserve"> may be used by </w:t>
      </w:r>
      <w:r w:rsidR="0014714C" w:rsidRPr="00333AB5">
        <w:rPr>
          <w:color w:val="000000"/>
          <w:lang w:val="en-US"/>
        </w:rPr>
        <w:t>them</w:t>
      </w:r>
      <w:r w:rsidRPr="00333AB5">
        <w:rPr>
          <w:color w:val="000000"/>
          <w:lang w:val="en-US"/>
        </w:rPr>
        <w:t xml:space="preserve"> to access the platform</w:t>
      </w:r>
      <w:ins w:id="1277" w:author="Tejpal Singh [2]" w:date="2023-01-14T20:14:00Z">
        <w:r w:rsidR="00E30CF2">
          <w:rPr>
            <w:color w:val="000000"/>
            <w:lang w:val="en-US"/>
          </w:rPr>
          <w:t xml:space="preserve"> through desktop or mobile device</w:t>
        </w:r>
      </w:ins>
      <w:r w:rsidRPr="00333AB5">
        <w:rPr>
          <w:color w:val="000000"/>
          <w:lang w:val="en-US"/>
        </w:rPr>
        <w:t xml:space="preserve">. This will enable </w:t>
      </w:r>
      <w:ins w:id="1278" w:author="Tejpal Singh [2]" w:date="2023-05-12T10:40:00Z">
        <w:r w:rsidR="007F5557">
          <w:rPr>
            <w:color w:val="000000"/>
            <w:lang w:val="en-US"/>
          </w:rPr>
          <w:t xml:space="preserve">a </w:t>
        </w:r>
      </w:ins>
      <w:r w:rsidRPr="00333AB5">
        <w:rPr>
          <w:color w:val="000000"/>
          <w:lang w:val="en-US"/>
        </w:rPr>
        <w:t xml:space="preserve">wider range of access channels </w:t>
      </w:r>
      <w:r w:rsidR="00F07C21" w:rsidRPr="00333AB5">
        <w:rPr>
          <w:color w:val="000000"/>
          <w:lang w:val="en-US"/>
        </w:rPr>
        <w:t>for different</w:t>
      </w:r>
      <w:r w:rsidRPr="00333AB5">
        <w:rPr>
          <w:color w:val="000000"/>
          <w:lang w:val="en-US"/>
        </w:rPr>
        <w:t xml:space="preserve"> type</w:t>
      </w:r>
      <w:ins w:id="1279" w:author="Tejpal Singh [2]" w:date="2023-05-12T10:40:00Z">
        <w:r w:rsidR="007F5557">
          <w:rPr>
            <w:color w:val="000000"/>
            <w:lang w:val="en-US"/>
          </w:rPr>
          <w:t>s</w:t>
        </w:r>
      </w:ins>
      <w:r w:rsidRPr="00333AB5">
        <w:rPr>
          <w:color w:val="000000"/>
          <w:lang w:val="en-US"/>
        </w:rPr>
        <w:t xml:space="preserve"> of </w:t>
      </w:r>
      <w:ins w:id="1280" w:author="Tejpal Singh [2]" w:date="2023-05-12T10:40:00Z">
        <w:r w:rsidR="007F5557">
          <w:rPr>
            <w:color w:val="000000"/>
            <w:lang w:val="en-US"/>
          </w:rPr>
          <w:t xml:space="preserve">mobile </w:t>
        </w:r>
      </w:ins>
      <w:r w:rsidRPr="00333AB5">
        <w:rPr>
          <w:color w:val="000000"/>
          <w:lang w:val="en-US"/>
        </w:rPr>
        <w:t xml:space="preserve">ICT devices especially </w:t>
      </w:r>
      <w:del w:id="1281" w:author="Tejpal Singh [2]" w:date="2023-01-14T20:14:00Z">
        <w:r w:rsidRPr="00333AB5" w:rsidDel="00E30CF2">
          <w:rPr>
            <w:color w:val="000000"/>
            <w:lang w:val="en-US"/>
          </w:rPr>
          <w:delText xml:space="preserve">in </w:delText>
        </w:r>
      </w:del>
      <w:ins w:id="1282" w:author="Tejpal Singh [2]" w:date="2023-01-14T20:14:00Z">
        <w:r w:rsidR="00E30CF2">
          <w:rPr>
            <w:color w:val="000000"/>
            <w:lang w:val="en-US"/>
          </w:rPr>
          <w:t xml:space="preserve"> for</w:t>
        </w:r>
      </w:ins>
      <w:r w:rsidR="004B7887">
        <w:rPr>
          <w:rFonts w:cstheme="minorBidi" w:hint="cs"/>
          <w:color w:val="000000"/>
          <w:szCs w:val="21"/>
          <w:cs/>
          <w:lang w:val="en-US" w:bidi="hi-IN"/>
        </w:rPr>
        <w:t xml:space="preserve"> </w:t>
      </w:r>
      <w:r w:rsidRPr="00333AB5">
        <w:rPr>
          <w:color w:val="000000"/>
          <w:lang w:val="en-US"/>
        </w:rPr>
        <w:t xml:space="preserve">rural population having </w:t>
      </w:r>
      <w:del w:id="1283" w:author="Tejpal Singh [2]" w:date="2023-05-12T11:00:00Z">
        <w:r w:rsidRPr="00333AB5" w:rsidDel="007149C1">
          <w:rPr>
            <w:color w:val="000000"/>
            <w:lang w:val="en-US"/>
          </w:rPr>
          <w:delText>low cost</w:delText>
        </w:r>
      </w:del>
      <w:ins w:id="1284" w:author="Tejpal Singh [2]" w:date="2023-05-12T11:00:00Z">
        <w:r w:rsidR="007149C1" w:rsidRPr="00333AB5">
          <w:rPr>
            <w:color w:val="000000"/>
            <w:lang w:val="en-US"/>
          </w:rPr>
          <w:t>low-cost</w:t>
        </w:r>
      </w:ins>
      <w:r w:rsidRPr="00333AB5">
        <w:rPr>
          <w:color w:val="000000"/>
          <w:lang w:val="en-US"/>
        </w:rPr>
        <w:t xml:space="preserve"> feature phone.</w:t>
      </w:r>
    </w:p>
    <w:p w14:paraId="576F647B" w14:textId="77777777" w:rsidR="00FD55B1" w:rsidRPr="00333AB5" w:rsidRDefault="00FD55B1" w:rsidP="00F47D35">
      <w:pPr>
        <w:pStyle w:val="ListParagraph"/>
        <w:spacing w:line="276" w:lineRule="auto"/>
        <w:ind w:left="360" w:hanging="180"/>
        <w:rPr>
          <w:color w:val="000000"/>
          <w:lang w:val="en-US"/>
        </w:rPr>
      </w:pPr>
    </w:p>
    <w:p w14:paraId="576F647C" w14:textId="1D66ECD2"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platform should have </w:t>
      </w:r>
      <w:r w:rsidR="0031155D" w:rsidRPr="00333AB5">
        <w:rPr>
          <w:color w:val="000000"/>
          <w:lang w:val="en-US"/>
        </w:rPr>
        <w:t xml:space="preserve">secure </w:t>
      </w:r>
      <w:r w:rsidRPr="00333AB5">
        <w:rPr>
          <w:color w:val="000000"/>
          <w:lang w:val="en-US"/>
        </w:rPr>
        <w:t>interface</w:t>
      </w:r>
      <w:r w:rsidR="009253D6" w:rsidRPr="00333AB5">
        <w:rPr>
          <w:color w:val="000000"/>
          <w:lang w:val="en-US"/>
        </w:rPr>
        <w:t>s</w:t>
      </w:r>
      <w:r w:rsidR="0014714C" w:rsidRPr="00333AB5">
        <w:rPr>
          <w:color w:val="000000"/>
          <w:lang w:val="en-US"/>
        </w:rPr>
        <w:t xml:space="preserve"> with National Stolen D</w:t>
      </w:r>
      <w:r w:rsidRPr="00333AB5">
        <w:rPr>
          <w:color w:val="000000"/>
          <w:lang w:val="en-US"/>
        </w:rPr>
        <w:t xml:space="preserve">evice </w:t>
      </w:r>
      <w:r w:rsidR="0014714C" w:rsidRPr="00333AB5">
        <w:rPr>
          <w:color w:val="000000"/>
          <w:lang w:val="en-US"/>
        </w:rPr>
        <w:t>DB</w:t>
      </w:r>
      <w:r w:rsidRPr="00333AB5">
        <w:rPr>
          <w:color w:val="000000"/>
          <w:lang w:val="en-US"/>
        </w:rPr>
        <w:t>, OEM</w:t>
      </w:r>
      <w:r w:rsidR="00894952" w:rsidRPr="00333AB5">
        <w:rPr>
          <w:color w:val="000000"/>
          <w:lang w:val="en-US"/>
        </w:rPr>
        <w:t>’s</w:t>
      </w:r>
      <w:r w:rsidR="004B7887">
        <w:rPr>
          <w:rFonts w:cstheme="minorBidi" w:hint="cs"/>
          <w:color w:val="000000"/>
          <w:szCs w:val="21"/>
          <w:cs/>
          <w:lang w:val="en-US" w:bidi="hi-IN"/>
        </w:rPr>
        <w:t xml:space="preserve"> </w:t>
      </w:r>
      <w:r w:rsidR="00894952" w:rsidRPr="00333AB5">
        <w:rPr>
          <w:color w:val="000000"/>
          <w:lang w:val="en-US"/>
        </w:rPr>
        <w:t xml:space="preserve">IMEI </w:t>
      </w:r>
      <w:r w:rsidRPr="00333AB5">
        <w:rPr>
          <w:color w:val="000000"/>
          <w:lang w:val="en-US"/>
        </w:rPr>
        <w:t xml:space="preserve">repository of </w:t>
      </w:r>
      <w:ins w:id="1285" w:author="Tejpal Singh [2]" w:date="2023-01-14T20:15:00Z">
        <w:r w:rsidR="00E30CF2">
          <w:rPr>
            <w:color w:val="000000"/>
            <w:lang w:val="en-US"/>
          </w:rPr>
          <w:t xml:space="preserve">manufactured </w:t>
        </w:r>
      </w:ins>
      <w:r w:rsidRPr="00333AB5">
        <w:rPr>
          <w:color w:val="000000"/>
          <w:lang w:val="en-US"/>
        </w:rPr>
        <w:t xml:space="preserve">devices </w:t>
      </w:r>
      <w:del w:id="1286" w:author="Tejpal Singh [2]" w:date="2023-01-14T20:15:00Z">
        <w:r w:rsidR="009253D6" w:rsidRPr="00333AB5" w:rsidDel="00E30CF2">
          <w:rPr>
            <w:color w:val="000000"/>
            <w:lang w:val="en-US"/>
          </w:rPr>
          <w:delText xml:space="preserve">or </w:delText>
        </w:r>
      </w:del>
      <w:ins w:id="1287" w:author="Tejpal Singh [2]" w:date="2023-01-14T20:15:00Z">
        <w:r w:rsidR="00E30CF2">
          <w:rPr>
            <w:color w:val="000000"/>
            <w:lang w:val="en-US"/>
          </w:rPr>
          <w:t>,</w:t>
        </w:r>
      </w:ins>
      <w:r w:rsidR="009253D6" w:rsidRPr="00333AB5">
        <w:rPr>
          <w:color w:val="000000"/>
          <w:lang w:val="en-US"/>
        </w:rPr>
        <w:t xml:space="preserve">OEM’s country specific </w:t>
      </w:r>
      <w:r w:rsidR="00610939" w:rsidRPr="00333AB5">
        <w:rPr>
          <w:color w:val="000000"/>
          <w:lang w:val="en-US"/>
        </w:rPr>
        <w:t xml:space="preserve">export </w:t>
      </w:r>
      <w:ins w:id="1288" w:author="Tejpal Singh [2]" w:date="2023-01-14T20:15:00Z">
        <w:r w:rsidR="00E30CF2">
          <w:rPr>
            <w:color w:val="000000"/>
            <w:lang w:val="en-US"/>
          </w:rPr>
          <w:t>,</w:t>
        </w:r>
      </w:ins>
      <w:del w:id="1289" w:author="Tejpal Singh [2]" w:date="2023-01-14T20:15:00Z">
        <w:r w:rsidR="00894952" w:rsidRPr="00333AB5" w:rsidDel="00E30CF2">
          <w:rPr>
            <w:color w:val="000000"/>
            <w:lang w:val="en-US"/>
          </w:rPr>
          <w:delText xml:space="preserve">or </w:delText>
        </w:r>
      </w:del>
      <w:r w:rsidR="00894952" w:rsidRPr="00333AB5">
        <w:rPr>
          <w:color w:val="000000"/>
          <w:lang w:val="en-US"/>
        </w:rPr>
        <w:t xml:space="preserve">locally manufactured IMEI </w:t>
      </w:r>
      <w:r w:rsidR="0014714C" w:rsidRPr="00333AB5">
        <w:rPr>
          <w:color w:val="000000"/>
          <w:lang w:val="en-US"/>
        </w:rPr>
        <w:t xml:space="preserve">device </w:t>
      </w:r>
      <w:r w:rsidR="009253D6" w:rsidRPr="00333AB5">
        <w:rPr>
          <w:color w:val="000000"/>
          <w:lang w:val="en-US"/>
        </w:rPr>
        <w:t xml:space="preserve">database </w:t>
      </w:r>
      <w:r w:rsidRPr="00333AB5">
        <w:rPr>
          <w:color w:val="000000"/>
          <w:lang w:val="en-US"/>
        </w:rPr>
        <w:t xml:space="preserve">and GSMA’s </w:t>
      </w:r>
      <w:r w:rsidR="00894952" w:rsidRPr="00333AB5">
        <w:rPr>
          <w:color w:val="000000"/>
          <w:lang w:val="en-US"/>
        </w:rPr>
        <w:t>IMEI DB</w:t>
      </w:r>
      <w:ins w:id="1290" w:author="Tejpal Singh [2]" w:date="2023-01-14T20:16:00Z">
        <w:r w:rsidR="00E30CF2">
          <w:rPr>
            <w:color w:val="000000"/>
            <w:lang w:val="en-US"/>
          </w:rPr>
          <w:t>.</w:t>
        </w:r>
      </w:ins>
      <w:del w:id="1291" w:author="Tejpal Singh [2]" w:date="2023-01-14T20:16:00Z">
        <w:r w:rsidRPr="00333AB5" w:rsidDel="00E30CF2">
          <w:rPr>
            <w:color w:val="000000"/>
            <w:lang w:val="en-US"/>
          </w:rPr>
          <w:delText xml:space="preserve">to provide information on all aspects of </w:delText>
        </w:r>
        <w:r w:rsidR="009253D6" w:rsidRPr="00333AB5" w:rsidDel="00E30CF2">
          <w:rPr>
            <w:color w:val="000000"/>
            <w:lang w:val="en-US"/>
          </w:rPr>
          <w:delText xml:space="preserve">mobile ICT </w:delText>
        </w:r>
        <w:r w:rsidRPr="00333AB5" w:rsidDel="00E30CF2">
          <w:rPr>
            <w:color w:val="000000"/>
            <w:lang w:val="en-US"/>
          </w:rPr>
          <w:delText xml:space="preserve">device </w:delText>
        </w:r>
        <w:r w:rsidR="009253D6" w:rsidRPr="00333AB5" w:rsidDel="00E30CF2">
          <w:rPr>
            <w:color w:val="000000"/>
            <w:lang w:val="en-US"/>
          </w:rPr>
          <w:delText>in</w:delText>
        </w:r>
        <w:r w:rsidRPr="00333AB5" w:rsidDel="00E30CF2">
          <w:rPr>
            <w:color w:val="000000"/>
            <w:lang w:val="en-US"/>
          </w:rPr>
          <w:delText xml:space="preserve"> single query.</w:delText>
        </w:r>
      </w:del>
    </w:p>
    <w:p w14:paraId="576F647D" w14:textId="77777777" w:rsidR="0031155D" w:rsidRPr="00333AB5" w:rsidRDefault="0031155D" w:rsidP="0031155D">
      <w:pPr>
        <w:pStyle w:val="ListParagraph"/>
        <w:rPr>
          <w:color w:val="000000"/>
          <w:lang w:val="en-US"/>
        </w:rPr>
      </w:pPr>
    </w:p>
    <w:p w14:paraId="576F647E" w14:textId="2F9CA896" w:rsidR="00FD55B1" w:rsidRPr="00333AB5" w:rsidRDefault="0031155D"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In case OEMs do not have </w:t>
      </w:r>
      <w:ins w:id="1292" w:author="Tejpal Singh [2]" w:date="2023-01-14T20:17:00Z">
        <w:r w:rsidR="00E30CF2">
          <w:rPr>
            <w:color w:val="000000"/>
            <w:lang w:val="en-US"/>
          </w:rPr>
          <w:t xml:space="preserve">online </w:t>
        </w:r>
      </w:ins>
      <w:r w:rsidRPr="00333AB5">
        <w:rPr>
          <w:color w:val="000000"/>
          <w:lang w:val="en-US"/>
        </w:rPr>
        <w:t xml:space="preserve">reference repositories </w:t>
      </w:r>
      <w:ins w:id="1293" w:author="Tejpal Singh [2]" w:date="2023-01-14T20:16:00Z">
        <w:r w:rsidR="00E30CF2">
          <w:rPr>
            <w:color w:val="000000"/>
            <w:lang w:val="en-US"/>
          </w:rPr>
          <w:t>of actually manufactured</w:t>
        </w:r>
      </w:ins>
      <w:ins w:id="1294" w:author="Tejpal Singh [2]" w:date="2023-01-14T20:17:00Z">
        <w:r w:rsidR="00E30CF2">
          <w:rPr>
            <w:color w:val="000000"/>
            <w:lang w:val="en-US"/>
          </w:rPr>
          <w:t xml:space="preserve"> mobile ICT devices</w:t>
        </w:r>
      </w:ins>
      <w:del w:id="1295" w:author="Tejpal Singh [2]" w:date="2023-01-14T20:17:00Z">
        <w:r w:rsidRPr="00333AB5" w:rsidDel="00E30CF2">
          <w:rPr>
            <w:color w:val="000000"/>
            <w:lang w:val="en-US"/>
          </w:rPr>
          <w:delText>which are accessible online</w:delText>
        </w:r>
      </w:del>
      <w:r w:rsidRPr="00333AB5">
        <w:rPr>
          <w:color w:val="000000"/>
          <w:lang w:val="en-US"/>
        </w:rPr>
        <w:t xml:space="preserve">, they can be </w:t>
      </w:r>
      <w:del w:id="1296" w:author="Tejpal Singh [2]" w:date="2023-01-14T20:19:00Z">
        <w:r w:rsidRPr="00333AB5" w:rsidDel="00E30CF2">
          <w:rPr>
            <w:color w:val="000000"/>
            <w:lang w:val="en-US"/>
          </w:rPr>
          <w:delText xml:space="preserve">provided </w:delText>
        </w:r>
      </w:del>
      <w:ins w:id="1297" w:author="Tejpal Singh [2]" w:date="2023-01-14T20:19:00Z">
        <w:r w:rsidR="00E30CF2" w:rsidRPr="00333AB5">
          <w:rPr>
            <w:color w:val="000000"/>
            <w:lang w:val="en-US"/>
          </w:rPr>
          <w:t xml:space="preserve">provided </w:t>
        </w:r>
        <w:r w:rsidR="00E30CF2">
          <w:rPr>
            <w:color w:val="000000"/>
            <w:lang w:val="en-US"/>
          </w:rPr>
          <w:t>with</w:t>
        </w:r>
      </w:ins>
      <w:r w:rsidR="004B7887">
        <w:rPr>
          <w:rFonts w:cstheme="minorBidi" w:hint="cs"/>
          <w:color w:val="000000"/>
          <w:szCs w:val="21"/>
          <w:cs/>
          <w:lang w:val="en-US" w:bidi="hi-IN"/>
        </w:rPr>
        <w:t xml:space="preserve"> </w:t>
      </w:r>
      <w:r w:rsidRPr="00333AB5">
        <w:rPr>
          <w:color w:val="000000"/>
          <w:lang w:val="en-US"/>
        </w:rPr>
        <w:t>secure interfaces</w:t>
      </w:r>
      <w:r w:rsidR="00405725" w:rsidRPr="00333AB5">
        <w:rPr>
          <w:color w:val="000000"/>
          <w:lang w:val="en-US"/>
        </w:rPr>
        <w:t xml:space="preserve"> in</w:t>
      </w:r>
      <w:ins w:id="1298" w:author="Tejpal Singh [2]" w:date="2023-05-12T10:41:00Z">
        <w:r w:rsidR="007F5557">
          <w:rPr>
            <w:color w:val="000000"/>
            <w:lang w:val="en-US"/>
          </w:rPr>
          <w:t xml:space="preserve"> the</w:t>
        </w:r>
      </w:ins>
      <w:r w:rsidR="00405725" w:rsidRPr="00333AB5">
        <w:rPr>
          <w:color w:val="000000"/>
          <w:lang w:val="en-US"/>
        </w:rPr>
        <w:t xml:space="preserve"> platform</w:t>
      </w:r>
      <w:r w:rsidRPr="00333AB5">
        <w:rPr>
          <w:color w:val="000000"/>
          <w:lang w:val="en-US"/>
        </w:rPr>
        <w:t xml:space="preserve"> to upload IMEI range</w:t>
      </w:r>
      <w:r w:rsidR="00405725" w:rsidRPr="00333AB5">
        <w:rPr>
          <w:color w:val="000000"/>
          <w:lang w:val="en-US"/>
        </w:rPr>
        <w:t>(s) of</w:t>
      </w:r>
      <w:r w:rsidRPr="00333AB5">
        <w:rPr>
          <w:color w:val="000000"/>
          <w:lang w:val="en-US"/>
        </w:rPr>
        <w:t xml:space="preserve"> manufactured mobile devices against the</w:t>
      </w:r>
      <w:ins w:id="1299" w:author="Tejpal Singh [2]" w:date="2023-01-14T20:18:00Z">
        <w:r w:rsidR="00E30CF2">
          <w:rPr>
            <w:color w:val="000000"/>
            <w:lang w:val="en-US"/>
          </w:rPr>
          <w:t>ir</w:t>
        </w:r>
      </w:ins>
      <w:r w:rsidRPr="00333AB5">
        <w:rPr>
          <w:color w:val="000000"/>
          <w:lang w:val="en-US"/>
        </w:rPr>
        <w:t xml:space="preserve"> reference </w:t>
      </w:r>
      <w:ins w:id="1300" w:author="Tejpal Singh [2]" w:date="2023-01-14T20:19:00Z">
        <w:r w:rsidR="00E30CF2">
          <w:rPr>
            <w:color w:val="000000"/>
            <w:lang w:val="en-US"/>
          </w:rPr>
          <w:t xml:space="preserve">entry in </w:t>
        </w:r>
      </w:ins>
      <w:r w:rsidRPr="00333AB5">
        <w:rPr>
          <w:color w:val="000000"/>
          <w:lang w:val="en-US"/>
        </w:rPr>
        <w:t>GSMA IMEI DB</w:t>
      </w:r>
      <w:ins w:id="1301" w:author="Tejpal Singh [2]" w:date="2023-01-14T20:18:00Z">
        <w:r w:rsidR="00E30CF2">
          <w:rPr>
            <w:color w:val="000000"/>
            <w:lang w:val="en-US"/>
          </w:rPr>
          <w:t xml:space="preserve"> of TAC codes</w:t>
        </w:r>
      </w:ins>
      <w:r w:rsidRPr="00333AB5">
        <w:rPr>
          <w:color w:val="000000"/>
          <w:lang w:val="en-US"/>
        </w:rPr>
        <w:t>.</w:t>
      </w:r>
    </w:p>
    <w:p w14:paraId="576F647F" w14:textId="77777777" w:rsidR="0031155D" w:rsidRPr="00333AB5" w:rsidRDefault="0031155D" w:rsidP="0031155D">
      <w:pPr>
        <w:pStyle w:val="ListParagraph"/>
        <w:rPr>
          <w:color w:val="000000"/>
          <w:lang w:val="en-US"/>
        </w:rPr>
      </w:pPr>
    </w:p>
    <w:p w14:paraId="576F6480" w14:textId="1EA31048" w:rsidR="00BC4E42"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LEA, </w:t>
      </w:r>
      <w:r w:rsidR="009253D6" w:rsidRPr="00333AB5">
        <w:rPr>
          <w:color w:val="000000"/>
          <w:lang w:val="en-US"/>
        </w:rPr>
        <w:t>Customs, Excise</w:t>
      </w:r>
      <w:r w:rsidR="004D48E1" w:rsidRPr="00333AB5">
        <w:rPr>
          <w:color w:val="000000"/>
          <w:lang w:val="en-US"/>
        </w:rPr>
        <w:t xml:space="preserve"> and R</w:t>
      </w:r>
      <w:r w:rsidRPr="00333AB5">
        <w:rPr>
          <w:color w:val="000000"/>
          <w:lang w:val="en-US"/>
        </w:rPr>
        <w:t xml:space="preserve">egulator should be able to access the platform with </w:t>
      </w:r>
      <w:ins w:id="1302" w:author="Tejpal Singh [2]" w:date="2023-05-12T10:41:00Z">
        <w:r w:rsidR="007F5557">
          <w:rPr>
            <w:color w:val="000000"/>
            <w:lang w:val="en-US"/>
          </w:rPr>
          <w:t xml:space="preserve">the </w:t>
        </w:r>
      </w:ins>
      <w:r w:rsidRPr="00333AB5">
        <w:rPr>
          <w:color w:val="000000"/>
          <w:lang w:val="en-US"/>
        </w:rPr>
        <w:t xml:space="preserve">facility </w:t>
      </w:r>
      <w:r w:rsidR="00BC4E42" w:rsidRPr="00333AB5">
        <w:rPr>
          <w:color w:val="000000"/>
          <w:lang w:val="en-US"/>
        </w:rPr>
        <w:t>for single</w:t>
      </w:r>
      <w:r w:rsidR="004B7887">
        <w:rPr>
          <w:rFonts w:cstheme="minorBidi" w:hint="cs"/>
          <w:color w:val="000000"/>
          <w:szCs w:val="21"/>
          <w:cs/>
          <w:lang w:val="en-US" w:bidi="hi-IN"/>
        </w:rPr>
        <w:t xml:space="preserve"> </w:t>
      </w:r>
      <w:r w:rsidR="00BC4E42" w:rsidRPr="00333AB5">
        <w:rPr>
          <w:color w:val="000000"/>
          <w:lang w:val="en-US"/>
        </w:rPr>
        <w:t>as well as</w:t>
      </w:r>
      <w:r w:rsidR="009253D6" w:rsidRPr="00333AB5">
        <w:rPr>
          <w:color w:val="000000"/>
          <w:lang w:val="en-US"/>
        </w:rPr>
        <w:t xml:space="preserve"> bulk </w:t>
      </w:r>
      <w:ins w:id="1303" w:author="Tejpal Singh [2]" w:date="2023-01-14T20:19:00Z">
        <w:r w:rsidR="00E30CF2">
          <w:rPr>
            <w:color w:val="000000"/>
            <w:lang w:val="en-US"/>
          </w:rPr>
          <w:t xml:space="preserve">mobile ICT </w:t>
        </w:r>
      </w:ins>
      <w:r w:rsidR="00BC4E42" w:rsidRPr="00333AB5">
        <w:rPr>
          <w:color w:val="000000"/>
          <w:lang w:val="en-US"/>
        </w:rPr>
        <w:t xml:space="preserve">device </w:t>
      </w:r>
      <w:r w:rsidR="009253D6" w:rsidRPr="00333AB5">
        <w:rPr>
          <w:color w:val="000000"/>
          <w:lang w:val="en-US"/>
        </w:rPr>
        <w:t xml:space="preserve">verification. </w:t>
      </w:r>
    </w:p>
    <w:p w14:paraId="576F6481" w14:textId="77777777" w:rsidR="00BC4E42" w:rsidRPr="00333AB5" w:rsidRDefault="00BC4E42" w:rsidP="00BC4E42">
      <w:pPr>
        <w:pStyle w:val="ListParagraph"/>
        <w:rPr>
          <w:color w:val="000000"/>
          <w:lang w:val="en-US"/>
        </w:rPr>
      </w:pPr>
    </w:p>
    <w:p w14:paraId="576F6482" w14:textId="77777777" w:rsidR="00FD55B1" w:rsidRPr="00333AB5" w:rsidRDefault="009253D6"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Consumers may be provided only single device enquiry with required checks </w:t>
      </w:r>
      <w:r w:rsidR="009047C5" w:rsidRPr="00333AB5">
        <w:rPr>
          <w:color w:val="000000"/>
          <w:lang w:val="en-US"/>
        </w:rPr>
        <w:t xml:space="preserve">like OTP or captcha </w:t>
      </w:r>
      <w:r w:rsidRPr="00333AB5">
        <w:rPr>
          <w:color w:val="000000"/>
          <w:lang w:val="en-US"/>
        </w:rPr>
        <w:t>to avoid automated query attempts</w:t>
      </w:r>
      <w:r w:rsidR="009047C5" w:rsidRPr="00333AB5">
        <w:rPr>
          <w:color w:val="000000"/>
          <w:lang w:val="en-US"/>
        </w:rPr>
        <w:t xml:space="preserve"> on platform</w:t>
      </w:r>
      <w:r w:rsidR="00BC4E42" w:rsidRPr="00333AB5">
        <w:rPr>
          <w:color w:val="000000"/>
          <w:lang w:val="en-US"/>
        </w:rPr>
        <w:t xml:space="preserve"> and consumer traceability</w:t>
      </w:r>
      <w:r w:rsidRPr="00333AB5">
        <w:rPr>
          <w:color w:val="000000"/>
          <w:lang w:val="en-US"/>
        </w:rPr>
        <w:t>.</w:t>
      </w:r>
    </w:p>
    <w:p w14:paraId="576F6483" w14:textId="77777777" w:rsidR="00FD55B1" w:rsidRPr="00333AB5" w:rsidRDefault="00FD55B1" w:rsidP="00F47D35">
      <w:pPr>
        <w:pStyle w:val="ListParagraph"/>
        <w:spacing w:line="276" w:lineRule="auto"/>
        <w:ind w:left="360" w:hanging="180"/>
        <w:rPr>
          <w:color w:val="000000"/>
          <w:lang w:val="en-US"/>
        </w:rPr>
      </w:pPr>
    </w:p>
    <w:p w14:paraId="576F6484" w14:textId="78656E09"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b/>
          <w:bCs/>
          <w:lang w:val="en-US"/>
        </w:rPr>
      </w:pPr>
      <w:r w:rsidRPr="00333AB5">
        <w:rPr>
          <w:color w:val="000000"/>
          <w:lang w:val="en-US"/>
        </w:rPr>
        <w:t>The query to</w:t>
      </w:r>
      <w:ins w:id="1304" w:author="Tejpal Singh [2]" w:date="2023-05-12T10:41:00Z">
        <w:r w:rsidR="007F5557">
          <w:rPr>
            <w:color w:val="000000"/>
            <w:lang w:val="en-US"/>
          </w:rPr>
          <w:t xml:space="preserve"> the</w:t>
        </w:r>
      </w:ins>
      <w:r w:rsidRPr="00333AB5">
        <w:rPr>
          <w:color w:val="000000"/>
          <w:lang w:val="en-US"/>
        </w:rPr>
        <w:t xml:space="preserve"> platform may be sent in form like </w:t>
      </w:r>
      <w:r w:rsidR="00BC4E42" w:rsidRPr="00333AB5">
        <w:rPr>
          <w:b/>
          <w:bCs/>
          <w:color w:val="000000"/>
          <w:lang w:val="en-US"/>
        </w:rPr>
        <w:t>&lt;IMEI</w:t>
      </w:r>
      <w:r w:rsidRPr="00333AB5">
        <w:rPr>
          <w:b/>
          <w:bCs/>
          <w:color w:val="000000"/>
          <w:lang w:val="en-US"/>
        </w:rPr>
        <w:t>&gt;</w:t>
      </w:r>
      <w:r w:rsidRPr="00333AB5">
        <w:rPr>
          <w:color w:val="000000"/>
          <w:lang w:val="en-US"/>
        </w:rPr>
        <w:t xml:space="preserve"> through any device</w:t>
      </w:r>
      <w:r w:rsidR="004B7887">
        <w:rPr>
          <w:rFonts w:cstheme="minorBidi" w:hint="cs"/>
          <w:color w:val="000000"/>
          <w:szCs w:val="21"/>
          <w:cs/>
          <w:lang w:val="en-US" w:bidi="hi-IN"/>
        </w:rPr>
        <w:t xml:space="preserve"> </w:t>
      </w:r>
      <w:r w:rsidR="009047C5" w:rsidRPr="00333AB5">
        <w:rPr>
          <w:color w:val="000000"/>
          <w:lang w:val="en-US"/>
        </w:rPr>
        <w:t>i.e. computer, mobile, laptop etc</w:t>
      </w:r>
      <w:r w:rsidRPr="00333AB5">
        <w:rPr>
          <w:color w:val="000000"/>
          <w:lang w:val="en-US"/>
        </w:rPr>
        <w:t>.</w:t>
      </w:r>
    </w:p>
    <w:p w14:paraId="576F6485" w14:textId="77777777" w:rsidR="00FD55B1" w:rsidRPr="00333AB5" w:rsidRDefault="00FD55B1" w:rsidP="00F47D35">
      <w:pPr>
        <w:pStyle w:val="ListParagraph"/>
        <w:ind w:left="360" w:hanging="180"/>
        <w:rPr>
          <w:color w:val="000000"/>
          <w:lang w:val="en-US"/>
        </w:rPr>
      </w:pPr>
    </w:p>
    <w:p w14:paraId="576F6486" w14:textId="4D464E3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b/>
          <w:bCs/>
          <w:lang w:val="en-US"/>
        </w:rPr>
      </w:pPr>
      <w:r w:rsidRPr="00333AB5">
        <w:rPr>
          <w:color w:val="000000"/>
          <w:lang w:val="en-US"/>
        </w:rPr>
        <w:t xml:space="preserve">A single query to platform may automatically split in multiple queries internally i.e. to stolen </w:t>
      </w:r>
      <w:ins w:id="1305" w:author="Tejpal Singh [2]" w:date="2023-01-14T20:20:00Z">
        <w:r w:rsidR="00E30CF2">
          <w:rPr>
            <w:color w:val="000000"/>
            <w:lang w:val="en-US"/>
          </w:rPr>
          <w:t xml:space="preserve">and lost </w:t>
        </w:r>
      </w:ins>
      <w:r w:rsidRPr="00333AB5">
        <w:rPr>
          <w:color w:val="000000"/>
          <w:lang w:val="en-US"/>
        </w:rPr>
        <w:t xml:space="preserve">device DB, </w:t>
      </w:r>
      <w:del w:id="1306" w:author="Tejpal Singh [2]" w:date="2023-01-14T20:20:00Z">
        <w:r w:rsidRPr="00333AB5" w:rsidDel="00E30CF2">
          <w:rPr>
            <w:color w:val="000000"/>
            <w:lang w:val="en-US"/>
          </w:rPr>
          <w:delText xml:space="preserve">to </w:delText>
        </w:r>
      </w:del>
      <w:r w:rsidRPr="00333AB5">
        <w:rPr>
          <w:color w:val="000000"/>
          <w:lang w:val="en-US"/>
        </w:rPr>
        <w:t>OEM</w:t>
      </w:r>
      <w:r w:rsidR="00610939" w:rsidRPr="00333AB5">
        <w:rPr>
          <w:color w:val="000000"/>
          <w:lang w:val="en-US"/>
        </w:rPr>
        <w:t>’s</w:t>
      </w:r>
      <w:r w:rsidRPr="00333AB5">
        <w:rPr>
          <w:color w:val="000000"/>
          <w:lang w:val="en-US"/>
        </w:rPr>
        <w:t xml:space="preserve"> repository, GSMA </w:t>
      </w:r>
      <w:r w:rsidR="009047C5" w:rsidRPr="00333AB5">
        <w:rPr>
          <w:color w:val="000000"/>
          <w:lang w:val="en-US"/>
        </w:rPr>
        <w:t>IMEI-DB.  Platform may return</w:t>
      </w:r>
      <w:r w:rsidR="004B7887">
        <w:rPr>
          <w:rFonts w:cstheme="minorBidi" w:hint="cs"/>
          <w:color w:val="000000"/>
          <w:szCs w:val="21"/>
          <w:cs/>
          <w:lang w:val="en-US" w:bidi="hi-IN"/>
        </w:rPr>
        <w:t xml:space="preserve"> </w:t>
      </w:r>
      <w:r w:rsidR="00894952" w:rsidRPr="00333AB5">
        <w:rPr>
          <w:color w:val="000000"/>
          <w:lang w:val="en-US"/>
        </w:rPr>
        <w:t>co</w:t>
      </w:r>
      <w:r w:rsidR="009047C5" w:rsidRPr="00333AB5">
        <w:rPr>
          <w:color w:val="000000"/>
          <w:lang w:val="en-US"/>
        </w:rPr>
        <w:t>nsolidated</w:t>
      </w:r>
      <w:r w:rsidR="004B7887">
        <w:rPr>
          <w:rFonts w:cstheme="minorBidi" w:hint="cs"/>
          <w:color w:val="000000"/>
          <w:szCs w:val="21"/>
          <w:cs/>
          <w:lang w:val="en-US" w:bidi="hi-IN"/>
        </w:rPr>
        <w:t xml:space="preserve"> </w:t>
      </w:r>
      <w:r w:rsidRPr="00333AB5">
        <w:rPr>
          <w:color w:val="000000"/>
          <w:lang w:val="en-US"/>
        </w:rPr>
        <w:t xml:space="preserve">response to user with </w:t>
      </w:r>
      <w:r w:rsidR="00894952" w:rsidRPr="00333AB5">
        <w:rPr>
          <w:color w:val="000000"/>
          <w:lang w:val="en-US"/>
        </w:rPr>
        <w:t>relevant</w:t>
      </w:r>
      <w:r w:rsidRPr="00333AB5">
        <w:rPr>
          <w:color w:val="000000"/>
          <w:lang w:val="en-US"/>
        </w:rPr>
        <w:t xml:space="preserve"> details in format like </w:t>
      </w:r>
      <w:r w:rsidRPr="00333AB5">
        <w:rPr>
          <w:b/>
          <w:bCs/>
          <w:lang w:val="en-US"/>
        </w:rPr>
        <w:t>&lt;</w:t>
      </w:r>
      <w:r w:rsidR="00B349B2" w:rsidRPr="00333AB5">
        <w:rPr>
          <w:b/>
          <w:bCs/>
          <w:lang w:val="en-US"/>
        </w:rPr>
        <w:t>Make,</w:t>
      </w:r>
      <w:r w:rsidR="004B7887">
        <w:rPr>
          <w:rFonts w:cstheme="minorBidi" w:hint="cs"/>
          <w:b/>
          <w:bCs/>
          <w:szCs w:val="21"/>
          <w:cs/>
          <w:lang w:val="en-US" w:bidi="hi-IN"/>
        </w:rPr>
        <w:t xml:space="preserve"> </w:t>
      </w:r>
      <w:r w:rsidRPr="00333AB5">
        <w:rPr>
          <w:b/>
          <w:bCs/>
          <w:lang w:val="en-US"/>
        </w:rPr>
        <w:t>Model, Valid IMEI (Y/N), Stolen</w:t>
      </w:r>
      <w:r w:rsidR="00BC4E42" w:rsidRPr="00333AB5">
        <w:rPr>
          <w:b/>
          <w:bCs/>
          <w:lang w:val="en-US"/>
        </w:rPr>
        <w:t>/Lost</w:t>
      </w:r>
      <w:r w:rsidRPr="00333AB5">
        <w:rPr>
          <w:b/>
          <w:bCs/>
          <w:lang w:val="en-US"/>
        </w:rPr>
        <w:t xml:space="preserve">(Y/N)- </w:t>
      </w:r>
      <w:del w:id="1307" w:author="Tejpal Singh [2]" w:date="2023-01-14T20:21:00Z">
        <w:r w:rsidRPr="00333AB5" w:rsidDel="0032746B">
          <w:rPr>
            <w:b/>
            <w:bCs/>
            <w:lang w:val="en-US"/>
          </w:rPr>
          <w:delText xml:space="preserve">if </w:delText>
        </w:r>
      </w:del>
      <w:ins w:id="1308" w:author="Tejpal Singh [2]" w:date="2023-01-14T20:21:00Z">
        <w:r w:rsidR="0032746B">
          <w:rPr>
            <w:b/>
            <w:bCs/>
            <w:lang w:val="en-US"/>
          </w:rPr>
          <w:t>as</w:t>
        </w:r>
      </w:ins>
      <w:r w:rsidR="004B7887">
        <w:rPr>
          <w:rFonts w:cstheme="minorBidi" w:hint="cs"/>
          <w:b/>
          <w:bCs/>
          <w:szCs w:val="21"/>
          <w:cs/>
          <w:lang w:val="en-US" w:bidi="hi-IN"/>
        </w:rPr>
        <w:t xml:space="preserve"> </w:t>
      </w:r>
      <w:r w:rsidRPr="00333AB5">
        <w:rPr>
          <w:b/>
          <w:bCs/>
          <w:lang w:val="en-US"/>
        </w:rPr>
        <w:t>applicable&gt;</w:t>
      </w:r>
    </w:p>
    <w:p w14:paraId="576F6487" w14:textId="77777777" w:rsidR="00FD55B1" w:rsidRPr="00333AB5" w:rsidRDefault="00FD55B1" w:rsidP="00F47D35">
      <w:pPr>
        <w:pStyle w:val="ListParagraph"/>
        <w:spacing w:line="276" w:lineRule="auto"/>
        <w:ind w:left="360" w:hanging="180"/>
        <w:rPr>
          <w:b/>
          <w:bCs/>
          <w:lang w:val="en-US"/>
        </w:rPr>
      </w:pPr>
    </w:p>
    <w:p w14:paraId="576F6488"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 xml:space="preserve">The unified platform may expose secure APIs </w:t>
      </w:r>
      <w:r w:rsidR="00705B09" w:rsidRPr="00333AB5">
        <w:rPr>
          <w:lang w:val="en-US"/>
        </w:rPr>
        <w:t>to LEAs</w:t>
      </w:r>
      <w:r w:rsidRPr="00333AB5">
        <w:rPr>
          <w:lang w:val="en-US"/>
        </w:rPr>
        <w:t>, Customs</w:t>
      </w:r>
      <w:r w:rsidR="00705B09" w:rsidRPr="00333AB5">
        <w:rPr>
          <w:lang w:val="en-US"/>
        </w:rPr>
        <w:t>, Excise</w:t>
      </w:r>
      <w:r w:rsidRPr="00333AB5">
        <w:rPr>
          <w:lang w:val="en-US"/>
        </w:rPr>
        <w:t xml:space="preserve"> and Regulators</w:t>
      </w:r>
      <w:r w:rsidR="002139B8" w:rsidRPr="00333AB5">
        <w:rPr>
          <w:lang w:val="en-US"/>
        </w:rPr>
        <w:t xml:space="preserve"> for bulk or IMEI range verification</w:t>
      </w:r>
      <w:r w:rsidRPr="00333AB5">
        <w:rPr>
          <w:lang w:val="en-US"/>
        </w:rPr>
        <w:t>.</w:t>
      </w:r>
    </w:p>
    <w:p w14:paraId="576F6489" w14:textId="77777777" w:rsidR="00FD55B1" w:rsidRPr="00333AB5" w:rsidRDefault="00FD55B1" w:rsidP="00F47D35">
      <w:pPr>
        <w:pStyle w:val="ListParagraph"/>
        <w:spacing w:line="276" w:lineRule="auto"/>
        <w:ind w:left="360" w:hanging="180"/>
        <w:rPr>
          <w:lang w:val="en-US"/>
        </w:rPr>
      </w:pPr>
    </w:p>
    <w:p w14:paraId="576F648A" w14:textId="43D1EA81"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The verification logs generated in</w:t>
      </w:r>
      <w:ins w:id="1309" w:author="Tejpal Singh [2]" w:date="2023-05-12T10:42:00Z">
        <w:r w:rsidR="007F5557">
          <w:rPr>
            <w:lang w:val="en-US"/>
          </w:rPr>
          <w:t xml:space="preserve"> the</w:t>
        </w:r>
      </w:ins>
      <w:r w:rsidRPr="00333AB5">
        <w:rPr>
          <w:lang w:val="en-US"/>
        </w:rPr>
        <w:t xml:space="preserve"> platform through consumer queries</w:t>
      </w:r>
      <w:r w:rsidR="002139B8" w:rsidRPr="00333AB5">
        <w:rPr>
          <w:lang w:val="en-US"/>
        </w:rPr>
        <w:t>, LEAs, Custom and</w:t>
      </w:r>
      <w:r w:rsidR="00650341" w:rsidRPr="00333AB5">
        <w:rPr>
          <w:lang w:val="en-US"/>
        </w:rPr>
        <w:t xml:space="preserve"> Excise</w:t>
      </w:r>
      <w:r w:rsidRPr="00333AB5">
        <w:rPr>
          <w:lang w:val="en-US"/>
        </w:rPr>
        <w:t xml:space="preserve"> may be utilize</w:t>
      </w:r>
      <w:ins w:id="1310" w:author="Tejpal Singh [2]" w:date="2023-05-03T13:17:00Z">
        <w:r w:rsidR="009339B6">
          <w:rPr>
            <w:lang w:val="en-US"/>
          </w:rPr>
          <w:t>d</w:t>
        </w:r>
      </w:ins>
      <w:del w:id="1311" w:author="Tejpal Singh [2]" w:date="2023-05-03T13:17:00Z">
        <w:r w:rsidR="00FC4CC7" w:rsidRPr="00333AB5" w:rsidDel="009339B6">
          <w:rPr>
            <w:lang w:val="en-US"/>
          </w:rPr>
          <w:delText>s</w:delText>
        </w:r>
      </w:del>
      <w:r w:rsidRPr="00333AB5">
        <w:rPr>
          <w:lang w:val="en-US"/>
        </w:rPr>
        <w:t xml:space="preserve"> to feed </w:t>
      </w:r>
      <w:r w:rsidR="002139B8" w:rsidRPr="00333AB5">
        <w:rPr>
          <w:lang w:val="en-US"/>
        </w:rPr>
        <w:t>analytics module</w:t>
      </w:r>
      <w:r w:rsidR="00FC4CC7" w:rsidRPr="00333AB5">
        <w:rPr>
          <w:lang w:val="en-US"/>
        </w:rPr>
        <w:t xml:space="preserve"> that</w:t>
      </w:r>
      <w:r w:rsidRPr="00333AB5">
        <w:rPr>
          <w:lang w:val="en-US"/>
        </w:rPr>
        <w:t xml:space="preserve"> may be built upon the platform to find patterns to catch hold of the players involved in such illegal activities.</w:t>
      </w:r>
    </w:p>
    <w:p w14:paraId="576F648B" w14:textId="77777777" w:rsidR="00FD55B1" w:rsidRPr="00333AB5" w:rsidRDefault="00FD55B1" w:rsidP="00F47D35">
      <w:pPr>
        <w:pStyle w:val="ListParagraph"/>
        <w:spacing w:line="276" w:lineRule="auto"/>
        <w:ind w:left="360" w:hanging="180"/>
        <w:rPr>
          <w:lang w:val="en-US"/>
        </w:rPr>
      </w:pPr>
    </w:p>
    <w:p w14:paraId="576F648C" w14:textId="0D47CFBD"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 xml:space="preserve">The </w:t>
      </w:r>
      <w:r w:rsidR="00650341" w:rsidRPr="00333AB5">
        <w:rPr>
          <w:lang w:val="en-US"/>
        </w:rPr>
        <w:t xml:space="preserve">consumer </w:t>
      </w:r>
      <w:r w:rsidRPr="00333AB5">
        <w:rPr>
          <w:lang w:val="en-US"/>
        </w:rPr>
        <w:t>queries to the platform</w:t>
      </w:r>
      <w:r w:rsidR="00650341" w:rsidRPr="00333AB5">
        <w:rPr>
          <w:lang w:val="en-US"/>
        </w:rPr>
        <w:t>, if in</w:t>
      </w:r>
      <w:ins w:id="1312" w:author="Tejpal Singh [2]" w:date="2023-05-12T10:42:00Z">
        <w:r w:rsidR="007F5557">
          <w:rPr>
            <w:lang w:val="en-US"/>
          </w:rPr>
          <w:t xml:space="preserve"> the</w:t>
        </w:r>
      </w:ins>
      <w:r w:rsidR="00650341" w:rsidRPr="00333AB5">
        <w:rPr>
          <w:lang w:val="en-US"/>
        </w:rPr>
        <w:t xml:space="preserve"> stolen </w:t>
      </w:r>
      <w:r w:rsidR="00BC4E42" w:rsidRPr="00333AB5">
        <w:rPr>
          <w:lang w:val="en-US"/>
        </w:rPr>
        <w:t xml:space="preserve">or lost </w:t>
      </w:r>
      <w:r w:rsidR="00650341" w:rsidRPr="00333AB5">
        <w:rPr>
          <w:lang w:val="en-US"/>
        </w:rPr>
        <w:t>device database,</w:t>
      </w:r>
      <w:r w:rsidRPr="00333AB5">
        <w:rPr>
          <w:lang w:val="en-US"/>
        </w:rPr>
        <w:t xml:space="preserve"> may also be used to trigger alert to concerned LEAs to geo-locate the stolen</w:t>
      </w:r>
      <w:ins w:id="1313" w:author="Tejpal Singh [2]" w:date="2023-01-14T20:22:00Z">
        <w:r w:rsidR="002B1BE9">
          <w:rPr>
            <w:lang w:val="en-US"/>
          </w:rPr>
          <w:t xml:space="preserve"> or lost</w:t>
        </w:r>
      </w:ins>
      <w:r w:rsidRPr="00333AB5">
        <w:rPr>
          <w:lang w:val="en-US"/>
        </w:rPr>
        <w:t xml:space="preserve"> ICT devices</w:t>
      </w:r>
      <w:r w:rsidR="001639ED" w:rsidRPr="00333AB5">
        <w:rPr>
          <w:lang w:val="en-US"/>
        </w:rPr>
        <w:t xml:space="preserve"> and concerned user</w:t>
      </w:r>
      <w:r w:rsidRPr="00333AB5">
        <w:rPr>
          <w:lang w:val="en-US"/>
        </w:rPr>
        <w:t>.</w:t>
      </w:r>
    </w:p>
    <w:p w14:paraId="576F648D" w14:textId="77777777" w:rsidR="00FD55B1" w:rsidRPr="00333AB5" w:rsidRDefault="00FD55B1" w:rsidP="00580DF4">
      <w:pPr>
        <w:pStyle w:val="ListParagraph"/>
        <w:spacing w:line="276" w:lineRule="auto"/>
        <w:ind w:left="0"/>
        <w:rPr>
          <w:lang w:val="en-US"/>
        </w:rPr>
      </w:pPr>
    </w:p>
    <w:p w14:paraId="576F648E" w14:textId="09A878AC" w:rsidR="00705B09"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sz w:val="22"/>
          <w:szCs w:val="20"/>
          <w:lang w:val="en-US"/>
        </w:rPr>
      </w:pPr>
      <w:r w:rsidRPr="00333AB5">
        <w:rPr>
          <w:lang w:val="en-US"/>
        </w:rPr>
        <w:t xml:space="preserve"> To encourage OEM</w:t>
      </w:r>
      <w:ins w:id="1314" w:author="Tejpal Singh [2]" w:date="2023-05-12T10:42:00Z">
        <w:r w:rsidR="007F5557">
          <w:rPr>
            <w:lang w:val="en-US"/>
          </w:rPr>
          <w:t>s</w:t>
        </w:r>
      </w:ins>
      <w:r w:rsidRPr="00333AB5">
        <w:rPr>
          <w:lang w:val="en-US"/>
        </w:rPr>
        <w:t xml:space="preserve"> to support verification of ICT devices, security or trust rating assignment may be </w:t>
      </w:r>
      <w:r w:rsidR="00705B09" w:rsidRPr="00333AB5">
        <w:rPr>
          <w:lang w:val="en-US"/>
        </w:rPr>
        <w:t>considered</w:t>
      </w:r>
      <w:r w:rsidRPr="00333AB5">
        <w:rPr>
          <w:lang w:val="en-US"/>
        </w:rPr>
        <w:t xml:space="preserve"> by Regulators</w:t>
      </w:r>
      <w:r w:rsidR="00AB3EBB" w:rsidRPr="00333AB5">
        <w:rPr>
          <w:lang w:val="en-US"/>
        </w:rPr>
        <w:t>. The ratings</w:t>
      </w:r>
      <w:r w:rsidR="001639ED" w:rsidRPr="00333AB5">
        <w:rPr>
          <w:lang w:val="en-US"/>
        </w:rPr>
        <w:t xml:space="preserve"> may be based on objective and measurable criteria</w:t>
      </w:r>
      <w:r w:rsidR="00AB3EBB" w:rsidRPr="00333AB5">
        <w:rPr>
          <w:lang w:val="en-US"/>
        </w:rPr>
        <w:t xml:space="preserve"> evolved after stakeholder consultation</w:t>
      </w:r>
      <w:r w:rsidRPr="00333AB5">
        <w:rPr>
          <w:lang w:val="en-US"/>
        </w:rPr>
        <w:t xml:space="preserve">. </w:t>
      </w:r>
    </w:p>
    <w:p w14:paraId="576F648F" w14:textId="77777777" w:rsidR="00705B09" w:rsidRPr="00333AB5" w:rsidRDefault="00705B09" w:rsidP="00F47D35">
      <w:pPr>
        <w:pStyle w:val="ListParagraph"/>
        <w:rPr>
          <w:lang w:val="en-US"/>
        </w:rPr>
      </w:pPr>
    </w:p>
    <w:p w14:paraId="576F6490" w14:textId="5DBCC2B6" w:rsidR="000F5EF2" w:rsidRPr="00333AB5" w:rsidRDefault="000F5EF2"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del w:id="1315" w:author="Tejpal Singh [2]" w:date="2023-05-03T13:18:00Z">
        <w:r w:rsidRPr="00333AB5" w:rsidDel="00D5182B">
          <w:rPr>
            <w:lang w:val="en-US"/>
          </w:rPr>
          <w:delText>In order to</w:delText>
        </w:r>
      </w:del>
      <w:ins w:id="1316" w:author="Tejpal Singh [2]" w:date="2023-05-03T13:18:00Z">
        <w:r w:rsidR="00D5182B" w:rsidRPr="00333AB5">
          <w:rPr>
            <w:lang w:val="en-US"/>
          </w:rPr>
          <w:t>To</w:t>
        </w:r>
      </w:ins>
      <w:r w:rsidRPr="00333AB5">
        <w:rPr>
          <w:lang w:val="en-US"/>
        </w:rPr>
        <w:t xml:space="preserve"> avoid inconvenience to international in</w:t>
      </w:r>
      <w:ins w:id="1317" w:author="Tejpal Singh [2]" w:date="2023-01-14T20:22:00Z">
        <w:r w:rsidR="002B1BE9">
          <w:rPr>
            <w:lang w:val="en-US"/>
          </w:rPr>
          <w:t>-</w:t>
        </w:r>
      </w:ins>
      <w:r w:rsidRPr="00333AB5">
        <w:rPr>
          <w:lang w:val="en-US"/>
        </w:rPr>
        <w:t>roamers, their mobile ICT devi</w:t>
      </w:r>
      <w:r w:rsidR="00A8689D" w:rsidRPr="00333AB5">
        <w:rPr>
          <w:lang w:val="en-US"/>
        </w:rPr>
        <w:t xml:space="preserve">ces may be kept outside the </w:t>
      </w:r>
      <w:r w:rsidR="006332E2" w:rsidRPr="00333AB5">
        <w:rPr>
          <w:lang w:val="en-US"/>
        </w:rPr>
        <w:t>framework</w:t>
      </w:r>
      <w:r w:rsidRPr="00333AB5">
        <w:rPr>
          <w:lang w:val="en-US"/>
        </w:rPr>
        <w:t xml:space="preserve"> of valid IMEI check </w:t>
      </w:r>
      <w:r w:rsidR="00AB3EBB" w:rsidRPr="00333AB5">
        <w:rPr>
          <w:lang w:val="en-US"/>
        </w:rPr>
        <w:t>while</w:t>
      </w:r>
      <w:r w:rsidR="004B7887">
        <w:rPr>
          <w:rFonts w:cstheme="minorBidi" w:hint="cs"/>
          <w:szCs w:val="21"/>
          <w:cs/>
          <w:lang w:val="en-US" w:bidi="hi-IN"/>
        </w:rPr>
        <w:t xml:space="preserve"> </w:t>
      </w:r>
      <w:r w:rsidR="00F9507B" w:rsidRPr="00333AB5">
        <w:rPr>
          <w:lang w:val="en-US"/>
        </w:rPr>
        <w:t>on</w:t>
      </w:r>
      <w:r w:rsidR="004B7887">
        <w:rPr>
          <w:rFonts w:cstheme="minorBidi" w:hint="cs"/>
          <w:szCs w:val="21"/>
          <w:cs/>
          <w:lang w:val="en-US" w:bidi="hi-IN"/>
        </w:rPr>
        <w:t xml:space="preserve"> </w:t>
      </w:r>
      <w:r w:rsidR="00F9507B" w:rsidRPr="00333AB5">
        <w:rPr>
          <w:lang w:val="en-US"/>
        </w:rPr>
        <w:t>roaming</w:t>
      </w:r>
      <w:r w:rsidR="004B7887">
        <w:rPr>
          <w:rFonts w:cstheme="minorBidi" w:hint="cs"/>
          <w:szCs w:val="21"/>
          <w:cs/>
          <w:lang w:val="en-US" w:bidi="hi-IN"/>
        </w:rPr>
        <w:t xml:space="preserve"> </w:t>
      </w:r>
      <w:r w:rsidR="00F9507B" w:rsidRPr="00333AB5">
        <w:rPr>
          <w:lang w:val="en-US"/>
        </w:rPr>
        <w:t xml:space="preserve">in </w:t>
      </w:r>
      <w:del w:id="1318" w:author="Tejpal Singh [2]" w:date="2023-01-14T20:22:00Z">
        <w:r w:rsidR="00F9507B" w:rsidRPr="00333AB5" w:rsidDel="002B1BE9">
          <w:rPr>
            <w:lang w:val="en-US"/>
          </w:rPr>
          <w:delText>local</w:delText>
        </w:r>
      </w:del>
      <w:ins w:id="1319" w:author="Tejpal Singh [2]" w:date="2023-01-14T20:22:00Z">
        <w:r w:rsidR="002B1BE9">
          <w:rPr>
            <w:lang w:val="en-US"/>
          </w:rPr>
          <w:t xml:space="preserve">foreign </w:t>
        </w:r>
      </w:ins>
      <w:r w:rsidR="00AB3EBB" w:rsidRPr="00333AB5">
        <w:rPr>
          <w:lang w:val="en-US"/>
        </w:rPr>
        <w:t>MNOs</w:t>
      </w:r>
      <w:r w:rsidR="00F9507B" w:rsidRPr="00333AB5">
        <w:rPr>
          <w:lang w:val="en-US"/>
        </w:rPr>
        <w:t xml:space="preserve"> network</w:t>
      </w:r>
      <w:r w:rsidR="00AB3EBB" w:rsidRPr="00333AB5">
        <w:rPr>
          <w:lang w:val="en-US"/>
        </w:rPr>
        <w:t>.</w:t>
      </w:r>
    </w:p>
    <w:p w14:paraId="576F6491" w14:textId="0831B164" w:rsidR="005D019E" w:rsidRPr="00333AB5" w:rsidRDefault="005D019E" w:rsidP="005D019E">
      <w:pPr>
        <w:pStyle w:val="Heading1"/>
        <w:rPr>
          <w:lang w:val="en-US"/>
        </w:rPr>
      </w:pPr>
      <w:bookmarkStart w:id="1320" w:name="_Toc3450300"/>
      <w:bookmarkStart w:id="1321" w:name="_Toc4423874"/>
      <w:bookmarkStart w:id="1322" w:name="_Toc6992437"/>
      <w:bookmarkStart w:id="1323" w:name="_Toc3450305"/>
      <w:bookmarkStart w:id="1324" w:name="_Toc4423879"/>
      <w:bookmarkStart w:id="1325" w:name="_Toc6992442"/>
      <w:r w:rsidRPr="00333AB5">
        <w:rPr>
          <w:lang w:val="en-US"/>
        </w:rPr>
        <w:t>11</w:t>
      </w:r>
      <w:r w:rsidRPr="00333AB5">
        <w:rPr>
          <w:lang w:val="en-US"/>
        </w:rPr>
        <w:tab/>
      </w:r>
      <w:r w:rsidR="00DF6526">
        <w:rPr>
          <w:lang w:val="en-US"/>
        </w:rPr>
        <w:t xml:space="preserve">Possible </w:t>
      </w:r>
      <w:r w:rsidR="000F5EF2" w:rsidRPr="00333AB5">
        <w:rPr>
          <w:lang w:val="en-US"/>
        </w:rPr>
        <w:t xml:space="preserve">approaches for </w:t>
      </w:r>
      <w:r w:rsidRPr="00333AB5">
        <w:rPr>
          <w:lang w:val="en-US"/>
        </w:rPr>
        <w:t>RUPF</w:t>
      </w:r>
      <w:bookmarkEnd w:id="1320"/>
      <w:bookmarkEnd w:id="1321"/>
      <w:bookmarkEnd w:id="1322"/>
      <w:r w:rsidR="00DF5AE0">
        <w:rPr>
          <w:rFonts w:cstheme="minorBidi" w:hint="cs"/>
          <w:cs/>
          <w:lang w:val="en-US" w:bidi="hi-IN"/>
        </w:rPr>
        <w:t xml:space="preserve"> </w:t>
      </w:r>
      <w:r w:rsidRPr="00333AB5">
        <w:rPr>
          <w:lang w:val="en-US"/>
        </w:rPr>
        <w:t>implementation</w:t>
      </w:r>
      <w:r w:rsidR="00DF6526">
        <w:rPr>
          <w:lang w:val="en-US"/>
        </w:rPr>
        <w:t>:</w:t>
      </w:r>
    </w:p>
    <w:p w14:paraId="576F6492" w14:textId="5BF4A1AC" w:rsidR="005D019E" w:rsidRPr="00333AB5" w:rsidRDefault="005D019E" w:rsidP="005D019E">
      <w:pPr>
        <w:pStyle w:val="ListParagraph"/>
        <w:spacing w:line="276" w:lineRule="auto"/>
        <w:ind w:left="0"/>
        <w:rPr>
          <w:szCs w:val="22"/>
          <w:lang w:val="en-US"/>
        </w:rPr>
      </w:pPr>
      <w:r w:rsidRPr="00333AB5">
        <w:rPr>
          <w:szCs w:val="22"/>
          <w:lang w:val="en-US"/>
        </w:rPr>
        <w:t xml:space="preserve">The unified platform implementation may be </w:t>
      </w:r>
      <w:r w:rsidR="00755294" w:rsidRPr="00333AB5">
        <w:rPr>
          <w:szCs w:val="22"/>
          <w:lang w:val="en-US"/>
        </w:rPr>
        <w:t xml:space="preserve">done in </w:t>
      </w:r>
      <w:del w:id="1326" w:author="Tejpal Singh [2]" w:date="2023-04-21T12:03:00Z">
        <w:r w:rsidR="00755294" w:rsidRPr="00333AB5" w:rsidDel="00CB2987">
          <w:rPr>
            <w:szCs w:val="22"/>
            <w:lang w:val="en-US"/>
          </w:rPr>
          <w:delText>phased</w:delText>
        </w:r>
      </w:del>
      <w:ins w:id="1327" w:author="Tejpal Singh [2]" w:date="2023-04-21T12:03:00Z">
        <w:r w:rsidR="00CB2987" w:rsidRPr="00333AB5">
          <w:rPr>
            <w:szCs w:val="22"/>
            <w:lang w:val="en-US"/>
          </w:rPr>
          <w:t>a phased</w:t>
        </w:r>
      </w:ins>
      <w:r w:rsidR="00DF5AE0">
        <w:rPr>
          <w:rFonts w:cstheme="minorBidi" w:hint="cs"/>
          <w:szCs w:val="22"/>
          <w:cs/>
          <w:lang w:val="en-US" w:bidi="hi-IN"/>
        </w:rPr>
        <w:t xml:space="preserve"> </w:t>
      </w:r>
      <w:r w:rsidR="00755294" w:rsidRPr="00333AB5">
        <w:rPr>
          <w:szCs w:val="22"/>
          <w:lang w:val="en-US"/>
        </w:rPr>
        <w:t xml:space="preserve">manner </w:t>
      </w:r>
      <w:r w:rsidRPr="00333AB5">
        <w:rPr>
          <w:szCs w:val="22"/>
          <w:lang w:val="en-US"/>
        </w:rPr>
        <w:t xml:space="preserve">or in one go based on the requirement of the Member State. The following implementation options may be considered while </w:t>
      </w:r>
      <w:r w:rsidR="00B87886" w:rsidRPr="00333AB5">
        <w:rPr>
          <w:szCs w:val="22"/>
          <w:lang w:val="en-US"/>
        </w:rPr>
        <w:t>rolling out</w:t>
      </w:r>
      <w:r w:rsidRPr="00333AB5">
        <w:rPr>
          <w:szCs w:val="22"/>
          <w:lang w:val="en-US"/>
        </w:rPr>
        <w:t xml:space="preserve"> </w:t>
      </w:r>
      <w:ins w:id="1328" w:author="Tejpal Singh [2]" w:date="2023-05-12T10:43:00Z">
        <w:r w:rsidR="007F5557">
          <w:rPr>
            <w:szCs w:val="22"/>
            <w:lang w:val="en-US"/>
          </w:rPr>
          <w:t xml:space="preserve">a </w:t>
        </w:r>
      </w:ins>
      <w:r w:rsidRPr="00333AB5">
        <w:rPr>
          <w:szCs w:val="22"/>
          <w:lang w:val="en-US"/>
        </w:rPr>
        <w:t>unified platform framework.</w:t>
      </w:r>
    </w:p>
    <w:p w14:paraId="576F6493" w14:textId="77777777" w:rsidR="005D019E" w:rsidRPr="00333AB5" w:rsidRDefault="005D019E" w:rsidP="005D019E">
      <w:pPr>
        <w:pStyle w:val="ListParagraph"/>
        <w:spacing w:line="276" w:lineRule="auto"/>
        <w:rPr>
          <w:sz w:val="22"/>
          <w:szCs w:val="20"/>
          <w:lang w:val="en-US"/>
        </w:rPr>
      </w:pPr>
    </w:p>
    <w:p w14:paraId="576F6494" w14:textId="4AC24D28" w:rsidR="005D019E" w:rsidRPr="00333AB5" w:rsidRDefault="00934225" w:rsidP="008E2959">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color w:val="000000"/>
          <w:lang w:val="en-US"/>
        </w:rPr>
      </w:pPr>
      <w:r>
        <w:rPr>
          <w:b/>
          <w:bCs/>
          <w:color w:val="000000"/>
          <w:lang w:val="en-US"/>
        </w:rPr>
        <w:t xml:space="preserve"> </w:t>
      </w:r>
      <w:r w:rsidR="00890244">
        <w:rPr>
          <w:b/>
          <w:bCs/>
          <w:color w:val="000000"/>
          <w:lang w:val="en-US"/>
        </w:rPr>
        <w:t xml:space="preserve">   </w:t>
      </w:r>
      <w:r w:rsidR="005D019E" w:rsidRPr="00333AB5">
        <w:rPr>
          <w:b/>
          <w:bCs/>
          <w:color w:val="000000"/>
          <w:lang w:val="en-US"/>
        </w:rPr>
        <w:t>Full Implementation:</w:t>
      </w:r>
    </w:p>
    <w:p w14:paraId="576F6495" w14:textId="10100C47"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szCs w:val="22"/>
          <w:lang w:val="en-US"/>
        </w:rPr>
      </w:pPr>
      <w:r w:rsidRPr="00CE669F">
        <w:rPr>
          <w:szCs w:val="22"/>
          <w:lang w:val="en-US"/>
        </w:rPr>
        <w:t>In full implementation option</w:t>
      </w:r>
      <w:ins w:id="1329" w:author="Tejpal Singh [2]" w:date="2023-01-14T20:23:00Z">
        <w:r w:rsidR="002B1BE9">
          <w:rPr>
            <w:szCs w:val="22"/>
            <w:lang w:val="en-US"/>
          </w:rPr>
          <w:t>,</w:t>
        </w:r>
      </w:ins>
      <w:r w:rsidRPr="00CE669F">
        <w:rPr>
          <w:szCs w:val="22"/>
          <w:lang w:val="en-US"/>
        </w:rPr>
        <w:t xml:space="preserve"> all modules of the platform including </w:t>
      </w:r>
      <w:r w:rsidR="00B87886" w:rsidRPr="00CE669F">
        <w:rPr>
          <w:szCs w:val="22"/>
          <w:lang w:val="en-US"/>
        </w:rPr>
        <w:t>Central</w:t>
      </w:r>
      <w:r w:rsidR="00DF5AE0">
        <w:rPr>
          <w:rFonts w:cstheme="minorBidi" w:hint="cs"/>
          <w:szCs w:val="22"/>
          <w:cs/>
          <w:lang w:val="en-US" w:bidi="hi-IN"/>
        </w:rPr>
        <w:t xml:space="preserve"> </w:t>
      </w:r>
      <w:r w:rsidR="00B87886" w:rsidRPr="00CE669F">
        <w:rPr>
          <w:szCs w:val="22"/>
          <w:lang w:val="en-US"/>
        </w:rPr>
        <w:t>and MNO EIR,</w:t>
      </w:r>
      <w:r w:rsidRPr="00CE669F">
        <w:rPr>
          <w:szCs w:val="22"/>
          <w:lang w:val="en-US"/>
        </w:rPr>
        <w:t xml:space="preserve"> Integration with GSMA TAC Database, Stolen</w:t>
      </w:r>
      <w:ins w:id="1330" w:author="Tejpal Singh [2]" w:date="2023-01-14T20:24:00Z">
        <w:r w:rsidR="002B1BE9">
          <w:rPr>
            <w:szCs w:val="22"/>
            <w:lang w:val="en-US"/>
          </w:rPr>
          <w:t>/</w:t>
        </w:r>
      </w:ins>
      <w:ins w:id="1331" w:author="Tejpal Singh [2]" w:date="2023-01-14T20:23:00Z">
        <w:r w:rsidR="002B1BE9">
          <w:rPr>
            <w:szCs w:val="22"/>
            <w:lang w:val="en-US"/>
          </w:rPr>
          <w:t xml:space="preserve"> lost </w:t>
        </w:r>
      </w:ins>
      <w:r w:rsidRPr="00CE669F">
        <w:rPr>
          <w:szCs w:val="22"/>
          <w:lang w:val="en-US"/>
        </w:rPr>
        <w:t xml:space="preserve">device Database and OEM repositories will be required </w:t>
      </w:r>
      <w:r w:rsidRPr="00465B2E">
        <w:rPr>
          <w:lang w:val="en-US"/>
        </w:rPr>
        <w:t>for</w:t>
      </w:r>
      <w:r w:rsidR="00DF5AE0">
        <w:rPr>
          <w:rFonts w:cstheme="minorBidi" w:hint="cs"/>
          <w:cs/>
          <w:lang w:val="en-US" w:bidi="hi-IN"/>
        </w:rPr>
        <w:t xml:space="preserve"> </w:t>
      </w:r>
      <w:r w:rsidR="001851AC" w:rsidRPr="00CE669F">
        <w:rPr>
          <w:szCs w:val="22"/>
          <w:lang w:val="en-US"/>
        </w:rPr>
        <w:t>system-system</w:t>
      </w:r>
      <w:r w:rsidRPr="00CE669F">
        <w:rPr>
          <w:szCs w:val="22"/>
          <w:lang w:val="en-US"/>
        </w:rPr>
        <w:t xml:space="preserve"> interfaces.  The </w:t>
      </w:r>
      <w:r w:rsidR="001851AC" w:rsidRPr="00CE669F">
        <w:rPr>
          <w:szCs w:val="22"/>
          <w:lang w:val="en-US"/>
        </w:rPr>
        <w:t xml:space="preserve">user-system </w:t>
      </w:r>
      <w:r w:rsidRPr="00CE669F">
        <w:rPr>
          <w:szCs w:val="22"/>
          <w:lang w:val="en-US"/>
        </w:rPr>
        <w:t xml:space="preserve">interfaces will be required to support stakeholder queries through various channels as elaborated in </w:t>
      </w:r>
      <w:ins w:id="1332" w:author="Tejpal Singh [2]" w:date="2023-05-12T10:43:00Z">
        <w:r w:rsidR="007F5557">
          <w:rPr>
            <w:szCs w:val="22"/>
            <w:lang w:val="en-US"/>
          </w:rPr>
          <w:t xml:space="preserve">the </w:t>
        </w:r>
      </w:ins>
      <w:r w:rsidRPr="00CE669F">
        <w:rPr>
          <w:szCs w:val="22"/>
          <w:lang w:val="en-US"/>
        </w:rPr>
        <w:t xml:space="preserve">framework.  The advantage of this approach is that stakeholders can get </w:t>
      </w:r>
      <w:r w:rsidR="001851AC" w:rsidRPr="00CE669F">
        <w:rPr>
          <w:szCs w:val="22"/>
          <w:lang w:val="en-US"/>
        </w:rPr>
        <w:t>complete</w:t>
      </w:r>
      <w:r w:rsidRPr="00CE669F">
        <w:rPr>
          <w:szCs w:val="22"/>
          <w:lang w:val="en-US"/>
        </w:rPr>
        <w:t xml:space="preserve"> details of the device </w:t>
      </w:r>
      <w:del w:id="1333" w:author="Tejpal Singh [2]" w:date="2023-01-14T20:24:00Z">
        <w:r w:rsidR="001851AC" w:rsidRPr="00CE669F" w:rsidDel="002B1BE9">
          <w:rPr>
            <w:szCs w:val="22"/>
            <w:lang w:val="en-US"/>
          </w:rPr>
          <w:delText xml:space="preserve">in </w:delText>
        </w:r>
      </w:del>
      <w:ins w:id="1334" w:author="Tejpal Singh [2]" w:date="2023-01-14T20:24:00Z">
        <w:r w:rsidR="002B1BE9">
          <w:rPr>
            <w:szCs w:val="22"/>
            <w:lang w:val="en-US"/>
          </w:rPr>
          <w:t>under</w:t>
        </w:r>
      </w:ins>
      <w:r w:rsidR="00DF5AE0">
        <w:rPr>
          <w:rFonts w:cstheme="minorBidi" w:hint="cs"/>
          <w:szCs w:val="22"/>
          <w:cs/>
          <w:lang w:val="en-US" w:bidi="hi-IN"/>
        </w:rPr>
        <w:t xml:space="preserve"> </w:t>
      </w:r>
      <w:del w:id="1335" w:author="Tejpal Singh [2]" w:date="2023-01-14T20:24:00Z">
        <w:r w:rsidR="001851AC" w:rsidRPr="00CE669F" w:rsidDel="002B1BE9">
          <w:rPr>
            <w:szCs w:val="22"/>
            <w:lang w:val="en-US"/>
          </w:rPr>
          <w:delText>consideration</w:delText>
        </w:r>
      </w:del>
      <w:ins w:id="1336" w:author="Tejpal Singh [2]" w:date="2023-01-14T20:24:00Z">
        <w:r w:rsidR="002B1BE9">
          <w:rPr>
            <w:szCs w:val="22"/>
            <w:lang w:val="en-US"/>
          </w:rPr>
          <w:t>verification</w:t>
        </w:r>
      </w:ins>
      <w:r w:rsidRPr="00CE669F">
        <w:rPr>
          <w:szCs w:val="22"/>
          <w:lang w:val="en-US"/>
        </w:rPr>
        <w:t xml:space="preserve">. </w:t>
      </w:r>
    </w:p>
    <w:p w14:paraId="576F6496" w14:textId="185C8418"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szCs w:val="22"/>
          <w:lang w:val="en-US"/>
        </w:rPr>
      </w:pPr>
      <w:r w:rsidRPr="00CE669F">
        <w:rPr>
          <w:szCs w:val="22"/>
          <w:lang w:val="en-US"/>
        </w:rPr>
        <w:t xml:space="preserve">For example, when a consumer tries to lodge a complaint about </w:t>
      </w:r>
      <w:del w:id="1337" w:author="Tejpal Singh [2]" w:date="2023-05-12T10:43:00Z">
        <w:r w:rsidRPr="00CE669F" w:rsidDel="007F5557">
          <w:rPr>
            <w:szCs w:val="22"/>
            <w:lang w:val="en-US"/>
          </w:rPr>
          <w:delText>stolen</w:delText>
        </w:r>
      </w:del>
      <w:ins w:id="1338" w:author="Tejpal Singh [2]" w:date="2023-05-12T10:43:00Z">
        <w:r w:rsidR="007F5557" w:rsidRPr="00CE669F">
          <w:rPr>
            <w:szCs w:val="22"/>
            <w:lang w:val="en-US"/>
          </w:rPr>
          <w:t>a stolen</w:t>
        </w:r>
      </w:ins>
      <w:r w:rsidRPr="00CE669F">
        <w:rPr>
          <w:szCs w:val="22"/>
          <w:lang w:val="en-US"/>
        </w:rPr>
        <w:t xml:space="preserve"> device, an alert may be given to </w:t>
      </w:r>
      <w:r w:rsidRPr="00465B2E">
        <w:rPr>
          <w:lang w:val="en-US"/>
        </w:rPr>
        <w:t>consumer</w:t>
      </w:r>
      <w:r w:rsidRPr="00CE669F">
        <w:rPr>
          <w:szCs w:val="22"/>
          <w:lang w:val="en-US"/>
        </w:rPr>
        <w:t xml:space="preserve">&amp; LEA that the device is counterfeit for which complaint is being registered in case it falls in </w:t>
      </w:r>
      <w:ins w:id="1339" w:author="Tejpal Singh [2]" w:date="2023-05-12T10:43:00Z">
        <w:r w:rsidR="007F5557">
          <w:rPr>
            <w:szCs w:val="22"/>
            <w:lang w:val="en-US"/>
          </w:rPr>
          <w:t xml:space="preserve">the </w:t>
        </w:r>
      </w:ins>
      <w:r w:rsidRPr="00CE669F">
        <w:rPr>
          <w:szCs w:val="22"/>
          <w:lang w:val="en-US"/>
        </w:rPr>
        <w:t>counterfeit</w:t>
      </w:r>
      <w:ins w:id="1340" w:author="Tejpal Singh [2]" w:date="2023-01-14T20:25:00Z">
        <w:r w:rsidR="002B1BE9">
          <w:rPr>
            <w:szCs w:val="22"/>
            <w:lang w:val="en-US"/>
          </w:rPr>
          <w:t xml:space="preserve"> or tampered device</w:t>
        </w:r>
      </w:ins>
      <w:r w:rsidRPr="00CE669F">
        <w:rPr>
          <w:szCs w:val="22"/>
          <w:lang w:val="en-US"/>
        </w:rPr>
        <w:t xml:space="preserve"> category. In this scenario, to discourage use of counterfeit</w:t>
      </w:r>
      <w:ins w:id="1341" w:author="Tejpal Singh [2]" w:date="2023-01-14T20:25:00Z">
        <w:r w:rsidR="002B1BE9">
          <w:rPr>
            <w:szCs w:val="22"/>
            <w:lang w:val="en-US"/>
          </w:rPr>
          <w:t xml:space="preserve"> or tampered</w:t>
        </w:r>
      </w:ins>
      <w:r w:rsidRPr="00CE669F">
        <w:rPr>
          <w:szCs w:val="22"/>
          <w:lang w:val="en-US"/>
        </w:rPr>
        <w:t xml:space="preserve"> devices, LEAs may give priority for trac</w:t>
      </w:r>
      <w:ins w:id="1342" w:author="Tejpal Singh [2]" w:date="2023-05-12T10:44:00Z">
        <w:r w:rsidR="007F5557">
          <w:rPr>
            <w:szCs w:val="22"/>
            <w:lang w:val="en-US"/>
          </w:rPr>
          <w:t>k</w:t>
        </w:r>
      </w:ins>
      <w:r w:rsidRPr="00CE669F">
        <w:rPr>
          <w:szCs w:val="22"/>
          <w:lang w:val="en-US"/>
        </w:rPr>
        <w:t xml:space="preserve">ing of genuine devices while further analysis on purchase history may be done for counterfeit </w:t>
      </w:r>
      <w:ins w:id="1343" w:author="Tejpal Singh [2]" w:date="2023-01-14T20:25:00Z">
        <w:r w:rsidR="002B1BE9">
          <w:rPr>
            <w:szCs w:val="22"/>
            <w:lang w:val="en-US"/>
          </w:rPr>
          <w:t xml:space="preserve">or tampered </w:t>
        </w:r>
      </w:ins>
      <w:del w:id="1344" w:author="Tejpal Singh [2]" w:date="2023-04-21T12:03:00Z">
        <w:r w:rsidRPr="00CE669F" w:rsidDel="00CB2987">
          <w:rPr>
            <w:szCs w:val="22"/>
            <w:lang w:val="en-US"/>
          </w:rPr>
          <w:delText>deice</w:delText>
        </w:r>
      </w:del>
      <w:ins w:id="1345" w:author="Tejpal Singh [2]" w:date="2023-04-21T12:03:00Z">
        <w:r w:rsidR="00CB2987" w:rsidRPr="00CE669F">
          <w:rPr>
            <w:szCs w:val="22"/>
            <w:lang w:val="en-US"/>
          </w:rPr>
          <w:t>devices</w:t>
        </w:r>
      </w:ins>
      <w:r w:rsidRPr="00CE669F">
        <w:rPr>
          <w:szCs w:val="22"/>
          <w:lang w:val="en-US"/>
        </w:rPr>
        <w:t>.</w:t>
      </w:r>
      <w:ins w:id="1346" w:author="Tejpal Singh [2]" w:date="2023-01-14T20:26:00Z">
        <w:r w:rsidR="002B1BE9">
          <w:rPr>
            <w:szCs w:val="22"/>
            <w:lang w:val="en-US"/>
          </w:rPr>
          <w:t xml:space="preserve"> The platform will enable progressive built up of national database of counterfeit, tampered and lost devices which can be shared with other Member states for block </w:t>
        </w:r>
        <w:r w:rsidR="002B1BE9">
          <w:rPr>
            <w:szCs w:val="22"/>
            <w:lang w:val="en-US"/>
          </w:rPr>
          <w:lastRenderedPageBreak/>
          <w:t xml:space="preserve">listing in their network based on mutual collaboration. Suitable interfaces may be evolved in the platform for secure exchange of block listed unique </w:t>
        </w:r>
      </w:ins>
      <w:ins w:id="1347" w:author="Tejpal Singh [2]" w:date="2023-01-14T20:29:00Z">
        <w:r w:rsidR="002B1BE9">
          <w:rPr>
            <w:szCs w:val="22"/>
            <w:lang w:val="en-US"/>
          </w:rPr>
          <w:t xml:space="preserve">identifiers across Member States for seamless exchange of </w:t>
        </w:r>
      </w:ins>
      <w:ins w:id="1348" w:author="Tejpal Singh [2]" w:date="2023-01-14T20:30:00Z">
        <w:r w:rsidR="002B1BE9">
          <w:rPr>
            <w:szCs w:val="22"/>
            <w:lang w:val="en-US"/>
          </w:rPr>
          <w:t xml:space="preserve">updated </w:t>
        </w:r>
      </w:ins>
      <w:ins w:id="1349" w:author="Tejpal Singh [2]" w:date="2023-01-14T20:29:00Z">
        <w:r w:rsidR="002B1BE9">
          <w:rPr>
            <w:szCs w:val="22"/>
            <w:lang w:val="en-US"/>
          </w:rPr>
          <w:t>lists periodically at agreed frequency</w:t>
        </w:r>
      </w:ins>
      <w:ins w:id="1350" w:author="Tejpal Singh [2]" w:date="2023-01-14T20:30:00Z">
        <w:r w:rsidR="00202203">
          <w:rPr>
            <w:szCs w:val="22"/>
            <w:lang w:val="en-US"/>
          </w:rPr>
          <w:t xml:space="preserve"> based on operational considerations</w:t>
        </w:r>
      </w:ins>
      <w:ins w:id="1351" w:author="Tejpal Singh [2]" w:date="2023-01-14T20:29:00Z">
        <w:r w:rsidR="002B1BE9">
          <w:rPr>
            <w:szCs w:val="22"/>
            <w:lang w:val="en-US"/>
          </w:rPr>
          <w:t>.</w:t>
        </w:r>
      </w:ins>
    </w:p>
    <w:p w14:paraId="576F6497" w14:textId="77777777" w:rsidR="005D019E" w:rsidRPr="00333AB5" w:rsidRDefault="005D019E" w:rsidP="005D019E">
      <w:pPr>
        <w:pStyle w:val="ListParagraph"/>
        <w:spacing w:line="276" w:lineRule="auto"/>
        <w:rPr>
          <w:color w:val="000000"/>
          <w:lang w:val="en-US"/>
        </w:rPr>
      </w:pPr>
    </w:p>
    <w:p w14:paraId="576F6498" w14:textId="5EF82049" w:rsidR="005D019E" w:rsidRPr="00333AB5" w:rsidRDefault="00934225" w:rsidP="008E2959">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Pr>
          <w:b/>
          <w:bCs/>
          <w:color w:val="000000"/>
          <w:lang w:val="en-US"/>
        </w:rPr>
        <w:t xml:space="preserve"> </w:t>
      </w:r>
      <w:r w:rsidR="00890244">
        <w:rPr>
          <w:b/>
          <w:bCs/>
          <w:color w:val="000000"/>
          <w:lang w:val="en-US"/>
        </w:rPr>
        <w:t xml:space="preserve">   </w:t>
      </w:r>
      <w:r w:rsidR="005D019E" w:rsidRPr="00333AB5">
        <w:rPr>
          <w:b/>
          <w:bCs/>
          <w:color w:val="000000"/>
          <w:lang w:val="en-US"/>
        </w:rPr>
        <w:t>Phased Implementation:</w:t>
      </w:r>
    </w:p>
    <w:p w14:paraId="576F6499" w14:textId="77777777" w:rsidR="00CE669F"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CE669F">
        <w:rPr>
          <w:szCs w:val="22"/>
          <w:lang w:val="en-US"/>
        </w:rPr>
        <w:t>In Phased implementation, Member States may identify the problem statements to be addressed in order of priority and pick the relevant modules from the reference framework</w:t>
      </w:r>
      <w:r w:rsidR="009B32BE" w:rsidRPr="00CE669F">
        <w:rPr>
          <w:szCs w:val="22"/>
          <w:lang w:val="en-US"/>
        </w:rPr>
        <w:t xml:space="preserve"> for </w:t>
      </w:r>
      <w:r w:rsidR="009B32BE" w:rsidRPr="00CE669F">
        <w:rPr>
          <w:color w:val="000000"/>
          <w:lang w:val="en-US"/>
        </w:rPr>
        <w:t>implementation</w:t>
      </w:r>
      <w:r w:rsidR="007A7539" w:rsidRPr="00CE669F">
        <w:rPr>
          <w:color w:val="000000"/>
          <w:lang w:val="en-US"/>
        </w:rPr>
        <w:t>.  However, the</w:t>
      </w:r>
      <w:r w:rsidRPr="00CE669F">
        <w:rPr>
          <w:color w:val="000000"/>
          <w:lang w:val="en-US"/>
        </w:rPr>
        <w:t xml:space="preserve"> solution architecture should be prepared considering </w:t>
      </w:r>
      <w:del w:id="1352" w:author="Tejpal Singh [2]" w:date="2023-01-14T20:35:00Z">
        <w:r w:rsidRPr="00CE669F" w:rsidDel="00ED64BF">
          <w:rPr>
            <w:color w:val="000000"/>
            <w:lang w:val="en-US"/>
          </w:rPr>
          <w:delText xml:space="preserve">the </w:delText>
        </w:r>
      </w:del>
      <w:r w:rsidRPr="00CE669F">
        <w:rPr>
          <w:color w:val="000000"/>
          <w:lang w:val="en-US"/>
        </w:rPr>
        <w:t xml:space="preserve">future module addition to avoid </w:t>
      </w:r>
      <w:r w:rsidR="009B32BE" w:rsidRPr="00CE669F">
        <w:rPr>
          <w:color w:val="000000"/>
          <w:lang w:val="en-US"/>
        </w:rPr>
        <w:t>architectural</w:t>
      </w:r>
      <w:r w:rsidRPr="00CE669F">
        <w:rPr>
          <w:color w:val="000000"/>
          <w:lang w:val="en-US"/>
        </w:rPr>
        <w:t xml:space="preserve"> rework. </w:t>
      </w:r>
      <w:r w:rsidR="001851AC" w:rsidRPr="00CE669F">
        <w:rPr>
          <w:color w:val="000000"/>
          <w:lang w:val="en-US"/>
        </w:rPr>
        <w:t>System-system and user-system</w:t>
      </w:r>
      <w:r w:rsidRPr="00CE669F">
        <w:rPr>
          <w:color w:val="000000"/>
          <w:lang w:val="en-US"/>
        </w:rPr>
        <w:t xml:space="preserve"> interfaces may be chosen</w:t>
      </w:r>
      <w:r w:rsidR="001851AC" w:rsidRPr="00CE669F">
        <w:rPr>
          <w:color w:val="000000"/>
          <w:lang w:val="en-US"/>
        </w:rPr>
        <w:t xml:space="preserve"> as per requirement for initial implementation</w:t>
      </w:r>
      <w:r w:rsidRPr="00CE669F">
        <w:rPr>
          <w:color w:val="000000"/>
          <w:lang w:val="en-US"/>
        </w:rPr>
        <w:t xml:space="preserve"> with suitable provision </w:t>
      </w:r>
      <w:r w:rsidR="00076B5D" w:rsidRPr="00CE669F">
        <w:rPr>
          <w:color w:val="000000"/>
          <w:lang w:val="en-US"/>
        </w:rPr>
        <w:t>of horizontal</w:t>
      </w:r>
      <w:r w:rsidR="001851AC" w:rsidRPr="00CE669F">
        <w:rPr>
          <w:color w:val="000000"/>
          <w:lang w:val="en-US"/>
        </w:rPr>
        <w:t xml:space="preserve"> and vertical </w:t>
      </w:r>
      <w:r w:rsidRPr="00CE669F">
        <w:rPr>
          <w:color w:val="000000"/>
          <w:lang w:val="en-US"/>
        </w:rPr>
        <w:t>scalability.</w:t>
      </w:r>
    </w:p>
    <w:p w14:paraId="576F649A" w14:textId="1442C473"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CE669F">
        <w:rPr>
          <w:color w:val="000000"/>
          <w:lang w:val="en-US"/>
        </w:rPr>
        <w:t xml:space="preserve">For example, if the priority is to address the issue of stolen </w:t>
      </w:r>
      <w:ins w:id="1353" w:author="Tejpal Singh [2]" w:date="2023-01-14T20:35:00Z">
        <w:r w:rsidR="00ED64BF">
          <w:rPr>
            <w:color w:val="000000"/>
            <w:lang w:val="en-US"/>
          </w:rPr>
          <w:t xml:space="preserve">mobile </w:t>
        </w:r>
      </w:ins>
      <w:r w:rsidRPr="00CE669F">
        <w:rPr>
          <w:color w:val="000000"/>
          <w:lang w:val="en-US"/>
        </w:rPr>
        <w:t xml:space="preserve">devices, the </w:t>
      </w:r>
      <w:r w:rsidR="00076B5D" w:rsidRPr="00CE669F">
        <w:rPr>
          <w:color w:val="000000"/>
          <w:lang w:val="en-US"/>
        </w:rPr>
        <w:t xml:space="preserve">stolen device DB, </w:t>
      </w:r>
      <w:del w:id="1354" w:author="Tejpal Singh [2]" w:date="2023-05-12T11:00:00Z">
        <w:r w:rsidR="00076B5D" w:rsidRPr="00CE669F" w:rsidDel="007149C1">
          <w:rPr>
            <w:color w:val="000000"/>
            <w:lang w:val="en-US"/>
          </w:rPr>
          <w:delText>consumer</w:delText>
        </w:r>
      </w:del>
      <w:ins w:id="1355" w:author="Tejpal Singh [2]" w:date="2023-05-12T11:00:00Z">
        <w:r w:rsidR="007149C1" w:rsidRPr="00CE669F">
          <w:rPr>
            <w:color w:val="000000"/>
            <w:lang w:val="en-US"/>
          </w:rPr>
          <w:t>consumer,</w:t>
        </w:r>
      </w:ins>
      <w:r w:rsidR="00076B5D" w:rsidRPr="00CE669F">
        <w:rPr>
          <w:color w:val="000000"/>
          <w:lang w:val="en-US"/>
        </w:rPr>
        <w:t xml:space="preserve"> and LEA</w:t>
      </w:r>
      <w:r w:rsidRPr="00CE669F">
        <w:rPr>
          <w:color w:val="000000"/>
          <w:lang w:val="en-US"/>
        </w:rPr>
        <w:t xml:space="preserve"> interfaces may be developed and rolled out initially. In subsequent phase</w:t>
      </w:r>
      <w:r w:rsidR="000E16C9" w:rsidRPr="00CE669F">
        <w:rPr>
          <w:color w:val="000000"/>
          <w:lang w:val="en-US"/>
        </w:rPr>
        <w:t>(s)</w:t>
      </w:r>
      <w:r w:rsidRPr="00CE669F">
        <w:rPr>
          <w:color w:val="000000"/>
          <w:lang w:val="en-US"/>
        </w:rPr>
        <w:t xml:space="preserve">, the solution may be scaled up to implement </w:t>
      </w:r>
      <w:r w:rsidR="00076B5D" w:rsidRPr="00CE669F">
        <w:rPr>
          <w:color w:val="000000"/>
          <w:lang w:val="en-US"/>
        </w:rPr>
        <w:t>GSMA IMEI DB</w:t>
      </w:r>
      <w:del w:id="1356" w:author="Tejpal Singh [2]" w:date="2023-01-14T20:36:00Z">
        <w:r w:rsidR="00076B5D" w:rsidRPr="00CE669F" w:rsidDel="00ED64BF">
          <w:rPr>
            <w:color w:val="000000"/>
            <w:lang w:val="en-US"/>
          </w:rPr>
          <w:delText xml:space="preserve">, MNO </w:delText>
        </w:r>
        <w:r w:rsidRPr="00CE669F" w:rsidDel="00ED64BF">
          <w:rPr>
            <w:color w:val="000000"/>
            <w:lang w:val="en-US"/>
          </w:rPr>
          <w:delText>EIR</w:delText>
        </w:r>
      </w:del>
      <w:r w:rsidRPr="00CE669F">
        <w:rPr>
          <w:color w:val="000000"/>
          <w:lang w:val="en-US"/>
        </w:rPr>
        <w:t xml:space="preserve"> and </w:t>
      </w:r>
      <w:r w:rsidR="00076B5D" w:rsidRPr="00CE669F">
        <w:rPr>
          <w:color w:val="000000"/>
          <w:lang w:val="en-US"/>
        </w:rPr>
        <w:t>relevant interfaces</w:t>
      </w:r>
      <w:r w:rsidR="00DF5AE0">
        <w:rPr>
          <w:rFonts w:cstheme="minorBidi" w:hint="cs"/>
          <w:color w:val="000000"/>
          <w:cs/>
          <w:lang w:val="en-US" w:bidi="hi-IN"/>
        </w:rPr>
        <w:t xml:space="preserve"> </w:t>
      </w:r>
      <w:r w:rsidRPr="00465B2E">
        <w:rPr>
          <w:szCs w:val="22"/>
          <w:lang w:val="en-US"/>
        </w:rPr>
        <w:t>including</w:t>
      </w:r>
      <w:r w:rsidRPr="00CE669F">
        <w:rPr>
          <w:color w:val="000000"/>
          <w:lang w:val="en-US"/>
        </w:rPr>
        <w:t xml:space="preserve"> required expansion of IT infrastructure to hold the additional </w:t>
      </w:r>
      <w:r w:rsidR="00076B5D" w:rsidRPr="00CE669F">
        <w:rPr>
          <w:color w:val="000000"/>
          <w:lang w:val="en-US"/>
        </w:rPr>
        <w:t xml:space="preserve">Central </w:t>
      </w:r>
      <w:r w:rsidRPr="00CE669F">
        <w:rPr>
          <w:color w:val="000000"/>
          <w:lang w:val="en-US"/>
        </w:rPr>
        <w:t>EIR Database.</w:t>
      </w:r>
    </w:p>
    <w:p w14:paraId="576F649B" w14:textId="3F43CA71" w:rsidR="005D019E" w:rsidRPr="00CE669F" w:rsidRDefault="005C41A0"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If </w:t>
      </w:r>
      <w:r w:rsidR="005D019E" w:rsidRPr="00333AB5">
        <w:rPr>
          <w:color w:val="000000"/>
          <w:lang w:val="en-US"/>
        </w:rPr>
        <w:t xml:space="preserve">OEM </w:t>
      </w:r>
      <w:r w:rsidR="005D019E" w:rsidRPr="00465B2E">
        <w:rPr>
          <w:szCs w:val="22"/>
          <w:lang w:val="en-US"/>
        </w:rPr>
        <w:t>repositories</w:t>
      </w:r>
      <w:r w:rsidR="00DF5AE0">
        <w:rPr>
          <w:rFonts w:cstheme="minorBidi" w:hint="cs"/>
          <w:szCs w:val="22"/>
          <w:cs/>
          <w:lang w:val="en-US" w:bidi="hi-IN"/>
        </w:rPr>
        <w:t xml:space="preserve"> </w:t>
      </w:r>
      <w:r w:rsidRPr="00333AB5">
        <w:rPr>
          <w:color w:val="000000"/>
          <w:lang w:val="en-US"/>
        </w:rPr>
        <w:t xml:space="preserve">are </w:t>
      </w:r>
      <w:r w:rsidR="005D019E" w:rsidRPr="00333AB5">
        <w:rPr>
          <w:color w:val="000000"/>
          <w:lang w:val="en-US"/>
        </w:rPr>
        <w:t xml:space="preserve">not available </w:t>
      </w:r>
      <w:r w:rsidRPr="00333AB5">
        <w:rPr>
          <w:color w:val="000000"/>
          <w:lang w:val="en-US"/>
        </w:rPr>
        <w:t>readily</w:t>
      </w:r>
      <w:r w:rsidR="005D019E" w:rsidRPr="00333AB5">
        <w:rPr>
          <w:color w:val="000000"/>
          <w:lang w:val="en-US"/>
        </w:rPr>
        <w:t xml:space="preserve">, </w:t>
      </w:r>
      <w:del w:id="1357" w:author="Tejpal Singh [2]" w:date="2023-04-21T12:03:00Z">
        <w:r w:rsidR="005D019E" w:rsidRPr="00333AB5" w:rsidDel="00CB2987">
          <w:rPr>
            <w:color w:val="000000"/>
            <w:lang w:val="en-US"/>
          </w:rPr>
          <w:delText>following</w:delText>
        </w:r>
      </w:del>
      <w:ins w:id="1358" w:author="Tejpal Singh [2]" w:date="2023-04-21T12:03:00Z">
        <w:r w:rsidR="00CB2987" w:rsidRPr="00333AB5">
          <w:rPr>
            <w:color w:val="000000"/>
            <w:lang w:val="en-US"/>
          </w:rPr>
          <w:t>the following</w:t>
        </w:r>
      </w:ins>
      <w:r w:rsidR="005D019E" w:rsidRPr="00333AB5">
        <w:rPr>
          <w:color w:val="000000"/>
          <w:lang w:val="en-US"/>
        </w:rPr>
        <w:t xml:space="preserve"> alternate options may be considered in the interim period.</w:t>
      </w:r>
    </w:p>
    <w:p w14:paraId="576F649C" w14:textId="515AA158" w:rsidR="005D019E" w:rsidRPr="00333AB5" w:rsidRDefault="005D019E" w:rsidP="008E2959">
      <w:pPr>
        <w:pStyle w:val="ListParagraph"/>
        <w:numPr>
          <w:ilvl w:val="1"/>
          <w:numId w:val="6"/>
        </w:numPr>
        <w:tabs>
          <w:tab w:val="clear" w:pos="794"/>
          <w:tab w:val="clear" w:pos="1191"/>
          <w:tab w:val="clear" w:pos="1588"/>
          <w:tab w:val="clear" w:pos="1985"/>
          <w:tab w:val="left" w:pos="993"/>
        </w:tabs>
        <w:overflowPunct/>
        <w:autoSpaceDE/>
        <w:autoSpaceDN/>
        <w:adjustRightInd/>
        <w:spacing w:line="276" w:lineRule="auto"/>
        <w:ind w:left="709" w:firstLine="0"/>
        <w:textAlignment w:val="auto"/>
        <w:rPr>
          <w:color w:val="000000"/>
          <w:lang w:val="en-US"/>
        </w:rPr>
      </w:pPr>
      <w:r w:rsidRPr="00333AB5">
        <w:rPr>
          <w:color w:val="000000"/>
          <w:lang w:val="en-US"/>
        </w:rPr>
        <w:t xml:space="preserve">Creation of reference OEM repository database </w:t>
      </w:r>
      <w:r w:rsidR="000E16C9" w:rsidRPr="00333AB5">
        <w:rPr>
          <w:color w:val="000000"/>
          <w:lang w:val="en-US"/>
        </w:rPr>
        <w:t>in platform</w:t>
      </w:r>
      <w:r w:rsidR="00DF5AE0">
        <w:rPr>
          <w:rFonts w:cstheme="minorBidi" w:hint="cs"/>
          <w:color w:val="000000"/>
          <w:szCs w:val="21"/>
          <w:cs/>
          <w:lang w:val="en-US" w:bidi="hi-IN"/>
        </w:rPr>
        <w:t xml:space="preserve"> </w:t>
      </w:r>
      <w:r w:rsidR="00076B5D" w:rsidRPr="00333AB5">
        <w:rPr>
          <w:color w:val="000000"/>
          <w:lang w:val="en-US"/>
        </w:rPr>
        <w:t>by integrating</w:t>
      </w:r>
      <w:r w:rsidRPr="00333AB5">
        <w:rPr>
          <w:color w:val="000000"/>
          <w:lang w:val="en-US"/>
        </w:rPr>
        <w:t xml:space="preserve"> database of imported and locally manufactured devices or</w:t>
      </w:r>
    </w:p>
    <w:p w14:paraId="576F649D" w14:textId="6174FCD1" w:rsidR="005D019E" w:rsidRPr="00333AB5" w:rsidRDefault="005D019E" w:rsidP="008E2959">
      <w:pPr>
        <w:pStyle w:val="ListParagraph"/>
        <w:numPr>
          <w:ilvl w:val="1"/>
          <w:numId w:val="6"/>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709" w:firstLine="0"/>
        <w:textAlignment w:val="auto"/>
        <w:rPr>
          <w:color w:val="000000"/>
          <w:lang w:val="en-US"/>
        </w:rPr>
      </w:pPr>
      <w:r w:rsidRPr="00333AB5">
        <w:rPr>
          <w:color w:val="000000"/>
          <w:lang w:val="en-US"/>
        </w:rPr>
        <w:t>OEMs may be manda</w:t>
      </w:r>
      <w:r w:rsidR="00041B0B" w:rsidRPr="00333AB5">
        <w:rPr>
          <w:color w:val="000000"/>
          <w:lang w:val="en-US"/>
        </w:rPr>
        <w:t>ted to upload the manufactured or imported device details in the form &lt;IMEI from, IMEI to</w:t>
      </w:r>
      <w:r w:rsidR="00076B5D" w:rsidRPr="00333AB5">
        <w:rPr>
          <w:color w:val="000000"/>
          <w:lang w:val="en-US"/>
        </w:rPr>
        <w:t>&gt;</w:t>
      </w:r>
      <w:r w:rsidRPr="00333AB5">
        <w:rPr>
          <w:color w:val="000000"/>
          <w:lang w:val="en-US"/>
        </w:rPr>
        <w:t xml:space="preserve">in </w:t>
      </w:r>
      <w:ins w:id="1359" w:author="Tejpal Singh [2]" w:date="2023-05-12T10:44:00Z">
        <w:r w:rsidR="007F5557">
          <w:rPr>
            <w:color w:val="000000"/>
            <w:lang w:val="en-US"/>
          </w:rPr>
          <w:t xml:space="preserve">the </w:t>
        </w:r>
      </w:ins>
      <w:r w:rsidRPr="00333AB5">
        <w:rPr>
          <w:color w:val="000000"/>
          <w:lang w:val="en-US"/>
        </w:rPr>
        <w:t xml:space="preserve">national database for devices </w:t>
      </w:r>
      <w:r w:rsidR="000E16C9" w:rsidRPr="00333AB5">
        <w:rPr>
          <w:color w:val="000000"/>
          <w:lang w:val="en-US"/>
        </w:rPr>
        <w:t>imported in the</w:t>
      </w:r>
      <w:r w:rsidRPr="00333AB5">
        <w:rPr>
          <w:color w:val="000000"/>
          <w:lang w:val="en-US"/>
        </w:rPr>
        <w:t xml:space="preserve"> country or manufactured </w:t>
      </w:r>
      <w:r w:rsidR="000E16C9" w:rsidRPr="00333AB5">
        <w:rPr>
          <w:color w:val="000000"/>
          <w:lang w:val="en-US"/>
        </w:rPr>
        <w:t>locally</w:t>
      </w:r>
      <w:r w:rsidRPr="00333AB5">
        <w:rPr>
          <w:color w:val="000000"/>
          <w:lang w:val="en-US"/>
        </w:rPr>
        <w:t>.</w:t>
      </w:r>
    </w:p>
    <w:p w14:paraId="576F649E" w14:textId="77777777" w:rsidR="00DE4D40" w:rsidRPr="00333AB5" w:rsidRDefault="00DE4D40" w:rsidP="00DE4D40">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09"/>
        <w:textAlignment w:val="auto"/>
        <w:rPr>
          <w:color w:val="000000"/>
          <w:lang w:val="en-US"/>
        </w:rPr>
      </w:pPr>
    </w:p>
    <w:p w14:paraId="576F649F" w14:textId="77777777" w:rsidR="00D926C7" w:rsidRPr="00333AB5" w:rsidRDefault="00D926C7" w:rsidP="00D926C7">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333AB5">
        <w:rPr>
          <w:b/>
          <w:bCs/>
          <w:color w:val="000000"/>
          <w:lang w:val="en-US"/>
        </w:rPr>
        <w:t xml:space="preserve">  CEIR-MNO-EIR Data</w:t>
      </w:r>
      <w:ins w:id="1360" w:author="Tejpal Singh [2]" w:date="2023-01-13T22:41:00Z">
        <w:r w:rsidR="00E6013B">
          <w:rPr>
            <w:b/>
            <w:bCs/>
            <w:color w:val="000000"/>
            <w:lang w:val="en-US"/>
          </w:rPr>
          <w:t xml:space="preserve"> E</w:t>
        </w:r>
      </w:ins>
      <w:del w:id="1361" w:author="Tejpal Singh [2]" w:date="2023-01-13T22:41:00Z">
        <w:r w:rsidR="00162550" w:rsidRPr="00333AB5" w:rsidDel="00E6013B">
          <w:rPr>
            <w:b/>
            <w:bCs/>
            <w:color w:val="000000"/>
            <w:lang w:val="en-US"/>
          </w:rPr>
          <w:delText>e</w:delText>
        </w:r>
      </w:del>
      <w:r w:rsidR="00162550" w:rsidRPr="00333AB5">
        <w:rPr>
          <w:b/>
          <w:bCs/>
          <w:color w:val="000000"/>
          <w:lang w:val="en-US"/>
        </w:rPr>
        <w:t>xchange</w:t>
      </w:r>
    </w:p>
    <w:p w14:paraId="576F64A0" w14:textId="70E4402B" w:rsidR="000C4A9B" w:rsidRPr="00333AB5" w:rsidRDefault="00315BB7"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The</w:t>
      </w:r>
      <w:r w:rsidR="006B3CFA" w:rsidRPr="00333AB5">
        <w:rPr>
          <w:color w:val="000000"/>
          <w:lang w:val="en-US"/>
        </w:rPr>
        <w:t xml:space="preserve"> national</w:t>
      </w:r>
      <w:r w:rsidRPr="00333AB5">
        <w:rPr>
          <w:color w:val="000000"/>
          <w:lang w:val="en-US"/>
        </w:rPr>
        <w:t xml:space="preserve"> CEIR and MNO-EIR need to exchange data seamlessly for successful implementation of RUPF</w:t>
      </w:r>
      <w:r w:rsidR="006B3CFA" w:rsidRPr="00333AB5">
        <w:rPr>
          <w:color w:val="000000"/>
          <w:lang w:val="en-US"/>
        </w:rPr>
        <w:t xml:space="preserve"> in case of multi-operator scenario</w:t>
      </w:r>
      <w:ins w:id="1362" w:author="Tejpal Singh [2]" w:date="2023-05-12T10:45:00Z">
        <w:r w:rsidR="007F5557">
          <w:rPr>
            <w:color w:val="000000"/>
            <w:lang w:val="en-US"/>
          </w:rPr>
          <w:t>s</w:t>
        </w:r>
      </w:ins>
      <w:r w:rsidRPr="00333AB5">
        <w:rPr>
          <w:color w:val="000000"/>
          <w:lang w:val="en-US"/>
        </w:rPr>
        <w:t>. In the national unified platform, CEIR is responsible for generation of different lists i.e.</w:t>
      </w:r>
      <w:r w:rsidR="00DF5AE0">
        <w:rPr>
          <w:rFonts w:cstheme="minorBidi" w:hint="cs"/>
          <w:color w:val="000000"/>
          <w:cs/>
          <w:lang w:val="en-US" w:bidi="hi-IN"/>
        </w:rPr>
        <w:t xml:space="preserve"> </w:t>
      </w:r>
      <w:r w:rsidR="002D240E" w:rsidRPr="00333AB5">
        <w:rPr>
          <w:color w:val="000000"/>
          <w:lang w:val="en-US"/>
        </w:rPr>
        <w:t>permitted</w:t>
      </w:r>
      <w:r w:rsidRPr="00333AB5">
        <w:rPr>
          <w:color w:val="000000"/>
          <w:lang w:val="en-US"/>
        </w:rPr>
        <w:t xml:space="preserve"> list, </w:t>
      </w:r>
      <w:r w:rsidR="002D240E" w:rsidRPr="00333AB5">
        <w:rPr>
          <w:color w:val="000000"/>
          <w:lang w:val="en-US"/>
        </w:rPr>
        <w:t>tracked</w:t>
      </w:r>
      <w:r w:rsidRPr="00333AB5">
        <w:rPr>
          <w:color w:val="000000"/>
          <w:lang w:val="en-US"/>
        </w:rPr>
        <w:t xml:space="preserve"> list and </w:t>
      </w:r>
      <w:r w:rsidR="002D240E" w:rsidRPr="00333AB5">
        <w:rPr>
          <w:color w:val="000000"/>
          <w:lang w:val="en-US"/>
        </w:rPr>
        <w:t>blocked list</w:t>
      </w:r>
      <w:r w:rsidRPr="00333AB5">
        <w:rPr>
          <w:color w:val="000000"/>
          <w:lang w:val="en-US"/>
        </w:rPr>
        <w:t xml:space="preserve"> based on various input and reference data sourced by RUPF. </w:t>
      </w:r>
      <w:del w:id="1363" w:author="Tejpal Singh [2]" w:date="2023-01-14T21:43:00Z">
        <w:r w:rsidRPr="00333AB5" w:rsidDel="00515D85">
          <w:rPr>
            <w:color w:val="000000"/>
            <w:lang w:val="en-US"/>
          </w:rPr>
          <w:delText xml:space="preserve">These </w:delText>
        </w:r>
      </w:del>
      <w:ins w:id="1364" w:author="Tejpal Singh [2]" w:date="2023-01-14T21:43:00Z">
        <w:r w:rsidR="00515D85" w:rsidRPr="00333AB5">
          <w:rPr>
            <w:color w:val="000000"/>
            <w:lang w:val="en-US"/>
          </w:rPr>
          <w:t>The</w:t>
        </w:r>
      </w:ins>
      <w:r w:rsidR="00DF5AE0">
        <w:rPr>
          <w:rFonts w:cstheme="minorBidi" w:hint="cs"/>
          <w:color w:val="000000"/>
          <w:cs/>
          <w:lang w:val="en-US" w:bidi="hi-IN"/>
        </w:rPr>
        <w:t xml:space="preserve"> </w:t>
      </w:r>
      <w:r w:rsidRPr="00333AB5">
        <w:rPr>
          <w:color w:val="000000"/>
          <w:lang w:val="en-US"/>
        </w:rPr>
        <w:t xml:space="preserve">MNO-EIRs will periodically sync these lists </w:t>
      </w:r>
      <w:r w:rsidR="000C4A9B" w:rsidRPr="00333AB5">
        <w:rPr>
          <w:color w:val="000000"/>
          <w:lang w:val="en-US"/>
        </w:rPr>
        <w:t xml:space="preserve">from CEIR </w:t>
      </w:r>
      <w:r w:rsidRPr="00333AB5">
        <w:rPr>
          <w:color w:val="000000"/>
          <w:lang w:val="en-US"/>
        </w:rPr>
        <w:t>i</w:t>
      </w:r>
      <w:r w:rsidR="000C4A9B" w:rsidRPr="00333AB5">
        <w:rPr>
          <w:color w:val="000000"/>
          <w:lang w:val="en-US"/>
        </w:rPr>
        <w:t xml:space="preserve">n their respective network as soon as possible </w:t>
      </w:r>
      <w:del w:id="1365" w:author="Tejpal Singh [2]" w:date="2023-01-14T21:44:00Z">
        <w:r w:rsidR="000C4A9B" w:rsidRPr="00333AB5" w:rsidDel="00515D85">
          <w:rPr>
            <w:color w:val="000000"/>
            <w:lang w:val="en-US"/>
          </w:rPr>
          <w:delText>at least</w:delText>
        </w:r>
      </w:del>
      <w:ins w:id="1366" w:author="Tejpal Singh [2]" w:date="2023-01-14T21:44:00Z">
        <w:r w:rsidR="00515D85">
          <w:rPr>
            <w:color w:val="000000"/>
            <w:lang w:val="en-US"/>
          </w:rPr>
          <w:t xml:space="preserve"> preferably at least</w:t>
        </w:r>
      </w:ins>
      <w:r w:rsidR="000C4A9B" w:rsidRPr="00333AB5">
        <w:rPr>
          <w:color w:val="000000"/>
          <w:lang w:val="en-US"/>
        </w:rPr>
        <w:t xml:space="preserve"> within 24 Hrs. The </w:t>
      </w:r>
      <w:r w:rsidR="000C4A9B" w:rsidRPr="00465B2E">
        <w:rPr>
          <w:szCs w:val="22"/>
          <w:lang w:val="en-US"/>
        </w:rPr>
        <w:t>following</w:t>
      </w:r>
      <w:r w:rsidR="000C4A9B" w:rsidRPr="00333AB5">
        <w:rPr>
          <w:color w:val="000000"/>
          <w:lang w:val="en-US"/>
        </w:rPr>
        <w:t xml:space="preserve"> criteria may be considered by CEIR for generation of various lists.</w:t>
      </w:r>
    </w:p>
    <w:p w14:paraId="576F64A1" w14:textId="2625BD64" w:rsidR="00902BD5" w:rsidRPr="00CE669F" w:rsidRDefault="002D240E" w:rsidP="00CE669F">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990" w:hanging="281"/>
        <w:textAlignment w:val="auto"/>
        <w:rPr>
          <w:color w:val="000000"/>
          <w:lang w:val="en-US"/>
        </w:rPr>
      </w:pPr>
      <w:r w:rsidRPr="00333AB5">
        <w:rPr>
          <w:b/>
          <w:bCs/>
          <w:color w:val="000000"/>
          <w:lang w:val="en-US"/>
        </w:rPr>
        <w:t>Permitted</w:t>
      </w:r>
      <w:r w:rsidR="000C4A9B" w:rsidRPr="00333AB5">
        <w:rPr>
          <w:b/>
          <w:bCs/>
          <w:color w:val="000000"/>
          <w:lang w:val="en-US"/>
        </w:rPr>
        <w:t xml:space="preserve"> List</w:t>
      </w:r>
      <w:r w:rsidR="000C4A9B" w:rsidRPr="00333AB5">
        <w:rPr>
          <w:color w:val="000000"/>
          <w:lang w:val="en-US"/>
        </w:rPr>
        <w:t xml:space="preserve">: To start with, </w:t>
      </w:r>
      <w:ins w:id="1367" w:author="Tejpal Singh [2]" w:date="2023-05-12T10:45:00Z">
        <w:r w:rsidR="007F5557">
          <w:rPr>
            <w:color w:val="000000"/>
            <w:lang w:val="en-US"/>
          </w:rPr>
          <w:t xml:space="preserve">a </w:t>
        </w:r>
      </w:ins>
      <w:r w:rsidRPr="00333AB5">
        <w:rPr>
          <w:color w:val="000000"/>
          <w:lang w:val="en-US"/>
        </w:rPr>
        <w:t>permitted</w:t>
      </w:r>
      <w:r w:rsidR="000C4A9B" w:rsidRPr="00333AB5">
        <w:rPr>
          <w:color w:val="000000"/>
          <w:lang w:val="en-US"/>
        </w:rPr>
        <w:t xml:space="preserve"> list may be generated through the specific TAC codes or range of valid TAC as provided by GSMA IMEI-DB. </w:t>
      </w:r>
      <w:r w:rsidR="00FE1407" w:rsidRPr="00333AB5">
        <w:rPr>
          <w:color w:val="000000"/>
          <w:lang w:val="en-US"/>
        </w:rPr>
        <w:t>This list</w:t>
      </w:r>
      <w:r w:rsidR="000C4A9B" w:rsidRPr="00333AB5">
        <w:rPr>
          <w:color w:val="000000"/>
          <w:lang w:val="en-US"/>
        </w:rPr>
        <w:t xml:space="preserve"> may </w:t>
      </w:r>
      <w:del w:id="1368" w:author="Tejpal Singh [2]" w:date="2023-01-14T21:44:00Z">
        <w:r w:rsidR="000C4A9B" w:rsidRPr="00333AB5" w:rsidDel="00515D85">
          <w:rPr>
            <w:color w:val="000000"/>
            <w:lang w:val="en-US"/>
          </w:rPr>
          <w:delText xml:space="preserve">be </w:delText>
        </w:r>
      </w:del>
      <w:r w:rsidR="000C4A9B" w:rsidRPr="00333AB5">
        <w:rPr>
          <w:color w:val="000000"/>
          <w:lang w:val="en-US"/>
        </w:rPr>
        <w:t xml:space="preserve">further </w:t>
      </w:r>
      <w:ins w:id="1369" w:author="Tejpal Singh [2]" w:date="2023-01-14T21:44:00Z">
        <w:r w:rsidR="00515D85">
          <w:rPr>
            <w:color w:val="000000"/>
            <w:lang w:val="en-US"/>
          </w:rPr>
          <w:t xml:space="preserve">be </w:t>
        </w:r>
      </w:ins>
      <w:r w:rsidR="000C4A9B" w:rsidRPr="00333AB5">
        <w:rPr>
          <w:color w:val="000000"/>
          <w:lang w:val="en-US"/>
        </w:rPr>
        <w:t>narrowed down by maintaining the range of valid IMEIs against respective TAC code as updated by respective OEM. Any IMEI not having valid TAC code and valid IMEI range</w:t>
      </w:r>
      <w:r w:rsidR="006B3CFA" w:rsidRPr="00333AB5">
        <w:rPr>
          <w:color w:val="000000"/>
          <w:lang w:val="en-US"/>
        </w:rPr>
        <w:t>,</w:t>
      </w:r>
      <w:r w:rsidR="000C4A9B" w:rsidRPr="00333AB5">
        <w:rPr>
          <w:color w:val="000000"/>
          <w:lang w:val="en-US"/>
        </w:rPr>
        <w:t xml:space="preserve"> as provided by the entity to </w:t>
      </w:r>
      <w:r w:rsidR="0087185B" w:rsidRPr="00333AB5">
        <w:rPr>
          <w:color w:val="000000"/>
          <w:lang w:val="en-US"/>
        </w:rPr>
        <w:t>which</w:t>
      </w:r>
      <w:r w:rsidR="000C4A9B" w:rsidRPr="00333AB5">
        <w:rPr>
          <w:color w:val="000000"/>
          <w:lang w:val="en-US"/>
        </w:rPr>
        <w:t xml:space="preserve"> the TAC code is allocated</w:t>
      </w:r>
      <w:r w:rsidR="006B3CFA" w:rsidRPr="00333AB5">
        <w:rPr>
          <w:color w:val="000000"/>
          <w:lang w:val="en-US"/>
        </w:rPr>
        <w:t>,</w:t>
      </w:r>
      <w:r w:rsidR="000C4A9B" w:rsidRPr="00333AB5">
        <w:rPr>
          <w:color w:val="000000"/>
          <w:lang w:val="en-US"/>
        </w:rPr>
        <w:t xml:space="preserve"> may be considered as </w:t>
      </w:r>
      <w:ins w:id="1370" w:author="Tejpal Singh [2]" w:date="2023-05-12T10:45:00Z">
        <w:r w:rsidR="007F5557">
          <w:rPr>
            <w:color w:val="000000"/>
            <w:lang w:val="en-US"/>
          </w:rPr>
          <w:t xml:space="preserve">a </w:t>
        </w:r>
      </w:ins>
      <w:r w:rsidR="0087185B" w:rsidRPr="00333AB5">
        <w:rPr>
          <w:color w:val="000000"/>
          <w:lang w:val="en-US"/>
        </w:rPr>
        <w:t xml:space="preserve">counterfeit mobile ICT </w:t>
      </w:r>
      <w:del w:id="1371" w:author="Tejpal Singh [2]" w:date="2023-05-12T10:46:00Z">
        <w:r w:rsidR="0087185B" w:rsidRPr="00333AB5" w:rsidDel="007F5557">
          <w:rPr>
            <w:color w:val="000000"/>
            <w:lang w:val="en-US"/>
          </w:rPr>
          <w:delText>device</w:delText>
        </w:r>
      </w:del>
      <w:ins w:id="1372" w:author="Tejpal Singh [2]" w:date="2023-05-12T10:46:00Z">
        <w:r w:rsidR="007F5557" w:rsidRPr="00333AB5">
          <w:rPr>
            <w:color w:val="000000"/>
            <w:lang w:val="en-US"/>
          </w:rPr>
          <w:t>device,</w:t>
        </w:r>
      </w:ins>
      <w:r w:rsidR="0087185B" w:rsidRPr="00333AB5">
        <w:rPr>
          <w:color w:val="000000"/>
          <w:lang w:val="en-US"/>
        </w:rPr>
        <w:t xml:space="preserve"> and may be denied access in the MNO network. </w:t>
      </w:r>
      <w:del w:id="1373" w:author="Tejpal Singh [2]" w:date="2023-05-12T10:46:00Z">
        <w:r w:rsidR="0087185B" w:rsidRPr="00333AB5" w:rsidDel="007F5557">
          <w:rPr>
            <w:color w:val="000000"/>
            <w:lang w:val="en-US"/>
          </w:rPr>
          <w:delText>In order to</w:delText>
        </w:r>
      </w:del>
      <w:ins w:id="1374" w:author="Tejpal Singh [2]" w:date="2023-05-12T10:46:00Z">
        <w:r w:rsidR="007F5557" w:rsidRPr="00333AB5">
          <w:rPr>
            <w:color w:val="000000"/>
            <w:lang w:val="en-US"/>
          </w:rPr>
          <w:t>To</w:t>
        </w:r>
      </w:ins>
      <w:r w:rsidR="0087185B" w:rsidRPr="00333AB5">
        <w:rPr>
          <w:color w:val="000000"/>
          <w:lang w:val="en-US"/>
        </w:rPr>
        <w:t xml:space="preserve"> facilitate the availability of information of IMEI range of actually manufactured devices against the allocated TAC codes and its uniform dissemination globally, GSMA may consider maintaining these details in its IMEI-DB as a TAC lifecycle management practice.</w:t>
      </w:r>
    </w:p>
    <w:p w14:paraId="576F64A2" w14:textId="2DAEA009" w:rsidR="0073545C" w:rsidRPr="00333AB5" w:rsidRDefault="002D240E" w:rsidP="000C4A9B">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990" w:hanging="281"/>
        <w:textAlignment w:val="auto"/>
        <w:rPr>
          <w:color w:val="000000"/>
          <w:lang w:val="en-US"/>
        </w:rPr>
      </w:pPr>
      <w:r w:rsidRPr="00333AB5">
        <w:rPr>
          <w:b/>
          <w:bCs/>
          <w:color w:val="000000"/>
          <w:lang w:val="en-US"/>
        </w:rPr>
        <w:lastRenderedPageBreak/>
        <w:t>Blocked list</w:t>
      </w:r>
      <w:r w:rsidR="0087185B" w:rsidRPr="00333AB5">
        <w:rPr>
          <w:color w:val="000000"/>
          <w:lang w:val="en-US"/>
        </w:rPr>
        <w:t>:</w:t>
      </w:r>
      <w:r w:rsidR="00DF5AE0">
        <w:rPr>
          <w:rFonts w:cstheme="minorBidi" w:hint="cs"/>
          <w:color w:val="000000"/>
          <w:szCs w:val="21"/>
          <w:cs/>
          <w:lang w:val="en-US" w:bidi="hi-IN"/>
        </w:rPr>
        <w:t xml:space="preserve"> </w:t>
      </w:r>
      <w:r w:rsidR="0028720A" w:rsidRPr="00333AB5">
        <w:rPr>
          <w:color w:val="000000"/>
          <w:lang w:val="en-US"/>
        </w:rPr>
        <w:t>The mobile ICT devices</w:t>
      </w:r>
      <w:r w:rsidR="006B3CFA" w:rsidRPr="00333AB5">
        <w:rPr>
          <w:color w:val="000000"/>
          <w:lang w:val="en-US"/>
        </w:rPr>
        <w:t>,</w:t>
      </w:r>
      <w:r w:rsidR="0028720A" w:rsidRPr="00333AB5">
        <w:rPr>
          <w:color w:val="000000"/>
          <w:lang w:val="en-US"/>
        </w:rPr>
        <w:t xml:space="preserve"> which do</w:t>
      </w:r>
      <w:del w:id="1375" w:author="Tejpal Singh [2]" w:date="2023-05-12T10:46:00Z">
        <w:r w:rsidR="0028720A" w:rsidRPr="00333AB5" w:rsidDel="007F5557">
          <w:rPr>
            <w:color w:val="000000"/>
            <w:lang w:val="en-US"/>
          </w:rPr>
          <w:delText>es</w:delText>
        </w:r>
      </w:del>
      <w:r w:rsidR="0028720A" w:rsidRPr="00333AB5">
        <w:rPr>
          <w:color w:val="000000"/>
          <w:lang w:val="en-US"/>
        </w:rPr>
        <w:t xml:space="preserve"> not fall </w:t>
      </w:r>
      <w:del w:id="1376" w:author="Tejpal Singh [2]" w:date="2023-05-12T10:46:00Z">
        <w:r w:rsidR="0028720A" w:rsidRPr="00333AB5" w:rsidDel="007F5557">
          <w:rPr>
            <w:color w:val="000000"/>
            <w:lang w:val="en-US"/>
          </w:rPr>
          <w:delText xml:space="preserve">the </w:delText>
        </w:r>
      </w:del>
      <w:r w:rsidR="0028720A" w:rsidRPr="00333AB5">
        <w:rPr>
          <w:color w:val="000000"/>
          <w:lang w:val="en-US"/>
        </w:rPr>
        <w:t xml:space="preserve">in the criteria of </w:t>
      </w:r>
      <w:r w:rsidRPr="00333AB5">
        <w:rPr>
          <w:color w:val="000000"/>
          <w:lang w:val="en-US"/>
        </w:rPr>
        <w:t>permitted</w:t>
      </w:r>
      <w:r w:rsidR="0028720A" w:rsidRPr="00333AB5">
        <w:rPr>
          <w:color w:val="000000"/>
          <w:lang w:val="en-US"/>
        </w:rPr>
        <w:t xml:space="preserve"> list as decided by respective Member State</w:t>
      </w:r>
      <w:ins w:id="1377" w:author="Tejpal Singh [2]" w:date="2023-01-14T21:46:00Z">
        <w:r w:rsidR="00515D85">
          <w:rPr>
            <w:color w:val="000000"/>
            <w:lang w:val="en-US"/>
          </w:rPr>
          <w:t xml:space="preserve"> in line with legal framework</w:t>
        </w:r>
      </w:ins>
      <w:r w:rsidR="0028720A" w:rsidRPr="00333AB5">
        <w:rPr>
          <w:color w:val="000000"/>
          <w:lang w:val="en-US"/>
        </w:rPr>
        <w:t>, may be denied access by the MNOs as per the local regulation and after providing grace period for old</w:t>
      </w:r>
      <w:ins w:id="1378" w:author="Tejpal Singh [2]" w:date="2023-01-14T21:46:00Z">
        <w:r w:rsidR="00515D85">
          <w:rPr>
            <w:color w:val="000000"/>
            <w:lang w:val="en-US"/>
          </w:rPr>
          <w:t xml:space="preserve"> or existing mobile ICT</w:t>
        </w:r>
      </w:ins>
      <w:r w:rsidR="0028720A" w:rsidRPr="00333AB5">
        <w:rPr>
          <w:color w:val="000000"/>
          <w:lang w:val="en-US"/>
        </w:rPr>
        <w:t xml:space="preserve"> devices and consumer awareness. However, there are scenarios in which the devices having even valid IMEIs or specific type</w:t>
      </w:r>
      <w:ins w:id="1379" w:author="Tejpal Singh [2]" w:date="2023-05-12T10:47:00Z">
        <w:r w:rsidR="007F5557">
          <w:rPr>
            <w:color w:val="000000"/>
            <w:lang w:val="en-US"/>
          </w:rPr>
          <w:t>s</w:t>
        </w:r>
      </w:ins>
      <w:r w:rsidR="0028720A" w:rsidRPr="00333AB5">
        <w:rPr>
          <w:color w:val="000000"/>
          <w:lang w:val="en-US"/>
        </w:rPr>
        <w:t xml:space="preserve"> of invalid IMEIs </w:t>
      </w:r>
      <w:r w:rsidR="0073545C" w:rsidRPr="00333AB5">
        <w:rPr>
          <w:color w:val="000000"/>
          <w:lang w:val="en-US"/>
        </w:rPr>
        <w:t xml:space="preserve">are required to be denied network access. For example, a stolen mobile device will qualify the test of </w:t>
      </w:r>
      <w:r w:rsidRPr="00333AB5">
        <w:rPr>
          <w:color w:val="000000"/>
          <w:lang w:val="en-US"/>
        </w:rPr>
        <w:t>permitted</w:t>
      </w:r>
      <w:r w:rsidR="0073545C" w:rsidRPr="00333AB5">
        <w:rPr>
          <w:color w:val="000000"/>
          <w:lang w:val="en-US"/>
        </w:rPr>
        <w:t xml:space="preserve"> list check but it </w:t>
      </w:r>
      <w:del w:id="1380" w:author="Tejpal Singh [2]" w:date="2023-05-12T10:47:00Z">
        <w:r w:rsidR="0073545C" w:rsidRPr="00333AB5" w:rsidDel="007F5557">
          <w:rPr>
            <w:color w:val="000000"/>
            <w:lang w:val="en-US"/>
          </w:rPr>
          <w:delText>need</w:delText>
        </w:r>
      </w:del>
      <w:ins w:id="1381" w:author="Tejpal Singh [2]" w:date="2023-05-12T10:47:00Z">
        <w:r w:rsidR="007F5557" w:rsidRPr="00333AB5">
          <w:rPr>
            <w:color w:val="000000"/>
            <w:lang w:val="en-US"/>
          </w:rPr>
          <w:t>needs</w:t>
        </w:r>
      </w:ins>
      <w:r w:rsidR="0073545C" w:rsidRPr="00333AB5">
        <w:rPr>
          <w:color w:val="000000"/>
          <w:lang w:val="en-US"/>
        </w:rPr>
        <w:t xml:space="preserve"> to be denied access if required by LEAs. The IMEIs of such nature will be entered in the ‘</w:t>
      </w:r>
      <w:r w:rsidRPr="00333AB5">
        <w:rPr>
          <w:color w:val="000000"/>
          <w:lang w:val="en-US"/>
        </w:rPr>
        <w:t>blocked list</w:t>
      </w:r>
      <w:r w:rsidR="0073545C" w:rsidRPr="00333AB5">
        <w:rPr>
          <w:color w:val="000000"/>
          <w:lang w:val="en-US"/>
        </w:rPr>
        <w:t xml:space="preserve">’ of CEIR which will be replicated by MNO-EIRs. The default </w:t>
      </w:r>
      <w:r w:rsidRPr="00333AB5">
        <w:rPr>
          <w:color w:val="000000"/>
          <w:lang w:val="en-US"/>
        </w:rPr>
        <w:t>blocked list</w:t>
      </w:r>
      <w:r w:rsidR="0073545C" w:rsidRPr="00333AB5">
        <w:rPr>
          <w:color w:val="000000"/>
          <w:lang w:val="en-US"/>
        </w:rPr>
        <w:t xml:space="preserve"> may include:</w:t>
      </w:r>
    </w:p>
    <w:p w14:paraId="576F64A3" w14:textId="77777777"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All zero IMEI</w:t>
      </w:r>
    </w:p>
    <w:p w14:paraId="576F64A4" w14:textId="77777777"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Null IMEI</w:t>
      </w:r>
    </w:p>
    <w:p w14:paraId="576F64A5" w14:textId="01B5FF82"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 xml:space="preserve">IMEIs of stolen </w:t>
      </w:r>
      <w:r w:rsidR="006B3CFA" w:rsidRPr="00333AB5">
        <w:rPr>
          <w:color w:val="000000"/>
          <w:lang w:val="en-US"/>
        </w:rPr>
        <w:t xml:space="preserve">or lost </w:t>
      </w:r>
      <w:r w:rsidRPr="00333AB5">
        <w:rPr>
          <w:color w:val="000000"/>
          <w:lang w:val="en-US"/>
        </w:rPr>
        <w:t>devices as approved by LEAs in framework of regulation</w:t>
      </w:r>
      <w:r w:rsidR="006B3CFA" w:rsidRPr="00333AB5">
        <w:rPr>
          <w:color w:val="000000"/>
          <w:lang w:val="en-US"/>
        </w:rPr>
        <w:t xml:space="preserve"> subject to dynamic update based on their </w:t>
      </w:r>
      <w:del w:id="1382" w:author="Tejpal Singh [2]" w:date="2023-05-12T10:47:00Z">
        <w:r w:rsidR="006B3CFA" w:rsidRPr="00333AB5" w:rsidDel="007F5557">
          <w:rPr>
            <w:color w:val="000000"/>
            <w:lang w:val="en-US"/>
          </w:rPr>
          <w:delText>recovery</w:delText>
        </w:r>
      </w:del>
      <w:ins w:id="1383" w:author="Tejpal Singh [2]" w:date="2023-05-12T10:47:00Z">
        <w:r w:rsidR="007F5557" w:rsidRPr="00333AB5">
          <w:rPr>
            <w:color w:val="000000"/>
            <w:lang w:val="en-US"/>
          </w:rPr>
          <w:t>recovery.</w:t>
        </w:r>
      </w:ins>
    </w:p>
    <w:p w14:paraId="576F64A6" w14:textId="13976568" w:rsidR="00DE4D40" w:rsidRPr="00CE669F" w:rsidRDefault="0073545C"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Based on </w:t>
      </w:r>
      <w:ins w:id="1384" w:author="Tejpal Singh [2]" w:date="2023-05-12T10:47:00Z">
        <w:r w:rsidR="007F5557">
          <w:rPr>
            <w:color w:val="000000"/>
            <w:lang w:val="en-US"/>
          </w:rPr>
          <w:t xml:space="preserve">the </w:t>
        </w:r>
      </w:ins>
      <w:r w:rsidRPr="00465B2E">
        <w:rPr>
          <w:szCs w:val="22"/>
          <w:lang w:val="en-US"/>
        </w:rPr>
        <w:t>regulatory</w:t>
      </w:r>
      <w:r w:rsidRPr="00333AB5">
        <w:rPr>
          <w:color w:val="000000"/>
          <w:lang w:val="en-US"/>
        </w:rPr>
        <w:t xml:space="preserve"> framework, the conditions for mobile network access by mobile ICT devices may further be tightened</w:t>
      </w:r>
      <w:r w:rsidR="00FE1407" w:rsidRPr="00333AB5">
        <w:rPr>
          <w:color w:val="000000"/>
          <w:lang w:val="en-US"/>
        </w:rPr>
        <w:t xml:space="preserve"> by treating the </w:t>
      </w:r>
      <w:r w:rsidRPr="00333AB5">
        <w:rPr>
          <w:color w:val="000000"/>
          <w:lang w:val="en-US"/>
        </w:rPr>
        <w:t>IMEI range</w:t>
      </w:r>
      <w:r w:rsidR="00FE1407" w:rsidRPr="00333AB5">
        <w:rPr>
          <w:color w:val="000000"/>
          <w:lang w:val="en-US"/>
        </w:rPr>
        <w:t>, provided by brand owner or manufacturer of mobile ICT device</w:t>
      </w:r>
      <w:ins w:id="1385" w:author="Tejpal Singh [2]" w:date="2023-05-12T10:48:00Z">
        <w:r w:rsidR="007F5557">
          <w:rPr>
            <w:color w:val="000000"/>
            <w:lang w:val="en-US"/>
          </w:rPr>
          <w:t>s</w:t>
        </w:r>
      </w:ins>
      <w:del w:id="1386" w:author="Tejpal Singh [2]" w:date="2023-01-14T21:49:00Z">
        <w:r w:rsidR="00FE1407" w:rsidRPr="00333AB5" w:rsidDel="00515D85">
          <w:rPr>
            <w:color w:val="000000"/>
            <w:lang w:val="en-US"/>
          </w:rPr>
          <w:delText>,</w:delText>
        </w:r>
      </w:del>
      <w:r w:rsidR="00FE1407" w:rsidRPr="00333AB5">
        <w:rPr>
          <w:color w:val="000000"/>
          <w:lang w:val="en-US"/>
        </w:rPr>
        <w:t xml:space="preserve"> as against respective GSMA allocated TAC codes</w:t>
      </w:r>
      <w:ins w:id="1387" w:author="Tejpal Singh [2]" w:date="2023-01-14T21:49:00Z">
        <w:r w:rsidR="00515D85">
          <w:rPr>
            <w:color w:val="000000"/>
            <w:lang w:val="en-US"/>
          </w:rPr>
          <w:t>,</w:t>
        </w:r>
      </w:ins>
      <w:r w:rsidR="00FE1407" w:rsidRPr="00333AB5">
        <w:rPr>
          <w:color w:val="000000"/>
          <w:lang w:val="en-US"/>
        </w:rPr>
        <w:t xml:space="preserve"> as valid reference rather than only checking against the valid TAC codes.</w:t>
      </w:r>
    </w:p>
    <w:p w14:paraId="576F64A7" w14:textId="739EC692" w:rsidR="00DE4D40" w:rsidRPr="00333AB5" w:rsidRDefault="002D240E" w:rsidP="00F97E69">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1080" w:hanging="371"/>
        <w:textAlignment w:val="auto"/>
        <w:rPr>
          <w:color w:val="000000"/>
          <w:lang w:val="en-US"/>
        </w:rPr>
      </w:pPr>
      <w:r w:rsidRPr="00333AB5">
        <w:rPr>
          <w:b/>
          <w:bCs/>
          <w:color w:val="000000"/>
          <w:lang w:val="en-US"/>
        </w:rPr>
        <w:t>Tracked</w:t>
      </w:r>
      <w:r w:rsidR="00DF5AE0">
        <w:rPr>
          <w:rFonts w:cstheme="minorBidi" w:hint="cs"/>
          <w:b/>
          <w:bCs/>
          <w:color w:val="000000"/>
          <w:szCs w:val="21"/>
          <w:cs/>
          <w:lang w:val="en-US" w:bidi="hi-IN"/>
        </w:rPr>
        <w:t xml:space="preserve"> </w:t>
      </w:r>
      <w:r w:rsidR="00F97E69" w:rsidRPr="00333AB5">
        <w:rPr>
          <w:b/>
          <w:bCs/>
          <w:color w:val="000000"/>
          <w:lang w:val="en-US"/>
        </w:rPr>
        <w:t>List:</w:t>
      </w:r>
      <w:r w:rsidR="00F97E69" w:rsidRPr="00333AB5">
        <w:rPr>
          <w:color w:val="000000"/>
          <w:lang w:val="en-US"/>
        </w:rPr>
        <w:t xml:space="preserve"> Sometimes, it may be required to allow </w:t>
      </w:r>
      <w:del w:id="1388" w:author="Tejpal Singh [2]" w:date="2023-04-21T12:03:00Z">
        <w:r w:rsidR="00F97E69" w:rsidRPr="00333AB5" w:rsidDel="00CB2987">
          <w:rPr>
            <w:color w:val="000000"/>
            <w:lang w:val="en-US"/>
          </w:rPr>
          <w:delText>the access</w:delText>
        </w:r>
      </w:del>
      <w:ins w:id="1389" w:author="Tejpal Singh [2]" w:date="2023-04-21T12:03:00Z">
        <w:r w:rsidR="00CB2987" w:rsidRPr="00333AB5">
          <w:rPr>
            <w:color w:val="000000"/>
            <w:lang w:val="en-US"/>
          </w:rPr>
          <w:t>access</w:t>
        </w:r>
      </w:ins>
      <w:r w:rsidR="00F97E69" w:rsidRPr="00333AB5">
        <w:rPr>
          <w:color w:val="000000"/>
          <w:lang w:val="en-US"/>
        </w:rPr>
        <w:t xml:space="preserve"> to mobile ICT device</w:t>
      </w:r>
      <w:ins w:id="1390" w:author="Tejpal Singh [2]" w:date="2023-05-12T10:48:00Z">
        <w:r w:rsidR="007F5557">
          <w:rPr>
            <w:color w:val="000000"/>
            <w:lang w:val="en-US"/>
          </w:rPr>
          <w:t>s</w:t>
        </w:r>
      </w:ins>
      <w:r w:rsidR="00F97E69" w:rsidRPr="00333AB5">
        <w:rPr>
          <w:color w:val="000000"/>
          <w:lang w:val="en-US"/>
        </w:rPr>
        <w:t xml:space="preserve"> though it may be suspected </w:t>
      </w:r>
      <w:del w:id="1391" w:author="Tejpal Singh [2]" w:date="2023-05-12T10:48:00Z">
        <w:r w:rsidR="00F97E69" w:rsidRPr="00333AB5" w:rsidDel="007F5557">
          <w:rPr>
            <w:color w:val="000000"/>
            <w:lang w:val="en-US"/>
          </w:rPr>
          <w:delText>for</w:delText>
        </w:r>
      </w:del>
      <w:ins w:id="1392" w:author="Tejpal Singh [2]" w:date="2023-05-12T10:48:00Z">
        <w:r w:rsidR="007F5557" w:rsidRPr="00333AB5">
          <w:rPr>
            <w:color w:val="000000"/>
            <w:lang w:val="en-US"/>
          </w:rPr>
          <w:t>of</w:t>
        </w:r>
      </w:ins>
      <w:r w:rsidR="00F97E69" w:rsidRPr="00333AB5">
        <w:rPr>
          <w:color w:val="000000"/>
          <w:lang w:val="en-US"/>
        </w:rPr>
        <w:t xml:space="preserve"> </w:t>
      </w:r>
      <w:ins w:id="1393" w:author="Tejpal Singh [2]" w:date="2023-01-14T21:52:00Z">
        <w:r w:rsidR="00EC79FD">
          <w:rPr>
            <w:color w:val="000000"/>
            <w:lang w:val="en-US"/>
          </w:rPr>
          <w:t xml:space="preserve">replication of unique identifier or </w:t>
        </w:r>
      </w:ins>
      <w:r w:rsidR="00F97E69" w:rsidRPr="00333AB5">
        <w:rPr>
          <w:color w:val="000000"/>
          <w:lang w:val="en-US"/>
        </w:rPr>
        <w:t>cloning. For example, a mobile device</w:t>
      </w:r>
      <w:r w:rsidR="00594309" w:rsidRPr="00333AB5">
        <w:rPr>
          <w:color w:val="000000"/>
          <w:lang w:val="en-US"/>
        </w:rPr>
        <w:t>,</w:t>
      </w:r>
      <w:r w:rsidR="00DF5AE0">
        <w:rPr>
          <w:rFonts w:cstheme="minorBidi" w:hint="cs"/>
          <w:color w:val="000000"/>
          <w:szCs w:val="21"/>
          <w:cs/>
          <w:lang w:val="en-US" w:bidi="hi-IN"/>
        </w:rPr>
        <w:t xml:space="preserve"> </w:t>
      </w:r>
      <w:r w:rsidR="00594309" w:rsidRPr="00333AB5">
        <w:rPr>
          <w:color w:val="000000"/>
          <w:lang w:val="en-US"/>
        </w:rPr>
        <w:t>though</w:t>
      </w:r>
      <w:r w:rsidR="00F97E69" w:rsidRPr="00333AB5">
        <w:rPr>
          <w:color w:val="000000"/>
          <w:lang w:val="en-US"/>
        </w:rPr>
        <w:t xml:space="preserve"> valid </w:t>
      </w:r>
      <w:r w:rsidR="00594309" w:rsidRPr="00333AB5">
        <w:rPr>
          <w:color w:val="000000"/>
          <w:lang w:val="en-US"/>
        </w:rPr>
        <w:t xml:space="preserve">as per </w:t>
      </w:r>
      <w:r w:rsidRPr="00333AB5">
        <w:rPr>
          <w:color w:val="000000"/>
          <w:lang w:val="en-US"/>
        </w:rPr>
        <w:t>permitted</w:t>
      </w:r>
      <w:r w:rsidR="00F97E69" w:rsidRPr="00333AB5">
        <w:rPr>
          <w:color w:val="000000"/>
          <w:lang w:val="en-US"/>
        </w:rPr>
        <w:t xml:space="preserve"> list category</w:t>
      </w:r>
      <w:r w:rsidR="00594309" w:rsidRPr="00333AB5">
        <w:rPr>
          <w:color w:val="000000"/>
          <w:lang w:val="en-US"/>
        </w:rPr>
        <w:t>,</w:t>
      </w:r>
      <w:r w:rsidR="00F97E69" w:rsidRPr="00333AB5">
        <w:rPr>
          <w:color w:val="000000"/>
          <w:lang w:val="en-US"/>
        </w:rPr>
        <w:t xml:space="preserve"> may be available in the network for a given IMEI-IMSI combination and one or more devices are also accessing the network with </w:t>
      </w:r>
      <w:ins w:id="1394" w:author="Tejpal Singh [2]" w:date="2023-05-12T10:48:00Z">
        <w:r w:rsidR="007F5557">
          <w:rPr>
            <w:color w:val="000000"/>
            <w:lang w:val="en-US"/>
          </w:rPr>
          <w:t xml:space="preserve">the </w:t>
        </w:r>
      </w:ins>
      <w:r w:rsidR="00F97E69" w:rsidRPr="00333AB5">
        <w:rPr>
          <w:color w:val="000000"/>
          <w:lang w:val="en-US"/>
        </w:rPr>
        <w:t xml:space="preserve">same IMEI but with different IMSI. In this scenario, an analysis and due diligence will be required by MNO before blocking </w:t>
      </w:r>
      <w:del w:id="1395" w:author="Tejpal Singh [2]" w:date="2023-04-21T12:03:00Z">
        <w:r w:rsidR="00F97E69" w:rsidRPr="00333AB5" w:rsidDel="00CB2987">
          <w:rPr>
            <w:color w:val="000000"/>
            <w:lang w:val="en-US"/>
          </w:rPr>
          <w:delText>the access</w:delText>
        </w:r>
      </w:del>
      <w:ins w:id="1396" w:author="Tejpal Singh [2]" w:date="2023-04-21T12:03:00Z">
        <w:r w:rsidR="00CB2987" w:rsidRPr="00333AB5">
          <w:rPr>
            <w:color w:val="000000"/>
            <w:lang w:val="en-US"/>
          </w:rPr>
          <w:t>access</w:t>
        </w:r>
      </w:ins>
      <w:r w:rsidR="00F97E69" w:rsidRPr="00333AB5">
        <w:rPr>
          <w:color w:val="000000"/>
          <w:lang w:val="en-US"/>
        </w:rPr>
        <w:t xml:space="preserve"> to specific device. Therefore, such </w:t>
      </w:r>
      <w:ins w:id="1397" w:author="Tejpal Singh [2]" w:date="2023-01-14T22:15:00Z">
        <w:r w:rsidR="00E065A7">
          <w:rPr>
            <w:color w:val="000000"/>
            <w:lang w:val="en-US"/>
          </w:rPr>
          <w:t xml:space="preserve">mobile </w:t>
        </w:r>
      </w:ins>
      <w:r w:rsidR="00F97E69" w:rsidRPr="00333AB5">
        <w:rPr>
          <w:color w:val="000000"/>
          <w:lang w:val="en-US"/>
        </w:rPr>
        <w:t xml:space="preserve">devices may be placed initially in </w:t>
      </w:r>
      <w:r w:rsidRPr="00333AB5">
        <w:rPr>
          <w:color w:val="000000"/>
          <w:lang w:val="en-US"/>
        </w:rPr>
        <w:t>tracked</w:t>
      </w:r>
      <w:r w:rsidR="00F97E69" w:rsidRPr="00333AB5">
        <w:rPr>
          <w:color w:val="000000"/>
          <w:lang w:val="en-US"/>
        </w:rPr>
        <w:t xml:space="preserve"> list for collection and analysis of </w:t>
      </w:r>
      <w:ins w:id="1398" w:author="Tejpal Singh [2]" w:date="2023-01-14T22:15:00Z">
        <w:r w:rsidR="00E065A7">
          <w:rPr>
            <w:color w:val="000000"/>
            <w:lang w:val="en-US"/>
          </w:rPr>
          <w:t xml:space="preserve">their </w:t>
        </w:r>
      </w:ins>
      <w:r w:rsidR="00F97E69" w:rsidRPr="00333AB5">
        <w:rPr>
          <w:color w:val="000000"/>
          <w:lang w:val="en-US"/>
        </w:rPr>
        <w:t xml:space="preserve">usage and user. In such </w:t>
      </w:r>
      <w:del w:id="1399" w:author="Tejpal Singh [2]" w:date="2023-04-21T12:04:00Z">
        <w:r w:rsidR="00F97E69" w:rsidRPr="00333AB5" w:rsidDel="00CB2987">
          <w:rPr>
            <w:color w:val="000000"/>
            <w:lang w:val="en-US"/>
          </w:rPr>
          <w:delText>scenario</w:delText>
        </w:r>
      </w:del>
      <w:ins w:id="1400" w:author="Tejpal Singh [2]" w:date="2023-04-21T12:04:00Z">
        <w:r w:rsidR="00CB2987" w:rsidRPr="00333AB5">
          <w:rPr>
            <w:color w:val="000000"/>
            <w:lang w:val="en-US"/>
          </w:rPr>
          <w:t>a scenario</w:t>
        </w:r>
      </w:ins>
      <w:r w:rsidR="00F97E69" w:rsidRPr="00333AB5">
        <w:rPr>
          <w:color w:val="000000"/>
          <w:lang w:val="en-US"/>
        </w:rPr>
        <w:t xml:space="preserve">, the </w:t>
      </w:r>
      <w:r w:rsidRPr="00333AB5">
        <w:rPr>
          <w:color w:val="000000"/>
          <w:lang w:val="en-US"/>
        </w:rPr>
        <w:t>blocked list</w:t>
      </w:r>
      <w:r w:rsidR="00F97E69" w:rsidRPr="00333AB5">
        <w:rPr>
          <w:color w:val="000000"/>
          <w:lang w:val="en-US"/>
        </w:rPr>
        <w:t xml:space="preserve"> entry may require </w:t>
      </w:r>
      <w:ins w:id="1401" w:author="Tejpal Singh [2]" w:date="2023-05-12T10:49:00Z">
        <w:r w:rsidR="003C0182">
          <w:rPr>
            <w:color w:val="000000"/>
            <w:lang w:val="en-US"/>
          </w:rPr>
          <w:t xml:space="preserve">a </w:t>
        </w:r>
      </w:ins>
      <w:r w:rsidR="00F97E69" w:rsidRPr="00333AB5">
        <w:rPr>
          <w:color w:val="000000"/>
          <w:lang w:val="en-US"/>
        </w:rPr>
        <w:t xml:space="preserve">combination </w:t>
      </w:r>
      <w:r w:rsidR="00902BD5" w:rsidRPr="00333AB5">
        <w:rPr>
          <w:color w:val="000000"/>
          <w:lang w:val="en-US"/>
        </w:rPr>
        <w:t>of IMEI-IMSI for blocking a specific mobile ICT device.</w:t>
      </w:r>
    </w:p>
    <w:p w14:paraId="576F64A8" w14:textId="77777777" w:rsidR="00696D9C" w:rsidRPr="00333AB5" w:rsidRDefault="00696D9C" w:rsidP="00696D9C">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1080"/>
        <w:textAlignment w:val="auto"/>
        <w:rPr>
          <w:color w:val="000000"/>
          <w:lang w:val="en-US"/>
        </w:rPr>
      </w:pPr>
    </w:p>
    <w:p w14:paraId="576F64A9" w14:textId="529C430F" w:rsidR="00696D9C" w:rsidRPr="00333AB5" w:rsidRDefault="00641D4A" w:rsidP="00696D9C">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Pr>
          <w:b/>
          <w:bCs/>
          <w:color w:val="000000"/>
          <w:lang w:val="en-US"/>
        </w:rPr>
        <w:t xml:space="preserve"> </w:t>
      </w:r>
      <w:del w:id="1402" w:author="Tejpal Singh [2]" w:date="2023-01-09T20:02:00Z">
        <w:r w:rsidR="00696D9C" w:rsidRPr="00333AB5" w:rsidDel="00900E05">
          <w:rPr>
            <w:b/>
            <w:bCs/>
            <w:color w:val="000000"/>
            <w:lang w:val="en-US"/>
          </w:rPr>
          <w:delText>Handling of IMEI Cloning</w:delText>
        </w:r>
      </w:del>
      <w:ins w:id="1403" w:author="Tejpal Singh [2]" w:date="2023-01-09T20:02:00Z">
        <w:r w:rsidR="00900E05">
          <w:rPr>
            <w:b/>
            <w:bCs/>
            <w:color w:val="000000"/>
            <w:lang w:val="en-US"/>
          </w:rPr>
          <w:t xml:space="preserve">Tampering and replication of </w:t>
        </w:r>
      </w:ins>
      <w:ins w:id="1404" w:author="Tejpal Singh [2]" w:date="2023-01-09T20:03:00Z">
        <w:r w:rsidR="00900E05">
          <w:rPr>
            <w:b/>
            <w:bCs/>
            <w:color w:val="000000"/>
            <w:lang w:val="en-US"/>
          </w:rPr>
          <w:t>unique mobile telecommunication/ICT device identifiers</w:t>
        </w:r>
      </w:ins>
    </w:p>
    <w:p w14:paraId="576F64AA" w14:textId="7EE93295" w:rsidR="008665FB" w:rsidRPr="00CE669F" w:rsidRDefault="00A84576"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ins w:id="1405" w:author="Tejpal Singh [2]" w:date="2023-01-09T20:10:00Z">
        <w:r>
          <w:rPr>
            <w:color w:val="000000"/>
            <w:lang w:val="en-US"/>
          </w:rPr>
          <w:t>The</w:t>
        </w:r>
        <w:r w:rsidRPr="00333AB5">
          <w:rPr>
            <w:color w:val="000000"/>
            <w:lang w:val="en-US"/>
          </w:rPr>
          <w:t xml:space="preserve"> consumer centric national unified platform based on RUPF</w:t>
        </w:r>
        <w:r>
          <w:rPr>
            <w:color w:val="000000"/>
            <w:lang w:val="en-US"/>
          </w:rPr>
          <w:t xml:space="preserve"> can be effectively utilized as a tool to detect the tampering and replication of </w:t>
        </w:r>
        <w:r w:rsidRPr="00900E05">
          <w:rPr>
            <w:color w:val="000000"/>
            <w:lang w:val="en-US"/>
          </w:rPr>
          <w:t xml:space="preserve">unique mobile telecommunication/ICT device </w:t>
        </w:r>
      </w:ins>
      <w:del w:id="1406" w:author="Tejpal Singh [2]" w:date="2023-01-09T20:04:00Z">
        <w:r w:rsidR="007C4BD5" w:rsidRPr="00333AB5" w:rsidDel="00900E05">
          <w:rPr>
            <w:color w:val="000000"/>
            <w:lang w:val="en-US"/>
          </w:rPr>
          <w:delText>With t</w:delText>
        </w:r>
        <w:r w:rsidR="00696D9C" w:rsidRPr="00333AB5" w:rsidDel="00900E05">
          <w:rPr>
            <w:color w:val="000000"/>
            <w:lang w:val="en-US"/>
          </w:rPr>
          <w:delText>he implementation of</w:delText>
        </w:r>
      </w:del>
      <w:del w:id="1407" w:author="Tejpal Singh [2]" w:date="2023-01-09T20:06:00Z">
        <w:r w:rsidR="00696D9C" w:rsidRPr="00333AB5" w:rsidDel="00900E05">
          <w:rPr>
            <w:color w:val="000000"/>
            <w:lang w:val="en-US"/>
          </w:rPr>
          <w:delText xml:space="preserve"> consumer centric national unified platform based on RUPF</w:delText>
        </w:r>
      </w:del>
      <w:del w:id="1408" w:author="Tejpal Singh [2]" w:date="2023-01-09T20:04:00Z">
        <w:r w:rsidR="00696D9C" w:rsidRPr="00333AB5" w:rsidDel="00900E05">
          <w:rPr>
            <w:color w:val="000000"/>
            <w:lang w:val="en-US"/>
          </w:rPr>
          <w:delText>,</w:delText>
        </w:r>
      </w:del>
      <w:del w:id="1409" w:author="Tejpal Singh [2]" w:date="2023-01-09T20:06:00Z">
        <w:r w:rsidR="00696D9C" w:rsidRPr="00333AB5" w:rsidDel="00900E05">
          <w:rPr>
            <w:color w:val="000000"/>
            <w:lang w:val="en-US"/>
          </w:rPr>
          <w:delText xml:space="preserve"> the</w:delText>
        </w:r>
      </w:del>
      <w:ins w:id="1410" w:author="Tejpal Singh [2]" w:date="2023-01-09T20:10:00Z">
        <w:r w:rsidRPr="00900E05">
          <w:rPr>
            <w:color w:val="000000"/>
            <w:lang w:val="en-US"/>
          </w:rPr>
          <w:t>identifier</w:t>
        </w:r>
        <w:r>
          <w:rPr>
            <w:color w:val="000000"/>
            <w:lang w:val="en-US"/>
          </w:rPr>
          <w:t>. The</w:t>
        </w:r>
      </w:ins>
      <w:r w:rsidR="00696D9C" w:rsidRPr="00333AB5">
        <w:rPr>
          <w:color w:val="000000"/>
          <w:lang w:val="en-US"/>
        </w:rPr>
        <w:t xml:space="preserve"> use of invalid IMEIs in mobile ICT devices will </w:t>
      </w:r>
      <w:del w:id="1411" w:author="Tejpal Singh [2]" w:date="2023-01-09T20:10:00Z">
        <w:r w:rsidR="00696D9C" w:rsidRPr="00333AB5" w:rsidDel="00A84576">
          <w:rPr>
            <w:color w:val="000000"/>
            <w:lang w:val="en-US"/>
          </w:rPr>
          <w:delText xml:space="preserve">be </w:delText>
        </w:r>
      </w:del>
      <w:ins w:id="1412" w:author="Tejpal Singh [2]" w:date="2023-01-09T20:10:00Z">
        <w:r>
          <w:rPr>
            <w:color w:val="000000"/>
            <w:lang w:val="en-US"/>
          </w:rPr>
          <w:t>get</w:t>
        </w:r>
      </w:ins>
      <w:r w:rsidR="00DF5AE0">
        <w:rPr>
          <w:rFonts w:cstheme="minorBidi" w:hint="cs"/>
          <w:color w:val="000000"/>
          <w:cs/>
          <w:lang w:val="en-US" w:bidi="hi-IN"/>
        </w:rPr>
        <w:t xml:space="preserve"> </w:t>
      </w:r>
      <w:r w:rsidR="00696D9C" w:rsidRPr="00333AB5">
        <w:rPr>
          <w:color w:val="000000"/>
          <w:lang w:val="en-US"/>
        </w:rPr>
        <w:t>reduced to a large extent</w:t>
      </w:r>
      <w:ins w:id="1413" w:author="Tejpal Singh [2]" w:date="2023-01-09T20:06:00Z">
        <w:r>
          <w:rPr>
            <w:color w:val="000000"/>
            <w:lang w:val="en-US"/>
          </w:rPr>
          <w:t xml:space="preserve"> with </w:t>
        </w:r>
      </w:ins>
      <w:ins w:id="1414" w:author="Tejpal Singh [2]" w:date="2023-01-09T20:10:00Z">
        <w:r>
          <w:rPr>
            <w:color w:val="000000"/>
            <w:lang w:val="en-US"/>
          </w:rPr>
          <w:t>effective</w:t>
        </w:r>
      </w:ins>
      <w:ins w:id="1415" w:author="Tejpal Singh [2]" w:date="2023-01-09T20:06:00Z">
        <w:r w:rsidR="00900E05">
          <w:rPr>
            <w:color w:val="000000"/>
            <w:lang w:val="en-US"/>
          </w:rPr>
          <w:t xml:space="preserve"> implementation of RUPF in the Member States</w:t>
        </w:r>
      </w:ins>
      <w:r w:rsidR="00696D9C" w:rsidRPr="00333AB5">
        <w:rPr>
          <w:color w:val="000000"/>
          <w:lang w:val="en-US"/>
        </w:rPr>
        <w:t xml:space="preserve">. However, the counterfeiters may still try to use </w:t>
      </w:r>
      <w:del w:id="1416" w:author="Tejpal Singh [2]" w:date="2023-01-09T20:07:00Z">
        <w:r w:rsidR="00696D9C" w:rsidRPr="00333AB5" w:rsidDel="00900E05">
          <w:rPr>
            <w:color w:val="000000"/>
            <w:lang w:val="en-US"/>
          </w:rPr>
          <w:delText xml:space="preserve">cloned </w:delText>
        </w:r>
      </w:del>
      <w:ins w:id="1417" w:author="Tejpal Singh [2]" w:date="2023-01-09T20:07:00Z">
        <w:r w:rsidR="00900E05">
          <w:rPr>
            <w:color w:val="000000"/>
            <w:lang w:val="en-US"/>
          </w:rPr>
          <w:t xml:space="preserve">replicated </w:t>
        </w:r>
        <w:del w:id="1418" w:author="Tejpal Singh" w:date="2023-05-15T17:00:00Z">
          <w:r w:rsidR="00900E05" w:rsidDel="00C028EA">
            <w:rPr>
              <w:color w:val="000000"/>
              <w:lang w:val="en-US"/>
            </w:rPr>
            <w:delText>or cloned</w:delText>
          </w:r>
        </w:del>
      </w:ins>
      <w:r w:rsidR="00DF5AE0">
        <w:rPr>
          <w:rFonts w:cstheme="minorBidi" w:hint="cs"/>
          <w:color w:val="000000"/>
          <w:cs/>
          <w:lang w:val="en-US" w:bidi="hi-IN"/>
        </w:rPr>
        <w:t xml:space="preserve"> </w:t>
      </w:r>
      <w:r w:rsidR="00696D9C" w:rsidRPr="00333AB5">
        <w:rPr>
          <w:color w:val="000000"/>
          <w:lang w:val="en-US"/>
        </w:rPr>
        <w:t xml:space="preserve">IMEIs which will pass the criteria of </w:t>
      </w:r>
      <w:r w:rsidR="002D240E" w:rsidRPr="00333AB5">
        <w:rPr>
          <w:color w:val="000000"/>
          <w:lang w:val="en-US"/>
        </w:rPr>
        <w:t>permitted</w:t>
      </w:r>
      <w:r w:rsidR="00696D9C" w:rsidRPr="00333AB5">
        <w:rPr>
          <w:color w:val="000000"/>
          <w:lang w:val="en-US"/>
        </w:rPr>
        <w:t xml:space="preserve"> list as discussed in previous sub-section. </w:t>
      </w:r>
      <w:ins w:id="1419" w:author="Tejpal Singh [2]" w:date="2023-01-09T20:07:00Z">
        <w:r w:rsidR="00900E05">
          <w:rPr>
            <w:color w:val="000000"/>
            <w:lang w:val="en-US"/>
          </w:rPr>
          <w:t xml:space="preserve">Therefore, </w:t>
        </w:r>
      </w:ins>
      <w:r w:rsidR="008665FB" w:rsidRPr="00CE669F">
        <w:rPr>
          <w:color w:val="000000"/>
          <w:lang w:val="en-US"/>
        </w:rPr>
        <w:t xml:space="preserve">OEMs </w:t>
      </w:r>
      <w:ins w:id="1420" w:author="Tejpal Singh [2]" w:date="2023-01-09T20:08:00Z">
        <w:r w:rsidR="00900E05">
          <w:rPr>
            <w:color w:val="000000"/>
            <w:lang w:val="en-US"/>
          </w:rPr>
          <w:t>in collaboration with</w:t>
        </w:r>
      </w:ins>
      <w:ins w:id="1421" w:author="Tejpal Singh [2]" w:date="2023-01-09T20:07:00Z">
        <w:r w:rsidR="00900E05">
          <w:rPr>
            <w:color w:val="000000"/>
            <w:lang w:val="en-US"/>
          </w:rPr>
          <w:t xml:space="preserve"> Standard Development </w:t>
        </w:r>
      </w:ins>
      <w:del w:id="1422" w:author="Tejpal Singh [2]" w:date="2023-04-21T12:04:00Z">
        <w:r w:rsidR="00DF5AE0" w:rsidDel="00CB2987">
          <w:rPr>
            <w:rFonts w:cstheme="minorBidi" w:hint="cs"/>
            <w:color w:val="000000"/>
            <w:cs/>
            <w:lang w:val="en-US" w:bidi="hi-IN"/>
          </w:rPr>
          <w:delText xml:space="preserve">  </w:delText>
        </w:r>
        <w:r w:rsidR="008665FB" w:rsidRPr="00CE669F" w:rsidDel="00CB2987">
          <w:rPr>
            <w:color w:val="000000"/>
            <w:lang w:val="en-US"/>
          </w:rPr>
          <w:delText>need</w:delText>
        </w:r>
      </w:del>
      <w:ins w:id="1423" w:author="Tejpal Singh [2]" w:date="2023-04-21T12:04:00Z">
        <w:r w:rsidR="00CB2987">
          <w:rPr>
            <w:color w:val="000000"/>
            <w:lang w:val="en-US"/>
          </w:rPr>
          <w:t>Organizations</w:t>
        </w:r>
        <w:r w:rsidR="00CB2987">
          <w:rPr>
            <w:rFonts w:cstheme="minorBidi" w:hint="cs"/>
            <w:color w:val="000000"/>
            <w:lang w:val="en-US" w:bidi="hi-IN"/>
          </w:rPr>
          <w:t xml:space="preserve"> need</w:t>
        </w:r>
      </w:ins>
      <w:r w:rsidR="008665FB" w:rsidRPr="00CE669F">
        <w:rPr>
          <w:color w:val="000000"/>
          <w:lang w:val="en-US"/>
        </w:rPr>
        <w:t xml:space="preserve"> to consider innovative ways to be able to distinguish between their own genuine product and the </w:t>
      </w:r>
      <w:del w:id="1424" w:author="Tejpal Singh [2]" w:date="2023-01-09T20:08:00Z">
        <w:r w:rsidR="008665FB" w:rsidRPr="00CE669F" w:rsidDel="00900E05">
          <w:rPr>
            <w:color w:val="000000"/>
            <w:lang w:val="en-US"/>
          </w:rPr>
          <w:delText xml:space="preserve">counterfeit </w:delText>
        </w:r>
      </w:del>
      <w:ins w:id="1425" w:author="Tejpal Singh [2]" w:date="2023-01-09T20:08:00Z">
        <w:r w:rsidR="00900E05">
          <w:rPr>
            <w:color w:val="000000"/>
            <w:lang w:val="en-US"/>
          </w:rPr>
          <w:t>one with tampered or replicated IMEI</w:t>
        </w:r>
      </w:ins>
      <w:r w:rsidR="00DF5AE0">
        <w:rPr>
          <w:rFonts w:cstheme="minorBidi" w:hint="cs"/>
          <w:color w:val="000000"/>
          <w:cs/>
          <w:lang w:val="en-US" w:bidi="hi-IN"/>
        </w:rPr>
        <w:t xml:space="preserve"> </w:t>
      </w:r>
      <w:del w:id="1426" w:author="Tejpal Singh [2]" w:date="2023-01-09T20:09:00Z">
        <w:r w:rsidR="008665FB" w:rsidRPr="00CE669F" w:rsidDel="00900E05">
          <w:rPr>
            <w:color w:val="000000"/>
            <w:lang w:val="en-US"/>
          </w:rPr>
          <w:delText xml:space="preserve">one </w:delText>
        </w:r>
      </w:del>
      <w:r w:rsidR="008665FB" w:rsidRPr="00CE669F">
        <w:rPr>
          <w:color w:val="000000"/>
          <w:lang w:val="en-US"/>
        </w:rPr>
        <w:t>with</w:t>
      </w:r>
      <w:ins w:id="1427" w:author="Tejpal Singh [2]" w:date="2023-05-12T10:49:00Z">
        <w:r w:rsidR="003C0182">
          <w:rPr>
            <w:color w:val="000000"/>
            <w:lang w:val="en-US"/>
          </w:rPr>
          <w:t xml:space="preserve"> the</w:t>
        </w:r>
      </w:ins>
      <w:r w:rsidR="008665FB" w:rsidRPr="00CE669F">
        <w:rPr>
          <w:color w:val="000000"/>
          <w:lang w:val="en-US"/>
        </w:rPr>
        <w:t xml:space="preserve"> highest degree of assurance. </w:t>
      </w:r>
    </w:p>
    <w:p w14:paraId="576F64AB" w14:textId="35F24DB3" w:rsidR="00E7253D" w:rsidRPr="00462C39" w:rsidRDefault="008665FB"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One possible option could be to use </w:t>
      </w:r>
      <w:ins w:id="1428" w:author="Tejpal Singh [2]" w:date="2023-05-12T10:50:00Z">
        <w:r w:rsidR="003C0182">
          <w:rPr>
            <w:color w:val="000000"/>
            <w:lang w:val="en-US"/>
          </w:rPr>
          <w:t xml:space="preserve">a </w:t>
        </w:r>
      </w:ins>
      <w:r w:rsidRPr="00333AB5">
        <w:rPr>
          <w:color w:val="000000"/>
          <w:lang w:val="en-US"/>
        </w:rPr>
        <w:t xml:space="preserve">combination of one more unique identifier along with IMEI number which can be assigned by </w:t>
      </w:r>
      <w:ins w:id="1429" w:author="Tejpal Singh [2]" w:date="2023-05-12T10:50:00Z">
        <w:r w:rsidR="003C0182">
          <w:rPr>
            <w:color w:val="000000"/>
            <w:lang w:val="en-US"/>
          </w:rPr>
          <w:t xml:space="preserve">the </w:t>
        </w:r>
      </w:ins>
      <w:r w:rsidRPr="00333AB5">
        <w:rPr>
          <w:color w:val="000000"/>
          <w:lang w:val="en-US"/>
        </w:rPr>
        <w:t xml:space="preserve">OEM </w:t>
      </w:r>
      <w:del w:id="1430" w:author="Tejpal Singh [2]" w:date="2023-05-12T10:50:00Z">
        <w:r w:rsidR="007C4BD5" w:rsidRPr="00333AB5" w:rsidDel="003C0182">
          <w:rPr>
            <w:color w:val="000000"/>
            <w:lang w:val="en-US"/>
          </w:rPr>
          <w:delText>which</w:delText>
        </w:r>
        <w:r w:rsidRPr="00333AB5" w:rsidDel="003C0182">
          <w:rPr>
            <w:color w:val="000000"/>
            <w:lang w:val="en-US"/>
          </w:rPr>
          <w:delText xml:space="preserve"> </w:delText>
        </w:r>
      </w:del>
      <w:ins w:id="1431" w:author="Tejpal Singh [2]" w:date="2023-05-12T10:51:00Z">
        <w:r w:rsidR="003C0182">
          <w:rPr>
            <w:color w:val="000000"/>
            <w:lang w:val="en-US"/>
          </w:rPr>
          <w:t xml:space="preserve">. </w:t>
        </w:r>
      </w:ins>
      <w:ins w:id="1432" w:author="Tejpal Singh [2]" w:date="2023-05-12T10:52:00Z">
        <w:r w:rsidR="003C0182">
          <w:rPr>
            <w:color w:val="000000"/>
            <w:lang w:val="en-US"/>
          </w:rPr>
          <w:t>Such an identifier</w:t>
        </w:r>
      </w:ins>
      <w:ins w:id="1433" w:author="Tejpal Singh [2]" w:date="2023-05-12T10:51:00Z">
        <w:r w:rsidR="003C0182">
          <w:rPr>
            <w:color w:val="000000"/>
            <w:lang w:val="en-US"/>
          </w:rPr>
          <w:t xml:space="preserve"> is to be</w:t>
        </w:r>
      </w:ins>
      <w:del w:id="1434" w:author="Tejpal Singh [2]" w:date="2023-05-12T10:50:00Z">
        <w:r w:rsidRPr="00333AB5" w:rsidDel="003C0182">
          <w:rPr>
            <w:color w:val="000000"/>
            <w:lang w:val="en-US"/>
          </w:rPr>
          <w:delText>is</w:delText>
        </w:r>
      </w:del>
      <w:r w:rsidRPr="00333AB5">
        <w:rPr>
          <w:color w:val="000000"/>
          <w:lang w:val="en-US"/>
        </w:rPr>
        <w:t xml:space="preserve"> securely stored on device in encrypted form and </w:t>
      </w:r>
      <w:del w:id="1435" w:author="Tejpal Singh [2]" w:date="2023-05-12T10:52:00Z">
        <w:r w:rsidRPr="00333AB5" w:rsidDel="003C0182">
          <w:rPr>
            <w:color w:val="000000"/>
            <w:lang w:val="en-US"/>
          </w:rPr>
          <w:delText xml:space="preserve">is </w:delText>
        </w:r>
      </w:del>
      <w:ins w:id="1436" w:author="Tejpal Singh [2]" w:date="2023-05-12T10:52:00Z">
        <w:r w:rsidR="003C0182">
          <w:rPr>
            <w:color w:val="000000"/>
            <w:lang w:val="en-US"/>
          </w:rPr>
          <w:t>should</w:t>
        </w:r>
        <w:r w:rsidR="003C0182" w:rsidRPr="00333AB5">
          <w:rPr>
            <w:color w:val="000000"/>
            <w:lang w:val="en-US"/>
          </w:rPr>
          <w:t xml:space="preserve"> </w:t>
        </w:r>
      </w:ins>
      <w:r w:rsidRPr="00333AB5">
        <w:rPr>
          <w:color w:val="000000"/>
          <w:lang w:val="en-US"/>
        </w:rPr>
        <w:t>only</w:t>
      </w:r>
      <w:ins w:id="1437" w:author="Tejpal Singh [2]" w:date="2023-05-12T10:52:00Z">
        <w:r w:rsidR="003C0182">
          <w:rPr>
            <w:color w:val="000000"/>
            <w:lang w:val="en-US"/>
          </w:rPr>
          <w:t xml:space="preserve"> be</w:t>
        </w:r>
      </w:ins>
      <w:r w:rsidRPr="00333AB5">
        <w:rPr>
          <w:color w:val="000000"/>
          <w:lang w:val="en-US"/>
        </w:rPr>
        <w:t xml:space="preserve"> accessible to </w:t>
      </w:r>
      <w:ins w:id="1438" w:author="Tejpal Singh [2]" w:date="2023-05-12T10:52:00Z">
        <w:r w:rsidR="003C0182">
          <w:rPr>
            <w:color w:val="000000"/>
            <w:lang w:val="en-US"/>
          </w:rPr>
          <w:t xml:space="preserve">the </w:t>
        </w:r>
      </w:ins>
      <w:r w:rsidRPr="00333AB5">
        <w:rPr>
          <w:color w:val="000000"/>
          <w:lang w:val="en-US"/>
        </w:rPr>
        <w:t xml:space="preserve">respective OEM.  To check whether the </w:t>
      </w:r>
      <w:ins w:id="1439" w:author="Tejpal Singh [2]" w:date="2023-01-09T20:11:00Z">
        <w:r w:rsidR="00A84576">
          <w:rPr>
            <w:color w:val="000000"/>
            <w:lang w:val="en-US"/>
          </w:rPr>
          <w:t xml:space="preserve">mobile </w:t>
        </w:r>
      </w:ins>
      <w:r w:rsidRPr="00333AB5">
        <w:rPr>
          <w:color w:val="000000"/>
          <w:lang w:val="en-US"/>
        </w:rPr>
        <w:t xml:space="preserve">ICT device is </w:t>
      </w:r>
      <w:del w:id="1440" w:author="Tejpal Singh [2]" w:date="2023-01-09T20:11:00Z">
        <w:r w:rsidRPr="00333AB5" w:rsidDel="00A84576">
          <w:rPr>
            <w:color w:val="000000"/>
            <w:lang w:val="en-US"/>
          </w:rPr>
          <w:delText xml:space="preserve">counterfeit </w:delText>
        </w:r>
      </w:del>
      <w:ins w:id="1441" w:author="Tejpal Singh [2]" w:date="2023-01-09T20:11:00Z">
        <w:r w:rsidR="00A84576">
          <w:rPr>
            <w:color w:val="000000"/>
            <w:lang w:val="en-US"/>
          </w:rPr>
          <w:t>with tampered or replicated IMEI</w:t>
        </w:r>
      </w:ins>
      <w:r w:rsidR="00DF5AE0">
        <w:rPr>
          <w:rFonts w:cstheme="minorBidi" w:hint="cs"/>
          <w:color w:val="000000"/>
          <w:cs/>
          <w:lang w:val="en-US" w:bidi="hi-IN"/>
        </w:rPr>
        <w:t xml:space="preserve"> </w:t>
      </w:r>
      <w:r w:rsidRPr="00333AB5">
        <w:rPr>
          <w:color w:val="000000"/>
          <w:lang w:val="en-US"/>
        </w:rPr>
        <w:t>or not, OEMs can provide facility for online verification by MNOs or LEAs</w:t>
      </w:r>
      <w:r w:rsidR="007C4BD5" w:rsidRPr="00333AB5">
        <w:rPr>
          <w:color w:val="000000"/>
          <w:lang w:val="en-US"/>
        </w:rPr>
        <w:t xml:space="preserve"> or through </w:t>
      </w:r>
      <w:ins w:id="1442" w:author="Tejpal Singh [2]" w:date="2023-05-12T10:53:00Z">
        <w:r w:rsidR="003C0182">
          <w:rPr>
            <w:color w:val="000000"/>
            <w:lang w:val="en-US"/>
          </w:rPr>
          <w:t xml:space="preserve"> the </w:t>
        </w:r>
        <w:r w:rsidR="003C0182">
          <w:rPr>
            <w:color w:val="000000"/>
            <w:lang w:val="en-US"/>
          </w:rPr>
          <w:lastRenderedPageBreak/>
          <w:t xml:space="preserve">national </w:t>
        </w:r>
      </w:ins>
      <w:r w:rsidR="007C4BD5" w:rsidRPr="00333AB5">
        <w:rPr>
          <w:color w:val="000000"/>
          <w:lang w:val="en-US"/>
        </w:rPr>
        <w:t>unified platform</w:t>
      </w:r>
      <w:ins w:id="1443" w:author="Tejpal Singh [2]" w:date="2023-01-09T20:12:00Z">
        <w:r w:rsidR="00A84576">
          <w:rPr>
            <w:color w:val="000000"/>
            <w:lang w:val="en-US"/>
          </w:rPr>
          <w:t>,</w:t>
        </w:r>
      </w:ins>
      <w:r w:rsidR="00DF5AE0">
        <w:rPr>
          <w:rFonts w:cstheme="minorBidi" w:hint="cs"/>
          <w:color w:val="000000"/>
          <w:cs/>
          <w:lang w:val="en-US" w:bidi="hi-IN"/>
        </w:rPr>
        <w:t xml:space="preserve"> </w:t>
      </w:r>
      <w:del w:id="1444" w:author="Tejpal Singh [2]" w:date="2023-01-09T20:12:00Z">
        <w:r w:rsidRPr="00333AB5" w:rsidDel="00A84576">
          <w:rPr>
            <w:color w:val="000000"/>
            <w:lang w:val="en-US"/>
          </w:rPr>
          <w:delText>as per</w:delText>
        </w:r>
      </w:del>
      <w:ins w:id="1445" w:author="Tejpal Singh [2]" w:date="2023-01-09T20:12:00Z">
        <w:r w:rsidR="00A84576">
          <w:rPr>
            <w:color w:val="000000"/>
            <w:lang w:val="en-US"/>
          </w:rPr>
          <w:t>in line with</w:t>
        </w:r>
      </w:ins>
      <w:r w:rsidR="00DF5AE0">
        <w:rPr>
          <w:rFonts w:cstheme="minorBidi" w:hint="cs"/>
          <w:color w:val="000000"/>
          <w:cs/>
          <w:lang w:val="en-US" w:bidi="hi-IN"/>
        </w:rPr>
        <w:t xml:space="preserve"> </w:t>
      </w:r>
      <w:ins w:id="1446" w:author="Tejpal Singh [2]" w:date="2023-01-09T20:12:00Z">
        <w:r w:rsidR="00A84576">
          <w:rPr>
            <w:color w:val="000000"/>
            <w:lang w:val="en-US"/>
          </w:rPr>
          <w:t xml:space="preserve">national </w:t>
        </w:r>
      </w:ins>
      <w:r w:rsidRPr="00333AB5">
        <w:rPr>
          <w:color w:val="000000"/>
          <w:lang w:val="en-US"/>
        </w:rPr>
        <w:t>l</w:t>
      </w:r>
      <w:ins w:id="1447" w:author="Tejpal Singh [2]" w:date="2023-01-09T20:12:00Z">
        <w:r w:rsidR="00A84576">
          <w:rPr>
            <w:color w:val="000000"/>
            <w:lang w:val="en-US"/>
          </w:rPr>
          <w:t xml:space="preserve">egal framework, </w:t>
        </w:r>
      </w:ins>
      <w:del w:id="1448" w:author="Tejpal Singh [2]" w:date="2023-01-09T20:12:00Z">
        <w:r w:rsidRPr="00333AB5" w:rsidDel="00A84576">
          <w:rPr>
            <w:color w:val="000000"/>
            <w:lang w:val="en-US"/>
          </w:rPr>
          <w:delText>aw</w:delText>
        </w:r>
      </w:del>
      <w:r w:rsidRPr="00333AB5">
        <w:rPr>
          <w:color w:val="000000"/>
          <w:lang w:val="en-US"/>
        </w:rPr>
        <w:t xml:space="preserve"> so that the </w:t>
      </w:r>
      <w:del w:id="1449" w:author="Tejpal Singh [2]" w:date="2023-01-09T20:13:00Z">
        <w:r w:rsidRPr="00333AB5" w:rsidDel="00A84576">
          <w:rPr>
            <w:color w:val="000000"/>
            <w:lang w:val="en-US"/>
          </w:rPr>
          <w:delText xml:space="preserve">counterfeit </w:delText>
        </w:r>
      </w:del>
      <w:ins w:id="1450" w:author="Tejpal Singh [2]" w:date="2023-01-09T20:13:00Z">
        <w:r w:rsidR="00A84576">
          <w:rPr>
            <w:color w:val="000000"/>
            <w:lang w:val="en-US"/>
          </w:rPr>
          <w:t xml:space="preserve">mobile ICT </w:t>
        </w:r>
      </w:ins>
      <w:r w:rsidRPr="00462C39">
        <w:rPr>
          <w:color w:val="000000"/>
          <w:lang w:val="en-US"/>
        </w:rPr>
        <w:t xml:space="preserve">devices with </w:t>
      </w:r>
      <w:ins w:id="1451" w:author="Tejpal Singh [2]" w:date="2023-01-09T20:13:00Z">
        <w:r w:rsidR="00A84576" w:rsidRPr="00462C39">
          <w:rPr>
            <w:color w:val="000000"/>
            <w:lang w:val="en-US"/>
          </w:rPr>
          <w:t>replicated or tampered</w:t>
        </w:r>
      </w:ins>
      <w:del w:id="1452" w:author="Tejpal Singh [2]" w:date="2023-01-09T20:13:00Z">
        <w:r w:rsidRPr="00462C39" w:rsidDel="00A84576">
          <w:rPr>
            <w:color w:val="000000"/>
            <w:lang w:val="en-US"/>
          </w:rPr>
          <w:delText>cloned</w:delText>
        </w:r>
      </w:del>
      <w:r w:rsidRPr="00462C39">
        <w:rPr>
          <w:color w:val="000000"/>
          <w:lang w:val="en-US"/>
        </w:rPr>
        <w:t xml:space="preserve"> IMEIs can be detected and identified </w:t>
      </w:r>
      <w:r w:rsidR="007C4BD5" w:rsidRPr="00462C39">
        <w:rPr>
          <w:color w:val="000000"/>
          <w:lang w:val="en-US"/>
        </w:rPr>
        <w:t>for denial of</w:t>
      </w:r>
      <w:r w:rsidRPr="00462C39">
        <w:rPr>
          <w:color w:val="000000"/>
          <w:lang w:val="en-US"/>
        </w:rPr>
        <w:t xml:space="preserve"> access by MNOs.</w:t>
      </w:r>
      <w:ins w:id="1453" w:author="Tejpal Singh [2]" w:date="2023-01-09T20:13:00Z">
        <w:r w:rsidR="00A84576" w:rsidRPr="00462C39">
          <w:rPr>
            <w:color w:val="000000"/>
            <w:lang w:val="en-US"/>
          </w:rPr>
          <w:t xml:space="preserve"> The reporting and alerting feature of platform </w:t>
        </w:r>
      </w:ins>
      <w:ins w:id="1454" w:author="Tejpal Singh [2]" w:date="2023-01-09T20:14:00Z">
        <w:r w:rsidR="00A84576" w:rsidRPr="00462C39">
          <w:rPr>
            <w:color w:val="000000"/>
            <w:lang w:val="en-US"/>
          </w:rPr>
          <w:t>can be used for timely dissemination of information to LEAs for tracking</w:t>
        </w:r>
      </w:ins>
      <w:ins w:id="1455" w:author="Tejpal Singh [2]" w:date="2023-01-09T20:16:00Z">
        <w:r w:rsidR="00A84576" w:rsidRPr="00462C39">
          <w:rPr>
            <w:color w:val="000000"/>
            <w:lang w:val="en-US"/>
          </w:rPr>
          <w:t xml:space="preserve"> and identifying</w:t>
        </w:r>
      </w:ins>
      <w:ins w:id="1456" w:author="Tejpal Singh [2]" w:date="2023-01-09T20:14:00Z">
        <w:r w:rsidR="00A84576" w:rsidRPr="00462C39">
          <w:rPr>
            <w:color w:val="000000"/>
            <w:lang w:val="en-US"/>
          </w:rPr>
          <w:t xml:space="preserve"> the </w:t>
        </w:r>
      </w:ins>
      <w:ins w:id="1457" w:author="Tejpal Singh [2]" w:date="2023-01-09T20:16:00Z">
        <w:r w:rsidR="00A84576" w:rsidRPr="00462C39">
          <w:rPr>
            <w:color w:val="000000"/>
            <w:lang w:val="en-US"/>
          </w:rPr>
          <w:t xml:space="preserve">real </w:t>
        </w:r>
      </w:ins>
      <w:ins w:id="1458" w:author="Tejpal Singh [2]" w:date="2023-01-09T20:15:00Z">
        <w:r w:rsidR="00A84576" w:rsidRPr="00462C39">
          <w:rPr>
            <w:color w:val="000000"/>
            <w:lang w:val="en-US"/>
          </w:rPr>
          <w:t>culprits.</w:t>
        </w:r>
      </w:ins>
      <w:ins w:id="1459" w:author="Tejpal Singh [2]" w:date="2023-05-03T13:21:00Z">
        <w:r w:rsidR="00123DE1" w:rsidRPr="00462C39">
          <w:rPr>
            <w:color w:val="000000"/>
            <w:lang w:val="en-US"/>
          </w:rPr>
          <w:t xml:space="preserve"> For a broader set of actions</w:t>
        </w:r>
        <w:r w:rsidR="000974DD" w:rsidRPr="00462C39">
          <w:rPr>
            <w:color w:val="000000"/>
            <w:lang w:val="en-US"/>
          </w:rPr>
          <w:t xml:space="preserve"> to address this issue</w:t>
        </w:r>
      </w:ins>
      <w:ins w:id="1460" w:author="Tejpal Singh [2]" w:date="2023-05-03T13:22:00Z">
        <w:r w:rsidR="000974DD" w:rsidRPr="00462C39">
          <w:rPr>
            <w:color w:val="000000"/>
            <w:lang w:val="en-US"/>
          </w:rPr>
          <w:t>, Recommendation ITU-T Q.5052</w:t>
        </w:r>
        <w:r w:rsidR="009F2008" w:rsidRPr="00462C39">
          <w:rPr>
            <w:color w:val="000000"/>
            <w:lang w:val="en-US"/>
          </w:rPr>
          <w:t xml:space="preserve"> may be referred.</w:t>
        </w:r>
      </w:ins>
    </w:p>
    <w:p w14:paraId="576F64AC" w14:textId="77777777" w:rsidR="00E7253D" w:rsidRPr="00333AB5" w:rsidRDefault="00E7253D" w:rsidP="00E7253D">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462C39">
        <w:rPr>
          <w:b/>
          <w:bCs/>
          <w:color w:val="000000"/>
          <w:lang w:val="en-US"/>
        </w:rPr>
        <w:t xml:space="preserve"> Use of platform to control illegal</w:t>
      </w:r>
      <w:r w:rsidRPr="00333AB5">
        <w:rPr>
          <w:b/>
          <w:bCs/>
          <w:color w:val="000000"/>
          <w:lang w:val="en-US"/>
        </w:rPr>
        <w:t xml:space="preserve"> use of SIM boxes</w:t>
      </w:r>
    </w:p>
    <w:p w14:paraId="576F64AD" w14:textId="5F496329" w:rsidR="00696D9C" w:rsidRPr="00333AB5" w:rsidRDefault="008D5FCD"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SIM boxes are being used for conducting telecom frauds. In such frauds, SIM box is used to divert international calls to a </w:t>
      </w:r>
      <w:del w:id="1461" w:author="Tejpal Singh [2]" w:date="2023-02-03T21:39:00Z">
        <w:r w:rsidRPr="00333AB5" w:rsidDel="00CB1535">
          <w:rPr>
            <w:color w:val="000000"/>
            <w:lang w:val="en-US"/>
          </w:rPr>
          <w:delText xml:space="preserve">cellular </w:delText>
        </w:r>
      </w:del>
      <w:ins w:id="1462" w:author="Tejpal Singh [2]" w:date="2023-02-03T21:39:00Z">
        <w:r w:rsidR="00CB1535">
          <w:rPr>
            <w:color w:val="000000"/>
            <w:lang w:val="en-US"/>
          </w:rPr>
          <w:t>mobile ICT</w:t>
        </w:r>
      </w:ins>
      <w:r w:rsidR="00DF5AE0">
        <w:rPr>
          <w:rFonts w:cstheme="minorBidi" w:hint="cs"/>
          <w:color w:val="000000"/>
          <w:cs/>
          <w:lang w:val="en-US" w:bidi="hi-IN"/>
        </w:rPr>
        <w:t xml:space="preserve"> </w:t>
      </w:r>
      <w:r w:rsidRPr="00333AB5">
        <w:rPr>
          <w:color w:val="000000"/>
          <w:lang w:val="en-US"/>
        </w:rPr>
        <w:t xml:space="preserve">device through the internet. The SIM box uses </w:t>
      </w:r>
      <w:del w:id="1463" w:author="Tejpal Singh [2]" w:date="2023-04-21T12:04:00Z">
        <w:r w:rsidRPr="00333AB5" w:rsidDel="00CB2987">
          <w:rPr>
            <w:color w:val="000000"/>
            <w:lang w:val="en-US"/>
          </w:rPr>
          <w:delText>large number of</w:delText>
        </w:r>
      </w:del>
      <w:ins w:id="1464" w:author="Tejpal Singh [2]" w:date="2023-04-21T12:04:00Z">
        <w:r w:rsidR="00CB2987" w:rsidRPr="00333AB5">
          <w:rPr>
            <w:color w:val="000000"/>
            <w:lang w:val="en-US"/>
          </w:rPr>
          <w:t>many</w:t>
        </w:r>
      </w:ins>
      <w:r w:rsidRPr="00333AB5">
        <w:rPr>
          <w:color w:val="000000"/>
          <w:lang w:val="en-US"/>
        </w:rPr>
        <w:t xml:space="preserve"> SIMs in the same device which will also have internet connectivity at other side to collect calls from </w:t>
      </w:r>
      <w:ins w:id="1465" w:author="Tejpal Singh [2]" w:date="2023-05-12T10:54:00Z">
        <w:r w:rsidR="003C0182">
          <w:rPr>
            <w:color w:val="000000"/>
            <w:lang w:val="en-US"/>
          </w:rPr>
          <w:t xml:space="preserve">the </w:t>
        </w:r>
      </w:ins>
      <w:r w:rsidRPr="00333AB5">
        <w:rPr>
          <w:color w:val="000000"/>
          <w:lang w:val="en-US"/>
        </w:rPr>
        <w:t xml:space="preserve">internet. For each incoming international call through </w:t>
      </w:r>
      <w:del w:id="1466" w:author="Tejpal Singh [2]" w:date="2023-04-21T12:04:00Z">
        <w:r w:rsidRPr="00333AB5" w:rsidDel="00CB2987">
          <w:rPr>
            <w:color w:val="000000"/>
            <w:lang w:val="en-US"/>
          </w:rPr>
          <w:delText>internet</w:delText>
        </w:r>
      </w:del>
      <w:ins w:id="1467" w:author="Tejpal Singh [2]" w:date="2023-04-21T12:04:00Z">
        <w:r w:rsidR="00CB2987" w:rsidRPr="00333AB5">
          <w:rPr>
            <w:color w:val="000000"/>
            <w:lang w:val="en-US"/>
          </w:rPr>
          <w:t>the internet</w:t>
        </w:r>
      </w:ins>
      <w:r w:rsidRPr="00333AB5">
        <w:rPr>
          <w:color w:val="000000"/>
          <w:lang w:val="en-US"/>
        </w:rPr>
        <w:t xml:space="preserve">, the SIM box will originate a mobile call to </w:t>
      </w:r>
      <w:ins w:id="1468" w:author="Tejpal Singh [2]" w:date="2023-05-12T10:54:00Z">
        <w:r w:rsidR="003C0182">
          <w:rPr>
            <w:color w:val="000000"/>
            <w:lang w:val="en-US"/>
          </w:rPr>
          <w:t xml:space="preserve">the </w:t>
        </w:r>
      </w:ins>
      <w:r w:rsidRPr="00333AB5">
        <w:rPr>
          <w:color w:val="000000"/>
          <w:lang w:val="en-US"/>
        </w:rPr>
        <w:t>destination number in local network and patch the call. The called party will get Calling Line Identification of local mobile number used in SIM box</w:t>
      </w:r>
      <w:r w:rsidR="006A0473" w:rsidRPr="00333AB5">
        <w:rPr>
          <w:color w:val="000000"/>
          <w:lang w:val="en-US"/>
        </w:rPr>
        <w:t xml:space="preserve"> which amounts to CLI tampering</w:t>
      </w:r>
      <w:r w:rsidRPr="00333AB5">
        <w:rPr>
          <w:color w:val="000000"/>
          <w:lang w:val="en-US"/>
        </w:rPr>
        <w:t xml:space="preserve">. The SIM box generally uses invalid IMEIs </w:t>
      </w:r>
      <w:r w:rsidR="00DE6A98" w:rsidRPr="00333AB5">
        <w:rPr>
          <w:color w:val="000000"/>
          <w:lang w:val="en-US"/>
        </w:rPr>
        <w:t xml:space="preserve">which </w:t>
      </w:r>
      <w:del w:id="1469" w:author="Tejpal Singh [2]" w:date="2023-01-09T20:16:00Z">
        <w:r w:rsidR="00DE6A98" w:rsidRPr="00333AB5" w:rsidDel="001F3986">
          <w:rPr>
            <w:color w:val="000000"/>
            <w:lang w:val="en-US"/>
          </w:rPr>
          <w:delText xml:space="preserve">will </w:delText>
        </w:r>
      </w:del>
      <w:ins w:id="1470" w:author="Tejpal Singh [2]" w:date="2023-01-09T20:16:00Z">
        <w:r w:rsidR="001F3986">
          <w:rPr>
            <w:color w:val="000000"/>
            <w:lang w:val="en-US"/>
          </w:rPr>
          <w:t xml:space="preserve">can </w:t>
        </w:r>
      </w:ins>
      <w:r w:rsidR="00DE6A98" w:rsidRPr="00333AB5">
        <w:rPr>
          <w:color w:val="000000"/>
          <w:lang w:val="en-US"/>
        </w:rPr>
        <w:t xml:space="preserve">be </w:t>
      </w:r>
      <w:del w:id="1471" w:author="Tejpal Singh [2]" w:date="2023-02-03T21:41:00Z">
        <w:r w:rsidR="00DE6A98" w:rsidRPr="00333AB5" w:rsidDel="00CB1535">
          <w:rPr>
            <w:color w:val="000000"/>
            <w:lang w:val="en-US"/>
          </w:rPr>
          <w:delText xml:space="preserve">detected by the </w:delText>
        </w:r>
        <w:r w:rsidRPr="00333AB5" w:rsidDel="00CB1535">
          <w:rPr>
            <w:color w:val="000000"/>
            <w:lang w:val="en-US"/>
          </w:rPr>
          <w:delText>unified platform</w:delText>
        </w:r>
        <w:r w:rsidR="00DE6A98" w:rsidRPr="00333AB5" w:rsidDel="00CB1535">
          <w:rPr>
            <w:color w:val="000000"/>
            <w:lang w:val="en-US"/>
          </w:rPr>
          <w:delText xml:space="preserve"> and may be </w:delText>
        </w:r>
      </w:del>
      <w:r w:rsidR="00DE6A98" w:rsidRPr="00333AB5">
        <w:rPr>
          <w:color w:val="000000"/>
          <w:lang w:val="en-US"/>
        </w:rPr>
        <w:t>disallowed</w:t>
      </w:r>
      <w:ins w:id="1472" w:author="Tejpal Singh [2]" w:date="2023-02-03T21:41:00Z">
        <w:r w:rsidR="00CB1535">
          <w:rPr>
            <w:color w:val="000000"/>
            <w:lang w:val="en-US"/>
          </w:rPr>
          <w:t xml:space="preserve"> through block list entries</w:t>
        </w:r>
      </w:ins>
      <w:r w:rsidR="00DE6A98" w:rsidRPr="00333AB5">
        <w:rPr>
          <w:color w:val="000000"/>
          <w:lang w:val="en-US"/>
        </w:rPr>
        <w:t xml:space="preserve">. Further, the platform analytics may be used to identify the use of IMEI patterns in SIM boxes </w:t>
      </w:r>
      <w:del w:id="1473" w:author="Tejpal Singh [2]" w:date="2023-01-09T20:17:00Z">
        <w:r w:rsidR="00DE6A98" w:rsidRPr="00333AB5" w:rsidDel="001F3986">
          <w:rPr>
            <w:color w:val="000000"/>
            <w:lang w:val="en-US"/>
          </w:rPr>
          <w:delText>to detect</w:delText>
        </w:r>
      </w:del>
      <w:r w:rsidR="00DE6A98" w:rsidRPr="00333AB5">
        <w:rPr>
          <w:color w:val="000000"/>
          <w:lang w:val="en-US"/>
        </w:rPr>
        <w:t xml:space="preserve"> and restrict the illegal use of SIM box</w:t>
      </w:r>
      <w:ins w:id="1474" w:author="Tejpal Singh [2]" w:date="2023-01-09T20:17:00Z">
        <w:r w:rsidR="001F3986">
          <w:rPr>
            <w:color w:val="000000"/>
            <w:lang w:val="en-US"/>
          </w:rPr>
          <w:t>es</w:t>
        </w:r>
      </w:ins>
      <w:r w:rsidR="00DE6A98" w:rsidRPr="00333AB5">
        <w:rPr>
          <w:color w:val="000000"/>
          <w:lang w:val="en-US"/>
        </w:rPr>
        <w:t xml:space="preserve"> and allow only legal use through </w:t>
      </w:r>
      <w:r w:rsidR="002D240E" w:rsidRPr="00333AB5">
        <w:rPr>
          <w:color w:val="000000"/>
          <w:lang w:val="en-US"/>
        </w:rPr>
        <w:t>permitted</w:t>
      </w:r>
      <w:r w:rsidR="00DE6A98" w:rsidRPr="00333AB5">
        <w:rPr>
          <w:color w:val="000000"/>
          <w:lang w:val="en-US"/>
        </w:rPr>
        <w:t xml:space="preserve"> listing.</w:t>
      </w:r>
    </w:p>
    <w:p w14:paraId="576F64AE" w14:textId="77777777" w:rsidR="00BD0A40" w:rsidRPr="00465B2E" w:rsidRDefault="00175BBF" w:rsidP="00465B2E">
      <w:pPr>
        <w:pStyle w:val="Heading1"/>
        <w:numPr>
          <w:ilvl w:val="0"/>
          <w:numId w:val="5"/>
        </w:numPr>
        <w:rPr>
          <w:lang w:val="en-US"/>
        </w:rPr>
      </w:pPr>
      <w:r w:rsidRPr="00333AB5">
        <w:rPr>
          <w:lang w:val="en-US"/>
        </w:rPr>
        <w:t xml:space="preserve">RUPF </w:t>
      </w:r>
      <w:r w:rsidR="00755294" w:rsidRPr="00333AB5">
        <w:rPr>
          <w:lang w:val="en-US"/>
        </w:rPr>
        <w:t xml:space="preserve">Security </w:t>
      </w:r>
      <w:r w:rsidR="00BD0A40" w:rsidRPr="00333AB5">
        <w:rPr>
          <w:lang w:val="en-US"/>
        </w:rPr>
        <w:t xml:space="preserve">and Privacy </w:t>
      </w:r>
      <w:r w:rsidR="00755294" w:rsidRPr="00333AB5">
        <w:rPr>
          <w:lang w:val="en-US"/>
        </w:rPr>
        <w:t xml:space="preserve">Considerations </w:t>
      </w:r>
    </w:p>
    <w:p w14:paraId="576F64AF" w14:textId="288BBCE1" w:rsidR="003C314C" w:rsidRPr="00CE669F" w:rsidRDefault="006B3FF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CE669F">
        <w:rPr>
          <w:color w:val="000000"/>
          <w:lang w:val="en-US"/>
        </w:rPr>
        <w:t xml:space="preserve">The </w:t>
      </w:r>
      <w:r w:rsidR="00574672" w:rsidRPr="00CE669F">
        <w:rPr>
          <w:color w:val="000000"/>
          <w:lang w:val="en-US"/>
        </w:rPr>
        <w:t xml:space="preserve">national unified platform implementation based on framework provided in Figure-2 will </w:t>
      </w:r>
      <w:r w:rsidR="00696B31" w:rsidRPr="00CE669F">
        <w:rPr>
          <w:color w:val="000000"/>
          <w:lang w:val="en-US"/>
        </w:rPr>
        <w:t>host</w:t>
      </w:r>
      <w:r w:rsidR="00574672" w:rsidRPr="00CE669F">
        <w:rPr>
          <w:color w:val="000000"/>
          <w:lang w:val="en-US"/>
        </w:rPr>
        <w:t xml:space="preserve"> important data </w:t>
      </w:r>
      <w:r w:rsidR="00696B31" w:rsidRPr="00CE669F">
        <w:rPr>
          <w:color w:val="000000"/>
          <w:lang w:val="en-US"/>
        </w:rPr>
        <w:t xml:space="preserve">sourced from different </w:t>
      </w:r>
      <w:del w:id="1475" w:author="Tejpal Singh [2]" w:date="2023-01-14T22:16:00Z">
        <w:r w:rsidR="00EB37AE" w:rsidRPr="00CE669F" w:rsidDel="00957696">
          <w:rPr>
            <w:color w:val="000000"/>
            <w:lang w:val="en-US"/>
          </w:rPr>
          <w:delText>entities</w:delText>
        </w:r>
      </w:del>
      <w:ins w:id="1476" w:author="Tejpal Singh [2]" w:date="2023-01-14T22:16:00Z">
        <w:r w:rsidR="00957696">
          <w:rPr>
            <w:color w:val="000000"/>
            <w:lang w:val="en-US"/>
          </w:rPr>
          <w:t xml:space="preserve"> stakeholders</w:t>
        </w:r>
      </w:ins>
      <w:r w:rsidR="00DF5AE0">
        <w:rPr>
          <w:rFonts w:cstheme="minorBidi" w:hint="cs"/>
          <w:color w:val="000000"/>
          <w:cs/>
          <w:lang w:val="en-US" w:bidi="hi-IN"/>
        </w:rPr>
        <w:t xml:space="preserve"> </w:t>
      </w:r>
      <w:r w:rsidR="00F13344" w:rsidRPr="00CE669F">
        <w:rPr>
          <w:color w:val="000000"/>
          <w:lang w:val="en-US"/>
        </w:rPr>
        <w:t>and consumers including</w:t>
      </w:r>
      <w:r w:rsidR="00574672" w:rsidRPr="00CE669F">
        <w:rPr>
          <w:color w:val="000000"/>
          <w:lang w:val="en-US"/>
        </w:rPr>
        <w:t xml:space="preserve"> from GSMA IMEI DB, OEM</w:t>
      </w:r>
      <w:r w:rsidR="00696B31" w:rsidRPr="00CE669F">
        <w:rPr>
          <w:color w:val="000000"/>
          <w:lang w:val="en-US"/>
        </w:rPr>
        <w:t xml:space="preserve">s etc. Therefore, </w:t>
      </w:r>
      <w:r w:rsidR="00746122" w:rsidRPr="00CE669F">
        <w:rPr>
          <w:color w:val="000000"/>
          <w:lang w:val="en-US"/>
        </w:rPr>
        <w:t xml:space="preserve">the platform </w:t>
      </w:r>
      <w:r w:rsidR="006A0473" w:rsidRPr="00CE669F">
        <w:rPr>
          <w:color w:val="000000"/>
          <w:lang w:val="en-US"/>
        </w:rPr>
        <w:t>is likely to</w:t>
      </w:r>
      <w:r w:rsidR="00EB37AE" w:rsidRPr="00CE669F">
        <w:rPr>
          <w:color w:val="000000"/>
          <w:lang w:val="en-US"/>
        </w:rPr>
        <w:t xml:space="preserve"> be target of</w:t>
      </w:r>
      <w:r w:rsidR="00DF5AE0">
        <w:rPr>
          <w:rFonts w:cstheme="minorBidi" w:hint="cs"/>
          <w:color w:val="000000"/>
          <w:cs/>
          <w:lang w:val="en-US" w:bidi="hi-IN"/>
        </w:rPr>
        <w:t xml:space="preserve"> </w:t>
      </w:r>
      <w:del w:id="1477" w:author="Tejpal Singh [2]" w:date="2023-04-21T12:04:00Z">
        <w:r w:rsidR="00746122" w:rsidRPr="00CE669F" w:rsidDel="00CB2987">
          <w:rPr>
            <w:color w:val="000000"/>
            <w:lang w:val="en-US"/>
          </w:rPr>
          <w:delText>cyber attacks</w:delText>
        </w:r>
      </w:del>
      <w:ins w:id="1478" w:author="Tejpal Singh [2]" w:date="2023-04-21T12:04:00Z">
        <w:r w:rsidR="00CB2987" w:rsidRPr="00CE669F">
          <w:rPr>
            <w:color w:val="000000"/>
            <w:lang w:val="en-US"/>
          </w:rPr>
          <w:t>cyber-attacks</w:t>
        </w:r>
      </w:ins>
      <w:r w:rsidR="00746122" w:rsidRPr="00CE669F">
        <w:rPr>
          <w:color w:val="000000"/>
          <w:lang w:val="en-US"/>
        </w:rPr>
        <w:t xml:space="preserve"> by different sources</w:t>
      </w:r>
      <w:r w:rsidR="00EB37AE" w:rsidRPr="00CE669F">
        <w:rPr>
          <w:color w:val="000000"/>
          <w:lang w:val="en-US"/>
        </w:rPr>
        <w:t xml:space="preserve"> and impacted parties</w:t>
      </w:r>
      <w:r w:rsidR="00746122" w:rsidRPr="00CE669F">
        <w:rPr>
          <w:color w:val="000000"/>
          <w:lang w:val="en-US"/>
        </w:rPr>
        <w:t>. Being</w:t>
      </w:r>
      <w:ins w:id="1479" w:author="Tejpal Singh [2]" w:date="2023-05-12T10:55:00Z">
        <w:r w:rsidR="003C0182">
          <w:rPr>
            <w:color w:val="000000"/>
            <w:lang w:val="en-US"/>
          </w:rPr>
          <w:t xml:space="preserve"> a</w:t>
        </w:r>
      </w:ins>
      <w:r w:rsidR="00746122" w:rsidRPr="00CE669F">
        <w:rPr>
          <w:color w:val="000000"/>
          <w:lang w:val="en-US"/>
        </w:rPr>
        <w:t xml:space="preserve"> counter</w:t>
      </w:r>
      <w:del w:id="1480" w:author="Tejpal Singh [2]" w:date="2023-05-12T10:55:00Z">
        <w:r w:rsidR="00746122" w:rsidRPr="00CE669F" w:rsidDel="003C0182">
          <w:rPr>
            <w:color w:val="000000"/>
            <w:lang w:val="en-US"/>
          </w:rPr>
          <w:delText xml:space="preserve"> </w:delText>
        </w:r>
      </w:del>
      <w:r w:rsidR="00746122" w:rsidRPr="00CE669F">
        <w:rPr>
          <w:color w:val="000000"/>
          <w:lang w:val="en-US"/>
        </w:rPr>
        <w:t xml:space="preserve">measure to counterfeit and stolen ICT devices, the </w:t>
      </w:r>
      <w:r w:rsidR="006A0473" w:rsidRPr="00CE669F">
        <w:rPr>
          <w:color w:val="000000"/>
          <w:lang w:val="en-US"/>
        </w:rPr>
        <w:t>entities</w:t>
      </w:r>
      <w:r w:rsidR="00746122" w:rsidRPr="00CE669F">
        <w:rPr>
          <w:color w:val="000000"/>
          <w:lang w:val="en-US"/>
        </w:rPr>
        <w:t xml:space="preserve"> involved in such activities will also target the system</w:t>
      </w:r>
      <w:r w:rsidR="00264D3C" w:rsidRPr="00CE669F">
        <w:rPr>
          <w:color w:val="000000"/>
          <w:lang w:val="en-US"/>
        </w:rPr>
        <w:t xml:space="preserve">. Counterfeiters may also try to gather the details of GSMA TAC codes and valid IMEI range being maintained in CEIR to use </w:t>
      </w:r>
      <w:r w:rsidR="006A0473" w:rsidRPr="00CE669F">
        <w:rPr>
          <w:color w:val="000000"/>
          <w:lang w:val="en-US"/>
        </w:rPr>
        <w:t xml:space="preserve">them </w:t>
      </w:r>
      <w:r w:rsidR="00264D3C" w:rsidRPr="00CE669F">
        <w:rPr>
          <w:color w:val="000000"/>
          <w:lang w:val="en-US"/>
        </w:rPr>
        <w:t xml:space="preserve">for IMEI </w:t>
      </w:r>
      <w:ins w:id="1481" w:author="Tejpal Singh [2]" w:date="2023-01-14T22:21:00Z">
        <w:r w:rsidR="00957696">
          <w:rPr>
            <w:color w:val="000000"/>
            <w:lang w:val="en-US"/>
          </w:rPr>
          <w:t xml:space="preserve">replication or </w:t>
        </w:r>
      </w:ins>
      <w:r w:rsidR="00264D3C" w:rsidRPr="00CE669F">
        <w:rPr>
          <w:color w:val="000000"/>
          <w:lang w:val="en-US"/>
        </w:rPr>
        <w:t>cloning. Therefore</w:t>
      </w:r>
      <w:r w:rsidR="00746122" w:rsidRPr="00CE669F">
        <w:rPr>
          <w:color w:val="000000"/>
          <w:lang w:val="en-US"/>
        </w:rPr>
        <w:t xml:space="preserve">, the platform implementation should adopt </w:t>
      </w:r>
      <w:ins w:id="1482" w:author="Tejpal Singh [2]" w:date="2023-05-12T10:56:00Z">
        <w:r w:rsidR="003C0182">
          <w:rPr>
            <w:color w:val="000000"/>
            <w:lang w:val="en-US"/>
          </w:rPr>
          <w:t>a</w:t>
        </w:r>
      </w:ins>
      <w:ins w:id="1483" w:author="Tejpal Singh [2]" w:date="2023-05-12T10:55:00Z">
        <w:r w:rsidR="003C0182">
          <w:rPr>
            <w:color w:val="000000"/>
            <w:lang w:val="en-US"/>
          </w:rPr>
          <w:t xml:space="preserve"> </w:t>
        </w:r>
      </w:ins>
      <w:r w:rsidR="00746122" w:rsidRPr="00CE669F">
        <w:rPr>
          <w:color w:val="000000"/>
          <w:lang w:val="en-US"/>
        </w:rPr>
        <w:t xml:space="preserve">security by design approach. The platform security may consider </w:t>
      </w:r>
      <w:ins w:id="1484" w:author="Tejpal Singh [2]" w:date="2023-05-12T10:56:00Z">
        <w:r w:rsidR="003C0182">
          <w:rPr>
            <w:color w:val="000000"/>
            <w:lang w:val="en-US"/>
          </w:rPr>
          <w:t xml:space="preserve">the </w:t>
        </w:r>
      </w:ins>
      <w:r w:rsidR="00746122" w:rsidRPr="00CE669F">
        <w:rPr>
          <w:color w:val="000000"/>
          <w:lang w:val="en-US"/>
        </w:rPr>
        <w:t>latest practices and standard</w:t>
      </w:r>
      <w:ins w:id="1485" w:author="Tejpal Singh [2]" w:date="2023-05-12T10:56:00Z">
        <w:r w:rsidR="003C0182">
          <w:rPr>
            <w:color w:val="000000"/>
            <w:lang w:val="en-US"/>
          </w:rPr>
          <w:t>s</w:t>
        </w:r>
      </w:ins>
      <w:r w:rsidR="00746122" w:rsidRPr="00CE669F">
        <w:rPr>
          <w:color w:val="000000"/>
          <w:lang w:val="en-US"/>
        </w:rPr>
        <w:t xml:space="preserve"> </w:t>
      </w:r>
      <w:del w:id="1486" w:author="Tejpal Singh [2]" w:date="2023-05-12T10:57:00Z">
        <w:r w:rsidR="00746122" w:rsidRPr="00CE669F" w:rsidDel="003C0182">
          <w:rPr>
            <w:color w:val="000000"/>
            <w:lang w:val="en-US"/>
          </w:rPr>
          <w:delText>with regard to</w:delText>
        </w:r>
      </w:del>
      <w:ins w:id="1487" w:author="Tejpal Singh [2]" w:date="2023-05-12T10:57:00Z">
        <w:r w:rsidR="003C0182" w:rsidRPr="00CE669F">
          <w:rPr>
            <w:color w:val="000000"/>
            <w:lang w:val="en-US"/>
          </w:rPr>
          <w:t>regarding</w:t>
        </w:r>
      </w:ins>
      <w:r w:rsidR="00746122" w:rsidRPr="00CE669F">
        <w:rPr>
          <w:color w:val="000000"/>
          <w:lang w:val="en-US"/>
        </w:rPr>
        <w:t xml:space="preserve"> cyber security including </w:t>
      </w:r>
      <w:del w:id="1488" w:author="Tejpal Singh [2]" w:date="2023-04-21T12:04:00Z">
        <w:r w:rsidR="00746122" w:rsidRPr="00CE669F" w:rsidDel="00CB2987">
          <w:rPr>
            <w:color w:val="000000"/>
            <w:lang w:val="en-US"/>
          </w:rPr>
          <w:delText>roll based</w:delText>
        </w:r>
      </w:del>
      <w:ins w:id="1489" w:author="Tejpal Singh [2]" w:date="2023-04-21T12:04:00Z">
        <w:r w:rsidR="00CB2987" w:rsidRPr="00CE669F">
          <w:rPr>
            <w:color w:val="000000"/>
            <w:lang w:val="en-US"/>
          </w:rPr>
          <w:t>rol</w:t>
        </w:r>
      </w:ins>
      <w:ins w:id="1490" w:author="Tejpal Singh [2]" w:date="2023-05-12T10:57:00Z">
        <w:r w:rsidR="003C0182">
          <w:rPr>
            <w:color w:val="000000"/>
            <w:lang w:val="en-US"/>
          </w:rPr>
          <w:t>e</w:t>
        </w:r>
      </w:ins>
      <w:ins w:id="1491" w:author="Tejpal Singh [2]" w:date="2023-04-21T12:04:00Z">
        <w:r w:rsidR="00CB2987" w:rsidRPr="00CE669F">
          <w:rPr>
            <w:color w:val="000000"/>
            <w:lang w:val="en-US"/>
          </w:rPr>
          <w:t>-based</w:t>
        </w:r>
      </w:ins>
      <w:r w:rsidR="00746122" w:rsidRPr="00CE669F">
        <w:rPr>
          <w:color w:val="000000"/>
          <w:lang w:val="en-US"/>
        </w:rPr>
        <w:t xml:space="preserve"> access, secure A</w:t>
      </w:r>
      <w:r w:rsidR="00EB37AE" w:rsidRPr="00CE669F">
        <w:rPr>
          <w:color w:val="000000"/>
          <w:lang w:val="en-US"/>
        </w:rPr>
        <w:t>PIs, dual factor authentication</w:t>
      </w:r>
      <w:r w:rsidR="00746122" w:rsidRPr="00CE669F">
        <w:rPr>
          <w:color w:val="000000"/>
          <w:lang w:val="en-US"/>
        </w:rPr>
        <w:t xml:space="preserve"> etc. </w:t>
      </w:r>
    </w:p>
    <w:p w14:paraId="576F64B0" w14:textId="62557341" w:rsidR="005D424D" w:rsidRDefault="00BD0A40"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492" w:author="Tejpal Singh [2]" w:date="2023-01-09T19:56:00Z"/>
          <w:color w:val="000000"/>
          <w:lang w:val="en-US"/>
        </w:rPr>
      </w:pPr>
      <w:r w:rsidRPr="00CE669F">
        <w:rPr>
          <w:color w:val="000000"/>
          <w:lang w:val="en-US"/>
        </w:rPr>
        <w:t>The platform implementation based RUPF is not expected to store any consumer specific data like name, address, date of birth or any other personal identifier. Only IMEI-</w:t>
      </w:r>
      <w:r w:rsidR="00E7253D" w:rsidRPr="00CE669F">
        <w:rPr>
          <w:color w:val="000000"/>
          <w:lang w:val="en-US"/>
        </w:rPr>
        <w:t>MSISDN combination</w:t>
      </w:r>
      <w:ins w:id="1493" w:author="Tejpal Singh [2]" w:date="2023-05-12T10:57:00Z">
        <w:r w:rsidR="003C0182">
          <w:rPr>
            <w:color w:val="000000"/>
            <w:lang w:val="en-US"/>
          </w:rPr>
          <w:t>s</w:t>
        </w:r>
      </w:ins>
      <w:r w:rsidR="00E7253D" w:rsidRPr="00CE669F">
        <w:rPr>
          <w:color w:val="000000"/>
          <w:lang w:val="en-US"/>
        </w:rPr>
        <w:t xml:space="preserve"> may be captured on </w:t>
      </w:r>
      <w:ins w:id="1494" w:author="Tejpal Singh [2]" w:date="2023-05-12T10:57:00Z">
        <w:r w:rsidR="003C0182">
          <w:rPr>
            <w:color w:val="000000"/>
            <w:lang w:val="en-US"/>
          </w:rPr>
          <w:t xml:space="preserve">a </w:t>
        </w:r>
      </w:ins>
      <w:del w:id="1495" w:author="Tejpal Singh [2]" w:date="2023-04-21T12:04:00Z">
        <w:r w:rsidR="00E7253D" w:rsidRPr="00CE669F" w:rsidDel="00CB2987">
          <w:rPr>
            <w:color w:val="000000"/>
            <w:lang w:val="en-US"/>
          </w:rPr>
          <w:delText>case</w:delText>
        </w:r>
        <w:r w:rsidR="002D240E" w:rsidRPr="00CE669F" w:rsidDel="00CB2987">
          <w:rPr>
            <w:color w:val="000000"/>
            <w:lang w:val="en-US"/>
          </w:rPr>
          <w:delText xml:space="preserve"> to case</w:delText>
        </w:r>
      </w:del>
      <w:ins w:id="1496" w:author="Tejpal Singh [2]" w:date="2023-04-21T12:04:00Z">
        <w:r w:rsidR="00CB2987" w:rsidRPr="00CE669F">
          <w:rPr>
            <w:color w:val="000000"/>
            <w:lang w:val="en-US"/>
          </w:rPr>
          <w:t>case</w:t>
        </w:r>
      </w:ins>
      <w:ins w:id="1497" w:author="Tejpal Singh [2]" w:date="2023-05-12T10:58:00Z">
        <w:r w:rsidR="003C0182">
          <w:rPr>
            <w:color w:val="000000"/>
            <w:lang w:val="en-US"/>
          </w:rPr>
          <w:t xml:space="preserve"> </w:t>
        </w:r>
      </w:ins>
      <w:ins w:id="1498" w:author="Tejpal Singh [2]" w:date="2023-04-21T12:04:00Z">
        <w:r w:rsidR="00CB2987" w:rsidRPr="00CE669F">
          <w:rPr>
            <w:color w:val="000000"/>
            <w:lang w:val="en-US"/>
          </w:rPr>
          <w:t>to</w:t>
        </w:r>
      </w:ins>
      <w:ins w:id="1499" w:author="Tejpal Singh [2]" w:date="2023-05-12T10:58:00Z">
        <w:r w:rsidR="003C0182">
          <w:rPr>
            <w:color w:val="000000"/>
            <w:lang w:val="en-US"/>
          </w:rPr>
          <w:t xml:space="preserve"> </w:t>
        </w:r>
      </w:ins>
      <w:ins w:id="1500" w:author="Tejpal Singh [2]" w:date="2023-04-21T12:04:00Z">
        <w:r w:rsidR="00CB2987" w:rsidRPr="00CE669F">
          <w:rPr>
            <w:color w:val="000000"/>
            <w:lang w:val="en-US"/>
          </w:rPr>
          <w:t>case</w:t>
        </w:r>
      </w:ins>
      <w:r w:rsidR="002D240E" w:rsidRPr="00CE669F">
        <w:rPr>
          <w:color w:val="000000"/>
          <w:lang w:val="en-US"/>
        </w:rPr>
        <w:t xml:space="preserve"> basis for stolen or blo</w:t>
      </w:r>
      <w:r w:rsidR="00E7253D" w:rsidRPr="00CE669F">
        <w:rPr>
          <w:color w:val="000000"/>
          <w:lang w:val="en-US"/>
        </w:rPr>
        <w:t>cklisted devices as</w:t>
      </w:r>
      <w:r w:rsidRPr="00CE669F">
        <w:rPr>
          <w:color w:val="000000"/>
          <w:lang w:val="en-US"/>
        </w:rPr>
        <w:t xml:space="preserve"> per requirement of platform features and functionalities</w:t>
      </w:r>
      <w:r w:rsidR="006A0473" w:rsidRPr="00CE669F">
        <w:rPr>
          <w:color w:val="000000"/>
          <w:lang w:val="en-US"/>
        </w:rPr>
        <w:t>.</w:t>
      </w:r>
      <w:r w:rsidRPr="00CE669F">
        <w:rPr>
          <w:color w:val="000000"/>
          <w:lang w:val="en-US"/>
        </w:rPr>
        <w:t xml:space="preserve"> Therefore, the platform</w:t>
      </w:r>
      <w:r w:rsidR="006A0473" w:rsidRPr="00CE669F">
        <w:rPr>
          <w:color w:val="000000"/>
          <w:lang w:val="en-US"/>
        </w:rPr>
        <w:t xml:space="preserve"> framework</w:t>
      </w:r>
      <w:r w:rsidRPr="00CE669F">
        <w:rPr>
          <w:color w:val="000000"/>
          <w:lang w:val="en-US"/>
        </w:rPr>
        <w:t xml:space="preserve"> duly safeguards privacy of individual consumer</w:t>
      </w:r>
      <w:ins w:id="1501" w:author="Tejpal Singh [2]" w:date="2023-05-12T10:58:00Z">
        <w:r w:rsidR="003C0182">
          <w:rPr>
            <w:color w:val="000000"/>
            <w:lang w:val="en-US"/>
          </w:rPr>
          <w:t>s</w:t>
        </w:r>
      </w:ins>
      <w:r w:rsidRPr="00CE669F">
        <w:rPr>
          <w:color w:val="000000"/>
          <w:lang w:val="en-US"/>
        </w:rPr>
        <w:t xml:space="preserve">. The location details of only </w:t>
      </w:r>
      <w:r w:rsidR="002D240E" w:rsidRPr="00CE669F">
        <w:rPr>
          <w:color w:val="000000"/>
          <w:lang w:val="en-US"/>
        </w:rPr>
        <w:t>blocked list</w:t>
      </w:r>
      <w:r w:rsidRPr="00CE669F">
        <w:rPr>
          <w:color w:val="000000"/>
          <w:lang w:val="en-US"/>
        </w:rPr>
        <w:t xml:space="preserve">ed or </w:t>
      </w:r>
      <w:r w:rsidR="002D240E" w:rsidRPr="00CE669F">
        <w:rPr>
          <w:color w:val="000000"/>
          <w:lang w:val="en-US"/>
        </w:rPr>
        <w:t>permitted</w:t>
      </w:r>
      <w:r w:rsidRPr="00CE669F">
        <w:rPr>
          <w:color w:val="000000"/>
          <w:lang w:val="en-US"/>
        </w:rPr>
        <w:t xml:space="preserve"> listed devices may be required by the LEAs to </w:t>
      </w:r>
      <w:r w:rsidR="006A0473" w:rsidRPr="00CE669F">
        <w:rPr>
          <w:color w:val="000000"/>
          <w:lang w:val="en-US"/>
        </w:rPr>
        <w:t>act</w:t>
      </w:r>
      <w:r w:rsidRPr="00CE669F">
        <w:rPr>
          <w:color w:val="000000"/>
          <w:lang w:val="en-US"/>
        </w:rPr>
        <w:t xml:space="preserve"> against the illegal activities</w:t>
      </w:r>
      <w:r w:rsidR="00EB37AE" w:rsidRPr="00CE669F">
        <w:rPr>
          <w:color w:val="000000"/>
          <w:lang w:val="en-US"/>
        </w:rPr>
        <w:t xml:space="preserve"> as enabled by legal framework</w:t>
      </w:r>
      <w:r w:rsidRPr="00CE669F">
        <w:rPr>
          <w:color w:val="000000"/>
          <w:lang w:val="en-US"/>
        </w:rPr>
        <w:t>.</w:t>
      </w:r>
    </w:p>
    <w:p w14:paraId="576F64B1" w14:textId="59C5D2CD" w:rsidR="005D424D" w:rsidRDefault="00450B4B" w:rsidP="00B060A6">
      <w:pPr>
        <w:pStyle w:val="Heading1"/>
        <w:numPr>
          <w:ilvl w:val="0"/>
          <w:numId w:val="5"/>
        </w:numPr>
        <w:rPr>
          <w:ins w:id="1502" w:author="Tejpal Singh [2]" w:date="2023-01-15T21:36:00Z"/>
          <w:lang w:val="en-US"/>
        </w:rPr>
      </w:pPr>
      <w:ins w:id="1503" w:author="Tejpal Singh [2]" w:date="2023-02-05T19:23:00Z">
        <w:r>
          <w:rPr>
            <w:lang w:val="en-US"/>
          </w:rPr>
          <w:t>I</w:t>
        </w:r>
      </w:ins>
      <w:ins w:id="1504" w:author="Tejpal Singh [2]" w:date="2023-01-09T19:58:00Z">
        <w:r w:rsidR="005D424D" w:rsidRPr="00B060A6">
          <w:rPr>
            <w:lang w:val="en-US"/>
          </w:rPr>
          <w:t>mpact o</w:t>
        </w:r>
      </w:ins>
      <w:ins w:id="1505" w:author="Tejpal Singh [2]" w:date="2023-01-09T19:59:00Z">
        <w:r w:rsidR="005D424D" w:rsidRPr="00B060A6">
          <w:rPr>
            <w:lang w:val="en-US"/>
          </w:rPr>
          <w:t>f counterfeit and tampered devices on</w:t>
        </w:r>
      </w:ins>
      <w:r w:rsidR="00DF5AE0">
        <w:rPr>
          <w:rFonts w:cstheme="minorBidi" w:hint="cs"/>
          <w:cs/>
          <w:lang w:val="en-US" w:bidi="hi-IN"/>
        </w:rPr>
        <w:t xml:space="preserve"> </w:t>
      </w:r>
      <w:ins w:id="1506" w:author="Tejpal Singh [2]" w:date="2023-01-09T19:59:00Z">
        <w:r w:rsidR="005D424D" w:rsidRPr="00B060A6">
          <w:rPr>
            <w:lang w:val="en-US"/>
          </w:rPr>
          <w:t>c</w:t>
        </w:r>
      </w:ins>
      <w:ins w:id="1507" w:author="Tejpal Singh [2]" w:date="2023-01-09T19:58:00Z">
        <w:r w:rsidR="005D424D" w:rsidRPr="00B060A6">
          <w:rPr>
            <w:lang w:val="en-US"/>
          </w:rPr>
          <w:t xml:space="preserve">onsumers </w:t>
        </w:r>
      </w:ins>
    </w:p>
    <w:p w14:paraId="576F64B2" w14:textId="1737E68C" w:rsidR="00B060A6" w:rsidRDefault="00B060A6" w:rsidP="00B060A6">
      <w:pPr>
        <w:rPr>
          <w:ins w:id="1508" w:author="Tejpal Singh [2]" w:date="2023-01-15T21:43:00Z"/>
          <w:lang w:val="en-US"/>
        </w:rPr>
      </w:pPr>
      <w:ins w:id="1509" w:author="Tejpal Singh [2]" w:date="2023-01-15T21:36:00Z">
        <w:r>
          <w:rPr>
            <w:lang w:val="en-US"/>
          </w:rPr>
          <w:t xml:space="preserve">The ecosystem of counterfeit and tampered </w:t>
        </w:r>
      </w:ins>
      <w:ins w:id="1510" w:author="email" w:date="2023-05-11T21:43:00Z">
        <w:r w:rsidR="00892920">
          <w:rPr>
            <w:lang w:val="en-US"/>
          </w:rPr>
          <w:t xml:space="preserve">mobile </w:t>
        </w:r>
      </w:ins>
      <w:ins w:id="1511" w:author="Tejpal Singh [2]" w:date="2023-01-15T21:36:00Z">
        <w:r>
          <w:rPr>
            <w:lang w:val="en-US"/>
          </w:rPr>
          <w:t xml:space="preserve">telecommunication/ICT devices is </w:t>
        </w:r>
      </w:ins>
      <w:ins w:id="1512" w:author="Tejpal Singh [2]" w:date="2023-01-15T21:38:00Z">
        <w:r>
          <w:rPr>
            <w:lang w:val="en-US"/>
          </w:rPr>
          <w:t>focused</w:t>
        </w:r>
      </w:ins>
      <w:r w:rsidR="00DF5AE0">
        <w:rPr>
          <w:rFonts w:cstheme="minorBidi" w:hint="cs"/>
          <w:cs/>
          <w:lang w:val="en-US" w:bidi="hi-IN"/>
        </w:rPr>
        <w:t xml:space="preserve"> </w:t>
      </w:r>
      <w:ins w:id="1513" w:author="Tejpal Singh [2]" w:date="2023-01-15T21:38:00Z">
        <w:r>
          <w:rPr>
            <w:lang w:val="en-US"/>
          </w:rPr>
          <w:t>on exploiting the vulnerable consumers</w:t>
        </w:r>
      </w:ins>
      <w:ins w:id="1514" w:author="Tejpal Singh [2]" w:date="2023-01-15T21:39:00Z">
        <w:r>
          <w:rPr>
            <w:lang w:val="en-US"/>
          </w:rPr>
          <w:t xml:space="preserve">. </w:t>
        </w:r>
      </w:ins>
      <w:ins w:id="1515" w:author="Tejpal Singh [2]" w:date="2023-01-15T21:40:00Z">
        <w:r>
          <w:rPr>
            <w:lang w:val="en-US"/>
          </w:rPr>
          <w:t xml:space="preserve">Due to lack of consumer awareness and ignorance linked with cheaper cost, consumers are </w:t>
        </w:r>
      </w:ins>
      <w:ins w:id="1516" w:author="Tejpal Singh [2]" w:date="2023-01-15T21:41:00Z">
        <w:r>
          <w:rPr>
            <w:lang w:val="en-US"/>
          </w:rPr>
          <w:t>lured to buy such dev</w:t>
        </w:r>
      </w:ins>
      <w:ins w:id="1517" w:author="Tejpal Singh [2]" w:date="2023-01-15T21:42:00Z">
        <w:r>
          <w:rPr>
            <w:lang w:val="en-US"/>
          </w:rPr>
          <w:t xml:space="preserve">ices. The following are possible negative impact </w:t>
        </w:r>
      </w:ins>
      <w:ins w:id="1518" w:author="Tejpal Singh [2]" w:date="2023-04-21T12:04:00Z">
        <w:r w:rsidR="00CB2987">
          <w:rPr>
            <w:lang w:val="en-US"/>
          </w:rPr>
          <w:t>consumers</w:t>
        </w:r>
      </w:ins>
      <w:ins w:id="1519" w:author="Tejpal Singh [2]" w:date="2023-01-15T21:42:00Z">
        <w:r>
          <w:rPr>
            <w:lang w:val="en-US"/>
          </w:rPr>
          <w:t xml:space="preserve"> may </w:t>
        </w:r>
      </w:ins>
      <w:ins w:id="1520" w:author="Tejpal Singh [2]" w:date="2023-01-15T21:43:00Z">
        <w:r>
          <w:rPr>
            <w:lang w:val="en-US"/>
          </w:rPr>
          <w:t xml:space="preserve">suffer </w:t>
        </w:r>
      </w:ins>
      <w:ins w:id="1521" w:author="Tejpal Singh [2]" w:date="2023-02-03T19:53:00Z">
        <w:r w:rsidR="00C85EF7">
          <w:rPr>
            <w:lang w:val="en-US"/>
          </w:rPr>
          <w:t>due to</w:t>
        </w:r>
      </w:ins>
      <w:ins w:id="1522" w:author="Tejpal Singh [2]" w:date="2023-01-15T21:43:00Z">
        <w:r w:rsidR="00C85EF7">
          <w:rPr>
            <w:lang w:val="en-US"/>
          </w:rPr>
          <w:t xml:space="preserve"> us</w:t>
        </w:r>
      </w:ins>
      <w:ins w:id="1523" w:author="Tejpal Singh [2]" w:date="2023-02-03T19:53:00Z">
        <w:r w:rsidR="00C85EF7">
          <w:rPr>
            <w:lang w:val="en-US"/>
          </w:rPr>
          <w:t>e of</w:t>
        </w:r>
      </w:ins>
      <w:ins w:id="1524" w:author="Tejpal Singh [2]" w:date="2023-01-15T21:43:00Z">
        <w:r w:rsidR="00A04581">
          <w:rPr>
            <w:lang w:val="en-US"/>
          </w:rPr>
          <w:t xml:space="preserve"> counterfeit and tampered telecommunication/ICT devices.</w:t>
        </w:r>
      </w:ins>
    </w:p>
    <w:p w14:paraId="576F64B3" w14:textId="6CF6AC80" w:rsidR="00A04581" w:rsidRDefault="00C85EF7" w:rsidP="00A04581">
      <w:pPr>
        <w:pStyle w:val="ListParagraph"/>
        <w:numPr>
          <w:ilvl w:val="0"/>
          <w:numId w:val="12"/>
        </w:numPr>
        <w:rPr>
          <w:ins w:id="1525" w:author="Tejpal Singh [2]" w:date="2023-01-15T21:47:00Z"/>
          <w:lang w:val="en-US"/>
        </w:rPr>
      </w:pPr>
      <w:ins w:id="1526" w:author="Tejpal Singh [2]" w:date="2023-02-03T19:54:00Z">
        <w:r>
          <w:rPr>
            <w:b/>
            <w:bCs/>
            <w:lang w:val="en-US"/>
          </w:rPr>
          <w:lastRenderedPageBreak/>
          <w:t>Lack of t</w:t>
        </w:r>
      </w:ins>
      <w:ins w:id="1527" w:author="Tejpal Singh [2]" w:date="2023-01-15T21:44:00Z">
        <w:r w:rsidR="00A04581" w:rsidRPr="00A04581">
          <w:rPr>
            <w:b/>
            <w:bCs/>
            <w:lang w:val="en-US"/>
          </w:rPr>
          <w:t xml:space="preserve">echnical support and </w:t>
        </w:r>
      </w:ins>
      <w:ins w:id="1528" w:author="Tejpal Singh [2]" w:date="2023-02-03T19:54:00Z">
        <w:r>
          <w:rPr>
            <w:b/>
            <w:bCs/>
            <w:lang w:val="en-US"/>
          </w:rPr>
          <w:t>w</w:t>
        </w:r>
      </w:ins>
      <w:ins w:id="1529" w:author="Tejpal Singh [2]" w:date="2023-01-15T21:46:00Z">
        <w:r w:rsidR="00A04581" w:rsidRPr="00A04581">
          <w:rPr>
            <w:b/>
            <w:bCs/>
            <w:lang w:val="en-US"/>
          </w:rPr>
          <w:t>arranty</w:t>
        </w:r>
        <w:r w:rsidR="00A04581">
          <w:rPr>
            <w:lang w:val="en-US"/>
          </w:rPr>
          <w:t>:</w:t>
        </w:r>
      </w:ins>
      <w:r w:rsidR="00DF5AE0">
        <w:rPr>
          <w:rFonts w:cstheme="minorBidi" w:hint="cs"/>
          <w:szCs w:val="21"/>
          <w:cs/>
          <w:lang w:val="en-US" w:bidi="hi-IN"/>
        </w:rPr>
        <w:t xml:space="preserve"> </w:t>
      </w:r>
      <w:ins w:id="1530" w:author="Tejpal Singh [2]" w:date="2023-02-03T19:54:00Z">
        <w:r>
          <w:rPr>
            <w:lang w:val="en-US"/>
          </w:rPr>
          <w:t>C</w:t>
        </w:r>
      </w:ins>
      <w:ins w:id="1531" w:author="Tejpal Singh [2]" w:date="2023-01-15T21:44:00Z">
        <w:r w:rsidR="00A04581">
          <w:rPr>
            <w:lang w:val="en-US"/>
          </w:rPr>
          <w:t xml:space="preserve">ounterfeit and tampered mobile ICT devices are </w:t>
        </w:r>
      </w:ins>
      <w:ins w:id="1532" w:author="Tejpal Singh [2]" w:date="2023-02-03T19:54:00Z">
        <w:r>
          <w:rPr>
            <w:lang w:val="en-US"/>
          </w:rPr>
          <w:t xml:space="preserve">generally </w:t>
        </w:r>
      </w:ins>
      <w:ins w:id="1533" w:author="Tejpal Singh [2]" w:date="2023-01-15T21:44:00Z">
        <w:r w:rsidR="00A04581">
          <w:rPr>
            <w:lang w:val="en-US"/>
          </w:rPr>
          <w:t xml:space="preserve">bought and sold </w:t>
        </w:r>
      </w:ins>
      <w:ins w:id="1534" w:author="Tejpal Singh [2]" w:date="2023-01-15T21:45:00Z">
        <w:r w:rsidR="00A04581">
          <w:rPr>
            <w:lang w:val="en-US"/>
          </w:rPr>
          <w:t>through</w:t>
        </w:r>
      </w:ins>
      <w:ins w:id="1535" w:author="Tejpal Singh [2]" w:date="2023-01-15T21:44:00Z">
        <w:r w:rsidR="00A04581">
          <w:rPr>
            <w:lang w:val="en-US"/>
          </w:rPr>
          <w:t xml:space="preserve"> illegal </w:t>
        </w:r>
      </w:ins>
      <w:ins w:id="1536" w:author="Tejpal Singh [2]" w:date="2023-01-15T21:45:00Z">
        <w:r w:rsidR="00A04581">
          <w:rPr>
            <w:lang w:val="en-US"/>
          </w:rPr>
          <w:t xml:space="preserve">channels bypassing </w:t>
        </w:r>
      </w:ins>
      <w:ins w:id="1537" w:author="Tejpal Singh [2]" w:date="2023-02-03T19:54:00Z">
        <w:r>
          <w:rPr>
            <w:lang w:val="en-US"/>
          </w:rPr>
          <w:t>applicable</w:t>
        </w:r>
      </w:ins>
      <w:ins w:id="1538" w:author="Tejpal Singh [2]" w:date="2023-01-15T21:45:00Z">
        <w:r>
          <w:rPr>
            <w:lang w:val="en-US"/>
          </w:rPr>
          <w:t xml:space="preserve"> tax</w:t>
        </w:r>
        <w:r w:rsidR="00A04581">
          <w:rPr>
            <w:lang w:val="en-US"/>
          </w:rPr>
          <w:t xml:space="preserve"> and</w:t>
        </w:r>
      </w:ins>
      <w:ins w:id="1539" w:author="Tejpal Singh [2]" w:date="2023-02-03T19:55:00Z">
        <w:r>
          <w:rPr>
            <w:lang w:val="en-US"/>
          </w:rPr>
          <w:t xml:space="preserve"> without proper</w:t>
        </w:r>
      </w:ins>
      <w:ins w:id="1540" w:author="Tejpal Singh [2]" w:date="2023-01-15T21:45:00Z">
        <w:r>
          <w:rPr>
            <w:lang w:val="en-US"/>
          </w:rPr>
          <w:t xml:space="preserve"> invoicing</w:t>
        </w:r>
      </w:ins>
      <w:ins w:id="1541" w:author="Tejpal Singh [2]" w:date="2023-02-03T19:55:00Z">
        <w:r>
          <w:rPr>
            <w:lang w:val="en-US"/>
          </w:rPr>
          <w:t xml:space="preserve"> and therefore</w:t>
        </w:r>
      </w:ins>
      <w:ins w:id="1542" w:author="Tejpal Singh [2]" w:date="2023-01-15T21:45:00Z">
        <w:r w:rsidR="00A04581">
          <w:rPr>
            <w:lang w:val="en-US"/>
          </w:rPr>
          <w:t xml:space="preserve"> warranty</w:t>
        </w:r>
      </w:ins>
      <w:ins w:id="1543" w:author="Tejpal Singh [2]" w:date="2023-01-15T21:46:00Z">
        <w:r w:rsidR="00A04581">
          <w:rPr>
            <w:lang w:val="en-US"/>
          </w:rPr>
          <w:t xml:space="preserve"> and after sell support</w:t>
        </w:r>
      </w:ins>
      <w:ins w:id="1544" w:author="Tejpal Singh [2]" w:date="2023-02-03T19:56:00Z">
        <w:r>
          <w:rPr>
            <w:lang w:val="en-US"/>
          </w:rPr>
          <w:t xml:space="preserve"> are not assured</w:t>
        </w:r>
      </w:ins>
      <w:ins w:id="1545" w:author="Tejpal Singh [2]" w:date="2023-01-15T21:46:00Z">
        <w:r w:rsidR="00A04581">
          <w:rPr>
            <w:lang w:val="en-US"/>
          </w:rPr>
          <w:t xml:space="preserve">. </w:t>
        </w:r>
      </w:ins>
    </w:p>
    <w:p w14:paraId="576F64B4" w14:textId="77777777" w:rsidR="00A04581" w:rsidRDefault="00A04581" w:rsidP="00A04581">
      <w:pPr>
        <w:pStyle w:val="ListParagraph"/>
        <w:rPr>
          <w:ins w:id="1546" w:author="Tejpal Singh [2]" w:date="2023-01-15T21:46:00Z"/>
          <w:lang w:val="en-US"/>
        </w:rPr>
      </w:pPr>
    </w:p>
    <w:p w14:paraId="576F64B5" w14:textId="32966275" w:rsidR="00A04581" w:rsidRDefault="00A04581" w:rsidP="00A04581">
      <w:pPr>
        <w:pStyle w:val="ListParagraph"/>
        <w:numPr>
          <w:ilvl w:val="0"/>
          <w:numId w:val="12"/>
        </w:numPr>
        <w:rPr>
          <w:ins w:id="1547" w:author="Tejpal Singh [2]" w:date="2023-01-15T21:50:00Z"/>
          <w:lang w:val="en-US"/>
        </w:rPr>
      </w:pPr>
      <w:ins w:id="1548" w:author="Tejpal Singh [2]" w:date="2023-01-15T21:47:00Z">
        <w:r w:rsidRPr="00A04581">
          <w:rPr>
            <w:b/>
            <w:bCs/>
            <w:lang w:val="en-US"/>
          </w:rPr>
          <w:t xml:space="preserve">Absence of Legal recourse </w:t>
        </w:r>
      </w:ins>
      <w:ins w:id="1549" w:author="Tejpal Singh [2]" w:date="2023-01-15T21:48:00Z">
        <w:r w:rsidRPr="00A04581">
          <w:rPr>
            <w:b/>
            <w:bCs/>
            <w:lang w:val="en-US"/>
          </w:rPr>
          <w:t>in case of fault</w:t>
        </w:r>
      </w:ins>
      <w:ins w:id="1550" w:author="Tejpal Singh [2]" w:date="2023-01-15T21:47:00Z">
        <w:r>
          <w:rPr>
            <w:lang w:val="en-US"/>
          </w:rPr>
          <w:t>:</w:t>
        </w:r>
      </w:ins>
      <w:ins w:id="1551" w:author="Tejpal Singh [2]" w:date="2023-01-15T21:48:00Z">
        <w:r>
          <w:rPr>
            <w:lang w:val="en-US"/>
          </w:rPr>
          <w:t xml:space="preserve"> In absence of proof of legal </w:t>
        </w:r>
      </w:ins>
      <w:ins w:id="1552" w:author="Tejpal Singh [2]" w:date="2023-01-15T21:49:00Z">
        <w:r>
          <w:rPr>
            <w:lang w:val="en-US"/>
          </w:rPr>
          <w:t>purchase</w:t>
        </w:r>
      </w:ins>
      <w:ins w:id="1553" w:author="Tejpal Singh [2]" w:date="2023-01-15T21:48:00Z">
        <w:r>
          <w:rPr>
            <w:lang w:val="en-US"/>
          </w:rPr>
          <w:t xml:space="preserve"> and</w:t>
        </w:r>
      </w:ins>
      <w:ins w:id="1554" w:author="Tejpal Singh [2]" w:date="2023-01-15T21:49:00Z">
        <w:r>
          <w:rPr>
            <w:lang w:val="en-US"/>
          </w:rPr>
          <w:t xml:space="preserve"> invoice, consumers </w:t>
        </w:r>
      </w:ins>
      <w:ins w:id="1555" w:author="Tejpal Singh [2]" w:date="2023-04-21T12:04:00Z">
        <w:r w:rsidR="00CB2987">
          <w:rPr>
            <w:lang w:val="en-US"/>
          </w:rPr>
          <w:t>cannot</w:t>
        </w:r>
      </w:ins>
      <w:ins w:id="1556" w:author="Tejpal Singh [2]" w:date="2023-01-15T21:49:00Z">
        <w:r>
          <w:rPr>
            <w:lang w:val="en-US"/>
          </w:rPr>
          <w:t xml:space="preserve"> </w:t>
        </w:r>
      </w:ins>
      <w:ins w:id="1557" w:author="Tejpal Singh [2]" w:date="2023-02-03T19:56:00Z">
        <w:r w:rsidR="00C85EF7">
          <w:rPr>
            <w:lang w:val="en-US"/>
          </w:rPr>
          <w:t>avail</w:t>
        </w:r>
      </w:ins>
      <w:r w:rsidR="00DF5AE0">
        <w:rPr>
          <w:rFonts w:cstheme="minorBidi" w:hint="cs"/>
          <w:szCs w:val="21"/>
          <w:cs/>
          <w:lang w:val="en-US" w:bidi="hi-IN"/>
        </w:rPr>
        <w:t xml:space="preserve"> </w:t>
      </w:r>
      <w:ins w:id="1558" w:author="Tejpal Singh [2]" w:date="2023-01-15T21:50:00Z">
        <w:r>
          <w:rPr>
            <w:lang w:val="en-US"/>
          </w:rPr>
          <w:t xml:space="preserve">any legal </w:t>
        </w:r>
      </w:ins>
      <w:ins w:id="1559" w:author="Tejpal Singh [2]" w:date="2023-02-03T19:56:00Z">
        <w:r w:rsidR="00C85EF7">
          <w:rPr>
            <w:lang w:val="en-US"/>
          </w:rPr>
          <w:t>recourse</w:t>
        </w:r>
      </w:ins>
      <w:ins w:id="1560" w:author="Tejpal Singh [2]" w:date="2023-01-15T21:50:00Z">
        <w:r>
          <w:rPr>
            <w:lang w:val="en-US"/>
          </w:rPr>
          <w:t xml:space="preserve"> for redressing </w:t>
        </w:r>
      </w:ins>
      <w:ins w:id="1561" w:author="Tejpal Singh [2]" w:date="2023-02-03T19:57:00Z">
        <w:r w:rsidR="00C85EF7">
          <w:rPr>
            <w:lang w:val="en-US"/>
          </w:rPr>
          <w:t>their</w:t>
        </w:r>
      </w:ins>
      <w:ins w:id="1562" w:author="Tejpal Singh [2]" w:date="2023-01-15T21:50:00Z">
        <w:r>
          <w:rPr>
            <w:lang w:val="en-US"/>
          </w:rPr>
          <w:t xml:space="preserve"> grievance and enforcement of their rights.</w:t>
        </w:r>
      </w:ins>
    </w:p>
    <w:p w14:paraId="576F64B6" w14:textId="77777777" w:rsidR="00A04581" w:rsidRPr="00A04581" w:rsidRDefault="00A04581" w:rsidP="00A04581">
      <w:pPr>
        <w:pStyle w:val="ListParagraph"/>
        <w:rPr>
          <w:ins w:id="1563" w:author="Tejpal Singh [2]" w:date="2023-01-15T21:51:00Z"/>
          <w:lang w:val="en-US"/>
        </w:rPr>
      </w:pPr>
    </w:p>
    <w:p w14:paraId="576F64B7" w14:textId="2A76BA15" w:rsidR="00A04581" w:rsidRDefault="00A04581" w:rsidP="00A04581">
      <w:pPr>
        <w:pStyle w:val="ListParagraph"/>
        <w:numPr>
          <w:ilvl w:val="0"/>
          <w:numId w:val="12"/>
        </w:numPr>
        <w:rPr>
          <w:ins w:id="1564" w:author="Tejpal Singh [2]" w:date="2023-01-15T21:52:00Z"/>
          <w:b/>
          <w:bCs/>
          <w:lang w:val="en-US"/>
        </w:rPr>
      </w:pPr>
      <w:ins w:id="1565" w:author="Tejpal Singh [2]" w:date="2023-01-15T21:51:00Z">
        <w:r w:rsidRPr="00A04581">
          <w:rPr>
            <w:b/>
            <w:bCs/>
            <w:lang w:val="en-US"/>
          </w:rPr>
          <w:t xml:space="preserve">Compromise on Quality of </w:t>
        </w:r>
      </w:ins>
      <w:ins w:id="1566" w:author="Tejpal Singh [2]" w:date="2023-02-03T20:01:00Z">
        <w:r w:rsidR="00C85EF7" w:rsidRPr="00A04581">
          <w:rPr>
            <w:b/>
            <w:bCs/>
            <w:lang w:val="en-US"/>
          </w:rPr>
          <w:t>Service (</w:t>
        </w:r>
      </w:ins>
      <w:ins w:id="1567" w:author="Tejpal Singh [2]" w:date="2023-01-15T21:52:00Z">
        <w:r w:rsidRPr="00A04581">
          <w:rPr>
            <w:b/>
            <w:bCs/>
            <w:lang w:val="en-US"/>
          </w:rPr>
          <w:t>QoS)</w:t>
        </w:r>
      </w:ins>
      <w:ins w:id="1568" w:author="Tejpal Singh [2]" w:date="2023-01-15T21:51:00Z">
        <w:r w:rsidRPr="00A04581">
          <w:rPr>
            <w:b/>
            <w:bCs/>
            <w:lang w:val="en-US"/>
          </w:rPr>
          <w:t xml:space="preserve"> and Quality of </w:t>
        </w:r>
      </w:ins>
      <w:ins w:id="1569" w:author="Tejpal Singh [2]" w:date="2023-02-03T20:01:00Z">
        <w:r w:rsidR="00C85EF7" w:rsidRPr="00A04581">
          <w:rPr>
            <w:b/>
            <w:bCs/>
            <w:lang w:val="en-US"/>
          </w:rPr>
          <w:t>Experience (</w:t>
        </w:r>
      </w:ins>
      <w:ins w:id="1570" w:author="Tejpal Singh [2]" w:date="2023-01-15T21:51:00Z">
        <w:r w:rsidRPr="00A04581">
          <w:rPr>
            <w:b/>
            <w:bCs/>
            <w:lang w:val="en-US"/>
          </w:rPr>
          <w:t>QoE</w:t>
        </w:r>
      </w:ins>
      <w:ins w:id="1571" w:author="Tejpal Singh [2]" w:date="2023-02-03T20:01:00Z">
        <w:r w:rsidR="00C85EF7" w:rsidRPr="00A04581">
          <w:rPr>
            <w:b/>
            <w:bCs/>
            <w:lang w:val="en-US"/>
          </w:rPr>
          <w:t>):</w:t>
        </w:r>
      </w:ins>
      <w:r w:rsidR="00DF5AE0">
        <w:rPr>
          <w:rFonts w:cstheme="minorBidi" w:hint="cs"/>
          <w:b/>
          <w:bCs/>
          <w:szCs w:val="21"/>
          <w:cs/>
          <w:lang w:val="en-US" w:bidi="hi-IN"/>
        </w:rPr>
        <w:t xml:space="preserve"> </w:t>
      </w:r>
      <w:ins w:id="1572" w:author="Tejpal Singh [2]" w:date="2023-02-03T19:57:00Z">
        <w:r w:rsidR="00C85EF7" w:rsidRPr="00C85EF7">
          <w:rPr>
            <w:lang w:val="en-US"/>
          </w:rPr>
          <w:t xml:space="preserve">Quality </w:t>
        </w:r>
        <w:r w:rsidR="00C85EF7">
          <w:rPr>
            <w:lang w:val="en-US"/>
          </w:rPr>
          <w:t xml:space="preserve">of telecom services and consumer experience </w:t>
        </w:r>
      </w:ins>
      <w:ins w:id="1573" w:author="Tejpal Singh [2]" w:date="2023-02-03T19:58:00Z">
        <w:r w:rsidR="00C85EF7">
          <w:rPr>
            <w:lang w:val="en-US"/>
          </w:rPr>
          <w:t>not only depend upon performance of MNO</w:t>
        </w:r>
      </w:ins>
      <w:ins w:id="1574" w:author="Tejpal Singh [2]" w:date="2023-02-03T19:59:00Z">
        <w:r w:rsidR="00C85EF7">
          <w:rPr>
            <w:lang w:val="en-US"/>
          </w:rPr>
          <w:t xml:space="preserve">’s network but also on quality and performance of user device. </w:t>
        </w:r>
      </w:ins>
      <w:ins w:id="1575" w:author="Tejpal Singh [2]" w:date="2023-04-21T12:04:00Z">
        <w:r w:rsidR="00CB2987">
          <w:rPr>
            <w:lang w:val="en-US"/>
          </w:rPr>
          <w:t>Thus,</w:t>
        </w:r>
      </w:ins>
      <w:ins w:id="1576" w:author="Tejpal Singh [2]" w:date="2023-02-03T19:59:00Z">
        <w:r w:rsidR="00C85EF7">
          <w:rPr>
            <w:lang w:val="en-US"/>
          </w:rPr>
          <w:t xml:space="preserve"> consumers may be deprived </w:t>
        </w:r>
      </w:ins>
      <w:ins w:id="1577" w:author="Tejpal Singh [2]" w:date="2023-02-03T20:04:00Z">
        <w:r w:rsidR="00E048D5">
          <w:rPr>
            <w:lang w:val="en-US"/>
          </w:rPr>
          <w:t>of expected</w:t>
        </w:r>
      </w:ins>
      <w:ins w:id="1578" w:author="Tejpal Singh [2]" w:date="2023-02-03T20:02:00Z">
        <w:r w:rsidR="00C85EF7">
          <w:rPr>
            <w:lang w:val="en-US"/>
          </w:rPr>
          <w:t xml:space="preserve"> quality of experience in-spite of </w:t>
        </w:r>
      </w:ins>
      <w:ins w:id="1579" w:author="Tejpal Singh [2]" w:date="2023-02-03T20:03:00Z">
        <w:r w:rsidR="00E048D5">
          <w:rPr>
            <w:lang w:val="en-US"/>
          </w:rPr>
          <w:t>spending money on counterfeit or tampered mobile ICT device and MNO service subscription.</w:t>
        </w:r>
      </w:ins>
    </w:p>
    <w:p w14:paraId="576F64B8" w14:textId="77777777" w:rsidR="00A04581" w:rsidRPr="00A04581" w:rsidRDefault="00A04581" w:rsidP="00A04581">
      <w:pPr>
        <w:pStyle w:val="ListParagraph"/>
        <w:rPr>
          <w:ins w:id="1580" w:author="Tejpal Singh [2]" w:date="2023-01-15T21:52:00Z"/>
          <w:b/>
          <w:bCs/>
          <w:lang w:val="en-US"/>
        </w:rPr>
      </w:pPr>
    </w:p>
    <w:p w14:paraId="576F64B9" w14:textId="09433E7A" w:rsidR="00A04581" w:rsidRDefault="00A04581" w:rsidP="00A04581">
      <w:pPr>
        <w:pStyle w:val="ListParagraph"/>
        <w:numPr>
          <w:ilvl w:val="0"/>
          <w:numId w:val="12"/>
        </w:numPr>
        <w:rPr>
          <w:ins w:id="1581" w:author="Tejpal Singh [2]" w:date="2023-01-15T21:52:00Z"/>
          <w:b/>
          <w:bCs/>
          <w:lang w:val="en-US"/>
        </w:rPr>
      </w:pPr>
      <w:ins w:id="1582" w:author="Tejpal Singh [2]" w:date="2023-01-15T21:52:00Z">
        <w:r>
          <w:rPr>
            <w:b/>
            <w:bCs/>
            <w:lang w:val="en-US"/>
          </w:rPr>
          <w:t xml:space="preserve"> Consumer </w:t>
        </w:r>
      </w:ins>
      <w:ins w:id="1583" w:author="Tejpal Singh [2]" w:date="2023-04-21T12:04:00Z">
        <w:r w:rsidR="00CB2987">
          <w:rPr>
            <w:b/>
            <w:bCs/>
            <w:lang w:val="en-US"/>
          </w:rPr>
          <w:t>Safety:</w:t>
        </w:r>
      </w:ins>
      <w:ins w:id="1584" w:author="Tejpal Singh [2]" w:date="2023-02-03T20:04:00Z">
        <w:r w:rsidR="00E048D5">
          <w:rPr>
            <w:b/>
            <w:bCs/>
            <w:lang w:val="en-US"/>
          </w:rPr>
          <w:t xml:space="preserve"> </w:t>
        </w:r>
        <w:r w:rsidR="00E048D5" w:rsidRPr="00E048D5">
          <w:rPr>
            <w:lang w:val="en-US"/>
          </w:rPr>
          <w:t>Counterfeit or tampered ICT devices</w:t>
        </w:r>
        <w:r w:rsidR="00E048D5">
          <w:rPr>
            <w:lang w:val="en-US"/>
          </w:rPr>
          <w:t xml:space="preserve"> may not be subjected to the routine safety tests</w:t>
        </w:r>
      </w:ins>
      <w:ins w:id="1585" w:author="Tejpal Singh [2]" w:date="2023-02-03T20:07:00Z">
        <w:r w:rsidR="00E048D5">
          <w:rPr>
            <w:lang w:val="en-US"/>
          </w:rPr>
          <w:t xml:space="preserve"> and compliance to respective national standards</w:t>
        </w:r>
      </w:ins>
      <w:ins w:id="1586" w:author="Tejpal Singh [2]" w:date="2023-02-03T20:04:00Z">
        <w:r w:rsidR="00E048D5">
          <w:rPr>
            <w:lang w:val="en-US"/>
          </w:rPr>
          <w:t xml:space="preserve"> </w:t>
        </w:r>
      </w:ins>
      <w:ins w:id="1587" w:author="Tejpal Singh [2]" w:date="2023-05-12T10:59:00Z">
        <w:r w:rsidR="003C0182">
          <w:rPr>
            <w:lang w:val="en-US"/>
          </w:rPr>
          <w:t>like</w:t>
        </w:r>
      </w:ins>
      <w:ins w:id="1588" w:author="Tejpal Singh [2]" w:date="2023-02-03T20:04:00Z">
        <w:r w:rsidR="00E048D5">
          <w:rPr>
            <w:lang w:val="en-US"/>
          </w:rPr>
          <w:t xml:space="preserve"> the genuine OEM brands</w:t>
        </w:r>
      </w:ins>
      <w:ins w:id="1589" w:author="Tejpal Singh [2]" w:date="2023-02-03T20:06:00Z">
        <w:r w:rsidR="00E048D5">
          <w:rPr>
            <w:lang w:val="en-US"/>
          </w:rPr>
          <w:t xml:space="preserve"> as they do not operate in normal legal and </w:t>
        </w:r>
      </w:ins>
      <w:ins w:id="1590" w:author="Tejpal Singh [2]" w:date="2023-02-03T20:07:00Z">
        <w:r w:rsidR="00E048D5">
          <w:rPr>
            <w:lang w:val="en-US"/>
          </w:rPr>
          <w:t>regulatory</w:t>
        </w:r>
      </w:ins>
      <w:ins w:id="1591" w:author="Tejpal Singh [2]" w:date="2023-02-03T20:06:00Z">
        <w:r w:rsidR="00E048D5">
          <w:rPr>
            <w:lang w:val="en-US"/>
          </w:rPr>
          <w:t xml:space="preserve"> manufacturing framework</w:t>
        </w:r>
      </w:ins>
      <w:ins w:id="1592" w:author="Tejpal Singh [2]" w:date="2023-02-03T20:07:00Z">
        <w:r w:rsidR="00E048D5">
          <w:rPr>
            <w:lang w:val="en-US"/>
          </w:rPr>
          <w:t xml:space="preserve">. Non </w:t>
        </w:r>
      </w:ins>
      <w:ins w:id="1593" w:author="Tejpal Singh [2]" w:date="2023-02-03T20:08:00Z">
        <w:r w:rsidR="00E048D5">
          <w:rPr>
            <w:lang w:val="en-US"/>
          </w:rPr>
          <w:t>enforcement</w:t>
        </w:r>
      </w:ins>
      <w:ins w:id="1594" w:author="Tejpal Singh [2]" w:date="2023-02-03T20:07:00Z">
        <w:r w:rsidR="00E048D5">
          <w:rPr>
            <w:lang w:val="en-US"/>
          </w:rPr>
          <w:t xml:space="preserve"> of safety </w:t>
        </w:r>
      </w:ins>
      <w:ins w:id="1595" w:author="Tejpal Singh [2]" w:date="2023-02-03T20:08:00Z">
        <w:r w:rsidR="00E048D5">
          <w:rPr>
            <w:lang w:val="en-US"/>
          </w:rPr>
          <w:t>standards may lead to safety risks to end consumers.</w:t>
        </w:r>
      </w:ins>
    </w:p>
    <w:p w14:paraId="576F64BA" w14:textId="77777777" w:rsidR="00A04581" w:rsidRPr="00A04581" w:rsidRDefault="00A04581" w:rsidP="00A04581">
      <w:pPr>
        <w:pStyle w:val="ListParagraph"/>
        <w:rPr>
          <w:ins w:id="1596" w:author="Tejpal Singh [2]" w:date="2023-01-15T21:53:00Z"/>
          <w:b/>
          <w:bCs/>
          <w:lang w:val="en-US"/>
        </w:rPr>
      </w:pPr>
    </w:p>
    <w:p w14:paraId="576F64BB" w14:textId="7A2BB732" w:rsidR="00A04581" w:rsidRDefault="00A04581" w:rsidP="00A04581">
      <w:pPr>
        <w:pStyle w:val="ListParagraph"/>
        <w:numPr>
          <w:ilvl w:val="0"/>
          <w:numId w:val="12"/>
        </w:numPr>
        <w:rPr>
          <w:ins w:id="1597" w:author="Tejpal Singh [2]" w:date="2023-01-15T21:53:00Z"/>
          <w:b/>
          <w:bCs/>
          <w:lang w:val="en-US"/>
        </w:rPr>
      </w:pPr>
      <w:ins w:id="1598" w:author="Tejpal Singh [2]" w:date="2023-01-15T21:53:00Z">
        <w:r>
          <w:rPr>
            <w:b/>
            <w:bCs/>
            <w:lang w:val="en-US"/>
          </w:rPr>
          <w:t xml:space="preserve">Consumer </w:t>
        </w:r>
      </w:ins>
      <w:ins w:id="1599" w:author="Tejpal Singh [2]" w:date="2023-02-03T20:36:00Z">
        <w:r w:rsidR="0093030C">
          <w:rPr>
            <w:b/>
            <w:bCs/>
            <w:lang w:val="en-US"/>
          </w:rPr>
          <w:t>Security</w:t>
        </w:r>
      </w:ins>
      <w:ins w:id="1600" w:author="Tejpal Singh [2]" w:date="2023-02-03T20:38:00Z">
        <w:r w:rsidR="0093030C">
          <w:rPr>
            <w:b/>
            <w:bCs/>
            <w:lang w:val="en-US"/>
          </w:rPr>
          <w:t xml:space="preserve"> and privacy</w:t>
        </w:r>
      </w:ins>
      <w:ins w:id="1601" w:author="Tejpal Singh [2]" w:date="2023-02-03T20:36:00Z">
        <w:r w:rsidR="0093030C">
          <w:rPr>
            <w:b/>
            <w:bCs/>
            <w:lang w:val="en-US"/>
          </w:rPr>
          <w:t>:</w:t>
        </w:r>
      </w:ins>
      <w:r w:rsidR="00DF5AE0">
        <w:rPr>
          <w:rFonts w:cstheme="minorBidi" w:hint="cs"/>
          <w:b/>
          <w:bCs/>
          <w:szCs w:val="21"/>
          <w:cs/>
          <w:lang w:val="en-US" w:bidi="hi-IN"/>
        </w:rPr>
        <w:t xml:space="preserve"> </w:t>
      </w:r>
      <w:ins w:id="1602" w:author="Tejpal Singh [2]" w:date="2023-02-03T20:33:00Z">
        <w:r w:rsidR="0093030C" w:rsidRPr="0093030C">
          <w:rPr>
            <w:lang w:val="en-US"/>
          </w:rPr>
          <w:t>Counterfeit</w:t>
        </w:r>
      </w:ins>
      <w:ins w:id="1603" w:author="Tejpal Singh [2]" w:date="2023-02-03T20:34:00Z">
        <w:r w:rsidR="0093030C">
          <w:rPr>
            <w:lang w:val="en-US"/>
          </w:rPr>
          <w:t xml:space="preserve"> mobile ICT device </w:t>
        </w:r>
      </w:ins>
      <w:ins w:id="1604" w:author="Tejpal Singh [2]" w:date="2023-04-21T12:05:00Z">
        <w:r w:rsidR="00CB2987">
          <w:rPr>
            <w:lang w:val="en-US"/>
          </w:rPr>
          <w:t>manufacturers</w:t>
        </w:r>
      </w:ins>
      <w:ins w:id="1605" w:author="Tejpal Singh [2]" w:date="2023-02-03T20:34:00Z">
        <w:r w:rsidR="0093030C">
          <w:rPr>
            <w:lang w:val="en-US"/>
          </w:rPr>
          <w:t xml:space="preserve"> don’t have incentive in development of quality software and applications. It is likely that the operating system or </w:t>
        </w:r>
      </w:ins>
      <w:ins w:id="1606" w:author="Tejpal Singh [2]" w:date="2023-02-03T20:36:00Z">
        <w:r w:rsidR="0093030C">
          <w:rPr>
            <w:lang w:val="en-US"/>
          </w:rPr>
          <w:t xml:space="preserve">preloaded bundled </w:t>
        </w:r>
      </w:ins>
      <w:ins w:id="1607" w:author="Tejpal Singh [2]" w:date="2023-02-03T20:34:00Z">
        <w:r w:rsidR="0093030C">
          <w:rPr>
            <w:lang w:val="en-US"/>
          </w:rPr>
          <w:t>applications</w:t>
        </w:r>
      </w:ins>
      <w:ins w:id="1608" w:author="Tejpal Singh [2]" w:date="2023-02-03T20:36:00Z">
        <w:r w:rsidR="0093030C">
          <w:rPr>
            <w:lang w:val="en-US"/>
          </w:rPr>
          <w:t xml:space="preserve"> may be used for </w:t>
        </w:r>
      </w:ins>
      <w:ins w:id="1609" w:author="Tejpal Singh [2]" w:date="2023-02-03T20:37:00Z">
        <w:r w:rsidR="0093030C">
          <w:rPr>
            <w:lang w:val="en-US"/>
          </w:rPr>
          <w:t>data collection which may compromise consumer data security</w:t>
        </w:r>
      </w:ins>
      <w:r w:rsidR="00DF5AE0">
        <w:rPr>
          <w:rFonts w:cstheme="minorBidi" w:hint="cs"/>
          <w:szCs w:val="21"/>
          <w:cs/>
          <w:lang w:val="en-US" w:bidi="hi-IN"/>
        </w:rPr>
        <w:t xml:space="preserve"> </w:t>
      </w:r>
      <w:ins w:id="1610" w:author="Tejpal Singh [2]" w:date="2023-02-03T20:40:00Z">
        <w:r w:rsidR="002B2CA7">
          <w:rPr>
            <w:lang w:val="en-US"/>
          </w:rPr>
          <w:t>and</w:t>
        </w:r>
      </w:ins>
      <w:ins w:id="1611" w:author="Tejpal Singh [2]" w:date="2023-02-03T20:39:00Z">
        <w:r w:rsidR="002B2CA7">
          <w:rPr>
            <w:lang w:val="en-US"/>
          </w:rPr>
          <w:t xml:space="preserve"> may result </w:t>
        </w:r>
      </w:ins>
      <w:ins w:id="1612" w:author="Tejpal Singh [2]" w:date="2023-04-21T12:05:00Z">
        <w:r w:rsidR="00CB2987">
          <w:rPr>
            <w:lang w:val="en-US"/>
          </w:rPr>
          <w:t>in</w:t>
        </w:r>
      </w:ins>
      <w:ins w:id="1613" w:author="Tejpal Singh [2]" w:date="2023-02-03T20:39:00Z">
        <w:r w:rsidR="002B2CA7">
          <w:rPr>
            <w:lang w:val="en-US"/>
          </w:rPr>
          <w:t xml:space="preserve"> breach of </w:t>
        </w:r>
      </w:ins>
      <w:ins w:id="1614" w:author="Tejpal Singh [2]" w:date="2023-02-03T20:40:00Z">
        <w:r w:rsidR="002B2CA7">
          <w:rPr>
            <w:lang w:val="en-US"/>
          </w:rPr>
          <w:t xml:space="preserve">consumer </w:t>
        </w:r>
      </w:ins>
      <w:ins w:id="1615" w:author="Tejpal Singh [2]" w:date="2023-02-03T20:39:00Z">
        <w:r w:rsidR="002B2CA7">
          <w:rPr>
            <w:lang w:val="en-US"/>
          </w:rPr>
          <w:t>privacy</w:t>
        </w:r>
      </w:ins>
      <w:ins w:id="1616" w:author="Tejpal Singh [2]" w:date="2023-02-03T20:40:00Z">
        <w:r w:rsidR="002B2CA7">
          <w:rPr>
            <w:lang w:val="en-US"/>
          </w:rPr>
          <w:t>. The</w:t>
        </w:r>
      </w:ins>
      <w:r w:rsidR="00DF5AE0">
        <w:rPr>
          <w:rFonts w:cstheme="minorBidi" w:hint="cs"/>
          <w:szCs w:val="21"/>
          <w:cs/>
          <w:lang w:val="en-US" w:bidi="hi-IN"/>
        </w:rPr>
        <w:t xml:space="preserve"> </w:t>
      </w:r>
      <w:ins w:id="1617" w:author="Tejpal Singh [2]" w:date="2023-02-03T20:40:00Z">
        <w:r w:rsidR="002B2CA7">
          <w:rPr>
            <w:lang w:val="en-US"/>
          </w:rPr>
          <w:t xml:space="preserve">breach of data </w:t>
        </w:r>
      </w:ins>
      <w:ins w:id="1618" w:author="Tejpal Singh [2]" w:date="2023-02-03T20:41:00Z">
        <w:r w:rsidR="002B2CA7">
          <w:rPr>
            <w:lang w:val="en-US"/>
          </w:rPr>
          <w:t>security</w:t>
        </w:r>
      </w:ins>
      <w:r w:rsidR="00DF5AE0">
        <w:rPr>
          <w:rFonts w:cstheme="minorBidi" w:hint="cs"/>
          <w:szCs w:val="21"/>
          <w:cs/>
          <w:lang w:val="en-US" w:bidi="hi-IN"/>
        </w:rPr>
        <w:t xml:space="preserve"> </w:t>
      </w:r>
      <w:ins w:id="1619" w:author="Tejpal Singh [2]" w:date="2023-02-03T20:41:00Z">
        <w:r w:rsidR="002B2CA7">
          <w:rPr>
            <w:lang w:val="en-US"/>
          </w:rPr>
          <w:t xml:space="preserve">may also have </w:t>
        </w:r>
      </w:ins>
      <w:ins w:id="1620" w:author="Tejpal Singh [2]" w:date="2023-02-03T20:39:00Z">
        <w:r w:rsidR="002B2CA7">
          <w:rPr>
            <w:lang w:val="en-US"/>
          </w:rPr>
          <w:t xml:space="preserve">other financial or non-financial </w:t>
        </w:r>
      </w:ins>
      <w:ins w:id="1621" w:author="Tejpal Singh [2]" w:date="2023-04-21T12:05:00Z">
        <w:r w:rsidR="00CB2987">
          <w:rPr>
            <w:lang w:val="en-US"/>
          </w:rPr>
          <w:t>implications</w:t>
        </w:r>
      </w:ins>
      <w:ins w:id="1622" w:author="Tejpal Singh [2]" w:date="2023-02-03T20:41:00Z">
        <w:r w:rsidR="002B2CA7">
          <w:rPr>
            <w:lang w:val="en-US"/>
          </w:rPr>
          <w:t xml:space="preserve"> for end consumers.</w:t>
        </w:r>
      </w:ins>
    </w:p>
    <w:p w14:paraId="576F64BC" w14:textId="77777777" w:rsidR="00B060A6" w:rsidRPr="00B060A6" w:rsidRDefault="00450B4B" w:rsidP="00B060A6">
      <w:pPr>
        <w:pStyle w:val="Heading1"/>
        <w:numPr>
          <w:ilvl w:val="0"/>
          <w:numId w:val="5"/>
        </w:numPr>
        <w:rPr>
          <w:ins w:id="1623" w:author="Tejpal Singh [2]" w:date="2023-01-15T21:35:00Z"/>
          <w:lang w:val="en-US"/>
        </w:rPr>
      </w:pPr>
      <w:ins w:id="1624" w:author="Tejpal Singh [2]" w:date="2023-02-05T19:23:00Z">
        <w:r>
          <w:rPr>
            <w:lang w:val="en-US"/>
          </w:rPr>
          <w:t>M</w:t>
        </w:r>
      </w:ins>
      <w:ins w:id="1625" w:author="Tejpal Singh [2]" w:date="2023-01-15T21:35:00Z">
        <w:r w:rsidR="00B060A6" w:rsidRPr="00B060A6">
          <w:rPr>
            <w:color w:val="000000"/>
            <w:lang w:val="en-US"/>
          </w:rPr>
          <w:t xml:space="preserve">easures </w:t>
        </w:r>
        <w:r w:rsidR="00B060A6">
          <w:rPr>
            <w:color w:val="000000"/>
            <w:lang w:val="en-US"/>
          </w:rPr>
          <w:t xml:space="preserve">for </w:t>
        </w:r>
      </w:ins>
      <w:ins w:id="1626" w:author="Tejpal Singh [2]" w:date="2023-01-15T21:36:00Z">
        <w:r w:rsidR="00B060A6">
          <w:rPr>
            <w:color w:val="000000"/>
            <w:lang w:val="en-US"/>
          </w:rPr>
          <w:t>m</w:t>
        </w:r>
      </w:ins>
      <w:ins w:id="1627" w:author="Tejpal Singh [2]" w:date="2023-01-15T21:35:00Z">
        <w:r w:rsidR="00B060A6" w:rsidRPr="00B060A6">
          <w:rPr>
            <w:color w:val="000000"/>
            <w:lang w:val="en-US"/>
          </w:rPr>
          <w:t>itigation of adverse impact on consumers</w:t>
        </w:r>
        <w:r w:rsidR="00B060A6" w:rsidRPr="00071C6B">
          <w:rPr>
            <w:lang w:val="en-US"/>
          </w:rPr>
          <w:tab/>
        </w:r>
      </w:ins>
    </w:p>
    <w:p w14:paraId="576F64BD" w14:textId="66A2D016" w:rsidR="006D3D7E" w:rsidRDefault="002B2CA7"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628" w:author="Tejpal Singh [2]" w:date="2023-02-03T21:32:00Z"/>
          <w:lang w:val="en-US"/>
        </w:rPr>
      </w:pPr>
      <w:ins w:id="1629" w:author="Tejpal Singh [2]" w:date="2023-02-03T20:41:00Z">
        <w:r w:rsidRPr="002B2CA7">
          <w:rPr>
            <w:lang w:val="en-US"/>
          </w:rPr>
          <w:t xml:space="preserve">Considering </w:t>
        </w:r>
      </w:ins>
      <w:ins w:id="1630" w:author="Tejpal Singh [2]" w:date="2023-04-21T12:05:00Z">
        <w:r w:rsidR="00CB2987">
          <w:rPr>
            <w:lang w:val="en-US"/>
          </w:rPr>
          <w:t>the number</w:t>
        </w:r>
      </w:ins>
      <w:ins w:id="1631" w:author="Tejpal Singh [2]" w:date="2023-02-03T20:43:00Z">
        <w:r>
          <w:rPr>
            <w:lang w:val="en-US"/>
          </w:rPr>
          <w:t xml:space="preserve"> of possible</w:t>
        </w:r>
      </w:ins>
      <w:ins w:id="1632" w:author="Tejpal Singh [2]" w:date="2023-02-03T20:42:00Z">
        <w:r>
          <w:rPr>
            <w:lang w:val="en-US"/>
          </w:rPr>
          <w:t xml:space="preserve"> risks emanating from the use of counterfeit or tampered mobile ICT</w:t>
        </w:r>
      </w:ins>
      <w:ins w:id="1633" w:author="Tejpal Singh [2]" w:date="2023-02-03T20:43:00Z">
        <w:r>
          <w:rPr>
            <w:lang w:val="en-US"/>
          </w:rPr>
          <w:t xml:space="preserve"> devices, it is imperative for the Member States to take </w:t>
        </w:r>
      </w:ins>
      <w:ins w:id="1634" w:author="Tejpal Singh [2]" w:date="2023-02-03T20:44:00Z">
        <w:r>
          <w:rPr>
            <w:lang w:val="en-US"/>
          </w:rPr>
          <w:t>steps</w:t>
        </w:r>
      </w:ins>
      <w:r w:rsidR="00DF5AE0">
        <w:rPr>
          <w:rFonts w:cstheme="minorBidi" w:hint="cs"/>
          <w:cs/>
          <w:lang w:val="en-US" w:bidi="hi-IN"/>
        </w:rPr>
        <w:t xml:space="preserve"> </w:t>
      </w:r>
      <w:ins w:id="1635" w:author="Tejpal Singh [2]" w:date="2023-02-03T20:45:00Z">
        <w:r>
          <w:rPr>
            <w:lang w:val="en-US"/>
          </w:rPr>
          <w:t>to mitigate or minimize the</w:t>
        </w:r>
      </w:ins>
      <w:ins w:id="1636" w:author="Tejpal Singh [2]" w:date="2023-02-03T20:44:00Z">
        <w:r>
          <w:rPr>
            <w:lang w:val="en-US"/>
          </w:rPr>
          <w:t xml:space="preserve"> adverse impact </w:t>
        </w:r>
      </w:ins>
      <w:ins w:id="1637" w:author="Tejpal Singh [2]" w:date="2023-02-03T20:45:00Z">
        <w:r>
          <w:rPr>
            <w:lang w:val="en-US"/>
          </w:rPr>
          <w:t xml:space="preserve">of end consumers. </w:t>
        </w:r>
      </w:ins>
      <w:ins w:id="1638" w:author="Tejpal Singh [2]" w:date="2023-02-03T21:30:00Z">
        <w:r w:rsidR="006D3D7E">
          <w:rPr>
            <w:lang w:val="en-US"/>
          </w:rPr>
          <w:t xml:space="preserve">Following are few key measures to minimize the </w:t>
        </w:r>
      </w:ins>
      <w:ins w:id="1639" w:author="Tejpal Singh [2]" w:date="2023-02-03T21:31:00Z">
        <w:r w:rsidR="006D3D7E">
          <w:rPr>
            <w:lang w:val="en-US"/>
          </w:rPr>
          <w:t xml:space="preserve">adverse </w:t>
        </w:r>
      </w:ins>
      <w:ins w:id="1640" w:author="Tejpal Singh [2]" w:date="2023-02-03T21:30:00Z">
        <w:r w:rsidR="006D3D7E">
          <w:rPr>
            <w:lang w:val="en-US"/>
          </w:rPr>
          <w:t>impact</w:t>
        </w:r>
      </w:ins>
      <w:ins w:id="1641" w:author="Tejpal Singh [2]" w:date="2023-02-03T21:32:00Z">
        <w:r w:rsidR="006D3D7E">
          <w:rPr>
            <w:lang w:val="en-US"/>
          </w:rPr>
          <w:t xml:space="preserve"> on end consumers of counterfeit or tampered mobile ICT devices.</w:t>
        </w:r>
      </w:ins>
    </w:p>
    <w:p w14:paraId="576F64BE" w14:textId="3804DDCE" w:rsidR="00305965" w:rsidRPr="00305965"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642" w:author="Tejpal Singh [2]" w:date="2023-02-04T20:45:00Z"/>
          <w:b/>
          <w:bCs/>
          <w:color w:val="000000"/>
          <w:lang w:val="en-US"/>
        </w:rPr>
      </w:pPr>
      <w:ins w:id="1643" w:author="Tejpal Singh [2]" w:date="2023-02-03T21:32:00Z">
        <w:r w:rsidRPr="00390339">
          <w:rPr>
            <w:b/>
            <w:bCs/>
            <w:color w:val="000000"/>
            <w:lang w:val="en-US"/>
          </w:rPr>
          <w:t xml:space="preserve">Consumer </w:t>
        </w:r>
      </w:ins>
      <w:ins w:id="1644" w:author="Tejpal Singh [2]" w:date="2023-02-04T20:22:00Z">
        <w:r w:rsidR="00981580" w:rsidRPr="00390339">
          <w:rPr>
            <w:b/>
            <w:bCs/>
            <w:color w:val="000000"/>
            <w:lang w:val="en-US"/>
          </w:rPr>
          <w:t>awareness</w:t>
        </w:r>
        <w:r w:rsidR="00981580">
          <w:rPr>
            <w:b/>
            <w:bCs/>
            <w:color w:val="000000"/>
            <w:lang w:val="en-US"/>
          </w:rPr>
          <w:t>:</w:t>
        </w:r>
      </w:ins>
      <w:r w:rsidR="00DF5AE0">
        <w:rPr>
          <w:rFonts w:cstheme="minorBidi" w:hint="cs"/>
          <w:b/>
          <w:bCs/>
          <w:color w:val="000000"/>
          <w:szCs w:val="21"/>
          <w:cs/>
          <w:lang w:val="en-US" w:bidi="hi-IN"/>
        </w:rPr>
        <w:t xml:space="preserve"> </w:t>
      </w:r>
      <w:ins w:id="1645" w:author="Tejpal Singh [2]" w:date="2023-02-04T20:18:00Z">
        <w:r w:rsidR="003F2F51">
          <w:rPr>
            <w:color w:val="000000"/>
            <w:lang w:val="en-US"/>
          </w:rPr>
          <w:t xml:space="preserve">The ecosystem </w:t>
        </w:r>
      </w:ins>
      <w:ins w:id="1646" w:author="Tejpal Singh [2]" w:date="2023-02-04T20:22:00Z">
        <w:r w:rsidR="00981580">
          <w:rPr>
            <w:color w:val="000000"/>
            <w:lang w:val="en-US"/>
          </w:rPr>
          <w:t>of counterfeit</w:t>
        </w:r>
      </w:ins>
      <w:ins w:id="1647" w:author="Tejpal Singh [2]" w:date="2023-02-04T20:18:00Z">
        <w:r w:rsidR="003F2F51">
          <w:rPr>
            <w:color w:val="000000"/>
            <w:lang w:val="en-US"/>
          </w:rPr>
          <w:t xml:space="preserve"> and tampered mobile ICT devices is </w:t>
        </w:r>
      </w:ins>
      <w:ins w:id="1648" w:author="Tejpal Singh [2]" w:date="2023-02-04T20:19:00Z">
        <w:r w:rsidR="003F2F51">
          <w:rPr>
            <w:color w:val="000000"/>
            <w:lang w:val="en-US"/>
          </w:rPr>
          <w:t xml:space="preserve">centered </w:t>
        </w:r>
      </w:ins>
      <w:ins w:id="1649" w:author="Tejpal Singh [2]" w:date="2023-02-04T20:46:00Z">
        <w:r w:rsidR="00305965">
          <w:rPr>
            <w:color w:val="000000"/>
            <w:lang w:val="en-US"/>
          </w:rPr>
          <w:t>about</w:t>
        </w:r>
      </w:ins>
      <w:ins w:id="1650" w:author="Tejpal Singh [2]" w:date="2023-02-04T20:19:00Z">
        <w:r w:rsidR="003F2F51">
          <w:rPr>
            <w:color w:val="000000"/>
            <w:lang w:val="en-US"/>
          </w:rPr>
          <w:t xml:space="preserve"> the consumer to exploit them monetarily</w:t>
        </w:r>
      </w:ins>
      <w:ins w:id="1651" w:author="Tejpal Singh [2]" w:date="2023-02-04T20:21:00Z">
        <w:r w:rsidR="00981580">
          <w:rPr>
            <w:color w:val="000000"/>
            <w:lang w:val="en-US"/>
          </w:rPr>
          <w:t>. The use of such devices</w:t>
        </w:r>
      </w:ins>
      <w:r w:rsidR="00DF5AE0">
        <w:rPr>
          <w:rFonts w:cstheme="minorBidi" w:hint="cs"/>
          <w:color w:val="000000"/>
          <w:szCs w:val="21"/>
          <w:cs/>
          <w:lang w:val="en-US" w:bidi="hi-IN"/>
        </w:rPr>
        <w:t xml:space="preserve"> </w:t>
      </w:r>
      <w:ins w:id="1652" w:author="Tejpal Singh [2]" w:date="2023-02-04T20:21:00Z">
        <w:r w:rsidR="00981580">
          <w:rPr>
            <w:color w:val="000000"/>
            <w:lang w:val="en-US"/>
          </w:rPr>
          <w:t>may</w:t>
        </w:r>
      </w:ins>
      <w:ins w:id="1653" w:author="Tejpal Singh [2]" w:date="2023-02-04T20:22:00Z">
        <w:r w:rsidR="00981580">
          <w:rPr>
            <w:color w:val="000000"/>
            <w:lang w:val="en-US"/>
          </w:rPr>
          <w:t xml:space="preserve"> also</w:t>
        </w:r>
      </w:ins>
      <w:r w:rsidR="00DF5AE0">
        <w:rPr>
          <w:rFonts w:cstheme="minorBidi" w:hint="cs"/>
          <w:color w:val="000000"/>
          <w:szCs w:val="21"/>
          <w:cs/>
          <w:lang w:val="en-US" w:bidi="hi-IN"/>
        </w:rPr>
        <w:t xml:space="preserve"> </w:t>
      </w:r>
      <w:ins w:id="1654" w:author="Tejpal Singh [2]" w:date="2023-02-04T20:21:00Z">
        <w:r w:rsidR="00981580">
          <w:rPr>
            <w:color w:val="000000"/>
            <w:lang w:val="en-US"/>
          </w:rPr>
          <w:t xml:space="preserve">result </w:t>
        </w:r>
      </w:ins>
      <w:ins w:id="1655" w:author="Tejpal Singh [2]" w:date="2023-04-21T12:05:00Z">
        <w:r w:rsidR="00CB2987">
          <w:rPr>
            <w:color w:val="000000"/>
            <w:lang w:val="en-US"/>
          </w:rPr>
          <w:t>in</w:t>
        </w:r>
      </w:ins>
      <w:ins w:id="1656" w:author="Tejpal Singh [2]" w:date="2023-02-04T20:20:00Z">
        <w:r w:rsidR="00981580">
          <w:rPr>
            <w:color w:val="000000"/>
            <w:lang w:val="en-US"/>
          </w:rPr>
          <w:t xml:space="preserve"> </w:t>
        </w:r>
      </w:ins>
      <w:ins w:id="1657" w:author="Tejpal Singh [2]" w:date="2023-05-12T10:58:00Z">
        <w:r w:rsidR="003C0182">
          <w:rPr>
            <w:color w:val="000000"/>
            <w:lang w:val="en-US"/>
          </w:rPr>
          <w:t>costs</w:t>
        </w:r>
      </w:ins>
      <w:ins w:id="1658" w:author="Tejpal Singh [2]" w:date="2023-02-04T20:20:00Z">
        <w:r w:rsidR="00981580">
          <w:rPr>
            <w:color w:val="000000"/>
            <w:lang w:val="en-US"/>
          </w:rPr>
          <w:t xml:space="preserve"> associated with compromise of </w:t>
        </w:r>
      </w:ins>
      <w:ins w:id="1659" w:author="Tejpal Singh [2]" w:date="2023-02-04T20:21:00Z">
        <w:r w:rsidR="00981580">
          <w:rPr>
            <w:color w:val="000000"/>
            <w:lang w:val="en-US"/>
          </w:rPr>
          <w:t xml:space="preserve">data and </w:t>
        </w:r>
      </w:ins>
      <w:ins w:id="1660" w:author="Tejpal Singh [2]" w:date="2023-02-04T20:20:00Z">
        <w:r w:rsidR="00981580">
          <w:rPr>
            <w:color w:val="000000"/>
            <w:lang w:val="en-US"/>
          </w:rPr>
          <w:t>privacy</w:t>
        </w:r>
      </w:ins>
      <w:ins w:id="1661" w:author="Tejpal Singh [2]" w:date="2023-02-04T20:19:00Z">
        <w:r w:rsidR="003F2F51">
          <w:rPr>
            <w:color w:val="000000"/>
            <w:lang w:val="en-US"/>
          </w:rPr>
          <w:t xml:space="preserve">. </w:t>
        </w:r>
      </w:ins>
      <w:ins w:id="1662" w:author="Tejpal Singh [2]" w:date="2023-02-04T20:14:00Z">
        <w:r w:rsidR="003F2F51">
          <w:rPr>
            <w:color w:val="000000"/>
            <w:lang w:val="en-US"/>
          </w:rPr>
          <w:t>Consumer</w:t>
        </w:r>
      </w:ins>
      <w:ins w:id="1663" w:author="Tejpal Singh [2]" w:date="2023-02-04T20:23:00Z">
        <w:r w:rsidR="00981580">
          <w:rPr>
            <w:color w:val="000000"/>
            <w:lang w:val="en-US"/>
          </w:rPr>
          <w:t xml:space="preserve">s are attracted towards such devices due to perceived cost advantage </w:t>
        </w:r>
      </w:ins>
      <w:ins w:id="1664" w:author="Tejpal Singh [2]" w:date="2023-02-04T20:24:00Z">
        <w:r w:rsidR="00981580">
          <w:rPr>
            <w:color w:val="000000"/>
            <w:lang w:val="en-US"/>
          </w:rPr>
          <w:t xml:space="preserve">vis-à-vis genuine devices with similar features. However, due to lack of awareness </w:t>
        </w:r>
      </w:ins>
      <w:ins w:id="1665" w:author="Tejpal Singh [2]" w:date="2023-02-04T20:25:00Z">
        <w:r w:rsidR="00981580">
          <w:rPr>
            <w:color w:val="000000"/>
            <w:lang w:val="en-US"/>
          </w:rPr>
          <w:t xml:space="preserve">among consumers </w:t>
        </w:r>
      </w:ins>
      <w:ins w:id="1666" w:author="Tejpal Singh [2]" w:date="2023-02-04T20:24:00Z">
        <w:r w:rsidR="00981580">
          <w:rPr>
            <w:color w:val="000000"/>
            <w:lang w:val="en-US"/>
          </w:rPr>
          <w:t>about other possible risks and cost</w:t>
        </w:r>
      </w:ins>
      <w:ins w:id="1667" w:author="Tejpal Singh [2]" w:date="2023-02-04T20:25:00Z">
        <w:r w:rsidR="00981580">
          <w:rPr>
            <w:color w:val="000000"/>
            <w:lang w:val="en-US"/>
          </w:rPr>
          <w:t xml:space="preserve">s associated with use of these </w:t>
        </w:r>
      </w:ins>
      <w:ins w:id="1668" w:author="Tejpal Singh [2]" w:date="2023-02-04T20:27:00Z">
        <w:r w:rsidR="00981580">
          <w:rPr>
            <w:color w:val="000000"/>
            <w:lang w:val="en-US"/>
          </w:rPr>
          <w:t>devices,</w:t>
        </w:r>
      </w:ins>
      <w:ins w:id="1669" w:author="Tejpal Singh [2]" w:date="2023-02-04T20:26:00Z">
        <w:r w:rsidR="00981580">
          <w:rPr>
            <w:color w:val="000000"/>
            <w:lang w:val="en-US"/>
          </w:rPr>
          <w:t xml:space="preserve"> the proliferation of counterfeit and tampered devices is increasing day</w:t>
        </w:r>
      </w:ins>
      <w:ins w:id="1670" w:author="Tejpal Singh [2]" w:date="2023-02-04T20:27:00Z">
        <w:r w:rsidR="00981580">
          <w:rPr>
            <w:color w:val="000000"/>
            <w:lang w:val="en-US"/>
          </w:rPr>
          <w:t>-</w:t>
        </w:r>
      </w:ins>
      <w:ins w:id="1671" w:author="Tejpal Singh [2]" w:date="2023-02-04T20:26:00Z">
        <w:r w:rsidR="00981580">
          <w:rPr>
            <w:color w:val="000000"/>
            <w:lang w:val="en-US"/>
          </w:rPr>
          <w:t>by</w:t>
        </w:r>
      </w:ins>
      <w:ins w:id="1672" w:author="Tejpal Singh [2]" w:date="2023-02-04T20:27:00Z">
        <w:r w:rsidR="00981580">
          <w:rPr>
            <w:color w:val="000000"/>
            <w:lang w:val="en-US"/>
          </w:rPr>
          <w:t xml:space="preserve">-day. </w:t>
        </w:r>
      </w:ins>
    </w:p>
    <w:p w14:paraId="576F64BF" w14:textId="5CA89EAA" w:rsidR="00305965" w:rsidRDefault="00981580" w:rsidP="00305965">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673" w:author="Tejpal Singh [2]" w:date="2023-02-04T20:47:00Z"/>
          <w:color w:val="000000"/>
          <w:lang w:val="en-US"/>
        </w:rPr>
      </w:pPr>
      <w:ins w:id="1674" w:author="Tejpal Singh [2]" w:date="2023-02-04T20:27:00Z">
        <w:r>
          <w:rPr>
            <w:color w:val="000000"/>
            <w:lang w:val="en-US"/>
          </w:rPr>
          <w:t xml:space="preserve">Therefore, </w:t>
        </w:r>
      </w:ins>
      <w:ins w:id="1675" w:author="Tejpal Singh [2]" w:date="2023-05-12T10:58:00Z">
        <w:r w:rsidR="003C0182">
          <w:rPr>
            <w:color w:val="000000"/>
            <w:lang w:val="en-US"/>
          </w:rPr>
          <w:t>the first</w:t>
        </w:r>
      </w:ins>
      <w:ins w:id="1676" w:author="Tejpal Singh [2]" w:date="2023-02-04T20:27:00Z">
        <w:r>
          <w:rPr>
            <w:color w:val="000000"/>
            <w:lang w:val="en-US"/>
          </w:rPr>
          <w:t xml:space="preserve"> and most important need is to make consumers aware </w:t>
        </w:r>
      </w:ins>
      <w:ins w:id="1677" w:author="Tejpal Singh [2]" w:date="2023-05-12T10:58:00Z">
        <w:r w:rsidR="003C0182">
          <w:rPr>
            <w:color w:val="000000"/>
            <w:lang w:val="en-US"/>
          </w:rPr>
          <w:t>of</w:t>
        </w:r>
      </w:ins>
      <w:ins w:id="1678" w:author="Tejpal Singh [2]" w:date="2023-02-04T20:28:00Z">
        <w:r>
          <w:rPr>
            <w:color w:val="000000"/>
            <w:lang w:val="en-US"/>
          </w:rPr>
          <w:t xml:space="preserve"> possible </w:t>
        </w:r>
      </w:ins>
      <w:ins w:id="1679" w:author="Tejpal Singh [2]" w:date="2023-02-04T20:27:00Z">
        <w:r>
          <w:rPr>
            <w:color w:val="000000"/>
            <w:lang w:val="en-US"/>
          </w:rPr>
          <w:t>risks and</w:t>
        </w:r>
      </w:ins>
      <w:ins w:id="1680" w:author="Tejpal Singh [2]" w:date="2023-02-04T20:28:00Z">
        <w:r>
          <w:rPr>
            <w:color w:val="000000"/>
            <w:lang w:val="en-US"/>
          </w:rPr>
          <w:t xml:space="preserve"> costs associated with </w:t>
        </w:r>
      </w:ins>
      <w:ins w:id="1681" w:author="Tejpal Singh [2]" w:date="2023-05-12T10:58:00Z">
        <w:r w:rsidR="003C0182">
          <w:rPr>
            <w:color w:val="000000"/>
            <w:lang w:val="en-US"/>
          </w:rPr>
          <w:t>the use</w:t>
        </w:r>
      </w:ins>
      <w:ins w:id="1682" w:author="Tejpal Singh [2]" w:date="2023-02-04T20:28:00Z">
        <w:r>
          <w:rPr>
            <w:color w:val="000000"/>
            <w:lang w:val="en-US"/>
          </w:rPr>
          <w:t xml:space="preserve"> of counterfeit devices. </w:t>
        </w:r>
      </w:ins>
      <w:ins w:id="1683" w:author="Tejpal Singh [2]" w:date="2023-04-21T12:05:00Z">
        <w:r w:rsidR="00CB2987">
          <w:rPr>
            <w:color w:val="000000"/>
            <w:lang w:val="en-US"/>
          </w:rPr>
          <w:t>The proliferation</w:t>
        </w:r>
      </w:ins>
      <w:ins w:id="1684" w:author="Tejpal Singh [2]" w:date="2023-02-04T20:30:00Z">
        <w:r w:rsidR="00CA48C8">
          <w:rPr>
            <w:color w:val="000000"/>
            <w:lang w:val="en-US"/>
          </w:rPr>
          <w:t xml:space="preserve"> of counterfeit and </w:t>
        </w:r>
      </w:ins>
      <w:ins w:id="1685" w:author="Tejpal Singh [2]" w:date="2023-02-04T20:36:00Z">
        <w:r w:rsidR="00CA48C8">
          <w:rPr>
            <w:color w:val="000000"/>
            <w:lang w:val="en-US"/>
          </w:rPr>
          <w:t xml:space="preserve">tampered </w:t>
        </w:r>
      </w:ins>
      <w:ins w:id="1686" w:author="Tejpal Singh [2]" w:date="2023-02-04T20:30:00Z">
        <w:r w:rsidR="00CA48C8">
          <w:rPr>
            <w:color w:val="000000"/>
            <w:lang w:val="en-US"/>
          </w:rPr>
          <w:t xml:space="preserve">mobile devices </w:t>
        </w:r>
      </w:ins>
      <w:ins w:id="1687" w:author="Tejpal Singh [2]" w:date="2023-02-04T20:31:00Z">
        <w:r w:rsidR="00CA48C8">
          <w:rPr>
            <w:color w:val="000000"/>
            <w:lang w:val="en-US"/>
          </w:rPr>
          <w:t xml:space="preserve">not only </w:t>
        </w:r>
      </w:ins>
      <w:ins w:id="1688" w:author="Tejpal Singh [2]" w:date="2023-02-04T20:30:00Z">
        <w:r w:rsidR="00CA48C8">
          <w:rPr>
            <w:color w:val="000000"/>
            <w:lang w:val="en-US"/>
          </w:rPr>
          <w:t xml:space="preserve">have </w:t>
        </w:r>
      </w:ins>
      <w:ins w:id="1689" w:author="Tejpal Singh [2]" w:date="2023-02-04T20:31:00Z">
        <w:r w:rsidR="00CA48C8">
          <w:rPr>
            <w:color w:val="000000"/>
            <w:lang w:val="en-US"/>
          </w:rPr>
          <w:t xml:space="preserve">risks for consumers but also have </w:t>
        </w:r>
      </w:ins>
      <w:ins w:id="1690" w:author="Tejpal Singh [2]" w:date="2023-02-04T20:30:00Z">
        <w:r w:rsidR="00CA48C8">
          <w:rPr>
            <w:color w:val="000000"/>
            <w:lang w:val="en-US"/>
          </w:rPr>
          <w:t xml:space="preserve">cost implications </w:t>
        </w:r>
      </w:ins>
      <w:ins w:id="1691" w:author="Tejpal Singh [2]" w:date="2023-02-04T20:32:00Z">
        <w:r w:rsidR="00CA48C8">
          <w:rPr>
            <w:color w:val="000000"/>
            <w:lang w:val="en-US"/>
          </w:rPr>
          <w:t xml:space="preserve">to </w:t>
        </w:r>
      </w:ins>
      <w:ins w:id="1692" w:author="Tejpal Singh [2]" w:date="2023-02-04T20:28:00Z">
        <w:r>
          <w:rPr>
            <w:color w:val="000000"/>
            <w:lang w:val="en-US"/>
          </w:rPr>
          <w:t xml:space="preserve">Member States </w:t>
        </w:r>
      </w:ins>
      <w:ins w:id="1693" w:author="Tejpal Singh [2]" w:date="2023-02-04T20:32:00Z">
        <w:r w:rsidR="00CA48C8">
          <w:rPr>
            <w:color w:val="000000"/>
            <w:lang w:val="en-US"/>
          </w:rPr>
          <w:t>by way of foregone taxes</w:t>
        </w:r>
      </w:ins>
      <w:ins w:id="1694" w:author="Tejpal Singh [2]" w:date="2023-02-04T20:28:00Z">
        <w:r>
          <w:rPr>
            <w:color w:val="000000"/>
            <w:lang w:val="en-US"/>
          </w:rPr>
          <w:t xml:space="preserve">, </w:t>
        </w:r>
      </w:ins>
      <w:ins w:id="1695" w:author="Tejpal Singh [2]" w:date="2023-02-04T20:32:00Z">
        <w:r w:rsidR="00CA48C8">
          <w:rPr>
            <w:color w:val="000000"/>
            <w:lang w:val="en-US"/>
          </w:rPr>
          <w:t xml:space="preserve">for </w:t>
        </w:r>
      </w:ins>
      <w:ins w:id="1696" w:author="Tejpal Singh [2]" w:date="2023-02-04T20:28:00Z">
        <w:r>
          <w:rPr>
            <w:color w:val="000000"/>
            <w:lang w:val="en-US"/>
          </w:rPr>
          <w:t>OEMs</w:t>
        </w:r>
      </w:ins>
      <w:ins w:id="1697" w:author="Tejpal Singh [2]" w:date="2023-02-04T20:32:00Z">
        <w:r w:rsidR="00CA48C8">
          <w:rPr>
            <w:color w:val="000000"/>
            <w:lang w:val="en-US"/>
          </w:rPr>
          <w:t xml:space="preserve"> as </w:t>
        </w:r>
      </w:ins>
      <w:ins w:id="1698" w:author="Tejpal Singh [2]" w:date="2023-02-04T20:33:00Z">
        <w:r w:rsidR="00CA48C8">
          <w:rPr>
            <w:color w:val="000000"/>
            <w:lang w:val="en-US"/>
          </w:rPr>
          <w:t xml:space="preserve">an opportunity </w:t>
        </w:r>
      </w:ins>
      <w:ins w:id="1699" w:author="Tejpal Singh [2]" w:date="2023-04-21T12:05:00Z">
        <w:r w:rsidR="00CB2987">
          <w:rPr>
            <w:color w:val="000000"/>
            <w:lang w:val="en-US"/>
          </w:rPr>
          <w:t>cost due</w:t>
        </w:r>
      </w:ins>
      <w:ins w:id="1700" w:author="Tejpal Singh [2]" w:date="2023-02-04T20:33:00Z">
        <w:r w:rsidR="00CA48C8">
          <w:rPr>
            <w:color w:val="000000"/>
            <w:lang w:val="en-US"/>
          </w:rPr>
          <w:t xml:space="preserve"> to market share captured by such devices</w:t>
        </w:r>
      </w:ins>
      <w:ins w:id="1701" w:author="Tejpal Singh [2]" w:date="2023-02-04T20:28:00Z">
        <w:r w:rsidR="00CA48C8">
          <w:rPr>
            <w:color w:val="000000"/>
            <w:lang w:val="en-US"/>
          </w:rPr>
          <w:t xml:space="preserve"> </w:t>
        </w:r>
      </w:ins>
      <w:ins w:id="1702" w:author="Tejpal Singh [2]" w:date="2023-05-12T10:58:00Z">
        <w:r w:rsidR="003C0182">
          <w:rPr>
            <w:color w:val="000000"/>
            <w:lang w:val="en-US"/>
          </w:rPr>
          <w:t>and for</w:t>
        </w:r>
      </w:ins>
      <w:ins w:id="1703" w:author="Tejpal Singh [2]" w:date="2023-02-04T20:36:00Z">
        <w:r w:rsidR="00CA48C8">
          <w:rPr>
            <w:color w:val="000000"/>
            <w:lang w:val="en-US"/>
          </w:rPr>
          <w:t xml:space="preserve"> </w:t>
        </w:r>
      </w:ins>
      <w:ins w:id="1704" w:author="Tejpal Singh [2]" w:date="2023-02-04T20:28:00Z">
        <w:r w:rsidR="00CA48C8">
          <w:rPr>
            <w:color w:val="000000"/>
            <w:lang w:val="en-US"/>
          </w:rPr>
          <w:t xml:space="preserve">MNOs </w:t>
        </w:r>
      </w:ins>
      <w:ins w:id="1705" w:author="Tejpal Singh [2]" w:date="2023-02-04T20:35:00Z">
        <w:r w:rsidR="00CA48C8">
          <w:rPr>
            <w:color w:val="000000"/>
            <w:lang w:val="en-US"/>
          </w:rPr>
          <w:t xml:space="preserve">in the form of impact on consumer experience and quality of services. </w:t>
        </w:r>
      </w:ins>
    </w:p>
    <w:p w14:paraId="576F64C0" w14:textId="6F39E51F" w:rsidR="005D424D" w:rsidRDefault="00305965" w:rsidP="00305965">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706" w:author="Tejpal Singh [2]" w:date="2023-02-03T21:38:00Z"/>
          <w:b/>
          <w:bCs/>
          <w:color w:val="000000"/>
          <w:lang w:val="en-US"/>
        </w:rPr>
      </w:pPr>
      <w:ins w:id="1707" w:author="Tejpal Singh [2]" w:date="2023-02-04T20:47:00Z">
        <w:r>
          <w:rPr>
            <w:color w:val="000000"/>
            <w:lang w:val="en-US"/>
          </w:rPr>
          <w:t>Thus</w:t>
        </w:r>
      </w:ins>
      <w:ins w:id="1708" w:author="Tejpal Singh [2]" w:date="2023-02-04T20:37:00Z">
        <w:r w:rsidR="00CA48C8">
          <w:rPr>
            <w:color w:val="000000"/>
            <w:lang w:val="en-US"/>
          </w:rPr>
          <w:t xml:space="preserve">, it is in the interest of </w:t>
        </w:r>
      </w:ins>
      <w:ins w:id="1709" w:author="Tejpal Singh [2]" w:date="2023-02-04T20:38:00Z">
        <w:r w:rsidR="00CA48C8">
          <w:rPr>
            <w:color w:val="000000"/>
            <w:lang w:val="en-US"/>
          </w:rPr>
          <w:t>Member States</w:t>
        </w:r>
      </w:ins>
      <w:ins w:id="1710" w:author="Tejpal Singh [2]" w:date="2023-02-04T20:37:00Z">
        <w:r w:rsidR="00CA48C8">
          <w:rPr>
            <w:color w:val="000000"/>
            <w:lang w:val="en-US"/>
          </w:rPr>
          <w:t xml:space="preserve">, </w:t>
        </w:r>
      </w:ins>
      <w:ins w:id="1711" w:author="Tejpal Singh [2]" w:date="2023-05-12T10:59:00Z">
        <w:r w:rsidR="003C0182">
          <w:rPr>
            <w:color w:val="000000"/>
            <w:lang w:val="en-US"/>
          </w:rPr>
          <w:t>OEMs,</w:t>
        </w:r>
      </w:ins>
      <w:ins w:id="1712" w:author="Tejpal Singh [2]" w:date="2023-02-04T20:38:00Z">
        <w:r w:rsidR="00CA48C8">
          <w:rPr>
            <w:color w:val="000000"/>
            <w:lang w:val="en-US"/>
          </w:rPr>
          <w:t xml:space="preserve"> and MNOs to invest in consumer awareness and education </w:t>
        </w:r>
      </w:ins>
      <w:ins w:id="1713" w:author="Tejpal Singh [2]" w:date="2023-04-21T12:05:00Z">
        <w:r w:rsidR="00CB2987">
          <w:rPr>
            <w:color w:val="000000"/>
            <w:lang w:val="en-US"/>
          </w:rPr>
          <w:t>campaigns</w:t>
        </w:r>
      </w:ins>
      <w:ins w:id="1714" w:author="Tejpal Singh [2]" w:date="2023-02-04T20:38:00Z">
        <w:r w:rsidR="00CA48C8">
          <w:rPr>
            <w:color w:val="000000"/>
            <w:lang w:val="en-US"/>
          </w:rPr>
          <w:t xml:space="preserve"> through their respective channels and </w:t>
        </w:r>
      </w:ins>
      <w:ins w:id="1715" w:author="Tejpal Singh [2]" w:date="2023-02-04T20:39:00Z">
        <w:r w:rsidR="00CA48C8">
          <w:rPr>
            <w:color w:val="000000"/>
            <w:lang w:val="en-US"/>
          </w:rPr>
          <w:t>touch points</w:t>
        </w:r>
      </w:ins>
      <w:ins w:id="1716" w:author="Tejpal Singh [2]" w:date="2023-02-04T20:38:00Z">
        <w:r w:rsidR="00CA48C8">
          <w:rPr>
            <w:color w:val="000000"/>
            <w:lang w:val="en-US"/>
          </w:rPr>
          <w:t xml:space="preserve">. </w:t>
        </w:r>
      </w:ins>
      <w:ins w:id="1717" w:author="Tejpal Singh [2]" w:date="2023-02-04T20:39:00Z">
        <w:r w:rsidR="00CA48C8">
          <w:rPr>
            <w:color w:val="000000"/>
            <w:lang w:val="en-US"/>
          </w:rPr>
          <w:t>For example, MNOs can send awareness message periodically to their customers, display posters at their outlets</w:t>
        </w:r>
      </w:ins>
      <w:ins w:id="1718" w:author="Tejpal Singh [2]" w:date="2023-02-04T20:40:00Z">
        <w:r>
          <w:rPr>
            <w:color w:val="000000"/>
            <w:lang w:val="en-US"/>
          </w:rPr>
          <w:t xml:space="preserve"> or include this aspect in customer welcome kit. Similarly, OEMs may run awareness campaigns through social and electronic media </w:t>
        </w:r>
      </w:ins>
      <w:ins w:id="1719" w:author="Tejpal Singh [2]" w:date="2023-02-04T20:48:00Z">
        <w:r>
          <w:rPr>
            <w:color w:val="000000"/>
            <w:lang w:val="en-US"/>
          </w:rPr>
          <w:t>including</w:t>
        </w:r>
      </w:ins>
      <w:r w:rsidR="00DF5AE0">
        <w:rPr>
          <w:rFonts w:cstheme="minorBidi" w:hint="cs"/>
          <w:color w:val="000000"/>
          <w:szCs w:val="21"/>
          <w:cs/>
          <w:lang w:val="en-US" w:bidi="hi-IN"/>
        </w:rPr>
        <w:t xml:space="preserve"> </w:t>
      </w:r>
      <w:ins w:id="1720" w:author="Tejpal Singh [2]" w:date="2023-02-04T20:41:00Z">
        <w:r>
          <w:rPr>
            <w:color w:val="000000"/>
            <w:lang w:val="en-US"/>
          </w:rPr>
          <w:t xml:space="preserve">their </w:t>
        </w:r>
      </w:ins>
      <w:ins w:id="1721" w:author="Tejpal Singh [2]" w:date="2023-02-04T20:42:00Z">
        <w:r>
          <w:rPr>
            <w:color w:val="000000"/>
            <w:lang w:val="en-US"/>
          </w:rPr>
          <w:t xml:space="preserve">own or partner outlets. Member </w:t>
        </w:r>
        <w:r>
          <w:rPr>
            <w:color w:val="000000"/>
            <w:lang w:val="en-US"/>
          </w:rPr>
          <w:lastRenderedPageBreak/>
          <w:t>States may also run awareness and education campaigns through their consumer protection departments.</w:t>
        </w:r>
      </w:ins>
      <w:r w:rsidR="00DF5AE0">
        <w:rPr>
          <w:rFonts w:cstheme="minorBidi" w:hint="cs"/>
          <w:color w:val="000000"/>
          <w:szCs w:val="21"/>
          <w:cs/>
          <w:lang w:val="en-US" w:bidi="hi-IN"/>
        </w:rPr>
        <w:t xml:space="preserve"> </w:t>
      </w:r>
      <w:ins w:id="1722" w:author="Tejpal Singh [2]" w:date="2023-02-04T20:45:00Z">
        <w:r>
          <w:rPr>
            <w:color w:val="000000"/>
            <w:lang w:val="en-US"/>
          </w:rPr>
          <w:t xml:space="preserve">Considering the fact that target consumer </w:t>
        </w:r>
      </w:ins>
      <w:ins w:id="1723" w:author="Tejpal Singh [2]" w:date="2023-02-04T20:48:00Z">
        <w:r>
          <w:rPr>
            <w:color w:val="000000"/>
            <w:lang w:val="en-US"/>
          </w:rPr>
          <w:t xml:space="preserve">of such devices </w:t>
        </w:r>
      </w:ins>
      <w:ins w:id="1724" w:author="Tejpal Singh [2]" w:date="2023-02-04T20:49:00Z">
        <w:r>
          <w:rPr>
            <w:color w:val="000000"/>
            <w:lang w:val="en-US"/>
          </w:rPr>
          <w:t>may belong to</w:t>
        </w:r>
      </w:ins>
      <w:ins w:id="1725" w:author="Tejpal Singh [2]" w:date="2023-02-04T20:48:00Z">
        <w:r>
          <w:rPr>
            <w:color w:val="000000"/>
            <w:lang w:val="en-US"/>
          </w:rPr>
          <w:t xml:space="preserve"> low and middle income</w:t>
        </w:r>
      </w:ins>
      <w:ins w:id="1726" w:author="Tejpal Singh [2]" w:date="2023-02-04T20:49:00Z">
        <w:r>
          <w:rPr>
            <w:color w:val="000000"/>
            <w:lang w:val="en-US"/>
          </w:rPr>
          <w:t xml:space="preserve"> group </w:t>
        </w:r>
      </w:ins>
      <w:ins w:id="1727" w:author="Tejpal Singh [2]" w:date="2023-02-04T20:50:00Z">
        <w:r>
          <w:rPr>
            <w:color w:val="000000"/>
            <w:lang w:val="en-US"/>
          </w:rPr>
          <w:t>having</w:t>
        </w:r>
      </w:ins>
      <w:ins w:id="1728" w:author="Tejpal Singh [2]" w:date="2023-02-04T20:49:00Z">
        <w:r>
          <w:rPr>
            <w:color w:val="000000"/>
            <w:lang w:val="en-US"/>
          </w:rPr>
          <w:t xml:space="preserve"> average </w:t>
        </w:r>
      </w:ins>
      <w:ins w:id="1729" w:author="Tejpal Singh [2]" w:date="2023-02-04T20:50:00Z">
        <w:r>
          <w:rPr>
            <w:color w:val="000000"/>
            <w:lang w:val="en-US"/>
          </w:rPr>
          <w:t xml:space="preserve">level of </w:t>
        </w:r>
      </w:ins>
      <w:ins w:id="1730" w:author="Tejpal Singh [2]" w:date="2023-04-21T12:05:00Z">
        <w:r w:rsidR="00CB2987">
          <w:rPr>
            <w:color w:val="000000"/>
            <w:lang w:val="en-US"/>
          </w:rPr>
          <w:t>education, awareness</w:t>
        </w:r>
      </w:ins>
      <w:ins w:id="1731" w:author="Tejpal Singh [2]" w:date="2023-02-04T20:44:00Z">
        <w:r>
          <w:rPr>
            <w:color w:val="000000"/>
            <w:lang w:val="en-US"/>
          </w:rPr>
          <w:t xml:space="preserve"> campaign should be simple and easy to understand without complicated technical details</w:t>
        </w:r>
      </w:ins>
      <w:ins w:id="1732" w:author="Tejpal Singh [2]" w:date="2023-02-04T20:51:00Z">
        <w:r w:rsidR="00F712CD">
          <w:rPr>
            <w:color w:val="000000"/>
            <w:lang w:val="en-US"/>
          </w:rPr>
          <w:t>. Such awareness campaigns may also include simple checks and questions to be asked while purchasing any mobile ICT device.</w:t>
        </w:r>
      </w:ins>
      <w:ins w:id="1733" w:author="Tejpal Singh [2]" w:date="2023-02-04T20:37:00Z">
        <w:r w:rsidR="007457B5">
          <w:rPr>
            <w:color w:val="000000"/>
            <w:lang w:val="en-US"/>
          </w:rPr>
          <w:t xml:space="preserve"> The </w:t>
        </w:r>
      </w:ins>
      <w:ins w:id="1734" w:author="Tejpal Singh [2]" w:date="2023-02-04T20:53:00Z">
        <w:r w:rsidR="007457B5">
          <w:rPr>
            <w:color w:val="000000"/>
            <w:lang w:val="en-US"/>
          </w:rPr>
          <w:t>unified technology</w:t>
        </w:r>
      </w:ins>
      <w:r w:rsidR="00DF5AE0">
        <w:rPr>
          <w:rFonts w:cstheme="minorBidi" w:hint="cs"/>
          <w:color w:val="000000"/>
          <w:szCs w:val="21"/>
          <w:cs/>
          <w:lang w:val="en-US" w:bidi="hi-IN"/>
        </w:rPr>
        <w:t xml:space="preserve"> </w:t>
      </w:r>
      <w:ins w:id="1735" w:author="Tejpal Singh [2]" w:date="2023-02-04T20:37:00Z">
        <w:r w:rsidR="007457B5">
          <w:rPr>
            <w:color w:val="000000"/>
            <w:lang w:val="en-US"/>
          </w:rPr>
          <w:t>platform</w:t>
        </w:r>
      </w:ins>
      <w:ins w:id="1736" w:author="Tejpal Singh [2]" w:date="2023-02-04T20:52:00Z">
        <w:r w:rsidR="007457B5">
          <w:rPr>
            <w:color w:val="000000"/>
            <w:lang w:val="en-US"/>
          </w:rPr>
          <w:t xml:space="preserve"> as per RUPF framework can </w:t>
        </w:r>
      </w:ins>
      <w:ins w:id="1737" w:author="Tejpal Singh [2]" w:date="2023-02-04T20:53:00Z">
        <w:r w:rsidR="007457B5">
          <w:rPr>
            <w:color w:val="000000"/>
            <w:lang w:val="en-US"/>
          </w:rPr>
          <w:t xml:space="preserve">become a important tool for consumer </w:t>
        </w:r>
      </w:ins>
      <w:ins w:id="1738" w:author="Tejpal Singh [2]" w:date="2023-02-04T20:52:00Z">
        <w:r w:rsidR="007457B5">
          <w:rPr>
            <w:color w:val="000000"/>
            <w:lang w:val="en-US"/>
          </w:rPr>
          <w:t>empowerment and education as well as collaboration platform for all stakeholders.</w:t>
        </w:r>
      </w:ins>
    </w:p>
    <w:p w14:paraId="576F64C1"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739" w:author="Tejpal Singh [2]" w:date="2023-02-03T21:32:00Z"/>
          <w:b/>
          <w:bCs/>
          <w:color w:val="000000"/>
          <w:lang w:val="en-US"/>
        </w:rPr>
      </w:pPr>
    </w:p>
    <w:p w14:paraId="576F64C2" w14:textId="6099E798" w:rsidR="006D3D7E" w:rsidRPr="007457B5"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740" w:author="Tejpal Singh [2]" w:date="2023-02-03T21:38:00Z"/>
          <w:color w:val="000000"/>
          <w:lang w:val="en-US"/>
        </w:rPr>
      </w:pPr>
      <w:ins w:id="1741" w:author="Tejpal Singh [2]" w:date="2023-02-03T21:33:00Z">
        <w:r w:rsidRPr="00390339">
          <w:rPr>
            <w:b/>
            <w:bCs/>
            <w:color w:val="000000"/>
            <w:lang w:val="en-US"/>
          </w:rPr>
          <w:t xml:space="preserve">Enabling legal and </w:t>
        </w:r>
      </w:ins>
      <w:ins w:id="1742" w:author="Tejpal Singh [2]" w:date="2023-02-03T21:34:00Z">
        <w:r w:rsidRPr="00390339">
          <w:rPr>
            <w:b/>
            <w:bCs/>
            <w:color w:val="000000"/>
            <w:lang w:val="en-US"/>
          </w:rPr>
          <w:t>r</w:t>
        </w:r>
      </w:ins>
      <w:ins w:id="1743" w:author="Tejpal Singh [2]" w:date="2023-02-03T21:33:00Z">
        <w:r w:rsidRPr="00390339">
          <w:rPr>
            <w:b/>
            <w:bCs/>
            <w:color w:val="000000"/>
            <w:lang w:val="en-US"/>
          </w:rPr>
          <w:t xml:space="preserve">egulatory </w:t>
        </w:r>
      </w:ins>
      <w:ins w:id="1744" w:author="Tejpal Singh [2]" w:date="2023-02-04T22:20:00Z">
        <w:r w:rsidR="00BF0D69" w:rsidRPr="00390339">
          <w:rPr>
            <w:b/>
            <w:bCs/>
            <w:color w:val="000000"/>
            <w:lang w:val="en-US"/>
          </w:rPr>
          <w:t>framework</w:t>
        </w:r>
        <w:r w:rsidR="00BF0D69">
          <w:rPr>
            <w:b/>
            <w:bCs/>
            <w:color w:val="000000"/>
            <w:lang w:val="en-US"/>
          </w:rPr>
          <w:t>:</w:t>
        </w:r>
      </w:ins>
      <w:r w:rsidR="00DF5AE0">
        <w:rPr>
          <w:rFonts w:cstheme="minorBidi" w:hint="cs"/>
          <w:b/>
          <w:bCs/>
          <w:color w:val="000000"/>
          <w:szCs w:val="21"/>
          <w:cs/>
          <w:lang w:val="en-US" w:bidi="hi-IN"/>
        </w:rPr>
        <w:t xml:space="preserve"> </w:t>
      </w:r>
      <w:ins w:id="1745" w:author="Tejpal Singh [2]" w:date="2023-02-04T20:55:00Z">
        <w:r w:rsidR="007457B5" w:rsidRPr="007457B5">
          <w:rPr>
            <w:color w:val="000000"/>
            <w:lang w:val="en-US"/>
          </w:rPr>
          <w:t>While consumer</w:t>
        </w:r>
      </w:ins>
      <w:ins w:id="1746" w:author="Tejpal Singh [2]" w:date="2023-02-04T20:56:00Z">
        <w:r w:rsidR="007457B5">
          <w:rPr>
            <w:color w:val="000000"/>
            <w:lang w:val="en-US"/>
          </w:rPr>
          <w:t xml:space="preserve"> education </w:t>
        </w:r>
      </w:ins>
      <w:ins w:id="1747" w:author="Tejpal Singh [2]" w:date="2023-02-04T22:20:00Z">
        <w:r w:rsidR="00BF0D69">
          <w:rPr>
            <w:color w:val="000000"/>
            <w:lang w:val="en-US"/>
          </w:rPr>
          <w:t xml:space="preserve">and </w:t>
        </w:r>
        <w:r w:rsidR="00BF0D69" w:rsidRPr="007457B5">
          <w:rPr>
            <w:color w:val="000000"/>
            <w:lang w:val="en-US"/>
          </w:rPr>
          <w:t>awareness</w:t>
        </w:r>
      </w:ins>
      <w:r w:rsidR="00DF5AE0">
        <w:rPr>
          <w:rFonts w:cstheme="minorBidi" w:hint="cs"/>
          <w:color w:val="000000"/>
          <w:szCs w:val="21"/>
          <w:cs/>
          <w:lang w:val="en-US" w:bidi="hi-IN"/>
        </w:rPr>
        <w:t xml:space="preserve"> </w:t>
      </w:r>
      <w:ins w:id="1748" w:author="Tejpal Singh [2]" w:date="2023-02-04T20:56:00Z">
        <w:r w:rsidR="007457B5" w:rsidRPr="007457B5">
          <w:rPr>
            <w:color w:val="000000"/>
            <w:lang w:val="en-US"/>
          </w:rPr>
          <w:t>is</w:t>
        </w:r>
      </w:ins>
      <w:r w:rsidR="00DF5AE0">
        <w:rPr>
          <w:rFonts w:cstheme="minorBidi" w:hint="cs"/>
          <w:color w:val="000000"/>
          <w:szCs w:val="21"/>
          <w:cs/>
          <w:lang w:val="en-US" w:bidi="hi-IN"/>
        </w:rPr>
        <w:t xml:space="preserve"> </w:t>
      </w:r>
      <w:ins w:id="1749" w:author="Tejpal Singh [2]" w:date="2023-02-04T20:56:00Z">
        <w:r w:rsidR="007457B5" w:rsidRPr="007457B5">
          <w:rPr>
            <w:color w:val="000000"/>
            <w:lang w:val="en-US"/>
          </w:rPr>
          <w:t xml:space="preserve">most important measure for mitigation of </w:t>
        </w:r>
      </w:ins>
      <w:ins w:id="1750" w:author="Tejpal Singh [2]" w:date="2023-02-04T20:57:00Z">
        <w:r w:rsidR="007457B5" w:rsidRPr="007457B5">
          <w:rPr>
            <w:color w:val="000000"/>
            <w:lang w:val="en-US"/>
          </w:rPr>
          <w:t>adverse impact on consumers</w:t>
        </w:r>
      </w:ins>
      <w:ins w:id="1751" w:author="Tejpal Singh [2]" w:date="2023-02-04T20:58:00Z">
        <w:r w:rsidR="007457B5">
          <w:rPr>
            <w:color w:val="000000"/>
            <w:lang w:val="en-US"/>
          </w:rPr>
          <w:t xml:space="preserve"> but the enabling legal and regulatory </w:t>
        </w:r>
      </w:ins>
      <w:ins w:id="1752" w:author="Tejpal Singh [2]" w:date="2023-02-04T20:59:00Z">
        <w:r w:rsidR="007457B5">
          <w:rPr>
            <w:color w:val="000000"/>
            <w:lang w:val="en-US"/>
          </w:rPr>
          <w:t>framework</w:t>
        </w:r>
      </w:ins>
      <w:ins w:id="1753" w:author="Tejpal Singh [2]" w:date="2023-02-04T20:58:00Z">
        <w:r w:rsidR="007457B5">
          <w:rPr>
            <w:color w:val="000000"/>
            <w:lang w:val="en-US"/>
          </w:rPr>
          <w:t xml:space="preserve"> is equally important to instill deterrent to the </w:t>
        </w:r>
      </w:ins>
      <w:ins w:id="1754" w:author="Tejpal Singh [2]" w:date="2023-02-04T20:59:00Z">
        <w:r w:rsidR="007457B5">
          <w:rPr>
            <w:color w:val="000000"/>
            <w:lang w:val="en-US"/>
          </w:rPr>
          <w:t>counterfeiters and enable LEAs to act swiftly against the traffickers and counterfeiter</w:t>
        </w:r>
      </w:ins>
      <w:ins w:id="1755" w:author="Tejpal Singh [2]" w:date="2023-02-04T21:00:00Z">
        <w:r w:rsidR="007457B5">
          <w:rPr>
            <w:color w:val="000000"/>
            <w:lang w:val="en-US"/>
          </w:rPr>
          <w:t xml:space="preserve"> ecosystem. It should empower the LEAs </w:t>
        </w:r>
      </w:ins>
      <w:ins w:id="1756" w:author="Tejpal Singh [2]" w:date="2023-04-21T12:05:00Z">
        <w:r w:rsidR="00CB2987">
          <w:rPr>
            <w:color w:val="000000"/>
            <w:lang w:val="en-US"/>
          </w:rPr>
          <w:t>by</w:t>
        </w:r>
      </w:ins>
      <w:ins w:id="1757" w:author="Tejpal Singh [2]" w:date="2023-02-04T21:00:00Z">
        <w:r w:rsidR="007457B5">
          <w:rPr>
            <w:color w:val="000000"/>
            <w:lang w:val="en-US"/>
          </w:rPr>
          <w:t xml:space="preserve"> enabling criminal provisions and </w:t>
        </w:r>
      </w:ins>
      <w:ins w:id="1758" w:author="Tejpal Singh [2]" w:date="2023-02-04T21:01:00Z">
        <w:r w:rsidR="007457B5">
          <w:rPr>
            <w:color w:val="000000"/>
            <w:lang w:val="en-US"/>
          </w:rPr>
          <w:t>use of technical platforms like RUPF.</w:t>
        </w:r>
      </w:ins>
    </w:p>
    <w:p w14:paraId="576F64C3" w14:textId="77777777" w:rsidR="00390339" w:rsidRPr="007457B5" w:rsidRDefault="00390339" w:rsidP="00390339">
      <w:pPr>
        <w:pStyle w:val="ListParagraph"/>
        <w:rPr>
          <w:ins w:id="1759" w:author="Tejpal Singh [2]" w:date="2023-02-03T21:38:00Z"/>
          <w:color w:val="000000"/>
          <w:lang w:val="en-US"/>
        </w:rPr>
      </w:pPr>
    </w:p>
    <w:p w14:paraId="576F64C4" w14:textId="2FCD2D38" w:rsidR="006D3D7E" w:rsidRDefault="004C695D"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760" w:author="Tejpal Singh [2]" w:date="2023-02-03T21:38:00Z"/>
          <w:b/>
          <w:bCs/>
          <w:color w:val="000000"/>
          <w:lang w:val="en-US"/>
        </w:rPr>
      </w:pPr>
      <w:r>
        <w:rPr>
          <w:b/>
          <w:bCs/>
          <w:color w:val="000000"/>
          <w:lang w:val="en-US"/>
        </w:rPr>
        <w:t xml:space="preserve"> </w:t>
      </w:r>
      <w:ins w:id="1761" w:author="Tejpal Singh [2]" w:date="2023-02-03T21:34:00Z">
        <w:r w:rsidR="006D3D7E" w:rsidRPr="00390339">
          <w:rPr>
            <w:b/>
            <w:bCs/>
            <w:color w:val="000000"/>
            <w:lang w:val="en-US"/>
          </w:rPr>
          <w:t>Collaboration amongst stakeholders</w:t>
        </w:r>
      </w:ins>
      <w:ins w:id="1762" w:author="Tejpal Singh [2]" w:date="2023-02-04T22:20:00Z">
        <w:r w:rsidR="00BF0D69">
          <w:rPr>
            <w:b/>
            <w:bCs/>
            <w:color w:val="000000"/>
            <w:lang w:val="en-US"/>
          </w:rPr>
          <w:t xml:space="preserve">: </w:t>
        </w:r>
        <w:r w:rsidR="00BF0D69" w:rsidRPr="00BF0D69">
          <w:rPr>
            <w:color w:val="000000"/>
            <w:lang w:val="en-US"/>
          </w:rPr>
          <w:t xml:space="preserve">To </w:t>
        </w:r>
        <w:r w:rsidR="00BF0D69">
          <w:rPr>
            <w:color w:val="000000"/>
            <w:lang w:val="en-US"/>
          </w:rPr>
          <w:t xml:space="preserve">mitigate the adverse impact </w:t>
        </w:r>
      </w:ins>
      <w:ins w:id="1763" w:author="Tejpal Singh [2]" w:date="2023-02-04T22:21:00Z">
        <w:r w:rsidR="00BF0D69">
          <w:rPr>
            <w:color w:val="000000"/>
            <w:lang w:val="en-US"/>
          </w:rPr>
          <w:t xml:space="preserve">of counterfeit or tampered mobile ICT devices </w:t>
        </w:r>
      </w:ins>
      <w:ins w:id="1764" w:author="Tejpal Singh [2]" w:date="2023-02-04T22:20:00Z">
        <w:r w:rsidR="00BF0D69">
          <w:rPr>
            <w:color w:val="000000"/>
            <w:lang w:val="en-US"/>
          </w:rPr>
          <w:t>on consumers</w:t>
        </w:r>
      </w:ins>
      <w:ins w:id="1765" w:author="Tejpal Singh [2]" w:date="2023-02-04T22:21:00Z">
        <w:r w:rsidR="00BF0D69">
          <w:rPr>
            <w:color w:val="000000"/>
            <w:lang w:val="en-US"/>
          </w:rPr>
          <w:t xml:space="preserve">, close collaboration amongst </w:t>
        </w:r>
      </w:ins>
      <w:ins w:id="1766" w:author="Tejpal Singh [2]" w:date="2023-02-04T22:22:00Z">
        <w:r w:rsidR="00BF0D69">
          <w:rPr>
            <w:color w:val="000000"/>
            <w:lang w:val="en-US"/>
          </w:rPr>
          <w:t xml:space="preserve">LEAs, Customs, OEMs and Member States will be required to take effective measures for arresting the trend of increasing rate of proliferation of such devices. </w:t>
        </w:r>
      </w:ins>
      <w:ins w:id="1767" w:author="Tejpal Singh [2]" w:date="2023-02-04T22:24:00Z">
        <w:r w:rsidR="00BF0D69">
          <w:rPr>
            <w:color w:val="000000"/>
            <w:lang w:val="en-US"/>
          </w:rPr>
          <w:t xml:space="preserve">Considering the role to be played by multiple stakeholders for taking effective measures, one to one </w:t>
        </w:r>
      </w:ins>
      <w:ins w:id="1768" w:author="Tejpal Singh [2]" w:date="2023-02-04T22:22:00Z">
        <w:r w:rsidR="00BF0D69">
          <w:rPr>
            <w:color w:val="000000"/>
            <w:lang w:val="en-US"/>
          </w:rPr>
          <w:t>collaboration</w:t>
        </w:r>
      </w:ins>
      <w:ins w:id="1769" w:author="Tejpal Singh [2]" w:date="2023-02-04T22:24:00Z">
        <w:r w:rsidR="00BF0D69">
          <w:rPr>
            <w:color w:val="000000"/>
            <w:lang w:val="en-US"/>
          </w:rPr>
          <w:t xml:space="preserve"> may not be sufficient </w:t>
        </w:r>
      </w:ins>
      <w:ins w:id="1770" w:author="Tejpal Singh [2]" w:date="2023-02-04T22:26:00Z">
        <w:r w:rsidR="00BF0D69">
          <w:rPr>
            <w:color w:val="000000"/>
            <w:lang w:val="en-US"/>
          </w:rPr>
          <w:t xml:space="preserve">as co-ordinate actions will be required to break the </w:t>
        </w:r>
      </w:ins>
      <w:ins w:id="1771" w:author="Tejpal Singh [2]" w:date="2023-02-04T22:27:00Z">
        <w:r w:rsidR="00BF0D69">
          <w:rPr>
            <w:color w:val="000000"/>
            <w:lang w:val="en-US"/>
          </w:rPr>
          <w:t xml:space="preserve">fragmented </w:t>
        </w:r>
      </w:ins>
      <w:ins w:id="1772" w:author="Tejpal Singh [2]" w:date="2023-02-04T22:26:00Z">
        <w:r w:rsidR="00BF0D69">
          <w:rPr>
            <w:color w:val="000000"/>
            <w:lang w:val="en-US"/>
          </w:rPr>
          <w:t>supply chains</w:t>
        </w:r>
      </w:ins>
      <w:ins w:id="1773" w:author="Tejpal Singh [2]" w:date="2023-02-04T22:27:00Z">
        <w:r w:rsidR="00BF0D69">
          <w:rPr>
            <w:color w:val="000000"/>
            <w:lang w:val="en-US"/>
          </w:rPr>
          <w:t xml:space="preserve"> operated by traffickers and manufactures of counterfeit </w:t>
        </w:r>
      </w:ins>
      <w:ins w:id="1774" w:author="Tejpal Singh [2]" w:date="2023-02-04T22:29:00Z">
        <w:r w:rsidR="00BF0D69">
          <w:rPr>
            <w:color w:val="000000"/>
            <w:lang w:val="en-US"/>
          </w:rPr>
          <w:t>devices. The</w:t>
        </w:r>
      </w:ins>
      <w:ins w:id="1775" w:author="Tejpal Singh [2]" w:date="2023-02-04T22:30:00Z">
        <w:r w:rsidR="00430FE5">
          <w:rPr>
            <w:color w:val="000000"/>
            <w:lang w:val="en-US"/>
          </w:rPr>
          <w:t xml:space="preserve">refore, </w:t>
        </w:r>
      </w:ins>
      <w:ins w:id="1776" w:author="Tejpal Singh [2]" w:date="2023-02-04T22:29:00Z">
        <w:r w:rsidR="00430FE5">
          <w:rPr>
            <w:color w:val="000000"/>
            <w:lang w:val="en-US"/>
          </w:rPr>
          <w:t xml:space="preserve">technology </w:t>
        </w:r>
      </w:ins>
      <w:ins w:id="1777" w:author="Tejpal Singh [2]" w:date="2023-04-21T12:05:00Z">
        <w:r w:rsidR="00CB2987">
          <w:rPr>
            <w:color w:val="000000"/>
            <w:lang w:val="en-US"/>
          </w:rPr>
          <w:t>platforms</w:t>
        </w:r>
      </w:ins>
      <w:ins w:id="1778" w:author="Tejpal Singh [2]" w:date="2023-02-04T22:32:00Z">
        <w:r w:rsidR="00545A10">
          <w:rPr>
            <w:color w:val="000000"/>
            <w:lang w:val="en-US"/>
          </w:rPr>
          <w:t xml:space="preserve"> can</w:t>
        </w:r>
      </w:ins>
      <w:ins w:id="1779" w:author="Tejpal Singh [2]" w:date="2023-02-04T22:29:00Z">
        <w:r w:rsidR="00545A10">
          <w:rPr>
            <w:color w:val="000000"/>
            <w:lang w:val="en-US"/>
          </w:rPr>
          <w:t xml:space="preserve"> effectively be used </w:t>
        </w:r>
      </w:ins>
      <w:ins w:id="1780" w:author="Tejpal Singh [2]" w:date="2023-02-04T22:32:00Z">
        <w:r w:rsidR="00545A10">
          <w:rPr>
            <w:color w:val="000000"/>
            <w:lang w:val="en-US"/>
          </w:rPr>
          <w:t xml:space="preserve">for </w:t>
        </w:r>
      </w:ins>
      <w:ins w:id="1781" w:author="Tejpal Singh [2]" w:date="2023-02-04T22:33:00Z">
        <w:r w:rsidR="00FC23D6">
          <w:rPr>
            <w:color w:val="000000"/>
            <w:lang w:val="en-US"/>
          </w:rPr>
          <w:t>effective collaboration</w:t>
        </w:r>
      </w:ins>
      <w:ins w:id="1782" w:author="Tejpal Singh [2]" w:date="2023-02-04T22:30:00Z">
        <w:r w:rsidR="00430FE5">
          <w:rPr>
            <w:color w:val="000000"/>
            <w:lang w:val="en-US"/>
          </w:rPr>
          <w:t>.</w:t>
        </w:r>
      </w:ins>
    </w:p>
    <w:p w14:paraId="576F64C5"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783" w:author="Tejpal Singh [2]" w:date="2023-02-03T21:34:00Z"/>
          <w:b/>
          <w:bCs/>
          <w:color w:val="000000"/>
          <w:lang w:val="en-US"/>
        </w:rPr>
      </w:pPr>
    </w:p>
    <w:p w14:paraId="576F64C6" w14:textId="55353CC5" w:rsidR="006D3D7E" w:rsidRDefault="004C695D"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784" w:author="Tejpal Singh [2]" w:date="2023-02-03T21:39:00Z"/>
          <w:b/>
          <w:bCs/>
          <w:color w:val="000000"/>
          <w:lang w:val="en-US"/>
        </w:rPr>
      </w:pPr>
      <w:r>
        <w:rPr>
          <w:b/>
          <w:bCs/>
          <w:color w:val="000000"/>
          <w:lang w:val="en-US"/>
        </w:rPr>
        <w:t xml:space="preserve"> </w:t>
      </w:r>
      <w:ins w:id="1785" w:author="Tejpal Singh [2]" w:date="2023-02-03T21:35:00Z">
        <w:r w:rsidR="006D3D7E" w:rsidRPr="00390339">
          <w:rPr>
            <w:b/>
            <w:bCs/>
            <w:color w:val="000000"/>
            <w:lang w:val="en-US"/>
          </w:rPr>
          <w:t>Implementation of comprehensive technology platform based on RUPF</w:t>
        </w:r>
      </w:ins>
      <w:ins w:id="1786" w:author="Tejpal Singh [2]" w:date="2023-02-04T22:33:00Z">
        <w:r w:rsidR="00FC23D6">
          <w:rPr>
            <w:b/>
            <w:bCs/>
            <w:color w:val="000000"/>
            <w:lang w:val="en-US"/>
          </w:rPr>
          <w:t>:</w:t>
        </w:r>
        <w:r w:rsidR="00FC23D6" w:rsidRPr="00FC23D6">
          <w:rPr>
            <w:color w:val="000000"/>
            <w:lang w:val="en-US"/>
          </w:rPr>
          <w:t xml:space="preserve"> To enable</w:t>
        </w:r>
        <w:r w:rsidR="00FC23D6">
          <w:rPr>
            <w:color w:val="000000"/>
            <w:lang w:val="en-US"/>
          </w:rPr>
          <w:t xml:space="preserve"> consumer </w:t>
        </w:r>
      </w:ins>
      <w:ins w:id="1787" w:author="Tejpal Singh [2]" w:date="2023-02-04T22:34:00Z">
        <w:r w:rsidR="00FC23D6">
          <w:rPr>
            <w:color w:val="000000"/>
            <w:lang w:val="en-US"/>
          </w:rPr>
          <w:t xml:space="preserve">empowerment </w:t>
        </w:r>
      </w:ins>
      <w:ins w:id="1788" w:author="Tejpal Singh [2]" w:date="2023-02-04T22:38:00Z">
        <w:r w:rsidR="00FC23D6">
          <w:rPr>
            <w:color w:val="000000"/>
            <w:lang w:val="en-US"/>
          </w:rPr>
          <w:t>through</w:t>
        </w:r>
      </w:ins>
      <w:ins w:id="1789" w:author="Tejpal Singh [2]" w:date="2023-02-04T22:34:00Z">
        <w:r w:rsidR="00FC23D6">
          <w:rPr>
            <w:color w:val="000000"/>
            <w:lang w:val="en-US"/>
          </w:rPr>
          <w:t xml:space="preserve"> tools &amp; awareness</w:t>
        </w:r>
      </w:ins>
      <w:ins w:id="1790" w:author="Tejpal Singh [2]" w:date="2023-02-04T22:33:00Z">
        <w:r w:rsidR="00FC23D6">
          <w:rPr>
            <w:color w:val="000000"/>
            <w:lang w:val="en-US"/>
          </w:rPr>
          <w:t>,</w:t>
        </w:r>
      </w:ins>
      <w:ins w:id="1791" w:author="Tejpal Singh [2]" w:date="2023-02-04T22:35:00Z">
        <w:r w:rsidR="00FC23D6">
          <w:rPr>
            <w:color w:val="000000"/>
            <w:lang w:val="en-US"/>
          </w:rPr>
          <w:t xml:space="preserve"> collaboration amongst key </w:t>
        </w:r>
      </w:ins>
      <w:ins w:id="1792" w:author="Tejpal Singh [2]" w:date="2023-04-21T12:05:00Z">
        <w:r w:rsidR="00CB2987">
          <w:rPr>
            <w:color w:val="000000"/>
            <w:lang w:val="en-US"/>
          </w:rPr>
          <w:t>stakeholders like</w:t>
        </w:r>
      </w:ins>
      <w:ins w:id="1793" w:author="Tejpal Singh [2]" w:date="2023-02-04T22:35:00Z">
        <w:r w:rsidR="00FC23D6">
          <w:rPr>
            <w:color w:val="000000"/>
            <w:lang w:val="en-US"/>
          </w:rPr>
          <w:t xml:space="preserve"> LEAs, Customs</w:t>
        </w:r>
      </w:ins>
      <w:ins w:id="1794" w:author="Tejpal Singh [2]" w:date="2023-02-04T22:38:00Z">
        <w:r w:rsidR="00FC23D6">
          <w:rPr>
            <w:color w:val="000000"/>
            <w:lang w:val="en-US"/>
          </w:rPr>
          <w:t xml:space="preserve">, </w:t>
        </w:r>
      </w:ins>
      <w:ins w:id="1795" w:author="Tejpal Singh [2]" w:date="2023-02-04T22:35:00Z">
        <w:r w:rsidR="00FC23D6">
          <w:rPr>
            <w:color w:val="000000"/>
            <w:lang w:val="en-US"/>
          </w:rPr>
          <w:t>OEMs</w:t>
        </w:r>
      </w:ins>
      <w:ins w:id="1796" w:author="Tejpal Singh [2]" w:date="2023-02-04T22:38:00Z">
        <w:r w:rsidR="00FC23D6">
          <w:rPr>
            <w:color w:val="000000"/>
            <w:lang w:val="en-US"/>
          </w:rPr>
          <w:t xml:space="preserve">, MNOs </w:t>
        </w:r>
      </w:ins>
      <w:ins w:id="1797" w:author="Tejpal Singh [2]" w:date="2023-02-04T22:36:00Z">
        <w:r w:rsidR="00FC23D6">
          <w:rPr>
            <w:color w:val="000000"/>
            <w:lang w:val="en-US"/>
          </w:rPr>
          <w:t xml:space="preserve">and </w:t>
        </w:r>
      </w:ins>
      <w:ins w:id="1798" w:author="Tejpal Singh [2]" w:date="2023-02-04T22:38:00Z">
        <w:r w:rsidR="00FC23D6">
          <w:rPr>
            <w:color w:val="000000"/>
            <w:lang w:val="en-US"/>
          </w:rPr>
          <w:t xml:space="preserve">for </w:t>
        </w:r>
      </w:ins>
      <w:ins w:id="1799" w:author="Tejpal Singh [2]" w:date="2023-02-04T22:36:00Z">
        <w:r w:rsidR="00FC23D6">
          <w:rPr>
            <w:color w:val="000000"/>
            <w:lang w:val="en-US"/>
          </w:rPr>
          <w:t xml:space="preserve">timely action against the </w:t>
        </w:r>
      </w:ins>
      <w:ins w:id="1800" w:author="Tejpal Singh [2]" w:date="2023-02-04T22:37:00Z">
        <w:r w:rsidR="00FC23D6">
          <w:rPr>
            <w:color w:val="000000"/>
            <w:lang w:val="en-US"/>
          </w:rPr>
          <w:t xml:space="preserve">counterfeiters, RUPF based technology platform with enabling </w:t>
        </w:r>
      </w:ins>
      <w:ins w:id="1801" w:author="Tejpal Singh [2]" w:date="2023-02-04T22:38:00Z">
        <w:r w:rsidR="00FC23D6">
          <w:rPr>
            <w:color w:val="000000"/>
            <w:lang w:val="en-US"/>
          </w:rPr>
          <w:t xml:space="preserve">legal and regulatory framework can </w:t>
        </w:r>
      </w:ins>
      <w:ins w:id="1802" w:author="Tejpal Singh [2]" w:date="2023-02-04T22:39:00Z">
        <w:r w:rsidR="00EA5BF6">
          <w:rPr>
            <w:color w:val="000000"/>
            <w:lang w:val="en-US"/>
          </w:rPr>
          <w:t xml:space="preserve">play pivotal </w:t>
        </w:r>
      </w:ins>
      <w:ins w:id="1803" w:author="Tejpal Singh [2]" w:date="2023-02-04T22:41:00Z">
        <w:r w:rsidR="00EA5BF6">
          <w:rPr>
            <w:color w:val="000000"/>
            <w:lang w:val="en-US"/>
          </w:rPr>
          <w:t>role.</w:t>
        </w:r>
      </w:ins>
      <w:ins w:id="1804" w:author="Tejpal Singh [2]" w:date="2023-02-04T22:42:00Z">
        <w:r w:rsidR="00EA5BF6">
          <w:rPr>
            <w:color w:val="000000"/>
            <w:lang w:val="en-US"/>
          </w:rPr>
          <w:t xml:space="preserve"> The unified technology platform </w:t>
        </w:r>
      </w:ins>
      <w:ins w:id="1805" w:author="Tejpal Singh [2]" w:date="2023-02-04T22:44:00Z">
        <w:r w:rsidR="00EA5BF6">
          <w:rPr>
            <w:color w:val="000000"/>
            <w:lang w:val="en-US"/>
          </w:rPr>
          <w:t>enables</w:t>
        </w:r>
      </w:ins>
      <w:ins w:id="1806" w:author="Tejpal Singh [2]" w:date="2023-02-04T22:42:00Z">
        <w:r w:rsidR="00EA5BF6">
          <w:rPr>
            <w:color w:val="000000"/>
            <w:lang w:val="en-US"/>
          </w:rPr>
          <w:t xml:space="preserve"> time</w:t>
        </w:r>
      </w:ins>
      <w:ins w:id="1807" w:author="Tejpal Singh [2]" w:date="2023-02-04T22:45:00Z">
        <w:r w:rsidR="00EA5BF6">
          <w:rPr>
            <w:color w:val="000000"/>
            <w:lang w:val="en-US"/>
          </w:rPr>
          <w:t>ly</w:t>
        </w:r>
      </w:ins>
      <w:ins w:id="1808" w:author="Tejpal Singh [2]" w:date="2023-02-04T22:44:00Z">
        <w:r w:rsidR="00EA5BF6">
          <w:rPr>
            <w:color w:val="000000"/>
            <w:lang w:val="en-US"/>
          </w:rPr>
          <w:t xml:space="preserve"> exchange </w:t>
        </w:r>
      </w:ins>
      <w:ins w:id="1809" w:author="Tejpal Singh [2]" w:date="2023-02-04T22:45:00Z">
        <w:r w:rsidR="00EA5BF6">
          <w:rPr>
            <w:color w:val="000000"/>
            <w:lang w:val="en-US"/>
          </w:rPr>
          <w:t xml:space="preserve">of </w:t>
        </w:r>
      </w:ins>
      <w:ins w:id="1810" w:author="Tejpal Singh [2]" w:date="2023-02-04T22:44:00Z">
        <w:r w:rsidR="00EA5BF6">
          <w:rPr>
            <w:color w:val="000000"/>
            <w:lang w:val="en-US"/>
          </w:rPr>
          <w:t>information</w:t>
        </w:r>
      </w:ins>
      <w:ins w:id="1811" w:author="Tejpal Singh [2]" w:date="2023-02-04T22:45:00Z">
        <w:r w:rsidR="00EA5BF6">
          <w:rPr>
            <w:color w:val="000000"/>
            <w:lang w:val="en-US"/>
          </w:rPr>
          <w:t xml:space="preserve"> required to trigger countermeasures upon detection or reporting of counterfeit devices at different </w:t>
        </w:r>
      </w:ins>
      <w:ins w:id="1812" w:author="Tejpal Singh [2]" w:date="2023-02-04T22:46:00Z">
        <w:r w:rsidR="00EA5BF6">
          <w:rPr>
            <w:color w:val="000000"/>
            <w:lang w:val="en-US"/>
          </w:rPr>
          <w:t xml:space="preserve">touch points in the ecosystem. The </w:t>
        </w:r>
      </w:ins>
      <w:ins w:id="1813" w:author="Tejpal Singh [2]" w:date="2023-02-04T22:47:00Z">
        <w:r w:rsidR="00EA5BF6">
          <w:rPr>
            <w:color w:val="000000"/>
            <w:lang w:val="en-US"/>
          </w:rPr>
          <w:t xml:space="preserve">consumer </w:t>
        </w:r>
      </w:ins>
      <w:ins w:id="1814" w:author="Tejpal Singh [2]" w:date="2023-02-04T22:55:00Z">
        <w:r w:rsidR="00950923">
          <w:rPr>
            <w:color w:val="000000"/>
            <w:lang w:val="en-US"/>
          </w:rPr>
          <w:t>queries and</w:t>
        </w:r>
      </w:ins>
      <w:r w:rsidR="00295E36">
        <w:rPr>
          <w:rFonts w:cstheme="minorBidi" w:hint="cs"/>
          <w:color w:val="000000"/>
          <w:szCs w:val="21"/>
          <w:cs/>
          <w:lang w:val="en-US" w:bidi="hi-IN"/>
        </w:rPr>
        <w:t xml:space="preserve"> </w:t>
      </w:r>
      <w:ins w:id="1815" w:author="Tejpal Singh [2]" w:date="2023-02-04T22:46:00Z">
        <w:r w:rsidR="00EA5BF6">
          <w:rPr>
            <w:color w:val="000000"/>
            <w:lang w:val="en-US"/>
          </w:rPr>
          <w:t>logs</w:t>
        </w:r>
      </w:ins>
      <w:ins w:id="1816" w:author="Tejpal Singh [2]" w:date="2023-02-04T22:50:00Z">
        <w:r w:rsidR="00EA5BF6">
          <w:rPr>
            <w:color w:val="000000"/>
            <w:lang w:val="en-US"/>
          </w:rPr>
          <w:t>,</w:t>
        </w:r>
      </w:ins>
      <w:r w:rsidR="00295E36">
        <w:rPr>
          <w:rFonts w:cstheme="minorBidi" w:hint="cs"/>
          <w:color w:val="000000"/>
          <w:szCs w:val="21"/>
          <w:cs/>
          <w:lang w:val="en-US" w:bidi="hi-IN"/>
        </w:rPr>
        <w:t xml:space="preserve"> </w:t>
      </w:r>
      <w:ins w:id="1817" w:author="Tejpal Singh [2]" w:date="2023-02-04T22:48:00Z">
        <w:r w:rsidR="00EA5BF6">
          <w:rPr>
            <w:color w:val="000000"/>
            <w:lang w:val="en-US"/>
          </w:rPr>
          <w:t xml:space="preserve">along with other data available </w:t>
        </w:r>
      </w:ins>
      <w:ins w:id="1818" w:author="Tejpal Singh [2]" w:date="2023-04-21T12:05:00Z">
        <w:r w:rsidR="00CB2987">
          <w:rPr>
            <w:color w:val="000000"/>
            <w:lang w:val="en-US"/>
          </w:rPr>
          <w:t>on the platform</w:t>
        </w:r>
      </w:ins>
      <w:ins w:id="1819" w:author="Tejpal Singh [2]" w:date="2023-02-04T22:50:00Z">
        <w:r w:rsidR="00EA5BF6">
          <w:rPr>
            <w:color w:val="000000"/>
            <w:lang w:val="en-US"/>
          </w:rPr>
          <w:t>,</w:t>
        </w:r>
      </w:ins>
      <w:ins w:id="1820" w:author="Tejpal Singh [2]" w:date="2023-02-04T22:48:00Z">
        <w:r w:rsidR="00EA5BF6">
          <w:rPr>
            <w:color w:val="000000"/>
            <w:lang w:val="en-US"/>
          </w:rPr>
          <w:t xml:space="preserve"> can be used for analytics to discover trends and patterns for</w:t>
        </w:r>
      </w:ins>
      <w:r w:rsidR="00295E36">
        <w:rPr>
          <w:rFonts w:cstheme="minorBidi" w:hint="cs"/>
          <w:color w:val="000000"/>
          <w:szCs w:val="21"/>
          <w:cs/>
          <w:lang w:val="en-US" w:bidi="hi-IN"/>
        </w:rPr>
        <w:t xml:space="preserve"> </w:t>
      </w:r>
      <w:ins w:id="1821" w:author="Tejpal Singh [2]" w:date="2023-02-04T22:55:00Z">
        <w:r w:rsidR="00950923">
          <w:rPr>
            <w:color w:val="000000"/>
            <w:lang w:val="en-US"/>
          </w:rPr>
          <w:t>taking preventive</w:t>
        </w:r>
      </w:ins>
      <w:r w:rsidR="00295E36">
        <w:rPr>
          <w:rFonts w:cstheme="minorBidi" w:hint="cs"/>
          <w:color w:val="000000"/>
          <w:szCs w:val="21"/>
          <w:cs/>
          <w:lang w:val="en-US" w:bidi="hi-IN"/>
        </w:rPr>
        <w:t xml:space="preserve"> </w:t>
      </w:r>
      <w:ins w:id="1822" w:author="Tejpal Singh [2]" w:date="2023-02-04T22:55:00Z">
        <w:r w:rsidR="00950923">
          <w:rPr>
            <w:color w:val="000000"/>
            <w:lang w:val="en-US"/>
          </w:rPr>
          <w:t>measures against</w:t>
        </w:r>
      </w:ins>
      <w:ins w:id="1823" w:author="Tejpal Singh [2]" w:date="2023-02-04T22:50:00Z">
        <w:r w:rsidR="00950923">
          <w:rPr>
            <w:color w:val="000000"/>
            <w:lang w:val="en-US"/>
          </w:rPr>
          <w:t xml:space="preserve"> proliferation of counterfeit devices. The RUPF is likely to increase the cost and risks associated with the manufacturing and trafficking of counterfeit devices which will </w:t>
        </w:r>
      </w:ins>
      <w:ins w:id="1824" w:author="Tejpal Singh [2]" w:date="2023-02-04T22:53:00Z">
        <w:r w:rsidR="00950923">
          <w:rPr>
            <w:color w:val="000000"/>
            <w:lang w:val="en-US"/>
          </w:rPr>
          <w:t>reduce the</w:t>
        </w:r>
      </w:ins>
      <w:ins w:id="1825" w:author="Tejpal Singh [2]" w:date="2023-02-04T22:50:00Z">
        <w:r w:rsidR="00950923">
          <w:rPr>
            <w:color w:val="000000"/>
            <w:lang w:val="en-US"/>
          </w:rPr>
          <w:t xml:space="preserve"> price ad</w:t>
        </w:r>
      </w:ins>
      <w:ins w:id="1826" w:author="Tejpal Singh [2]" w:date="2023-02-04T22:53:00Z">
        <w:r w:rsidR="00950923">
          <w:rPr>
            <w:color w:val="000000"/>
            <w:lang w:val="en-US"/>
          </w:rPr>
          <w:t>vantage</w:t>
        </w:r>
      </w:ins>
      <w:ins w:id="1827" w:author="Tejpal Singh [2]" w:date="2023-02-04T22:56:00Z">
        <w:r w:rsidR="00950923">
          <w:rPr>
            <w:color w:val="000000"/>
            <w:lang w:val="en-US"/>
          </w:rPr>
          <w:t xml:space="preserve"> currently</w:t>
        </w:r>
      </w:ins>
      <w:ins w:id="1828" w:author="Tejpal Singh [2]" w:date="2023-02-04T22:53:00Z">
        <w:r w:rsidR="00950923">
          <w:rPr>
            <w:color w:val="000000"/>
            <w:lang w:val="en-US"/>
          </w:rPr>
          <w:t xml:space="preserve"> enjoyed by counterfeit mobile ICT devices </w:t>
        </w:r>
      </w:ins>
      <w:ins w:id="1829" w:author="Tejpal Singh [2]" w:date="2023-02-04T22:54:00Z">
        <w:r w:rsidR="00950923">
          <w:rPr>
            <w:color w:val="000000"/>
            <w:lang w:val="en-US"/>
          </w:rPr>
          <w:t>over</w:t>
        </w:r>
      </w:ins>
      <w:ins w:id="1830" w:author="Tejpal Singh [2]" w:date="2023-02-04T22:53:00Z">
        <w:r w:rsidR="00950923">
          <w:rPr>
            <w:color w:val="000000"/>
            <w:lang w:val="en-US"/>
          </w:rPr>
          <w:t xml:space="preserve"> the genuine one</w:t>
        </w:r>
      </w:ins>
      <w:ins w:id="1831" w:author="Tejpal Singh [2]" w:date="2023-02-04T22:57:00Z">
        <w:r w:rsidR="003A7C8F">
          <w:rPr>
            <w:color w:val="000000"/>
            <w:lang w:val="en-US"/>
          </w:rPr>
          <w:t xml:space="preserve">. Such </w:t>
        </w:r>
      </w:ins>
      <w:ins w:id="1832" w:author="Tejpal Singh [2]" w:date="2023-04-21T12:05:00Z">
        <w:r w:rsidR="00CB2987">
          <w:rPr>
            <w:color w:val="000000"/>
            <w:lang w:val="en-US"/>
          </w:rPr>
          <w:t>a reduction</w:t>
        </w:r>
      </w:ins>
      <w:ins w:id="1833" w:author="Tejpal Singh [2]" w:date="2023-02-04T22:57:00Z">
        <w:r w:rsidR="003A7C8F">
          <w:rPr>
            <w:color w:val="000000"/>
            <w:lang w:val="en-US"/>
          </w:rPr>
          <w:t xml:space="preserve"> in price gap</w:t>
        </w:r>
      </w:ins>
      <w:ins w:id="1834" w:author="Tejpal Singh [2]" w:date="2023-02-04T23:29:00Z">
        <w:r w:rsidR="003A7C8F">
          <w:rPr>
            <w:color w:val="000000"/>
            <w:lang w:val="en-US"/>
          </w:rPr>
          <w:t xml:space="preserve"> between genuine and counterfeit devices</w:t>
        </w:r>
      </w:ins>
      <w:ins w:id="1835" w:author="Tejpal Singh [2]" w:date="2023-02-04T22:57:00Z">
        <w:r w:rsidR="003A7C8F">
          <w:rPr>
            <w:color w:val="000000"/>
            <w:lang w:val="en-US"/>
          </w:rPr>
          <w:t xml:space="preserve"> may res</w:t>
        </w:r>
      </w:ins>
      <w:ins w:id="1836" w:author="Tejpal Singh [2]" w:date="2023-02-04T23:29:00Z">
        <w:r w:rsidR="003A7C8F">
          <w:rPr>
            <w:color w:val="000000"/>
            <w:lang w:val="en-US"/>
          </w:rPr>
          <w:t>u</w:t>
        </w:r>
      </w:ins>
      <w:ins w:id="1837" w:author="Tejpal Singh [2]" w:date="2023-02-04T22:57:00Z">
        <w:r w:rsidR="003A7C8F">
          <w:rPr>
            <w:color w:val="000000"/>
            <w:lang w:val="en-US"/>
          </w:rPr>
          <w:t>lt</w:t>
        </w:r>
      </w:ins>
      <w:ins w:id="1838" w:author="Tejpal Singh [2]" w:date="2023-02-04T23:29:00Z">
        <w:r w:rsidR="003A7C8F">
          <w:rPr>
            <w:color w:val="000000"/>
            <w:lang w:val="en-US"/>
          </w:rPr>
          <w:t xml:space="preserve"> in </w:t>
        </w:r>
      </w:ins>
      <w:ins w:id="1839" w:author="Tejpal Singh [2]" w:date="2023-05-12T10:59:00Z">
        <w:r w:rsidR="003C0182">
          <w:rPr>
            <w:color w:val="000000"/>
            <w:lang w:val="en-US"/>
          </w:rPr>
          <w:t>the use</w:t>
        </w:r>
      </w:ins>
      <w:ins w:id="1840" w:author="Tejpal Singh [2]" w:date="2023-02-04T23:30:00Z">
        <w:r w:rsidR="003A7C8F">
          <w:rPr>
            <w:color w:val="000000"/>
            <w:lang w:val="en-US"/>
          </w:rPr>
          <w:t xml:space="preserve"> and </w:t>
        </w:r>
      </w:ins>
      <w:ins w:id="1841" w:author="Tejpal Singh [2]" w:date="2023-02-04T23:29:00Z">
        <w:r w:rsidR="003A7C8F">
          <w:rPr>
            <w:color w:val="000000"/>
            <w:lang w:val="en-US"/>
          </w:rPr>
          <w:t>adoption of genuine</w:t>
        </w:r>
      </w:ins>
      <w:ins w:id="1842" w:author="Tejpal Singh [2]" w:date="2023-02-04T23:30:00Z">
        <w:r w:rsidR="003A7C8F">
          <w:rPr>
            <w:color w:val="000000"/>
            <w:lang w:val="en-US"/>
          </w:rPr>
          <w:t xml:space="preserve"> mobile ICT devices.</w:t>
        </w:r>
      </w:ins>
    </w:p>
    <w:p w14:paraId="576F64C7"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843" w:author="Tejpal Singh [2]" w:date="2023-02-03T21:35:00Z"/>
          <w:b/>
          <w:bCs/>
          <w:color w:val="000000"/>
          <w:lang w:val="en-US"/>
        </w:rPr>
      </w:pPr>
    </w:p>
    <w:p w14:paraId="576F64C8" w14:textId="47A60A5E" w:rsidR="006D3D7E" w:rsidRPr="00390339"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844" w:author="Tejpal Singh [2]" w:date="2023-01-09T19:59:00Z"/>
          <w:b/>
          <w:bCs/>
          <w:color w:val="000000"/>
          <w:lang w:val="en-US"/>
        </w:rPr>
      </w:pPr>
      <w:ins w:id="1845" w:author="Tejpal Singh [2]" w:date="2023-02-03T21:37:00Z">
        <w:r w:rsidRPr="00390339">
          <w:rPr>
            <w:b/>
            <w:bCs/>
            <w:color w:val="000000"/>
            <w:lang w:val="en-US"/>
          </w:rPr>
          <w:t>Evolution</w:t>
        </w:r>
      </w:ins>
      <w:ins w:id="1846" w:author="Tejpal Singh [2]" w:date="2023-02-03T21:36:00Z">
        <w:r w:rsidRPr="00390339">
          <w:rPr>
            <w:b/>
            <w:bCs/>
            <w:color w:val="000000"/>
            <w:lang w:val="en-US"/>
          </w:rPr>
          <w:t xml:space="preserve"> o</w:t>
        </w:r>
      </w:ins>
      <w:ins w:id="1847" w:author="Tejpal Singh [2]" w:date="2023-02-03T21:37:00Z">
        <w:r w:rsidRPr="00390339">
          <w:rPr>
            <w:b/>
            <w:bCs/>
            <w:color w:val="000000"/>
            <w:lang w:val="en-US"/>
          </w:rPr>
          <w:t xml:space="preserve">f Standards for unique, </w:t>
        </w:r>
      </w:ins>
      <w:ins w:id="1848" w:author="Tejpal Singh [2]" w:date="2023-05-12T10:59:00Z">
        <w:r w:rsidR="003C0182" w:rsidRPr="00390339">
          <w:rPr>
            <w:b/>
            <w:bCs/>
            <w:color w:val="000000"/>
            <w:lang w:val="en-US"/>
          </w:rPr>
          <w:t>reliable,</w:t>
        </w:r>
      </w:ins>
      <w:ins w:id="1849" w:author="Tejpal Singh [2]" w:date="2023-02-03T21:37:00Z">
        <w:r w:rsidRPr="00390339">
          <w:rPr>
            <w:b/>
            <w:bCs/>
            <w:color w:val="000000"/>
            <w:lang w:val="en-US"/>
          </w:rPr>
          <w:t xml:space="preserve"> and verifiable device identifiers</w:t>
        </w:r>
      </w:ins>
      <w:ins w:id="1850" w:author="Tejpal Singh [2]" w:date="2023-02-04T23:30:00Z">
        <w:r w:rsidR="003A7C8F" w:rsidRPr="003A7C8F">
          <w:rPr>
            <w:color w:val="000000"/>
            <w:lang w:val="en-US"/>
          </w:rPr>
          <w:t xml:space="preserve">: </w:t>
        </w:r>
      </w:ins>
      <w:ins w:id="1851" w:author="Tejpal Singh [2]" w:date="2023-02-04T23:31:00Z">
        <w:r w:rsidR="003A7C8F">
          <w:rPr>
            <w:color w:val="000000"/>
            <w:lang w:val="en-US"/>
          </w:rPr>
          <w:t xml:space="preserve">Currently, IMEI seems to be only unique identifier in use which is part of standard and used to distinguish between genuine and counterfeit ICT device. This unique identifier is used by </w:t>
        </w:r>
      </w:ins>
      <w:ins w:id="1852" w:author="Tejpal Singh [2]" w:date="2023-04-21T12:05:00Z">
        <w:r w:rsidR="00CB2987">
          <w:rPr>
            <w:color w:val="000000"/>
            <w:lang w:val="en-US"/>
          </w:rPr>
          <w:t>the network</w:t>
        </w:r>
      </w:ins>
      <w:ins w:id="1853" w:author="Tejpal Singh [2]" w:date="2023-02-04T23:31:00Z">
        <w:r w:rsidR="003A7C8F">
          <w:rPr>
            <w:color w:val="000000"/>
            <w:lang w:val="en-US"/>
          </w:rPr>
          <w:t xml:space="preserve"> and visible on device and thus can be copied and used as replicated unique identifier. The counterfeit mobile ICT devices are so close to </w:t>
        </w:r>
      </w:ins>
      <w:ins w:id="1854" w:author="Tejpal Singh [2]" w:date="2023-02-04T23:34:00Z">
        <w:r w:rsidR="003A7C8F">
          <w:rPr>
            <w:color w:val="000000"/>
            <w:lang w:val="en-US"/>
          </w:rPr>
          <w:t>genuine</w:t>
        </w:r>
      </w:ins>
      <w:r w:rsidR="00295E36">
        <w:rPr>
          <w:rFonts w:cstheme="minorBidi" w:hint="cs"/>
          <w:color w:val="000000"/>
          <w:szCs w:val="21"/>
          <w:cs/>
          <w:lang w:val="en-US" w:bidi="hi-IN"/>
        </w:rPr>
        <w:t xml:space="preserve"> </w:t>
      </w:r>
      <w:ins w:id="1855" w:author="Tejpal Singh [2]" w:date="2023-04-21T12:06:00Z">
        <w:r w:rsidR="00CB2987">
          <w:rPr>
            <w:color w:val="000000"/>
            <w:lang w:val="en-US"/>
          </w:rPr>
          <w:t>ones</w:t>
        </w:r>
      </w:ins>
      <w:ins w:id="1856" w:author="Tejpal Singh [2]" w:date="2023-02-04T23:34:00Z">
        <w:r w:rsidR="003A7C8F">
          <w:rPr>
            <w:color w:val="000000"/>
            <w:lang w:val="en-US"/>
          </w:rPr>
          <w:t xml:space="preserve"> in look and features that it is not possible to identify the genuine device in case they have </w:t>
        </w:r>
      </w:ins>
      <w:ins w:id="1857" w:author="Tejpal Singh [2]" w:date="2023-02-04T23:35:00Z">
        <w:r w:rsidR="003A7C8F">
          <w:rPr>
            <w:color w:val="000000"/>
            <w:lang w:val="en-US"/>
          </w:rPr>
          <w:t>replicated</w:t>
        </w:r>
      </w:ins>
      <w:r w:rsidR="00295E36">
        <w:rPr>
          <w:rFonts w:cstheme="minorBidi" w:hint="cs"/>
          <w:color w:val="000000"/>
          <w:szCs w:val="21"/>
          <w:cs/>
          <w:lang w:val="en-US" w:bidi="hi-IN"/>
        </w:rPr>
        <w:t xml:space="preserve"> </w:t>
      </w:r>
      <w:ins w:id="1858" w:author="Tejpal Singh [2]" w:date="2023-02-04T23:35:00Z">
        <w:r w:rsidR="003A7C8F">
          <w:rPr>
            <w:color w:val="000000"/>
            <w:lang w:val="en-US"/>
          </w:rPr>
          <w:t xml:space="preserve">unique identifier. </w:t>
        </w:r>
        <w:r w:rsidR="00AD1448">
          <w:rPr>
            <w:color w:val="000000"/>
            <w:lang w:val="en-US"/>
          </w:rPr>
          <w:t xml:space="preserve">Only </w:t>
        </w:r>
      </w:ins>
      <w:ins w:id="1859" w:author="Tejpal Singh [2]" w:date="2023-05-12T10:59:00Z">
        <w:r w:rsidR="003C0182">
          <w:rPr>
            <w:color w:val="000000"/>
            <w:lang w:val="en-US"/>
          </w:rPr>
          <w:t>a</w:t>
        </w:r>
      </w:ins>
      <w:ins w:id="1860" w:author="Tejpal Singh [2]" w:date="2023-02-04T23:35:00Z">
        <w:r w:rsidR="00AD1448">
          <w:rPr>
            <w:color w:val="000000"/>
            <w:lang w:val="en-US"/>
          </w:rPr>
          <w:t xml:space="preserve"> un</w:t>
        </w:r>
      </w:ins>
      <w:ins w:id="1861" w:author="Tejpal Singh [2]" w:date="2023-02-04T23:36:00Z">
        <w:r w:rsidR="00AD1448">
          <w:rPr>
            <w:color w:val="000000"/>
            <w:lang w:val="en-US"/>
          </w:rPr>
          <w:t>i</w:t>
        </w:r>
      </w:ins>
      <w:ins w:id="1862" w:author="Tejpal Singh [2]" w:date="2023-02-04T23:35:00Z">
        <w:r w:rsidR="00AD1448">
          <w:rPr>
            <w:color w:val="000000"/>
            <w:lang w:val="en-US"/>
          </w:rPr>
          <w:t>que</w:t>
        </w:r>
      </w:ins>
      <w:ins w:id="1863" w:author="Tejpal Singh [2]" w:date="2023-02-04T23:36:00Z">
        <w:r w:rsidR="00AD1448">
          <w:rPr>
            <w:color w:val="000000"/>
            <w:lang w:val="en-US"/>
          </w:rPr>
          <w:t xml:space="preserve"> and verifiable identifier can play an effective role in detection of counter</w:t>
        </w:r>
      </w:ins>
      <w:ins w:id="1864" w:author="Tejpal Singh [2]" w:date="2023-02-04T23:37:00Z">
        <w:r w:rsidR="00AD1448">
          <w:rPr>
            <w:color w:val="000000"/>
            <w:lang w:val="en-US"/>
          </w:rPr>
          <w:t xml:space="preserve">feit devices to keep them out of mobile </w:t>
        </w:r>
      </w:ins>
      <w:ins w:id="1865" w:author="Tejpal Singh [2]" w:date="2023-05-12T10:59:00Z">
        <w:r w:rsidR="003C0182">
          <w:rPr>
            <w:color w:val="000000"/>
            <w:lang w:val="en-US"/>
          </w:rPr>
          <w:t>networks</w:t>
        </w:r>
      </w:ins>
      <w:ins w:id="1866" w:author="Tejpal Singh [2]" w:date="2023-02-04T23:37:00Z">
        <w:r w:rsidR="00AD1448">
          <w:rPr>
            <w:color w:val="000000"/>
            <w:lang w:val="en-US"/>
          </w:rPr>
          <w:t>.</w:t>
        </w:r>
      </w:ins>
      <w:ins w:id="1867" w:author="Tejpal Singh [2]" w:date="2023-02-04T23:35:00Z">
        <w:r w:rsidR="00AD1448">
          <w:rPr>
            <w:color w:val="000000"/>
            <w:lang w:val="en-US"/>
          </w:rPr>
          <w:t xml:space="preserve"> Therefore,</w:t>
        </w:r>
      </w:ins>
      <w:ins w:id="1868" w:author="Tejpal Singh [2]" w:date="2023-02-04T23:37:00Z">
        <w:r w:rsidR="00AD1448">
          <w:rPr>
            <w:color w:val="000000"/>
            <w:lang w:val="en-US"/>
          </w:rPr>
          <w:t xml:space="preserve"> there is urgent need to evolve standards and </w:t>
        </w:r>
        <w:r w:rsidR="00AD1448">
          <w:rPr>
            <w:color w:val="000000"/>
            <w:lang w:val="en-US"/>
          </w:rPr>
          <w:lastRenderedPageBreak/>
          <w:t xml:space="preserve">mechanism </w:t>
        </w:r>
      </w:ins>
      <w:ins w:id="1869" w:author="Tejpal Singh [2]" w:date="2023-02-04T23:38:00Z">
        <w:r w:rsidR="00AD1448">
          <w:rPr>
            <w:color w:val="000000"/>
            <w:lang w:val="en-US"/>
          </w:rPr>
          <w:t xml:space="preserve">for adoption </w:t>
        </w:r>
      </w:ins>
      <w:ins w:id="1870" w:author="Tejpal Singh [2]" w:date="2023-02-04T23:37:00Z">
        <w:r w:rsidR="00AD1448">
          <w:rPr>
            <w:color w:val="000000"/>
            <w:lang w:val="en-US"/>
          </w:rPr>
          <w:t>in</w:t>
        </w:r>
      </w:ins>
      <w:ins w:id="1871" w:author="Tejpal Singh [2]" w:date="2023-02-04T23:38:00Z">
        <w:r w:rsidR="00AD1448">
          <w:rPr>
            <w:color w:val="000000"/>
            <w:lang w:val="en-US"/>
          </w:rPr>
          <w:t xml:space="preserve"> mobile ICT device ecosystem to make them unique and verifiable to </w:t>
        </w:r>
      </w:ins>
      <w:ins w:id="1872" w:author="Tejpal Singh [2]" w:date="2023-02-04T23:39:00Z">
        <w:r w:rsidR="00AD1448">
          <w:rPr>
            <w:color w:val="000000"/>
            <w:lang w:val="en-US"/>
          </w:rPr>
          <w:t>the</w:t>
        </w:r>
      </w:ins>
      <w:r w:rsidR="00295E36">
        <w:rPr>
          <w:rFonts w:cstheme="minorBidi" w:hint="cs"/>
          <w:color w:val="000000"/>
          <w:szCs w:val="21"/>
          <w:cs/>
          <w:lang w:val="en-US" w:bidi="hi-IN"/>
        </w:rPr>
        <w:t xml:space="preserve"> </w:t>
      </w:r>
      <w:ins w:id="1873" w:author="Tejpal Singh [2]" w:date="2023-02-04T23:39:00Z">
        <w:r w:rsidR="00AD1448">
          <w:rPr>
            <w:color w:val="000000"/>
            <w:lang w:val="en-US"/>
          </w:rPr>
          <w:t>consumers and mitigate the adverse impact on them.</w:t>
        </w:r>
      </w:ins>
    </w:p>
    <w:p w14:paraId="576F64C9" w14:textId="77777777" w:rsidR="009B411D" w:rsidRPr="00465B2E" w:rsidRDefault="00DF6526"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Pr>
          <w:color w:val="000000"/>
          <w:szCs w:val="24"/>
          <w:lang w:val="en-US" w:eastAsia="ja-JP"/>
        </w:rPr>
        <w:br w:type="page"/>
      </w:r>
      <w:bookmarkStart w:id="1874" w:name="_Toc3450307"/>
      <w:bookmarkStart w:id="1875" w:name="_Toc4423881"/>
      <w:bookmarkStart w:id="1876" w:name="_Toc6992444"/>
      <w:bookmarkEnd w:id="1323"/>
      <w:bookmarkEnd w:id="1324"/>
      <w:bookmarkEnd w:id="1325"/>
    </w:p>
    <w:p w14:paraId="576F64CA" w14:textId="77777777" w:rsidR="00BB07C2" w:rsidRPr="00333AB5" w:rsidRDefault="00BB07C2" w:rsidP="009606EC">
      <w:pPr>
        <w:pStyle w:val="AnnexNoTitle0"/>
        <w:rPr>
          <w:lang w:val="en-US"/>
        </w:rPr>
      </w:pPr>
      <w:r w:rsidRPr="00333AB5">
        <w:rPr>
          <w:lang w:val="en-US"/>
        </w:rPr>
        <w:lastRenderedPageBreak/>
        <w:t>Bibliography</w:t>
      </w:r>
      <w:bookmarkEnd w:id="1874"/>
      <w:bookmarkEnd w:id="1875"/>
      <w:bookmarkEnd w:id="1876"/>
    </w:p>
    <w:p w14:paraId="576F64CB" w14:textId="77777777" w:rsidR="00BB07C2" w:rsidRPr="00333AB5" w:rsidRDefault="00BB07C2" w:rsidP="00773771">
      <w:pPr>
        <w:spacing w:before="0"/>
        <w:rPr>
          <w:lang w:val="en-US"/>
        </w:rPr>
      </w:pPr>
    </w:p>
    <w:p w14:paraId="576F64CC" w14:textId="77777777" w:rsidR="00172B07" w:rsidRPr="00333AB5" w:rsidRDefault="00172B07" w:rsidP="00AA0B96">
      <w:pPr>
        <w:pStyle w:val="Reftext"/>
        <w:tabs>
          <w:tab w:val="clear" w:pos="794"/>
          <w:tab w:val="clear" w:pos="1191"/>
          <w:tab w:val="clear" w:pos="1588"/>
          <w:tab w:val="clear" w:pos="1985"/>
          <w:tab w:val="left" w:pos="3402"/>
        </w:tabs>
        <w:rPr>
          <w:lang w:val="en-US"/>
        </w:rPr>
      </w:pPr>
      <w:r w:rsidRPr="00333AB5">
        <w:rPr>
          <w:lang w:val="en-US"/>
        </w:rPr>
        <w:t>[b-EC-Regulation]</w:t>
      </w:r>
      <w:r w:rsidRPr="00333AB5">
        <w:rPr>
          <w:lang w:val="en-US"/>
        </w:rPr>
        <w:tab/>
        <w:t xml:space="preserve">Market Surveillance Regulation no. 765/2008 </w:t>
      </w:r>
    </w:p>
    <w:p w14:paraId="576F64CD" w14:textId="77777777" w:rsidR="00AA0B96" w:rsidRPr="00333AB5" w:rsidRDefault="00AA0B96" w:rsidP="00AA0B96">
      <w:pPr>
        <w:pStyle w:val="Reftext"/>
        <w:tabs>
          <w:tab w:val="clear" w:pos="794"/>
          <w:tab w:val="clear" w:pos="1191"/>
          <w:tab w:val="clear" w:pos="1588"/>
          <w:tab w:val="clear" w:pos="1985"/>
          <w:tab w:val="left" w:pos="3402"/>
        </w:tabs>
        <w:rPr>
          <w:lang w:val="en-US"/>
        </w:rPr>
      </w:pPr>
      <w:r w:rsidRPr="00333AB5">
        <w:rPr>
          <w:lang w:val="en-US"/>
        </w:rPr>
        <w:t>[b-OECD]</w:t>
      </w:r>
      <w:r w:rsidRPr="00333AB5">
        <w:rPr>
          <w:lang w:val="en-US"/>
        </w:rPr>
        <w:tab/>
        <w:t>2017 OECD report "Trade in Counterfeit ICT Goods".</w:t>
      </w:r>
    </w:p>
    <w:p w14:paraId="576F64CE" w14:textId="77777777" w:rsidR="00AA0B96" w:rsidRPr="00333AB5" w:rsidRDefault="00AA0B96" w:rsidP="00AA0B96">
      <w:pPr>
        <w:pStyle w:val="Reftext"/>
        <w:tabs>
          <w:tab w:val="clear" w:pos="794"/>
          <w:tab w:val="clear" w:pos="1191"/>
          <w:tab w:val="clear" w:pos="1588"/>
          <w:tab w:val="clear" w:pos="1985"/>
          <w:tab w:val="left" w:pos="3402"/>
        </w:tabs>
        <w:ind w:left="3402" w:hanging="3402"/>
        <w:rPr>
          <w:lang w:val="en-US"/>
        </w:rPr>
      </w:pPr>
      <w:r w:rsidRPr="00333AB5">
        <w:rPr>
          <w:lang w:val="en-US"/>
        </w:rPr>
        <w:t>[b-TRIPS Agreement]</w:t>
      </w:r>
      <w:r w:rsidRPr="00333AB5">
        <w:rPr>
          <w:lang w:val="en-US"/>
        </w:rPr>
        <w:tab/>
        <w:t>Trade-Related Aspects of Intellectual Property Rights; annex of the </w:t>
      </w:r>
      <w:hyperlink r:id="rId30" w:anchor="TRIPs" w:history="1">
        <w:r w:rsidRPr="00333AB5">
          <w:rPr>
            <w:lang w:val="en-US"/>
          </w:rPr>
          <w:t>Marrakesh Agreement Establishing the World Trade Organization</w:t>
        </w:r>
      </w:hyperlink>
      <w:r w:rsidRPr="00333AB5">
        <w:rPr>
          <w:lang w:val="en-US"/>
        </w:rPr>
        <w:t>, signed in Marrakesh, Morocco on 15 April 1994.</w:t>
      </w:r>
    </w:p>
    <w:p w14:paraId="576F64CF" w14:textId="77777777" w:rsidR="009168EC" w:rsidRDefault="00AA0B96" w:rsidP="00DF6526">
      <w:pPr>
        <w:pStyle w:val="Reftext"/>
        <w:tabs>
          <w:tab w:val="clear" w:pos="794"/>
          <w:tab w:val="clear" w:pos="1191"/>
          <w:tab w:val="clear" w:pos="1588"/>
          <w:tab w:val="clear" w:pos="1985"/>
          <w:tab w:val="left" w:pos="3402"/>
        </w:tabs>
        <w:ind w:left="3402" w:hanging="3402"/>
        <w:rPr>
          <w:ins w:id="1877" w:author="Joao Alexandre Moncaio Zanon" w:date="2023-05-12T10:01:00Z"/>
          <w:bCs/>
          <w:lang w:val="en-US"/>
        </w:rPr>
      </w:pPr>
      <w:r w:rsidRPr="00333AB5">
        <w:rPr>
          <w:bCs/>
          <w:lang w:val="en-US"/>
        </w:rPr>
        <w:t>[b-WTO-TBT]</w:t>
      </w:r>
      <w:r w:rsidRPr="00333AB5">
        <w:rPr>
          <w:bCs/>
          <w:lang w:val="en-US"/>
        </w:rPr>
        <w:tab/>
        <w:t>World Trade Organization – WTO Agreement on Technical Barriers to Trade.</w:t>
      </w:r>
    </w:p>
    <w:p w14:paraId="2FED11DF" w14:textId="4B52CC87" w:rsidR="0057534C" w:rsidRDefault="0057534C" w:rsidP="0057534C">
      <w:pPr>
        <w:pStyle w:val="Reftext"/>
        <w:tabs>
          <w:tab w:val="clear" w:pos="794"/>
          <w:tab w:val="clear" w:pos="1191"/>
          <w:tab w:val="clear" w:pos="1588"/>
          <w:tab w:val="clear" w:pos="1985"/>
          <w:tab w:val="left" w:pos="3402"/>
        </w:tabs>
        <w:ind w:left="3402" w:hanging="3402"/>
        <w:rPr>
          <w:ins w:id="1878" w:author="Joao Alexandre Moncaio Zanon" w:date="2023-05-12T10:02:00Z"/>
          <w:bCs/>
          <w:lang w:val="en-US"/>
        </w:rPr>
      </w:pPr>
      <w:ins w:id="1879" w:author="Joao Alexandre Moncaio Zanon" w:date="2023-05-12T10:02:00Z">
        <w:r w:rsidRPr="00DA4B30">
          <w:rPr>
            <w:bCs/>
            <w:lang w:val="fr-FR"/>
          </w:rPr>
          <w:t>[b-X Suppl.19]</w:t>
        </w:r>
        <w:r w:rsidRPr="00DA4B30">
          <w:rPr>
            <w:bCs/>
            <w:lang w:val="fr-FR"/>
          </w:rPr>
          <w:tab/>
        </w:r>
      </w:ins>
      <w:ins w:id="1880" w:author="Joao Alexandre Moncaio Zanon" w:date="2023-05-12T10:03:00Z">
        <w:r w:rsidR="00CB3DB9" w:rsidRPr="00DA4B30">
          <w:rPr>
            <w:bCs/>
            <w:lang w:val="fr-FR"/>
          </w:rPr>
          <w:t xml:space="preserve">ITU-T X Suppl. </w:t>
        </w:r>
        <w:r w:rsidR="00CB3DB9" w:rsidRPr="00CB3DB9">
          <w:rPr>
            <w:bCs/>
            <w:lang w:val="en-US"/>
          </w:rPr>
          <w:t>19 (04/2013)</w:t>
        </w:r>
        <w:r w:rsidR="00CB3DB9">
          <w:rPr>
            <w:bCs/>
            <w:lang w:val="en-US"/>
          </w:rPr>
          <w:t xml:space="preserve"> - </w:t>
        </w:r>
      </w:ins>
      <w:ins w:id="1881" w:author="Joao Alexandre Moncaio Zanon" w:date="2023-05-12T10:02:00Z">
        <w:r w:rsidRPr="0057534C">
          <w:rPr>
            <w:bCs/>
            <w:lang w:val="en-US"/>
          </w:rPr>
          <w:t>ITU-T X.1120-X.1139 series – Supplement on security aspects of smartphones</w:t>
        </w:r>
      </w:ins>
    </w:p>
    <w:p w14:paraId="646E19C1" w14:textId="77777777" w:rsidR="0057534C" w:rsidRPr="00333AB5" w:rsidRDefault="0057534C" w:rsidP="00DF6526">
      <w:pPr>
        <w:pStyle w:val="Reftext"/>
        <w:tabs>
          <w:tab w:val="clear" w:pos="794"/>
          <w:tab w:val="clear" w:pos="1191"/>
          <w:tab w:val="clear" w:pos="1588"/>
          <w:tab w:val="clear" w:pos="1985"/>
          <w:tab w:val="left" w:pos="3402"/>
        </w:tabs>
        <w:ind w:left="3402" w:hanging="3402"/>
        <w:rPr>
          <w:bCs/>
          <w:lang w:val="en-US"/>
        </w:rPr>
      </w:pPr>
    </w:p>
    <w:sectPr w:rsidR="0057534C" w:rsidRPr="00333AB5" w:rsidSect="005418C5">
      <w:headerReference w:type="even" r:id="rId31"/>
      <w:headerReference w:type="default" r:id="rId32"/>
      <w:footerReference w:type="even" r:id="rId33"/>
      <w:footerReference w:type="default" r:id="rId34"/>
      <w:pgSz w:w="11906" w:h="16838" w:code="9"/>
      <w:pgMar w:top="1089" w:right="1089" w:bottom="1089" w:left="1089" w:header="482" w:footer="482" w:gutter="0"/>
      <w:paperSrc w:first="15" w:other="15"/>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45761" w14:textId="77777777" w:rsidR="00A77ADD" w:rsidRDefault="00A77ADD" w:rsidP="00BB07C2">
      <w:r>
        <w:separator/>
      </w:r>
    </w:p>
  </w:endnote>
  <w:endnote w:type="continuationSeparator" w:id="0">
    <w:p w14:paraId="2BFB3720" w14:textId="77777777" w:rsidR="00A77ADD" w:rsidRDefault="00A77ADD" w:rsidP="00BB07C2">
      <w:r>
        <w:continuationSeparator/>
      </w:r>
    </w:p>
  </w:endnote>
  <w:endnote w:type="continuationNotice" w:id="1">
    <w:p w14:paraId="155AE3E0" w14:textId="77777777" w:rsidR="00A77ADD" w:rsidRDefault="00A77AD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Yu Gothic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5" w14:textId="77777777" w:rsidR="00F43D75" w:rsidRPr="00DD0DDE" w:rsidRDefault="00F43D75" w:rsidP="0049651F">
    <w:pPr>
      <w:pStyle w:val="FooterQP"/>
      <w:rPr>
        <w:b w:val="0"/>
      </w:rP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7" w14:textId="77777777" w:rsidR="00F43D75" w:rsidRPr="00DD0DDE" w:rsidRDefault="00F43D75" w:rsidP="00EE08A7">
    <w:pPr>
      <w:pStyle w:val="FooterQP"/>
      <w:rPr>
        <w:b w:val="0"/>
      </w:rPr>
    </w:pPr>
    <w:r>
      <w:tab/>
    </w:r>
    <w:r>
      <w:tab/>
      <w:t>Rec. ITU</w:t>
    </w:r>
    <w:r>
      <w:noBreakHyphen/>
      <w:t>T Q.5050 (03/2019)</w:t>
    </w:r>
    <w:r>
      <w:tab/>
    </w:r>
    <w:r>
      <w:rPr>
        <w:b w:val="0"/>
      </w:rPr>
      <w:fldChar w:fldCharType="begin"/>
    </w:r>
    <w:r>
      <w:rPr>
        <w:b w:val="0"/>
      </w:rPr>
      <w:instrText xml:space="preserve"> PAGE  \* MERGEFORMAT </w:instrText>
    </w:r>
    <w:r>
      <w:rPr>
        <w:b w:val="0"/>
      </w:rPr>
      <w:fldChar w:fldCharType="separate"/>
    </w:r>
    <w:r>
      <w:rPr>
        <w:b w:val="0"/>
        <w:noProof/>
      </w:rPr>
      <w:t>1</w:t>
    </w:r>
    <w:r>
      <w:rPr>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B" w14:textId="77777777" w:rsidR="00F43D75" w:rsidRPr="00D44410" w:rsidRDefault="00F43D75" w:rsidP="00D97776">
    <w:pPr>
      <w:pStyle w:val="FooterQP"/>
      <w:jc w:val="right"/>
      <w:rPr>
        <w:rFonts w:ascii="Arial" w:hAnsi="Arial" w:cs="Arial"/>
        <w:b w:val="0"/>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625209"/>
      <w:docPartObj>
        <w:docPartGallery w:val="Page Numbers (Bottom of Page)"/>
        <w:docPartUnique/>
      </w:docPartObj>
    </w:sdtPr>
    <w:sdtEndPr/>
    <w:sdtContent>
      <w:p w14:paraId="576F64EC" w14:textId="77777777" w:rsidR="00F43D75" w:rsidRDefault="00500C39">
        <w:pPr>
          <w:pStyle w:val="Footer"/>
          <w:jc w:val="center"/>
        </w:pPr>
      </w:p>
    </w:sdtContent>
  </w:sdt>
  <w:p w14:paraId="576F64ED" w14:textId="77777777" w:rsidR="00F43D75" w:rsidRPr="00D97776" w:rsidRDefault="00F43D75" w:rsidP="00D97776">
    <w:pPr>
      <w:pStyle w:val="FooterQP"/>
      <w:jc w:val="right"/>
      <w:rPr>
        <w:rFonts w:ascii="Arial" w:hAnsi="Arial" w:cs="Arial"/>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40539" w14:textId="77777777" w:rsidR="00A77ADD" w:rsidRDefault="00A77ADD" w:rsidP="00BB07C2">
      <w:r>
        <w:separator/>
      </w:r>
    </w:p>
  </w:footnote>
  <w:footnote w:type="continuationSeparator" w:id="0">
    <w:p w14:paraId="16B50227" w14:textId="77777777" w:rsidR="00A77ADD" w:rsidRDefault="00A77ADD" w:rsidP="00BB07C2">
      <w:r>
        <w:continuationSeparator/>
      </w:r>
    </w:p>
  </w:footnote>
  <w:footnote w:type="continuationNotice" w:id="1">
    <w:p w14:paraId="2930392E" w14:textId="77777777" w:rsidR="00A77ADD" w:rsidRDefault="00A77ADD">
      <w:pPr>
        <w:spacing w:before="0"/>
      </w:pPr>
    </w:p>
  </w:footnote>
  <w:footnote w:id="2">
    <w:p w14:paraId="576F64EE" w14:textId="77777777" w:rsidR="00F43D75" w:rsidRDefault="00F43D75"/>
    <w:p w14:paraId="576F64EF" w14:textId="77777777" w:rsidR="00F43D75" w:rsidRPr="00783586" w:rsidRDefault="00F43D75" w:rsidP="007C38B4">
      <w:pPr>
        <w:pStyle w:val="FootnoteText"/>
        <w:jc w:val="lef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0" w14:textId="77777777" w:rsidR="00F43D75" w:rsidRDefault="00F43D7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1" w14:textId="77777777" w:rsidR="00F43D75" w:rsidRDefault="00F43D75">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2" w14:textId="77777777" w:rsidR="00F43D75" w:rsidRDefault="00F43D75">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EE6A" w14:textId="77777777" w:rsidR="00F43D75" w:rsidRPr="00EF6585" w:rsidRDefault="00F43D75" w:rsidP="00EF6585">
    <w:pPr>
      <w:pStyle w:val="Header"/>
      <w:ind w:right="360" w:firstLine="360"/>
      <w:rPr>
        <w:ins w:id="36" w:author="TSB (JB)" w:date="2023-04-24T08:22:00Z"/>
      </w:rPr>
    </w:pPr>
    <w:ins w:id="37" w:author="TSB (JB)" w:date="2023-04-24T08:22:00Z">
      <w:r w:rsidRPr="00EF6585">
        <w:t xml:space="preserve">- </w:t>
      </w:r>
      <w:r w:rsidRPr="00EF6585">
        <w:fldChar w:fldCharType="begin"/>
      </w:r>
      <w:r w:rsidRPr="00EF6585">
        <w:instrText xml:space="preserve"> PAGE  \* MERGEFORMAT </w:instrText>
      </w:r>
      <w:r w:rsidRPr="00EF6585">
        <w:fldChar w:fldCharType="separate"/>
      </w:r>
      <w:r w:rsidRPr="00EF6585">
        <w:t>i</w:t>
      </w:r>
      <w:r w:rsidRPr="00EF6585">
        <w:fldChar w:fldCharType="end"/>
      </w:r>
      <w:r w:rsidRPr="00EF6585">
        <w:t xml:space="preserve"> -</w:t>
      </w:r>
    </w:ins>
  </w:p>
  <w:p w14:paraId="576F64E3" w14:textId="3DDBCC90" w:rsidR="00F43D75" w:rsidRDefault="00F43D75" w:rsidP="00EF6585">
    <w:pPr>
      <w:pStyle w:val="Header"/>
      <w:ind w:right="360" w:firstLine="360"/>
    </w:pPr>
    <w:ins w:id="38" w:author="TSB (JB)" w:date="2023-04-24T08:22:00Z">
      <w:r w:rsidRPr="00EF6585">
        <w:fldChar w:fldCharType="begin"/>
      </w:r>
      <w:r w:rsidRPr="00EF6585">
        <w:instrText xml:space="preserve"> STYLEREF  Docnumber  </w:instrText>
      </w:r>
      <w:r w:rsidRPr="00EF6585">
        <w:fldChar w:fldCharType="separate"/>
      </w:r>
    </w:ins>
    <w:r w:rsidR="00500C39">
      <w:rPr>
        <w:noProof/>
      </w:rPr>
      <w:t>SG11–TD482/GEN</w:t>
    </w:r>
    <w:ins w:id="39" w:author="TSB (JB)" w:date="2023-04-24T08:22:00Z">
      <w:r w:rsidRPr="00EF6585">
        <w:fldChar w:fldCharType="end"/>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8" w14:textId="77777777" w:rsidR="00F43D75" w:rsidRDefault="00F43D75">
    <w:pPr>
      <w:pStyle w:val="Header"/>
      <w:ind w:right="360" w:firstLine="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9" w14:textId="77777777" w:rsidR="00F43D75" w:rsidRPr="00D97776" w:rsidRDefault="00F43D75" w:rsidP="00D977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F64EA" w14:textId="77777777" w:rsidR="00F43D75" w:rsidRPr="00D97776" w:rsidRDefault="00F43D75" w:rsidP="00D9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8399D"/>
    <w:multiLevelType w:val="hybridMultilevel"/>
    <w:tmpl w:val="CE2E3302"/>
    <w:lvl w:ilvl="0" w:tplc="8A4AB942">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6550066C">
      <w:start w:val="1"/>
      <w:numFmt w:val="lowerRoman"/>
      <w:lvlText w:val="%3."/>
      <w:lvlJc w:val="right"/>
      <w:pPr>
        <w:ind w:left="180" w:hanging="180"/>
      </w:pPr>
      <w:rPr>
        <w:b w:val="0"/>
        <w:bCs w:val="0"/>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57636D"/>
    <w:multiLevelType w:val="hybridMultilevel"/>
    <w:tmpl w:val="47B8DED4"/>
    <w:lvl w:ilvl="0" w:tplc="C46AC95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210112"/>
    <w:multiLevelType w:val="multilevel"/>
    <w:tmpl w:val="84C4DE34"/>
    <w:lvl w:ilvl="0">
      <w:start w:val="1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5C57C3B"/>
    <w:multiLevelType w:val="hybridMultilevel"/>
    <w:tmpl w:val="DB803D0E"/>
    <w:lvl w:ilvl="0" w:tplc="C78CCA32">
      <w:start w:val="1"/>
      <w:numFmt w:val="lowerRoman"/>
      <w:lvlText w:val="(%1)"/>
      <w:lvlJc w:val="right"/>
      <w:pPr>
        <w:ind w:left="720" w:hanging="360"/>
      </w:pPr>
      <w:rPr>
        <w:rFonts w:hint="default"/>
        <w:b/>
        <w:bCs/>
      </w:rPr>
    </w:lvl>
    <w:lvl w:ilvl="1" w:tplc="43A0B296">
      <w:start w:val="1"/>
      <w:numFmt w:val="lowerLetter"/>
      <w:lvlText w:val="%2."/>
      <w:lvlJc w:val="lef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F85528"/>
    <w:multiLevelType w:val="multilevel"/>
    <w:tmpl w:val="4E8CB4DC"/>
    <w:lvl w:ilvl="0">
      <w:start w:val="11"/>
      <w:numFmt w:val="decimal"/>
      <w:lvlText w:val="%1"/>
      <w:lvlJc w:val="left"/>
      <w:pPr>
        <w:ind w:left="420" w:hanging="420"/>
      </w:pPr>
      <w:rPr>
        <w:rFonts w:hint="default"/>
        <w:b/>
      </w:rPr>
    </w:lvl>
    <w:lvl w:ilvl="1">
      <w:start w:val="1"/>
      <w:numFmt w:val="lowerRoman"/>
      <w:lvlText w:val="(%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7F36DDA"/>
    <w:multiLevelType w:val="multilevel"/>
    <w:tmpl w:val="8C88AC2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F2306"/>
    <w:multiLevelType w:val="hybridMultilevel"/>
    <w:tmpl w:val="8E6E8CEC"/>
    <w:lvl w:ilvl="0" w:tplc="A14EA0D4">
      <w:start w:val="25"/>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7" w15:restartNumberingAfterBreak="0">
    <w:nsid w:val="516317DD"/>
    <w:multiLevelType w:val="hybridMultilevel"/>
    <w:tmpl w:val="42F87778"/>
    <w:lvl w:ilvl="0" w:tplc="79948F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71F46"/>
    <w:multiLevelType w:val="hybridMultilevel"/>
    <w:tmpl w:val="FC96B7F6"/>
    <w:lvl w:ilvl="0" w:tplc="1C0AFE44">
      <w:start w:val="1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4A1B24"/>
    <w:multiLevelType w:val="hybridMultilevel"/>
    <w:tmpl w:val="D7404706"/>
    <w:lvl w:ilvl="0" w:tplc="C46AC95A">
      <w:start w:val="1"/>
      <w:numFmt w:val="lowerRoman"/>
      <w:lvlText w:val="(%1)"/>
      <w:lvlJc w:val="left"/>
      <w:pPr>
        <w:ind w:left="771" w:hanging="360"/>
      </w:pPr>
      <w:rPr>
        <w:rFonts w:hint="default"/>
      </w:r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10"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11" w15:restartNumberingAfterBreak="0">
    <w:nsid w:val="678479E0"/>
    <w:multiLevelType w:val="hybridMultilevel"/>
    <w:tmpl w:val="D68EA700"/>
    <w:lvl w:ilvl="0" w:tplc="869E064C">
      <w:start w:val="1"/>
      <w:numFmt w:val="lowerRoman"/>
      <w:lvlText w:val="(%1)"/>
      <w:lvlJc w:val="left"/>
      <w:pPr>
        <w:ind w:left="1429" w:hanging="72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81B2E93"/>
    <w:multiLevelType w:val="hybridMultilevel"/>
    <w:tmpl w:val="CCEE7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4C596E"/>
    <w:multiLevelType w:val="hybridMultilevel"/>
    <w:tmpl w:val="07A20C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5868952">
    <w:abstractNumId w:val="12"/>
  </w:num>
  <w:num w:numId="2" w16cid:durableId="762380565">
    <w:abstractNumId w:val="7"/>
  </w:num>
  <w:num w:numId="3" w16cid:durableId="1991321269">
    <w:abstractNumId w:val="0"/>
  </w:num>
  <w:num w:numId="4" w16cid:durableId="443695747">
    <w:abstractNumId w:val="5"/>
  </w:num>
  <w:num w:numId="5" w16cid:durableId="1169297298">
    <w:abstractNumId w:val="2"/>
  </w:num>
  <w:num w:numId="6" w16cid:durableId="723986528">
    <w:abstractNumId w:val="4"/>
  </w:num>
  <w:num w:numId="7" w16cid:durableId="891691140">
    <w:abstractNumId w:val="13"/>
  </w:num>
  <w:num w:numId="8" w16cid:durableId="877468793">
    <w:abstractNumId w:val="11"/>
  </w:num>
  <w:num w:numId="9" w16cid:durableId="1113941838">
    <w:abstractNumId w:val="6"/>
  </w:num>
  <w:num w:numId="10" w16cid:durableId="317153205">
    <w:abstractNumId w:val="10"/>
  </w:num>
  <w:num w:numId="11" w16cid:durableId="278463330">
    <w:abstractNumId w:val="3"/>
  </w:num>
  <w:num w:numId="12" w16cid:durableId="555705428">
    <w:abstractNumId w:val="1"/>
  </w:num>
  <w:num w:numId="13" w16cid:durableId="2018464265">
    <w:abstractNumId w:val="9"/>
  </w:num>
  <w:num w:numId="14" w16cid:durableId="103770693">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jpal Singh">
    <w15:presenceInfo w15:providerId="Windows Live" w15:userId="2ec0f5870d86a196"/>
  </w15:person>
  <w15:person w15:author="email">
    <w15:presenceInfo w15:providerId="None" w15:userId="email"/>
  </w15:person>
  <w15:person w15:author="Tejpal Singh [2]">
    <w15:presenceInfo w15:providerId="AD" w15:userId="S::advqos1@traito.onmicrosoft.com::53e19378-e64f-481e-9029-15de82396e08"/>
  </w15:person>
  <w15:person w15:author="Joao Alexandre Moncaio Zanon">
    <w15:presenceInfo w15:providerId="AD" w15:userId="S::zanon@anatel.gov.br::a7138607-e388-4721-93b5-abaf998c2fe2"/>
  </w15:person>
  <w15:person w15:author="TSB (JB)">
    <w15:presenceInfo w15:providerId="None" w15:userId="TSB (J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attachedTemplate r:id="rId1"/>
  <w:doNotTrackFormatting/>
  <w:defaultTabStop w:val="720"/>
  <w:hyphenationZone w:val="425"/>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C2"/>
    <w:rsid w:val="00005764"/>
    <w:rsid w:val="00006BE7"/>
    <w:rsid w:val="00007736"/>
    <w:rsid w:val="00010BCD"/>
    <w:rsid w:val="00015666"/>
    <w:rsid w:val="00017F08"/>
    <w:rsid w:val="00020011"/>
    <w:rsid w:val="00020D9F"/>
    <w:rsid w:val="000216E9"/>
    <w:rsid w:val="000223E1"/>
    <w:rsid w:val="000234E3"/>
    <w:rsid w:val="00023BD5"/>
    <w:rsid w:val="00025051"/>
    <w:rsid w:val="00025130"/>
    <w:rsid w:val="00026473"/>
    <w:rsid w:val="000272B7"/>
    <w:rsid w:val="00027E2B"/>
    <w:rsid w:val="000327A5"/>
    <w:rsid w:val="000339CB"/>
    <w:rsid w:val="00034E9B"/>
    <w:rsid w:val="00035024"/>
    <w:rsid w:val="00035E82"/>
    <w:rsid w:val="00040057"/>
    <w:rsid w:val="00041B0B"/>
    <w:rsid w:val="00041BE6"/>
    <w:rsid w:val="00042A9D"/>
    <w:rsid w:val="000467D9"/>
    <w:rsid w:val="000500F1"/>
    <w:rsid w:val="000505FD"/>
    <w:rsid w:val="00051526"/>
    <w:rsid w:val="00051F91"/>
    <w:rsid w:val="00052BB1"/>
    <w:rsid w:val="000530E8"/>
    <w:rsid w:val="0005350B"/>
    <w:rsid w:val="0005599D"/>
    <w:rsid w:val="00056195"/>
    <w:rsid w:val="00056F96"/>
    <w:rsid w:val="000644B2"/>
    <w:rsid w:val="00071C6B"/>
    <w:rsid w:val="00072F50"/>
    <w:rsid w:val="00073343"/>
    <w:rsid w:val="00076A79"/>
    <w:rsid w:val="00076B5D"/>
    <w:rsid w:val="000828E8"/>
    <w:rsid w:val="00085BB0"/>
    <w:rsid w:val="00096FE3"/>
    <w:rsid w:val="000974DD"/>
    <w:rsid w:val="000A0ED9"/>
    <w:rsid w:val="000A130D"/>
    <w:rsid w:val="000A24BF"/>
    <w:rsid w:val="000A392E"/>
    <w:rsid w:val="000A46AA"/>
    <w:rsid w:val="000A48C8"/>
    <w:rsid w:val="000A5BA4"/>
    <w:rsid w:val="000A7A99"/>
    <w:rsid w:val="000B04E2"/>
    <w:rsid w:val="000B199C"/>
    <w:rsid w:val="000B67A6"/>
    <w:rsid w:val="000C0129"/>
    <w:rsid w:val="000C11AB"/>
    <w:rsid w:val="000C33AA"/>
    <w:rsid w:val="000C4A9B"/>
    <w:rsid w:val="000C5B4C"/>
    <w:rsid w:val="000D2A50"/>
    <w:rsid w:val="000D4DCC"/>
    <w:rsid w:val="000D51A3"/>
    <w:rsid w:val="000E1106"/>
    <w:rsid w:val="000E16C9"/>
    <w:rsid w:val="000E1D8A"/>
    <w:rsid w:val="000E49E6"/>
    <w:rsid w:val="000E665B"/>
    <w:rsid w:val="000E67FA"/>
    <w:rsid w:val="000E68FC"/>
    <w:rsid w:val="000E70B2"/>
    <w:rsid w:val="000F05CC"/>
    <w:rsid w:val="000F1522"/>
    <w:rsid w:val="000F187B"/>
    <w:rsid w:val="000F25FB"/>
    <w:rsid w:val="000F3DBF"/>
    <w:rsid w:val="000F4C0E"/>
    <w:rsid w:val="000F5EF2"/>
    <w:rsid w:val="001018DA"/>
    <w:rsid w:val="00104860"/>
    <w:rsid w:val="00106398"/>
    <w:rsid w:val="0011184F"/>
    <w:rsid w:val="00112521"/>
    <w:rsid w:val="001167E2"/>
    <w:rsid w:val="001171AF"/>
    <w:rsid w:val="00122F14"/>
    <w:rsid w:val="001230EA"/>
    <w:rsid w:val="00123DE1"/>
    <w:rsid w:val="001267D4"/>
    <w:rsid w:val="001272EC"/>
    <w:rsid w:val="00134933"/>
    <w:rsid w:val="00134B6B"/>
    <w:rsid w:val="00137540"/>
    <w:rsid w:val="0013762F"/>
    <w:rsid w:val="00140554"/>
    <w:rsid w:val="00140E4B"/>
    <w:rsid w:val="00141296"/>
    <w:rsid w:val="0014714C"/>
    <w:rsid w:val="00150876"/>
    <w:rsid w:val="00151CFD"/>
    <w:rsid w:val="0015537D"/>
    <w:rsid w:val="00155802"/>
    <w:rsid w:val="001605AC"/>
    <w:rsid w:val="00160B14"/>
    <w:rsid w:val="0016177D"/>
    <w:rsid w:val="00162550"/>
    <w:rsid w:val="00162D10"/>
    <w:rsid w:val="00163763"/>
    <w:rsid w:val="001639ED"/>
    <w:rsid w:val="00164903"/>
    <w:rsid w:val="00164BCE"/>
    <w:rsid w:val="00166CD5"/>
    <w:rsid w:val="00167C3F"/>
    <w:rsid w:val="00172B07"/>
    <w:rsid w:val="0017498C"/>
    <w:rsid w:val="00175BBF"/>
    <w:rsid w:val="00176F27"/>
    <w:rsid w:val="001838AC"/>
    <w:rsid w:val="0018414E"/>
    <w:rsid w:val="001847BA"/>
    <w:rsid w:val="001851AC"/>
    <w:rsid w:val="00185904"/>
    <w:rsid w:val="00186AF7"/>
    <w:rsid w:val="0019289E"/>
    <w:rsid w:val="00197343"/>
    <w:rsid w:val="001A1878"/>
    <w:rsid w:val="001A6480"/>
    <w:rsid w:val="001A695F"/>
    <w:rsid w:val="001B0A8E"/>
    <w:rsid w:val="001B3755"/>
    <w:rsid w:val="001B4DC6"/>
    <w:rsid w:val="001B6E3D"/>
    <w:rsid w:val="001B76D6"/>
    <w:rsid w:val="001C1B6D"/>
    <w:rsid w:val="001C43AD"/>
    <w:rsid w:val="001C692D"/>
    <w:rsid w:val="001C6FE4"/>
    <w:rsid w:val="001C7262"/>
    <w:rsid w:val="001D059C"/>
    <w:rsid w:val="001D1309"/>
    <w:rsid w:val="001D4210"/>
    <w:rsid w:val="001D5298"/>
    <w:rsid w:val="001D5C2B"/>
    <w:rsid w:val="001D6EF3"/>
    <w:rsid w:val="001D79D8"/>
    <w:rsid w:val="001E2FDD"/>
    <w:rsid w:val="001E64D9"/>
    <w:rsid w:val="001E75CD"/>
    <w:rsid w:val="001F005D"/>
    <w:rsid w:val="001F2BCD"/>
    <w:rsid w:val="001F3986"/>
    <w:rsid w:val="00200156"/>
    <w:rsid w:val="00202203"/>
    <w:rsid w:val="0020746B"/>
    <w:rsid w:val="0021011A"/>
    <w:rsid w:val="00212307"/>
    <w:rsid w:val="00212CAD"/>
    <w:rsid w:val="00213887"/>
    <w:rsid w:val="002139B8"/>
    <w:rsid w:val="00214380"/>
    <w:rsid w:val="002146ED"/>
    <w:rsid w:val="00215020"/>
    <w:rsid w:val="002152B4"/>
    <w:rsid w:val="00217B03"/>
    <w:rsid w:val="00220260"/>
    <w:rsid w:val="002208CD"/>
    <w:rsid w:val="00225297"/>
    <w:rsid w:val="00230769"/>
    <w:rsid w:val="0023170F"/>
    <w:rsid w:val="00233901"/>
    <w:rsid w:val="00233E1C"/>
    <w:rsid w:val="00235350"/>
    <w:rsid w:val="00240F83"/>
    <w:rsid w:val="00242621"/>
    <w:rsid w:val="00252FF1"/>
    <w:rsid w:val="00253DDB"/>
    <w:rsid w:val="002548B8"/>
    <w:rsid w:val="002571EF"/>
    <w:rsid w:val="002607D9"/>
    <w:rsid w:val="0026090A"/>
    <w:rsid w:val="00261DF8"/>
    <w:rsid w:val="00264D3C"/>
    <w:rsid w:val="00265C2E"/>
    <w:rsid w:val="00273C4E"/>
    <w:rsid w:val="002776E6"/>
    <w:rsid w:val="00277DA3"/>
    <w:rsid w:val="002828E6"/>
    <w:rsid w:val="00284D09"/>
    <w:rsid w:val="00285177"/>
    <w:rsid w:val="002865CF"/>
    <w:rsid w:val="00286DB9"/>
    <w:rsid w:val="0028720A"/>
    <w:rsid w:val="00291FAB"/>
    <w:rsid w:val="002933AC"/>
    <w:rsid w:val="0029370E"/>
    <w:rsid w:val="00293B9B"/>
    <w:rsid w:val="00295E36"/>
    <w:rsid w:val="002A78C8"/>
    <w:rsid w:val="002B1BE9"/>
    <w:rsid w:val="002B1BEA"/>
    <w:rsid w:val="002B248C"/>
    <w:rsid w:val="002B2CA7"/>
    <w:rsid w:val="002C6BB4"/>
    <w:rsid w:val="002C7BEE"/>
    <w:rsid w:val="002D240E"/>
    <w:rsid w:val="002D267A"/>
    <w:rsid w:val="002D3F9C"/>
    <w:rsid w:val="002D516A"/>
    <w:rsid w:val="002E1719"/>
    <w:rsid w:val="002E43F5"/>
    <w:rsid w:val="002E4570"/>
    <w:rsid w:val="002E5628"/>
    <w:rsid w:val="002E603D"/>
    <w:rsid w:val="002E74E6"/>
    <w:rsid w:val="002E7C38"/>
    <w:rsid w:val="002F26FB"/>
    <w:rsid w:val="002F3E30"/>
    <w:rsid w:val="002F4D50"/>
    <w:rsid w:val="002F5616"/>
    <w:rsid w:val="002F7A4E"/>
    <w:rsid w:val="00300F60"/>
    <w:rsid w:val="0030414B"/>
    <w:rsid w:val="00305965"/>
    <w:rsid w:val="003070E1"/>
    <w:rsid w:val="0031155D"/>
    <w:rsid w:val="00311E0D"/>
    <w:rsid w:val="00314AA8"/>
    <w:rsid w:val="003151C2"/>
    <w:rsid w:val="00315BB7"/>
    <w:rsid w:val="00320997"/>
    <w:rsid w:val="00321BC4"/>
    <w:rsid w:val="0032746B"/>
    <w:rsid w:val="00332B7C"/>
    <w:rsid w:val="00333AB5"/>
    <w:rsid w:val="00334C75"/>
    <w:rsid w:val="00340CC0"/>
    <w:rsid w:val="00346037"/>
    <w:rsid w:val="003473CA"/>
    <w:rsid w:val="00347DCA"/>
    <w:rsid w:val="003511B6"/>
    <w:rsid w:val="003540FF"/>
    <w:rsid w:val="00354B47"/>
    <w:rsid w:val="00356289"/>
    <w:rsid w:val="00357C7B"/>
    <w:rsid w:val="003620D6"/>
    <w:rsid w:val="003639D9"/>
    <w:rsid w:val="00363C40"/>
    <w:rsid w:val="00365E17"/>
    <w:rsid w:val="003670B4"/>
    <w:rsid w:val="00371D29"/>
    <w:rsid w:val="003721AF"/>
    <w:rsid w:val="003731B2"/>
    <w:rsid w:val="003741E2"/>
    <w:rsid w:val="00377CFC"/>
    <w:rsid w:val="00381841"/>
    <w:rsid w:val="00390339"/>
    <w:rsid w:val="00394851"/>
    <w:rsid w:val="0039513A"/>
    <w:rsid w:val="003A27C5"/>
    <w:rsid w:val="003A3679"/>
    <w:rsid w:val="003A4BCB"/>
    <w:rsid w:val="003A7C8F"/>
    <w:rsid w:val="003B2201"/>
    <w:rsid w:val="003B6618"/>
    <w:rsid w:val="003C0182"/>
    <w:rsid w:val="003C0F4A"/>
    <w:rsid w:val="003C314C"/>
    <w:rsid w:val="003C3F82"/>
    <w:rsid w:val="003C402A"/>
    <w:rsid w:val="003C66FC"/>
    <w:rsid w:val="003D02D3"/>
    <w:rsid w:val="003D15F2"/>
    <w:rsid w:val="003D41F6"/>
    <w:rsid w:val="003D60DF"/>
    <w:rsid w:val="003E1D8A"/>
    <w:rsid w:val="003E3F52"/>
    <w:rsid w:val="003F0705"/>
    <w:rsid w:val="003F2F51"/>
    <w:rsid w:val="003F3E7E"/>
    <w:rsid w:val="003F57B3"/>
    <w:rsid w:val="003F640E"/>
    <w:rsid w:val="00405725"/>
    <w:rsid w:val="00410DE1"/>
    <w:rsid w:val="00415018"/>
    <w:rsid w:val="00415A06"/>
    <w:rsid w:val="00420399"/>
    <w:rsid w:val="00421021"/>
    <w:rsid w:val="00426D25"/>
    <w:rsid w:val="00430FE5"/>
    <w:rsid w:val="00431C97"/>
    <w:rsid w:val="004335EE"/>
    <w:rsid w:val="004361E7"/>
    <w:rsid w:val="0044059D"/>
    <w:rsid w:val="00443AA9"/>
    <w:rsid w:val="00444EFF"/>
    <w:rsid w:val="004479D7"/>
    <w:rsid w:val="00450B4B"/>
    <w:rsid w:val="00451470"/>
    <w:rsid w:val="00452863"/>
    <w:rsid w:val="0045350B"/>
    <w:rsid w:val="004537E6"/>
    <w:rsid w:val="0045450F"/>
    <w:rsid w:val="00457334"/>
    <w:rsid w:val="004576F8"/>
    <w:rsid w:val="004616C1"/>
    <w:rsid w:val="00462C39"/>
    <w:rsid w:val="004630C3"/>
    <w:rsid w:val="0046493A"/>
    <w:rsid w:val="00465869"/>
    <w:rsid w:val="00465AE3"/>
    <w:rsid w:val="00465B2E"/>
    <w:rsid w:val="00466E72"/>
    <w:rsid w:val="00467873"/>
    <w:rsid w:val="00467B3E"/>
    <w:rsid w:val="00471F96"/>
    <w:rsid w:val="00472933"/>
    <w:rsid w:val="00472970"/>
    <w:rsid w:val="004733AE"/>
    <w:rsid w:val="00473D14"/>
    <w:rsid w:val="004830F9"/>
    <w:rsid w:val="00484108"/>
    <w:rsid w:val="00487DA0"/>
    <w:rsid w:val="00492AF2"/>
    <w:rsid w:val="0049471F"/>
    <w:rsid w:val="00494F56"/>
    <w:rsid w:val="0049591C"/>
    <w:rsid w:val="00495D15"/>
    <w:rsid w:val="0049619C"/>
    <w:rsid w:val="0049651F"/>
    <w:rsid w:val="00496722"/>
    <w:rsid w:val="004A0232"/>
    <w:rsid w:val="004A0F9A"/>
    <w:rsid w:val="004A42CC"/>
    <w:rsid w:val="004B0BDE"/>
    <w:rsid w:val="004B4AE2"/>
    <w:rsid w:val="004B6518"/>
    <w:rsid w:val="004B7887"/>
    <w:rsid w:val="004C0959"/>
    <w:rsid w:val="004C210B"/>
    <w:rsid w:val="004C5508"/>
    <w:rsid w:val="004C5FD2"/>
    <w:rsid w:val="004C695D"/>
    <w:rsid w:val="004D29E4"/>
    <w:rsid w:val="004D3041"/>
    <w:rsid w:val="004D31CA"/>
    <w:rsid w:val="004D48E1"/>
    <w:rsid w:val="004D701A"/>
    <w:rsid w:val="004E09F1"/>
    <w:rsid w:val="004E25C9"/>
    <w:rsid w:val="004E39FA"/>
    <w:rsid w:val="004E3AF3"/>
    <w:rsid w:val="004E4693"/>
    <w:rsid w:val="004E4C00"/>
    <w:rsid w:val="004E4DFF"/>
    <w:rsid w:val="004E51D3"/>
    <w:rsid w:val="004E53EA"/>
    <w:rsid w:val="004E571B"/>
    <w:rsid w:val="004E5D34"/>
    <w:rsid w:val="004F18B2"/>
    <w:rsid w:val="004F7A43"/>
    <w:rsid w:val="004F7EFC"/>
    <w:rsid w:val="00500C39"/>
    <w:rsid w:val="00502ACC"/>
    <w:rsid w:val="00503386"/>
    <w:rsid w:val="00505F01"/>
    <w:rsid w:val="0050635D"/>
    <w:rsid w:val="00507E65"/>
    <w:rsid w:val="005102F3"/>
    <w:rsid w:val="00511BFE"/>
    <w:rsid w:val="00515D85"/>
    <w:rsid w:val="00516739"/>
    <w:rsid w:val="00516DA1"/>
    <w:rsid w:val="0052194E"/>
    <w:rsid w:val="00523695"/>
    <w:rsid w:val="00526D20"/>
    <w:rsid w:val="005274D3"/>
    <w:rsid w:val="00530B74"/>
    <w:rsid w:val="0053210C"/>
    <w:rsid w:val="00532B64"/>
    <w:rsid w:val="00534979"/>
    <w:rsid w:val="00536C5D"/>
    <w:rsid w:val="00537054"/>
    <w:rsid w:val="00540064"/>
    <w:rsid w:val="00540228"/>
    <w:rsid w:val="005418C5"/>
    <w:rsid w:val="00542FF9"/>
    <w:rsid w:val="00545A10"/>
    <w:rsid w:val="00546010"/>
    <w:rsid w:val="00546D03"/>
    <w:rsid w:val="005479CF"/>
    <w:rsid w:val="005507B4"/>
    <w:rsid w:val="00550F5C"/>
    <w:rsid w:val="00556BAD"/>
    <w:rsid w:val="00557765"/>
    <w:rsid w:val="0056107E"/>
    <w:rsid w:val="00563507"/>
    <w:rsid w:val="005641D6"/>
    <w:rsid w:val="005671B7"/>
    <w:rsid w:val="00567898"/>
    <w:rsid w:val="00570980"/>
    <w:rsid w:val="00571C28"/>
    <w:rsid w:val="00571F31"/>
    <w:rsid w:val="00573D5B"/>
    <w:rsid w:val="00573D69"/>
    <w:rsid w:val="00574603"/>
    <w:rsid w:val="00574672"/>
    <w:rsid w:val="0057534C"/>
    <w:rsid w:val="00576B92"/>
    <w:rsid w:val="00576ED1"/>
    <w:rsid w:val="00580DF4"/>
    <w:rsid w:val="00581702"/>
    <w:rsid w:val="00581E21"/>
    <w:rsid w:val="00586A35"/>
    <w:rsid w:val="005877A9"/>
    <w:rsid w:val="00587EA8"/>
    <w:rsid w:val="00590501"/>
    <w:rsid w:val="00590F7E"/>
    <w:rsid w:val="00594309"/>
    <w:rsid w:val="00596A2E"/>
    <w:rsid w:val="005A1700"/>
    <w:rsid w:val="005A56EF"/>
    <w:rsid w:val="005A67F9"/>
    <w:rsid w:val="005A705C"/>
    <w:rsid w:val="005B017B"/>
    <w:rsid w:val="005B199C"/>
    <w:rsid w:val="005B57B1"/>
    <w:rsid w:val="005B6B3C"/>
    <w:rsid w:val="005C3D9D"/>
    <w:rsid w:val="005C41A0"/>
    <w:rsid w:val="005D019E"/>
    <w:rsid w:val="005D1508"/>
    <w:rsid w:val="005D2B47"/>
    <w:rsid w:val="005D424D"/>
    <w:rsid w:val="005D4979"/>
    <w:rsid w:val="005D5E26"/>
    <w:rsid w:val="005D7C74"/>
    <w:rsid w:val="005F04F7"/>
    <w:rsid w:val="005F2694"/>
    <w:rsid w:val="005F2F58"/>
    <w:rsid w:val="005F439F"/>
    <w:rsid w:val="005F4844"/>
    <w:rsid w:val="00605BDA"/>
    <w:rsid w:val="00607E56"/>
    <w:rsid w:val="006106D8"/>
    <w:rsid w:val="00610939"/>
    <w:rsid w:val="0061112E"/>
    <w:rsid w:val="006120B7"/>
    <w:rsid w:val="006158FB"/>
    <w:rsid w:val="006173F4"/>
    <w:rsid w:val="0062469C"/>
    <w:rsid w:val="00626245"/>
    <w:rsid w:val="006332E2"/>
    <w:rsid w:val="00633713"/>
    <w:rsid w:val="00637E26"/>
    <w:rsid w:val="00641D4A"/>
    <w:rsid w:val="006455B0"/>
    <w:rsid w:val="006462AC"/>
    <w:rsid w:val="0064747A"/>
    <w:rsid w:val="00650341"/>
    <w:rsid w:val="006525A5"/>
    <w:rsid w:val="0065428F"/>
    <w:rsid w:val="0065450E"/>
    <w:rsid w:val="00660844"/>
    <w:rsid w:val="00660E99"/>
    <w:rsid w:val="00660FE0"/>
    <w:rsid w:val="00663415"/>
    <w:rsid w:val="00663655"/>
    <w:rsid w:val="006675B6"/>
    <w:rsid w:val="006746E5"/>
    <w:rsid w:val="0067763E"/>
    <w:rsid w:val="0068017D"/>
    <w:rsid w:val="00682627"/>
    <w:rsid w:val="00684338"/>
    <w:rsid w:val="0068769F"/>
    <w:rsid w:val="00687F6B"/>
    <w:rsid w:val="00690AC8"/>
    <w:rsid w:val="00691801"/>
    <w:rsid w:val="0069546D"/>
    <w:rsid w:val="0069586A"/>
    <w:rsid w:val="00696B31"/>
    <w:rsid w:val="00696D9C"/>
    <w:rsid w:val="006A0473"/>
    <w:rsid w:val="006A09E7"/>
    <w:rsid w:val="006A29B4"/>
    <w:rsid w:val="006A339D"/>
    <w:rsid w:val="006B03BA"/>
    <w:rsid w:val="006B14C6"/>
    <w:rsid w:val="006B1584"/>
    <w:rsid w:val="006B2CDB"/>
    <w:rsid w:val="006B3A5C"/>
    <w:rsid w:val="006B3CFA"/>
    <w:rsid w:val="006B3FFC"/>
    <w:rsid w:val="006B53F8"/>
    <w:rsid w:val="006B5877"/>
    <w:rsid w:val="006B7EFF"/>
    <w:rsid w:val="006C20AA"/>
    <w:rsid w:val="006C42F4"/>
    <w:rsid w:val="006C7359"/>
    <w:rsid w:val="006D083C"/>
    <w:rsid w:val="006D08E8"/>
    <w:rsid w:val="006D1262"/>
    <w:rsid w:val="006D3D7E"/>
    <w:rsid w:val="006D54FC"/>
    <w:rsid w:val="006D6B86"/>
    <w:rsid w:val="006E152A"/>
    <w:rsid w:val="006E1889"/>
    <w:rsid w:val="006E3284"/>
    <w:rsid w:val="006E49BD"/>
    <w:rsid w:val="006E68EE"/>
    <w:rsid w:val="006E7244"/>
    <w:rsid w:val="006E7991"/>
    <w:rsid w:val="006F2F42"/>
    <w:rsid w:val="006F37D2"/>
    <w:rsid w:val="006F487A"/>
    <w:rsid w:val="0070201F"/>
    <w:rsid w:val="007020F7"/>
    <w:rsid w:val="00703BFD"/>
    <w:rsid w:val="00705B09"/>
    <w:rsid w:val="007108E3"/>
    <w:rsid w:val="00710CC0"/>
    <w:rsid w:val="00713A7A"/>
    <w:rsid w:val="007149C1"/>
    <w:rsid w:val="00715D7D"/>
    <w:rsid w:val="007227D3"/>
    <w:rsid w:val="00722CB4"/>
    <w:rsid w:val="00727D23"/>
    <w:rsid w:val="00730C88"/>
    <w:rsid w:val="00731740"/>
    <w:rsid w:val="00732157"/>
    <w:rsid w:val="007321F0"/>
    <w:rsid w:val="00733985"/>
    <w:rsid w:val="00733A48"/>
    <w:rsid w:val="0073545C"/>
    <w:rsid w:val="007404B2"/>
    <w:rsid w:val="007457B5"/>
    <w:rsid w:val="00746122"/>
    <w:rsid w:val="0074756C"/>
    <w:rsid w:val="007509A1"/>
    <w:rsid w:val="00751DCC"/>
    <w:rsid w:val="00752B48"/>
    <w:rsid w:val="00755294"/>
    <w:rsid w:val="007608A6"/>
    <w:rsid w:val="00761CC7"/>
    <w:rsid w:val="00766440"/>
    <w:rsid w:val="00766E1F"/>
    <w:rsid w:val="00767E10"/>
    <w:rsid w:val="00773771"/>
    <w:rsid w:val="0078055E"/>
    <w:rsid w:val="007841DF"/>
    <w:rsid w:val="00785C49"/>
    <w:rsid w:val="00785FF0"/>
    <w:rsid w:val="007870FB"/>
    <w:rsid w:val="007912DD"/>
    <w:rsid w:val="00791F58"/>
    <w:rsid w:val="00792C0F"/>
    <w:rsid w:val="00793E2F"/>
    <w:rsid w:val="00794542"/>
    <w:rsid w:val="00794A3B"/>
    <w:rsid w:val="007A2E03"/>
    <w:rsid w:val="007A5D31"/>
    <w:rsid w:val="007A6D02"/>
    <w:rsid w:val="007A7539"/>
    <w:rsid w:val="007B4531"/>
    <w:rsid w:val="007B4538"/>
    <w:rsid w:val="007B472E"/>
    <w:rsid w:val="007B6835"/>
    <w:rsid w:val="007C012A"/>
    <w:rsid w:val="007C0477"/>
    <w:rsid w:val="007C0CBC"/>
    <w:rsid w:val="007C1A30"/>
    <w:rsid w:val="007C38B4"/>
    <w:rsid w:val="007C4BD5"/>
    <w:rsid w:val="007C6163"/>
    <w:rsid w:val="007C6424"/>
    <w:rsid w:val="007C725A"/>
    <w:rsid w:val="007D1995"/>
    <w:rsid w:val="007D4F8D"/>
    <w:rsid w:val="007D50DD"/>
    <w:rsid w:val="007D6629"/>
    <w:rsid w:val="007E0B70"/>
    <w:rsid w:val="007E1CE1"/>
    <w:rsid w:val="007E3417"/>
    <w:rsid w:val="007E44F6"/>
    <w:rsid w:val="007E61A7"/>
    <w:rsid w:val="007E6833"/>
    <w:rsid w:val="007F4290"/>
    <w:rsid w:val="007F5557"/>
    <w:rsid w:val="007F7450"/>
    <w:rsid w:val="007F7989"/>
    <w:rsid w:val="007F7B96"/>
    <w:rsid w:val="00800582"/>
    <w:rsid w:val="00801CD2"/>
    <w:rsid w:val="008045E1"/>
    <w:rsid w:val="008047CB"/>
    <w:rsid w:val="008048B5"/>
    <w:rsid w:val="008051EC"/>
    <w:rsid w:val="00811BEC"/>
    <w:rsid w:val="00813711"/>
    <w:rsid w:val="00814CC9"/>
    <w:rsid w:val="008156A3"/>
    <w:rsid w:val="00815BD2"/>
    <w:rsid w:val="008162AD"/>
    <w:rsid w:val="008177EB"/>
    <w:rsid w:val="00817C66"/>
    <w:rsid w:val="00820E9E"/>
    <w:rsid w:val="00821558"/>
    <w:rsid w:val="008224C7"/>
    <w:rsid w:val="00823C1D"/>
    <w:rsid w:val="00824E6A"/>
    <w:rsid w:val="00827BB6"/>
    <w:rsid w:val="00830BDD"/>
    <w:rsid w:val="0083156D"/>
    <w:rsid w:val="00831D94"/>
    <w:rsid w:val="00831F75"/>
    <w:rsid w:val="0083496D"/>
    <w:rsid w:val="008360BB"/>
    <w:rsid w:val="00836935"/>
    <w:rsid w:val="00845A09"/>
    <w:rsid w:val="008468A9"/>
    <w:rsid w:val="00851DFF"/>
    <w:rsid w:val="00856FE3"/>
    <w:rsid w:val="00860B9D"/>
    <w:rsid w:val="00862E3A"/>
    <w:rsid w:val="00863133"/>
    <w:rsid w:val="0086459E"/>
    <w:rsid w:val="008655A4"/>
    <w:rsid w:val="008664F8"/>
    <w:rsid w:val="008665FB"/>
    <w:rsid w:val="00867B7F"/>
    <w:rsid w:val="00867D7B"/>
    <w:rsid w:val="0087058B"/>
    <w:rsid w:val="0087185B"/>
    <w:rsid w:val="00880900"/>
    <w:rsid w:val="00881760"/>
    <w:rsid w:val="00881BEB"/>
    <w:rsid w:val="00881EFE"/>
    <w:rsid w:val="008828CE"/>
    <w:rsid w:val="00882FAB"/>
    <w:rsid w:val="008840C3"/>
    <w:rsid w:val="008844FE"/>
    <w:rsid w:val="00887DA0"/>
    <w:rsid w:val="00890244"/>
    <w:rsid w:val="008908DB"/>
    <w:rsid w:val="00892179"/>
    <w:rsid w:val="008927BC"/>
    <w:rsid w:val="00892920"/>
    <w:rsid w:val="00893C62"/>
    <w:rsid w:val="00894129"/>
    <w:rsid w:val="00894952"/>
    <w:rsid w:val="0089680D"/>
    <w:rsid w:val="00896AC8"/>
    <w:rsid w:val="008A23DD"/>
    <w:rsid w:val="008A4CE0"/>
    <w:rsid w:val="008A6801"/>
    <w:rsid w:val="008A78B4"/>
    <w:rsid w:val="008A78C7"/>
    <w:rsid w:val="008B1343"/>
    <w:rsid w:val="008B19D9"/>
    <w:rsid w:val="008B296F"/>
    <w:rsid w:val="008B34EF"/>
    <w:rsid w:val="008B362C"/>
    <w:rsid w:val="008B7492"/>
    <w:rsid w:val="008C145A"/>
    <w:rsid w:val="008C5BE9"/>
    <w:rsid w:val="008D2766"/>
    <w:rsid w:val="008D5661"/>
    <w:rsid w:val="008D5FCD"/>
    <w:rsid w:val="008D6708"/>
    <w:rsid w:val="008E28BE"/>
    <w:rsid w:val="008E2959"/>
    <w:rsid w:val="008F1497"/>
    <w:rsid w:val="008F2A38"/>
    <w:rsid w:val="008F5C5A"/>
    <w:rsid w:val="008F5FB1"/>
    <w:rsid w:val="008F7230"/>
    <w:rsid w:val="00900E05"/>
    <w:rsid w:val="00902BD5"/>
    <w:rsid w:val="009047C5"/>
    <w:rsid w:val="00910940"/>
    <w:rsid w:val="00910DF6"/>
    <w:rsid w:val="009168EC"/>
    <w:rsid w:val="009253D6"/>
    <w:rsid w:val="00925D96"/>
    <w:rsid w:val="00926C79"/>
    <w:rsid w:val="0092796C"/>
    <w:rsid w:val="0093030C"/>
    <w:rsid w:val="009339B6"/>
    <w:rsid w:val="00934225"/>
    <w:rsid w:val="0093591B"/>
    <w:rsid w:val="00944DB4"/>
    <w:rsid w:val="00946278"/>
    <w:rsid w:val="00950472"/>
    <w:rsid w:val="00950923"/>
    <w:rsid w:val="00957696"/>
    <w:rsid w:val="009606EC"/>
    <w:rsid w:val="009637E5"/>
    <w:rsid w:val="0096608E"/>
    <w:rsid w:val="00972DC7"/>
    <w:rsid w:val="00973855"/>
    <w:rsid w:val="00980C73"/>
    <w:rsid w:val="00981580"/>
    <w:rsid w:val="00981B4A"/>
    <w:rsid w:val="00987178"/>
    <w:rsid w:val="00987422"/>
    <w:rsid w:val="009909C7"/>
    <w:rsid w:val="00990E9C"/>
    <w:rsid w:val="0099350E"/>
    <w:rsid w:val="0099702F"/>
    <w:rsid w:val="009A0DEC"/>
    <w:rsid w:val="009A2099"/>
    <w:rsid w:val="009A2647"/>
    <w:rsid w:val="009A2AD8"/>
    <w:rsid w:val="009A357D"/>
    <w:rsid w:val="009A5098"/>
    <w:rsid w:val="009A5D8F"/>
    <w:rsid w:val="009B158C"/>
    <w:rsid w:val="009B32BE"/>
    <w:rsid w:val="009B411D"/>
    <w:rsid w:val="009B5844"/>
    <w:rsid w:val="009B709B"/>
    <w:rsid w:val="009C00D9"/>
    <w:rsid w:val="009C355B"/>
    <w:rsid w:val="009C496E"/>
    <w:rsid w:val="009C6070"/>
    <w:rsid w:val="009D2F93"/>
    <w:rsid w:val="009D3C59"/>
    <w:rsid w:val="009D427A"/>
    <w:rsid w:val="009D5D32"/>
    <w:rsid w:val="009D61A6"/>
    <w:rsid w:val="009E03AA"/>
    <w:rsid w:val="009E113D"/>
    <w:rsid w:val="009E52FD"/>
    <w:rsid w:val="009E5447"/>
    <w:rsid w:val="009E72AF"/>
    <w:rsid w:val="009F181C"/>
    <w:rsid w:val="009F2008"/>
    <w:rsid w:val="009F295B"/>
    <w:rsid w:val="009F6669"/>
    <w:rsid w:val="00A02B2B"/>
    <w:rsid w:val="00A04581"/>
    <w:rsid w:val="00A101CF"/>
    <w:rsid w:val="00A133EE"/>
    <w:rsid w:val="00A21C8A"/>
    <w:rsid w:val="00A256E9"/>
    <w:rsid w:val="00A312CE"/>
    <w:rsid w:val="00A32E57"/>
    <w:rsid w:val="00A37EE9"/>
    <w:rsid w:val="00A431DD"/>
    <w:rsid w:val="00A504EB"/>
    <w:rsid w:val="00A50C2A"/>
    <w:rsid w:val="00A535BE"/>
    <w:rsid w:val="00A53FCE"/>
    <w:rsid w:val="00A62C52"/>
    <w:rsid w:val="00A64F3A"/>
    <w:rsid w:val="00A73CEE"/>
    <w:rsid w:val="00A73D67"/>
    <w:rsid w:val="00A7698C"/>
    <w:rsid w:val="00A77ADD"/>
    <w:rsid w:val="00A81919"/>
    <w:rsid w:val="00A8336C"/>
    <w:rsid w:val="00A841CE"/>
    <w:rsid w:val="00A84576"/>
    <w:rsid w:val="00A8689D"/>
    <w:rsid w:val="00A92D25"/>
    <w:rsid w:val="00A9628A"/>
    <w:rsid w:val="00A9776D"/>
    <w:rsid w:val="00AA0B96"/>
    <w:rsid w:val="00AA1FE0"/>
    <w:rsid w:val="00AA609E"/>
    <w:rsid w:val="00AB152E"/>
    <w:rsid w:val="00AB3EBB"/>
    <w:rsid w:val="00AB51DC"/>
    <w:rsid w:val="00AB6A9C"/>
    <w:rsid w:val="00AC4EA7"/>
    <w:rsid w:val="00AD058F"/>
    <w:rsid w:val="00AD12EF"/>
    <w:rsid w:val="00AD1448"/>
    <w:rsid w:val="00AD36B2"/>
    <w:rsid w:val="00AD38C2"/>
    <w:rsid w:val="00AD4951"/>
    <w:rsid w:val="00AD4BE6"/>
    <w:rsid w:val="00AD7227"/>
    <w:rsid w:val="00AE0347"/>
    <w:rsid w:val="00AE2D99"/>
    <w:rsid w:val="00AE4E64"/>
    <w:rsid w:val="00AE5833"/>
    <w:rsid w:val="00AE5DFB"/>
    <w:rsid w:val="00AF0A6A"/>
    <w:rsid w:val="00AF373E"/>
    <w:rsid w:val="00AF4314"/>
    <w:rsid w:val="00AF682E"/>
    <w:rsid w:val="00AF70E7"/>
    <w:rsid w:val="00B00F84"/>
    <w:rsid w:val="00B02EB0"/>
    <w:rsid w:val="00B03FF3"/>
    <w:rsid w:val="00B04DB8"/>
    <w:rsid w:val="00B060A6"/>
    <w:rsid w:val="00B20D40"/>
    <w:rsid w:val="00B21E2A"/>
    <w:rsid w:val="00B23323"/>
    <w:rsid w:val="00B234C2"/>
    <w:rsid w:val="00B26527"/>
    <w:rsid w:val="00B27E9B"/>
    <w:rsid w:val="00B31188"/>
    <w:rsid w:val="00B31A37"/>
    <w:rsid w:val="00B32983"/>
    <w:rsid w:val="00B34784"/>
    <w:rsid w:val="00B349B2"/>
    <w:rsid w:val="00B34EEF"/>
    <w:rsid w:val="00B3773B"/>
    <w:rsid w:val="00B41FC2"/>
    <w:rsid w:val="00B4454C"/>
    <w:rsid w:val="00B4499C"/>
    <w:rsid w:val="00B46460"/>
    <w:rsid w:val="00B46770"/>
    <w:rsid w:val="00B504C1"/>
    <w:rsid w:val="00B51026"/>
    <w:rsid w:val="00B62E3B"/>
    <w:rsid w:val="00B631E6"/>
    <w:rsid w:val="00B669DB"/>
    <w:rsid w:val="00B70974"/>
    <w:rsid w:val="00B70E34"/>
    <w:rsid w:val="00B71554"/>
    <w:rsid w:val="00B7170A"/>
    <w:rsid w:val="00B736E8"/>
    <w:rsid w:val="00B81618"/>
    <w:rsid w:val="00B829EA"/>
    <w:rsid w:val="00B82CE9"/>
    <w:rsid w:val="00B84E4A"/>
    <w:rsid w:val="00B86063"/>
    <w:rsid w:val="00B8729F"/>
    <w:rsid w:val="00B87886"/>
    <w:rsid w:val="00B90005"/>
    <w:rsid w:val="00B912A1"/>
    <w:rsid w:val="00B93ADE"/>
    <w:rsid w:val="00B9445B"/>
    <w:rsid w:val="00B95460"/>
    <w:rsid w:val="00B96890"/>
    <w:rsid w:val="00BA5C29"/>
    <w:rsid w:val="00BA6006"/>
    <w:rsid w:val="00BA7359"/>
    <w:rsid w:val="00BB07C2"/>
    <w:rsid w:val="00BB2B2A"/>
    <w:rsid w:val="00BB5D80"/>
    <w:rsid w:val="00BC06D4"/>
    <w:rsid w:val="00BC08F7"/>
    <w:rsid w:val="00BC3F5B"/>
    <w:rsid w:val="00BC42DD"/>
    <w:rsid w:val="00BC496F"/>
    <w:rsid w:val="00BC4E42"/>
    <w:rsid w:val="00BC4F1C"/>
    <w:rsid w:val="00BC63C2"/>
    <w:rsid w:val="00BD0A40"/>
    <w:rsid w:val="00BD10B5"/>
    <w:rsid w:val="00BD160E"/>
    <w:rsid w:val="00BD1BC0"/>
    <w:rsid w:val="00BD3A03"/>
    <w:rsid w:val="00BE0D47"/>
    <w:rsid w:val="00BE2533"/>
    <w:rsid w:val="00BE5CB2"/>
    <w:rsid w:val="00BE5DE9"/>
    <w:rsid w:val="00BE7EF5"/>
    <w:rsid w:val="00BF0D69"/>
    <w:rsid w:val="00BF1231"/>
    <w:rsid w:val="00BF32EA"/>
    <w:rsid w:val="00C028EA"/>
    <w:rsid w:val="00C04437"/>
    <w:rsid w:val="00C04577"/>
    <w:rsid w:val="00C06DE0"/>
    <w:rsid w:val="00C0728E"/>
    <w:rsid w:val="00C16A54"/>
    <w:rsid w:val="00C22009"/>
    <w:rsid w:val="00C234F8"/>
    <w:rsid w:val="00C3099C"/>
    <w:rsid w:val="00C31369"/>
    <w:rsid w:val="00C3197F"/>
    <w:rsid w:val="00C320AD"/>
    <w:rsid w:val="00C337BB"/>
    <w:rsid w:val="00C36817"/>
    <w:rsid w:val="00C36A79"/>
    <w:rsid w:val="00C403B7"/>
    <w:rsid w:val="00C40F70"/>
    <w:rsid w:val="00C42C16"/>
    <w:rsid w:val="00C45F49"/>
    <w:rsid w:val="00C50485"/>
    <w:rsid w:val="00C51314"/>
    <w:rsid w:val="00C67440"/>
    <w:rsid w:val="00C71338"/>
    <w:rsid w:val="00C72556"/>
    <w:rsid w:val="00C72E74"/>
    <w:rsid w:val="00C730DB"/>
    <w:rsid w:val="00C73652"/>
    <w:rsid w:val="00C73C80"/>
    <w:rsid w:val="00C75682"/>
    <w:rsid w:val="00C81EA4"/>
    <w:rsid w:val="00C82C59"/>
    <w:rsid w:val="00C85EF7"/>
    <w:rsid w:val="00C86F6E"/>
    <w:rsid w:val="00C87ECE"/>
    <w:rsid w:val="00CA0ED6"/>
    <w:rsid w:val="00CA30B8"/>
    <w:rsid w:val="00CA3760"/>
    <w:rsid w:val="00CA3D98"/>
    <w:rsid w:val="00CA48C8"/>
    <w:rsid w:val="00CB0BD8"/>
    <w:rsid w:val="00CB1535"/>
    <w:rsid w:val="00CB2987"/>
    <w:rsid w:val="00CB2C49"/>
    <w:rsid w:val="00CB3DB9"/>
    <w:rsid w:val="00CB52FF"/>
    <w:rsid w:val="00CC379B"/>
    <w:rsid w:val="00CC3B2C"/>
    <w:rsid w:val="00CC46F6"/>
    <w:rsid w:val="00CC4D7F"/>
    <w:rsid w:val="00CC5510"/>
    <w:rsid w:val="00CE0691"/>
    <w:rsid w:val="00CE310E"/>
    <w:rsid w:val="00CE44C8"/>
    <w:rsid w:val="00CE4E98"/>
    <w:rsid w:val="00CE6363"/>
    <w:rsid w:val="00CE669F"/>
    <w:rsid w:val="00CE763B"/>
    <w:rsid w:val="00CF447F"/>
    <w:rsid w:val="00CF48D1"/>
    <w:rsid w:val="00D00FEA"/>
    <w:rsid w:val="00D04991"/>
    <w:rsid w:val="00D072D8"/>
    <w:rsid w:val="00D10FF2"/>
    <w:rsid w:val="00D11B51"/>
    <w:rsid w:val="00D122FB"/>
    <w:rsid w:val="00D1301A"/>
    <w:rsid w:val="00D138B9"/>
    <w:rsid w:val="00D15863"/>
    <w:rsid w:val="00D1677D"/>
    <w:rsid w:val="00D2098C"/>
    <w:rsid w:val="00D252C1"/>
    <w:rsid w:val="00D31FD1"/>
    <w:rsid w:val="00D33676"/>
    <w:rsid w:val="00D35DA5"/>
    <w:rsid w:val="00D40008"/>
    <w:rsid w:val="00D44410"/>
    <w:rsid w:val="00D46AC3"/>
    <w:rsid w:val="00D47BE1"/>
    <w:rsid w:val="00D5111C"/>
    <w:rsid w:val="00D5182B"/>
    <w:rsid w:val="00D5594C"/>
    <w:rsid w:val="00D56E58"/>
    <w:rsid w:val="00D61571"/>
    <w:rsid w:val="00D64DD1"/>
    <w:rsid w:val="00D6572C"/>
    <w:rsid w:val="00D667B7"/>
    <w:rsid w:val="00D70578"/>
    <w:rsid w:val="00D73E1C"/>
    <w:rsid w:val="00D74B96"/>
    <w:rsid w:val="00D80DE9"/>
    <w:rsid w:val="00D83FD2"/>
    <w:rsid w:val="00D87DA5"/>
    <w:rsid w:val="00D90266"/>
    <w:rsid w:val="00D923AB"/>
    <w:rsid w:val="00D926C7"/>
    <w:rsid w:val="00D97776"/>
    <w:rsid w:val="00DA119B"/>
    <w:rsid w:val="00DA18F4"/>
    <w:rsid w:val="00DA1D1D"/>
    <w:rsid w:val="00DA3D06"/>
    <w:rsid w:val="00DA4B30"/>
    <w:rsid w:val="00DA4F83"/>
    <w:rsid w:val="00DA6E93"/>
    <w:rsid w:val="00DB2649"/>
    <w:rsid w:val="00DB51DC"/>
    <w:rsid w:val="00DB6A5E"/>
    <w:rsid w:val="00DC3DFA"/>
    <w:rsid w:val="00DC5FD9"/>
    <w:rsid w:val="00DD327F"/>
    <w:rsid w:val="00DD6172"/>
    <w:rsid w:val="00DE4D40"/>
    <w:rsid w:val="00DE50DF"/>
    <w:rsid w:val="00DE6A98"/>
    <w:rsid w:val="00DE7675"/>
    <w:rsid w:val="00DF10F6"/>
    <w:rsid w:val="00DF112B"/>
    <w:rsid w:val="00DF20A2"/>
    <w:rsid w:val="00DF3AFA"/>
    <w:rsid w:val="00DF5AE0"/>
    <w:rsid w:val="00DF6383"/>
    <w:rsid w:val="00DF6526"/>
    <w:rsid w:val="00DF6DFF"/>
    <w:rsid w:val="00E001C2"/>
    <w:rsid w:val="00E036BC"/>
    <w:rsid w:val="00E048D5"/>
    <w:rsid w:val="00E065A7"/>
    <w:rsid w:val="00E07B92"/>
    <w:rsid w:val="00E1000F"/>
    <w:rsid w:val="00E109AB"/>
    <w:rsid w:val="00E111F8"/>
    <w:rsid w:val="00E22726"/>
    <w:rsid w:val="00E254F7"/>
    <w:rsid w:val="00E25CC4"/>
    <w:rsid w:val="00E26F16"/>
    <w:rsid w:val="00E274E3"/>
    <w:rsid w:val="00E30767"/>
    <w:rsid w:val="00E30CF2"/>
    <w:rsid w:val="00E32935"/>
    <w:rsid w:val="00E34F0F"/>
    <w:rsid w:val="00E355F9"/>
    <w:rsid w:val="00E376C2"/>
    <w:rsid w:val="00E37886"/>
    <w:rsid w:val="00E37A1F"/>
    <w:rsid w:val="00E44198"/>
    <w:rsid w:val="00E46131"/>
    <w:rsid w:val="00E46BE5"/>
    <w:rsid w:val="00E5175B"/>
    <w:rsid w:val="00E51D94"/>
    <w:rsid w:val="00E52F7E"/>
    <w:rsid w:val="00E556FF"/>
    <w:rsid w:val="00E6013B"/>
    <w:rsid w:val="00E6087B"/>
    <w:rsid w:val="00E60DE4"/>
    <w:rsid w:val="00E62FB8"/>
    <w:rsid w:val="00E646BF"/>
    <w:rsid w:val="00E65710"/>
    <w:rsid w:val="00E7253D"/>
    <w:rsid w:val="00E7730C"/>
    <w:rsid w:val="00E80C93"/>
    <w:rsid w:val="00E82A3C"/>
    <w:rsid w:val="00E840ED"/>
    <w:rsid w:val="00E84AF2"/>
    <w:rsid w:val="00E86A3E"/>
    <w:rsid w:val="00E8790C"/>
    <w:rsid w:val="00E90841"/>
    <w:rsid w:val="00E91F8E"/>
    <w:rsid w:val="00E9334B"/>
    <w:rsid w:val="00E95FC5"/>
    <w:rsid w:val="00E96928"/>
    <w:rsid w:val="00EA0C4B"/>
    <w:rsid w:val="00EA1889"/>
    <w:rsid w:val="00EA3214"/>
    <w:rsid w:val="00EA5BF6"/>
    <w:rsid w:val="00EA6F38"/>
    <w:rsid w:val="00EB0899"/>
    <w:rsid w:val="00EB37AE"/>
    <w:rsid w:val="00EB5CE1"/>
    <w:rsid w:val="00EC0888"/>
    <w:rsid w:val="00EC39A2"/>
    <w:rsid w:val="00EC702E"/>
    <w:rsid w:val="00EC79FD"/>
    <w:rsid w:val="00ED08E1"/>
    <w:rsid w:val="00ED64BF"/>
    <w:rsid w:val="00EE08A7"/>
    <w:rsid w:val="00EE30C3"/>
    <w:rsid w:val="00EE4FBD"/>
    <w:rsid w:val="00EE6323"/>
    <w:rsid w:val="00EE788A"/>
    <w:rsid w:val="00EF22E4"/>
    <w:rsid w:val="00EF4971"/>
    <w:rsid w:val="00EF6585"/>
    <w:rsid w:val="00EF6C40"/>
    <w:rsid w:val="00EF7212"/>
    <w:rsid w:val="00F0023C"/>
    <w:rsid w:val="00F0046F"/>
    <w:rsid w:val="00F021FB"/>
    <w:rsid w:val="00F04CE1"/>
    <w:rsid w:val="00F07C21"/>
    <w:rsid w:val="00F103AE"/>
    <w:rsid w:val="00F10DB9"/>
    <w:rsid w:val="00F13344"/>
    <w:rsid w:val="00F1338B"/>
    <w:rsid w:val="00F1393A"/>
    <w:rsid w:val="00F17D3C"/>
    <w:rsid w:val="00F21BB2"/>
    <w:rsid w:val="00F21DEB"/>
    <w:rsid w:val="00F24966"/>
    <w:rsid w:val="00F26787"/>
    <w:rsid w:val="00F30A0A"/>
    <w:rsid w:val="00F420BE"/>
    <w:rsid w:val="00F43D75"/>
    <w:rsid w:val="00F45113"/>
    <w:rsid w:val="00F47930"/>
    <w:rsid w:val="00F47D35"/>
    <w:rsid w:val="00F55B2E"/>
    <w:rsid w:val="00F5607A"/>
    <w:rsid w:val="00F66C67"/>
    <w:rsid w:val="00F712C3"/>
    <w:rsid w:val="00F712CD"/>
    <w:rsid w:val="00F72495"/>
    <w:rsid w:val="00F72E33"/>
    <w:rsid w:val="00F73CAF"/>
    <w:rsid w:val="00F81264"/>
    <w:rsid w:val="00F81981"/>
    <w:rsid w:val="00F868FE"/>
    <w:rsid w:val="00F86AE1"/>
    <w:rsid w:val="00F87B8F"/>
    <w:rsid w:val="00F92A35"/>
    <w:rsid w:val="00F9364D"/>
    <w:rsid w:val="00F9507B"/>
    <w:rsid w:val="00F97E69"/>
    <w:rsid w:val="00FA7B71"/>
    <w:rsid w:val="00FB1A58"/>
    <w:rsid w:val="00FB30E9"/>
    <w:rsid w:val="00FB49AC"/>
    <w:rsid w:val="00FB5B9C"/>
    <w:rsid w:val="00FC07DF"/>
    <w:rsid w:val="00FC0BF2"/>
    <w:rsid w:val="00FC23D6"/>
    <w:rsid w:val="00FC4CC7"/>
    <w:rsid w:val="00FC60D4"/>
    <w:rsid w:val="00FD45F3"/>
    <w:rsid w:val="00FD478D"/>
    <w:rsid w:val="00FD5111"/>
    <w:rsid w:val="00FD55B1"/>
    <w:rsid w:val="00FD782B"/>
    <w:rsid w:val="00FE1407"/>
    <w:rsid w:val="00FE3822"/>
    <w:rsid w:val="00FE43B1"/>
    <w:rsid w:val="00FE4A91"/>
    <w:rsid w:val="00FF0B8A"/>
    <w:rsid w:val="00FF27C4"/>
    <w:rsid w:val="00FF2AED"/>
    <w:rsid w:val="00FF2AEE"/>
    <w:rsid w:val="00FF534F"/>
    <w:rsid w:val="00FF5D76"/>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62ED"/>
  <w15:docId w15:val="{50A6BF3A-935F-4315-A236-C9CA70BA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7F9"/>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Heading1">
    <w:name w:val="heading 1"/>
    <w:basedOn w:val="Normal"/>
    <w:next w:val="Normal"/>
    <w:link w:val="Heading1Char"/>
    <w:qFormat/>
    <w:rsid w:val="007C38B4"/>
    <w:pPr>
      <w:keepNext/>
      <w:keepLines/>
      <w:spacing w:before="360"/>
      <w:ind w:left="794" w:hanging="794"/>
      <w:jc w:val="left"/>
      <w:outlineLvl w:val="0"/>
    </w:pPr>
    <w:rPr>
      <w:b/>
    </w:rPr>
  </w:style>
  <w:style w:type="paragraph" w:styleId="Heading2">
    <w:name w:val="heading 2"/>
    <w:basedOn w:val="Heading1"/>
    <w:next w:val="Normal"/>
    <w:link w:val="Heading2Char"/>
    <w:qFormat/>
    <w:rsid w:val="007C38B4"/>
    <w:pPr>
      <w:spacing w:before="240"/>
      <w:outlineLvl w:val="1"/>
    </w:pPr>
  </w:style>
  <w:style w:type="paragraph" w:styleId="Heading3">
    <w:name w:val="heading 3"/>
    <w:basedOn w:val="Heading1"/>
    <w:next w:val="Normal"/>
    <w:link w:val="Heading3Char"/>
    <w:qFormat/>
    <w:rsid w:val="007C38B4"/>
    <w:pPr>
      <w:spacing w:before="160"/>
      <w:outlineLvl w:val="2"/>
    </w:pPr>
  </w:style>
  <w:style w:type="paragraph" w:styleId="Heading4">
    <w:name w:val="heading 4"/>
    <w:basedOn w:val="Heading3"/>
    <w:next w:val="Normal"/>
    <w:link w:val="Heading4Char"/>
    <w:qFormat/>
    <w:rsid w:val="007C38B4"/>
    <w:pPr>
      <w:tabs>
        <w:tab w:val="clear" w:pos="794"/>
        <w:tab w:val="left" w:pos="1021"/>
      </w:tabs>
      <w:ind w:left="1021" w:hanging="1021"/>
      <w:outlineLvl w:val="3"/>
    </w:pPr>
  </w:style>
  <w:style w:type="paragraph" w:styleId="Heading5">
    <w:name w:val="heading 5"/>
    <w:basedOn w:val="Heading4"/>
    <w:next w:val="Normal"/>
    <w:link w:val="Heading5Char"/>
    <w:qFormat/>
    <w:rsid w:val="007C38B4"/>
    <w:pPr>
      <w:outlineLvl w:val="4"/>
    </w:pPr>
  </w:style>
  <w:style w:type="paragraph" w:styleId="Heading6">
    <w:name w:val="heading 6"/>
    <w:basedOn w:val="Heading4"/>
    <w:next w:val="Normal"/>
    <w:link w:val="Heading6Char"/>
    <w:qFormat/>
    <w:rsid w:val="007C38B4"/>
    <w:pPr>
      <w:tabs>
        <w:tab w:val="clear" w:pos="1021"/>
        <w:tab w:val="clear" w:pos="1191"/>
      </w:tabs>
      <w:ind w:left="1588" w:hanging="1588"/>
      <w:outlineLvl w:val="5"/>
    </w:pPr>
  </w:style>
  <w:style w:type="paragraph" w:styleId="Heading7">
    <w:name w:val="heading 7"/>
    <w:basedOn w:val="Heading6"/>
    <w:next w:val="Normal"/>
    <w:link w:val="Heading7Char"/>
    <w:qFormat/>
    <w:rsid w:val="007C38B4"/>
    <w:pPr>
      <w:outlineLvl w:val="6"/>
    </w:pPr>
  </w:style>
  <w:style w:type="paragraph" w:styleId="Heading8">
    <w:name w:val="heading 8"/>
    <w:basedOn w:val="Heading6"/>
    <w:next w:val="Normal"/>
    <w:link w:val="Heading8Char"/>
    <w:qFormat/>
    <w:rsid w:val="007C38B4"/>
    <w:pPr>
      <w:outlineLvl w:val="7"/>
    </w:pPr>
  </w:style>
  <w:style w:type="paragraph" w:styleId="Heading9">
    <w:name w:val="heading 9"/>
    <w:basedOn w:val="Heading6"/>
    <w:next w:val="Normal"/>
    <w:link w:val="Heading9Char"/>
    <w:qFormat/>
    <w:rsid w:val="007C38B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C38B4"/>
    <w:pPr>
      <w:tabs>
        <w:tab w:val="clear" w:pos="794"/>
        <w:tab w:val="clear" w:pos="1191"/>
        <w:tab w:val="clear" w:pos="1588"/>
        <w:tab w:val="clear" w:pos="1985"/>
      </w:tabs>
      <w:spacing w:before="0"/>
      <w:jc w:val="center"/>
    </w:pPr>
    <w:rPr>
      <w:sz w:val="18"/>
    </w:rPr>
  </w:style>
  <w:style w:type="character" w:customStyle="1" w:styleId="HeaderChar">
    <w:name w:val="Header Char"/>
    <w:basedOn w:val="DefaultParagraphFont"/>
    <w:link w:val="Header"/>
    <w:rsid w:val="00BB07C2"/>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rsid w:val="007C38B4"/>
    <w:pPr>
      <w:tabs>
        <w:tab w:val="clear" w:pos="794"/>
        <w:tab w:val="clear" w:pos="1191"/>
        <w:tab w:val="clear" w:pos="1588"/>
        <w:tab w:val="clear" w:pos="1985"/>
        <w:tab w:val="left" w:pos="5954"/>
        <w:tab w:val="right" w:pos="9639"/>
      </w:tabs>
      <w:spacing w:before="0"/>
    </w:pPr>
    <w:rPr>
      <w:caps/>
      <w:noProof/>
      <w:sz w:val="16"/>
    </w:rPr>
  </w:style>
  <w:style w:type="character" w:customStyle="1" w:styleId="FooterChar">
    <w:name w:val="Footer Char"/>
    <w:basedOn w:val="DefaultParagraphFont"/>
    <w:link w:val="Footer"/>
    <w:uiPriority w:val="99"/>
    <w:rsid w:val="00BB07C2"/>
    <w:rPr>
      <w:rFonts w:ascii="Times New Roman" w:eastAsia="Times New Roman" w:hAnsi="Times New Roman" w:cs="Times New Roman"/>
      <w:caps/>
      <w:noProof/>
      <w:sz w:val="16"/>
      <w:szCs w:val="20"/>
      <w:lang w:val="en-GB" w:eastAsia="en-US"/>
    </w:rPr>
  </w:style>
  <w:style w:type="paragraph" w:customStyle="1" w:styleId="Docnumber">
    <w:name w:val="Docnumber"/>
    <w:basedOn w:val="Normal"/>
    <w:link w:val="DocnumberChar"/>
    <w:qFormat/>
    <w:rsid w:val="00BB07C2"/>
    <w:pPr>
      <w:jc w:val="right"/>
    </w:pPr>
    <w:rPr>
      <w:b/>
      <w:bCs/>
      <w:sz w:val="40"/>
    </w:rPr>
  </w:style>
  <w:style w:type="character" w:customStyle="1" w:styleId="DocnumberChar">
    <w:name w:val="Docnumber Char"/>
    <w:basedOn w:val="DefaultParagraphFont"/>
    <w:link w:val="Docnumber"/>
    <w:rsid w:val="00BB07C2"/>
    <w:rPr>
      <w:rFonts w:ascii="Times New Roman" w:eastAsia="Times New Roman" w:hAnsi="Times New Roman" w:cs="Times New Roman"/>
      <w:b/>
      <w:bCs/>
      <w:sz w:val="40"/>
      <w:szCs w:val="20"/>
      <w:lang w:val="en-GB" w:eastAsia="en-US"/>
    </w:rPr>
  </w:style>
  <w:style w:type="character" w:customStyle="1" w:styleId="Heading1Char">
    <w:name w:val="Heading 1 Char"/>
    <w:basedOn w:val="DefaultParagraphFont"/>
    <w:link w:val="Heading1"/>
    <w:rsid w:val="00BB07C2"/>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BB07C2"/>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BB07C2"/>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BB07C2"/>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BB07C2"/>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BB07C2"/>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BB07C2"/>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BB07C2"/>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BB07C2"/>
    <w:rPr>
      <w:rFonts w:ascii="Times New Roman" w:eastAsia="Times New Roman" w:hAnsi="Times New Roman" w:cs="Times New Roman"/>
      <w:b/>
      <w:sz w:val="24"/>
      <w:szCs w:val="20"/>
      <w:lang w:val="en-GB" w:eastAsia="en-US"/>
    </w:rPr>
  </w:style>
  <w:style w:type="character" w:styleId="PlaceholderText">
    <w:name w:val="Placeholder Text"/>
    <w:basedOn w:val="DefaultParagraphFont"/>
    <w:uiPriority w:val="99"/>
    <w:semiHidden/>
    <w:rsid w:val="00BB07C2"/>
    <w:rPr>
      <w:rFonts w:ascii="Times New Roman" w:hAnsi="Times New Roman"/>
      <w:color w:val="808080"/>
    </w:rPr>
  </w:style>
  <w:style w:type="paragraph" w:customStyle="1" w:styleId="AnnexNotitle">
    <w:name w:val="Annex_No &amp; title"/>
    <w:basedOn w:val="Normal"/>
    <w:next w:val="Normal"/>
    <w:rsid w:val="00BB07C2"/>
    <w:pPr>
      <w:keepNext/>
      <w:keepLines/>
      <w:spacing w:before="480"/>
      <w:jc w:val="center"/>
    </w:pPr>
    <w:rPr>
      <w:b/>
      <w:sz w:val="28"/>
    </w:rPr>
  </w:style>
  <w:style w:type="paragraph" w:customStyle="1" w:styleId="AppendixNotitle">
    <w:name w:val="Appendix_No &amp; title"/>
    <w:basedOn w:val="AnnexNotitle"/>
    <w:next w:val="Normal"/>
    <w:rsid w:val="00BB07C2"/>
  </w:style>
  <w:style w:type="paragraph" w:customStyle="1" w:styleId="CorrectionSeparatorBegin">
    <w:name w:val="Correction Separator Begin"/>
    <w:basedOn w:val="Normal"/>
    <w:rsid w:val="00BB07C2"/>
    <w:pPr>
      <w:keepNext/>
      <w:pBdr>
        <w:bottom w:val="single" w:sz="12" w:space="1" w:color="auto"/>
      </w:pBdr>
      <w:spacing w:before="240" w:after="240"/>
      <w:ind w:left="1440" w:right="1440"/>
      <w:jc w:val="center"/>
    </w:pPr>
    <w:rPr>
      <w:b/>
      <w:i/>
      <w:sz w:val="20"/>
    </w:rPr>
  </w:style>
  <w:style w:type="paragraph" w:customStyle="1" w:styleId="CorrectionSeparatorEnd">
    <w:name w:val="Correction Separator End"/>
    <w:basedOn w:val="Normal"/>
    <w:rsid w:val="00BB07C2"/>
    <w:pPr>
      <w:pBdr>
        <w:top w:val="single" w:sz="12" w:space="1" w:color="auto"/>
      </w:pBdr>
      <w:spacing w:before="240" w:after="240"/>
      <w:ind w:left="1440" w:right="1440"/>
      <w:jc w:val="center"/>
    </w:pPr>
    <w:rPr>
      <w:b/>
      <w:i/>
      <w:sz w:val="20"/>
    </w:rPr>
  </w:style>
  <w:style w:type="paragraph" w:customStyle="1" w:styleId="Figure">
    <w:name w:val="Figure"/>
    <w:basedOn w:val="Normal"/>
    <w:next w:val="Normal"/>
    <w:rsid w:val="007C38B4"/>
    <w:pPr>
      <w:keepNext/>
      <w:keepLines/>
      <w:spacing w:before="240" w:after="120"/>
      <w:jc w:val="center"/>
    </w:pPr>
  </w:style>
  <w:style w:type="paragraph" w:customStyle="1" w:styleId="FigureNotitle">
    <w:name w:val="Figure_No &amp; title"/>
    <w:basedOn w:val="Normal"/>
    <w:next w:val="Normal"/>
    <w:qFormat/>
    <w:rsid w:val="00BB07C2"/>
    <w:pPr>
      <w:keepLines/>
      <w:spacing w:before="240" w:after="120"/>
      <w:jc w:val="center"/>
    </w:pPr>
    <w:rPr>
      <w:b/>
      <w:lang w:eastAsia="ja-JP"/>
    </w:rPr>
  </w:style>
  <w:style w:type="paragraph" w:customStyle="1" w:styleId="Formal">
    <w:name w:val="Formal"/>
    <w:basedOn w:val="ASN1"/>
    <w:rsid w:val="007C38B4"/>
    <w:rPr>
      <w:b w:val="0"/>
    </w:rPr>
  </w:style>
  <w:style w:type="paragraph" w:customStyle="1" w:styleId="Headingb">
    <w:name w:val="Heading_b"/>
    <w:basedOn w:val="Normal"/>
    <w:next w:val="Normal"/>
    <w:rsid w:val="007C38B4"/>
    <w:pPr>
      <w:keepNext/>
      <w:spacing w:before="160"/>
      <w:jc w:val="left"/>
    </w:pPr>
    <w:rPr>
      <w:b/>
    </w:rPr>
  </w:style>
  <w:style w:type="paragraph" w:customStyle="1" w:styleId="Headingi">
    <w:name w:val="Heading_i"/>
    <w:basedOn w:val="Normal"/>
    <w:next w:val="Normal"/>
    <w:rsid w:val="007C38B4"/>
    <w:pPr>
      <w:keepNext/>
      <w:spacing w:before="160"/>
      <w:jc w:val="left"/>
    </w:pPr>
    <w:rPr>
      <w:i/>
    </w:rPr>
  </w:style>
  <w:style w:type="paragraph" w:customStyle="1" w:styleId="Headingib">
    <w:name w:val="Heading_ib"/>
    <w:basedOn w:val="Headingi"/>
    <w:next w:val="Normal"/>
    <w:qFormat/>
    <w:rsid w:val="00BB07C2"/>
    <w:rPr>
      <w:rFonts w:eastAsiaTheme="minorEastAsia"/>
      <w:b/>
      <w:bCs/>
      <w:lang w:eastAsia="ja-JP"/>
    </w:rPr>
  </w:style>
  <w:style w:type="paragraph" w:customStyle="1" w:styleId="Normalbeforetable">
    <w:name w:val="Normal before table"/>
    <w:basedOn w:val="Normal"/>
    <w:rsid w:val="00BB07C2"/>
    <w:pPr>
      <w:keepNext/>
      <w:spacing w:after="120"/>
    </w:pPr>
    <w:rPr>
      <w:rFonts w:eastAsia="????"/>
      <w:szCs w:val="24"/>
    </w:rPr>
  </w:style>
  <w:style w:type="paragraph" w:customStyle="1" w:styleId="RecNo">
    <w:name w:val="Rec_No"/>
    <w:basedOn w:val="Normal"/>
    <w:next w:val="Rectitle"/>
    <w:rsid w:val="007C38B4"/>
    <w:pPr>
      <w:keepNext/>
      <w:keepLines/>
      <w:spacing w:before="0"/>
      <w:jc w:val="left"/>
    </w:pPr>
    <w:rPr>
      <w:b/>
      <w:sz w:val="28"/>
    </w:rPr>
  </w:style>
  <w:style w:type="paragraph" w:customStyle="1" w:styleId="Rectitle">
    <w:name w:val="Rec_title"/>
    <w:basedOn w:val="Normal"/>
    <w:next w:val="Normalaftertitle"/>
    <w:rsid w:val="007C38B4"/>
    <w:pPr>
      <w:keepNext/>
      <w:keepLines/>
      <w:spacing w:before="360"/>
      <w:jc w:val="center"/>
    </w:pPr>
    <w:rPr>
      <w:b/>
      <w:sz w:val="28"/>
    </w:rPr>
  </w:style>
  <w:style w:type="paragraph" w:customStyle="1" w:styleId="Reftext">
    <w:name w:val="Ref_text"/>
    <w:basedOn w:val="Normal"/>
    <w:rsid w:val="007C38B4"/>
    <w:pPr>
      <w:ind w:left="794" w:hanging="794"/>
      <w:jc w:val="left"/>
    </w:pPr>
  </w:style>
  <w:style w:type="paragraph" w:customStyle="1" w:styleId="Tablehead">
    <w:name w:val="Table_head"/>
    <w:basedOn w:val="Normal"/>
    <w:next w:val="Tabletext"/>
    <w:qFormat/>
    <w:rsid w:val="007C38B4"/>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7C38B4"/>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qFormat/>
    <w:rsid w:val="00BB07C2"/>
    <w:pPr>
      <w:keepNext/>
      <w:keepLines/>
      <w:spacing w:before="360" w:after="120"/>
      <w:jc w:val="center"/>
    </w:pPr>
    <w:rPr>
      <w:b/>
      <w:lang w:eastAsia="ja-JP"/>
    </w:rPr>
  </w:style>
  <w:style w:type="paragraph" w:customStyle="1" w:styleId="Tabletext">
    <w:name w:val="Table_text"/>
    <w:basedOn w:val="Normal"/>
    <w:link w:val="TabletextChar"/>
    <w:qFormat/>
    <w:rsid w:val="007C38B4"/>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TableofFigures">
    <w:name w:val="table of figures"/>
    <w:basedOn w:val="Normal"/>
    <w:next w:val="Normal"/>
    <w:uiPriority w:val="99"/>
    <w:rsid w:val="00BB07C2"/>
    <w:pPr>
      <w:tabs>
        <w:tab w:val="right" w:leader="dot" w:pos="9639"/>
      </w:tabs>
    </w:pPr>
    <w:rPr>
      <w:rFonts w:eastAsia="MS Mincho"/>
      <w:szCs w:val="24"/>
      <w:lang w:eastAsia="ja-JP"/>
    </w:rPr>
  </w:style>
  <w:style w:type="paragraph" w:styleId="TOC1">
    <w:name w:val="toc 1"/>
    <w:basedOn w:val="Normal"/>
    <w:uiPriority w:val="39"/>
    <w:rsid w:val="007C38B4"/>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TOC2">
    <w:name w:val="toc 2"/>
    <w:basedOn w:val="TOC1"/>
    <w:uiPriority w:val="39"/>
    <w:rsid w:val="007C38B4"/>
    <w:pPr>
      <w:spacing w:before="80"/>
      <w:ind w:left="1531" w:hanging="851"/>
    </w:pPr>
  </w:style>
  <w:style w:type="paragraph" w:styleId="TOC3">
    <w:name w:val="toc 3"/>
    <w:basedOn w:val="TOC2"/>
    <w:rsid w:val="007C38B4"/>
  </w:style>
  <w:style w:type="character" w:styleId="Hyperlink">
    <w:name w:val="Hyperlink"/>
    <w:basedOn w:val="DefaultParagraphFont"/>
    <w:uiPriority w:val="99"/>
    <w:rsid w:val="007C38B4"/>
    <w:rPr>
      <w:color w:val="0000FF"/>
      <w:u w:val="single"/>
    </w:rPr>
  </w:style>
  <w:style w:type="paragraph" w:styleId="Caption">
    <w:name w:val="caption"/>
    <w:basedOn w:val="Normal"/>
    <w:next w:val="Normal"/>
    <w:uiPriority w:val="35"/>
    <w:semiHidden/>
    <w:unhideWhenUsed/>
    <w:rsid w:val="00BB07C2"/>
    <w:pPr>
      <w:spacing w:after="200"/>
    </w:pPr>
    <w:rPr>
      <w:i/>
      <w:iCs/>
      <w:color w:val="44546A" w:themeColor="text2"/>
      <w:sz w:val="18"/>
      <w:szCs w:val="18"/>
      <w:lang w:eastAsia="ja-JP"/>
    </w:rPr>
  </w:style>
  <w:style w:type="character" w:styleId="Emphasis">
    <w:name w:val="Emphasis"/>
    <w:basedOn w:val="DefaultParagraphFont"/>
    <w:uiPriority w:val="20"/>
    <w:rsid w:val="00BB07C2"/>
    <w:rPr>
      <w:i/>
      <w:iCs/>
    </w:rPr>
  </w:style>
  <w:style w:type="paragraph" w:styleId="Subtitle">
    <w:name w:val="Subtitle"/>
    <w:basedOn w:val="Normal"/>
    <w:next w:val="Normal"/>
    <w:link w:val="SubtitleChar"/>
    <w:uiPriority w:val="11"/>
    <w:rsid w:val="00BB07C2"/>
    <w:pPr>
      <w:numPr>
        <w:ilvl w:val="1"/>
      </w:numPr>
    </w:pPr>
    <w:rPr>
      <w:color w:val="5A5A5A" w:themeColor="text1" w:themeTint="A5"/>
      <w:spacing w:val="15"/>
      <w:lang w:eastAsia="ja-JP"/>
    </w:rPr>
  </w:style>
  <w:style w:type="character" w:customStyle="1" w:styleId="SubtitleChar">
    <w:name w:val="Subtitle Char"/>
    <w:basedOn w:val="DefaultParagraphFont"/>
    <w:link w:val="Subtitle"/>
    <w:uiPriority w:val="11"/>
    <w:rsid w:val="00BB07C2"/>
    <w:rPr>
      <w:color w:val="5A5A5A" w:themeColor="text1" w:themeTint="A5"/>
      <w:spacing w:val="15"/>
      <w:lang w:val="en-GB" w:eastAsia="ja-JP"/>
    </w:rPr>
  </w:style>
  <w:style w:type="character" w:styleId="Strong">
    <w:name w:val="Strong"/>
    <w:basedOn w:val="DefaultParagraphFont"/>
    <w:uiPriority w:val="22"/>
    <w:rsid w:val="00BB07C2"/>
    <w:rPr>
      <w:b/>
      <w:bCs/>
    </w:rPr>
  </w:style>
  <w:style w:type="paragraph" w:styleId="Quote">
    <w:name w:val="Quote"/>
    <w:basedOn w:val="Normal"/>
    <w:next w:val="Normal"/>
    <w:link w:val="QuoteChar"/>
    <w:uiPriority w:val="29"/>
    <w:rsid w:val="00BB07C2"/>
    <w:pPr>
      <w:spacing w:before="200"/>
      <w:ind w:left="864" w:right="864"/>
      <w:jc w:val="center"/>
    </w:pPr>
    <w:rPr>
      <w:i/>
      <w:iCs/>
      <w:color w:val="404040" w:themeColor="text1" w:themeTint="BF"/>
      <w:szCs w:val="24"/>
      <w:lang w:eastAsia="ja-JP"/>
    </w:rPr>
  </w:style>
  <w:style w:type="character" w:customStyle="1" w:styleId="QuoteChar">
    <w:name w:val="Quote Char"/>
    <w:basedOn w:val="DefaultParagraphFont"/>
    <w:link w:val="Quote"/>
    <w:uiPriority w:val="29"/>
    <w:rsid w:val="00BB07C2"/>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rsid w:val="007C38B4"/>
    <w:pPr>
      <w:spacing w:before="0"/>
    </w:pPr>
    <w:rPr>
      <w:rFonts w:ascii="Tahoma" w:hAnsi="Tahoma" w:cs="Tahoma"/>
      <w:sz w:val="16"/>
      <w:szCs w:val="16"/>
    </w:rPr>
  </w:style>
  <w:style w:type="character" w:customStyle="1" w:styleId="BalloonTextChar">
    <w:name w:val="Balloon Text Char"/>
    <w:basedOn w:val="DefaultParagraphFont"/>
    <w:link w:val="BalloonText"/>
    <w:rsid w:val="007C38B4"/>
    <w:rPr>
      <w:rFonts w:ascii="Tahoma" w:eastAsia="Times New Roman" w:hAnsi="Tahoma" w:cs="Tahoma"/>
      <w:sz w:val="16"/>
      <w:szCs w:val="16"/>
      <w:lang w:val="en-GB" w:eastAsia="en-US"/>
    </w:rPr>
  </w:style>
  <w:style w:type="paragraph" w:styleId="CommentText">
    <w:name w:val="annotation text"/>
    <w:basedOn w:val="Normal"/>
    <w:link w:val="CommentTextChar"/>
    <w:semiHidden/>
    <w:rsid w:val="007C38B4"/>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CommentTextChar">
    <w:name w:val="Comment Text Char"/>
    <w:basedOn w:val="DefaultParagraphFont"/>
    <w:link w:val="CommentText"/>
    <w:semiHidden/>
    <w:rsid w:val="00BB07C2"/>
    <w:rPr>
      <w:rFonts w:ascii="Times New Roman" w:eastAsia="Times New Roman" w:hAnsi="Times New Roman" w:cs="Times New Roman"/>
      <w:sz w:val="20"/>
      <w:szCs w:val="20"/>
      <w:lang w:eastAsia="en-US"/>
    </w:rPr>
  </w:style>
  <w:style w:type="character" w:customStyle="1" w:styleId="EndnoteTextChar">
    <w:name w:val="Endnote Text Char"/>
    <w:basedOn w:val="DefaultParagraphFont"/>
    <w:link w:val="EndnoteText"/>
    <w:semiHidden/>
    <w:rsid w:val="00BB07C2"/>
    <w:rPr>
      <w:rFonts w:ascii="Times New Roman" w:eastAsia="Times New Roman" w:hAnsi="Times New Roman" w:cs="Times New Roman"/>
      <w:sz w:val="20"/>
      <w:szCs w:val="20"/>
      <w:lang w:val="en-GB" w:eastAsia="en-US"/>
    </w:rPr>
  </w:style>
  <w:style w:type="paragraph" w:styleId="EndnoteText">
    <w:name w:val="endnote text"/>
    <w:basedOn w:val="Normal"/>
    <w:link w:val="EndnoteTextChar"/>
    <w:semiHidden/>
    <w:unhideWhenUsed/>
    <w:rsid w:val="00BB07C2"/>
    <w:rPr>
      <w:sz w:val="20"/>
    </w:rPr>
  </w:style>
  <w:style w:type="character" w:customStyle="1" w:styleId="EndnoteTextChar1">
    <w:name w:val="Endnote Text Char1"/>
    <w:basedOn w:val="DefaultParagraphFont"/>
    <w:uiPriority w:val="99"/>
    <w:semiHidden/>
    <w:rsid w:val="00BB07C2"/>
    <w:rPr>
      <w:sz w:val="20"/>
      <w:szCs w:val="20"/>
    </w:rPr>
  </w:style>
  <w:style w:type="paragraph" w:styleId="CommentSubject">
    <w:name w:val="annotation subject"/>
    <w:basedOn w:val="CommentText"/>
    <w:next w:val="CommentText"/>
    <w:link w:val="CommentSubjectChar"/>
    <w:semiHidden/>
    <w:unhideWhenUsed/>
    <w:rsid w:val="00BB07C2"/>
    <w:rPr>
      <w:b/>
      <w:bCs/>
    </w:rPr>
  </w:style>
  <w:style w:type="character" w:customStyle="1" w:styleId="CommentSubjectChar">
    <w:name w:val="Comment Subject Char"/>
    <w:basedOn w:val="CommentTextChar"/>
    <w:link w:val="CommentSubject"/>
    <w:semiHidden/>
    <w:rsid w:val="00BB07C2"/>
    <w:rPr>
      <w:rFonts w:ascii="Times New Roman" w:eastAsia="Times New Roman" w:hAnsi="Times New Roman" w:cs="Times New Roman"/>
      <w:b/>
      <w:bCs/>
      <w:sz w:val="20"/>
      <w:szCs w:val="20"/>
      <w:lang w:val="en-GB" w:eastAsia="en-US"/>
    </w:rPr>
  </w:style>
  <w:style w:type="paragraph" w:styleId="ListParagraph">
    <w:name w:val="List Paragraph"/>
    <w:basedOn w:val="Normal"/>
    <w:uiPriority w:val="34"/>
    <w:qFormat/>
    <w:rsid w:val="00BB07C2"/>
    <w:pPr>
      <w:ind w:left="720"/>
      <w:contextualSpacing/>
    </w:pPr>
    <w:rPr>
      <w:szCs w:val="24"/>
      <w:lang w:eastAsia="ja-JP"/>
    </w:rPr>
  </w:style>
  <w:style w:type="paragraph" w:customStyle="1" w:styleId="Artheading">
    <w:name w:val="Art_heading"/>
    <w:basedOn w:val="Normal"/>
    <w:next w:val="Normalaftertitle"/>
    <w:rsid w:val="007C38B4"/>
    <w:pPr>
      <w:spacing w:before="480"/>
      <w:jc w:val="center"/>
    </w:pPr>
    <w:rPr>
      <w:b/>
      <w:sz w:val="28"/>
    </w:rPr>
  </w:style>
  <w:style w:type="paragraph" w:customStyle="1" w:styleId="ArtNo">
    <w:name w:val="Art_No"/>
    <w:basedOn w:val="Normal"/>
    <w:next w:val="Arttitle"/>
    <w:rsid w:val="007C38B4"/>
    <w:pPr>
      <w:keepNext/>
      <w:keepLines/>
      <w:spacing w:before="480"/>
      <w:jc w:val="center"/>
    </w:pPr>
    <w:rPr>
      <w:caps/>
      <w:sz w:val="28"/>
    </w:rPr>
  </w:style>
  <w:style w:type="paragraph" w:customStyle="1" w:styleId="Arttitle">
    <w:name w:val="Art_title"/>
    <w:basedOn w:val="Normal"/>
    <w:next w:val="Normalaftertitle"/>
    <w:rsid w:val="007C38B4"/>
    <w:pPr>
      <w:keepNext/>
      <w:keepLines/>
      <w:spacing w:before="240"/>
      <w:jc w:val="center"/>
    </w:pPr>
    <w:rPr>
      <w:b/>
      <w:sz w:val="28"/>
    </w:rPr>
  </w:style>
  <w:style w:type="paragraph" w:customStyle="1" w:styleId="ASN1">
    <w:name w:val="ASN.1"/>
    <w:rsid w:val="007C38B4"/>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paragraph" w:customStyle="1" w:styleId="Call">
    <w:name w:val="Call"/>
    <w:basedOn w:val="Normal"/>
    <w:next w:val="Normal"/>
    <w:rsid w:val="007C38B4"/>
    <w:pPr>
      <w:keepNext/>
      <w:keepLines/>
      <w:spacing w:before="160"/>
      <w:ind w:left="794"/>
      <w:jc w:val="left"/>
    </w:pPr>
    <w:rPr>
      <w:i/>
    </w:rPr>
  </w:style>
  <w:style w:type="paragraph" w:customStyle="1" w:styleId="ChapNo">
    <w:name w:val="Chap_No"/>
    <w:basedOn w:val="Normal"/>
    <w:next w:val="Chaptitle"/>
    <w:rsid w:val="007C38B4"/>
    <w:pPr>
      <w:keepNext/>
      <w:keepLines/>
      <w:spacing w:before="480"/>
      <w:jc w:val="center"/>
    </w:pPr>
    <w:rPr>
      <w:b/>
      <w:caps/>
      <w:sz w:val="28"/>
    </w:rPr>
  </w:style>
  <w:style w:type="paragraph" w:customStyle="1" w:styleId="Chaptitle">
    <w:name w:val="Chap_title"/>
    <w:basedOn w:val="Normal"/>
    <w:next w:val="Normalaftertitle"/>
    <w:rsid w:val="007C38B4"/>
    <w:pPr>
      <w:keepNext/>
      <w:keepLines/>
      <w:spacing w:before="240"/>
      <w:jc w:val="center"/>
    </w:pPr>
    <w:rPr>
      <w:b/>
      <w:sz w:val="28"/>
    </w:rPr>
  </w:style>
  <w:style w:type="paragraph" w:customStyle="1" w:styleId="enumlev1">
    <w:name w:val="enumlev1"/>
    <w:basedOn w:val="Normal"/>
    <w:rsid w:val="007C38B4"/>
    <w:pPr>
      <w:spacing w:before="80"/>
      <w:ind w:left="794" w:hanging="794"/>
    </w:pPr>
  </w:style>
  <w:style w:type="paragraph" w:customStyle="1" w:styleId="enumlev2">
    <w:name w:val="enumlev2"/>
    <w:basedOn w:val="enumlev1"/>
    <w:rsid w:val="007C38B4"/>
    <w:pPr>
      <w:ind w:left="1191" w:hanging="397"/>
    </w:pPr>
  </w:style>
  <w:style w:type="paragraph" w:customStyle="1" w:styleId="enumlev3">
    <w:name w:val="enumlev3"/>
    <w:basedOn w:val="enumlev2"/>
    <w:rsid w:val="007C38B4"/>
    <w:pPr>
      <w:ind w:left="1588"/>
    </w:pPr>
  </w:style>
  <w:style w:type="paragraph" w:customStyle="1" w:styleId="Equation">
    <w:name w:val="Equation"/>
    <w:basedOn w:val="Normal"/>
    <w:rsid w:val="007C38B4"/>
    <w:pPr>
      <w:tabs>
        <w:tab w:val="clear" w:pos="1191"/>
        <w:tab w:val="clear" w:pos="1588"/>
        <w:tab w:val="clear" w:pos="1985"/>
        <w:tab w:val="center" w:pos="4820"/>
        <w:tab w:val="right" w:pos="9639"/>
      </w:tabs>
      <w:jc w:val="left"/>
    </w:pPr>
  </w:style>
  <w:style w:type="paragraph" w:customStyle="1" w:styleId="Equationlegend">
    <w:name w:val="Equation_legend"/>
    <w:basedOn w:val="Normal"/>
    <w:rsid w:val="007C38B4"/>
    <w:pPr>
      <w:tabs>
        <w:tab w:val="clear" w:pos="794"/>
        <w:tab w:val="clear" w:pos="1191"/>
        <w:tab w:val="clear" w:pos="1588"/>
        <w:tab w:val="right" w:pos="1814"/>
      </w:tabs>
      <w:spacing w:before="80"/>
      <w:ind w:left="1985" w:hanging="1985"/>
    </w:pPr>
  </w:style>
  <w:style w:type="paragraph" w:customStyle="1" w:styleId="Figurelegend">
    <w:name w:val="Figure_legend"/>
    <w:basedOn w:val="Normal"/>
    <w:rsid w:val="007C38B4"/>
    <w:pPr>
      <w:keepNext/>
      <w:keepLines/>
      <w:tabs>
        <w:tab w:val="clear" w:pos="794"/>
        <w:tab w:val="clear" w:pos="1191"/>
        <w:tab w:val="clear" w:pos="1588"/>
        <w:tab w:val="clear" w:pos="1985"/>
      </w:tabs>
      <w:spacing w:before="20" w:after="20"/>
      <w:jc w:val="left"/>
    </w:pPr>
    <w:rPr>
      <w:sz w:val="18"/>
    </w:rPr>
  </w:style>
  <w:style w:type="paragraph" w:customStyle="1" w:styleId="FigureNoBR">
    <w:name w:val="Figure_No_BR"/>
    <w:basedOn w:val="Normal"/>
    <w:next w:val="Normal"/>
    <w:rsid w:val="00BB07C2"/>
    <w:pPr>
      <w:keepNext/>
      <w:keepLines/>
      <w:spacing w:before="480" w:after="120"/>
      <w:jc w:val="center"/>
    </w:pPr>
    <w:rPr>
      <w:caps/>
    </w:rPr>
  </w:style>
  <w:style w:type="paragraph" w:customStyle="1" w:styleId="TabletitleBR">
    <w:name w:val="Table_title_BR"/>
    <w:basedOn w:val="Normal"/>
    <w:next w:val="Normal"/>
    <w:rsid w:val="00BB07C2"/>
    <w:pPr>
      <w:keepNext/>
      <w:keepLines/>
      <w:spacing w:after="120"/>
      <w:jc w:val="center"/>
    </w:pPr>
    <w:rPr>
      <w:b/>
    </w:rPr>
  </w:style>
  <w:style w:type="paragraph" w:customStyle="1" w:styleId="FiguretitleBR">
    <w:name w:val="Figure_title_BR"/>
    <w:basedOn w:val="TabletitleBR"/>
    <w:next w:val="Normal"/>
    <w:rsid w:val="00BB07C2"/>
    <w:pPr>
      <w:keepNext w:val="0"/>
      <w:spacing w:after="480"/>
    </w:pPr>
  </w:style>
  <w:style w:type="paragraph" w:customStyle="1" w:styleId="Figurewithouttitle">
    <w:name w:val="Figure_without_title"/>
    <w:basedOn w:val="Normal"/>
    <w:next w:val="Normalaftertitle"/>
    <w:rsid w:val="007C38B4"/>
    <w:pPr>
      <w:keepLines/>
      <w:spacing w:before="240" w:after="120"/>
      <w:jc w:val="center"/>
    </w:pPr>
  </w:style>
  <w:style w:type="paragraph" w:customStyle="1" w:styleId="FirstFooter">
    <w:name w:val="FirstFooter"/>
    <w:basedOn w:val="Footer"/>
    <w:rsid w:val="007C38B4"/>
    <w:pPr>
      <w:tabs>
        <w:tab w:val="clear" w:pos="5954"/>
        <w:tab w:val="clear" w:pos="9639"/>
      </w:tabs>
      <w:overflowPunct/>
      <w:autoSpaceDE/>
      <w:autoSpaceDN/>
      <w:adjustRightInd/>
      <w:spacing w:before="40"/>
      <w:jc w:val="left"/>
      <w:textAlignment w:val="auto"/>
    </w:pPr>
    <w:rPr>
      <w:caps w:val="0"/>
      <w:noProof w:val="0"/>
    </w:rPr>
  </w:style>
  <w:style w:type="paragraph" w:customStyle="1" w:styleId="FooterQP">
    <w:name w:val="Footer_QP"/>
    <w:basedOn w:val="Normal"/>
    <w:rsid w:val="007C38B4"/>
    <w:pPr>
      <w:tabs>
        <w:tab w:val="clear" w:pos="794"/>
        <w:tab w:val="clear" w:pos="1191"/>
        <w:tab w:val="clear" w:pos="1588"/>
        <w:tab w:val="clear" w:pos="1985"/>
        <w:tab w:val="left" w:pos="907"/>
        <w:tab w:val="right" w:pos="8789"/>
        <w:tab w:val="right" w:pos="9639"/>
      </w:tabs>
      <w:spacing w:before="0"/>
      <w:jc w:val="left"/>
    </w:pPr>
    <w:rPr>
      <w:b/>
      <w:sz w:val="22"/>
    </w:rPr>
  </w:style>
  <w:style w:type="paragraph" w:customStyle="1" w:styleId="Note">
    <w:name w:val="Note"/>
    <w:basedOn w:val="Normal"/>
    <w:rsid w:val="007C38B4"/>
    <w:pPr>
      <w:spacing w:before="80"/>
    </w:pPr>
    <w:rPr>
      <w:sz w:val="22"/>
    </w:rPr>
  </w:style>
  <w:style w:type="paragraph" w:customStyle="1" w:styleId="Normalaftertitle">
    <w:name w:val="Normal_after_title"/>
    <w:basedOn w:val="Normal"/>
    <w:next w:val="Normal"/>
    <w:rsid w:val="007C38B4"/>
    <w:pPr>
      <w:spacing w:before="360"/>
    </w:pPr>
  </w:style>
  <w:style w:type="paragraph" w:customStyle="1" w:styleId="PartNo">
    <w:name w:val="Part_No"/>
    <w:basedOn w:val="Normal"/>
    <w:next w:val="Partref"/>
    <w:rsid w:val="007C38B4"/>
    <w:pPr>
      <w:keepNext/>
      <w:keepLines/>
      <w:spacing w:before="480" w:after="80"/>
      <w:jc w:val="center"/>
    </w:pPr>
    <w:rPr>
      <w:caps/>
      <w:sz w:val="28"/>
    </w:rPr>
  </w:style>
  <w:style w:type="paragraph" w:customStyle="1" w:styleId="Partref">
    <w:name w:val="Part_ref"/>
    <w:basedOn w:val="Normal"/>
    <w:next w:val="Parttitle"/>
    <w:rsid w:val="007C38B4"/>
    <w:pPr>
      <w:keepNext/>
      <w:keepLines/>
      <w:spacing w:before="280"/>
      <w:jc w:val="center"/>
    </w:pPr>
  </w:style>
  <w:style w:type="paragraph" w:customStyle="1" w:styleId="Parttitle">
    <w:name w:val="Part_title"/>
    <w:basedOn w:val="Normal"/>
    <w:next w:val="Normalaftertitle"/>
    <w:rsid w:val="007C38B4"/>
    <w:pPr>
      <w:keepNext/>
      <w:keepLines/>
      <w:spacing w:before="240" w:after="280"/>
      <w:jc w:val="center"/>
    </w:pPr>
    <w:rPr>
      <w:b/>
      <w:sz w:val="28"/>
    </w:rPr>
  </w:style>
  <w:style w:type="paragraph" w:customStyle="1" w:styleId="Recdate">
    <w:name w:val="Rec_date"/>
    <w:basedOn w:val="Normal"/>
    <w:next w:val="Normalaftertitle"/>
    <w:rsid w:val="007C38B4"/>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7C38B4"/>
  </w:style>
  <w:style w:type="paragraph" w:customStyle="1" w:styleId="QuestionNo">
    <w:name w:val="Question_No"/>
    <w:basedOn w:val="RecNo"/>
    <w:next w:val="Questiontitle"/>
    <w:rsid w:val="007C38B4"/>
  </w:style>
  <w:style w:type="paragraph" w:customStyle="1" w:styleId="RecNoBR">
    <w:name w:val="Rec_No_BR"/>
    <w:basedOn w:val="Normal"/>
    <w:next w:val="Normal"/>
    <w:rsid w:val="00BB07C2"/>
    <w:pPr>
      <w:keepNext/>
      <w:keepLines/>
      <w:spacing w:before="480"/>
      <w:jc w:val="center"/>
    </w:pPr>
    <w:rPr>
      <w:caps/>
      <w:sz w:val="28"/>
    </w:rPr>
  </w:style>
  <w:style w:type="paragraph" w:customStyle="1" w:styleId="QuestionNoBR">
    <w:name w:val="Question_No_BR"/>
    <w:basedOn w:val="RecNoBR"/>
    <w:next w:val="Normal"/>
    <w:rsid w:val="00BB07C2"/>
  </w:style>
  <w:style w:type="paragraph" w:customStyle="1" w:styleId="Recref">
    <w:name w:val="Rec_ref"/>
    <w:basedOn w:val="Normal"/>
    <w:next w:val="Recdate"/>
    <w:rsid w:val="007C38B4"/>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7C38B4"/>
  </w:style>
  <w:style w:type="paragraph" w:customStyle="1" w:styleId="Questiontitle">
    <w:name w:val="Question_title"/>
    <w:basedOn w:val="Rectitle"/>
    <w:next w:val="Questionref"/>
    <w:rsid w:val="007C38B4"/>
  </w:style>
  <w:style w:type="paragraph" w:customStyle="1" w:styleId="Reftitle">
    <w:name w:val="Ref_title"/>
    <w:basedOn w:val="Normal"/>
    <w:next w:val="Reftext"/>
    <w:rsid w:val="007C38B4"/>
    <w:pPr>
      <w:spacing w:before="480"/>
      <w:jc w:val="center"/>
    </w:pPr>
    <w:rPr>
      <w:b/>
    </w:rPr>
  </w:style>
  <w:style w:type="paragraph" w:customStyle="1" w:styleId="Repdate">
    <w:name w:val="Rep_date"/>
    <w:basedOn w:val="Recdate"/>
    <w:next w:val="Normalaftertitle"/>
    <w:rsid w:val="007C38B4"/>
  </w:style>
  <w:style w:type="paragraph" w:customStyle="1" w:styleId="RepNo">
    <w:name w:val="Rep_No"/>
    <w:basedOn w:val="RecNo"/>
    <w:next w:val="Reptitle"/>
    <w:rsid w:val="007C38B4"/>
  </w:style>
  <w:style w:type="paragraph" w:customStyle="1" w:styleId="RepNoBR">
    <w:name w:val="Rep_No_BR"/>
    <w:basedOn w:val="RecNoBR"/>
    <w:next w:val="Normal"/>
    <w:rsid w:val="00BB07C2"/>
  </w:style>
  <w:style w:type="paragraph" w:customStyle="1" w:styleId="Repref">
    <w:name w:val="Rep_ref"/>
    <w:basedOn w:val="Recref"/>
    <w:next w:val="Repdate"/>
    <w:rsid w:val="007C38B4"/>
  </w:style>
  <w:style w:type="paragraph" w:customStyle="1" w:styleId="Reptitle">
    <w:name w:val="Rep_title"/>
    <w:basedOn w:val="Rectitle"/>
    <w:next w:val="Repref"/>
    <w:rsid w:val="007C38B4"/>
  </w:style>
  <w:style w:type="paragraph" w:customStyle="1" w:styleId="Resdate">
    <w:name w:val="Res_date"/>
    <w:basedOn w:val="Recdate"/>
    <w:next w:val="Normalaftertitle"/>
    <w:rsid w:val="007C38B4"/>
  </w:style>
  <w:style w:type="paragraph" w:customStyle="1" w:styleId="ResNo">
    <w:name w:val="Res_No"/>
    <w:basedOn w:val="RecNo"/>
    <w:next w:val="Restitle"/>
    <w:rsid w:val="007C38B4"/>
  </w:style>
  <w:style w:type="paragraph" w:customStyle="1" w:styleId="ResNoBR">
    <w:name w:val="Res_No_BR"/>
    <w:basedOn w:val="RecNoBR"/>
    <w:next w:val="Normal"/>
    <w:rsid w:val="00BB07C2"/>
  </w:style>
  <w:style w:type="paragraph" w:customStyle="1" w:styleId="Resref">
    <w:name w:val="Res_ref"/>
    <w:basedOn w:val="Recref"/>
    <w:next w:val="Resdate"/>
    <w:rsid w:val="007C38B4"/>
  </w:style>
  <w:style w:type="paragraph" w:customStyle="1" w:styleId="Restitle">
    <w:name w:val="Res_title"/>
    <w:basedOn w:val="Rectitle"/>
    <w:next w:val="Resref"/>
    <w:rsid w:val="007C38B4"/>
  </w:style>
  <w:style w:type="paragraph" w:customStyle="1" w:styleId="Section1">
    <w:name w:val="Section_1"/>
    <w:basedOn w:val="Normal"/>
    <w:next w:val="Normal"/>
    <w:rsid w:val="007C38B4"/>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7C38B4"/>
    <w:pPr>
      <w:tabs>
        <w:tab w:val="clear" w:pos="794"/>
        <w:tab w:val="clear" w:pos="1191"/>
        <w:tab w:val="clear" w:pos="1588"/>
        <w:tab w:val="clear" w:pos="1985"/>
      </w:tabs>
      <w:spacing w:before="240"/>
      <w:jc w:val="center"/>
    </w:pPr>
    <w:rPr>
      <w:i/>
    </w:rPr>
  </w:style>
  <w:style w:type="paragraph" w:customStyle="1" w:styleId="SectionNo">
    <w:name w:val="Section_No"/>
    <w:basedOn w:val="Normal"/>
    <w:next w:val="Sectiontitle"/>
    <w:rsid w:val="007C38B4"/>
    <w:pPr>
      <w:keepNext/>
      <w:keepLines/>
      <w:spacing w:before="480" w:after="80"/>
      <w:jc w:val="center"/>
    </w:pPr>
    <w:rPr>
      <w:caps/>
      <w:sz w:val="28"/>
    </w:rPr>
  </w:style>
  <w:style w:type="paragraph" w:customStyle="1" w:styleId="Sectiontitle">
    <w:name w:val="Section_title"/>
    <w:basedOn w:val="Normal"/>
    <w:next w:val="Normalaftertitle"/>
    <w:rsid w:val="007C38B4"/>
    <w:pPr>
      <w:keepNext/>
      <w:keepLines/>
      <w:spacing w:before="480" w:after="280"/>
      <w:jc w:val="center"/>
    </w:pPr>
    <w:rPr>
      <w:b/>
      <w:sz w:val="28"/>
    </w:rPr>
  </w:style>
  <w:style w:type="paragraph" w:customStyle="1" w:styleId="Source">
    <w:name w:val="Source"/>
    <w:basedOn w:val="Normal"/>
    <w:next w:val="Normalaftertitle"/>
    <w:rsid w:val="007C38B4"/>
    <w:pPr>
      <w:spacing w:before="840" w:after="200"/>
      <w:jc w:val="center"/>
    </w:pPr>
    <w:rPr>
      <w:b/>
      <w:sz w:val="28"/>
    </w:rPr>
  </w:style>
  <w:style w:type="paragraph" w:customStyle="1" w:styleId="SpecialFooter">
    <w:name w:val="Special Footer"/>
    <w:basedOn w:val="Footer"/>
    <w:rsid w:val="007C38B4"/>
    <w:pPr>
      <w:tabs>
        <w:tab w:val="left" w:pos="567"/>
        <w:tab w:val="left" w:pos="1134"/>
        <w:tab w:val="left" w:pos="1701"/>
        <w:tab w:val="left" w:pos="2268"/>
        <w:tab w:val="left" w:pos="2835"/>
      </w:tabs>
    </w:pPr>
    <w:rPr>
      <w:caps w:val="0"/>
      <w:noProof w:val="0"/>
    </w:rPr>
  </w:style>
  <w:style w:type="paragraph" w:customStyle="1" w:styleId="TableNoBR">
    <w:name w:val="Table_No_BR"/>
    <w:basedOn w:val="Normal"/>
    <w:next w:val="TabletitleBR"/>
    <w:rsid w:val="00BB07C2"/>
    <w:pPr>
      <w:keepNext/>
      <w:spacing w:before="560" w:after="120"/>
      <w:jc w:val="center"/>
    </w:pPr>
    <w:rPr>
      <w:caps/>
    </w:rPr>
  </w:style>
  <w:style w:type="paragraph" w:customStyle="1" w:styleId="Tableref">
    <w:name w:val="Table_ref"/>
    <w:basedOn w:val="Normal"/>
    <w:next w:val="TabletitleBR"/>
    <w:rsid w:val="00BB07C2"/>
    <w:pPr>
      <w:keepNext/>
      <w:spacing w:after="120"/>
      <w:jc w:val="center"/>
    </w:pPr>
  </w:style>
  <w:style w:type="paragraph" w:customStyle="1" w:styleId="Title1">
    <w:name w:val="Title 1"/>
    <w:basedOn w:val="Source"/>
    <w:next w:val="Title2"/>
    <w:rsid w:val="007C38B4"/>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Title3"/>
    <w:rsid w:val="007C38B4"/>
  </w:style>
  <w:style w:type="paragraph" w:customStyle="1" w:styleId="Title3">
    <w:name w:val="Title 3"/>
    <w:basedOn w:val="Title2"/>
    <w:next w:val="Title4"/>
    <w:rsid w:val="007C38B4"/>
    <w:rPr>
      <w:caps w:val="0"/>
    </w:rPr>
  </w:style>
  <w:style w:type="paragraph" w:customStyle="1" w:styleId="Title4">
    <w:name w:val="Title 4"/>
    <w:basedOn w:val="Title3"/>
    <w:next w:val="Heading1"/>
    <w:rsid w:val="007C38B4"/>
    <w:rPr>
      <w:b/>
    </w:rPr>
  </w:style>
  <w:style w:type="paragraph" w:customStyle="1" w:styleId="toc0">
    <w:name w:val="toc 0"/>
    <w:basedOn w:val="Normal"/>
    <w:next w:val="TOC1"/>
    <w:rsid w:val="007C38B4"/>
    <w:pPr>
      <w:keepLines/>
      <w:tabs>
        <w:tab w:val="clear" w:pos="794"/>
        <w:tab w:val="clear" w:pos="1191"/>
        <w:tab w:val="clear" w:pos="1588"/>
        <w:tab w:val="clear" w:pos="1985"/>
        <w:tab w:val="right" w:pos="9639"/>
      </w:tabs>
      <w:jc w:val="left"/>
    </w:pPr>
    <w:rPr>
      <w:b/>
    </w:rPr>
  </w:style>
  <w:style w:type="paragraph" w:customStyle="1" w:styleId="MediumGrid1-Accent21">
    <w:name w:val="Medium Grid 1 - Accent 21"/>
    <w:basedOn w:val="Normal"/>
    <w:uiPriority w:val="99"/>
    <w:qFormat/>
    <w:rsid w:val="00BB07C2"/>
    <w:pPr>
      <w:ind w:left="720"/>
      <w:contextualSpacing/>
    </w:pPr>
    <w:rPr>
      <w:rFonts w:eastAsia="Malgun Gothic"/>
    </w:rPr>
  </w:style>
  <w:style w:type="paragraph" w:customStyle="1" w:styleId="GradeClara-nfase31">
    <w:name w:val="Grade Clara - Ênfase 31"/>
    <w:basedOn w:val="Normal"/>
    <w:uiPriority w:val="72"/>
    <w:qFormat/>
    <w:rsid w:val="00BB07C2"/>
    <w:pPr>
      <w:ind w:left="720"/>
      <w:contextualSpacing/>
    </w:pPr>
    <w:rPr>
      <w:rFonts w:eastAsia="Malgun Gothic"/>
    </w:rPr>
  </w:style>
  <w:style w:type="paragraph" w:customStyle="1" w:styleId="SombreamentoEscuro-nfase11">
    <w:name w:val="Sombreamento Escuro - Ênfase 11"/>
    <w:uiPriority w:val="71"/>
    <w:rsid w:val="00BB07C2"/>
    <w:pPr>
      <w:spacing w:after="0" w:line="240" w:lineRule="auto"/>
    </w:pPr>
    <w:rPr>
      <w:rFonts w:ascii="Times New Roman" w:eastAsia="Times New Roman" w:hAnsi="Times New Roman" w:cs="Times New Roman"/>
      <w:sz w:val="24"/>
      <w:szCs w:val="20"/>
      <w:lang w:val="en-GB" w:eastAsia="en-US"/>
    </w:rPr>
  </w:style>
  <w:style w:type="character" w:styleId="FootnoteReference">
    <w:name w:val="footnote reference"/>
    <w:basedOn w:val="DefaultParagraphFont"/>
    <w:rsid w:val="007C38B4"/>
    <w:rPr>
      <w:position w:val="6"/>
      <w:sz w:val="18"/>
    </w:rPr>
  </w:style>
  <w:style w:type="character" w:styleId="CommentReference">
    <w:name w:val="annotation reference"/>
    <w:basedOn w:val="DefaultParagraphFont"/>
    <w:semiHidden/>
    <w:rsid w:val="007C38B4"/>
    <w:rPr>
      <w:sz w:val="16"/>
      <w:szCs w:val="16"/>
    </w:rPr>
  </w:style>
  <w:style w:type="character" w:customStyle="1" w:styleId="Appdef">
    <w:name w:val="App_def"/>
    <w:basedOn w:val="DefaultParagraphFont"/>
    <w:rsid w:val="007C38B4"/>
    <w:rPr>
      <w:rFonts w:ascii="Times New Roman" w:hAnsi="Times New Roman"/>
      <w:b/>
    </w:rPr>
  </w:style>
  <w:style w:type="character" w:customStyle="1" w:styleId="Appref">
    <w:name w:val="App_ref"/>
    <w:basedOn w:val="DefaultParagraphFont"/>
    <w:rsid w:val="007C38B4"/>
  </w:style>
  <w:style w:type="character" w:customStyle="1" w:styleId="Artdef">
    <w:name w:val="Art_def"/>
    <w:basedOn w:val="DefaultParagraphFont"/>
    <w:rsid w:val="007C38B4"/>
    <w:rPr>
      <w:rFonts w:ascii="Times New Roman" w:hAnsi="Times New Roman"/>
      <w:b/>
    </w:rPr>
  </w:style>
  <w:style w:type="character" w:customStyle="1" w:styleId="Artref">
    <w:name w:val="Art_ref"/>
    <w:basedOn w:val="DefaultParagraphFont"/>
    <w:rsid w:val="007C38B4"/>
  </w:style>
  <w:style w:type="paragraph" w:styleId="FootnoteText">
    <w:name w:val="footnote text"/>
    <w:basedOn w:val="Note"/>
    <w:link w:val="FootnoteTextChar"/>
    <w:rsid w:val="007C38B4"/>
    <w:pPr>
      <w:keepLines/>
      <w:tabs>
        <w:tab w:val="left" w:pos="255"/>
      </w:tabs>
      <w:ind w:left="255" w:hanging="255"/>
    </w:pPr>
  </w:style>
  <w:style w:type="character" w:customStyle="1" w:styleId="FootnoteTextChar">
    <w:name w:val="Footnote Text Char"/>
    <w:basedOn w:val="DefaultParagraphFont"/>
    <w:link w:val="FootnoteText"/>
    <w:rsid w:val="00BB07C2"/>
    <w:rPr>
      <w:rFonts w:ascii="Times New Roman" w:eastAsia="Times New Roman" w:hAnsi="Times New Roman" w:cs="Times New Roman"/>
      <w:szCs w:val="20"/>
      <w:lang w:val="en-GB" w:eastAsia="en-US"/>
    </w:rPr>
  </w:style>
  <w:style w:type="character" w:customStyle="1" w:styleId="Recdef">
    <w:name w:val="Rec_def"/>
    <w:rsid w:val="00BB07C2"/>
    <w:rPr>
      <w:b/>
      <w:bCs w:val="0"/>
    </w:rPr>
  </w:style>
  <w:style w:type="character" w:customStyle="1" w:styleId="Resdef">
    <w:name w:val="Res_def"/>
    <w:basedOn w:val="DefaultParagraphFont"/>
    <w:rsid w:val="007C38B4"/>
    <w:rPr>
      <w:rFonts w:ascii="Times New Roman" w:hAnsi="Times New Roman"/>
      <w:b/>
    </w:rPr>
  </w:style>
  <w:style w:type="character" w:customStyle="1" w:styleId="Tablefreq">
    <w:name w:val="Table_freq"/>
    <w:basedOn w:val="DefaultParagraphFont"/>
    <w:rsid w:val="007C38B4"/>
    <w:rPr>
      <w:b/>
      <w:color w:val="auto"/>
    </w:rPr>
  </w:style>
  <w:style w:type="paragraph" w:styleId="TOC6">
    <w:name w:val="toc 6"/>
    <w:basedOn w:val="TOC4"/>
    <w:semiHidden/>
    <w:rsid w:val="007C38B4"/>
  </w:style>
  <w:style w:type="paragraph" w:styleId="TOC4">
    <w:name w:val="toc 4"/>
    <w:basedOn w:val="TOC3"/>
    <w:semiHidden/>
    <w:rsid w:val="007C38B4"/>
  </w:style>
  <w:style w:type="paragraph" w:styleId="Revision">
    <w:name w:val="Revision"/>
    <w:hidden/>
    <w:uiPriority w:val="71"/>
    <w:semiHidden/>
    <w:rsid w:val="00BB07C2"/>
    <w:pPr>
      <w:spacing w:after="0" w:line="240" w:lineRule="auto"/>
    </w:pPr>
    <w:rPr>
      <w:rFonts w:ascii="Times New Roman" w:hAnsi="Times New Roman" w:cs="Times New Roman"/>
      <w:sz w:val="24"/>
      <w:szCs w:val="24"/>
      <w:lang w:val="en-GB" w:eastAsia="ja-JP"/>
    </w:rPr>
  </w:style>
  <w:style w:type="character" w:styleId="FollowedHyperlink">
    <w:name w:val="FollowedHyperlink"/>
    <w:basedOn w:val="DefaultParagraphFont"/>
    <w:semiHidden/>
    <w:unhideWhenUsed/>
    <w:rsid w:val="00BB07C2"/>
    <w:rPr>
      <w:color w:val="954F72" w:themeColor="followedHyperlink"/>
      <w:u w:val="single"/>
    </w:rPr>
  </w:style>
  <w:style w:type="paragraph" w:styleId="HTMLPreformatted">
    <w:name w:val="HTML Preformatted"/>
    <w:basedOn w:val="Normal"/>
    <w:link w:val="HTMLPreformattedChar"/>
    <w:uiPriority w:val="99"/>
    <w:semiHidden/>
    <w:unhideWhenUsed/>
    <w:rsid w:val="00BB0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B07C2"/>
    <w:rPr>
      <w:rFonts w:ascii="Courier New" w:hAnsi="Courier New" w:cs="Courier New"/>
      <w:sz w:val="20"/>
      <w:szCs w:val="20"/>
      <w:lang w:eastAsia="en-US"/>
    </w:rPr>
  </w:style>
  <w:style w:type="paragraph" w:styleId="DocumentMap">
    <w:name w:val="Document Map"/>
    <w:basedOn w:val="Normal"/>
    <w:link w:val="DocumentMapChar"/>
    <w:uiPriority w:val="99"/>
    <w:semiHidden/>
    <w:unhideWhenUsed/>
    <w:rsid w:val="00BB07C2"/>
    <w:rPr>
      <w:szCs w:val="24"/>
      <w:lang w:eastAsia="ja-JP"/>
    </w:rPr>
  </w:style>
  <w:style w:type="character" w:customStyle="1" w:styleId="DocumentMapChar">
    <w:name w:val="Document Map Char"/>
    <w:basedOn w:val="DefaultParagraphFont"/>
    <w:link w:val="DocumentMap"/>
    <w:uiPriority w:val="99"/>
    <w:semiHidden/>
    <w:rsid w:val="00BB07C2"/>
    <w:rPr>
      <w:rFonts w:ascii="Times New Roman" w:hAnsi="Times New Roman" w:cs="Times New Roman"/>
      <w:sz w:val="24"/>
      <w:szCs w:val="24"/>
      <w:lang w:val="en-GB" w:eastAsia="ja-JP"/>
    </w:rPr>
  </w:style>
  <w:style w:type="character" w:customStyle="1" w:styleId="UnresolvedMention1">
    <w:name w:val="Unresolved Mention1"/>
    <w:basedOn w:val="DefaultParagraphFont"/>
    <w:uiPriority w:val="99"/>
    <w:semiHidden/>
    <w:unhideWhenUsed/>
    <w:rsid w:val="00BB07C2"/>
    <w:rPr>
      <w:color w:val="605E5C"/>
      <w:shd w:val="clear" w:color="auto" w:fill="E1DFDD"/>
    </w:rPr>
  </w:style>
  <w:style w:type="paragraph" w:styleId="NormalWeb">
    <w:name w:val="Normal (Web)"/>
    <w:basedOn w:val="Normal"/>
    <w:uiPriority w:val="99"/>
    <w:semiHidden/>
    <w:unhideWhenUsed/>
    <w:rsid w:val="00BB07C2"/>
    <w:pPr>
      <w:spacing w:before="100" w:beforeAutospacing="1" w:after="100" w:afterAutospacing="1"/>
    </w:pPr>
    <w:rPr>
      <w:szCs w:val="24"/>
      <w:lang w:eastAsia="en-GB"/>
    </w:rPr>
  </w:style>
  <w:style w:type="character" w:customStyle="1" w:styleId="apple-converted-space">
    <w:name w:val="apple-converted-space"/>
    <w:basedOn w:val="DefaultParagraphFont"/>
    <w:rsid w:val="00BB07C2"/>
  </w:style>
  <w:style w:type="paragraph" w:customStyle="1" w:styleId="mediumgrid1-accent210">
    <w:name w:val="mediumgrid1-accent21"/>
    <w:basedOn w:val="Normal"/>
    <w:rsid w:val="00BB07C2"/>
    <w:pPr>
      <w:spacing w:before="100" w:beforeAutospacing="1" w:after="100" w:afterAutospacing="1"/>
    </w:pPr>
    <w:rPr>
      <w:szCs w:val="24"/>
    </w:rPr>
  </w:style>
  <w:style w:type="character" w:customStyle="1" w:styleId="UnresolvedMention2">
    <w:name w:val="Unresolved Mention2"/>
    <w:basedOn w:val="DefaultParagraphFont"/>
    <w:uiPriority w:val="99"/>
    <w:semiHidden/>
    <w:unhideWhenUsed/>
    <w:rsid w:val="00BB07C2"/>
    <w:rPr>
      <w:color w:val="605E5C"/>
      <w:shd w:val="clear" w:color="auto" w:fill="E1DFDD"/>
    </w:rPr>
  </w:style>
  <w:style w:type="character" w:customStyle="1" w:styleId="UnresolvedMention3">
    <w:name w:val="Unresolved Mention3"/>
    <w:basedOn w:val="DefaultParagraphFont"/>
    <w:uiPriority w:val="99"/>
    <w:semiHidden/>
    <w:unhideWhenUsed/>
    <w:rsid w:val="00BB07C2"/>
    <w:rPr>
      <w:color w:val="605E5C"/>
      <w:shd w:val="clear" w:color="auto" w:fill="E1DFDD"/>
    </w:rPr>
  </w:style>
  <w:style w:type="paragraph" w:customStyle="1" w:styleId="AnnexNoTitle0">
    <w:name w:val="Annex_NoTitle"/>
    <w:basedOn w:val="Normal"/>
    <w:next w:val="Normalaftertitle"/>
    <w:rsid w:val="007C38B4"/>
    <w:pPr>
      <w:keepNext/>
      <w:keepLines/>
      <w:spacing w:before="720"/>
      <w:jc w:val="center"/>
      <w:outlineLvl w:val="0"/>
    </w:pPr>
    <w:rPr>
      <w:b/>
      <w:sz w:val="28"/>
    </w:rPr>
  </w:style>
  <w:style w:type="paragraph" w:customStyle="1" w:styleId="AppendixNoTitle0">
    <w:name w:val="Appendix_NoTitle"/>
    <w:basedOn w:val="AnnexNoTitle0"/>
    <w:next w:val="Normalaftertitle"/>
    <w:rsid w:val="007C38B4"/>
  </w:style>
  <w:style w:type="paragraph" w:customStyle="1" w:styleId="FigureNoTitle0">
    <w:name w:val="Figure_NoTitle"/>
    <w:basedOn w:val="Normal"/>
    <w:next w:val="Normalaftertitle"/>
    <w:rsid w:val="007C38B4"/>
    <w:pPr>
      <w:keepLines/>
      <w:spacing w:before="240" w:after="120"/>
      <w:jc w:val="center"/>
    </w:pPr>
    <w:rPr>
      <w:b/>
    </w:rPr>
  </w:style>
  <w:style w:type="paragraph" w:styleId="Index1">
    <w:name w:val="index 1"/>
    <w:basedOn w:val="Normal"/>
    <w:next w:val="Normal"/>
    <w:semiHidden/>
    <w:rsid w:val="007C38B4"/>
    <w:pPr>
      <w:jc w:val="left"/>
    </w:pPr>
  </w:style>
  <w:style w:type="paragraph" w:styleId="Index2">
    <w:name w:val="index 2"/>
    <w:basedOn w:val="Normal"/>
    <w:next w:val="Normal"/>
    <w:semiHidden/>
    <w:rsid w:val="007C38B4"/>
    <w:pPr>
      <w:ind w:left="284"/>
      <w:jc w:val="left"/>
    </w:pPr>
  </w:style>
  <w:style w:type="paragraph" w:styleId="Index3">
    <w:name w:val="index 3"/>
    <w:basedOn w:val="Normal"/>
    <w:next w:val="Normal"/>
    <w:semiHidden/>
    <w:rsid w:val="007C38B4"/>
    <w:pPr>
      <w:ind w:left="567"/>
      <w:jc w:val="left"/>
    </w:pPr>
  </w:style>
  <w:style w:type="character" w:styleId="PageNumber">
    <w:name w:val="page number"/>
    <w:basedOn w:val="DefaultParagraphFont"/>
    <w:rsid w:val="007C38B4"/>
  </w:style>
  <w:style w:type="paragraph" w:customStyle="1" w:styleId="TableNoTitle0">
    <w:name w:val="Table_NoTitle"/>
    <w:basedOn w:val="Normal"/>
    <w:next w:val="Tablehead"/>
    <w:rsid w:val="007C38B4"/>
    <w:pPr>
      <w:keepNext/>
      <w:keepLines/>
      <w:spacing w:before="360" w:after="120"/>
      <w:jc w:val="center"/>
    </w:pPr>
    <w:rPr>
      <w:b/>
    </w:rPr>
  </w:style>
  <w:style w:type="paragraph" w:styleId="TOC5">
    <w:name w:val="toc 5"/>
    <w:basedOn w:val="TOC4"/>
    <w:semiHidden/>
    <w:rsid w:val="007C38B4"/>
  </w:style>
  <w:style w:type="paragraph" w:styleId="TOC7">
    <w:name w:val="toc 7"/>
    <w:basedOn w:val="TOC4"/>
    <w:semiHidden/>
    <w:rsid w:val="007C38B4"/>
  </w:style>
  <w:style w:type="paragraph" w:styleId="TOC8">
    <w:name w:val="toc 8"/>
    <w:basedOn w:val="TOC4"/>
    <w:semiHidden/>
    <w:rsid w:val="007C38B4"/>
  </w:style>
  <w:style w:type="paragraph" w:styleId="TOC9">
    <w:name w:val="toc 9"/>
    <w:basedOn w:val="TOC3"/>
    <w:semiHidden/>
    <w:rsid w:val="007C38B4"/>
  </w:style>
  <w:style w:type="table" w:styleId="TableGrid">
    <w:name w:val="Table Grid"/>
    <w:basedOn w:val="TableNormal"/>
    <w:rsid w:val="007C38B4"/>
    <w:pPr>
      <w:spacing w:after="0" w:line="240" w:lineRule="auto"/>
    </w:pPr>
    <w:rPr>
      <w:rFonts w:ascii="CG Times" w:eastAsia="Times New Roman" w:hAnsi="CG 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nueDate">
    <w:name w:val="VenueDate"/>
    <w:basedOn w:val="Normal"/>
    <w:rsid w:val="009637E5"/>
    <w:pPr>
      <w:tabs>
        <w:tab w:val="clear" w:pos="794"/>
        <w:tab w:val="clear" w:pos="1191"/>
        <w:tab w:val="clear" w:pos="1588"/>
        <w:tab w:val="clear" w:pos="1985"/>
      </w:tabs>
      <w:overflowPunct/>
      <w:autoSpaceDE/>
      <w:autoSpaceDN/>
      <w:adjustRightInd/>
      <w:jc w:val="right"/>
      <w:textAlignment w:val="auto"/>
    </w:pPr>
    <w:rPr>
      <w:rFonts w:eastAsiaTheme="minorEastAsia"/>
      <w:szCs w:val="24"/>
      <w:lang w:eastAsia="ja-JP"/>
    </w:rPr>
  </w:style>
  <w:style w:type="paragraph" w:customStyle="1" w:styleId="TSBHeaderRight14">
    <w:name w:val="TSBHeaderRight14"/>
    <w:basedOn w:val="Normal"/>
    <w:rsid w:val="009637E5"/>
    <w:pPr>
      <w:tabs>
        <w:tab w:val="clear" w:pos="794"/>
        <w:tab w:val="clear" w:pos="1191"/>
        <w:tab w:val="clear" w:pos="1588"/>
        <w:tab w:val="clear" w:pos="1985"/>
      </w:tabs>
      <w:overflowPunct/>
      <w:autoSpaceDE/>
      <w:autoSpaceDN/>
      <w:adjustRightInd/>
      <w:jc w:val="right"/>
      <w:textAlignment w:val="auto"/>
    </w:pPr>
    <w:rPr>
      <w:rFonts w:eastAsiaTheme="minorEastAsia"/>
      <w:b/>
      <w:bCs/>
      <w:sz w:val="28"/>
      <w:szCs w:val="28"/>
      <w:lang w:eastAsia="ja-JP"/>
    </w:rPr>
  </w:style>
  <w:style w:type="paragraph" w:customStyle="1" w:styleId="TSBHeaderQuestion">
    <w:name w:val="TSBHeaderQuestion"/>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Source">
    <w:name w:val="TSBHeaderSource"/>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Title">
    <w:name w:val="TSBHeaderTitle"/>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Summary">
    <w:name w:val="TSBHeaderSummary"/>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character" w:customStyle="1" w:styleId="hgkelc">
    <w:name w:val="hgkelc"/>
    <w:basedOn w:val="DefaultParagraphFont"/>
    <w:rsid w:val="000C0129"/>
  </w:style>
  <w:style w:type="character" w:customStyle="1" w:styleId="TabletextChar">
    <w:name w:val="Table_text Char"/>
    <w:link w:val="Tabletext"/>
    <w:locked/>
    <w:rsid w:val="00F92A35"/>
    <w:rPr>
      <w:rFonts w:ascii="Times New Roman" w:eastAsia="Times New Roman" w:hAnsi="Times New Roman"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43914">
      <w:bodyDiv w:val="1"/>
      <w:marLeft w:val="0"/>
      <w:marRight w:val="0"/>
      <w:marTop w:val="0"/>
      <w:marBottom w:val="0"/>
      <w:divBdr>
        <w:top w:val="none" w:sz="0" w:space="0" w:color="auto"/>
        <w:left w:val="none" w:sz="0" w:space="0" w:color="auto"/>
        <w:bottom w:val="none" w:sz="0" w:space="0" w:color="auto"/>
        <w:right w:val="none" w:sz="0" w:space="0" w:color="auto"/>
      </w:divBdr>
    </w:div>
    <w:div w:id="641153983">
      <w:bodyDiv w:val="1"/>
      <w:marLeft w:val="0"/>
      <w:marRight w:val="0"/>
      <w:marTop w:val="0"/>
      <w:marBottom w:val="0"/>
      <w:divBdr>
        <w:top w:val="none" w:sz="0" w:space="0" w:color="auto"/>
        <w:left w:val="none" w:sz="0" w:space="0" w:color="auto"/>
        <w:bottom w:val="none" w:sz="0" w:space="0" w:color="auto"/>
        <w:right w:val="none" w:sz="0" w:space="0" w:color="auto"/>
      </w:divBdr>
      <w:divsChild>
        <w:div w:id="2135175519">
          <w:marLeft w:val="0"/>
          <w:marRight w:val="0"/>
          <w:marTop w:val="0"/>
          <w:marBottom w:val="0"/>
          <w:divBdr>
            <w:top w:val="none" w:sz="0" w:space="0" w:color="auto"/>
            <w:left w:val="none" w:sz="0" w:space="0" w:color="auto"/>
            <w:bottom w:val="none" w:sz="0" w:space="0" w:color="auto"/>
            <w:right w:val="none" w:sz="0" w:space="0" w:color="auto"/>
          </w:divBdr>
          <w:divsChild>
            <w:div w:id="902642879">
              <w:marLeft w:val="0"/>
              <w:marRight w:val="0"/>
              <w:marTop w:val="0"/>
              <w:marBottom w:val="0"/>
              <w:divBdr>
                <w:top w:val="none" w:sz="0" w:space="0" w:color="auto"/>
                <w:left w:val="none" w:sz="0" w:space="0" w:color="auto"/>
                <w:bottom w:val="none" w:sz="0" w:space="0" w:color="auto"/>
                <w:right w:val="none" w:sz="0" w:space="0" w:color="auto"/>
              </w:divBdr>
              <w:divsChild>
                <w:div w:id="20659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1720">
      <w:bodyDiv w:val="1"/>
      <w:marLeft w:val="0"/>
      <w:marRight w:val="0"/>
      <w:marTop w:val="0"/>
      <w:marBottom w:val="0"/>
      <w:divBdr>
        <w:top w:val="none" w:sz="0" w:space="0" w:color="auto"/>
        <w:left w:val="none" w:sz="0" w:space="0" w:color="auto"/>
        <w:bottom w:val="none" w:sz="0" w:space="0" w:color="auto"/>
        <w:right w:val="none" w:sz="0" w:space="0" w:color="auto"/>
      </w:divBdr>
      <w:divsChild>
        <w:div w:id="827525549">
          <w:marLeft w:val="0"/>
          <w:marRight w:val="0"/>
          <w:marTop w:val="0"/>
          <w:marBottom w:val="0"/>
          <w:divBdr>
            <w:top w:val="none" w:sz="0" w:space="0" w:color="auto"/>
            <w:left w:val="none" w:sz="0" w:space="0" w:color="auto"/>
            <w:bottom w:val="none" w:sz="0" w:space="0" w:color="auto"/>
            <w:right w:val="none" w:sz="0" w:space="0" w:color="auto"/>
          </w:divBdr>
          <w:divsChild>
            <w:div w:id="1653833161">
              <w:marLeft w:val="0"/>
              <w:marRight w:val="0"/>
              <w:marTop w:val="0"/>
              <w:marBottom w:val="0"/>
              <w:divBdr>
                <w:top w:val="none" w:sz="0" w:space="0" w:color="auto"/>
                <w:left w:val="none" w:sz="0" w:space="0" w:color="auto"/>
                <w:bottom w:val="none" w:sz="0" w:space="0" w:color="auto"/>
                <w:right w:val="none" w:sz="0" w:space="0" w:color="auto"/>
              </w:divBdr>
              <w:divsChild>
                <w:div w:id="6152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86665">
      <w:bodyDiv w:val="1"/>
      <w:marLeft w:val="0"/>
      <w:marRight w:val="0"/>
      <w:marTop w:val="0"/>
      <w:marBottom w:val="0"/>
      <w:divBdr>
        <w:top w:val="none" w:sz="0" w:space="0" w:color="auto"/>
        <w:left w:val="none" w:sz="0" w:space="0" w:color="auto"/>
        <w:bottom w:val="none" w:sz="0" w:space="0" w:color="auto"/>
        <w:right w:val="none" w:sz="0" w:space="0" w:color="auto"/>
      </w:divBdr>
    </w:div>
    <w:div w:id="1502311585">
      <w:bodyDiv w:val="1"/>
      <w:marLeft w:val="0"/>
      <w:marRight w:val="0"/>
      <w:marTop w:val="0"/>
      <w:marBottom w:val="0"/>
      <w:divBdr>
        <w:top w:val="none" w:sz="0" w:space="0" w:color="auto"/>
        <w:left w:val="none" w:sz="0" w:space="0" w:color="auto"/>
        <w:bottom w:val="none" w:sz="0" w:space="0" w:color="auto"/>
        <w:right w:val="none" w:sz="0" w:space="0" w:color="auto"/>
      </w:divBdr>
    </w:div>
    <w:div w:id="1659847622">
      <w:bodyDiv w:val="1"/>
      <w:marLeft w:val="0"/>
      <w:marRight w:val="0"/>
      <w:marTop w:val="0"/>
      <w:marBottom w:val="0"/>
      <w:divBdr>
        <w:top w:val="none" w:sz="0" w:space="0" w:color="auto"/>
        <w:left w:val="none" w:sz="0" w:space="0" w:color="auto"/>
        <w:bottom w:val="none" w:sz="0" w:space="0" w:color="auto"/>
        <w:right w:val="none" w:sz="0" w:space="0" w:color="auto"/>
      </w:divBdr>
    </w:div>
    <w:div w:id="190513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1.xml"/><Relationship Id="rId26" Type="http://schemas.openxmlformats.org/officeDocument/2006/relationships/hyperlink" Target="http://dev.gsma.com/technicalprojects/faq/what-is-an-imei" TargetMode="Externa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footer" Target="footer3.xml"/><Relationship Id="rId38" Type="http://schemas.openxmlformats.org/officeDocument/2006/relationships/theme" Target="theme/theme1.xml"/><Relationship Id="rId2" Type="http://schemas.openxmlformats.org/officeDocument/2006/relationships/customXml" Target="../customXml/item2.xml"/><Relationship Id="rId20" Type="http://schemas.openxmlformats.org/officeDocument/2006/relationships/hyperlink" Target="http://handle.itu.int/11.1002/1000/13702" TargetMode="Externa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32" Type="http://schemas.openxmlformats.org/officeDocument/2006/relationships/header" Target="header7.xml"/><Relationship Id="rId37" Type="http://schemas.openxmlformats.org/officeDocument/2006/relationships/glossaryDocument" Target="glossary/document.xml"/><Relationship Id="rId5" Type="http://schemas.openxmlformats.org/officeDocument/2006/relationships/numbering" Target="numbering.xml"/><Relationship Id="rId23" Type="http://schemas.openxmlformats.org/officeDocument/2006/relationships/footer" Target="footer1.xml"/><Relationship Id="rId28" Type="http://schemas.openxmlformats.org/officeDocument/2006/relationships/image" Target="media/image4.jpe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hyperlink" Target="https://www.wto.org/english/docs_e/legal_e/legal_e.htm"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chetc\AppData\Roaming\Microsoft\Templates\QPUB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9B29A76F7E4F52B066108118427D54"/>
        <w:category>
          <w:name w:val="General"/>
          <w:gallery w:val="placeholder"/>
        </w:category>
        <w:types>
          <w:type w:val="bbPlcHdr"/>
        </w:types>
        <w:behaviors>
          <w:behavior w:val="content"/>
        </w:behaviors>
        <w:guid w:val="{EDA77E9A-16F3-46C3-B9AC-57DB2EB0E1D2}"/>
      </w:docPartPr>
      <w:docPartBody>
        <w:p w:rsidR="00923140" w:rsidRDefault="00516248" w:rsidP="00516248">
          <w:pPr>
            <w:pStyle w:val="429B29A76F7E4F52B066108118427D54"/>
          </w:pPr>
          <w:r w:rsidRPr="00D87B98">
            <w:rPr>
              <w:rStyle w:val="PlaceholderText"/>
            </w:rPr>
            <w:t>[QuestionText]</w:t>
          </w:r>
        </w:p>
      </w:docPartBody>
    </w:docPart>
    <w:docPart>
      <w:docPartPr>
        <w:name w:val="BCCC36D5933F4FF7BADFA47B6AD1AAF1"/>
        <w:category>
          <w:name w:val="General"/>
          <w:gallery w:val="placeholder"/>
        </w:category>
        <w:types>
          <w:type w:val="bbPlcHdr"/>
        </w:types>
        <w:behaviors>
          <w:behavior w:val="content"/>
        </w:behaviors>
        <w:guid w:val="{1EC79A2C-1A02-427A-A479-A4FBD181A6A1}"/>
      </w:docPartPr>
      <w:docPartBody>
        <w:p w:rsidR="00923140" w:rsidRDefault="00516248" w:rsidP="00516248">
          <w:pPr>
            <w:pStyle w:val="BCCC36D5933F4FF7BADFA47B6AD1AAF1"/>
          </w:pPr>
          <w:r w:rsidRPr="00E236D2">
            <w:rPr>
              <w:rStyle w:val="PlaceholderText"/>
            </w:rPr>
            <w:t>[DocumentSource]</w:t>
          </w:r>
        </w:p>
      </w:docPartBody>
    </w:docPart>
    <w:docPart>
      <w:docPartPr>
        <w:name w:val="4A02C46F46044974A8DE031396D81841"/>
        <w:category>
          <w:name w:val="General"/>
          <w:gallery w:val="placeholder"/>
        </w:category>
        <w:types>
          <w:type w:val="bbPlcHdr"/>
        </w:types>
        <w:behaviors>
          <w:behavior w:val="content"/>
        </w:behaviors>
        <w:guid w:val="{42B9062B-BB2A-45EF-A5D1-136DB75E1B24}"/>
      </w:docPartPr>
      <w:docPartBody>
        <w:p w:rsidR="00923140" w:rsidRDefault="00516248" w:rsidP="00516248">
          <w:pPr>
            <w:pStyle w:val="4A02C46F46044974A8DE031396D81841"/>
          </w:pPr>
          <w:r>
            <w:rPr>
              <w:rStyle w:val="PlaceholderText"/>
            </w:rPr>
            <w:t>[Title]</w:t>
          </w:r>
        </w:p>
      </w:docPartBody>
    </w:docPart>
    <w:docPart>
      <w:docPartPr>
        <w:name w:val="7343AA75E811449F80D2E3835187B99E"/>
        <w:category>
          <w:name w:val="General"/>
          <w:gallery w:val="placeholder"/>
        </w:category>
        <w:types>
          <w:type w:val="bbPlcHdr"/>
        </w:types>
        <w:behaviors>
          <w:behavior w:val="content"/>
        </w:behaviors>
        <w:guid w:val="{4B29058C-5640-4473-BEDA-781132B3873B}"/>
      </w:docPartPr>
      <w:docPartBody>
        <w:p w:rsidR="00923140" w:rsidRDefault="00516248" w:rsidP="00516248">
          <w:pPr>
            <w:pStyle w:val="7343AA75E811449F80D2E3835187B99E"/>
          </w:pPr>
          <w:r w:rsidRPr="001229A4">
            <w:rPr>
              <w:rStyle w:val="PlaceholderText"/>
            </w:rPr>
            <w:t>Click here to enter text.</w:t>
          </w:r>
        </w:p>
      </w:docPartBody>
    </w:docPart>
    <w:docPart>
      <w:docPartPr>
        <w:name w:val="0BF90279344B439C8F88FD570C3D467D"/>
        <w:category>
          <w:name w:val="General"/>
          <w:gallery w:val="placeholder"/>
        </w:category>
        <w:types>
          <w:type w:val="bbPlcHdr"/>
        </w:types>
        <w:behaviors>
          <w:behavior w:val="content"/>
        </w:behaviors>
        <w:guid w:val="{D5766BB4-2210-4292-AFAC-7C044B02737E}"/>
      </w:docPartPr>
      <w:docPartBody>
        <w:p w:rsidR="00923140" w:rsidRDefault="00516248" w:rsidP="00516248">
          <w:pPr>
            <w:pStyle w:val="0BF90279344B439C8F88FD570C3D467D"/>
          </w:pPr>
          <w:r w:rsidRPr="001229A4">
            <w:rPr>
              <w:rStyle w:val="PlaceholderText"/>
            </w:rPr>
            <w:t>Click here to enter text.</w:t>
          </w:r>
        </w:p>
      </w:docPartBody>
    </w:docPart>
    <w:docPart>
      <w:docPartPr>
        <w:name w:val="17AB040A8E7B4DCEBF58778B005DC4EA"/>
        <w:category>
          <w:name w:val="General"/>
          <w:gallery w:val="placeholder"/>
        </w:category>
        <w:types>
          <w:type w:val="bbPlcHdr"/>
        </w:types>
        <w:behaviors>
          <w:behavior w:val="content"/>
        </w:behaviors>
        <w:guid w:val="{1B18A22C-1B56-401B-9EF7-97EE513316F5}"/>
      </w:docPartPr>
      <w:docPartBody>
        <w:p w:rsidR="00923140" w:rsidRDefault="00516248" w:rsidP="00516248">
          <w:pPr>
            <w:pStyle w:val="17AB040A8E7B4DCEBF58778B005DC4EA"/>
          </w:pPr>
          <w:r>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Yu Gothic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6248"/>
    <w:rsid w:val="000335F8"/>
    <w:rsid w:val="000A1D45"/>
    <w:rsid w:val="000E5A77"/>
    <w:rsid w:val="000F3684"/>
    <w:rsid w:val="00101378"/>
    <w:rsid w:val="00121600"/>
    <w:rsid w:val="00180DAE"/>
    <w:rsid w:val="00184FE2"/>
    <w:rsid w:val="0019648D"/>
    <w:rsid w:val="001A4EF9"/>
    <w:rsid w:val="00223757"/>
    <w:rsid w:val="0028520F"/>
    <w:rsid w:val="002905ED"/>
    <w:rsid w:val="002F54AF"/>
    <w:rsid w:val="0032418B"/>
    <w:rsid w:val="00385872"/>
    <w:rsid w:val="00421EB6"/>
    <w:rsid w:val="004232AA"/>
    <w:rsid w:val="00484CCE"/>
    <w:rsid w:val="00516248"/>
    <w:rsid w:val="005B0BA3"/>
    <w:rsid w:val="005B723D"/>
    <w:rsid w:val="00611B62"/>
    <w:rsid w:val="006C3E03"/>
    <w:rsid w:val="00745DD3"/>
    <w:rsid w:val="00827BA5"/>
    <w:rsid w:val="008B0FEE"/>
    <w:rsid w:val="00923140"/>
    <w:rsid w:val="0094240B"/>
    <w:rsid w:val="009967D1"/>
    <w:rsid w:val="009D7FCD"/>
    <w:rsid w:val="00A32511"/>
    <w:rsid w:val="00A96815"/>
    <w:rsid w:val="00AB6CA0"/>
    <w:rsid w:val="00AD3974"/>
    <w:rsid w:val="00B00531"/>
    <w:rsid w:val="00B10EF7"/>
    <w:rsid w:val="00BC58F4"/>
    <w:rsid w:val="00CD5191"/>
    <w:rsid w:val="00CF2D86"/>
    <w:rsid w:val="00CF4A0D"/>
    <w:rsid w:val="00D2146A"/>
    <w:rsid w:val="00D434E5"/>
    <w:rsid w:val="00D65DB8"/>
    <w:rsid w:val="00DC15D7"/>
    <w:rsid w:val="00DE3FC1"/>
    <w:rsid w:val="00E34995"/>
    <w:rsid w:val="00E831D4"/>
    <w:rsid w:val="00EB1F3C"/>
    <w:rsid w:val="00EF0B8B"/>
    <w:rsid w:val="00F01D2F"/>
    <w:rsid w:val="00F23436"/>
    <w:rsid w:val="00F87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4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5A77"/>
    <w:rPr>
      <w:color w:val="808080"/>
    </w:rPr>
  </w:style>
  <w:style w:type="paragraph" w:customStyle="1" w:styleId="429B29A76F7E4F52B066108118427D54">
    <w:name w:val="429B29A76F7E4F52B066108118427D54"/>
    <w:rsid w:val="00516248"/>
    <w:rPr>
      <w:rFonts w:cs="Mangal"/>
    </w:rPr>
  </w:style>
  <w:style w:type="paragraph" w:customStyle="1" w:styleId="BCCC36D5933F4FF7BADFA47B6AD1AAF1">
    <w:name w:val="BCCC36D5933F4FF7BADFA47B6AD1AAF1"/>
    <w:rsid w:val="00516248"/>
    <w:rPr>
      <w:rFonts w:cs="Mangal"/>
    </w:rPr>
  </w:style>
  <w:style w:type="paragraph" w:customStyle="1" w:styleId="4A02C46F46044974A8DE031396D81841">
    <w:name w:val="4A02C46F46044974A8DE031396D81841"/>
    <w:rsid w:val="00516248"/>
    <w:rPr>
      <w:rFonts w:cs="Mangal"/>
    </w:rPr>
  </w:style>
  <w:style w:type="paragraph" w:customStyle="1" w:styleId="7343AA75E811449F80D2E3835187B99E">
    <w:name w:val="7343AA75E811449F80D2E3835187B99E"/>
    <w:rsid w:val="00516248"/>
    <w:rPr>
      <w:rFonts w:cs="Mangal"/>
    </w:rPr>
  </w:style>
  <w:style w:type="paragraph" w:customStyle="1" w:styleId="0BF90279344B439C8F88FD570C3D467D">
    <w:name w:val="0BF90279344B439C8F88FD570C3D467D"/>
    <w:rsid w:val="00516248"/>
    <w:rPr>
      <w:rFonts w:cs="Mangal"/>
    </w:rPr>
  </w:style>
  <w:style w:type="paragraph" w:customStyle="1" w:styleId="17AB040A8E7B4DCEBF58778B005DC4EA">
    <w:name w:val="17AB040A8E7B4DCEBF58778B005DC4EA"/>
    <w:rsid w:val="00516248"/>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5T11:15:45.419"/>
    </inkml:context>
    <inkml:brush xml:id="br0">
      <inkml:brushProperty name="width" value="0.1" units="cm"/>
      <inkml:brushProperty name="height" value="0.6" units="cm"/>
      <inkml:brushProperty name="inkEffects" value="pencil"/>
    </inkml:brush>
  </inkml:definitions>
  <inkml:trace contextRef="#ctx0" brushRef="#br0">1 1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B5938D773D3A4395C019AD5B578696" ma:contentTypeVersion="12" ma:contentTypeDescription="Create a new document." ma:contentTypeScope="" ma:versionID="cdc2fabf578d2af7040d6074d5859d91">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867a454928e35f417abe2b4877f7dd1e"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36BC6-97D0-4BD4-A6ED-48B4578A19D5}">
  <ds:schemaRefs>
    <ds:schemaRef ds:uri="http://schemas.openxmlformats.org/officeDocument/2006/bibliography"/>
  </ds:schemaRefs>
</ds:datastoreItem>
</file>

<file path=customXml/itemProps2.xml><?xml version="1.0" encoding="utf-8"?>
<ds:datastoreItem xmlns:ds="http://schemas.openxmlformats.org/officeDocument/2006/customXml" ds:itemID="{D68CC860-1F6B-4203-9BD2-B8548730A8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0D6BCA-73E5-4201-B4D3-096BA400178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3043599-CCAB-4B22-BC3C-705280E1C6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QPUBE.dotm</Template>
  <TotalTime>257</TotalTime>
  <Pages>31</Pages>
  <Words>12462</Words>
  <Characters>71037</Characters>
  <Application>Microsoft Office Word</Application>
  <DocSecurity>0</DocSecurity>
  <Lines>591</Lines>
  <Paragraphs>166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Output -Draft Recommendation Q.CCF-CCSD "Consumer centric framework for combating counterfeit and stolen ICT mobile devices" (Geneva,10-19 May 2023)</vt:lpstr>
      <vt:lpstr>Determined new Recommendation ITU-T Q.5050 (ex. Q.FW_CCF) “Framework for solution to combat counterfeit ICT dDevices”</vt:lpstr>
    </vt:vector>
  </TitlesOfParts>
  <Manager>ITU-T</Manager>
  <Company>International Telecommunication Union (ITU)</Company>
  <LinksUpToDate>false</LinksUpToDate>
  <CharactersWithSpaces>83333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baseline text of draft Recommendation ITU-T Q.CCF-CCSD: "Consumer centric framework for combating counterfeit and stolen ICT mobile devices" (Geneva,10-19 May 2023)</dc:title>
  <dc:subject>SERIES Q: SWITCHING AND SIGNALLING, AND ASSOCIATED MEASUREMENTS AND TESTS - Combating counterfeiting and stolen ICT devices</dc:subject>
  <dc:creator>ITU-T</dc:creator>
  <cp:keywords>Q.5050</cp:keywords>
  <dc:description>Gachetc, 24/04/2019, ITU51013811</dc:description>
  <cp:lastModifiedBy>editor</cp:lastModifiedBy>
  <cp:revision>30</cp:revision>
  <cp:lastPrinted>2023-04-21T06:13:00Z</cp:lastPrinted>
  <dcterms:created xsi:type="dcterms:W3CDTF">2023-05-12T05:33:00Z</dcterms:created>
  <dcterms:modified xsi:type="dcterms:W3CDTF">2023-05-17T16:35:00Z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Q.5050</vt:lpwstr>
  </property>
  <property fmtid="{D5CDD505-2E9C-101B-9397-08002B2CF9AE}" pid="3" name="Docdate">
    <vt:lpwstr/>
  </property>
  <property fmtid="{D5CDD505-2E9C-101B-9397-08002B2CF9AE}" pid="4" name="Docorlang">
    <vt:lpwstr/>
  </property>
  <property fmtid="{D5CDD505-2E9C-101B-9397-08002B2CF9AE}" pid="5" name="Docbluepink">
    <vt:lpwstr>15/11</vt:lpwstr>
  </property>
  <property fmtid="{D5CDD505-2E9C-101B-9397-08002B2CF9AE}" pid="6" name="Docdest">
    <vt:lpwstr>Geneva, 6-15 March 2019</vt:lpwstr>
  </property>
  <property fmtid="{D5CDD505-2E9C-101B-9397-08002B2CF9AE}" pid="7" name="Docauthor">
    <vt:lpwstr>ITU-T Study Group 11</vt:lpwstr>
  </property>
  <property fmtid="{D5CDD505-2E9C-101B-9397-08002B2CF9AE}" pid="8" name="ContentTypeId">
    <vt:lpwstr>0x01010074B5938D773D3A4395C019AD5B578696</vt:lpwstr>
  </property>
  <property fmtid="{D5CDD505-2E9C-101B-9397-08002B2CF9AE}" pid="9" name="doctitle2">
    <vt:lpwstr>SERIES Q: SWITCHING AND SIGNALLING, AND ASSOCIATED MEASUREMENTS AND TESTS Combating counterfeiting and stolen ICT devices</vt:lpwstr>
  </property>
  <property fmtid="{D5CDD505-2E9C-101B-9397-08002B2CF9AE}" pid="10" name="doctitle">
    <vt:lpwstr>Framework for solution to combat counterfeit ICT devices</vt:lpwstr>
  </property>
  <property fmtid="{D5CDD505-2E9C-101B-9397-08002B2CF9AE}" pid="11" name="Language">
    <vt:lpwstr>English</vt:lpwstr>
  </property>
  <property fmtid="{D5CDD505-2E9C-101B-9397-08002B2CF9AE}" pid="12" name="Typist">
    <vt:lpwstr>Gachetc</vt:lpwstr>
  </property>
  <property fmtid="{D5CDD505-2E9C-101B-9397-08002B2CF9AE}" pid="13" name="Date completed">
    <vt:lpwstr>24 April 2019</vt:lpwstr>
  </property>
  <property fmtid="{D5CDD505-2E9C-101B-9397-08002B2CF9AE}" pid="14" name="SourceC">
    <vt:lpwstr/>
  </property>
  <property fmtid="{D5CDD505-2E9C-101B-9397-08002B2CF9AE}" pid="15" name="Questions">
    <vt:lpwstr>1115;#Q15/11|fd8f75a3-7dbc-4c3c-96dc-4bb7c62ffb62</vt:lpwstr>
  </property>
</Properties>
</file>