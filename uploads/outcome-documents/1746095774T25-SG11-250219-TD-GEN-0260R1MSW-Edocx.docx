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5" w:type="dxa"/>
        <w:tblLayout w:type="fixed"/>
        <w:tblCellMar>
          <w:left w:w="57" w:type="dxa"/>
          <w:right w:w="57" w:type="dxa"/>
        </w:tblCellMar>
        <w:tblLook w:val="0000" w:firstRow="0" w:lastRow="0" w:firstColumn="0" w:lastColumn="0" w:noHBand="0" w:noVBand="0"/>
      </w:tblPr>
      <w:tblGrid>
        <w:gridCol w:w="1132"/>
        <w:gridCol w:w="279"/>
        <w:gridCol w:w="7"/>
        <w:gridCol w:w="4195"/>
        <w:gridCol w:w="4026"/>
        <w:gridCol w:w="6"/>
      </w:tblGrid>
      <w:tr w:rsidR="005B5AC0" w:rsidRPr="001D4920" w14:paraId="63070281" w14:textId="77777777" w:rsidTr="00781E47">
        <w:trPr>
          <w:gridAfter w:val="1"/>
          <w:wAfter w:w="6" w:type="dxa"/>
          <w:cantSplit/>
        </w:trPr>
        <w:tc>
          <w:tcPr>
            <w:tcW w:w="1132" w:type="dxa"/>
            <w:vMerge w:val="restart"/>
            <w:vAlign w:val="center"/>
          </w:tcPr>
          <w:p w14:paraId="54879662" w14:textId="44596DE8" w:rsidR="005B5AC0" w:rsidRPr="001D4920" w:rsidRDefault="005B5AC0" w:rsidP="003C748E">
            <w:pPr>
              <w:jc w:val="center"/>
              <w:rPr>
                <w:sz w:val="20"/>
              </w:rPr>
            </w:pPr>
            <w:bookmarkStart w:id="0" w:name="dnum" w:colFirst="2" w:colLast="2"/>
            <w:bookmarkStart w:id="1" w:name="dtableau"/>
            <w:r w:rsidRPr="001D4920">
              <w:rPr>
                <w:noProof/>
              </w:rPr>
              <w:drawing>
                <wp:inline distT="0" distB="0" distL="0" distR="0" wp14:anchorId="66131CF1" wp14:editId="45FC8EDE">
                  <wp:extent cx="647700" cy="705600"/>
                  <wp:effectExtent l="0" t="0" r="0" b="0"/>
                  <wp:docPr id="5" name="Picture 2" descr="Placa branca com letras pretas&#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Placa branca com letras pretas&#10;&#10;Descrição gerada automaticamente com confiança média"/>
                          <pic:cNvPicPr>
                            <a:picLocks noChangeAspect="1"/>
                          </pic:cNvPicPr>
                        </pic:nvPicPr>
                        <pic:blipFill rotWithShape="1">
                          <a:blip r:embed="rId11">
                            <a:extLst>
                              <a:ext uri="{28A0092B-C50C-407E-A947-70E740481C1C}">
                                <a14:useLocalDpi xmlns:a14="http://schemas.microsoft.com/office/drawing/2010/main" val="0"/>
                              </a:ext>
                            </a:extLst>
                          </a:blip>
                          <a:srcRect l="-202" t="-200" r="-202" b="-309"/>
                          <a:stretch/>
                        </pic:blipFill>
                        <pic:spPr bwMode="auto">
                          <a:xfrm>
                            <a:off x="0" y="0"/>
                            <a:ext cx="650318" cy="70845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81" w:type="dxa"/>
            <w:gridSpan w:val="3"/>
            <w:vMerge w:val="restart"/>
          </w:tcPr>
          <w:p w14:paraId="70A108A3" w14:textId="77777777" w:rsidR="005B5AC0" w:rsidRPr="001D4920" w:rsidRDefault="005B5AC0" w:rsidP="003C748E">
            <w:pPr>
              <w:rPr>
                <w:sz w:val="16"/>
                <w:szCs w:val="16"/>
              </w:rPr>
            </w:pPr>
            <w:r w:rsidRPr="001D4920">
              <w:rPr>
                <w:sz w:val="16"/>
                <w:szCs w:val="16"/>
              </w:rPr>
              <w:t>INTERNATIONAL TELECOMMUNICATION UNION</w:t>
            </w:r>
          </w:p>
          <w:p w14:paraId="6CD549A7" w14:textId="77777777" w:rsidR="005B5AC0" w:rsidRPr="001D4920" w:rsidRDefault="005B5AC0" w:rsidP="003C748E">
            <w:pPr>
              <w:rPr>
                <w:b/>
                <w:bCs/>
                <w:sz w:val="26"/>
                <w:szCs w:val="26"/>
              </w:rPr>
            </w:pPr>
            <w:r w:rsidRPr="001D4920">
              <w:rPr>
                <w:b/>
                <w:bCs/>
                <w:sz w:val="26"/>
                <w:szCs w:val="26"/>
              </w:rPr>
              <w:t>TELECOMMUNICATION</w:t>
            </w:r>
            <w:r w:rsidRPr="001D4920">
              <w:rPr>
                <w:b/>
                <w:bCs/>
                <w:sz w:val="26"/>
                <w:szCs w:val="26"/>
              </w:rPr>
              <w:br/>
              <w:t>STANDARDIZATION SECTOR</w:t>
            </w:r>
          </w:p>
          <w:p w14:paraId="4D776FFF" w14:textId="77777777" w:rsidR="005B5AC0" w:rsidRPr="001D4920" w:rsidRDefault="005B5AC0" w:rsidP="003C748E">
            <w:pPr>
              <w:rPr>
                <w:sz w:val="20"/>
              </w:rPr>
            </w:pPr>
            <w:r w:rsidRPr="001D4920">
              <w:rPr>
                <w:sz w:val="20"/>
              </w:rPr>
              <w:t xml:space="preserve">STUDY PERIOD </w:t>
            </w:r>
            <w:bookmarkStart w:id="2" w:name="dstudyperiod"/>
            <w:r w:rsidRPr="001D4920">
              <w:rPr>
                <w:sz w:val="20"/>
              </w:rPr>
              <w:t>202</w:t>
            </w:r>
            <w:r>
              <w:rPr>
                <w:sz w:val="20"/>
              </w:rPr>
              <w:t>5</w:t>
            </w:r>
            <w:r w:rsidRPr="001D4920">
              <w:rPr>
                <w:sz w:val="20"/>
              </w:rPr>
              <w:t>-202</w:t>
            </w:r>
            <w:r>
              <w:rPr>
                <w:sz w:val="20"/>
              </w:rPr>
              <w:t>8</w:t>
            </w:r>
            <w:bookmarkEnd w:id="2"/>
          </w:p>
        </w:tc>
        <w:tc>
          <w:tcPr>
            <w:tcW w:w="4026" w:type="dxa"/>
            <w:vAlign w:val="center"/>
          </w:tcPr>
          <w:p w14:paraId="7A106BDD" w14:textId="11657879" w:rsidR="005B5AC0" w:rsidRPr="001D4920" w:rsidRDefault="005B5AC0" w:rsidP="003C748E">
            <w:pPr>
              <w:pStyle w:val="Docnumber"/>
            </w:pPr>
            <w:r>
              <w:t>SG11-</w:t>
            </w:r>
            <w:r w:rsidR="00781E47">
              <w:t>TD260</w:t>
            </w:r>
            <w:r w:rsidR="00380573">
              <w:t>-R1</w:t>
            </w:r>
            <w:r w:rsidR="00781E47">
              <w:t>/GEN</w:t>
            </w:r>
          </w:p>
        </w:tc>
      </w:tr>
      <w:tr w:rsidR="005B5AC0" w:rsidRPr="001D4920" w14:paraId="31D78AE1" w14:textId="77777777" w:rsidTr="00781E47">
        <w:trPr>
          <w:gridAfter w:val="1"/>
          <w:wAfter w:w="6" w:type="dxa"/>
          <w:cantSplit/>
        </w:trPr>
        <w:tc>
          <w:tcPr>
            <w:tcW w:w="1132" w:type="dxa"/>
            <w:vMerge/>
          </w:tcPr>
          <w:p w14:paraId="1EF80D92" w14:textId="77777777" w:rsidR="005B5AC0" w:rsidRPr="001D4920" w:rsidRDefault="005B5AC0" w:rsidP="003C748E">
            <w:pPr>
              <w:rPr>
                <w:smallCaps/>
                <w:sz w:val="20"/>
              </w:rPr>
            </w:pPr>
            <w:bookmarkStart w:id="3" w:name="dsg" w:colFirst="2" w:colLast="2"/>
            <w:bookmarkEnd w:id="0"/>
          </w:p>
        </w:tc>
        <w:tc>
          <w:tcPr>
            <w:tcW w:w="4481" w:type="dxa"/>
            <w:gridSpan w:val="3"/>
            <w:vMerge/>
          </w:tcPr>
          <w:p w14:paraId="2D2D5370" w14:textId="77777777" w:rsidR="005B5AC0" w:rsidRPr="001D4920" w:rsidRDefault="005B5AC0" w:rsidP="003C748E">
            <w:pPr>
              <w:rPr>
                <w:smallCaps/>
                <w:sz w:val="20"/>
              </w:rPr>
            </w:pPr>
          </w:p>
        </w:tc>
        <w:tc>
          <w:tcPr>
            <w:tcW w:w="4026" w:type="dxa"/>
          </w:tcPr>
          <w:p w14:paraId="3EE6A869" w14:textId="77777777" w:rsidR="005B5AC0" w:rsidRPr="001D4920" w:rsidRDefault="005B5AC0" w:rsidP="003C748E">
            <w:pPr>
              <w:pStyle w:val="TSBHeaderRight14"/>
              <w:rPr>
                <w:smallCaps/>
              </w:rPr>
            </w:pPr>
            <w:r>
              <w:rPr>
                <w:smallCaps/>
              </w:rPr>
              <w:t>STUDY GROUP 11</w:t>
            </w:r>
          </w:p>
        </w:tc>
      </w:tr>
      <w:bookmarkEnd w:id="3"/>
      <w:tr w:rsidR="005B5AC0" w:rsidRPr="001D4920" w14:paraId="55362656" w14:textId="77777777" w:rsidTr="00781E47">
        <w:trPr>
          <w:gridAfter w:val="1"/>
          <w:wAfter w:w="6" w:type="dxa"/>
          <w:cantSplit/>
        </w:trPr>
        <w:tc>
          <w:tcPr>
            <w:tcW w:w="1132" w:type="dxa"/>
            <w:vMerge/>
            <w:tcBorders>
              <w:bottom w:val="single" w:sz="12" w:space="0" w:color="auto"/>
            </w:tcBorders>
          </w:tcPr>
          <w:p w14:paraId="34F79F33" w14:textId="77777777" w:rsidR="005B5AC0" w:rsidRPr="001D4920" w:rsidRDefault="005B5AC0" w:rsidP="003C748E">
            <w:pPr>
              <w:rPr>
                <w:b/>
                <w:bCs/>
                <w:sz w:val="26"/>
              </w:rPr>
            </w:pPr>
          </w:p>
        </w:tc>
        <w:tc>
          <w:tcPr>
            <w:tcW w:w="4481" w:type="dxa"/>
            <w:gridSpan w:val="3"/>
            <w:vMerge/>
            <w:tcBorders>
              <w:bottom w:val="single" w:sz="12" w:space="0" w:color="auto"/>
            </w:tcBorders>
          </w:tcPr>
          <w:p w14:paraId="1AA3299E" w14:textId="77777777" w:rsidR="005B5AC0" w:rsidRPr="001D4920" w:rsidRDefault="005B5AC0" w:rsidP="003C748E">
            <w:pPr>
              <w:rPr>
                <w:b/>
                <w:bCs/>
                <w:sz w:val="26"/>
              </w:rPr>
            </w:pPr>
          </w:p>
        </w:tc>
        <w:tc>
          <w:tcPr>
            <w:tcW w:w="4026" w:type="dxa"/>
            <w:tcBorders>
              <w:bottom w:val="single" w:sz="12" w:space="0" w:color="auto"/>
            </w:tcBorders>
            <w:vAlign w:val="center"/>
          </w:tcPr>
          <w:p w14:paraId="00804DD2" w14:textId="77777777" w:rsidR="005B5AC0" w:rsidRPr="001D4920" w:rsidRDefault="005B5AC0" w:rsidP="003C748E">
            <w:pPr>
              <w:pStyle w:val="TSBHeaderRight14"/>
            </w:pPr>
            <w:r w:rsidRPr="001D4920">
              <w:t>Original: English</w:t>
            </w:r>
          </w:p>
        </w:tc>
      </w:tr>
      <w:tr w:rsidR="005B5AC0" w:rsidRPr="001D4920" w14:paraId="481A22BC" w14:textId="77777777" w:rsidTr="00781E47">
        <w:trPr>
          <w:gridAfter w:val="1"/>
          <w:wAfter w:w="6" w:type="dxa"/>
          <w:cantSplit/>
        </w:trPr>
        <w:tc>
          <w:tcPr>
            <w:tcW w:w="1418" w:type="dxa"/>
            <w:gridSpan w:val="3"/>
          </w:tcPr>
          <w:p w14:paraId="1969A22A" w14:textId="77777777" w:rsidR="005B5AC0" w:rsidRPr="001D4920" w:rsidRDefault="005B5AC0" w:rsidP="003C748E">
            <w:pPr>
              <w:rPr>
                <w:b/>
                <w:bCs/>
              </w:rPr>
            </w:pPr>
            <w:bookmarkStart w:id="4" w:name="dbluepink" w:colFirst="1" w:colLast="1"/>
            <w:bookmarkStart w:id="5" w:name="dmeeting" w:colFirst="2" w:colLast="2"/>
            <w:r w:rsidRPr="001D4920">
              <w:rPr>
                <w:b/>
                <w:bCs/>
              </w:rPr>
              <w:t>Question(s):</w:t>
            </w:r>
          </w:p>
        </w:tc>
        <w:tc>
          <w:tcPr>
            <w:tcW w:w="4195" w:type="dxa"/>
          </w:tcPr>
          <w:p w14:paraId="047ED9F0" w14:textId="77777777" w:rsidR="005B5AC0" w:rsidRPr="001D4920" w:rsidRDefault="005B5AC0" w:rsidP="003C748E">
            <w:pPr>
              <w:pStyle w:val="TSBHeaderQuestion"/>
            </w:pPr>
            <w:r w:rsidRPr="001D4920">
              <w:t>1</w:t>
            </w:r>
            <w:r>
              <w:t>5</w:t>
            </w:r>
            <w:r w:rsidRPr="001D4920">
              <w:t>/11</w:t>
            </w:r>
          </w:p>
        </w:tc>
        <w:tc>
          <w:tcPr>
            <w:tcW w:w="4026" w:type="dxa"/>
          </w:tcPr>
          <w:p w14:paraId="117B73E7" w14:textId="77777777" w:rsidR="005B5AC0" w:rsidRPr="001D4920" w:rsidRDefault="005B5AC0" w:rsidP="003C748E">
            <w:pPr>
              <w:pStyle w:val="VenueDate"/>
            </w:pPr>
            <w:r w:rsidRPr="001D4920">
              <w:t>Geneva, 1</w:t>
            </w:r>
            <w:r>
              <w:t>9</w:t>
            </w:r>
            <w:r w:rsidRPr="001D4920">
              <w:t>-2</w:t>
            </w:r>
            <w:r>
              <w:t>8</w:t>
            </w:r>
            <w:r w:rsidRPr="001D4920">
              <w:t xml:space="preserve"> </w:t>
            </w:r>
            <w:r>
              <w:t>February</w:t>
            </w:r>
            <w:r w:rsidRPr="001D4920">
              <w:t xml:space="preserve"> 202</w:t>
            </w:r>
            <w:r>
              <w:t>5</w:t>
            </w:r>
          </w:p>
        </w:tc>
      </w:tr>
      <w:bookmarkEnd w:id="1"/>
      <w:bookmarkEnd w:id="4"/>
      <w:bookmarkEnd w:id="5"/>
      <w:tr w:rsidR="00781E47" w:rsidRPr="007A32D7" w14:paraId="5293AA05" w14:textId="77777777" w:rsidTr="00781E47">
        <w:trPr>
          <w:gridAfter w:val="1"/>
          <w:wAfter w:w="6" w:type="dxa"/>
          <w:cantSplit/>
        </w:trPr>
        <w:tc>
          <w:tcPr>
            <w:tcW w:w="9639" w:type="dxa"/>
            <w:gridSpan w:val="5"/>
          </w:tcPr>
          <w:p w14:paraId="32BE88D2" w14:textId="77777777" w:rsidR="00781E47" w:rsidRPr="007A32D7" w:rsidRDefault="00781E47" w:rsidP="00783745">
            <w:pPr>
              <w:jc w:val="center"/>
              <w:rPr>
                <w:b/>
                <w:bCs/>
                <w:szCs w:val="24"/>
              </w:rPr>
            </w:pPr>
            <w:r w:rsidRPr="007A32D7">
              <w:rPr>
                <w:b/>
                <w:bCs/>
                <w:szCs w:val="24"/>
              </w:rPr>
              <w:t>TD</w:t>
            </w:r>
          </w:p>
        </w:tc>
      </w:tr>
      <w:tr w:rsidR="00781E47" w:rsidRPr="007A32D7" w14:paraId="0C954AA7" w14:textId="77777777" w:rsidTr="00781E47">
        <w:trPr>
          <w:gridAfter w:val="1"/>
          <w:wAfter w:w="6" w:type="dxa"/>
          <w:cantSplit/>
        </w:trPr>
        <w:tc>
          <w:tcPr>
            <w:tcW w:w="1418" w:type="dxa"/>
            <w:gridSpan w:val="3"/>
          </w:tcPr>
          <w:p w14:paraId="05EE5178" w14:textId="77777777" w:rsidR="00781E47" w:rsidRPr="007A32D7" w:rsidRDefault="00781E47" w:rsidP="00783745">
            <w:pPr>
              <w:rPr>
                <w:b/>
                <w:bCs/>
                <w:szCs w:val="24"/>
              </w:rPr>
            </w:pPr>
            <w:r w:rsidRPr="007A32D7">
              <w:rPr>
                <w:b/>
                <w:bCs/>
                <w:szCs w:val="24"/>
              </w:rPr>
              <w:t>Source:</w:t>
            </w:r>
          </w:p>
        </w:tc>
        <w:tc>
          <w:tcPr>
            <w:tcW w:w="8221" w:type="dxa"/>
            <w:gridSpan w:val="2"/>
          </w:tcPr>
          <w:p w14:paraId="22B81F4B" w14:textId="77777777" w:rsidR="00781E47" w:rsidRPr="007A32D7" w:rsidRDefault="00781E47" w:rsidP="00783745">
            <w:pPr>
              <w:pStyle w:val="TSBHeaderSource"/>
            </w:pPr>
            <w:r w:rsidRPr="007A32D7">
              <w:t>Editor</w:t>
            </w:r>
            <w:r>
              <w:t>s</w:t>
            </w:r>
          </w:p>
        </w:tc>
      </w:tr>
      <w:tr w:rsidR="00781E47" w:rsidRPr="007A32D7" w14:paraId="6432A442" w14:textId="77777777" w:rsidTr="00781E47">
        <w:trPr>
          <w:gridAfter w:val="1"/>
          <w:wAfter w:w="6" w:type="dxa"/>
          <w:cantSplit/>
        </w:trPr>
        <w:tc>
          <w:tcPr>
            <w:tcW w:w="1418" w:type="dxa"/>
            <w:gridSpan w:val="3"/>
            <w:tcBorders>
              <w:bottom w:val="single" w:sz="8" w:space="0" w:color="auto"/>
            </w:tcBorders>
          </w:tcPr>
          <w:p w14:paraId="565DAA4E" w14:textId="77777777" w:rsidR="00781E47" w:rsidRPr="007A32D7" w:rsidRDefault="00781E47" w:rsidP="00783745">
            <w:pPr>
              <w:rPr>
                <w:b/>
                <w:bCs/>
                <w:szCs w:val="24"/>
              </w:rPr>
            </w:pPr>
            <w:r w:rsidRPr="007A32D7">
              <w:rPr>
                <w:b/>
                <w:bCs/>
                <w:szCs w:val="24"/>
              </w:rPr>
              <w:t>Title:</w:t>
            </w:r>
          </w:p>
        </w:tc>
        <w:tc>
          <w:tcPr>
            <w:tcW w:w="8221" w:type="dxa"/>
            <w:gridSpan w:val="2"/>
            <w:tcBorders>
              <w:bottom w:val="single" w:sz="8" w:space="0" w:color="auto"/>
            </w:tcBorders>
          </w:tcPr>
          <w:p w14:paraId="625B50AB" w14:textId="605B0F60" w:rsidR="00781E47" w:rsidRPr="007A32D7" w:rsidRDefault="00781E47" w:rsidP="00783745">
            <w:pPr>
              <w:pStyle w:val="TSBHeaderTitle"/>
            </w:pPr>
            <w:r>
              <w:t>Output – d</w:t>
            </w:r>
            <w:r w:rsidRPr="007A32D7">
              <w:t>raft Supplement ITU-T Q.Supplement.75-Rev</w:t>
            </w:r>
            <w:r>
              <w:t xml:space="preserve"> “</w:t>
            </w:r>
            <w:r w:rsidRPr="007A32D7">
              <w:t>Use cases on the combat of counterfeit ICT and stolen mobile devices</w:t>
            </w:r>
            <w:r>
              <w:t>” (</w:t>
            </w:r>
            <w:r w:rsidR="00A10403" w:rsidRPr="001D4920">
              <w:t>Geneva, 1</w:t>
            </w:r>
            <w:r w:rsidR="00A10403">
              <w:t>9</w:t>
            </w:r>
            <w:r w:rsidR="00A10403" w:rsidRPr="001D4920">
              <w:t>-2</w:t>
            </w:r>
            <w:r w:rsidR="00A10403">
              <w:t>8</w:t>
            </w:r>
            <w:r w:rsidR="00A10403" w:rsidRPr="001D4920">
              <w:t xml:space="preserve"> </w:t>
            </w:r>
            <w:r w:rsidR="00A10403">
              <w:t>February</w:t>
            </w:r>
            <w:r w:rsidR="00A10403" w:rsidRPr="001D4920">
              <w:t xml:space="preserve"> 202</w:t>
            </w:r>
            <w:r w:rsidR="00A10403">
              <w:t>5</w:t>
            </w:r>
            <w:r w:rsidRPr="006E18A2">
              <w:rPr>
                <w:rFonts w:eastAsia="Malgun Gothic"/>
                <w:lang w:val="en-US" w:eastAsia="ko-KR"/>
              </w:rPr>
              <w:t>).</w:t>
            </w:r>
          </w:p>
        </w:tc>
      </w:tr>
      <w:tr w:rsidR="00781E47" w:rsidRPr="00B7219C" w14:paraId="2360350E" w14:textId="77777777" w:rsidTr="00781E47">
        <w:tblPrEx>
          <w:jc w:val="center"/>
          <w:tblLook w:val="04A0" w:firstRow="1" w:lastRow="0" w:firstColumn="1" w:lastColumn="0" w:noHBand="0" w:noVBand="1"/>
        </w:tblPrEx>
        <w:trPr>
          <w:gridAfter w:val="1"/>
          <w:wAfter w:w="6" w:type="dxa"/>
          <w:cantSplit/>
          <w:jc w:val="center"/>
        </w:trPr>
        <w:tc>
          <w:tcPr>
            <w:tcW w:w="1418" w:type="dxa"/>
            <w:gridSpan w:val="3"/>
            <w:tcBorders>
              <w:top w:val="single" w:sz="6" w:space="0" w:color="auto"/>
              <w:left w:val="nil"/>
              <w:bottom w:val="single" w:sz="6" w:space="0" w:color="auto"/>
              <w:right w:val="nil"/>
            </w:tcBorders>
            <w:hideMark/>
          </w:tcPr>
          <w:p w14:paraId="05D466A6" w14:textId="77777777" w:rsidR="00781E47" w:rsidRDefault="00781E47" w:rsidP="00783745">
            <w:pPr>
              <w:spacing w:line="254" w:lineRule="auto"/>
              <w:rPr>
                <w:b/>
                <w:bCs/>
                <w:lang w:val="pt-BR"/>
              </w:rPr>
            </w:pPr>
            <w:r>
              <w:rPr>
                <w:b/>
                <w:bCs/>
              </w:rPr>
              <w:t>Contact:</w:t>
            </w:r>
          </w:p>
        </w:tc>
        <w:tc>
          <w:tcPr>
            <w:tcW w:w="4195" w:type="dxa"/>
            <w:tcBorders>
              <w:top w:val="single" w:sz="6" w:space="0" w:color="auto"/>
              <w:left w:val="nil"/>
              <w:bottom w:val="single" w:sz="6" w:space="0" w:color="auto"/>
              <w:right w:val="nil"/>
            </w:tcBorders>
            <w:hideMark/>
          </w:tcPr>
          <w:p w14:paraId="4072ACA5" w14:textId="77777777" w:rsidR="00781E47" w:rsidRDefault="00781E47" w:rsidP="00783745">
            <w:pPr>
              <w:spacing w:line="254" w:lineRule="auto"/>
              <w:jc w:val="left"/>
            </w:pPr>
            <w:r>
              <w:t>Rafael Araujo</w:t>
            </w:r>
            <w:r>
              <w:br/>
              <w:t>Brazil</w:t>
            </w:r>
          </w:p>
        </w:tc>
        <w:tc>
          <w:tcPr>
            <w:tcW w:w="4026" w:type="dxa"/>
            <w:tcBorders>
              <w:top w:val="single" w:sz="6" w:space="0" w:color="auto"/>
              <w:left w:val="nil"/>
              <w:bottom w:val="single" w:sz="6" w:space="0" w:color="auto"/>
              <w:right w:val="nil"/>
            </w:tcBorders>
            <w:hideMark/>
          </w:tcPr>
          <w:p w14:paraId="0A561494" w14:textId="77777777" w:rsidR="00781E47" w:rsidRDefault="00781E47" w:rsidP="00783745">
            <w:pPr>
              <w:spacing w:line="254" w:lineRule="auto"/>
              <w:rPr>
                <w:lang w:val="pt-BR"/>
              </w:rPr>
            </w:pPr>
            <w:r>
              <w:rPr>
                <w:lang w:val="pt-BR"/>
              </w:rPr>
              <w:t>Tel:</w:t>
            </w:r>
            <w:r>
              <w:rPr>
                <w:lang w:val="pt-BR"/>
              </w:rPr>
              <w:tab/>
              <w:t>+55-61-2312-2000</w:t>
            </w:r>
            <w:r>
              <w:rPr>
                <w:lang w:val="pt-BR"/>
              </w:rPr>
              <w:br/>
              <w:t xml:space="preserve">E-mail: </w:t>
            </w:r>
            <w:hyperlink r:id="rId12" w:history="1">
              <w:r>
                <w:rPr>
                  <w:rStyle w:val="Hyperlink"/>
                  <w:lang w:val="pt-BR"/>
                </w:rPr>
                <w:t>rafael.araujo@anatel.gov.br</w:t>
              </w:r>
            </w:hyperlink>
          </w:p>
        </w:tc>
      </w:tr>
      <w:tr w:rsidR="00781E47" w:rsidRPr="00B7219C" w14:paraId="7B80E173" w14:textId="77777777" w:rsidTr="00781E47">
        <w:tblPrEx>
          <w:jc w:val="center"/>
          <w:tblLook w:val="04A0" w:firstRow="1" w:lastRow="0" w:firstColumn="1" w:lastColumn="0" w:noHBand="0" w:noVBand="1"/>
        </w:tblPrEx>
        <w:trPr>
          <w:gridAfter w:val="1"/>
          <w:wAfter w:w="6" w:type="dxa"/>
          <w:cantSplit/>
          <w:jc w:val="center"/>
        </w:trPr>
        <w:tc>
          <w:tcPr>
            <w:tcW w:w="1418" w:type="dxa"/>
            <w:gridSpan w:val="3"/>
            <w:tcBorders>
              <w:top w:val="single" w:sz="6" w:space="0" w:color="auto"/>
              <w:left w:val="nil"/>
              <w:bottom w:val="single" w:sz="6" w:space="0" w:color="auto"/>
              <w:right w:val="nil"/>
            </w:tcBorders>
          </w:tcPr>
          <w:p w14:paraId="053063DD" w14:textId="75766DAF" w:rsidR="00781E47" w:rsidRDefault="00781E47" w:rsidP="00781E47">
            <w:pPr>
              <w:spacing w:line="254" w:lineRule="auto"/>
              <w:rPr>
                <w:b/>
                <w:bCs/>
              </w:rPr>
            </w:pPr>
            <w:r>
              <w:rPr>
                <w:b/>
                <w:bCs/>
              </w:rPr>
              <w:t>Contact:</w:t>
            </w:r>
          </w:p>
        </w:tc>
        <w:tc>
          <w:tcPr>
            <w:tcW w:w="4195" w:type="dxa"/>
            <w:tcBorders>
              <w:top w:val="single" w:sz="6" w:space="0" w:color="auto"/>
              <w:left w:val="nil"/>
              <w:bottom w:val="single" w:sz="6" w:space="0" w:color="auto"/>
              <w:right w:val="nil"/>
            </w:tcBorders>
          </w:tcPr>
          <w:p w14:paraId="2C73D367" w14:textId="5B5AC164" w:rsidR="00781E47" w:rsidRDefault="00781E47" w:rsidP="00781E47">
            <w:pPr>
              <w:spacing w:line="254" w:lineRule="auto"/>
              <w:jc w:val="left"/>
            </w:pPr>
            <w:r w:rsidRPr="00376CCE">
              <w:rPr>
                <w:lang w:val="pt-BR"/>
              </w:rPr>
              <w:t>Marcelo Alves da S</w:t>
            </w:r>
            <w:r>
              <w:rPr>
                <w:lang w:val="pt-BR"/>
              </w:rPr>
              <w:t>ilva</w:t>
            </w:r>
            <w:r w:rsidRPr="00376CCE">
              <w:rPr>
                <w:lang w:val="pt-BR"/>
              </w:rPr>
              <w:br/>
              <w:t>Brazil</w:t>
            </w:r>
          </w:p>
        </w:tc>
        <w:tc>
          <w:tcPr>
            <w:tcW w:w="4026" w:type="dxa"/>
            <w:tcBorders>
              <w:top w:val="single" w:sz="6" w:space="0" w:color="auto"/>
              <w:left w:val="nil"/>
              <w:bottom w:val="single" w:sz="6" w:space="0" w:color="auto"/>
              <w:right w:val="nil"/>
            </w:tcBorders>
          </w:tcPr>
          <w:p w14:paraId="7281E025" w14:textId="43BA0C0B" w:rsidR="00781E47" w:rsidRDefault="00781E47" w:rsidP="00781E47">
            <w:pPr>
              <w:spacing w:line="254" w:lineRule="auto"/>
              <w:rPr>
                <w:lang w:val="pt-BR"/>
              </w:rPr>
            </w:pPr>
            <w:r w:rsidRPr="0005402F">
              <w:rPr>
                <w:lang w:val="pt-BR"/>
              </w:rPr>
              <w:t>Tel:</w:t>
            </w:r>
            <w:r w:rsidRPr="0005402F">
              <w:rPr>
                <w:lang w:val="pt-BR"/>
              </w:rPr>
              <w:tab/>
              <w:t>+55-61-2312-2000</w:t>
            </w:r>
            <w:r w:rsidRPr="0005402F">
              <w:rPr>
                <w:lang w:val="pt-BR"/>
              </w:rPr>
              <w:br/>
              <w:t>E-mail:</w:t>
            </w:r>
            <w:r>
              <w:rPr>
                <w:lang w:val="pt-BR"/>
              </w:rPr>
              <w:t xml:space="preserve"> </w:t>
            </w:r>
            <w:hyperlink r:id="rId13" w:history="1">
              <w:r w:rsidRPr="00563D62">
                <w:rPr>
                  <w:rStyle w:val="Hyperlink"/>
                  <w:lang w:val="pt-BR"/>
                </w:rPr>
                <w:t>marcelo.alves@anatel.gov.br</w:t>
              </w:r>
            </w:hyperlink>
            <w:r>
              <w:rPr>
                <w:lang w:val="pt-BR"/>
              </w:rPr>
              <w:t xml:space="preserve"> </w:t>
            </w:r>
          </w:p>
        </w:tc>
      </w:tr>
      <w:tr w:rsidR="00781E47" w:rsidRPr="00B7219C" w14:paraId="3E202B40" w14:textId="77777777" w:rsidTr="00781E47">
        <w:tblPrEx>
          <w:jc w:val="center"/>
          <w:tblLook w:val="04A0" w:firstRow="1" w:lastRow="0" w:firstColumn="1" w:lastColumn="0" w:noHBand="0" w:noVBand="1"/>
        </w:tblPrEx>
        <w:trPr>
          <w:gridAfter w:val="1"/>
          <w:wAfter w:w="6" w:type="dxa"/>
          <w:cantSplit/>
          <w:jc w:val="center"/>
        </w:trPr>
        <w:tc>
          <w:tcPr>
            <w:tcW w:w="1418" w:type="dxa"/>
            <w:gridSpan w:val="3"/>
            <w:tcBorders>
              <w:top w:val="single" w:sz="6" w:space="0" w:color="auto"/>
              <w:left w:val="nil"/>
              <w:bottom w:val="single" w:sz="6" w:space="0" w:color="auto"/>
              <w:right w:val="nil"/>
            </w:tcBorders>
          </w:tcPr>
          <w:p w14:paraId="3CE011E8" w14:textId="77777777" w:rsidR="00781E47" w:rsidRDefault="00781E47" w:rsidP="00783745">
            <w:pPr>
              <w:spacing w:line="254" w:lineRule="auto"/>
              <w:rPr>
                <w:b/>
                <w:bCs/>
              </w:rPr>
            </w:pPr>
            <w:r>
              <w:rPr>
                <w:b/>
                <w:bCs/>
              </w:rPr>
              <w:t>Contact:</w:t>
            </w:r>
          </w:p>
        </w:tc>
        <w:tc>
          <w:tcPr>
            <w:tcW w:w="4195" w:type="dxa"/>
            <w:tcBorders>
              <w:top w:val="single" w:sz="6" w:space="0" w:color="auto"/>
              <w:left w:val="nil"/>
              <w:bottom w:val="single" w:sz="6" w:space="0" w:color="auto"/>
              <w:right w:val="nil"/>
            </w:tcBorders>
          </w:tcPr>
          <w:p w14:paraId="7B1BD77B" w14:textId="77777777" w:rsidR="00781E47" w:rsidRDefault="00781E47" w:rsidP="00783745">
            <w:pPr>
              <w:spacing w:line="254" w:lineRule="auto"/>
              <w:jc w:val="left"/>
            </w:pPr>
            <w:r>
              <w:t>Túlio Barros</w:t>
            </w:r>
            <w:r>
              <w:br/>
              <w:t>Brazil</w:t>
            </w:r>
          </w:p>
        </w:tc>
        <w:tc>
          <w:tcPr>
            <w:tcW w:w="4026" w:type="dxa"/>
            <w:tcBorders>
              <w:top w:val="single" w:sz="6" w:space="0" w:color="auto"/>
              <w:left w:val="nil"/>
              <w:bottom w:val="single" w:sz="6" w:space="0" w:color="auto"/>
              <w:right w:val="nil"/>
            </w:tcBorders>
          </w:tcPr>
          <w:p w14:paraId="76268098" w14:textId="77777777" w:rsidR="00781E47" w:rsidRDefault="00781E47" w:rsidP="00783745">
            <w:pPr>
              <w:spacing w:line="254" w:lineRule="auto"/>
              <w:rPr>
                <w:lang w:val="pt-BR"/>
              </w:rPr>
            </w:pPr>
            <w:r>
              <w:rPr>
                <w:lang w:val="pt-BR"/>
              </w:rPr>
              <w:t>Tel:</w:t>
            </w:r>
            <w:r>
              <w:rPr>
                <w:lang w:val="pt-BR"/>
              </w:rPr>
              <w:tab/>
              <w:t>+55-61-2312-2000</w:t>
            </w:r>
            <w:r>
              <w:rPr>
                <w:lang w:val="pt-BR"/>
              </w:rPr>
              <w:br/>
              <w:t xml:space="preserve">E-mail: </w:t>
            </w:r>
            <w:hyperlink r:id="rId14" w:history="1">
              <w:r w:rsidRPr="00BC3EA8">
                <w:rPr>
                  <w:rStyle w:val="Hyperlink"/>
                  <w:lang w:val="pt-BR"/>
                </w:rPr>
                <w:t>tulio@anatel.gov.br</w:t>
              </w:r>
            </w:hyperlink>
          </w:p>
        </w:tc>
      </w:tr>
      <w:tr w:rsidR="00781E47" w:rsidRPr="00B7219C" w14:paraId="6000CF12" w14:textId="77777777" w:rsidTr="00781E47">
        <w:tblPrEx>
          <w:jc w:val="center"/>
          <w:tblLook w:val="04A0" w:firstRow="1" w:lastRow="0" w:firstColumn="1" w:lastColumn="0" w:noHBand="0" w:noVBand="1"/>
        </w:tblPrEx>
        <w:trPr>
          <w:gridAfter w:val="1"/>
          <w:wAfter w:w="6" w:type="dxa"/>
          <w:cantSplit/>
          <w:jc w:val="center"/>
        </w:trPr>
        <w:tc>
          <w:tcPr>
            <w:tcW w:w="1418" w:type="dxa"/>
            <w:gridSpan w:val="3"/>
            <w:tcBorders>
              <w:top w:val="single" w:sz="6" w:space="0" w:color="auto"/>
              <w:left w:val="nil"/>
              <w:bottom w:val="single" w:sz="6" w:space="0" w:color="auto"/>
              <w:right w:val="nil"/>
            </w:tcBorders>
            <w:hideMark/>
          </w:tcPr>
          <w:p w14:paraId="7327FC9B" w14:textId="77777777" w:rsidR="00781E47" w:rsidRDefault="00781E47" w:rsidP="00783745">
            <w:pPr>
              <w:spacing w:line="254" w:lineRule="auto"/>
              <w:rPr>
                <w:b/>
                <w:bCs/>
              </w:rPr>
            </w:pPr>
            <w:r>
              <w:rPr>
                <w:b/>
                <w:bCs/>
              </w:rPr>
              <w:t>Contact:</w:t>
            </w:r>
          </w:p>
        </w:tc>
        <w:tc>
          <w:tcPr>
            <w:tcW w:w="4195" w:type="dxa"/>
            <w:tcBorders>
              <w:top w:val="single" w:sz="6" w:space="0" w:color="auto"/>
              <w:left w:val="nil"/>
              <w:bottom w:val="single" w:sz="6" w:space="0" w:color="auto"/>
              <w:right w:val="nil"/>
            </w:tcBorders>
            <w:hideMark/>
          </w:tcPr>
          <w:p w14:paraId="6012B5A7" w14:textId="77777777" w:rsidR="00781E47" w:rsidRPr="00917B77" w:rsidRDefault="00781E47" w:rsidP="00783745">
            <w:pPr>
              <w:spacing w:line="254" w:lineRule="auto"/>
              <w:jc w:val="left"/>
              <w:rPr>
                <w:lang w:val="de-AT"/>
              </w:rPr>
            </w:pPr>
            <w:r w:rsidRPr="00917B77">
              <w:rPr>
                <w:lang w:val="de-AT"/>
              </w:rPr>
              <w:t>Biren Karmakar</w:t>
            </w:r>
            <w:r w:rsidRPr="00917B77">
              <w:rPr>
                <w:lang w:val="de-AT"/>
              </w:rPr>
              <w:br/>
              <w:t>C-DOT, India</w:t>
            </w:r>
          </w:p>
        </w:tc>
        <w:tc>
          <w:tcPr>
            <w:tcW w:w="4026" w:type="dxa"/>
            <w:tcBorders>
              <w:top w:val="single" w:sz="6" w:space="0" w:color="auto"/>
              <w:left w:val="nil"/>
              <w:bottom w:val="single" w:sz="6" w:space="0" w:color="auto"/>
              <w:right w:val="nil"/>
            </w:tcBorders>
            <w:hideMark/>
          </w:tcPr>
          <w:p w14:paraId="48CF9E82" w14:textId="77777777" w:rsidR="00781E47" w:rsidRDefault="00781E47" w:rsidP="00783745">
            <w:pPr>
              <w:spacing w:line="254" w:lineRule="auto"/>
              <w:rPr>
                <w:lang w:val="pt-BR"/>
              </w:rPr>
            </w:pPr>
            <w:r>
              <w:rPr>
                <w:lang w:val="pt-BR"/>
              </w:rPr>
              <w:t xml:space="preserve">E-mail: </w:t>
            </w:r>
            <w:hyperlink r:id="rId15" w:history="1">
              <w:r w:rsidRPr="0055536C">
                <w:rPr>
                  <w:rStyle w:val="Hyperlink"/>
                  <w:lang w:val="pt-BR"/>
                </w:rPr>
                <w:t>biren@cdot.in</w:t>
              </w:r>
            </w:hyperlink>
          </w:p>
        </w:tc>
      </w:tr>
      <w:tr w:rsidR="00781E47" w:rsidRPr="00DB3698" w14:paraId="33F0D112" w14:textId="77777777" w:rsidTr="00781E47">
        <w:tblPrEx>
          <w:jc w:val="center"/>
          <w:tblLook w:val="04A0" w:firstRow="1" w:lastRow="0" w:firstColumn="1" w:lastColumn="0" w:noHBand="0" w:noVBand="1"/>
        </w:tblPrEx>
        <w:trPr>
          <w:cantSplit/>
          <w:trHeight w:val="199"/>
          <w:jc w:val="center"/>
        </w:trPr>
        <w:tc>
          <w:tcPr>
            <w:tcW w:w="1411" w:type="dxa"/>
            <w:gridSpan w:val="2"/>
            <w:hideMark/>
          </w:tcPr>
          <w:p w14:paraId="1A14CA52" w14:textId="77777777" w:rsidR="00781E47" w:rsidRDefault="00781E47" w:rsidP="00783745">
            <w:pPr>
              <w:spacing w:line="254" w:lineRule="auto"/>
              <w:rPr>
                <w:b/>
                <w:bCs/>
              </w:rPr>
            </w:pPr>
            <w:r>
              <w:rPr>
                <w:b/>
                <w:bCs/>
              </w:rPr>
              <w:t>Abstract:</w:t>
            </w:r>
          </w:p>
        </w:tc>
        <w:tc>
          <w:tcPr>
            <w:tcW w:w="8234" w:type="dxa"/>
            <w:gridSpan w:val="4"/>
            <w:hideMark/>
          </w:tcPr>
          <w:p w14:paraId="2AA26B08" w14:textId="63E0C826" w:rsidR="00781E47" w:rsidRDefault="00781E47" w:rsidP="00783745">
            <w:pPr>
              <w:spacing w:line="254" w:lineRule="auto"/>
            </w:pPr>
            <w:r w:rsidRPr="006E18A2">
              <w:rPr>
                <w:rFonts w:eastAsia="Malgun Gothic"/>
                <w:lang w:val="en-US" w:eastAsia="ko-KR"/>
              </w:rPr>
              <w:t xml:space="preserve">This document contains the updated text of </w:t>
            </w:r>
            <w:r>
              <w:rPr>
                <w:rFonts w:eastAsia="Malgun Gothic"/>
                <w:lang w:val="en-US" w:eastAsia="ko-KR"/>
              </w:rPr>
              <w:t>the d</w:t>
            </w:r>
            <w:r w:rsidRPr="006E18A2">
              <w:rPr>
                <w:rFonts w:eastAsia="Malgun Gothic"/>
                <w:lang w:val="en-US" w:eastAsia="ko-KR"/>
              </w:rPr>
              <w:t xml:space="preserve">raft Supplement ITU-T Q.Supplement.75-Rev: “Use cases on the combat of counterfeit ICT and stolen mobile devices”, based on the discussion result during the Q15/11 </w:t>
            </w:r>
            <w:r>
              <w:rPr>
                <w:rFonts w:eastAsia="Malgun Gothic"/>
                <w:lang w:val="en-US" w:eastAsia="ko-KR"/>
              </w:rPr>
              <w:t>sessions at the SG11 meeting held in</w:t>
            </w:r>
            <w:r w:rsidRPr="006E18A2">
              <w:rPr>
                <w:rFonts w:eastAsia="Malgun Gothic"/>
                <w:lang w:val="en-US" w:eastAsia="ko-KR"/>
              </w:rPr>
              <w:t xml:space="preserve"> </w:t>
            </w:r>
            <w:r w:rsidRPr="001D4920">
              <w:t>Geneva, 1</w:t>
            </w:r>
            <w:r>
              <w:t>9</w:t>
            </w:r>
            <w:r w:rsidRPr="001D4920">
              <w:t>-2</w:t>
            </w:r>
            <w:r>
              <w:t>8</w:t>
            </w:r>
            <w:r w:rsidRPr="001D4920">
              <w:t xml:space="preserve"> </w:t>
            </w:r>
            <w:r>
              <w:t>February</w:t>
            </w:r>
            <w:r w:rsidRPr="001D4920">
              <w:t xml:space="preserve"> 202</w:t>
            </w:r>
            <w:r>
              <w:t>5</w:t>
            </w:r>
            <w:r w:rsidRPr="006E18A2">
              <w:rPr>
                <w:rFonts w:eastAsia="Malgun Gothic"/>
                <w:lang w:val="en-US" w:eastAsia="ko-KR"/>
              </w:rPr>
              <w:t>.</w:t>
            </w:r>
          </w:p>
        </w:tc>
      </w:tr>
    </w:tbl>
    <w:p w14:paraId="38917E19" w14:textId="77777777" w:rsidR="00781E47" w:rsidRDefault="00781E47" w:rsidP="00781E47">
      <w:pPr>
        <w:pStyle w:val="Headingb"/>
        <w:spacing w:before="240"/>
        <w:rPr>
          <w:b w:val="0"/>
          <w:szCs w:val="24"/>
        </w:rPr>
      </w:pPr>
      <w:r>
        <w:rPr>
          <w:szCs w:val="24"/>
        </w:rPr>
        <w:t>Introduction</w:t>
      </w:r>
      <w:r>
        <w:rPr>
          <w:b w:val="0"/>
          <w:szCs w:val="24"/>
        </w:rPr>
        <w:t>:</w:t>
      </w:r>
    </w:p>
    <w:p w14:paraId="409F67C3" w14:textId="4CF78EB2" w:rsidR="00781E47" w:rsidRDefault="00781E47" w:rsidP="00781E47">
      <w:pPr>
        <w:jc w:val="left"/>
        <w:rPr>
          <w:lang w:val="en-US"/>
        </w:rPr>
      </w:pPr>
      <w:r w:rsidRPr="00A24D88">
        <w:rPr>
          <w:lang w:val="en-US"/>
        </w:rPr>
        <w:t xml:space="preserve">This document contains the updated text of Draft Supplement ITU-T Q.Supplement.75-Rev: “Use cases on the combat of counterfeit ICT and stolen mobile devices”, based on the discussion result during the Q15/11 </w:t>
      </w:r>
      <w:r>
        <w:rPr>
          <w:rFonts w:eastAsia="Malgun Gothic"/>
          <w:lang w:val="en-US" w:eastAsia="ko-KR"/>
        </w:rPr>
        <w:t xml:space="preserve">sessions at the SG11 meeting held </w:t>
      </w:r>
      <w:r w:rsidRPr="00A24D88">
        <w:rPr>
          <w:lang w:val="en-US"/>
        </w:rPr>
        <w:t xml:space="preserve"> </w:t>
      </w:r>
      <w:r>
        <w:rPr>
          <w:lang w:val="en-US"/>
        </w:rPr>
        <w:t>i</w:t>
      </w:r>
      <w:r w:rsidRPr="00A24D88">
        <w:rPr>
          <w:lang w:val="en-US"/>
        </w:rPr>
        <w:t xml:space="preserve">n </w:t>
      </w:r>
      <w:r w:rsidRPr="001D4920">
        <w:t>Geneva, 1</w:t>
      </w:r>
      <w:r>
        <w:t>9</w:t>
      </w:r>
      <w:r w:rsidRPr="001D4920">
        <w:t>-2</w:t>
      </w:r>
      <w:r>
        <w:t>8</w:t>
      </w:r>
      <w:r w:rsidRPr="001D4920">
        <w:t xml:space="preserve"> </w:t>
      </w:r>
      <w:r>
        <w:t>February</w:t>
      </w:r>
      <w:r w:rsidRPr="001D4920">
        <w:t xml:space="preserve"> 202</w:t>
      </w:r>
      <w:r>
        <w:t>5</w:t>
      </w:r>
      <w:r w:rsidRPr="00A24D88">
        <w:rPr>
          <w:lang w:val="en-US"/>
        </w:rPr>
        <w:t xml:space="preserve">. </w:t>
      </w:r>
    </w:p>
    <w:p w14:paraId="53680B02" w14:textId="69CCFBA5" w:rsidR="00781E47" w:rsidRDefault="00781E47" w:rsidP="00781E47">
      <w:pPr>
        <w:jc w:val="left"/>
        <w:rPr>
          <w:lang w:val="en-US"/>
        </w:rPr>
      </w:pPr>
      <w:r w:rsidRPr="00A24D88">
        <w:rPr>
          <w:lang w:val="en-US"/>
        </w:rPr>
        <w:t xml:space="preserve">It reflects meeting agreements including the received </w:t>
      </w:r>
      <w:r>
        <w:rPr>
          <w:lang w:val="en-US"/>
        </w:rPr>
        <w:t xml:space="preserve">contributions, </w:t>
      </w:r>
      <w:ins w:id="6" w:author="Kaoru Kenyoshi" w:date="2025-02-27T14:35:00Z" w16du:dateUtc="2025-02-27T13:35:00Z">
        <w:r w:rsidR="008271BE">
          <w:rPr>
            <w:lang w:val="en-US"/>
          </w:rPr>
          <w:t xml:space="preserve">C128 (India) and </w:t>
        </w:r>
      </w:ins>
      <w:r>
        <w:rPr>
          <w:lang w:val="en-US"/>
        </w:rPr>
        <w:t>C73 (Brazil).</w:t>
      </w:r>
    </w:p>
    <w:p w14:paraId="6554D86D" w14:textId="77777777" w:rsidR="00781E47" w:rsidRDefault="00781E47" w:rsidP="00781E47">
      <w:pPr>
        <w:rPr>
          <w:rFonts w:eastAsia="Malgun Gothic"/>
          <w:lang w:eastAsia="ko-KR"/>
        </w:rPr>
      </w:pPr>
      <w:r>
        <w:rPr>
          <w:rFonts w:eastAsia="Malgun Gothic"/>
          <w:lang w:eastAsia="ko-KR"/>
        </w:rPr>
        <w:t>The updates are focused on the achievements and improvements of project “Celular Seguro” which is a joint work between Anatel and Ministry of Justice and Public Safety with the objective to increase effectiveness of the combat of stolen mobile devices and to empower and protect consumers of mobile services. Also, we present updates on numbers of blocked devices on both systems we use in Brazil (CEMI and SIGA).</w:t>
      </w:r>
    </w:p>
    <w:p w14:paraId="3E5C8625" w14:textId="2D010C40" w:rsidR="00781E47" w:rsidRPr="00781E47" w:rsidRDefault="00781E47" w:rsidP="00781E47">
      <w:pPr>
        <w:rPr>
          <w:rFonts w:eastAsia="Malgun Gothic"/>
          <w:lang w:eastAsia="ko-KR"/>
        </w:rPr>
      </w:pPr>
      <w:r w:rsidRPr="00A24D88">
        <w:rPr>
          <w:lang w:val="en-US"/>
        </w:rPr>
        <w:br/>
        <w:t>The following table shows input documents and attached is the revised text.</w:t>
      </w:r>
    </w:p>
    <w:p w14:paraId="7E931F44" w14:textId="77777777" w:rsidR="00781E47" w:rsidRDefault="00781E47" w:rsidP="00781E47">
      <w:pPr>
        <w:spacing w:before="80"/>
        <w:rPr>
          <w:lang w:val="en-US"/>
        </w:rPr>
      </w:pPr>
    </w:p>
    <w:tbl>
      <w:tblPr>
        <w:tblW w:w="1005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425"/>
        <w:gridCol w:w="2520"/>
        <w:gridCol w:w="3060"/>
        <w:gridCol w:w="3045"/>
      </w:tblGrid>
      <w:tr w:rsidR="00781E47" w14:paraId="713F532C" w14:textId="77777777" w:rsidTr="00783745">
        <w:trPr>
          <w:tblHeader/>
          <w:jc w:val="center"/>
        </w:trPr>
        <w:tc>
          <w:tcPr>
            <w:tcW w:w="1425" w:type="dxa"/>
            <w:vMerge w:val="restart"/>
            <w:tcBorders>
              <w:top w:val="single" w:sz="12" w:space="0" w:color="auto"/>
              <w:left w:val="single" w:sz="12" w:space="0" w:color="auto"/>
              <w:bottom w:val="single" w:sz="12" w:space="0" w:color="auto"/>
              <w:right w:val="single" w:sz="4" w:space="0" w:color="auto"/>
            </w:tcBorders>
            <w:vAlign w:val="center"/>
            <w:hideMark/>
          </w:tcPr>
          <w:p w14:paraId="6D236E22" w14:textId="77777777" w:rsidR="00781E47" w:rsidRDefault="00781E47" w:rsidP="00783745">
            <w:pPr>
              <w:pStyle w:val="Tablehead"/>
              <w:spacing w:line="256" w:lineRule="auto"/>
              <w:rPr>
                <w:szCs w:val="22"/>
                <w:lang w:val="en-US"/>
              </w:rPr>
            </w:pPr>
            <w:r>
              <w:rPr>
                <w:rFonts w:eastAsia="MS Mincho"/>
                <w:b w:val="0"/>
                <w:szCs w:val="22"/>
                <w:lang w:val="en-US"/>
              </w:rPr>
              <w:br w:type="page"/>
            </w:r>
            <w:r>
              <w:rPr>
                <w:rFonts w:eastAsia="MS Mincho"/>
                <w:szCs w:val="22"/>
                <w:lang w:val="en-US"/>
              </w:rPr>
              <w:t xml:space="preserve">Doc. </w:t>
            </w:r>
            <w:r>
              <w:rPr>
                <w:szCs w:val="22"/>
                <w:lang w:val="en-US"/>
              </w:rPr>
              <w:t>Number.</w:t>
            </w:r>
          </w:p>
        </w:tc>
        <w:tc>
          <w:tcPr>
            <w:tcW w:w="2520" w:type="dxa"/>
            <w:vMerge w:val="restart"/>
            <w:tcBorders>
              <w:top w:val="single" w:sz="12" w:space="0" w:color="auto"/>
              <w:left w:val="single" w:sz="4" w:space="0" w:color="auto"/>
              <w:bottom w:val="single" w:sz="12" w:space="0" w:color="auto"/>
              <w:right w:val="single" w:sz="4" w:space="0" w:color="auto"/>
            </w:tcBorders>
            <w:vAlign w:val="center"/>
            <w:hideMark/>
          </w:tcPr>
          <w:p w14:paraId="03450711" w14:textId="77777777" w:rsidR="00781E47" w:rsidRDefault="00781E47" w:rsidP="00783745">
            <w:pPr>
              <w:pStyle w:val="Tablehead"/>
              <w:spacing w:line="256" w:lineRule="auto"/>
              <w:rPr>
                <w:szCs w:val="22"/>
                <w:lang w:val="en-US"/>
              </w:rPr>
            </w:pPr>
            <w:r>
              <w:rPr>
                <w:szCs w:val="22"/>
                <w:lang w:val="en-US"/>
              </w:rPr>
              <w:t>Source</w:t>
            </w:r>
          </w:p>
        </w:tc>
        <w:tc>
          <w:tcPr>
            <w:tcW w:w="6105" w:type="dxa"/>
            <w:gridSpan w:val="2"/>
            <w:tcBorders>
              <w:top w:val="single" w:sz="12" w:space="0" w:color="auto"/>
              <w:left w:val="single" w:sz="4" w:space="0" w:color="auto"/>
              <w:bottom w:val="single" w:sz="12" w:space="0" w:color="auto"/>
              <w:right w:val="single" w:sz="12" w:space="0" w:color="auto"/>
            </w:tcBorders>
            <w:vAlign w:val="center"/>
            <w:hideMark/>
          </w:tcPr>
          <w:p w14:paraId="0A2CBC45" w14:textId="77777777" w:rsidR="00781E47" w:rsidRDefault="00781E47" w:rsidP="00783745">
            <w:pPr>
              <w:pStyle w:val="Tablehead"/>
              <w:spacing w:line="256" w:lineRule="auto"/>
              <w:rPr>
                <w:szCs w:val="22"/>
                <w:lang w:val="en-US"/>
              </w:rPr>
            </w:pPr>
            <w:r>
              <w:rPr>
                <w:szCs w:val="22"/>
                <w:lang w:val="en-US"/>
              </w:rPr>
              <w:t>Titles</w:t>
            </w:r>
          </w:p>
        </w:tc>
      </w:tr>
      <w:tr w:rsidR="00781E47" w14:paraId="437792AA" w14:textId="77777777" w:rsidTr="00783745">
        <w:trPr>
          <w:trHeight w:val="564"/>
          <w:tblHeader/>
          <w:jc w:val="center"/>
        </w:trPr>
        <w:tc>
          <w:tcPr>
            <w:tcW w:w="1425" w:type="dxa"/>
            <w:vMerge/>
            <w:tcBorders>
              <w:top w:val="single" w:sz="12" w:space="0" w:color="auto"/>
              <w:left w:val="single" w:sz="12" w:space="0" w:color="auto"/>
              <w:bottom w:val="single" w:sz="12" w:space="0" w:color="auto"/>
              <w:right w:val="single" w:sz="4" w:space="0" w:color="auto"/>
            </w:tcBorders>
            <w:vAlign w:val="center"/>
            <w:hideMark/>
          </w:tcPr>
          <w:p w14:paraId="2566A0FC" w14:textId="77777777" w:rsidR="00781E47" w:rsidRDefault="00781E47" w:rsidP="00783745">
            <w:pPr>
              <w:tabs>
                <w:tab w:val="clear" w:pos="794"/>
                <w:tab w:val="clear" w:pos="1191"/>
                <w:tab w:val="clear" w:pos="1588"/>
                <w:tab w:val="clear" w:pos="1985"/>
              </w:tabs>
              <w:overflowPunct/>
              <w:autoSpaceDE/>
              <w:autoSpaceDN/>
              <w:adjustRightInd/>
              <w:spacing w:before="0" w:line="256" w:lineRule="auto"/>
              <w:jc w:val="center"/>
              <w:rPr>
                <w:b/>
                <w:szCs w:val="22"/>
                <w:lang w:val="en-US"/>
              </w:rPr>
            </w:pPr>
          </w:p>
        </w:tc>
        <w:tc>
          <w:tcPr>
            <w:tcW w:w="2520" w:type="dxa"/>
            <w:vMerge/>
            <w:tcBorders>
              <w:top w:val="single" w:sz="12" w:space="0" w:color="auto"/>
              <w:left w:val="single" w:sz="4" w:space="0" w:color="auto"/>
              <w:bottom w:val="single" w:sz="12" w:space="0" w:color="auto"/>
              <w:right w:val="single" w:sz="4" w:space="0" w:color="auto"/>
            </w:tcBorders>
            <w:vAlign w:val="center"/>
            <w:hideMark/>
          </w:tcPr>
          <w:p w14:paraId="6D3A9E5D" w14:textId="77777777" w:rsidR="00781E47" w:rsidRDefault="00781E47" w:rsidP="00783745">
            <w:pPr>
              <w:tabs>
                <w:tab w:val="clear" w:pos="794"/>
                <w:tab w:val="clear" w:pos="1191"/>
                <w:tab w:val="clear" w:pos="1588"/>
                <w:tab w:val="clear" w:pos="1985"/>
              </w:tabs>
              <w:overflowPunct/>
              <w:autoSpaceDE/>
              <w:autoSpaceDN/>
              <w:adjustRightInd/>
              <w:spacing w:before="0" w:line="256" w:lineRule="auto"/>
              <w:jc w:val="center"/>
              <w:rPr>
                <w:b/>
                <w:szCs w:val="22"/>
                <w:lang w:val="en-US"/>
              </w:rPr>
            </w:pPr>
          </w:p>
        </w:tc>
        <w:tc>
          <w:tcPr>
            <w:tcW w:w="3060" w:type="dxa"/>
            <w:tcBorders>
              <w:top w:val="single" w:sz="12" w:space="0" w:color="auto"/>
              <w:left w:val="single" w:sz="4" w:space="0" w:color="auto"/>
              <w:bottom w:val="single" w:sz="12" w:space="0" w:color="auto"/>
              <w:right w:val="single" w:sz="4" w:space="0" w:color="auto"/>
            </w:tcBorders>
            <w:vAlign w:val="center"/>
            <w:hideMark/>
          </w:tcPr>
          <w:p w14:paraId="7CDA462D" w14:textId="77777777" w:rsidR="00781E47" w:rsidRDefault="00781E47" w:rsidP="00783745">
            <w:pPr>
              <w:pStyle w:val="Tablehead"/>
              <w:spacing w:line="256" w:lineRule="auto"/>
              <w:rPr>
                <w:szCs w:val="22"/>
                <w:lang w:val="en-US" w:eastAsia="ko-KR"/>
              </w:rPr>
            </w:pPr>
            <w:r>
              <w:rPr>
                <w:szCs w:val="22"/>
                <w:lang w:val="en-US" w:eastAsia="ko-KR"/>
              </w:rPr>
              <w:t>Proposals</w:t>
            </w:r>
          </w:p>
        </w:tc>
        <w:tc>
          <w:tcPr>
            <w:tcW w:w="3045" w:type="dxa"/>
            <w:tcBorders>
              <w:top w:val="single" w:sz="4" w:space="0" w:color="auto"/>
              <w:left w:val="single" w:sz="4" w:space="0" w:color="auto"/>
              <w:bottom w:val="single" w:sz="12" w:space="0" w:color="auto"/>
              <w:right w:val="single" w:sz="12" w:space="0" w:color="auto"/>
            </w:tcBorders>
            <w:vAlign w:val="center"/>
            <w:hideMark/>
          </w:tcPr>
          <w:p w14:paraId="5CC317DE" w14:textId="77777777" w:rsidR="00781E47" w:rsidRDefault="00781E47" w:rsidP="00783745">
            <w:pPr>
              <w:pStyle w:val="Tablehead"/>
              <w:spacing w:line="256" w:lineRule="auto"/>
              <w:rPr>
                <w:szCs w:val="22"/>
                <w:lang w:val="en-US"/>
              </w:rPr>
            </w:pPr>
            <w:r>
              <w:rPr>
                <w:szCs w:val="22"/>
                <w:lang w:val="en-US"/>
              </w:rPr>
              <w:t>Discussion and results</w:t>
            </w:r>
          </w:p>
        </w:tc>
      </w:tr>
      <w:tr w:rsidR="00781E47" w:rsidRPr="00DB3698" w14:paraId="5022AF00" w14:textId="77777777" w:rsidTr="00783745">
        <w:trPr>
          <w:jc w:val="center"/>
        </w:trPr>
        <w:tc>
          <w:tcPr>
            <w:tcW w:w="1425" w:type="dxa"/>
            <w:tcBorders>
              <w:top w:val="single" w:sz="4" w:space="0" w:color="auto"/>
              <w:left w:val="single" w:sz="12" w:space="0" w:color="auto"/>
              <w:bottom w:val="single" w:sz="4" w:space="0" w:color="auto"/>
              <w:right w:val="single" w:sz="4" w:space="0" w:color="auto"/>
            </w:tcBorders>
            <w:vAlign w:val="center"/>
          </w:tcPr>
          <w:p w14:paraId="5B214C5C" w14:textId="0B2A0090" w:rsidR="00781E47" w:rsidRDefault="00781E47" w:rsidP="00783745">
            <w:pPr>
              <w:pStyle w:val="Tabletext"/>
              <w:spacing w:line="256" w:lineRule="auto"/>
              <w:jc w:val="center"/>
              <w:rPr>
                <w:noProof/>
                <w:szCs w:val="22"/>
              </w:rPr>
            </w:pPr>
            <w:r>
              <w:rPr>
                <w:noProof/>
                <w:szCs w:val="22"/>
              </w:rPr>
              <w:t>SG11-C73</w:t>
            </w:r>
          </w:p>
        </w:tc>
        <w:tc>
          <w:tcPr>
            <w:tcW w:w="2520" w:type="dxa"/>
            <w:tcBorders>
              <w:top w:val="single" w:sz="4" w:space="0" w:color="auto"/>
              <w:left w:val="single" w:sz="4" w:space="0" w:color="auto"/>
              <w:bottom w:val="single" w:sz="4" w:space="0" w:color="auto"/>
              <w:right w:val="single" w:sz="4" w:space="0" w:color="auto"/>
            </w:tcBorders>
            <w:vAlign w:val="center"/>
          </w:tcPr>
          <w:p w14:paraId="277B39B8" w14:textId="77777777" w:rsidR="00781E47" w:rsidRDefault="00781E47" w:rsidP="00783745">
            <w:pPr>
              <w:pStyle w:val="Tabletext"/>
              <w:spacing w:line="256" w:lineRule="auto"/>
              <w:jc w:val="center"/>
              <w:rPr>
                <w:rFonts w:eastAsia="Malgun Gothic"/>
                <w:szCs w:val="22"/>
                <w:lang w:val="en-US" w:eastAsia="ko-KR"/>
              </w:rPr>
            </w:pPr>
            <w:r>
              <w:rPr>
                <w:rFonts w:eastAsia="Malgun Gothic"/>
                <w:szCs w:val="22"/>
                <w:lang w:val="en-US" w:eastAsia="ko-KR"/>
              </w:rPr>
              <w:t>Brazil</w:t>
            </w:r>
          </w:p>
        </w:tc>
        <w:tc>
          <w:tcPr>
            <w:tcW w:w="6105" w:type="dxa"/>
            <w:gridSpan w:val="2"/>
            <w:tcBorders>
              <w:top w:val="single" w:sz="4" w:space="0" w:color="auto"/>
              <w:left w:val="single" w:sz="4" w:space="0" w:color="auto"/>
              <w:bottom w:val="single" w:sz="4" w:space="0" w:color="auto"/>
              <w:right w:val="single" w:sz="12" w:space="0" w:color="auto"/>
            </w:tcBorders>
            <w:vAlign w:val="center"/>
          </w:tcPr>
          <w:p w14:paraId="3D620895" w14:textId="77777777" w:rsidR="00781E47" w:rsidRPr="00EE1BD3" w:rsidRDefault="00781E47" w:rsidP="00783745">
            <w:pPr>
              <w:tabs>
                <w:tab w:val="left" w:pos="280"/>
              </w:tabs>
              <w:spacing w:before="60" w:after="60" w:line="256" w:lineRule="auto"/>
              <w:jc w:val="center"/>
              <w:rPr>
                <w:szCs w:val="22"/>
                <w:lang w:val="en-US" w:eastAsia="ko-KR"/>
              </w:rPr>
            </w:pPr>
            <w:r w:rsidRPr="00EE1BD3">
              <w:rPr>
                <w:sz w:val="22"/>
                <w:szCs w:val="22"/>
                <w:lang w:val="en-US" w:eastAsia="ko-KR"/>
              </w:rPr>
              <w:t>The proposed changes in Brazil´s use case report in the document are summarized below:</w:t>
            </w:r>
          </w:p>
          <w:p w14:paraId="4FFDAE55" w14:textId="77777777" w:rsidR="00633112" w:rsidRPr="00633112" w:rsidRDefault="00781E47" w:rsidP="00633112">
            <w:pPr>
              <w:pStyle w:val="ListParagraph"/>
              <w:numPr>
                <w:ilvl w:val="0"/>
                <w:numId w:val="87"/>
              </w:numPr>
              <w:tabs>
                <w:tab w:val="left" w:pos="280"/>
              </w:tabs>
              <w:spacing w:before="60" w:after="60" w:line="256" w:lineRule="auto"/>
              <w:contextualSpacing/>
              <w:jc w:val="center"/>
              <w:textAlignment w:val="auto"/>
              <w:rPr>
                <w:lang w:val="en-US" w:eastAsia="ko-KR"/>
              </w:rPr>
            </w:pPr>
            <w:r w:rsidRPr="00EE1BD3">
              <w:rPr>
                <w:rFonts w:cs="Times New Roman"/>
                <w:sz w:val="22"/>
                <w:lang w:val="en-US" w:eastAsia="ko-KR"/>
              </w:rPr>
              <w:t xml:space="preserve">Improvement of the wording of </w:t>
            </w:r>
            <w:r w:rsidR="00633112">
              <w:rPr>
                <w:rFonts w:cs="Times New Roman"/>
                <w:sz w:val="22"/>
                <w:lang w:val="en-US" w:eastAsia="ko-KR"/>
              </w:rPr>
              <w:t>section 1.1, 1.2, 2, 3, 4, 5</w:t>
            </w:r>
          </w:p>
          <w:p w14:paraId="2E318463" w14:textId="77777777" w:rsidR="00633112" w:rsidRPr="00633112" w:rsidRDefault="00633112" w:rsidP="00633112">
            <w:pPr>
              <w:pStyle w:val="ListParagraph"/>
              <w:numPr>
                <w:ilvl w:val="0"/>
                <w:numId w:val="87"/>
              </w:numPr>
              <w:tabs>
                <w:tab w:val="left" w:pos="280"/>
              </w:tabs>
              <w:spacing w:before="60" w:after="60" w:line="256" w:lineRule="auto"/>
              <w:contextualSpacing/>
              <w:jc w:val="center"/>
              <w:textAlignment w:val="auto"/>
              <w:rPr>
                <w:lang w:val="en-US" w:eastAsia="ko-KR"/>
              </w:rPr>
            </w:pPr>
            <w:r>
              <w:rPr>
                <w:rFonts w:cs="Times New Roman"/>
                <w:sz w:val="22"/>
                <w:lang w:val="en-US" w:eastAsia="ko-KR"/>
              </w:rPr>
              <w:t xml:space="preserve">Statistics change in section 6 </w:t>
            </w:r>
          </w:p>
          <w:p w14:paraId="349EEE24" w14:textId="304A51D1" w:rsidR="00781E47" w:rsidRPr="00633112" w:rsidRDefault="00633112" w:rsidP="00633112">
            <w:pPr>
              <w:pStyle w:val="ListParagraph"/>
              <w:numPr>
                <w:ilvl w:val="0"/>
                <w:numId w:val="87"/>
              </w:numPr>
              <w:tabs>
                <w:tab w:val="left" w:pos="280"/>
              </w:tabs>
              <w:spacing w:before="60" w:after="60" w:line="256" w:lineRule="auto"/>
              <w:contextualSpacing/>
              <w:jc w:val="center"/>
              <w:textAlignment w:val="auto"/>
              <w:rPr>
                <w:lang w:val="en-US" w:eastAsia="ko-KR"/>
              </w:rPr>
            </w:pPr>
            <w:r>
              <w:rPr>
                <w:rFonts w:cs="Times New Roman"/>
                <w:sz w:val="22"/>
                <w:lang w:val="en-US" w:eastAsia="ko-KR"/>
              </w:rPr>
              <w:t xml:space="preserve">Change in roadmap section 7   </w:t>
            </w:r>
          </w:p>
        </w:tc>
      </w:tr>
      <w:tr w:rsidR="008271BE" w:rsidRPr="00DB3698" w14:paraId="53856B2D" w14:textId="77777777" w:rsidTr="00783745">
        <w:trPr>
          <w:jc w:val="center"/>
          <w:ins w:id="7" w:author="Kaoru Kenyoshi" w:date="2025-02-27T14:35:00Z"/>
        </w:trPr>
        <w:tc>
          <w:tcPr>
            <w:tcW w:w="1425" w:type="dxa"/>
            <w:tcBorders>
              <w:top w:val="single" w:sz="4" w:space="0" w:color="auto"/>
              <w:left w:val="single" w:sz="12" w:space="0" w:color="auto"/>
              <w:bottom w:val="single" w:sz="4" w:space="0" w:color="auto"/>
              <w:right w:val="single" w:sz="4" w:space="0" w:color="auto"/>
            </w:tcBorders>
            <w:vAlign w:val="center"/>
          </w:tcPr>
          <w:p w14:paraId="5B486FCB" w14:textId="62B91CF5" w:rsidR="008271BE" w:rsidRDefault="008271BE" w:rsidP="00783745">
            <w:pPr>
              <w:pStyle w:val="Tabletext"/>
              <w:spacing w:line="256" w:lineRule="auto"/>
              <w:jc w:val="center"/>
              <w:rPr>
                <w:ins w:id="8" w:author="Kaoru Kenyoshi" w:date="2025-02-27T14:35:00Z" w16du:dateUtc="2025-02-27T13:35:00Z"/>
                <w:noProof/>
                <w:szCs w:val="22"/>
              </w:rPr>
            </w:pPr>
            <w:ins w:id="9" w:author="Kaoru Kenyoshi" w:date="2025-02-27T14:35:00Z" w16du:dateUtc="2025-02-27T13:35:00Z">
              <w:r>
                <w:rPr>
                  <w:noProof/>
                  <w:szCs w:val="22"/>
                </w:rPr>
                <w:lastRenderedPageBreak/>
                <w:t>SG11-C128</w:t>
              </w:r>
            </w:ins>
          </w:p>
        </w:tc>
        <w:tc>
          <w:tcPr>
            <w:tcW w:w="2520" w:type="dxa"/>
            <w:tcBorders>
              <w:top w:val="single" w:sz="4" w:space="0" w:color="auto"/>
              <w:left w:val="single" w:sz="4" w:space="0" w:color="auto"/>
              <w:bottom w:val="single" w:sz="4" w:space="0" w:color="auto"/>
              <w:right w:val="single" w:sz="4" w:space="0" w:color="auto"/>
            </w:tcBorders>
            <w:vAlign w:val="center"/>
          </w:tcPr>
          <w:p w14:paraId="04F5B3A3" w14:textId="7ED80FC0" w:rsidR="008271BE" w:rsidRDefault="008271BE" w:rsidP="00783745">
            <w:pPr>
              <w:pStyle w:val="Tabletext"/>
              <w:spacing w:line="256" w:lineRule="auto"/>
              <w:jc w:val="center"/>
              <w:rPr>
                <w:ins w:id="10" w:author="Kaoru Kenyoshi" w:date="2025-02-27T14:35:00Z" w16du:dateUtc="2025-02-27T13:35:00Z"/>
                <w:rFonts w:eastAsia="Malgun Gothic"/>
                <w:szCs w:val="22"/>
                <w:lang w:val="en-US" w:eastAsia="ko-KR"/>
              </w:rPr>
            </w:pPr>
            <w:ins w:id="11" w:author="Kaoru Kenyoshi" w:date="2025-02-27T14:36:00Z" w16du:dateUtc="2025-02-27T13:36:00Z">
              <w:r>
                <w:rPr>
                  <w:rFonts w:eastAsia="Malgun Gothic"/>
                  <w:szCs w:val="22"/>
                  <w:lang w:val="en-US" w:eastAsia="ko-KR"/>
                </w:rPr>
                <w:t>Ministry of Communications (India)</w:t>
              </w:r>
            </w:ins>
          </w:p>
        </w:tc>
        <w:tc>
          <w:tcPr>
            <w:tcW w:w="6105" w:type="dxa"/>
            <w:gridSpan w:val="2"/>
            <w:tcBorders>
              <w:top w:val="single" w:sz="4" w:space="0" w:color="auto"/>
              <w:left w:val="single" w:sz="4" w:space="0" w:color="auto"/>
              <w:bottom w:val="single" w:sz="4" w:space="0" w:color="auto"/>
              <w:right w:val="single" w:sz="12" w:space="0" w:color="auto"/>
            </w:tcBorders>
            <w:vAlign w:val="center"/>
          </w:tcPr>
          <w:p w14:paraId="60F9357A" w14:textId="2110FB09" w:rsidR="008271BE" w:rsidRPr="00EE1BD3" w:rsidRDefault="008271BE" w:rsidP="00783745">
            <w:pPr>
              <w:tabs>
                <w:tab w:val="left" w:pos="280"/>
              </w:tabs>
              <w:spacing w:before="60" w:after="60" w:line="256" w:lineRule="auto"/>
              <w:jc w:val="center"/>
              <w:rPr>
                <w:ins w:id="12" w:author="Kaoru Kenyoshi" w:date="2025-02-27T14:35:00Z" w16du:dateUtc="2025-02-27T13:35:00Z"/>
                <w:sz w:val="22"/>
                <w:szCs w:val="22"/>
                <w:lang w:val="en-US" w:eastAsia="ko-KR"/>
              </w:rPr>
            </w:pPr>
            <w:ins w:id="13" w:author="Kaoru Kenyoshi" w:date="2025-02-27T14:36:00Z" w16du:dateUtc="2025-02-27T13:36:00Z">
              <w:r>
                <w:rPr>
                  <w:sz w:val="22"/>
                  <w:szCs w:val="22"/>
                  <w:lang w:val="en-US" w:eastAsia="ko-KR"/>
                </w:rPr>
                <w:t>Txtual changes in section I.III.I (d)</w:t>
              </w:r>
            </w:ins>
          </w:p>
        </w:tc>
      </w:tr>
    </w:tbl>
    <w:p w14:paraId="7FB453DA" w14:textId="1F5902BD" w:rsidR="009C5287" w:rsidRPr="00DB3698" w:rsidRDefault="009C5287" w:rsidP="0093197E">
      <w:pPr>
        <w:jc w:val="left"/>
        <w:rPr>
          <w:szCs w:val="24"/>
        </w:rPr>
        <w:sectPr w:rsidR="009C5287" w:rsidRPr="00DB3698" w:rsidSect="00DF71F3">
          <w:headerReference w:type="even" r:id="rId16"/>
          <w:headerReference w:type="default" r:id="rId17"/>
          <w:pgSz w:w="11907" w:h="16840" w:code="9"/>
          <w:pgMar w:top="1134" w:right="1134" w:bottom="1134" w:left="1134" w:header="720" w:footer="720" w:gutter="0"/>
          <w:cols w:space="720"/>
          <w:titlePg/>
          <w:docGrid w:linePitch="326"/>
        </w:sectPr>
      </w:pPr>
    </w:p>
    <w:tbl>
      <w:tblPr>
        <w:tblW w:w="9945" w:type="dxa"/>
        <w:tblLayout w:type="fixed"/>
        <w:tblLook w:val="0000" w:firstRow="0" w:lastRow="0" w:firstColumn="0" w:lastColumn="0" w:noHBand="0" w:noVBand="0"/>
      </w:tblPr>
      <w:tblGrid>
        <w:gridCol w:w="9945"/>
      </w:tblGrid>
      <w:tr w:rsidR="0093197E" w:rsidRPr="0005402F" w14:paraId="64EB30F0" w14:textId="77777777" w:rsidTr="00917B77">
        <w:tc>
          <w:tcPr>
            <w:tcW w:w="9945" w:type="dxa"/>
          </w:tcPr>
          <w:p w14:paraId="4401DBC4" w14:textId="73B6AC79" w:rsidR="0093197E" w:rsidRPr="009D3772" w:rsidRDefault="009C5287" w:rsidP="00563145">
            <w:pPr>
              <w:pStyle w:val="RecNo"/>
              <w:rPr>
                <w:szCs w:val="28"/>
                <w:lang w:val="en-US"/>
              </w:rPr>
            </w:pPr>
            <w:bookmarkStart w:id="14" w:name="irecnoe"/>
            <w:bookmarkEnd w:id="14"/>
            <w:r w:rsidRPr="009D3772">
              <w:rPr>
                <w:szCs w:val="28"/>
                <w:lang w:val="en-US"/>
              </w:rPr>
              <w:lastRenderedPageBreak/>
              <w:t>Draft Revis</w:t>
            </w:r>
            <w:r w:rsidR="009D3772">
              <w:rPr>
                <w:szCs w:val="28"/>
                <w:lang w:val="en-US"/>
              </w:rPr>
              <w:t>ed</w:t>
            </w:r>
            <w:r w:rsidRPr="009D3772">
              <w:rPr>
                <w:szCs w:val="28"/>
                <w:lang w:val="en-US"/>
              </w:rPr>
              <w:t xml:space="preserve"> </w:t>
            </w:r>
            <w:r w:rsidR="0093197E" w:rsidRPr="009D3772">
              <w:rPr>
                <w:szCs w:val="28"/>
                <w:lang w:val="en-US"/>
              </w:rPr>
              <w:t>Supplement 75 to ITU-T Q-series Recommendations</w:t>
            </w:r>
            <w:bookmarkStart w:id="15" w:name="imakespacee"/>
            <w:bookmarkEnd w:id="15"/>
            <w:r w:rsidRPr="009D3772">
              <w:rPr>
                <w:szCs w:val="28"/>
                <w:lang w:val="en-US"/>
              </w:rPr>
              <w:t xml:space="preserve"> (</w:t>
            </w:r>
            <w:r w:rsidR="00BF6073" w:rsidRPr="009D3772">
              <w:rPr>
                <w:szCs w:val="28"/>
              </w:rPr>
              <w:t>Q.</w:t>
            </w:r>
            <w:r w:rsidR="00BF6073" w:rsidRPr="009D3772">
              <w:rPr>
                <w:szCs w:val="28"/>
                <w:lang w:val="en-US"/>
              </w:rPr>
              <w:t>Supplement.75</w:t>
            </w:r>
            <w:r w:rsidR="00BF6073" w:rsidRPr="009D3772">
              <w:rPr>
                <w:szCs w:val="28"/>
              </w:rPr>
              <w:t>-Rev</w:t>
            </w:r>
            <w:r w:rsidRPr="009D3772">
              <w:rPr>
                <w:szCs w:val="28"/>
                <w:lang w:val="en-US"/>
              </w:rPr>
              <w:t>)</w:t>
            </w:r>
          </w:p>
          <w:p w14:paraId="1658B490" w14:textId="201A9B27" w:rsidR="0093197E" w:rsidRPr="009D3772" w:rsidRDefault="0093197E" w:rsidP="00563145">
            <w:pPr>
              <w:pStyle w:val="Rectitle"/>
              <w:rPr>
                <w:szCs w:val="28"/>
                <w:lang w:val="en-US"/>
              </w:rPr>
            </w:pPr>
            <w:r w:rsidRPr="009D3772">
              <w:rPr>
                <w:szCs w:val="28"/>
              </w:rPr>
              <w:t>Use cases on the combat of counterfeit ICT and stolen mobile devices</w:t>
            </w:r>
          </w:p>
          <w:p w14:paraId="6413C14A" w14:textId="77777777" w:rsidR="0093197E" w:rsidRPr="0005402F" w:rsidRDefault="0093197E" w:rsidP="00563145">
            <w:pPr>
              <w:rPr>
                <w:szCs w:val="24"/>
                <w:lang w:val="en-US"/>
              </w:rPr>
            </w:pPr>
          </w:p>
        </w:tc>
      </w:tr>
      <w:tr w:rsidR="0093197E" w:rsidRPr="0005402F" w14:paraId="218E1B1F" w14:textId="77777777" w:rsidTr="00917B77">
        <w:trPr>
          <w:trHeight w:val="792"/>
        </w:trPr>
        <w:tc>
          <w:tcPr>
            <w:tcW w:w="9945" w:type="dxa"/>
          </w:tcPr>
          <w:p w14:paraId="7B134783" w14:textId="77777777" w:rsidR="0093197E" w:rsidRPr="0005402F" w:rsidRDefault="0093197E" w:rsidP="00563145">
            <w:pPr>
              <w:pStyle w:val="Headingb"/>
              <w:rPr>
                <w:szCs w:val="24"/>
                <w:lang w:val="en-US"/>
              </w:rPr>
            </w:pPr>
            <w:bookmarkStart w:id="16" w:name="isume"/>
            <w:r w:rsidRPr="0005402F">
              <w:rPr>
                <w:szCs w:val="24"/>
                <w:lang w:val="en-US"/>
              </w:rPr>
              <w:t>Summary</w:t>
            </w:r>
          </w:p>
          <w:p w14:paraId="2DAB5950" w14:textId="12F3398B" w:rsidR="0093197E" w:rsidRPr="0005402F" w:rsidRDefault="00941169" w:rsidP="00563145">
            <w:pPr>
              <w:rPr>
                <w:szCs w:val="24"/>
                <w:lang w:val="en-US"/>
              </w:rPr>
            </w:pPr>
            <w:r w:rsidRPr="0005402F">
              <w:rPr>
                <w:szCs w:val="24"/>
              </w:rPr>
              <w:t xml:space="preserve">This Supplement </w:t>
            </w:r>
            <w:r w:rsidR="009A5B9C" w:rsidRPr="0005402F">
              <w:rPr>
                <w:szCs w:val="24"/>
              </w:rPr>
              <w:t xml:space="preserve">75 </w:t>
            </w:r>
            <w:r w:rsidR="00C807C5" w:rsidRPr="0005402F">
              <w:rPr>
                <w:szCs w:val="24"/>
              </w:rPr>
              <w:t xml:space="preserve">to the Q-series Recommendations </w:t>
            </w:r>
            <w:r w:rsidRPr="0005402F">
              <w:rPr>
                <w:szCs w:val="24"/>
              </w:rPr>
              <w:t xml:space="preserve">collects use cases provided by ITU </w:t>
            </w:r>
            <w:r w:rsidR="00C807C5" w:rsidRPr="0005402F">
              <w:rPr>
                <w:szCs w:val="24"/>
              </w:rPr>
              <w:t>m</w:t>
            </w:r>
            <w:r w:rsidRPr="0005402F">
              <w:rPr>
                <w:szCs w:val="24"/>
              </w:rPr>
              <w:t>embers that reflect</w:t>
            </w:r>
            <w:r w:rsidR="00A072AA" w:rsidRPr="0005402F">
              <w:rPr>
                <w:szCs w:val="24"/>
              </w:rPr>
              <w:t xml:space="preserve"> the</w:t>
            </w:r>
            <w:r w:rsidRPr="0005402F">
              <w:rPr>
                <w:szCs w:val="24"/>
              </w:rPr>
              <w:t xml:space="preserve"> challenges, opportunities and results </w:t>
            </w:r>
            <w:r w:rsidR="00A072AA" w:rsidRPr="0005402F">
              <w:rPr>
                <w:szCs w:val="24"/>
              </w:rPr>
              <w:t>i</w:t>
            </w:r>
            <w:r w:rsidRPr="0005402F">
              <w:rPr>
                <w:szCs w:val="24"/>
              </w:rPr>
              <w:t>n combat</w:t>
            </w:r>
            <w:r w:rsidR="00A072AA" w:rsidRPr="0005402F">
              <w:rPr>
                <w:szCs w:val="24"/>
              </w:rPr>
              <w:t>ing</w:t>
            </w:r>
            <w:r w:rsidRPr="0005402F">
              <w:rPr>
                <w:szCs w:val="24"/>
              </w:rPr>
              <w:t xml:space="preserve"> counterfeit </w:t>
            </w:r>
            <w:r w:rsidR="002168A3" w:rsidRPr="0005402F">
              <w:rPr>
                <w:szCs w:val="24"/>
              </w:rPr>
              <w:t>information and communications technology (</w:t>
            </w:r>
            <w:r w:rsidRPr="0005402F">
              <w:rPr>
                <w:szCs w:val="24"/>
              </w:rPr>
              <w:t>ICT</w:t>
            </w:r>
            <w:r w:rsidR="002168A3" w:rsidRPr="0005402F">
              <w:rPr>
                <w:szCs w:val="24"/>
              </w:rPr>
              <w:t>)</w:t>
            </w:r>
            <w:r w:rsidRPr="0005402F">
              <w:rPr>
                <w:szCs w:val="24"/>
              </w:rPr>
              <w:t xml:space="preserve"> and stolen mobile devices and aims to assist new members in engaging better </w:t>
            </w:r>
            <w:r w:rsidR="00202D13" w:rsidRPr="0005402F">
              <w:rPr>
                <w:szCs w:val="24"/>
              </w:rPr>
              <w:t xml:space="preserve">with </w:t>
            </w:r>
            <w:r w:rsidRPr="0005402F">
              <w:rPr>
                <w:szCs w:val="24"/>
              </w:rPr>
              <w:t>this problem.</w:t>
            </w:r>
            <w:bookmarkEnd w:id="16"/>
          </w:p>
        </w:tc>
      </w:tr>
    </w:tbl>
    <w:p w14:paraId="73D8262C" w14:textId="77777777" w:rsidR="0093197E" w:rsidRPr="0005402F" w:rsidRDefault="0093197E" w:rsidP="0093197E">
      <w:pPr>
        <w:rPr>
          <w:szCs w:val="24"/>
          <w:lang w:val="en-US"/>
        </w:rPr>
      </w:pPr>
    </w:p>
    <w:tbl>
      <w:tblPr>
        <w:tblW w:w="0" w:type="auto"/>
        <w:tblLayout w:type="fixed"/>
        <w:tblLook w:val="0000" w:firstRow="0" w:lastRow="0" w:firstColumn="0" w:lastColumn="0" w:noHBand="0" w:noVBand="0"/>
      </w:tblPr>
      <w:tblGrid>
        <w:gridCol w:w="9945"/>
      </w:tblGrid>
      <w:tr w:rsidR="0093197E" w:rsidRPr="0005402F" w14:paraId="007336B7" w14:textId="77777777" w:rsidTr="00563145">
        <w:tc>
          <w:tcPr>
            <w:tcW w:w="9945" w:type="dxa"/>
          </w:tcPr>
          <w:p w14:paraId="463D5F25" w14:textId="77777777" w:rsidR="0093197E" w:rsidRPr="0005402F" w:rsidRDefault="0093197E" w:rsidP="00563145">
            <w:pPr>
              <w:pStyle w:val="Headingb"/>
              <w:rPr>
                <w:szCs w:val="24"/>
                <w:lang w:val="en-US"/>
              </w:rPr>
            </w:pPr>
            <w:bookmarkStart w:id="17" w:name="ikeye"/>
            <w:r w:rsidRPr="0005402F">
              <w:rPr>
                <w:szCs w:val="24"/>
                <w:lang w:val="en-US"/>
              </w:rPr>
              <w:t>Keywords</w:t>
            </w:r>
          </w:p>
          <w:p w14:paraId="3B77DD57" w14:textId="1F080A15" w:rsidR="0093197E" w:rsidRPr="0005402F" w:rsidRDefault="00941169" w:rsidP="00563145">
            <w:pPr>
              <w:rPr>
                <w:bCs/>
                <w:szCs w:val="24"/>
                <w:lang w:val="en-US"/>
              </w:rPr>
            </w:pPr>
            <w:r w:rsidRPr="0005402F">
              <w:rPr>
                <w:szCs w:val="24"/>
                <w:lang w:eastAsia="ko-KR"/>
              </w:rPr>
              <w:t xml:space="preserve">Challenges, counterfeit, </w:t>
            </w:r>
            <w:r w:rsidR="00D917B7" w:rsidRPr="0005402F">
              <w:rPr>
                <w:szCs w:val="24"/>
                <w:lang w:eastAsia="ko-KR"/>
              </w:rPr>
              <w:t xml:space="preserve">duplicate IMEI, </w:t>
            </w:r>
            <w:r w:rsidRPr="0005402F">
              <w:rPr>
                <w:szCs w:val="24"/>
                <w:lang w:eastAsia="ko-KR"/>
              </w:rPr>
              <w:t>stolen mobile devices, tamper</w:t>
            </w:r>
            <w:r w:rsidR="00D917B7" w:rsidRPr="0005402F">
              <w:rPr>
                <w:szCs w:val="24"/>
                <w:lang w:eastAsia="ko-KR"/>
              </w:rPr>
              <w:t>ing</w:t>
            </w:r>
            <w:r w:rsidRPr="0005402F">
              <w:rPr>
                <w:szCs w:val="24"/>
                <w:lang w:eastAsia="ko-KR"/>
              </w:rPr>
              <w:t>, use cases</w:t>
            </w:r>
            <w:bookmarkEnd w:id="17"/>
            <w:r w:rsidR="009E2E09" w:rsidRPr="0005402F">
              <w:rPr>
                <w:szCs w:val="24"/>
                <w:lang w:eastAsia="ko-KR"/>
              </w:rPr>
              <w:t>.</w:t>
            </w:r>
          </w:p>
        </w:tc>
      </w:tr>
    </w:tbl>
    <w:p w14:paraId="5F06B15E" w14:textId="77777777" w:rsidR="0093197E" w:rsidRPr="0005402F" w:rsidRDefault="0093197E" w:rsidP="0093197E">
      <w:pPr>
        <w:rPr>
          <w:szCs w:val="24"/>
          <w:lang w:val="en-US"/>
        </w:rPr>
      </w:pPr>
    </w:p>
    <w:p w14:paraId="1ECF4768" w14:textId="77777777" w:rsidR="0093197E" w:rsidRPr="0005402F" w:rsidRDefault="0093197E" w:rsidP="0093197E">
      <w:pPr>
        <w:rPr>
          <w:szCs w:val="24"/>
          <w:lang w:val="en-US"/>
        </w:rPr>
        <w:sectPr w:rsidR="0093197E" w:rsidRPr="0005402F" w:rsidSect="00DF71F3">
          <w:headerReference w:type="even" r:id="rId18"/>
          <w:footerReference w:type="default" r:id="rId19"/>
          <w:headerReference w:type="first" r:id="rId20"/>
          <w:footerReference w:type="first" r:id="rId21"/>
          <w:pgSz w:w="11907" w:h="16840" w:code="9"/>
          <w:pgMar w:top="1134" w:right="1134" w:bottom="1134" w:left="1134" w:header="720" w:footer="720" w:gutter="0"/>
          <w:pgNumType w:fmt="lowerRoman" w:start="1"/>
          <w:cols w:space="720"/>
          <w:docGrid w:linePitch="326"/>
        </w:sectPr>
      </w:pPr>
    </w:p>
    <w:p w14:paraId="4F45E731" w14:textId="7DB553EF" w:rsidR="0093197E" w:rsidRPr="0005402F" w:rsidRDefault="0093197E" w:rsidP="009C5287">
      <w:pPr>
        <w:rPr>
          <w:b/>
          <w:szCs w:val="24"/>
          <w:lang w:val="en-US"/>
        </w:rPr>
      </w:pPr>
      <w:r w:rsidRPr="0005402F">
        <w:rPr>
          <w:b/>
          <w:szCs w:val="24"/>
          <w:lang w:val="en-US"/>
        </w:rPr>
        <w:lastRenderedPageBreak/>
        <w:t>Table of Contents</w:t>
      </w:r>
    </w:p>
    <w:p w14:paraId="6AF4AB0C" w14:textId="61BD565D" w:rsidR="00861214" w:rsidRPr="0005402F" w:rsidRDefault="00861214" w:rsidP="00861214">
      <w:pPr>
        <w:pStyle w:val="toc0"/>
        <w:ind w:right="992"/>
        <w:rPr>
          <w:noProof/>
          <w:szCs w:val="24"/>
        </w:rPr>
      </w:pPr>
      <w:r w:rsidRPr="0005402F">
        <w:rPr>
          <w:szCs w:val="24"/>
          <w:lang w:val="en-US"/>
        </w:rPr>
        <w:tab/>
        <w:t>Page</w:t>
      </w:r>
    </w:p>
    <w:p w14:paraId="4752DB9A" w14:textId="181D49B0" w:rsidR="00861214" w:rsidRPr="0005402F" w:rsidRDefault="00861214" w:rsidP="00861214">
      <w:pPr>
        <w:pStyle w:val="TOC1"/>
        <w:ind w:right="992"/>
        <w:rPr>
          <w:rFonts w:eastAsiaTheme="minorEastAsia"/>
          <w:noProof/>
          <w:szCs w:val="24"/>
          <w:lang w:eastAsia="en-GB"/>
        </w:rPr>
      </w:pPr>
      <w:r w:rsidRPr="0005402F">
        <w:rPr>
          <w:noProof/>
          <w:szCs w:val="24"/>
          <w:lang w:bidi="ar-DZ"/>
        </w:rPr>
        <w:t>1</w:t>
      </w:r>
      <w:r w:rsidRPr="0005402F">
        <w:rPr>
          <w:rFonts w:eastAsiaTheme="minorEastAsia"/>
          <w:noProof/>
          <w:szCs w:val="24"/>
          <w:lang w:eastAsia="en-GB"/>
        </w:rPr>
        <w:tab/>
      </w:r>
      <w:r w:rsidRPr="0005402F">
        <w:rPr>
          <w:noProof/>
          <w:szCs w:val="24"/>
          <w:lang w:val="en-US"/>
        </w:rPr>
        <w:t>Scope</w:t>
      </w:r>
      <w:r w:rsidRPr="0005402F">
        <w:rPr>
          <w:noProof/>
          <w:szCs w:val="24"/>
          <w:lang w:val="en-US"/>
        </w:rPr>
        <w:tab/>
      </w:r>
      <w:r w:rsidRPr="0005402F">
        <w:rPr>
          <w:noProof/>
          <w:szCs w:val="24"/>
          <w:lang w:val="en-US"/>
        </w:rPr>
        <w:tab/>
      </w:r>
      <w:r w:rsidRPr="0005402F">
        <w:rPr>
          <w:noProof/>
          <w:szCs w:val="24"/>
        </w:rPr>
        <w:t>1</w:t>
      </w:r>
    </w:p>
    <w:p w14:paraId="50BF80AE" w14:textId="62A4F293" w:rsidR="00861214" w:rsidRPr="0005402F" w:rsidRDefault="00861214" w:rsidP="00861214">
      <w:pPr>
        <w:pStyle w:val="TOC1"/>
        <w:ind w:right="992"/>
        <w:rPr>
          <w:rFonts w:eastAsiaTheme="minorEastAsia"/>
          <w:noProof/>
          <w:szCs w:val="24"/>
          <w:lang w:eastAsia="en-GB"/>
        </w:rPr>
      </w:pPr>
      <w:r w:rsidRPr="0005402F">
        <w:rPr>
          <w:noProof/>
          <w:szCs w:val="24"/>
          <w:lang w:val="en-US"/>
        </w:rPr>
        <w:t>2</w:t>
      </w:r>
      <w:r w:rsidRPr="0005402F">
        <w:rPr>
          <w:rFonts w:eastAsiaTheme="minorEastAsia"/>
          <w:noProof/>
          <w:szCs w:val="24"/>
          <w:lang w:eastAsia="en-GB"/>
        </w:rPr>
        <w:tab/>
      </w:r>
      <w:r w:rsidRPr="0005402F">
        <w:rPr>
          <w:noProof/>
          <w:szCs w:val="24"/>
          <w:lang w:val="en-US"/>
        </w:rPr>
        <w:t>References</w:t>
      </w:r>
      <w:r w:rsidRPr="0005402F">
        <w:rPr>
          <w:noProof/>
          <w:szCs w:val="24"/>
          <w:lang w:val="en-US"/>
        </w:rPr>
        <w:tab/>
      </w:r>
      <w:r w:rsidRPr="0005402F">
        <w:rPr>
          <w:noProof/>
          <w:szCs w:val="24"/>
          <w:lang w:val="en-US"/>
        </w:rPr>
        <w:tab/>
      </w:r>
      <w:r w:rsidRPr="0005402F">
        <w:rPr>
          <w:noProof/>
          <w:szCs w:val="24"/>
        </w:rPr>
        <w:t>1</w:t>
      </w:r>
    </w:p>
    <w:p w14:paraId="5DB875F7" w14:textId="6AFBF317" w:rsidR="00861214" w:rsidRPr="0005402F" w:rsidRDefault="00861214" w:rsidP="00861214">
      <w:pPr>
        <w:pStyle w:val="TOC1"/>
        <w:ind w:right="992"/>
        <w:rPr>
          <w:rFonts w:eastAsiaTheme="minorEastAsia"/>
          <w:noProof/>
          <w:szCs w:val="24"/>
          <w:lang w:eastAsia="en-GB"/>
        </w:rPr>
      </w:pPr>
      <w:r w:rsidRPr="0005402F">
        <w:rPr>
          <w:noProof/>
          <w:szCs w:val="24"/>
          <w:lang w:val="en-US"/>
        </w:rPr>
        <w:t>3</w:t>
      </w:r>
      <w:r w:rsidRPr="0005402F">
        <w:rPr>
          <w:rFonts w:eastAsiaTheme="minorEastAsia"/>
          <w:noProof/>
          <w:szCs w:val="24"/>
          <w:lang w:eastAsia="en-GB"/>
        </w:rPr>
        <w:tab/>
      </w:r>
      <w:r w:rsidRPr="0005402F">
        <w:rPr>
          <w:noProof/>
          <w:szCs w:val="24"/>
          <w:lang w:val="en-US"/>
        </w:rPr>
        <w:t>Definitions</w:t>
      </w:r>
      <w:r w:rsidRPr="0005402F">
        <w:rPr>
          <w:noProof/>
          <w:szCs w:val="24"/>
          <w:lang w:val="en-US"/>
        </w:rPr>
        <w:tab/>
      </w:r>
      <w:r w:rsidRPr="0005402F">
        <w:rPr>
          <w:noProof/>
          <w:szCs w:val="24"/>
          <w:lang w:val="en-US"/>
        </w:rPr>
        <w:tab/>
      </w:r>
      <w:r w:rsidRPr="0005402F">
        <w:rPr>
          <w:noProof/>
          <w:szCs w:val="24"/>
        </w:rPr>
        <w:t>1</w:t>
      </w:r>
    </w:p>
    <w:p w14:paraId="08926E02" w14:textId="07CBED60" w:rsidR="00861214" w:rsidRPr="0005402F" w:rsidRDefault="00861214" w:rsidP="00861214">
      <w:pPr>
        <w:pStyle w:val="TOC2"/>
        <w:ind w:right="992"/>
        <w:rPr>
          <w:rFonts w:eastAsiaTheme="minorEastAsia"/>
          <w:noProof/>
          <w:szCs w:val="24"/>
          <w:lang w:eastAsia="en-GB"/>
        </w:rPr>
      </w:pPr>
      <w:r w:rsidRPr="0005402F">
        <w:rPr>
          <w:noProof/>
          <w:szCs w:val="24"/>
          <w:lang w:bidi="ar-DZ"/>
        </w:rPr>
        <w:t>3.1</w:t>
      </w:r>
      <w:r w:rsidRPr="0005402F">
        <w:rPr>
          <w:rFonts w:eastAsiaTheme="minorEastAsia"/>
          <w:noProof/>
          <w:szCs w:val="24"/>
          <w:lang w:eastAsia="en-GB"/>
        </w:rPr>
        <w:tab/>
      </w:r>
      <w:r w:rsidRPr="0005402F">
        <w:rPr>
          <w:noProof/>
          <w:szCs w:val="24"/>
          <w:lang w:bidi="ar-DZ"/>
        </w:rPr>
        <w:t>Terms defined elsewhere</w:t>
      </w:r>
      <w:r w:rsidRPr="0005402F">
        <w:rPr>
          <w:noProof/>
          <w:szCs w:val="24"/>
          <w:lang w:bidi="ar-DZ"/>
        </w:rPr>
        <w:tab/>
      </w:r>
      <w:r w:rsidRPr="0005402F">
        <w:rPr>
          <w:noProof/>
          <w:szCs w:val="24"/>
          <w:lang w:bidi="ar-DZ"/>
        </w:rPr>
        <w:tab/>
      </w:r>
      <w:r w:rsidRPr="0005402F">
        <w:rPr>
          <w:noProof/>
          <w:szCs w:val="24"/>
        </w:rPr>
        <w:t>1</w:t>
      </w:r>
    </w:p>
    <w:p w14:paraId="7492FE11" w14:textId="4AD09FA3" w:rsidR="00861214" w:rsidRPr="0005402F" w:rsidRDefault="00861214" w:rsidP="00861214">
      <w:pPr>
        <w:pStyle w:val="TOC2"/>
        <w:ind w:right="992"/>
        <w:rPr>
          <w:rFonts w:eastAsiaTheme="minorEastAsia"/>
          <w:noProof/>
          <w:szCs w:val="24"/>
          <w:lang w:eastAsia="en-GB"/>
        </w:rPr>
      </w:pPr>
      <w:r w:rsidRPr="0005402F">
        <w:rPr>
          <w:noProof/>
          <w:szCs w:val="24"/>
        </w:rPr>
        <w:t>3.2</w:t>
      </w:r>
      <w:r w:rsidRPr="0005402F">
        <w:rPr>
          <w:rFonts w:eastAsiaTheme="minorEastAsia"/>
          <w:noProof/>
          <w:szCs w:val="24"/>
          <w:lang w:eastAsia="en-GB"/>
        </w:rPr>
        <w:tab/>
      </w:r>
      <w:r w:rsidRPr="0005402F">
        <w:rPr>
          <w:noProof/>
          <w:szCs w:val="24"/>
        </w:rPr>
        <w:t>Terms defined in this Supplement</w:t>
      </w:r>
      <w:r w:rsidRPr="0005402F">
        <w:rPr>
          <w:noProof/>
          <w:szCs w:val="24"/>
        </w:rPr>
        <w:tab/>
      </w:r>
      <w:r w:rsidRPr="0005402F">
        <w:rPr>
          <w:noProof/>
          <w:szCs w:val="24"/>
        </w:rPr>
        <w:tab/>
        <w:t>2</w:t>
      </w:r>
    </w:p>
    <w:p w14:paraId="4629CCFC" w14:textId="12401A61" w:rsidR="00861214" w:rsidRPr="0005402F" w:rsidRDefault="00861214" w:rsidP="00861214">
      <w:pPr>
        <w:pStyle w:val="TOC1"/>
        <w:ind w:right="992"/>
        <w:rPr>
          <w:rFonts w:eastAsiaTheme="minorEastAsia"/>
          <w:noProof/>
          <w:szCs w:val="24"/>
          <w:lang w:eastAsia="en-GB"/>
        </w:rPr>
      </w:pPr>
      <w:r w:rsidRPr="0005402F">
        <w:rPr>
          <w:noProof/>
          <w:szCs w:val="24"/>
          <w:lang w:bidi="ar-DZ"/>
        </w:rPr>
        <w:t>4</w:t>
      </w:r>
      <w:r w:rsidRPr="0005402F">
        <w:rPr>
          <w:rFonts w:eastAsiaTheme="minorEastAsia"/>
          <w:noProof/>
          <w:szCs w:val="24"/>
          <w:lang w:eastAsia="en-GB"/>
        </w:rPr>
        <w:tab/>
      </w:r>
      <w:r w:rsidRPr="0005402F">
        <w:rPr>
          <w:noProof/>
          <w:szCs w:val="24"/>
          <w:lang w:val="en-US"/>
        </w:rPr>
        <w:t>Abbreviations and acronyms</w:t>
      </w:r>
      <w:r w:rsidRPr="0005402F">
        <w:rPr>
          <w:noProof/>
          <w:szCs w:val="24"/>
          <w:lang w:val="en-US"/>
        </w:rPr>
        <w:tab/>
      </w:r>
      <w:r w:rsidRPr="0005402F">
        <w:rPr>
          <w:noProof/>
          <w:szCs w:val="24"/>
          <w:lang w:val="en-US"/>
        </w:rPr>
        <w:tab/>
      </w:r>
      <w:r w:rsidRPr="0005402F">
        <w:rPr>
          <w:noProof/>
          <w:szCs w:val="24"/>
        </w:rPr>
        <w:t>2</w:t>
      </w:r>
    </w:p>
    <w:p w14:paraId="4CA9AE4C" w14:textId="2378DB48" w:rsidR="00861214" w:rsidRPr="0005402F" w:rsidRDefault="00861214" w:rsidP="00861214">
      <w:pPr>
        <w:pStyle w:val="TOC1"/>
        <w:ind w:right="992"/>
        <w:rPr>
          <w:rFonts w:eastAsiaTheme="minorEastAsia"/>
          <w:noProof/>
          <w:szCs w:val="24"/>
          <w:lang w:eastAsia="en-GB"/>
        </w:rPr>
      </w:pPr>
      <w:r w:rsidRPr="0005402F">
        <w:rPr>
          <w:noProof/>
          <w:szCs w:val="24"/>
          <w:lang w:val="en-US"/>
        </w:rPr>
        <w:t>5</w:t>
      </w:r>
      <w:r w:rsidRPr="0005402F">
        <w:rPr>
          <w:rFonts w:eastAsiaTheme="minorEastAsia"/>
          <w:noProof/>
          <w:szCs w:val="24"/>
          <w:lang w:eastAsia="en-GB"/>
        </w:rPr>
        <w:tab/>
      </w:r>
      <w:r w:rsidRPr="0005402F">
        <w:rPr>
          <w:noProof/>
          <w:szCs w:val="24"/>
          <w:lang w:val="en-US"/>
        </w:rPr>
        <w:t>Conventions</w:t>
      </w:r>
      <w:r w:rsidRPr="0005402F">
        <w:rPr>
          <w:noProof/>
          <w:szCs w:val="24"/>
          <w:lang w:val="en-US"/>
        </w:rPr>
        <w:tab/>
      </w:r>
      <w:r w:rsidRPr="0005402F">
        <w:rPr>
          <w:noProof/>
          <w:szCs w:val="24"/>
          <w:lang w:val="en-US"/>
        </w:rPr>
        <w:tab/>
      </w:r>
      <w:r w:rsidRPr="0005402F">
        <w:rPr>
          <w:noProof/>
          <w:szCs w:val="24"/>
        </w:rPr>
        <w:t>2</w:t>
      </w:r>
    </w:p>
    <w:p w14:paraId="24906FC7" w14:textId="43A3AAD0" w:rsidR="00861214" w:rsidRPr="0005402F" w:rsidRDefault="00861214" w:rsidP="00861214">
      <w:pPr>
        <w:pStyle w:val="TOC1"/>
        <w:ind w:right="992"/>
        <w:rPr>
          <w:rFonts w:eastAsiaTheme="minorEastAsia"/>
          <w:noProof/>
          <w:szCs w:val="24"/>
          <w:lang w:eastAsia="en-GB"/>
        </w:rPr>
      </w:pPr>
      <w:r w:rsidRPr="0005402F">
        <w:rPr>
          <w:noProof/>
          <w:szCs w:val="24"/>
          <w:lang w:val="en-US"/>
        </w:rPr>
        <w:t>6</w:t>
      </w:r>
      <w:r w:rsidRPr="0005402F">
        <w:rPr>
          <w:rFonts w:eastAsiaTheme="minorEastAsia"/>
          <w:noProof/>
          <w:szCs w:val="24"/>
          <w:lang w:eastAsia="en-GB"/>
        </w:rPr>
        <w:tab/>
      </w:r>
      <w:r w:rsidRPr="0005402F">
        <w:rPr>
          <w:noProof/>
          <w:szCs w:val="24"/>
          <w:lang w:val="en-US"/>
        </w:rPr>
        <w:t>Introduction</w:t>
      </w:r>
      <w:r w:rsidRPr="0005402F">
        <w:rPr>
          <w:noProof/>
          <w:szCs w:val="24"/>
          <w:lang w:val="en-US"/>
        </w:rPr>
        <w:tab/>
      </w:r>
      <w:r w:rsidRPr="0005402F">
        <w:rPr>
          <w:noProof/>
          <w:szCs w:val="24"/>
          <w:lang w:val="en-US"/>
        </w:rPr>
        <w:tab/>
      </w:r>
      <w:r w:rsidRPr="0005402F">
        <w:rPr>
          <w:noProof/>
          <w:szCs w:val="24"/>
        </w:rPr>
        <w:t>2</w:t>
      </w:r>
    </w:p>
    <w:p w14:paraId="1111D471" w14:textId="5846A178" w:rsidR="003F6B47" w:rsidRPr="0005402F" w:rsidRDefault="003F6B47" w:rsidP="003F6B47">
      <w:pPr>
        <w:pStyle w:val="TOC1"/>
        <w:ind w:right="992"/>
        <w:rPr>
          <w:rFonts w:eastAsiaTheme="minorEastAsia"/>
          <w:noProof/>
          <w:szCs w:val="24"/>
          <w:lang w:eastAsia="en-GB"/>
        </w:rPr>
      </w:pPr>
      <w:r>
        <w:rPr>
          <w:noProof/>
          <w:szCs w:val="24"/>
          <w:lang w:val="en-US"/>
        </w:rPr>
        <w:t>7</w:t>
      </w:r>
      <w:r w:rsidRPr="0005402F">
        <w:rPr>
          <w:rFonts w:eastAsiaTheme="minorEastAsia"/>
          <w:noProof/>
          <w:szCs w:val="24"/>
          <w:lang w:eastAsia="en-GB"/>
        </w:rPr>
        <w:tab/>
      </w:r>
      <w:r>
        <w:rPr>
          <w:rFonts w:eastAsiaTheme="minorEastAsia"/>
          <w:noProof/>
          <w:szCs w:val="24"/>
          <w:lang w:eastAsia="en-GB"/>
        </w:rPr>
        <w:t>Recommended template</w:t>
      </w:r>
      <w:r w:rsidRPr="0005402F">
        <w:rPr>
          <w:noProof/>
          <w:szCs w:val="24"/>
          <w:lang w:val="en-US"/>
        </w:rPr>
        <w:tab/>
      </w:r>
      <w:r w:rsidRPr="0005402F">
        <w:rPr>
          <w:noProof/>
          <w:szCs w:val="24"/>
          <w:lang w:val="en-US"/>
        </w:rPr>
        <w:tab/>
      </w:r>
      <w:r w:rsidRPr="0005402F">
        <w:rPr>
          <w:noProof/>
          <w:szCs w:val="24"/>
        </w:rPr>
        <w:t>2</w:t>
      </w:r>
    </w:p>
    <w:p w14:paraId="541CFAC9" w14:textId="671CEF2D" w:rsidR="00861214" w:rsidRPr="0005402F" w:rsidRDefault="00861214" w:rsidP="00861214">
      <w:pPr>
        <w:pStyle w:val="TOC1"/>
        <w:ind w:right="992"/>
        <w:rPr>
          <w:rFonts w:eastAsiaTheme="minorEastAsia"/>
          <w:noProof/>
          <w:szCs w:val="24"/>
          <w:lang w:eastAsia="en-GB"/>
        </w:rPr>
      </w:pPr>
      <w:r w:rsidRPr="0005402F">
        <w:rPr>
          <w:noProof/>
          <w:szCs w:val="24"/>
          <w:lang w:val="en-US"/>
        </w:rPr>
        <w:t>Appendix</w:t>
      </w:r>
      <w:r w:rsidRPr="0005402F">
        <w:rPr>
          <w:noProof/>
          <w:szCs w:val="24"/>
          <w:lang w:val="en-US" w:eastAsia="ja-JP"/>
        </w:rPr>
        <w:t xml:space="preserve"> I – </w:t>
      </w:r>
      <w:r w:rsidRPr="0005402F">
        <w:rPr>
          <w:noProof/>
          <w:szCs w:val="24"/>
          <w:lang w:bidi="ar-DZ"/>
        </w:rPr>
        <w:t>Use Cases</w:t>
      </w:r>
      <w:r w:rsidRPr="0005402F">
        <w:rPr>
          <w:noProof/>
          <w:szCs w:val="24"/>
          <w:lang w:bidi="ar-DZ"/>
        </w:rPr>
        <w:tab/>
      </w:r>
      <w:r w:rsidRPr="0005402F">
        <w:rPr>
          <w:noProof/>
          <w:szCs w:val="24"/>
          <w:lang w:bidi="ar-DZ"/>
        </w:rPr>
        <w:tab/>
      </w:r>
      <w:r w:rsidR="00F006F1">
        <w:rPr>
          <w:noProof/>
          <w:szCs w:val="24"/>
        </w:rPr>
        <w:t>4</w:t>
      </w:r>
    </w:p>
    <w:p w14:paraId="76CDD485" w14:textId="44899AD3" w:rsidR="00861214" w:rsidRPr="00917B77" w:rsidRDefault="00861214" w:rsidP="00861214">
      <w:pPr>
        <w:pStyle w:val="TOC2"/>
        <w:ind w:right="992"/>
        <w:rPr>
          <w:rFonts w:eastAsiaTheme="minorEastAsia"/>
          <w:noProof/>
          <w:szCs w:val="24"/>
          <w:lang w:val="es-ES" w:eastAsia="en-GB"/>
        </w:rPr>
      </w:pPr>
      <w:r w:rsidRPr="00917B77">
        <w:rPr>
          <w:noProof/>
          <w:szCs w:val="24"/>
          <w:lang w:val="es-ES" w:bidi="ar-DZ"/>
        </w:rPr>
        <w:t>I.I</w:t>
      </w:r>
      <w:r w:rsidRPr="00917B77">
        <w:rPr>
          <w:rFonts w:eastAsiaTheme="minorEastAsia"/>
          <w:noProof/>
          <w:szCs w:val="24"/>
          <w:lang w:val="es-ES" w:eastAsia="en-GB"/>
        </w:rPr>
        <w:tab/>
      </w:r>
      <w:r w:rsidRPr="00917B77">
        <w:rPr>
          <w:noProof/>
          <w:szCs w:val="24"/>
          <w:lang w:val="es-ES" w:bidi="ar-DZ"/>
        </w:rPr>
        <w:t>Africa</w:t>
      </w:r>
      <w:r w:rsidRPr="00917B77">
        <w:rPr>
          <w:noProof/>
          <w:szCs w:val="24"/>
          <w:lang w:val="es-ES" w:bidi="ar-DZ"/>
        </w:rPr>
        <w:tab/>
      </w:r>
      <w:r w:rsidRPr="00917B77">
        <w:rPr>
          <w:noProof/>
          <w:szCs w:val="24"/>
          <w:lang w:val="es-ES" w:bidi="ar-DZ"/>
        </w:rPr>
        <w:tab/>
      </w:r>
      <w:r w:rsidR="001B4FD8" w:rsidRPr="00917B77">
        <w:rPr>
          <w:noProof/>
          <w:szCs w:val="24"/>
          <w:lang w:val="es-ES"/>
        </w:rPr>
        <w:t>4</w:t>
      </w:r>
    </w:p>
    <w:p w14:paraId="515EFAE9" w14:textId="3E73DF26" w:rsidR="00861214" w:rsidRPr="00917B77" w:rsidRDefault="00861214" w:rsidP="00861214">
      <w:pPr>
        <w:pStyle w:val="TOC3"/>
        <w:ind w:right="992"/>
        <w:rPr>
          <w:rFonts w:eastAsiaTheme="minorEastAsia"/>
          <w:noProof/>
          <w:szCs w:val="24"/>
          <w:lang w:val="es-ES" w:eastAsia="en-GB"/>
        </w:rPr>
      </w:pPr>
      <w:r w:rsidRPr="00917B77">
        <w:rPr>
          <w:noProof/>
          <w:szCs w:val="24"/>
          <w:lang w:val="es-ES"/>
        </w:rPr>
        <w:t>I</w:t>
      </w:r>
      <w:r w:rsidRPr="00917B77">
        <w:rPr>
          <w:noProof/>
          <w:szCs w:val="24"/>
          <w:lang w:val="es-ES" w:bidi="ar-DZ"/>
        </w:rPr>
        <w:t>.I.</w:t>
      </w:r>
      <w:r w:rsidRPr="00917B77">
        <w:rPr>
          <w:noProof/>
          <w:szCs w:val="24"/>
          <w:lang w:val="es-ES"/>
        </w:rPr>
        <w:t>I</w:t>
      </w:r>
      <w:r w:rsidRPr="00917B77">
        <w:rPr>
          <w:rFonts w:eastAsiaTheme="minorEastAsia"/>
          <w:noProof/>
          <w:szCs w:val="24"/>
          <w:lang w:val="es-ES" w:eastAsia="en-GB"/>
        </w:rPr>
        <w:tab/>
      </w:r>
      <w:r w:rsidRPr="00917B77">
        <w:rPr>
          <w:noProof/>
          <w:szCs w:val="24"/>
          <w:lang w:val="es-ES"/>
        </w:rPr>
        <w:t>Congo</w:t>
      </w:r>
      <w:r w:rsidRPr="00917B77">
        <w:rPr>
          <w:noProof/>
          <w:szCs w:val="24"/>
          <w:lang w:val="es-ES"/>
        </w:rPr>
        <w:tab/>
      </w:r>
      <w:r w:rsidRPr="00917B77">
        <w:rPr>
          <w:noProof/>
          <w:szCs w:val="24"/>
          <w:lang w:val="es-ES"/>
        </w:rPr>
        <w:tab/>
      </w:r>
      <w:r w:rsidR="001B4FD8" w:rsidRPr="00917B77">
        <w:rPr>
          <w:noProof/>
          <w:szCs w:val="24"/>
          <w:lang w:val="es-ES"/>
        </w:rPr>
        <w:t>4</w:t>
      </w:r>
    </w:p>
    <w:p w14:paraId="43CC9B94" w14:textId="62214D67" w:rsidR="00861214" w:rsidRPr="0005402F" w:rsidRDefault="00861214" w:rsidP="00861214">
      <w:pPr>
        <w:pStyle w:val="TOC3"/>
        <w:ind w:right="992"/>
        <w:rPr>
          <w:rFonts w:eastAsiaTheme="minorEastAsia"/>
          <w:noProof/>
          <w:szCs w:val="24"/>
          <w:lang w:eastAsia="en-GB"/>
        </w:rPr>
      </w:pPr>
      <w:r w:rsidRPr="0005402F">
        <w:rPr>
          <w:noProof/>
          <w:szCs w:val="24"/>
        </w:rPr>
        <w:t>I.I.II</w:t>
      </w:r>
      <w:r w:rsidRPr="0005402F">
        <w:rPr>
          <w:rFonts w:eastAsiaTheme="minorEastAsia"/>
          <w:noProof/>
          <w:szCs w:val="24"/>
          <w:lang w:eastAsia="en-GB"/>
        </w:rPr>
        <w:tab/>
      </w:r>
      <w:r w:rsidRPr="0005402F">
        <w:rPr>
          <w:noProof/>
          <w:szCs w:val="24"/>
        </w:rPr>
        <w:t xml:space="preserve">Republic of </w:t>
      </w:r>
      <w:r w:rsidRPr="0005402F">
        <w:rPr>
          <w:noProof/>
          <w:szCs w:val="24"/>
          <w:lang w:bidi="ar-DZ"/>
        </w:rPr>
        <w:t>Botswana</w:t>
      </w:r>
      <w:r w:rsidRPr="0005402F">
        <w:rPr>
          <w:noProof/>
          <w:szCs w:val="24"/>
          <w:lang w:bidi="ar-DZ"/>
        </w:rPr>
        <w:tab/>
      </w:r>
      <w:r w:rsidRPr="0005402F">
        <w:rPr>
          <w:noProof/>
          <w:szCs w:val="24"/>
          <w:lang w:bidi="ar-DZ"/>
        </w:rPr>
        <w:tab/>
      </w:r>
      <w:r w:rsidR="00014FF4">
        <w:rPr>
          <w:noProof/>
          <w:szCs w:val="24"/>
        </w:rPr>
        <w:t>5</w:t>
      </w:r>
    </w:p>
    <w:p w14:paraId="1B795BED" w14:textId="40EC7836" w:rsidR="00861214" w:rsidRPr="0005402F" w:rsidRDefault="00861214" w:rsidP="00861214">
      <w:pPr>
        <w:pStyle w:val="TOC3"/>
        <w:ind w:right="992"/>
        <w:rPr>
          <w:rFonts w:eastAsiaTheme="minorEastAsia"/>
          <w:noProof/>
          <w:szCs w:val="24"/>
          <w:lang w:eastAsia="en-GB"/>
        </w:rPr>
      </w:pPr>
      <w:r w:rsidRPr="0005402F">
        <w:rPr>
          <w:noProof/>
          <w:szCs w:val="24"/>
          <w:lang w:bidi="ar-DZ"/>
        </w:rPr>
        <w:t>I.I.III</w:t>
      </w:r>
      <w:r w:rsidRPr="0005402F">
        <w:rPr>
          <w:rFonts w:eastAsiaTheme="minorEastAsia"/>
          <w:noProof/>
          <w:szCs w:val="24"/>
          <w:lang w:eastAsia="en-GB"/>
        </w:rPr>
        <w:tab/>
      </w:r>
      <w:r w:rsidRPr="0005402F">
        <w:rPr>
          <w:noProof/>
          <w:szCs w:val="24"/>
          <w:lang w:bidi="ar-DZ"/>
        </w:rPr>
        <w:t>Chad</w:t>
      </w:r>
      <w:r w:rsidRPr="0005402F">
        <w:rPr>
          <w:noProof/>
          <w:szCs w:val="24"/>
          <w:lang w:bidi="ar-DZ"/>
        </w:rPr>
        <w:tab/>
      </w:r>
      <w:r w:rsidRPr="0005402F">
        <w:rPr>
          <w:noProof/>
          <w:szCs w:val="24"/>
          <w:lang w:bidi="ar-DZ"/>
        </w:rPr>
        <w:tab/>
      </w:r>
      <w:r w:rsidR="003C00B7">
        <w:rPr>
          <w:noProof/>
          <w:szCs w:val="24"/>
        </w:rPr>
        <w:t>6</w:t>
      </w:r>
    </w:p>
    <w:p w14:paraId="19C860CD" w14:textId="4B0425FA" w:rsidR="00861214" w:rsidRPr="0005402F" w:rsidRDefault="00861214" w:rsidP="00861214">
      <w:pPr>
        <w:pStyle w:val="TOC3"/>
        <w:ind w:right="992"/>
        <w:rPr>
          <w:rFonts w:eastAsiaTheme="minorEastAsia"/>
          <w:noProof/>
          <w:szCs w:val="24"/>
          <w:lang w:eastAsia="en-GB"/>
        </w:rPr>
      </w:pPr>
      <w:r w:rsidRPr="0005402F">
        <w:rPr>
          <w:noProof/>
          <w:szCs w:val="24"/>
          <w:lang w:bidi="ar-DZ"/>
        </w:rPr>
        <w:t>I.I.IV</w:t>
      </w:r>
      <w:r w:rsidRPr="0005402F">
        <w:rPr>
          <w:rFonts w:eastAsiaTheme="minorEastAsia"/>
          <w:noProof/>
          <w:szCs w:val="24"/>
          <w:lang w:eastAsia="en-GB"/>
        </w:rPr>
        <w:tab/>
      </w:r>
      <w:r w:rsidRPr="0005402F">
        <w:rPr>
          <w:noProof/>
          <w:szCs w:val="24"/>
          <w:lang w:bidi="ar-DZ"/>
        </w:rPr>
        <w:t>Republic of Ghana</w:t>
      </w:r>
      <w:r w:rsidRPr="0005402F">
        <w:rPr>
          <w:noProof/>
          <w:szCs w:val="24"/>
          <w:lang w:bidi="ar-DZ"/>
        </w:rPr>
        <w:tab/>
      </w:r>
      <w:r w:rsidRPr="0005402F">
        <w:rPr>
          <w:noProof/>
          <w:szCs w:val="24"/>
          <w:lang w:bidi="ar-DZ"/>
        </w:rPr>
        <w:tab/>
      </w:r>
      <w:r w:rsidR="002E0279">
        <w:rPr>
          <w:noProof/>
          <w:szCs w:val="24"/>
        </w:rPr>
        <w:t>8</w:t>
      </w:r>
    </w:p>
    <w:p w14:paraId="373659D0" w14:textId="44898255" w:rsidR="00861214" w:rsidRPr="0005402F" w:rsidRDefault="00861214" w:rsidP="00861214">
      <w:pPr>
        <w:pStyle w:val="TOC3"/>
        <w:ind w:right="992"/>
        <w:rPr>
          <w:rFonts w:eastAsiaTheme="minorEastAsia"/>
          <w:noProof/>
          <w:szCs w:val="24"/>
          <w:lang w:eastAsia="en-GB"/>
        </w:rPr>
      </w:pPr>
      <w:r w:rsidRPr="0005402F">
        <w:rPr>
          <w:noProof/>
          <w:szCs w:val="24"/>
          <w:lang w:bidi="ar-DZ"/>
        </w:rPr>
        <w:t>I.I.V</w:t>
      </w:r>
      <w:r w:rsidRPr="0005402F">
        <w:rPr>
          <w:rFonts w:eastAsiaTheme="minorEastAsia"/>
          <w:noProof/>
          <w:szCs w:val="24"/>
          <w:lang w:eastAsia="en-GB"/>
        </w:rPr>
        <w:tab/>
      </w:r>
      <w:r w:rsidRPr="0005402F">
        <w:rPr>
          <w:noProof/>
          <w:szCs w:val="24"/>
          <w:lang w:bidi="ar-DZ"/>
        </w:rPr>
        <w:t>Guinea</w:t>
      </w:r>
      <w:r w:rsidRPr="0005402F">
        <w:rPr>
          <w:noProof/>
          <w:szCs w:val="24"/>
          <w:lang w:bidi="ar-DZ"/>
        </w:rPr>
        <w:tab/>
      </w:r>
      <w:r w:rsidRPr="0005402F">
        <w:rPr>
          <w:noProof/>
          <w:szCs w:val="24"/>
          <w:lang w:bidi="ar-DZ"/>
        </w:rPr>
        <w:tab/>
      </w:r>
      <w:r w:rsidR="002E0279">
        <w:rPr>
          <w:noProof/>
          <w:szCs w:val="24"/>
        </w:rPr>
        <w:t>9</w:t>
      </w:r>
    </w:p>
    <w:p w14:paraId="3B204306" w14:textId="164B27BF" w:rsidR="00861214" w:rsidRPr="0005402F" w:rsidRDefault="00861214" w:rsidP="00861214">
      <w:pPr>
        <w:pStyle w:val="TOC3"/>
        <w:ind w:right="992"/>
        <w:rPr>
          <w:rFonts w:eastAsiaTheme="minorEastAsia"/>
          <w:noProof/>
          <w:szCs w:val="24"/>
          <w:lang w:eastAsia="en-GB"/>
        </w:rPr>
      </w:pPr>
      <w:r w:rsidRPr="0005402F">
        <w:rPr>
          <w:noProof/>
          <w:szCs w:val="24"/>
          <w:lang w:bidi="ar-DZ"/>
        </w:rPr>
        <w:t>I.I.VI</w:t>
      </w:r>
      <w:r w:rsidRPr="0005402F">
        <w:rPr>
          <w:rFonts w:eastAsiaTheme="minorEastAsia"/>
          <w:noProof/>
          <w:szCs w:val="24"/>
          <w:lang w:eastAsia="en-GB"/>
        </w:rPr>
        <w:tab/>
      </w:r>
      <w:r w:rsidRPr="0005402F">
        <w:rPr>
          <w:noProof/>
          <w:szCs w:val="24"/>
          <w:lang w:bidi="ar-DZ"/>
        </w:rPr>
        <w:t>Republic of Kenya</w:t>
      </w:r>
      <w:r w:rsidRPr="0005402F">
        <w:rPr>
          <w:noProof/>
          <w:szCs w:val="24"/>
          <w:lang w:bidi="ar-DZ"/>
        </w:rPr>
        <w:tab/>
      </w:r>
      <w:r w:rsidRPr="0005402F">
        <w:rPr>
          <w:noProof/>
          <w:szCs w:val="24"/>
          <w:lang w:bidi="ar-DZ"/>
        </w:rPr>
        <w:tab/>
      </w:r>
      <w:r w:rsidR="00B16D7B">
        <w:rPr>
          <w:noProof/>
          <w:szCs w:val="24"/>
        </w:rPr>
        <w:t>9</w:t>
      </w:r>
    </w:p>
    <w:p w14:paraId="5FB81B70" w14:textId="56782600" w:rsidR="00861214" w:rsidRPr="0005402F" w:rsidRDefault="00861214" w:rsidP="00861214">
      <w:pPr>
        <w:pStyle w:val="TOC3"/>
        <w:ind w:right="992"/>
        <w:rPr>
          <w:rFonts w:eastAsiaTheme="minorEastAsia"/>
          <w:noProof/>
          <w:szCs w:val="24"/>
          <w:lang w:eastAsia="en-GB"/>
        </w:rPr>
      </w:pPr>
      <w:r w:rsidRPr="0005402F">
        <w:rPr>
          <w:noProof/>
          <w:szCs w:val="24"/>
        </w:rPr>
        <w:t>I.I.VII</w:t>
      </w:r>
      <w:r w:rsidRPr="0005402F">
        <w:rPr>
          <w:rFonts w:eastAsiaTheme="minorEastAsia"/>
          <w:noProof/>
          <w:szCs w:val="24"/>
          <w:lang w:eastAsia="en-GB"/>
        </w:rPr>
        <w:tab/>
      </w:r>
      <w:r w:rsidRPr="0005402F">
        <w:rPr>
          <w:noProof/>
          <w:szCs w:val="24"/>
        </w:rPr>
        <w:t xml:space="preserve">Republic of </w:t>
      </w:r>
      <w:r w:rsidRPr="0005402F">
        <w:rPr>
          <w:noProof/>
          <w:szCs w:val="24"/>
          <w:lang w:bidi="ar-DZ"/>
        </w:rPr>
        <w:t>Madagascar</w:t>
      </w:r>
      <w:r w:rsidRPr="0005402F">
        <w:rPr>
          <w:noProof/>
          <w:szCs w:val="24"/>
          <w:lang w:bidi="ar-DZ"/>
        </w:rPr>
        <w:tab/>
      </w:r>
      <w:r w:rsidRPr="0005402F">
        <w:rPr>
          <w:noProof/>
          <w:szCs w:val="24"/>
          <w:lang w:bidi="ar-DZ"/>
        </w:rPr>
        <w:tab/>
      </w:r>
      <w:r w:rsidR="00C224B1">
        <w:rPr>
          <w:noProof/>
          <w:szCs w:val="24"/>
        </w:rPr>
        <w:t>11</w:t>
      </w:r>
    </w:p>
    <w:p w14:paraId="350184DC" w14:textId="2CC6F0D7" w:rsidR="00861214" w:rsidRPr="0005402F" w:rsidRDefault="00861214" w:rsidP="00861214">
      <w:pPr>
        <w:pStyle w:val="TOC3"/>
        <w:ind w:right="992"/>
        <w:rPr>
          <w:rFonts w:eastAsiaTheme="minorEastAsia"/>
          <w:noProof/>
          <w:szCs w:val="24"/>
          <w:lang w:eastAsia="en-GB"/>
        </w:rPr>
      </w:pPr>
      <w:r w:rsidRPr="0005402F">
        <w:rPr>
          <w:noProof/>
          <w:szCs w:val="24"/>
          <w:lang w:bidi="ar-DZ"/>
        </w:rPr>
        <w:t xml:space="preserve">I.I.VIII </w:t>
      </w:r>
      <w:r w:rsidRPr="0005402F">
        <w:rPr>
          <w:rFonts w:eastAsiaTheme="minorEastAsia"/>
          <w:noProof/>
          <w:szCs w:val="24"/>
          <w:lang w:eastAsia="en-GB"/>
        </w:rPr>
        <w:tab/>
      </w:r>
      <w:r w:rsidRPr="0005402F">
        <w:rPr>
          <w:noProof/>
          <w:szCs w:val="24"/>
          <w:lang w:bidi="ar-DZ"/>
        </w:rPr>
        <w:t>Federal Republic of Nigeria</w:t>
      </w:r>
      <w:r w:rsidRPr="0005402F">
        <w:rPr>
          <w:noProof/>
          <w:szCs w:val="24"/>
          <w:lang w:bidi="ar-DZ"/>
        </w:rPr>
        <w:tab/>
      </w:r>
      <w:r w:rsidRPr="0005402F">
        <w:rPr>
          <w:noProof/>
          <w:szCs w:val="24"/>
          <w:lang w:bidi="ar-DZ"/>
        </w:rPr>
        <w:tab/>
      </w:r>
      <w:r w:rsidRPr="0005402F">
        <w:rPr>
          <w:noProof/>
          <w:szCs w:val="24"/>
        </w:rPr>
        <w:t>1</w:t>
      </w:r>
      <w:r w:rsidR="00534A68">
        <w:rPr>
          <w:noProof/>
          <w:szCs w:val="24"/>
        </w:rPr>
        <w:t>3</w:t>
      </w:r>
    </w:p>
    <w:p w14:paraId="1652B85A" w14:textId="2D1E8985" w:rsidR="00861214" w:rsidRPr="0005402F" w:rsidRDefault="00861214" w:rsidP="00861214">
      <w:pPr>
        <w:pStyle w:val="TOC3"/>
        <w:ind w:right="992"/>
        <w:rPr>
          <w:rFonts w:eastAsiaTheme="minorEastAsia"/>
          <w:noProof/>
          <w:szCs w:val="24"/>
          <w:lang w:eastAsia="en-GB"/>
        </w:rPr>
      </w:pPr>
      <w:r w:rsidRPr="0005402F">
        <w:rPr>
          <w:noProof/>
          <w:szCs w:val="24"/>
          <w:lang w:bidi="ar-DZ"/>
        </w:rPr>
        <w:t>I.I.IX</w:t>
      </w:r>
      <w:r w:rsidRPr="0005402F">
        <w:rPr>
          <w:rFonts w:eastAsiaTheme="minorEastAsia"/>
          <w:noProof/>
          <w:szCs w:val="24"/>
          <w:lang w:eastAsia="en-GB"/>
        </w:rPr>
        <w:tab/>
      </w:r>
      <w:r w:rsidRPr="0005402F">
        <w:rPr>
          <w:noProof/>
          <w:szCs w:val="24"/>
          <w:lang w:bidi="ar-DZ"/>
        </w:rPr>
        <w:t>Republic of Senegal</w:t>
      </w:r>
      <w:r w:rsidRPr="0005402F">
        <w:rPr>
          <w:noProof/>
          <w:szCs w:val="24"/>
          <w:lang w:bidi="ar-DZ"/>
        </w:rPr>
        <w:tab/>
      </w:r>
      <w:r w:rsidRPr="0005402F">
        <w:rPr>
          <w:noProof/>
          <w:szCs w:val="24"/>
          <w:lang w:bidi="ar-DZ"/>
        </w:rPr>
        <w:tab/>
      </w:r>
      <w:r w:rsidRPr="0005402F">
        <w:rPr>
          <w:noProof/>
          <w:szCs w:val="24"/>
        </w:rPr>
        <w:t>1</w:t>
      </w:r>
      <w:r w:rsidR="00844090">
        <w:rPr>
          <w:noProof/>
          <w:szCs w:val="24"/>
        </w:rPr>
        <w:t>4</w:t>
      </w:r>
    </w:p>
    <w:p w14:paraId="7E7712A8" w14:textId="6B384F50" w:rsidR="00861214" w:rsidRPr="0005402F" w:rsidRDefault="00861214" w:rsidP="00861214">
      <w:pPr>
        <w:pStyle w:val="TOC3"/>
        <w:ind w:right="992"/>
        <w:rPr>
          <w:rFonts w:eastAsiaTheme="minorEastAsia"/>
          <w:noProof/>
          <w:szCs w:val="24"/>
          <w:lang w:eastAsia="en-GB"/>
        </w:rPr>
      </w:pPr>
      <w:r w:rsidRPr="0005402F">
        <w:rPr>
          <w:noProof/>
          <w:szCs w:val="24"/>
          <w:lang w:bidi="ar-DZ"/>
        </w:rPr>
        <w:t>I.I.X</w:t>
      </w:r>
      <w:r w:rsidRPr="0005402F">
        <w:rPr>
          <w:rFonts w:eastAsiaTheme="minorEastAsia"/>
          <w:noProof/>
          <w:szCs w:val="24"/>
          <w:lang w:eastAsia="en-GB"/>
        </w:rPr>
        <w:tab/>
      </w:r>
      <w:r w:rsidRPr="0005402F">
        <w:rPr>
          <w:noProof/>
          <w:szCs w:val="24"/>
          <w:lang w:bidi="ar-DZ"/>
        </w:rPr>
        <w:t>United Republic of Tanzania</w:t>
      </w:r>
      <w:r w:rsidRPr="0005402F">
        <w:rPr>
          <w:noProof/>
          <w:szCs w:val="24"/>
          <w:lang w:bidi="ar-DZ"/>
        </w:rPr>
        <w:tab/>
      </w:r>
      <w:r w:rsidRPr="0005402F">
        <w:rPr>
          <w:noProof/>
          <w:szCs w:val="24"/>
          <w:lang w:bidi="ar-DZ"/>
        </w:rPr>
        <w:tab/>
      </w:r>
      <w:r w:rsidRPr="0005402F">
        <w:rPr>
          <w:noProof/>
          <w:szCs w:val="24"/>
        </w:rPr>
        <w:t>1</w:t>
      </w:r>
      <w:r w:rsidR="00FE47C6">
        <w:rPr>
          <w:noProof/>
          <w:szCs w:val="24"/>
        </w:rPr>
        <w:t>4</w:t>
      </w:r>
    </w:p>
    <w:p w14:paraId="3913BF8D" w14:textId="2A10DB8E" w:rsidR="00861214" w:rsidRPr="0005402F" w:rsidRDefault="00861214" w:rsidP="00861214">
      <w:pPr>
        <w:pStyle w:val="TOC3"/>
        <w:ind w:right="992"/>
        <w:rPr>
          <w:rFonts w:eastAsiaTheme="minorEastAsia"/>
          <w:noProof/>
          <w:szCs w:val="24"/>
          <w:lang w:eastAsia="en-GB"/>
        </w:rPr>
      </w:pPr>
      <w:r w:rsidRPr="0005402F">
        <w:rPr>
          <w:noProof/>
          <w:szCs w:val="24"/>
          <w:lang w:bidi="ar-DZ"/>
        </w:rPr>
        <w:t>I.I.XI</w:t>
      </w:r>
      <w:r w:rsidRPr="0005402F">
        <w:rPr>
          <w:rFonts w:eastAsiaTheme="minorEastAsia"/>
          <w:noProof/>
          <w:szCs w:val="24"/>
          <w:lang w:eastAsia="en-GB"/>
        </w:rPr>
        <w:tab/>
      </w:r>
      <w:r w:rsidRPr="0005402F">
        <w:rPr>
          <w:noProof/>
          <w:szCs w:val="24"/>
          <w:lang w:bidi="ar-DZ"/>
        </w:rPr>
        <w:t>Republic of Zimbabwe</w:t>
      </w:r>
      <w:r w:rsidRPr="0005402F">
        <w:rPr>
          <w:noProof/>
          <w:szCs w:val="24"/>
          <w:lang w:bidi="ar-DZ"/>
        </w:rPr>
        <w:tab/>
      </w:r>
      <w:r w:rsidRPr="0005402F">
        <w:rPr>
          <w:noProof/>
          <w:szCs w:val="24"/>
          <w:lang w:bidi="ar-DZ"/>
        </w:rPr>
        <w:tab/>
      </w:r>
      <w:r w:rsidRPr="0005402F">
        <w:rPr>
          <w:noProof/>
          <w:szCs w:val="24"/>
        </w:rPr>
        <w:t>1</w:t>
      </w:r>
      <w:r w:rsidR="00FE47C6">
        <w:rPr>
          <w:noProof/>
          <w:szCs w:val="24"/>
        </w:rPr>
        <w:t>6</w:t>
      </w:r>
    </w:p>
    <w:p w14:paraId="395D6790" w14:textId="18025117" w:rsidR="003C5864" w:rsidRPr="003C5864" w:rsidRDefault="003C5864" w:rsidP="003C5864">
      <w:pPr>
        <w:pStyle w:val="TOC3"/>
        <w:ind w:right="992"/>
        <w:rPr>
          <w:rFonts w:eastAsiaTheme="minorEastAsia"/>
          <w:noProof/>
          <w:szCs w:val="24"/>
          <w:lang w:eastAsia="en-GB"/>
        </w:rPr>
      </w:pPr>
      <w:r w:rsidRPr="0005402F">
        <w:rPr>
          <w:noProof/>
          <w:szCs w:val="24"/>
          <w:lang w:bidi="ar-DZ"/>
        </w:rPr>
        <w:t>I.I.XI</w:t>
      </w:r>
      <w:r>
        <w:rPr>
          <w:noProof/>
          <w:szCs w:val="24"/>
          <w:lang w:bidi="ar-DZ"/>
        </w:rPr>
        <w:t>I</w:t>
      </w:r>
      <w:r w:rsidRPr="0005402F">
        <w:rPr>
          <w:rFonts w:eastAsiaTheme="minorEastAsia"/>
          <w:noProof/>
          <w:szCs w:val="24"/>
          <w:lang w:eastAsia="en-GB"/>
        </w:rPr>
        <w:tab/>
      </w:r>
      <w:r>
        <w:t>Central African Republic</w:t>
      </w:r>
      <w:r w:rsidRPr="0005402F">
        <w:rPr>
          <w:noProof/>
          <w:szCs w:val="24"/>
          <w:lang w:bidi="ar-DZ"/>
        </w:rPr>
        <w:tab/>
      </w:r>
      <w:r w:rsidRPr="0005402F">
        <w:rPr>
          <w:noProof/>
          <w:szCs w:val="24"/>
          <w:lang w:bidi="ar-DZ"/>
        </w:rPr>
        <w:tab/>
      </w:r>
      <w:r w:rsidRPr="0005402F">
        <w:rPr>
          <w:noProof/>
          <w:szCs w:val="24"/>
        </w:rPr>
        <w:t>1</w:t>
      </w:r>
      <w:r w:rsidR="0044007F">
        <w:rPr>
          <w:noProof/>
          <w:szCs w:val="24"/>
        </w:rPr>
        <w:t>6</w:t>
      </w:r>
    </w:p>
    <w:p w14:paraId="45A85C43" w14:textId="69A9CBB3" w:rsidR="00861214" w:rsidRPr="0005402F" w:rsidRDefault="00861214" w:rsidP="00861214">
      <w:pPr>
        <w:pStyle w:val="TOC2"/>
        <w:ind w:right="992"/>
        <w:rPr>
          <w:rFonts w:eastAsiaTheme="minorEastAsia"/>
          <w:noProof/>
          <w:szCs w:val="24"/>
          <w:lang w:eastAsia="en-GB"/>
        </w:rPr>
      </w:pPr>
      <w:r w:rsidRPr="0005402F">
        <w:rPr>
          <w:noProof/>
          <w:szCs w:val="24"/>
          <w:lang w:bidi="ar-DZ"/>
        </w:rPr>
        <w:t>I.II</w:t>
      </w:r>
      <w:r w:rsidRPr="0005402F">
        <w:rPr>
          <w:rFonts w:eastAsiaTheme="minorEastAsia"/>
          <w:noProof/>
          <w:szCs w:val="24"/>
          <w:lang w:eastAsia="en-GB"/>
        </w:rPr>
        <w:tab/>
      </w:r>
      <w:r w:rsidRPr="0005402F">
        <w:rPr>
          <w:noProof/>
          <w:szCs w:val="24"/>
          <w:lang w:bidi="ar-DZ"/>
        </w:rPr>
        <w:t>South America</w:t>
      </w:r>
      <w:r w:rsidRPr="0005402F">
        <w:rPr>
          <w:noProof/>
          <w:szCs w:val="24"/>
          <w:lang w:bidi="ar-DZ"/>
        </w:rPr>
        <w:tab/>
      </w:r>
      <w:r w:rsidRPr="0005402F">
        <w:rPr>
          <w:noProof/>
          <w:szCs w:val="24"/>
          <w:lang w:bidi="ar-DZ"/>
        </w:rPr>
        <w:tab/>
      </w:r>
      <w:r w:rsidRPr="0005402F">
        <w:rPr>
          <w:noProof/>
          <w:szCs w:val="24"/>
        </w:rPr>
        <w:t>1</w:t>
      </w:r>
      <w:r w:rsidR="000631B9">
        <w:rPr>
          <w:noProof/>
          <w:szCs w:val="24"/>
        </w:rPr>
        <w:t>7</w:t>
      </w:r>
    </w:p>
    <w:p w14:paraId="66E86096" w14:textId="159A2179" w:rsidR="00861214" w:rsidRPr="0005402F" w:rsidRDefault="00861214" w:rsidP="00861214">
      <w:pPr>
        <w:pStyle w:val="TOC3"/>
        <w:ind w:right="992"/>
        <w:rPr>
          <w:rFonts w:eastAsiaTheme="minorEastAsia"/>
          <w:noProof/>
          <w:szCs w:val="24"/>
          <w:lang w:eastAsia="en-GB"/>
        </w:rPr>
      </w:pPr>
      <w:r w:rsidRPr="0005402F">
        <w:rPr>
          <w:noProof/>
          <w:szCs w:val="24"/>
        </w:rPr>
        <w:t>I.II.I</w:t>
      </w:r>
      <w:r w:rsidRPr="0005402F">
        <w:rPr>
          <w:rFonts w:eastAsiaTheme="minorEastAsia"/>
          <w:noProof/>
          <w:szCs w:val="24"/>
          <w:lang w:eastAsia="en-GB"/>
        </w:rPr>
        <w:tab/>
      </w:r>
      <w:r w:rsidRPr="0005402F">
        <w:rPr>
          <w:noProof/>
          <w:szCs w:val="24"/>
        </w:rPr>
        <w:t xml:space="preserve">Federative Republic of </w:t>
      </w:r>
      <w:r w:rsidRPr="0005402F">
        <w:rPr>
          <w:noProof/>
          <w:szCs w:val="24"/>
          <w:lang w:bidi="ar-DZ"/>
        </w:rPr>
        <w:t>Brazil</w:t>
      </w:r>
      <w:r w:rsidRPr="0005402F">
        <w:rPr>
          <w:noProof/>
          <w:szCs w:val="24"/>
          <w:lang w:bidi="ar-DZ"/>
        </w:rPr>
        <w:tab/>
      </w:r>
      <w:r w:rsidRPr="0005402F">
        <w:rPr>
          <w:noProof/>
          <w:szCs w:val="24"/>
          <w:lang w:bidi="ar-DZ"/>
        </w:rPr>
        <w:tab/>
      </w:r>
      <w:r w:rsidRPr="0005402F">
        <w:rPr>
          <w:noProof/>
          <w:szCs w:val="24"/>
        </w:rPr>
        <w:t>1</w:t>
      </w:r>
      <w:r w:rsidR="0075486D">
        <w:rPr>
          <w:noProof/>
          <w:szCs w:val="24"/>
        </w:rPr>
        <w:t>7</w:t>
      </w:r>
    </w:p>
    <w:p w14:paraId="7BCE4A0F" w14:textId="5508F31D" w:rsidR="00861214" w:rsidRPr="0005402F" w:rsidRDefault="00861214" w:rsidP="00861214">
      <w:pPr>
        <w:pStyle w:val="TOC3"/>
        <w:ind w:right="992"/>
        <w:rPr>
          <w:rFonts w:eastAsiaTheme="minorEastAsia"/>
          <w:noProof/>
          <w:szCs w:val="24"/>
          <w:lang w:eastAsia="en-GB"/>
        </w:rPr>
      </w:pPr>
      <w:r w:rsidRPr="0005402F">
        <w:rPr>
          <w:noProof/>
          <w:szCs w:val="24"/>
        </w:rPr>
        <w:t>I.II.II</w:t>
      </w:r>
      <w:r w:rsidRPr="0005402F">
        <w:rPr>
          <w:rFonts w:eastAsiaTheme="minorEastAsia"/>
          <w:noProof/>
          <w:szCs w:val="24"/>
          <w:lang w:eastAsia="en-GB"/>
        </w:rPr>
        <w:tab/>
      </w:r>
      <w:r w:rsidRPr="0005402F">
        <w:rPr>
          <w:noProof/>
          <w:szCs w:val="24"/>
        </w:rPr>
        <w:t xml:space="preserve">Republic of </w:t>
      </w:r>
      <w:r w:rsidRPr="0005402F">
        <w:rPr>
          <w:noProof/>
          <w:szCs w:val="24"/>
          <w:lang w:bidi="ar-DZ"/>
        </w:rPr>
        <w:t>Colombia</w:t>
      </w:r>
      <w:r w:rsidRPr="0005402F">
        <w:rPr>
          <w:noProof/>
          <w:szCs w:val="24"/>
          <w:lang w:bidi="ar-DZ"/>
        </w:rPr>
        <w:tab/>
      </w:r>
      <w:r w:rsidRPr="0005402F">
        <w:rPr>
          <w:noProof/>
          <w:szCs w:val="24"/>
          <w:lang w:bidi="ar-DZ"/>
        </w:rPr>
        <w:tab/>
      </w:r>
      <w:r w:rsidR="00F62AA0">
        <w:rPr>
          <w:noProof/>
          <w:szCs w:val="24"/>
        </w:rPr>
        <w:t>2</w:t>
      </w:r>
      <w:r w:rsidR="0053480B">
        <w:rPr>
          <w:noProof/>
          <w:szCs w:val="24"/>
        </w:rPr>
        <w:t>3</w:t>
      </w:r>
    </w:p>
    <w:p w14:paraId="33FC0D0C" w14:textId="6E186FA5" w:rsidR="00861214" w:rsidRPr="0005402F" w:rsidRDefault="00861214" w:rsidP="00861214">
      <w:pPr>
        <w:pStyle w:val="TOC2"/>
        <w:ind w:right="992"/>
        <w:rPr>
          <w:rFonts w:eastAsiaTheme="minorEastAsia"/>
          <w:noProof/>
          <w:szCs w:val="24"/>
          <w:lang w:eastAsia="en-GB"/>
        </w:rPr>
      </w:pPr>
      <w:r w:rsidRPr="0005402F">
        <w:rPr>
          <w:noProof/>
          <w:szCs w:val="24"/>
          <w:lang w:bidi="ar-DZ"/>
        </w:rPr>
        <w:t>I.III</w:t>
      </w:r>
      <w:r w:rsidRPr="0005402F">
        <w:rPr>
          <w:rFonts w:eastAsiaTheme="minorEastAsia"/>
          <w:noProof/>
          <w:szCs w:val="24"/>
          <w:lang w:eastAsia="en-GB"/>
        </w:rPr>
        <w:tab/>
      </w:r>
      <w:r w:rsidRPr="0005402F">
        <w:rPr>
          <w:noProof/>
          <w:szCs w:val="24"/>
          <w:lang w:bidi="ar-DZ"/>
        </w:rPr>
        <w:t>Asia</w:t>
      </w:r>
      <w:r w:rsidRPr="0005402F">
        <w:rPr>
          <w:noProof/>
          <w:szCs w:val="24"/>
          <w:lang w:bidi="ar-DZ"/>
        </w:rPr>
        <w:tab/>
      </w:r>
      <w:r w:rsidRPr="0005402F">
        <w:rPr>
          <w:noProof/>
          <w:szCs w:val="24"/>
          <w:lang w:bidi="ar-DZ"/>
        </w:rPr>
        <w:tab/>
      </w:r>
      <w:r w:rsidR="00112C63">
        <w:rPr>
          <w:noProof/>
          <w:szCs w:val="24"/>
        </w:rPr>
        <w:t>3</w:t>
      </w:r>
      <w:r w:rsidR="002F673E">
        <w:rPr>
          <w:noProof/>
          <w:szCs w:val="24"/>
        </w:rPr>
        <w:t>2</w:t>
      </w:r>
    </w:p>
    <w:p w14:paraId="678D58E7" w14:textId="6333B0EB" w:rsidR="00861214" w:rsidRPr="0005402F" w:rsidRDefault="00861214" w:rsidP="00861214">
      <w:pPr>
        <w:pStyle w:val="TOC3"/>
        <w:ind w:right="992"/>
        <w:rPr>
          <w:rFonts w:eastAsiaTheme="minorEastAsia"/>
          <w:noProof/>
          <w:szCs w:val="24"/>
          <w:lang w:eastAsia="en-GB"/>
        </w:rPr>
      </w:pPr>
      <w:r w:rsidRPr="0005402F">
        <w:rPr>
          <w:noProof/>
          <w:szCs w:val="24"/>
          <w:lang w:bidi="ar-DZ"/>
        </w:rPr>
        <w:t>I.III.I</w:t>
      </w:r>
      <w:r w:rsidRPr="0005402F">
        <w:rPr>
          <w:rFonts w:eastAsiaTheme="minorEastAsia"/>
          <w:noProof/>
          <w:szCs w:val="24"/>
          <w:lang w:eastAsia="en-GB"/>
        </w:rPr>
        <w:tab/>
      </w:r>
      <w:r w:rsidRPr="0005402F">
        <w:rPr>
          <w:noProof/>
          <w:szCs w:val="24"/>
          <w:lang w:bidi="ar-DZ"/>
        </w:rPr>
        <w:t>Republic of India</w:t>
      </w:r>
      <w:r w:rsidRPr="0005402F">
        <w:rPr>
          <w:noProof/>
          <w:szCs w:val="24"/>
          <w:lang w:bidi="ar-DZ"/>
        </w:rPr>
        <w:tab/>
      </w:r>
      <w:r w:rsidRPr="0005402F">
        <w:rPr>
          <w:noProof/>
          <w:szCs w:val="24"/>
          <w:lang w:bidi="ar-DZ"/>
        </w:rPr>
        <w:tab/>
      </w:r>
      <w:r w:rsidR="0079723D">
        <w:rPr>
          <w:noProof/>
          <w:szCs w:val="24"/>
        </w:rPr>
        <w:t>3</w:t>
      </w:r>
      <w:r w:rsidR="00C46F74">
        <w:rPr>
          <w:noProof/>
          <w:szCs w:val="24"/>
        </w:rPr>
        <w:t>2</w:t>
      </w:r>
    </w:p>
    <w:p w14:paraId="34988410" w14:textId="2B09FF76" w:rsidR="00861214" w:rsidRPr="0005402F" w:rsidRDefault="00861214" w:rsidP="00861214">
      <w:pPr>
        <w:pStyle w:val="TOC3"/>
        <w:ind w:right="992"/>
        <w:rPr>
          <w:rFonts w:eastAsiaTheme="minorEastAsia"/>
          <w:noProof/>
          <w:szCs w:val="24"/>
          <w:lang w:eastAsia="en-GB"/>
        </w:rPr>
      </w:pPr>
      <w:r w:rsidRPr="0005402F">
        <w:rPr>
          <w:noProof/>
          <w:szCs w:val="24"/>
        </w:rPr>
        <w:t>I.III.II</w:t>
      </w:r>
      <w:r w:rsidRPr="0005402F">
        <w:rPr>
          <w:rFonts w:eastAsiaTheme="minorEastAsia"/>
          <w:noProof/>
          <w:szCs w:val="24"/>
          <w:lang w:eastAsia="en-GB"/>
        </w:rPr>
        <w:tab/>
      </w:r>
      <w:r w:rsidRPr="0005402F">
        <w:rPr>
          <w:noProof/>
          <w:szCs w:val="24"/>
        </w:rPr>
        <w:t>Federal Democratic Republic of Nepal</w:t>
      </w:r>
      <w:r w:rsidRPr="0005402F">
        <w:rPr>
          <w:noProof/>
          <w:szCs w:val="24"/>
        </w:rPr>
        <w:tab/>
      </w:r>
      <w:r w:rsidRPr="0005402F">
        <w:rPr>
          <w:noProof/>
          <w:szCs w:val="24"/>
        </w:rPr>
        <w:tab/>
      </w:r>
      <w:r w:rsidR="00386083">
        <w:rPr>
          <w:noProof/>
          <w:szCs w:val="24"/>
        </w:rPr>
        <w:t>33</w:t>
      </w:r>
    </w:p>
    <w:p w14:paraId="5A0F341A" w14:textId="646E77EF" w:rsidR="00861214" w:rsidRPr="0005402F" w:rsidRDefault="00861214" w:rsidP="00861214">
      <w:pPr>
        <w:pStyle w:val="TOC3"/>
        <w:ind w:right="992"/>
        <w:rPr>
          <w:rFonts w:eastAsiaTheme="minorEastAsia"/>
          <w:noProof/>
          <w:szCs w:val="24"/>
          <w:lang w:eastAsia="en-GB"/>
        </w:rPr>
      </w:pPr>
      <w:r w:rsidRPr="0005402F">
        <w:rPr>
          <w:noProof/>
          <w:szCs w:val="24"/>
          <w:lang w:bidi="ar-DZ"/>
        </w:rPr>
        <w:t xml:space="preserve">I.III.III </w:t>
      </w:r>
      <w:r w:rsidRPr="0005402F">
        <w:rPr>
          <w:rFonts w:eastAsiaTheme="minorEastAsia"/>
          <w:noProof/>
          <w:szCs w:val="24"/>
          <w:lang w:eastAsia="en-GB"/>
        </w:rPr>
        <w:tab/>
      </w:r>
      <w:r w:rsidRPr="0005402F">
        <w:rPr>
          <w:noProof/>
          <w:szCs w:val="24"/>
          <w:lang w:bidi="ar-DZ"/>
        </w:rPr>
        <w:t>Sultanate of Oman</w:t>
      </w:r>
      <w:r w:rsidRPr="0005402F">
        <w:rPr>
          <w:noProof/>
          <w:szCs w:val="24"/>
          <w:lang w:bidi="ar-DZ"/>
        </w:rPr>
        <w:tab/>
      </w:r>
      <w:r w:rsidRPr="0005402F">
        <w:rPr>
          <w:noProof/>
          <w:szCs w:val="24"/>
          <w:lang w:bidi="ar-DZ"/>
        </w:rPr>
        <w:tab/>
      </w:r>
      <w:r w:rsidRPr="0005402F">
        <w:rPr>
          <w:noProof/>
          <w:szCs w:val="24"/>
        </w:rPr>
        <w:t>3</w:t>
      </w:r>
      <w:r w:rsidR="009E4FE3">
        <w:rPr>
          <w:noProof/>
          <w:szCs w:val="24"/>
        </w:rPr>
        <w:t>6</w:t>
      </w:r>
    </w:p>
    <w:p w14:paraId="144E9E91" w14:textId="66ED4E8D" w:rsidR="00861214" w:rsidRPr="0005402F" w:rsidRDefault="00861214" w:rsidP="00861214">
      <w:pPr>
        <w:pStyle w:val="TOC3"/>
        <w:ind w:right="992"/>
        <w:rPr>
          <w:rFonts w:eastAsiaTheme="minorEastAsia"/>
          <w:noProof/>
          <w:szCs w:val="24"/>
          <w:lang w:eastAsia="en-GB"/>
        </w:rPr>
      </w:pPr>
      <w:r w:rsidRPr="0005402F">
        <w:rPr>
          <w:noProof/>
          <w:szCs w:val="24"/>
          <w:lang w:bidi="ar-DZ"/>
        </w:rPr>
        <w:t xml:space="preserve">I.III.IV </w:t>
      </w:r>
      <w:r w:rsidRPr="0005402F">
        <w:rPr>
          <w:rFonts w:eastAsiaTheme="minorEastAsia"/>
          <w:noProof/>
          <w:szCs w:val="24"/>
          <w:lang w:eastAsia="en-GB"/>
        </w:rPr>
        <w:tab/>
      </w:r>
      <w:r w:rsidRPr="0005402F">
        <w:rPr>
          <w:noProof/>
          <w:szCs w:val="24"/>
          <w:lang w:bidi="ar-DZ"/>
        </w:rPr>
        <w:t>Islamic Republic of Pakistan</w:t>
      </w:r>
      <w:r w:rsidRPr="0005402F">
        <w:rPr>
          <w:noProof/>
          <w:szCs w:val="24"/>
          <w:lang w:bidi="ar-DZ"/>
        </w:rPr>
        <w:tab/>
      </w:r>
      <w:r w:rsidRPr="0005402F">
        <w:rPr>
          <w:noProof/>
          <w:szCs w:val="24"/>
          <w:lang w:bidi="ar-DZ"/>
        </w:rPr>
        <w:tab/>
      </w:r>
      <w:r w:rsidRPr="0005402F">
        <w:rPr>
          <w:noProof/>
          <w:szCs w:val="24"/>
        </w:rPr>
        <w:t>3</w:t>
      </w:r>
      <w:r w:rsidR="00A35C6E">
        <w:rPr>
          <w:noProof/>
          <w:szCs w:val="24"/>
        </w:rPr>
        <w:t>7</w:t>
      </w:r>
    </w:p>
    <w:p w14:paraId="2725E157" w14:textId="1E92F61D" w:rsidR="00861214" w:rsidRPr="0005402F" w:rsidRDefault="00861214" w:rsidP="00861214">
      <w:pPr>
        <w:pStyle w:val="TOC3"/>
        <w:ind w:right="992"/>
        <w:rPr>
          <w:rFonts w:eastAsiaTheme="minorEastAsia"/>
          <w:noProof/>
          <w:szCs w:val="24"/>
          <w:lang w:eastAsia="en-GB"/>
        </w:rPr>
      </w:pPr>
      <w:r w:rsidRPr="0005402F">
        <w:rPr>
          <w:noProof/>
          <w:szCs w:val="24"/>
          <w:lang w:bidi="ar-DZ"/>
        </w:rPr>
        <w:t>I.III.V</w:t>
      </w:r>
      <w:r w:rsidRPr="0005402F">
        <w:rPr>
          <w:rFonts w:eastAsiaTheme="minorEastAsia"/>
          <w:noProof/>
          <w:szCs w:val="24"/>
          <w:lang w:eastAsia="en-GB"/>
        </w:rPr>
        <w:tab/>
      </w:r>
      <w:r w:rsidRPr="0005402F">
        <w:rPr>
          <w:noProof/>
          <w:szCs w:val="24"/>
          <w:lang w:bidi="ar-DZ"/>
        </w:rPr>
        <w:t>Republic of Uzbekistan</w:t>
      </w:r>
      <w:r w:rsidRPr="0005402F">
        <w:rPr>
          <w:noProof/>
          <w:szCs w:val="24"/>
          <w:lang w:bidi="ar-DZ"/>
        </w:rPr>
        <w:tab/>
      </w:r>
      <w:r w:rsidRPr="0005402F">
        <w:rPr>
          <w:noProof/>
          <w:szCs w:val="24"/>
          <w:lang w:bidi="ar-DZ"/>
        </w:rPr>
        <w:tab/>
      </w:r>
      <w:r w:rsidRPr="0005402F">
        <w:rPr>
          <w:noProof/>
          <w:szCs w:val="24"/>
        </w:rPr>
        <w:t>3</w:t>
      </w:r>
      <w:r w:rsidR="007C3CC2">
        <w:rPr>
          <w:noProof/>
          <w:szCs w:val="24"/>
        </w:rPr>
        <w:t>7</w:t>
      </w:r>
    </w:p>
    <w:p w14:paraId="73429713" w14:textId="138B2EB7" w:rsidR="00861214" w:rsidRPr="0005402F" w:rsidRDefault="00861214" w:rsidP="00861214">
      <w:pPr>
        <w:pStyle w:val="TOC2"/>
        <w:ind w:right="992"/>
        <w:rPr>
          <w:rFonts w:eastAsiaTheme="minorEastAsia"/>
          <w:noProof/>
          <w:szCs w:val="24"/>
          <w:lang w:eastAsia="en-GB"/>
        </w:rPr>
      </w:pPr>
      <w:r w:rsidRPr="0005402F">
        <w:rPr>
          <w:noProof/>
          <w:szCs w:val="24"/>
          <w:lang w:bidi="ar-DZ"/>
        </w:rPr>
        <w:t>I.IV</w:t>
      </w:r>
      <w:r w:rsidRPr="0005402F">
        <w:rPr>
          <w:rFonts w:eastAsiaTheme="minorEastAsia"/>
          <w:noProof/>
          <w:szCs w:val="24"/>
          <w:lang w:eastAsia="en-GB"/>
        </w:rPr>
        <w:tab/>
      </w:r>
      <w:r w:rsidRPr="0005402F">
        <w:rPr>
          <w:noProof/>
          <w:szCs w:val="24"/>
          <w:lang w:bidi="ar-DZ"/>
        </w:rPr>
        <w:t>Europe</w:t>
      </w:r>
      <w:r w:rsidRPr="0005402F">
        <w:rPr>
          <w:noProof/>
          <w:szCs w:val="24"/>
          <w:lang w:bidi="ar-DZ"/>
        </w:rPr>
        <w:tab/>
      </w:r>
      <w:r w:rsidRPr="0005402F">
        <w:rPr>
          <w:noProof/>
          <w:szCs w:val="24"/>
          <w:lang w:bidi="ar-DZ"/>
        </w:rPr>
        <w:tab/>
      </w:r>
      <w:r w:rsidR="00792F5C">
        <w:rPr>
          <w:noProof/>
          <w:szCs w:val="24"/>
        </w:rPr>
        <w:t>43</w:t>
      </w:r>
    </w:p>
    <w:p w14:paraId="5CAAB740" w14:textId="6B34AC09" w:rsidR="00861214" w:rsidRPr="0005402F" w:rsidRDefault="00861214" w:rsidP="00861214">
      <w:pPr>
        <w:pStyle w:val="TOC3"/>
        <w:ind w:right="992"/>
        <w:rPr>
          <w:rFonts w:eastAsiaTheme="minorEastAsia"/>
          <w:noProof/>
          <w:szCs w:val="24"/>
          <w:lang w:eastAsia="en-GB"/>
        </w:rPr>
      </w:pPr>
      <w:r w:rsidRPr="0005402F">
        <w:rPr>
          <w:noProof/>
          <w:szCs w:val="24"/>
          <w:lang w:bidi="ar-DZ"/>
        </w:rPr>
        <w:t>I.IV.I</w:t>
      </w:r>
      <w:r w:rsidRPr="0005402F">
        <w:rPr>
          <w:rFonts w:eastAsiaTheme="minorEastAsia"/>
          <w:noProof/>
          <w:szCs w:val="24"/>
          <w:lang w:eastAsia="en-GB"/>
        </w:rPr>
        <w:tab/>
      </w:r>
      <w:r w:rsidRPr="0005402F">
        <w:rPr>
          <w:noProof/>
          <w:szCs w:val="24"/>
          <w:lang w:bidi="ar-DZ"/>
        </w:rPr>
        <w:t>Republic of Turkey</w:t>
      </w:r>
      <w:r w:rsidRPr="0005402F">
        <w:rPr>
          <w:noProof/>
          <w:szCs w:val="24"/>
          <w:lang w:bidi="ar-DZ"/>
        </w:rPr>
        <w:tab/>
      </w:r>
      <w:r w:rsidRPr="0005402F">
        <w:rPr>
          <w:noProof/>
          <w:szCs w:val="24"/>
          <w:lang w:bidi="ar-DZ"/>
        </w:rPr>
        <w:tab/>
      </w:r>
      <w:r w:rsidR="00792F5C">
        <w:rPr>
          <w:noProof/>
          <w:szCs w:val="24"/>
        </w:rPr>
        <w:t>43</w:t>
      </w:r>
    </w:p>
    <w:p w14:paraId="1C44FC20" w14:textId="7B667EE9" w:rsidR="00861214" w:rsidRPr="0005402F" w:rsidRDefault="00861214" w:rsidP="00861214">
      <w:pPr>
        <w:pStyle w:val="TOC3"/>
        <w:ind w:right="992"/>
        <w:rPr>
          <w:rFonts w:eastAsiaTheme="minorEastAsia"/>
          <w:noProof/>
          <w:szCs w:val="24"/>
          <w:lang w:eastAsia="en-GB"/>
        </w:rPr>
      </w:pPr>
      <w:r w:rsidRPr="0005402F">
        <w:rPr>
          <w:noProof/>
          <w:szCs w:val="24"/>
          <w:lang w:bidi="ar-DZ"/>
        </w:rPr>
        <w:t>I.IV.II</w:t>
      </w:r>
      <w:r w:rsidRPr="0005402F">
        <w:rPr>
          <w:rFonts w:eastAsiaTheme="minorEastAsia"/>
          <w:noProof/>
          <w:szCs w:val="24"/>
          <w:lang w:eastAsia="en-GB"/>
        </w:rPr>
        <w:tab/>
      </w:r>
      <w:r w:rsidRPr="0005402F">
        <w:rPr>
          <w:noProof/>
          <w:szCs w:val="24"/>
          <w:lang w:bidi="ar-DZ"/>
        </w:rPr>
        <w:t>Ukraine</w:t>
      </w:r>
      <w:r w:rsidRPr="0005402F">
        <w:rPr>
          <w:noProof/>
          <w:szCs w:val="24"/>
          <w:lang w:bidi="ar-DZ"/>
        </w:rPr>
        <w:tab/>
      </w:r>
      <w:r w:rsidRPr="0005402F">
        <w:rPr>
          <w:noProof/>
          <w:szCs w:val="24"/>
          <w:lang w:bidi="ar-DZ"/>
        </w:rPr>
        <w:tab/>
      </w:r>
      <w:r w:rsidR="000D6E05">
        <w:rPr>
          <w:noProof/>
          <w:szCs w:val="24"/>
        </w:rPr>
        <w:t>4</w:t>
      </w:r>
      <w:r w:rsidR="00731386">
        <w:rPr>
          <w:noProof/>
          <w:szCs w:val="24"/>
        </w:rPr>
        <w:t>6</w:t>
      </w:r>
    </w:p>
    <w:p w14:paraId="1D89245B" w14:textId="5466D9B6" w:rsidR="00861214" w:rsidRPr="0005402F" w:rsidRDefault="00861214" w:rsidP="00861214">
      <w:pPr>
        <w:pStyle w:val="TOC1"/>
        <w:ind w:right="992"/>
        <w:rPr>
          <w:rFonts w:eastAsiaTheme="minorEastAsia"/>
          <w:noProof/>
          <w:szCs w:val="24"/>
          <w:lang w:eastAsia="en-GB"/>
        </w:rPr>
      </w:pPr>
      <w:r w:rsidRPr="0005402F">
        <w:rPr>
          <w:rFonts w:eastAsia="MS Mincho"/>
          <w:noProof/>
          <w:szCs w:val="24"/>
        </w:rPr>
        <w:t xml:space="preserve">Appendix II </w:t>
      </w:r>
      <w:r w:rsidRPr="0005402F">
        <w:rPr>
          <w:noProof/>
          <w:szCs w:val="24"/>
          <w:lang w:val="en-US" w:eastAsia="ja-JP"/>
        </w:rPr>
        <w:t>–</w:t>
      </w:r>
      <w:r w:rsidRPr="0005402F">
        <w:rPr>
          <w:noProof/>
          <w:szCs w:val="24"/>
          <w:lang w:bidi="ar-DZ"/>
        </w:rPr>
        <w:t xml:space="preserve"> </w:t>
      </w:r>
      <w:r w:rsidRPr="0005402F">
        <w:rPr>
          <w:bCs/>
          <w:noProof/>
          <w:szCs w:val="24"/>
        </w:rPr>
        <w:t>Private sector and NGO initiatives</w:t>
      </w:r>
      <w:r w:rsidRPr="0005402F">
        <w:rPr>
          <w:bCs/>
          <w:noProof/>
          <w:szCs w:val="24"/>
        </w:rPr>
        <w:tab/>
      </w:r>
      <w:r w:rsidRPr="0005402F">
        <w:rPr>
          <w:bCs/>
          <w:noProof/>
          <w:szCs w:val="24"/>
        </w:rPr>
        <w:tab/>
      </w:r>
      <w:r w:rsidRPr="0005402F">
        <w:rPr>
          <w:noProof/>
          <w:szCs w:val="24"/>
        </w:rPr>
        <w:t>4</w:t>
      </w:r>
      <w:r w:rsidR="00482C32">
        <w:rPr>
          <w:noProof/>
          <w:szCs w:val="24"/>
        </w:rPr>
        <w:t>9</w:t>
      </w:r>
    </w:p>
    <w:p w14:paraId="31446A89" w14:textId="5DFF1B21" w:rsidR="00861214" w:rsidRPr="0005402F" w:rsidRDefault="00861214" w:rsidP="00861214">
      <w:pPr>
        <w:pStyle w:val="TOC2"/>
        <w:ind w:right="992"/>
        <w:rPr>
          <w:rFonts w:eastAsiaTheme="minorEastAsia"/>
          <w:noProof/>
          <w:szCs w:val="24"/>
          <w:lang w:eastAsia="en-GB"/>
        </w:rPr>
      </w:pPr>
      <w:r w:rsidRPr="0005402F">
        <w:rPr>
          <w:noProof/>
          <w:szCs w:val="24"/>
          <w:lang w:bidi="ar-DZ"/>
        </w:rPr>
        <w:t>II.I</w:t>
      </w:r>
      <w:r w:rsidRPr="0005402F">
        <w:rPr>
          <w:rFonts w:eastAsiaTheme="minorEastAsia"/>
          <w:noProof/>
          <w:szCs w:val="24"/>
          <w:lang w:eastAsia="en-GB"/>
        </w:rPr>
        <w:tab/>
      </w:r>
      <w:r w:rsidRPr="0005402F">
        <w:rPr>
          <w:noProof/>
          <w:szCs w:val="24"/>
          <w:lang w:bidi="ar-DZ"/>
        </w:rPr>
        <w:t>The GSM association</w:t>
      </w:r>
      <w:r w:rsidRPr="0005402F">
        <w:rPr>
          <w:noProof/>
          <w:szCs w:val="24"/>
          <w:lang w:bidi="ar-DZ"/>
        </w:rPr>
        <w:tab/>
      </w:r>
      <w:r w:rsidRPr="0005402F">
        <w:rPr>
          <w:noProof/>
          <w:szCs w:val="24"/>
          <w:lang w:bidi="ar-DZ"/>
        </w:rPr>
        <w:tab/>
      </w:r>
      <w:r w:rsidRPr="0005402F">
        <w:rPr>
          <w:noProof/>
          <w:szCs w:val="24"/>
        </w:rPr>
        <w:t>4</w:t>
      </w:r>
      <w:r w:rsidR="008633A2">
        <w:rPr>
          <w:noProof/>
          <w:szCs w:val="24"/>
        </w:rPr>
        <w:t>9</w:t>
      </w:r>
    </w:p>
    <w:p w14:paraId="2D77A8D8" w14:textId="5FC387E0" w:rsidR="00C65BF4" w:rsidRPr="0005402F" w:rsidRDefault="00C65BF4" w:rsidP="00861214">
      <w:pPr>
        <w:rPr>
          <w:szCs w:val="24"/>
          <w:lang w:val="en-US"/>
        </w:rPr>
      </w:pPr>
    </w:p>
    <w:p w14:paraId="45728302" w14:textId="77777777" w:rsidR="00706358" w:rsidRPr="0005402F" w:rsidRDefault="00706358" w:rsidP="00435CBC">
      <w:pPr>
        <w:spacing w:before="0"/>
        <w:rPr>
          <w:szCs w:val="24"/>
          <w:lang w:val="en-US"/>
        </w:rPr>
      </w:pPr>
    </w:p>
    <w:p w14:paraId="17467344" w14:textId="77777777" w:rsidR="0093197E" w:rsidRPr="0005402F" w:rsidRDefault="0093197E" w:rsidP="00435CBC">
      <w:pPr>
        <w:spacing w:before="0"/>
        <w:rPr>
          <w:b/>
          <w:bCs/>
          <w:szCs w:val="24"/>
          <w:lang w:val="en-US"/>
        </w:rPr>
        <w:sectPr w:rsidR="0093197E" w:rsidRPr="0005402F" w:rsidSect="00DF71F3">
          <w:pgSz w:w="11907" w:h="16834"/>
          <w:pgMar w:top="1134" w:right="1134" w:bottom="1134" w:left="1134" w:header="720" w:footer="720" w:gutter="0"/>
          <w:pgNumType w:fmt="lowerRoman"/>
          <w:cols w:space="720"/>
          <w:docGrid w:linePitch="326"/>
        </w:sectPr>
      </w:pPr>
    </w:p>
    <w:p w14:paraId="2DCA8E78" w14:textId="77777777" w:rsidR="009D3772" w:rsidRPr="009D3772" w:rsidRDefault="009D3772" w:rsidP="009D3772">
      <w:pPr>
        <w:pStyle w:val="RecNo"/>
        <w:rPr>
          <w:szCs w:val="28"/>
          <w:lang w:val="en-US"/>
        </w:rPr>
      </w:pPr>
      <w:bookmarkStart w:id="18" w:name="p1rectexte"/>
      <w:bookmarkStart w:id="19" w:name="_Toc73702134"/>
      <w:bookmarkStart w:id="20" w:name="_Toc45033368"/>
      <w:bookmarkStart w:id="21" w:name="_Toc33020243"/>
      <w:bookmarkStart w:id="22" w:name="_Toc25232160"/>
      <w:bookmarkStart w:id="23" w:name="_Toc401158818"/>
      <w:bookmarkStart w:id="24" w:name="_Toc93310380"/>
      <w:bookmarkStart w:id="25" w:name="_Toc93933299"/>
      <w:bookmarkStart w:id="26" w:name="_Toc93933737"/>
      <w:bookmarkStart w:id="27" w:name="_Toc95137729"/>
      <w:bookmarkStart w:id="28" w:name="_Toc95140205"/>
      <w:bookmarkStart w:id="29" w:name="_Toc95140563"/>
      <w:bookmarkStart w:id="30" w:name="_Toc95146120"/>
      <w:bookmarkEnd w:id="18"/>
      <w:r w:rsidRPr="009D3772">
        <w:rPr>
          <w:szCs w:val="28"/>
          <w:lang w:val="en-US"/>
        </w:rPr>
        <w:lastRenderedPageBreak/>
        <w:t>Draft Revis</w:t>
      </w:r>
      <w:r>
        <w:rPr>
          <w:szCs w:val="28"/>
          <w:lang w:val="en-US"/>
        </w:rPr>
        <w:t>ed</w:t>
      </w:r>
      <w:r w:rsidRPr="009D3772">
        <w:rPr>
          <w:szCs w:val="28"/>
          <w:lang w:val="en-US"/>
        </w:rPr>
        <w:t xml:space="preserve"> Supplement 75 to ITU-T Q-series Recommendations (</w:t>
      </w:r>
      <w:r w:rsidRPr="009D3772">
        <w:rPr>
          <w:szCs w:val="28"/>
        </w:rPr>
        <w:t>Q.</w:t>
      </w:r>
      <w:r w:rsidRPr="009D3772">
        <w:rPr>
          <w:szCs w:val="28"/>
          <w:lang w:val="en-US"/>
        </w:rPr>
        <w:t>Supplement.75</w:t>
      </w:r>
      <w:r w:rsidRPr="009D3772">
        <w:rPr>
          <w:szCs w:val="28"/>
        </w:rPr>
        <w:t>-Rev</w:t>
      </w:r>
      <w:r w:rsidRPr="009D3772">
        <w:rPr>
          <w:szCs w:val="28"/>
          <w:lang w:val="en-US"/>
        </w:rPr>
        <w:t>)</w:t>
      </w:r>
    </w:p>
    <w:p w14:paraId="4EC86E6E" w14:textId="77777777" w:rsidR="009D3772" w:rsidRPr="009D3772" w:rsidRDefault="009D3772" w:rsidP="009D3772">
      <w:pPr>
        <w:pStyle w:val="Rectitle"/>
        <w:rPr>
          <w:szCs w:val="28"/>
          <w:lang w:val="en-US"/>
        </w:rPr>
      </w:pPr>
      <w:r w:rsidRPr="009D3772">
        <w:rPr>
          <w:szCs w:val="28"/>
        </w:rPr>
        <w:t>Use cases on the combat of counterfeit ICT and stolen mobile devices</w:t>
      </w:r>
    </w:p>
    <w:p w14:paraId="5B27EB0C" w14:textId="6F7AAE58" w:rsidR="00D21536" w:rsidRPr="0005402F" w:rsidRDefault="0093197E" w:rsidP="00802B89">
      <w:pPr>
        <w:pStyle w:val="Heading1"/>
        <w:rPr>
          <w:szCs w:val="24"/>
          <w:lang w:bidi="ar-DZ"/>
        </w:rPr>
      </w:pPr>
      <w:r w:rsidRPr="0005402F">
        <w:rPr>
          <w:szCs w:val="24"/>
          <w:lang w:bidi="ar-DZ"/>
        </w:rPr>
        <w:t>1</w:t>
      </w:r>
      <w:r w:rsidRPr="0005402F">
        <w:rPr>
          <w:szCs w:val="24"/>
          <w:lang w:bidi="ar-DZ"/>
        </w:rPr>
        <w:tab/>
      </w:r>
      <w:r w:rsidR="00D21536" w:rsidRPr="0005402F">
        <w:rPr>
          <w:szCs w:val="24"/>
          <w:lang w:val="en-US"/>
        </w:rPr>
        <w:t>Scope</w:t>
      </w:r>
      <w:bookmarkEnd w:id="19"/>
      <w:bookmarkEnd w:id="20"/>
      <w:bookmarkEnd w:id="21"/>
      <w:bookmarkEnd w:id="22"/>
      <w:bookmarkEnd w:id="23"/>
      <w:bookmarkEnd w:id="24"/>
      <w:bookmarkEnd w:id="25"/>
      <w:bookmarkEnd w:id="26"/>
      <w:bookmarkEnd w:id="27"/>
      <w:bookmarkEnd w:id="28"/>
      <w:bookmarkEnd w:id="29"/>
      <w:bookmarkEnd w:id="30"/>
    </w:p>
    <w:p w14:paraId="25711F6D" w14:textId="7A7EF901" w:rsidR="00D21536" w:rsidRPr="0005402F" w:rsidRDefault="00D21536" w:rsidP="00802B89">
      <w:pPr>
        <w:rPr>
          <w:szCs w:val="24"/>
        </w:rPr>
      </w:pPr>
      <w:r w:rsidRPr="0005402F">
        <w:rPr>
          <w:szCs w:val="24"/>
        </w:rPr>
        <w:t>This Supplement collect</w:t>
      </w:r>
      <w:r w:rsidR="00D33BCF" w:rsidRPr="0005402F">
        <w:rPr>
          <w:szCs w:val="24"/>
        </w:rPr>
        <w:t>s</w:t>
      </w:r>
      <w:r w:rsidRPr="0005402F">
        <w:rPr>
          <w:szCs w:val="24"/>
        </w:rPr>
        <w:t xml:space="preserve"> use cases </w:t>
      </w:r>
      <w:r w:rsidR="00D33BCF" w:rsidRPr="0005402F">
        <w:rPr>
          <w:szCs w:val="24"/>
        </w:rPr>
        <w:t xml:space="preserve">provided by </w:t>
      </w:r>
      <w:r w:rsidRPr="0005402F">
        <w:rPr>
          <w:szCs w:val="24"/>
        </w:rPr>
        <w:t>ITU Members that reflects challenges, opportunities and results on the combat of counterfeit ICT and stolen mobile devices.</w:t>
      </w:r>
    </w:p>
    <w:p w14:paraId="7FCF59EE" w14:textId="507F6113" w:rsidR="00D21536" w:rsidRPr="0005402F" w:rsidRDefault="0093197E" w:rsidP="00802B89">
      <w:pPr>
        <w:pStyle w:val="Heading1"/>
        <w:rPr>
          <w:szCs w:val="24"/>
          <w:lang w:val="en-US"/>
        </w:rPr>
      </w:pPr>
      <w:bookmarkStart w:id="31" w:name="_Toc73702135"/>
      <w:bookmarkStart w:id="32" w:name="_Toc45033369"/>
      <w:bookmarkStart w:id="33" w:name="_Toc33020244"/>
      <w:bookmarkStart w:id="34" w:name="_Toc25232161"/>
      <w:bookmarkStart w:id="35" w:name="_Toc401158819"/>
      <w:bookmarkStart w:id="36" w:name="_Toc93310381"/>
      <w:bookmarkStart w:id="37" w:name="_Toc93933300"/>
      <w:bookmarkStart w:id="38" w:name="_Toc93933738"/>
      <w:bookmarkStart w:id="39" w:name="_Toc95137730"/>
      <w:bookmarkStart w:id="40" w:name="_Toc95140206"/>
      <w:bookmarkStart w:id="41" w:name="_Toc95140564"/>
      <w:bookmarkStart w:id="42" w:name="_Toc95146121"/>
      <w:r w:rsidRPr="0005402F">
        <w:rPr>
          <w:szCs w:val="24"/>
          <w:lang w:val="en-US"/>
        </w:rPr>
        <w:t>2</w:t>
      </w:r>
      <w:r w:rsidRPr="0005402F">
        <w:rPr>
          <w:szCs w:val="24"/>
          <w:lang w:val="en-US"/>
        </w:rPr>
        <w:tab/>
      </w:r>
      <w:r w:rsidR="00D21536" w:rsidRPr="0005402F">
        <w:rPr>
          <w:szCs w:val="24"/>
          <w:lang w:val="en-US"/>
        </w:rPr>
        <w:t>References</w:t>
      </w:r>
      <w:bookmarkEnd w:id="31"/>
      <w:bookmarkEnd w:id="32"/>
      <w:bookmarkEnd w:id="33"/>
      <w:bookmarkEnd w:id="34"/>
      <w:bookmarkEnd w:id="35"/>
      <w:bookmarkEnd w:id="36"/>
      <w:bookmarkEnd w:id="37"/>
      <w:bookmarkEnd w:id="38"/>
      <w:bookmarkEnd w:id="39"/>
      <w:bookmarkEnd w:id="40"/>
      <w:bookmarkEnd w:id="41"/>
      <w:bookmarkEnd w:id="42"/>
    </w:p>
    <w:p w14:paraId="50BA0EA6" w14:textId="515C9D47" w:rsidR="00D21536" w:rsidRPr="0005402F" w:rsidRDefault="00D21536" w:rsidP="00D21536">
      <w:pPr>
        <w:rPr>
          <w:szCs w:val="24"/>
        </w:rPr>
      </w:pPr>
      <w:r w:rsidRPr="0005402F">
        <w:rPr>
          <w:szCs w:val="24"/>
        </w:rPr>
        <w:t xml:space="preserve">The following ITU-T and other references contain provisions which, through reference in this text, constitute provisions of this </w:t>
      </w:r>
      <w:r w:rsidR="00AB3F61" w:rsidRPr="0005402F">
        <w:rPr>
          <w:szCs w:val="24"/>
        </w:rPr>
        <w:t>Supplement</w:t>
      </w:r>
      <w:r w:rsidRPr="0005402F">
        <w:rPr>
          <w:szCs w:val="24"/>
        </w:rPr>
        <w:t xml:space="preserve">. At the time of publication, the editions indicated were valid. All Recommendations and other references are subject to revision; users of this </w:t>
      </w:r>
      <w:r w:rsidR="0028703A" w:rsidRPr="0005402F">
        <w:rPr>
          <w:szCs w:val="24"/>
        </w:rPr>
        <w:t xml:space="preserve">Supplement </w:t>
      </w:r>
      <w:r w:rsidRPr="0005402F">
        <w:rPr>
          <w:szCs w:val="24"/>
        </w:rPr>
        <w:t xml:space="preserve">are therefore encouraged to investigate the possibility of applying the most recent edition of the Recommendations and other references listed below. A list of the currently valid ITU-T Recommendations is regularly published. The reference to a document within this </w:t>
      </w:r>
      <w:r w:rsidR="0028703A" w:rsidRPr="0005402F">
        <w:rPr>
          <w:szCs w:val="24"/>
        </w:rPr>
        <w:t xml:space="preserve">Supplement </w:t>
      </w:r>
      <w:r w:rsidRPr="0005402F">
        <w:rPr>
          <w:szCs w:val="24"/>
        </w:rPr>
        <w:t>does not give it, as a stand-alone document, the status of a Recommendation.</w:t>
      </w:r>
    </w:p>
    <w:p w14:paraId="6F594F6E" w14:textId="77777777" w:rsidR="006E165D" w:rsidRPr="0005402F" w:rsidRDefault="006E165D" w:rsidP="006E165D">
      <w:pPr>
        <w:pStyle w:val="Reftext"/>
        <w:tabs>
          <w:tab w:val="clear" w:pos="794"/>
          <w:tab w:val="clear" w:pos="1191"/>
          <w:tab w:val="clear" w:pos="1588"/>
          <w:tab w:val="clear" w:pos="1985"/>
          <w:tab w:val="left" w:pos="2694"/>
        </w:tabs>
        <w:ind w:left="2694" w:hanging="2694"/>
        <w:rPr>
          <w:szCs w:val="24"/>
        </w:rPr>
      </w:pPr>
      <w:r w:rsidRPr="0005402F">
        <w:rPr>
          <w:szCs w:val="24"/>
        </w:rPr>
        <w:t>[ITU-T Q.5050]</w:t>
      </w:r>
      <w:r w:rsidRPr="0005402F">
        <w:rPr>
          <w:szCs w:val="24"/>
        </w:rPr>
        <w:tab/>
        <w:t xml:space="preserve">Recommendation ITU-T Q.5050 (2019), </w:t>
      </w:r>
      <w:r w:rsidRPr="0005402F">
        <w:rPr>
          <w:i/>
          <w:iCs/>
          <w:szCs w:val="24"/>
        </w:rPr>
        <w:t>Framework for solution to combat counterfeit ICT devices.</w:t>
      </w:r>
    </w:p>
    <w:p w14:paraId="50491A68" w14:textId="77777777" w:rsidR="006E165D" w:rsidRDefault="006E165D" w:rsidP="006E165D">
      <w:pPr>
        <w:pStyle w:val="Reftext"/>
        <w:tabs>
          <w:tab w:val="clear" w:pos="794"/>
          <w:tab w:val="clear" w:pos="1191"/>
          <w:tab w:val="clear" w:pos="1588"/>
          <w:tab w:val="clear" w:pos="1985"/>
          <w:tab w:val="left" w:pos="2694"/>
        </w:tabs>
        <w:ind w:left="2694" w:hanging="2694"/>
        <w:rPr>
          <w:szCs w:val="24"/>
        </w:rPr>
      </w:pPr>
      <w:r w:rsidRPr="0005402F">
        <w:rPr>
          <w:szCs w:val="24"/>
        </w:rPr>
        <w:t>[ITU-T Q.5051]</w:t>
      </w:r>
      <w:r w:rsidRPr="0005402F">
        <w:rPr>
          <w:szCs w:val="24"/>
        </w:rPr>
        <w:tab/>
        <w:t xml:space="preserve">Recommendation ITU-T Q.5051 (2020), </w:t>
      </w:r>
      <w:r w:rsidRPr="0005402F">
        <w:rPr>
          <w:i/>
          <w:iCs/>
          <w:szCs w:val="24"/>
        </w:rPr>
        <w:t>Framework for combating the use of stolen mobile devices</w:t>
      </w:r>
      <w:r w:rsidRPr="0005402F">
        <w:rPr>
          <w:szCs w:val="24"/>
        </w:rPr>
        <w:t>.</w:t>
      </w:r>
    </w:p>
    <w:p w14:paraId="6E07DB7F" w14:textId="71B75D02" w:rsidR="00BD590D" w:rsidRPr="0005402F" w:rsidRDefault="00BD590D" w:rsidP="00BD590D">
      <w:pPr>
        <w:pStyle w:val="Reftext"/>
        <w:tabs>
          <w:tab w:val="clear" w:pos="794"/>
          <w:tab w:val="clear" w:pos="1191"/>
          <w:tab w:val="clear" w:pos="1588"/>
          <w:tab w:val="clear" w:pos="1985"/>
          <w:tab w:val="left" w:pos="2694"/>
        </w:tabs>
        <w:ind w:left="2694" w:hanging="2694"/>
        <w:rPr>
          <w:szCs w:val="24"/>
        </w:rPr>
      </w:pPr>
      <w:bookmarkStart w:id="43" w:name="_Toc120086061"/>
      <w:r w:rsidRPr="0005402F">
        <w:rPr>
          <w:szCs w:val="24"/>
        </w:rPr>
        <w:t>[ITU-T Q.505</w:t>
      </w:r>
      <w:r>
        <w:rPr>
          <w:szCs w:val="24"/>
        </w:rPr>
        <w:t>2</w:t>
      </w:r>
      <w:r w:rsidRPr="0005402F">
        <w:rPr>
          <w:szCs w:val="24"/>
        </w:rPr>
        <w:t>]</w:t>
      </w:r>
      <w:r>
        <w:rPr>
          <w:szCs w:val="24"/>
        </w:rPr>
        <w:tab/>
      </w:r>
      <w:r w:rsidRPr="00BD590D">
        <w:rPr>
          <w:szCs w:val="24"/>
        </w:rPr>
        <w:t xml:space="preserve">Recommendation </w:t>
      </w:r>
      <w:r w:rsidRPr="0005402F">
        <w:rPr>
          <w:szCs w:val="24"/>
        </w:rPr>
        <w:t xml:space="preserve">ITU-T </w:t>
      </w:r>
      <w:r w:rsidRPr="00BD590D">
        <w:rPr>
          <w:szCs w:val="24"/>
        </w:rPr>
        <w:t>Q.5052</w:t>
      </w:r>
      <w:r>
        <w:rPr>
          <w:szCs w:val="24"/>
        </w:rPr>
        <w:t xml:space="preserve"> (2020)</w:t>
      </w:r>
      <w:r w:rsidRPr="00BD590D">
        <w:rPr>
          <w:szCs w:val="24"/>
        </w:rPr>
        <w:t>, “Addressing mobile devices with a duplicate unique identifier”</w:t>
      </w:r>
      <w:bookmarkEnd w:id="43"/>
    </w:p>
    <w:p w14:paraId="0CD0D4A5" w14:textId="1C69BB91" w:rsidR="00D21536" w:rsidRPr="00A64CB7" w:rsidRDefault="00D21536" w:rsidP="00A1752E">
      <w:pPr>
        <w:pStyle w:val="Reftext"/>
        <w:tabs>
          <w:tab w:val="clear" w:pos="794"/>
          <w:tab w:val="clear" w:pos="1191"/>
          <w:tab w:val="clear" w:pos="1588"/>
          <w:tab w:val="clear" w:pos="1985"/>
          <w:tab w:val="left" w:pos="2694"/>
        </w:tabs>
        <w:ind w:left="2694" w:hanging="2694"/>
        <w:rPr>
          <w:szCs w:val="24"/>
        </w:rPr>
      </w:pPr>
      <w:r w:rsidRPr="00A64CB7">
        <w:rPr>
          <w:szCs w:val="24"/>
        </w:rPr>
        <w:t>[ITU-T TR-</w:t>
      </w:r>
      <w:r w:rsidR="003F64EF" w:rsidRPr="00A64CB7">
        <w:rPr>
          <w:szCs w:val="24"/>
        </w:rPr>
        <w:t>Co</w:t>
      </w:r>
      <w:r w:rsidR="00961993" w:rsidRPr="00A64CB7">
        <w:rPr>
          <w:szCs w:val="24"/>
        </w:rPr>
        <w:t>u</w:t>
      </w:r>
      <w:r w:rsidR="003F64EF" w:rsidRPr="00A64CB7">
        <w:rPr>
          <w:szCs w:val="24"/>
        </w:rPr>
        <w:t>nte</w:t>
      </w:r>
      <w:r w:rsidR="00961993" w:rsidRPr="00A64CB7">
        <w:rPr>
          <w:szCs w:val="24"/>
        </w:rPr>
        <w:t>r</w:t>
      </w:r>
      <w:r w:rsidR="003F64EF" w:rsidRPr="00A64CB7">
        <w:rPr>
          <w:szCs w:val="24"/>
        </w:rPr>
        <w:t>f</w:t>
      </w:r>
      <w:r w:rsidR="006E165D" w:rsidRPr="00A64CB7">
        <w:rPr>
          <w:szCs w:val="24"/>
        </w:rPr>
        <w:t>ei</w:t>
      </w:r>
      <w:r w:rsidR="003F64EF" w:rsidRPr="00A64CB7">
        <w:rPr>
          <w:szCs w:val="24"/>
        </w:rPr>
        <w:t>t</w:t>
      </w:r>
      <w:r w:rsidRPr="00A64CB7">
        <w:rPr>
          <w:szCs w:val="24"/>
        </w:rPr>
        <w:t>]</w:t>
      </w:r>
      <w:r w:rsidR="00336B01" w:rsidRPr="00A64CB7">
        <w:rPr>
          <w:szCs w:val="24"/>
        </w:rPr>
        <w:tab/>
      </w:r>
      <w:r w:rsidR="00961993" w:rsidRPr="00A64CB7">
        <w:rPr>
          <w:szCs w:val="24"/>
        </w:rPr>
        <w:t xml:space="preserve">ITU-T </w:t>
      </w:r>
      <w:r w:rsidR="006E165D" w:rsidRPr="0005402F">
        <w:rPr>
          <w:iCs/>
          <w:szCs w:val="24"/>
        </w:rPr>
        <w:t>Technical Report</w:t>
      </w:r>
      <w:r w:rsidR="006E165D" w:rsidRPr="0005402F">
        <w:rPr>
          <w:i/>
          <w:szCs w:val="24"/>
        </w:rPr>
        <w:t xml:space="preserve"> </w:t>
      </w:r>
      <w:r w:rsidR="00961993" w:rsidRPr="00A64CB7">
        <w:rPr>
          <w:szCs w:val="24"/>
        </w:rPr>
        <w:t xml:space="preserve">(2014), </w:t>
      </w:r>
      <w:r w:rsidR="00961993" w:rsidRPr="0005402F">
        <w:rPr>
          <w:i/>
          <w:szCs w:val="24"/>
        </w:rPr>
        <w:t xml:space="preserve">Counterfeit ICT </w:t>
      </w:r>
      <w:r w:rsidR="006E165D" w:rsidRPr="0005402F">
        <w:rPr>
          <w:i/>
          <w:szCs w:val="24"/>
        </w:rPr>
        <w:t>E</w:t>
      </w:r>
      <w:r w:rsidR="00961993" w:rsidRPr="0005402F">
        <w:rPr>
          <w:i/>
          <w:szCs w:val="24"/>
        </w:rPr>
        <w:t>quipment</w:t>
      </w:r>
      <w:r w:rsidR="00961993" w:rsidRPr="0005402F">
        <w:rPr>
          <w:szCs w:val="24"/>
        </w:rPr>
        <w:t>.</w:t>
      </w:r>
      <w:r w:rsidR="00961993" w:rsidRPr="0005402F">
        <w:rPr>
          <w:szCs w:val="24"/>
        </w:rPr>
        <w:br/>
      </w:r>
      <w:hyperlink r:id="rId22" w:history="1">
        <w:r w:rsidRPr="00A64CB7">
          <w:rPr>
            <w:rStyle w:val="Hyperlink"/>
            <w:szCs w:val="24"/>
          </w:rPr>
          <w:t>http://www.itu.int/pub/T-TUT-CCICT</w:t>
        </w:r>
      </w:hyperlink>
    </w:p>
    <w:p w14:paraId="375F9A0C" w14:textId="54F48350" w:rsidR="00D21536" w:rsidRPr="0005402F" w:rsidRDefault="0093197E" w:rsidP="00A1752E">
      <w:pPr>
        <w:pStyle w:val="Heading1"/>
        <w:rPr>
          <w:szCs w:val="24"/>
          <w:lang w:val="en-US"/>
        </w:rPr>
      </w:pPr>
      <w:bookmarkStart w:id="44" w:name="_Toc73702136"/>
      <w:bookmarkStart w:id="45" w:name="_Toc45033370"/>
      <w:bookmarkStart w:id="46" w:name="_Toc33020245"/>
      <w:bookmarkStart w:id="47" w:name="_Toc6992410"/>
      <w:bookmarkStart w:id="48" w:name="_Toc4423847"/>
      <w:bookmarkStart w:id="49" w:name="_Toc3450273"/>
      <w:bookmarkStart w:id="50" w:name="_Toc245721190"/>
      <w:bookmarkStart w:id="51" w:name="_Toc245789017"/>
      <w:bookmarkStart w:id="52" w:name="_Toc25232162"/>
      <w:bookmarkStart w:id="53" w:name="_Toc401158820"/>
      <w:bookmarkStart w:id="54" w:name="_Toc93310382"/>
      <w:bookmarkStart w:id="55" w:name="_Toc93933301"/>
      <w:bookmarkStart w:id="56" w:name="_Toc93933739"/>
      <w:bookmarkStart w:id="57" w:name="_Toc95137731"/>
      <w:bookmarkStart w:id="58" w:name="_Toc95140207"/>
      <w:bookmarkStart w:id="59" w:name="_Toc95140565"/>
      <w:bookmarkStart w:id="60" w:name="_Toc95146122"/>
      <w:r w:rsidRPr="0005402F">
        <w:rPr>
          <w:szCs w:val="24"/>
          <w:lang w:val="en-US"/>
        </w:rPr>
        <w:t>3</w:t>
      </w:r>
      <w:r w:rsidRPr="0005402F">
        <w:rPr>
          <w:szCs w:val="24"/>
          <w:lang w:val="en-US"/>
        </w:rPr>
        <w:tab/>
      </w:r>
      <w:r w:rsidR="00D21536" w:rsidRPr="0005402F">
        <w:rPr>
          <w:szCs w:val="24"/>
          <w:lang w:val="en-US"/>
        </w:rPr>
        <w:t>Definitions</w:t>
      </w:r>
      <w:bookmarkStart w:id="61" w:name="_Toc73702137"/>
      <w:bookmarkStart w:id="62" w:name="_Toc45033371"/>
      <w:bookmarkStart w:id="63" w:name="_Toc33020247"/>
      <w:bookmarkStart w:id="64" w:name="_Toc25232163"/>
      <w:bookmarkStart w:id="65" w:name="_Toc401158821"/>
      <w:bookmarkStart w:id="66" w:name="_Toc74238312"/>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69A581A5" w14:textId="18ED259E" w:rsidR="00D21536" w:rsidRPr="0005402F" w:rsidRDefault="00D21536" w:rsidP="00A1752E">
      <w:pPr>
        <w:pStyle w:val="Heading2"/>
        <w:rPr>
          <w:szCs w:val="24"/>
          <w:lang w:bidi="ar-DZ"/>
        </w:rPr>
      </w:pPr>
      <w:bookmarkStart w:id="67" w:name="_Toc93933302"/>
      <w:bookmarkStart w:id="68" w:name="_Toc93933740"/>
      <w:bookmarkStart w:id="69" w:name="_Toc95137732"/>
      <w:bookmarkStart w:id="70" w:name="_Toc95140208"/>
      <w:bookmarkStart w:id="71" w:name="_Toc95140566"/>
      <w:bookmarkStart w:id="72" w:name="_Toc95146123"/>
      <w:r w:rsidRPr="0005402F">
        <w:rPr>
          <w:szCs w:val="24"/>
          <w:lang w:bidi="ar-DZ"/>
        </w:rPr>
        <w:t>3.1</w:t>
      </w:r>
      <w:r w:rsidR="00A1752E" w:rsidRPr="0005402F">
        <w:rPr>
          <w:szCs w:val="24"/>
          <w:lang w:bidi="ar-DZ"/>
        </w:rPr>
        <w:tab/>
      </w:r>
      <w:r w:rsidRPr="0005402F">
        <w:rPr>
          <w:szCs w:val="24"/>
          <w:lang w:bidi="ar-DZ"/>
        </w:rPr>
        <w:t>Terms defined elsewhere</w:t>
      </w:r>
      <w:bookmarkEnd w:id="61"/>
      <w:bookmarkEnd w:id="62"/>
      <w:bookmarkEnd w:id="63"/>
      <w:bookmarkEnd w:id="64"/>
      <w:bookmarkEnd w:id="65"/>
      <w:bookmarkEnd w:id="66"/>
      <w:bookmarkEnd w:id="67"/>
      <w:bookmarkEnd w:id="68"/>
      <w:bookmarkEnd w:id="69"/>
      <w:bookmarkEnd w:id="70"/>
      <w:bookmarkEnd w:id="71"/>
      <w:bookmarkEnd w:id="72"/>
    </w:p>
    <w:p w14:paraId="0D6B7521" w14:textId="139F37E1" w:rsidR="00D21536" w:rsidRPr="0005402F" w:rsidRDefault="00D21536" w:rsidP="00D21536">
      <w:pPr>
        <w:rPr>
          <w:szCs w:val="24"/>
        </w:rPr>
      </w:pPr>
      <w:r w:rsidRPr="0005402F">
        <w:rPr>
          <w:szCs w:val="24"/>
        </w:rPr>
        <w:t>This Supplement uses the following terms defined elsewhere:</w:t>
      </w:r>
    </w:p>
    <w:p w14:paraId="3D30CD26" w14:textId="76D9D1E3" w:rsidR="00EE1EE6" w:rsidRPr="0005402F" w:rsidRDefault="00EE1EE6" w:rsidP="00EE1EE6">
      <w:pPr>
        <w:rPr>
          <w:szCs w:val="24"/>
        </w:rPr>
      </w:pPr>
      <w:r w:rsidRPr="0005402F">
        <w:rPr>
          <w:b/>
          <w:szCs w:val="24"/>
        </w:rPr>
        <w:t>3.1.1</w:t>
      </w:r>
      <w:r w:rsidRPr="0005402F">
        <w:rPr>
          <w:b/>
          <w:szCs w:val="24"/>
        </w:rPr>
        <w:tab/>
        <w:t xml:space="preserve">cloned identifier </w:t>
      </w:r>
      <w:r w:rsidRPr="0005402F">
        <w:rPr>
          <w:bCs/>
          <w:szCs w:val="24"/>
        </w:rPr>
        <w:t>[</w:t>
      </w:r>
      <w:r w:rsidR="00961993" w:rsidRPr="0005402F">
        <w:rPr>
          <w:bCs/>
          <w:szCs w:val="24"/>
        </w:rPr>
        <w:t xml:space="preserve">ITU-T </w:t>
      </w:r>
      <w:r w:rsidRPr="0005402F">
        <w:rPr>
          <w:bCs/>
          <w:szCs w:val="24"/>
        </w:rPr>
        <w:t>Q.5051]</w:t>
      </w:r>
      <w:r w:rsidRPr="0005402F">
        <w:rPr>
          <w:szCs w:val="24"/>
        </w:rPr>
        <w:t>: Is a valid device identifier properly assigned by the responsible management entity to one device but is being used by other different devices.</w:t>
      </w:r>
    </w:p>
    <w:p w14:paraId="6E7932D3" w14:textId="78D4195D" w:rsidR="00D21536" w:rsidRPr="0005402F" w:rsidRDefault="00D21536" w:rsidP="00A1752E">
      <w:pPr>
        <w:rPr>
          <w:szCs w:val="24"/>
        </w:rPr>
      </w:pPr>
      <w:r w:rsidRPr="0005402F">
        <w:rPr>
          <w:b/>
          <w:bCs/>
          <w:szCs w:val="24"/>
        </w:rPr>
        <w:t>3.1.</w:t>
      </w:r>
      <w:r w:rsidR="00A1752E" w:rsidRPr="0005402F">
        <w:rPr>
          <w:b/>
          <w:bCs/>
          <w:szCs w:val="24"/>
        </w:rPr>
        <w:t>2</w:t>
      </w:r>
      <w:r w:rsidRPr="0005402F">
        <w:rPr>
          <w:b/>
          <w:bCs/>
          <w:szCs w:val="24"/>
        </w:rPr>
        <w:tab/>
      </w:r>
      <w:r w:rsidRPr="0005402F">
        <w:rPr>
          <w:b/>
          <w:szCs w:val="24"/>
        </w:rPr>
        <w:t xml:space="preserve">counterfeit ICT device </w:t>
      </w:r>
      <w:r w:rsidRPr="0005402F">
        <w:rPr>
          <w:bCs/>
          <w:szCs w:val="24"/>
        </w:rPr>
        <w:t>[</w:t>
      </w:r>
      <w:r w:rsidR="00961993" w:rsidRPr="0005402F">
        <w:rPr>
          <w:bCs/>
          <w:szCs w:val="24"/>
        </w:rPr>
        <w:t xml:space="preserve">ITU-T </w:t>
      </w:r>
      <w:r w:rsidRPr="0005402F">
        <w:rPr>
          <w:bCs/>
          <w:szCs w:val="24"/>
        </w:rPr>
        <w:t xml:space="preserve">Q.5050]: </w:t>
      </w:r>
      <w:r w:rsidRPr="0005402F">
        <w:rPr>
          <w:szCs w:val="24"/>
        </w:rPr>
        <w:t>An information and communication technology (ICT) device that explicitly infringes the trademark, copies hardware or software designs, or infringes brand or packaging rights of an original or authentic product and, in general, infringes applicable national and/or international technical standards, regulatory requirements or conformity processes, manufacturing licensing agreements, or other applicable legal requirements.</w:t>
      </w:r>
    </w:p>
    <w:p w14:paraId="28ED91D0" w14:textId="57DAA962" w:rsidR="00EE1EE6" w:rsidRPr="0005402F" w:rsidRDefault="00EE1EE6" w:rsidP="00EE1EE6">
      <w:pPr>
        <w:rPr>
          <w:szCs w:val="24"/>
        </w:rPr>
      </w:pPr>
      <w:r w:rsidRPr="0005402F">
        <w:rPr>
          <w:b/>
          <w:szCs w:val="24"/>
        </w:rPr>
        <w:t>3.1.3</w:t>
      </w:r>
      <w:r w:rsidRPr="0005402F">
        <w:rPr>
          <w:b/>
          <w:szCs w:val="24"/>
        </w:rPr>
        <w:tab/>
      </w:r>
      <w:r w:rsidR="00AA0817" w:rsidRPr="0005402F">
        <w:rPr>
          <w:b/>
          <w:szCs w:val="24"/>
        </w:rPr>
        <w:t>i</w:t>
      </w:r>
      <w:r w:rsidRPr="0005402F">
        <w:rPr>
          <w:b/>
          <w:szCs w:val="24"/>
        </w:rPr>
        <w:t xml:space="preserve">nvalid identifier </w:t>
      </w:r>
      <w:r w:rsidRPr="0005402F">
        <w:rPr>
          <w:bCs/>
          <w:szCs w:val="24"/>
        </w:rPr>
        <w:t>[</w:t>
      </w:r>
      <w:r w:rsidR="00961993" w:rsidRPr="0005402F">
        <w:rPr>
          <w:bCs/>
          <w:szCs w:val="24"/>
        </w:rPr>
        <w:t xml:space="preserve">ITU-T </w:t>
      </w:r>
      <w:r w:rsidRPr="0005402F">
        <w:rPr>
          <w:bCs/>
          <w:szCs w:val="24"/>
        </w:rPr>
        <w:t>Q.5051]</w:t>
      </w:r>
      <w:r w:rsidRPr="0005402F">
        <w:rPr>
          <w:szCs w:val="24"/>
        </w:rPr>
        <w:t>: Is a unique identifier that does</w:t>
      </w:r>
      <w:r w:rsidR="00E46D64" w:rsidRPr="0005402F">
        <w:rPr>
          <w:szCs w:val="24"/>
        </w:rPr>
        <w:t xml:space="preserve"> </w:t>
      </w:r>
      <w:r w:rsidRPr="0005402F">
        <w:rPr>
          <w:szCs w:val="24"/>
        </w:rPr>
        <w:t>n</w:t>
      </w:r>
      <w:r w:rsidR="00E46D64" w:rsidRPr="0005402F">
        <w:rPr>
          <w:szCs w:val="24"/>
        </w:rPr>
        <w:t>o</w:t>
      </w:r>
      <w:r w:rsidRPr="0005402F">
        <w:rPr>
          <w:szCs w:val="24"/>
        </w:rPr>
        <w:t>t</w:t>
      </w:r>
      <w:r w:rsidRPr="0005402F">
        <w:rPr>
          <w:bCs/>
          <w:szCs w:val="24"/>
          <w:lang w:eastAsia="ko-KR"/>
        </w:rPr>
        <w:t xml:space="preserve"> comply with the format defined in the technical standards </w:t>
      </w:r>
      <w:r w:rsidRPr="0005402F">
        <w:rPr>
          <w:szCs w:val="24"/>
        </w:rPr>
        <w:t xml:space="preserve">or that is not included in the device identifier reference database distributed by </w:t>
      </w:r>
      <w:r w:rsidR="00C54ACC" w:rsidRPr="0005402F">
        <w:rPr>
          <w:szCs w:val="24"/>
        </w:rPr>
        <w:t xml:space="preserve">a </w:t>
      </w:r>
      <w:r w:rsidRPr="0005402F">
        <w:rPr>
          <w:szCs w:val="24"/>
        </w:rPr>
        <w:t>responsible management entity.</w:t>
      </w:r>
    </w:p>
    <w:p w14:paraId="51FBCDA9" w14:textId="20B432E6" w:rsidR="00637F2F" w:rsidRPr="0005402F" w:rsidRDefault="00637F2F" w:rsidP="00637F2F">
      <w:pPr>
        <w:rPr>
          <w:b/>
          <w:szCs w:val="24"/>
        </w:rPr>
      </w:pPr>
      <w:r w:rsidRPr="0005402F">
        <w:rPr>
          <w:b/>
          <w:szCs w:val="24"/>
        </w:rPr>
        <w:t>3.1.4</w:t>
      </w:r>
      <w:r w:rsidRPr="0005402F">
        <w:rPr>
          <w:b/>
          <w:szCs w:val="24"/>
        </w:rPr>
        <w:tab/>
      </w:r>
      <w:r w:rsidR="00F507E0" w:rsidRPr="0005402F">
        <w:rPr>
          <w:b/>
          <w:szCs w:val="24"/>
        </w:rPr>
        <w:t>r</w:t>
      </w:r>
      <w:r w:rsidRPr="0005402F">
        <w:rPr>
          <w:b/>
          <w:szCs w:val="24"/>
        </w:rPr>
        <w:t xml:space="preserve">eliable </w:t>
      </w:r>
      <w:r w:rsidR="00F507E0" w:rsidRPr="0005402F">
        <w:rPr>
          <w:b/>
          <w:szCs w:val="24"/>
        </w:rPr>
        <w:t>u</w:t>
      </w:r>
      <w:r w:rsidRPr="0005402F">
        <w:rPr>
          <w:b/>
          <w:szCs w:val="24"/>
        </w:rPr>
        <w:t xml:space="preserve">nique </w:t>
      </w:r>
      <w:r w:rsidR="00F507E0" w:rsidRPr="0005402F">
        <w:rPr>
          <w:b/>
          <w:szCs w:val="24"/>
        </w:rPr>
        <w:t>i</w:t>
      </w:r>
      <w:r w:rsidRPr="0005402F">
        <w:rPr>
          <w:b/>
          <w:szCs w:val="24"/>
        </w:rPr>
        <w:t xml:space="preserve">dentifiers </w:t>
      </w:r>
      <w:r w:rsidRPr="0005402F">
        <w:rPr>
          <w:bCs/>
          <w:szCs w:val="24"/>
        </w:rPr>
        <w:t>[</w:t>
      </w:r>
      <w:r w:rsidR="00961993" w:rsidRPr="0005402F">
        <w:rPr>
          <w:bCs/>
          <w:szCs w:val="24"/>
        </w:rPr>
        <w:t xml:space="preserve">ITU-T </w:t>
      </w:r>
      <w:r w:rsidRPr="0005402F">
        <w:rPr>
          <w:bCs/>
          <w:szCs w:val="24"/>
        </w:rPr>
        <w:t>Q.5051]</w:t>
      </w:r>
      <w:r w:rsidRPr="0005402F">
        <w:rPr>
          <w:szCs w:val="24"/>
        </w:rPr>
        <w:t>:</w:t>
      </w:r>
      <w:r w:rsidRPr="0005402F">
        <w:rPr>
          <w:b/>
          <w:szCs w:val="24"/>
        </w:rPr>
        <w:t xml:space="preserve"> </w:t>
      </w:r>
      <w:r w:rsidRPr="0005402F">
        <w:rPr>
          <w:szCs w:val="24"/>
        </w:rPr>
        <w:t>Shall be unique for each equipment it aims to identify, can only be assigned by a responsible management entity and should not be changed by unauthorized parties.</w:t>
      </w:r>
    </w:p>
    <w:p w14:paraId="3A9FBF90" w14:textId="49F40BDD" w:rsidR="00D21536" w:rsidRPr="0005402F" w:rsidRDefault="00D21536" w:rsidP="00A1752E">
      <w:pPr>
        <w:rPr>
          <w:szCs w:val="24"/>
        </w:rPr>
      </w:pPr>
      <w:r w:rsidRPr="0005402F">
        <w:rPr>
          <w:b/>
          <w:bCs/>
          <w:szCs w:val="24"/>
        </w:rPr>
        <w:t>3.1.</w:t>
      </w:r>
      <w:r w:rsidR="00637F2F" w:rsidRPr="0005402F">
        <w:rPr>
          <w:b/>
          <w:bCs/>
          <w:szCs w:val="24"/>
        </w:rPr>
        <w:t>5</w:t>
      </w:r>
      <w:r w:rsidRPr="0005402F">
        <w:rPr>
          <w:b/>
          <w:bCs/>
          <w:szCs w:val="24"/>
        </w:rPr>
        <w:tab/>
      </w:r>
      <w:r w:rsidRPr="0005402F">
        <w:rPr>
          <w:b/>
          <w:szCs w:val="24"/>
        </w:rPr>
        <w:t xml:space="preserve">tampered ICT device </w:t>
      </w:r>
      <w:r w:rsidRPr="0005402F">
        <w:rPr>
          <w:bCs/>
          <w:szCs w:val="24"/>
        </w:rPr>
        <w:t>[</w:t>
      </w:r>
      <w:r w:rsidR="00961993" w:rsidRPr="0005402F">
        <w:rPr>
          <w:bCs/>
          <w:szCs w:val="24"/>
        </w:rPr>
        <w:t xml:space="preserve">ITU-T </w:t>
      </w:r>
      <w:r w:rsidRPr="0005402F">
        <w:rPr>
          <w:bCs/>
          <w:szCs w:val="24"/>
        </w:rPr>
        <w:t xml:space="preserve">Q.5050]: </w:t>
      </w:r>
      <w:r w:rsidRPr="0005402F">
        <w:rPr>
          <w:szCs w:val="24"/>
        </w:rPr>
        <w:t>An information and communication technology (ICT) device that had components, software, unique identifier, items protected by intellectual-</w:t>
      </w:r>
      <w:r w:rsidRPr="0005402F">
        <w:rPr>
          <w:szCs w:val="24"/>
        </w:rPr>
        <w:lastRenderedPageBreak/>
        <w:t>protected rights or trademarks tentatively or effectively altered without the explicit consent of the manufacturer or its legal representative.</w:t>
      </w:r>
    </w:p>
    <w:p w14:paraId="1D84DB58" w14:textId="05A14D0E" w:rsidR="00D21536" w:rsidRPr="0005402F" w:rsidRDefault="00D21536" w:rsidP="00A1752E">
      <w:pPr>
        <w:rPr>
          <w:szCs w:val="24"/>
        </w:rPr>
      </w:pPr>
      <w:r w:rsidRPr="0005402F">
        <w:rPr>
          <w:b/>
          <w:bCs/>
          <w:szCs w:val="24"/>
        </w:rPr>
        <w:t>3.1.</w:t>
      </w:r>
      <w:r w:rsidR="00637F2F" w:rsidRPr="0005402F">
        <w:rPr>
          <w:b/>
          <w:bCs/>
          <w:szCs w:val="24"/>
        </w:rPr>
        <w:t>6</w:t>
      </w:r>
      <w:r w:rsidRPr="0005402F">
        <w:rPr>
          <w:b/>
          <w:bCs/>
          <w:szCs w:val="24"/>
        </w:rPr>
        <w:tab/>
      </w:r>
      <w:r w:rsidRPr="0005402F">
        <w:rPr>
          <w:b/>
          <w:szCs w:val="24"/>
        </w:rPr>
        <w:t xml:space="preserve">unique identifier </w:t>
      </w:r>
      <w:r w:rsidRPr="0005402F">
        <w:rPr>
          <w:bCs/>
          <w:szCs w:val="24"/>
        </w:rPr>
        <w:t>[</w:t>
      </w:r>
      <w:r w:rsidR="00961993" w:rsidRPr="0005402F">
        <w:rPr>
          <w:bCs/>
          <w:szCs w:val="24"/>
        </w:rPr>
        <w:t xml:space="preserve">ITU-T </w:t>
      </w:r>
      <w:r w:rsidRPr="0005402F">
        <w:rPr>
          <w:bCs/>
          <w:szCs w:val="24"/>
        </w:rPr>
        <w:t xml:space="preserve">Q.5050]: </w:t>
      </w:r>
      <w:r w:rsidRPr="0005402F">
        <w:rPr>
          <w:szCs w:val="24"/>
        </w:rPr>
        <w:t>An identifier associated with a single device that aims to uniquely identify it.</w:t>
      </w:r>
    </w:p>
    <w:p w14:paraId="0FBC2AB9" w14:textId="77777777" w:rsidR="00D21536" w:rsidRPr="0005402F" w:rsidRDefault="00D21536" w:rsidP="008F4067">
      <w:pPr>
        <w:pStyle w:val="Heading2"/>
        <w:rPr>
          <w:szCs w:val="24"/>
        </w:rPr>
      </w:pPr>
      <w:bookmarkStart w:id="73" w:name="_Toc6992412"/>
      <w:bookmarkStart w:id="74" w:name="_Toc4423849"/>
      <w:bookmarkStart w:id="75" w:name="_Toc3450275"/>
      <w:bookmarkStart w:id="76" w:name="_Toc245721192"/>
      <w:bookmarkStart w:id="77" w:name="_Toc245789019"/>
      <w:bookmarkStart w:id="78" w:name="_Toc73702138"/>
      <w:bookmarkStart w:id="79" w:name="_Toc45033372"/>
      <w:bookmarkStart w:id="80" w:name="_Toc74238313"/>
      <w:bookmarkStart w:id="81" w:name="_Toc93933303"/>
      <w:bookmarkStart w:id="82" w:name="_Toc93933741"/>
      <w:bookmarkStart w:id="83" w:name="_Toc95137733"/>
      <w:bookmarkStart w:id="84" w:name="_Toc95140209"/>
      <w:bookmarkStart w:id="85" w:name="_Toc95140567"/>
      <w:bookmarkStart w:id="86" w:name="_Toc95146124"/>
      <w:r w:rsidRPr="0005402F">
        <w:rPr>
          <w:szCs w:val="24"/>
        </w:rPr>
        <w:t>3.2</w:t>
      </w:r>
      <w:r w:rsidRPr="0005402F">
        <w:rPr>
          <w:szCs w:val="24"/>
        </w:rPr>
        <w:tab/>
        <w:t xml:space="preserve">Terms defined in this </w:t>
      </w:r>
      <w:bookmarkEnd w:id="73"/>
      <w:bookmarkEnd w:id="74"/>
      <w:bookmarkEnd w:id="75"/>
      <w:bookmarkEnd w:id="76"/>
      <w:bookmarkEnd w:id="77"/>
      <w:r w:rsidRPr="0005402F">
        <w:rPr>
          <w:szCs w:val="24"/>
        </w:rPr>
        <w:t>Supplement</w:t>
      </w:r>
      <w:bookmarkEnd w:id="78"/>
      <w:bookmarkEnd w:id="79"/>
      <w:bookmarkEnd w:id="80"/>
      <w:bookmarkEnd w:id="81"/>
      <w:bookmarkEnd w:id="82"/>
      <w:bookmarkEnd w:id="83"/>
      <w:bookmarkEnd w:id="84"/>
      <w:bookmarkEnd w:id="85"/>
      <w:bookmarkEnd w:id="86"/>
    </w:p>
    <w:p w14:paraId="18043A10" w14:textId="77777777" w:rsidR="00D21536" w:rsidRPr="0005402F" w:rsidRDefault="00D21536" w:rsidP="00D21536">
      <w:pPr>
        <w:rPr>
          <w:color w:val="000000"/>
          <w:szCs w:val="24"/>
        </w:rPr>
      </w:pPr>
      <w:r w:rsidRPr="0005402F">
        <w:rPr>
          <w:bCs/>
          <w:szCs w:val="24"/>
        </w:rPr>
        <w:t>None.</w:t>
      </w:r>
    </w:p>
    <w:p w14:paraId="75343C25" w14:textId="3F6EF8E4" w:rsidR="00D21536" w:rsidRPr="0005402F" w:rsidRDefault="0093197E" w:rsidP="008F4067">
      <w:pPr>
        <w:pStyle w:val="Heading1"/>
        <w:rPr>
          <w:szCs w:val="24"/>
          <w:lang w:bidi="ar-DZ"/>
        </w:rPr>
      </w:pPr>
      <w:bookmarkStart w:id="87" w:name="_Toc3370000"/>
      <w:bookmarkStart w:id="88" w:name="_Toc3370001"/>
      <w:bookmarkStart w:id="89" w:name="_Toc401158823"/>
      <w:bookmarkStart w:id="90" w:name="_Toc25232165"/>
      <w:bookmarkStart w:id="91" w:name="_Toc33020248"/>
      <w:bookmarkStart w:id="92" w:name="_Toc45033373"/>
      <w:bookmarkStart w:id="93" w:name="_Toc73702139"/>
      <w:bookmarkStart w:id="94" w:name="_Toc93310383"/>
      <w:bookmarkStart w:id="95" w:name="_Toc93933304"/>
      <w:bookmarkStart w:id="96" w:name="_Toc93933742"/>
      <w:bookmarkStart w:id="97" w:name="_Toc95137734"/>
      <w:bookmarkStart w:id="98" w:name="_Toc95140210"/>
      <w:bookmarkStart w:id="99" w:name="_Toc95140568"/>
      <w:bookmarkStart w:id="100" w:name="_Toc95146125"/>
      <w:bookmarkStart w:id="101" w:name="_Toc25232166"/>
      <w:bookmarkStart w:id="102" w:name="_Toc33020249"/>
      <w:bookmarkStart w:id="103" w:name="_Toc453230900"/>
      <w:bookmarkEnd w:id="87"/>
      <w:bookmarkEnd w:id="88"/>
      <w:r w:rsidRPr="0005402F">
        <w:rPr>
          <w:szCs w:val="24"/>
          <w:lang w:bidi="ar-DZ"/>
        </w:rPr>
        <w:t>4</w:t>
      </w:r>
      <w:r w:rsidRPr="0005402F">
        <w:rPr>
          <w:szCs w:val="24"/>
          <w:lang w:bidi="ar-DZ"/>
        </w:rPr>
        <w:tab/>
      </w:r>
      <w:r w:rsidR="00D21536" w:rsidRPr="0005402F">
        <w:rPr>
          <w:szCs w:val="24"/>
          <w:lang w:val="en-US"/>
        </w:rPr>
        <w:t>Abbreviations</w:t>
      </w:r>
      <w:bookmarkEnd w:id="89"/>
      <w:bookmarkEnd w:id="90"/>
      <w:bookmarkEnd w:id="91"/>
      <w:r w:rsidR="00D21536" w:rsidRPr="0005402F">
        <w:rPr>
          <w:szCs w:val="24"/>
          <w:lang w:val="en-US"/>
        </w:rPr>
        <w:t xml:space="preserve"> and acronyms</w:t>
      </w:r>
      <w:bookmarkEnd w:id="92"/>
      <w:bookmarkEnd w:id="93"/>
      <w:bookmarkEnd w:id="94"/>
      <w:bookmarkEnd w:id="95"/>
      <w:bookmarkEnd w:id="96"/>
      <w:bookmarkEnd w:id="97"/>
      <w:bookmarkEnd w:id="98"/>
      <w:bookmarkEnd w:id="99"/>
      <w:bookmarkEnd w:id="100"/>
    </w:p>
    <w:p w14:paraId="6FF44A74" w14:textId="77777777" w:rsidR="00D21536" w:rsidRPr="0005402F" w:rsidRDefault="00D21536" w:rsidP="00D21536">
      <w:pPr>
        <w:rPr>
          <w:szCs w:val="24"/>
        </w:rPr>
      </w:pPr>
      <w:r w:rsidRPr="0005402F">
        <w:rPr>
          <w:szCs w:val="24"/>
        </w:rPr>
        <w:t>This Supplement uses the following abbreviations and acronyms:</w:t>
      </w:r>
    </w:p>
    <w:p w14:paraId="09D93D74" w14:textId="77777777" w:rsidR="00D21536" w:rsidRPr="0005402F" w:rsidRDefault="00D21536" w:rsidP="008F4067">
      <w:pPr>
        <w:tabs>
          <w:tab w:val="clear" w:pos="794"/>
        </w:tabs>
        <w:rPr>
          <w:szCs w:val="24"/>
        </w:rPr>
      </w:pPr>
      <w:r w:rsidRPr="0005402F">
        <w:rPr>
          <w:szCs w:val="24"/>
        </w:rPr>
        <w:t>EIR</w:t>
      </w:r>
      <w:r w:rsidRPr="0005402F">
        <w:rPr>
          <w:szCs w:val="24"/>
        </w:rPr>
        <w:tab/>
        <w:t>Equipment Identity Register</w:t>
      </w:r>
    </w:p>
    <w:p w14:paraId="6E17419C" w14:textId="77777777" w:rsidR="00D21536" w:rsidRPr="0005402F" w:rsidRDefault="00D21536" w:rsidP="008F4067">
      <w:pPr>
        <w:tabs>
          <w:tab w:val="clear" w:pos="794"/>
        </w:tabs>
        <w:rPr>
          <w:szCs w:val="24"/>
        </w:rPr>
      </w:pPr>
      <w:r w:rsidRPr="0005402F">
        <w:rPr>
          <w:szCs w:val="24"/>
        </w:rPr>
        <w:t>ICT</w:t>
      </w:r>
      <w:r w:rsidRPr="0005402F">
        <w:rPr>
          <w:szCs w:val="24"/>
        </w:rPr>
        <w:tab/>
        <w:t>Information and Communications Technology</w:t>
      </w:r>
    </w:p>
    <w:p w14:paraId="0D3CFFE7" w14:textId="06CCEDD4" w:rsidR="00D21536" w:rsidRPr="0005402F" w:rsidRDefault="00D21536" w:rsidP="008F4067">
      <w:pPr>
        <w:tabs>
          <w:tab w:val="clear" w:pos="794"/>
        </w:tabs>
        <w:rPr>
          <w:szCs w:val="24"/>
        </w:rPr>
      </w:pPr>
      <w:r w:rsidRPr="0005402F">
        <w:rPr>
          <w:szCs w:val="24"/>
        </w:rPr>
        <w:t>IMEI</w:t>
      </w:r>
      <w:r w:rsidRPr="0005402F">
        <w:rPr>
          <w:szCs w:val="24"/>
        </w:rPr>
        <w:tab/>
        <w:t>International Mobile Equipment Identity</w:t>
      </w:r>
    </w:p>
    <w:p w14:paraId="7ECCA545" w14:textId="7AAEBE21" w:rsidR="00305F89" w:rsidRPr="0005402F" w:rsidRDefault="00305F89" w:rsidP="008F4067">
      <w:pPr>
        <w:tabs>
          <w:tab w:val="clear" w:pos="794"/>
        </w:tabs>
        <w:rPr>
          <w:szCs w:val="24"/>
        </w:rPr>
      </w:pPr>
      <w:r w:rsidRPr="0005402F">
        <w:rPr>
          <w:szCs w:val="24"/>
        </w:rPr>
        <w:t>IMSI</w:t>
      </w:r>
      <w:r w:rsidRPr="0005402F">
        <w:rPr>
          <w:szCs w:val="24"/>
        </w:rPr>
        <w:tab/>
        <w:t>International Mobile Subscriber Identity</w:t>
      </w:r>
    </w:p>
    <w:p w14:paraId="7831E8B4" w14:textId="77777777" w:rsidR="00D21536" w:rsidRPr="0005402F" w:rsidRDefault="00D21536" w:rsidP="008F4067">
      <w:pPr>
        <w:tabs>
          <w:tab w:val="clear" w:pos="794"/>
        </w:tabs>
        <w:rPr>
          <w:szCs w:val="24"/>
        </w:rPr>
      </w:pPr>
      <w:r w:rsidRPr="0005402F">
        <w:rPr>
          <w:szCs w:val="24"/>
        </w:rPr>
        <w:t>SIM</w:t>
      </w:r>
      <w:r w:rsidRPr="0005402F">
        <w:rPr>
          <w:szCs w:val="24"/>
        </w:rPr>
        <w:tab/>
        <w:t>Subscriber Identification Module</w:t>
      </w:r>
    </w:p>
    <w:p w14:paraId="2DB92C8A" w14:textId="77777777" w:rsidR="00D21536" w:rsidRPr="0005402F" w:rsidRDefault="00D21536" w:rsidP="008F4067">
      <w:pPr>
        <w:tabs>
          <w:tab w:val="clear" w:pos="794"/>
        </w:tabs>
        <w:rPr>
          <w:szCs w:val="24"/>
        </w:rPr>
      </w:pPr>
      <w:r w:rsidRPr="0005402F">
        <w:rPr>
          <w:szCs w:val="24"/>
        </w:rPr>
        <w:t>TAC</w:t>
      </w:r>
      <w:r w:rsidRPr="0005402F">
        <w:rPr>
          <w:szCs w:val="24"/>
        </w:rPr>
        <w:tab/>
        <w:t>Type Allocation Code</w:t>
      </w:r>
    </w:p>
    <w:p w14:paraId="7D033D82" w14:textId="4728A811" w:rsidR="00D21536" w:rsidRPr="0005402F" w:rsidRDefault="0093197E" w:rsidP="008F4067">
      <w:pPr>
        <w:pStyle w:val="Heading1"/>
        <w:rPr>
          <w:szCs w:val="24"/>
          <w:lang w:val="en-US"/>
        </w:rPr>
      </w:pPr>
      <w:bookmarkStart w:id="104" w:name="_Toc73702140"/>
      <w:bookmarkStart w:id="105" w:name="_Toc45033374"/>
      <w:bookmarkStart w:id="106" w:name="_Toc6992414"/>
      <w:bookmarkStart w:id="107" w:name="_Toc4423851"/>
      <w:bookmarkStart w:id="108" w:name="_Toc3450277"/>
      <w:bookmarkStart w:id="109" w:name="_Toc93310384"/>
      <w:bookmarkStart w:id="110" w:name="_Toc93933305"/>
      <w:bookmarkStart w:id="111" w:name="_Toc93933743"/>
      <w:bookmarkStart w:id="112" w:name="_Toc95137735"/>
      <w:bookmarkStart w:id="113" w:name="_Toc95140211"/>
      <w:bookmarkStart w:id="114" w:name="_Toc95140569"/>
      <w:bookmarkStart w:id="115" w:name="_Toc95146126"/>
      <w:r w:rsidRPr="0005402F">
        <w:rPr>
          <w:szCs w:val="24"/>
          <w:lang w:val="en-US"/>
        </w:rPr>
        <w:t>5</w:t>
      </w:r>
      <w:r w:rsidRPr="0005402F">
        <w:rPr>
          <w:szCs w:val="24"/>
          <w:lang w:val="en-US"/>
        </w:rPr>
        <w:tab/>
      </w:r>
      <w:r w:rsidR="00D21536" w:rsidRPr="0005402F">
        <w:rPr>
          <w:szCs w:val="24"/>
          <w:lang w:val="en-US"/>
        </w:rPr>
        <w:t>Conventions</w:t>
      </w:r>
      <w:bookmarkEnd w:id="104"/>
      <w:bookmarkEnd w:id="105"/>
      <w:bookmarkEnd w:id="106"/>
      <w:bookmarkEnd w:id="107"/>
      <w:bookmarkEnd w:id="108"/>
      <w:bookmarkEnd w:id="109"/>
      <w:bookmarkEnd w:id="110"/>
      <w:bookmarkEnd w:id="111"/>
      <w:bookmarkEnd w:id="112"/>
      <w:bookmarkEnd w:id="113"/>
      <w:bookmarkEnd w:id="114"/>
      <w:bookmarkEnd w:id="115"/>
    </w:p>
    <w:p w14:paraId="53338A93" w14:textId="77777777" w:rsidR="00D21536" w:rsidRPr="0005402F" w:rsidRDefault="00D21536" w:rsidP="00D21536">
      <w:pPr>
        <w:pStyle w:val="enumlev1"/>
        <w:rPr>
          <w:szCs w:val="24"/>
          <w:lang w:bidi="ar-DZ"/>
        </w:rPr>
      </w:pPr>
      <w:r w:rsidRPr="0005402F">
        <w:rPr>
          <w:szCs w:val="24"/>
        </w:rPr>
        <w:t>None.</w:t>
      </w:r>
    </w:p>
    <w:p w14:paraId="7B5807A9" w14:textId="02BBC4B2" w:rsidR="00D21536" w:rsidRPr="0005402F" w:rsidRDefault="0093197E" w:rsidP="008F4067">
      <w:pPr>
        <w:pStyle w:val="Heading1"/>
        <w:rPr>
          <w:szCs w:val="24"/>
          <w:lang w:val="en-US"/>
        </w:rPr>
      </w:pPr>
      <w:bookmarkStart w:id="116" w:name="_Toc73702141"/>
      <w:bookmarkStart w:id="117" w:name="_Toc45033375"/>
      <w:bookmarkStart w:id="118" w:name="_Toc93310385"/>
      <w:bookmarkStart w:id="119" w:name="_Toc93933306"/>
      <w:bookmarkStart w:id="120" w:name="_Toc93933744"/>
      <w:bookmarkStart w:id="121" w:name="_Toc95137736"/>
      <w:bookmarkStart w:id="122" w:name="_Toc95140212"/>
      <w:bookmarkStart w:id="123" w:name="_Toc95140570"/>
      <w:bookmarkStart w:id="124" w:name="_Toc95146127"/>
      <w:r w:rsidRPr="0005402F">
        <w:rPr>
          <w:szCs w:val="24"/>
          <w:lang w:val="en-US"/>
        </w:rPr>
        <w:t>6</w:t>
      </w:r>
      <w:r w:rsidRPr="0005402F">
        <w:rPr>
          <w:szCs w:val="24"/>
          <w:lang w:val="en-US"/>
        </w:rPr>
        <w:tab/>
      </w:r>
      <w:r w:rsidR="00D21536" w:rsidRPr="0005402F">
        <w:rPr>
          <w:szCs w:val="24"/>
          <w:lang w:val="en-US"/>
        </w:rPr>
        <w:t>Introduction</w:t>
      </w:r>
      <w:bookmarkEnd w:id="101"/>
      <w:bookmarkEnd w:id="102"/>
      <w:bookmarkEnd w:id="116"/>
      <w:bookmarkEnd w:id="117"/>
      <w:bookmarkEnd w:id="118"/>
      <w:bookmarkEnd w:id="119"/>
      <w:bookmarkEnd w:id="120"/>
      <w:bookmarkEnd w:id="121"/>
      <w:bookmarkEnd w:id="122"/>
      <w:bookmarkEnd w:id="123"/>
      <w:bookmarkEnd w:id="124"/>
    </w:p>
    <w:p w14:paraId="35F82D59" w14:textId="19B292E3" w:rsidR="00D21536" w:rsidRPr="0005402F" w:rsidRDefault="00D33BCF" w:rsidP="00D21536">
      <w:pPr>
        <w:rPr>
          <w:szCs w:val="24"/>
        </w:rPr>
      </w:pPr>
      <w:r w:rsidRPr="0005402F">
        <w:rPr>
          <w:szCs w:val="24"/>
        </w:rPr>
        <w:t xml:space="preserve">Appendix </w:t>
      </w:r>
      <w:r w:rsidR="007176BF" w:rsidRPr="0005402F">
        <w:rPr>
          <w:szCs w:val="24"/>
        </w:rPr>
        <w:t>I</w:t>
      </w:r>
      <w:r w:rsidRPr="0005402F">
        <w:rPr>
          <w:szCs w:val="24"/>
        </w:rPr>
        <w:t xml:space="preserve"> </w:t>
      </w:r>
      <w:r w:rsidR="00D21536" w:rsidRPr="0005402F">
        <w:rPr>
          <w:szCs w:val="24"/>
        </w:rPr>
        <w:t>collect</w:t>
      </w:r>
      <w:r w:rsidRPr="0005402F">
        <w:rPr>
          <w:szCs w:val="24"/>
        </w:rPr>
        <w:t>s</w:t>
      </w:r>
      <w:r w:rsidR="00D21536" w:rsidRPr="0005402F">
        <w:rPr>
          <w:szCs w:val="24"/>
        </w:rPr>
        <w:t xml:space="preserve"> use cases </w:t>
      </w:r>
      <w:r w:rsidR="00016EF7" w:rsidRPr="0005402F">
        <w:rPr>
          <w:szCs w:val="24"/>
        </w:rPr>
        <w:t>of different countries</w:t>
      </w:r>
      <w:r w:rsidRPr="0005402F">
        <w:rPr>
          <w:szCs w:val="24"/>
        </w:rPr>
        <w:t xml:space="preserve">, </w:t>
      </w:r>
      <w:r w:rsidR="00961993" w:rsidRPr="0005402F">
        <w:rPr>
          <w:szCs w:val="24"/>
        </w:rPr>
        <w:t xml:space="preserve">and </w:t>
      </w:r>
      <w:r w:rsidRPr="0005402F">
        <w:rPr>
          <w:szCs w:val="24"/>
        </w:rPr>
        <w:t xml:space="preserve">Appendix </w:t>
      </w:r>
      <w:r w:rsidR="00BA2BF0" w:rsidRPr="0005402F">
        <w:rPr>
          <w:szCs w:val="24"/>
        </w:rPr>
        <w:t>II</w:t>
      </w:r>
      <w:r w:rsidRPr="0005402F">
        <w:rPr>
          <w:szCs w:val="24"/>
        </w:rPr>
        <w:t xml:space="preserve"> </w:t>
      </w:r>
      <w:r w:rsidR="00016EF7" w:rsidRPr="0005402F">
        <w:rPr>
          <w:szCs w:val="24"/>
        </w:rPr>
        <w:t>lists use cases provided by private sector and NGO initiatives</w:t>
      </w:r>
      <w:r w:rsidR="00D21536" w:rsidRPr="0005402F">
        <w:rPr>
          <w:szCs w:val="24"/>
        </w:rPr>
        <w:t>.</w:t>
      </w:r>
      <w:bookmarkEnd w:id="103"/>
    </w:p>
    <w:p w14:paraId="229FC301" w14:textId="45181DCA" w:rsidR="009C5287" w:rsidRPr="0005402F" w:rsidRDefault="009C5287" w:rsidP="009C5287">
      <w:pPr>
        <w:pStyle w:val="Heading1"/>
        <w:rPr>
          <w:szCs w:val="24"/>
          <w:u w:val="single"/>
        </w:rPr>
      </w:pPr>
      <w:bookmarkStart w:id="125" w:name="_Toc457605261"/>
      <w:r w:rsidRPr="0005402F">
        <w:rPr>
          <w:szCs w:val="24"/>
          <w:lang w:val="en-US"/>
        </w:rPr>
        <w:t>7</w:t>
      </w:r>
      <w:r w:rsidRPr="0005402F">
        <w:rPr>
          <w:szCs w:val="24"/>
          <w:lang w:val="en-US"/>
        </w:rPr>
        <w:tab/>
        <w:t>Recommended</w:t>
      </w:r>
      <w:r w:rsidRPr="00F31DC3">
        <w:rPr>
          <w:szCs w:val="24"/>
        </w:rPr>
        <w:t xml:space="preserve"> </w:t>
      </w:r>
      <w:r w:rsidRPr="0005402F">
        <w:rPr>
          <w:szCs w:val="24"/>
          <w:u w:val="single"/>
        </w:rPr>
        <w:t>template</w:t>
      </w:r>
      <w:bookmarkEnd w:id="125"/>
    </w:p>
    <w:p w14:paraId="6608CA8A" w14:textId="77777777" w:rsidR="009C5287" w:rsidRPr="0005402F" w:rsidRDefault="009C5287" w:rsidP="009C5287">
      <w:pPr>
        <w:rPr>
          <w:szCs w:val="24"/>
          <w:u w:val="single"/>
        </w:rPr>
      </w:pPr>
    </w:p>
    <w:p w14:paraId="7A4EED6A" w14:textId="77777777" w:rsidR="009C5287" w:rsidRPr="0005402F" w:rsidRDefault="009C5287" w:rsidP="009C5287">
      <w:pPr>
        <w:pStyle w:val="Body"/>
        <w:tabs>
          <w:tab w:val="left" w:pos="450"/>
        </w:tabs>
        <w:spacing w:after="120"/>
        <w:rPr>
          <w:rFonts w:eastAsia="Calibri"/>
        </w:rPr>
      </w:pPr>
      <w:r w:rsidRPr="0005402F">
        <w:t>1.</w:t>
      </w:r>
      <w:r w:rsidRPr="0005402F">
        <w:tab/>
        <w:t>Common information about use case</w:t>
      </w:r>
    </w:p>
    <w:p w14:paraId="40F7012E" w14:textId="77777777" w:rsidR="009C5287" w:rsidRPr="0005402F" w:rsidRDefault="009C5287" w:rsidP="009C5287">
      <w:pPr>
        <w:pStyle w:val="Body"/>
        <w:numPr>
          <w:ilvl w:val="1"/>
          <w:numId w:val="41"/>
        </w:numPr>
        <w:pBdr>
          <w:top w:val="none" w:sz="0" w:space="0" w:color="auto"/>
          <w:left w:val="none" w:sz="0" w:space="0" w:color="auto"/>
          <w:bottom w:val="none" w:sz="0" w:space="0" w:color="auto"/>
          <w:right w:val="none" w:sz="0" w:space="0" w:color="auto"/>
          <w:between w:val="none" w:sz="0" w:space="0" w:color="auto"/>
          <w:bar w:val="none" w:sz="0" w:color="auto"/>
        </w:pBdr>
        <w:tabs>
          <w:tab w:val="left" w:pos="794"/>
          <w:tab w:val="left" w:pos="1191"/>
          <w:tab w:val="left" w:pos="1588"/>
          <w:tab w:val="left" w:pos="1985"/>
        </w:tabs>
        <w:spacing w:after="120"/>
        <w:ind w:hanging="1080"/>
      </w:pPr>
      <w:r w:rsidRPr="0005402F">
        <w:t>Title of the use case</w:t>
      </w:r>
    </w:p>
    <w:p w14:paraId="5EF51D59" w14:textId="77777777" w:rsidR="009C5287" w:rsidRPr="0005402F" w:rsidRDefault="009C5287" w:rsidP="009C5287">
      <w:pPr>
        <w:pStyle w:val="Body"/>
        <w:numPr>
          <w:ilvl w:val="1"/>
          <w:numId w:val="41"/>
        </w:numPr>
        <w:pBdr>
          <w:top w:val="none" w:sz="0" w:space="0" w:color="auto"/>
          <w:left w:val="none" w:sz="0" w:space="0" w:color="auto"/>
          <w:bottom w:val="none" w:sz="0" w:space="0" w:color="auto"/>
          <w:right w:val="none" w:sz="0" w:space="0" w:color="auto"/>
          <w:between w:val="none" w:sz="0" w:space="0" w:color="auto"/>
          <w:bar w:val="none" w:sz="0" w:color="auto"/>
        </w:pBdr>
        <w:tabs>
          <w:tab w:val="left" w:pos="794"/>
          <w:tab w:val="left" w:pos="1191"/>
          <w:tab w:val="left" w:pos="1588"/>
          <w:tab w:val="left" w:pos="1985"/>
        </w:tabs>
        <w:spacing w:after="120"/>
        <w:ind w:hanging="1080"/>
      </w:pPr>
      <w:r w:rsidRPr="0005402F">
        <w:t>Location where the use case is implemented (country and/or private use case)</w:t>
      </w:r>
    </w:p>
    <w:p w14:paraId="7C73BECA" w14:textId="77777777" w:rsidR="009C5287" w:rsidRPr="0005402F" w:rsidRDefault="009C5287" w:rsidP="009C5287">
      <w:pPr>
        <w:pStyle w:val="Body"/>
        <w:numPr>
          <w:ilvl w:val="1"/>
          <w:numId w:val="41"/>
        </w:numPr>
        <w:pBdr>
          <w:top w:val="none" w:sz="0" w:space="0" w:color="auto"/>
          <w:left w:val="none" w:sz="0" w:space="0" w:color="auto"/>
          <w:bottom w:val="none" w:sz="0" w:space="0" w:color="auto"/>
          <w:right w:val="none" w:sz="0" w:space="0" w:color="auto"/>
          <w:between w:val="none" w:sz="0" w:space="0" w:color="auto"/>
          <w:bar w:val="none" w:sz="0" w:color="auto"/>
        </w:pBdr>
        <w:tabs>
          <w:tab w:val="left" w:pos="794"/>
          <w:tab w:val="left" w:pos="1191"/>
          <w:tab w:val="left" w:pos="1588"/>
          <w:tab w:val="left" w:pos="1985"/>
        </w:tabs>
        <w:spacing w:after="120"/>
        <w:ind w:hanging="1080"/>
      </w:pPr>
      <w:r w:rsidRPr="0005402F">
        <w:t>Dates of implementation of the use case (month/year)</w:t>
      </w:r>
    </w:p>
    <w:p w14:paraId="7F6B34F4" w14:textId="77777777" w:rsidR="009C5287" w:rsidRPr="0005402F" w:rsidRDefault="009C5287" w:rsidP="009C5287">
      <w:pPr>
        <w:pStyle w:val="Body"/>
        <w:numPr>
          <w:ilvl w:val="1"/>
          <w:numId w:val="41"/>
        </w:numPr>
        <w:pBdr>
          <w:top w:val="none" w:sz="0" w:space="0" w:color="auto"/>
          <w:left w:val="none" w:sz="0" w:space="0" w:color="auto"/>
          <w:bottom w:val="none" w:sz="0" w:space="0" w:color="auto"/>
          <w:right w:val="none" w:sz="0" w:space="0" w:color="auto"/>
          <w:between w:val="none" w:sz="0" w:space="0" w:color="auto"/>
          <w:bar w:val="none" w:sz="0" w:color="auto"/>
        </w:pBdr>
        <w:tabs>
          <w:tab w:val="left" w:pos="794"/>
          <w:tab w:val="left" w:pos="1191"/>
          <w:tab w:val="left" w:pos="1588"/>
          <w:tab w:val="left" w:pos="1985"/>
        </w:tabs>
        <w:spacing w:after="120"/>
        <w:ind w:hanging="1080"/>
      </w:pPr>
      <w:r w:rsidRPr="0005402F">
        <w:t>Source (ITU Member)</w:t>
      </w:r>
    </w:p>
    <w:p w14:paraId="4EDB724B" w14:textId="77777777" w:rsidR="009C5287" w:rsidRPr="0005402F" w:rsidRDefault="009C5287" w:rsidP="009C5287">
      <w:pPr>
        <w:pStyle w:val="Body"/>
        <w:tabs>
          <w:tab w:val="left" w:pos="450"/>
        </w:tabs>
        <w:spacing w:after="120"/>
      </w:pPr>
      <w:r w:rsidRPr="0005402F">
        <w:t>2.</w:t>
      </w:r>
      <w:r w:rsidRPr="0005402F">
        <w:tab/>
        <w:t>Scope of the use case (including problem to be tracked such as counterfeit, stolen, tampered and/or cloned devices)</w:t>
      </w:r>
    </w:p>
    <w:p w14:paraId="53BC989D" w14:textId="77777777" w:rsidR="009C5287" w:rsidRPr="0005402F" w:rsidRDefault="009C5287" w:rsidP="009C5287">
      <w:pPr>
        <w:pStyle w:val="Body"/>
        <w:tabs>
          <w:tab w:val="left" w:pos="450"/>
        </w:tabs>
        <w:spacing w:after="120"/>
      </w:pPr>
      <w:r w:rsidRPr="0005402F">
        <w:t>3.</w:t>
      </w:r>
      <w:r w:rsidRPr="0005402F">
        <w:tab/>
        <w:t>Common statistic for country’s use case</w:t>
      </w:r>
    </w:p>
    <w:p w14:paraId="0537920F" w14:textId="77777777" w:rsidR="009C5287" w:rsidRPr="0005402F" w:rsidRDefault="009C5287" w:rsidP="009C5287">
      <w:pPr>
        <w:pStyle w:val="Body"/>
        <w:numPr>
          <w:ilvl w:val="1"/>
          <w:numId w:val="44"/>
        </w:numPr>
        <w:pBdr>
          <w:top w:val="none" w:sz="0" w:space="0" w:color="auto"/>
          <w:left w:val="none" w:sz="0" w:space="0" w:color="auto"/>
          <w:bottom w:val="none" w:sz="0" w:space="0" w:color="auto"/>
          <w:right w:val="none" w:sz="0" w:space="0" w:color="auto"/>
          <w:between w:val="none" w:sz="0" w:space="0" w:color="auto"/>
          <w:bar w:val="none" w:sz="0" w:color="auto"/>
        </w:pBdr>
        <w:tabs>
          <w:tab w:val="left" w:pos="1191"/>
          <w:tab w:val="left" w:pos="1588"/>
          <w:tab w:val="left" w:pos="1985"/>
        </w:tabs>
        <w:spacing w:after="120"/>
        <w:ind w:left="1170" w:hanging="630"/>
      </w:pPr>
      <w:r w:rsidRPr="0005402F">
        <w:t>Telecommunication statistic (e.g. number of users of mobile devices, operators, etc.)</w:t>
      </w:r>
    </w:p>
    <w:p w14:paraId="3FEB06D1" w14:textId="77777777" w:rsidR="009C5287" w:rsidRPr="0005402F" w:rsidRDefault="009C5287" w:rsidP="009C5287">
      <w:pPr>
        <w:pStyle w:val="Body"/>
        <w:numPr>
          <w:ilvl w:val="1"/>
          <w:numId w:val="44"/>
        </w:numPr>
        <w:pBdr>
          <w:top w:val="none" w:sz="0" w:space="0" w:color="auto"/>
          <w:left w:val="none" w:sz="0" w:space="0" w:color="auto"/>
          <w:bottom w:val="none" w:sz="0" w:space="0" w:color="auto"/>
          <w:right w:val="none" w:sz="0" w:space="0" w:color="auto"/>
          <w:between w:val="none" w:sz="0" w:space="0" w:color="auto"/>
          <w:bar w:val="none" w:sz="0" w:color="auto"/>
        </w:pBdr>
        <w:tabs>
          <w:tab w:val="left" w:pos="1191"/>
          <w:tab w:val="left" w:pos="1588"/>
          <w:tab w:val="left" w:pos="1985"/>
        </w:tabs>
        <w:spacing w:after="120"/>
        <w:ind w:left="1170" w:hanging="630"/>
      </w:pPr>
      <w:r w:rsidRPr="0005402F">
        <w:t>Statistic of the problem (e.g. number of counterfeit devices, stolen devices, etc.)</w:t>
      </w:r>
    </w:p>
    <w:p w14:paraId="367150B3" w14:textId="77777777" w:rsidR="009C5287" w:rsidRPr="0005402F" w:rsidRDefault="009C5287" w:rsidP="49994786">
      <w:pPr>
        <w:pStyle w:val="Body"/>
        <w:numPr>
          <w:ilvl w:val="1"/>
          <w:numId w:val="44"/>
        </w:numPr>
        <w:pBdr>
          <w:top w:val="none" w:sz="0" w:space="0" w:color="auto"/>
          <w:left w:val="none" w:sz="0" w:space="0" w:color="auto"/>
          <w:bottom w:val="none" w:sz="0" w:space="0" w:color="auto"/>
          <w:right w:val="none" w:sz="0" w:space="0" w:color="auto"/>
          <w:between w:val="none" w:sz="0" w:space="0" w:color="auto"/>
          <w:bar w:val="none" w:sz="0" w:color="auto"/>
        </w:pBdr>
        <w:tabs>
          <w:tab w:val="left" w:pos="1191"/>
          <w:tab w:val="left" w:pos="1588"/>
          <w:tab w:val="left" w:pos="1985"/>
        </w:tabs>
        <w:spacing w:after="120"/>
        <w:ind w:left="1170" w:hanging="630"/>
      </w:pPr>
      <w:r w:rsidRPr="49994786">
        <w:rPr>
          <w:lang w:val="en-GB"/>
        </w:rPr>
        <w:t>General statistic with regard to use case (e.g. size of economy, population, etc.)</w:t>
      </w:r>
    </w:p>
    <w:p w14:paraId="3431B586" w14:textId="77777777" w:rsidR="009C5287" w:rsidRPr="0005402F" w:rsidRDefault="009C5287" w:rsidP="009C5287">
      <w:pPr>
        <w:pStyle w:val="Body"/>
        <w:tabs>
          <w:tab w:val="left" w:pos="450"/>
        </w:tabs>
        <w:spacing w:after="120"/>
      </w:pPr>
      <w:r w:rsidRPr="0005402F">
        <w:t>4.</w:t>
      </w:r>
      <w:r w:rsidRPr="0005402F">
        <w:tab/>
        <w:t>Description of use case’s solution</w:t>
      </w:r>
    </w:p>
    <w:p w14:paraId="720DAEFE" w14:textId="77777777" w:rsidR="009C5287" w:rsidRPr="0005402F" w:rsidRDefault="009C5287" w:rsidP="009C5287">
      <w:pPr>
        <w:pStyle w:val="Body"/>
        <w:numPr>
          <w:ilvl w:val="1"/>
          <w:numId w:val="42"/>
        </w:numPr>
        <w:pBdr>
          <w:top w:val="none" w:sz="0" w:space="0" w:color="auto"/>
          <w:left w:val="none" w:sz="0" w:space="0" w:color="auto"/>
          <w:bottom w:val="none" w:sz="0" w:space="0" w:color="auto"/>
          <w:right w:val="none" w:sz="0" w:space="0" w:color="auto"/>
          <w:between w:val="none" w:sz="0" w:space="0" w:color="auto"/>
          <w:bar w:val="none" w:sz="0" w:color="auto"/>
        </w:pBdr>
        <w:tabs>
          <w:tab w:val="left" w:pos="1191"/>
          <w:tab w:val="left" w:pos="1588"/>
          <w:tab w:val="left" w:pos="1985"/>
        </w:tabs>
        <w:spacing w:after="120"/>
        <w:ind w:left="1170" w:hanging="630"/>
      </w:pPr>
      <w:r w:rsidRPr="0005402F">
        <w:t>Overview of the solution</w:t>
      </w:r>
    </w:p>
    <w:p w14:paraId="11FF33E6" w14:textId="77777777" w:rsidR="009C5287" w:rsidRPr="0005402F" w:rsidRDefault="009C5287" w:rsidP="009C5287">
      <w:pPr>
        <w:pStyle w:val="Body"/>
        <w:numPr>
          <w:ilvl w:val="1"/>
          <w:numId w:val="42"/>
        </w:numPr>
        <w:pBdr>
          <w:top w:val="none" w:sz="0" w:space="0" w:color="auto"/>
          <w:left w:val="none" w:sz="0" w:space="0" w:color="auto"/>
          <w:bottom w:val="none" w:sz="0" w:space="0" w:color="auto"/>
          <w:right w:val="none" w:sz="0" w:space="0" w:color="auto"/>
          <w:between w:val="none" w:sz="0" w:space="0" w:color="auto"/>
          <w:bar w:val="none" w:sz="0" w:color="auto"/>
        </w:pBdr>
        <w:tabs>
          <w:tab w:val="left" w:pos="1191"/>
          <w:tab w:val="left" w:pos="1588"/>
          <w:tab w:val="left" w:pos="1985"/>
        </w:tabs>
        <w:spacing w:after="120"/>
        <w:ind w:left="1170" w:hanging="630"/>
      </w:pPr>
      <w:r w:rsidRPr="0005402F">
        <w:t>Framework of the solution including diagrams and detailed description</w:t>
      </w:r>
    </w:p>
    <w:p w14:paraId="0676A825" w14:textId="77777777" w:rsidR="009C5287" w:rsidRPr="0005402F" w:rsidRDefault="009C5287" w:rsidP="49994786">
      <w:pPr>
        <w:pStyle w:val="Body"/>
        <w:numPr>
          <w:ilvl w:val="1"/>
          <w:numId w:val="42"/>
        </w:numPr>
        <w:pBdr>
          <w:top w:val="none" w:sz="0" w:space="0" w:color="auto"/>
          <w:left w:val="none" w:sz="0" w:space="0" w:color="auto"/>
          <w:bottom w:val="none" w:sz="0" w:space="0" w:color="auto"/>
          <w:right w:val="none" w:sz="0" w:space="0" w:color="auto"/>
          <w:between w:val="none" w:sz="0" w:space="0" w:color="auto"/>
          <w:bar w:val="none" w:sz="0" w:color="auto"/>
        </w:pBdr>
        <w:tabs>
          <w:tab w:val="left" w:pos="1191"/>
          <w:tab w:val="left" w:pos="1588"/>
          <w:tab w:val="left" w:pos="1985"/>
        </w:tabs>
        <w:spacing w:after="120"/>
        <w:ind w:left="1170" w:hanging="630"/>
      </w:pPr>
      <w:r w:rsidRPr="49994786">
        <w:rPr>
          <w:lang w:val="en-GB"/>
        </w:rPr>
        <w:lastRenderedPageBreak/>
        <w:t>Description of additional measures taken to engage the problem</w:t>
      </w:r>
    </w:p>
    <w:p w14:paraId="111D3FA7" w14:textId="77777777" w:rsidR="009C5287" w:rsidRPr="0005402F" w:rsidRDefault="009C5287" w:rsidP="009C5287">
      <w:pPr>
        <w:pStyle w:val="Body"/>
        <w:numPr>
          <w:ilvl w:val="1"/>
          <w:numId w:val="42"/>
        </w:numPr>
        <w:pBdr>
          <w:top w:val="none" w:sz="0" w:space="0" w:color="auto"/>
          <w:left w:val="none" w:sz="0" w:space="0" w:color="auto"/>
          <w:bottom w:val="none" w:sz="0" w:space="0" w:color="auto"/>
          <w:right w:val="none" w:sz="0" w:space="0" w:color="auto"/>
          <w:between w:val="none" w:sz="0" w:space="0" w:color="auto"/>
          <w:bar w:val="none" w:sz="0" w:color="auto"/>
        </w:pBdr>
        <w:tabs>
          <w:tab w:val="left" w:pos="1191"/>
          <w:tab w:val="left" w:pos="1588"/>
          <w:tab w:val="left" w:pos="1985"/>
        </w:tabs>
        <w:spacing w:after="120"/>
        <w:ind w:left="1170" w:hanging="630"/>
      </w:pPr>
      <w:r w:rsidRPr="0005402F">
        <w:t>References to open web resource for more details (optional)</w:t>
      </w:r>
    </w:p>
    <w:p w14:paraId="2A1FA397" w14:textId="77777777" w:rsidR="009C5287" w:rsidRPr="0005402F" w:rsidRDefault="009C5287" w:rsidP="009C5287">
      <w:pPr>
        <w:pStyle w:val="Body"/>
        <w:numPr>
          <w:ilvl w:val="1"/>
          <w:numId w:val="42"/>
        </w:numPr>
        <w:pBdr>
          <w:top w:val="none" w:sz="0" w:space="0" w:color="auto"/>
          <w:left w:val="none" w:sz="0" w:space="0" w:color="auto"/>
          <w:bottom w:val="none" w:sz="0" w:space="0" w:color="auto"/>
          <w:right w:val="none" w:sz="0" w:space="0" w:color="auto"/>
          <w:between w:val="none" w:sz="0" w:space="0" w:color="auto"/>
          <w:bar w:val="none" w:sz="0" w:color="auto"/>
        </w:pBdr>
        <w:tabs>
          <w:tab w:val="left" w:pos="1191"/>
          <w:tab w:val="left" w:pos="1588"/>
          <w:tab w:val="left" w:pos="1985"/>
        </w:tabs>
        <w:spacing w:after="120"/>
        <w:ind w:left="1170" w:hanging="630"/>
      </w:pPr>
      <w:r w:rsidRPr="0005402F">
        <w:t>Other relevant remarks (optional)</w:t>
      </w:r>
    </w:p>
    <w:p w14:paraId="1AD39AFE" w14:textId="77777777" w:rsidR="009C5287" w:rsidRPr="0005402F" w:rsidRDefault="009C5287" w:rsidP="009C5287">
      <w:pPr>
        <w:pStyle w:val="Body"/>
        <w:tabs>
          <w:tab w:val="left" w:pos="450"/>
        </w:tabs>
        <w:spacing w:after="120"/>
      </w:pPr>
      <w:r w:rsidRPr="49994786">
        <w:rPr>
          <w:lang w:val="en-GB"/>
        </w:rPr>
        <w:t>5.</w:t>
      </w:r>
      <w:r>
        <w:tab/>
      </w:r>
      <w:r w:rsidRPr="49994786">
        <w:rPr>
          <w:lang w:val="en-GB"/>
        </w:rPr>
        <w:t>Overview of challenges and countermeasures with regard to implementation of use case</w:t>
      </w:r>
    </w:p>
    <w:p w14:paraId="42EDD286" w14:textId="77777777" w:rsidR="009C5287" w:rsidRPr="0005402F" w:rsidRDefault="009C5287" w:rsidP="009C5287">
      <w:pPr>
        <w:pStyle w:val="Body"/>
        <w:tabs>
          <w:tab w:val="left" w:pos="450"/>
        </w:tabs>
        <w:spacing w:after="120"/>
      </w:pPr>
      <w:r w:rsidRPr="0005402F">
        <w:t>6.</w:t>
      </w:r>
      <w:r w:rsidRPr="0005402F">
        <w:tab/>
        <w:t>Statistic on the effects of implementation of the use case</w:t>
      </w:r>
    </w:p>
    <w:p w14:paraId="38B226C3" w14:textId="77777777" w:rsidR="009C5287" w:rsidRPr="0005402F" w:rsidRDefault="009C5287" w:rsidP="009C5287">
      <w:pPr>
        <w:pStyle w:val="Body"/>
        <w:tabs>
          <w:tab w:val="left" w:pos="450"/>
        </w:tabs>
        <w:spacing w:after="120"/>
      </w:pPr>
      <w:r w:rsidRPr="0005402F">
        <w:t>7.</w:t>
      </w:r>
      <w:r w:rsidRPr="0005402F">
        <w:tab/>
        <w:t>Roadmap of future planned evolution of the use case</w:t>
      </w:r>
    </w:p>
    <w:p w14:paraId="2585D6A4" w14:textId="77777777" w:rsidR="009C5287" w:rsidRPr="0005402F" w:rsidRDefault="009C5287" w:rsidP="009C5287">
      <w:pPr>
        <w:pStyle w:val="Body"/>
        <w:tabs>
          <w:tab w:val="left" w:pos="450"/>
        </w:tabs>
        <w:spacing w:after="120"/>
      </w:pPr>
      <w:r w:rsidRPr="0005402F">
        <w:t>8.</w:t>
      </w:r>
      <w:r w:rsidRPr="0005402F">
        <w:tab/>
        <w:t>Final remarks and conclusion.</w:t>
      </w:r>
    </w:p>
    <w:p w14:paraId="60F7EF2F" w14:textId="77777777" w:rsidR="009C5287" w:rsidRPr="0005402F" w:rsidRDefault="009C5287" w:rsidP="00D21536">
      <w:pPr>
        <w:rPr>
          <w:b/>
          <w:szCs w:val="24"/>
        </w:rPr>
      </w:pPr>
    </w:p>
    <w:p w14:paraId="029F1F4B" w14:textId="77777777" w:rsidR="00D21536" w:rsidRPr="0005402F" w:rsidRDefault="00D21536" w:rsidP="00D21536">
      <w:pPr>
        <w:spacing w:before="0" w:after="160" w:line="256" w:lineRule="auto"/>
        <w:rPr>
          <w:i/>
          <w:szCs w:val="24"/>
        </w:rPr>
      </w:pPr>
      <w:bookmarkStart w:id="126" w:name="_Toc401159832"/>
      <w:bookmarkStart w:id="127" w:name="_Toc286246107"/>
      <w:bookmarkStart w:id="128" w:name="_Toc286237445"/>
      <w:r w:rsidRPr="0005402F">
        <w:rPr>
          <w:i/>
          <w:szCs w:val="24"/>
        </w:rPr>
        <w:br w:type="page"/>
      </w:r>
    </w:p>
    <w:p w14:paraId="2D803406" w14:textId="56AB20E2" w:rsidR="00D21536" w:rsidRPr="0005402F" w:rsidRDefault="00E33147" w:rsidP="008F4067">
      <w:pPr>
        <w:pStyle w:val="AppendixNoTitle0"/>
        <w:rPr>
          <w:sz w:val="24"/>
          <w:szCs w:val="24"/>
          <w:lang w:bidi="ar-DZ"/>
        </w:rPr>
      </w:pPr>
      <w:bookmarkStart w:id="129" w:name="_Toc25232186"/>
      <w:bookmarkStart w:id="130" w:name="_Toc73702143"/>
      <w:bookmarkStart w:id="131" w:name="_Toc45033377"/>
      <w:bookmarkStart w:id="132" w:name="_Toc93310386"/>
      <w:bookmarkStart w:id="133" w:name="_Toc93933307"/>
      <w:bookmarkStart w:id="134" w:name="_Toc93933745"/>
      <w:bookmarkStart w:id="135" w:name="_Toc95137737"/>
      <w:bookmarkStart w:id="136" w:name="_Toc95140213"/>
      <w:bookmarkStart w:id="137" w:name="_Toc95140571"/>
      <w:bookmarkStart w:id="138" w:name="_Toc95146128"/>
      <w:bookmarkEnd w:id="126"/>
      <w:bookmarkEnd w:id="127"/>
      <w:bookmarkEnd w:id="128"/>
      <w:r w:rsidRPr="0005402F">
        <w:rPr>
          <w:sz w:val="24"/>
          <w:szCs w:val="24"/>
          <w:lang w:val="en-US"/>
        </w:rPr>
        <w:lastRenderedPageBreak/>
        <w:t>Appendix</w:t>
      </w:r>
      <w:r w:rsidRPr="0005402F">
        <w:rPr>
          <w:sz w:val="24"/>
          <w:szCs w:val="24"/>
          <w:lang w:val="en-US" w:eastAsia="ja-JP"/>
        </w:rPr>
        <w:t xml:space="preserve"> </w:t>
      </w:r>
      <w:r w:rsidR="008F5D9A" w:rsidRPr="0005402F">
        <w:rPr>
          <w:sz w:val="24"/>
          <w:szCs w:val="24"/>
          <w:lang w:val="en-US" w:eastAsia="ja-JP"/>
        </w:rPr>
        <w:t>I</w:t>
      </w:r>
      <w:r w:rsidR="008F4067" w:rsidRPr="0005402F">
        <w:rPr>
          <w:sz w:val="24"/>
          <w:szCs w:val="24"/>
          <w:lang w:val="en-US" w:eastAsia="ja-JP"/>
        </w:rPr>
        <w:br/>
      </w:r>
      <w:r w:rsidR="00D21536" w:rsidRPr="0005402F">
        <w:rPr>
          <w:sz w:val="24"/>
          <w:szCs w:val="24"/>
          <w:lang w:val="en-US" w:eastAsia="ja-JP"/>
        </w:rPr>
        <w:br/>
      </w:r>
      <w:bookmarkEnd w:id="129"/>
      <w:r w:rsidR="00D21536" w:rsidRPr="0005402F">
        <w:rPr>
          <w:sz w:val="24"/>
          <w:szCs w:val="24"/>
          <w:lang w:bidi="ar-DZ"/>
        </w:rPr>
        <w:t>Use Cases</w:t>
      </w:r>
      <w:bookmarkEnd w:id="130"/>
      <w:bookmarkEnd w:id="131"/>
      <w:bookmarkEnd w:id="132"/>
      <w:bookmarkEnd w:id="133"/>
      <w:bookmarkEnd w:id="134"/>
      <w:bookmarkEnd w:id="135"/>
      <w:bookmarkEnd w:id="136"/>
      <w:bookmarkEnd w:id="137"/>
      <w:bookmarkEnd w:id="138"/>
    </w:p>
    <w:p w14:paraId="22CD7CB2" w14:textId="72F9A625" w:rsidR="00D21536" w:rsidRPr="00527CD6" w:rsidRDefault="008F5D9A" w:rsidP="007B2608">
      <w:pPr>
        <w:pStyle w:val="Heading2"/>
        <w:rPr>
          <w:szCs w:val="24"/>
          <w:lang w:val="pt-BR" w:bidi="ar-DZ"/>
        </w:rPr>
      </w:pPr>
      <w:bookmarkStart w:id="139" w:name="_Toc93310387"/>
      <w:bookmarkStart w:id="140" w:name="_Toc93933746"/>
      <w:bookmarkStart w:id="141" w:name="_Toc95137738"/>
      <w:bookmarkStart w:id="142" w:name="_Toc95140214"/>
      <w:bookmarkStart w:id="143" w:name="_Toc95140572"/>
      <w:bookmarkStart w:id="144" w:name="_Toc95146129"/>
      <w:r w:rsidRPr="00527CD6">
        <w:rPr>
          <w:szCs w:val="24"/>
          <w:lang w:val="pt-BR" w:bidi="ar-DZ"/>
        </w:rPr>
        <w:t>I.I</w:t>
      </w:r>
      <w:r w:rsidR="007B2608" w:rsidRPr="00527CD6">
        <w:rPr>
          <w:szCs w:val="24"/>
          <w:lang w:val="pt-BR" w:bidi="ar-DZ"/>
        </w:rPr>
        <w:tab/>
      </w:r>
      <w:r w:rsidR="00D21536" w:rsidRPr="00527CD6">
        <w:rPr>
          <w:szCs w:val="24"/>
          <w:lang w:val="pt-BR" w:bidi="ar-DZ"/>
        </w:rPr>
        <w:t>Africa</w:t>
      </w:r>
      <w:bookmarkEnd w:id="139"/>
      <w:bookmarkEnd w:id="140"/>
      <w:bookmarkEnd w:id="141"/>
      <w:bookmarkEnd w:id="142"/>
      <w:bookmarkEnd w:id="143"/>
      <w:bookmarkEnd w:id="144"/>
      <w:r w:rsidR="002B1ECE" w:rsidRPr="00527CD6">
        <w:rPr>
          <w:szCs w:val="24"/>
          <w:lang w:val="pt-BR" w:bidi="ar-DZ"/>
        </w:rPr>
        <w:tab/>
      </w:r>
    </w:p>
    <w:p w14:paraId="46777E3D" w14:textId="0289F3F6" w:rsidR="00293F50" w:rsidRPr="00527CD6" w:rsidRDefault="008F5D9A" w:rsidP="0020471B">
      <w:pPr>
        <w:pStyle w:val="Heading3"/>
        <w:rPr>
          <w:szCs w:val="24"/>
          <w:lang w:val="pt-BR"/>
        </w:rPr>
      </w:pPr>
      <w:bookmarkStart w:id="145" w:name="_Toc93310388"/>
      <w:bookmarkStart w:id="146" w:name="_Toc93933308"/>
      <w:bookmarkStart w:id="147" w:name="_Toc93933747"/>
      <w:bookmarkStart w:id="148" w:name="_Toc95137739"/>
      <w:bookmarkStart w:id="149" w:name="_Toc95140215"/>
      <w:bookmarkStart w:id="150" w:name="_Toc95140573"/>
      <w:bookmarkStart w:id="151" w:name="_Toc95146130"/>
      <w:bookmarkStart w:id="152" w:name="_Toc73702167"/>
      <w:bookmarkStart w:id="153" w:name="_Toc45033390"/>
      <w:bookmarkStart w:id="154" w:name="_Toc33020281"/>
      <w:bookmarkStart w:id="155" w:name="_Toc25232199"/>
      <w:r w:rsidRPr="00527CD6">
        <w:rPr>
          <w:szCs w:val="24"/>
          <w:lang w:val="pt-BR"/>
        </w:rPr>
        <w:t>I</w:t>
      </w:r>
      <w:r w:rsidRPr="00527CD6">
        <w:rPr>
          <w:szCs w:val="24"/>
          <w:lang w:val="pt-BR" w:bidi="ar-DZ"/>
        </w:rPr>
        <w:t>.I.</w:t>
      </w:r>
      <w:r w:rsidR="0093197E" w:rsidRPr="00527CD6">
        <w:rPr>
          <w:szCs w:val="24"/>
          <w:lang w:val="pt-BR"/>
        </w:rPr>
        <w:t>I</w:t>
      </w:r>
      <w:r w:rsidR="0093197E" w:rsidRPr="00527CD6">
        <w:rPr>
          <w:szCs w:val="24"/>
          <w:lang w:val="pt-BR"/>
        </w:rPr>
        <w:tab/>
      </w:r>
      <w:r w:rsidR="00293F50" w:rsidRPr="00527CD6">
        <w:rPr>
          <w:szCs w:val="24"/>
          <w:lang w:val="pt-BR"/>
        </w:rPr>
        <w:t>Congo</w:t>
      </w:r>
      <w:bookmarkEnd w:id="145"/>
      <w:bookmarkEnd w:id="146"/>
      <w:bookmarkEnd w:id="147"/>
      <w:bookmarkEnd w:id="148"/>
      <w:bookmarkEnd w:id="149"/>
      <w:bookmarkEnd w:id="150"/>
      <w:bookmarkEnd w:id="151"/>
    </w:p>
    <w:p w14:paraId="6A984D5A" w14:textId="069D3D6E" w:rsidR="00293F50" w:rsidRPr="0005402F" w:rsidRDefault="00293F50" w:rsidP="001F5200">
      <w:pPr>
        <w:pStyle w:val="Headingb"/>
        <w:rPr>
          <w:szCs w:val="24"/>
        </w:rPr>
      </w:pPr>
      <w:r w:rsidRPr="0005402F">
        <w:rPr>
          <w:szCs w:val="24"/>
        </w:rPr>
        <w:t>1</w:t>
      </w:r>
      <w:r w:rsidRPr="0005402F">
        <w:rPr>
          <w:szCs w:val="24"/>
        </w:rPr>
        <w:tab/>
        <w:t>Introduction</w:t>
      </w:r>
    </w:p>
    <w:p w14:paraId="6FDC5527" w14:textId="77777777" w:rsidR="00293F50" w:rsidRPr="0005402F" w:rsidRDefault="00293F50" w:rsidP="00293F50">
      <w:pPr>
        <w:rPr>
          <w:szCs w:val="24"/>
        </w:rPr>
      </w:pPr>
      <w:r w:rsidRPr="0005402F">
        <w:rPr>
          <w:szCs w:val="24"/>
        </w:rPr>
        <w:t>Combating counterfeit goods has become a global necessity and priority in order to protect innovations, intellectual property and inventions.</w:t>
      </w:r>
    </w:p>
    <w:p w14:paraId="72BBA2BD" w14:textId="1B257706" w:rsidR="00293F50" w:rsidRPr="0005402F" w:rsidRDefault="00293F50" w:rsidP="00293F50">
      <w:pPr>
        <w:rPr>
          <w:szCs w:val="24"/>
        </w:rPr>
      </w:pPr>
      <w:r w:rsidRPr="0005402F">
        <w:rPr>
          <w:szCs w:val="24"/>
        </w:rPr>
        <w:t xml:space="preserve">Several strategies for combating counterfeiting have been highlighted in </w:t>
      </w:r>
      <w:bookmarkStart w:id="156" w:name="_Hlk88486420"/>
      <w:r w:rsidRPr="0005402F">
        <w:rPr>
          <w:szCs w:val="24"/>
        </w:rPr>
        <w:t xml:space="preserve">Recommendations </w:t>
      </w:r>
      <w:r w:rsidR="006C2C0D" w:rsidRPr="0005402F">
        <w:rPr>
          <w:szCs w:val="24"/>
        </w:rPr>
        <w:br/>
      </w:r>
      <w:r w:rsidR="00961993" w:rsidRPr="0005402F">
        <w:rPr>
          <w:szCs w:val="24"/>
        </w:rPr>
        <w:t>[</w:t>
      </w:r>
      <w:r w:rsidRPr="0005402F">
        <w:rPr>
          <w:szCs w:val="24"/>
        </w:rPr>
        <w:t>ITU-T</w:t>
      </w:r>
      <w:r w:rsidR="006C2C0D" w:rsidRPr="0005402F">
        <w:rPr>
          <w:szCs w:val="24"/>
        </w:rPr>
        <w:t> </w:t>
      </w:r>
      <w:r w:rsidRPr="0005402F">
        <w:rPr>
          <w:szCs w:val="24"/>
        </w:rPr>
        <w:t>Q.5050</w:t>
      </w:r>
      <w:r w:rsidR="00961993" w:rsidRPr="0005402F">
        <w:rPr>
          <w:szCs w:val="24"/>
        </w:rPr>
        <w:t>]</w:t>
      </w:r>
      <w:bookmarkEnd w:id="156"/>
      <w:r w:rsidRPr="0005402F">
        <w:rPr>
          <w:szCs w:val="24"/>
        </w:rPr>
        <w:t xml:space="preserve"> and </w:t>
      </w:r>
      <w:r w:rsidR="00961993" w:rsidRPr="0005402F">
        <w:rPr>
          <w:szCs w:val="24"/>
        </w:rPr>
        <w:t xml:space="preserve">[ITU-T </w:t>
      </w:r>
      <w:r w:rsidRPr="0005402F">
        <w:rPr>
          <w:szCs w:val="24"/>
        </w:rPr>
        <w:t>Q.5051</w:t>
      </w:r>
      <w:r w:rsidR="00961993" w:rsidRPr="0005402F">
        <w:rPr>
          <w:szCs w:val="24"/>
        </w:rPr>
        <w:t>]</w:t>
      </w:r>
      <w:r w:rsidRPr="0005402F">
        <w:rPr>
          <w:szCs w:val="24"/>
        </w:rPr>
        <w:t>.</w:t>
      </w:r>
    </w:p>
    <w:p w14:paraId="235F2A51" w14:textId="26F7E604" w:rsidR="00293F50" w:rsidRPr="0005402F" w:rsidRDefault="00293F50" w:rsidP="00293F50">
      <w:pPr>
        <w:rPr>
          <w:szCs w:val="24"/>
        </w:rPr>
      </w:pPr>
      <w:r w:rsidRPr="0005402F">
        <w:rPr>
          <w:szCs w:val="24"/>
        </w:rPr>
        <w:t xml:space="preserve">As research continues into ways to stem the scourge of counterfeit devices affecting </w:t>
      </w:r>
      <w:r w:rsidR="008E7333" w:rsidRPr="0005402F">
        <w:rPr>
          <w:szCs w:val="24"/>
        </w:rPr>
        <w:t xml:space="preserve">the </w:t>
      </w:r>
      <w:r w:rsidRPr="0005402F">
        <w:rPr>
          <w:szCs w:val="24"/>
        </w:rPr>
        <w:t>Member States, we propose using a central equipment identity register (CEIR) system to notify mobile network operators and consumers about counterfeit devices.</w:t>
      </w:r>
    </w:p>
    <w:p w14:paraId="14E7306F" w14:textId="04636669" w:rsidR="00293F50" w:rsidRPr="0005402F" w:rsidRDefault="00293F50" w:rsidP="001F5200">
      <w:pPr>
        <w:pStyle w:val="Headingb"/>
        <w:rPr>
          <w:szCs w:val="24"/>
        </w:rPr>
      </w:pPr>
      <w:r w:rsidRPr="0005402F">
        <w:rPr>
          <w:szCs w:val="24"/>
        </w:rPr>
        <w:t>2</w:t>
      </w:r>
      <w:r w:rsidRPr="0005402F">
        <w:rPr>
          <w:szCs w:val="24"/>
        </w:rPr>
        <w:tab/>
      </w:r>
      <w:r w:rsidR="00D41B47" w:rsidRPr="0005402F">
        <w:rPr>
          <w:szCs w:val="24"/>
        </w:rPr>
        <w:t>Common statistic</w:t>
      </w:r>
      <w:r w:rsidR="00D1133A" w:rsidRPr="0005402F">
        <w:rPr>
          <w:szCs w:val="24"/>
        </w:rPr>
        <w:t>s</w:t>
      </w:r>
      <w:r w:rsidR="00D41B47" w:rsidRPr="0005402F">
        <w:rPr>
          <w:szCs w:val="24"/>
        </w:rPr>
        <w:t xml:space="preserve"> for </w:t>
      </w:r>
      <w:r w:rsidR="00D1133A" w:rsidRPr="0005402F">
        <w:rPr>
          <w:szCs w:val="24"/>
        </w:rPr>
        <w:t xml:space="preserve">a </w:t>
      </w:r>
      <w:r w:rsidR="00D41B47" w:rsidRPr="0005402F">
        <w:rPr>
          <w:szCs w:val="24"/>
        </w:rPr>
        <w:t>country</w:t>
      </w:r>
      <w:r w:rsidR="00894970" w:rsidRPr="0005402F">
        <w:rPr>
          <w:szCs w:val="24"/>
        </w:rPr>
        <w:t>'</w:t>
      </w:r>
      <w:r w:rsidR="00D41B47" w:rsidRPr="0005402F">
        <w:rPr>
          <w:szCs w:val="24"/>
        </w:rPr>
        <w:t>s use case</w:t>
      </w:r>
    </w:p>
    <w:p w14:paraId="4FAE1A99" w14:textId="77777777" w:rsidR="00EE1BD3" w:rsidRDefault="00EE1BD3" w:rsidP="00EE1BD3">
      <w:pPr>
        <w:rPr>
          <w:rFonts w:eastAsia="Calibri"/>
          <w:lang w:eastAsia="ja-JP"/>
        </w:rPr>
      </w:pPr>
      <w:r>
        <w:t xml:space="preserve">The Democratic Republic of the Congo, a country located at the heart of the central region of sub-Saharan Africa, is surrounded by nine neighbouring countries, namely: the Central African Republic and Sudan to the north; Uganda, Rwanda, Burundi and Tanzania to the east; Zambia and Angola to the south; and the Republic of the Congo to the west. </w:t>
      </w:r>
    </w:p>
    <w:p w14:paraId="653F3287" w14:textId="77777777" w:rsidR="00EE1BD3" w:rsidRDefault="00EE1BD3" w:rsidP="00EE1BD3">
      <w:pPr>
        <w:pStyle w:val="enumlev1"/>
        <w:rPr>
          <w:rFonts w:eastAsia="Calibri"/>
          <w:szCs w:val="24"/>
        </w:rPr>
      </w:pPr>
      <w:r>
        <w:t>–</w:t>
      </w:r>
      <w:r>
        <w:tab/>
        <w:t>Surface area: 2 345 000 km</w:t>
      </w:r>
      <w:r>
        <w:rPr>
          <w:vertAlign w:val="superscript"/>
        </w:rPr>
        <w:t>2</w:t>
      </w:r>
      <w:r>
        <w:t>.</w:t>
      </w:r>
    </w:p>
    <w:p w14:paraId="448241CE" w14:textId="77777777" w:rsidR="00EE1BD3" w:rsidRDefault="00EE1BD3" w:rsidP="00EE1BD3">
      <w:pPr>
        <w:rPr>
          <w:rFonts w:eastAsiaTheme="minorEastAsia"/>
          <w:szCs w:val="24"/>
        </w:rPr>
      </w:pPr>
      <w:r>
        <w:t>–</w:t>
      </w:r>
      <w:r>
        <w:tab/>
        <w:t>Population: over 90 000 000 inhabitants, with nearly 70 per cent living in large urban areas, such as Kinshasa, Lubumbashi, Mbuji-Mayi, Kisangani, etc.</w:t>
      </w:r>
    </w:p>
    <w:p w14:paraId="30248FC8" w14:textId="6465B9AE" w:rsidR="00293F50" w:rsidRPr="0005402F" w:rsidRDefault="00293F50" w:rsidP="00EE1BD3">
      <w:pPr>
        <w:pStyle w:val="enumlev1"/>
        <w:rPr>
          <w:szCs w:val="24"/>
        </w:rPr>
      </w:pPr>
    </w:p>
    <w:p w14:paraId="05ACBE28" w14:textId="428337A8" w:rsidR="00293F50" w:rsidRPr="0005402F" w:rsidRDefault="00293F50" w:rsidP="001F5200">
      <w:pPr>
        <w:pStyle w:val="Headingb"/>
        <w:rPr>
          <w:szCs w:val="24"/>
        </w:rPr>
      </w:pPr>
      <w:r w:rsidRPr="0005402F">
        <w:rPr>
          <w:szCs w:val="24"/>
        </w:rPr>
        <w:t>3</w:t>
      </w:r>
      <w:r w:rsidRPr="0005402F">
        <w:rPr>
          <w:szCs w:val="24"/>
        </w:rPr>
        <w:tab/>
        <w:t>Analysis</w:t>
      </w:r>
    </w:p>
    <w:p w14:paraId="5C0C8D81" w14:textId="77777777" w:rsidR="00EE1BD3" w:rsidRDefault="00EE1BD3" w:rsidP="00EE1BD3">
      <w:pPr>
        <w:rPr>
          <w:lang w:eastAsia="ja-JP"/>
        </w:rPr>
      </w:pPr>
      <w:r>
        <w:t>In the Democratic Republic of the Congo, the application of Recommendations ITU-T Q.5050, ITU-T Q.5051 and ITU-T Q.5052 has had to contend with socio-economic and socio-political inertia as a result of poor practice.</w:t>
      </w:r>
    </w:p>
    <w:p w14:paraId="689D6F0B" w14:textId="77777777" w:rsidR="00EE1BD3" w:rsidRDefault="00EE1BD3" w:rsidP="00EE1BD3">
      <w:r>
        <w:t>Indeed, the application of the ITU-T Recommendations on combating the counterfeiting of ICT devices has caused waves among the public and led to a refusal to purchase credit for calls. The deduction of credit from the public's mobile devices is generally haphazard and exorbitant and sees repeated complaints made to telecommunication companies operating in the country.</w:t>
      </w:r>
    </w:p>
    <w:p w14:paraId="7AB9E963" w14:textId="77777777" w:rsidR="00EE1BD3" w:rsidRDefault="00EE1BD3" w:rsidP="00EE1BD3">
      <w:r>
        <w:t>In view of its low purchasing power, the public has dismissed efforts to combat counterfeiting out of hand, prompting the Government to back down and decide to suspend its measures.</w:t>
      </w:r>
    </w:p>
    <w:p w14:paraId="493B667D" w14:textId="77777777" w:rsidR="00EE1BD3" w:rsidRDefault="00EE1BD3" w:rsidP="00EE1BD3">
      <w:r>
        <w:t>In accordance with Resolution 96 (Hammamet, 2016) of the World Telecommunication Standardization Assembly, considering the findings of the technical report on counterfeit telecommunication equipment, it was agreed to study possible solutions that could support combating of counterfeit telecommunication/ICT devices in Member States.</w:t>
      </w:r>
    </w:p>
    <w:p w14:paraId="06D79611" w14:textId="77777777" w:rsidR="00EE1BD3" w:rsidRDefault="00EE1BD3" w:rsidP="00EE1BD3">
      <w:r>
        <w:t>However, given its geostrategic position at the heart of Africa with nine neighbouring countries, the Democratic Republic of the Congo must play a role in this fight if it is not to become a hub for counterfeit ICT equipment. The Democratic Republic of the Congo is called on to participate. At the same time, industry experts are striving to solve this problem and get off to a new start because it is important that users are able to benefit from high-quality connectivity at all times.</w:t>
      </w:r>
    </w:p>
    <w:p w14:paraId="13A5325F" w14:textId="2454DC7D" w:rsidR="00293F50" w:rsidRPr="00EE1BD3" w:rsidRDefault="00293F50" w:rsidP="00293F50"/>
    <w:p w14:paraId="438A327D" w14:textId="366691D2" w:rsidR="00293F50" w:rsidRPr="0005402F" w:rsidRDefault="00293F50" w:rsidP="001F5200">
      <w:pPr>
        <w:pStyle w:val="Headingb"/>
        <w:rPr>
          <w:szCs w:val="24"/>
        </w:rPr>
      </w:pPr>
      <w:r w:rsidRPr="0005402F">
        <w:rPr>
          <w:szCs w:val="24"/>
        </w:rPr>
        <w:lastRenderedPageBreak/>
        <w:t>4</w:t>
      </w:r>
      <w:r w:rsidRPr="0005402F">
        <w:rPr>
          <w:szCs w:val="24"/>
        </w:rPr>
        <w:tab/>
        <w:t>CEIR system and consumer notifications</w:t>
      </w:r>
    </w:p>
    <w:p w14:paraId="27BFC64B" w14:textId="670293C9" w:rsidR="00293F50" w:rsidRPr="0005402F" w:rsidRDefault="00293F50" w:rsidP="00293F50">
      <w:pPr>
        <w:rPr>
          <w:szCs w:val="24"/>
        </w:rPr>
      </w:pPr>
      <w:r w:rsidRPr="0005402F">
        <w:rPr>
          <w:szCs w:val="24"/>
        </w:rPr>
        <w:t xml:space="preserve">Recommendations </w:t>
      </w:r>
      <w:r w:rsidR="00961993" w:rsidRPr="0005402F">
        <w:rPr>
          <w:szCs w:val="24"/>
        </w:rPr>
        <w:t>[</w:t>
      </w:r>
      <w:r w:rsidRPr="0005402F">
        <w:rPr>
          <w:szCs w:val="24"/>
        </w:rPr>
        <w:t>ITU-T Q.5050</w:t>
      </w:r>
      <w:r w:rsidR="00961993" w:rsidRPr="0005402F">
        <w:rPr>
          <w:szCs w:val="24"/>
        </w:rPr>
        <w:t>]</w:t>
      </w:r>
      <w:r w:rsidRPr="0005402F">
        <w:rPr>
          <w:szCs w:val="24"/>
        </w:rPr>
        <w:t xml:space="preserve"> and </w:t>
      </w:r>
      <w:r w:rsidR="00961993" w:rsidRPr="0005402F">
        <w:rPr>
          <w:szCs w:val="24"/>
        </w:rPr>
        <w:t>[</w:t>
      </w:r>
      <w:r w:rsidR="003E3936" w:rsidRPr="0005402F">
        <w:rPr>
          <w:szCs w:val="24"/>
        </w:rPr>
        <w:t xml:space="preserve">ITU-T </w:t>
      </w:r>
      <w:r w:rsidRPr="0005402F">
        <w:rPr>
          <w:szCs w:val="24"/>
        </w:rPr>
        <w:t>Q.5051</w:t>
      </w:r>
      <w:r w:rsidR="00961993" w:rsidRPr="0005402F">
        <w:rPr>
          <w:szCs w:val="24"/>
        </w:rPr>
        <w:t>]</w:t>
      </w:r>
      <w:r w:rsidRPr="0005402F">
        <w:rPr>
          <w:szCs w:val="24"/>
        </w:rPr>
        <w:t xml:space="preserve"> provide several approaches for combating counterfeit ICT products, including the blocking of counterfeit telephones.</w:t>
      </w:r>
    </w:p>
    <w:p w14:paraId="0326FFC5" w14:textId="3E957D23" w:rsidR="00293F50" w:rsidRPr="0005402F" w:rsidRDefault="00293F50" w:rsidP="00293F50">
      <w:pPr>
        <w:rPr>
          <w:szCs w:val="24"/>
        </w:rPr>
      </w:pPr>
      <w:r w:rsidRPr="0005402F">
        <w:rPr>
          <w:szCs w:val="24"/>
        </w:rPr>
        <w:t xml:space="preserve">As the </w:t>
      </w:r>
      <w:r w:rsidR="00B06EC1" w:rsidRPr="0005402F">
        <w:rPr>
          <w:szCs w:val="24"/>
        </w:rPr>
        <w:t>i</w:t>
      </w:r>
      <w:r w:rsidRPr="0005402F">
        <w:rPr>
          <w:szCs w:val="24"/>
        </w:rPr>
        <w:t xml:space="preserve">nternational </w:t>
      </w:r>
      <w:r w:rsidR="00B06EC1" w:rsidRPr="0005402F">
        <w:rPr>
          <w:szCs w:val="24"/>
        </w:rPr>
        <w:t>m</w:t>
      </w:r>
      <w:r w:rsidRPr="0005402F">
        <w:rPr>
          <w:szCs w:val="24"/>
        </w:rPr>
        <w:t xml:space="preserve">obile </w:t>
      </w:r>
      <w:r w:rsidR="00B06EC1" w:rsidRPr="0005402F">
        <w:rPr>
          <w:szCs w:val="24"/>
        </w:rPr>
        <w:t>e</w:t>
      </w:r>
      <w:r w:rsidRPr="0005402F">
        <w:rPr>
          <w:szCs w:val="24"/>
        </w:rPr>
        <w:t xml:space="preserve">quipment </w:t>
      </w:r>
      <w:r w:rsidR="00B06EC1" w:rsidRPr="0005402F">
        <w:rPr>
          <w:szCs w:val="24"/>
        </w:rPr>
        <w:t>i</w:t>
      </w:r>
      <w:r w:rsidRPr="0005402F">
        <w:rPr>
          <w:szCs w:val="24"/>
        </w:rPr>
        <w:t xml:space="preserve">dentity (IMEI) codes serve as the reference database for mobile devices and provide the </w:t>
      </w:r>
      <w:r w:rsidR="00AE5C30">
        <w:rPr>
          <w:szCs w:val="24"/>
        </w:rPr>
        <w:t>permitted</w:t>
      </w:r>
      <w:r w:rsidRPr="0005402F">
        <w:rPr>
          <w:szCs w:val="24"/>
        </w:rPr>
        <w:t xml:space="preserve">, </w:t>
      </w:r>
      <w:r w:rsidR="00AE5C30">
        <w:rPr>
          <w:szCs w:val="24"/>
        </w:rPr>
        <w:t>tracked</w:t>
      </w:r>
      <w:r w:rsidRPr="0005402F">
        <w:rPr>
          <w:szCs w:val="24"/>
        </w:rPr>
        <w:t xml:space="preserve"> and </w:t>
      </w:r>
      <w:r w:rsidR="00AE5C30">
        <w:rPr>
          <w:szCs w:val="24"/>
        </w:rPr>
        <w:t xml:space="preserve">blocked </w:t>
      </w:r>
      <w:r w:rsidRPr="0005402F">
        <w:rPr>
          <w:szCs w:val="24"/>
        </w:rPr>
        <w:t xml:space="preserve">lists for the CEIR system, it is important that all Member States work to provide automatic SMS notifications for counterfeit devices </w:t>
      </w:r>
      <w:r w:rsidR="00F76CC4" w:rsidRPr="0005402F">
        <w:rPr>
          <w:szCs w:val="24"/>
        </w:rPr>
        <w:t xml:space="preserve">that are </w:t>
      </w:r>
      <w:r w:rsidRPr="0005402F">
        <w:rPr>
          <w:szCs w:val="24"/>
        </w:rPr>
        <w:t>in circulation.</w:t>
      </w:r>
    </w:p>
    <w:p w14:paraId="0A2ED7DA" w14:textId="77777777" w:rsidR="00293F50" w:rsidRPr="0005402F" w:rsidRDefault="00293F50" w:rsidP="00293F50">
      <w:pPr>
        <w:rPr>
          <w:szCs w:val="24"/>
        </w:rPr>
      </w:pPr>
      <w:r w:rsidRPr="0005402F">
        <w:rPr>
          <w:szCs w:val="24"/>
        </w:rPr>
        <w:t>The use of automatic notifications enables consumers to remain up to date about the type of mobile device owned.</w:t>
      </w:r>
    </w:p>
    <w:p w14:paraId="421B6AEA" w14:textId="6367C4D0" w:rsidR="00293F50" w:rsidRPr="0005402F" w:rsidRDefault="00293F50" w:rsidP="00293F50">
      <w:pPr>
        <w:rPr>
          <w:szCs w:val="24"/>
        </w:rPr>
      </w:pPr>
      <w:r w:rsidRPr="0005402F">
        <w:rPr>
          <w:szCs w:val="24"/>
        </w:rPr>
        <w:t>By notifying consumers of the status of their mobile devices via the CE</w:t>
      </w:r>
      <w:r w:rsidR="00F55474" w:rsidRPr="0005402F">
        <w:rPr>
          <w:szCs w:val="24"/>
        </w:rPr>
        <w:t>I</w:t>
      </w:r>
      <w:r w:rsidRPr="0005402F">
        <w:rPr>
          <w:szCs w:val="24"/>
        </w:rPr>
        <w:t xml:space="preserve">R system, mobile network operators enable consumers to prepare to switch to a genuine device following a moratorium, </w:t>
      </w:r>
      <w:r w:rsidR="003856DD" w:rsidRPr="0005402F">
        <w:rPr>
          <w:szCs w:val="24"/>
        </w:rPr>
        <w:t xml:space="preserve">i.e., </w:t>
      </w:r>
      <w:r w:rsidRPr="0005402F">
        <w:rPr>
          <w:szCs w:val="24"/>
        </w:rPr>
        <w:t>to be established by the competent authorities.</w:t>
      </w:r>
    </w:p>
    <w:p w14:paraId="30E15DA1" w14:textId="77777777" w:rsidR="00293F50" w:rsidRPr="0005402F" w:rsidRDefault="00293F50" w:rsidP="00293F50">
      <w:pPr>
        <w:rPr>
          <w:szCs w:val="24"/>
        </w:rPr>
      </w:pPr>
      <w:r w:rsidRPr="0005402F">
        <w:rPr>
          <w:szCs w:val="24"/>
        </w:rPr>
        <w:t>Mobile telephone blocking should be used only where consumers refuse to comply with the decisions taken or with any moratorium put in place by the competent authorities following an awareness-raising campaign.</w:t>
      </w:r>
    </w:p>
    <w:p w14:paraId="50D1B0BF" w14:textId="77777777" w:rsidR="00293F50" w:rsidRPr="0005402F" w:rsidRDefault="00293F50" w:rsidP="00293F50">
      <w:pPr>
        <w:rPr>
          <w:szCs w:val="24"/>
        </w:rPr>
      </w:pPr>
      <w:r w:rsidRPr="0005402F">
        <w:rPr>
          <w:szCs w:val="24"/>
        </w:rPr>
        <w:t>The use of notifications also alerts consumers to the existence of counterfeit devices and allows everyone to help combat this economically destructive practice.</w:t>
      </w:r>
    </w:p>
    <w:p w14:paraId="17765F43" w14:textId="20D1CA45" w:rsidR="00293F50" w:rsidRPr="0005402F" w:rsidRDefault="00293F50" w:rsidP="001F5200">
      <w:pPr>
        <w:pStyle w:val="Headingb"/>
        <w:rPr>
          <w:szCs w:val="24"/>
        </w:rPr>
      </w:pPr>
      <w:r w:rsidRPr="0005402F">
        <w:rPr>
          <w:szCs w:val="24"/>
        </w:rPr>
        <w:t>5</w:t>
      </w:r>
      <w:r w:rsidRPr="0005402F">
        <w:rPr>
          <w:szCs w:val="24"/>
        </w:rPr>
        <w:tab/>
        <w:t>Experience of the Democratic Republic of the Congo</w:t>
      </w:r>
    </w:p>
    <w:p w14:paraId="333158F2" w14:textId="1E7BE3AD" w:rsidR="00293F50" w:rsidRPr="0005402F" w:rsidRDefault="00293F50" w:rsidP="00293F50">
      <w:pPr>
        <w:rPr>
          <w:szCs w:val="24"/>
        </w:rPr>
      </w:pPr>
      <w:r w:rsidRPr="0005402F">
        <w:rPr>
          <w:szCs w:val="24"/>
        </w:rPr>
        <w:t xml:space="preserve">To combat counterfeit ICT products, the Ministry of </w:t>
      </w:r>
      <w:r w:rsidR="00320020" w:rsidRPr="0005402F">
        <w:rPr>
          <w:szCs w:val="24"/>
        </w:rPr>
        <w:t>p</w:t>
      </w:r>
      <w:r w:rsidRPr="0005402F">
        <w:rPr>
          <w:szCs w:val="24"/>
        </w:rPr>
        <w:t xml:space="preserve">ost, </w:t>
      </w:r>
      <w:r w:rsidR="00320020" w:rsidRPr="0005402F">
        <w:rPr>
          <w:szCs w:val="24"/>
        </w:rPr>
        <w:t>t</w:t>
      </w:r>
      <w:r w:rsidRPr="0005402F">
        <w:rPr>
          <w:szCs w:val="24"/>
        </w:rPr>
        <w:t xml:space="preserve">elecommunications and </w:t>
      </w:r>
      <w:r w:rsidR="00320020" w:rsidRPr="0005402F">
        <w:rPr>
          <w:szCs w:val="24"/>
        </w:rPr>
        <w:t>n</w:t>
      </w:r>
      <w:r w:rsidRPr="0005402F">
        <w:rPr>
          <w:szCs w:val="24"/>
        </w:rPr>
        <w:t xml:space="preserve">ew </w:t>
      </w:r>
      <w:r w:rsidR="00320020" w:rsidRPr="0005402F">
        <w:rPr>
          <w:szCs w:val="24"/>
        </w:rPr>
        <w:t>i</w:t>
      </w:r>
      <w:r w:rsidRPr="0005402F">
        <w:rPr>
          <w:szCs w:val="24"/>
        </w:rPr>
        <w:t xml:space="preserve">nformation and </w:t>
      </w:r>
      <w:r w:rsidR="00320020" w:rsidRPr="0005402F">
        <w:rPr>
          <w:szCs w:val="24"/>
        </w:rPr>
        <w:t>c</w:t>
      </w:r>
      <w:r w:rsidRPr="0005402F">
        <w:rPr>
          <w:szCs w:val="24"/>
        </w:rPr>
        <w:t xml:space="preserve">ommunication </w:t>
      </w:r>
      <w:r w:rsidR="00320020" w:rsidRPr="0005402F">
        <w:rPr>
          <w:szCs w:val="24"/>
        </w:rPr>
        <w:t>t</w:t>
      </w:r>
      <w:r w:rsidRPr="0005402F">
        <w:rPr>
          <w:szCs w:val="24"/>
        </w:rPr>
        <w:t xml:space="preserve">echnologies of the Democratic Republic of the Congo issued a ministerial order </w:t>
      </w:r>
      <w:r w:rsidR="00924FB1" w:rsidRPr="0005402F">
        <w:rPr>
          <w:szCs w:val="24"/>
        </w:rPr>
        <w:t>f</w:t>
      </w:r>
      <w:r w:rsidRPr="0005402F">
        <w:rPr>
          <w:szCs w:val="24"/>
        </w:rPr>
        <w:t>o</w:t>
      </w:r>
      <w:r w:rsidR="00924FB1" w:rsidRPr="0005402F">
        <w:rPr>
          <w:szCs w:val="24"/>
        </w:rPr>
        <w:t>r</w:t>
      </w:r>
      <w:r w:rsidRPr="0005402F">
        <w:rPr>
          <w:szCs w:val="24"/>
        </w:rPr>
        <w:t xml:space="preserve"> the establishment of a CEIR system in 2020.</w:t>
      </w:r>
    </w:p>
    <w:p w14:paraId="072DF9F5" w14:textId="7454289D" w:rsidR="00293F50" w:rsidRPr="0005402F" w:rsidRDefault="00293F50" w:rsidP="00293F50">
      <w:pPr>
        <w:rPr>
          <w:szCs w:val="24"/>
        </w:rPr>
      </w:pPr>
      <w:r w:rsidRPr="0005402F">
        <w:rPr>
          <w:szCs w:val="24"/>
        </w:rPr>
        <w:t>Th</w:t>
      </w:r>
      <w:r w:rsidR="00D1133A" w:rsidRPr="0005402F">
        <w:rPr>
          <w:szCs w:val="24"/>
        </w:rPr>
        <w:t>is</w:t>
      </w:r>
      <w:r w:rsidRPr="0005402F">
        <w:rPr>
          <w:szCs w:val="24"/>
        </w:rPr>
        <w:t xml:space="preserve"> system </w:t>
      </w:r>
      <w:r w:rsidR="00D1133A" w:rsidRPr="0005402F">
        <w:rPr>
          <w:szCs w:val="24"/>
        </w:rPr>
        <w:t>aims</w:t>
      </w:r>
      <w:r w:rsidRPr="0005402F">
        <w:rPr>
          <w:szCs w:val="24"/>
        </w:rPr>
        <w:t xml:space="preserve"> to limit the market for counterfeit mobile devices. Its introduction was accompanied by the creation of a central database of IMEI numbers.</w:t>
      </w:r>
    </w:p>
    <w:p w14:paraId="09DAEEC5" w14:textId="5BA709FE" w:rsidR="00293F50" w:rsidRPr="0005402F" w:rsidRDefault="00293F50" w:rsidP="001F5200">
      <w:pPr>
        <w:pStyle w:val="Headingb"/>
        <w:rPr>
          <w:szCs w:val="24"/>
        </w:rPr>
      </w:pPr>
      <w:r w:rsidRPr="0005402F">
        <w:rPr>
          <w:szCs w:val="24"/>
        </w:rPr>
        <w:t>6</w:t>
      </w:r>
      <w:r w:rsidRPr="0005402F">
        <w:rPr>
          <w:szCs w:val="24"/>
        </w:rPr>
        <w:tab/>
        <w:t xml:space="preserve">Roadmap of </w:t>
      </w:r>
      <w:r w:rsidR="00BD69DB" w:rsidRPr="0005402F">
        <w:rPr>
          <w:szCs w:val="24"/>
        </w:rPr>
        <w:t xml:space="preserve">the </w:t>
      </w:r>
      <w:r w:rsidRPr="0005402F">
        <w:rPr>
          <w:szCs w:val="24"/>
        </w:rPr>
        <w:t xml:space="preserve">future planned evolution of </w:t>
      </w:r>
      <w:r w:rsidR="00837702" w:rsidRPr="0005402F">
        <w:rPr>
          <w:szCs w:val="24"/>
        </w:rPr>
        <w:t>a</w:t>
      </w:r>
      <w:r w:rsidRPr="0005402F">
        <w:rPr>
          <w:szCs w:val="24"/>
        </w:rPr>
        <w:t xml:space="preserve"> use case</w:t>
      </w:r>
    </w:p>
    <w:p w14:paraId="2F06A8F9" w14:textId="77777777" w:rsidR="00293F50" w:rsidRPr="0005402F" w:rsidRDefault="00293F50" w:rsidP="00293F50">
      <w:pPr>
        <w:rPr>
          <w:szCs w:val="24"/>
        </w:rPr>
      </w:pPr>
      <w:r w:rsidRPr="0005402F">
        <w:rPr>
          <w:szCs w:val="24"/>
        </w:rPr>
        <w:t>Mobile network operators should send automatic messages to consumers to notify them of the status of their devices.</w:t>
      </w:r>
    </w:p>
    <w:p w14:paraId="2D8D3525" w14:textId="430A8041" w:rsidR="00293F50" w:rsidRPr="0005402F" w:rsidRDefault="00293F50" w:rsidP="001F5200">
      <w:pPr>
        <w:pStyle w:val="Headingb"/>
        <w:rPr>
          <w:szCs w:val="24"/>
        </w:rPr>
      </w:pPr>
      <w:r w:rsidRPr="0005402F">
        <w:rPr>
          <w:szCs w:val="24"/>
        </w:rPr>
        <w:t>7</w:t>
      </w:r>
      <w:r w:rsidRPr="0005402F">
        <w:rPr>
          <w:szCs w:val="24"/>
        </w:rPr>
        <w:tab/>
        <w:t>Conclusion</w:t>
      </w:r>
    </w:p>
    <w:p w14:paraId="1D3C9A5F" w14:textId="77777777" w:rsidR="00293F50" w:rsidRPr="0005402F" w:rsidRDefault="00293F50" w:rsidP="00293F50">
      <w:pPr>
        <w:rPr>
          <w:szCs w:val="24"/>
        </w:rPr>
      </w:pPr>
      <w:r w:rsidRPr="0005402F">
        <w:rPr>
          <w:szCs w:val="24"/>
        </w:rPr>
        <w:t>Counterfeiting is a practice that destroys the benefits of research and undermines the protection of innovations, intellectual property and inventions.</w:t>
      </w:r>
    </w:p>
    <w:p w14:paraId="5BF5E2ED" w14:textId="77777777" w:rsidR="00EE1BD3" w:rsidRDefault="00EE1BD3" w:rsidP="00EE1BD3">
      <w:pPr>
        <w:rPr>
          <w:lang w:eastAsia="ja-JP"/>
        </w:rPr>
      </w:pPr>
      <w:r>
        <w:t>It is important for African States to combat this issue in order to significantly reduce its impact and allow the public to tap into the benefits of ICTs in the age of globalization.</w:t>
      </w:r>
    </w:p>
    <w:p w14:paraId="030F85F4" w14:textId="77777777" w:rsidR="00EE1BD3" w:rsidRDefault="00EE1BD3" w:rsidP="00EE1BD3">
      <w:r>
        <w:t>Furthermore, the Democratic Republic of the Congo suggests that African member states that are further along in this struggle help countries that are less advanced in this field to make progress and generate global synergies in order to combat this scourge comprehensively and reduce its impact significantly.</w:t>
      </w:r>
    </w:p>
    <w:p w14:paraId="144EBB9D" w14:textId="669B7E7A" w:rsidR="00293F50" w:rsidRPr="0005402F" w:rsidRDefault="00293F50" w:rsidP="00EE1BD3">
      <w:pPr>
        <w:rPr>
          <w:szCs w:val="24"/>
        </w:rPr>
      </w:pPr>
    </w:p>
    <w:p w14:paraId="40357F52" w14:textId="15FD36B2" w:rsidR="00D21536" w:rsidRPr="0005402F" w:rsidRDefault="0093197E" w:rsidP="009857B4">
      <w:pPr>
        <w:pStyle w:val="Heading3"/>
        <w:rPr>
          <w:szCs w:val="24"/>
        </w:rPr>
      </w:pPr>
      <w:bookmarkStart w:id="157" w:name="_Toc93310389"/>
      <w:bookmarkStart w:id="158" w:name="_Toc93933309"/>
      <w:bookmarkStart w:id="159" w:name="_Toc93933748"/>
      <w:bookmarkStart w:id="160" w:name="_Toc95137740"/>
      <w:bookmarkStart w:id="161" w:name="_Toc95140216"/>
      <w:bookmarkStart w:id="162" w:name="_Toc95140574"/>
      <w:bookmarkStart w:id="163" w:name="_Toc95146131"/>
      <w:r w:rsidRPr="0005402F">
        <w:rPr>
          <w:szCs w:val="24"/>
        </w:rPr>
        <w:t>I</w:t>
      </w:r>
      <w:r w:rsidR="00E07845" w:rsidRPr="0005402F">
        <w:rPr>
          <w:szCs w:val="24"/>
        </w:rPr>
        <w:t>.</w:t>
      </w:r>
      <w:r w:rsidRPr="0005402F">
        <w:rPr>
          <w:szCs w:val="24"/>
        </w:rPr>
        <w:t>I</w:t>
      </w:r>
      <w:r w:rsidR="00E07845" w:rsidRPr="0005402F">
        <w:rPr>
          <w:szCs w:val="24"/>
        </w:rPr>
        <w:t>.II</w:t>
      </w:r>
      <w:r w:rsidRPr="0005402F">
        <w:rPr>
          <w:szCs w:val="24"/>
        </w:rPr>
        <w:tab/>
      </w:r>
      <w:r w:rsidR="00BF648F" w:rsidRPr="0005402F">
        <w:rPr>
          <w:szCs w:val="24"/>
        </w:rPr>
        <w:t xml:space="preserve">Republic of </w:t>
      </w:r>
      <w:r w:rsidR="00D21536" w:rsidRPr="0005402F">
        <w:rPr>
          <w:szCs w:val="24"/>
          <w:lang w:bidi="ar-DZ"/>
        </w:rPr>
        <w:t>Botswana</w:t>
      </w:r>
      <w:bookmarkEnd w:id="152"/>
      <w:bookmarkEnd w:id="153"/>
      <w:bookmarkEnd w:id="154"/>
      <w:bookmarkEnd w:id="155"/>
      <w:bookmarkEnd w:id="157"/>
      <w:bookmarkEnd w:id="158"/>
      <w:bookmarkEnd w:id="159"/>
      <w:bookmarkEnd w:id="160"/>
      <w:bookmarkEnd w:id="161"/>
      <w:bookmarkEnd w:id="162"/>
      <w:bookmarkEnd w:id="163"/>
    </w:p>
    <w:p w14:paraId="5F6251A4" w14:textId="77777777" w:rsidR="00D21536" w:rsidRPr="0005402F" w:rsidRDefault="00D21536" w:rsidP="005C612D">
      <w:pPr>
        <w:pStyle w:val="Headingb"/>
        <w:rPr>
          <w:szCs w:val="24"/>
        </w:rPr>
      </w:pPr>
      <w:bookmarkStart w:id="164" w:name="_Toc73702168"/>
      <w:bookmarkStart w:id="165" w:name="_Toc45033391"/>
      <w:bookmarkStart w:id="166" w:name="_Toc33020424"/>
      <w:bookmarkStart w:id="167" w:name="_Toc33020282"/>
      <w:bookmarkStart w:id="168" w:name="_Toc25232200"/>
      <w:bookmarkStart w:id="169" w:name="_Toc3370037"/>
      <w:bookmarkStart w:id="170" w:name="_Toc74238343"/>
      <w:r w:rsidRPr="0005402F">
        <w:rPr>
          <w:szCs w:val="24"/>
        </w:rPr>
        <w:t>Overview of the situation</w:t>
      </w:r>
      <w:bookmarkEnd w:id="164"/>
      <w:bookmarkEnd w:id="165"/>
      <w:bookmarkEnd w:id="166"/>
      <w:bookmarkEnd w:id="167"/>
      <w:bookmarkEnd w:id="168"/>
      <w:bookmarkEnd w:id="169"/>
      <w:bookmarkEnd w:id="170"/>
    </w:p>
    <w:p w14:paraId="59E2ED26" w14:textId="1638F49C" w:rsidR="00D21536" w:rsidRPr="0005402F" w:rsidRDefault="00D21536" w:rsidP="00D21536">
      <w:pPr>
        <w:rPr>
          <w:szCs w:val="24"/>
        </w:rPr>
      </w:pPr>
      <w:r w:rsidRPr="0005402F">
        <w:rPr>
          <w:szCs w:val="24"/>
        </w:rPr>
        <w:t xml:space="preserve">Botswana has a population of just above 2 million and there are three (3) mobile operators, however, the regulator continues to receive </w:t>
      </w:r>
      <w:r w:rsidR="00CB241B" w:rsidRPr="0005402F">
        <w:rPr>
          <w:szCs w:val="24"/>
        </w:rPr>
        <w:t xml:space="preserve">an </w:t>
      </w:r>
      <w:r w:rsidRPr="0005402F">
        <w:rPr>
          <w:szCs w:val="24"/>
        </w:rPr>
        <w:t xml:space="preserve">influx </w:t>
      </w:r>
      <w:r w:rsidR="00BD69DB" w:rsidRPr="0005402F">
        <w:rPr>
          <w:szCs w:val="24"/>
        </w:rPr>
        <w:t xml:space="preserve">of </w:t>
      </w:r>
      <w:r w:rsidRPr="0005402F">
        <w:rPr>
          <w:szCs w:val="24"/>
        </w:rPr>
        <w:t xml:space="preserve">complaints on </w:t>
      </w:r>
      <w:r w:rsidR="00CB241B" w:rsidRPr="0005402F">
        <w:rPr>
          <w:szCs w:val="24"/>
        </w:rPr>
        <w:t xml:space="preserve">the </w:t>
      </w:r>
      <w:r w:rsidRPr="0005402F">
        <w:rPr>
          <w:szCs w:val="24"/>
        </w:rPr>
        <w:t xml:space="preserve">poor quality of service provision (some of which emanate from the networks and some </w:t>
      </w:r>
      <w:r w:rsidR="00EF78BA" w:rsidRPr="0005402F">
        <w:rPr>
          <w:szCs w:val="24"/>
        </w:rPr>
        <w:t xml:space="preserve">from </w:t>
      </w:r>
      <w:r w:rsidRPr="0005402F">
        <w:rPr>
          <w:szCs w:val="24"/>
        </w:rPr>
        <w:t>the gadgets used by the users to access the services). In 2013</w:t>
      </w:r>
      <w:r w:rsidR="00BF648F" w:rsidRPr="0005402F">
        <w:rPr>
          <w:szCs w:val="24"/>
        </w:rPr>
        <w:t>,</w:t>
      </w:r>
      <w:r w:rsidRPr="0005402F">
        <w:rPr>
          <w:szCs w:val="24"/>
        </w:rPr>
        <w:t xml:space="preserve"> ITU reported that </w:t>
      </w:r>
      <w:r w:rsidR="00BB1340" w:rsidRPr="0005402F">
        <w:rPr>
          <w:szCs w:val="24"/>
        </w:rPr>
        <w:t xml:space="preserve">the Republic of </w:t>
      </w:r>
      <w:r w:rsidRPr="0005402F">
        <w:rPr>
          <w:szCs w:val="24"/>
        </w:rPr>
        <w:t xml:space="preserve">Botswana had the highest mobile penetration </w:t>
      </w:r>
      <w:r w:rsidRPr="0005402F">
        <w:rPr>
          <w:szCs w:val="24"/>
        </w:rPr>
        <w:lastRenderedPageBreak/>
        <w:t xml:space="preserve">rates in </w:t>
      </w:r>
      <w:r w:rsidR="00691373" w:rsidRPr="0005402F">
        <w:rPr>
          <w:szCs w:val="24"/>
        </w:rPr>
        <w:t xml:space="preserve">the </w:t>
      </w:r>
      <w:r w:rsidR="0045064E" w:rsidRPr="0005402F">
        <w:rPr>
          <w:szCs w:val="24"/>
        </w:rPr>
        <w:t>s</w:t>
      </w:r>
      <w:r w:rsidRPr="0005402F">
        <w:rPr>
          <w:szCs w:val="24"/>
        </w:rPr>
        <w:t xml:space="preserve">outhern African </w:t>
      </w:r>
      <w:r w:rsidR="0045064E" w:rsidRPr="0005402F">
        <w:rPr>
          <w:szCs w:val="24"/>
        </w:rPr>
        <w:t>r</w:t>
      </w:r>
      <w:r w:rsidRPr="0005402F">
        <w:rPr>
          <w:szCs w:val="24"/>
        </w:rPr>
        <w:t xml:space="preserve">egion; with the </w:t>
      </w:r>
      <w:r w:rsidR="00267C79" w:rsidRPr="0005402F">
        <w:rPr>
          <w:szCs w:val="24"/>
        </w:rPr>
        <w:t>m</w:t>
      </w:r>
      <w:r w:rsidRPr="0005402F">
        <w:rPr>
          <w:szCs w:val="24"/>
        </w:rPr>
        <w:t xml:space="preserve">obile cellular networks combined </w:t>
      </w:r>
      <w:r w:rsidR="00267C79" w:rsidRPr="0005402F">
        <w:rPr>
          <w:szCs w:val="24"/>
        </w:rPr>
        <w:t>and</w:t>
      </w:r>
      <w:r w:rsidRPr="0005402F">
        <w:rPr>
          <w:szCs w:val="24"/>
        </w:rPr>
        <w:t xml:space="preserve"> cover</w:t>
      </w:r>
      <w:r w:rsidR="00267C79" w:rsidRPr="0005402F">
        <w:rPr>
          <w:szCs w:val="24"/>
        </w:rPr>
        <w:t>ed</w:t>
      </w:r>
      <w:r w:rsidRPr="0005402F">
        <w:rPr>
          <w:szCs w:val="24"/>
        </w:rPr>
        <w:t xml:space="preserve"> more than 90</w:t>
      </w:r>
      <w:r w:rsidR="00691373" w:rsidRPr="0005402F">
        <w:rPr>
          <w:szCs w:val="24"/>
        </w:rPr>
        <w:t xml:space="preserve"> </w:t>
      </w:r>
      <w:r w:rsidRPr="0005402F">
        <w:rPr>
          <w:szCs w:val="24"/>
        </w:rPr>
        <w:t xml:space="preserve">% of </w:t>
      </w:r>
      <w:r w:rsidR="00691373" w:rsidRPr="0005402F">
        <w:rPr>
          <w:szCs w:val="24"/>
        </w:rPr>
        <w:t xml:space="preserve">the </w:t>
      </w:r>
      <w:r w:rsidRPr="0005402F">
        <w:rPr>
          <w:szCs w:val="24"/>
        </w:rPr>
        <w:t xml:space="preserve">population and </w:t>
      </w:r>
      <w:r w:rsidR="00267C79" w:rsidRPr="0005402F">
        <w:rPr>
          <w:szCs w:val="24"/>
        </w:rPr>
        <w:t>the m</w:t>
      </w:r>
      <w:r w:rsidRPr="0005402F">
        <w:rPr>
          <w:szCs w:val="24"/>
        </w:rPr>
        <w:t xml:space="preserve">obile </w:t>
      </w:r>
      <w:r w:rsidR="00A1765C" w:rsidRPr="0005402F">
        <w:rPr>
          <w:szCs w:val="24"/>
        </w:rPr>
        <w:t>subscriber identification module (</w:t>
      </w:r>
      <w:r w:rsidRPr="0005402F">
        <w:rPr>
          <w:szCs w:val="24"/>
        </w:rPr>
        <w:t>SIM</w:t>
      </w:r>
      <w:r w:rsidR="00A1765C" w:rsidRPr="0005402F">
        <w:rPr>
          <w:szCs w:val="24"/>
        </w:rPr>
        <w:t>)</w:t>
      </w:r>
      <w:r w:rsidRPr="0005402F">
        <w:rPr>
          <w:szCs w:val="24"/>
        </w:rPr>
        <w:t xml:space="preserve"> penetration stand</w:t>
      </w:r>
      <w:r w:rsidR="00267C79" w:rsidRPr="0005402F">
        <w:rPr>
          <w:szCs w:val="24"/>
        </w:rPr>
        <w:t>ing</w:t>
      </w:r>
      <w:r w:rsidRPr="0005402F">
        <w:rPr>
          <w:szCs w:val="24"/>
        </w:rPr>
        <w:t xml:space="preserve"> at 162</w:t>
      </w:r>
      <w:r w:rsidR="00691373" w:rsidRPr="0005402F">
        <w:rPr>
          <w:szCs w:val="24"/>
        </w:rPr>
        <w:t xml:space="preserve"> </w:t>
      </w:r>
      <w:r w:rsidRPr="0005402F">
        <w:rPr>
          <w:szCs w:val="24"/>
        </w:rPr>
        <w:t>% by September 2016.</w:t>
      </w:r>
    </w:p>
    <w:p w14:paraId="71B0AC35" w14:textId="625DD686" w:rsidR="00D21536" w:rsidRPr="0005402F" w:rsidRDefault="00D21536" w:rsidP="00D21536">
      <w:pPr>
        <w:rPr>
          <w:szCs w:val="24"/>
        </w:rPr>
      </w:pPr>
      <w:r w:rsidRPr="0005402F">
        <w:rPr>
          <w:szCs w:val="24"/>
        </w:rPr>
        <w:t xml:space="preserve">In 2015, BOCRA commissioned the Botswana </w:t>
      </w:r>
      <w:r w:rsidR="00FF3083" w:rsidRPr="0005402F">
        <w:rPr>
          <w:szCs w:val="24"/>
        </w:rPr>
        <w:t>i</w:t>
      </w:r>
      <w:r w:rsidRPr="0005402F">
        <w:rPr>
          <w:szCs w:val="24"/>
        </w:rPr>
        <w:t xml:space="preserve">nstitute for </w:t>
      </w:r>
      <w:r w:rsidR="00FF3083" w:rsidRPr="0005402F">
        <w:rPr>
          <w:szCs w:val="24"/>
        </w:rPr>
        <w:t>d</w:t>
      </w:r>
      <w:r w:rsidRPr="0005402F">
        <w:rPr>
          <w:szCs w:val="24"/>
        </w:rPr>
        <w:t xml:space="preserve">evelopment </w:t>
      </w:r>
      <w:r w:rsidR="00FF3083" w:rsidRPr="0005402F">
        <w:rPr>
          <w:szCs w:val="24"/>
        </w:rPr>
        <w:t>p</w:t>
      </w:r>
      <w:r w:rsidRPr="0005402F">
        <w:rPr>
          <w:szCs w:val="24"/>
        </w:rPr>
        <w:t xml:space="preserve">olicy </w:t>
      </w:r>
      <w:r w:rsidR="00FF3083" w:rsidRPr="0005402F">
        <w:rPr>
          <w:szCs w:val="24"/>
        </w:rPr>
        <w:t>a</w:t>
      </w:r>
      <w:r w:rsidRPr="0005402F">
        <w:rPr>
          <w:szCs w:val="24"/>
        </w:rPr>
        <w:t xml:space="preserve">nalysis (BIDPA) to carry out the first customer satisfaction survey for </w:t>
      </w:r>
      <w:r w:rsidR="00810742" w:rsidRPr="0005402F">
        <w:rPr>
          <w:szCs w:val="24"/>
        </w:rPr>
        <w:t xml:space="preserve">the </w:t>
      </w:r>
      <w:r w:rsidRPr="0005402F">
        <w:rPr>
          <w:szCs w:val="24"/>
        </w:rPr>
        <w:t>services it regulates. The survey results for mobile network performance for different times through</w:t>
      </w:r>
      <w:r w:rsidR="00C02DB2" w:rsidRPr="0005402F">
        <w:rPr>
          <w:szCs w:val="24"/>
        </w:rPr>
        <w:t>out</w:t>
      </w:r>
      <w:r w:rsidRPr="0005402F">
        <w:rPr>
          <w:szCs w:val="24"/>
        </w:rPr>
        <w:t xml:space="preserve"> the day were as follows: 71</w:t>
      </w:r>
      <w:r w:rsidR="00070AA6" w:rsidRPr="0005402F">
        <w:rPr>
          <w:szCs w:val="24"/>
        </w:rPr>
        <w:t xml:space="preserve"> </w:t>
      </w:r>
      <w:r w:rsidRPr="0005402F">
        <w:rPr>
          <w:szCs w:val="24"/>
        </w:rPr>
        <w:t>% of the users of mobile services indicated that they ha</w:t>
      </w:r>
      <w:r w:rsidR="00070AA6" w:rsidRPr="0005402F">
        <w:rPr>
          <w:szCs w:val="24"/>
        </w:rPr>
        <w:t>d</w:t>
      </w:r>
      <w:r w:rsidRPr="0005402F">
        <w:rPr>
          <w:szCs w:val="24"/>
        </w:rPr>
        <w:t xml:space="preserve"> a problem connecting to the network while 29</w:t>
      </w:r>
      <w:r w:rsidR="00070AA6" w:rsidRPr="0005402F">
        <w:rPr>
          <w:szCs w:val="24"/>
        </w:rPr>
        <w:t xml:space="preserve"> </w:t>
      </w:r>
      <w:r w:rsidRPr="0005402F">
        <w:rPr>
          <w:szCs w:val="24"/>
        </w:rPr>
        <w:t xml:space="preserve">% said </w:t>
      </w:r>
      <w:r w:rsidR="00070AA6" w:rsidRPr="0005402F">
        <w:rPr>
          <w:szCs w:val="24"/>
        </w:rPr>
        <w:t xml:space="preserve">that </w:t>
      </w:r>
      <w:r w:rsidRPr="0005402F">
        <w:rPr>
          <w:szCs w:val="24"/>
        </w:rPr>
        <w:t>they d</w:t>
      </w:r>
      <w:r w:rsidR="00070AA6" w:rsidRPr="0005402F">
        <w:rPr>
          <w:szCs w:val="24"/>
        </w:rPr>
        <w:t>id</w:t>
      </w:r>
      <w:r w:rsidRPr="0005402F">
        <w:rPr>
          <w:szCs w:val="24"/>
        </w:rPr>
        <w:t xml:space="preserve"> not. Refer </w:t>
      </w:r>
      <w:r w:rsidR="009B5849" w:rsidRPr="0005402F">
        <w:rPr>
          <w:szCs w:val="24"/>
        </w:rPr>
        <w:t xml:space="preserve">to the </w:t>
      </w:r>
      <w:r w:rsidRPr="0005402F">
        <w:rPr>
          <w:szCs w:val="24"/>
        </w:rPr>
        <w:t xml:space="preserve">Figure </w:t>
      </w:r>
      <w:r w:rsidR="0035568C" w:rsidRPr="0005402F">
        <w:rPr>
          <w:szCs w:val="24"/>
        </w:rPr>
        <w:t>I.</w:t>
      </w:r>
      <w:r w:rsidRPr="0005402F">
        <w:rPr>
          <w:szCs w:val="24"/>
        </w:rPr>
        <w:t xml:space="preserve">1 for the summary of </w:t>
      </w:r>
      <w:r w:rsidR="007938F5" w:rsidRPr="0005402F">
        <w:rPr>
          <w:szCs w:val="24"/>
        </w:rPr>
        <w:t xml:space="preserve">the </w:t>
      </w:r>
      <w:r w:rsidRPr="0005402F">
        <w:rPr>
          <w:szCs w:val="24"/>
        </w:rPr>
        <w:t xml:space="preserve">results. The survey however, did not cover the network </w:t>
      </w:r>
      <w:r w:rsidR="00584A74" w:rsidRPr="0005402F">
        <w:rPr>
          <w:szCs w:val="24"/>
        </w:rPr>
        <w:t>k</w:t>
      </w:r>
      <w:r w:rsidRPr="0005402F">
        <w:rPr>
          <w:szCs w:val="24"/>
        </w:rPr>
        <w:t xml:space="preserve">ey </w:t>
      </w:r>
      <w:r w:rsidR="00584A74" w:rsidRPr="0005402F">
        <w:rPr>
          <w:szCs w:val="24"/>
        </w:rPr>
        <w:t>p</w:t>
      </w:r>
      <w:r w:rsidRPr="0005402F">
        <w:rPr>
          <w:szCs w:val="24"/>
        </w:rPr>
        <w:t xml:space="preserve">erformance </w:t>
      </w:r>
      <w:r w:rsidR="00584A74" w:rsidRPr="0005402F">
        <w:rPr>
          <w:szCs w:val="24"/>
        </w:rPr>
        <w:t>i</w:t>
      </w:r>
      <w:r w:rsidRPr="0005402F">
        <w:rPr>
          <w:szCs w:val="24"/>
        </w:rPr>
        <w:t>ndicators.</w:t>
      </w:r>
    </w:p>
    <w:p w14:paraId="14F66A76" w14:textId="77777777" w:rsidR="00D21536" w:rsidRPr="0005402F" w:rsidRDefault="00D21536" w:rsidP="00FD245B">
      <w:pPr>
        <w:pStyle w:val="Figure"/>
        <w:rPr>
          <w:szCs w:val="24"/>
        </w:rPr>
      </w:pPr>
      <w:r w:rsidRPr="0005402F">
        <w:rPr>
          <w:noProof/>
          <w:szCs w:val="24"/>
          <w:lang w:val="en-US"/>
        </w:rPr>
        <w:drawing>
          <wp:inline distT="0" distB="0" distL="0" distR="0" wp14:anchorId="09382D4C" wp14:editId="4B2E7AA6">
            <wp:extent cx="5324475" cy="21145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24475" cy="2114550"/>
                    </a:xfrm>
                    <a:prstGeom prst="rect">
                      <a:avLst/>
                    </a:prstGeom>
                    <a:noFill/>
                    <a:ln>
                      <a:noFill/>
                    </a:ln>
                  </pic:spPr>
                </pic:pic>
              </a:graphicData>
            </a:graphic>
          </wp:inline>
        </w:drawing>
      </w:r>
    </w:p>
    <w:p w14:paraId="3BAC82E3" w14:textId="235F872C" w:rsidR="005C612D" w:rsidRPr="0005402F" w:rsidRDefault="005C612D" w:rsidP="005C612D">
      <w:pPr>
        <w:pStyle w:val="FigureNoTitle0"/>
        <w:rPr>
          <w:szCs w:val="24"/>
        </w:rPr>
      </w:pPr>
      <w:bookmarkStart w:id="171" w:name="_Toc73702169"/>
      <w:bookmarkStart w:id="172" w:name="_Toc45033392"/>
      <w:bookmarkStart w:id="173" w:name="_Toc33020425"/>
      <w:bookmarkStart w:id="174" w:name="_Toc33020283"/>
      <w:bookmarkStart w:id="175" w:name="_Toc25232201"/>
      <w:bookmarkStart w:id="176" w:name="_Toc3370038"/>
      <w:bookmarkStart w:id="177" w:name="_Toc74238344"/>
      <w:r w:rsidRPr="0005402F">
        <w:rPr>
          <w:szCs w:val="24"/>
        </w:rPr>
        <w:t xml:space="preserve">Figure </w:t>
      </w:r>
      <w:r w:rsidR="0035568C" w:rsidRPr="0005402F">
        <w:rPr>
          <w:szCs w:val="24"/>
        </w:rPr>
        <w:t>I.</w:t>
      </w:r>
      <w:r w:rsidRPr="0005402F">
        <w:rPr>
          <w:szCs w:val="24"/>
        </w:rPr>
        <w:t>1 – Times of having problems connecting to the network</w:t>
      </w:r>
      <w:r w:rsidRPr="0005402F">
        <w:rPr>
          <w:szCs w:val="24"/>
          <w:vertAlign w:val="superscript"/>
        </w:rPr>
        <w:footnoteReference w:id="2"/>
      </w:r>
    </w:p>
    <w:p w14:paraId="4C5EDF2C" w14:textId="6EE55CAB" w:rsidR="00D21536" w:rsidRPr="0005402F" w:rsidRDefault="00D21536" w:rsidP="00FD245B">
      <w:pPr>
        <w:pStyle w:val="Headingb"/>
        <w:rPr>
          <w:szCs w:val="24"/>
        </w:rPr>
      </w:pPr>
      <w:r w:rsidRPr="0005402F">
        <w:rPr>
          <w:szCs w:val="24"/>
        </w:rPr>
        <w:t>Measures taken</w:t>
      </w:r>
      <w:bookmarkEnd w:id="171"/>
      <w:bookmarkEnd w:id="172"/>
      <w:bookmarkEnd w:id="173"/>
      <w:bookmarkEnd w:id="174"/>
      <w:bookmarkEnd w:id="175"/>
      <w:bookmarkEnd w:id="176"/>
      <w:bookmarkEnd w:id="177"/>
    </w:p>
    <w:p w14:paraId="37984383" w14:textId="76654E17" w:rsidR="00D21536" w:rsidRPr="0005402F" w:rsidRDefault="00D21536" w:rsidP="00D21536">
      <w:pPr>
        <w:rPr>
          <w:szCs w:val="24"/>
        </w:rPr>
      </w:pPr>
      <w:r w:rsidRPr="0005402F">
        <w:rPr>
          <w:szCs w:val="24"/>
        </w:rPr>
        <w:t xml:space="preserve">The Communications Regulatory </w:t>
      </w:r>
      <w:r w:rsidR="005C5466" w:rsidRPr="0005402F">
        <w:rPr>
          <w:szCs w:val="24"/>
        </w:rPr>
        <w:t xml:space="preserve">Authority </w:t>
      </w:r>
      <w:r w:rsidRPr="0005402F">
        <w:rPr>
          <w:szCs w:val="24"/>
        </w:rPr>
        <w:t xml:space="preserve">Act of 2012, (CRA Act of 2012) </w:t>
      </w:r>
      <w:r w:rsidR="005C5466" w:rsidRPr="0005402F">
        <w:rPr>
          <w:szCs w:val="24"/>
        </w:rPr>
        <w:t xml:space="preserve">is an act that </w:t>
      </w:r>
      <w:r w:rsidRPr="0005402F">
        <w:rPr>
          <w:szCs w:val="24"/>
        </w:rPr>
        <w:t>provides all licensees manufacturers, distributors and suppliers shall type approve all their electronic communicating devices connecting to the public network. Awareness was raised to all the relevant stakeholders and consumers and regular enforcements are</w:t>
      </w:r>
      <w:r w:rsidR="005C5466" w:rsidRPr="0005402F">
        <w:rPr>
          <w:szCs w:val="24"/>
        </w:rPr>
        <w:t xml:space="preserve"> being</w:t>
      </w:r>
      <w:r w:rsidRPr="0005402F">
        <w:rPr>
          <w:szCs w:val="24"/>
        </w:rPr>
        <w:t xml:space="preserve"> conducted throughout the years. However, the country and/or the region do not have a testing laboratory to test the mobile devices and other devices during the type approval process. The </w:t>
      </w:r>
      <w:r w:rsidR="00C807C5" w:rsidRPr="0005402F">
        <w:rPr>
          <w:szCs w:val="24"/>
        </w:rPr>
        <w:t>regulator,</w:t>
      </w:r>
      <w:r w:rsidRPr="0005402F">
        <w:rPr>
          <w:szCs w:val="24"/>
        </w:rPr>
        <w:t xml:space="preserve"> however, relies on the documentation provided by the manufacturers and distributors/suppliers. The absence of the testing equipment is a clear indication that there are </w:t>
      </w:r>
      <w:r w:rsidR="00076231" w:rsidRPr="0005402F">
        <w:rPr>
          <w:szCs w:val="24"/>
        </w:rPr>
        <w:t>plenty</w:t>
      </w:r>
      <w:r w:rsidRPr="0005402F">
        <w:rPr>
          <w:szCs w:val="24"/>
        </w:rPr>
        <w:t xml:space="preserve"> of these devices in the country, evidenced by the reports that are received on </w:t>
      </w:r>
      <w:r w:rsidR="00076231" w:rsidRPr="0005402F">
        <w:rPr>
          <w:szCs w:val="24"/>
        </w:rPr>
        <w:t xml:space="preserve">a </w:t>
      </w:r>
      <w:r w:rsidRPr="0005402F">
        <w:rPr>
          <w:szCs w:val="24"/>
        </w:rPr>
        <w:t xml:space="preserve">daily basis concerning the gadgets themselves and the complaints on </w:t>
      </w:r>
      <w:r w:rsidR="009602D3" w:rsidRPr="0005402F">
        <w:rPr>
          <w:szCs w:val="24"/>
        </w:rPr>
        <w:t xml:space="preserve">the </w:t>
      </w:r>
      <w:r w:rsidRPr="0005402F">
        <w:rPr>
          <w:szCs w:val="24"/>
        </w:rPr>
        <w:t>poor quality experienced. BOCRA in the quest to address issues of poor QoS/QoE procured a QoE emulation monitoring system.</w:t>
      </w:r>
    </w:p>
    <w:p w14:paraId="6762D353" w14:textId="3956C0F7" w:rsidR="00D21536" w:rsidRPr="0005402F" w:rsidRDefault="00E07845" w:rsidP="009857B4">
      <w:pPr>
        <w:pStyle w:val="Heading3"/>
        <w:rPr>
          <w:szCs w:val="24"/>
          <w:lang w:bidi="ar-DZ"/>
        </w:rPr>
      </w:pPr>
      <w:bookmarkStart w:id="178" w:name="_Toc73702170"/>
      <w:bookmarkStart w:id="179" w:name="_Toc45033393"/>
      <w:bookmarkStart w:id="180" w:name="_Toc33020284"/>
      <w:bookmarkStart w:id="181" w:name="_Toc25232202"/>
      <w:bookmarkStart w:id="182" w:name="_Toc93310390"/>
      <w:bookmarkStart w:id="183" w:name="_Toc93933310"/>
      <w:bookmarkStart w:id="184" w:name="_Toc93933749"/>
      <w:bookmarkStart w:id="185" w:name="_Toc95137741"/>
      <w:bookmarkStart w:id="186" w:name="_Toc95140217"/>
      <w:bookmarkStart w:id="187" w:name="_Toc95140575"/>
      <w:bookmarkStart w:id="188" w:name="_Toc95146132"/>
      <w:r w:rsidRPr="0005402F">
        <w:rPr>
          <w:szCs w:val="24"/>
          <w:lang w:bidi="ar-DZ"/>
        </w:rPr>
        <w:t>I.I.</w:t>
      </w:r>
      <w:r w:rsidR="0093197E" w:rsidRPr="0005402F">
        <w:rPr>
          <w:szCs w:val="24"/>
          <w:lang w:bidi="ar-DZ"/>
        </w:rPr>
        <w:t>III</w:t>
      </w:r>
      <w:r w:rsidR="0093197E" w:rsidRPr="0005402F">
        <w:rPr>
          <w:szCs w:val="24"/>
          <w:lang w:bidi="ar-DZ"/>
        </w:rPr>
        <w:tab/>
      </w:r>
      <w:r w:rsidR="00D21536" w:rsidRPr="0005402F">
        <w:rPr>
          <w:szCs w:val="24"/>
          <w:lang w:bidi="ar-DZ"/>
        </w:rPr>
        <w:t>Chad</w:t>
      </w:r>
      <w:bookmarkEnd w:id="178"/>
      <w:bookmarkEnd w:id="179"/>
      <w:bookmarkEnd w:id="180"/>
      <w:bookmarkEnd w:id="181"/>
      <w:bookmarkEnd w:id="182"/>
      <w:bookmarkEnd w:id="183"/>
      <w:bookmarkEnd w:id="184"/>
      <w:bookmarkEnd w:id="185"/>
      <w:bookmarkEnd w:id="186"/>
      <w:bookmarkEnd w:id="187"/>
      <w:bookmarkEnd w:id="188"/>
    </w:p>
    <w:p w14:paraId="55521614" w14:textId="77777777" w:rsidR="00D21536" w:rsidRPr="0005402F" w:rsidRDefault="00D21536" w:rsidP="00FD245B">
      <w:pPr>
        <w:pStyle w:val="Headingb"/>
        <w:rPr>
          <w:szCs w:val="24"/>
        </w:rPr>
      </w:pPr>
      <w:bookmarkStart w:id="189" w:name="_Toc73702171"/>
      <w:bookmarkStart w:id="190" w:name="_Toc45033394"/>
      <w:bookmarkStart w:id="191" w:name="_Toc33020427"/>
      <w:bookmarkStart w:id="192" w:name="_Toc33020285"/>
      <w:bookmarkStart w:id="193" w:name="_Toc25232203"/>
      <w:bookmarkStart w:id="194" w:name="_Toc3370040"/>
      <w:bookmarkStart w:id="195" w:name="_Toc74238346"/>
      <w:r w:rsidRPr="0005402F">
        <w:rPr>
          <w:szCs w:val="24"/>
        </w:rPr>
        <w:t>Overview of the situation</w:t>
      </w:r>
      <w:bookmarkEnd w:id="189"/>
      <w:bookmarkEnd w:id="190"/>
      <w:bookmarkEnd w:id="191"/>
      <w:bookmarkEnd w:id="192"/>
      <w:bookmarkEnd w:id="193"/>
      <w:bookmarkEnd w:id="194"/>
      <w:bookmarkEnd w:id="195"/>
    </w:p>
    <w:p w14:paraId="4925F1EE" w14:textId="582E2A78" w:rsidR="00D21536" w:rsidRPr="0005402F" w:rsidRDefault="00D21536" w:rsidP="00D21536">
      <w:pPr>
        <w:rPr>
          <w:szCs w:val="24"/>
        </w:rPr>
      </w:pPr>
      <w:r w:rsidRPr="0005402F">
        <w:rPr>
          <w:szCs w:val="24"/>
        </w:rPr>
        <w:t xml:space="preserve">In Chad, ARCEP does not yet </w:t>
      </w:r>
      <w:r w:rsidR="00B72212" w:rsidRPr="0005402F">
        <w:rPr>
          <w:szCs w:val="24"/>
        </w:rPr>
        <w:t>have</w:t>
      </w:r>
      <w:r w:rsidRPr="0005402F">
        <w:rPr>
          <w:szCs w:val="24"/>
        </w:rPr>
        <w:t xml:space="preserve"> control over the equipment importation especially the mobile devices so as not to be able to identify their origin.</w:t>
      </w:r>
    </w:p>
    <w:p w14:paraId="4FBF0A2E" w14:textId="6A70C59C" w:rsidR="00D21536" w:rsidRPr="0005402F" w:rsidRDefault="00D21536" w:rsidP="00D21536">
      <w:pPr>
        <w:rPr>
          <w:szCs w:val="24"/>
        </w:rPr>
      </w:pPr>
      <w:r w:rsidRPr="0005402F">
        <w:rPr>
          <w:szCs w:val="24"/>
        </w:rPr>
        <w:t xml:space="preserve">Moreover, despite the issue of a decree </w:t>
      </w:r>
      <w:r w:rsidRPr="0005402F">
        <w:rPr>
          <w:noProof/>
          <w:color w:val="000000"/>
          <w:szCs w:val="24"/>
          <w:lang w:eastAsia="fr-FR"/>
        </w:rPr>
        <w:t>N°036/MPNTIC/SG/11 dated the 10/11/2011 related to the equipment type approval procedures</w:t>
      </w:r>
      <w:r w:rsidRPr="0005402F">
        <w:rPr>
          <w:szCs w:val="24"/>
        </w:rPr>
        <w:t xml:space="preserve">, the country </w:t>
      </w:r>
      <w:r w:rsidR="00F349EA" w:rsidRPr="0005402F">
        <w:rPr>
          <w:szCs w:val="24"/>
        </w:rPr>
        <w:t xml:space="preserve">still </w:t>
      </w:r>
      <w:r w:rsidRPr="0005402F">
        <w:rPr>
          <w:szCs w:val="24"/>
        </w:rPr>
        <w:t>do</w:t>
      </w:r>
      <w:r w:rsidR="00BD5E69" w:rsidRPr="0005402F">
        <w:rPr>
          <w:szCs w:val="24"/>
        </w:rPr>
        <w:t>es</w:t>
      </w:r>
      <w:r w:rsidRPr="0005402F">
        <w:rPr>
          <w:szCs w:val="24"/>
        </w:rPr>
        <w:t xml:space="preserve"> not have a testing laboratory and </w:t>
      </w:r>
      <w:r w:rsidR="00F349EA" w:rsidRPr="0005402F">
        <w:rPr>
          <w:szCs w:val="24"/>
        </w:rPr>
        <w:t xml:space="preserve">is </w:t>
      </w:r>
      <w:r w:rsidRPr="0005402F">
        <w:rPr>
          <w:szCs w:val="24"/>
        </w:rPr>
        <w:t>similar to Botswana, the regulator relies on the documentation provided by the manufacturers and distributors/suppliers.</w:t>
      </w:r>
    </w:p>
    <w:p w14:paraId="6EF674EE" w14:textId="68129F4A" w:rsidR="00D21536" w:rsidRPr="0005402F" w:rsidRDefault="00143B53" w:rsidP="00D21536">
      <w:pPr>
        <w:rPr>
          <w:szCs w:val="24"/>
        </w:rPr>
      </w:pPr>
      <w:r w:rsidRPr="0005402F">
        <w:rPr>
          <w:szCs w:val="24"/>
        </w:rPr>
        <w:lastRenderedPageBreak/>
        <w:t>Due to</w:t>
      </w:r>
      <w:r w:rsidR="00D21536" w:rsidRPr="0005402F">
        <w:rPr>
          <w:szCs w:val="24"/>
        </w:rPr>
        <w:t xml:space="preserve"> </w:t>
      </w:r>
      <w:r w:rsidRPr="0005402F">
        <w:rPr>
          <w:szCs w:val="24"/>
        </w:rPr>
        <w:t>the</w:t>
      </w:r>
      <w:r w:rsidR="00D21536" w:rsidRPr="0005402F">
        <w:rPr>
          <w:szCs w:val="24"/>
        </w:rPr>
        <w:t xml:space="preserve"> lack of </w:t>
      </w:r>
      <w:r w:rsidRPr="0005402F">
        <w:rPr>
          <w:szCs w:val="24"/>
        </w:rPr>
        <w:t xml:space="preserve">this </w:t>
      </w:r>
      <w:r w:rsidR="00D21536" w:rsidRPr="0005402F">
        <w:rPr>
          <w:szCs w:val="24"/>
        </w:rPr>
        <w:t xml:space="preserve">procedure between the </w:t>
      </w:r>
      <w:r w:rsidR="007715BA" w:rsidRPr="0005402F">
        <w:rPr>
          <w:szCs w:val="24"/>
        </w:rPr>
        <w:t>c</w:t>
      </w:r>
      <w:r w:rsidR="00D21536" w:rsidRPr="0005402F">
        <w:rPr>
          <w:szCs w:val="24"/>
        </w:rPr>
        <w:t>ustoms and the regulator, the counterfeit mobile devices us</w:t>
      </w:r>
      <w:r w:rsidR="00BD5E69" w:rsidRPr="0005402F">
        <w:rPr>
          <w:szCs w:val="24"/>
        </w:rPr>
        <w:t>ed</w:t>
      </w:r>
      <w:r w:rsidR="00D21536" w:rsidRPr="0005402F">
        <w:rPr>
          <w:szCs w:val="24"/>
        </w:rPr>
        <w:t xml:space="preserve"> in their market is increasing </w:t>
      </w:r>
      <w:r w:rsidR="007715BA" w:rsidRPr="0005402F">
        <w:rPr>
          <w:szCs w:val="24"/>
        </w:rPr>
        <w:t>exponentially</w:t>
      </w:r>
      <w:r w:rsidR="00D21536" w:rsidRPr="0005402F">
        <w:rPr>
          <w:szCs w:val="24"/>
        </w:rPr>
        <w:t xml:space="preserve"> and the proliferation of mobile phone black markets </w:t>
      </w:r>
      <w:r w:rsidR="00144958" w:rsidRPr="0005402F">
        <w:rPr>
          <w:szCs w:val="24"/>
        </w:rPr>
        <w:t>is</w:t>
      </w:r>
      <w:r w:rsidR="00D21536" w:rsidRPr="0005402F">
        <w:rPr>
          <w:szCs w:val="24"/>
        </w:rPr>
        <w:t xml:space="preserve"> also </w:t>
      </w:r>
      <w:r w:rsidR="007715BA" w:rsidRPr="0005402F">
        <w:rPr>
          <w:szCs w:val="24"/>
        </w:rPr>
        <w:t xml:space="preserve">being </w:t>
      </w:r>
      <w:r w:rsidR="00D21536" w:rsidRPr="0005402F">
        <w:rPr>
          <w:szCs w:val="24"/>
        </w:rPr>
        <w:t>observed.</w:t>
      </w:r>
    </w:p>
    <w:p w14:paraId="7FF0AFB7" w14:textId="18096B8B" w:rsidR="00D21536" w:rsidRPr="0005402F" w:rsidRDefault="00D21536" w:rsidP="00D21536">
      <w:pPr>
        <w:rPr>
          <w:szCs w:val="24"/>
        </w:rPr>
      </w:pPr>
      <w:r w:rsidRPr="0005402F">
        <w:rPr>
          <w:szCs w:val="24"/>
        </w:rPr>
        <w:t xml:space="preserve">In this context, the existence of those devices in the mobile networks and the markets impacts the users in terms of health and </w:t>
      </w:r>
      <w:r w:rsidR="0037317D" w:rsidRPr="0005402F">
        <w:rPr>
          <w:szCs w:val="24"/>
        </w:rPr>
        <w:t xml:space="preserve">the </w:t>
      </w:r>
      <w:r w:rsidRPr="0005402F">
        <w:rPr>
          <w:szCs w:val="24"/>
        </w:rPr>
        <w:t xml:space="preserve">quality of experiences, the government in terms of taxes not collected, the mobile networks in terms of quality of services and </w:t>
      </w:r>
      <w:r w:rsidR="00F11ABA" w:rsidRPr="0005402F">
        <w:rPr>
          <w:szCs w:val="24"/>
        </w:rPr>
        <w:t>n</w:t>
      </w:r>
      <w:r w:rsidRPr="0005402F">
        <w:rPr>
          <w:szCs w:val="24"/>
        </w:rPr>
        <w:t>etwork performance</w:t>
      </w:r>
      <w:r w:rsidR="0037317D" w:rsidRPr="0005402F">
        <w:rPr>
          <w:szCs w:val="24"/>
        </w:rPr>
        <w:t>s</w:t>
      </w:r>
      <w:r w:rsidRPr="0005402F">
        <w:rPr>
          <w:szCs w:val="24"/>
        </w:rPr>
        <w:t>.</w:t>
      </w:r>
    </w:p>
    <w:p w14:paraId="4F91F6FE" w14:textId="77777777" w:rsidR="00D21536" w:rsidRPr="0005402F" w:rsidRDefault="00D21536" w:rsidP="00FD245B">
      <w:pPr>
        <w:pStyle w:val="Headingb"/>
        <w:rPr>
          <w:szCs w:val="24"/>
        </w:rPr>
      </w:pPr>
      <w:bookmarkStart w:id="196" w:name="_Toc73702172"/>
      <w:bookmarkStart w:id="197" w:name="_Toc45033395"/>
      <w:bookmarkStart w:id="198" w:name="_Toc33020428"/>
      <w:bookmarkStart w:id="199" w:name="_Toc33020286"/>
      <w:bookmarkStart w:id="200" w:name="_Toc25232204"/>
      <w:bookmarkStart w:id="201" w:name="_Toc3370041"/>
      <w:bookmarkStart w:id="202" w:name="_Toc74238347"/>
      <w:r w:rsidRPr="0005402F">
        <w:rPr>
          <w:szCs w:val="24"/>
        </w:rPr>
        <w:t>Measures taken</w:t>
      </w:r>
      <w:bookmarkEnd w:id="196"/>
      <w:bookmarkEnd w:id="197"/>
      <w:bookmarkEnd w:id="198"/>
      <w:bookmarkEnd w:id="199"/>
      <w:bookmarkEnd w:id="200"/>
      <w:bookmarkEnd w:id="201"/>
      <w:bookmarkEnd w:id="202"/>
    </w:p>
    <w:p w14:paraId="2DBD3D53" w14:textId="5FA001B0" w:rsidR="00D21536" w:rsidRPr="0005402F" w:rsidRDefault="00F11ABA" w:rsidP="00D21536">
      <w:pPr>
        <w:rPr>
          <w:szCs w:val="24"/>
        </w:rPr>
      </w:pPr>
      <w:r w:rsidRPr="0005402F">
        <w:rPr>
          <w:szCs w:val="24"/>
        </w:rPr>
        <w:t>T</w:t>
      </w:r>
      <w:r w:rsidR="00D21536" w:rsidRPr="0005402F">
        <w:rPr>
          <w:szCs w:val="24"/>
        </w:rPr>
        <w:t>o identify the origins of the mobile phones</w:t>
      </w:r>
      <w:r w:rsidR="00D161A5" w:rsidRPr="0005402F">
        <w:rPr>
          <w:szCs w:val="24"/>
        </w:rPr>
        <w:t xml:space="preserve"> and</w:t>
      </w:r>
      <w:r w:rsidR="00D21536" w:rsidRPr="0005402F">
        <w:rPr>
          <w:szCs w:val="24"/>
        </w:rPr>
        <w:t xml:space="preserve"> to find the proportion of counterfeit devices in the market and evaluate their impacts on the QoS/QoE, ARCEP conducted a survey in N</w:t>
      </w:r>
      <w:r w:rsidR="00E405B6" w:rsidRPr="0005402F">
        <w:rPr>
          <w:szCs w:val="24"/>
        </w:rPr>
        <w:t>'D</w:t>
      </w:r>
      <w:r w:rsidR="00D21536" w:rsidRPr="0005402F">
        <w:rPr>
          <w:szCs w:val="24"/>
        </w:rPr>
        <w:t>jamena.</w:t>
      </w:r>
    </w:p>
    <w:p w14:paraId="4FE664D4" w14:textId="65A3C8A2" w:rsidR="00D21536" w:rsidRPr="0005402F" w:rsidRDefault="00D21536" w:rsidP="00D21536">
      <w:pPr>
        <w:rPr>
          <w:szCs w:val="24"/>
        </w:rPr>
      </w:pPr>
      <w:r w:rsidRPr="0005402F">
        <w:rPr>
          <w:szCs w:val="24"/>
        </w:rPr>
        <w:t xml:space="preserve">The concerned entities were: </w:t>
      </w:r>
      <w:r w:rsidR="00C04630" w:rsidRPr="0005402F">
        <w:rPr>
          <w:szCs w:val="24"/>
        </w:rPr>
        <w:t>a</w:t>
      </w:r>
      <w:r w:rsidRPr="0005402F">
        <w:rPr>
          <w:szCs w:val="24"/>
        </w:rPr>
        <w:t xml:space="preserve">uthorized (25) or </w:t>
      </w:r>
      <w:r w:rsidR="00C04630" w:rsidRPr="0005402F">
        <w:rPr>
          <w:szCs w:val="24"/>
        </w:rPr>
        <w:t>n</w:t>
      </w:r>
      <w:r w:rsidRPr="0005402F">
        <w:rPr>
          <w:szCs w:val="24"/>
        </w:rPr>
        <w:t>on-</w:t>
      </w:r>
      <w:r w:rsidR="00C04630" w:rsidRPr="0005402F">
        <w:rPr>
          <w:szCs w:val="24"/>
        </w:rPr>
        <w:t>a</w:t>
      </w:r>
      <w:r w:rsidRPr="0005402F">
        <w:rPr>
          <w:szCs w:val="24"/>
        </w:rPr>
        <w:t xml:space="preserve">uthorized (30) vendors, </w:t>
      </w:r>
      <w:r w:rsidR="00C04630" w:rsidRPr="0005402F">
        <w:rPr>
          <w:szCs w:val="24"/>
        </w:rPr>
        <w:t>c</w:t>
      </w:r>
      <w:r w:rsidRPr="0005402F">
        <w:rPr>
          <w:szCs w:val="24"/>
        </w:rPr>
        <w:t xml:space="preserve">ustoms agents (20), </w:t>
      </w:r>
      <w:r w:rsidR="00C04630" w:rsidRPr="0005402F">
        <w:rPr>
          <w:szCs w:val="24"/>
        </w:rPr>
        <w:t>m</w:t>
      </w:r>
      <w:r w:rsidRPr="0005402F">
        <w:rPr>
          <w:szCs w:val="24"/>
        </w:rPr>
        <w:t xml:space="preserve">obile users (50), </w:t>
      </w:r>
      <w:r w:rsidR="00C04630" w:rsidRPr="0005402F">
        <w:rPr>
          <w:szCs w:val="24"/>
        </w:rPr>
        <w:t>t</w:t>
      </w:r>
      <w:r w:rsidRPr="0005402F">
        <w:rPr>
          <w:szCs w:val="24"/>
        </w:rPr>
        <w:t>ype approval agent</w:t>
      </w:r>
      <w:r w:rsidR="00C04630" w:rsidRPr="0005402F">
        <w:rPr>
          <w:szCs w:val="24"/>
        </w:rPr>
        <w:t>s</w:t>
      </w:r>
      <w:r w:rsidRPr="0005402F">
        <w:rPr>
          <w:szCs w:val="24"/>
        </w:rPr>
        <w:t xml:space="preserve"> (5).</w:t>
      </w:r>
    </w:p>
    <w:p w14:paraId="54B70463" w14:textId="5754DF3E" w:rsidR="00D21536" w:rsidRPr="0005402F" w:rsidRDefault="00D21536" w:rsidP="00D21536">
      <w:pPr>
        <w:rPr>
          <w:szCs w:val="24"/>
        </w:rPr>
      </w:pPr>
      <w:r w:rsidRPr="0005402F">
        <w:rPr>
          <w:szCs w:val="24"/>
        </w:rPr>
        <w:t>The adopted method of survey was face-to-face questionnaires</w:t>
      </w:r>
      <w:r w:rsidR="00C150B5" w:rsidRPr="0005402F">
        <w:rPr>
          <w:szCs w:val="24"/>
        </w:rPr>
        <w:t>,</w:t>
      </w:r>
      <w:r w:rsidRPr="0005402F">
        <w:rPr>
          <w:szCs w:val="24"/>
        </w:rPr>
        <w:t xml:space="preserve"> and it included the </w:t>
      </w:r>
      <w:r w:rsidR="00C150B5" w:rsidRPr="0005402F">
        <w:rPr>
          <w:szCs w:val="24"/>
        </w:rPr>
        <w:t>three</w:t>
      </w:r>
      <w:r w:rsidRPr="0005402F">
        <w:rPr>
          <w:szCs w:val="24"/>
        </w:rPr>
        <w:t xml:space="preserve"> existing mobile operators: Airtel, Tigo, Salam.</w:t>
      </w:r>
    </w:p>
    <w:p w14:paraId="0C302EF9" w14:textId="77777777" w:rsidR="00D21536" w:rsidRPr="0005402F" w:rsidRDefault="00D21536" w:rsidP="00D21536">
      <w:pPr>
        <w:spacing w:after="120"/>
        <w:rPr>
          <w:szCs w:val="24"/>
        </w:rPr>
      </w:pPr>
      <w:r w:rsidRPr="0005402F">
        <w:rPr>
          <w:szCs w:val="24"/>
        </w:rPr>
        <w:t>The results are as follows:</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3"/>
        <w:gridCol w:w="1544"/>
        <w:gridCol w:w="5822"/>
      </w:tblGrid>
      <w:tr w:rsidR="00D21536" w:rsidRPr="0005402F" w14:paraId="7E66C5DB" w14:textId="77777777" w:rsidTr="00E94CC3">
        <w:trPr>
          <w:trHeight w:val="298"/>
          <w:jc w:val="center"/>
        </w:trPr>
        <w:tc>
          <w:tcPr>
            <w:tcW w:w="1179" w:type="pct"/>
            <w:tcBorders>
              <w:top w:val="single" w:sz="4" w:space="0" w:color="auto"/>
              <w:left w:val="single" w:sz="4" w:space="0" w:color="auto"/>
              <w:bottom w:val="single" w:sz="4" w:space="0" w:color="auto"/>
              <w:right w:val="single" w:sz="4" w:space="0" w:color="auto"/>
            </w:tcBorders>
            <w:hideMark/>
          </w:tcPr>
          <w:p w14:paraId="2F86B43D" w14:textId="77777777" w:rsidR="00D21536" w:rsidRPr="0005402F" w:rsidRDefault="00D21536" w:rsidP="00E94CC3">
            <w:pPr>
              <w:pStyle w:val="Tablehead"/>
              <w:rPr>
                <w:sz w:val="24"/>
                <w:szCs w:val="24"/>
              </w:rPr>
            </w:pPr>
            <w:r w:rsidRPr="0005402F">
              <w:rPr>
                <w:sz w:val="24"/>
                <w:szCs w:val="24"/>
              </w:rPr>
              <w:t>Subjects of the survey</w:t>
            </w:r>
          </w:p>
        </w:tc>
        <w:tc>
          <w:tcPr>
            <w:tcW w:w="801" w:type="pct"/>
            <w:tcBorders>
              <w:top w:val="single" w:sz="4" w:space="0" w:color="auto"/>
              <w:left w:val="single" w:sz="4" w:space="0" w:color="auto"/>
              <w:bottom w:val="single" w:sz="4" w:space="0" w:color="auto"/>
              <w:right w:val="single" w:sz="4" w:space="0" w:color="auto"/>
            </w:tcBorders>
            <w:hideMark/>
          </w:tcPr>
          <w:p w14:paraId="5DBD6153" w14:textId="77777777" w:rsidR="00D21536" w:rsidRPr="0005402F" w:rsidRDefault="00D21536" w:rsidP="00E94CC3">
            <w:pPr>
              <w:pStyle w:val="Tablehead"/>
              <w:rPr>
                <w:sz w:val="24"/>
                <w:szCs w:val="24"/>
              </w:rPr>
            </w:pPr>
            <w:r w:rsidRPr="0005402F">
              <w:rPr>
                <w:sz w:val="24"/>
                <w:szCs w:val="24"/>
              </w:rPr>
              <w:t>Interviewed</w:t>
            </w:r>
          </w:p>
        </w:tc>
        <w:tc>
          <w:tcPr>
            <w:tcW w:w="3020" w:type="pct"/>
            <w:tcBorders>
              <w:top w:val="single" w:sz="4" w:space="0" w:color="auto"/>
              <w:left w:val="single" w:sz="4" w:space="0" w:color="auto"/>
              <w:bottom w:val="single" w:sz="4" w:space="0" w:color="auto"/>
              <w:right w:val="single" w:sz="4" w:space="0" w:color="auto"/>
            </w:tcBorders>
            <w:hideMark/>
          </w:tcPr>
          <w:p w14:paraId="454B8CD6" w14:textId="77777777" w:rsidR="00D21536" w:rsidRPr="0005402F" w:rsidRDefault="00D21536" w:rsidP="00E94CC3">
            <w:pPr>
              <w:pStyle w:val="Tablehead"/>
              <w:rPr>
                <w:sz w:val="24"/>
                <w:szCs w:val="24"/>
              </w:rPr>
            </w:pPr>
            <w:r w:rsidRPr="0005402F">
              <w:rPr>
                <w:sz w:val="24"/>
                <w:szCs w:val="24"/>
              </w:rPr>
              <w:t>Results</w:t>
            </w:r>
          </w:p>
        </w:tc>
      </w:tr>
      <w:tr w:rsidR="00D21536" w:rsidRPr="0005402F" w14:paraId="5B76734D" w14:textId="77777777" w:rsidTr="00E94CC3">
        <w:trPr>
          <w:trHeight w:val="899"/>
          <w:jc w:val="center"/>
        </w:trPr>
        <w:tc>
          <w:tcPr>
            <w:tcW w:w="1179" w:type="pct"/>
            <w:tcBorders>
              <w:top w:val="single" w:sz="4" w:space="0" w:color="auto"/>
              <w:left w:val="single" w:sz="4" w:space="0" w:color="auto"/>
              <w:bottom w:val="single" w:sz="4" w:space="0" w:color="auto"/>
              <w:right w:val="single" w:sz="4" w:space="0" w:color="auto"/>
            </w:tcBorders>
            <w:hideMark/>
          </w:tcPr>
          <w:p w14:paraId="47C153C6" w14:textId="6E05390B" w:rsidR="00D21536" w:rsidRPr="0005402F" w:rsidRDefault="00D21536" w:rsidP="00E94CC3">
            <w:pPr>
              <w:pStyle w:val="Tabletext"/>
              <w:rPr>
                <w:sz w:val="24"/>
                <w:szCs w:val="24"/>
              </w:rPr>
            </w:pPr>
            <w:r w:rsidRPr="0005402F">
              <w:rPr>
                <w:sz w:val="24"/>
                <w:szCs w:val="24"/>
              </w:rPr>
              <w:t xml:space="preserve">Importation rate of </w:t>
            </w:r>
            <w:r w:rsidR="00AB4991" w:rsidRPr="0005402F">
              <w:rPr>
                <w:sz w:val="24"/>
                <w:szCs w:val="24"/>
              </w:rPr>
              <w:t>m</w:t>
            </w:r>
            <w:r w:rsidRPr="0005402F">
              <w:rPr>
                <w:sz w:val="24"/>
                <w:szCs w:val="24"/>
              </w:rPr>
              <w:t>obile handsets:</w:t>
            </w:r>
          </w:p>
        </w:tc>
        <w:tc>
          <w:tcPr>
            <w:tcW w:w="801" w:type="pct"/>
            <w:tcBorders>
              <w:top w:val="single" w:sz="4" w:space="0" w:color="auto"/>
              <w:left w:val="single" w:sz="4" w:space="0" w:color="auto"/>
              <w:bottom w:val="single" w:sz="4" w:space="0" w:color="auto"/>
              <w:right w:val="single" w:sz="4" w:space="0" w:color="auto"/>
            </w:tcBorders>
            <w:hideMark/>
          </w:tcPr>
          <w:p w14:paraId="5EB7BE73" w14:textId="77777777" w:rsidR="00D21536" w:rsidRPr="0005402F" w:rsidRDefault="00D21536" w:rsidP="00E94CC3">
            <w:pPr>
              <w:pStyle w:val="Tabletext"/>
              <w:rPr>
                <w:sz w:val="24"/>
                <w:szCs w:val="24"/>
              </w:rPr>
            </w:pPr>
            <w:r w:rsidRPr="0005402F">
              <w:rPr>
                <w:sz w:val="24"/>
                <w:szCs w:val="24"/>
              </w:rPr>
              <w:t>Authorized and non-authorized vendors</w:t>
            </w:r>
          </w:p>
        </w:tc>
        <w:tc>
          <w:tcPr>
            <w:tcW w:w="3020" w:type="pct"/>
            <w:tcBorders>
              <w:top w:val="single" w:sz="4" w:space="0" w:color="auto"/>
              <w:left w:val="single" w:sz="4" w:space="0" w:color="auto"/>
              <w:bottom w:val="single" w:sz="4" w:space="0" w:color="auto"/>
              <w:right w:val="single" w:sz="4" w:space="0" w:color="auto"/>
            </w:tcBorders>
          </w:tcPr>
          <w:p w14:paraId="4A1234B8" w14:textId="5E3CBC3D" w:rsidR="00D21536" w:rsidRPr="0005402F" w:rsidRDefault="00D21536" w:rsidP="00E94CC3">
            <w:pPr>
              <w:pStyle w:val="Tabletext"/>
              <w:rPr>
                <w:sz w:val="24"/>
                <w:szCs w:val="24"/>
              </w:rPr>
            </w:pPr>
            <w:r w:rsidRPr="0005402F">
              <w:rPr>
                <w:sz w:val="24"/>
                <w:szCs w:val="24"/>
              </w:rPr>
              <w:t>100</w:t>
            </w:r>
            <w:r w:rsidR="00A17713" w:rsidRPr="0005402F">
              <w:rPr>
                <w:sz w:val="24"/>
                <w:szCs w:val="24"/>
              </w:rPr>
              <w:t xml:space="preserve"> </w:t>
            </w:r>
            <w:r w:rsidRPr="0005402F">
              <w:rPr>
                <w:sz w:val="24"/>
                <w:szCs w:val="24"/>
              </w:rPr>
              <w:t xml:space="preserve">% of mobile handsets </w:t>
            </w:r>
            <w:r w:rsidR="008442BB" w:rsidRPr="0005402F">
              <w:rPr>
                <w:sz w:val="24"/>
                <w:szCs w:val="24"/>
              </w:rPr>
              <w:t xml:space="preserve">were </w:t>
            </w:r>
            <w:r w:rsidRPr="0005402F">
              <w:rPr>
                <w:sz w:val="24"/>
                <w:szCs w:val="24"/>
              </w:rPr>
              <w:t xml:space="preserve">authorized and non-authorized vendors </w:t>
            </w:r>
            <w:r w:rsidR="008442BB" w:rsidRPr="0005402F">
              <w:rPr>
                <w:sz w:val="24"/>
                <w:szCs w:val="24"/>
              </w:rPr>
              <w:t>that were</w:t>
            </w:r>
            <w:r w:rsidRPr="0005402F">
              <w:rPr>
                <w:sz w:val="24"/>
                <w:szCs w:val="24"/>
              </w:rPr>
              <w:t xml:space="preserve"> imported</w:t>
            </w:r>
            <w:r w:rsidR="008442BB" w:rsidRPr="0005402F">
              <w:rPr>
                <w:sz w:val="24"/>
                <w:szCs w:val="24"/>
              </w:rPr>
              <w:t>, that they interviewed</w:t>
            </w:r>
            <w:r w:rsidRPr="0005402F">
              <w:rPr>
                <w:sz w:val="24"/>
                <w:szCs w:val="24"/>
              </w:rPr>
              <w:t>.</w:t>
            </w:r>
          </w:p>
          <w:p w14:paraId="377D42BF" w14:textId="77777777" w:rsidR="00D21536" w:rsidRPr="0005402F" w:rsidRDefault="00D21536" w:rsidP="00E94CC3">
            <w:pPr>
              <w:pStyle w:val="Tabletext"/>
              <w:rPr>
                <w:sz w:val="24"/>
                <w:szCs w:val="24"/>
              </w:rPr>
            </w:pPr>
          </w:p>
        </w:tc>
      </w:tr>
      <w:tr w:rsidR="00D21536" w:rsidRPr="0005402F" w14:paraId="5A757C9B" w14:textId="77777777" w:rsidTr="00E94CC3">
        <w:trPr>
          <w:trHeight w:val="1099"/>
          <w:jc w:val="center"/>
        </w:trPr>
        <w:tc>
          <w:tcPr>
            <w:tcW w:w="1179" w:type="pct"/>
            <w:tcBorders>
              <w:top w:val="single" w:sz="4" w:space="0" w:color="auto"/>
              <w:left w:val="single" w:sz="4" w:space="0" w:color="auto"/>
              <w:bottom w:val="single" w:sz="4" w:space="0" w:color="auto"/>
              <w:right w:val="single" w:sz="4" w:space="0" w:color="auto"/>
            </w:tcBorders>
            <w:hideMark/>
          </w:tcPr>
          <w:p w14:paraId="6A32299C" w14:textId="5B0E5802" w:rsidR="00D21536" w:rsidRPr="0005402F" w:rsidRDefault="00D21536" w:rsidP="00E94CC3">
            <w:pPr>
              <w:pStyle w:val="Tabletext"/>
              <w:rPr>
                <w:sz w:val="24"/>
                <w:szCs w:val="24"/>
              </w:rPr>
            </w:pPr>
            <w:r w:rsidRPr="0005402F">
              <w:rPr>
                <w:sz w:val="24"/>
                <w:szCs w:val="24"/>
              </w:rPr>
              <w:t>The need f</w:t>
            </w:r>
            <w:r w:rsidR="001963D9" w:rsidRPr="0005402F">
              <w:rPr>
                <w:sz w:val="24"/>
                <w:szCs w:val="24"/>
              </w:rPr>
              <w:t>or</w:t>
            </w:r>
            <w:r w:rsidRPr="0005402F">
              <w:rPr>
                <w:sz w:val="24"/>
                <w:szCs w:val="24"/>
              </w:rPr>
              <w:t xml:space="preserve"> import entitlements</w:t>
            </w:r>
          </w:p>
        </w:tc>
        <w:tc>
          <w:tcPr>
            <w:tcW w:w="801" w:type="pct"/>
            <w:tcBorders>
              <w:top w:val="single" w:sz="4" w:space="0" w:color="auto"/>
              <w:left w:val="single" w:sz="4" w:space="0" w:color="auto"/>
              <w:bottom w:val="single" w:sz="4" w:space="0" w:color="auto"/>
              <w:right w:val="single" w:sz="4" w:space="0" w:color="auto"/>
            </w:tcBorders>
            <w:hideMark/>
          </w:tcPr>
          <w:p w14:paraId="2173414E" w14:textId="77777777" w:rsidR="00D21536" w:rsidRPr="0005402F" w:rsidRDefault="00D21536" w:rsidP="00E94CC3">
            <w:pPr>
              <w:pStyle w:val="Tabletext"/>
              <w:rPr>
                <w:sz w:val="24"/>
                <w:szCs w:val="24"/>
              </w:rPr>
            </w:pPr>
            <w:r w:rsidRPr="0005402F">
              <w:rPr>
                <w:sz w:val="24"/>
                <w:szCs w:val="24"/>
              </w:rPr>
              <w:t>Authorized and non-authorized vendors</w:t>
            </w:r>
          </w:p>
        </w:tc>
        <w:tc>
          <w:tcPr>
            <w:tcW w:w="3020" w:type="pct"/>
            <w:tcBorders>
              <w:top w:val="single" w:sz="4" w:space="0" w:color="auto"/>
              <w:left w:val="single" w:sz="4" w:space="0" w:color="auto"/>
              <w:bottom w:val="single" w:sz="4" w:space="0" w:color="auto"/>
              <w:right w:val="single" w:sz="4" w:space="0" w:color="auto"/>
            </w:tcBorders>
            <w:hideMark/>
          </w:tcPr>
          <w:p w14:paraId="5D9D1BEF" w14:textId="50533B7D" w:rsidR="00D21536" w:rsidRPr="0005402F" w:rsidRDefault="00D21536" w:rsidP="00E94CC3">
            <w:pPr>
              <w:pStyle w:val="Tabletext"/>
              <w:rPr>
                <w:sz w:val="24"/>
                <w:szCs w:val="24"/>
              </w:rPr>
            </w:pPr>
            <w:r w:rsidRPr="0005402F">
              <w:rPr>
                <w:sz w:val="24"/>
                <w:szCs w:val="24"/>
              </w:rPr>
              <w:t>100</w:t>
            </w:r>
            <w:r w:rsidR="00A17713" w:rsidRPr="0005402F">
              <w:rPr>
                <w:sz w:val="24"/>
                <w:szCs w:val="24"/>
              </w:rPr>
              <w:t xml:space="preserve"> </w:t>
            </w:r>
            <w:r w:rsidRPr="0005402F">
              <w:rPr>
                <w:sz w:val="24"/>
                <w:szCs w:val="24"/>
              </w:rPr>
              <w:t xml:space="preserve">% of authorized vendors </w:t>
            </w:r>
            <w:r w:rsidR="009C3BE9" w:rsidRPr="0005402F">
              <w:rPr>
                <w:sz w:val="24"/>
                <w:szCs w:val="24"/>
              </w:rPr>
              <w:t>require</w:t>
            </w:r>
            <w:r w:rsidRPr="0005402F">
              <w:rPr>
                <w:sz w:val="24"/>
                <w:szCs w:val="24"/>
              </w:rPr>
              <w:t xml:space="preserve"> this entitlement</w:t>
            </w:r>
          </w:p>
          <w:p w14:paraId="6F458E6A" w14:textId="241E006E" w:rsidR="00D21536" w:rsidRPr="0005402F" w:rsidRDefault="00D21536" w:rsidP="00E94CC3">
            <w:pPr>
              <w:pStyle w:val="Tabletext"/>
              <w:rPr>
                <w:sz w:val="24"/>
                <w:szCs w:val="24"/>
              </w:rPr>
            </w:pPr>
            <w:r w:rsidRPr="0005402F">
              <w:rPr>
                <w:sz w:val="24"/>
                <w:szCs w:val="24"/>
              </w:rPr>
              <w:t>0</w:t>
            </w:r>
            <w:r w:rsidR="00A17713" w:rsidRPr="0005402F">
              <w:rPr>
                <w:sz w:val="24"/>
                <w:szCs w:val="24"/>
              </w:rPr>
              <w:t xml:space="preserve"> </w:t>
            </w:r>
            <w:r w:rsidRPr="0005402F">
              <w:rPr>
                <w:sz w:val="24"/>
                <w:szCs w:val="24"/>
              </w:rPr>
              <w:t xml:space="preserve">% of non-authorized vendors </w:t>
            </w:r>
            <w:r w:rsidR="009C3BE9" w:rsidRPr="0005402F">
              <w:rPr>
                <w:sz w:val="24"/>
                <w:szCs w:val="24"/>
              </w:rPr>
              <w:t>require</w:t>
            </w:r>
            <w:r w:rsidRPr="0005402F">
              <w:rPr>
                <w:sz w:val="24"/>
                <w:szCs w:val="24"/>
              </w:rPr>
              <w:t xml:space="preserve"> this entitlement</w:t>
            </w:r>
          </w:p>
        </w:tc>
      </w:tr>
      <w:tr w:rsidR="00D21536" w:rsidRPr="0005402F" w14:paraId="108B6B53" w14:textId="77777777" w:rsidTr="00E94CC3">
        <w:trPr>
          <w:trHeight w:val="1446"/>
          <w:jc w:val="center"/>
        </w:trPr>
        <w:tc>
          <w:tcPr>
            <w:tcW w:w="1179" w:type="pct"/>
            <w:tcBorders>
              <w:top w:val="single" w:sz="4" w:space="0" w:color="auto"/>
              <w:left w:val="single" w:sz="4" w:space="0" w:color="auto"/>
              <w:bottom w:val="single" w:sz="4" w:space="0" w:color="auto"/>
              <w:right w:val="single" w:sz="4" w:space="0" w:color="auto"/>
            </w:tcBorders>
            <w:hideMark/>
          </w:tcPr>
          <w:p w14:paraId="683A2923" w14:textId="2E034385" w:rsidR="00D21536" w:rsidRPr="0005402F" w:rsidRDefault="00D21536" w:rsidP="00E94CC3">
            <w:pPr>
              <w:pStyle w:val="Tabletext"/>
              <w:rPr>
                <w:sz w:val="24"/>
                <w:szCs w:val="24"/>
              </w:rPr>
            </w:pPr>
            <w:r w:rsidRPr="0005402F">
              <w:rPr>
                <w:sz w:val="24"/>
                <w:szCs w:val="24"/>
              </w:rPr>
              <w:t xml:space="preserve">Customs clearance costs for </w:t>
            </w:r>
            <w:r w:rsidR="00DE1BE2" w:rsidRPr="0005402F">
              <w:rPr>
                <w:sz w:val="24"/>
                <w:szCs w:val="24"/>
              </w:rPr>
              <w:t>m</w:t>
            </w:r>
            <w:r w:rsidRPr="0005402F">
              <w:rPr>
                <w:sz w:val="24"/>
                <w:szCs w:val="24"/>
              </w:rPr>
              <w:t>obile handsets</w:t>
            </w:r>
          </w:p>
        </w:tc>
        <w:tc>
          <w:tcPr>
            <w:tcW w:w="801" w:type="pct"/>
            <w:tcBorders>
              <w:top w:val="single" w:sz="4" w:space="0" w:color="auto"/>
              <w:left w:val="single" w:sz="4" w:space="0" w:color="auto"/>
              <w:bottom w:val="single" w:sz="4" w:space="0" w:color="auto"/>
              <w:right w:val="single" w:sz="4" w:space="0" w:color="auto"/>
            </w:tcBorders>
          </w:tcPr>
          <w:p w14:paraId="1A4913F6" w14:textId="72F550BC" w:rsidR="00D21536" w:rsidRPr="0005402F" w:rsidRDefault="00D21536" w:rsidP="00E94CC3">
            <w:pPr>
              <w:pStyle w:val="Tabletext"/>
              <w:rPr>
                <w:sz w:val="24"/>
                <w:szCs w:val="24"/>
              </w:rPr>
            </w:pPr>
            <w:r w:rsidRPr="0005402F">
              <w:rPr>
                <w:sz w:val="24"/>
                <w:szCs w:val="24"/>
              </w:rPr>
              <w:t>Authorized vendors</w:t>
            </w:r>
          </w:p>
          <w:p w14:paraId="008F7B98" w14:textId="77777777" w:rsidR="00D21536" w:rsidRPr="0005402F" w:rsidRDefault="00D21536" w:rsidP="00E94CC3">
            <w:pPr>
              <w:pStyle w:val="Tabletext"/>
              <w:rPr>
                <w:sz w:val="24"/>
                <w:szCs w:val="24"/>
              </w:rPr>
            </w:pPr>
          </w:p>
          <w:p w14:paraId="1B8524AD" w14:textId="56A15682" w:rsidR="00D21536" w:rsidRPr="0005402F" w:rsidRDefault="00D21536" w:rsidP="00E94CC3">
            <w:pPr>
              <w:pStyle w:val="Tabletext"/>
              <w:rPr>
                <w:sz w:val="24"/>
                <w:szCs w:val="24"/>
              </w:rPr>
            </w:pPr>
            <w:r w:rsidRPr="0005402F">
              <w:rPr>
                <w:sz w:val="24"/>
                <w:szCs w:val="24"/>
              </w:rPr>
              <w:t>Non</w:t>
            </w:r>
            <w:r w:rsidR="001274E1" w:rsidRPr="0005402F">
              <w:rPr>
                <w:sz w:val="24"/>
                <w:szCs w:val="24"/>
              </w:rPr>
              <w:t>-a</w:t>
            </w:r>
            <w:r w:rsidRPr="0005402F">
              <w:rPr>
                <w:sz w:val="24"/>
                <w:szCs w:val="24"/>
              </w:rPr>
              <w:t>uthorized vendors</w:t>
            </w:r>
          </w:p>
        </w:tc>
        <w:tc>
          <w:tcPr>
            <w:tcW w:w="3020" w:type="pct"/>
            <w:tcBorders>
              <w:top w:val="single" w:sz="4" w:space="0" w:color="auto"/>
              <w:left w:val="single" w:sz="4" w:space="0" w:color="auto"/>
              <w:bottom w:val="single" w:sz="4" w:space="0" w:color="auto"/>
              <w:right w:val="single" w:sz="4" w:space="0" w:color="auto"/>
            </w:tcBorders>
          </w:tcPr>
          <w:p w14:paraId="5DDCCC00" w14:textId="30FA6C71" w:rsidR="00D21536" w:rsidRPr="0005402F" w:rsidRDefault="00D21536" w:rsidP="00E94CC3">
            <w:pPr>
              <w:pStyle w:val="Tabletext"/>
              <w:rPr>
                <w:sz w:val="24"/>
                <w:szCs w:val="24"/>
              </w:rPr>
            </w:pPr>
            <w:r w:rsidRPr="0005402F">
              <w:rPr>
                <w:sz w:val="24"/>
                <w:szCs w:val="24"/>
              </w:rPr>
              <w:t>32</w:t>
            </w:r>
            <w:r w:rsidR="001963D9" w:rsidRPr="0005402F">
              <w:rPr>
                <w:sz w:val="24"/>
                <w:szCs w:val="24"/>
              </w:rPr>
              <w:t xml:space="preserve"> </w:t>
            </w:r>
            <w:r w:rsidRPr="0005402F">
              <w:rPr>
                <w:sz w:val="24"/>
                <w:szCs w:val="24"/>
              </w:rPr>
              <w:t>% find it expensive,</w:t>
            </w:r>
            <w:r w:rsidR="001963D9" w:rsidRPr="0005402F">
              <w:rPr>
                <w:sz w:val="24"/>
                <w:szCs w:val="24"/>
              </w:rPr>
              <w:t xml:space="preserve"> </w:t>
            </w:r>
            <w:r w:rsidRPr="0005402F">
              <w:rPr>
                <w:sz w:val="24"/>
                <w:szCs w:val="24"/>
              </w:rPr>
              <w:t>44</w:t>
            </w:r>
            <w:r w:rsidR="001963D9" w:rsidRPr="0005402F">
              <w:rPr>
                <w:sz w:val="24"/>
                <w:szCs w:val="24"/>
              </w:rPr>
              <w:t xml:space="preserve"> </w:t>
            </w:r>
            <w:r w:rsidRPr="0005402F">
              <w:rPr>
                <w:sz w:val="24"/>
                <w:szCs w:val="24"/>
              </w:rPr>
              <w:t>% have a problem with the costs and 24</w:t>
            </w:r>
            <w:r w:rsidR="001963D9" w:rsidRPr="0005402F">
              <w:rPr>
                <w:sz w:val="24"/>
                <w:szCs w:val="24"/>
              </w:rPr>
              <w:t xml:space="preserve"> </w:t>
            </w:r>
            <w:r w:rsidRPr="0005402F">
              <w:rPr>
                <w:sz w:val="24"/>
                <w:szCs w:val="24"/>
              </w:rPr>
              <w:t>% find it affordable</w:t>
            </w:r>
          </w:p>
          <w:p w14:paraId="7A8B0875" w14:textId="77777777" w:rsidR="00D21536" w:rsidRPr="0005402F" w:rsidRDefault="00D21536" w:rsidP="00E94CC3">
            <w:pPr>
              <w:pStyle w:val="Tabletext"/>
              <w:rPr>
                <w:sz w:val="24"/>
                <w:szCs w:val="24"/>
              </w:rPr>
            </w:pPr>
          </w:p>
          <w:p w14:paraId="42D05A9A" w14:textId="06809F22" w:rsidR="00D21536" w:rsidRPr="0005402F" w:rsidRDefault="00D21536" w:rsidP="00E94CC3">
            <w:pPr>
              <w:pStyle w:val="Tabletext"/>
              <w:rPr>
                <w:sz w:val="24"/>
                <w:szCs w:val="24"/>
              </w:rPr>
            </w:pPr>
            <w:r w:rsidRPr="0005402F">
              <w:rPr>
                <w:sz w:val="24"/>
                <w:szCs w:val="24"/>
              </w:rPr>
              <w:t>10</w:t>
            </w:r>
            <w:r w:rsidR="00CD7C65" w:rsidRPr="0005402F">
              <w:rPr>
                <w:sz w:val="24"/>
                <w:szCs w:val="24"/>
              </w:rPr>
              <w:t xml:space="preserve"> </w:t>
            </w:r>
            <w:r w:rsidRPr="0005402F">
              <w:rPr>
                <w:sz w:val="24"/>
                <w:szCs w:val="24"/>
              </w:rPr>
              <w:t>% find i</w:t>
            </w:r>
            <w:r w:rsidR="00DE1BE2" w:rsidRPr="0005402F">
              <w:rPr>
                <w:sz w:val="24"/>
                <w:szCs w:val="24"/>
              </w:rPr>
              <w:t>t</w:t>
            </w:r>
            <w:r w:rsidRPr="0005402F">
              <w:rPr>
                <w:sz w:val="24"/>
                <w:szCs w:val="24"/>
              </w:rPr>
              <w:t xml:space="preserve"> very expensive;</w:t>
            </w:r>
          </w:p>
          <w:p w14:paraId="4E30A794" w14:textId="61331497" w:rsidR="00D21536" w:rsidRPr="0005402F" w:rsidRDefault="00D21536" w:rsidP="00E94CC3">
            <w:pPr>
              <w:pStyle w:val="Tabletext"/>
              <w:rPr>
                <w:sz w:val="24"/>
                <w:szCs w:val="24"/>
              </w:rPr>
            </w:pPr>
            <w:r w:rsidRPr="0005402F">
              <w:rPr>
                <w:sz w:val="24"/>
                <w:szCs w:val="24"/>
              </w:rPr>
              <w:t>73, 3</w:t>
            </w:r>
            <w:r w:rsidR="00CD7C65" w:rsidRPr="0005402F">
              <w:rPr>
                <w:sz w:val="24"/>
                <w:szCs w:val="24"/>
              </w:rPr>
              <w:t xml:space="preserve"> </w:t>
            </w:r>
            <w:r w:rsidRPr="0005402F">
              <w:rPr>
                <w:sz w:val="24"/>
                <w:szCs w:val="24"/>
              </w:rPr>
              <w:t>% find it expensive;</w:t>
            </w:r>
          </w:p>
          <w:p w14:paraId="3B99A63E" w14:textId="5F13B366" w:rsidR="00D21536" w:rsidRPr="0005402F" w:rsidRDefault="00D21536" w:rsidP="00E94CC3">
            <w:pPr>
              <w:pStyle w:val="Tabletext"/>
              <w:rPr>
                <w:sz w:val="24"/>
                <w:szCs w:val="24"/>
              </w:rPr>
            </w:pPr>
            <w:r w:rsidRPr="0005402F">
              <w:rPr>
                <w:sz w:val="24"/>
                <w:szCs w:val="24"/>
              </w:rPr>
              <w:t>16, 7</w:t>
            </w:r>
            <w:r w:rsidR="00CD7C65" w:rsidRPr="0005402F">
              <w:rPr>
                <w:sz w:val="24"/>
                <w:szCs w:val="24"/>
              </w:rPr>
              <w:t xml:space="preserve"> </w:t>
            </w:r>
            <w:r w:rsidRPr="0005402F">
              <w:rPr>
                <w:sz w:val="24"/>
                <w:szCs w:val="24"/>
              </w:rPr>
              <w:t>% find it affordable.</w:t>
            </w:r>
          </w:p>
        </w:tc>
      </w:tr>
      <w:tr w:rsidR="00D21536" w:rsidRPr="0005402F" w14:paraId="59204FA4" w14:textId="77777777" w:rsidTr="00E94CC3">
        <w:trPr>
          <w:trHeight w:val="1260"/>
          <w:jc w:val="center"/>
        </w:trPr>
        <w:tc>
          <w:tcPr>
            <w:tcW w:w="1179" w:type="pct"/>
            <w:tcBorders>
              <w:top w:val="single" w:sz="4" w:space="0" w:color="auto"/>
              <w:left w:val="single" w:sz="4" w:space="0" w:color="auto"/>
              <w:bottom w:val="single" w:sz="4" w:space="0" w:color="auto"/>
              <w:right w:val="single" w:sz="4" w:space="0" w:color="auto"/>
            </w:tcBorders>
            <w:hideMark/>
          </w:tcPr>
          <w:p w14:paraId="4FA0F79D" w14:textId="77777777" w:rsidR="00D21536" w:rsidRPr="0005402F" w:rsidRDefault="00D21536" w:rsidP="00E94CC3">
            <w:pPr>
              <w:pStyle w:val="Tabletext"/>
              <w:rPr>
                <w:sz w:val="24"/>
                <w:szCs w:val="24"/>
              </w:rPr>
            </w:pPr>
            <w:r w:rsidRPr="0005402F">
              <w:rPr>
                <w:sz w:val="24"/>
                <w:szCs w:val="24"/>
              </w:rPr>
              <w:t>The place to buy the mobile handsets</w:t>
            </w:r>
          </w:p>
        </w:tc>
        <w:tc>
          <w:tcPr>
            <w:tcW w:w="801" w:type="pct"/>
            <w:tcBorders>
              <w:top w:val="single" w:sz="4" w:space="0" w:color="auto"/>
              <w:left w:val="single" w:sz="4" w:space="0" w:color="auto"/>
              <w:bottom w:val="single" w:sz="4" w:space="0" w:color="auto"/>
              <w:right w:val="single" w:sz="4" w:space="0" w:color="auto"/>
            </w:tcBorders>
            <w:hideMark/>
          </w:tcPr>
          <w:p w14:paraId="6D481F2B" w14:textId="77777777" w:rsidR="00D21536" w:rsidRPr="0005402F" w:rsidRDefault="00D21536" w:rsidP="00E94CC3">
            <w:pPr>
              <w:pStyle w:val="Tabletext"/>
              <w:rPr>
                <w:sz w:val="24"/>
                <w:szCs w:val="24"/>
              </w:rPr>
            </w:pPr>
            <w:r w:rsidRPr="0005402F">
              <w:rPr>
                <w:sz w:val="24"/>
                <w:szCs w:val="24"/>
              </w:rPr>
              <w:t>Mobile users</w:t>
            </w:r>
          </w:p>
        </w:tc>
        <w:tc>
          <w:tcPr>
            <w:tcW w:w="3020" w:type="pct"/>
            <w:tcBorders>
              <w:top w:val="single" w:sz="4" w:space="0" w:color="auto"/>
              <w:left w:val="single" w:sz="4" w:space="0" w:color="auto"/>
              <w:bottom w:val="single" w:sz="4" w:space="0" w:color="auto"/>
              <w:right w:val="single" w:sz="4" w:space="0" w:color="auto"/>
            </w:tcBorders>
            <w:hideMark/>
          </w:tcPr>
          <w:p w14:paraId="02E0AC5C" w14:textId="46532A9E" w:rsidR="00D21536" w:rsidRPr="0005402F" w:rsidRDefault="00D21536" w:rsidP="00E94CC3">
            <w:pPr>
              <w:pStyle w:val="Tabletext"/>
              <w:rPr>
                <w:sz w:val="24"/>
                <w:szCs w:val="24"/>
              </w:rPr>
            </w:pPr>
            <w:r w:rsidRPr="0005402F">
              <w:rPr>
                <w:sz w:val="24"/>
                <w:szCs w:val="24"/>
              </w:rPr>
              <w:t>50</w:t>
            </w:r>
            <w:r w:rsidR="00371E33" w:rsidRPr="0005402F">
              <w:rPr>
                <w:sz w:val="24"/>
                <w:szCs w:val="24"/>
              </w:rPr>
              <w:t xml:space="preserve"> </w:t>
            </w:r>
            <w:r w:rsidRPr="0005402F">
              <w:rPr>
                <w:sz w:val="24"/>
                <w:szCs w:val="24"/>
              </w:rPr>
              <w:t>% buy it th</w:t>
            </w:r>
            <w:r w:rsidR="00371E33" w:rsidRPr="0005402F">
              <w:rPr>
                <w:sz w:val="24"/>
                <w:szCs w:val="24"/>
              </w:rPr>
              <w:t>rough</w:t>
            </w:r>
            <w:r w:rsidRPr="0005402F">
              <w:rPr>
                <w:sz w:val="24"/>
                <w:szCs w:val="24"/>
              </w:rPr>
              <w:t xml:space="preserve"> authorized sellers</w:t>
            </w:r>
          </w:p>
          <w:p w14:paraId="00410318" w14:textId="063A3D6D" w:rsidR="00D21536" w:rsidRPr="0005402F" w:rsidRDefault="00D21536" w:rsidP="00E94CC3">
            <w:pPr>
              <w:pStyle w:val="Tabletext"/>
              <w:rPr>
                <w:sz w:val="24"/>
                <w:szCs w:val="24"/>
              </w:rPr>
            </w:pPr>
            <w:r w:rsidRPr="0005402F">
              <w:rPr>
                <w:sz w:val="24"/>
                <w:szCs w:val="24"/>
              </w:rPr>
              <w:t>26</w:t>
            </w:r>
            <w:r w:rsidR="00371E33" w:rsidRPr="0005402F">
              <w:rPr>
                <w:sz w:val="24"/>
                <w:szCs w:val="24"/>
              </w:rPr>
              <w:t xml:space="preserve"> </w:t>
            </w:r>
            <w:r w:rsidRPr="0005402F">
              <w:rPr>
                <w:sz w:val="24"/>
                <w:szCs w:val="24"/>
              </w:rPr>
              <w:t>% buy it th</w:t>
            </w:r>
            <w:r w:rsidR="002D13B2" w:rsidRPr="0005402F">
              <w:rPr>
                <w:sz w:val="24"/>
                <w:szCs w:val="24"/>
              </w:rPr>
              <w:t>rough</w:t>
            </w:r>
            <w:r w:rsidRPr="0005402F">
              <w:rPr>
                <w:sz w:val="24"/>
                <w:szCs w:val="24"/>
              </w:rPr>
              <w:t xml:space="preserve"> </w:t>
            </w:r>
            <w:r w:rsidR="00371E33" w:rsidRPr="0005402F">
              <w:rPr>
                <w:sz w:val="24"/>
                <w:szCs w:val="24"/>
              </w:rPr>
              <w:t>n</w:t>
            </w:r>
            <w:r w:rsidRPr="0005402F">
              <w:rPr>
                <w:sz w:val="24"/>
                <w:szCs w:val="24"/>
              </w:rPr>
              <w:t>on-authorized and the 24</w:t>
            </w:r>
            <w:r w:rsidR="0016136E" w:rsidRPr="0005402F">
              <w:rPr>
                <w:sz w:val="24"/>
                <w:szCs w:val="24"/>
              </w:rPr>
              <w:t xml:space="preserve"> </w:t>
            </w:r>
            <w:r w:rsidRPr="0005402F">
              <w:rPr>
                <w:sz w:val="24"/>
                <w:szCs w:val="24"/>
              </w:rPr>
              <w:t>% don</w:t>
            </w:r>
            <w:r w:rsidR="00894970" w:rsidRPr="0005402F">
              <w:rPr>
                <w:sz w:val="24"/>
                <w:szCs w:val="24"/>
              </w:rPr>
              <w:t>'</w:t>
            </w:r>
            <w:r w:rsidRPr="0005402F">
              <w:rPr>
                <w:sz w:val="24"/>
                <w:szCs w:val="24"/>
              </w:rPr>
              <w:t>t care where to buy it as long as the prices suit them.</w:t>
            </w:r>
          </w:p>
        </w:tc>
      </w:tr>
      <w:tr w:rsidR="00D21536" w:rsidRPr="0005402F" w14:paraId="2AE75A34" w14:textId="77777777" w:rsidTr="00E94CC3">
        <w:trPr>
          <w:trHeight w:val="1547"/>
          <w:jc w:val="center"/>
        </w:trPr>
        <w:tc>
          <w:tcPr>
            <w:tcW w:w="1179" w:type="pct"/>
            <w:tcBorders>
              <w:top w:val="single" w:sz="4" w:space="0" w:color="auto"/>
              <w:left w:val="single" w:sz="4" w:space="0" w:color="auto"/>
              <w:bottom w:val="single" w:sz="4" w:space="0" w:color="auto"/>
              <w:right w:val="single" w:sz="4" w:space="0" w:color="auto"/>
            </w:tcBorders>
            <w:hideMark/>
          </w:tcPr>
          <w:p w14:paraId="479C1F96" w14:textId="03531F92" w:rsidR="00D21536" w:rsidRPr="0005402F" w:rsidRDefault="00D21536" w:rsidP="00E94CC3">
            <w:pPr>
              <w:pStyle w:val="Tabletext"/>
              <w:rPr>
                <w:sz w:val="24"/>
                <w:szCs w:val="24"/>
              </w:rPr>
            </w:pPr>
            <w:r w:rsidRPr="0005402F">
              <w:rPr>
                <w:sz w:val="24"/>
                <w:szCs w:val="24"/>
              </w:rPr>
              <w:t xml:space="preserve">The criteria of choice of the </w:t>
            </w:r>
            <w:r w:rsidR="003679E1" w:rsidRPr="0005402F">
              <w:rPr>
                <w:sz w:val="24"/>
                <w:szCs w:val="24"/>
              </w:rPr>
              <w:t>h</w:t>
            </w:r>
            <w:r w:rsidRPr="0005402F">
              <w:rPr>
                <w:sz w:val="24"/>
                <w:szCs w:val="24"/>
              </w:rPr>
              <w:t>andsets</w:t>
            </w:r>
          </w:p>
        </w:tc>
        <w:tc>
          <w:tcPr>
            <w:tcW w:w="801" w:type="pct"/>
            <w:tcBorders>
              <w:top w:val="single" w:sz="4" w:space="0" w:color="auto"/>
              <w:left w:val="single" w:sz="4" w:space="0" w:color="auto"/>
              <w:bottom w:val="single" w:sz="4" w:space="0" w:color="auto"/>
              <w:right w:val="single" w:sz="4" w:space="0" w:color="auto"/>
            </w:tcBorders>
            <w:hideMark/>
          </w:tcPr>
          <w:p w14:paraId="4B74A558" w14:textId="77777777" w:rsidR="00D21536" w:rsidRPr="0005402F" w:rsidRDefault="00D21536" w:rsidP="00E94CC3">
            <w:pPr>
              <w:pStyle w:val="Tabletext"/>
              <w:rPr>
                <w:sz w:val="24"/>
                <w:szCs w:val="24"/>
              </w:rPr>
            </w:pPr>
            <w:r w:rsidRPr="0005402F">
              <w:rPr>
                <w:sz w:val="24"/>
                <w:szCs w:val="24"/>
              </w:rPr>
              <w:t>Mobile users</w:t>
            </w:r>
          </w:p>
        </w:tc>
        <w:tc>
          <w:tcPr>
            <w:tcW w:w="3020" w:type="pct"/>
            <w:tcBorders>
              <w:top w:val="single" w:sz="4" w:space="0" w:color="auto"/>
              <w:left w:val="single" w:sz="4" w:space="0" w:color="auto"/>
              <w:bottom w:val="single" w:sz="4" w:space="0" w:color="auto"/>
              <w:right w:val="single" w:sz="4" w:space="0" w:color="auto"/>
            </w:tcBorders>
            <w:hideMark/>
          </w:tcPr>
          <w:p w14:paraId="54F7F15E" w14:textId="26EED485" w:rsidR="00D21536" w:rsidRPr="0005402F" w:rsidRDefault="00D21536" w:rsidP="00E94CC3">
            <w:pPr>
              <w:pStyle w:val="Tabletext"/>
              <w:rPr>
                <w:sz w:val="24"/>
                <w:szCs w:val="24"/>
              </w:rPr>
            </w:pPr>
            <w:r w:rsidRPr="0005402F">
              <w:rPr>
                <w:sz w:val="24"/>
                <w:szCs w:val="24"/>
              </w:rPr>
              <w:t>44</w:t>
            </w:r>
            <w:r w:rsidR="006575FA" w:rsidRPr="0005402F">
              <w:rPr>
                <w:sz w:val="24"/>
                <w:szCs w:val="24"/>
              </w:rPr>
              <w:t xml:space="preserve"> </w:t>
            </w:r>
            <w:r w:rsidRPr="0005402F">
              <w:rPr>
                <w:sz w:val="24"/>
                <w:szCs w:val="24"/>
              </w:rPr>
              <w:t xml:space="preserve">% choose to buy a handset as long as it is not </w:t>
            </w:r>
            <w:r w:rsidR="00D40DAE" w:rsidRPr="0005402F">
              <w:rPr>
                <w:sz w:val="24"/>
                <w:szCs w:val="24"/>
              </w:rPr>
              <w:t xml:space="preserve">a </w:t>
            </w:r>
            <w:r w:rsidRPr="0005402F">
              <w:rPr>
                <w:sz w:val="24"/>
                <w:szCs w:val="24"/>
              </w:rPr>
              <w:t xml:space="preserve">Chinese </w:t>
            </w:r>
            <w:r w:rsidR="008B205E" w:rsidRPr="0005402F">
              <w:rPr>
                <w:sz w:val="24"/>
                <w:szCs w:val="24"/>
              </w:rPr>
              <w:t>handset</w:t>
            </w:r>
          </w:p>
          <w:p w14:paraId="46F3792B" w14:textId="7A63443E" w:rsidR="00D21536" w:rsidRPr="0005402F" w:rsidRDefault="00D21536" w:rsidP="00E94CC3">
            <w:pPr>
              <w:pStyle w:val="Tabletext"/>
              <w:rPr>
                <w:sz w:val="24"/>
                <w:szCs w:val="24"/>
              </w:rPr>
            </w:pPr>
            <w:r w:rsidRPr="0005402F">
              <w:rPr>
                <w:sz w:val="24"/>
                <w:szCs w:val="24"/>
              </w:rPr>
              <w:t>30</w:t>
            </w:r>
            <w:r w:rsidR="006575FA" w:rsidRPr="0005402F">
              <w:rPr>
                <w:sz w:val="24"/>
                <w:szCs w:val="24"/>
              </w:rPr>
              <w:t xml:space="preserve"> </w:t>
            </w:r>
            <w:r w:rsidRPr="0005402F">
              <w:rPr>
                <w:sz w:val="24"/>
                <w:szCs w:val="24"/>
              </w:rPr>
              <w:t xml:space="preserve">% choose to buy a handset according to its quality </w:t>
            </w:r>
          </w:p>
          <w:p w14:paraId="057C2E2E" w14:textId="4C538573" w:rsidR="00D21536" w:rsidRPr="0005402F" w:rsidRDefault="00D21536" w:rsidP="00E94CC3">
            <w:pPr>
              <w:pStyle w:val="Tabletext"/>
              <w:rPr>
                <w:sz w:val="24"/>
                <w:szCs w:val="24"/>
              </w:rPr>
            </w:pPr>
            <w:r w:rsidRPr="0005402F">
              <w:rPr>
                <w:sz w:val="24"/>
                <w:szCs w:val="24"/>
              </w:rPr>
              <w:t>22</w:t>
            </w:r>
            <w:r w:rsidR="006575FA" w:rsidRPr="0005402F">
              <w:rPr>
                <w:sz w:val="24"/>
                <w:szCs w:val="24"/>
              </w:rPr>
              <w:t xml:space="preserve"> </w:t>
            </w:r>
            <w:r w:rsidRPr="0005402F">
              <w:rPr>
                <w:sz w:val="24"/>
                <w:szCs w:val="24"/>
              </w:rPr>
              <w:t>% choose brand products</w:t>
            </w:r>
          </w:p>
          <w:p w14:paraId="08046019" w14:textId="335BB9CD" w:rsidR="00D21536" w:rsidRPr="0005402F" w:rsidRDefault="00D21536" w:rsidP="00E94CC3">
            <w:pPr>
              <w:pStyle w:val="Tabletext"/>
              <w:rPr>
                <w:sz w:val="24"/>
                <w:szCs w:val="24"/>
              </w:rPr>
            </w:pPr>
            <w:r w:rsidRPr="0005402F">
              <w:rPr>
                <w:sz w:val="24"/>
                <w:szCs w:val="24"/>
              </w:rPr>
              <w:t>8</w:t>
            </w:r>
            <w:r w:rsidR="006575FA" w:rsidRPr="0005402F">
              <w:rPr>
                <w:sz w:val="24"/>
                <w:szCs w:val="24"/>
              </w:rPr>
              <w:t xml:space="preserve"> </w:t>
            </w:r>
            <w:r w:rsidRPr="0005402F">
              <w:rPr>
                <w:sz w:val="24"/>
                <w:szCs w:val="24"/>
              </w:rPr>
              <w:t xml:space="preserve">% choose the cheapest </w:t>
            </w:r>
            <w:r w:rsidR="009F4069" w:rsidRPr="0005402F">
              <w:rPr>
                <w:sz w:val="24"/>
                <w:szCs w:val="24"/>
              </w:rPr>
              <w:t>handsets</w:t>
            </w:r>
          </w:p>
        </w:tc>
      </w:tr>
      <w:tr w:rsidR="00D21536" w:rsidRPr="0005402F" w14:paraId="3210B7D6" w14:textId="77777777" w:rsidTr="00E94CC3">
        <w:trPr>
          <w:trHeight w:val="1446"/>
          <w:jc w:val="center"/>
        </w:trPr>
        <w:tc>
          <w:tcPr>
            <w:tcW w:w="1179" w:type="pct"/>
            <w:tcBorders>
              <w:top w:val="single" w:sz="4" w:space="0" w:color="auto"/>
              <w:left w:val="single" w:sz="4" w:space="0" w:color="auto"/>
              <w:bottom w:val="single" w:sz="4" w:space="0" w:color="auto"/>
              <w:right w:val="single" w:sz="4" w:space="0" w:color="auto"/>
            </w:tcBorders>
            <w:hideMark/>
          </w:tcPr>
          <w:p w14:paraId="087C3C6F" w14:textId="77777777" w:rsidR="00D21536" w:rsidRPr="0005402F" w:rsidRDefault="00D21536" w:rsidP="00E94CC3">
            <w:pPr>
              <w:pStyle w:val="Tabletext"/>
              <w:rPr>
                <w:sz w:val="24"/>
                <w:szCs w:val="24"/>
              </w:rPr>
            </w:pPr>
            <w:r w:rsidRPr="0005402F">
              <w:rPr>
                <w:sz w:val="24"/>
                <w:szCs w:val="24"/>
              </w:rPr>
              <w:t>Type of chosen mobile phones</w:t>
            </w:r>
          </w:p>
        </w:tc>
        <w:tc>
          <w:tcPr>
            <w:tcW w:w="801" w:type="pct"/>
            <w:tcBorders>
              <w:top w:val="single" w:sz="4" w:space="0" w:color="auto"/>
              <w:left w:val="single" w:sz="4" w:space="0" w:color="auto"/>
              <w:bottom w:val="single" w:sz="4" w:space="0" w:color="auto"/>
              <w:right w:val="single" w:sz="4" w:space="0" w:color="auto"/>
            </w:tcBorders>
            <w:hideMark/>
          </w:tcPr>
          <w:p w14:paraId="21272300" w14:textId="77777777" w:rsidR="00D21536" w:rsidRPr="0005402F" w:rsidRDefault="00D21536" w:rsidP="00E94CC3">
            <w:pPr>
              <w:pStyle w:val="Tabletext"/>
              <w:rPr>
                <w:sz w:val="24"/>
                <w:szCs w:val="24"/>
              </w:rPr>
            </w:pPr>
            <w:r w:rsidRPr="0005402F">
              <w:rPr>
                <w:sz w:val="24"/>
                <w:szCs w:val="24"/>
              </w:rPr>
              <w:t>Mobile users</w:t>
            </w:r>
          </w:p>
        </w:tc>
        <w:tc>
          <w:tcPr>
            <w:tcW w:w="3020" w:type="pct"/>
            <w:tcBorders>
              <w:top w:val="single" w:sz="4" w:space="0" w:color="auto"/>
              <w:left w:val="single" w:sz="4" w:space="0" w:color="auto"/>
              <w:bottom w:val="single" w:sz="4" w:space="0" w:color="auto"/>
              <w:right w:val="single" w:sz="4" w:space="0" w:color="auto"/>
            </w:tcBorders>
            <w:hideMark/>
          </w:tcPr>
          <w:p w14:paraId="75768513" w14:textId="7BBC48BD" w:rsidR="00D21536" w:rsidRPr="0005402F" w:rsidRDefault="00D21536" w:rsidP="00E94CC3">
            <w:pPr>
              <w:pStyle w:val="Tabletext"/>
              <w:rPr>
                <w:sz w:val="24"/>
                <w:szCs w:val="24"/>
              </w:rPr>
            </w:pPr>
            <w:r w:rsidRPr="0005402F">
              <w:rPr>
                <w:sz w:val="24"/>
                <w:szCs w:val="24"/>
              </w:rPr>
              <w:t>56</w:t>
            </w:r>
            <w:r w:rsidR="00DB7BE1" w:rsidRPr="0005402F">
              <w:rPr>
                <w:sz w:val="24"/>
                <w:szCs w:val="24"/>
              </w:rPr>
              <w:t xml:space="preserve"> </w:t>
            </w:r>
            <w:r w:rsidRPr="0005402F">
              <w:rPr>
                <w:sz w:val="24"/>
                <w:szCs w:val="24"/>
              </w:rPr>
              <w:t>% =</w:t>
            </w:r>
            <w:r w:rsidR="00DB7BE1" w:rsidRPr="0005402F">
              <w:rPr>
                <w:sz w:val="24"/>
                <w:szCs w:val="24"/>
              </w:rPr>
              <w:t xml:space="preserve"> </w:t>
            </w:r>
            <w:r w:rsidRPr="0005402F">
              <w:rPr>
                <w:sz w:val="24"/>
                <w:szCs w:val="24"/>
              </w:rPr>
              <w:t>Android phones</w:t>
            </w:r>
          </w:p>
          <w:p w14:paraId="5EDC0E14" w14:textId="0288815E" w:rsidR="00D21536" w:rsidRPr="0005402F" w:rsidRDefault="00D21536" w:rsidP="00E94CC3">
            <w:pPr>
              <w:pStyle w:val="Tabletext"/>
              <w:rPr>
                <w:sz w:val="24"/>
                <w:szCs w:val="24"/>
              </w:rPr>
            </w:pPr>
            <w:r w:rsidRPr="0005402F">
              <w:rPr>
                <w:sz w:val="24"/>
                <w:szCs w:val="24"/>
              </w:rPr>
              <w:t>30</w:t>
            </w:r>
            <w:r w:rsidR="00DB7BE1" w:rsidRPr="0005402F">
              <w:rPr>
                <w:sz w:val="24"/>
                <w:szCs w:val="24"/>
              </w:rPr>
              <w:t xml:space="preserve"> </w:t>
            </w:r>
            <w:r w:rsidRPr="0005402F">
              <w:rPr>
                <w:sz w:val="24"/>
                <w:szCs w:val="24"/>
              </w:rPr>
              <w:t>%</w:t>
            </w:r>
            <w:r w:rsidR="00DB7BE1" w:rsidRPr="0005402F">
              <w:rPr>
                <w:sz w:val="24"/>
                <w:szCs w:val="24"/>
              </w:rPr>
              <w:t xml:space="preserve"> </w:t>
            </w:r>
            <w:r w:rsidRPr="0005402F">
              <w:rPr>
                <w:sz w:val="24"/>
                <w:szCs w:val="24"/>
              </w:rPr>
              <w:t>=</w:t>
            </w:r>
            <w:r w:rsidR="00DB7BE1" w:rsidRPr="0005402F">
              <w:rPr>
                <w:sz w:val="24"/>
                <w:szCs w:val="24"/>
              </w:rPr>
              <w:t xml:space="preserve"> </w:t>
            </w:r>
            <w:r w:rsidRPr="0005402F">
              <w:rPr>
                <w:sz w:val="24"/>
                <w:szCs w:val="24"/>
              </w:rPr>
              <w:t xml:space="preserve">2G </w:t>
            </w:r>
            <w:r w:rsidR="00CC70D3" w:rsidRPr="0005402F">
              <w:rPr>
                <w:sz w:val="24"/>
                <w:szCs w:val="24"/>
              </w:rPr>
              <w:t>o</w:t>
            </w:r>
            <w:r w:rsidRPr="0005402F">
              <w:rPr>
                <w:sz w:val="24"/>
                <w:szCs w:val="24"/>
              </w:rPr>
              <w:t xml:space="preserve">nly </w:t>
            </w:r>
            <w:r w:rsidR="00CC70D3" w:rsidRPr="0005402F">
              <w:rPr>
                <w:sz w:val="24"/>
                <w:szCs w:val="24"/>
              </w:rPr>
              <w:t>p</w:t>
            </w:r>
            <w:r w:rsidRPr="0005402F">
              <w:rPr>
                <w:sz w:val="24"/>
                <w:szCs w:val="24"/>
              </w:rPr>
              <w:t xml:space="preserve">hones </w:t>
            </w:r>
          </w:p>
          <w:p w14:paraId="3B150FED" w14:textId="71541909" w:rsidR="00D21536" w:rsidRPr="0005402F" w:rsidRDefault="00D21536" w:rsidP="00E94CC3">
            <w:pPr>
              <w:pStyle w:val="Tabletext"/>
              <w:rPr>
                <w:sz w:val="24"/>
                <w:szCs w:val="24"/>
              </w:rPr>
            </w:pPr>
            <w:r w:rsidRPr="0005402F">
              <w:rPr>
                <w:sz w:val="24"/>
                <w:szCs w:val="24"/>
              </w:rPr>
              <w:t>14</w:t>
            </w:r>
            <w:r w:rsidR="00006E1D" w:rsidRPr="0005402F">
              <w:rPr>
                <w:sz w:val="24"/>
                <w:szCs w:val="24"/>
              </w:rPr>
              <w:t xml:space="preserve"> </w:t>
            </w:r>
            <w:r w:rsidRPr="0005402F">
              <w:rPr>
                <w:sz w:val="24"/>
                <w:szCs w:val="24"/>
              </w:rPr>
              <w:t>%</w:t>
            </w:r>
            <w:r w:rsidR="00006E1D" w:rsidRPr="0005402F">
              <w:rPr>
                <w:sz w:val="24"/>
                <w:szCs w:val="24"/>
              </w:rPr>
              <w:t xml:space="preserve"> </w:t>
            </w:r>
            <w:r w:rsidRPr="0005402F">
              <w:rPr>
                <w:sz w:val="24"/>
                <w:szCs w:val="24"/>
              </w:rPr>
              <w:t>=</w:t>
            </w:r>
            <w:r w:rsidR="00006E1D" w:rsidRPr="0005402F">
              <w:rPr>
                <w:sz w:val="24"/>
                <w:szCs w:val="24"/>
              </w:rPr>
              <w:t xml:space="preserve"> </w:t>
            </w:r>
            <w:r w:rsidRPr="0005402F">
              <w:rPr>
                <w:sz w:val="24"/>
                <w:szCs w:val="24"/>
              </w:rPr>
              <w:t>choose the simplest ones</w:t>
            </w:r>
            <w:r w:rsidR="00006E1D" w:rsidRPr="0005402F">
              <w:rPr>
                <w:sz w:val="24"/>
                <w:szCs w:val="24"/>
              </w:rPr>
              <w:t xml:space="preserve"> </w:t>
            </w:r>
            <w:r w:rsidRPr="0005402F">
              <w:rPr>
                <w:sz w:val="24"/>
                <w:szCs w:val="24"/>
              </w:rPr>
              <w:t>(to be used for voice call and messaging)</w:t>
            </w:r>
          </w:p>
        </w:tc>
      </w:tr>
      <w:tr w:rsidR="00D21536" w:rsidRPr="0005402F" w14:paraId="75C2FBF0" w14:textId="77777777" w:rsidTr="00E94CC3">
        <w:trPr>
          <w:trHeight w:val="1446"/>
          <w:jc w:val="center"/>
        </w:trPr>
        <w:tc>
          <w:tcPr>
            <w:tcW w:w="1179" w:type="pct"/>
            <w:tcBorders>
              <w:top w:val="single" w:sz="4" w:space="0" w:color="auto"/>
              <w:left w:val="single" w:sz="4" w:space="0" w:color="auto"/>
              <w:bottom w:val="single" w:sz="4" w:space="0" w:color="auto"/>
              <w:right w:val="single" w:sz="4" w:space="0" w:color="auto"/>
            </w:tcBorders>
            <w:hideMark/>
          </w:tcPr>
          <w:p w14:paraId="4669642F" w14:textId="77777777" w:rsidR="00D21536" w:rsidRPr="0005402F" w:rsidRDefault="00D21536" w:rsidP="00E94CC3">
            <w:pPr>
              <w:pStyle w:val="Tabletext"/>
              <w:rPr>
                <w:sz w:val="24"/>
                <w:szCs w:val="24"/>
              </w:rPr>
            </w:pPr>
            <w:r w:rsidRPr="0005402F">
              <w:rPr>
                <w:sz w:val="24"/>
                <w:szCs w:val="24"/>
              </w:rPr>
              <w:lastRenderedPageBreak/>
              <w:t>Usual purchased brands</w:t>
            </w:r>
          </w:p>
        </w:tc>
        <w:tc>
          <w:tcPr>
            <w:tcW w:w="801" w:type="pct"/>
            <w:tcBorders>
              <w:top w:val="single" w:sz="4" w:space="0" w:color="auto"/>
              <w:left w:val="single" w:sz="4" w:space="0" w:color="auto"/>
              <w:bottom w:val="single" w:sz="4" w:space="0" w:color="auto"/>
              <w:right w:val="single" w:sz="4" w:space="0" w:color="auto"/>
            </w:tcBorders>
            <w:hideMark/>
          </w:tcPr>
          <w:p w14:paraId="543537F0" w14:textId="77777777" w:rsidR="00D21536" w:rsidRPr="0005402F" w:rsidRDefault="00D21536" w:rsidP="00E94CC3">
            <w:pPr>
              <w:pStyle w:val="Tabletext"/>
              <w:rPr>
                <w:sz w:val="24"/>
                <w:szCs w:val="24"/>
              </w:rPr>
            </w:pPr>
            <w:r w:rsidRPr="0005402F">
              <w:rPr>
                <w:sz w:val="24"/>
                <w:szCs w:val="24"/>
              </w:rPr>
              <w:t>Mobile users</w:t>
            </w:r>
          </w:p>
        </w:tc>
        <w:tc>
          <w:tcPr>
            <w:tcW w:w="3020" w:type="pct"/>
            <w:tcBorders>
              <w:top w:val="single" w:sz="4" w:space="0" w:color="auto"/>
              <w:left w:val="single" w:sz="4" w:space="0" w:color="auto"/>
              <w:bottom w:val="single" w:sz="4" w:space="0" w:color="auto"/>
              <w:right w:val="single" w:sz="4" w:space="0" w:color="auto"/>
            </w:tcBorders>
            <w:hideMark/>
          </w:tcPr>
          <w:p w14:paraId="18AFDC5D" w14:textId="4AA75949" w:rsidR="00D21536" w:rsidRPr="0005402F" w:rsidRDefault="00D21536" w:rsidP="00E94CC3">
            <w:pPr>
              <w:pStyle w:val="Tabletext"/>
              <w:rPr>
                <w:sz w:val="24"/>
                <w:szCs w:val="24"/>
              </w:rPr>
            </w:pPr>
            <w:r w:rsidRPr="0005402F">
              <w:rPr>
                <w:sz w:val="24"/>
                <w:szCs w:val="24"/>
              </w:rPr>
              <w:t>Samsung</w:t>
            </w:r>
            <w:r w:rsidR="00006E1D" w:rsidRPr="0005402F">
              <w:rPr>
                <w:sz w:val="24"/>
                <w:szCs w:val="24"/>
              </w:rPr>
              <w:t xml:space="preserve"> </w:t>
            </w:r>
            <w:r w:rsidRPr="0005402F">
              <w:rPr>
                <w:sz w:val="24"/>
                <w:szCs w:val="24"/>
              </w:rPr>
              <w:t>=</w:t>
            </w:r>
            <w:r w:rsidR="00006E1D" w:rsidRPr="0005402F">
              <w:rPr>
                <w:sz w:val="24"/>
                <w:szCs w:val="24"/>
              </w:rPr>
              <w:t xml:space="preserve"> </w:t>
            </w:r>
            <w:r w:rsidRPr="0005402F">
              <w:rPr>
                <w:sz w:val="24"/>
                <w:szCs w:val="24"/>
              </w:rPr>
              <w:t>34</w:t>
            </w:r>
            <w:r w:rsidR="00006E1D" w:rsidRPr="0005402F">
              <w:rPr>
                <w:sz w:val="24"/>
                <w:szCs w:val="24"/>
              </w:rPr>
              <w:t xml:space="preserve"> </w:t>
            </w:r>
            <w:r w:rsidRPr="0005402F">
              <w:rPr>
                <w:sz w:val="24"/>
                <w:szCs w:val="24"/>
              </w:rPr>
              <w:t>%;</w:t>
            </w:r>
            <w:r w:rsidR="00006E1D" w:rsidRPr="0005402F">
              <w:rPr>
                <w:sz w:val="24"/>
                <w:szCs w:val="24"/>
              </w:rPr>
              <w:t xml:space="preserve"> </w:t>
            </w:r>
            <w:r w:rsidRPr="0005402F">
              <w:rPr>
                <w:sz w:val="24"/>
                <w:szCs w:val="24"/>
              </w:rPr>
              <w:t>Techno</w:t>
            </w:r>
            <w:r w:rsidR="00006E1D" w:rsidRPr="0005402F">
              <w:rPr>
                <w:sz w:val="24"/>
                <w:szCs w:val="24"/>
              </w:rPr>
              <w:t xml:space="preserve"> </w:t>
            </w:r>
            <w:r w:rsidRPr="0005402F">
              <w:rPr>
                <w:sz w:val="24"/>
                <w:szCs w:val="24"/>
              </w:rPr>
              <w:t>=</w:t>
            </w:r>
            <w:r w:rsidR="00006E1D" w:rsidRPr="0005402F">
              <w:rPr>
                <w:sz w:val="24"/>
                <w:szCs w:val="24"/>
              </w:rPr>
              <w:t xml:space="preserve"> </w:t>
            </w:r>
            <w:r w:rsidRPr="0005402F">
              <w:rPr>
                <w:sz w:val="24"/>
                <w:szCs w:val="24"/>
              </w:rPr>
              <w:t>30</w:t>
            </w:r>
            <w:r w:rsidR="00006E1D" w:rsidRPr="0005402F">
              <w:rPr>
                <w:sz w:val="24"/>
                <w:szCs w:val="24"/>
              </w:rPr>
              <w:t xml:space="preserve"> </w:t>
            </w:r>
            <w:r w:rsidRPr="0005402F">
              <w:rPr>
                <w:sz w:val="24"/>
                <w:szCs w:val="24"/>
              </w:rPr>
              <w:t>%</w:t>
            </w:r>
          </w:p>
          <w:p w14:paraId="2DA59E06" w14:textId="73002433" w:rsidR="00D21536" w:rsidRPr="0005402F" w:rsidRDefault="00006E1D" w:rsidP="00E94CC3">
            <w:pPr>
              <w:pStyle w:val="Tabletext"/>
              <w:rPr>
                <w:sz w:val="24"/>
                <w:szCs w:val="24"/>
              </w:rPr>
            </w:pPr>
            <w:r w:rsidRPr="0005402F">
              <w:rPr>
                <w:sz w:val="24"/>
                <w:szCs w:val="24"/>
              </w:rPr>
              <w:t>i</w:t>
            </w:r>
            <w:r w:rsidR="00D21536" w:rsidRPr="0005402F">
              <w:rPr>
                <w:sz w:val="24"/>
                <w:szCs w:val="24"/>
              </w:rPr>
              <w:t>Phone</w:t>
            </w:r>
            <w:r w:rsidR="0095781E" w:rsidRPr="0005402F">
              <w:rPr>
                <w:sz w:val="24"/>
                <w:szCs w:val="24"/>
              </w:rPr>
              <w:t xml:space="preserve"> </w:t>
            </w:r>
            <w:r w:rsidR="00D21536" w:rsidRPr="0005402F">
              <w:rPr>
                <w:sz w:val="24"/>
                <w:szCs w:val="24"/>
              </w:rPr>
              <w:t>=</w:t>
            </w:r>
            <w:r w:rsidR="0095781E" w:rsidRPr="0005402F">
              <w:rPr>
                <w:sz w:val="24"/>
                <w:szCs w:val="24"/>
              </w:rPr>
              <w:t xml:space="preserve"> </w:t>
            </w:r>
            <w:r w:rsidR="00D21536" w:rsidRPr="0005402F">
              <w:rPr>
                <w:sz w:val="24"/>
                <w:szCs w:val="24"/>
              </w:rPr>
              <w:t>18</w:t>
            </w:r>
            <w:r w:rsidR="0095781E" w:rsidRPr="0005402F">
              <w:rPr>
                <w:sz w:val="24"/>
                <w:szCs w:val="24"/>
              </w:rPr>
              <w:t xml:space="preserve"> </w:t>
            </w:r>
            <w:r w:rsidR="00D21536" w:rsidRPr="0005402F">
              <w:rPr>
                <w:sz w:val="24"/>
                <w:szCs w:val="24"/>
              </w:rPr>
              <w:t>%;</w:t>
            </w:r>
            <w:r w:rsidR="0095781E" w:rsidRPr="0005402F">
              <w:rPr>
                <w:sz w:val="24"/>
                <w:szCs w:val="24"/>
              </w:rPr>
              <w:t xml:space="preserve"> </w:t>
            </w:r>
            <w:r w:rsidR="00D21536" w:rsidRPr="0005402F">
              <w:rPr>
                <w:sz w:val="24"/>
                <w:szCs w:val="24"/>
              </w:rPr>
              <w:t>Apple</w:t>
            </w:r>
            <w:r w:rsidR="0095781E" w:rsidRPr="0005402F">
              <w:rPr>
                <w:sz w:val="24"/>
                <w:szCs w:val="24"/>
              </w:rPr>
              <w:t xml:space="preserve"> </w:t>
            </w:r>
            <w:r w:rsidR="00D21536" w:rsidRPr="0005402F">
              <w:rPr>
                <w:sz w:val="24"/>
                <w:szCs w:val="24"/>
              </w:rPr>
              <w:t>=</w:t>
            </w:r>
            <w:r w:rsidR="0095781E" w:rsidRPr="0005402F">
              <w:rPr>
                <w:sz w:val="24"/>
                <w:szCs w:val="24"/>
              </w:rPr>
              <w:t xml:space="preserve"> </w:t>
            </w:r>
            <w:r w:rsidR="00D21536" w:rsidRPr="0005402F">
              <w:rPr>
                <w:sz w:val="24"/>
                <w:szCs w:val="24"/>
              </w:rPr>
              <w:t>12</w:t>
            </w:r>
            <w:r w:rsidR="0095781E" w:rsidRPr="0005402F">
              <w:rPr>
                <w:sz w:val="24"/>
                <w:szCs w:val="24"/>
              </w:rPr>
              <w:t xml:space="preserve"> </w:t>
            </w:r>
            <w:r w:rsidR="00D21536" w:rsidRPr="0005402F">
              <w:rPr>
                <w:sz w:val="24"/>
                <w:szCs w:val="24"/>
              </w:rPr>
              <w:t>%</w:t>
            </w:r>
          </w:p>
          <w:p w14:paraId="45AC1589" w14:textId="79B9005D" w:rsidR="00D21536" w:rsidRPr="0005402F" w:rsidRDefault="00D21536" w:rsidP="00E94CC3">
            <w:pPr>
              <w:pStyle w:val="Tabletext"/>
              <w:rPr>
                <w:sz w:val="24"/>
                <w:szCs w:val="24"/>
              </w:rPr>
            </w:pPr>
            <w:r w:rsidRPr="0005402F">
              <w:rPr>
                <w:sz w:val="24"/>
                <w:szCs w:val="24"/>
              </w:rPr>
              <w:t>Others</w:t>
            </w:r>
            <w:r w:rsidR="00761B25" w:rsidRPr="0005402F">
              <w:rPr>
                <w:sz w:val="24"/>
                <w:szCs w:val="24"/>
              </w:rPr>
              <w:t xml:space="preserve"> </w:t>
            </w:r>
            <w:r w:rsidRPr="0005402F">
              <w:rPr>
                <w:sz w:val="24"/>
                <w:szCs w:val="24"/>
              </w:rPr>
              <w:t>=</w:t>
            </w:r>
            <w:r w:rsidR="00761B25" w:rsidRPr="0005402F">
              <w:rPr>
                <w:sz w:val="24"/>
                <w:szCs w:val="24"/>
              </w:rPr>
              <w:t xml:space="preserve"> </w:t>
            </w:r>
            <w:r w:rsidRPr="0005402F">
              <w:rPr>
                <w:sz w:val="24"/>
                <w:szCs w:val="24"/>
              </w:rPr>
              <w:t>6</w:t>
            </w:r>
            <w:r w:rsidR="00761B25" w:rsidRPr="0005402F">
              <w:rPr>
                <w:sz w:val="24"/>
                <w:szCs w:val="24"/>
              </w:rPr>
              <w:t xml:space="preserve"> </w:t>
            </w:r>
            <w:r w:rsidRPr="0005402F">
              <w:rPr>
                <w:sz w:val="24"/>
                <w:szCs w:val="24"/>
              </w:rPr>
              <w:t>%</w:t>
            </w:r>
          </w:p>
        </w:tc>
      </w:tr>
      <w:tr w:rsidR="00D21536" w:rsidRPr="0005402F" w14:paraId="4BB1768D" w14:textId="77777777" w:rsidTr="00E94CC3">
        <w:trPr>
          <w:trHeight w:val="1446"/>
          <w:jc w:val="center"/>
        </w:trPr>
        <w:tc>
          <w:tcPr>
            <w:tcW w:w="1179" w:type="pct"/>
            <w:tcBorders>
              <w:top w:val="single" w:sz="4" w:space="0" w:color="auto"/>
              <w:left w:val="single" w:sz="4" w:space="0" w:color="auto"/>
              <w:bottom w:val="single" w:sz="4" w:space="0" w:color="auto"/>
              <w:right w:val="single" w:sz="4" w:space="0" w:color="auto"/>
            </w:tcBorders>
            <w:hideMark/>
          </w:tcPr>
          <w:p w14:paraId="544817DA" w14:textId="41AB46F6" w:rsidR="00D21536" w:rsidRPr="0005402F" w:rsidRDefault="00D21536" w:rsidP="00E94CC3">
            <w:pPr>
              <w:pStyle w:val="Tabletext"/>
              <w:rPr>
                <w:sz w:val="24"/>
                <w:szCs w:val="24"/>
              </w:rPr>
            </w:pPr>
            <w:r w:rsidRPr="0005402F">
              <w:rPr>
                <w:sz w:val="24"/>
                <w:szCs w:val="24"/>
              </w:rPr>
              <w:t xml:space="preserve">Negative </w:t>
            </w:r>
            <w:r w:rsidR="00612F2E" w:rsidRPr="0005402F">
              <w:rPr>
                <w:sz w:val="24"/>
                <w:szCs w:val="24"/>
              </w:rPr>
              <w:t>i</w:t>
            </w:r>
            <w:r w:rsidRPr="0005402F">
              <w:rPr>
                <w:sz w:val="24"/>
                <w:szCs w:val="24"/>
              </w:rPr>
              <w:t xml:space="preserve">mpacts of </w:t>
            </w:r>
            <w:r w:rsidR="00612F2E" w:rsidRPr="0005402F">
              <w:rPr>
                <w:sz w:val="24"/>
                <w:szCs w:val="24"/>
              </w:rPr>
              <w:t>m</w:t>
            </w:r>
            <w:r w:rsidRPr="0005402F">
              <w:rPr>
                <w:sz w:val="24"/>
                <w:szCs w:val="24"/>
              </w:rPr>
              <w:t xml:space="preserve">obile terminals </w:t>
            </w:r>
          </w:p>
        </w:tc>
        <w:tc>
          <w:tcPr>
            <w:tcW w:w="801" w:type="pct"/>
            <w:tcBorders>
              <w:top w:val="single" w:sz="4" w:space="0" w:color="auto"/>
              <w:left w:val="single" w:sz="4" w:space="0" w:color="auto"/>
              <w:bottom w:val="single" w:sz="4" w:space="0" w:color="auto"/>
              <w:right w:val="single" w:sz="4" w:space="0" w:color="auto"/>
            </w:tcBorders>
          </w:tcPr>
          <w:p w14:paraId="6CC7F529" w14:textId="14226C10" w:rsidR="00D21536" w:rsidRPr="0005402F" w:rsidRDefault="00D21536" w:rsidP="00E94CC3">
            <w:pPr>
              <w:pStyle w:val="Tabletext"/>
              <w:rPr>
                <w:sz w:val="24"/>
                <w:szCs w:val="24"/>
              </w:rPr>
            </w:pPr>
            <w:r w:rsidRPr="0005402F">
              <w:rPr>
                <w:sz w:val="24"/>
                <w:szCs w:val="24"/>
              </w:rPr>
              <w:t>Authorized vendors</w:t>
            </w:r>
          </w:p>
          <w:p w14:paraId="4E152679" w14:textId="77777777" w:rsidR="00D21536" w:rsidRPr="0005402F" w:rsidRDefault="00D21536" w:rsidP="00E94CC3">
            <w:pPr>
              <w:pStyle w:val="Tabletext"/>
              <w:rPr>
                <w:sz w:val="24"/>
                <w:szCs w:val="24"/>
              </w:rPr>
            </w:pPr>
          </w:p>
          <w:p w14:paraId="1C71BE1C" w14:textId="77777777" w:rsidR="00D21536" w:rsidRPr="0005402F" w:rsidRDefault="00D21536" w:rsidP="00E94CC3">
            <w:pPr>
              <w:pStyle w:val="Tabletext"/>
              <w:rPr>
                <w:sz w:val="24"/>
                <w:szCs w:val="24"/>
              </w:rPr>
            </w:pPr>
          </w:p>
          <w:p w14:paraId="5296FCF5" w14:textId="77777777" w:rsidR="00D21536" w:rsidRPr="0005402F" w:rsidRDefault="00D21536" w:rsidP="00E94CC3">
            <w:pPr>
              <w:pStyle w:val="Tabletext"/>
              <w:rPr>
                <w:sz w:val="24"/>
                <w:szCs w:val="24"/>
              </w:rPr>
            </w:pPr>
          </w:p>
          <w:p w14:paraId="0573131B" w14:textId="77777777" w:rsidR="00D21536" w:rsidRPr="0005402F" w:rsidRDefault="00D21536" w:rsidP="00E94CC3">
            <w:pPr>
              <w:pStyle w:val="Tabletext"/>
              <w:rPr>
                <w:sz w:val="24"/>
                <w:szCs w:val="24"/>
              </w:rPr>
            </w:pPr>
            <w:r w:rsidRPr="0005402F">
              <w:rPr>
                <w:sz w:val="24"/>
                <w:szCs w:val="24"/>
              </w:rPr>
              <w:t>Non-authorized vendors</w:t>
            </w:r>
          </w:p>
        </w:tc>
        <w:tc>
          <w:tcPr>
            <w:tcW w:w="3020" w:type="pct"/>
            <w:tcBorders>
              <w:top w:val="single" w:sz="4" w:space="0" w:color="auto"/>
              <w:left w:val="single" w:sz="4" w:space="0" w:color="auto"/>
              <w:bottom w:val="single" w:sz="4" w:space="0" w:color="auto"/>
              <w:right w:val="single" w:sz="4" w:space="0" w:color="auto"/>
            </w:tcBorders>
          </w:tcPr>
          <w:p w14:paraId="2AB0ACF4" w14:textId="62CE123F" w:rsidR="00D21536" w:rsidRPr="0005402F" w:rsidRDefault="00E94CC3" w:rsidP="00E94CC3">
            <w:pPr>
              <w:pStyle w:val="Tabletext"/>
              <w:rPr>
                <w:sz w:val="24"/>
                <w:szCs w:val="24"/>
              </w:rPr>
            </w:pPr>
            <w:r w:rsidRPr="0005402F">
              <w:rPr>
                <w:sz w:val="24"/>
                <w:szCs w:val="24"/>
              </w:rPr>
              <w:t>–</w:t>
            </w:r>
            <w:r w:rsidRPr="0005402F">
              <w:rPr>
                <w:sz w:val="24"/>
                <w:szCs w:val="24"/>
              </w:rPr>
              <w:tab/>
            </w:r>
            <w:r w:rsidR="00D21536" w:rsidRPr="0005402F">
              <w:rPr>
                <w:sz w:val="24"/>
                <w:szCs w:val="24"/>
              </w:rPr>
              <w:t xml:space="preserve">Impact </w:t>
            </w:r>
            <w:r w:rsidR="0016136E" w:rsidRPr="0005402F">
              <w:rPr>
                <w:sz w:val="24"/>
                <w:szCs w:val="24"/>
              </w:rPr>
              <w:t>o</w:t>
            </w:r>
            <w:r w:rsidR="00D21536" w:rsidRPr="0005402F">
              <w:rPr>
                <w:sz w:val="24"/>
                <w:szCs w:val="24"/>
              </w:rPr>
              <w:t>n health because of the electromagnetic fields</w:t>
            </w:r>
          </w:p>
          <w:p w14:paraId="56E7E4AE" w14:textId="6B1C3E26" w:rsidR="00D21536" w:rsidRPr="0005402F" w:rsidRDefault="00E94CC3" w:rsidP="00E94CC3">
            <w:pPr>
              <w:pStyle w:val="Tabletext"/>
              <w:rPr>
                <w:sz w:val="24"/>
                <w:szCs w:val="24"/>
              </w:rPr>
            </w:pPr>
            <w:r w:rsidRPr="0005402F">
              <w:rPr>
                <w:sz w:val="24"/>
                <w:szCs w:val="24"/>
              </w:rPr>
              <w:t>–</w:t>
            </w:r>
            <w:r w:rsidRPr="0005402F">
              <w:rPr>
                <w:sz w:val="24"/>
                <w:szCs w:val="24"/>
              </w:rPr>
              <w:tab/>
            </w:r>
            <w:r w:rsidR="00D21536" w:rsidRPr="0005402F">
              <w:rPr>
                <w:sz w:val="24"/>
                <w:szCs w:val="24"/>
              </w:rPr>
              <w:t xml:space="preserve">Impact </w:t>
            </w:r>
            <w:r w:rsidR="0016136E" w:rsidRPr="0005402F">
              <w:rPr>
                <w:sz w:val="24"/>
                <w:szCs w:val="24"/>
              </w:rPr>
              <w:t>o</w:t>
            </w:r>
            <w:r w:rsidR="00D21536" w:rsidRPr="0005402F">
              <w:rPr>
                <w:sz w:val="24"/>
                <w:szCs w:val="24"/>
              </w:rPr>
              <w:t xml:space="preserve">n </w:t>
            </w:r>
            <w:r w:rsidR="00FC70FB" w:rsidRPr="0005402F">
              <w:rPr>
                <w:sz w:val="24"/>
                <w:szCs w:val="24"/>
              </w:rPr>
              <w:t>e</w:t>
            </w:r>
            <w:r w:rsidR="00D21536" w:rsidRPr="0005402F">
              <w:rPr>
                <w:sz w:val="24"/>
                <w:szCs w:val="24"/>
              </w:rPr>
              <w:t>nvironment</w:t>
            </w:r>
          </w:p>
          <w:p w14:paraId="193CD176" w14:textId="447FFCD2" w:rsidR="00D21536" w:rsidRPr="0005402F" w:rsidRDefault="00E94CC3" w:rsidP="00E94CC3">
            <w:pPr>
              <w:pStyle w:val="Tabletext"/>
              <w:rPr>
                <w:sz w:val="24"/>
                <w:szCs w:val="24"/>
              </w:rPr>
            </w:pPr>
            <w:r w:rsidRPr="0005402F">
              <w:rPr>
                <w:sz w:val="24"/>
                <w:szCs w:val="24"/>
              </w:rPr>
              <w:t>–</w:t>
            </w:r>
            <w:r w:rsidRPr="0005402F">
              <w:rPr>
                <w:sz w:val="24"/>
                <w:szCs w:val="24"/>
              </w:rPr>
              <w:tab/>
            </w:r>
            <w:r w:rsidR="00D21536" w:rsidRPr="0005402F">
              <w:rPr>
                <w:sz w:val="24"/>
                <w:szCs w:val="24"/>
              </w:rPr>
              <w:t>Injuries when they explode</w:t>
            </w:r>
          </w:p>
          <w:p w14:paraId="4D3C6512" w14:textId="35891A56" w:rsidR="00D21536" w:rsidRPr="0005402F" w:rsidRDefault="00E94CC3" w:rsidP="00E94CC3">
            <w:pPr>
              <w:pStyle w:val="Tabletext"/>
              <w:rPr>
                <w:sz w:val="24"/>
                <w:szCs w:val="24"/>
              </w:rPr>
            </w:pPr>
            <w:r w:rsidRPr="0005402F">
              <w:rPr>
                <w:sz w:val="24"/>
                <w:szCs w:val="24"/>
              </w:rPr>
              <w:t>–</w:t>
            </w:r>
            <w:r w:rsidRPr="0005402F">
              <w:rPr>
                <w:sz w:val="24"/>
                <w:szCs w:val="24"/>
              </w:rPr>
              <w:tab/>
            </w:r>
            <w:r w:rsidR="00D21536" w:rsidRPr="0005402F">
              <w:rPr>
                <w:sz w:val="24"/>
                <w:szCs w:val="24"/>
              </w:rPr>
              <w:t>Network degradation</w:t>
            </w:r>
            <w:r w:rsidR="00731426" w:rsidRPr="0005402F">
              <w:rPr>
                <w:sz w:val="24"/>
                <w:szCs w:val="24"/>
              </w:rPr>
              <w:t xml:space="preserve"> </w:t>
            </w:r>
            <w:r w:rsidR="00D21536" w:rsidRPr="0005402F">
              <w:rPr>
                <w:sz w:val="24"/>
                <w:szCs w:val="24"/>
              </w:rPr>
              <w:t>(e.g</w:t>
            </w:r>
            <w:r w:rsidR="00731426" w:rsidRPr="0005402F">
              <w:rPr>
                <w:sz w:val="24"/>
                <w:szCs w:val="24"/>
              </w:rPr>
              <w:t>.,</w:t>
            </w:r>
            <w:r w:rsidR="00D21536" w:rsidRPr="0005402F">
              <w:rPr>
                <w:sz w:val="24"/>
                <w:szCs w:val="24"/>
              </w:rPr>
              <w:t xml:space="preserve"> </w:t>
            </w:r>
            <w:r w:rsidR="00FC70FB" w:rsidRPr="0005402F">
              <w:rPr>
                <w:sz w:val="24"/>
                <w:szCs w:val="24"/>
              </w:rPr>
              <w:t>m</w:t>
            </w:r>
            <w:r w:rsidR="00D21536" w:rsidRPr="0005402F">
              <w:rPr>
                <w:sz w:val="24"/>
                <w:szCs w:val="24"/>
              </w:rPr>
              <w:t>ultiple sims)</w:t>
            </w:r>
          </w:p>
          <w:p w14:paraId="20FE4F23" w14:textId="77777777" w:rsidR="00D21536" w:rsidRPr="0005402F" w:rsidRDefault="00D21536" w:rsidP="00E94CC3">
            <w:pPr>
              <w:pStyle w:val="Tabletext"/>
              <w:rPr>
                <w:sz w:val="24"/>
                <w:szCs w:val="24"/>
              </w:rPr>
            </w:pPr>
          </w:p>
          <w:p w14:paraId="572EC542" w14:textId="1A5747B0" w:rsidR="00D21536" w:rsidRPr="0005402F" w:rsidRDefault="00E94CC3" w:rsidP="00E94CC3">
            <w:pPr>
              <w:pStyle w:val="Tabletext"/>
              <w:ind w:left="284" w:hanging="284"/>
              <w:rPr>
                <w:sz w:val="24"/>
                <w:szCs w:val="24"/>
              </w:rPr>
            </w:pPr>
            <w:r w:rsidRPr="0005402F">
              <w:rPr>
                <w:sz w:val="24"/>
                <w:szCs w:val="24"/>
              </w:rPr>
              <w:t>–</w:t>
            </w:r>
            <w:r w:rsidRPr="0005402F">
              <w:rPr>
                <w:sz w:val="24"/>
                <w:szCs w:val="24"/>
              </w:rPr>
              <w:tab/>
            </w:r>
            <w:r w:rsidR="00D21536" w:rsidRPr="0005402F">
              <w:rPr>
                <w:sz w:val="24"/>
                <w:szCs w:val="24"/>
              </w:rPr>
              <w:t>42</w:t>
            </w:r>
            <w:r w:rsidR="004C3C0A" w:rsidRPr="0005402F">
              <w:rPr>
                <w:sz w:val="24"/>
                <w:szCs w:val="24"/>
              </w:rPr>
              <w:t xml:space="preserve"> </w:t>
            </w:r>
            <w:r w:rsidR="00D21536" w:rsidRPr="0005402F">
              <w:rPr>
                <w:sz w:val="24"/>
                <w:szCs w:val="24"/>
              </w:rPr>
              <w:t>% confirm that mobile handsets can have bad effects on users but without giving any details</w:t>
            </w:r>
          </w:p>
          <w:p w14:paraId="3852631F" w14:textId="6B80139C" w:rsidR="00D21536" w:rsidRPr="0005402F" w:rsidRDefault="00E94CC3" w:rsidP="00E94CC3">
            <w:pPr>
              <w:pStyle w:val="Tabletext"/>
              <w:rPr>
                <w:sz w:val="24"/>
                <w:szCs w:val="24"/>
              </w:rPr>
            </w:pPr>
            <w:r w:rsidRPr="0005402F">
              <w:rPr>
                <w:sz w:val="24"/>
                <w:szCs w:val="24"/>
              </w:rPr>
              <w:t>–</w:t>
            </w:r>
            <w:r w:rsidRPr="0005402F">
              <w:rPr>
                <w:sz w:val="24"/>
                <w:szCs w:val="24"/>
              </w:rPr>
              <w:tab/>
            </w:r>
            <w:r w:rsidR="00D21536" w:rsidRPr="0005402F">
              <w:rPr>
                <w:sz w:val="24"/>
                <w:szCs w:val="24"/>
              </w:rPr>
              <w:t>The remaining percentage did</w:t>
            </w:r>
            <w:r w:rsidR="00D36C3F" w:rsidRPr="0005402F">
              <w:rPr>
                <w:sz w:val="24"/>
                <w:szCs w:val="24"/>
              </w:rPr>
              <w:t xml:space="preserve"> </w:t>
            </w:r>
            <w:r w:rsidR="00D21536" w:rsidRPr="0005402F">
              <w:rPr>
                <w:sz w:val="24"/>
                <w:szCs w:val="24"/>
              </w:rPr>
              <w:t>n</w:t>
            </w:r>
            <w:r w:rsidR="00D36C3F" w:rsidRPr="0005402F">
              <w:rPr>
                <w:sz w:val="24"/>
                <w:szCs w:val="24"/>
              </w:rPr>
              <w:t>o</w:t>
            </w:r>
            <w:r w:rsidR="00D21536" w:rsidRPr="0005402F">
              <w:rPr>
                <w:sz w:val="24"/>
                <w:szCs w:val="24"/>
              </w:rPr>
              <w:t xml:space="preserve">t </w:t>
            </w:r>
            <w:r w:rsidR="002F3215" w:rsidRPr="0005402F">
              <w:rPr>
                <w:sz w:val="24"/>
                <w:szCs w:val="24"/>
              </w:rPr>
              <w:t>offer</w:t>
            </w:r>
            <w:r w:rsidR="00D21536" w:rsidRPr="0005402F">
              <w:rPr>
                <w:sz w:val="24"/>
                <w:szCs w:val="24"/>
              </w:rPr>
              <w:t xml:space="preserve"> any opinion</w:t>
            </w:r>
          </w:p>
        </w:tc>
      </w:tr>
    </w:tbl>
    <w:p w14:paraId="1820BB67" w14:textId="39C38C1D" w:rsidR="00D21536" w:rsidRPr="0005402F" w:rsidRDefault="00E07845" w:rsidP="00C65BF4">
      <w:pPr>
        <w:pStyle w:val="Heading3"/>
        <w:rPr>
          <w:szCs w:val="24"/>
          <w:lang w:bidi="ar-DZ"/>
        </w:rPr>
      </w:pPr>
      <w:bookmarkStart w:id="203" w:name="_Toc73702158"/>
      <w:bookmarkStart w:id="204" w:name="_Toc45033382"/>
      <w:bookmarkStart w:id="205" w:name="_Toc33020415"/>
      <w:bookmarkStart w:id="206" w:name="_Toc33020273"/>
      <w:bookmarkStart w:id="207" w:name="_Toc25232191"/>
      <w:bookmarkStart w:id="208" w:name="_Toc93310391"/>
      <w:bookmarkStart w:id="209" w:name="_Toc93933311"/>
      <w:bookmarkStart w:id="210" w:name="_Toc93933750"/>
      <w:bookmarkStart w:id="211" w:name="_Toc95137742"/>
      <w:bookmarkStart w:id="212" w:name="_Toc95140218"/>
      <w:bookmarkStart w:id="213" w:name="_Toc95140576"/>
      <w:bookmarkStart w:id="214" w:name="_Toc95146133"/>
      <w:r w:rsidRPr="0005402F">
        <w:rPr>
          <w:szCs w:val="24"/>
          <w:lang w:bidi="ar-DZ"/>
        </w:rPr>
        <w:t>I.I.</w:t>
      </w:r>
      <w:r w:rsidR="0093197E" w:rsidRPr="0005402F">
        <w:rPr>
          <w:szCs w:val="24"/>
          <w:lang w:bidi="ar-DZ"/>
        </w:rPr>
        <w:t>IV</w:t>
      </w:r>
      <w:r w:rsidR="007B074A" w:rsidRPr="0005402F">
        <w:rPr>
          <w:szCs w:val="24"/>
          <w:lang w:bidi="ar-DZ"/>
        </w:rPr>
        <w:tab/>
      </w:r>
      <w:r w:rsidR="00D47C77" w:rsidRPr="0005402F">
        <w:rPr>
          <w:szCs w:val="24"/>
          <w:lang w:bidi="ar-DZ"/>
        </w:rPr>
        <w:t xml:space="preserve">Republic of </w:t>
      </w:r>
      <w:r w:rsidR="00D21536" w:rsidRPr="0005402F">
        <w:rPr>
          <w:szCs w:val="24"/>
          <w:lang w:bidi="ar-DZ"/>
        </w:rPr>
        <w:t>Ghana</w:t>
      </w:r>
      <w:bookmarkEnd w:id="203"/>
      <w:bookmarkEnd w:id="204"/>
      <w:bookmarkEnd w:id="205"/>
      <w:bookmarkEnd w:id="206"/>
      <w:bookmarkEnd w:id="207"/>
      <w:bookmarkEnd w:id="208"/>
      <w:bookmarkEnd w:id="209"/>
      <w:bookmarkEnd w:id="210"/>
      <w:bookmarkEnd w:id="211"/>
      <w:bookmarkEnd w:id="212"/>
      <w:bookmarkEnd w:id="213"/>
      <w:bookmarkEnd w:id="214"/>
    </w:p>
    <w:p w14:paraId="2B1DA19B" w14:textId="77777777" w:rsidR="00EE1BD3" w:rsidRDefault="00EE1BD3" w:rsidP="00EE1BD3">
      <w:pPr>
        <w:pStyle w:val="Headingb"/>
        <w:rPr>
          <w:szCs w:val="24"/>
          <w:lang w:eastAsia="ja-JP"/>
        </w:rPr>
      </w:pPr>
      <w:r>
        <w:rPr>
          <w:szCs w:val="24"/>
        </w:rPr>
        <w:t>Common statistics for a country's use case</w:t>
      </w:r>
    </w:p>
    <w:p w14:paraId="79DC5E07" w14:textId="279B4901" w:rsidR="00EE1BD3" w:rsidRDefault="00EE1BD3" w:rsidP="00EE1BD3">
      <w:pPr>
        <w:rPr>
          <w:lang w:eastAsia="ja-JP"/>
        </w:rPr>
      </w:pPr>
      <w:r>
        <w:t>Ghana is a country located in West Africa and is bordered by three other countries: Togo, Burkina Faso and Cote d’Ivoire. Ghana covers</w:t>
      </w:r>
      <w:r>
        <w:rPr>
          <w:color w:val="202122"/>
          <w:shd w:val="clear" w:color="auto" w:fill="FFFFFF"/>
        </w:rPr>
        <w:t xml:space="preserve"> an area of 239,567 km</w:t>
      </w:r>
      <w:r>
        <w:rPr>
          <w:color w:val="202122"/>
          <w:shd w:val="clear" w:color="auto" w:fill="FFFFFF"/>
          <w:vertAlign w:val="superscript"/>
        </w:rPr>
        <w:t xml:space="preserve">2 </w:t>
      </w:r>
      <w:r>
        <w:t>with an estimated population of 34,777,522 as of 2024.</w:t>
      </w:r>
    </w:p>
    <w:p w14:paraId="3E8B434D" w14:textId="6B518EA8" w:rsidR="00EE1BD3" w:rsidRDefault="00EE1BD3" w:rsidP="00EE1BD3">
      <w:pPr>
        <w:rPr>
          <w:rFonts w:eastAsia="Arial"/>
          <w:lang w:eastAsia="ja-JP"/>
        </w:rPr>
      </w:pPr>
      <w:r>
        <w:t>The Ministry responsible for providing policy direction on communications in Ghana is the Ministry of Communications and Digitalisation.</w:t>
      </w:r>
      <w:r>
        <w:rPr>
          <w:rFonts w:eastAsia="Arial"/>
        </w:rPr>
        <w:t>The National Communications Authority (NCA)</w:t>
      </w:r>
      <w:r w:rsidR="00D21536" w:rsidRPr="0005402F">
        <w:rPr>
          <w:rFonts w:eastAsia="Arial"/>
          <w:szCs w:val="24"/>
        </w:rPr>
        <w:t xml:space="preserve"> is mandated by law to certify and ensure the testing of </w:t>
      </w:r>
      <w:r w:rsidR="00042390" w:rsidRPr="0005402F">
        <w:rPr>
          <w:rFonts w:eastAsia="Arial"/>
          <w:szCs w:val="24"/>
        </w:rPr>
        <w:t xml:space="preserve">the </w:t>
      </w:r>
      <w:r w:rsidR="00D21536" w:rsidRPr="0005402F">
        <w:rPr>
          <w:rFonts w:eastAsia="Arial"/>
          <w:szCs w:val="24"/>
        </w:rPr>
        <w:t xml:space="preserve">communications equipment for compliance with international standards and environmental health and safety standards including electromagnetic radiation and emissions. As a result, the NCA has established </w:t>
      </w:r>
      <w:r w:rsidR="0020111B" w:rsidRPr="0005402F">
        <w:rPr>
          <w:rFonts w:eastAsia="Arial"/>
          <w:szCs w:val="24"/>
        </w:rPr>
        <w:t>the d</w:t>
      </w:r>
      <w:r w:rsidR="00D21536" w:rsidRPr="0005402F">
        <w:rPr>
          <w:rFonts w:eastAsia="Arial"/>
          <w:szCs w:val="24"/>
        </w:rPr>
        <w:t xml:space="preserve">evice </w:t>
      </w:r>
      <w:r w:rsidR="0020111B" w:rsidRPr="0005402F">
        <w:rPr>
          <w:rFonts w:eastAsia="Arial"/>
          <w:szCs w:val="24"/>
        </w:rPr>
        <w:t>t</w:t>
      </w:r>
      <w:r w:rsidR="00D21536" w:rsidRPr="0005402F">
        <w:rPr>
          <w:rFonts w:eastAsia="Arial"/>
          <w:szCs w:val="24"/>
        </w:rPr>
        <w:t xml:space="preserve">ype </w:t>
      </w:r>
      <w:r w:rsidR="0020111B" w:rsidRPr="0005402F">
        <w:rPr>
          <w:rFonts w:eastAsia="Arial"/>
          <w:szCs w:val="24"/>
        </w:rPr>
        <w:t>a</w:t>
      </w:r>
      <w:r w:rsidR="00D21536" w:rsidRPr="0005402F">
        <w:rPr>
          <w:rFonts w:eastAsia="Arial"/>
          <w:szCs w:val="24"/>
        </w:rPr>
        <w:t xml:space="preserve">pproval </w:t>
      </w:r>
      <w:r w:rsidR="0020111B" w:rsidRPr="0005402F">
        <w:rPr>
          <w:rFonts w:eastAsia="Arial"/>
          <w:szCs w:val="24"/>
        </w:rPr>
        <w:t>t</w:t>
      </w:r>
      <w:r w:rsidR="00D21536" w:rsidRPr="0005402F">
        <w:rPr>
          <w:rFonts w:eastAsia="Arial"/>
          <w:szCs w:val="24"/>
        </w:rPr>
        <w:t xml:space="preserve">esting </w:t>
      </w:r>
      <w:r w:rsidR="0020111B" w:rsidRPr="0005402F">
        <w:rPr>
          <w:rFonts w:eastAsia="Arial"/>
          <w:szCs w:val="24"/>
        </w:rPr>
        <w:t>l</w:t>
      </w:r>
      <w:r w:rsidR="00D21536" w:rsidRPr="0005402F">
        <w:rPr>
          <w:rFonts w:eastAsia="Arial"/>
          <w:szCs w:val="24"/>
        </w:rPr>
        <w:t xml:space="preserve">aboratories (RF and </w:t>
      </w:r>
      <w:r w:rsidR="0020111B" w:rsidRPr="0005402F">
        <w:rPr>
          <w:rFonts w:eastAsia="Arial"/>
          <w:szCs w:val="24"/>
        </w:rPr>
        <w:t>s</w:t>
      </w:r>
      <w:r w:rsidR="00D21536" w:rsidRPr="0005402F">
        <w:rPr>
          <w:rFonts w:eastAsia="Arial"/>
          <w:szCs w:val="24"/>
        </w:rPr>
        <w:t>ignal</w:t>
      </w:r>
      <w:r w:rsidR="0020111B" w:rsidRPr="0005402F">
        <w:rPr>
          <w:rFonts w:eastAsia="Arial"/>
          <w:szCs w:val="24"/>
        </w:rPr>
        <w:t>l</w:t>
      </w:r>
      <w:r w:rsidR="00D21536" w:rsidRPr="0005402F">
        <w:rPr>
          <w:rFonts w:eastAsia="Arial"/>
          <w:szCs w:val="24"/>
        </w:rPr>
        <w:t xml:space="preserve">ing for </w:t>
      </w:r>
      <w:r w:rsidR="0020111B" w:rsidRPr="0005402F">
        <w:rPr>
          <w:rFonts w:eastAsia="Arial"/>
          <w:szCs w:val="24"/>
        </w:rPr>
        <w:t>p</w:t>
      </w:r>
      <w:r w:rsidR="00D21536" w:rsidRPr="0005402F">
        <w:rPr>
          <w:rFonts w:eastAsia="Arial"/>
          <w:szCs w:val="24"/>
        </w:rPr>
        <w:t xml:space="preserve">erformance and </w:t>
      </w:r>
      <w:r w:rsidR="0020111B" w:rsidRPr="0005402F">
        <w:rPr>
          <w:rFonts w:eastAsia="Arial"/>
          <w:szCs w:val="24"/>
        </w:rPr>
        <w:t>p</w:t>
      </w:r>
      <w:r w:rsidR="00D21536" w:rsidRPr="0005402F">
        <w:rPr>
          <w:rFonts w:eastAsia="Arial"/>
          <w:szCs w:val="24"/>
        </w:rPr>
        <w:t xml:space="preserve">rotocol </w:t>
      </w:r>
      <w:r w:rsidR="0020111B" w:rsidRPr="0005402F">
        <w:rPr>
          <w:rFonts w:eastAsia="Arial"/>
          <w:szCs w:val="24"/>
        </w:rPr>
        <w:t>t</w:t>
      </w:r>
      <w:r w:rsidR="00D21536" w:rsidRPr="0005402F">
        <w:rPr>
          <w:rFonts w:eastAsia="Arial"/>
          <w:szCs w:val="24"/>
        </w:rPr>
        <w:t xml:space="preserve">esting) and SAR (for </w:t>
      </w:r>
      <w:r w:rsidR="00B7504D" w:rsidRPr="0005402F">
        <w:rPr>
          <w:rFonts w:eastAsia="Arial"/>
          <w:szCs w:val="24"/>
        </w:rPr>
        <w:t>s</w:t>
      </w:r>
      <w:r w:rsidR="00D21536" w:rsidRPr="0005402F">
        <w:rPr>
          <w:rFonts w:eastAsia="Arial"/>
          <w:szCs w:val="24"/>
        </w:rPr>
        <w:t>afety) and aim</w:t>
      </w:r>
      <w:r w:rsidR="00B7504D" w:rsidRPr="0005402F">
        <w:rPr>
          <w:rFonts w:eastAsia="Arial"/>
          <w:szCs w:val="24"/>
        </w:rPr>
        <w:t>s</w:t>
      </w:r>
      <w:r w:rsidR="00D21536" w:rsidRPr="0005402F">
        <w:rPr>
          <w:rFonts w:eastAsia="Arial"/>
          <w:szCs w:val="24"/>
        </w:rPr>
        <w:t xml:space="preserve"> at checking conformance and combating ICT device counterfeiting. Any ICT device manufactured or imported into Ghana must be tested and type approved either in the NCA lab</w:t>
      </w:r>
      <w:r w:rsidR="006C3D13" w:rsidRPr="0005402F">
        <w:rPr>
          <w:rFonts w:eastAsia="Arial"/>
          <w:szCs w:val="24"/>
        </w:rPr>
        <w:t>oratorie</w:t>
      </w:r>
      <w:r w:rsidR="00D21536" w:rsidRPr="0005402F">
        <w:rPr>
          <w:rFonts w:eastAsia="Arial"/>
          <w:szCs w:val="24"/>
        </w:rPr>
        <w:t>s or at any other lab</w:t>
      </w:r>
      <w:r w:rsidR="00C078E2" w:rsidRPr="0005402F">
        <w:rPr>
          <w:rFonts w:eastAsia="Arial"/>
          <w:szCs w:val="24"/>
        </w:rPr>
        <w:t>oratorie</w:t>
      </w:r>
      <w:r w:rsidR="00D21536" w:rsidRPr="0005402F">
        <w:rPr>
          <w:rFonts w:eastAsia="Arial"/>
          <w:szCs w:val="24"/>
        </w:rPr>
        <w:t xml:space="preserve">s recognized by the </w:t>
      </w:r>
      <w:r>
        <w:rPr>
          <w:rFonts w:eastAsia="Arial"/>
        </w:rPr>
        <w:t>authority. The NCA has also secured funding for the establishment of an Electromagnetic Compatibility Laboratory for immunity and emission testing of electronic communications equipment. It will also serve as complement to the existing laboratories.</w:t>
      </w:r>
    </w:p>
    <w:p w14:paraId="7FA1A96D" w14:textId="3534808A" w:rsidR="00EE1BD3" w:rsidRDefault="00EE1BD3" w:rsidP="00EE1BD3">
      <w:pPr>
        <w:rPr>
          <w:rFonts w:eastAsia="Arial"/>
        </w:rPr>
      </w:pPr>
      <w:r>
        <w:rPr>
          <w:rFonts w:eastAsia="Arial"/>
        </w:rPr>
        <w:t>In order to efficiently operate the labs and curb the influx of counterfeit devices, the NCA has also teamed up with the Ghana Standards Authority and the Customs Division of the Ghana Revenue Authority to conduct both physical port inspection and market surveillance. Port inspection involves the random picking of samples of electronic communications equipment at any of Ghana's ports of entry to test and certify at the laboratory before the consignment is released to the importer.</w:t>
      </w:r>
    </w:p>
    <w:p w14:paraId="27ADEBCE" w14:textId="77EDAD3C" w:rsidR="00D21536" w:rsidRPr="0005402F" w:rsidRDefault="00D21536" w:rsidP="00EE1BD3">
      <w:pPr>
        <w:rPr>
          <w:rFonts w:eastAsia="Arial"/>
          <w:szCs w:val="24"/>
        </w:rPr>
      </w:pPr>
      <w:r w:rsidRPr="0005402F">
        <w:rPr>
          <w:rFonts w:eastAsia="Arial"/>
          <w:szCs w:val="24"/>
        </w:rPr>
        <w:t xml:space="preserve">In the case of market surveillance, the regulator </w:t>
      </w:r>
      <w:r w:rsidR="00E23060" w:rsidRPr="0005402F">
        <w:rPr>
          <w:rFonts w:eastAsia="Arial"/>
          <w:szCs w:val="24"/>
        </w:rPr>
        <w:t>enters</w:t>
      </w:r>
      <w:r w:rsidRPr="0005402F">
        <w:rPr>
          <w:rFonts w:eastAsia="Arial"/>
          <w:szCs w:val="24"/>
        </w:rPr>
        <w:t xml:space="preserve"> the market at any time and pick</w:t>
      </w:r>
      <w:r w:rsidR="004C3C0A" w:rsidRPr="0005402F">
        <w:rPr>
          <w:rFonts w:eastAsia="Arial"/>
          <w:szCs w:val="24"/>
        </w:rPr>
        <w:t>s</w:t>
      </w:r>
      <w:r w:rsidRPr="0005402F">
        <w:rPr>
          <w:rFonts w:eastAsia="Arial"/>
          <w:szCs w:val="24"/>
        </w:rPr>
        <w:t xml:space="preserve"> samples of </w:t>
      </w:r>
      <w:r w:rsidR="001B79AE" w:rsidRPr="0005402F">
        <w:rPr>
          <w:rFonts w:eastAsia="Arial"/>
          <w:szCs w:val="24"/>
        </w:rPr>
        <w:t xml:space="preserve">the </w:t>
      </w:r>
      <w:r w:rsidRPr="0005402F">
        <w:rPr>
          <w:rFonts w:eastAsia="Arial"/>
          <w:szCs w:val="24"/>
        </w:rPr>
        <w:t>electronic communications equipment that has been type approved for testing. This is to ensure that samples tested and approved are of the same quality as the one</w:t>
      </w:r>
      <w:r w:rsidR="004C3C0A" w:rsidRPr="0005402F">
        <w:rPr>
          <w:rFonts w:eastAsia="Arial"/>
          <w:szCs w:val="24"/>
        </w:rPr>
        <w:t>s</w:t>
      </w:r>
      <w:r w:rsidRPr="0005402F">
        <w:rPr>
          <w:rFonts w:eastAsia="Arial"/>
          <w:szCs w:val="24"/>
        </w:rPr>
        <w:t xml:space="preserve"> placed on the market.</w:t>
      </w:r>
    </w:p>
    <w:p w14:paraId="563C18A6" w14:textId="77777777" w:rsidR="00D21536" w:rsidRPr="0005402F" w:rsidRDefault="00D21536" w:rsidP="00B05E18">
      <w:pPr>
        <w:rPr>
          <w:rFonts w:eastAsia="Arial"/>
          <w:szCs w:val="24"/>
        </w:rPr>
      </w:pPr>
      <w:r w:rsidRPr="0005402F">
        <w:rPr>
          <w:rFonts w:eastAsia="Arial"/>
          <w:szCs w:val="24"/>
        </w:rPr>
        <w:t>The regulator will also be requiring labelling for equipment that has been type approved. The equipment will have unique identifiers on the label and other security features.</w:t>
      </w:r>
    </w:p>
    <w:p w14:paraId="03CFB2A0" w14:textId="799B67B2" w:rsidR="00EE1BD3" w:rsidRDefault="00EE1BD3" w:rsidP="00EE1BD3">
      <w:pPr>
        <w:rPr>
          <w:rFonts w:eastAsia="Arial"/>
          <w:lang w:eastAsia="ja-JP"/>
        </w:rPr>
      </w:pPr>
      <w:r>
        <w:rPr>
          <w:rFonts w:eastAsia="Arial"/>
        </w:rPr>
        <w:t xml:space="preserve">Ghana is in the process of implementing a Central Equipment Identity Register (CEIR) to </w:t>
      </w:r>
      <w:r>
        <w:t xml:space="preserve">enhance safety of devices and protect the citizenry from the health hazards related to counterfeit devices. The CEIR shall be the centralized database for validly registered end-devices on all networks, including mobile network operators and service providers serving in the country. </w:t>
      </w:r>
      <w:r>
        <w:rPr>
          <w:rFonts w:eastAsia="Arial"/>
        </w:rPr>
        <w:t xml:space="preserve">Mobile network operators are required to share daily triplets of </w:t>
      </w:r>
      <w:r>
        <w:t xml:space="preserve">International Mobile Equipment Identity (IMEI); International Mobile Subscriber Identity (IMSI) and Mobile Station Integrated Services Digital Network (MSISDN), </w:t>
      </w:r>
      <w:r>
        <w:rPr>
          <w:rFonts w:eastAsia="Arial"/>
        </w:rPr>
        <w:t xml:space="preserve">with the CEIR. </w:t>
      </w:r>
    </w:p>
    <w:p w14:paraId="0D243D4A" w14:textId="59E603C9" w:rsidR="00D21536" w:rsidRPr="0005402F" w:rsidRDefault="00EE1BD3" w:rsidP="00EE1BD3">
      <w:pPr>
        <w:rPr>
          <w:rFonts w:eastAsia="Arial"/>
          <w:szCs w:val="24"/>
        </w:rPr>
      </w:pPr>
      <w:r>
        <w:rPr>
          <w:rFonts w:eastAsia="Arial"/>
        </w:rPr>
        <w:lastRenderedPageBreak/>
        <w:t xml:space="preserve">The Central Equipment Identity Register will be linked to the Central SIM Registration database which has already been implemented. This will be known as the Central Equipment Identity Management System (CEIMS). The </w:t>
      </w:r>
      <w:r>
        <w:t>CEIMS being implemented is composed of the SIM Registry for the registration of all subscribers with mainly identity cards issued by the National Identification Authority (NIA) and CEIR, the two databases can be matched to generate the Equipment/Device Register. Since the CEIR implementation requires mobile network operators to share daily triplets (IMEI, IMSI &amp; MSISDN), the MSISDN which is the phone number can be crossed checked to the SIM Registration databases of network operators to link the equipment/device to an individual.</w:t>
      </w:r>
    </w:p>
    <w:p w14:paraId="424FEC9D" w14:textId="584C9872" w:rsidR="00D21536" w:rsidRPr="0005402F" w:rsidRDefault="00E07845" w:rsidP="00C65BF4">
      <w:pPr>
        <w:pStyle w:val="Heading3"/>
        <w:rPr>
          <w:szCs w:val="24"/>
          <w:lang w:bidi="ar-DZ"/>
        </w:rPr>
      </w:pPr>
      <w:bookmarkStart w:id="215" w:name="_Toc25232192"/>
      <w:bookmarkStart w:id="216" w:name="_Toc33020274"/>
      <w:bookmarkStart w:id="217" w:name="_Toc33020416"/>
      <w:bookmarkStart w:id="218" w:name="_Toc45033383"/>
      <w:bookmarkStart w:id="219" w:name="_Toc73702159"/>
      <w:bookmarkStart w:id="220" w:name="_Toc93310392"/>
      <w:bookmarkStart w:id="221" w:name="_Toc93933312"/>
      <w:bookmarkStart w:id="222" w:name="_Toc93933751"/>
      <w:bookmarkStart w:id="223" w:name="_Toc95137743"/>
      <w:bookmarkStart w:id="224" w:name="_Toc95140219"/>
      <w:bookmarkStart w:id="225" w:name="_Toc95140577"/>
      <w:bookmarkStart w:id="226" w:name="_Toc95146134"/>
      <w:r w:rsidRPr="0005402F">
        <w:rPr>
          <w:szCs w:val="24"/>
          <w:lang w:bidi="ar-DZ"/>
        </w:rPr>
        <w:t>I.I.</w:t>
      </w:r>
      <w:r w:rsidR="0093197E" w:rsidRPr="0005402F">
        <w:rPr>
          <w:szCs w:val="24"/>
          <w:lang w:bidi="ar-DZ"/>
        </w:rPr>
        <w:t>V</w:t>
      </w:r>
      <w:r w:rsidR="0093197E" w:rsidRPr="0005402F">
        <w:rPr>
          <w:szCs w:val="24"/>
          <w:lang w:bidi="ar-DZ"/>
        </w:rPr>
        <w:tab/>
      </w:r>
      <w:r w:rsidR="00D21536" w:rsidRPr="0005402F">
        <w:rPr>
          <w:szCs w:val="24"/>
          <w:lang w:bidi="ar-DZ"/>
        </w:rPr>
        <w:t>Guinea</w:t>
      </w:r>
      <w:bookmarkEnd w:id="215"/>
      <w:bookmarkEnd w:id="216"/>
      <w:bookmarkEnd w:id="217"/>
      <w:bookmarkEnd w:id="218"/>
      <w:bookmarkEnd w:id="219"/>
      <w:bookmarkEnd w:id="220"/>
      <w:bookmarkEnd w:id="221"/>
      <w:bookmarkEnd w:id="222"/>
      <w:bookmarkEnd w:id="223"/>
      <w:bookmarkEnd w:id="224"/>
      <w:bookmarkEnd w:id="225"/>
      <w:bookmarkEnd w:id="226"/>
    </w:p>
    <w:p w14:paraId="0F352DBD" w14:textId="144CAA36" w:rsidR="00D21536" w:rsidRPr="0005402F" w:rsidRDefault="00D21536" w:rsidP="00D21536">
      <w:pPr>
        <w:rPr>
          <w:i/>
          <w:iCs/>
          <w:szCs w:val="24"/>
          <w:lang w:eastAsia="fr-FR"/>
        </w:rPr>
      </w:pPr>
      <w:r w:rsidRPr="0005402F">
        <w:rPr>
          <w:szCs w:val="24"/>
          <w:lang w:eastAsia="fr-FR"/>
        </w:rPr>
        <w:t xml:space="preserve">The Ministry of </w:t>
      </w:r>
      <w:r w:rsidR="00A82DBC" w:rsidRPr="0005402F">
        <w:rPr>
          <w:szCs w:val="24"/>
          <w:lang w:eastAsia="fr-FR"/>
        </w:rPr>
        <w:t>p</w:t>
      </w:r>
      <w:r w:rsidRPr="0005402F">
        <w:rPr>
          <w:szCs w:val="24"/>
          <w:lang w:eastAsia="fr-FR"/>
        </w:rPr>
        <w:t xml:space="preserve">osts, </w:t>
      </w:r>
      <w:r w:rsidR="00A82DBC" w:rsidRPr="0005402F">
        <w:rPr>
          <w:szCs w:val="24"/>
          <w:lang w:eastAsia="fr-FR"/>
        </w:rPr>
        <w:t>t</w:t>
      </w:r>
      <w:r w:rsidRPr="0005402F">
        <w:rPr>
          <w:szCs w:val="24"/>
          <w:lang w:eastAsia="fr-FR"/>
        </w:rPr>
        <w:t xml:space="preserve">elecommunications and the </w:t>
      </w:r>
      <w:r w:rsidR="00865F57" w:rsidRPr="0005402F">
        <w:rPr>
          <w:szCs w:val="24"/>
          <w:lang w:eastAsia="fr-FR"/>
        </w:rPr>
        <w:t>d</w:t>
      </w:r>
      <w:r w:rsidRPr="0005402F">
        <w:rPr>
          <w:szCs w:val="24"/>
          <w:lang w:eastAsia="fr-FR"/>
        </w:rPr>
        <w:t xml:space="preserve">igital </w:t>
      </w:r>
      <w:r w:rsidR="00865F57" w:rsidRPr="0005402F">
        <w:rPr>
          <w:szCs w:val="24"/>
          <w:lang w:eastAsia="fr-FR"/>
        </w:rPr>
        <w:t>e</w:t>
      </w:r>
      <w:r w:rsidRPr="0005402F">
        <w:rPr>
          <w:szCs w:val="24"/>
          <w:lang w:eastAsia="fr-FR"/>
        </w:rPr>
        <w:t xml:space="preserve">conomy, acting through the </w:t>
      </w:r>
      <w:r w:rsidRPr="0005402F">
        <w:rPr>
          <w:i/>
          <w:iCs/>
          <w:szCs w:val="24"/>
          <w:lang w:eastAsia="fr-FR"/>
        </w:rPr>
        <w:t>Direction Nationale des Télécommunications,</w:t>
      </w:r>
      <w:r w:rsidRPr="0005402F">
        <w:rPr>
          <w:szCs w:val="24"/>
          <w:lang w:eastAsia="fr-FR"/>
        </w:rPr>
        <w:t xml:space="preserve"> initiated a study/survey to gather information on the difficulties encountered, different utilizations and </w:t>
      </w:r>
      <w:r w:rsidR="005B53F4" w:rsidRPr="0005402F">
        <w:rPr>
          <w:szCs w:val="24"/>
          <w:lang w:eastAsia="fr-FR"/>
        </w:rPr>
        <w:t xml:space="preserve">the </w:t>
      </w:r>
      <w:r w:rsidRPr="0005402F">
        <w:rPr>
          <w:szCs w:val="24"/>
          <w:lang w:eastAsia="fr-FR"/>
        </w:rPr>
        <w:t xml:space="preserve">efforts </w:t>
      </w:r>
      <w:r w:rsidR="005B53F4" w:rsidRPr="0005402F">
        <w:rPr>
          <w:szCs w:val="24"/>
          <w:lang w:eastAsia="fr-FR"/>
        </w:rPr>
        <w:t xml:space="preserve">that are </w:t>
      </w:r>
      <w:r w:rsidRPr="0005402F">
        <w:rPr>
          <w:szCs w:val="24"/>
          <w:lang w:eastAsia="fr-FR"/>
        </w:rPr>
        <w:t xml:space="preserve">in place </w:t>
      </w:r>
      <w:r w:rsidR="00B05C89" w:rsidRPr="0005402F">
        <w:rPr>
          <w:szCs w:val="24"/>
          <w:lang w:eastAsia="fr-FR"/>
        </w:rPr>
        <w:t>f</w:t>
      </w:r>
      <w:r w:rsidRPr="0005402F">
        <w:rPr>
          <w:szCs w:val="24"/>
          <w:lang w:eastAsia="fr-FR"/>
        </w:rPr>
        <w:t>o</w:t>
      </w:r>
      <w:r w:rsidR="00B05C89" w:rsidRPr="0005402F">
        <w:rPr>
          <w:szCs w:val="24"/>
          <w:lang w:eastAsia="fr-FR"/>
        </w:rPr>
        <w:t>r</w:t>
      </w:r>
      <w:r w:rsidRPr="0005402F">
        <w:rPr>
          <w:szCs w:val="24"/>
          <w:lang w:eastAsia="fr-FR"/>
        </w:rPr>
        <w:t xml:space="preserve"> remedy</w:t>
      </w:r>
      <w:r w:rsidR="00B05C89" w:rsidRPr="0005402F">
        <w:rPr>
          <w:szCs w:val="24"/>
          <w:lang w:eastAsia="fr-FR"/>
        </w:rPr>
        <w:t>ing</w:t>
      </w:r>
      <w:r w:rsidRPr="0005402F">
        <w:rPr>
          <w:szCs w:val="24"/>
          <w:lang w:eastAsia="fr-FR"/>
        </w:rPr>
        <w:t xml:space="preserve"> the problem of counterfeit ICT devices.</w:t>
      </w:r>
    </w:p>
    <w:p w14:paraId="062851F4" w14:textId="77777777" w:rsidR="00D21536" w:rsidRPr="0005402F" w:rsidRDefault="00D21536" w:rsidP="00085DF6">
      <w:pPr>
        <w:pStyle w:val="Headingb"/>
        <w:rPr>
          <w:szCs w:val="24"/>
          <w:lang w:val="en-US"/>
        </w:rPr>
      </w:pPr>
      <w:r w:rsidRPr="0005402F">
        <w:rPr>
          <w:szCs w:val="24"/>
          <w:lang w:val="en-US"/>
        </w:rPr>
        <w:t>Survey report</w:t>
      </w:r>
    </w:p>
    <w:p w14:paraId="53DCAA26" w14:textId="57F4800A" w:rsidR="00D21536" w:rsidRPr="0005402F" w:rsidRDefault="00D21536" w:rsidP="00FA033C">
      <w:pPr>
        <w:rPr>
          <w:szCs w:val="24"/>
          <w:lang w:eastAsia="fr-FR"/>
        </w:rPr>
      </w:pPr>
      <w:r w:rsidRPr="0005402F">
        <w:rPr>
          <w:szCs w:val="24"/>
          <w:lang w:eastAsia="fr-FR"/>
        </w:rPr>
        <w:t>All the information gathered in the survey made it clear that, despite the existence of Law L 018/2015/AN o</w:t>
      </w:r>
      <w:r w:rsidR="00AE03F8" w:rsidRPr="0005402F">
        <w:rPr>
          <w:szCs w:val="24"/>
          <w:lang w:eastAsia="fr-FR"/>
        </w:rPr>
        <w:t>n</w:t>
      </w:r>
      <w:r w:rsidRPr="0005402F">
        <w:rPr>
          <w:szCs w:val="24"/>
          <w:lang w:eastAsia="fr-FR"/>
        </w:rPr>
        <w:t xml:space="preserve"> 13 August 2015 and its Article 64 on the </w:t>
      </w:r>
      <w:r w:rsidRPr="0005402F">
        <w:rPr>
          <w:b/>
          <w:szCs w:val="24"/>
          <w:lang w:eastAsia="fr-FR"/>
        </w:rPr>
        <w:t>type approval and homologation of telecommunication/ICT devices</w:t>
      </w:r>
      <w:r w:rsidRPr="0005402F">
        <w:rPr>
          <w:szCs w:val="24"/>
          <w:lang w:eastAsia="fr-FR"/>
        </w:rPr>
        <w:t xml:space="preserve"> (53.79 per cent of those surveyed were unaware of its existence) and a </w:t>
      </w:r>
      <w:r w:rsidR="000A1481" w:rsidRPr="0005402F">
        <w:rPr>
          <w:szCs w:val="24"/>
          <w:lang w:eastAsia="fr-FR"/>
        </w:rPr>
        <w:t>c</w:t>
      </w:r>
      <w:r w:rsidRPr="0005402F">
        <w:rPr>
          <w:szCs w:val="24"/>
          <w:lang w:eastAsia="fr-FR"/>
        </w:rPr>
        <w:t xml:space="preserve">onsumers </w:t>
      </w:r>
      <w:r w:rsidR="000A1481" w:rsidRPr="0005402F">
        <w:rPr>
          <w:szCs w:val="24"/>
          <w:lang w:eastAsia="fr-FR"/>
        </w:rPr>
        <w:t>a</w:t>
      </w:r>
      <w:r w:rsidRPr="0005402F">
        <w:rPr>
          <w:szCs w:val="24"/>
          <w:lang w:eastAsia="fr-FR"/>
        </w:rPr>
        <w:t xml:space="preserve">ssociation in the telecommunication/ICT sector (unknown to 71.69 per cent of those surveyed), an enormous amount </w:t>
      </w:r>
      <w:r w:rsidR="00972640" w:rsidRPr="0005402F">
        <w:rPr>
          <w:szCs w:val="24"/>
          <w:lang w:eastAsia="fr-FR"/>
        </w:rPr>
        <w:t xml:space="preserve">of work still </w:t>
      </w:r>
      <w:r w:rsidRPr="0005402F">
        <w:rPr>
          <w:szCs w:val="24"/>
          <w:lang w:eastAsia="fr-FR"/>
        </w:rPr>
        <w:t xml:space="preserve">remains regarding the oversight of markets, as the aforementioned law has neither </w:t>
      </w:r>
      <w:r w:rsidR="00773DD2" w:rsidRPr="0005402F">
        <w:rPr>
          <w:szCs w:val="24"/>
          <w:lang w:eastAsia="fr-FR"/>
        </w:rPr>
        <w:t xml:space="preserve">been </w:t>
      </w:r>
      <w:r w:rsidRPr="0005402F">
        <w:rPr>
          <w:szCs w:val="24"/>
          <w:lang w:eastAsia="fr-FR"/>
        </w:rPr>
        <w:t>widely disseminated nor applied effectively.</w:t>
      </w:r>
    </w:p>
    <w:p w14:paraId="53784999" w14:textId="59E0E768" w:rsidR="00D21536" w:rsidRPr="0005402F" w:rsidRDefault="00D21536" w:rsidP="00FA033C">
      <w:pPr>
        <w:rPr>
          <w:szCs w:val="24"/>
          <w:lang w:eastAsia="fr-FR"/>
        </w:rPr>
      </w:pPr>
      <w:r w:rsidRPr="0005402F">
        <w:rPr>
          <w:szCs w:val="24"/>
          <w:lang w:eastAsia="fr-FR"/>
        </w:rPr>
        <w:t>The report also indicates that the counterfeit products sold</w:t>
      </w:r>
      <w:r w:rsidR="00612D55" w:rsidRPr="0005402F">
        <w:rPr>
          <w:szCs w:val="24"/>
          <w:lang w:eastAsia="fr-FR"/>
        </w:rPr>
        <w:t xml:space="preserve"> most</w:t>
      </w:r>
      <w:r w:rsidRPr="0005402F">
        <w:rPr>
          <w:szCs w:val="24"/>
          <w:lang w:eastAsia="fr-FR"/>
        </w:rPr>
        <w:t xml:space="preserve"> on Guinean markets are </w:t>
      </w:r>
      <w:r w:rsidR="007618DC" w:rsidRPr="0005402F">
        <w:rPr>
          <w:szCs w:val="24"/>
          <w:lang w:eastAsia="fr-FR"/>
        </w:rPr>
        <w:t xml:space="preserve">the </w:t>
      </w:r>
      <w:r w:rsidRPr="0005402F">
        <w:rPr>
          <w:szCs w:val="24"/>
          <w:lang w:eastAsia="fr-FR"/>
        </w:rPr>
        <w:t>mobile phones (66.70 per cent according to those surveyed), chargers (67.36 per cent according to those surveyed) and earphone devices (66.91 per cent according to those surveyed). With the low incomes earned by Guineans – around USD 2 per inhabitant – most of the population prefer these counterfeit products as they can afford them.</w:t>
      </w:r>
    </w:p>
    <w:p w14:paraId="14DCFE55" w14:textId="4A536431" w:rsidR="00D21536" w:rsidRPr="0005402F" w:rsidRDefault="00D21536" w:rsidP="00FA033C">
      <w:pPr>
        <w:rPr>
          <w:szCs w:val="24"/>
          <w:lang w:bidi="ar-DZ"/>
        </w:rPr>
      </w:pPr>
      <w:r w:rsidRPr="0005402F">
        <w:rPr>
          <w:szCs w:val="24"/>
          <w:lang w:eastAsia="fr-FR"/>
        </w:rPr>
        <w:t>Lastly, the report indicates that virtually all these counterfeit products flooding the Guinean markets come from Asia (92.76 per cent according to those surveyed).</w:t>
      </w:r>
    </w:p>
    <w:p w14:paraId="7D15BCDF" w14:textId="52FC1536" w:rsidR="00D21536" w:rsidRPr="0005402F" w:rsidRDefault="00E07845" w:rsidP="00C65BF4">
      <w:pPr>
        <w:pStyle w:val="Heading3"/>
        <w:rPr>
          <w:szCs w:val="24"/>
          <w:lang w:bidi="ar-DZ"/>
        </w:rPr>
      </w:pPr>
      <w:bookmarkStart w:id="227" w:name="_Toc73702161"/>
      <w:bookmarkStart w:id="228" w:name="_Toc93310393"/>
      <w:bookmarkStart w:id="229" w:name="_Toc93933313"/>
      <w:bookmarkStart w:id="230" w:name="_Toc93933752"/>
      <w:bookmarkStart w:id="231" w:name="_Toc95137744"/>
      <w:bookmarkStart w:id="232" w:name="_Toc95140220"/>
      <w:bookmarkStart w:id="233" w:name="_Toc95140578"/>
      <w:bookmarkStart w:id="234" w:name="_Toc95146135"/>
      <w:r w:rsidRPr="0005402F">
        <w:rPr>
          <w:szCs w:val="24"/>
          <w:lang w:bidi="ar-DZ"/>
        </w:rPr>
        <w:t>I.I.</w:t>
      </w:r>
      <w:r w:rsidR="0093197E" w:rsidRPr="0005402F">
        <w:rPr>
          <w:szCs w:val="24"/>
          <w:lang w:bidi="ar-DZ"/>
        </w:rPr>
        <w:t>VI</w:t>
      </w:r>
      <w:r w:rsidR="0093197E" w:rsidRPr="0005402F">
        <w:rPr>
          <w:szCs w:val="24"/>
          <w:lang w:bidi="ar-DZ"/>
        </w:rPr>
        <w:tab/>
      </w:r>
      <w:r w:rsidR="0051689F" w:rsidRPr="0005402F">
        <w:rPr>
          <w:szCs w:val="24"/>
          <w:lang w:bidi="ar-DZ"/>
        </w:rPr>
        <w:t xml:space="preserve">Republic of </w:t>
      </w:r>
      <w:r w:rsidR="00D21536" w:rsidRPr="0005402F">
        <w:rPr>
          <w:szCs w:val="24"/>
          <w:lang w:bidi="ar-DZ"/>
        </w:rPr>
        <w:t>Kenya</w:t>
      </w:r>
      <w:bookmarkEnd w:id="227"/>
      <w:bookmarkEnd w:id="228"/>
      <w:bookmarkEnd w:id="229"/>
      <w:bookmarkEnd w:id="230"/>
      <w:bookmarkEnd w:id="231"/>
      <w:bookmarkEnd w:id="232"/>
      <w:bookmarkEnd w:id="233"/>
      <w:bookmarkEnd w:id="234"/>
    </w:p>
    <w:p w14:paraId="45FBA77B" w14:textId="6685412F" w:rsidR="00D21536" w:rsidRPr="0005402F" w:rsidRDefault="0093197E" w:rsidP="000967D5">
      <w:pPr>
        <w:pStyle w:val="Headingb"/>
        <w:rPr>
          <w:rFonts w:eastAsia="Calibri"/>
          <w:szCs w:val="24"/>
        </w:rPr>
      </w:pPr>
      <w:r w:rsidRPr="00A64CB7">
        <w:rPr>
          <w:rFonts w:eastAsia="Calibri"/>
          <w:szCs w:val="24"/>
        </w:rPr>
        <w:t>a</w:t>
      </w:r>
      <w:r w:rsidR="00FA033C" w:rsidRPr="0005402F">
        <w:rPr>
          <w:rFonts w:eastAsia="Calibri"/>
          <w:szCs w:val="24"/>
          <w:lang w:val="en-US"/>
        </w:rPr>
        <w:t>)</w:t>
      </w:r>
      <w:r w:rsidRPr="00A64CB7">
        <w:rPr>
          <w:rFonts w:eastAsia="Calibri"/>
          <w:szCs w:val="24"/>
        </w:rPr>
        <w:tab/>
      </w:r>
      <w:r w:rsidR="00D21536" w:rsidRPr="0005402F">
        <w:rPr>
          <w:rFonts w:eastAsia="Calibri"/>
          <w:szCs w:val="24"/>
        </w:rPr>
        <w:t>Background</w:t>
      </w:r>
    </w:p>
    <w:p w14:paraId="6254E5E2" w14:textId="78A526EE" w:rsidR="00D21536" w:rsidRPr="0005402F" w:rsidRDefault="00D21536" w:rsidP="000967D5">
      <w:pPr>
        <w:rPr>
          <w:rFonts w:eastAsia="Calibri"/>
          <w:szCs w:val="24"/>
        </w:rPr>
      </w:pPr>
      <w:r w:rsidRPr="0005402F">
        <w:rPr>
          <w:rFonts w:eastAsia="Calibri"/>
          <w:szCs w:val="24"/>
        </w:rPr>
        <w:t>Kenya</w:t>
      </w:r>
      <w:r w:rsidR="00894970" w:rsidRPr="0005402F">
        <w:rPr>
          <w:rFonts w:eastAsia="Calibri"/>
          <w:szCs w:val="24"/>
        </w:rPr>
        <w:t>'</w:t>
      </w:r>
      <w:r w:rsidRPr="0005402F">
        <w:rPr>
          <w:rFonts w:eastAsia="Calibri"/>
          <w:szCs w:val="24"/>
        </w:rPr>
        <w:t xml:space="preserve">s robust mobile industry has had a positive and significant impact on the socioeconomic indicators of the country leading to </w:t>
      </w:r>
      <w:r w:rsidR="00493CF9" w:rsidRPr="0005402F">
        <w:rPr>
          <w:rFonts w:eastAsia="Calibri"/>
          <w:szCs w:val="24"/>
        </w:rPr>
        <w:t xml:space="preserve">the </w:t>
      </w:r>
      <w:r w:rsidRPr="0005402F">
        <w:rPr>
          <w:rFonts w:eastAsia="Calibri"/>
          <w:szCs w:val="24"/>
        </w:rPr>
        <w:t>emergence of new innovative business</w:t>
      </w:r>
      <w:r w:rsidR="00E549FD" w:rsidRPr="0005402F">
        <w:rPr>
          <w:rFonts w:eastAsia="Calibri"/>
          <w:szCs w:val="24"/>
        </w:rPr>
        <w:t>es</w:t>
      </w:r>
      <w:r w:rsidRPr="0005402F">
        <w:rPr>
          <w:rFonts w:eastAsia="Calibri"/>
          <w:szCs w:val="24"/>
        </w:rPr>
        <w:t xml:space="preserve"> such as mobile agents and deepening of the financial sector with notable innovations such as mobile money transfers and accounts.</w:t>
      </w:r>
    </w:p>
    <w:p w14:paraId="6E0404E3" w14:textId="0E4CDB65" w:rsidR="00D21536" w:rsidRPr="0005402F" w:rsidRDefault="00D21536" w:rsidP="000967D5">
      <w:pPr>
        <w:rPr>
          <w:rFonts w:eastAsia="Calibri"/>
          <w:szCs w:val="24"/>
        </w:rPr>
      </w:pPr>
      <w:r w:rsidRPr="0005402F">
        <w:rPr>
          <w:rFonts w:eastAsia="Calibri"/>
          <w:szCs w:val="24"/>
        </w:rPr>
        <w:t xml:space="preserve">This growth has also had its fair number of challenges, one of which is the complex matter of illegal mobile devices. In an effort to tackle this menace, the </w:t>
      </w:r>
      <w:r w:rsidR="00D973D7" w:rsidRPr="0005402F">
        <w:rPr>
          <w:rFonts w:eastAsia="Calibri"/>
          <w:szCs w:val="24"/>
        </w:rPr>
        <w:t>c</w:t>
      </w:r>
      <w:r w:rsidRPr="0005402F">
        <w:rPr>
          <w:rFonts w:eastAsia="Calibri"/>
          <w:szCs w:val="24"/>
        </w:rPr>
        <w:t xml:space="preserve">ommunications </w:t>
      </w:r>
      <w:r w:rsidR="00D973D7" w:rsidRPr="0005402F">
        <w:rPr>
          <w:rFonts w:eastAsia="Calibri"/>
          <w:szCs w:val="24"/>
        </w:rPr>
        <w:t>a</w:t>
      </w:r>
      <w:r w:rsidRPr="0005402F">
        <w:rPr>
          <w:rFonts w:eastAsia="Calibri"/>
          <w:szCs w:val="24"/>
        </w:rPr>
        <w:t xml:space="preserve">uthority </w:t>
      </w:r>
      <w:r w:rsidR="00F71BC5" w:rsidRPr="0005402F">
        <w:rPr>
          <w:rFonts w:eastAsia="Calibri"/>
          <w:szCs w:val="24"/>
        </w:rPr>
        <w:t xml:space="preserve">(CA) </w:t>
      </w:r>
      <w:r w:rsidRPr="0005402F">
        <w:rPr>
          <w:rFonts w:eastAsia="Calibri"/>
          <w:szCs w:val="24"/>
        </w:rPr>
        <w:t>of Keny</w:t>
      </w:r>
      <w:r w:rsidR="00F71BC5" w:rsidRPr="0005402F">
        <w:rPr>
          <w:rFonts w:eastAsia="Calibri"/>
          <w:szCs w:val="24"/>
        </w:rPr>
        <w:t>a</w:t>
      </w:r>
      <w:r w:rsidRPr="0005402F">
        <w:rPr>
          <w:rFonts w:eastAsia="Calibri"/>
          <w:szCs w:val="24"/>
        </w:rPr>
        <w:t xml:space="preserve">, through engagement and partnership with stakeholders, has developed and implemented several regulatory interventions. </w:t>
      </w:r>
    </w:p>
    <w:p w14:paraId="2B3C66FC" w14:textId="61C210E3" w:rsidR="00D21536" w:rsidRPr="0005402F" w:rsidRDefault="00D21536" w:rsidP="000967D5">
      <w:pPr>
        <w:rPr>
          <w:rFonts w:eastAsia="Calibri"/>
          <w:szCs w:val="24"/>
        </w:rPr>
      </w:pPr>
      <w:r w:rsidRPr="0005402F">
        <w:rPr>
          <w:rFonts w:eastAsia="Calibri"/>
          <w:szCs w:val="24"/>
        </w:rPr>
        <w:t>It is important to note that the concern initially began with stolen mobile devices</w:t>
      </w:r>
      <w:r w:rsidR="008157A3" w:rsidRPr="0005402F">
        <w:rPr>
          <w:rFonts w:eastAsia="Calibri"/>
          <w:szCs w:val="24"/>
        </w:rPr>
        <w:t>,</w:t>
      </w:r>
      <w:r w:rsidRPr="0005402F">
        <w:rPr>
          <w:rFonts w:eastAsia="Calibri"/>
          <w:szCs w:val="24"/>
        </w:rPr>
        <w:t xml:space="preserve"> but the matter has progressively become more complex with </w:t>
      </w:r>
      <w:r w:rsidR="0057326F" w:rsidRPr="0005402F">
        <w:rPr>
          <w:rFonts w:eastAsia="Calibri"/>
          <w:szCs w:val="24"/>
        </w:rPr>
        <w:t xml:space="preserve">the </w:t>
      </w:r>
      <w:r w:rsidRPr="0005402F">
        <w:rPr>
          <w:rFonts w:eastAsia="Calibri"/>
          <w:szCs w:val="24"/>
        </w:rPr>
        <w:t xml:space="preserve">cloning of </w:t>
      </w:r>
      <w:r w:rsidR="008157A3" w:rsidRPr="0005402F">
        <w:rPr>
          <w:rFonts w:eastAsia="Calibri"/>
          <w:szCs w:val="24"/>
        </w:rPr>
        <w:t>the i</w:t>
      </w:r>
      <w:r w:rsidRPr="0005402F">
        <w:rPr>
          <w:rFonts w:eastAsia="Calibri"/>
          <w:szCs w:val="24"/>
        </w:rPr>
        <w:t xml:space="preserve">nternational </w:t>
      </w:r>
      <w:r w:rsidR="008157A3" w:rsidRPr="0005402F">
        <w:rPr>
          <w:rFonts w:eastAsia="Calibri"/>
          <w:szCs w:val="24"/>
        </w:rPr>
        <w:t>m</w:t>
      </w:r>
      <w:r w:rsidRPr="0005402F">
        <w:rPr>
          <w:rFonts w:eastAsia="Calibri"/>
          <w:szCs w:val="24"/>
        </w:rPr>
        <w:t xml:space="preserve">obile </w:t>
      </w:r>
      <w:r w:rsidR="008157A3" w:rsidRPr="0005402F">
        <w:rPr>
          <w:rFonts w:eastAsia="Calibri"/>
          <w:szCs w:val="24"/>
        </w:rPr>
        <w:t>e</w:t>
      </w:r>
      <w:r w:rsidRPr="0005402F">
        <w:rPr>
          <w:rFonts w:eastAsia="Calibri"/>
          <w:szCs w:val="24"/>
        </w:rPr>
        <w:t xml:space="preserve">quipment </w:t>
      </w:r>
      <w:r w:rsidR="008157A3" w:rsidRPr="0005402F">
        <w:rPr>
          <w:rFonts w:eastAsia="Calibri"/>
          <w:szCs w:val="24"/>
        </w:rPr>
        <w:t>i</w:t>
      </w:r>
      <w:r w:rsidRPr="0005402F">
        <w:rPr>
          <w:rFonts w:eastAsia="Calibri"/>
          <w:szCs w:val="24"/>
        </w:rPr>
        <w:t xml:space="preserve">dentity (IMEI) becoming more rampant and </w:t>
      </w:r>
      <w:r w:rsidR="00FC44C6" w:rsidRPr="0005402F">
        <w:rPr>
          <w:rFonts w:eastAsia="Calibri"/>
          <w:szCs w:val="24"/>
        </w:rPr>
        <w:t xml:space="preserve">the </w:t>
      </w:r>
      <w:r w:rsidRPr="0005402F">
        <w:rPr>
          <w:rFonts w:eastAsia="Calibri"/>
          <w:szCs w:val="24"/>
        </w:rPr>
        <w:t>rising cases of SIM swap fraud and SIM box.</w:t>
      </w:r>
    </w:p>
    <w:p w14:paraId="4747A863" w14:textId="52CD4A8D" w:rsidR="00D21536" w:rsidRPr="0005402F" w:rsidRDefault="00D21536" w:rsidP="000967D5">
      <w:pPr>
        <w:rPr>
          <w:rFonts w:eastAsia="Calibri"/>
          <w:szCs w:val="24"/>
        </w:rPr>
      </w:pPr>
      <w:r w:rsidRPr="0005402F">
        <w:rPr>
          <w:rFonts w:eastAsia="Calibri"/>
          <w:szCs w:val="24"/>
        </w:rPr>
        <w:t xml:space="preserve">As of September 2018, Kenya </w:t>
      </w:r>
      <w:r w:rsidR="00214CA1" w:rsidRPr="0005402F">
        <w:rPr>
          <w:rFonts w:eastAsia="Calibri"/>
          <w:szCs w:val="24"/>
        </w:rPr>
        <w:t xml:space="preserve">has </w:t>
      </w:r>
      <w:r w:rsidRPr="0005402F">
        <w:rPr>
          <w:rFonts w:eastAsia="Calibri"/>
          <w:szCs w:val="24"/>
        </w:rPr>
        <w:t>had 45 million mobile subscribers against an estimated population of 48 million inhabitants.</w:t>
      </w:r>
    </w:p>
    <w:p w14:paraId="2313CBD0" w14:textId="7AA796E4" w:rsidR="00D21536" w:rsidRPr="0005402F" w:rsidRDefault="0093197E" w:rsidP="000967D5">
      <w:pPr>
        <w:pStyle w:val="Headingb"/>
        <w:rPr>
          <w:rFonts w:eastAsia="Calibri"/>
          <w:szCs w:val="24"/>
        </w:rPr>
      </w:pPr>
      <w:r w:rsidRPr="0005402F">
        <w:rPr>
          <w:rFonts w:eastAsia="Calibri"/>
          <w:szCs w:val="24"/>
        </w:rPr>
        <w:t>b</w:t>
      </w:r>
      <w:r w:rsidR="000967D5" w:rsidRPr="0005402F">
        <w:rPr>
          <w:rFonts w:eastAsia="Calibri"/>
          <w:szCs w:val="24"/>
        </w:rPr>
        <w:t>)</w:t>
      </w:r>
      <w:r w:rsidRPr="0005402F">
        <w:rPr>
          <w:rFonts w:eastAsia="Calibri"/>
          <w:szCs w:val="24"/>
        </w:rPr>
        <w:tab/>
      </w:r>
      <w:r w:rsidR="00D21536" w:rsidRPr="0005402F">
        <w:rPr>
          <w:rFonts w:eastAsia="Calibri"/>
          <w:szCs w:val="24"/>
        </w:rPr>
        <w:t xml:space="preserve">Regional </w:t>
      </w:r>
      <w:r w:rsidR="00214CA1" w:rsidRPr="0005402F">
        <w:rPr>
          <w:rFonts w:eastAsia="Calibri"/>
          <w:szCs w:val="24"/>
        </w:rPr>
        <w:t>i</w:t>
      </w:r>
      <w:r w:rsidR="00D21536" w:rsidRPr="0005402F">
        <w:rPr>
          <w:rFonts w:eastAsia="Calibri"/>
          <w:szCs w:val="24"/>
        </w:rPr>
        <w:t xml:space="preserve">nitiative – </w:t>
      </w:r>
      <w:r w:rsidR="00214CA1" w:rsidRPr="0005402F">
        <w:rPr>
          <w:rFonts w:eastAsia="Calibri"/>
          <w:szCs w:val="24"/>
        </w:rPr>
        <w:t>i</w:t>
      </w:r>
      <w:r w:rsidR="00D21536" w:rsidRPr="0005402F">
        <w:rPr>
          <w:rFonts w:eastAsia="Calibri"/>
          <w:szCs w:val="24"/>
        </w:rPr>
        <w:t xml:space="preserve">nterconnected </w:t>
      </w:r>
      <w:r w:rsidR="00214CA1" w:rsidRPr="0005402F">
        <w:rPr>
          <w:rFonts w:eastAsia="Calibri"/>
          <w:szCs w:val="24"/>
        </w:rPr>
        <w:t>e</w:t>
      </w:r>
      <w:r w:rsidR="00D21536" w:rsidRPr="0005402F">
        <w:rPr>
          <w:rFonts w:eastAsia="Calibri"/>
          <w:szCs w:val="24"/>
        </w:rPr>
        <w:t xml:space="preserve">quipment </w:t>
      </w:r>
      <w:r w:rsidR="00214CA1" w:rsidRPr="0005402F">
        <w:rPr>
          <w:rFonts w:eastAsia="Calibri"/>
          <w:szCs w:val="24"/>
        </w:rPr>
        <w:t>i</w:t>
      </w:r>
      <w:r w:rsidR="00D21536" w:rsidRPr="0005402F">
        <w:rPr>
          <w:rFonts w:eastAsia="Calibri"/>
          <w:szCs w:val="24"/>
        </w:rPr>
        <w:t xml:space="preserve">dentity </w:t>
      </w:r>
      <w:r w:rsidR="00214CA1" w:rsidRPr="0005402F">
        <w:rPr>
          <w:rFonts w:eastAsia="Calibri"/>
          <w:szCs w:val="24"/>
        </w:rPr>
        <w:t>r</w:t>
      </w:r>
      <w:r w:rsidR="00D21536" w:rsidRPr="0005402F">
        <w:rPr>
          <w:rFonts w:eastAsia="Calibri"/>
          <w:szCs w:val="24"/>
        </w:rPr>
        <w:t>egisters (EIRs)</w:t>
      </w:r>
    </w:p>
    <w:p w14:paraId="497EA8FA" w14:textId="6997700E" w:rsidR="00D21536" w:rsidRPr="0005402F" w:rsidRDefault="00D21536" w:rsidP="000967D5">
      <w:pPr>
        <w:rPr>
          <w:rFonts w:eastAsia="Calibri"/>
          <w:szCs w:val="24"/>
        </w:rPr>
      </w:pPr>
      <w:r w:rsidRPr="0005402F">
        <w:rPr>
          <w:rFonts w:eastAsia="Calibri"/>
          <w:szCs w:val="24"/>
        </w:rPr>
        <w:t xml:space="preserve">In 2005, CA together with the other regulators within </w:t>
      </w:r>
      <w:r w:rsidR="00C376FB" w:rsidRPr="0005402F">
        <w:rPr>
          <w:rFonts w:eastAsia="Calibri"/>
          <w:szCs w:val="24"/>
        </w:rPr>
        <w:t>e</w:t>
      </w:r>
      <w:r w:rsidRPr="0005402F">
        <w:rPr>
          <w:rFonts w:eastAsia="Calibri"/>
          <w:szCs w:val="24"/>
        </w:rPr>
        <w:t xml:space="preserve">ast Africa initiated a project to install </w:t>
      </w:r>
      <w:r w:rsidR="00BE0898" w:rsidRPr="0005402F">
        <w:rPr>
          <w:rFonts w:eastAsia="Calibri"/>
          <w:szCs w:val="24"/>
        </w:rPr>
        <w:t>e</w:t>
      </w:r>
      <w:r w:rsidRPr="0005402F">
        <w:rPr>
          <w:rFonts w:eastAsia="Calibri"/>
          <w:szCs w:val="24"/>
        </w:rPr>
        <w:t xml:space="preserve">quipment </w:t>
      </w:r>
      <w:r w:rsidR="00BE0898" w:rsidRPr="0005402F">
        <w:rPr>
          <w:rFonts w:eastAsia="Calibri"/>
          <w:szCs w:val="24"/>
        </w:rPr>
        <w:t>i</w:t>
      </w:r>
      <w:r w:rsidRPr="0005402F">
        <w:rPr>
          <w:rFonts w:eastAsia="Calibri"/>
          <w:szCs w:val="24"/>
        </w:rPr>
        <w:t xml:space="preserve">dentification </w:t>
      </w:r>
      <w:r w:rsidR="00BE0898" w:rsidRPr="0005402F">
        <w:rPr>
          <w:rFonts w:eastAsia="Calibri"/>
          <w:szCs w:val="24"/>
        </w:rPr>
        <w:t>r</w:t>
      </w:r>
      <w:r w:rsidRPr="0005402F">
        <w:rPr>
          <w:rFonts w:eastAsia="Calibri"/>
          <w:szCs w:val="24"/>
        </w:rPr>
        <w:t xml:space="preserve">egisters (EIR) through the </w:t>
      </w:r>
      <w:r w:rsidR="00A6603F" w:rsidRPr="0005402F">
        <w:rPr>
          <w:rFonts w:eastAsia="Calibri"/>
          <w:szCs w:val="24"/>
        </w:rPr>
        <w:t>e</w:t>
      </w:r>
      <w:r w:rsidRPr="0005402F">
        <w:rPr>
          <w:rFonts w:eastAsia="Calibri"/>
          <w:szCs w:val="24"/>
        </w:rPr>
        <w:t xml:space="preserve">ast African </w:t>
      </w:r>
      <w:r w:rsidR="00E67A94" w:rsidRPr="0005402F">
        <w:rPr>
          <w:rFonts w:eastAsia="Calibri"/>
          <w:szCs w:val="24"/>
        </w:rPr>
        <w:t>r</w:t>
      </w:r>
      <w:r w:rsidR="00FD17C4" w:rsidRPr="0005402F">
        <w:rPr>
          <w:rFonts w:eastAsia="Calibri"/>
          <w:szCs w:val="24"/>
        </w:rPr>
        <w:t xml:space="preserve">egulatory, </w:t>
      </w:r>
      <w:r w:rsidR="00E67A94" w:rsidRPr="0005402F">
        <w:rPr>
          <w:rFonts w:eastAsia="Calibri"/>
          <w:szCs w:val="24"/>
        </w:rPr>
        <w:t>p</w:t>
      </w:r>
      <w:r w:rsidRPr="0005402F">
        <w:rPr>
          <w:rFonts w:eastAsia="Calibri"/>
          <w:szCs w:val="24"/>
        </w:rPr>
        <w:t>ost</w:t>
      </w:r>
      <w:r w:rsidR="008C6008" w:rsidRPr="0005402F">
        <w:rPr>
          <w:rFonts w:eastAsia="Calibri"/>
          <w:szCs w:val="24"/>
        </w:rPr>
        <w:t>s</w:t>
      </w:r>
      <w:r w:rsidRPr="0005402F">
        <w:rPr>
          <w:rFonts w:eastAsia="Calibri"/>
          <w:szCs w:val="24"/>
        </w:rPr>
        <w:t xml:space="preserve"> and </w:t>
      </w:r>
      <w:r w:rsidR="00E67A94" w:rsidRPr="0005402F">
        <w:rPr>
          <w:rFonts w:eastAsia="Calibri"/>
          <w:szCs w:val="24"/>
        </w:rPr>
        <w:lastRenderedPageBreak/>
        <w:t>t</w:t>
      </w:r>
      <w:r w:rsidRPr="0005402F">
        <w:rPr>
          <w:rFonts w:eastAsia="Calibri"/>
          <w:szCs w:val="24"/>
        </w:rPr>
        <w:t xml:space="preserve">elecommunications </w:t>
      </w:r>
      <w:r w:rsidR="00E67A94" w:rsidRPr="0005402F">
        <w:rPr>
          <w:rFonts w:eastAsia="Calibri"/>
          <w:szCs w:val="24"/>
        </w:rPr>
        <w:t>o</w:t>
      </w:r>
      <w:r w:rsidRPr="0005402F">
        <w:rPr>
          <w:rFonts w:eastAsia="Calibri"/>
          <w:szCs w:val="24"/>
        </w:rPr>
        <w:t xml:space="preserve">rganization (EARPTO), the precursor of the </w:t>
      </w:r>
      <w:r w:rsidR="00A6603F" w:rsidRPr="0005402F">
        <w:rPr>
          <w:rFonts w:eastAsia="Calibri"/>
          <w:szCs w:val="24"/>
        </w:rPr>
        <w:t>e</w:t>
      </w:r>
      <w:r w:rsidRPr="0005402F">
        <w:rPr>
          <w:rFonts w:eastAsia="Calibri"/>
          <w:szCs w:val="24"/>
        </w:rPr>
        <w:t xml:space="preserve">ast African </w:t>
      </w:r>
      <w:r w:rsidR="00A6603F" w:rsidRPr="0005402F">
        <w:rPr>
          <w:rFonts w:eastAsia="Calibri"/>
          <w:szCs w:val="24"/>
        </w:rPr>
        <w:t>c</w:t>
      </w:r>
      <w:r w:rsidRPr="0005402F">
        <w:rPr>
          <w:rFonts w:eastAsia="Calibri"/>
          <w:szCs w:val="24"/>
        </w:rPr>
        <w:t xml:space="preserve">ommunications </w:t>
      </w:r>
      <w:r w:rsidR="00A6603F" w:rsidRPr="0005402F">
        <w:rPr>
          <w:rFonts w:eastAsia="Calibri"/>
          <w:szCs w:val="24"/>
        </w:rPr>
        <w:t>o</w:t>
      </w:r>
      <w:r w:rsidRPr="0005402F">
        <w:rPr>
          <w:rFonts w:eastAsia="Calibri"/>
          <w:szCs w:val="24"/>
        </w:rPr>
        <w:t xml:space="preserve">rganization (EACO). Each mobile operator operating in the </w:t>
      </w:r>
      <w:r w:rsidR="00FD17C4" w:rsidRPr="0005402F">
        <w:rPr>
          <w:rFonts w:eastAsia="Calibri"/>
          <w:szCs w:val="24"/>
        </w:rPr>
        <w:t>e</w:t>
      </w:r>
      <w:r w:rsidRPr="0005402F">
        <w:rPr>
          <w:rFonts w:eastAsia="Calibri"/>
          <w:szCs w:val="24"/>
        </w:rPr>
        <w:t>ast African region was required to install an EIR</w:t>
      </w:r>
      <w:r w:rsidR="00844505" w:rsidRPr="0005402F">
        <w:rPr>
          <w:rFonts w:eastAsia="Calibri"/>
          <w:szCs w:val="24"/>
        </w:rPr>
        <w:t xml:space="preserve"> and</w:t>
      </w:r>
      <w:r w:rsidRPr="0005402F">
        <w:rPr>
          <w:rFonts w:eastAsia="Calibri"/>
          <w:szCs w:val="24"/>
        </w:rPr>
        <w:t xml:space="preserve"> </w:t>
      </w:r>
      <w:r w:rsidR="00817752" w:rsidRPr="0005402F">
        <w:rPr>
          <w:rFonts w:eastAsia="Calibri"/>
          <w:szCs w:val="24"/>
        </w:rPr>
        <w:t xml:space="preserve">its </w:t>
      </w:r>
      <w:r w:rsidR="009A6BEB">
        <w:rPr>
          <w:rFonts w:eastAsia="Calibri"/>
          <w:szCs w:val="24"/>
        </w:rPr>
        <w:t>blocked-list</w:t>
      </w:r>
      <w:r w:rsidRPr="0005402F">
        <w:rPr>
          <w:rFonts w:eastAsia="Calibri"/>
          <w:szCs w:val="24"/>
        </w:rPr>
        <w:t xml:space="preserve"> reported </w:t>
      </w:r>
      <w:r w:rsidR="00844505" w:rsidRPr="0005402F">
        <w:rPr>
          <w:rFonts w:eastAsia="Calibri"/>
          <w:szCs w:val="24"/>
        </w:rPr>
        <w:t xml:space="preserve">the number of </w:t>
      </w:r>
      <w:r w:rsidRPr="0005402F">
        <w:rPr>
          <w:rFonts w:eastAsia="Calibri"/>
          <w:szCs w:val="24"/>
        </w:rPr>
        <w:t xml:space="preserve">stolen </w:t>
      </w:r>
      <w:r w:rsidR="00C807C5" w:rsidRPr="0005402F">
        <w:rPr>
          <w:rFonts w:eastAsia="Calibri"/>
          <w:szCs w:val="24"/>
        </w:rPr>
        <w:t>devices,</w:t>
      </w:r>
      <w:r w:rsidRPr="0005402F">
        <w:rPr>
          <w:rFonts w:eastAsia="Calibri"/>
          <w:szCs w:val="24"/>
        </w:rPr>
        <w:t xml:space="preserve"> and the information </w:t>
      </w:r>
      <w:r w:rsidR="00817752" w:rsidRPr="0005402F">
        <w:rPr>
          <w:rFonts w:eastAsia="Calibri"/>
          <w:szCs w:val="24"/>
        </w:rPr>
        <w:t>was</w:t>
      </w:r>
      <w:r w:rsidR="00844505" w:rsidRPr="0005402F">
        <w:rPr>
          <w:rFonts w:eastAsia="Calibri"/>
          <w:szCs w:val="24"/>
        </w:rPr>
        <w:t xml:space="preserve"> shared </w:t>
      </w:r>
      <w:r w:rsidRPr="0005402F">
        <w:rPr>
          <w:rFonts w:eastAsia="Calibri"/>
          <w:szCs w:val="24"/>
        </w:rPr>
        <w:t xml:space="preserve">with </w:t>
      </w:r>
      <w:r w:rsidR="00844505" w:rsidRPr="0005402F">
        <w:rPr>
          <w:rFonts w:eastAsia="Calibri"/>
          <w:szCs w:val="24"/>
        </w:rPr>
        <w:t xml:space="preserve">the </w:t>
      </w:r>
      <w:r w:rsidRPr="0005402F">
        <w:rPr>
          <w:rFonts w:eastAsia="Calibri"/>
          <w:szCs w:val="24"/>
        </w:rPr>
        <w:t xml:space="preserve">other operators within the region. The aim was to ensure that no stolen device would have access </w:t>
      </w:r>
      <w:r w:rsidR="0057326F" w:rsidRPr="0005402F">
        <w:rPr>
          <w:rFonts w:eastAsia="Calibri"/>
          <w:szCs w:val="24"/>
        </w:rPr>
        <w:t xml:space="preserve">to </w:t>
      </w:r>
      <w:r w:rsidRPr="0005402F">
        <w:rPr>
          <w:rFonts w:eastAsia="Calibri"/>
          <w:szCs w:val="24"/>
        </w:rPr>
        <w:t xml:space="preserve">mobile services within </w:t>
      </w:r>
      <w:r w:rsidR="00B06EC1" w:rsidRPr="0005402F">
        <w:rPr>
          <w:rFonts w:eastAsia="Calibri"/>
          <w:szCs w:val="24"/>
        </w:rPr>
        <w:t>e</w:t>
      </w:r>
      <w:r w:rsidRPr="0005402F">
        <w:rPr>
          <w:rFonts w:eastAsia="Calibri"/>
          <w:szCs w:val="24"/>
        </w:rPr>
        <w:t xml:space="preserve">ast Africa. The challenge of this initiative, which still exists today, is that the </w:t>
      </w:r>
      <w:r w:rsidR="00B06EC1" w:rsidRPr="0005402F">
        <w:rPr>
          <w:rFonts w:eastAsia="Calibri"/>
          <w:szCs w:val="24"/>
        </w:rPr>
        <w:t>a</w:t>
      </w:r>
      <w:r w:rsidRPr="0005402F">
        <w:rPr>
          <w:rFonts w:eastAsia="Calibri"/>
          <w:szCs w:val="24"/>
        </w:rPr>
        <w:t>uthority cannot enforce denial of services outside its jurisdiction.</w:t>
      </w:r>
    </w:p>
    <w:p w14:paraId="1B25646D" w14:textId="1D741F7D" w:rsidR="00D21536" w:rsidRPr="0005402F" w:rsidRDefault="0093197E" w:rsidP="00F03930">
      <w:pPr>
        <w:pStyle w:val="Headingb"/>
        <w:rPr>
          <w:szCs w:val="24"/>
        </w:rPr>
      </w:pPr>
      <w:bookmarkStart w:id="235" w:name="_Toc73702162"/>
      <w:bookmarkStart w:id="236" w:name="_Toc45033385"/>
      <w:bookmarkStart w:id="237" w:name="_Toc33020418"/>
      <w:bookmarkStart w:id="238" w:name="_Toc33020276"/>
      <w:bookmarkStart w:id="239" w:name="_Toc25232194"/>
      <w:bookmarkStart w:id="240" w:name="_Toc74238337"/>
      <w:r w:rsidRPr="00A64CB7">
        <w:rPr>
          <w:szCs w:val="24"/>
        </w:rPr>
        <w:t>c</w:t>
      </w:r>
      <w:r w:rsidR="00F03930" w:rsidRPr="0005402F">
        <w:rPr>
          <w:szCs w:val="24"/>
          <w:lang w:val="en-US"/>
        </w:rPr>
        <w:t>)</w:t>
      </w:r>
      <w:r w:rsidRPr="00A64CB7">
        <w:rPr>
          <w:szCs w:val="24"/>
        </w:rPr>
        <w:tab/>
      </w:r>
      <w:r w:rsidR="00D21536" w:rsidRPr="0005402F">
        <w:rPr>
          <w:szCs w:val="24"/>
        </w:rPr>
        <w:t xml:space="preserve">1555 IMEI </w:t>
      </w:r>
      <w:r w:rsidR="00FE7397" w:rsidRPr="0005402F">
        <w:rPr>
          <w:szCs w:val="24"/>
        </w:rPr>
        <w:t>v</w:t>
      </w:r>
      <w:r w:rsidR="00D21536" w:rsidRPr="0005402F">
        <w:rPr>
          <w:szCs w:val="24"/>
        </w:rPr>
        <w:t xml:space="preserve">erification </w:t>
      </w:r>
      <w:r w:rsidR="00FE7397" w:rsidRPr="0005402F">
        <w:rPr>
          <w:szCs w:val="24"/>
        </w:rPr>
        <w:t>s</w:t>
      </w:r>
      <w:r w:rsidR="00D21536" w:rsidRPr="0005402F">
        <w:rPr>
          <w:szCs w:val="24"/>
        </w:rPr>
        <w:t>ervice</w:t>
      </w:r>
      <w:bookmarkEnd w:id="235"/>
      <w:bookmarkEnd w:id="236"/>
      <w:bookmarkEnd w:id="237"/>
      <w:bookmarkEnd w:id="238"/>
      <w:bookmarkEnd w:id="239"/>
      <w:bookmarkEnd w:id="240"/>
    </w:p>
    <w:p w14:paraId="048A68C4" w14:textId="65FD293C" w:rsidR="00D21536" w:rsidRPr="0005402F" w:rsidRDefault="00D21536" w:rsidP="00F03930">
      <w:pPr>
        <w:rPr>
          <w:rFonts w:eastAsia="Calibri"/>
          <w:szCs w:val="24"/>
        </w:rPr>
      </w:pPr>
      <w:r w:rsidRPr="0005402F">
        <w:rPr>
          <w:rFonts w:eastAsia="Calibri"/>
          <w:szCs w:val="24"/>
        </w:rPr>
        <w:t xml:space="preserve">By 2012, the mobile industry was facing a new challenge </w:t>
      </w:r>
      <w:r w:rsidR="00474DDC" w:rsidRPr="0005402F">
        <w:rPr>
          <w:rFonts w:eastAsia="Calibri"/>
          <w:szCs w:val="24"/>
        </w:rPr>
        <w:t>i</w:t>
      </w:r>
      <w:r w:rsidRPr="0005402F">
        <w:rPr>
          <w:rFonts w:eastAsia="Calibri"/>
          <w:szCs w:val="24"/>
        </w:rPr>
        <w:t xml:space="preserve">n the proliferation of counterfeit and substandard devices. The </w:t>
      </w:r>
      <w:r w:rsidR="00474DDC" w:rsidRPr="0005402F">
        <w:rPr>
          <w:rFonts w:eastAsia="Calibri"/>
          <w:szCs w:val="24"/>
        </w:rPr>
        <w:t>a</w:t>
      </w:r>
      <w:r w:rsidRPr="0005402F">
        <w:rPr>
          <w:rFonts w:eastAsia="Calibri"/>
          <w:szCs w:val="24"/>
        </w:rPr>
        <w:t xml:space="preserve">uthority, thus, engaged industry stakeholders and relevant </w:t>
      </w:r>
      <w:r w:rsidR="00474DDC" w:rsidRPr="0005402F">
        <w:rPr>
          <w:rFonts w:eastAsia="Calibri"/>
          <w:szCs w:val="24"/>
        </w:rPr>
        <w:t>g</w:t>
      </w:r>
      <w:r w:rsidRPr="0005402F">
        <w:rPr>
          <w:rFonts w:eastAsia="Calibri"/>
          <w:szCs w:val="24"/>
        </w:rPr>
        <w:t xml:space="preserve">overnment </w:t>
      </w:r>
      <w:r w:rsidR="00474DDC" w:rsidRPr="0005402F">
        <w:rPr>
          <w:rFonts w:eastAsia="Calibri"/>
          <w:szCs w:val="24"/>
        </w:rPr>
        <w:t>a</w:t>
      </w:r>
      <w:r w:rsidRPr="0005402F">
        <w:rPr>
          <w:rFonts w:eastAsia="Calibri"/>
          <w:szCs w:val="24"/>
        </w:rPr>
        <w:t xml:space="preserve">gencies in an effort to manage the proliferation of illegal mobile communications devices. The providers of mobile services involved in the project included mobile operators and mobile equipment vendors. </w:t>
      </w:r>
    </w:p>
    <w:p w14:paraId="4CE1DF66" w14:textId="00E7B360" w:rsidR="00D21536" w:rsidRPr="0005402F" w:rsidRDefault="00D21536" w:rsidP="00F03930">
      <w:pPr>
        <w:rPr>
          <w:rFonts w:eastAsia="Calibri"/>
          <w:szCs w:val="24"/>
        </w:rPr>
      </w:pPr>
      <w:r w:rsidRPr="0005402F">
        <w:rPr>
          <w:rFonts w:eastAsia="Calibri"/>
          <w:szCs w:val="24"/>
        </w:rPr>
        <w:t xml:space="preserve">This particular effort led to the denial of services to all mobile devices, which had non-standard </w:t>
      </w:r>
      <w:r w:rsidR="007B56A4" w:rsidRPr="0005402F">
        <w:rPr>
          <w:rFonts w:eastAsia="Calibri"/>
          <w:szCs w:val="24"/>
        </w:rPr>
        <w:t>i</w:t>
      </w:r>
      <w:r w:rsidRPr="0005402F">
        <w:rPr>
          <w:rFonts w:eastAsia="Calibri"/>
          <w:szCs w:val="24"/>
        </w:rPr>
        <w:t xml:space="preserve">nternational </w:t>
      </w:r>
      <w:r w:rsidR="007B56A4" w:rsidRPr="0005402F">
        <w:rPr>
          <w:rFonts w:eastAsia="Calibri"/>
          <w:szCs w:val="24"/>
        </w:rPr>
        <w:t>m</w:t>
      </w:r>
      <w:r w:rsidRPr="0005402F">
        <w:rPr>
          <w:rFonts w:eastAsia="Calibri"/>
          <w:szCs w:val="24"/>
        </w:rPr>
        <w:t xml:space="preserve">obile </w:t>
      </w:r>
      <w:r w:rsidR="007B56A4" w:rsidRPr="0005402F">
        <w:rPr>
          <w:rFonts w:eastAsia="Calibri"/>
          <w:szCs w:val="24"/>
        </w:rPr>
        <w:t>s</w:t>
      </w:r>
      <w:r w:rsidRPr="0005402F">
        <w:rPr>
          <w:rFonts w:eastAsia="Calibri"/>
          <w:szCs w:val="24"/>
        </w:rPr>
        <w:t xml:space="preserve">tation </w:t>
      </w:r>
      <w:r w:rsidR="007B56A4" w:rsidRPr="0005402F">
        <w:rPr>
          <w:rFonts w:eastAsia="Calibri"/>
          <w:szCs w:val="24"/>
        </w:rPr>
        <w:t>e</w:t>
      </w:r>
      <w:r w:rsidRPr="0005402F">
        <w:rPr>
          <w:rFonts w:eastAsia="Calibri"/>
          <w:szCs w:val="24"/>
        </w:rPr>
        <w:t xml:space="preserve">quipment </w:t>
      </w:r>
      <w:r w:rsidR="007B56A4" w:rsidRPr="0005402F">
        <w:rPr>
          <w:rFonts w:eastAsia="Calibri"/>
          <w:szCs w:val="24"/>
        </w:rPr>
        <w:t>i</w:t>
      </w:r>
      <w:r w:rsidRPr="0005402F">
        <w:rPr>
          <w:rFonts w:eastAsia="Calibri"/>
          <w:szCs w:val="24"/>
        </w:rPr>
        <w:t xml:space="preserve">dentity (IMEI) as defined in the GSMA IMEI </w:t>
      </w:r>
      <w:r w:rsidR="00E666F9" w:rsidRPr="0005402F">
        <w:rPr>
          <w:szCs w:val="24"/>
        </w:rPr>
        <w:t>type allocation code</w:t>
      </w:r>
      <w:r w:rsidR="00E666F9" w:rsidRPr="0005402F">
        <w:rPr>
          <w:rFonts w:eastAsia="Calibri"/>
          <w:szCs w:val="24"/>
        </w:rPr>
        <w:t xml:space="preserve"> (</w:t>
      </w:r>
      <w:r w:rsidRPr="0005402F">
        <w:rPr>
          <w:rFonts w:eastAsia="Calibri"/>
          <w:szCs w:val="24"/>
        </w:rPr>
        <w:t>TAC</w:t>
      </w:r>
      <w:r w:rsidR="00E666F9" w:rsidRPr="0005402F">
        <w:rPr>
          <w:rFonts w:eastAsia="Calibri"/>
          <w:szCs w:val="24"/>
        </w:rPr>
        <w:t>)</w:t>
      </w:r>
      <w:r w:rsidRPr="0005402F">
        <w:rPr>
          <w:rFonts w:eastAsia="Calibri"/>
          <w:szCs w:val="24"/>
        </w:rPr>
        <w:t xml:space="preserve"> database. More than 1.5 million devices were switched off at this stage. It is to be recalled that consumer organizations were up in arms with the </w:t>
      </w:r>
      <w:r w:rsidR="007F6217" w:rsidRPr="0005402F">
        <w:rPr>
          <w:rFonts w:eastAsia="Calibri"/>
          <w:szCs w:val="24"/>
        </w:rPr>
        <w:t>a</w:t>
      </w:r>
      <w:r w:rsidRPr="0005402F">
        <w:rPr>
          <w:rFonts w:eastAsia="Calibri"/>
          <w:szCs w:val="24"/>
        </w:rPr>
        <w:t xml:space="preserve">uthority due to the switch-off. The consumer organizations argued that consumers had no way of knowing if a device was genuine or not. To this end, an SMS based solution for verifying genuine mobile devices dubbed, </w:t>
      </w:r>
      <w:r w:rsidR="00894970" w:rsidRPr="0005402F">
        <w:rPr>
          <w:rFonts w:eastAsia="Calibri"/>
          <w:szCs w:val="24"/>
        </w:rPr>
        <w:t>"</w:t>
      </w:r>
      <w:r w:rsidRPr="0005402F">
        <w:rPr>
          <w:rFonts w:eastAsia="Calibri"/>
          <w:szCs w:val="24"/>
        </w:rPr>
        <w:t>1555</w:t>
      </w:r>
      <w:r w:rsidR="00894970" w:rsidRPr="0005402F">
        <w:rPr>
          <w:rFonts w:eastAsia="Calibri"/>
          <w:szCs w:val="24"/>
        </w:rPr>
        <w:t>"</w:t>
      </w:r>
      <w:r w:rsidRPr="0005402F">
        <w:rPr>
          <w:rFonts w:eastAsia="Calibri"/>
          <w:szCs w:val="24"/>
        </w:rPr>
        <w:t xml:space="preserve"> was setup to assist consumers in </w:t>
      </w:r>
      <w:r w:rsidR="0057326F" w:rsidRPr="0005402F">
        <w:rPr>
          <w:rFonts w:eastAsia="Calibri"/>
          <w:szCs w:val="24"/>
        </w:rPr>
        <w:t xml:space="preserve">the </w:t>
      </w:r>
      <w:r w:rsidRPr="0005402F">
        <w:rPr>
          <w:rFonts w:eastAsia="Calibri"/>
          <w:szCs w:val="24"/>
        </w:rPr>
        <w:t>identification of genuine devices. However, this initiative was quickly defeated as unscrupulous backstreet vendors began cloning genuine IMEIs.</w:t>
      </w:r>
    </w:p>
    <w:p w14:paraId="10442EBD" w14:textId="53D92DAF" w:rsidR="00D21536" w:rsidRPr="0005402F" w:rsidRDefault="00D21536" w:rsidP="00F03930">
      <w:pPr>
        <w:rPr>
          <w:rFonts w:eastAsia="Calibri"/>
          <w:szCs w:val="24"/>
        </w:rPr>
      </w:pPr>
      <w:r w:rsidRPr="0005402F">
        <w:rPr>
          <w:rFonts w:eastAsia="Calibri"/>
          <w:szCs w:val="24"/>
        </w:rPr>
        <w:t xml:space="preserve">The 1555 initiative had anticipated the possibility of cloning of devices and recommended a </w:t>
      </w:r>
      <w:r w:rsidR="00315182" w:rsidRPr="0005402F">
        <w:rPr>
          <w:rFonts w:eastAsia="Calibri"/>
          <w:szCs w:val="24"/>
        </w:rPr>
        <w:t>p</w:t>
      </w:r>
      <w:r w:rsidRPr="0005402F">
        <w:rPr>
          <w:rFonts w:eastAsia="Calibri"/>
          <w:szCs w:val="24"/>
        </w:rPr>
        <w:t xml:space="preserve">hase II on the management of illegal mobile devices where a system was to be setup to detect cloned devices. </w:t>
      </w:r>
    </w:p>
    <w:p w14:paraId="7EA02DC5" w14:textId="5BC721F3" w:rsidR="00D21536" w:rsidRPr="0005402F" w:rsidRDefault="00D21536" w:rsidP="00F03930">
      <w:pPr>
        <w:rPr>
          <w:b/>
          <w:szCs w:val="24"/>
        </w:rPr>
      </w:pPr>
      <w:r w:rsidRPr="0005402F">
        <w:rPr>
          <w:rFonts w:eastAsia="Calibri"/>
          <w:szCs w:val="24"/>
        </w:rPr>
        <w:t xml:space="preserve">As of September </w:t>
      </w:r>
      <w:r w:rsidRPr="0005402F">
        <w:rPr>
          <w:szCs w:val="24"/>
        </w:rPr>
        <w:t>2017, the service recorded 16</w:t>
      </w:r>
      <w:r w:rsidR="00974250" w:rsidRPr="0005402F">
        <w:rPr>
          <w:szCs w:val="24"/>
        </w:rPr>
        <w:t xml:space="preserve"> </w:t>
      </w:r>
      <w:r w:rsidRPr="0005402F">
        <w:rPr>
          <w:szCs w:val="24"/>
        </w:rPr>
        <w:t>644</w:t>
      </w:r>
      <w:r w:rsidR="00974250" w:rsidRPr="0005402F">
        <w:rPr>
          <w:szCs w:val="24"/>
        </w:rPr>
        <w:t xml:space="preserve"> </w:t>
      </w:r>
      <w:r w:rsidRPr="0005402F">
        <w:rPr>
          <w:szCs w:val="24"/>
        </w:rPr>
        <w:t>802 IMEI verification requests out of which, 11</w:t>
      </w:r>
      <w:r w:rsidR="00974250" w:rsidRPr="0005402F">
        <w:rPr>
          <w:szCs w:val="24"/>
        </w:rPr>
        <w:t xml:space="preserve"> </w:t>
      </w:r>
      <w:r w:rsidRPr="0005402F">
        <w:rPr>
          <w:szCs w:val="24"/>
        </w:rPr>
        <w:t>261</w:t>
      </w:r>
      <w:r w:rsidR="00974250" w:rsidRPr="0005402F">
        <w:rPr>
          <w:szCs w:val="24"/>
        </w:rPr>
        <w:t xml:space="preserve"> </w:t>
      </w:r>
      <w:r w:rsidRPr="0005402F">
        <w:rPr>
          <w:szCs w:val="24"/>
        </w:rPr>
        <w:t>843 were traceable to the GSMA IMEI TAC database.</w:t>
      </w:r>
      <w:r w:rsidRPr="0005402F">
        <w:rPr>
          <w:rFonts w:eastAsia="Calibri"/>
          <w:szCs w:val="24"/>
        </w:rPr>
        <w:t xml:space="preserve"> An additional task in the 2</w:t>
      </w:r>
      <w:r w:rsidRPr="0005402F">
        <w:rPr>
          <w:rFonts w:eastAsia="Calibri"/>
          <w:szCs w:val="24"/>
          <w:vertAlign w:val="superscript"/>
        </w:rPr>
        <w:t>nd</w:t>
      </w:r>
      <w:r w:rsidRPr="0005402F">
        <w:rPr>
          <w:rFonts w:eastAsia="Calibri"/>
          <w:szCs w:val="24"/>
        </w:rPr>
        <w:t xml:space="preserve"> phase was to tame the proliferation of SIM </w:t>
      </w:r>
      <w:r w:rsidR="00974250" w:rsidRPr="0005402F">
        <w:rPr>
          <w:rFonts w:eastAsia="Calibri"/>
          <w:szCs w:val="24"/>
        </w:rPr>
        <w:t>b</w:t>
      </w:r>
      <w:r w:rsidRPr="0005402F">
        <w:rPr>
          <w:rFonts w:eastAsia="Calibri"/>
          <w:szCs w:val="24"/>
        </w:rPr>
        <w:t>oxes</w:t>
      </w:r>
      <w:r w:rsidR="00BC4072" w:rsidRPr="0005402F">
        <w:rPr>
          <w:rFonts w:eastAsia="Calibri"/>
          <w:szCs w:val="24"/>
        </w:rPr>
        <w:t>.</w:t>
      </w:r>
    </w:p>
    <w:p w14:paraId="6208D8FF" w14:textId="6E32437B" w:rsidR="00D21536" w:rsidRPr="0005402F" w:rsidRDefault="0093197E" w:rsidP="00F03930">
      <w:pPr>
        <w:pStyle w:val="Headingb"/>
        <w:rPr>
          <w:rFonts w:eastAsia="Calibri"/>
          <w:szCs w:val="24"/>
        </w:rPr>
      </w:pPr>
      <w:r w:rsidRPr="00A64CB7">
        <w:rPr>
          <w:rFonts w:eastAsia="Calibri"/>
          <w:szCs w:val="24"/>
        </w:rPr>
        <w:t>d</w:t>
      </w:r>
      <w:r w:rsidR="00F03930" w:rsidRPr="0005402F">
        <w:rPr>
          <w:rFonts w:eastAsia="Calibri"/>
          <w:szCs w:val="24"/>
          <w:lang w:val="en-US"/>
        </w:rPr>
        <w:t>)</w:t>
      </w:r>
      <w:r w:rsidRPr="00A64CB7">
        <w:rPr>
          <w:rFonts w:eastAsia="Calibri"/>
          <w:szCs w:val="24"/>
        </w:rPr>
        <w:tab/>
      </w:r>
      <w:r w:rsidR="00D21536" w:rsidRPr="0005402F">
        <w:rPr>
          <w:rFonts w:eastAsia="Calibri"/>
          <w:szCs w:val="24"/>
        </w:rPr>
        <w:t xml:space="preserve">National IMEI </w:t>
      </w:r>
      <w:r w:rsidR="00AE5C30">
        <w:rPr>
          <w:rFonts w:eastAsia="Calibri"/>
          <w:szCs w:val="24"/>
        </w:rPr>
        <w:t>permitted-</w:t>
      </w:r>
      <w:r w:rsidR="00D21536" w:rsidRPr="0005402F">
        <w:rPr>
          <w:rFonts w:eastAsia="Calibri"/>
          <w:szCs w:val="24"/>
        </w:rPr>
        <w:t xml:space="preserve">list </w:t>
      </w:r>
      <w:r w:rsidR="00854497" w:rsidRPr="0005402F">
        <w:rPr>
          <w:rFonts w:eastAsia="Calibri"/>
          <w:szCs w:val="24"/>
        </w:rPr>
        <w:t>s</w:t>
      </w:r>
      <w:r w:rsidR="00D21536" w:rsidRPr="0005402F">
        <w:rPr>
          <w:rFonts w:eastAsia="Calibri"/>
          <w:szCs w:val="24"/>
        </w:rPr>
        <w:t>olution</w:t>
      </w:r>
    </w:p>
    <w:p w14:paraId="0879A75A" w14:textId="08FE64A0" w:rsidR="00D21536" w:rsidRPr="0005402F" w:rsidRDefault="00D21536" w:rsidP="00F03930">
      <w:pPr>
        <w:rPr>
          <w:rFonts w:eastAsia="Calibri"/>
          <w:szCs w:val="24"/>
        </w:rPr>
      </w:pPr>
      <w:r w:rsidRPr="0005402F">
        <w:rPr>
          <w:rFonts w:eastAsia="Calibri"/>
          <w:szCs w:val="24"/>
        </w:rPr>
        <w:t>In 2015, CA began th</w:t>
      </w:r>
      <w:r w:rsidR="00C731E5" w:rsidRPr="0005402F">
        <w:rPr>
          <w:rFonts w:eastAsia="Calibri"/>
          <w:szCs w:val="24"/>
        </w:rPr>
        <w:t>e</w:t>
      </w:r>
      <w:r w:rsidRPr="0005402F">
        <w:rPr>
          <w:rFonts w:eastAsia="Calibri"/>
          <w:szCs w:val="24"/>
        </w:rPr>
        <w:t xml:space="preserve"> second phase of the management of illegal mobile devices based on a national IMEI </w:t>
      </w:r>
      <w:r w:rsidR="00AE5C30">
        <w:rPr>
          <w:rFonts w:eastAsia="Calibri"/>
          <w:szCs w:val="24"/>
        </w:rPr>
        <w:t>permitted-list</w:t>
      </w:r>
      <w:r w:rsidRPr="0005402F">
        <w:rPr>
          <w:rFonts w:eastAsia="Calibri"/>
          <w:szCs w:val="24"/>
        </w:rPr>
        <w:t xml:space="preserve"> solution to detect illegal mobile communications device</w:t>
      </w:r>
      <w:r w:rsidR="0057326F" w:rsidRPr="0005402F">
        <w:rPr>
          <w:rFonts w:eastAsia="Calibri"/>
          <w:szCs w:val="24"/>
        </w:rPr>
        <w:t>s</w:t>
      </w:r>
      <w:r w:rsidRPr="0005402F">
        <w:rPr>
          <w:rFonts w:eastAsia="Calibri"/>
          <w:szCs w:val="24"/>
        </w:rPr>
        <w:t xml:space="preserve"> and isolate them into a </w:t>
      </w:r>
      <w:r w:rsidR="009A6BEB">
        <w:rPr>
          <w:rFonts w:eastAsia="Calibri"/>
          <w:szCs w:val="24"/>
        </w:rPr>
        <w:t>blocked-list</w:t>
      </w:r>
      <w:r w:rsidRPr="0005402F">
        <w:rPr>
          <w:rFonts w:eastAsia="Calibri"/>
          <w:szCs w:val="24"/>
        </w:rPr>
        <w:t>.</w:t>
      </w:r>
    </w:p>
    <w:p w14:paraId="3E15CCB6" w14:textId="4EB8E8A4" w:rsidR="00D21536" w:rsidRPr="0005402F" w:rsidRDefault="00D21536" w:rsidP="00F03930">
      <w:pPr>
        <w:rPr>
          <w:rFonts w:eastAsia="Calibri"/>
          <w:szCs w:val="24"/>
        </w:rPr>
      </w:pPr>
      <w:r w:rsidRPr="0005402F">
        <w:rPr>
          <w:rFonts w:eastAsia="Calibri"/>
          <w:szCs w:val="24"/>
        </w:rPr>
        <w:t xml:space="preserve">All mobile operators will be required to connect to the national IMEI </w:t>
      </w:r>
      <w:r w:rsidR="00AE5C30">
        <w:rPr>
          <w:rFonts w:eastAsia="Calibri"/>
          <w:szCs w:val="24"/>
        </w:rPr>
        <w:t>permitted-list</w:t>
      </w:r>
      <w:r w:rsidRPr="0005402F">
        <w:rPr>
          <w:rFonts w:eastAsia="Calibri"/>
          <w:szCs w:val="24"/>
        </w:rPr>
        <w:t xml:space="preserve"> and ensure devices on the </w:t>
      </w:r>
      <w:r w:rsidR="009A6BEB">
        <w:rPr>
          <w:rFonts w:eastAsia="Calibri"/>
          <w:szCs w:val="24"/>
        </w:rPr>
        <w:t>blocked-list</w:t>
      </w:r>
      <w:r w:rsidRPr="0005402F">
        <w:rPr>
          <w:rFonts w:eastAsia="Calibri"/>
          <w:szCs w:val="24"/>
        </w:rPr>
        <w:t xml:space="preserve"> do not access mobile services. </w:t>
      </w:r>
    </w:p>
    <w:p w14:paraId="655B319D" w14:textId="77777777" w:rsidR="00D21536" w:rsidRPr="0005402F" w:rsidRDefault="00D21536" w:rsidP="00F03930">
      <w:pPr>
        <w:keepNext/>
        <w:keepLines/>
        <w:rPr>
          <w:rFonts w:eastAsia="Calibri"/>
          <w:szCs w:val="24"/>
        </w:rPr>
      </w:pPr>
      <w:r w:rsidRPr="0005402F">
        <w:rPr>
          <w:rFonts w:eastAsia="Calibri"/>
          <w:szCs w:val="24"/>
        </w:rPr>
        <w:t xml:space="preserve">The targeted illegal communications devices include: </w:t>
      </w:r>
    </w:p>
    <w:p w14:paraId="768B4985" w14:textId="0C9A891F" w:rsidR="00D21536" w:rsidRPr="0005402F" w:rsidRDefault="0093197E" w:rsidP="00F03930">
      <w:pPr>
        <w:pStyle w:val="enumlev1"/>
        <w:rPr>
          <w:rFonts w:eastAsia="Calibri"/>
          <w:szCs w:val="24"/>
        </w:rPr>
      </w:pPr>
      <w:r w:rsidRPr="0005402F">
        <w:rPr>
          <w:rFonts w:eastAsia="Calibri"/>
          <w:szCs w:val="24"/>
        </w:rPr>
        <w:t>i</w:t>
      </w:r>
      <w:r w:rsidR="00F03930" w:rsidRPr="0005402F">
        <w:rPr>
          <w:rFonts w:eastAsia="Calibri"/>
          <w:szCs w:val="24"/>
        </w:rPr>
        <w:t>)</w:t>
      </w:r>
      <w:r w:rsidRPr="0005402F">
        <w:rPr>
          <w:rFonts w:eastAsia="Calibri"/>
          <w:szCs w:val="24"/>
        </w:rPr>
        <w:tab/>
      </w:r>
      <w:r w:rsidR="00D21536" w:rsidRPr="0005402F">
        <w:rPr>
          <w:rFonts w:eastAsia="Calibri"/>
          <w:szCs w:val="24"/>
        </w:rPr>
        <w:t xml:space="preserve">Sim </w:t>
      </w:r>
      <w:r w:rsidR="00523D0C" w:rsidRPr="0005402F">
        <w:rPr>
          <w:rFonts w:eastAsia="Calibri"/>
          <w:szCs w:val="24"/>
        </w:rPr>
        <w:t>b</w:t>
      </w:r>
      <w:r w:rsidR="00D21536" w:rsidRPr="0005402F">
        <w:rPr>
          <w:rFonts w:eastAsia="Calibri"/>
          <w:szCs w:val="24"/>
        </w:rPr>
        <w:t>oxes;</w:t>
      </w:r>
    </w:p>
    <w:p w14:paraId="58906C53" w14:textId="1F8B11C0" w:rsidR="00D21536" w:rsidRPr="0005402F" w:rsidRDefault="0093197E" w:rsidP="00F03930">
      <w:pPr>
        <w:pStyle w:val="enumlev1"/>
        <w:rPr>
          <w:rFonts w:eastAsia="Calibri"/>
          <w:szCs w:val="24"/>
        </w:rPr>
      </w:pPr>
      <w:r w:rsidRPr="0005402F">
        <w:rPr>
          <w:rFonts w:eastAsia="Calibri"/>
          <w:szCs w:val="24"/>
        </w:rPr>
        <w:t>ii</w:t>
      </w:r>
      <w:r w:rsidR="00F03930" w:rsidRPr="0005402F">
        <w:rPr>
          <w:rFonts w:eastAsia="Calibri"/>
          <w:szCs w:val="24"/>
        </w:rPr>
        <w:t>)</w:t>
      </w:r>
      <w:r w:rsidRPr="0005402F">
        <w:rPr>
          <w:rFonts w:eastAsia="Calibri"/>
          <w:szCs w:val="24"/>
        </w:rPr>
        <w:tab/>
      </w:r>
      <w:r w:rsidR="00D21536" w:rsidRPr="0005402F">
        <w:rPr>
          <w:rFonts w:eastAsia="Calibri"/>
          <w:szCs w:val="24"/>
        </w:rPr>
        <w:t xml:space="preserve">Counterfeit </w:t>
      </w:r>
      <w:r w:rsidR="00523D0C" w:rsidRPr="0005402F">
        <w:rPr>
          <w:rFonts w:eastAsia="Calibri"/>
          <w:szCs w:val="24"/>
        </w:rPr>
        <w:t>d</w:t>
      </w:r>
      <w:r w:rsidR="00D21536" w:rsidRPr="0005402F">
        <w:rPr>
          <w:rFonts w:eastAsia="Calibri"/>
          <w:szCs w:val="24"/>
        </w:rPr>
        <w:t>evices;</w:t>
      </w:r>
    </w:p>
    <w:p w14:paraId="3798937B" w14:textId="3534C206" w:rsidR="00D21536" w:rsidRPr="0005402F" w:rsidRDefault="0093197E" w:rsidP="00F03930">
      <w:pPr>
        <w:pStyle w:val="enumlev1"/>
        <w:rPr>
          <w:rFonts w:eastAsia="Calibri"/>
          <w:szCs w:val="24"/>
        </w:rPr>
      </w:pPr>
      <w:r w:rsidRPr="0005402F">
        <w:rPr>
          <w:rFonts w:eastAsia="Calibri"/>
          <w:szCs w:val="24"/>
        </w:rPr>
        <w:t>iii</w:t>
      </w:r>
      <w:r w:rsidR="00F03930" w:rsidRPr="0005402F">
        <w:rPr>
          <w:rFonts w:eastAsia="Calibri"/>
          <w:szCs w:val="24"/>
        </w:rPr>
        <w:t>)</w:t>
      </w:r>
      <w:r w:rsidRPr="0005402F">
        <w:rPr>
          <w:rFonts w:eastAsia="Calibri"/>
          <w:szCs w:val="24"/>
        </w:rPr>
        <w:tab/>
      </w:r>
      <w:r w:rsidR="00D21536" w:rsidRPr="0005402F">
        <w:rPr>
          <w:rFonts w:eastAsia="Calibri"/>
          <w:szCs w:val="24"/>
        </w:rPr>
        <w:t xml:space="preserve">Substandard </w:t>
      </w:r>
      <w:r w:rsidR="00523D0C" w:rsidRPr="0005402F">
        <w:rPr>
          <w:rFonts w:eastAsia="Calibri"/>
          <w:szCs w:val="24"/>
        </w:rPr>
        <w:t>d</w:t>
      </w:r>
      <w:r w:rsidR="00D21536" w:rsidRPr="0005402F">
        <w:rPr>
          <w:rFonts w:eastAsia="Calibri"/>
          <w:szCs w:val="24"/>
        </w:rPr>
        <w:t>evices; and</w:t>
      </w:r>
    </w:p>
    <w:p w14:paraId="0F86BBA0" w14:textId="723557D9" w:rsidR="00D21536" w:rsidRPr="0005402F" w:rsidRDefault="0093197E" w:rsidP="00F03930">
      <w:pPr>
        <w:pStyle w:val="enumlev1"/>
        <w:rPr>
          <w:rFonts w:eastAsia="Calibri"/>
          <w:szCs w:val="24"/>
        </w:rPr>
      </w:pPr>
      <w:r w:rsidRPr="0005402F">
        <w:rPr>
          <w:rFonts w:eastAsia="Calibri"/>
          <w:szCs w:val="24"/>
        </w:rPr>
        <w:t>iv</w:t>
      </w:r>
      <w:r w:rsidR="00F03930" w:rsidRPr="0005402F">
        <w:rPr>
          <w:rFonts w:eastAsia="Calibri"/>
          <w:szCs w:val="24"/>
        </w:rPr>
        <w:t>)</w:t>
      </w:r>
      <w:r w:rsidRPr="0005402F">
        <w:rPr>
          <w:rFonts w:eastAsia="Calibri"/>
          <w:szCs w:val="24"/>
        </w:rPr>
        <w:tab/>
      </w:r>
      <w:r w:rsidR="00D21536" w:rsidRPr="0005402F">
        <w:rPr>
          <w:rFonts w:eastAsia="Calibri"/>
          <w:szCs w:val="24"/>
        </w:rPr>
        <w:t>Stolen/</w:t>
      </w:r>
      <w:r w:rsidR="00523D0C" w:rsidRPr="0005402F">
        <w:rPr>
          <w:rFonts w:eastAsia="Calibri"/>
          <w:szCs w:val="24"/>
        </w:rPr>
        <w:t>l</w:t>
      </w:r>
      <w:r w:rsidR="00D21536" w:rsidRPr="0005402F">
        <w:rPr>
          <w:rFonts w:eastAsia="Calibri"/>
          <w:szCs w:val="24"/>
        </w:rPr>
        <w:t xml:space="preserve">ost </w:t>
      </w:r>
      <w:r w:rsidR="00523D0C" w:rsidRPr="0005402F">
        <w:rPr>
          <w:rFonts w:eastAsia="Calibri"/>
          <w:szCs w:val="24"/>
        </w:rPr>
        <w:t>d</w:t>
      </w:r>
      <w:r w:rsidR="00D21536" w:rsidRPr="0005402F">
        <w:rPr>
          <w:rFonts w:eastAsia="Calibri"/>
          <w:szCs w:val="24"/>
        </w:rPr>
        <w:t>evices.</w:t>
      </w:r>
    </w:p>
    <w:p w14:paraId="3ED8AE22" w14:textId="037805F7" w:rsidR="00D21536" w:rsidRPr="0005402F" w:rsidRDefault="00D21536" w:rsidP="00F03930">
      <w:pPr>
        <w:rPr>
          <w:rFonts w:eastAsia="Calibri"/>
          <w:szCs w:val="24"/>
        </w:rPr>
      </w:pPr>
      <w:r w:rsidRPr="0005402F">
        <w:rPr>
          <w:rFonts w:eastAsia="Calibri"/>
          <w:szCs w:val="24"/>
        </w:rPr>
        <w:t>CA is cognizant that many Kenyans either knowingly or unknowingly are utilizing illegal devices to access mobile services. Therefore, devices falling under ii) and iii) above, which are in use before the implementation of the solution, shall continue to access mobile network services until their natural life-cycle comes to an end. This decision also offers multiple advantages such as avoiding disconnection of many innocent consumers</w:t>
      </w:r>
      <w:r w:rsidR="002C35B5" w:rsidRPr="0005402F">
        <w:rPr>
          <w:rFonts w:eastAsia="Calibri"/>
          <w:szCs w:val="24"/>
        </w:rPr>
        <w:t>,</w:t>
      </w:r>
      <w:r w:rsidRPr="0005402F">
        <w:rPr>
          <w:rFonts w:eastAsia="Calibri"/>
          <w:szCs w:val="24"/>
        </w:rPr>
        <w:t xml:space="preserve"> mitigating potential opposition by consumer organizations on account of consumer rights, and reduction on the potential negative impact</w:t>
      </w:r>
      <w:r w:rsidR="002C35B5" w:rsidRPr="0005402F">
        <w:rPr>
          <w:rFonts w:eastAsia="Calibri"/>
          <w:szCs w:val="24"/>
        </w:rPr>
        <w:t>s</w:t>
      </w:r>
      <w:r w:rsidRPr="0005402F">
        <w:rPr>
          <w:rFonts w:eastAsia="Calibri"/>
          <w:szCs w:val="24"/>
        </w:rPr>
        <w:t xml:space="preserve"> on mobile operator revenue</w:t>
      </w:r>
      <w:r w:rsidR="002C35B5" w:rsidRPr="0005402F">
        <w:rPr>
          <w:rFonts w:eastAsia="Calibri"/>
          <w:szCs w:val="24"/>
        </w:rPr>
        <w:t>s</w:t>
      </w:r>
      <w:r w:rsidRPr="0005402F">
        <w:rPr>
          <w:rFonts w:eastAsia="Calibri"/>
          <w:szCs w:val="24"/>
        </w:rPr>
        <w:t>. Furthermore, the decision does not derail the long</w:t>
      </w:r>
      <w:r w:rsidR="00550C20" w:rsidRPr="0005402F">
        <w:rPr>
          <w:rFonts w:eastAsia="Calibri"/>
          <w:szCs w:val="24"/>
        </w:rPr>
        <w:t>-</w:t>
      </w:r>
      <w:r w:rsidRPr="0005402F">
        <w:rPr>
          <w:rFonts w:eastAsia="Calibri"/>
          <w:szCs w:val="24"/>
        </w:rPr>
        <w:t>time objective of the project to manage mobile devices going forward.</w:t>
      </w:r>
    </w:p>
    <w:p w14:paraId="199D335C" w14:textId="1967980D" w:rsidR="00D21536" w:rsidRPr="0005402F" w:rsidRDefault="00D21536" w:rsidP="00F03930">
      <w:pPr>
        <w:rPr>
          <w:rFonts w:eastAsia="Calibri"/>
          <w:szCs w:val="24"/>
        </w:rPr>
      </w:pPr>
      <w:r w:rsidRPr="0005402F">
        <w:rPr>
          <w:rFonts w:eastAsia="Calibri"/>
          <w:szCs w:val="24"/>
        </w:rPr>
        <w:lastRenderedPageBreak/>
        <w:t xml:space="preserve">This is also in line with the Technical Report on </w:t>
      </w:r>
      <w:r w:rsidR="002C35B5" w:rsidRPr="0005402F">
        <w:rPr>
          <w:rFonts w:eastAsia="Calibri"/>
          <w:szCs w:val="24"/>
        </w:rPr>
        <w:t>c</w:t>
      </w:r>
      <w:r w:rsidRPr="0005402F">
        <w:rPr>
          <w:rFonts w:eastAsia="Calibri"/>
          <w:szCs w:val="24"/>
        </w:rPr>
        <w:t xml:space="preserve">ounterfeit ICT </w:t>
      </w:r>
      <w:r w:rsidR="002C35B5" w:rsidRPr="0005402F">
        <w:rPr>
          <w:rFonts w:eastAsia="Calibri"/>
          <w:szCs w:val="24"/>
        </w:rPr>
        <w:t>equipment</w:t>
      </w:r>
      <w:r w:rsidRPr="0005402F">
        <w:rPr>
          <w:rFonts w:eastAsia="Calibri"/>
          <w:szCs w:val="24"/>
        </w:rPr>
        <w:t xml:space="preserve"> dated 21 November 2014 on page 23 [</w:t>
      </w:r>
      <w:r w:rsidR="00C807C5" w:rsidRPr="00A64CB7">
        <w:rPr>
          <w:szCs w:val="24"/>
        </w:rPr>
        <w:t>ITU-T TR-Counterfeit</w:t>
      </w:r>
      <w:r w:rsidR="00961993" w:rsidRPr="00A64CB7">
        <w:rPr>
          <w:szCs w:val="24"/>
        </w:rPr>
        <w:t>]</w:t>
      </w:r>
      <w:r w:rsidR="003B2ACD" w:rsidRPr="0005402F">
        <w:rPr>
          <w:rFonts w:eastAsia="Calibri"/>
          <w:szCs w:val="24"/>
        </w:rPr>
        <w:t>.</w:t>
      </w:r>
    </w:p>
    <w:p w14:paraId="3EC7FE34" w14:textId="357A0BA0" w:rsidR="00D21536" w:rsidRPr="0005402F" w:rsidRDefault="00894970" w:rsidP="00F03930">
      <w:pPr>
        <w:rPr>
          <w:rFonts w:eastAsia="Calibri"/>
          <w:szCs w:val="24"/>
        </w:rPr>
      </w:pPr>
      <w:r w:rsidRPr="0005402F">
        <w:rPr>
          <w:rFonts w:eastAsia="Calibri"/>
          <w:szCs w:val="24"/>
        </w:rPr>
        <w:t>"</w:t>
      </w:r>
      <w:r w:rsidR="00D21536" w:rsidRPr="0005402F">
        <w:rPr>
          <w:rFonts w:eastAsia="Calibri"/>
          <w:szCs w:val="24"/>
        </w:rPr>
        <w:t>…if regulators and governments choose to put in force terminal blocking actions, it is important to adopt transition policies, such as starting by blocking only new terminals and allowing devices that are already on the network to continue to operate but, ultimately, users will have to move to genuine terminals since the estimated life cycle of a mobile terminal is…</w:t>
      </w:r>
      <w:r w:rsidRPr="0005402F">
        <w:rPr>
          <w:rFonts w:eastAsia="Calibri"/>
          <w:szCs w:val="24"/>
        </w:rPr>
        <w:t>"</w:t>
      </w:r>
      <w:r w:rsidR="00D21536" w:rsidRPr="0005402F">
        <w:rPr>
          <w:rFonts w:eastAsia="Calibri"/>
          <w:szCs w:val="24"/>
        </w:rPr>
        <w:t>.</w:t>
      </w:r>
    </w:p>
    <w:p w14:paraId="196FEA0F" w14:textId="002BE28B" w:rsidR="00D21536" w:rsidRPr="0005402F" w:rsidRDefault="0093197E" w:rsidP="00F03930">
      <w:pPr>
        <w:pStyle w:val="Headingb"/>
        <w:rPr>
          <w:rFonts w:eastAsia="Calibri"/>
          <w:szCs w:val="24"/>
        </w:rPr>
      </w:pPr>
      <w:r w:rsidRPr="00A64CB7">
        <w:rPr>
          <w:rFonts w:eastAsia="Calibri"/>
          <w:szCs w:val="24"/>
        </w:rPr>
        <w:t>e</w:t>
      </w:r>
      <w:r w:rsidR="00F03930" w:rsidRPr="0005402F">
        <w:rPr>
          <w:rFonts w:eastAsia="Calibri"/>
          <w:szCs w:val="24"/>
          <w:lang w:val="en-US"/>
        </w:rPr>
        <w:t>)</w:t>
      </w:r>
      <w:r w:rsidRPr="00A64CB7">
        <w:rPr>
          <w:rFonts w:eastAsia="Calibri"/>
          <w:szCs w:val="24"/>
        </w:rPr>
        <w:tab/>
      </w:r>
      <w:r w:rsidR="00D21536" w:rsidRPr="0005402F">
        <w:rPr>
          <w:rFonts w:eastAsia="Calibri"/>
          <w:szCs w:val="24"/>
        </w:rPr>
        <w:t xml:space="preserve">Identification of </w:t>
      </w:r>
      <w:r w:rsidR="00CB78EC" w:rsidRPr="0005402F">
        <w:rPr>
          <w:rFonts w:eastAsia="Calibri"/>
          <w:szCs w:val="24"/>
        </w:rPr>
        <w:t>i</w:t>
      </w:r>
      <w:r w:rsidR="00D21536" w:rsidRPr="0005402F">
        <w:rPr>
          <w:rFonts w:eastAsia="Calibri"/>
          <w:szCs w:val="24"/>
        </w:rPr>
        <w:t xml:space="preserve">llegal </w:t>
      </w:r>
      <w:r w:rsidR="00CB78EC" w:rsidRPr="0005402F">
        <w:rPr>
          <w:rFonts w:eastAsia="Calibri"/>
          <w:szCs w:val="24"/>
        </w:rPr>
        <w:t>d</w:t>
      </w:r>
      <w:r w:rsidR="00D21536" w:rsidRPr="0005402F">
        <w:rPr>
          <w:rFonts w:eastAsia="Calibri"/>
          <w:szCs w:val="24"/>
        </w:rPr>
        <w:t xml:space="preserve">evices </w:t>
      </w:r>
    </w:p>
    <w:p w14:paraId="7572FAC4" w14:textId="188D2A0E" w:rsidR="00D21536" w:rsidRPr="0005402F" w:rsidRDefault="00D21536" w:rsidP="00F03930">
      <w:pPr>
        <w:rPr>
          <w:rFonts w:eastAsia="Calibri"/>
          <w:szCs w:val="24"/>
        </w:rPr>
      </w:pPr>
      <w:r w:rsidRPr="0005402F">
        <w:rPr>
          <w:rFonts w:eastAsia="Calibri"/>
          <w:szCs w:val="24"/>
        </w:rPr>
        <w:t xml:space="preserve">The solution shall utilize three (3) unique features to identify a user and the mobile communications device </w:t>
      </w:r>
      <w:r w:rsidR="008C20B1" w:rsidRPr="0005402F">
        <w:rPr>
          <w:rFonts w:eastAsia="Calibri"/>
          <w:szCs w:val="24"/>
        </w:rPr>
        <w:t>that</w:t>
      </w:r>
      <w:r w:rsidRPr="0005402F">
        <w:rPr>
          <w:rFonts w:eastAsia="Calibri"/>
          <w:szCs w:val="24"/>
        </w:rPr>
        <w:t xml:space="preserve"> is us</w:t>
      </w:r>
      <w:r w:rsidR="008C20B1" w:rsidRPr="0005402F">
        <w:rPr>
          <w:rFonts w:eastAsia="Calibri"/>
          <w:szCs w:val="24"/>
        </w:rPr>
        <w:t>ed</w:t>
      </w:r>
      <w:r w:rsidRPr="0005402F">
        <w:rPr>
          <w:rFonts w:eastAsia="Calibri"/>
          <w:szCs w:val="24"/>
        </w:rPr>
        <w:t xml:space="preserve">: </w:t>
      </w:r>
    </w:p>
    <w:p w14:paraId="570B2FAE" w14:textId="74695358" w:rsidR="00D21536" w:rsidRPr="0005402F" w:rsidRDefault="0093197E" w:rsidP="00F03930">
      <w:pPr>
        <w:pStyle w:val="enumlev1"/>
        <w:rPr>
          <w:rFonts w:eastAsia="Calibri"/>
          <w:szCs w:val="24"/>
        </w:rPr>
      </w:pPr>
      <w:r w:rsidRPr="0005402F">
        <w:rPr>
          <w:rFonts w:eastAsia="Calibri"/>
          <w:szCs w:val="24"/>
        </w:rPr>
        <w:t>i</w:t>
      </w:r>
      <w:r w:rsidR="00F03930" w:rsidRPr="0005402F">
        <w:rPr>
          <w:rFonts w:eastAsia="Calibri"/>
          <w:szCs w:val="24"/>
        </w:rPr>
        <w:t>)</w:t>
      </w:r>
      <w:r w:rsidRPr="0005402F">
        <w:rPr>
          <w:rFonts w:eastAsia="Calibri"/>
          <w:szCs w:val="24"/>
        </w:rPr>
        <w:tab/>
      </w:r>
      <w:r w:rsidR="00D21536" w:rsidRPr="0005402F">
        <w:rPr>
          <w:rFonts w:eastAsia="Calibri"/>
          <w:szCs w:val="24"/>
        </w:rPr>
        <w:t xml:space="preserve">the </w:t>
      </w:r>
      <w:r w:rsidR="00413A84" w:rsidRPr="0005402F">
        <w:rPr>
          <w:rFonts w:eastAsia="Calibri"/>
          <w:szCs w:val="24"/>
        </w:rPr>
        <w:t>i</w:t>
      </w:r>
      <w:r w:rsidR="00D21536" w:rsidRPr="0005402F">
        <w:rPr>
          <w:rFonts w:eastAsia="Calibri"/>
          <w:szCs w:val="24"/>
        </w:rPr>
        <w:t xml:space="preserve">nternational </w:t>
      </w:r>
      <w:r w:rsidR="00413A84" w:rsidRPr="0005402F">
        <w:rPr>
          <w:rFonts w:eastAsia="Calibri"/>
          <w:szCs w:val="24"/>
        </w:rPr>
        <w:t>m</w:t>
      </w:r>
      <w:r w:rsidR="00D21536" w:rsidRPr="0005402F">
        <w:rPr>
          <w:rFonts w:eastAsia="Calibri"/>
          <w:szCs w:val="24"/>
        </w:rPr>
        <w:t xml:space="preserve">obile </w:t>
      </w:r>
      <w:r w:rsidR="00413A84" w:rsidRPr="0005402F">
        <w:rPr>
          <w:rFonts w:eastAsia="Calibri"/>
          <w:szCs w:val="24"/>
        </w:rPr>
        <w:t>s</w:t>
      </w:r>
      <w:r w:rsidR="00D21536" w:rsidRPr="0005402F">
        <w:rPr>
          <w:rFonts w:eastAsia="Calibri"/>
          <w:szCs w:val="24"/>
        </w:rPr>
        <w:t xml:space="preserve">tation </w:t>
      </w:r>
      <w:r w:rsidR="00413A84" w:rsidRPr="0005402F">
        <w:rPr>
          <w:rFonts w:eastAsia="Calibri"/>
          <w:szCs w:val="24"/>
        </w:rPr>
        <w:t>e</w:t>
      </w:r>
      <w:r w:rsidR="00D21536" w:rsidRPr="0005402F">
        <w:rPr>
          <w:rFonts w:eastAsia="Calibri"/>
          <w:szCs w:val="24"/>
        </w:rPr>
        <w:t xml:space="preserve">quipment </w:t>
      </w:r>
      <w:r w:rsidR="00413A84" w:rsidRPr="0005402F">
        <w:rPr>
          <w:rFonts w:eastAsia="Calibri"/>
          <w:szCs w:val="24"/>
        </w:rPr>
        <w:t>i</w:t>
      </w:r>
      <w:r w:rsidR="00D21536" w:rsidRPr="0005402F">
        <w:rPr>
          <w:rFonts w:eastAsia="Calibri"/>
          <w:szCs w:val="24"/>
        </w:rPr>
        <w:t>dentity (IMEI);</w:t>
      </w:r>
    </w:p>
    <w:p w14:paraId="6331176D" w14:textId="276A871A" w:rsidR="00D21536" w:rsidRPr="0005402F" w:rsidRDefault="0093197E" w:rsidP="00F03930">
      <w:pPr>
        <w:pStyle w:val="enumlev1"/>
        <w:rPr>
          <w:rFonts w:eastAsia="Calibri"/>
          <w:szCs w:val="24"/>
        </w:rPr>
      </w:pPr>
      <w:r w:rsidRPr="0005402F">
        <w:rPr>
          <w:rFonts w:eastAsia="Calibri"/>
          <w:szCs w:val="24"/>
        </w:rPr>
        <w:t>ii</w:t>
      </w:r>
      <w:r w:rsidR="00F03930" w:rsidRPr="0005402F">
        <w:rPr>
          <w:rFonts w:eastAsia="Calibri"/>
          <w:szCs w:val="24"/>
        </w:rPr>
        <w:t>)</w:t>
      </w:r>
      <w:r w:rsidRPr="0005402F">
        <w:rPr>
          <w:rFonts w:eastAsia="Calibri"/>
          <w:szCs w:val="24"/>
        </w:rPr>
        <w:tab/>
      </w:r>
      <w:r w:rsidR="00D21536" w:rsidRPr="0005402F">
        <w:rPr>
          <w:rFonts w:eastAsia="Calibri"/>
          <w:szCs w:val="24"/>
        </w:rPr>
        <w:t xml:space="preserve">the </w:t>
      </w:r>
      <w:r w:rsidR="00BF6757" w:rsidRPr="0005402F">
        <w:rPr>
          <w:rFonts w:eastAsia="Calibri"/>
          <w:szCs w:val="24"/>
        </w:rPr>
        <w:t>i</w:t>
      </w:r>
      <w:r w:rsidR="00D21536" w:rsidRPr="0005402F">
        <w:rPr>
          <w:rFonts w:eastAsia="Calibri"/>
          <w:szCs w:val="24"/>
        </w:rPr>
        <w:t xml:space="preserve">nternational </w:t>
      </w:r>
      <w:r w:rsidR="00BF6757" w:rsidRPr="0005402F">
        <w:rPr>
          <w:rFonts w:eastAsia="Calibri"/>
          <w:szCs w:val="24"/>
        </w:rPr>
        <w:t>m</w:t>
      </w:r>
      <w:r w:rsidR="00D21536" w:rsidRPr="0005402F">
        <w:rPr>
          <w:rFonts w:eastAsia="Calibri"/>
          <w:szCs w:val="24"/>
        </w:rPr>
        <w:t xml:space="preserve">obile </w:t>
      </w:r>
      <w:r w:rsidR="00BF6757" w:rsidRPr="0005402F">
        <w:rPr>
          <w:rFonts w:eastAsia="Calibri"/>
          <w:szCs w:val="24"/>
        </w:rPr>
        <w:t>s</w:t>
      </w:r>
      <w:r w:rsidR="00D21536" w:rsidRPr="0005402F">
        <w:rPr>
          <w:rFonts w:eastAsia="Calibri"/>
          <w:szCs w:val="24"/>
        </w:rPr>
        <w:t xml:space="preserve">ubscriber </w:t>
      </w:r>
      <w:r w:rsidR="00BF6757" w:rsidRPr="0005402F">
        <w:rPr>
          <w:rFonts w:eastAsia="Calibri"/>
          <w:szCs w:val="24"/>
        </w:rPr>
        <w:t>i</w:t>
      </w:r>
      <w:r w:rsidR="00D21536" w:rsidRPr="0005402F">
        <w:rPr>
          <w:rFonts w:eastAsia="Calibri"/>
          <w:szCs w:val="24"/>
        </w:rPr>
        <w:t xml:space="preserve">dentity (IMSI); and </w:t>
      </w:r>
    </w:p>
    <w:p w14:paraId="39E52331" w14:textId="2E036A71" w:rsidR="00D21536" w:rsidRPr="0005402F" w:rsidRDefault="0093197E" w:rsidP="00F03930">
      <w:pPr>
        <w:pStyle w:val="enumlev1"/>
        <w:rPr>
          <w:rFonts w:eastAsia="Calibri"/>
          <w:szCs w:val="24"/>
        </w:rPr>
      </w:pPr>
      <w:r w:rsidRPr="0005402F">
        <w:rPr>
          <w:rFonts w:eastAsia="Calibri"/>
          <w:szCs w:val="24"/>
        </w:rPr>
        <w:t>iii</w:t>
      </w:r>
      <w:r w:rsidR="00F03930" w:rsidRPr="0005402F">
        <w:rPr>
          <w:rFonts w:eastAsia="Calibri"/>
          <w:szCs w:val="24"/>
        </w:rPr>
        <w:t>)</w:t>
      </w:r>
      <w:r w:rsidRPr="0005402F">
        <w:rPr>
          <w:rFonts w:eastAsia="Calibri"/>
          <w:szCs w:val="24"/>
        </w:rPr>
        <w:tab/>
      </w:r>
      <w:r w:rsidR="00D21536" w:rsidRPr="0005402F">
        <w:rPr>
          <w:rFonts w:eastAsia="Calibri"/>
          <w:szCs w:val="24"/>
        </w:rPr>
        <w:t xml:space="preserve">the </w:t>
      </w:r>
      <w:r w:rsidR="00F76C5C" w:rsidRPr="0005402F">
        <w:rPr>
          <w:rFonts w:eastAsia="Calibri"/>
          <w:szCs w:val="24"/>
        </w:rPr>
        <w:t>m</w:t>
      </w:r>
      <w:r w:rsidR="00D21536" w:rsidRPr="0005402F">
        <w:rPr>
          <w:rFonts w:eastAsia="Calibri"/>
          <w:szCs w:val="24"/>
        </w:rPr>
        <w:t xml:space="preserve">obile </w:t>
      </w:r>
      <w:r w:rsidR="00F76C5C" w:rsidRPr="0005402F">
        <w:rPr>
          <w:rFonts w:eastAsia="Calibri"/>
          <w:szCs w:val="24"/>
        </w:rPr>
        <w:t>s</w:t>
      </w:r>
      <w:r w:rsidR="00D21536" w:rsidRPr="0005402F">
        <w:rPr>
          <w:rFonts w:eastAsia="Calibri"/>
          <w:szCs w:val="24"/>
        </w:rPr>
        <w:t xml:space="preserve">tation-ISDN </w:t>
      </w:r>
      <w:r w:rsidR="00F76C5C" w:rsidRPr="0005402F">
        <w:rPr>
          <w:rFonts w:eastAsia="Calibri"/>
          <w:szCs w:val="24"/>
        </w:rPr>
        <w:t>n</w:t>
      </w:r>
      <w:r w:rsidR="00D21536" w:rsidRPr="0005402F">
        <w:rPr>
          <w:rFonts w:eastAsia="Calibri"/>
          <w:szCs w:val="24"/>
        </w:rPr>
        <w:t>umber (MSISDN).</w:t>
      </w:r>
    </w:p>
    <w:p w14:paraId="2683EF4F" w14:textId="40E26046" w:rsidR="00D21536" w:rsidRPr="0005402F" w:rsidRDefault="00E07845" w:rsidP="00C65BF4">
      <w:pPr>
        <w:pStyle w:val="Heading3"/>
        <w:rPr>
          <w:szCs w:val="24"/>
        </w:rPr>
      </w:pPr>
      <w:bookmarkStart w:id="241" w:name="_Toc73702164"/>
      <w:bookmarkStart w:id="242" w:name="_Toc45033387"/>
      <w:bookmarkStart w:id="243" w:name="_Toc33020278"/>
      <w:bookmarkStart w:id="244" w:name="_Toc25232196"/>
      <w:bookmarkStart w:id="245" w:name="_Toc93310394"/>
      <w:bookmarkStart w:id="246" w:name="_Toc93933314"/>
      <w:bookmarkStart w:id="247" w:name="_Toc93933753"/>
      <w:bookmarkStart w:id="248" w:name="_Toc95137745"/>
      <w:bookmarkStart w:id="249" w:name="_Toc95140221"/>
      <w:bookmarkStart w:id="250" w:name="_Toc95140579"/>
      <w:bookmarkStart w:id="251" w:name="_Toc95146136"/>
      <w:r w:rsidRPr="0005402F">
        <w:rPr>
          <w:szCs w:val="24"/>
        </w:rPr>
        <w:t>I.I.</w:t>
      </w:r>
      <w:r w:rsidR="0093197E" w:rsidRPr="0005402F">
        <w:rPr>
          <w:szCs w:val="24"/>
        </w:rPr>
        <w:t>VII</w:t>
      </w:r>
      <w:r w:rsidR="00F03930" w:rsidRPr="0005402F">
        <w:rPr>
          <w:szCs w:val="24"/>
        </w:rPr>
        <w:tab/>
      </w:r>
      <w:r w:rsidR="002D4313" w:rsidRPr="0005402F">
        <w:rPr>
          <w:szCs w:val="24"/>
        </w:rPr>
        <w:t xml:space="preserve">Republic of </w:t>
      </w:r>
      <w:r w:rsidR="00D21536" w:rsidRPr="0005402F">
        <w:rPr>
          <w:szCs w:val="24"/>
          <w:lang w:bidi="ar-DZ"/>
        </w:rPr>
        <w:t>Madagascar</w:t>
      </w:r>
      <w:bookmarkEnd w:id="241"/>
      <w:bookmarkEnd w:id="242"/>
      <w:bookmarkEnd w:id="243"/>
      <w:bookmarkEnd w:id="244"/>
      <w:bookmarkEnd w:id="245"/>
      <w:bookmarkEnd w:id="246"/>
      <w:bookmarkEnd w:id="247"/>
      <w:bookmarkEnd w:id="248"/>
      <w:bookmarkEnd w:id="249"/>
      <w:bookmarkEnd w:id="250"/>
      <w:bookmarkEnd w:id="251"/>
    </w:p>
    <w:p w14:paraId="2E8081BE" w14:textId="77777777" w:rsidR="00D21536" w:rsidRPr="0005402F" w:rsidRDefault="00D21536" w:rsidP="00F03930">
      <w:pPr>
        <w:pStyle w:val="Headingb"/>
        <w:rPr>
          <w:szCs w:val="24"/>
        </w:rPr>
      </w:pPr>
      <w:bookmarkStart w:id="252" w:name="_Toc73702165"/>
      <w:bookmarkStart w:id="253" w:name="_Toc45033388"/>
      <w:bookmarkStart w:id="254" w:name="_Toc33020421"/>
      <w:bookmarkStart w:id="255" w:name="_Toc33020279"/>
      <w:bookmarkStart w:id="256" w:name="_Toc25232197"/>
      <w:bookmarkStart w:id="257" w:name="_Toc3370034"/>
      <w:bookmarkStart w:id="258" w:name="_Toc74238340"/>
      <w:r w:rsidRPr="0005402F">
        <w:rPr>
          <w:szCs w:val="24"/>
        </w:rPr>
        <w:t>Overview of the situation</w:t>
      </w:r>
      <w:bookmarkEnd w:id="252"/>
      <w:bookmarkEnd w:id="253"/>
      <w:bookmarkEnd w:id="254"/>
      <w:bookmarkEnd w:id="255"/>
      <w:bookmarkEnd w:id="256"/>
      <w:bookmarkEnd w:id="257"/>
      <w:bookmarkEnd w:id="258"/>
    </w:p>
    <w:p w14:paraId="12FE19E9" w14:textId="77777777" w:rsidR="00D21536" w:rsidRPr="0005402F" w:rsidRDefault="00D21536" w:rsidP="00EF0608">
      <w:pPr>
        <w:rPr>
          <w:szCs w:val="24"/>
        </w:rPr>
      </w:pPr>
      <w:r w:rsidRPr="0005402F">
        <w:rPr>
          <w:szCs w:val="24"/>
        </w:rPr>
        <w:t>Having experienced technical problems affecting QoS caused by counterfeit terminals, mobile telephone operators in Madagascar recently brought the matter to the attention of the regulator during the QoS/QoE workshop organized in October 2017 by ARTEC and ITU.</w:t>
      </w:r>
    </w:p>
    <w:p w14:paraId="3934C8DA" w14:textId="6F8B4FC2" w:rsidR="00D21536" w:rsidRPr="0005402F" w:rsidRDefault="00D21536" w:rsidP="00EF0608">
      <w:pPr>
        <w:rPr>
          <w:szCs w:val="24"/>
        </w:rPr>
      </w:pPr>
      <w:r w:rsidRPr="0005402F">
        <w:rPr>
          <w:szCs w:val="24"/>
        </w:rPr>
        <w:t xml:space="preserve">According to the data, over 25 percent of mobile phones used in the existing mobile telecommunication networks of Madagascar </w:t>
      </w:r>
      <w:r w:rsidR="004A5614" w:rsidRPr="0005402F">
        <w:rPr>
          <w:szCs w:val="24"/>
        </w:rPr>
        <w:t xml:space="preserve">either </w:t>
      </w:r>
      <w:r w:rsidRPr="0005402F">
        <w:rPr>
          <w:szCs w:val="24"/>
        </w:rPr>
        <w:t>counterfeit or non-compliant.</w:t>
      </w:r>
    </w:p>
    <w:p w14:paraId="390A186E" w14:textId="54B1FB37" w:rsidR="00D21536" w:rsidRPr="0005402F" w:rsidRDefault="00D21536" w:rsidP="00EF0608">
      <w:pPr>
        <w:rPr>
          <w:szCs w:val="24"/>
        </w:rPr>
      </w:pPr>
      <w:r w:rsidRPr="0005402F">
        <w:rPr>
          <w:szCs w:val="24"/>
        </w:rPr>
        <w:t xml:space="preserve">It is, thus, clear that the use of such terminals in networks has a negative impact on QoS/QoE parameters and forces operators to over-invest in </w:t>
      </w:r>
      <w:r w:rsidR="00B30E24" w:rsidRPr="0005402F">
        <w:rPr>
          <w:szCs w:val="24"/>
        </w:rPr>
        <w:t xml:space="preserve">the </w:t>
      </w:r>
      <w:r w:rsidRPr="0005402F">
        <w:rPr>
          <w:szCs w:val="24"/>
        </w:rPr>
        <w:t>optimization measures. As a result, appropriate action needs to be taken to reduce th</w:t>
      </w:r>
      <w:r w:rsidR="00ED67A6" w:rsidRPr="0005402F">
        <w:rPr>
          <w:szCs w:val="24"/>
        </w:rPr>
        <w:t>e</w:t>
      </w:r>
      <w:r w:rsidRPr="0005402F">
        <w:rPr>
          <w:szCs w:val="24"/>
        </w:rPr>
        <w:t xml:space="preserve"> percentage to zero. This step must not, moreover, be overlooked, given the objective of improving network service quality and obtaining reliable, uncorrupted</w:t>
      </w:r>
      <w:r w:rsidR="00B55F41" w:rsidRPr="0005402F">
        <w:rPr>
          <w:szCs w:val="24"/>
        </w:rPr>
        <w:t>,</w:t>
      </w:r>
      <w:r w:rsidRPr="0005402F">
        <w:rPr>
          <w:szCs w:val="24"/>
        </w:rPr>
        <w:t xml:space="preserve"> and consistent data for QoS and QoE indicators.</w:t>
      </w:r>
    </w:p>
    <w:p w14:paraId="53580781" w14:textId="4D6E0C82" w:rsidR="00D21536" w:rsidRDefault="00D21536" w:rsidP="00EF0608">
      <w:pPr>
        <w:rPr>
          <w:szCs w:val="24"/>
        </w:rPr>
      </w:pPr>
      <w:r w:rsidRPr="0005402F">
        <w:rPr>
          <w:szCs w:val="24"/>
        </w:rPr>
        <w:t>Apart from the complaints received from the operators and from users, ARTEC does not have the technical skills to identify and clearly</w:t>
      </w:r>
      <w:r w:rsidR="0007303D" w:rsidRPr="0005402F">
        <w:rPr>
          <w:szCs w:val="24"/>
        </w:rPr>
        <w:t xml:space="preserve"> manage</w:t>
      </w:r>
      <w:r w:rsidRPr="0005402F">
        <w:rPr>
          <w:szCs w:val="24"/>
        </w:rPr>
        <w:t xml:space="preserve"> the issues linked to counterfeit devices in the QoS/QoE among all the other network issues.</w:t>
      </w:r>
    </w:p>
    <w:p w14:paraId="7401FFDF" w14:textId="0673532B" w:rsidR="00BF6073" w:rsidRPr="00D56B71" w:rsidRDefault="00BF6073" w:rsidP="0098130B">
      <w:pPr>
        <w:rPr>
          <w:b/>
          <w:szCs w:val="24"/>
        </w:rPr>
      </w:pPr>
      <w:r w:rsidRPr="0098130B">
        <w:rPr>
          <w:szCs w:val="24"/>
        </w:rPr>
        <w:t>Regarding the verification of IMEI upon importation, on the one hand, according to the means of verification available, accredited agents only have access to the Free access GSMA database, which means only the TAC database (first 8 digits of the number) of GSMA. In our case, the verification process of IMEI entering Madagascar focuses only on the technical specifications provided by the applicant, the validation of the IMEI checksum (using the LUHN algorithm), and then the verification of the TAC membership of the verified IMEI to the GSMA TAC database. Therefore, we cannot check the status of IMEI internationally (</w:t>
      </w:r>
      <w:r w:rsidR="009A6BEB">
        <w:rPr>
          <w:szCs w:val="24"/>
        </w:rPr>
        <w:t>blocked-list</w:t>
      </w:r>
      <w:r w:rsidRPr="0098130B">
        <w:rPr>
          <w:szCs w:val="24"/>
        </w:rPr>
        <w:t xml:space="preserve">, </w:t>
      </w:r>
      <w:r w:rsidR="00AE5C30">
        <w:rPr>
          <w:szCs w:val="24"/>
        </w:rPr>
        <w:t>permitted-list</w:t>
      </w:r>
      <w:r w:rsidRPr="0098130B">
        <w:rPr>
          <w:szCs w:val="24"/>
        </w:rPr>
        <w:t xml:space="preserve">, or </w:t>
      </w:r>
      <w:r w:rsidR="00B3091E">
        <w:rPr>
          <w:szCs w:val="24"/>
        </w:rPr>
        <w:t>tracked-</w:t>
      </w:r>
      <w:r w:rsidRPr="00D56B71">
        <w:rPr>
          <w:szCs w:val="24"/>
        </w:rPr>
        <w:t>list) nor the conformity of the documents provided by the applicants. (The majority of applicants download technical specifications from the web). On the other hand, we must ensure the reliability and accuracy of the verification process to prevent counterfeit or non-compliant devices from entering the market.</w:t>
      </w:r>
    </w:p>
    <w:p w14:paraId="0BC216D6" w14:textId="77777777" w:rsidR="00BF6073" w:rsidRPr="00D56B71" w:rsidRDefault="00BF6073" w:rsidP="00BF6073">
      <w:pPr>
        <w:rPr>
          <w:szCs w:val="24"/>
        </w:rPr>
      </w:pPr>
      <w:r w:rsidRPr="00D56B71">
        <w:rPr>
          <w:szCs w:val="24"/>
        </w:rPr>
        <w:t>The IMEI numbers declared at importation are not consistent with the IMEI numbers of the mobile devices verified physically.</w:t>
      </w:r>
    </w:p>
    <w:p w14:paraId="2599B21B" w14:textId="77777777" w:rsidR="00BF6073" w:rsidRDefault="00BF6073" w:rsidP="00EF0608">
      <w:pPr>
        <w:rPr>
          <w:szCs w:val="24"/>
        </w:rPr>
      </w:pPr>
    </w:p>
    <w:p w14:paraId="7324CE01" w14:textId="28CA1332" w:rsidR="00D21536" w:rsidRPr="0005402F" w:rsidRDefault="00D21536" w:rsidP="00EF0608">
      <w:pPr>
        <w:pStyle w:val="Headingb"/>
        <w:rPr>
          <w:szCs w:val="24"/>
          <w:lang w:eastAsia="fr-FR"/>
        </w:rPr>
      </w:pPr>
      <w:bookmarkStart w:id="259" w:name="_Toc73702166"/>
      <w:bookmarkStart w:id="260" w:name="_Toc45033389"/>
      <w:bookmarkStart w:id="261" w:name="_Toc33020422"/>
      <w:bookmarkStart w:id="262" w:name="_Toc33020280"/>
      <w:bookmarkStart w:id="263" w:name="_Toc25232198"/>
      <w:bookmarkStart w:id="264" w:name="_Toc3370035"/>
      <w:bookmarkStart w:id="265" w:name="_Toc74238341"/>
      <w:r w:rsidRPr="0005402F">
        <w:rPr>
          <w:szCs w:val="24"/>
        </w:rPr>
        <w:t>Measures</w:t>
      </w:r>
      <w:r w:rsidRPr="0005402F">
        <w:rPr>
          <w:szCs w:val="24"/>
          <w:lang w:eastAsia="fr-FR"/>
        </w:rPr>
        <w:t xml:space="preserve"> taken</w:t>
      </w:r>
      <w:bookmarkEnd w:id="259"/>
      <w:bookmarkEnd w:id="260"/>
      <w:bookmarkEnd w:id="261"/>
      <w:bookmarkEnd w:id="262"/>
      <w:bookmarkEnd w:id="263"/>
      <w:bookmarkEnd w:id="264"/>
      <w:bookmarkEnd w:id="265"/>
    </w:p>
    <w:p w14:paraId="65FFFD03" w14:textId="41A3FFDB" w:rsidR="00D21536" w:rsidRPr="0005402F" w:rsidRDefault="00D21536" w:rsidP="00D21536">
      <w:pPr>
        <w:rPr>
          <w:szCs w:val="24"/>
        </w:rPr>
      </w:pPr>
      <w:r w:rsidRPr="0005402F">
        <w:rPr>
          <w:szCs w:val="24"/>
        </w:rPr>
        <w:t xml:space="preserve">Madagascar has taken a step in this direction with the publication of </w:t>
      </w:r>
      <w:r w:rsidR="00A7790B" w:rsidRPr="0005402F">
        <w:rPr>
          <w:szCs w:val="24"/>
        </w:rPr>
        <w:t>its m</w:t>
      </w:r>
      <w:r w:rsidRPr="0005402F">
        <w:rPr>
          <w:szCs w:val="24"/>
        </w:rPr>
        <w:t xml:space="preserve">inisterial </w:t>
      </w:r>
      <w:r w:rsidR="00A7790B" w:rsidRPr="0005402F">
        <w:rPr>
          <w:szCs w:val="24"/>
        </w:rPr>
        <w:t>d</w:t>
      </w:r>
      <w:r w:rsidRPr="0005402F">
        <w:rPr>
          <w:szCs w:val="24"/>
        </w:rPr>
        <w:t xml:space="preserve">ecree 890/2018 of 17 January 2018, defining </w:t>
      </w:r>
      <w:r w:rsidR="000C7369" w:rsidRPr="0005402F">
        <w:rPr>
          <w:szCs w:val="24"/>
        </w:rPr>
        <w:t xml:space="preserve">the </w:t>
      </w:r>
      <w:r w:rsidRPr="0005402F">
        <w:rPr>
          <w:szCs w:val="24"/>
        </w:rPr>
        <w:t>restrictive measures relating to mobile phones that are counterfeit, stolen or non-compliant with international norms.</w:t>
      </w:r>
    </w:p>
    <w:p w14:paraId="442142F0" w14:textId="1F499A2B" w:rsidR="00D21536" w:rsidRDefault="00D21536" w:rsidP="00B9762F">
      <w:pPr>
        <w:rPr>
          <w:szCs w:val="24"/>
        </w:rPr>
      </w:pPr>
      <w:r w:rsidRPr="0005402F">
        <w:rPr>
          <w:szCs w:val="24"/>
        </w:rPr>
        <w:lastRenderedPageBreak/>
        <w:t xml:space="preserve">In the long term, this measure aims to ban the import and use of terminals with invalid IMEI numbers on Malagasy territory. The deadline set by the </w:t>
      </w:r>
      <w:r w:rsidR="00F61D96" w:rsidRPr="0005402F">
        <w:rPr>
          <w:szCs w:val="24"/>
        </w:rPr>
        <w:t>d</w:t>
      </w:r>
      <w:r w:rsidRPr="0005402F">
        <w:rPr>
          <w:szCs w:val="24"/>
        </w:rPr>
        <w:t xml:space="preserve">ecree </w:t>
      </w:r>
      <w:r w:rsidR="00F61D96" w:rsidRPr="0005402F">
        <w:rPr>
          <w:szCs w:val="24"/>
        </w:rPr>
        <w:t>was</w:t>
      </w:r>
      <w:r w:rsidRPr="0005402F">
        <w:rPr>
          <w:szCs w:val="24"/>
        </w:rPr>
        <w:t xml:space="preserve"> 30 June 2019.</w:t>
      </w:r>
    </w:p>
    <w:p w14:paraId="5F459BD8" w14:textId="77777777" w:rsidR="008E1FBC" w:rsidRDefault="008E1FBC" w:rsidP="008E1FBC">
      <w:pPr>
        <w:pStyle w:val="Heading1"/>
      </w:pPr>
      <w:r>
        <w:t xml:space="preserve">Actions to be taken </w:t>
      </w:r>
    </w:p>
    <w:p w14:paraId="0C7899D2" w14:textId="73FCD623" w:rsidR="008E1FBC" w:rsidRDefault="008E1FBC" w:rsidP="008E1FBC"/>
    <w:p w14:paraId="09B1B36E" w14:textId="77777777" w:rsidR="008E1FBC" w:rsidRDefault="008E1FBC" w:rsidP="008E1FBC">
      <w:pPr>
        <w:pStyle w:val="Heading2"/>
      </w:pPr>
      <w:r>
        <w:t>1</w:t>
      </w:r>
      <w:r>
        <w:tab/>
        <w:t>Strengthening of import monitoring for mobile terminal devices, i.e. devices using an IMEI number to connect to the mobile telephone network:</w:t>
      </w:r>
    </w:p>
    <w:p w14:paraId="013D47E6" w14:textId="77777777" w:rsidR="008E1FBC" w:rsidRDefault="008E1FBC" w:rsidP="008E1FBC">
      <w:pPr>
        <w:pStyle w:val="enumlev1"/>
      </w:pPr>
      <w:r>
        <w:t>1)</w:t>
      </w:r>
      <w:r>
        <w:tab/>
        <w:t>Use of the ministries, departments and control agencies (MIDAC) portal, which is a platform used for the submission of import and customs clearance requests for ICTs.</w:t>
      </w:r>
    </w:p>
    <w:p w14:paraId="26FBFA3A" w14:textId="77777777" w:rsidR="008E1FBC" w:rsidRDefault="008E1FBC" w:rsidP="008E1FBC">
      <w:pPr>
        <w:pStyle w:val="enumlev1"/>
      </w:pPr>
      <w:r>
        <w:t>2)</w:t>
      </w:r>
      <w:r>
        <w:tab/>
        <w:t>Verification upon import of compliance of mobile communication devices’ IMEI numbers with GSMA standards by the regulator’s IMEI control service.</w:t>
      </w:r>
    </w:p>
    <w:p w14:paraId="2BBB5B57" w14:textId="77777777" w:rsidR="008E1FBC" w:rsidRDefault="008E1FBC" w:rsidP="008E1FBC">
      <w:pPr>
        <w:pStyle w:val="Heading2"/>
      </w:pPr>
      <w:r>
        <w:t>2</w:t>
      </w:r>
      <w:r>
        <w:tab/>
        <w:t xml:space="preserve">Problems encountered and proposed solutions: </w:t>
      </w:r>
    </w:p>
    <w:p w14:paraId="4DABD688" w14:textId="3500D087" w:rsidR="008E1FBC" w:rsidRDefault="008E1FBC" w:rsidP="008E1FBC">
      <w:pPr>
        <w:pStyle w:val="enumlev1"/>
      </w:pPr>
      <w:r>
        <w:t>•</w:t>
      </w:r>
      <w:r>
        <w:tab/>
        <w:t xml:space="preserve">Information such as mobile communication </w:t>
      </w:r>
      <w:r w:rsidR="00244EB1">
        <w:t>devices</w:t>
      </w:r>
      <w:r>
        <w:t xml:space="preserve"> declared technical datasheets are sometimes forged and, as a result, physical verification after customs clearance by the regulatory authority is not in conformity with the import declaration. It is therefore important to include in the blockchain manufacturers and testing laboratories which certify conformity of imported mobile communication devices.</w:t>
      </w:r>
    </w:p>
    <w:p w14:paraId="54521142" w14:textId="6B30A2EC" w:rsidR="008E1FBC" w:rsidRDefault="008E1FBC" w:rsidP="008E1FBC">
      <w:pPr>
        <w:pStyle w:val="enumlev1"/>
      </w:pPr>
      <w:r>
        <w:t>•</w:t>
      </w:r>
      <w:r>
        <w:tab/>
        <w:t xml:space="preserve">IMEI numbers declared on import are not checked against the GSMA </w:t>
      </w:r>
      <w:r w:rsidR="009A6BEB">
        <w:t>blocked-list</w:t>
      </w:r>
      <w:r>
        <w:t>. We only have access to the free database containing current global TAC information, hence the proposal to include GSMA in the blockchain.</w:t>
      </w:r>
    </w:p>
    <w:p w14:paraId="6B6CFE12" w14:textId="77777777" w:rsidR="008E1FBC" w:rsidRDefault="008E1FBC" w:rsidP="008E1FBC">
      <w:pPr>
        <w:pStyle w:val="enumlev1"/>
      </w:pPr>
      <w:r>
        <w:t>•</w:t>
      </w:r>
      <w:r>
        <w:tab/>
        <w:t xml:space="preserve">IMEI numbers shown by pressing </w:t>
      </w:r>
      <w:r>
        <w:rPr>
          <w:lang w:eastAsia="fr-FR"/>
        </w:rPr>
        <w:t>*#0*# and/or in the device’s system information does not match the IMEI numbers on the physical device, hence the importance of having genuine technical datasheets during import verifications by regulatory authorities</w:t>
      </w:r>
      <w:r>
        <w:t>.</w:t>
      </w:r>
    </w:p>
    <w:p w14:paraId="4F5BE45C" w14:textId="77777777" w:rsidR="008E1FBC" w:rsidRDefault="008E1FBC" w:rsidP="008E1FBC">
      <w:pPr>
        <w:pStyle w:val="enumlev1"/>
      </w:pPr>
      <w:r>
        <w:t>•</w:t>
      </w:r>
      <w:r>
        <w:tab/>
        <w:t>GSMA type and/or brand information is not present on the mobile communication devices, e.g. shell or bottom of battery. Suppliers/importers should customize mobile communication devices, in line with regulatory requirements, so that they are not easily counterfeited.</w:t>
      </w:r>
    </w:p>
    <w:p w14:paraId="47B0423A" w14:textId="2576FE59" w:rsidR="00D65260" w:rsidRDefault="00D65260" w:rsidP="0098130B">
      <w:pPr>
        <w:pStyle w:val="Heading2"/>
      </w:pPr>
      <w:r>
        <w:t>2.1</w:t>
      </w:r>
      <w:r>
        <w:tab/>
        <w:t xml:space="preserve">Blockchain </w:t>
      </w:r>
    </w:p>
    <w:p w14:paraId="46CE0198" w14:textId="17570F94" w:rsidR="00D65260" w:rsidRDefault="00D65260" w:rsidP="00D65260">
      <w:r>
        <w:t xml:space="preserve">Blockchain is one of the technologies required for the monitoring of the import of mobile communication devices. It helps to guarantee the integrity of conformity documents, such as test reports, and other information essential for device conformity certification. All stakeholders can contribute in this regard, in particular the GSM Association (GSMA), manufacturers and regulators, among others, with a view to improving transparency and security of the supply chain of imported mobile communication devices. However, international mobile equipment identity (IMEI) verification requires consultation of the GSMA’s IMEI database to identify whether or not a number is </w:t>
      </w:r>
      <w:r w:rsidR="009A6BEB">
        <w:t>blocked-list</w:t>
      </w:r>
      <w:r>
        <w:t>ed.</w:t>
      </w:r>
    </w:p>
    <w:p w14:paraId="29CCC7E1" w14:textId="77777777" w:rsidR="00D65260" w:rsidRDefault="00D65260" w:rsidP="008E1FBC">
      <w:pPr>
        <w:pStyle w:val="enumlev1"/>
      </w:pPr>
    </w:p>
    <w:p w14:paraId="78EC361A" w14:textId="77777777" w:rsidR="008E1FBC" w:rsidRPr="0005402F" w:rsidRDefault="008E1FBC" w:rsidP="00B9762F">
      <w:pPr>
        <w:rPr>
          <w:szCs w:val="24"/>
        </w:rPr>
      </w:pPr>
    </w:p>
    <w:p w14:paraId="4B11BD8A" w14:textId="31F3F15F" w:rsidR="00D21536" w:rsidRPr="0005402F" w:rsidRDefault="007A08B6" w:rsidP="00706358">
      <w:pPr>
        <w:pStyle w:val="Heading3"/>
        <w:rPr>
          <w:szCs w:val="24"/>
          <w:lang w:bidi="ar-DZ"/>
        </w:rPr>
      </w:pPr>
      <w:bookmarkStart w:id="266" w:name="_Toc73702160"/>
      <w:bookmarkStart w:id="267" w:name="_Toc45033384"/>
      <w:bookmarkStart w:id="268" w:name="_Toc33020417"/>
      <w:bookmarkStart w:id="269" w:name="_Toc33020275"/>
      <w:bookmarkStart w:id="270" w:name="_Toc25232193"/>
      <w:bookmarkStart w:id="271" w:name="_Toc93310395"/>
      <w:bookmarkStart w:id="272" w:name="_Toc93933315"/>
      <w:bookmarkStart w:id="273" w:name="_Toc93933754"/>
      <w:bookmarkStart w:id="274" w:name="_Toc95137746"/>
      <w:bookmarkStart w:id="275" w:name="_Toc95140222"/>
      <w:bookmarkStart w:id="276" w:name="_Toc95140580"/>
      <w:bookmarkStart w:id="277" w:name="_Toc95146137"/>
      <w:r w:rsidRPr="0005402F">
        <w:rPr>
          <w:szCs w:val="24"/>
          <w:lang w:bidi="ar-DZ"/>
        </w:rPr>
        <w:t>I.I.</w:t>
      </w:r>
      <w:r w:rsidR="0093197E" w:rsidRPr="0005402F">
        <w:rPr>
          <w:szCs w:val="24"/>
          <w:lang w:bidi="ar-DZ"/>
        </w:rPr>
        <w:t>VIII</w:t>
      </w:r>
      <w:r w:rsidR="00706358" w:rsidRPr="0005402F">
        <w:rPr>
          <w:szCs w:val="24"/>
          <w:lang w:bidi="ar-DZ"/>
        </w:rPr>
        <w:t xml:space="preserve"> </w:t>
      </w:r>
      <w:r w:rsidR="0093197E" w:rsidRPr="0005402F">
        <w:rPr>
          <w:szCs w:val="24"/>
          <w:lang w:bidi="ar-DZ"/>
        </w:rPr>
        <w:tab/>
      </w:r>
      <w:r w:rsidR="007C4FE9" w:rsidRPr="0005402F">
        <w:rPr>
          <w:szCs w:val="24"/>
          <w:lang w:bidi="ar-DZ"/>
        </w:rPr>
        <w:t xml:space="preserve">Federal Republic of </w:t>
      </w:r>
      <w:r w:rsidR="00D21536" w:rsidRPr="0005402F">
        <w:rPr>
          <w:szCs w:val="24"/>
          <w:lang w:bidi="ar-DZ"/>
        </w:rPr>
        <w:t>Nigeria</w:t>
      </w:r>
      <w:bookmarkEnd w:id="266"/>
      <w:bookmarkEnd w:id="267"/>
      <w:bookmarkEnd w:id="268"/>
      <w:bookmarkEnd w:id="269"/>
      <w:bookmarkEnd w:id="270"/>
      <w:bookmarkEnd w:id="271"/>
      <w:bookmarkEnd w:id="272"/>
      <w:bookmarkEnd w:id="273"/>
      <w:bookmarkEnd w:id="274"/>
      <w:bookmarkEnd w:id="275"/>
      <w:bookmarkEnd w:id="276"/>
      <w:bookmarkEnd w:id="277"/>
    </w:p>
    <w:p w14:paraId="02A1347F" w14:textId="49999E47" w:rsidR="00D21536" w:rsidRPr="0005402F" w:rsidRDefault="00D21536" w:rsidP="00D21536">
      <w:pPr>
        <w:rPr>
          <w:szCs w:val="24"/>
          <w:lang w:eastAsia="fr-FR"/>
        </w:rPr>
      </w:pPr>
      <w:r w:rsidRPr="0005402F">
        <w:rPr>
          <w:szCs w:val="24"/>
          <w:lang w:eastAsia="fr-FR"/>
        </w:rPr>
        <w:t xml:space="preserve">The Nigerian </w:t>
      </w:r>
      <w:r w:rsidR="00E74BF9" w:rsidRPr="0005402F">
        <w:rPr>
          <w:szCs w:val="24"/>
          <w:lang w:eastAsia="fr-FR"/>
        </w:rPr>
        <w:t>c</w:t>
      </w:r>
      <w:r w:rsidRPr="0005402F">
        <w:rPr>
          <w:szCs w:val="24"/>
          <w:lang w:eastAsia="fr-FR"/>
        </w:rPr>
        <w:t xml:space="preserve">ommunications </w:t>
      </w:r>
      <w:r w:rsidR="00E74BF9" w:rsidRPr="0005402F">
        <w:rPr>
          <w:szCs w:val="24"/>
          <w:lang w:eastAsia="fr-FR"/>
        </w:rPr>
        <w:t>c</w:t>
      </w:r>
      <w:r w:rsidRPr="0005402F">
        <w:rPr>
          <w:szCs w:val="24"/>
          <w:lang w:eastAsia="fr-FR"/>
        </w:rPr>
        <w:t xml:space="preserve">ommission (NCC) was established by the Acts of parliament which mandates the NCC to ensure that all CIT devices to be shipped into Nigeria; to be sold in Nigeria and or deployed on the network must go through the process of equipment authorisation based on the NCC </w:t>
      </w:r>
      <w:r w:rsidR="00F32CE6" w:rsidRPr="0005402F">
        <w:rPr>
          <w:szCs w:val="24"/>
          <w:lang w:eastAsia="fr-FR"/>
        </w:rPr>
        <w:t>t</w:t>
      </w:r>
      <w:r w:rsidRPr="0005402F">
        <w:rPr>
          <w:szCs w:val="24"/>
          <w:lang w:eastAsia="fr-FR"/>
        </w:rPr>
        <w:t xml:space="preserve">ype </w:t>
      </w:r>
      <w:r w:rsidR="00F32CE6" w:rsidRPr="0005402F">
        <w:rPr>
          <w:szCs w:val="24"/>
          <w:lang w:eastAsia="fr-FR"/>
        </w:rPr>
        <w:t>a</w:t>
      </w:r>
      <w:r w:rsidRPr="0005402F">
        <w:rPr>
          <w:szCs w:val="24"/>
          <w:lang w:eastAsia="fr-FR"/>
        </w:rPr>
        <w:t xml:space="preserve">pproval </w:t>
      </w:r>
      <w:r w:rsidR="00F32CE6" w:rsidRPr="0005402F">
        <w:rPr>
          <w:szCs w:val="24"/>
          <w:lang w:eastAsia="fr-FR"/>
        </w:rPr>
        <w:t>g</w:t>
      </w:r>
      <w:r w:rsidRPr="0005402F">
        <w:rPr>
          <w:szCs w:val="24"/>
          <w:lang w:eastAsia="fr-FR"/>
        </w:rPr>
        <w:t>uideline</w:t>
      </w:r>
      <w:r w:rsidR="00F32CE6" w:rsidRPr="0005402F">
        <w:rPr>
          <w:szCs w:val="24"/>
          <w:lang w:eastAsia="fr-FR"/>
        </w:rPr>
        <w:t>s</w:t>
      </w:r>
      <w:r w:rsidRPr="0005402F">
        <w:rPr>
          <w:szCs w:val="24"/>
          <w:lang w:eastAsia="fr-FR"/>
        </w:rPr>
        <w:t>.</w:t>
      </w:r>
    </w:p>
    <w:p w14:paraId="7D67AC0C" w14:textId="77777777" w:rsidR="00D21536" w:rsidRPr="0005402F" w:rsidRDefault="00D21536" w:rsidP="00D21536">
      <w:pPr>
        <w:rPr>
          <w:szCs w:val="24"/>
          <w:lang w:eastAsia="fr-FR"/>
        </w:rPr>
      </w:pPr>
      <w:r w:rsidRPr="0005402F">
        <w:rPr>
          <w:szCs w:val="24"/>
          <w:lang w:eastAsia="fr-FR"/>
        </w:rPr>
        <w:t>The type approval procedure is based on the submission of type approval application based on the test reports listed below:</w:t>
      </w:r>
    </w:p>
    <w:p w14:paraId="0D40463F" w14:textId="77777777" w:rsidR="00D21536" w:rsidRPr="0005402F" w:rsidRDefault="00D21536" w:rsidP="00D21536">
      <w:pPr>
        <w:rPr>
          <w:szCs w:val="24"/>
          <w:lang w:eastAsia="fr-FR"/>
        </w:rPr>
      </w:pPr>
      <w:r w:rsidRPr="0005402F">
        <w:rPr>
          <w:szCs w:val="24"/>
          <w:lang w:eastAsia="fr-FR"/>
        </w:rPr>
        <w:lastRenderedPageBreak/>
        <w:t>The test reports listed below have been identified as generally acceptable for type approval of mobile devices in Nigeria:</w:t>
      </w:r>
    </w:p>
    <w:p w14:paraId="75D38912" w14:textId="6854649F" w:rsidR="00D21536" w:rsidRPr="0005402F" w:rsidRDefault="00DD7E50" w:rsidP="00DD7E50">
      <w:pPr>
        <w:pStyle w:val="enumlev1"/>
        <w:rPr>
          <w:szCs w:val="24"/>
        </w:rPr>
      </w:pPr>
      <w:r w:rsidRPr="0005402F">
        <w:rPr>
          <w:szCs w:val="24"/>
        </w:rPr>
        <w:t>•</w:t>
      </w:r>
      <w:r w:rsidR="0093197E" w:rsidRPr="0005402F">
        <w:rPr>
          <w:szCs w:val="24"/>
        </w:rPr>
        <w:tab/>
      </w:r>
      <w:r w:rsidR="00D21536" w:rsidRPr="0005402F">
        <w:rPr>
          <w:szCs w:val="24"/>
        </w:rPr>
        <w:t xml:space="preserve">EMC </w:t>
      </w:r>
      <w:r w:rsidR="00825214" w:rsidRPr="0005402F">
        <w:rPr>
          <w:szCs w:val="24"/>
        </w:rPr>
        <w:t>t</w:t>
      </w:r>
      <w:r w:rsidR="00D21536" w:rsidRPr="0005402F">
        <w:rPr>
          <w:szCs w:val="24"/>
        </w:rPr>
        <w:t xml:space="preserve">est </w:t>
      </w:r>
      <w:r w:rsidR="00825214" w:rsidRPr="0005402F">
        <w:rPr>
          <w:szCs w:val="24"/>
        </w:rPr>
        <w:t>r</w:t>
      </w:r>
      <w:r w:rsidR="00D21536" w:rsidRPr="0005402F">
        <w:rPr>
          <w:szCs w:val="24"/>
        </w:rPr>
        <w:t xml:space="preserve">eport from </w:t>
      </w:r>
      <w:r w:rsidR="00721AB5" w:rsidRPr="0005402F">
        <w:rPr>
          <w:szCs w:val="24"/>
        </w:rPr>
        <w:t xml:space="preserve">an </w:t>
      </w:r>
      <w:r w:rsidR="00825214" w:rsidRPr="0005402F">
        <w:rPr>
          <w:szCs w:val="24"/>
        </w:rPr>
        <w:t>a</w:t>
      </w:r>
      <w:r w:rsidR="00D21536" w:rsidRPr="0005402F">
        <w:rPr>
          <w:szCs w:val="24"/>
        </w:rPr>
        <w:t xml:space="preserve">ccredited </w:t>
      </w:r>
      <w:r w:rsidR="00825214" w:rsidRPr="0005402F">
        <w:rPr>
          <w:szCs w:val="24"/>
        </w:rPr>
        <w:t>l</w:t>
      </w:r>
      <w:r w:rsidR="00D21536" w:rsidRPr="0005402F">
        <w:rPr>
          <w:szCs w:val="24"/>
        </w:rPr>
        <w:t>aboratory</w:t>
      </w:r>
    </w:p>
    <w:p w14:paraId="4F3E5B7E" w14:textId="037B437C" w:rsidR="00D21536" w:rsidRPr="0005402F" w:rsidRDefault="00DD7E50" w:rsidP="00DD7E50">
      <w:pPr>
        <w:pStyle w:val="enumlev1"/>
        <w:rPr>
          <w:szCs w:val="24"/>
        </w:rPr>
      </w:pPr>
      <w:r w:rsidRPr="0005402F">
        <w:rPr>
          <w:szCs w:val="24"/>
        </w:rPr>
        <w:t>•</w:t>
      </w:r>
      <w:r w:rsidR="0093197E" w:rsidRPr="0005402F">
        <w:rPr>
          <w:szCs w:val="24"/>
        </w:rPr>
        <w:tab/>
      </w:r>
      <w:r w:rsidR="00D21536" w:rsidRPr="0005402F">
        <w:rPr>
          <w:szCs w:val="24"/>
        </w:rPr>
        <w:t xml:space="preserve">Safety </w:t>
      </w:r>
      <w:r w:rsidR="00825214" w:rsidRPr="0005402F">
        <w:rPr>
          <w:szCs w:val="24"/>
        </w:rPr>
        <w:t>t</w:t>
      </w:r>
      <w:r w:rsidR="00D21536" w:rsidRPr="0005402F">
        <w:rPr>
          <w:szCs w:val="24"/>
        </w:rPr>
        <w:t xml:space="preserve">est </w:t>
      </w:r>
      <w:r w:rsidR="00825214" w:rsidRPr="0005402F">
        <w:rPr>
          <w:szCs w:val="24"/>
        </w:rPr>
        <w:t>r</w:t>
      </w:r>
      <w:r w:rsidR="00D21536" w:rsidRPr="0005402F">
        <w:rPr>
          <w:szCs w:val="24"/>
        </w:rPr>
        <w:t xml:space="preserve">eports from </w:t>
      </w:r>
      <w:r w:rsidR="00721AB5" w:rsidRPr="0005402F">
        <w:rPr>
          <w:szCs w:val="24"/>
        </w:rPr>
        <w:t xml:space="preserve">an </w:t>
      </w:r>
      <w:r w:rsidR="00825214" w:rsidRPr="0005402F">
        <w:rPr>
          <w:szCs w:val="24"/>
        </w:rPr>
        <w:t>a</w:t>
      </w:r>
      <w:r w:rsidR="00D21536" w:rsidRPr="0005402F">
        <w:rPr>
          <w:szCs w:val="24"/>
        </w:rPr>
        <w:t xml:space="preserve">ccredited </w:t>
      </w:r>
      <w:r w:rsidR="00825214" w:rsidRPr="0005402F">
        <w:rPr>
          <w:szCs w:val="24"/>
        </w:rPr>
        <w:t>l</w:t>
      </w:r>
      <w:r w:rsidR="00D21536" w:rsidRPr="0005402F">
        <w:rPr>
          <w:szCs w:val="24"/>
        </w:rPr>
        <w:t>aboratory</w:t>
      </w:r>
    </w:p>
    <w:p w14:paraId="2648D69A" w14:textId="4E419BD1" w:rsidR="00D21536" w:rsidRPr="0005402F" w:rsidRDefault="00DD7E50" w:rsidP="00DD7E50">
      <w:pPr>
        <w:pStyle w:val="enumlev1"/>
        <w:rPr>
          <w:szCs w:val="24"/>
        </w:rPr>
      </w:pPr>
      <w:r w:rsidRPr="0005402F">
        <w:rPr>
          <w:szCs w:val="24"/>
        </w:rPr>
        <w:t>•</w:t>
      </w:r>
      <w:r w:rsidR="0093197E" w:rsidRPr="0005402F">
        <w:rPr>
          <w:szCs w:val="24"/>
        </w:rPr>
        <w:tab/>
      </w:r>
      <w:r w:rsidR="00D21536" w:rsidRPr="0005402F">
        <w:rPr>
          <w:szCs w:val="24"/>
        </w:rPr>
        <w:t xml:space="preserve">SAR </w:t>
      </w:r>
      <w:r w:rsidR="001327CE" w:rsidRPr="0005402F">
        <w:rPr>
          <w:szCs w:val="24"/>
        </w:rPr>
        <w:t>t</w:t>
      </w:r>
      <w:r w:rsidR="00D21536" w:rsidRPr="0005402F">
        <w:rPr>
          <w:szCs w:val="24"/>
        </w:rPr>
        <w:t xml:space="preserve">est </w:t>
      </w:r>
      <w:r w:rsidR="001327CE" w:rsidRPr="0005402F">
        <w:rPr>
          <w:szCs w:val="24"/>
        </w:rPr>
        <w:t>r</w:t>
      </w:r>
      <w:r w:rsidR="00D21536" w:rsidRPr="0005402F">
        <w:rPr>
          <w:szCs w:val="24"/>
        </w:rPr>
        <w:t xml:space="preserve">eports from </w:t>
      </w:r>
      <w:r w:rsidR="00721AB5" w:rsidRPr="0005402F">
        <w:rPr>
          <w:szCs w:val="24"/>
        </w:rPr>
        <w:t xml:space="preserve">an </w:t>
      </w:r>
      <w:r w:rsidR="001327CE" w:rsidRPr="0005402F">
        <w:rPr>
          <w:szCs w:val="24"/>
        </w:rPr>
        <w:t>a</w:t>
      </w:r>
      <w:r w:rsidR="00D21536" w:rsidRPr="0005402F">
        <w:rPr>
          <w:szCs w:val="24"/>
        </w:rPr>
        <w:t xml:space="preserve">ccredited </w:t>
      </w:r>
      <w:r w:rsidR="001327CE" w:rsidRPr="0005402F">
        <w:rPr>
          <w:szCs w:val="24"/>
        </w:rPr>
        <w:t>l</w:t>
      </w:r>
      <w:r w:rsidR="00D21536" w:rsidRPr="0005402F">
        <w:rPr>
          <w:szCs w:val="24"/>
        </w:rPr>
        <w:t>aboratory</w:t>
      </w:r>
    </w:p>
    <w:p w14:paraId="535DA604" w14:textId="6C0EAB8C" w:rsidR="00D21536" w:rsidRPr="0005402F" w:rsidRDefault="00DD7E50" w:rsidP="00DD7E50">
      <w:pPr>
        <w:pStyle w:val="enumlev1"/>
        <w:rPr>
          <w:szCs w:val="24"/>
        </w:rPr>
      </w:pPr>
      <w:r w:rsidRPr="0005402F">
        <w:rPr>
          <w:szCs w:val="24"/>
        </w:rPr>
        <w:t>•</w:t>
      </w:r>
      <w:r w:rsidR="0093197E" w:rsidRPr="0005402F">
        <w:rPr>
          <w:szCs w:val="24"/>
        </w:rPr>
        <w:tab/>
      </w:r>
      <w:r w:rsidR="00D21536" w:rsidRPr="0005402F">
        <w:rPr>
          <w:szCs w:val="24"/>
        </w:rPr>
        <w:t xml:space="preserve">RF </w:t>
      </w:r>
      <w:r w:rsidR="007E19D4" w:rsidRPr="0005402F">
        <w:rPr>
          <w:szCs w:val="24"/>
        </w:rPr>
        <w:t>t</w:t>
      </w:r>
      <w:r w:rsidR="00D21536" w:rsidRPr="0005402F">
        <w:rPr>
          <w:szCs w:val="24"/>
        </w:rPr>
        <w:t xml:space="preserve">est </w:t>
      </w:r>
      <w:r w:rsidR="007E19D4" w:rsidRPr="0005402F">
        <w:rPr>
          <w:szCs w:val="24"/>
        </w:rPr>
        <w:t>r</w:t>
      </w:r>
      <w:r w:rsidR="00D21536" w:rsidRPr="0005402F">
        <w:rPr>
          <w:szCs w:val="24"/>
        </w:rPr>
        <w:t xml:space="preserve">eports from </w:t>
      </w:r>
      <w:r w:rsidR="00721AB5" w:rsidRPr="0005402F">
        <w:rPr>
          <w:szCs w:val="24"/>
        </w:rPr>
        <w:t xml:space="preserve">an </w:t>
      </w:r>
      <w:r w:rsidR="007E19D4" w:rsidRPr="0005402F">
        <w:rPr>
          <w:szCs w:val="24"/>
        </w:rPr>
        <w:t>a</w:t>
      </w:r>
      <w:r w:rsidR="00D21536" w:rsidRPr="0005402F">
        <w:rPr>
          <w:szCs w:val="24"/>
        </w:rPr>
        <w:t xml:space="preserve">ccredited </w:t>
      </w:r>
      <w:r w:rsidR="007E19D4" w:rsidRPr="0005402F">
        <w:rPr>
          <w:szCs w:val="24"/>
        </w:rPr>
        <w:t>l</w:t>
      </w:r>
      <w:r w:rsidR="00D21536" w:rsidRPr="0005402F">
        <w:rPr>
          <w:szCs w:val="24"/>
        </w:rPr>
        <w:t>aboratory</w:t>
      </w:r>
    </w:p>
    <w:p w14:paraId="4AB6B9A6" w14:textId="4CE1F87F" w:rsidR="00D21536" w:rsidRPr="0005402F" w:rsidRDefault="00D21536" w:rsidP="00FC20AE">
      <w:pPr>
        <w:rPr>
          <w:szCs w:val="24"/>
          <w:lang w:eastAsia="fr-FR"/>
        </w:rPr>
      </w:pPr>
      <w:r w:rsidRPr="0005402F">
        <w:rPr>
          <w:szCs w:val="24"/>
          <w:lang w:eastAsia="fr-FR"/>
        </w:rPr>
        <w:t xml:space="preserve">Currently, the RF </w:t>
      </w:r>
      <w:r w:rsidR="00D9665C" w:rsidRPr="0005402F">
        <w:rPr>
          <w:szCs w:val="24"/>
          <w:lang w:eastAsia="fr-FR"/>
        </w:rPr>
        <w:t>c</w:t>
      </w:r>
      <w:r w:rsidRPr="0005402F">
        <w:rPr>
          <w:szCs w:val="24"/>
          <w:lang w:eastAsia="fr-FR"/>
        </w:rPr>
        <w:t xml:space="preserve">onformance </w:t>
      </w:r>
      <w:r w:rsidR="00D9665C" w:rsidRPr="0005402F">
        <w:rPr>
          <w:szCs w:val="24"/>
          <w:lang w:eastAsia="fr-FR"/>
        </w:rPr>
        <w:t>t</w:t>
      </w:r>
      <w:r w:rsidRPr="0005402F">
        <w:rPr>
          <w:szCs w:val="24"/>
          <w:lang w:eastAsia="fr-FR"/>
        </w:rPr>
        <w:t>est system is in the process of being established in order to validate and support the type approval process in Nigeria. However, tests conducted based on the categories</w:t>
      </w:r>
      <w:r w:rsidR="000E54D9" w:rsidRPr="0005402F">
        <w:rPr>
          <w:szCs w:val="24"/>
          <w:lang w:eastAsia="fr-FR"/>
        </w:rPr>
        <w:t xml:space="preserve"> of the above enumerated tests</w:t>
      </w:r>
      <w:r w:rsidRPr="0005402F">
        <w:rPr>
          <w:szCs w:val="24"/>
          <w:lang w:eastAsia="fr-FR"/>
        </w:rPr>
        <w:t xml:space="preserve"> are acceptable for type approval of genuine mobile devices and any mobile device that fails to go through successfully can be defined as </w:t>
      </w:r>
      <w:r w:rsidR="004D2512" w:rsidRPr="0005402F">
        <w:rPr>
          <w:szCs w:val="24"/>
          <w:lang w:eastAsia="fr-FR"/>
        </w:rPr>
        <w:t xml:space="preserve">either a </w:t>
      </w:r>
      <w:r w:rsidRPr="0005402F">
        <w:rPr>
          <w:szCs w:val="24"/>
          <w:lang w:eastAsia="fr-FR"/>
        </w:rPr>
        <w:t>non-conforming or counterfeit mobile device.</w:t>
      </w:r>
    </w:p>
    <w:p w14:paraId="5EFCF91C" w14:textId="697D2B54" w:rsidR="00D21536" w:rsidRPr="0005402F" w:rsidRDefault="00D21536" w:rsidP="00FC20AE">
      <w:pPr>
        <w:rPr>
          <w:szCs w:val="24"/>
          <w:lang w:eastAsia="fr-FR"/>
        </w:rPr>
      </w:pPr>
      <w:r w:rsidRPr="0005402F">
        <w:rPr>
          <w:szCs w:val="24"/>
          <w:lang w:eastAsia="fr-FR"/>
        </w:rPr>
        <w:t xml:space="preserve">The final output of the type approval </w:t>
      </w:r>
      <w:r w:rsidR="00FF0217" w:rsidRPr="0005402F">
        <w:rPr>
          <w:szCs w:val="24"/>
          <w:lang w:eastAsia="fr-FR"/>
        </w:rPr>
        <w:t xml:space="preserve">process </w:t>
      </w:r>
      <w:r w:rsidRPr="0005402F">
        <w:rPr>
          <w:szCs w:val="24"/>
          <w:lang w:eastAsia="fr-FR"/>
        </w:rPr>
        <w:t>is the type approval certificate/</w:t>
      </w:r>
      <w:r w:rsidR="00FF0217" w:rsidRPr="0005402F">
        <w:rPr>
          <w:szCs w:val="24"/>
          <w:lang w:eastAsia="fr-FR"/>
        </w:rPr>
        <w:t>g</w:t>
      </w:r>
      <w:r w:rsidRPr="0005402F">
        <w:rPr>
          <w:szCs w:val="24"/>
          <w:lang w:eastAsia="fr-FR"/>
        </w:rPr>
        <w:t xml:space="preserve">rant with </w:t>
      </w:r>
      <w:r w:rsidR="000B075A" w:rsidRPr="0005402F">
        <w:rPr>
          <w:szCs w:val="24"/>
          <w:lang w:eastAsia="fr-FR"/>
        </w:rPr>
        <w:t xml:space="preserve">a </w:t>
      </w:r>
      <w:r w:rsidRPr="0005402F">
        <w:rPr>
          <w:szCs w:val="24"/>
          <w:lang w:eastAsia="fr-FR"/>
        </w:rPr>
        <w:t xml:space="preserve">unique NCC identifier which can be used as a label to tag type approved mobile devices. The </w:t>
      </w:r>
      <w:r w:rsidR="00FF0217" w:rsidRPr="0005402F">
        <w:rPr>
          <w:szCs w:val="24"/>
          <w:lang w:eastAsia="fr-FR"/>
        </w:rPr>
        <w:t>c</w:t>
      </w:r>
      <w:r w:rsidRPr="0005402F">
        <w:rPr>
          <w:szCs w:val="24"/>
          <w:lang w:eastAsia="fr-FR"/>
        </w:rPr>
        <w:t>ommission is currently working on a directive to ensure that all type approved mobile devices are label</w:t>
      </w:r>
      <w:r w:rsidR="000B075A" w:rsidRPr="0005402F">
        <w:rPr>
          <w:szCs w:val="24"/>
          <w:lang w:eastAsia="fr-FR"/>
        </w:rPr>
        <w:t>led</w:t>
      </w:r>
      <w:r w:rsidRPr="0005402F">
        <w:rPr>
          <w:szCs w:val="24"/>
          <w:lang w:eastAsia="fr-FR"/>
        </w:rPr>
        <w:t xml:space="preserve"> with the NCC identifier.</w:t>
      </w:r>
    </w:p>
    <w:p w14:paraId="29ED7EEA" w14:textId="7334A328" w:rsidR="00D21536" w:rsidRPr="0005402F" w:rsidRDefault="00D21536" w:rsidP="00FC20AE">
      <w:pPr>
        <w:rPr>
          <w:szCs w:val="24"/>
          <w:lang w:eastAsia="fr-FR"/>
        </w:rPr>
      </w:pPr>
      <w:r w:rsidRPr="0005402F">
        <w:rPr>
          <w:szCs w:val="24"/>
          <w:lang w:eastAsia="fr-FR"/>
        </w:rPr>
        <w:t>NCC also conduct</w:t>
      </w:r>
      <w:r w:rsidR="000B075A" w:rsidRPr="0005402F">
        <w:rPr>
          <w:szCs w:val="24"/>
          <w:lang w:eastAsia="fr-FR"/>
        </w:rPr>
        <w:t>s</w:t>
      </w:r>
      <w:r w:rsidRPr="0005402F">
        <w:rPr>
          <w:szCs w:val="24"/>
          <w:lang w:eastAsia="fr-FR"/>
        </w:rPr>
        <w:t xml:space="preserve"> surveillance, compliance monitoring and enforcement activities with the main objective of combatting </w:t>
      </w:r>
      <w:r w:rsidR="000B075A" w:rsidRPr="0005402F">
        <w:rPr>
          <w:szCs w:val="24"/>
          <w:lang w:eastAsia="fr-FR"/>
        </w:rPr>
        <w:t xml:space="preserve">the </w:t>
      </w:r>
      <w:r w:rsidRPr="0005402F">
        <w:rPr>
          <w:szCs w:val="24"/>
          <w:lang w:eastAsia="fr-FR"/>
        </w:rPr>
        <w:t>influx of counterfeit mobile devices into Nigeria. During the type approval process</w:t>
      </w:r>
      <w:r w:rsidR="00FF0217" w:rsidRPr="0005402F">
        <w:rPr>
          <w:szCs w:val="24"/>
          <w:lang w:eastAsia="fr-FR"/>
        </w:rPr>
        <w:t>,</w:t>
      </w:r>
      <w:r w:rsidRPr="0005402F">
        <w:rPr>
          <w:szCs w:val="24"/>
          <w:lang w:eastAsia="fr-FR"/>
        </w:rPr>
        <w:t xml:space="preserve"> </w:t>
      </w:r>
      <w:r w:rsidR="00FF0217" w:rsidRPr="0005402F">
        <w:rPr>
          <w:szCs w:val="24"/>
          <w:lang w:eastAsia="fr-FR"/>
        </w:rPr>
        <w:t>t</w:t>
      </w:r>
      <w:r w:rsidRPr="0005402F">
        <w:rPr>
          <w:szCs w:val="24"/>
          <w:lang w:eastAsia="fr-FR"/>
        </w:rPr>
        <w:t xml:space="preserve">est </w:t>
      </w:r>
      <w:r w:rsidR="00FF0217" w:rsidRPr="0005402F">
        <w:rPr>
          <w:szCs w:val="24"/>
          <w:lang w:eastAsia="fr-FR"/>
        </w:rPr>
        <w:t>r</w:t>
      </w:r>
      <w:r w:rsidRPr="0005402F">
        <w:rPr>
          <w:szCs w:val="24"/>
          <w:lang w:eastAsia="fr-FR"/>
        </w:rPr>
        <w:t>eports verification is also carried out when in doubt of such test reports. Equipment audits at the operator</w:t>
      </w:r>
      <w:r w:rsidR="005E6758" w:rsidRPr="0005402F">
        <w:rPr>
          <w:szCs w:val="24"/>
          <w:lang w:eastAsia="fr-FR"/>
        </w:rPr>
        <w:t>'</w:t>
      </w:r>
      <w:r w:rsidRPr="0005402F">
        <w:rPr>
          <w:szCs w:val="24"/>
          <w:lang w:eastAsia="fr-FR"/>
        </w:rPr>
        <w:t>s centre to identif</w:t>
      </w:r>
      <w:r w:rsidR="009D54A6" w:rsidRPr="0005402F">
        <w:rPr>
          <w:szCs w:val="24"/>
          <w:lang w:eastAsia="fr-FR"/>
        </w:rPr>
        <w:t>y</w:t>
      </w:r>
      <w:r w:rsidRPr="0005402F">
        <w:rPr>
          <w:szCs w:val="24"/>
          <w:lang w:eastAsia="fr-FR"/>
        </w:rPr>
        <w:t xml:space="preserve"> genuine product</w:t>
      </w:r>
      <w:r w:rsidR="009D54A6" w:rsidRPr="0005402F">
        <w:rPr>
          <w:szCs w:val="24"/>
          <w:lang w:eastAsia="fr-FR"/>
        </w:rPr>
        <w:t>s</w:t>
      </w:r>
      <w:r w:rsidRPr="0005402F">
        <w:rPr>
          <w:szCs w:val="24"/>
          <w:lang w:eastAsia="fr-FR"/>
        </w:rPr>
        <w:t xml:space="preserve"> </w:t>
      </w:r>
      <w:r w:rsidR="009D54A6" w:rsidRPr="0005402F">
        <w:rPr>
          <w:szCs w:val="24"/>
          <w:lang w:eastAsia="fr-FR"/>
        </w:rPr>
        <w:t>are</w:t>
      </w:r>
      <w:r w:rsidRPr="0005402F">
        <w:rPr>
          <w:szCs w:val="24"/>
          <w:lang w:eastAsia="fr-FR"/>
        </w:rPr>
        <w:t xml:space="preserve"> also being carried out</w:t>
      </w:r>
      <w:r w:rsidR="009D54A6" w:rsidRPr="0005402F">
        <w:rPr>
          <w:szCs w:val="24"/>
          <w:lang w:eastAsia="fr-FR"/>
        </w:rPr>
        <w:t>,</w:t>
      </w:r>
      <w:r w:rsidRPr="0005402F">
        <w:rPr>
          <w:szCs w:val="24"/>
          <w:lang w:eastAsia="fr-FR"/>
        </w:rPr>
        <w:t xml:space="preserve"> </w:t>
      </w:r>
      <w:r w:rsidR="009D54A6" w:rsidRPr="0005402F">
        <w:rPr>
          <w:szCs w:val="24"/>
          <w:lang w:eastAsia="fr-FR"/>
        </w:rPr>
        <w:t>also</w:t>
      </w:r>
      <w:r w:rsidRPr="0005402F">
        <w:rPr>
          <w:szCs w:val="24"/>
          <w:lang w:eastAsia="fr-FR"/>
        </w:rPr>
        <w:t xml:space="preserve"> when there is a doubt about the </w:t>
      </w:r>
      <w:r w:rsidR="00B2483B" w:rsidRPr="0005402F">
        <w:rPr>
          <w:szCs w:val="24"/>
          <w:lang w:eastAsia="fr-FR"/>
        </w:rPr>
        <w:t>q</w:t>
      </w:r>
      <w:r w:rsidRPr="0005402F">
        <w:rPr>
          <w:szCs w:val="24"/>
          <w:lang w:eastAsia="fr-FR"/>
        </w:rPr>
        <w:t xml:space="preserve">uality </w:t>
      </w:r>
      <w:r w:rsidR="00B2483B" w:rsidRPr="0005402F">
        <w:rPr>
          <w:szCs w:val="24"/>
          <w:lang w:eastAsia="fr-FR"/>
        </w:rPr>
        <w:t>a</w:t>
      </w:r>
      <w:r w:rsidRPr="0005402F">
        <w:rPr>
          <w:szCs w:val="24"/>
          <w:lang w:eastAsia="fr-FR"/>
        </w:rPr>
        <w:t xml:space="preserve">ssurance (QA) of mobile devices, </w:t>
      </w:r>
      <w:r w:rsidR="000B075A" w:rsidRPr="0005402F">
        <w:rPr>
          <w:szCs w:val="24"/>
          <w:lang w:eastAsia="fr-FR"/>
        </w:rPr>
        <w:t xml:space="preserve">a </w:t>
      </w:r>
      <w:r w:rsidRPr="0005402F">
        <w:rPr>
          <w:szCs w:val="24"/>
          <w:lang w:eastAsia="fr-FR"/>
        </w:rPr>
        <w:t>factory/laboratory audit is also conducted.</w:t>
      </w:r>
    </w:p>
    <w:p w14:paraId="172AA563" w14:textId="2F2242F4" w:rsidR="00D21536" w:rsidRPr="0005402F" w:rsidRDefault="00D21536" w:rsidP="00FC20AE">
      <w:pPr>
        <w:rPr>
          <w:szCs w:val="24"/>
          <w:lang w:eastAsia="fr-FR"/>
        </w:rPr>
      </w:pPr>
      <w:r w:rsidRPr="0005402F">
        <w:rPr>
          <w:szCs w:val="24"/>
          <w:lang w:eastAsia="fr-FR"/>
        </w:rPr>
        <w:t xml:space="preserve">The above </w:t>
      </w:r>
      <w:r w:rsidR="00CC4F4D" w:rsidRPr="0005402F">
        <w:rPr>
          <w:szCs w:val="24"/>
          <w:lang w:eastAsia="fr-FR"/>
        </w:rPr>
        <w:t xml:space="preserve">activity </w:t>
      </w:r>
      <w:r w:rsidRPr="0005402F">
        <w:rPr>
          <w:szCs w:val="24"/>
          <w:lang w:eastAsia="fr-FR"/>
        </w:rPr>
        <w:t xml:space="preserve">has solved the challenge of counterfeiting but not holistically and hence the search for other solutions </w:t>
      </w:r>
      <w:r w:rsidR="0032605E" w:rsidRPr="0005402F">
        <w:rPr>
          <w:szCs w:val="24"/>
          <w:lang w:eastAsia="fr-FR"/>
        </w:rPr>
        <w:t xml:space="preserve">continues </w:t>
      </w:r>
      <w:r w:rsidRPr="0005402F">
        <w:rPr>
          <w:szCs w:val="24"/>
          <w:lang w:eastAsia="fr-FR"/>
        </w:rPr>
        <w:t xml:space="preserve">in addition to the above highlighted equipment authorisation procedure. The NCC organises sensitisation workshops for identified stakeholders in order to collaborate with them on combatting counterfeiting and to ensure that only type approved mobile devices are imported into Nigeria. The identified stakeholders are the Nigerian </w:t>
      </w:r>
      <w:r w:rsidR="002A6E1F" w:rsidRPr="0005402F">
        <w:rPr>
          <w:szCs w:val="24"/>
          <w:lang w:eastAsia="fr-FR"/>
        </w:rPr>
        <w:t>c</w:t>
      </w:r>
      <w:r w:rsidRPr="0005402F">
        <w:rPr>
          <w:szCs w:val="24"/>
          <w:lang w:eastAsia="fr-FR"/>
        </w:rPr>
        <w:t xml:space="preserve">ustoms, </w:t>
      </w:r>
      <w:r w:rsidR="002A6E1F" w:rsidRPr="0005402F">
        <w:rPr>
          <w:szCs w:val="24"/>
          <w:lang w:eastAsia="fr-FR"/>
        </w:rPr>
        <w:t>s</w:t>
      </w:r>
      <w:r w:rsidRPr="0005402F">
        <w:rPr>
          <w:szCs w:val="24"/>
          <w:lang w:eastAsia="fr-FR"/>
        </w:rPr>
        <w:t xml:space="preserve">tandards </w:t>
      </w:r>
      <w:r w:rsidR="002A6E1F" w:rsidRPr="0005402F">
        <w:rPr>
          <w:szCs w:val="24"/>
          <w:lang w:eastAsia="fr-FR"/>
        </w:rPr>
        <w:t>o</w:t>
      </w:r>
      <w:r w:rsidRPr="0005402F">
        <w:rPr>
          <w:szCs w:val="24"/>
          <w:lang w:eastAsia="fr-FR"/>
        </w:rPr>
        <w:t xml:space="preserve">rganisation of Nigeria, </w:t>
      </w:r>
      <w:r w:rsidR="002A6E1F" w:rsidRPr="0005402F">
        <w:rPr>
          <w:szCs w:val="24"/>
          <w:lang w:eastAsia="fr-FR"/>
        </w:rPr>
        <w:t>o</w:t>
      </w:r>
      <w:r w:rsidRPr="0005402F">
        <w:rPr>
          <w:szCs w:val="24"/>
          <w:lang w:eastAsia="fr-FR"/>
        </w:rPr>
        <w:t xml:space="preserve">riginal </w:t>
      </w:r>
      <w:r w:rsidR="002A6E1F" w:rsidRPr="0005402F">
        <w:rPr>
          <w:szCs w:val="24"/>
          <w:lang w:eastAsia="fr-FR"/>
        </w:rPr>
        <w:t>e</w:t>
      </w:r>
      <w:r w:rsidRPr="0005402F">
        <w:rPr>
          <w:szCs w:val="24"/>
          <w:lang w:eastAsia="fr-FR"/>
        </w:rPr>
        <w:t xml:space="preserve">quipment </w:t>
      </w:r>
      <w:r w:rsidR="002A6E1F" w:rsidRPr="0005402F">
        <w:rPr>
          <w:szCs w:val="24"/>
          <w:lang w:eastAsia="fr-FR"/>
        </w:rPr>
        <w:t>m</w:t>
      </w:r>
      <w:r w:rsidRPr="0005402F">
        <w:rPr>
          <w:szCs w:val="24"/>
          <w:lang w:eastAsia="fr-FR"/>
        </w:rPr>
        <w:t xml:space="preserve">anufacturers, </w:t>
      </w:r>
      <w:r w:rsidR="002A6E1F" w:rsidRPr="0005402F">
        <w:rPr>
          <w:szCs w:val="24"/>
          <w:lang w:eastAsia="fr-FR"/>
        </w:rPr>
        <w:t>e</w:t>
      </w:r>
      <w:r w:rsidRPr="0005402F">
        <w:rPr>
          <w:szCs w:val="24"/>
          <w:lang w:eastAsia="fr-FR"/>
        </w:rPr>
        <w:t xml:space="preserve">quipment vendors and </w:t>
      </w:r>
      <w:r w:rsidR="002A6E1F" w:rsidRPr="0005402F">
        <w:rPr>
          <w:szCs w:val="24"/>
          <w:lang w:eastAsia="fr-FR"/>
        </w:rPr>
        <w:t>l</w:t>
      </w:r>
      <w:r w:rsidRPr="0005402F">
        <w:rPr>
          <w:szCs w:val="24"/>
          <w:lang w:eastAsia="fr-FR"/>
        </w:rPr>
        <w:t xml:space="preserve">icensed </w:t>
      </w:r>
      <w:r w:rsidR="002A6E1F" w:rsidRPr="0005402F">
        <w:rPr>
          <w:szCs w:val="24"/>
          <w:lang w:eastAsia="fr-FR"/>
        </w:rPr>
        <w:t>o</w:t>
      </w:r>
      <w:r w:rsidRPr="0005402F">
        <w:rPr>
          <w:szCs w:val="24"/>
          <w:lang w:eastAsia="fr-FR"/>
        </w:rPr>
        <w:t>perators in Nigeria and type approval consultants among others.</w:t>
      </w:r>
    </w:p>
    <w:p w14:paraId="51BB52FB" w14:textId="3CF240B3" w:rsidR="00D21536" w:rsidRPr="0005402F" w:rsidRDefault="00D21536" w:rsidP="00FC20AE">
      <w:pPr>
        <w:rPr>
          <w:rFonts w:eastAsia="Calibri"/>
          <w:b/>
          <w:szCs w:val="24"/>
        </w:rPr>
      </w:pPr>
      <w:r w:rsidRPr="0005402F">
        <w:rPr>
          <w:szCs w:val="24"/>
          <w:lang w:eastAsia="fr-FR"/>
        </w:rPr>
        <w:t xml:space="preserve">With the increasing number of counterfeit ICT devices especially </w:t>
      </w:r>
      <w:r w:rsidR="00CD5A74" w:rsidRPr="0005402F">
        <w:rPr>
          <w:szCs w:val="24"/>
          <w:lang w:eastAsia="fr-FR"/>
        </w:rPr>
        <w:t xml:space="preserve">in </w:t>
      </w:r>
      <w:r w:rsidRPr="0005402F">
        <w:rPr>
          <w:szCs w:val="24"/>
          <w:lang w:eastAsia="fr-FR"/>
        </w:rPr>
        <w:t>mobile phones, regulators and operators globally are faced with the challenge o</w:t>
      </w:r>
      <w:r w:rsidR="0035088A" w:rsidRPr="0005402F">
        <w:rPr>
          <w:szCs w:val="24"/>
          <w:lang w:eastAsia="fr-FR"/>
        </w:rPr>
        <w:t>f</w:t>
      </w:r>
      <w:r w:rsidRPr="0005402F">
        <w:rPr>
          <w:szCs w:val="24"/>
          <w:lang w:eastAsia="fr-FR"/>
        </w:rPr>
        <w:t xml:space="preserve"> find</w:t>
      </w:r>
      <w:r w:rsidR="0035088A" w:rsidRPr="0005402F">
        <w:rPr>
          <w:szCs w:val="24"/>
          <w:lang w:eastAsia="fr-FR"/>
        </w:rPr>
        <w:t>ing</w:t>
      </w:r>
      <w:r w:rsidRPr="0005402F">
        <w:rPr>
          <w:szCs w:val="24"/>
          <w:lang w:eastAsia="fr-FR"/>
        </w:rPr>
        <w:t xml:space="preserve"> a full proof solution to prevent the deployment of such devices on the network which if</w:t>
      </w:r>
      <w:r w:rsidR="0035088A" w:rsidRPr="0005402F">
        <w:rPr>
          <w:szCs w:val="24"/>
          <w:lang w:eastAsia="fr-FR"/>
        </w:rPr>
        <w:t>/when</w:t>
      </w:r>
      <w:r w:rsidRPr="0005402F">
        <w:rPr>
          <w:szCs w:val="24"/>
          <w:lang w:eastAsia="fr-FR"/>
        </w:rPr>
        <w:t xml:space="preserve"> allowed can lead to the degradation in </w:t>
      </w:r>
      <w:r w:rsidR="0035088A" w:rsidRPr="0005402F">
        <w:rPr>
          <w:szCs w:val="24"/>
          <w:lang w:eastAsia="fr-FR"/>
        </w:rPr>
        <w:t xml:space="preserve">the </w:t>
      </w:r>
      <w:r w:rsidRPr="0005402F">
        <w:rPr>
          <w:szCs w:val="24"/>
          <w:lang w:eastAsia="fr-FR"/>
        </w:rPr>
        <w:t xml:space="preserve">network </w:t>
      </w:r>
      <w:r w:rsidR="0035088A" w:rsidRPr="0005402F">
        <w:rPr>
          <w:szCs w:val="24"/>
          <w:lang w:eastAsia="fr-FR"/>
        </w:rPr>
        <w:t>q</w:t>
      </w:r>
      <w:r w:rsidRPr="0005402F">
        <w:rPr>
          <w:szCs w:val="24"/>
          <w:lang w:eastAsia="fr-FR"/>
        </w:rPr>
        <w:t xml:space="preserve">uality of </w:t>
      </w:r>
      <w:r w:rsidR="0035088A" w:rsidRPr="0005402F">
        <w:rPr>
          <w:szCs w:val="24"/>
          <w:lang w:eastAsia="fr-FR"/>
        </w:rPr>
        <w:t>s</w:t>
      </w:r>
      <w:r w:rsidRPr="0005402F">
        <w:rPr>
          <w:szCs w:val="24"/>
          <w:lang w:eastAsia="fr-FR"/>
        </w:rPr>
        <w:t xml:space="preserve">ervices and subscribers </w:t>
      </w:r>
      <w:r w:rsidR="0035088A" w:rsidRPr="0005402F">
        <w:rPr>
          <w:szCs w:val="24"/>
          <w:lang w:eastAsia="fr-FR"/>
        </w:rPr>
        <w:t>q</w:t>
      </w:r>
      <w:r w:rsidRPr="0005402F">
        <w:rPr>
          <w:szCs w:val="24"/>
          <w:lang w:eastAsia="fr-FR"/>
        </w:rPr>
        <w:t xml:space="preserve">uality of </w:t>
      </w:r>
      <w:r w:rsidR="0035088A" w:rsidRPr="0005402F">
        <w:rPr>
          <w:szCs w:val="24"/>
          <w:lang w:eastAsia="fr-FR"/>
        </w:rPr>
        <w:t>e</w:t>
      </w:r>
      <w:r w:rsidRPr="0005402F">
        <w:rPr>
          <w:szCs w:val="24"/>
          <w:lang w:eastAsia="fr-FR"/>
        </w:rPr>
        <w:t xml:space="preserve">xperience. More so, higher dropped calls have been observed as a result of </w:t>
      </w:r>
      <w:r w:rsidR="000B075A" w:rsidRPr="0005402F">
        <w:rPr>
          <w:szCs w:val="24"/>
          <w:lang w:eastAsia="fr-FR"/>
        </w:rPr>
        <w:t xml:space="preserve">the </w:t>
      </w:r>
      <w:r w:rsidRPr="0005402F">
        <w:rPr>
          <w:szCs w:val="24"/>
          <w:lang w:eastAsia="fr-FR"/>
        </w:rPr>
        <w:t>deployment of counterfeit mobile devices. Some of them if fully charged have very short battery talk time and standby time and can even get extremely hot with risk of explosion if care is not take</w:t>
      </w:r>
      <w:r w:rsidR="00AF0290" w:rsidRPr="0005402F">
        <w:rPr>
          <w:szCs w:val="24"/>
          <w:lang w:eastAsia="fr-FR"/>
        </w:rPr>
        <w:t>n</w:t>
      </w:r>
      <w:r w:rsidRPr="0005402F">
        <w:rPr>
          <w:szCs w:val="24"/>
          <w:lang w:eastAsia="fr-FR"/>
        </w:rPr>
        <w:t xml:space="preserve">. Hence </w:t>
      </w:r>
      <w:r w:rsidR="0035088A" w:rsidRPr="0005402F">
        <w:rPr>
          <w:szCs w:val="24"/>
          <w:lang w:eastAsia="fr-FR"/>
        </w:rPr>
        <w:t xml:space="preserve">the issue of </w:t>
      </w:r>
      <w:r w:rsidRPr="0005402F">
        <w:rPr>
          <w:szCs w:val="24"/>
          <w:lang w:eastAsia="fr-FR"/>
        </w:rPr>
        <w:t xml:space="preserve">safety </w:t>
      </w:r>
      <w:r w:rsidR="0035088A" w:rsidRPr="0005402F">
        <w:rPr>
          <w:szCs w:val="24"/>
          <w:lang w:eastAsia="fr-FR"/>
        </w:rPr>
        <w:t>arises</w:t>
      </w:r>
      <w:r w:rsidRPr="0005402F">
        <w:rPr>
          <w:szCs w:val="24"/>
          <w:lang w:eastAsia="fr-FR"/>
        </w:rPr>
        <w:t>.</w:t>
      </w:r>
      <w:r w:rsidR="006C5C38" w:rsidRPr="0005402F">
        <w:rPr>
          <w:szCs w:val="24"/>
          <w:lang w:eastAsia="fr-FR"/>
        </w:rPr>
        <w:t xml:space="preserve"> </w:t>
      </w:r>
      <w:r w:rsidRPr="0005402F">
        <w:rPr>
          <w:szCs w:val="24"/>
          <w:lang w:eastAsia="fr-FR"/>
        </w:rPr>
        <w:t>Based on the foregoing, the NCC is currently seeking a solution that will be based on the IMEI. The issue of cloned IMEI numbers</w:t>
      </w:r>
      <w:r w:rsidR="00CA35F5" w:rsidRPr="0005402F">
        <w:rPr>
          <w:szCs w:val="24"/>
          <w:lang w:eastAsia="fr-FR"/>
        </w:rPr>
        <w:t xml:space="preserve"> and</w:t>
      </w:r>
      <w:r w:rsidRPr="0005402F">
        <w:rPr>
          <w:szCs w:val="24"/>
          <w:lang w:eastAsia="fr-FR"/>
        </w:rPr>
        <w:t xml:space="preserve"> stolen mobile phones </w:t>
      </w:r>
      <w:r w:rsidR="00CA35F5" w:rsidRPr="0005402F">
        <w:rPr>
          <w:szCs w:val="24"/>
          <w:lang w:eastAsia="fr-FR"/>
        </w:rPr>
        <w:t>that</w:t>
      </w:r>
      <w:r w:rsidRPr="0005402F">
        <w:rPr>
          <w:szCs w:val="24"/>
          <w:lang w:eastAsia="fr-FR"/>
        </w:rPr>
        <w:t xml:space="preserve"> can lead to tampering with the IMEI number</w:t>
      </w:r>
      <w:r w:rsidR="00CA35F5" w:rsidRPr="0005402F">
        <w:rPr>
          <w:szCs w:val="24"/>
          <w:lang w:eastAsia="fr-FR"/>
        </w:rPr>
        <w:t>,</w:t>
      </w:r>
      <w:r w:rsidRPr="0005402F">
        <w:rPr>
          <w:szCs w:val="24"/>
          <w:lang w:eastAsia="fr-FR"/>
        </w:rPr>
        <w:t xml:space="preserve"> with the aim of changing the identity of the stolen mobile device has brought to the fore the need for the NCC to seek a solution that will block such mobile devices from latching onto the network. Also, duplication of IMEI numbers portends a serious security challenge which throw</w:t>
      </w:r>
      <w:r w:rsidR="006C5C38" w:rsidRPr="0005402F">
        <w:rPr>
          <w:szCs w:val="24"/>
          <w:lang w:eastAsia="fr-FR"/>
        </w:rPr>
        <w:t>s</w:t>
      </w:r>
      <w:r w:rsidRPr="0005402F">
        <w:rPr>
          <w:szCs w:val="24"/>
          <w:lang w:eastAsia="fr-FR"/>
        </w:rPr>
        <w:t xml:space="preserve"> up the challenge of </w:t>
      </w:r>
      <w:r w:rsidR="006C5C38" w:rsidRPr="0005402F">
        <w:rPr>
          <w:szCs w:val="24"/>
          <w:lang w:eastAsia="fr-FR"/>
        </w:rPr>
        <w:t xml:space="preserve">the </w:t>
      </w:r>
      <w:r w:rsidRPr="0005402F">
        <w:rPr>
          <w:szCs w:val="24"/>
          <w:lang w:eastAsia="fr-FR"/>
        </w:rPr>
        <w:t xml:space="preserve">original mobile device user or owner. All these have motivated the NCC to search for </w:t>
      </w:r>
      <w:r w:rsidR="00C7358D" w:rsidRPr="0005402F">
        <w:rPr>
          <w:szCs w:val="24"/>
          <w:lang w:eastAsia="fr-FR"/>
        </w:rPr>
        <w:t>a m</w:t>
      </w:r>
      <w:r w:rsidRPr="0005402F">
        <w:rPr>
          <w:szCs w:val="24"/>
          <w:lang w:eastAsia="fr-FR"/>
        </w:rPr>
        <w:t xml:space="preserve">obile </w:t>
      </w:r>
      <w:r w:rsidR="00C7358D" w:rsidRPr="0005402F">
        <w:rPr>
          <w:szCs w:val="24"/>
          <w:lang w:eastAsia="fr-FR"/>
        </w:rPr>
        <w:t>d</w:t>
      </w:r>
      <w:r w:rsidRPr="0005402F">
        <w:rPr>
          <w:szCs w:val="24"/>
          <w:lang w:eastAsia="fr-FR"/>
        </w:rPr>
        <w:t xml:space="preserve">evice </w:t>
      </w:r>
      <w:r w:rsidR="00C7358D" w:rsidRPr="0005402F">
        <w:rPr>
          <w:szCs w:val="24"/>
          <w:lang w:eastAsia="fr-FR"/>
        </w:rPr>
        <w:t>m</w:t>
      </w:r>
      <w:r w:rsidRPr="0005402F">
        <w:rPr>
          <w:szCs w:val="24"/>
          <w:lang w:eastAsia="fr-FR"/>
        </w:rPr>
        <w:t xml:space="preserve">anagement </w:t>
      </w:r>
      <w:r w:rsidR="00C7358D" w:rsidRPr="0005402F">
        <w:rPr>
          <w:szCs w:val="24"/>
          <w:lang w:eastAsia="fr-FR"/>
        </w:rPr>
        <w:t>s</w:t>
      </w:r>
      <w:r w:rsidRPr="0005402F">
        <w:rPr>
          <w:szCs w:val="24"/>
          <w:lang w:eastAsia="fr-FR"/>
        </w:rPr>
        <w:t>ystem.</w:t>
      </w:r>
    </w:p>
    <w:p w14:paraId="20D54767" w14:textId="1B4BF16E" w:rsidR="00D21536" w:rsidRPr="0005402F" w:rsidRDefault="007A08B6" w:rsidP="00C65BF4">
      <w:pPr>
        <w:pStyle w:val="Heading3"/>
        <w:rPr>
          <w:szCs w:val="24"/>
          <w:lang w:bidi="ar-DZ"/>
        </w:rPr>
      </w:pPr>
      <w:bookmarkStart w:id="278" w:name="_Toc93310396"/>
      <w:bookmarkStart w:id="279" w:name="_Toc93933316"/>
      <w:bookmarkStart w:id="280" w:name="_Toc93933755"/>
      <w:bookmarkStart w:id="281" w:name="_Toc95137747"/>
      <w:bookmarkStart w:id="282" w:name="_Toc95140223"/>
      <w:bookmarkStart w:id="283" w:name="_Toc95140581"/>
      <w:bookmarkStart w:id="284" w:name="_Toc95146138"/>
      <w:r w:rsidRPr="0005402F">
        <w:rPr>
          <w:szCs w:val="24"/>
          <w:lang w:bidi="ar-DZ"/>
        </w:rPr>
        <w:t>I.I.</w:t>
      </w:r>
      <w:r w:rsidR="0093197E" w:rsidRPr="0005402F">
        <w:rPr>
          <w:szCs w:val="24"/>
          <w:lang w:bidi="ar-DZ"/>
        </w:rPr>
        <w:t>IX</w:t>
      </w:r>
      <w:r w:rsidR="00FC20AE" w:rsidRPr="0005402F">
        <w:rPr>
          <w:szCs w:val="24"/>
          <w:lang w:bidi="ar-DZ"/>
        </w:rPr>
        <w:tab/>
      </w:r>
      <w:r w:rsidR="00714178" w:rsidRPr="0005402F">
        <w:rPr>
          <w:szCs w:val="24"/>
          <w:lang w:bidi="ar-DZ"/>
        </w:rPr>
        <w:t xml:space="preserve">Republic of </w:t>
      </w:r>
      <w:r w:rsidR="00D21536" w:rsidRPr="0005402F">
        <w:rPr>
          <w:szCs w:val="24"/>
          <w:lang w:bidi="ar-DZ"/>
        </w:rPr>
        <w:t>Senegal</w:t>
      </w:r>
      <w:bookmarkEnd w:id="278"/>
      <w:bookmarkEnd w:id="279"/>
      <w:bookmarkEnd w:id="280"/>
      <w:bookmarkEnd w:id="281"/>
      <w:bookmarkEnd w:id="282"/>
      <w:bookmarkEnd w:id="283"/>
      <w:bookmarkEnd w:id="284"/>
    </w:p>
    <w:p w14:paraId="31210D37" w14:textId="79E16869" w:rsidR="00D21536" w:rsidRPr="0005402F" w:rsidRDefault="00D21536" w:rsidP="00FC20AE">
      <w:pPr>
        <w:rPr>
          <w:szCs w:val="24"/>
        </w:rPr>
      </w:pPr>
      <w:r w:rsidRPr="0005402F">
        <w:rPr>
          <w:szCs w:val="24"/>
        </w:rPr>
        <w:t xml:space="preserve">In addition to effectively combating piracy, counterfeiting and the theft of telecommunication/ICT devices, and taking steps to adapt to changes in the legal environment, the Government of Senegal has undertaken important initiatives in collaboration with continental and intercontinental communities, multinationals, telecommunication and ICT regulators and Internet service providers </w:t>
      </w:r>
      <w:r w:rsidRPr="0005402F">
        <w:rPr>
          <w:szCs w:val="24"/>
        </w:rPr>
        <w:lastRenderedPageBreak/>
        <w:t>(ISPs) to fight against this modern scourge, which is an obstacle to technological innovation, job and wealth creation and foreign direct investment.</w:t>
      </w:r>
      <w:r w:rsidRPr="0005402F">
        <w:rPr>
          <w:rStyle w:val="FootnoteReference"/>
          <w:sz w:val="24"/>
          <w:szCs w:val="24"/>
        </w:rPr>
        <w:footnoteReference w:id="3"/>
      </w:r>
    </w:p>
    <w:p w14:paraId="5C04C5CE" w14:textId="77777777" w:rsidR="00D21536" w:rsidRPr="0005402F" w:rsidRDefault="00D21536" w:rsidP="00FC20AE">
      <w:pPr>
        <w:rPr>
          <w:szCs w:val="24"/>
        </w:rPr>
      </w:pPr>
      <w:r w:rsidRPr="0005402F">
        <w:rPr>
          <w:szCs w:val="24"/>
        </w:rPr>
        <w:t>Senegal has put in place measures of a legislative and regulatory nature and taken other steps to improve the protection of individual property, including:</w:t>
      </w:r>
    </w:p>
    <w:p w14:paraId="3E254CF9" w14:textId="5AF98FF4" w:rsidR="00D21536" w:rsidRPr="0005402F" w:rsidRDefault="0093197E" w:rsidP="00FC20AE">
      <w:pPr>
        <w:pStyle w:val="enumlev1"/>
        <w:rPr>
          <w:szCs w:val="24"/>
        </w:rPr>
      </w:pPr>
      <w:r w:rsidRPr="0005402F">
        <w:rPr>
          <w:szCs w:val="24"/>
        </w:rPr>
        <w:t></w:t>
      </w:r>
      <w:r w:rsidRPr="0005402F">
        <w:rPr>
          <w:szCs w:val="24"/>
        </w:rPr>
        <w:tab/>
      </w:r>
      <w:r w:rsidR="00D21536" w:rsidRPr="0005402F">
        <w:rPr>
          <w:szCs w:val="24"/>
        </w:rPr>
        <w:t>a legislative framework based on a series of laws;</w:t>
      </w:r>
    </w:p>
    <w:p w14:paraId="3806BDD4" w14:textId="382B2650" w:rsidR="00D21536" w:rsidRPr="0005402F" w:rsidRDefault="0093197E" w:rsidP="00FC20AE">
      <w:pPr>
        <w:pStyle w:val="enumlev1"/>
        <w:rPr>
          <w:szCs w:val="24"/>
        </w:rPr>
      </w:pPr>
      <w:r w:rsidRPr="0005402F">
        <w:rPr>
          <w:szCs w:val="24"/>
        </w:rPr>
        <w:t></w:t>
      </w:r>
      <w:r w:rsidRPr="0005402F">
        <w:rPr>
          <w:szCs w:val="24"/>
        </w:rPr>
        <w:tab/>
      </w:r>
      <w:r w:rsidR="00D21536" w:rsidRPr="0005402F">
        <w:rPr>
          <w:szCs w:val="24"/>
        </w:rPr>
        <w:t>a regulatory framework based on a series of decrees;</w:t>
      </w:r>
    </w:p>
    <w:p w14:paraId="75AD51E4" w14:textId="50B965EA" w:rsidR="00D21536" w:rsidRPr="0005402F" w:rsidRDefault="0093197E" w:rsidP="00FC20AE">
      <w:pPr>
        <w:pStyle w:val="enumlev1"/>
        <w:rPr>
          <w:szCs w:val="24"/>
        </w:rPr>
      </w:pPr>
      <w:r w:rsidRPr="0005402F">
        <w:rPr>
          <w:szCs w:val="24"/>
        </w:rPr>
        <w:t></w:t>
      </w:r>
      <w:r w:rsidRPr="0005402F">
        <w:rPr>
          <w:szCs w:val="24"/>
        </w:rPr>
        <w:tab/>
      </w:r>
      <w:r w:rsidR="00D21536" w:rsidRPr="0005402F">
        <w:rPr>
          <w:szCs w:val="24"/>
        </w:rPr>
        <w:t>a national brigade for combating piracy and counterfeiting;</w:t>
      </w:r>
    </w:p>
    <w:p w14:paraId="152B9CE7" w14:textId="297904AA" w:rsidR="00D21536" w:rsidRPr="0005402F" w:rsidRDefault="0093197E" w:rsidP="00FC20AE">
      <w:pPr>
        <w:pStyle w:val="enumlev1"/>
        <w:rPr>
          <w:szCs w:val="24"/>
        </w:rPr>
      </w:pPr>
      <w:r w:rsidRPr="0005402F">
        <w:rPr>
          <w:szCs w:val="24"/>
        </w:rPr>
        <w:t></w:t>
      </w:r>
      <w:r w:rsidRPr="0005402F">
        <w:rPr>
          <w:szCs w:val="24"/>
        </w:rPr>
        <w:tab/>
      </w:r>
      <w:r w:rsidR="00D21536" w:rsidRPr="0005402F">
        <w:rPr>
          <w:szCs w:val="24"/>
        </w:rPr>
        <w:t xml:space="preserve">the Senegalese </w:t>
      </w:r>
      <w:r w:rsidR="003C5FA3" w:rsidRPr="0005402F">
        <w:rPr>
          <w:szCs w:val="24"/>
        </w:rPr>
        <w:t>a</w:t>
      </w:r>
      <w:r w:rsidR="00D21536" w:rsidRPr="0005402F">
        <w:rPr>
          <w:szCs w:val="24"/>
        </w:rPr>
        <w:t xml:space="preserve">gency for </w:t>
      </w:r>
      <w:r w:rsidR="003C5FA3" w:rsidRPr="0005402F">
        <w:rPr>
          <w:szCs w:val="24"/>
        </w:rPr>
        <w:t>i</w:t>
      </w:r>
      <w:r w:rsidR="00D21536" w:rsidRPr="0005402F">
        <w:rPr>
          <w:szCs w:val="24"/>
        </w:rPr>
        <w:t xml:space="preserve">ndustrial </w:t>
      </w:r>
      <w:r w:rsidR="003C5FA3" w:rsidRPr="0005402F">
        <w:rPr>
          <w:szCs w:val="24"/>
        </w:rPr>
        <w:t>p</w:t>
      </w:r>
      <w:r w:rsidR="00D21536" w:rsidRPr="0005402F">
        <w:rPr>
          <w:szCs w:val="24"/>
        </w:rPr>
        <w:t xml:space="preserve">roperty and </w:t>
      </w:r>
      <w:r w:rsidR="003C5FA3" w:rsidRPr="0005402F">
        <w:rPr>
          <w:szCs w:val="24"/>
        </w:rPr>
        <w:t>t</w:t>
      </w:r>
      <w:r w:rsidR="00D21536" w:rsidRPr="0005402F">
        <w:rPr>
          <w:szCs w:val="24"/>
        </w:rPr>
        <w:t xml:space="preserve">echnological </w:t>
      </w:r>
      <w:r w:rsidR="003C5FA3" w:rsidRPr="0005402F">
        <w:rPr>
          <w:szCs w:val="24"/>
        </w:rPr>
        <w:t>i</w:t>
      </w:r>
      <w:r w:rsidR="00D21536" w:rsidRPr="0005402F">
        <w:rPr>
          <w:szCs w:val="24"/>
        </w:rPr>
        <w:t>nnovation;</w:t>
      </w:r>
    </w:p>
    <w:p w14:paraId="452F142C" w14:textId="1CEC0C6E" w:rsidR="00D21536" w:rsidRPr="0005402F" w:rsidRDefault="0093197E" w:rsidP="00FC20AE">
      <w:pPr>
        <w:pStyle w:val="enumlev1"/>
        <w:rPr>
          <w:szCs w:val="24"/>
        </w:rPr>
      </w:pPr>
      <w:r w:rsidRPr="0005402F">
        <w:rPr>
          <w:szCs w:val="24"/>
        </w:rPr>
        <w:t></w:t>
      </w:r>
      <w:r w:rsidRPr="0005402F">
        <w:rPr>
          <w:szCs w:val="24"/>
        </w:rPr>
        <w:tab/>
      </w:r>
      <w:r w:rsidR="00D21536" w:rsidRPr="0005402F">
        <w:rPr>
          <w:szCs w:val="24"/>
        </w:rPr>
        <w:t xml:space="preserve">the </w:t>
      </w:r>
      <w:r w:rsidR="006C210E" w:rsidRPr="0005402F">
        <w:rPr>
          <w:szCs w:val="24"/>
        </w:rPr>
        <w:t>r</w:t>
      </w:r>
      <w:r w:rsidR="00D21536" w:rsidRPr="0005402F">
        <w:rPr>
          <w:szCs w:val="24"/>
        </w:rPr>
        <w:t xml:space="preserve">egulatory </w:t>
      </w:r>
      <w:r w:rsidR="006C210E" w:rsidRPr="0005402F">
        <w:rPr>
          <w:szCs w:val="24"/>
        </w:rPr>
        <w:t>a</w:t>
      </w:r>
      <w:r w:rsidR="00D21536" w:rsidRPr="0005402F">
        <w:rPr>
          <w:szCs w:val="24"/>
        </w:rPr>
        <w:t xml:space="preserve">uthority for </w:t>
      </w:r>
      <w:r w:rsidR="006C210E" w:rsidRPr="0005402F">
        <w:rPr>
          <w:szCs w:val="24"/>
        </w:rPr>
        <w:t>t</w:t>
      </w:r>
      <w:r w:rsidR="00D21536" w:rsidRPr="0005402F">
        <w:rPr>
          <w:szCs w:val="24"/>
        </w:rPr>
        <w:t xml:space="preserve">elecommunications and </w:t>
      </w:r>
      <w:r w:rsidR="006C210E" w:rsidRPr="0005402F">
        <w:rPr>
          <w:szCs w:val="24"/>
        </w:rPr>
        <w:t>p</w:t>
      </w:r>
      <w:r w:rsidR="00D21536" w:rsidRPr="0005402F">
        <w:rPr>
          <w:szCs w:val="24"/>
        </w:rPr>
        <w:t>osts (ARTP);</w:t>
      </w:r>
    </w:p>
    <w:p w14:paraId="3A25B60D" w14:textId="5F38CDE8" w:rsidR="00D21536" w:rsidRPr="0005402F" w:rsidRDefault="0093197E" w:rsidP="00FC20AE">
      <w:pPr>
        <w:pStyle w:val="enumlev1"/>
        <w:rPr>
          <w:szCs w:val="24"/>
        </w:rPr>
      </w:pPr>
      <w:r w:rsidRPr="0005402F">
        <w:rPr>
          <w:szCs w:val="24"/>
          <w:lang w:val="ru-RU"/>
        </w:rPr>
        <w:t></w:t>
      </w:r>
      <w:r w:rsidRPr="00A64CB7">
        <w:rPr>
          <w:szCs w:val="24"/>
        </w:rPr>
        <w:tab/>
      </w:r>
      <w:r w:rsidR="00D21536" w:rsidRPr="0005402F">
        <w:rPr>
          <w:szCs w:val="24"/>
        </w:rPr>
        <w:t>the national customs authority;</w:t>
      </w:r>
    </w:p>
    <w:p w14:paraId="66ED5436" w14:textId="0FEF28E6" w:rsidR="00D21536" w:rsidRPr="0005402F" w:rsidRDefault="0093197E" w:rsidP="00FC20AE">
      <w:pPr>
        <w:pStyle w:val="enumlev1"/>
        <w:rPr>
          <w:szCs w:val="24"/>
        </w:rPr>
      </w:pPr>
      <w:r w:rsidRPr="0005402F">
        <w:rPr>
          <w:szCs w:val="24"/>
        </w:rPr>
        <w:t></w:t>
      </w:r>
      <w:r w:rsidRPr="0005402F">
        <w:rPr>
          <w:szCs w:val="24"/>
        </w:rPr>
        <w:tab/>
      </w:r>
      <w:r w:rsidR="00D21536" w:rsidRPr="0005402F">
        <w:rPr>
          <w:szCs w:val="24"/>
        </w:rPr>
        <w:t>the involvement of national and multinational manufacturers and distributors of telephones, tablets, smartphones and decoders.</w:t>
      </w:r>
    </w:p>
    <w:p w14:paraId="39C49155" w14:textId="3629EBC6" w:rsidR="00D21536" w:rsidRPr="0005402F" w:rsidRDefault="007A08B6" w:rsidP="00C65BF4">
      <w:pPr>
        <w:pStyle w:val="Heading3"/>
        <w:rPr>
          <w:szCs w:val="24"/>
          <w:lang w:bidi="ar-DZ"/>
        </w:rPr>
      </w:pPr>
      <w:bookmarkStart w:id="285" w:name="_Toc73702173"/>
      <w:bookmarkStart w:id="286" w:name="_Toc45033396"/>
      <w:bookmarkStart w:id="287" w:name="_Toc33020287"/>
      <w:bookmarkStart w:id="288" w:name="_Toc25232205"/>
      <w:bookmarkStart w:id="289" w:name="_Toc93310397"/>
      <w:bookmarkStart w:id="290" w:name="_Toc93933317"/>
      <w:bookmarkStart w:id="291" w:name="_Toc93933756"/>
      <w:bookmarkStart w:id="292" w:name="_Toc95137748"/>
      <w:bookmarkStart w:id="293" w:name="_Toc95140224"/>
      <w:bookmarkStart w:id="294" w:name="_Toc95140582"/>
      <w:bookmarkStart w:id="295" w:name="_Toc95146139"/>
      <w:r w:rsidRPr="0005402F">
        <w:rPr>
          <w:szCs w:val="24"/>
          <w:lang w:bidi="ar-DZ"/>
        </w:rPr>
        <w:t>I.I.</w:t>
      </w:r>
      <w:r w:rsidR="0093197E" w:rsidRPr="0005402F">
        <w:rPr>
          <w:szCs w:val="24"/>
          <w:lang w:bidi="ar-DZ"/>
        </w:rPr>
        <w:t>X</w:t>
      </w:r>
      <w:r w:rsidR="0093197E" w:rsidRPr="0005402F">
        <w:rPr>
          <w:szCs w:val="24"/>
          <w:lang w:bidi="ar-DZ"/>
        </w:rPr>
        <w:tab/>
      </w:r>
      <w:r w:rsidR="00C03E86" w:rsidRPr="0005402F">
        <w:rPr>
          <w:szCs w:val="24"/>
          <w:lang w:bidi="ar-DZ"/>
        </w:rPr>
        <w:t xml:space="preserve">United Republic of </w:t>
      </w:r>
      <w:r w:rsidR="00D21536" w:rsidRPr="0005402F">
        <w:rPr>
          <w:szCs w:val="24"/>
          <w:lang w:bidi="ar-DZ"/>
        </w:rPr>
        <w:t>Tanzania</w:t>
      </w:r>
      <w:bookmarkEnd w:id="285"/>
      <w:bookmarkEnd w:id="286"/>
      <w:bookmarkEnd w:id="287"/>
      <w:bookmarkEnd w:id="288"/>
      <w:bookmarkEnd w:id="289"/>
      <w:bookmarkEnd w:id="290"/>
      <w:bookmarkEnd w:id="291"/>
      <w:bookmarkEnd w:id="292"/>
      <w:bookmarkEnd w:id="293"/>
      <w:bookmarkEnd w:id="294"/>
      <w:bookmarkEnd w:id="295"/>
    </w:p>
    <w:p w14:paraId="45082B11" w14:textId="77777777" w:rsidR="00D21536" w:rsidRPr="0005402F" w:rsidRDefault="00D21536" w:rsidP="00FC20AE">
      <w:pPr>
        <w:pStyle w:val="Headingb"/>
        <w:rPr>
          <w:szCs w:val="24"/>
          <w:lang w:bidi="ar-DZ"/>
        </w:rPr>
      </w:pPr>
      <w:bookmarkStart w:id="296" w:name="_Toc73702174"/>
      <w:bookmarkStart w:id="297" w:name="_Toc45033397"/>
      <w:bookmarkStart w:id="298" w:name="_Toc33020430"/>
      <w:bookmarkStart w:id="299" w:name="_Toc33020288"/>
      <w:bookmarkStart w:id="300" w:name="_Toc25232206"/>
      <w:bookmarkStart w:id="301" w:name="_Toc3370043"/>
      <w:bookmarkStart w:id="302" w:name="_Toc74238349"/>
      <w:r w:rsidRPr="0005402F">
        <w:rPr>
          <w:szCs w:val="24"/>
          <w:lang w:bidi="ar-DZ"/>
        </w:rPr>
        <w:t>Introduction</w:t>
      </w:r>
      <w:bookmarkEnd w:id="296"/>
      <w:bookmarkEnd w:id="297"/>
      <w:bookmarkEnd w:id="298"/>
      <w:bookmarkEnd w:id="299"/>
      <w:bookmarkEnd w:id="300"/>
      <w:bookmarkEnd w:id="301"/>
      <w:bookmarkEnd w:id="302"/>
    </w:p>
    <w:p w14:paraId="65690610" w14:textId="3C562231" w:rsidR="00D21536" w:rsidRPr="0005402F" w:rsidRDefault="00D21536" w:rsidP="006E165D">
      <w:pPr>
        <w:rPr>
          <w:szCs w:val="24"/>
          <w:lang w:bidi="ar-DZ"/>
        </w:rPr>
      </w:pPr>
      <w:r w:rsidRPr="0005402F">
        <w:rPr>
          <w:szCs w:val="24"/>
          <w:lang w:bidi="ar-DZ"/>
        </w:rPr>
        <w:t xml:space="preserve">The Tanzania </w:t>
      </w:r>
      <w:r w:rsidR="004E4A22" w:rsidRPr="0005402F">
        <w:rPr>
          <w:szCs w:val="24"/>
          <w:lang w:bidi="ar-DZ"/>
        </w:rPr>
        <w:t>c</w:t>
      </w:r>
      <w:r w:rsidRPr="0005402F">
        <w:rPr>
          <w:szCs w:val="24"/>
          <w:lang w:bidi="ar-DZ"/>
        </w:rPr>
        <w:t xml:space="preserve">ommunications </w:t>
      </w:r>
      <w:r w:rsidR="004E4A22" w:rsidRPr="0005402F">
        <w:rPr>
          <w:szCs w:val="24"/>
          <w:lang w:bidi="ar-DZ"/>
        </w:rPr>
        <w:t>r</w:t>
      </w:r>
      <w:r w:rsidRPr="0005402F">
        <w:rPr>
          <w:szCs w:val="24"/>
          <w:lang w:bidi="ar-DZ"/>
        </w:rPr>
        <w:t xml:space="preserve">egulatory </w:t>
      </w:r>
      <w:r w:rsidR="004E4A22" w:rsidRPr="0005402F">
        <w:rPr>
          <w:szCs w:val="24"/>
          <w:lang w:bidi="ar-DZ"/>
        </w:rPr>
        <w:t>a</w:t>
      </w:r>
      <w:r w:rsidRPr="0005402F">
        <w:rPr>
          <w:szCs w:val="24"/>
          <w:lang w:bidi="ar-DZ"/>
        </w:rPr>
        <w:t xml:space="preserve">uthority (TCRA) is a </w:t>
      </w:r>
      <w:r w:rsidR="004E4A22" w:rsidRPr="0005402F">
        <w:rPr>
          <w:szCs w:val="24"/>
          <w:lang w:bidi="ar-DZ"/>
        </w:rPr>
        <w:t>g</w:t>
      </w:r>
      <w:r w:rsidRPr="0005402F">
        <w:rPr>
          <w:szCs w:val="24"/>
          <w:lang w:bidi="ar-DZ"/>
        </w:rPr>
        <w:t xml:space="preserve">overnment body responsible for regulating the </w:t>
      </w:r>
      <w:r w:rsidR="00C03E86" w:rsidRPr="0005402F">
        <w:rPr>
          <w:szCs w:val="24"/>
          <w:lang w:bidi="ar-DZ"/>
        </w:rPr>
        <w:t>c</w:t>
      </w:r>
      <w:r w:rsidRPr="0005402F">
        <w:rPr>
          <w:szCs w:val="24"/>
          <w:lang w:bidi="ar-DZ"/>
        </w:rPr>
        <w:t xml:space="preserve">ommunications and </w:t>
      </w:r>
      <w:r w:rsidR="00C03E86" w:rsidRPr="0005402F">
        <w:rPr>
          <w:szCs w:val="24"/>
          <w:lang w:bidi="ar-DZ"/>
        </w:rPr>
        <w:t>b</w:t>
      </w:r>
      <w:r w:rsidRPr="0005402F">
        <w:rPr>
          <w:szCs w:val="24"/>
          <w:lang w:bidi="ar-DZ"/>
        </w:rPr>
        <w:t xml:space="preserve">roadcasting sectors in Tanzania. It was established under the Tanzania Communications Regulatory Act No.12 of 2003 to regulate the electronic communications, and </w:t>
      </w:r>
      <w:r w:rsidR="00C03E86" w:rsidRPr="0005402F">
        <w:rPr>
          <w:szCs w:val="24"/>
          <w:lang w:bidi="ar-DZ"/>
        </w:rPr>
        <w:t>p</w:t>
      </w:r>
      <w:r w:rsidRPr="0005402F">
        <w:rPr>
          <w:szCs w:val="24"/>
          <w:lang w:bidi="ar-DZ"/>
        </w:rPr>
        <w:t>ostal services, and management of the national frequency spectrum in the United Republic of Tanzania.</w:t>
      </w:r>
    </w:p>
    <w:p w14:paraId="091A7A51" w14:textId="60D83E3E" w:rsidR="00D21536" w:rsidRPr="0005402F" w:rsidRDefault="00D21536" w:rsidP="006E165D">
      <w:pPr>
        <w:rPr>
          <w:szCs w:val="24"/>
          <w:lang w:bidi="ar-DZ"/>
        </w:rPr>
      </w:pPr>
      <w:r w:rsidRPr="0005402F">
        <w:rPr>
          <w:szCs w:val="24"/>
          <w:lang w:bidi="ar-DZ"/>
        </w:rPr>
        <w:t xml:space="preserve">Section 83 of the Electronic and Postal Communications Act, 2010 (EPOCA 2010) mandates TCRA to conduct type approval of all electronic communication equipment before being used for connection to any electronic communications network </w:t>
      </w:r>
      <w:r w:rsidR="00A370B0" w:rsidRPr="0005402F">
        <w:rPr>
          <w:szCs w:val="24"/>
          <w:lang w:bidi="ar-DZ"/>
        </w:rPr>
        <w:t>to</w:t>
      </w:r>
      <w:r w:rsidRPr="0005402F">
        <w:rPr>
          <w:szCs w:val="24"/>
          <w:lang w:bidi="ar-DZ"/>
        </w:rPr>
        <w:t xml:space="preserve"> receiv</w:t>
      </w:r>
      <w:r w:rsidR="00A370B0" w:rsidRPr="0005402F">
        <w:rPr>
          <w:szCs w:val="24"/>
          <w:lang w:bidi="ar-DZ"/>
        </w:rPr>
        <w:t>e</w:t>
      </w:r>
      <w:r w:rsidRPr="0005402F">
        <w:rPr>
          <w:szCs w:val="24"/>
          <w:lang w:bidi="ar-DZ"/>
        </w:rPr>
        <w:t xml:space="preserve"> and</w:t>
      </w:r>
      <w:r w:rsidR="00002C3C" w:rsidRPr="0005402F">
        <w:rPr>
          <w:szCs w:val="24"/>
          <w:lang w:bidi="ar-DZ"/>
        </w:rPr>
        <w:t>,</w:t>
      </w:r>
      <w:r w:rsidRPr="0005402F">
        <w:rPr>
          <w:szCs w:val="24"/>
          <w:lang w:bidi="ar-DZ"/>
        </w:rPr>
        <w:t xml:space="preserve"> or transmit electronic communication signals. </w:t>
      </w:r>
    </w:p>
    <w:p w14:paraId="57D33B7C" w14:textId="1EDDAD13" w:rsidR="00D21536" w:rsidRPr="0005402F" w:rsidRDefault="00D21536" w:rsidP="00FC20AE">
      <w:pPr>
        <w:rPr>
          <w:szCs w:val="24"/>
          <w:lang w:bidi="ar-DZ"/>
        </w:rPr>
      </w:pPr>
      <w:r w:rsidRPr="0005402F">
        <w:rPr>
          <w:szCs w:val="24"/>
          <w:lang w:bidi="ar-DZ"/>
        </w:rPr>
        <w:t xml:space="preserve">In conducting type approval of communication equipment, TCRA is guided by either technical standards formulated and published by </w:t>
      </w:r>
      <w:r w:rsidR="00002C3C" w:rsidRPr="0005402F">
        <w:rPr>
          <w:szCs w:val="24"/>
          <w:lang w:bidi="ar-DZ"/>
        </w:rPr>
        <w:t xml:space="preserve">the </w:t>
      </w:r>
      <w:r w:rsidRPr="0005402F">
        <w:rPr>
          <w:szCs w:val="24"/>
          <w:lang w:bidi="ar-DZ"/>
        </w:rPr>
        <w:t xml:space="preserve">national, regional or </w:t>
      </w:r>
      <w:r w:rsidR="00002C3C" w:rsidRPr="0005402F">
        <w:rPr>
          <w:szCs w:val="24"/>
          <w:lang w:bidi="ar-DZ"/>
        </w:rPr>
        <w:t xml:space="preserve">the </w:t>
      </w:r>
      <w:r w:rsidRPr="0005402F">
        <w:rPr>
          <w:szCs w:val="24"/>
          <w:lang w:bidi="ar-DZ"/>
        </w:rPr>
        <w:t xml:space="preserve">adopted international standards. In conducting type approval, TCRA is also guided by the </w:t>
      </w:r>
      <w:r w:rsidR="00002C3C" w:rsidRPr="0005402F">
        <w:rPr>
          <w:szCs w:val="24"/>
          <w:lang w:bidi="ar-DZ"/>
        </w:rPr>
        <w:t>e</w:t>
      </w:r>
      <w:r w:rsidRPr="0005402F">
        <w:rPr>
          <w:szCs w:val="24"/>
          <w:lang w:bidi="ar-DZ"/>
        </w:rPr>
        <w:t xml:space="preserve">lectronic and </w:t>
      </w:r>
      <w:r w:rsidR="00002C3C" w:rsidRPr="0005402F">
        <w:rPr>
          <w:szCs w:val="24"/>
          <w:lang w:bidi="ar-DZ"/>
        </w:rPr>
        <w:t>p</w:t>
      </w:r>
      <w:r w:rsidRPr="0005402F">
        <w:rPr>
          <w:szCs w:val="24"/>
          <w:lang w:bidi="ar-DZ"/>
        </w:rPr>
        <w:t xml:space="preserve">ostal </w:t>
      </w:r>
      <w:r w:rsidR="00002C3C" w:rsidRPr="0005402F">
        <w:rPr>
          <w:szCs w:val="24"/>
          <w:lang w:bidi="ar-DZ"/>
        </w:rPr>
        <w:t>c</w:t>
      </w:r>
      <w:r w:rsidRPr="0005402F">
        <w:rPr>
          <w:szCs w:val="24"/>
          <w:lang w:bidi="ar-DZ"/>
        </w:rPr>
        <w:t>ommunications (</w:t>
      </w:r>
      <w:r w:rsidR="00540FE1" w:rsidRPr="0005402F">
        <w:rPr>
          <w:szCs w:val="24"/>
          <w:lang w:bidi="ar-DZ"/>
        </w:rPr>
        <w:t>e</w:t>
      </w:r>
      <w:r w:rsidRPr="0005402F">
        <w:rPr>
          <w:szCs w:val="24"/>
          <w:lang w:bidi="ar-DZ"/>
        </w:rPr>
        <w:t xml:space="preserve">lectronic </w:t>
      </w:r>
      <w:r w:rsidR="006936B4" w:rsidRPr="0005402F">
        <w:rPr>
          <w:szCs w:val="24"/>
          <w:lang w:bidi="ar-DZ"/>
        </w:rPr>
        <w:t>c</w:t>
      </w:r>
      <w:r w:rsidRPr="0005402F">
        <w:rPr>
          <w:szCs w:val="24"/>
          <w:lang w:bidi="ar-DZ"/>
        </w:rPr>
        <w:t xml:space="preserve">ommunications </w:t>
      </w:r>
      <w:r w:rsidR="006936B4" w:rsidRPr="0005402F">
        <w:rPr>
          <w:szCs w:val="24"/>
          <w:lang w:bidi="ar-DZ"/>
        </w:rPr>
        <w:t>e</w:t>
      </w:r>
      <w:r w:rsidRPr="0005402F">
        <w:rPr>
          <w:szCs w:val="24"/>
          <w:lang w:bidi="ar-DZ"/>
        </w:rPr>
        <w:t xml:space="preserve">quipment </w:t>
      </w:r>
      <w:r w:rsidR="006936B4" w:rsidRPr="0005402F">
        <w:rPr>
          <w:szCs w:val="24"/>
          <w:lang w:bidi="ar-DZ"/>
        </w:rPr>
        <w:t>s</w:t>
      </w:r>
      <w:r w:rsidRPr="0005402F">
        <w:rPr>
          <w:szCs w:val="24"/>
          <w:lang w:bidi="ar-DZ"/>
        </w:rPr>
        <w:t>tandards) regulations, 2018 and type approval guidelines.</w:t>
      </w:r>
      <w:r w:rsidRPr="0005402F">
        <w:rPr>
          <w:szCs w:val="24"/>
        </w:rPr>
        <w:t xml:space="preserve"> TCRA is responsible for </w:t>
      </w:r>
      <w:r w:rsidRPr="0005402F">
        <w:rPr>
          <w:szCs w:val="24"/>
          <w:lang w:bidi="ar-DZ"/>
        </w:rPr>
        <w:t>formulating technical standards related to electronic communications services and maintain</w:t>
      </w:r>
      <w:r w:rsidR="00FB2B7A" w:rsidRPr="0005402F">
        <w:rPr>
          <w:szCs w:val="24"/>
          <w:lang w:bidi="ar-DZ"/>
        </w:rPr>
        <w:t>ing</w:t>
      </w:r>
      <w:r w:rsidRPr="0005402F">
        <w:rPr>
          <w:szCs w:val="24"/>
          <w:lang w:bidi="ar-DZ"/>
        </w:rPr>
        <w:t xml:space="preserve"> the database of all communications equipment authorized for use in the United Republic of Tanzania.</w:t>
      </w:r>
    </w:p>
    <w:p w14:paraId="5D9DD784" w14:textId="77777777" w:rsidR="00D21536" w:rsidRPr="0005402F" w:rsidRDefault="00D21536" w:rsidP="00FC20AE">
      <w:pPr>
        <w:rPr>
          <w:szCs w:val="24"/>
          <w:lang w:bidi="ar-DZ"/>
        </w:rPr>
      </w:pPr>
      <w:r w:rsidRPr="0005402F">
        <w:rPr>
          <w:szCs w:val="24"/>
          <w:lang w:bidi="ar-DZ"/>
        </w:rPr>
        <w:t>The equipment manufacturers, for every electronic communication equipment or device, need to declare that the equipment conforms to international and national standards before the equipment is approved for use in the country.</w:t>
      </w:r>
      <w:r w:rsidRPr="0005402F">
        <w:rPr>
          <w:szCs w:val="24"/>
        </w:rPr>
        <w:t xml:space="preserve"> </w:t>
      </w:r>
    </w:p>
    <w:p w14:paraId="0B61CA22" w14:textId="37D03A95" w:rsidR="00D21536" w:rsidRPr="0005402F" w:rsidRDefault="00D21536" w:rsidP="00FC20AE">
      <w:pPr>
        <w:rPr>
          <w:szCs w:val="24"/>
          <w:lang w:bidi="ar-DZ"/>
        </w:rPr>
      </w:pPr>
      <w:r w:rsidRPr="0005402F">
        <w:rPr>
          <w:szCs w:val="24"/>
          <w:lang w:bidi="ar-DZ"/>
        </w:rPr>
        <w:t>In order to curb substandard and counterfeit electronic communication devices, TCRA does conduct periodical surveillance in the market. Any person who uses any non-type approved electronic communications equipment commits an offence</w:t>
      </w:r>
      <w:r w:rsidR="00E10E02" w:rsidRPr="0005402F">
        <w:rPr>
          <w:szCs w:val="24"/>
          <w:lang w:bidi="ar-DZ"/>
        </w:rPr>
        <w:t>,</w:t>
      </w:r>
      <w:r w:rsidRPr="0005402F">
        <w:rPr>
          <w:szCs w:val="24"/>
          <w:lang w:bidi="ar-DZ"/>
        </w:rPr>
        <w:t xml:space="preserve"> and upon conviction is liable to a fine not less than five million Tanzanian shillings or </w:t>
      </w:r>
      <w:r w:rsidR="00B63122" w:rsidRPr="0005402F">
        <w:rPr>
          <w:szCs w:val="24"/>
          <w:lang w:bidi="ar-DZ"/>
        </w:rPr>
        <w:t xml:space="preserve">an </w:t>
      </w:r>
      <w:r w:rsidRPr="0005402F">
        <w:rPr>
          <w:szCs w:val="24"/>
          <w:lang w:bidi="ar-DZ"/>
        </w:rPr>
        <w:t xml:space="preserve">imprisonment term not less than six months or both. </w:t>
      </w:r>
    </w:p>
    <w:p w14:paraId="41943266" w14:textId="3A96D556" w:rsidR="00D21536" w:rsidRPr="0005402F" w:rsidRDefault="00D21536" w:rsidP="00FC20AE">
      <w:pPr>
        <w:pStyle w:val="Headingb"/>
        <w:rPr>
          <w:szCs w:val="24"/>
          <w:lang w:bidi="ar-DZ"/>
        </w:rPr>
      </w:pPr>
      <w:bookmarkStart w:id="303" w:name="_Toc73702175"/>
      <w:bookmarkStart w:id="304" w:name="_Toc45033398"/>
      <w:bookmarkStart w:id="305" w:name="_Toc33020431"/>
      <w:bookmarkStart w:id="306" w:name="_Toc33020289"/>
      <w:bookmarkStart w:id="307" w:name="_Toc25232207"/>
      <w:bookmarkStart w:id="308" w:name="_Toc3370044"/>
      <w:bookmarkStart w:id="309" w:name="_Toc74238350"/>
      <w:r w:rsidRPr="0005402F">
        <w:rPr>
          <w:szCs w:val="24"/>
          <w:lang w:bidi="ar-DZ"/>
        </w:rPr>
        <w:t xml:space="preserve">Central </w:t>
      </w:r>
      <w:r w:rsidR="00E10E02" w:rsidRPr="0005402F">
        <w:rPr>
          <w:szCs w:val="24"/>
          <w:lang w:bidi="ar-DZ"/>
        </w:rPr>
        <w:t>e</w:t>
      </w:r>
      <w:r w:rsidRPr="0005402F">
        <w:rPr>
          <w:szCs w:val="24"/>
          <w:lang w:bidi="ar-DZ"/>
        </w:rPr>
        <w:t xml:space="preserve">quipment </w:t>
      </w:r>
      <w:r w:rsidR="00E10E02" w:rsidRPr="0005402F">
        <w:rPr>
          <w:szCs w:val="24"/>
          <w:lang w:bidi="ar-DZ"/>
        </w:rPr>
        <w:t>i</w:t>
      </w:r>
      <w:r w:rsidRPr="0005402F">
        <w:rPr>
          <w:szCs w:val="24"/>
          <w:lang w:bidi="ar-DZ"/>
        </w:rPr>
        <w:t xml:space="preserve">dentification </w:t>
      </w:r>
      <w:r w:rsidR="00E10E02" w:rsidRPr="0005402F">
        <w:rPr>
          <w:szCs w:val="24"/>
          <w:lang w:bidi="ar-DZ"/>
        </w:rPr>
        <w:t>r</w:t>
      </w:r>
      <w:r w:rsidRPr="0005402F">
        <w:rPr>
          <w:szCs w:val="24"/>
          <w:lang w:bidi="ar-DZ"/>
        </w:rPr>
        <w:t>egister (CEIR)</w:t>
      </w:r>
      <w:bookmarkEnd w:id="303"/>
      <w:bookmarkEnd w:id="304"/>
      <w:bookmarkEnd w:id="305"/>
      <w:bookmarkEnd w:id="306"/>
      <w:bookmarkEnd w:id="307"/>
      <w:bookmarkEnd w:id="308"/>
      <w:bookmarkEnd w:id="309"/>
    </w:p>
    <w:p w14:paraId="6D5E47CC" w14:textId="493D15D3" w:rsidR="00D21536" w:rsidRPr="0005402F" w:rsidRDefault="00D21536" w:rsidP="006E165D">
      <w:pPr>
        <w:rPr>
          <w:szCs w:val="24"/>
        </w:rPr>
      </w:pPr>
      <w:r w:rsidRPr="0005402F">
        <w:rPr>
          <w:szCs w:val="24"/>
          <w:lang w:bidi="ar-DZ"/>
        </w:rPr>
        <w:t xml:space="preserve">TCRA </w:t>
      </w:r>
      <w:r w:rsidR="006F2AC9" w:rsidRPr="0005402F">
        <w:rPr>
          <w:szCs w:val="24"/>
          <w:lang w:bidi="ar-DZ"/>
        </w:rPr>
        <w:t xml:space="preserve">also </w:t>
      </w:r>
      <w:r w:rsidRPr="0005402F">
        <w:rPr>
          <w:szCs w:val="24"/>
          <w:lang w:bidi="ar-DZ"/>
        </w:rPr>
        <w:t xml:space="preserve">established a </w:t>
      </w:r>
      <w:r w:rsidR="00BD341C" w:rsidRPr="0005402F">
        <w:rPr>
          <w:szCs w:val="24"/>
          <w:lang w:bidi="ar-DZ"/>
        </w:rPr>
        <w:t>c</w:t>
      </w:r>
      <w:r w:rsidRPr="0005402F">
        <w:rPr>
          <w:szCs w:val="24"/>
          <w:lang w:bidi="ar-DZ"/>
        </w:rPr>
        <w:t xml:space="preserve">entral </w:t>
      </w:r>
      <w:r w:rsidR="00BD341C" w:rsidRPr="0005402F">
        <w:rPr>
          <w:szCs w:val="24"/>
          <w:lang w:bidi="ar-DZ"/>
        </w:rPr>
        <w:t>e</w:t>
      </w:r>
      <w:r w:rsidRPr="0005402F">
        <w:rPr>
          <w:szCs w:val="24"/>
          <w:lang w:bidi="ar-DZ"/>
        </w:rPr>
        <w:t xml:space="preserve">quipment </w:t>
      </w:r>
      <w:r w:rsidR="00BD341C" w:rsidRPr="0005402F">
        <w:rPr>
          <w:szCs w:val="24"/>
          <w:lang w:bidi="ar-DZ"/>
        </w:rPr>
        <w:t>i</w:t>
      </w:r>
      <w:r w:rsidRPr="0005402F">
        <w:rPr>
          <w:szCs w:val="24"/>
          <w:lang w:bidi="ar-DZ"/>
        </w:rPr>
        <w:t xml:space="preserve">dentification </w:t>
      </w:r>
      <w:r w:rsidR="00BD341C" w:rsidRPr="0005402F">
        <w:rPr>
          <w:szCs w:val="24"/>
          <w:lang w:bidi="ar-DZ"/>
        </w:rPr>
        <w:t>r</w:t>
      </w:r>
      <w:r w:rsidRPr="0005402F">
        <w:rPr>
          <w:szCs w:val="24"/>
          <w:lang w:bidi="ar-DZ"/>
        </w:rPr>
        <w:t>egister (CEIR) as per Section 84, of the EPOCA 2010 and</w:t>
      </w:r>
      <w:r w:rsidRPr="0005402F">
        <w:rPr>
          <w:szCs w:val="24"/>
        </w:rPr>
        <w:t xml:space="preserve"> </w:t>
      </w:r>
      <w:r w:rsidRPr="0005402F">
        <w:rPr>
          <w:szCs w:val="24"/>
          <w:lang w:bidi="ar-DZ"/>
        </w:rPr>
        <w:t>the</w:t>
      </w:r>
      <w:r w:rsidRPr="0005402F">
        <w:rPr>
          <w:szCs w:val="24"/>
        </w:rPr>
        <w:t xml:space="preserve"> </w:t>
      </w:r>
      <w:r w:rsidR="00BD341C" w:rsidRPr="0005402F">
        <w:rPr>
          <w:szCs w:val="24"/>
          <w:lang w:bidi="ar-DZ"/>
        </w:rPr>
        <w:t>e</w:t>
      </w:r>
      <w:r w:rsidRPr="0005402F">
        <w:rPr>
          <w:szCs w:val="24"/>
          <w:lang w:bidi="ar-DZ"/>
        </w:rPr>
        <w:t xml:space="preserve">lectronic and </w:t>
      </w:r>
      <w:r w:rsidR="00BD341C" w:rsidRPr="0005402F">
        <w:rPr>
          <w:szCs w:val="24"/>
          <w:lang w:bidi="ar-DZ"/>
        </w:rPr>
        <w:t>p</w:t>
      </w:r>
      <w:r w:rsidRPr="0005402F">
        <w:rPr>
          <w:szCs w:val="24"/>
          <w:lang w:bidi="ar-DZ"/>
        </w:rPr>
        <w:t xml:space="preserve">ostal </w:t>
      </w:r>
      <w:r w:rsidR="00BD341C" w:rsidRPr="0005402F">
        <w:rPr>
          <w:szCs w:val="24"/>
          <w:lang w:bidi="ar-DZ"/>
        </w:rPr>
        <w:t>c</w:t>
      </w:r>
      <w:r w:rsidRPr="0005402F">
        <w:rPr>
          <w:szCs w:val="24"/>
          <w:lang w:bidi="ar-DZ"/>
        </w:rPr>
        <w:t>ommunications (</w:t>
      </w:r>
      <w:r w:rsidR="00BD341C" w:rsidRPr="0005402F">
        <w:rPr>
          <w:szCs w:val="24"/>
          <w:lang w:bidi="ar-DZ"/>
        </w:rPr>
        <w:t>c</w:t>
      </w:r>
      <w:r w:rsidRPr="0005402F">
        <w:rPr>
          <w:szCs w:val="24"/>
          <w:lang w:bidi="ar-DZ"/>
        </w:rPr>
        <w:t xml:space="preserve">entral </w:t>
      </w:r>
      <w:r w:rsidR="00BD341C" w:rsidRPr="0005402F">
        <w:rPr>
          <w:szCs w:val="24"/>
          <w:lang w:bidi="ar-DZ"/>
        </w:rPr>
        <w:t>e</w:t>
      </w:r>
      <w:r w:rsidRPr="0005402F">
        <w:rPr>
          <w:szCs w:val="24"/>
          <w:lang w:bidi="ar-DZ"/>
        </w:rPr>
        <w:t xml:space="preserve">quipment </w:t>
      </w:r>
      <w:r w:rsidR="00BD341C" w:rsidRPr="0005402F">
        <w:rPr>
          <w:szCs w:val="24"/>
          <w:lang w:bidi="ar-DZ"/>
        </w:rPr>
        <w:t>i</w:t>
      </w:r>
      <w:r w:rsidRPr="0005402F">
        <w:rPr>
          <w:szCs w:val="24"/>
          <w:lang w:bidi="ar-DZ"/>
        </w:rPr>
        <w:t xml:space="preserve">dentification </w:t>
      </w:r>
      <w:r w:rsidR="00BD341C" w:rsidRPr="0005402F">
        <w:rPr>
          <w:szCs w:val="24"/>
          <w:lang w:bidi="ar-DZ"/>
        </w:rPr>
        <w:t>r</w:t>
      </w:r>
      <w:r w:rsidRPr="0005402F">
        <w:rPr>
          <w:szCs w:val="24"/>
          <w:lang w:bidi="ar-DZ"/>
        </w:rPr>
        <w:t xml:space="preserve">egisters) regulations, 2018. </w:t>
      </w:r>
      <w:r w:rsidR="00624E17" w:rsidRPr="0005402F">
        <w:rPr>
          <w:szCs w:val="24"/>
          <w:lang w:bidi="ar-DZ"/>
        </w:rPr>
        <w:t>Th</w:t>
      </w:r>
      <w:r w:rsidRPr="0005402F">
        <w:rPr>
          <w:szCs w:val="24"/>
          <w:lang w:bidi="ar-DZ"/>
        </w:rPr>
        <w:t>e</w:t>
      </w:r>
      <w:r w:rsidR="00624E17" w:rsidRPr="0005402F">
        <w:rPr>
          <w:szCs w:val="24"/>
          <w:lang w:bidi="ar-DZ"/>
        </w:rPr>
        <w:t>re</w:t>
      </w:r>
      <w:r w:rsidRPr="0005402F">
        <w:rPr>
          <w:szCs w:val="24"/>
          <w:lang w:bidi="ar-DZ"/>
        </w:rPr>
        <w:t xml:space="preserve"> </w:t>
      </w:r>
      <w:r w:rsidR="008B6A9B" w:rsidRPr="0005402F">
        <w:rPr>
          <w:szCs w:val="24"/>
          <w:lang w:bidi="ar-DZ"/>
        </w:rPr>
        <w:t>are</w:t>
      </w:r>
      <w:r w:rsidRPr="0005402F">
        <w:rPr>
          <w:szCs w:val="24"/>
          <w:lang w:bidi="ar-DZ"/>
        </w:rPr>
        <w:t xml:space="preserve"> </w:t>
      </w:r>
      <w:r w:rsidR="00EF6DC0" w:rsidRPr="0005402F">
        <w:rPr>
          <w:szCs w:val="24"/>
          <w:lang w:bidi="ar-DZ"/>
        </w:rPr>
        <w:t>e</w:t>
      </w:r>
      <w:r w:rsidRPr="0005402F">
        <w:rPr>
          <w:szCs w:val="24"/>
          <w:lang w:bidi="ar-DZ"/>
        </w:rPr>
        <w:t xml:space="preserve">ight (8) </w:t>
      </w:r>
      <w:r w:rsidR="00624E17" w:rsidRPr="0005402F">
        <w:rPr>
          <w:szCs w:val="24"/>
          <w:lang w:bidi="ar-DZ"/>
        </w:rPr>
        <w:t>m</w:t>
      </w:r>
      <w:r w:rsidRPr="0005402F">
        <w:rPr>
          <w:szCs w:val="24"/>
          <w:lang w:bidi="ar-DZ"/>
        </w:rPr>
        <w:t xml:space="preserve">obile </w:t>
      </w:r>
      <w:r w:rsidR="00624E17" w:rsidRPr="0005402F">
        <w:rPr>
          <w:szCs w:val="24"/>
          <w:lang w:bidi="ar-DZ"/>
        </w:rPr>
        <w:t>n</w:t>
      </w:r>
      <w:r w:rsidRPr="0005402F">
        <w:rPr>
          <w:szCs w:val="24"/>
          <w:lang w:bidi="ar-DZ"/>
        </w:rPr>
        <w:t xml:space="preserve">etwork </w:t>
      </w:r>
      <w:r w:rsidR="00624E17" w:rsidRPr="0005402F">
        <w:rPr>
          <w:szCs w:val="24"/>
          <w:lang w:bidi="ar-DZ"/>
        </w:rPr>
        <w:t>o</w:t>
      </w:r>
      <w:r w:rsidRPr="0005402F">
        <w:rPr>
          <w:szCs w:val="24"/>
          <w:lang w:bidi="ar-DZ"/>
        </w:rPr>
        <w:t xml:space="preserve">perators (MNO) in the country and </w:t>
      </w:r>
      <w:r w:rsidRPr="0005402F">
        <w:rPr>
          <w:szCs w:val="24"/>
          <w:lang w:bidi="ar-DZ"/>
        </w:rPr>
        <w:lastRenderedPageBreak/>
        <w:t xml:space="preserve">their </w:t>
      </w:r>
      <w:r w:rsidR="008B6A9B" w:rsidRPr="0005402F">
        <w:rPr>
          <w:szCs w:val="24"/>
          <w:lang w:bidi="ar-DZ"/>
        </w:rPr>
        <w:t>e</w:t>
      </w:r>
      <w:r w:rsidRPr="0005402F">
        <w:rPr>
          <w:szCs w:val="24"/>
          <w:lang w:bidi="ar-DZ"/>
        </w:rPr>
        <w:t xml:space="preserve">quipment </w:t>
      </w:r>
      <w:r w:rsidR="008B6A9B" w:rsidRPr="0005402F">
        <w:rPr>
          <w:szCs w:val="24"/>
          <w:lang w:bidi="ar-DZ"/>
        </w:rPr>
        <w:t>i</w:t>
      </w:r>
      <w:r w:rsidRPr="0005402F">
        <w:rPr>
          <w:szCs w:val="24"/>
          <w:lang w:bidi="ar-DZ"/>
        </w:rPr>
        <w:t xml:space="preserve">dentification </w:t>
      </w:r>
      <w:r w:rsidR="008B6A9B" w:rsidRPr="0005402F">
        <w:rPr>
          <w:szCs w:val="24"/>
          <w:lang w:bidi="ar-DZ"/>
        </w:rPr>
        <w:t>r</w:t>
      </w:r>
      <w:r w:rsidRPr="0005402F">
        <w:rPr>
          <w:szCs w:val="24"/>
          <w:lang w:bidi="ar-DZ"/>
        </w:rPr>
        <w:t xml:space="preserve">egister (EIR) </w:t>
      </w:r>
      <w:r w:rsidR="00306D74" w:rsidRPr="0005402F">
        <w:rPr>
          <w:szCs w:val="24"/>
          <w:lang w:bidi="ar-DZ"/>
        </w:rPr>
        <w:t>is</w:t>
      </w:r>
      <w:r w:rsidRPr="0005402F">
        <w:rPr>
          <w:szCs w:val="24"/>
          <w:lang w:bidi="ar-DZ"/>
        </w:rPr>
        <w:t xml:space="preserve"> connected to CEIR and any changes to any of the MNO EIR </w:t>
      </w:r>
      <w:r w:rsidR="00DD29B9" w:rsidRPr="0005402F">
        <w:rPr>
          <w:szCs w:val="24"/>
          <w:lang w:bidi="ar-DZ"/>
        </w:rPr>
        <w:t>are</w:t>
      </w:r>
      <w:r w:rsidRPr="0005402F">
        <w:rPr>
          <w:szCs w:val="24"/>
          <w:lang w:bidi="ar-DZ"/>
        </w:rPr>
        <w:t xml:space="preserve"> sent to CEIR and broadcasted to all </w:t>
      </w:r>
      <w:r w:rsidR="008B6A9B" w:rsidRPr="0005402F">
        <w:rPr>
          <w:szCs w:val="24"/>
          <w:lang w:bidi="ar-DZ"/>
        </w:rPr>
        <w:t xml:space="preserve">the </w:t>
      </w:r>
      <w:r w:rsidRPr="0005402F">
        <w:rPr>
          <w:szCs w:val="24"/>
          <w:lang w:bidi="ar-DZ"/>
        </w:rPr>
        <w:t>MNOs EIR.</w:t>
      </w:r>
      <w:r w:rsidRPr="0005402F">
        <w:rPr>
          <w:szCs w:val="24"/>
        </w:rPr>
        <w:t xml:space="preserve"> </w:t>
      </w:r>
    </w:p>
    <w:p w14:paraId="54F547A8" w14:textId="5056D22B" w:rsidR="00D21536" w:rsidRPr="0005402F" w:rsidRDefault="00D21536" w:rsidP="006E165D">
      <w:pPr>
        <w:rPr>
          <w:szCs w:val="24"/>
          <w:lang w:bidi="ar-DZ"/>
        </w:rPr>
      </w:pPr>
      <w:r w:rsidRPr="0005402F">
        <w:rPr>
          <w:szCs w:val="24"/>
          <w:lang w:bidi="ar-DZ"/>
        </w:rPr>
        <w:t xml:space="preserve">The </w:t>
      </w:r>
      <w:r w:rsidR="00512E15" w:rsidRPr="0005402F">
        <w:rPr>
          <w:szCs w:val="24"/>
          <w:lang w:bidi="ar-DZ"/>
        </w:rPr>
        <w:t>c</w:t>
      </w:r>
      <w:r w:rsidRPr="0005402F">
        <w:rPr>
          <w:szCs w:val="24"/>
          <w:lang w:bidi="ar-DZ"/>
        </w:rPr>
        <w:t xml:space="preserve">entral </w:t>
      </w:r>
      <w:r w:rsidR="00512E15" w:rsidRPr="0005402F">
        <w:rPr>
          <w:szCs w:val="24"/>
          <w:lang w:bidi="ar-DZ"/>
        </w:rPr>
        <w:t>e</w:t>
      </w:r>
      <w:r w:rsidRPr="0005402F">
        <w:rPr>
          <w:szCs w:val="24"/>
          <w:lang w:bidi="ar-DZ"/>
        </w:rPr>
        <w:t xml:space="preserve">quipment </w:t>
      </w:r>
      <w:r w:rsidR="00512E15" w:rsidRPr="0005402F">
        <w:rPr>
          <w:szCs w:val="24"/>
          <w:lang w:bidi="ar-DZ"/>
        </w:rPr>
        <w:t>i</w:t>
      </w:r>
      <w:r w:rsidRPr="0005402F">
        <w:rPr>
          <w:szCs w:val="24"/>
          <w:lang w:bidi="ar-DZ"/>
        </w:rPr>
        <w:t xml:space="preserve">dentification </w:t>
      </w:r>
      <w:r w:rsidR="00512E15" w:rsidRPr="0005402F">
        <w:rPr>
          <w:szCs w:val="24"/>
          <w:lang w:bidi="ar-DZ"/>
        </w:rPr>
        <w:t>r</w:t>
      </w:r>
      <w:r w:rsidRPr="0005402F">
        <w:rPr>
          <w:szCs w:val="24"/>
          <w:lang w:bidi="ar-DZ"/>
        </w:rPr>
        <w:t xml:space="preserve">egister (CEIR) maintains the </w:t>
      </w:r>
      <w:r w:rsidR="00AE5C30">
        <w:rPr>
          <w:szCs w:val="24"/>
          <w:lang w:bidi="ar-DZ"/>
        </w:rPr>
        <w:t>permitted-list</w:t>
      </w:r>
      <w:r w:rsidRPr="0005402F">
        <w:rPr>
          <w:szCs w:val="24"/>
          <w:lang w:bidi="ar-DZ"/>
        </w:rPr>
        <w:t xml:space="preserve">, </w:t>
      </w:r>
      <w:r w:rsidR="009A6BEB">
        <w:rPr>
          <w:szCs w:val="24"/>
          <w:lang w:bidi="ar-DZ"/>
        </w:rPr>
        <w:t>blocked-list</w:t>
      </w:r>
      <w:r w:rsidRPr="0005402F">
        <w:rPr>
          <w:szCs w:val="24"/>
          <w:lang w:bidi="ar-DZ"/>
        </w:rPr>
        <w:t xml:space="preserve"> and </w:t>
      </w:r>
      <w:r w:rsidR="00AE5C30">
        <w:rPr>
          <w:szCs w:val="24"/>
          <w:lang w:bidi="ar-DZ"/>
        </w:rPr>
        <w:t>tracked-list</w:t>
      </w:r>
      <w:r w:rsidRPr="0005402F">
        <w:rPr>
          <w:szCs w:val="24"/>
          <w:lang w:bidi="ar-DZ"/>
        </w:rPr>
        <w:t>.</w:t>
      </w:r>
      <w:r w:rsidRPr="0005402F">
        <w:rPr>
          <w:szCs w:val="24"/>
        </w:rPr>
        <w:t xml:space="preserve"> </w:t>
      </w:r>
      <w:r w:rsidR="00C810CD" w:rsidRPr="0005402F">
        <w:rPr>
          <w:szCs w:val="24"/>
        </w:rPr>
        <w:t xml:space="preserve">The </w:t>
      </w:r>
      <w:r w:rsidR="00AE5C30">
        <w:rPr>
          <w:szCs w:val="24"/>
          <w:lang w:bidi="ar-DZ"/>
        </w:rPr>
        <w:t>permitted-list</w:t>
      </w:r>
      <w:r w:rsidRPr="0005402F">
        <w:rPr>
          <w:szCs w:val="24"/>
          <w:lang w:bidi="ar-DZ"/>
        </w:rPr>
        <w:t xml:space="preserve"> holds information on any mobile telephone used in any networks, </w:t>
      </w:r>
      <w:r w:rsidR="00C810CD" w:rsidRPr="0005402F">
        <w:rPr>
          <w:szCs w:val="24"/>
          <w:lang w:bidi="ar-DZ"/>
        </w:rPr>
        <w:t xml:space="preserve">the </w:t>
      </w:r>
      <w:r w:rsidR="009A6BEB">
        <w:rPr>
          <w:szCs w:val="24"/>
          <w:lang w:bidi="ar-DZ"/>
        </w:rPr>
        <w:t>blocked-list</w:t>
      </w:r>
      <w:r w:rsidRPr="0005402F">
        <w:rPr>
          <w:szCs w:val="24"/>
          <w:lang w:bidi="ar-DZ"/>
        </w:rPr>
        <w:t xml:space="preserve"> holds information of all reported lost or stolen or destroyed mobile telephones and </w:t>
      </w:r>
      <w:r w:rsidR="00C810CD" w:rsidRPr="0005402F">
        <w:rPr>
          <w:szCs w:val="24"/>
          <w:lang w:bidi="ar-DZ"/>
        </w:rPr>
        <w:t xml:space="preserve">the </w:t>
      </w:r>
      <w:r w:rsidR="00AE5C30">
        <w:rPr>
          <w:szCs w:val="24"/>
          <w:lang w:bidi="ar-DZ"/>
        </w:rPr>
        <w:t>tracked</w:t>
      </w:r>
      <w:r w:rsidR="00B3091E">
        <w:rPr>
          <w:szCs w:val="24"/>
          <w:lang w:bidi="ar-DZ"/>
        </w:rPr>
        <w:t>-</w:t>
      </w:r>
      <w:r w:rsidRPr="0005402F">
        <w:rPr>
          <w:szCs w:val="24"/>
          <w:lang w:bidi="ar-DZ"/>
        </w:rPr>
        <w:t xml:space="preserve">list holds information of any pair that does not fit in the </w:t>
      </w:r>
      <w:r w:rsidR="00AE5C30">
        <w:rPr>
          <w:szCs w:val="24"/>
          <w:lang w:bidi="ar-DZ"/>
        </w:rPr>
        <w:t>permitted</w:t>
      </w:r>
      <w:r w:rsidRPr="0005402F">
        <w:rPr>
          <w:szCs w:val="24"/>
          <w:lang w:bidi="ar-DZ"/>
        </w:rPr>
        <w:t xml:space="preserve"> or </w:t>
      </w:r>
      <w:r w:rsidR="009A6BEB">
        <w:rPr>
          <w:szCs w:val="24"/>
          <w:lang w:bidi="ar-DZ"/>
        </w:rPr>
        <w:t>blocked-list</w:t>
      </w:r>
      <w:r w:rsidRPr="0005402F">
        <w:rPr>
          <w:szCs w:val="24"/>
          <w:lang w:bidi="ar-DZ"/>
        </w:rPr>
        <w:t>.</w:t>
      </w:r>
      <w:r w:rsidRPr="0005402F">
        <w:rPr>
          <w:szCs w:val="24"/>
        </w:rPr>
        <w:t xml:space="preserve"> </w:t>
      </w:r>
      <w:r w:rsidR="00AE5C30">
        <w:rPr>
          <w:szCs w:val="24"/>
          <w:lang w:bidi="ar-DZ"/>
        </w:rPr>
        <w:t>Permitted</w:t>
      </w:r>
      <w:r w:rsidRPr="0005402F">
        <w:rPr>
          <w:szCs w:val="24"/>
          <w:lang w:bidi="ar-DZ"/>
        </w:rPr>
        <w:t xml:space="preserve">, </w:t>
      </w:r>
      <w:r w:rsidR="00AE5C30">
        <w:rPr>
          <w:szCs w:val="24"/>
          <w:lang w:bidi="ar-DZ"/>
        </w:rPr>
        <w:t>blocked</w:t>
      </w:r>
      <w:r w:rsidRPr="0005402F">
        <w:rPr>
          <w:szCs w:val="24"/>
          <w:lang w:bidi="ar-DZ"/>
        </w:rPr>
        <w:t xml:space="preserve"> and </w:t>
      </w:r>
      <w:r w:rsidR="00AE5C30">
        <w:rPr>
          <w:szCs w:val="24"/>
          <w:lang w:bidi="ar-DZ"/>
        </w:rPr>
        <w:t>tracked</w:t>
      </w:r>
      <w:r w:rsidRPr="0005402F">
        <w:rPr>
          <w:szCs w:val="24"/>
          <w:lang w:bidi="ar-DZ"/>
        </w:rPr>
        <w:t xml:space="preserve"> lists contain all unique mobile telephone number</w:t>
      </w:r>
      <w:r w:rsidR="00C810CD" w:rsidRPr="0005402F">
        <w:rPr>
          <w:szCs w:val="24"/>
          <w:lang w:bidi="ar-DZ"/>
        </w:rPr>
        <w:t>s</w:t>
      </w:r>
      <w:r w:rsidRPr="0005402F">
        <w:rPr>
          <w:szCs w:val="24"/>
          <w:lang w:bidi="ar-DZ"/>
        </w:rPr>
        <w:t xml:space="preserve"> and IMEI number pairs.</w:t>
      </w:r>
      <w:r w:rsidRPr="0005402F">
        <w:rPr>
          <w:szCs w:val="24"/>
        </w:rPr>
        <w:t xml:space="preserve"> </w:t>
      </w:r>
    </w:p>
    <w:p w14:paraId="60CADD42" w14:textId="5FA5C5E4" w:rsidR="00D21536" w:rsidRPr="0005402F" w:rsidRDefault="00D21536" w:rsidP="001410F4">
      <w:pPr>
        <w:rPr>
          <w:szCs w:val="24"/>
          <w:lang w:bidi="ar-DZ"/>
        </w:rPr>
      </w:pPr>
      <w:r w:rsidRPr="0005402F">
        <w:rPr>
          <w:szCs w:val="24"/>
          <w:lang w:bidi="ar-DZ"/>
        </w:rPr>
        <w:t>All MNOs capture any pair of subscriber number</w:t>
      </w:r>
      <w:r w:rsidR="00C810CD" w:rsidRPr="0005402F">
        <w:rPr>
          <w:szCs w:val="24"/>
          <w:lang w:bidi="ar-DZ"/>
        </w:rPr>
        <w:t>s</w:t>
      </w:r>
      <w:r w:rsidRPr="0005402F">
        <w:rPr>
          <w:szCs w:val="24"/>
          <w:lang w:bidi="ar-DZ"/>
        </w:rPr>
        <w:t xml:space="preserve"> and </w:t>
      </w:r>
      <w:r w:rsidR="005606C4" w:rsidRPr="0005402F">
        <w:rPr>
          <w:szCs w:val="24"/>
          <w:lang w:bidi="ar-DZ"/>
        </w:rPr>
        <w:t xml:space="preserve">the </w:t>
      </w:r>
      <w:r w:rsidRPr="0005402F">
        <w:rPr>
          <w:szCs w:val="24"/>
          <w:lang w:bidi="ar-DZ"/>
        </w:rPr>
        <w:t>IMEI number</w:t>
      </w:r>
      <w:r w:rsidR="00C810CD" w:rsidRPr="0005402F">
        <w:rPr>
          <w:szCs w:val="24"/>
          <w:lang w:bidi="ar-DZ"/>
        </w:rPr>
        <w:t>s</w:t>
      </w:r>
      <w:r w:rsidRPr="0005402F">
        <w:rPr>
          <w:szCs w:val="24"/>
          <w:lang w:bidi="ar-DZ"/>
        </w:rPr>
        <w:t xml:space="preserve"> attach </w:t>
      </w:r>
      <w:r w:rsidR="00C810CD" w:rsidRPr="0005402F">
        <w:rPr>
          <w:szCs w:val="24"/>
          <w:lang w:bidi="ar-DZ"/>
        </w:rPr>
        <w:t>to</w:t>
      </w:r>
      <w:r w:rsidRPr="0005402F">
        <w:rPr>
          <w:szCs w:val="24"/>
          <w:lang w:bidi="ar-DZ"/>
        </w:rPr>
        <w:t xml:space="preserve"> the network.</w:t>
      </w:r>
      <w:r w:rsidRPr="0005402F">
        <w:rPr>
          <w:szCs w:val="24"/>
        </w:rPr>
        <w:t xml:space="preserve"> </w:t>
      </w:r>
      <w:r w:rsidRPr="0005402F">
        <w:rPr>
          <w:szCs w:val="24"/>
          <w:lang w:bidi="ar-DZ"/>
        </w:rPr>
        <w:t>Each MNO maintain</w:t>
      </w:r>
      <w:r w:rsidR="00C810CD" w:rsidRPr="0005402F">
        <w:rPr>
          <w:szCs w:val="24"/>
          <w:lang w:bidi="ar-DZ"/>
        </w:rPr>
        <w:t>s</w:t>
      </w:r>
      <w:r w:rsidRPr="0005402F">
        <w:rPr>
          <w:szCs w:val="24"/>
          <w:lang w:bidi="ar-DZ"/>
        </w:rPr>
        <w:t xml:space="preserve"> a sub register (EIR) containing all the entries submitted to the CEIR and update</w:t>
      </w:r>
      <w:r w:rsidR="00314753" w:rsidRPr="0005402F">
        <w:rPr>
          <w:szCs w:val="24"/>
          <w:lang w:bidi="ar-DZ"/>
        </w:rPr>
        <w:t>s</w:t>
      </w:r>
      <w:r w:rsidRPr="0005402F">
        <w:rPr>
          <w:szCs w:val="24"/>
          <w:lang w:bidi="ar-DZ"/>
        </w:rPr>
        <w:t xml:space="preserve"> </w:t>
      </w:r>
      <w:r w:rsidR="00314753" w:rsidRPr="0005402F">
        <w:rPr>
          <w:szCs w:val="24"/>
          <w:lang w:bidi="ar-DZ"/>
        </w:rPr>
        <w:t xml:space="preserve">the </w:t>
      </w:r>
      <w:r w:rsidR="009A6BEB">
        <w:rPr>
          <w:szCs w:val="24"/>
          <w:lang w:bidi="ar-DZ"/>
        </w:rPr>
        <w:t>blocked-list</w:t>
      </w:r>
      <w:r w:rsidRPr="0005402F">
        <w:rPr>
          <w:szCs w:val="24"/>
          <w:lang w:bidi="ar-DZ"/>
        </w:rPr>
        <w:t>.</w:t>
      </w:r>
      <w:r w:rsidRPr="0005402F">
        <w:rPr>
          <w:szCs w:val="24"/>
        </w:rPr>
        <w:t xml:space="preserve"> When </w:t>
      </w:r>
      <w:r w:rsidRPr="0005402F">
        <w:rPr>
          <w:szCs w:val="24"/>
          <w:lang w:bidi="ar-DZ"/>
        </w:rPr>
        <w:t>a subscriber reports loss of his mobile telephone to the serving MNO, the respective MNO need</w:t>
      </w:r>
      <w:r w:rsidR="00314753" w:rsidRPr="0005402F">
        <w:rPr>
          <w:szCs w:val="24"/>
          <w:lang w:bidi="ar-DZ"/>
        </w:rPr>
        <w:t>s</w:t>
      </w:r>
      <w:r w:rsidRPr="0005402F">
        <w:rPr>
          <w:szCs w:val="24"/>
          <w:lang w:bidi="ar-DZ"/>
        </w:rPr>
        <w:t xml:space="preserve"> to effect such changes to the register. Every subscriber</w:t>
      </w:r>
      <w:r w:rsidR="00314753" w:rsidRPr="0005402F">
        <w:rPr>
          <w:szCs w:val="24"/>
          <w:lang w:bidi="ar-DZ"/>
        </w:rPr>
        <w:t>'s</w:t>
      </w:r>
      <w:r w:rsidRPr="0005402F">
        <w:rPr>
          <w:szCs w:val="24"/>
          <w:lang w:bidi="ar-DZ"/>
        </w:rPr>
        <w:t xml:space="preserve"> information is kept in the CEIR. MNOs are required to </w:t>
      </w:r>
      <w:r w:rsidR="009A6BEB">
        <w:rPr>
          <w:szCs w:val="24"/>
          <w:lang w:bidi="ar-DZ"/>
        </w:rPr>
        <w:t>blocked-list</w:t>
      </w:r>
      <w:r w:rsidRPr="0005402F">
        <w:rPr>
          <w:szCs w:val="24"/>
          <w:lang w:bidi="ar-DZ"/>
        </w:rPr>
        <w:t xml:space="preserve"> reported stolen, lost or damaged mobile telephones.</w:t>
      </w:r>
    </w:p>
    <w:p w14:paraId="61971606" w14:textId="6CF2ACB6" w:rsidR="00D21536" w:rsidRPr="0005402F" w:rsidRDefault="00D21536" w:rsidP="001410F4">
      <w:pPr>
        <w:rPr>
          <w:szCs w:val="24"/>
          <w:lang w:bidi="ar-DZ"/>
        </w:rPr>
      </w:pPr>
      <w:r w:rsidRPr="0005402F">
        <w:rPr>
          <w:szCs w:val="24"/>
          <w:lang w:bidi="ar-DZ"/>
        </w:rPr>
        <w:t xml:space="preserve">The procedure to </w:t>
      </w:r>
      <w:r w:rsidR="009A6BEB">
        <w:rPr>
          <w:szCs w:val="24"/>
          <w:lang w:bidi="ar-DZ"/>
        </w:rPr>
        <w:t>blocked-list</w:t>
      </w:r>
      <w:r w:rsidRPr="0005402F">
        <w:rPr>
          <w:szCs w:val="24"/>
          <w:lang w:bidi="ar-DZ"/>
        </w:rPr>
        <w:t xml:space="preserve"> reported stolen, lost or damaged mobile telephone is as follows:</w:t>
      </w:r>
    </w:p>
    <w:p w14:paraId="7C34D757" w14:textId="43CA86FF" w:rsidR="00D21536" w:rsidRPr="0005402F" w:rsidRDefault="0093197E" w:rsidP="001410F4">
      <w:pPr>
        <w:pStyle w:val="enumlev1"/>
        <w:rPr>
          <w:szCs w:val="24"/>
          <w:lang w:bidi="ar-DZ"/>
        </w:rPr>
      </w:pPr>
      <w:r w:rsidRPr="0005402F">
        <w:rPr>
          <w:szCs w:val="24"/>
          <w:lang w:bidi="ar-DZ"/>
        </w:rPr>
        <w:t>a</w:t>
      </w:r>
      <w:r w:rsidR="001410F4" w:rsidRPr="0005402F">
        <w:rPr>
          <w:szCs w:val="24"/>
          <w:lang w:bidi="ar-DZ"/>
        </w:rPr>
        <w:t>)</w:t>
      </w:r>
      <w:r w:rsidRPr="0005402F">
        <w:rPr>
          <w:szCs w:val="24"/>
          <w:lang w:bidi="ar-DZ"/>
        </w:rPr>
        <w:tab/>
      </w:r>
      <w:r w:rsidR="00D21536" w:rsidRPr="0005402F">
        <w:rPr>
          <w:szCs w:val="24"/>
          <w:lang w:bidi="ar-DZ"/>
        </w:rPr>
        <w:t>A consumer whose mobile telephone has been stolen, lost or damaged, report</w:t>
      </w:r>
      <w:r w:rsidR="005675A6" w:rsidRPr="0005402F">
        <w:rPr>
          <w:szCs w:val="24"/>
          <w:lang w:bidi="ar-DZ"/>
        </w:rPr>
        <w:t>s</w:t>
      </w:r>
      <w:r w:rsidR="00D21536" w:rsidRPr="0005402F">
        <w:rPr>
          <w:szCs w:val="24"/>
          <w:lang w:bidi="ar-DZ"/>
        </w:rPr>
        <w:t xml:space="preserve"> to the police station (</w:t>
      </w:r>
      <w:r w:rsidR="005675A6" w:rsidRPr="0005402F">
        <w:rPr>
          <w:szCs w:val="24"/>
          <w:lang w:bidi="ar-DZ"/>
        </w:rPr>
        <w:t>d</w:t>
      </w:r>
      <w:r w:rsidR="00D21536" w:rsidRPr="0005402F">
        <w:rPr>
          <w:szCs w:val="24"/>
          <w:lang w:bidi="ar-DZ"/>
        </w:rPr>
        <w:t xml:space="preserve">amaged, </w:t>
      </w:r>
      <w:r w:rsidR="005675A6" w:rsidRPr="0005402F">
        <w:rPr>
          <w:szCs w:val="24"/>
          <w:lang w:bidi="ar-DZ"/>
        </w:rPr>
        <w:t>l</w:t>
      </w:r>
      <w:r w:rsidR="00D21536" w:rsidRPr="0005402F">
        <w:rPr>
          <w:szCs w:val="24"/>
          <w:lang w:bidi="ar-DZ"/>
        </w:rPr>
        <w:t xml:space="preserve">ost and </w:t>
      </w:r>
      <w:r w:rsidR="005675A6" w:rsidRPr="0005402F">
        <w:rPr>
          <w:szCs w:val="24"/>
          <w:lang w:bidi="ar-DZ"/>
        </w:rPr>
        <w:t>f</w:t>
      </w:r>
      <w:r w:rsidR="00D21536" w:rsidRPr="0005402F">
        <w:rPr>
          <w:szCs w:val="24"/>
          <w:lang w:bidi="ar-DZ"/>
        </w:rPr>
        <w:t xml:space="preserve">ound </w:t>
      </w:r>
      <w:r w:rsidR="005675A6" w:rsidRPr="0005402F">
        <w:rPr>
          <w:szCs w:val="24"/>
          <w:lang w:bidi="ar-DZ"/>
        </w:rPr>
        <w:t>d</w:t>
      </w:r>
      <w:r w:rsidR="00D21536" w:rsidRPr="0005402F">
        <w:rPr>
          <w:szCs w:val="24"/>
          <w:lang w:bidi="ar-DZ"/>
        </w:rPr>
        <w:t xml:space="preserve">esk at </w:t>
      </w:r>
      <w:r w:rsidR="008039C1" w:rsidRPr="0005402F">
        <w:rPr>
          <w:szCs w:val="24"/>
          <w:lang w:bidi="ar-DZ"/>
        </w:rPr>
        <w:t xml:space="preserve">the </w:t>
      </w:r>
      <w:r w:rsidR="00D21536" w:rsidRPr="0005402F">
        <w:rPr>
          <w:szCs w:val="24"/>
          <w:lang w:bidi="ar-DZ"/>
        </w:rPr>
        <w:t>designated police stations) and notif</w:t>
      </w:r>
      <w:r w:rsidR="005675A6" w:rsidRPr="0005402F">
        <w:rPr>
          <w:szCs w:val="24"/>
          <w:lang w:bidi="ar-DZ"/>
        </w:rPr>
        <w:t>ies</w:t>
      </w:r>
      <w:r w:rsidR="00D21536" w:rsidRPr="0005402F">
        <w:rPr>
          <w:szCs w:val="24"/>
          <w:lang w:bidi="ar-DZ"/>
        </w:rPr>
        <w:t xml:space="preserve"> the relevant MNO for blocking the SIM card from any further use.</w:t>
      </w:r>
    </w:p>
    <w:p w14:paraId="12362BC7" w14:textId="7A4D596A" w:rsidR="00D21536" w:rsidRPr="0005402F" w:rsidRDefault="0093197E" w:rsidP="001410F4">
      <w:pPr>
        <w:pStyle w:val="enumlev1"/>
        <w:rPr>
          <w:szCs w:val="24"/>
          <w:lang w:bidi="ar-DZ"/>
        </w:rPr>
      </w:pPr>
      <w:r w:rsidRPr="0005402F">
        <w:rPr>
          <w:szCs w:val="24"/>
          <w:lang w:bidi="ar-DZ"/>
        </w:rPr>
        <w:t>b</w:t>
      </w:r>
      <w:r w:rsidR="001410F4" w:rsidRPr="0005402F">
        <w:rPr>
          <w:szCs w:val="24"/>
          <w:lang w:bidi="ar-DZ"/>
        </w:rPr>
        <w:t>)</w:t>
      </w:r>
      <w:r w:rsidRPr="0005402F">
        <w:rPr>
          <w:szCs w:val="24"/>
          <w:lang w:bidi="ar-DZ"/>
        </w:rPr>
        <w:tab/>
      </w:r>
      <w:r w:rsidR="00D21536" w:rsidRPr="0005402F">
        <w:rPr>
          <w:szCs w:val="24"/>
          <w:lang w:bidi="ar-DZ"/>
        </w:rPr>
        <w:t>The MNO bloc the SIM card and deactivate</w:t>
      </w:r>
      <w:r w:rsidR="00FD3470" w:rsidRPr="0005402F">
        <w:rPr>
          <w:szCs w:val="24"/>
          <w:lang w:bidi="ar-DZ"/>
        </w:rPr>
        <w:t>s</w:t>
      </w:r>
      <w:r w:rsidR="00D21536" w:rsidRPr="0005402F">
        <w:rPr>
          <w:szCs w:val="24"/>
          <w:lang w:bidi="ar-DZ"/>
        </w:rPr>
        <w:t xml:space="preserve"> the stolen mobile telephone so that it cannot be used on any network in Tanzania.</w:t>
      </w:r>
      <w:r w:rsidR="00D21536" w:rsidRPr="0005402F">
        <w:rPr>
          <w:szCs w:val="24"/>
        </w:rPr>
        <w:t xml:space="preserve"> </w:t>
      </w:r>
      <w:r w:rsidR="00D21536" w:rsidRPr="0005402F">
        <w:rPr>
          <w:szCs w:val="24"/>
          <w:lang w:bidi="ar-DZ"/>
        </w:rPr>
        <w:t xml:space="preserve">Upon receipt of the lost report, the respective MNO </w:t>
      </w:r>
      <w:r w:rsidR="009A6BEB">
        <w:rPr>
          <w:szCs w:val="24"/>
          <w:lang w:bidi="ar-DZ"/>
        </w:rPr>
        <w:t>blocked-list</w:t>
      </w:r>
      <w:r w:rsidR="00D92937" w:rsidRPr="0005402F">
        <w:rPr>
          <w:szCs w:val="24"/>
          <w:lang w:bidi="ar-DZ"/>
        </w:rPr>
        <w:t>'s</w:t>
      </w:r>
      <w:r w:rsidR="00D21536" w:rsidRPr="0005402F">
        <w:rPr>
          <w:szCs w:val="24"/>
          <w:lang w:bidi="ar-DZ"/>
        </w:rPr>
        <w:t xml:space="preserve"> the reported stolen or lost equipment through </w:t>
      </w:r>
      <w:r w:rsidR="00FD3470" w:rsidRPr="0005402F">
        <w:rPr>
          <w:szCs w:val="24"/>
          <w:lang w:bidi="ar-DZ"/>
        </w:rPr>
        <w:t xml:space="preserve">its </w:t>
      </w:r>
      <w:r w:rsidR="00D21536" w:rsidRPr="0005402F">
        <w:rPr>
          <w:szCs w:val="24"/>
          <w:lang w:bidi="ar-DZ"/>
        </w:rPr>
        <w:t>own EIR and automatically share</w:t>
      </w:r>
      <w:r w:rsidR="00613E93" w:rsidRPr="0005402F">
        <w:rPr>
          <w:szCs w:val="24"/>
          <w:lang w:bidi="ar-DZ"/>
        </w:rPr>
        <w:t>s</w:t>
      </w:r>
      <w:r w:rsidR="00D21536" w:rsidRPr="0005402F">
        <w:rPr>
          <w:szCs w:val="24"/>
          <w:lang w:bidi="ar-DZ"/>
        </w:rPr>
        <w:t xml:space="preserve"> the updated list to the CEIR.</w:t>
      </w:r>
    </w:p>
    <w:p w14:paraId="433A3ED8" w14:textId="0DEDE899" w:rsidR="00D21536" w:rsidRPr="0005402F" w:rsidRDefault="0093197E" w:rsidP="001410F4">
      <w:pPr>
        <w:pStyle w:val="enumlev1"/>
        <w:rPr>
          <w:szCs w:val="24"/>
          <w:lang w:bidi="ar-DZ"/>
        </w:rPr>
      </w:pPr>
      <w:r w:rsidRPr="0005402F">
        <w:rPr>
          <w:szCs w:val="24"/>
          <w:lang w:bidi="ar-DZ"/>
        </w:rPr>
        <w:t>c</w:t>
      </w:r>
      <w:r w:rsidR="001410F4" w:rsidRPr="0005402F">
        <w:rPr>
          <w:szCs w:val="24"/>
          <w:lang w:bidi="ar-DZ"/>
        </w:rPr>
        <w:t>)</w:t>
      </w:r>
      <w:r w:rsidRPr="0005402F">
        <w:rPr>
          <w:szCs w:val="24"/>
          <w:lang w:bidi="ar-DZ"/>
        </w:rPr>
        <w:tab/>
      </w:r>
      <w:r w:rsidR="00D21536" w:rsidRPr="0005402F">
        <w:rPr>
          <w:szCs w:val="24"/>
          <w:lang w:bidi="ar-DZ"/>
        </w:rPr>
        <w:t>The CEIR synchronise</w:t>
      </w:r>
      <w:r w:rsidR="00FD3470" w:rsidRPr="0005402F">
        <w:rPr>
          <w:szCs w:val="24"/>
          <w:lang w:bidi="ar-DZ"/>
        </w:rPr>
        <w:t>s</w:t>
      </w:r>
      <w:r w:rsidR="00D21536" w:rsidRPr="0005402F">
        <w:rPr>
          <w:szCs w:val="24"/>
          <w:lang w:bidi="ar-DZ"/>
        </w:rPr>
        <w:t xml:space="preserve"> with all MNO EIRs twice per day to collect all IMEI activity (i</w:t>
      </w:r>
      <w:r w:rsidR="001410F4" w:rsidRPr="0005402F">
        <w:rPr>
          <w:szCs w:val="24"/>
          <w:lang w:bidi="ar-DZ"/>
        </w:rPr>
        <w:t>.</w:t>
      </w:r>
      <w:r w:rsidR="00D21536" w:rsidRPr="0005402F">
        <w:rPr>
          <w:szCs w:val="24"/>
          <w:lang w:bidi="ar-DZ"/>
        </w:rPr>
        <w:t>e</w:t>
      </w:r>
      <w:r w:rsidR="001410F4" w:rsidRPr="0005402F">
        <w:rPr>
          <w:szCs w:val="24"/>
          <w:lang w:bidi="ar-DZ"/>
        </w:rPr>
        <w:t>.,</w:t>
      </w:r>
      <w:r w:rsidR="00D21536" w:rsidRPr="0005402F">
        <w:rPr>
          <w:szCs w:val="24"/>
          <w:lang w:bidi="ar-DZ"/>
        </w:rPr>
        <w:t xml:space="preserve"> </w:t>
      </w:r>
      <w:r w:rsidR="009A6BEB">
        <w:rPr>
          <w:szCs w:val="24"/>
          <w:lang w:bidi="ar-DZ"/>
        </w:rPr>
        <w:t>blocked-list</w:t>
      </w:r>
      <w:r w:rsidR="00D21536" w:rsidRPr="0005402F">
        <w:rPr>
          <w:szCs w:val="24"/>
          <w:lang w:bidi="ar-DZ"/>
        </w:rPr>
        <w:t xml:space="preserve">, </w:t>
      </w:r>
      <w:r w:rsidR="00AE5C30">
        <w:rPr>
          <w:szCs w:val="24"/>
          <w:lang w:bidi="ar-DZ"/>
        </w:rPr>
        <w:t>tracked-list</w:t>
      </w:r>
      <w:r w:rsidR="00D21536" w:rsidRPr="0005402F">
        <w:rPr>
          <w:szCs w:val="24"/>
          <w:lang w:bidi="ar-DZ"/>
        </w:rPr>
        <w:t xml:space="preserve"> or </w:t>
      </w:r>
      <w:r w:rsidR="00AE5C30">
        <w:rPr>
          <w:szCs w:val="24"/>
          <w:lang w:bidi="ar-DZ"/>
        </w:rPr>
        <w:t>permitted-list</w:t>
      </w:r>
      <w:r w:rsidR="00D21536" w:rsidRPr="0005402F">
        <w:rPr>
          <w:szCs w:val="24"/>
          <w:lang w:bidi="ar-DZ"/>
        </w:rPr>
        <w:t xml:space="preserve">) and updates all the MNO EIRs accordingly to ensure </w:t>
      </w:r>
      <w:r w:rsidR="00904D48" w:rsidRPr="0005402F">
        <w:rPr>
          <w:szCs w:val="24"/>
          <w:lang w:bidi="ar-DZ"/>
        </w:rPr>
        <w:t xml:space="preserve">that </w:t>
      </w:r>
      <w:r w:rsidR="00D21536" w:rsidRPr="0005402F">
        <w:rPr>
          <w:szCs w:val="24"/>
          <w:lang w:bidi="ar-DZ"/>
        </w:rPr>
        <w:t xml:space="preserve">the changes are </w:t>
      </w:r>
      <w:r w:rsidR="00FD3470" w:rsidRPr="0005402F">
        <w:rPr>
          <w:szCs w:val="24"/>
          <w:lang w:bidi="ar-DZ"/>
        </w:rPr>
        <w:t>a</w:t>
      </w:r>
      <w:r w:rsidR="00D21536" w:rsidRPr="0005402F">
        <w:rPr>
          <w:szCs w:val="24"/>
          <w:lang w:bidi="ar-DZ"/>
        </w:rPr>
        <w:t>ffected end</w:t>
      </w:r>
      <w:r w:rsidR="00BC3052" w:rsidRPr="0005402F">
        <w:rPr>
          <w:szCs w:val="24"/>
          <w:lang w:bidi="ar-DZ"/>
        </w:rPr>
        <w:t>-</w:t>
      </w:r>
      <w:r w:rsidR="00D21536" w:rsidRPr="0005402F">
        <w:rPr>
          <w:szCs w:val="24"/>
          <w:lang w:bidi="ar-DZ"/>
        </w:rPr>
        <w:t>to</w:t>
      </w:r>
      <w:r w:rsidR="00BC3052" w:rsidRPr="0005402F">
        <w:rPr>
          <w:szCs w:val="24"/>
          <w:lang w:bidi="ar-DZ"/>
        </w:rPr>
        <w:t>-</w:t>
      </w:r>
      <w:r w:rsidR="00D21536" w:rsidRPr="0005402F">
        <w:rPr>
          <w:szCs w:val="24"/>
          <w:lang w:bidi="ar-DZ"/>
        </w:rPr>
        <w:t xml:space="preserve">end. </w:t>
      </w:r>
    </w:p>
    <w:p w14:paraId="2C89BE3C" w14:textId="2B6659FD" w:rsidR="00D21536" w:rsidRPr="0005402F" w:rsidRDefault="00D21536" w:rsidP="007D6058">
      <w:pPr>
        <w:rPr>
          <w:szCs w:val="24"/>
          <w:lang w:bidi="ar-DZ"/>
        </w:rPr>
      </w:pPr>
      <w:r w:rsidRPr="0005402F">
        <w:rPr>
          <w:szCs w:val="24"/>
          <w:lang w:bidi="ar-DZ"/>
        </w:rPr>
        <w:t xml:space="preserve">All MNOs have created a procedure </w:t>
      </w:r>
      <w:r w:rsidR="00FD3470" w:rsidRPr="0005402F">
        <w:rPr>
          <w:szCs w:val="24"/>
          <w:lang w:bidi="ar-DZ"/>
        </w:rPr>
        <w:t>f</w:t>
      </w:r>
      <w:r w:rsidRPr="0005402F">
        <w:rPr>
          <w:szCs w:val="24"/>
          <w:lang w:bidi="ar-DZ"/>
        </w:rPr>
        <w:t>o</w:t>
      </w:r>
      <w:r w:rsidR="00FD3470" w:rsidRPr="0005402F">
        <w:rPr>
          <w:szCs w:val="24"/>
          <w:lang w:bidi="ar-DZ"/>
        </w:rPr>
        <w:t>r</w:t>
      </w:r>
      <w:r w:rsidRPr="0005402F">
        <w:rPr>
          <w:szCs w:val="24"/>
          <w:lang w:bidi="ar-DZ"/>
        </w:rPr>
        <w:t xml:space="preserve"> </w:t>
      </w:r>
      <w:r w:rsidR="009A6BEB">
        <w:rPr>
          <w:szCs w:val="24"/>
          <w:lang w:bidi="ar-DZ"/>
        </w:rPr>
        <w:t>blocked-list</w:t>
      </w:r>
      <w:r w:rsidRPr="0005402F">
        <w:rPr>
          <w:szCs w:val="24"/>
          <w:lang w:bidi="ar-DZ"/>
        </w:rPr>
        <w:t>ing mobile telephone</w:t>
      </w:r>
      <w:r w:rsidR="00AA6B23" w:rsidRPr="0005402F">
        <w:rPr>
          <w:szCs w:val="24"/>
          <w:lang w:bidi="ar-DZ"/>
        </w:rPr>
        <w:t>s</w:t>
      </w:r>
      <w:r w:rsidRPr="0005402F">
        <w:rPr>
          <w:szCs w:val="24"/>
          <w:lang w:bidi="ar-DZ"/>
        </w:rPr>
        <w:t xml:space="preserve"> and publish</w:t>
      </w:r>
      <w:r w:rsidR="004918DC" w:rsidRPr="0005402F">
        <w:rPr>
          <w:szCs w:val="24"/>
          <w:lang w:bidi="ar-DZ"/>
        </w:rPr>
        <w:t>ing them</w:t>
      </w:r>
      <w:r w:rsidRPr="0005402F">
        <w:rPr>
          <w:szCs w:val="24"/>
          <w:lang w:bidi="ar-DZ"/>
        </w:rPr>
        <w:t xml:space="preserve"> for consumer information.</w:t>
      </w:r>
      <w:r w:rsidRPr="0005402F">
        <w:rPr>
          <w:szCs w:val="24"/>
        </w:rPr>
        <w:t xml:space="preserve"> </w:t>
      </w:r>
      <w:r w:rsidRPr="0005402F">
        <w:rPr>
          <w:szCs w:val="24"/>
          <w:lang w:bidi="ar-DZ"/>
        </w:rPr>
        <w:t xml:space="preserve">They have also established and implemented a user verification mechanism to ensure that correct mobile devices are </w:t>
      </w:r>
      <w:r w:rsidR="009A6BEB">
        <w:rPr>
          <w:szCs w:val="24"/>
          <w:lang w:bidi="ar-DZ"/>
        </w:rPr>
        <w:t>blocked-list</w:t>
      </w:r>
      <w:r w:rsidRPr="0005402F">
        <w:rPr>
          <w:szCs w:val="24"/>
          <w:lang w:bidi="ar-DZ"/>
        </w:rPr>
        <w:t xml:space="preserve">ed to avoid fraudulent </w:t>
      </w:r>
      <w:r w:rsidR="009A6BEB">
        <w:rPr>
          <w:szCs w:val="24"/>
          <w:lang w:bidi="ar-DZ"/>
        </w:rPr>
        <w:t>blocked-list</w:t>
      </w:r>
      <w:r w:rsidRPr="0005402F">
        <w:rPr>
          <w:szCs w:val="24"/>
          <w:lang w:bidi="ar-DZ"/>
        </w:rPr>
        <w:t>ing of other mobile devices.</w:t>
      </w:r>
      <w:r w:rsidRPr="0005402F">
        <w:rPr>
          <w:szCs w:val="24"/>
        </w:rPr>
        <w:t xml:space="preserve"> </w:t>
      </w:r>
      <w:r w:rsidRPr="0005402F">
        <w:rPr>
          <w:szCs w:val="24"/>
          <w:lang w:bidi="ar-DZ"/>
        </w:rPr>
        <w:t xml:space="preserve">Any </w:t>
      </w:r>
      <w:r w:rsidR="009A6BEB">
        <w:rPr>
          <w:szCs w:val="24"/>
          <w:lang w:bidi="ar-DZ"/>
        </w:rPr>
        <w:t>blocked-list</w:t>
      </w:r>
      <w:r w:rsidRPr="0005402F">
        <w:rPr>
          <w:szCs w:val="24"/>
          <w:lang w:bidi="ar-DZ"/>
        </w:rPr>
        <w:t xml:space="preserve">ed equipment shall remain unusable to any network service licensee that uses CEIR unless reported otherwise by </w:t>
      </w:r>
      <w:r w:rsidR="009E0DB1" w:rsidRPr="0005402F">
        <w:rPr>
          <w:szCs w:val="24"/>
          <w:lang w:bidi="ar-DZ"/>
        </w:rPr>
        <w:t xml:space="preserve">the </w:t>
      </w:r>
      <w:r w:rsidRPr="0005402F">
        <w:rPr>
          <w:szCs w:val="24"/>
          <w:lang w:bidi="ar-DZ"/>
        </w:rPr>
        <w:t>police.</w:t>
      </w:r>
    </w:p>
    <w:p w14:paraId="3B53CE80" w14:textId="7BE4A18B" w:rsidR="00D21536" w:rsidRPr="0005402F" w:rsidRDefault="00D21536" w:rsidP="007D6058">
      <w:pPr>
        <w:rPr>
          <w:szCs w:val="24"/>
          <w:lang w:bidi="ar-DZ"/>
        </w:rPr>
      </w:pPr>
      <w:r w:rsidRPr="0005402F">
        <w:rPr>
          <w:szCs w:val="24"/>
          <w:lang w:bidi="ar-DZ"/>
        </w:rPr>
        <w:t xml:space="preserve">If a mobile device is lost, damaged or lost and recovered </w:t>
      </w:r>
      <w:r w:rsidR="00A52FEE" w:rsidRPr="0005402F">
        <w:rPr>
          <w:szCs w:val="24"/>
          <w:lang w:bidi="ar-DZ"/>
        </w:rPr>
        <w:t xml:space="preserve">it </w:t>
      </w:r>
      <w:r w:rsidRPr="0005402F">
        <w:rPr>
          <w:szCs w:val="24"/>
          <w:lang w:bidi="ar-DZ"/>
        </w:rPr>
        <w:t xml:space="preserve">is reported to </w:t>
      </w:r>
      <w:r w:rsidR="00AA6B23" w:rsidRPr="0005402F">
        <w:rPr>
          <w:szCs w:val="24"/>
          <w:lang w:bidi="ar-DZ"/>
        </w:rPr>
        <w:t xml:space="preserve">the </w:t>
      </w:r>
      <w:r w:rsidRPr="0005402F">
        <w:rPr>
          <w:szCs w:val="24"/>
          <w:lang w:bidi="ar-DZ"/>
        </w:rPr>
        <w:t xml:space="preserve">police and upon receipt of </w:t>
      </w:r>
      <w:r w:rsidR="00AA6B23" w:rsidRPr="0005402F">
        <w:rPr>
          <w:szCs w:val="24"/>
          <w:lang w:bidi="ar-DZ"/>
        </w:rPr>
        <w:t xml:space="preserve">a </w:t>
      </w:r>
      <w:r w:rsidRPr="0005402F">
        <w:rPr>
          <w:szCs w:val="24"/>
          <w:lang w:bidi="ar-DZ"/>
        </w:rPr>
        <w:t>report, the police immediately issue a written proof to the person reporting the lost, damaged or lost and found mobile device. The person will then inform</w:t>
      </w:r>
      <w:r w:rsidR="002D5C88" w:rsidRPr="0005402F">
        <w:rPr>
          <w:szCs w:val="24"/>
          <w:lang w:bidi="ar-DZ"/>
        </w:rPr>
        <w:t xml:space="preserve"> their</w:t>
      </w:r>
      <w:r w:rsidRPr="0005402F">
        <w:rPr>
          <w:szCs w:val="24"/>
          <w:lang w:bidi="ar-DZ"/>
        </w:rPr>
        <w:t xml:space="preserve"> service provider on the recovery of the mobile device, who shall then </w:t>
      </w:r>
      <w:r w:rsidR="00AE5C30">
        <w:rPr>
          <w:szCs w:val="24"/>
          <w:lang w:bidi="ar-DZ"/>
        </w:rPr>
        <w:t>permitted-list</w:t>
      </w:r>
      <w:r w:rsidRPr="0005402F">
        <w:rPr>
          <w:szCs w:val="24"/>
          <w:lang w:bidi="ar-DZ"/>
        </w:rPr>
        <w:t xml:space="preserve"> it and automatically update the CEIR for </w:t>
      </w:r>
      <w:r w:rsidR="00AE5C30">
        <w:rPr>
          <w:szCs w:val="24"/>
          <w:lang w:bidi="ar-DZ"/>
        </w:rPr>
        <w:t>permitted-list</w:t>
      </w:r>
      <w:r w:rsidRPr="0005402F">
        <w:rPr>
          <w:szCs w:val="24"/>
          <w:lang w:bidi="ar-DZ"/>
        </w:rPr>
        <w:t>ing.</w:t>
      </w:r>
      <w:r w:rsidRPr="0005402F">
        <w:rPr>
          <w:szCs w:val="24"/>
        </w:rPr>
        <w:t xml:space="preserve"> </w:t>
      </w:r>
      <w:r w:rsidRPr="0005402F">
        <w:rPr>
          <w:szCs w:val="24"/>
          <w:lang w:bidi="ar-DZ"/>
        </w:rPr>
        <w:t>The CEIR automatically broadcast</w:t>
      </w:r>
      <w:r w:rsidR="00724ACD" w:rsidRPr="0005402F">
        <w:rPr>
          <w:szCs w:val="24"/>
          <w:lang w:bidi="ar-DZ"/>
        </w:rPr>
        <w:t>s</w:t>
      </w:r>
      <w:r w:rsidRPr="0005402F">
        <w:rPr>
          <w:szCs w:val="24"/>
          <w:lang w:bidi="ar-DZ"/>
        </w:rPr>
        <w:t xml:space="preserve"> the IMEI or ESN of the lost and found mobile device to all </w:t>
      </w:r>
      <w:r w:rsidR="00A52FEE" w:rsidRPr="0005402F">
        <w:rPr>
          <w:szCs w:val="24"/>
          <w:lang w:bidi="ar-DZ"/>
        </w:rPr>
        <w:t xml:space="preserve">the </w:t>
      </w:r>
      <w:r w:rsidRPr="0005402F">
        <w:rPr>
          <w:szCs w:val="24"/>
          <w:lang w:bidi="ar-DZ"/>
        </w:rPr>
        <w:t xml:space="preserve">network service licensees that are connected to the CEIR for </w:t>
      </w:r>
      <w:r w:rsidR="00AE5C30">
        <w:rPr>
          <w:szCs w:val="24"/>
          <w:lang w:bidi="ar-DZ"/>
        </w:rPr>
        <w:t>permitted-list</w:t>
      </w:r>
      <w:r w:rsidRPr="0005402F">
        <w:rPr>
          <w:szCs w:val="24"/>
          <w:lang w:bidi="ar-DZ"/>
        </w:rPr>
        <w:t>ing.</w:t>
      </w:r>
    </w:p>
    <w:p w14:paraId="1925E203" w14:textId="44659730" w:rsidR="00D21536" w:rsidRPr="0005402F" w:rsidRDefault="00D21536" w:rsidP="007D6058">
      <w:pPr>
        <w:rPr>
          <w:szCs w:val="24"/>
          <w:lang w:bidi="ar-DZ"/>
        </w:rPr>
      </w:pPr>
      <w:r w:rsidRPr="0005402F">
        <w:rPr>
          <w:szCs w:val="24"/>
          <w:lang w:bidi="ar-DZ"/>
        </w:rPr>
        <w:t xml:space="preserve">MNOs and </w:t>
      </w:r>
      <w:r w:rsidR="00A52FEE" w:rsidRPr="0005402F">
        <w:rPr>
          <w:szCs w:val="24"/>
          <w:lang w:bidi="ar-DZ"/>
        </w:rPr>
        <w:t>the p</w:t>
      </w:r>
      <w:r w:rsidRPr="0005402F">
        <w:rPr>
          <w:szCs w:val="24"/>
          <w:lang w:bidi="ar-DZ"/>
        </w:rPr>
        <w:t>olice do not charge subscribers on reporting stolen, damaged or lost mobile telephone</w:t>
      </w:r>
      <w:r w:rsidR="00BB4FCA" w:rsidRPr="0005402F">
        <w:rPr>
          <w:szCs w:val="24"/>
          <w:lang w:bidi="ar-DZ"/>
        </w:rPr>
        <w:t>s</w:t>
      </w:r>
      <w:r w:rsidRPr="0005402F">
        <w:rPr>
          <w:szCs w:val="24"/>
          <w:lang w:bidi="ar-DZ"/>
        </w:rPr>
        <w:t xml:space="preserve"> nor to the owner on collecting recovered mobile telephone</w:t>
      </w:r>
      <w:r w:rsidR="00BB4FCA" w:rsidRPr="0005402F">
        <w:rPr>
          <w:szCs w:val="24"/>
          <w:lang w:bidi="ar-DZ"/>
        </w:rPr>
        <w:t>s</w:t>
      </w:r>
      <w:r w:rsidRPr="0005402F">
        <w:rPr>
          <w:szCs w:val="24"/>
          <w:lang w:bidi="ar-DZ"/>
        </w:rPr>
        <w:t>.</w:t>
      </w:r>
    </w:p>
    <w:p w14:paraId="5D5C5AF0" w14:textId="45F87DB8" w:rsidR="00D21536" w:rsidRPr="0005402F" w:rsidRDefault="00D21536" w:rsidP="007D6058">
      <w:pPr>
        <w:rPr>
          <w:szCs w:val="24"/>
          <w:lang w:bidi="ar-DZ"/>
        </w:rPr>
      </w:pPr>
      <w:r w:rsidRPr="0005402F">
        <w:rPr>
          <w:szCs w:val="24"/>
          <w:lang w:bidi="ar-DZ"/>
        </w:rPr>
        <w:t>No person is allowed to reprogram IMEI numbers of mobile devices.</w:t>
      </w:r>
      <w:r w:rsidRPr="0005402F">
        <w:rPr>
          <w:szCs w:val="24"/>
        </w:rPr>
        <w:t xml:space="preserve"> </w:t>
      </w:r>
      <w:r w:rsidRPr="0005402F">
        <w:rPr>
          <w:szCs w:val="24"/>
          <w:lang w:bidi="ar-DZ"/>
        </w:rPr>
        <w:t>TCRA is carrying out regular inspection</w:t>
      </w:r>
      <w:r w:rsidR="00BB4FCA" w:rsidRPr="0005402F">
        <w:rPr>
          <w:szCs w:val="24"/>
          <w:lang w:bidi="ar-DZ"/>
        </w:rPr>
        <w:t>s</w:t>
      </w:r>
      <w:r w:rsidRPr="0005402F">
        <w:rPr>
          <w:szCs w:val="24"/>
          <w:lang w:bidi="ar-DZ"/>
        </w:rPr>
        <w:t xml:space="preserve"> and audit</w:t>
      </w:r>
      <w:r w:rsidR="00BB4FCA" w:rsidRPr="0005402F">
        <w:rPr>
          <w:szCs w:val="24"/>
          <w:lang w:bidi="ar-DZ"/>
        </w:rPr>
        <w:t>s</w:t>
      </w:r>
      <w:r w:rsidRPr="0005402F">
        <w:rPr>
          <w:szCs w:val="24"/>
          <w:lang w:bidi="ar-DZ"/>
        </w:rPr>
        <w:t xml:space="preserve"> the relevant records and systems of the relevant network service licensees from time to time to ensure compliance </w:t>
      </w:r>
      <w:r w:rsidR="0019000F" w:rsidRPr="0005402F">
        <w:rPr>
          <w:szCs w:val="24"/>
          <w:lang w:bidi="ar-DZ"/>
        </w:rPr>
        <w:t xml:space="preserve">with </w:t>
      </w:r>
      <w:r w:rsidRPr="0005402F">
        <w:rPr>
          <w:szCs w:val="24"/>
          <w:lang w:bidi="ar-DZ"/>
        </w:rPr>
        <w:t>CEIR regulations.</w:t>
      </w:r>
      <w:r w:rsidRPr="0005402F">
        <w:rPr>
          <w:szCs w:val="24"/>
        </w:rPr>
        <w:t xml:space="preserve"> </w:t>
      </w:r>
      <w:r w:rsidRPr="0005402F">
        <w:rPr>
          <w:szCs w:val="24"/>
          <w:lang w:bidi="ar-DZ"/>
        </w:rPr>
        <w:t xml:space="preserve">Any MNO who contravenes any of the provisions of the CEIR regulations commits an offence and is liable on conviction to a fine not less than five </w:t>
      </w:r>
      <w:r w:rsidR="00A72F71" w:rsidRPr="0005402F">
        <w:rPr>
          <w:szCs w:val="24"/>
          <w:lang w:bidi="ar-DZ"/>
        </w:rPr>
        <w:t xml:space="preserve">(5) </w:t>
      </w:r>
      <w:r w:rsidRPr="0005402F">
        <w:rPr>
          <w:szCs w:val="24"/>
          <w:lang w:bidi="ar-DZ"/>
        </w:rPr>
        <w:t>million Tanzania shillings or imprisonment for a period not less than twelve months or to both.</w:t>
      </w:r>
    </w:p>
    <w:p w14:paraId="3B199ED3" w14:textId="796DDAD6" w:rsidR="00D21536" w:rsidRPr="0005402F" w:rsidRDefault="00D21536" w:rsidP="007D6058">
      <w:pPr>
        <w:rPr>
          <w:szCs w:val="24"/>
          <w:lang w:bidi="ar-DZ"/>
        </w:rPr>
      </w:pPr>
      <w:r w:rsidRPr="0005402F">
        <w:rPr>
          <w:szCs w:val="24"/>
          <w:lang w:bidi="ar-DZ"/>
        </w:rPr>
        <w:t xml:space="preserve">TCRA is also in the initial stages of finding means of setting up a type approval laboratory and it will start by establishing </w:t>
      </w:r>
      <w:r w:rsidR="00C47181" w:rsidRPr="0005402F">
        <w:rPr>
          <w:szCs w:val="24"/>
          <w:lang w:bidi="ar-DZ"/>
        </w:rPr>
        <w:t>a m</w:t>
      </w:r>
      <w:r w:rsidRPr="0005402F">
        <w:rPr>
          <w:szCs w:val="24"/>
          <w:lang w:bidi="ar-DZ"/>
        </w:rPr>
        <w:t xml:space="preserve">ini </w:t>
      </w:r>
      <w:r w:rsidR="00C47181" w:rsidRPr="0005402F">
        <w:rPr>
          <w:szCs w:val="24"/>
          <w:lang w:bidi="ar-DZ"/>
        </w:rPr>
        <w:t>t</w:t>
      </w:r>
      <w:r w:rsidRPr="0005402F">
        <w:rPr>
          <w:szCs w:val="24"/>
          <w:lang w:bidi="ar-DZ"/>
        </w:rPr>
        <w:t xml:space="preserve">ype </w:t>
      </w:r>
      <w:r w:rsidR="00C47181" w:rsidRPr="0005402F">
        <w:rPr>
          <w:szCs w:val="24"/>
          <w:lang w:bidi="ar-DZ"/>
        </w:rPr>
        <w:t>a</w:t>
      </w:r>
      <w:r w:rsidRPr="0005402F">
        <w:rPr>
          <w:szCs w:val="24"/>
          <w:lang w:bidi="ar-DZ"/>
        </w:rPr>
        <w:t xml:space="preserve">pproval laboratory for mobile phones and </w:t>
      </w:r>
      <w:r w:rsidR="00A72F71" w:rsidRPr="0005402F">
        <w:rPr>
          <w:szCs w:val="24"/>
          <w:lang w:bidi="ar-DZ"/>
        </w:rPr>
        <w:t>s</w:t>
      </w:r>
      <w:r w:rsidRPr="0005402F">
        <w:rPr>
          <w:szCs w:val="24"/>
          <w:lang w:bidi="ar-DZ"/>
        </w:rPr>
        <w:t>et</w:t>
      </w:r>
      <w:r w:rsidR="002A003F" w:rsidRPr="0005402F">
        <w:rPr>
          <w:szCs w:val="24"/>
          <w:lang w:bidi="ar-DZ"/>
        </w:rPr>
        <w:t>-t</w:t>
      </w:r>
      <w:r w:rsidRPr="0005402F">
        <w:rPr>
          <w:szCs w:val="24"/>
          <w:lang w:bidi="ar-DZ"/>
        </w:rPr>
        <w:t xml:space="preserve">op </w:t>
      </w:r>
      <w:r w:rsidR="002A003F" w:rsidRPr="0005402F">
        <w:rPr>
          <w:szCs w:val="24"/>
          <w:lang w:bidi="ar-DZ"/>
        </w:rPr>
        <w:t>b</w:t>
      </w:r>
      <w:r w:rsidRPr="0005402F">
        <w:rPr>
          <w:szCs w:val="24"/>
          <w:lang w:bidi="ar-DZ"/>
        </w:rPr>
        <w:t>oxes.</w:t>
      </w:r>
    </w:p>
    <w:p w14:paraId="60EEE53C" w14:textId="28B9DAD9" w:rsidR="00D21536" w:rsidRPr="0005402F" w:rsidRDefault="009A6BEB" w:rsidP="007D6058">
      <w:pPr>
        <w:pStyle w:val="Headingb"/>
        <w:rPr>
          <w:szCs w:val="24"/>
          <w:lang w:bidi="ar-DZ"/>
        </w:rPr>
      </w:pPr>
      <w:r>
        <w:rPr>
          <w:szCs w:val="24"/>
          <w:lang w:bidi="ar-DZ"/>
        </w:rPr>
        <w:lastRenderedPageBreak/>
        <w:t>Blocked-list</w:t>
      </w:r>
      <w:r w:rsidR="00D21536" w:rsidRPr="0005402F">
        <w:rPr>
          <w:szCs w:val="24"/>
          <w:lang w:bidi="ar-DZ"/>
        </w:rPr>
        <w:t>ing of invalid and duplicate IMEI</w:t>
      </w:r>
    </w:p>
    <w:p w14:paraId="47DD0DCE" w14:textId="1445553C" w:rsidR="00D21536" w:rsidRPr="0005402F" w:rsidRDefault="00D21536" w:rsidP="007D6058">
      <w:pPr>
        <w:rPr>
          <w:szCs w:val="24"/>
        </w:rPr>
      </w:pPr>
      <w:r w:rsidRPr="0005402F">
        <w:rPr>
          <w:szCs w:val="24"/>
        </w:rPr>
        <w:t xml:space="preserve">Through the </w:t>
      </w:r>
      <w:r w:rsidR="00B82682" w:rsidRPr="0005402F">
        <w:rPr>
          <w:szCs w:val="24"/>
        </w:rPr>
        <w:t>e</w:t>
      </w:r>
      <w:r w:rsidRPr="0005402F">
        <w:rPr>
          <w:szCs w:val="24"/>
        </w:rPr>
        <w:t xml:space="preserve">lectronic and </w:t>
      </w:r>
      <w:r w:rsidR="00B82682" w:rsidRPr="0005402F">
        <w:rPr>
          <w:szCs w:val="24"/>
        </w:rPr>
        <w:t>p</w:t>
      </w:r>
      <w:r w:rsidRPr="0005402F">
        <w:rPr>
          <w:szCs w:val="24"/>
        </w:rPr>
        <w:t xml:space="preserve">ostal </w:t>
      </w:r>
      <w:r w:rsidR="00B82682" w:rsidRPr="0005402F">
        <w:rPr>
          <w:szCs w:val="24"/>
        </w:rPr>
        <w:t>c</w:t>
      </w:r>
      <w:r w:rsidRPr="0005402F">
        <w:rPr>
          <w:szCs w:val="24"/>
        </w:rPr>
        <w:t>ommunications (</w:t>
      </w:r>
      <w:r w:rsidR="00B82682" w:rsidRPr="0005402F">
        <w:rPr>
          <w:szCs w:val="24"/>
        </w:rPr>
        <w:t>c</w:t>
      </w:r>
      <w:r w:rsidRPr="0005402F">
        <w:rPr>
          <w:szCs w:val="24"/>
        </w:rPr>
        <w:t xml:space="preserve">entral </w:t>
      </w:r>
      <w:r w:rsidR="00B82682" w:rsidRPr="0005402F">
        <w:rPr>
          <w:szCs w:val="24"/>
        </w:rPr>
        <w:t>e</w:t>
      </w:r>
      <w:r w:rsidRPr="0005402F">
        <w:rPr>
          <w:szCs w:val="24"/>
        </w:rPr>
        <w:t xml:space="preserve">quipment </w:t>
      </w:r>
      <w:r w:rsidR="00B82682" w:rsidRPr="0005402F">
        <w:rPr>
          <w:szCs w:val="24"/>
        </w:rPr>
        <w:t>i</w:t>
      </w:r>
      <w:r w:rsidRPr="0005402F">
        <w:rPr>
          <w:szCs w:val="24"/>
        </w:rPr>
        <w:t xml:space="preserve">dentification </w:t>
      </w:r>
      <w:r w:rsidR="00B82682" w:rsidRPr="0005402F">
        <w:rPr>
          <w:szCs w:val="24"/>
        </w:rPr>
        <w:t>r</w:t>
      </w:r>
      <w:r w:rsidRPr="0005402F">
        <w:rPr>
          <w:szCs w:val="24"/>
        </w:rPr>
        <w:t xml:space="preserve">egisters) regulations, 2018 all </w:t>
      </w:r>
      <w:r w:rsidR="00FD0F5F" w:rsidRPr="0005402F">
        <w:rPr>
          <w:szCs w:val="24"/>
        </w:rPr>
        <w:t xml:space="preserve">the </w:t>
      </w:r>
      <w:r w:rsidRPr="0005402F">
        <w:rPr>
          <w:szCs w:val="24"/>
        </w:rPr>
        <w:t>MNOs are required to auto reject any invalid IMEI that tr</w:t>
      </w:r>
      <w:r w:rsidR="002A003F" w:rsidRPr="0005402F">
        <w:rPr>
          <w:szCs w:val="24"/>
        </w:rPr>
        <w:t>ies</w:t>
      </w:r>
      <w:r w:rsidRPr="0005402F">
        <w:rPr>
          <w:szCs w:val="24"/>
        </w:rPr>
        <w:t xml:space="preserve"> to attach to their networks. Once a subscriber tries to attach to a network, the EIR will validate among other things the IMEI against the approved GSMA TAC. If the IMEI pass</w:t>
      </w:r>
      <w:r w:rsidR="002523E1" w:rsidRPr="0005402F">
        <w:rPr>
          <w:szCs w:val="24"/>
        </w:rPr>
        <w:t>es</w:t>
      </w:r>
      <w:r w:rsidRPr="0005402F">
        <w:rPr>
          <w:szCs w:val="24"/>
        </w:rPr>
        <w:t xml:space="preserve"> the validation it will then be allowed to attach to the network and use the services. All non-conformity IMEIs are automatically rejected and blocked by MNOs once</w:t>
      </w:r>
      <w:r w:rsidR="00FD0F5F" w:rsidRPr="0005402F">
        <w:rPr>
          <w:szCs w:val="24"/>
        </w:rPr>
        <w:t xml:space="preserve"> after</w:t>
      </w:r>
      <w:r w:rsidRPr="0005402F">
        <w:rPr>
          <w:szCs w:val="24"/>
        </w:rPr>
        <w:t xml:space="preserve"> trying to attach</w:t>
      </w:r>
      <w:r w:rsidR="00446E7D" w:rsidRPr="0005402F">
        <w:rPr>
          <w:szCs w:val="24"/>
        </w:rPr>
        <w:t xml:space="preserve"> to the network</w:t>
      </w:r>
      <w:r w:rsidRPr="0005402F">
        <w:rPr>
          <w:szCs w:val="24"/>
        </w:rPr>
        <w:t>.</w:t>
      </w:r>
    </w:p>
    <w:p w14:paraId="4B58364F" w14:textId="62392895" w:rsidR="00D21536" w:rsidRPr="0005402F" w:rsidRDefault="00D21536" w:rsidP="007D6058">
      <w:pPr>
        <w:rPr>
          <w:szCs w:val="24"/>
        </w:rPr>
      </w:pPr>
      <w:r w:rsidRPr="0005402F">
        <w:rPr>
          <w:szCs w:val="24"/>
        </w:rPr>
        <w:t xml:space="preserve">Taking into consideration the problem of duplicate IMEIs across the networks, TCRA coordinates a </w:t>
      </w:r>
      <w:r w:rsidR="009A6BEB">
        <w:rPr>
          <w:szCs w:val="24"/>
        </w:rPr>
        <w:t>blocked-list</w:t>
      </w:r>
      <w:r w:rsidRPr="0005402F">
        <w:rPr>
          <w:szCs w:val="24"/>
        </w:rPr>
        <w:t xml:space="preserve">ing of all duplicate IMEIs on </w:t>
      </w:r>
      <w:r w:rsidR="0085418F" w:rsidRPr="0005402F">
        <w:rPr>
          <w:szCs w:val="24"/>
        </w:rPr>
        <w:t xml:space="preserve">a </w:t>
      </w:r>
      <w:r w:rsidRPr="0005402F">
        <w:rPr>
          <w:szCs w:val="24"/>
        </w:rPr>
        <w:t xml:space="preserve">monthly basis for all </w:t>
      </w:r>
      <w:r w:rsidR="00C6368D" w:rsidRPr="0005402F">
        <w:rPr>
          <w:szCs w:val="24"/>
        </w:rPr>
        <w:t xml:space="preserve">the </w:t>
      </w:r>
      <w:r w:rsidRPr="0005402F">
        <w:rPr>
          <w:szCs w:val="24"/>
        </w:rPr>
        <w:t>MNOs. Each MNO scan</w:t>
      </w:r>
      <w:r w:rsidR="002523E1" w:rsidRPr="0005402F">
        <w:rPr>
          <w:szCs w:val="24"/>
        </w:rPr>
        <w:t>s</w:t>
      </w:r>
      <w:r w:rsidRPr="0005402F">
        <w:rPr>
          <w:szCs w:val="24"/>
        </w:rPr>
        <w:t xml:space="preserve"> their networks and establish</w:t>
      </w:r>
      <w:r w:rsidR="000E0829" w:rsidRPr="0005402F">
        <w:rPr>
          <w:szCs w:val="24"/>
        </w:rPr>
        <w:t>es</w:t>
      </w:r>
      <w:r w:rsidRPr="0005402F">
        <w:rPr>
          <w:szCs w:val="24"/>
        </w:rPr>
        <w:t xml:space="preserve"> a list of duplicate IMEs that need to be </w:t>
      </w:r>
      <w:r w:rsidR="009A6BEB">
        <w:rPr>
          <w:szCs w:val="24"/>
        </w:rPr>
        <w:t>blocked-list</w:t>
      </w:r>
      <w:r w:rsidRPr="0005402F">
        <w:rPr>
          <w:szCs w:val="24"/>
        </w:rPr>
        <w:t xml:space="preserve">ed. Once the </w:t>
      </w:r>
      <w:r w:rsidR="009A6BEB">
        <w:rPr>
          <w:szCs w:val="24"/>
        </w:rPr>
        <w:t>blocked-list</w:t>
      </w:r>
      <w:r w:rsidRPr="0005402F">
        <w:rPr>
          <w:szCs w:val="24"/>
        </w:rPr>
        <w:t xml:space="preserve"> of duplicate IMEIs is done for each of the MNO EIR, the CEIR will then be automatically updated of the changes to ensure end</w:t>
      </w:r>
      <w:r w:rsidR="002523E1" w:rsidRPr="0005402F">
        <w:rPr>
          <w:szCs w:val="24"/>
        </w:rPr>
        <w:t>-</w:t>
      </w:r>
      <w:r w:rsidRPr="0005402F">
        <w:rPr>
          <w:szCs w:val="24"/>
        </w:rPr>
        <w:t>to</w:t>
      </w:r>
      <w:r w:rsidR="002523E1" w:rsidRPr="0005402F">
        <w:rPr>
          <w:szCs w:val="24"/>
        </w:rPr>
        <w:t>-</w:t>
      </w:r>
      <w:r w:rsidRPr="0005402F">
        <w:rPr>
          <w:szCs w:val="24"/>
        </w:rPr>
        <w:t xml:space="preserve">end blocking. Since the first </w:t>
      </w:r>
      <w:r w:rsidR="009A6BEB">
        <w:rPr>
          <w:szCs w:val="24"/>
        </w:rPr>
        <w:t>blocked-list</w:t>
      </w:r>
      <w:r w:rsidRPr="0005402F">
        <w:rPr>
          <w:szCs w:val="24"/>
        </w:rPr>
        <w:t xml:space="preserve"> in July 2016 a total of 417</w:t>
      </w:r>
      <w:r w:rsidR="005750AB" w:rsidRPr="0005402F">
        <w:rPr>
          <w:szCs w:val="24"/>
        </w:rPr>
        <w:t xml:space="preserve"> </w:t>
      </w:r>
      <w:r w:rsidRPr="0005402F">
        <w:rPr>
          <w:szCs w:val="24"/>
        </w:rPr>
        <w:t xml:space="preserve">489 IMEIs have been </w:t>
      </w:r>
      <w:r w:rsidR="009A6BEB">
        <w:rPr>
          <w:szCs w:val="24"/>
        </w:rPr>
        <w:t>blocked-list</w:t>
      </w:r>
      <w:r w:rsidRPr="0005402F">
        <w:rPr>
          <w:szCs w:val="24"/>
        </w:rPr>
        <w:t xml:space="preserve">ed in all </w:t>
      </w:r>
      <w:r w:rsidR="00BC1E3A" w:rsidRPr="0005402F">
        <w:rPr>
          <w:szCs w:val="24"/>
        </w:rPr>
        <w:t xml:space="preserve">the </w:t>
      </w:r>
      <w:r w:rsidRPr="0005402F">
        <w:rPr>
          <w:szCs w:val="24"/>
        </w:rPr>
        <w:t>MNO networks.</w:t>
      </w:r>
    </w:p>
    <w:p w14:paraId="1C75CBA0" w14:textId="7C99E38B" w:rsidR="00D21536" w:rsidRPr="0005402F" w:rsidRDefault="007A08B6" w:rsidP="00C65BF4">
      <w:pPr>
        <w:pStyle w:val="Heading3"/>
        <w:rPr>
          <w:szCs w:val="24"/>
          <w:lang w:bidi="ar-DZ"/>
        </w:rPr>
      </w:pPr>
      <w:bookmarkStart w:id="310" w:name="_Toc89848313"/>
      <w:bookmarkStart w:id="311" w:name="_Toc89848314"/>
      <w:bookmarkStart w:id="312" w:name="_Toc89848315"/>
      <w:bookmarkStart w:id="313" w:name="_Toc93310398"/>
      <w:bookmarkStart w:id="314" w:name="_Toc93933318"/>
      <w:bookmarkStart w:id="315" w:name="_Toc93933757"/>
      <w:bookmarkStart w:id="316" w:name="_Toc95137749"/>
      <w:bookmarkStart w:id="317" w:name="_Toc95140225"/>
      <w:bookmarkStart w:id="318" w:name="_Toc95140583"/>
      <w:bookmarkStart w:id="319" w:name="_Toc95146140"/>
      <w:bookmarkEnd w:id="310"/>
      <w:bookmarkEnd w:id="311"/>
      <w:bookmarkEnd w:id="312"/>
      <w:r w:rsidRPr="0005402F">
        <w:rPr>
          <w:szCs w:val="24"/>
          <w:lang w:bidi="ar-DZ"/>
        </w:rPr>
        <w:t>I.I.</w:t>
      </w:r>
      <w:r w:rsidR="0093197E" w:rsidRPr="0005402F">
        <w:rPr>
          <w:szCs w:val="24"/>
          <w:lang w:bidi="ar-DZ"/>
        </w:rPr>
        <w:t>XI</w:t>
      </w:r>
      <w:r w:rsidR="0093197E" w:rsidRPr="0005402F">
        <w:rPr>
          <w:szCs w:val="24"/>
          <w:lang w:bidi="ar-DZ"/>
        </w:rPr>
        <w:tab/>
      </w:r>
      <w:r w:rsidR="006A625C" w:rsidRPr="0005402F">
        <w:rPr>
          <w:szCs w:val="24"/>
          <w:lang w:bidi="ar-DZ"/>
        </w:rPr>
        <w:t xml:space="preserve">Republic of </w:t>
      </w:r>
      <w:r w:rsidR="00D21536" w:rsidRPr="0005402F">
        <w:rPr>
          <w:szCs w:val="24"/>
          <w:lang w:bidi="ar-DZ"/>
        </w:rPr>
        <w:t>Zimbabw</w:t>
      </w:r>
      <w:bookmarkEnd w:id="313"/>
      <w:r w:rsidR="003E3936" w:rsidRPr="0005402F">
        <w:rPr>
          <w:szCs w:val="24"/>
          <w:lang w:bidi="ar-DZ"/>
        </w:rPr>
        <w:t>e</w:t>
      </w:r>
      <w:bookmarkEnd w:id="314"/>
      <w:bookmarkEnd w:id="315"/>
      <w:bookmarkEnd w:id="316"/>
      <w:bookmarkEnd w:id="317"/>
      <w:bookmarkEnd w:id="318"/>
      <w:bookmarkEnd w:id="319"/>
    </w:p>
    <w:p w14:paraId="6E116ABA" w14:textId="5D300365" w:rsidR="00D21536" w:rsidRPr="0005402F" w:rsidRDefault="00D21536" w:rsidP="00180E52">
      <w:pPr>
        <w:rPr>
          <w:szCs w:val="24"/>
        </w:rPr>
      </w:pPr>
      <w:r w:rsidRPr="0005402F">
        <w:rPr>
          <w:szCs w:val="24"/>
        </w:rPr>
        <w:t xml:space="preserve">All mobile network operators in Zimbabwe have the capability to detect counterfeit devices with duplicate IMEI codes on their networks and to disconnect them. </w:t>
      </w:r>
      <w:bookmarkStart w:id="320" w:name="_Hlk60306283"/>
      <w:r w:rsidRPr="0005402F">
        <w:rPr>
          <w:szCs w:val="24"/>
        </w:rPr>
        <w:t>However, given the importance of counterfeit devices for operator revenues</w:t>
      </w:r>
      <w:r w:rsidR="007D6058" w:rsidRPr="0005402F">
        <w:rPr>
          <w:szCs w:val="24"/>
        </w:rPr>
        <w:t xml:space="preserve"> – </w:t>
      </w:r>
      <w:r w:rsidRPr="0005402F">
        <w:rPr>
          <w:szCs w:val="24"/>
        </w:rPr>
        <w:t>these devices account for the majority of network users</w:t>
      </w:r>
      <w:r w:rsidR="007D6058" w:rsidRPr="0005402F">
        <w:rPr>
          <w:szCs w:val="24"/>
        </w:rPr>
        <w:t xml:space="preserve"> – </w:t>
      </w:r>
      <w:r w:rsidRPr="0005402F">
        <w:rPr>
          <w:szCs w:val="24"/>
        </w:rPr>
        <w:t>actual disconnection is rare.</w:t>
      </w:r>
      <w:bookmarkEnd w:id="320"/>
      <w:r w:rsidRPr="0005402F">
        <w:rPr>
          <w:rStyle w:val="FootnoteReference"/>
          <w:sz w:val="24"/>
          <w:szCs w:val="24"/>
        </w:rPr>
        <w:footnoteReference w:id="4"/>
      </w:r>
      <w:r w:rsidRPr="0005402F">
        <w:rPr>
          <w:szCs w:val="24"/>
        </w:rPr>
        <w:t xml:space="preserve"> Nevertheless, the following measures have been taken in Zimbabwe to combat the proliferation of counterfeit devices and the theft of mobile devices:</w:t>
      </w:r>
    </w:p>
    <w:p w14:paraId="2D3844DA" w14:textId="62028EE6" w:rsidR="00D21536" w:rsidRPr="0005402F" w:rsidRDefault="0093197E" w:rsidP="007D6058">
      <w:pPr>
        <w:pStyle w:val="enumlev1"/>
        <w:rPr>
          <w:szCs w:val="24"/>
        </w:rPr>
      </w:pPr>
      <w:r w:rsidRPr="0005402F">
        <w:rPr>
          <w:szCs w:val="24"/>
        </w:rPr>
        <w:t></w:t>
      </w:r>
      <w:r w:rsidRPr="0005402F">
        <w:rPr>
          <w:szCs w:val="24"/>
        </w:rPr>
        <w:tab/>
      </w:r>
      <w:r w:rsidR="00D21536" w:rsidRPr="0005402F">
        <w:rPr>
          <w:szCs w:val="24"/>
        </w:rPr>
        <w:t>prohibition on the use of any device not meeting type-approval requirements;</w:t>
      </w:r>
    </w:p>
    <w:p w14:paraId="62B62C98" w14:textId="31E897AA" w:rsidR="00D21536" w:rsidRPr="0005402F" w:rsidRDefault="0093197E" w:rsidP="007D6058">
      <w:pPr>
        <w:pStyle w:val="enumlev1"/>
        <w:rPr>
          <w:szCs w:val="24"/>
        </w:rPr>
      </w:pPr>
      <w:r w:rsidRPr="0005402F">
        <w:rPr>
          <w:szCs w:val="24"/>
        </w:rPr>
        <w:t></w:t>
      </w:r>
      <w:r w:rsidRPr="0005402F">
        <w:rPr>
          <w:szCs w:val="24"/>
        </w:rPr>
        <w:tab/>
      </w:r>
      <w:r w:rsidR="00D21536" w:rsidRPr="0005402F">
        <w:rPr>
          <w:szCs w:val="24"/>
        </w:rPr>
        <w:t>obligation for mobile network subscribers to register newly purchased SIM cards with the MNO before the card can be activated on the network;</w:t>
      </w:r>
    </w:p>
    <w:p w14:paraId="01D9B56A" w14:textId="367E8C06" w:rsidR="00D21536" w:rsidRPr="0005402F" w:rsidRDefault="0093197E" w:rsidP="007D6058">
      <w:pPr>
        <w:pStyle w:val="enumlev1"/>
        <w:rPr>
          <w:szCs w:val="24"/>
        </w:rPr>
      </w:pPr>
      <w:r w:rsidRPr="0005402F">
        <w:rPr>
          <w:szCs w:val="24"/>
        </w:rPr>
        <w:t></w:t>
      </w:r>
      <w:r w:rsidRPr="0005402F">
        <w:rPr>
          <w:szCs w:val="24"/>
        </w:rPr>
        <w:tab/>
      </w:r>
      <w:r w:rsidR="00D21536" w:rsidRPr="0005402F">
        <w:rPr>
          <w:szCs w:val="24"/>
        </w:rPr>
        <w:t>acquisition of a subscriber registration database to ensure that all SIM cards activated in the country are correctly registered, which also facilitates the detection of counterfeit devices and fake mobile phones;</w:t>
      </w:r>
    </w:p>
    <w:p w14:paraId="395FEDCC" w14:textId="0B0A82C0" w:rsidR="00D21536" w:rsidRPr="0005402F" w:rsidRDefault="0093197E" w:rsidP="007D6058">
      <w:pPr>
        <w:pStyle w:val="enumlev1"/>
        <w:rPr>
          <w:szCs w:val="24"/>
        </w:rPr>
      </w:pPr>
      <w:r w:rsidRPr="0005402F">
        <w:rPr>
          <w:szCs w:val="24"/>
        </w:rPr>
        <w:t></w:t>
      </w:r>
      <w:r w:rsidRPr="0005402F">
        <w:rPr>
          <w:szCs w:val="24"/>
        </w:rPr>
        <w:tab/>
      </w:r>
      <w:r w:rsidR="00D21536" w:rsidRPr="0005402F">
        <w:rPr>
          <w:szCs w:val="24"/>
        </w:rPr>
        <w:t xml:space="preserve">testing and certification of all new ICT devices at the regional level by an independent testing laboratory operated by the </w:t>
      </w:r>
      <w:r w:rsidR="008A4F73" w:rsidRPr="0005402F">
        <w:rPr>
          <w:szCs w:val="24"/>
        </w:rPr>
        <w:t>i</w:t>
      </w:r>
      <w:r w:rsidR="00D21536" w:rsidRPr="0005402F">
        <w:rPr>
          <w:szCs w:val="24"/>
        </w:rPr>
        <w:t xml:space="preserve">ndependent </w:t>
      </w:r>
      <w:r w:rsidR="008A4F73" w:rsidRPr="0005402F">
        <w:rPr>
          <w:szCs w:val="24"/>
        </w:rPr>
        <w:t>c</w:t>
      </w:r>
      <w:r w:rsidR="00D21536" w:rsidRPr="0005402F">
        <w:rPr>
          <w:szCs w:val="24"/>
        </w:rPr>
        <w:t xml:space="preserve">ommunications </w:t>
      </w:r>
      <w:r w:rsidR="008A4F73" w:rsidRPr="0005402F">
        <w:rPr>
          <w:szCs w:val="24"/>
        </w:rPr>
        <w:t>a</w:t>
      </w:r>
      <w:r w:rsidR="00D21536" w:rsidRPr="0005402F">
        <w:rPr>
          <w:szCs w:val="24"/>
        </w:rPr>
        <w:t>uthority of South Africa (ICASA).</w:t>
      </w:r>
    </w:p>
    <w:p w14:paraId="61E192FA" w14:textId="77777777" w:rsidR="0063113E" w:rsidRDefault="0063113E" w:rsidP="0063113E">
      <w:pPr>
        <w:pStyle w:val="Heading3"/>
        <w:rPr>
          <w:szCs w:val="24"/>
          <w:lang w:bidi="ar-DZ"/>
        </w:rPr>
      </w:pPr>
      <w:bookmarkStart w:id="321" w:name="_Toc93310399"/>
      <w:bookmarkStart w:id="322" w:name="_Toc93933758"/>
      <w:bookmarkStart w:id="323" w:name="_Toc95137750"/>
      <w:bookmarkStart w:id="324" w:name="_Toc95140226"/>
      <w:bookmarkStart w:id="325" w:name="_Toc95140584"/>
      <w:bookmarkStart w:id="326" w:name="_Toc95146141"/>
      <w:r w:rsidRPr="0005402F">
        <w:rPr>
          <w:szCs w:val="24"/>
          <w:lang w:bidi="ar-DZ"/>
        </w:rPr>
        <w:t>I.I.XI</w:t>
      </w:r>
      <w:r>
        <w:rPr>
          <w:szCs w:val="24"/>
          <w:lang w:bidi="ar-DZ"/>
        </w:rPr>
        <w:t>I</w:t>
      </w:r>
      <w:r w:rsidRPr="0005402F">
        <w:rPr>
          <w:szCs w:val="24"/>
          <w:lang w:bidi="ar-DZ"/>
        </w:rPr>
        <w:tab/>
      </w:r>
      <w:r w:rsidRPr="0063113E">
        <w:rPr>
          <w:szCs w:val="24"/>
          <w:lang w:bidi="ar-DZ"/>
        </w:rPr>
        <w:t>Central African Republic</w:t>
      </w:r>
    </w:p>
    <w:p w14:paraId="71250AC5" w14:textId="10292E25" w:rsidR="0063113E" w:rsidRDefault="0063113E" w:rsidP="0063113E">
      <w:pPr>
        <w:spacing w:after="120"/>
        <w:rPr>
          <w:b/>
          <w:lang w:eastAsia="ja-JP"/>
        </w:rPr>
      </w:pPr>
      <w:r>
        <w:rPr>
          <w:b/>
        </w:rPr>
        <w:t>Context</w:t>
      </w:r>
    </w:p>
    <w:p w14:paraId="351B2765" w14:textId="77777777" w:rsidR="0063113E" w:rsidRDefault="0063113E" w:rsidP="0063113E">
      <w:pPr>
        <w:spacing w:after="120"/>
      </w:pPr>
      <w:r>
        <w:t>The multiplicity of value-added services (VAS) offered by Telecommunications, digital services and Information and Communication Technologies, putting equipment manufacturers in competition, obliged to activate Research and Development Services (R&amp;D) in order to satisfy demand, impacts the quality and security of Terminals, Telecommunications/ICT devices, exposing them to counterfeiting. Counterfeiting, theft of Telecommunications Terminals/ICT theft constitute a fragility of the actors and the economy of nations.</w:t>
      </w:r>
    </w:p>
    <w:p w14:paraId="6DC32308" w14:textId="77777777" w:rsidR="0063113E" w:rsidRDefault="0063113E" w:rsidP="0063113E">
      <w:pPr>
        <w:spacing w:after="120"/>
      </w:pPr>
      <w:r>
        <w:t>This year, Central African Republic adopted laws relating to the protection of personal data, cybersecurity and the fight against cybercrime. In order to strengthen the law governing Electronic Communications and to meet the objectives and applicability of these legal measures, fight against counterfeiting and theft of Telecommunications/ICT devices.</w:t>
      </w:r>
    </w:p>
    <w:p w14:paraId="7223E5D6" w14:textId="2CBF6DB4" w:rsidR="0063113E" w:rsidRDefault="0063113E" w:rsidP="0063113E">
      <w:pPr>
        <w:spacing w:after="120"/>
        <w:rPr>
          <w:b/>
        </w:rPr>
      </w:pPr>
      <w:r>
        <w:rPr>
          <w:b/>
        </w:rPr>
        <w:t>Provisions to Fight Against Counterfeit or Stolen Terminals</w:t>
      </w:r>
    </w:p>
    <w:p w14:paraId="66352D5D" w14:textId="77777777" w:rsidR="0063113E" w:rsidRDefault="0063113E" w:rsidP="0063113E">
      <w:pPr>
        <w:spacing w:after="120"/>
      </w:pPr>
      <w:r>
        <w:t>The mechanisms terminal approval And identity registration International Mobile Equipment Institute ( IMEI) are the regulatory solutions to combat against counterfeit and quality mobile devices lower in Republic Central African .</w:t>
      </w:r>
    </w:p>
    <w:p w14:paraId="211A34E9" w14:textId="1F37F34B" w:rsidR="0063113E" w:rsidRDefault="0063113E" w:rsidP="0063113E">
      <w:pPr>
        <w:spacing w:after="120"/>
      </w:pPr>
      <w:r>
        <w:lastRenderedPageBreak/>
        <w:t xml:space="preserve"> Since the promulgation of the 18.02 law, governing electronic communications in Republic Central African in 2018, the Regulatory Authority for Electronic Communications and Postal Services (ARCEP) carries out type approval of radio telecommunications equipment (CPE), including mobile devices , before their importation and sale in CAR.</w:t>
      </w:r>
    </w:p>
    <w:p w14:paraId="056C863F" w14:textId="77777777" w:rsidR="0063113E" w:rsidRDefault="0063113E" w:rsidP="0063113E">
      <w:pPr>
        <w:spacing w:after="120"/>
      </w:pPr>
      <w:r>
        <w:t xml:space="preserve"> Registering IMEI numbers of mobile devices before their importation and their sale in CAR began since 2020. ARCEP has established a mobile device management system through a national equipment identity register (NEIR).</w:t>
      </w:r>
    </w:p>
    <w:p w14:paraId="2F66C9D2" w14:textId="77777777" w:rsidR="0063113E" w:rsidRDefault="0063113E" w:rsidP="0063113E">
      <w:pPr>
        <w:spacing w:after="120"/>
      </w:pPr>
    </w:p>
    <w:p w14:paraId="15595A34" w14:textId="298C3690" w:rsidR="0063113E" w:rsidRDefault="0063113E" w:rsidP="0063113E">
      <w:pPr>
        <w:spacing w:after="120"/>
        <w:rPr>
          <w:b/>
        </w:rPr>
      </w:pPr>
      <w:r>
        <w:rPr>
          <w:b/>
        </w:rPr>
        <w:t>IMEI Number Procedure</w:t>
      </w:r>
    </w:p>
    <w:p w14:paraId="1FE6395C" w14:textId="77777777" w:rsidR="0063113E" w:rsidRDefault="0063113E" w:rsidP="0063113E">
      <w:pPr>
        <w:spacing w:after="120"/>
      </w:pPr>
      <w:r>
        <w:t>Importers must register the IMEI numbers of mobile devices before importing and selling them in CAR. ARCEP verifies submitted IMEI numbers using the GSMA IMEI database and issues the no objection letter to release mobile devices from the customs office concerned if the IMEI numbers submitted are valid. In case of terminals counterfeit, stolen /lost, ARCEP proceeds to an entry after checking the GSMA IMEI database.</w:t>
      </w:r>
    </w:p>
    <w:p w14:paraId="5E33484D" w14:textId="77777777" w:rsidR="0063113E" w:rsidRDefault="0063113E" w:rsidP="0063113E">
      <w:pPr>
        <w:spacing w:after="120"/>
      </w:pPr>
      <w:r>
        <w:t>Thanks to that process ARCEP maintains the IMEI number database of registered mobile devices in the country and trained in:</w:t>
      </w:r>
    </w:p>
    <w:p w14:paraId="70698F8E" w14:textId="77777777" w:rsidR="0063113E" w:rsidRDefault="0063113E" w:rsidP="0063113E">
      <w:pPr>
        <w:spacing w:after="120"/>
      </w:pPr>
      <w:r>
        <w:t>•</w:t>
      </w:r>
      <w:r>
        <w:tab/>
        <w:t>Increase revenue tax from the importation of mobile terminals in discouraging import illegal of these last.</w:t>
      </w:r>
    </w:p>
    <w:p w14:paraId="1CB535C5" w14:textId="77777777" w:rsidR="0063113E" w:rsidRDefault="0063113E" w:rsidP="0063113E">
      <w:pPr>
        <w:spacing w:after="120"/>
      </w:pPr>
      <w:r>
        <w:t>•</w:t>
      </w:r>
      <w:r>
        <w:tab/>
        <w:t>Ensuring consumer safety and security national.</w:t>
      </w:r>
    </w:p>
    <w:p w14:paraId="6EDC91B8" w14:textId="77777777" w:rsidR="0063113E" w:rsidRDefault="0063113E" w:rsidP="0063113E">
      <w:pPr>
        <w:spacing w:after="120"/>
      </w:pPr>
      <w:r>
        <w:t>•</w:t>
      </w:r>
      <w:r>
        <w:tab/>
        <w:t>Search or block the lost terminal or stolen.</w:t>
      </w:r>
    </w:p>
    <w:p w14:paraId="1ECF20CE" w14:textId="77777777" w:rsidR="0063113E" w:rsidRDefault="0063113E" w:rsidP="0063113E">
      <w:pPr>
        <w:spacing w:after="120"/>
      </w:pPr>
      <w:r>
        <w:t>•</w:t>
      </w:r>
      <w:r>
        <w:tab/>
        <w:t>Securing the market for real mobile phones</w:t>
      </w:r>
    </w:p>
    <w:p w14:paraId="0B2A341D" w14:textId="195CEFEB" w:rsidR="0063113E" w:rsidRDefault="0063113E" w:rsidP="0063113E">
      <w:pPr>
        <w:spacing w:after="120"/>
        <w:rPr>
          <w:b/>
        </w:rPr>
      </w:pPr>
      <w:r>
        <w:rPr>
          <w:b/>
        </w:rPr>
        <w:t>Conclusion</w:t>
      </w:r>
    </w:p>
    <w:p w14:paraId="2ABB74FF" w14:textId="0240A0D7" w:rsidR="00141C75" w:rsidRPr="00141C75" w:rsidRDefault="0063113E" w:rsidP="00A855C4">
      <w:pPr>
        <w:spacing w:after="120"/>
      </w:pPr>
      <w:r>
        <w:t>ARCEP in real time identifies all imported mobile devices illegally (including counterfeit) and prevents the theft of mobile terminals to achieve the objectives mentioned above. The system would understand a white list, list gray and IMEI code blacklist and would provide interfaces to importers, customs and law enforcement agencies, mobile operators and the general public.</w:t>
      </w:r>
    </w:p>
    <w:p w14:paraId="6C56AF28" w14:textId="487CA836" w:rsidR="00D21536" w:rsidRPr="0005402F" w:rsidRDefault="007A08B6" w:rsidP="00C65BF4">
      <w:pPr>
        <w:pStyle w:val="Heading2"/>
        <w:rPr>
          <w:szCs w:val="24"/>
          <w:lang w:bidi="ar-DZ"/>
        </w:rPr>
      </w:pPr>
      <w:r w:rsidRPr="0005402F">
        <w:rPr>
          <w:szCs w:val="24"/>
          <w:lang w:bidi="ar-DZ"/>
        </w:rPr>
        <w:t>I.II</w:t>
      </w:r>
      <w:r w:rsidR="00C65BF4" w:rsidRPr="0005402F">
        <w:rPr>
          <w:szCs w:val="24"/>
          <w:lang w:bidi="ar-DZ"/>
        </w:rPr>
        <w:tab/>
      </w:r>
      <w:r w:rsidR="00D21536" w:rsidRPr="0005402F">
        <w:rPr>
          <w:szCs w:val="24"/>
          <w:lang w:bidi="ar-DZ"/>
        </w:rPr>
        <w:t>South America</w:t>
      </w:r>
      <w:bookmarkEnd w:id="321"/>
      <w:bookmarkEnd w:id="322"/>
      <w:bookmarkEnd w:id="323"/>
      <w:bookmarkEnd w:id="324"/>
      <w:bookmarkEnd w:id="325"/>
      <w:bookmarkEnd w:id="326"/>
    </w:p>
    <w:p w14:paraId="548A7EED" w14:textId="492AD847" w:rsidR="00D21536" w:rsidRPr="0005402F" w:rsidRDefault="007A08B6" w:rsidP="00C65BF4">
      <w:pPr>
        <w:pStyle w:val="Heading3"/>
        <w:rPr>
          <w:szCs w:val="24"/>
          <w:shd w:val="clear" w:color="auto" w:fill="FFFFFF"/>
        </w:rPr>
      </w:pPr>
      <w:bookmarkStart w:id="327" w:name="_Toc73702144"/>
      <w:bookmarkStart w:id="328" w:name="_Toc45033379"/>
      <w:bookmarkStart w:id="329" w:name="_Toc33020269"/>
      <w:bookmarkStart w:id="330" w:name="_Toc25232187"/>
      <w:bookmarkStart w:id="331" w:name="_Toc93310400"/>
      <w:bookmarkStart w:id="332" w:name="_Toc93933319"/>
      <w:bookmarkStart w:id="333" w:name="_Toc93933759"/>
      <w:bookmarkStart w:id="334" w:name="_Toc95137751"/>
      <w:bookmarkStart w:id="335" w:name="_Toc95140227"/>
      <w:bookmarkStart w:id="336" w:name="_Toc95140585"/>
      <w:bookmarkStart w:id="337" w:name="_Toc95146142"/>
      <w:bookmarkStart w:id="338" w:name="_Hlk45037519"/>
      <w:r w:rsidRPr="0005402F">
        <w:rPr>
          <w:szCs w:val="24"/>
        </w:rPr>
        <w:t>I.II.</w:t>
      </w:r>
      <w:r w:rsidR="0093197E" w:rsidRPr="0005402F">
        <w:rPr>
          <w:szCs w:val="24"/>
        </w:rPr>
        <w:t>I</w:t>
      </w:r>
      <w:r w:rsidR="0093197E" w:rsidRPr="0005402F">
        <w:rPr>
          <w:szCs w:val="24"/>
        </w:rPr>
        <w:tab/>
      </w:r>
      <w:r w:rsidR="00C36575" w:rsidRPr="0005402F">
        <w:rPr>
          <w:szCs w:val="24"/>
        </w:rPr>
        <w:t xml:space="preserve">Federative Republic of </w:t>
      </w:r>
      <w:r w:rsidR="00D21536" w:rsidRPr="0005402F">
        <w:rPr>
          <w:szCs w:val="24"/>
          <w:lang w:bidi="ar-DZ"/>
        </w:rPr>
        <w:t>Brazil</w:t>
      </w:r>
      <w:bookmarkEnd w:id="327"/>
      <w:bookmarkEnd w:id="328"/>
      <w:bookmarkEnd w:id="329"/>
      <w:bookmarkEnd w:id="330"/>
      <w:bookmarkEnd w:id="331"/>
      <w:bookmarkEnd w:id="332"/>
      <w:bookmarkEnd w:id="333"/>
      <w:bookmarkEnd w:id="334"/>
      <w:bookmarkEnd w:id="335"/>
      <w:bookmarkEnd w:id="336"/>
      <w:bookmarkEnd w:id="337"/>
    </w:p>
    <w:p w14:paraId="4C72F2ED" w14:textId="4F80FD04" w:rsidR="00D21536" w:rsidRPr="0005402F" w:rsidRDefault="0093197E" w:rsidP="007D6058">
      <w:pPr>
        <w:pStyle w:val="Headingb"/>
        <w:rPr>
          <w:szCs w:val="24"/>
          <w:lang w:bidi="ar-DZ"/>
        </w:rPr>
      </w:pPr>
      <w:bookmarkStart w:id="339" w:name="_Toc73702145"/>
      <w:bookmarkStart w:id="340" w:name="_Toc74238320"/>
      <w:bookmarkEnd w:id="338"/>
      <w:r w:rsidRPr="0005402F">
        <w:rPr>
          <w:szCs w:val="24"/>
          <w:lang w:bidi="ar-DZ"/>
        </w:rPr>
        <w:t>1</w:t>
      </w:r>
      <w:r w:rsidRPr="0005402F">
        <w:rPr>
          <w:szCs w:val="24"/>
          <w:lang w:bidi="ar-DZ"/>
        </w:rPr>
        <w:tab/>
      </w:r>
      <w:r w:rsidR="00D21536" w:rsidRPr="0005402F">
        <w:rPr>
          <w:szCs w:val="24"/>
          <w:lang w:bidi="ar-DZ"/>
        </w:rPr>
        <w:t>Brazilian approach on combating counterfeit ICT and stolen devices</w:t>
      </w:r>
      <w:bookmarkEnd w:id="339"/>
      <w:bookmarkEnd w:id="340"/>
    </w:p>
    <w:p w14:paraId="70DE5160" w14:textId="52290500" w:rsidR="00D21536" w:rsidRPr="0005402F" w:rsidRDefault="0093197E" w:rsidP="007D6058">
      <w:pPr>
        <w:pStyle w:val="Headingb"/>
        <w:rPr>
          <w:szCs w:val="24"/>
          <w:lang w:bidi="ar-DZ"/>
        </w:rPr>
      </w:pPr>
      <w:r w:rsidRPr="0005402F">
        <w:rPr>
          <w:szCs w:val="24"/>
          <w:lang w:bidi="ar-DZ"/>
        </w:rPr>
        <w:t>1.1</w:t>
      </w:r>
      <w:r w:rsidRPr="0005402F">
        <w:rPr>
          <w:szCs w:val="24"/>
          <w:lang w:bidi="ar-DZ"/>
        </w:rPr>
        <w:tab/>
      </w:r>
      <w:r w:rsidR="00D21536" w:rsidRPr="0005402F">
        <w:rPr>
          <w:szCs w:val="24"/>
          <w:lang w:bidi="ar-DZ"/>
        </w:rPr>
        <w:t>Location where the use case is implemented</w:t>
      </w:r>
    </w:p>
    <w:p w14:paraId="1BE4C391" w14:textId="1F3A8EB7" w:rsidR="00D21536" w:rsidRPr="0005402F" w:rsidRDefault="00D21536" w:rsidP="007D6058">
      <w:pPr>
        <w:rPr>
          <w:szCs w:val="24"/>
        </w:rPr>
      </w:pPr>
      <w:r w:rsidRPr="0005402F">
        <w:rPr>
          <w:szCs w:val="24"/>
        </w:rPr>
        <w:t>Brazilian mobile networks. Initially the solution was focused on addressing stolen and lost devices (</w:t>
      </w:r>
      <w:r w:rsidRPr="0005402F">
        <w:rPr>
          <w:i/>
          <w:iCs/>
          <w:szCs w:val="24"/>
        </w:rPr>
        <w:t>Cadastro de Estações Móveis Impedidas</w:t>
      </w:r>
      <w:r w:rsidR="00D74639" w:rsidRPr="0005402F">
        <w:rPr>
          <w:i/>
          <w:iCs/>
          <w:szCs w:val="24"/>
        </w:rPr>
        <w:t> –</w:t>
      </w:r>
      <w:r w:rsidRPr="0005402F">
        <w:rPr>
          <w:i/>
          <w:iCs/>
          <w:szCs w:val="24"/>
        </w:rPr>
        <w:t xml:space="preserve"> CEMI</w:t>
      </w:r>
      <w:r w:rsidRPr="0005402F">
        <w:rPr>
          <w:szCs w:val="24"/>
        </w:rPr>
        <w:t>) and by 2014 a second part of the solution (</w:t>
      </w:r>
      <w:r w:rsidRPr="0005402F">
        <w:rPr>
          <w:i/>
          <w:iCs/>
          <w:szCs w:val="24"/>
        </w:rPr>
        <w:t>Sistema Integrado de Gestão de Aparelhos</w:t>
      </w:r>
      <w:r w:rsidR="00D74639" w:rsidRPr="0005402F">
        <w:rPr>
          <w:i/>
          <w:iCs/>
          <w:szCs w:val="24"/>
        </w:rPr>
        <w:t> –</w:t>
      </w:r>
      <w:r w:rsidRPr="0005402F">
        <w:rPr>
          <w:i/>
          <w:iCs/>
          <w:szCs w:val="24"/>
        </w:rPr>
        <w:t xml:space="preserve"> SIGA</w:t>
      </w:r>
      <w:r w:rsidRPr="0005402F">
        <w:rPr>
          <w:szCs w:val="24"/>
        </w:rPr>
        <w:t xml:space="preserve">) responsible for detecting and blocking tampered and non-certified devices </w:t>
      </w:r>
      <w:r w:rsidR="002C00D5" w:rsidRPr="0005402F">
        <w:rPr>
          <w:szCs w:val="24"/>
        </w:rPr>
        <w:t xml:space="preserve">was </w:t>
      </w:r>
      <w:r w:rsidRPr="0005402F">
        <w:rPr>
          <w:szCs w:val="24"/>
        </w:rPr>
        <w:t xml:space="preserve">initiated. This second part implementation was planned in three phases. In </w:t>
      </w:r>
      <w:r w:rsidR="00145776">
        <w:rPr>
          <w:szCs w:val="24"/>
        </w:rPr>
        <w:t>these</w:t>
      </w:r>
      <w:r w:rsidR="00145776" w:rsidRPr="0005402F">
        <w:rPr>
          <w:szCs w:val="24"/>
        </w:rPr>
        <w:t xml:space="preserve"> </w:t>
      </w:r>
      <w:r w:rsidRPr="0005402F">
        <w:rPr>
          <w:szCs w:val="24"/>
        </w:rPr>
        <w:t>phase</w:t>
      </w:r>
      <w:r w:rsidR="00145776">
        <w:rPr>
          <w:szCs w:val="24"/>
        </w:rPr>
        <w:t>s</w:t>
      </w:r>
      <w:r w:rsidRPr="0005402F">
        <w:rPr>
          <w:szCs w:val="24"/>
        </w:rPr>
        <w:t xml:space="preserve">, </w:t>
      </w:r>
      <w:r w:rsidR="00603B04">
        <w:rPr>
          <w:szCs w:val="24"/>
        </w:rPr>
        <w:t xml:space="preserve">the </w:t>
      </w:r>
      <w:r w:rsidR="00C06808">
        <w:rPr>
          <w:szCs w:val="24"/>
        </w:rPr>
        <w:t>solution was gradually implemented</w:t>
      </w:r>
      <w:r w:rsidRPr="0005402F">
        <w:rPr>
          <w:szCs w:val="24"/>
        </w:rPr>
        <w:t xml:space="preserve"> in different regions of the country</w:t>
      </w:r>
      <w:r w:rsidR="00F42D64">
        <w:rPr>
          <w:szCs w:val="24"/>
        </w:rPr>
        <w:t xml:space="preserve"> until it was</w:t>
      </w:r>
      <w:r w:rsidRPr="0005402F">
        <w:rPr>
          <w:szCs w:val="24"/>
        </w:rPr>
        <w:t xml:space="preserve"> active in the whole territory.</w:t>
      </w:r>
      <w:ins w:id="341" w:author="Rafael Andrade Reis de Araujo" w:date="2025-01-17T11:54:00Z" w16du:dateUtc="2025-01-17T14:54:00Z">
        <w:r w:rsidR="00AB520A">
          <w:rPr>
            <w:szCs w:val="24"/>
          </w:rPr>
          <w:t xml:space="preserve"> Later on, </w:t>
        </w:r>
      </w:ins>
      <w:ins w:id="342" w:author="Rafael Andrade Reis de Araujo" w:date="2025-01-17T11:56:00Z" w16du:dateUtc="2025-01-17T14:56:00Z">
        <w:r w:rsidR="004C5F89">
          <w:rPr>
            <w:szCs w:val="24"/>
          </w:rPr>
          <w:t>in 202</w:t>
        </w:r>
      </w:ins>
      <w:ins w:id="343" w:author="Rafael Andrade Reis de Araujo" w:date="2025-01-17T12:14:00Z" w16du:dateUtc="2025-01-17T15:14:00Z">
        <w:r w:rsidR="00C968DC">
          <w:rPr>
            <w:szCs w:val="24"/>
          </w:rPr>
          <w:t>3</w:t>
        </w:r>
      </w:ins>
      <w:ins w:id="344" w:author="Rafael Andrade Reis de Araujo" w:date="2025-01-17T11:56:00Z" w16du:dateUtc="2025-01-17T14:56:00Z">
        <w:r w:rsidR="004C5F89">
          <w:rPr>
            <w:szCs w:val="24"/>
          </w:rPr>
          <w:t xml:space="preserve">, </w:t>
        </w:r>
      </w:ins>
      <w:ins w:id="345" w:author="Rafael Andrade Reis de Araujo" w:date="2025-01-17T11:54:00Z" w16du:dateUtc="2025-01-17T14:54:00Z">
        <w:r w:rsidR="00AB520A">
          <w:rPr>
            <w:szCs w:val="24"/>
          </w:rPr>
          <w:t xml:space="preserve">Ministry of Justice and Public Safety </w:t>
        </w:r>
        <w:r w:rsidR="00C258B5">
          <w:rPr>
            <w:szCs w:val="24"/>
          </w:rPr>
          <w:t>requested</w:t>
        </w:r>
      </w:ins>
      <w:ins w:id="346" w:author="Rafael Andrade Reis de Araujo" w:date="2025-01-17T11:55:00Z" w16du:dateUtc="2025-01-17T14:55:00Z">
        <w:r w:rsidR="00C258B5">
          <w:rPr>
            <w:szCs w:val="24"/>
          </w:rPr>
          <w:t xml:space="preserve"> a partnership with </w:t>
        </w:r>
        <w:r w:rsidR="00E55BD0">
          <w:rPr>
            <w:szCs w:val="24"/>
          </w:rPr>
          <w:t xml:space="preserve">Anatel to develop and provide a mobile application </w:t>
        </w:r>
      </w:ins>
      <w:ins w:id="347" w:author="Rafael Andrade Reis de Araujo" w:date="2025-01-17T11:56:00Z" w16du:dateUtc="2025-01-17T14:56:00Z">
        <w:r w:rsidR="00BB32E9">
          <w:rPr>
            <w:szCs w:val="24"/>
          </w:rPr>
          <w:t xml:space="preserve">to </w:t>
        </w:r>
        <w:r w:rsidR="008F0F37">
          <w:rPr>
            <w:szCs w:val="24"/>
          </w:rPr>
          <w:t>enable users</w:t>
        </w:r>
      </w:ins>
      <w:ins w:id="348" w:author="Rafael Andrade Reis de Araujo" w:date="2025-01-17T11:58:00Z" w16du:dateUtc="2025-01-17T14:58:00Z">
        <w:r w:rsidR="001C7C7C">
          <w:rPr>
            <w:szCs w:val="24"/>
          </w:rPr>
          <w:t>,</w:t>
        </w:r>
      </w:ins>
      <w:ins w:id="349" w:author="Rafael Andrade Reis de Araujo" w:date="2025-01-17T11:56:00Z" w16du:dateUtc="2025-01-17T14:56:00Z">
        <w:r w:rsidR="008F0F37">
          <w:rPr>
            <w:szCs w:val="24"/>
          </w:rPr>
          <w:t xml:space="preserve"> </w:t>
        </w:r>
      </w:ins>
      <w:ins w:id="350" w:author="Rafael Andrade Reis de Araujo" w:date="2025-01-17T11:58:00Z" w16du:dateUtc="2025-01-17T14:58:00Z">
        <w:r w:rsidR="00247C8C">
          <w:rPr>
            <w:szCs w:val="24"/>
          </w:rPr>
          <w:t>that are registered in a list</w:t>
        </w:r>
        <w:r w:rsidR="001C7C7C">
          <w:rPr>
            <w:szCs w:val="24"/>
          </w:rPr>
          <w:t xml:space="preserve"> of trusted people, </w:t>
        </w:r>
      </w:ins>
      <w:ins w:id="351" w:author="Rafael Andrade Reis de Araujo" w:date="2025-01-17T11:57:00Z" w16du:dateUtc="2025-01-17T14:57:00Z">
        <w:r w:rsidR="008F0F37">
          <w:rPr>
            <w:szCs w:val="24"/>
          </w:rPr>
          <w:t xml:space="preserve">to </w:t>
        </w:r>
        <w:r w:rsidR="001C1637">
          <w:rPr>
            <w:szCs w:val="24"/>
          </w:rPr>
          <w:t>block and unblock</w:t>
        </w:r>
      </w:ins>
      <w:ins w:id="352" w:author="Rafael Andrade Reis de Araujo" w:date="2025-01-17T11:58:00Z" w16du:dateUtc="2025-01-17T14:58:00Z">
        <w:r w:rsidR="001C7C7C">
          <w:rPr>
            <w:szCs w:val="24"/>
          </w:rPr>
          <w:t xml:space="preserve"> devices</w:t>
        </w:r>
      </w:ins>
    </w:p>
    <w:p w14:paraId="322F5689" w14:textId="0AB1A8BF" w:rsidR="00D21536" w:rsidRPr="0005402F" w:rsidRDefault="0093197E" w:rsidP="007D6058">
      <w:pPr>
        <w:pStyle w:val="Headingb"/>
        <w:rPr>
          <w:szCs w:val="24"/>
          <w:shd w:val="clear" w:color="auto" w:fill="FFFFFF"/>
        </w:rPr>
      </w:pPr>
      <w:r w:rsidRPr="00A64CB7">
        <w:rPr>
          <w:szCs w:val="24"/>
        </w:rPr>
        <w:t>1.2</w:t>
      </w:r>
      <w:r w:rsidRPr="00A64CB7">
        <w:rPr>
          <w:szCs w:val="24"/>
        </w:rPr>
        <w:tab/>
      </w:r>
      <w:r w:rsidR="00D21536" w:rsidRPr="0005402F">
        <w:rPr>
          <w:szCs w:val="24"/>
          <w:shd w:val="clear" w:color="auto" w:fill="FFFFFF"/>
        </w:rPr>
        <w:t>Dates of implementation</w:t>
      </w:r>
    </w:p>
    <w:p w14:paraId="5D179CD6" w14:textId="5BE24F77" w:rsidR="00D21536" w:rsidRPr="0005402F" w:rsidRDefault="007D6058" w:rsidP="007D6058">
      <w:pPr>
        <w:pStyle w:val="enumlev1"/>
        <w:rPr>
          <w:szCs w:val="24"/>
          <w:shd w:val="clear" w:color="auto" w:fill="FFFFFF"/>
        </w:rPr>
      </w:pPr>
      <w:r w:rsidRPr="0005402F">
        <w:rPr>
          <w:szCs w:val="24"/>
        </w:rPr>
        <w:t>•</w:t>
      </w:r>
      <w:r w:rsidR="0093197E" w:rsidRPr="0005402F">
        <w:rPr>
          <w:szCs w:val="24"/>
        </w:rPr>
        <w:tab/>
      </w:r>
      <w:r w:rsidR="00D21536" w:rsidRPr="0005402F">
        <w:rPr>
          <w:szCs w:val="24"/>
          <w:shd w:val="clear" w:color="auto" w:fill="FFFFFF"/>
        </w:rPr>
        <w:t>CEMI solution: 2005;</w:t>
      </w:r>
    </w:p>
    <w:p w14:paraId="6DE89A20" w14:textId="35FDDB0B" w:rsidR="00D21536" w:rsidRPr="0005402F" w:rsidRDefault="007D6058" w:rsidP="007D6058">
      <w:pPr>
        <w:pStyle w:val="enumlev1"/>
        <w:rPr>
          <w:szCs w:val="24"/>
          <w:shd w:val="clear" w:color="auto" w:fill="FFFFFF"/>
        </w:rPr>
      </w:pPr>
      <w:r w:rsidRPr="0005402F">
        <w:rPr>
          <w:szCs w:val="24"/>
        </w:rPr>
        <w:t>•</w:t>
      </w:r>
      <w:r w:rsidR="0093197E" w:rsidRPr="0005402F">
        <w:rPr>
          <w:szCs w:val="24"/>
        </w:rPr>
        <w:tab/>
      </w:r>
      <w:r w:rsidR="00D21536" w:rsidRPr="0005402F">
        <w:rPr>
          <w:szCs w:val="24"/>
          <w:shd w:val="clear" w:color="auto" w:fill="FFFFFF"/>
        </w:rPr>
        <w:t>Approval of the action plan by Anatel for deploying SIGA: 2012;</w:t>
      </w:r>
    </w:p>
    <w:p w14:paraId="0F6DBC68" w14:textId="603A2F39" w:rsidR="00D21536" w:rsidRPr="0005402F" w:rsidRDefault="007D6058" w:rsidP="007D6058">
      <w:pPr>
        <w:pStyle w:val="enumlev1"/>
        <w:rPr>
          <w:szCs w:val="24"/>
          <w:shd w:val="clear" w:color="auto" w:fill="FFFFFF"/>
        </w:rPr>
      </w:pPr>
      <w:r w:rsidRPr="0005402F">
        <w:rPr>
          <w:szCs w:val="24"/>
        </w:rPr>
        <w:t>•</w:t>
      </w:r>
      <w:r w:rsidR="0093197E" w:rsidRPr="0005402F">
        <w:rPr>
          <w:szCs w:val="24"/>
        </w:rPr>
        <w:tab/>
      </w:r>
      <w:r w:rsidR="00D21536" w:rsidRPr="0005402F">
        <w:rPr>
          <w:szCs w:val="24"/>
          <w:shd w:val="clear" w:color="auto" w:fill="FFFFFF"/>
        </w:rPr>
        <w:t>SIGA trial activation: 2014;</w:t>
      </w:r>
    </w:p>
    <w:p w14:paraId="7FE1A224" w14:textId="51CA8589" w:rsidR="00D21536" w:rsidRPr="0005402F" w:rsidRDefault="007D6058" w:rsidP="007D6058">
      <w:pPr>
        <w:pStyle w:val="enumlev1"/>
        <w:rPr>
          <w:szCs w:val="24"/>
          <w:shd w:val="clear" w:color="auto" w:fill="FFFFFF"/>
        </w:rPr>
      </w:pPr>
      <w:r w:rsidRPr="0005402F">
        <w:rPr>
          <w:szCs w:val="24"/>
        </w:rPr>
        <w:lastRenderedPageBreak/>
        <w:t>•</w:t>
      </w:r>
      <w:r w:rsidR="0093197E" w:rsidRPr="0005402F">
        <w:rPr>
          <w:szCs w:val="24"/>
        </w:rPr>
        <w:tab/>
      </w:r>
      <w:r w:rsidR="00D21536" w:rsidRPr="0005402F">
        <w:rPr>
          <w:szCs w:val="24"/>
          <w:shd w:val="clear" w:color="auto" w:fill="FFFFFF"/>
        </w:rPr>
        <w:t>Construction of a database of the uncompliant (SIGA) devices: 2015;</w:t>
      </w:r>
    </w:p>
    <w:p w14:paraId="0E164068" w14:textId="54284D09" w:rsidR="00D21536" w:rsidRPr="0005402F" w:rsidRDefault="007D6058" w:rsidP="007D6058">
      <w:pPr>
        <w:pStyle w:val="enumlev1"/>
        <w:rPr>
          <w:szCs w:val="24"/>
          <w:shd w:val="clear" w:color="auto" w:fill="FFFFFF"/>
        </w:rPr>
      </w:pPr>
      <w:r w:rsidRPr="0005402F">
        <w:rPr>
          <w:szCs w:val="24"/>
        </w:rPr>
        <w:t>•</w:t>
      </w:r>
      <w:r w:rsidR="0093197E" w:rsidRPr="0005402F">
        <w:rPr>
          <w:szCs w:val="24"/>
        </w:rPr>
        <w:tab/>
      </w:r>
      <w:r w:rsidR="00D21536" w:rsidRPr="0005402F">
        <w:rPr>
          <w:szCs w:val="24"/>
          <w:shd w:val="clear" w:color="auto" w:fill="FFFFFF"/>
        </w:rPr>
        <w:t>Anti-piracy public campaign: 2016;</w:t>
      </w:r>
    </w:p>
    <w:p w14:paraId="06B19D0B" w14:textId="3048DAB9" w:rsidR="00D21536" w:rsidRPr="0005402F" w:rsidRDefault="007D6058" w:rsidP="007D6058">
      <w:pPr>
        <w:pStyle w:val="enumlev1"/>
        <w:rPr>
          <w:szCs w:val="24"/>
          <w:shd w:val="clear" w:color="auto" w:fill="FFFFFF"/>
        </w:rPr>
      </w:pPr>
      <w:r w:rsidRPr="0005402F">
        <w:rPr>
          <w:szCs w:val="24"/>
        </w:rPr>
        <w:t>•</w:t>
      </w:r>
      <w:r w:rsidR="0093197E" w:rsidRPr="0005402F">
        <w:rPr>
          <w:szCs w:val="24"/>
        </w:rPr>
        <w:tab/>
      </w:r>
      <w:r w:rsidR="00D21536" w:rsidRPr="0005402F">
        <w:rPr>
          <w:szCs w:val="24"/>
          <w:shd w:val="clear" w:color="auto" w:fill="FFFFFF"/>
        </w:rPr>
        <w:t xml:space="preserve">Launch of </w:t>
      </w:r>
      <w:r w:rsidR="00894970" w:rsidRPr="0005402F">
        <w:rPr>
          <w:szCs w:val="24"/>
          <w:shd w:val="clear" w:color="auto" w:fill="FFFFFF"/>
        </w:rPr>
        <w:t>"</w:t>
      </w:r>
      <w:r w:rsidR="00D21536" w:rsidRPr="0005402F">
        <w:rPr>
          <w:szCs w:val="24"/>
          <w:shd w:val="clear" w:color="auto" w:fill="FFFFFF"/>
        </w:rPr>
        <w:t>Celular Legal</w:t>
      </w:r>
      <w:r w:rsidR="00894970" w:rsidRPr="0005402F">
        <w:rPr>
          <w:szCs w:val="24"/>
          <w:shd w:val="clear" w:color="auto" w:fill="FFFFFF"/>
        </w:rPr>
        <w:t>"</w:t>
      </w:r>
      <w:r w:rsidR="00D21536" w:rsidRPr="0005402F">
        <w:rPr>
          <w:szCs w:val="24"/>
          <w:shd w:val="clear" w:color="auto" w:fill="FFFFFF"/>
        </w:rPr>
        <w:t xml:space="preserve"> website: 2017;</w:t>
      </w:r>
    </w:p>
    <w:p w14:paraId="66E25881" w14:textId="39D54B01" w:rsidR="00D21536" w:rsidRDefault="007D6058" w:rsidP="007D6058">
      <w:pPr>
        <w:pStyle w:val="enumlev1"/>
        <w:rPr>
          <w:ins w:id="353" w:author="Rafael Andrade Reis de Araujo" w:date="2025-01-17T12:01:00Z" w16du:dateUtc="2025-01-17T15:01:00Z"/>
          <w:szCs w:val="24"/>
          <w:shd w:val="clear" w:color="auto" w:fill="FFFFFF"/>
        </w:rPr>
      </w:pPr>
      <w:r w:rsidRPr="0005402F">
        <w:rPr>
          <w:szCs w:val="24"/>
        </w:rPr>
        <w:t>•</w:t>
      </w:r>
      <w:r w:rsidR="0093197E" w:rsidRPr="0005402F">
        <w:rPr>
          <w:szCs w:val="24"/>
        </w:rPr>
        <w:tab/>
      </w:r>
      <w:r w:rsidR="00D21536" w:rsidRPr="0005402F">
        <w:rPr>
          <w:szCs w:val="24"/>
          <w:shd w:val="clear" w:color="auto" w:fill="FFFFFF"/>
        </w:rPr>
        <w:t>Start of SMS warnings and blocking of tampered and non-certified (including counterfeit) devices: 2018.</w:t>
      </w:r>
    </w:p>
    <w:p w14:paraId="656243B4" w14:textId="10804F38" w:rsidR="0064782C" w:rsidRDefault="0064782C" w:rsidP="0064782C">
      <w:pPr>
        <w:pStyle w:val="enumlev1"/>
        <w:rPr>
          <w:ins w:id="354" w:author="Rafael Andrade Reis de Araujo" w:date="2025-01-17T12:12:00Z" w16du:dateUtc="2025-01-17T15:12:00Z"/>
          <w:szCs w:val="24"/>
          <w:shd w:val="clear" w:color="auto" w:fill="FFFFFF"/>
        </w:rPr>
      </w:pPr>
      <w:ins w:id="355" w:author="Rafael Andrade Reis de Araujo" w:date="2025-01-17T12:01:00Z" w16du:dateUtc="2025-01-17T15:01:00Z">
        <w:r w:rsidRPr="0005402F">
          <w:rPr>
            <w:szCs w:val="24"/>
          </w:rPr>
          <w:t>•</w:t>
        </w:r>
        <w:r w:rsidRPr="0005402F">
          <w:rPr>
            <w:szCs w:val="24"/>
          </w:rPr>
          <w:tab/>
        </w:r>
      </w:ins>
      <w:ins w:id="356" w:author="Rafael Andrade Reis de Araujo" w:date="2025-01-17T12:02:00Z" w16du:dateUtc="2025-01-17T15:02:00Z">
        <w:r w:rsidR="0054422F">
          <w:rPr>
            <w:szCs w:val="24"/>
          </w:rPr>
          <w:t xml:space="preserve">Beginning of the </w:t>
        </w:r>
      </w:ins>
      <w:ins w:id="357" w:author="Rafael Andrade Reis de Araujo" w:date="2025-01-17T12:01:00Z" w16du:dateUtc="2025-01-17T15:01:00Z">
        <w:r w:rsidRPr="0064782C">
          <w:rPr>
            <w:szCs w:val="24"/>
            <w:shd w:val="clear" w:color="auto" w:fill="FFFFFF"/>
            <w:rPrChange w:id="358" w:author="Rafael Andrade Reis de Araujo" w:date="2025-01-17T12:01:00Z" w16du:dateUtc="2025-01-17T15:01:00Z">
              <w:rPr>
                <w:szCs w:val="24"/>
              </w:rPr>
            </w:rPrChange>
          </w:rPr>
          <w:t>Partnership</w:t>
        </w:r>
      </w:ins>
      <w:ins w:id="359" w:author="Rafael Andrade Reis de Araujo" w:date="2025-01-17T12:02:00Z" w16du:dateUtc="2025-01-17T15:02:00Z">
        <w:r w:rsidR="0054422F">
          <w:rPr>
            <w:szCs w:val="24"/>
            <w:shd w:val="clear" w:color="auto" w:fill="FFFFFF"/>
          </w:rPr>
          <w:t xml:space="preserve"> between Ministry </w:t>
        </w:r>
        <w:r w:rsidR="003B1C24">
          <w:rPr>
            <w:szCs w:val="24"/>
            <w:shd w:val="clear" w:color="auto" w:fill="FFFFFF"/>
          </w:rPr>
          <w:t xml:space="preserve">of Justice and Public Safety </w:t>
        </w:r>
      </w:ins>
      <w:ins w:id="360" w:author="Rafael Andrade Reis de Araujo" w:date="2025-01-17T12:04:00Z" w16du:dateUtc="2025-01-17T15:04:00Z">
        <w:r w:rsidR="003D602B">
          <w:rPr>
            <w:szCs w:val="24"/>
            <w:shd w:val="clear" w:color="auto" w:fill="FFFFFF"/>
          </w:rPr>
          <w:t xml:space="preserve">(Project “Celular Seguro”) </w:t>
        </w:r>
      </w:ins>
      <w:ins w:id="361" w:author="Rafael Andrade Reis de Araujo" w:date="2025-01-17T12:02:00Z" w16du:dateUtc="2025-01-17T15:02:00Z">
        <w:r w:rsidR="003B1C24">
          <w:rPr>
            <w:szCs w:val="24"/>
            <w:shd w:val="clear" w:color="auto" w:fill="FFFFFF"/>
          </w:rPr>
          <w:t xml:space="preserve">to develop and provide to Brazilian </w:t>
        </w:r>
      </w:ins>
      <w:ins w:id="362" w:author="Rafael Andrade Reis de Araujo" w:date="2025-01-17T12:03:00Z" w16du:dateUtc="2025-01-17T15:03:00Z">
        <w:r w:rsidR="00720FA9">
          <w:rPr>
            <w:szCs w:val="24"/>
            <w:shd w:val="clear" w:color="auto" w:fill="FFFFFF"/>
          </w:rPr>
          <w:t>citizens</w:t>
        </w:r>
        <w:r w:rsidR="003B1C24">
          <w:rPr>
            <w:szCs w:val="24"/>
            <w:shd w:val="clear" w:color="auto" w:fill="FFFFFF"/>
          </w:rPr>
          <w:t xml:space="preserve"> a mobile app</w:t>
        </w:r>
        <w:r w:rsidR="00720FA9">
          <w:rPr>
            <w:szCs w:val="24"/>
            <w:shd w:val="clear" w:color="auto" w:fill="FFFFFF"/>
          </w:rPr>
          <w:t xml:space="preserve">lication that enables trusted people </w:t>
        </w:r>
        <w:r w:rsidR="003572BE">
          <w:rPr>
            <w:szCs w:val="24"/>
            <w:shd w:val="clear" w:color="auto" w:fill="FFFFFF"/>
          </w:rPr>
          <w:t>to block and unblock devices that were lost</w:t>
        </w:r>
      </w:ins>
      <w:ins w:id="363" w:author="Rafael Andrade Reis de Araujo" w:date="2025-01-17T12:04:00Z" w16du:dateUtc="2025-01-17T15:04:00Z">
        <w:r w:rsidR="003572BE">
          <w:rPr>
            <w:szCs w:val="24"/>
            <w:shd w:val="clear" w:color="auto" w:fill="FFFFFF"/>
          </w:rPr>
          <w:t xml:space="preserve"> or stolen: 202</w:t>
        </w:r>
      </w:ins>
      <w:ins w:id="364" w:author="Rafael Andrade Reis de Araujo" w:date="2025-01-17T12:14:00Z" w16du:dateUtc="2025-01-17T15:14:00Z">
        <w:r w:rsidR="00C968DC">
          <w:rPr>
            <w:szCs w:val="24"/>
            <w:shd w:val="clear" w:color="auto" w:fill="FFFFFF"/>
          </w:rPr>
          <w:t>3</w:t>
        </w:r>
      </w:ins>
    </w:p>
    <w:p w14:paraId="26201841" w14:textId="417E4D0D" w:rsidR="00021898" w:rsidRDefault="00021898" w:rsidP="0064782C">
      <w:pPr>
        <w:pStyle w:val="enumlev1"/>
        <w:rPr>
          <w:ins w:id="365" w:author="Rafael Andrade Reis de Araujo" w:date="2025-01-17T12:01:00Z" w16du:dateUtc="2025-01-17T15:01:00Z"/>
          <w:szCs w:val="24"/>
          <w:shd w:val="clear" w:color="auto" w:fill="FFFFFF"/>
        </w:rPr>
      </w:pPr>
      <w:ins w:id="366" w:author="Rafael Andrade Reis de Araujo" w:date="2025-01-17T12:12:00Z" w16du:dateUtc="2025-01-17T15:12:00Z">
        <w:r w:rsidRPr="0005402F">
          <w:rPr>
            <w:szCs w:val="24"/>
          </w:rPr>
          <w:t>•</w:t>
        </w:r>
        <w:r>
          <w:rPr>
            <w:szCs w:val="24"/>
          </w:rPr>
          <w:tab/>
          <w:t xml:space="preserve">Implementation of </w:t>
        </w:r>
        <w:r w:rsidR="00B27C31">
          <w:rPr>
            <w:szCs w:val="24"/>
          </w:rPr>
          <w:t xml:space="preserve">a new feature that allows users to block only their SIM </w:t>
        </w:r>
      </w:ins>
      <w:ins w:id="367" w:author="Rafael Andrade Reis de Araujo" w:date="2025-01-17T12:13:00Z" w16du:dateUtc="2025-01-17T15:13:00Z">
        <w:r w:rsidR="00B27C31">
          <w:rPr>
            <w:szCs w:val="24"/>
          </w:rPr>
          <w:t>cards</w:t>
        </w:r>
        <w:r w:rsidR="00870147">
          <w:rPr>
            <w:szCs w:val="24"/>
          </w:rPr>
          <w:t>, allowing p</w:t>
        </w:r>
        <w:r w:rsidR="00DD397E">
          <w:rPr>
            <w:szCs w:val="24"/>
          </w:rPr>
          <w:t>olice authorities to monitor the related IMEI</w:t>
        </w:r>
      </w:ins>
      <w:ins w:id="368" w:author="Rafael Andrade Reis de Araujo" w:date="2025-01-17T12:14:00Z" w16du:dateUtc="2025-01-17T15:14:00Z">
        <w:r w:rsidR="00864F0E">
          <w:rPr>
            <w:szCs w:val="24"/>
          </w:rPr>
          <w:t xml:space="preserve"> in order to recover the devices:</w:t>
        </w:r>
      </w:ins>
      <w:ins w:id="369" w:author="Rafael Andrade Reis de Araujo" w:date="2025-01-17T14:20:00Z" w16du:dateUtc="2025-01-17T17:20:00Z">
        <w:r w:rsidR="0011625C">
          <w:rPr>
            <w:szCs w:val="24"/>
          </w:rPr>
          <w:t xml:space="preserve"> </w:t>
        </w:r>
      </w:ins>
      <w:ins w:id="370" w:author="Rafael Andrade Reis de Araujo" w:date="2025-01-17T12:14:00Z" w16du:dateUtc="2025-01-17T15:14:00Z">
        <w:r w:rsidR="00864F0E">
          <w:rPr>
            <w:szCs w:val="24"/>
          </w:rPr>
          <w:t>2025</w:t>
        </w:r>
      </w:ins>
    </w:p>
    <w:p w14:paraId="6DADEC66" w14:textId="77777777" w:rsidR="00F9287C" w:rsidRPr="0005402F" w:rsidRDefault="00F9287C">
      <w:pPr>
        <w:pStyle w:val="enumlev1"/>
        <w:ind w:left="0" w:firstLine="0"/>
        <w:rPr>
          <w:szCs w:val="24"/>
          <w:shd w:val="clear" w:color="auto" w:fill="FFFFFF"/>
        </w:rPr>
        <w:pPrChange w:id="371" w:author="Rafael Andrade Reis de Araujo" w:date="2025-01-17T12:01:00Z" w16du:dateUtc="2025-01-17T15:01:00Z">
          <w:pPr>
            <w:pStyle w:val="enumlev1"/>
          </w:pPr>
        </w:pPrChange>
      </w:pPr>
    </w:p>
    <w:p w14:paraId="4AF92F6B" w14:textId="161BD1E6" w:rsidR="00D21536" w:rsidRPr="0005402F" w:rsidRDefault="0093197E" w:rsidP="00180E52">
      <w:pPr>
        <w:pStyle w:val="Headingb"/>
        <w:rPr>
          <w:szCs w:val="24"/>
          <w:shd w:val="clear" w:color="auto" w:fill="FFFFFF"/>
        </w:rPr>
      </w:pPr>
      <w:bookmarkStart w:id="372" w:name="_Toc73702146"/>
      <w:bookmarkStart w:id="373" w:name="_Toc74238321"/>
      <w:r w:rsidRPr="00A64CB7">
        <w:rPr>
          <w:szCs w:val="24"/>
        </w:rPr>
        <w:t>2</w:t>
      </w:r>
      <w:r w:rsidRPr="00A64CB7">
        <w:rPr>
          <w:szCs w:val="24"/>
        </w:rPr>
        <w:tab/>
      </w:r>
      <w:r w:rsidR="00D21536" w:rsidRPr="0005402F">
        <w:rPr>
          <w:szCs w:val="24"/>
          <w:lang w:bidi="ar-DZ"/>
        </w:rPr>
        <w:t>Scope</w:t>
      </w:r>
      <w:bookmarkEnd w:id="372"/>
      <w:bookmarkEnd w:id="373"/>
    </w:p>
    <w:p w14:paraId="3B48ED38" w14:textId="6CF5BFA0" w:rsidR="0063113E" w:rsidRPr="0005402F" w:rsidRDefault="0063113E" w:rsidP="0063113E">
      <w:pPr>
        <w:rPr>
          <w:szCs w:val="24"/>
        </w:rPr>
      </w:pPr>
      <w:r>
        <w:t>In addition to</w:t>
      </w:r>
      <w:r w:rsidRPr="0005402F">
        <w:rPr>
          <w:szCs w:val="24"/>
        </w:rPr>
        <w:t xml:space="preserve"> the initial approach focused on blocking stolen or lost devices in mobile networks (CEMI</w:t>
      </w:r>
      <w:ins w:id="374" w:author="Rafael Andrade Reis de Araujo" w:date="2025-01-17T14:43:00Z" w16du:dateUtc="2025-01-17T17:43:00Z">
        <w:r w:rsidR="00DC04E5">
          <w:rPr>
            <w:szCs w:val="24"/>
          </w:rPr>
          <w:t xml:space="preserve"> – </w:t>
        </w:r>
        <w:r w:rsidR="00DC04E5">
          <w:rPr>
            <w:i/>
            <w:iCs/>
            <w:szCs w:val="24"/>
          </w:rPr>
          <w:t xml:space="preserve">Blocked </w:t>
        </w:r>
        <w:r w:rsidR="00841E3D">
          <w:rPr>
            <w:i/>
            <w:iCs/>
            <w:szCs w:val="24"/>
          </w:rPr>
          <w:t>Mobile Devices Registry</w:t>
        </w:r>
      </w:ins>
      <w:r w:rsidRPr="0005402F">
        <w:rPr>
          <w:szCs w:val="24"/>
        </w:rPr>
        <w:t>), the Brazilian mobile service regulation</w:t>
      </w:r>
      <w:r>
        <w:rPr>
          <w:szCs w:val="24"/>
        </w:rPr>
        <w:t>s</w:t>
      </w:r>
      <w:r w:rsidRPr="0005402F">
        <w:rPr>
          <w:szCs w:val="24"/>
          <w:vertAlign w:val="superscript"/>
        </w:rPr>
        <w:footnoteReference w:id="5"/>
      </w:r>
      <w:r w:rsidRPr="0005402F">
        <w:rPr>
          <w:szCs w:val="24"/>
        </w:rPr>
        <w:t xml:space="preserve"> </w:t>
      </w:r>
      <w:r>
        <w:rPr>
          <w:szCs w:val="24"/>
        </w:rPr>
        <w:t xml:space="preserve">stipulate </w:t>
      </w:r>
      <w:r w:rsidRPr="0005402F">
        <w:rPr>
          <w:szCs w:val="24"/>
        </w:rPr>
        <w:t xml:space="preserve">that operators should only allow </w:t>
      </w:r>
      <w:r>
        <w:rPr>
          <w:szCs w:val="24"/>
        </w:rPr>
        <w:t xml:space="preserve">devices </w:t>
      </w:r>
      <w:r w:rsidRPr="0005402F">
        <w:rPr>
          <w:szCs w:val="24"/>
        </w:rPr>
        <w:t xml:space="preserve">on their network that have been certified by the national telecommunications agency – Anatel. </w:t>
      </w:r>
      <w:r>
        <w:rPr>
          <w:szCs w:val="24"/>
        </w:rPr>
        <w:t>Furthermore</w:t>
      </w:r>
      <w:r w:rsidRPr="0005402F">
        <w:rPr>
          <w:szCs w:val="24"/>
        </w:rPr>
        <w:t xml:space="preserve">, the </w:t>
      </w:r>
      <w:r>
        <w:rPr>
          <w:szCs w:val="24"/>
        </w:rPr>
        <w:t xml:space="preserve">regulations </w:t>
      </w:r>
      <w:r w:rsidRPr="0005402F">
        <w:rPr>
          <w:szCs w:val="24"/>
        </w:rPr>
        <w:t>dictate</w:t>
      </w:r>
      <w:r w:rsidRPr="0005402F">
        <w:rPr>
          <w:szCs w:val="24"/>
          <w:vertAlign w:val="superscript"/>
        </w:rPr>
        <w:footnoteReference w:id="6"/>
      </w:r>
      <w:r w:rsidRPr="0005402F">
        <w:rPr>
          <w:szCs w:val="24"/>
        </w:rPr>
        <w:t xml:space="preserve"> that users should only use equipment certified by Anatel. Based on these two directives, Anatel </w:t>
      </w:r>
      <w:r>
        <w:rPr>
          <w:szCs w:val="24"/>
        </w:rPr>
        <w:t>mandated</w:t>
      </w:r>
      <w:r w:rsidRPr="0005402F">
        <w:rPr>
          <w:szCs w:val="24"/>
        </w:rPr>
        <w:t xml:space="preserve"> that the Brazilian mobile operators </w:t>
      </w:r>
      <w:r>
        <w:rPr>
          <w:szCs w:val="24"/>
        </w:rPr>
        <w:t xml:space="preserve">collectively </w:t>
      </w:r>
      <w:r w:rsidRPr="0005402F">
        <w:rPr>
          <w:szCs w:val="24"/>
        </w:rPr>
        <w:t>implement a technological solution</w:t>
      </w:r>
      <w:r>
        <w:rPr>
          <w:szCs w:val="24"/>
        </w:rPr>
        <w:t xml:space="preserve"> </w:t>
      </w:r>
      <w:r w:rsidRPr="0005402F">
        <w:rPr>
          <w:szCs w:val="24"/>
        </w:rPr>
        <w:t xml:space="preserve">(SIGA) to </w:t>
      </w:r>
      <w:r>
        <w:rPr>
          <w:szCs w:val="24"/>
        </w:rPr>
        <w:t>restrict</w:t>
      </w:r>
      <w:r w:rsidRPr="0005402F">
        <w:rPr>
          <w:szCs w:val="24"/>
        </w:rPr>
        <w:t xml:space="preserve"> the use of mobile devices that are not certified (including counterfeit) or have been tampered.</w:t>
      </w:r>
    </w:p>
    <w:p w14:paraId="26D57E69" w14:textId="3340320B" w:rsidR="00D21536" w:rsidRPr="0005402F" w:rsidRDefault="0063113E" w:rsidP="0063113E">
      <w:pPr>
        <w:rPr>
          <w:szCs w:val="24"/>
        </w:rPr>
      </w:pPr>
      <w:r w:rsidRPr="0005402F">
        <w:rPr>
          <w:szCs w:val="24"/>
        </w:rPr>
        <w:t>The action plan submitted by the operators to fulfil this obligation defined the outline of technological solution to be implemented</w:t>
      </w:r>
      <w:r>
        <w:rPr>
          <w:szCs w:val="24"/>
        </w:rPr>
        <w:t>;</w:t>
      </w:r>
      <w:r w:rsidRPr="0005402F">
        <w:rPr>
          <w:szCs w:val="24"/>
        </w:rPr>
        <w:t xml:space="preserve"> possible criteria based on real users cases in order to minimize the impacts on the population</w:t>
      </w:r>
      <w:r>
        <w:rPr>
          <w:szCs w:val="24"/>
        </w:rPr>
        <w:t>;</w:t>
      </w:r>
      <w:r w:rsidRPr="0005402F">
        <w:rPr>
          <w:szCs w:val="24"/>
        </w:rPr>
        <w:t xml:space="preserve"> the criteria to be implemented for new users </w:t>
      </w:r>
      <w:r>
        <w:t>post-implementation to ensure</w:t>
      </w:r>
      <w:r w:rsidRPr="0005402F">
        <w:rPr>
          <w:szCs w:val="24"/>
        </w:rPr>
        <w:t xml:space="preserve"> that only devices compl</w:t>
      </w:r>
      <w:r>
        <w:rPr>
          <w:szCs w:val="24"/>
        </w:rPr>
        <w:t>iant</w:t>
      </w:r>
      <w:r w:rsidRPr="0005402F">
        <w:rPr>
          <w:szCs w:val="24"/>
        </w:rPr>
        <w:t xml:space="preserve"> with Anatel's regulation</w:t>
      </w:r>
      <w:r>
        <w:rPr>
          <w:szCs w:val="24"/>
        </w:rPr>
        <w:t>s</w:t>
      </w:r>
      <w:r w:rsidRPr="0005402F">
        <w:rPr>
          <w:szCs w:val="24"/>
        </w:rPr>
        <w:t xml:space="preserve"> can access the network</w:t>
      </w:r>
      <w:r>
        <w:rPr>
          <w:szCs w:val="24"/>
        </w:rPr>
        <w:t>;</w:t>
      </w:r>
      <w:r w:rsidRPr="0005402F">
        <w:rPr>
          <w:szCs w:val="24"/>
        </w:rPr>
        <w:t xml:space="preserve"> the criteria to be implemented for mobile users in order to avoid inconvenience to </w:t>
      </w:r>
      <w:r>
        <w:t xml:space="preserve">both national and </w:t>
      </w:r>
      <w:r w:rsidRPr="0005402F">
        <w:rPr>
          <w:szCs w:val="24"/>
        </w:rPr>
        <w:t>foreign users</w:t>
      </w:r>
      <w:r>
        <w:rPr>
          <w:szCs w:val="24"/>
        </w:rPr>
        <w:t>;</w:t>
      </w:r>
      <w:r w:rsidRPr="0005402F">
        <w:rPr>
          <w:szCs w:val="24"/>
        </w:rPr>
        <w:t xml:space="preserve"> awareness campaigns on the mobile network users, among other things.</w:t>
      </w:r>
    </w:p>
    <w:p w14:paraId="4B062185" w14:textId="067C2BD8" w:rsidR="00D21536" w:rsidRDefault="0063113E" w:rsidP="00180E52">
      <w:pPr>
        <w:rPr>
          <w:ins w:id="378" w:author="Rafael Andrade Reis de Araujo" w:date="2025-01-17T14:45:00Z" w16du:dateUtc="2025-01-17T17:45:00Z"/>
          <w:szCs w:val="24"/>
        </w:rPr>
      </w:pPr>
      <w:r w:rsidRPr="0005402F">
        <w:rPr>
          <w:szCs w:val="24"/>
        </w:rPr>
        <w:t xml:space="preserve">The action plan was approved by Anatel in 2012, considering the technical and regulatory aspects, and a joint workgroup, </w:t>
      </w:r>
      <w:r>
        <w:rPr>
          <w:szCs w:val="24"/>
        </w:rPr>
        <w:t>named</w:t>
      </w:r>
      <w:r w:rsidRPr="0005402F">
        <w:rPr>
          <w:szCs w:val="24"/>
        </w:rPr>
        <w:t xml:space="preserve"> SIGA – </w:t>
      </w:r>
      <w:r>
        <w:rPr>
          <w:i/>
          <w:szCs w:val="24"/>
        </w:rPr>
        <w:t>D</w:t>
      </w:r>
      <w:r w:rsidRPr="0098130B">
        <w:rPr>
          <w:i/>
          <w:szCs w:val="24"/>
        </w:rPr>
        <w:t xml:space="preserve">evices </w:t>
      </w:r>
      <w:r>
        <w:rPr>
          <w:i/>
          <w:szCs w:val="24"/>
        </w:rPr>
        <w:t>M</w:t>
      </w:r>
      <w:r w:rsidRPr="0098130B">
        <w:rPr>
          <w:i/>
          <w:szCs w:val="24"/>
        </w:rPr>
        <w:t xml:space="preserve">anagement </w:t>
      </w:r>
      <w:r>
        <w:rPr>
          <w:i/>
          <w:szCs w:val="24"/>
        </w:rPr>
        <w:t>I</w:t>
      </w:r>
      <w:r w:rsidRPr="0098130B">
        <w:rPr>
          <w:i/>
          <w:szCs w:val="24"/>
        </w:rPr>
        <w:t xml:space="preserve">ntegrated </w:t>
      </w:r>
      <w:r>
        <w:rPr>
          <w:i/>
          <w:szCs w:val="24"/>
        </w:rPr>
        <w:t>S</w:t>
      </w:r>
      <w:r w:rsidRPr="0098130B">
        <w:rPr>
          <w:i/>
          <w:szCs w:val="24"/>
        </w:rPr>
        <w:t>ystem</w:t>
      </w:r>
      <w:r w:rsidRPr="0005402F">
        <w:rPr>
          <w:szCs w:val="24"/>
        </w:rPr>
        <w:t xml:space="preserve">, was </w:t>
      </w:r>
      <w:r>
        <w:rPr>
          <w:szCs w:val="24"/>
        </w:rPr>
        <w:t>established</w:t>
      </w:r>
      <w:r w:rsidRPr="0005402F">
        <w:rPr>
          <w:szCs w:val="24"/>
        </w:rPr>
        <w:t xml:space="preserve"> to coordinate the activities on the implementation of the solution. This workgroup is led by Anatel and has members from mobile operators, manufacture</w:t>
      </w:r>
      <w:ins w:id="379" w:author="Rafael Andrade Reis de Araujo" w:date="2025-01-17T14:45:00Z" w16du:dateUtc="2025-01-17T17:45:00Z">
        <w:r w:rsidR="00F95D67">
          <w:rPr>
            <w:szCs w:val="24"/>
          </w:rPr>
          <w:t>r</w:t>
        </w:r>
      </w:ins>
      <w:r w:rsidRPr="0005402F">
        <w:rPr>
          <w:szCs w:val="24"/>
        </w:rPr>
        <w:t>s and associations such as GSMA and Abinee (Brazilian manufacture</w:t>
      </w:r>
      <w:r>
        <w:rPr>
          <w:szCs w:val="24"/>
        </w:rPr>
        <w:t>r</w:t>
      </w:r>
      <w:r w:rsidRPr="0005402F">
        <w:rPr>
          <w:szCs w:val="24"/>
        </w:rPr>
        <w:t>s association).</w:t>
      </w:r>
    </w:p>
    <w:p w14:paraId="59E07796" w14:textId="7CA0387A" w:rsidR="008602FC" w:rsidRPr="0005402F" w:rsidRDefault="008602FC" w:rsidP="00180E52">
      <w:pPr>
        <w:rPr>
          <w:szCs w:val="24"/>
        </w:rPr>
      </w:pPr>
      <w:ins w:id="380" w:author="Rafael Andrade Reis de Araujo" w:date="2025-01-17T14:45:00Z" w16du:dateUtc="2025-01-17T17:45:00Z">
        <w:r>
          <w:rPr>
            <w:szCs w:val="24"/>
          </w:rPr>
          <w:t>By 202</w:t>
        </w:r>
      </w:ins>
      <w:ins w:id="381" w:author="Rafael Andrade Reis de Araujo" w:date="2025-01-17T14:46:00Z" w16du:dateUtc="2025-01-17T17:46:00Z">
        <w:r w:rsidR="00EB3395">
          <w:rPr>
            <w:szCs w:val="24"/>
          </w:rPr>
          <w:t xml:space="preserve">3, the Ministry of Justice and Public Safety contacted Anatel </w:t>
        </w:r>
      </w:ins>
      <w:ins w:id="382" w:author="Rafael Andrade Reis de Araujo" w:date="2025-01-17T14:47:00Z" w16du:dateUtc="2025-01-17T17:47:00Z">
        <w:r w:rsidR="00B763CA">
          <w:rPr>
            <w:szCs w:val="24"/>
          </w:rPr>
          <w:t xml:space="preserve">with the </w:t>
        </w:r>
      </w:ins>
      <w:ins w:id="383" w:author="Rafael Andrade Reis de Araujo" w:date="2025-01-17T14:48:00Z" w16du:dateUtc="2025-01-17T17:48:00Z">
        <w:r w:rsidR="0063539E">
          <w:rPr>
            <w:szCs w:val="24"/>
          </w:rPr>
          <w:t xml:space="preserve">willingness of developing a tool that </w:t>
        </w:r>
      </w:ins>
      <w:ins w:id="384" w:author="Rafael Andrade Reis de Araujo" w:date="2025-01-17T14:49:00Z" w16du:dateUtc="2025-01-17T17:49:00Z">
        <w:r w:rsidR="00705E3F">
          <w:rPr>
            <w:szCs w:val="24"/>
          </w:rPr>
          <w:t>would facilitate blocking and unblocking</w:t>
        </w:r>
      </w:ins>
      <w:ins w:id="385" w:author="Rafael Andrade Reis de Araujo" w:date="2025-01-17T14:51:00Z" w16du:dateUtc="2025-01-17T17:51:00Z">
        <w:r w:rsidR="007430E5">
          <w:rPr>
            <w:szCs w:val="24"/>
          </w:rPr>
          <w:t xml:space="preserve"> of mobile devices</w:t>
        </w:r>
      </w:ins>
      <w:ins w:id="386" w:author="Rafael Andrade Reis de Araujo" w:date="2025-01-17T14:49:00Z" w16du:dateUtc="2025-01-17T17:49:00Z">
        <w:r w:rsidR="00AB1BC7">
          <w:rPr>
            <w:szCs w:val="24"/>
          </w:rPr>
          <w:t xml:space="preserve"> for the Brazilian citizen</w:t>
        </w:r>
      </w:ins>
      <w:ins w:id="387" w:author="Rafael Andrade Reis de Araujo" w:date="2025-01-17T14:51:00Z" w16du:dateUtc="2025-01-17T17:51:00Z">
        <w:r w:rsidR="007430E5">
          <w:rPr>
            <w:szCs w:val="24"/>
          </w:rPr>
          <w:t>s</w:t>
        </w:r>
      </w:ins>
      <w:ins w:id="388" w:author="Rafael Andrade Reis de Araujo" w:date="2025-01-17T14:49:00Z" w16du:dateUtc="2025-01-17T17:49:00Z">
        <w:r w:rsidR="00AB1BC7">
          <w:rPr>
            <w:szCs w:val="24"/>
          </w:rPr>
          <w:t xml:space="preserve">. </w:t>
        </w:r>
      </w:ins>
      <w:ins w:id="389" w:author="Rafael Andrade Reis de Araujo" w:date="2025-01-17T14:48:00Z" w16du:dateUtc="2025-01-17T17:48:00Z">
        <w:r w:rsidR="00010905">
          <w:rPr>
            <w:szCs w:val="24"/>
          </w:rPr>
          <w:t xml:space="preserve"> </w:t>
        </w:r>
      </w:ins>
      <w:ins w:id="390" w:author="Rafael Andrade Reis de Araujo" w:date="2025-01-17T14:51:00Z" w16du:dateUtc="2025-01-17T17:51:00Z">
        <w:r w:rsidR="007430E5">
          <w:rPr>
            <w:szCs w:val="24"/>
          </w:rPr>
          <w:t xml:space="preserve">Therefore, </w:t>
        </w:r>
        <w:r w:rsidR="00E2417A">
          <w:rPr>
            <w:szCs w:val="24"/>
          </w:rPr>
          <w:t>it was created a mobile application that allows users to register their devices and tr</w:t>
        </w:r>
      </w:ins>
      <w:ins w:id="391" w:author="Rafael Andrade Reis de Araujo" w:date="2025-01-17T14:52:00Z" w16du:dateUtc="2025-01-17T17:52:00Z">
        <w:r w:rsidR="00E2417A">
          <w:rPr>
            <w:szCs w:val="24"/>
          </w:rPr>
          <w:t>usted people (relatives, friends,</w:t>
        </w:r>
        <w:r w:rsidR="00BF4366">
          <w:rPr>
            <w:szCs w:val="24"/>
          </w:rPr>
          <w:t xml:space="preserve"> etc)</w:t>
        </w:r>
        <w:r w:rsidR="00014FFB">
          <w:rPr>
            <w:szCs w:val="24"/>
          </w:rPr>
          <w:t xml:space="preserve"> that are authorized to block </w:t>
        </w:r>
      </w:ins>
      <w:ins w:id="392" w:author="Rafael Andrade Reis de Araujo" w:date="2025-01-17T14:53:00Z" w16du:dateUtc="2025-01-17T17:53:00Z">
        <w:r w:rsidR="00014FFB">
          <w:rPr>
            <w:szCs w:val="24"/>
          </w:rPr>
          <w:t>the registered device.</w:t>
        </w:r>
      </w:ins>
      <w:ins w:id="393" w:author="Rafael Andrade Reis de Araujo" w:date="2025-01-17T14:59:00Z" w16du:dateUtc="2025-01-17T17:59:00Z">
        <w:r w:rsidR="00257DBE">
          <w:rPr>
            <w:szCs w:val="24"/>
          </w:rPr>
          <w:t xml:space="preserve"> Also the </w:t>
        </w:r>
        <w:r w:rsidR="00121DAE">
          <w:rPr>
            <w:szCs w:val="24"/>
          </w:rPr>
          <w:t xml:space="preserve">application has integration with financial institutions so </w:t>
        </w:r>
        <w:r w:rsidR="00D40E8B">
          <w:rPr>
            <w:szCs w:val="24"/>
          </w:rPr>
          <w:t xml:space="preserve">that </w:t>
        </w:r>
      </w:ins>
      <w:ins w:id="394" w:author="Rafael Andrade Reis de Araujo" w:date="2025-01-17T15:00:00Z" w16du:dateUtc="2025-01-17T18:00:00Z">
        <w:r w:rsidR="00CC28E1">
          <w:rPr>
            <w:szCs w:val="24"/>
          </w:rPr>
          <w:t>financial transaction could be limited as soon as the user reports a stolen device.</w:t>
        </w:r>
      </w:ins>
      <w:ins w:id="395" w:author="Rafael Andrade Reis de Araujo" w:date="2025-01-17T14:53:00Z" w16du:dateUtc="2025-01-17T17:53:00Z">
        <w:r w:rsidR="00212267">
          <w:rPr>
            <w:szCs w:val="24"/>
          </w:rPr>
          <w:t xml:space="preserve"> Before the launch of the application</w:t>
        </w:r>
      </w:ins>
      <w:ins w:id="396" w:author="Rafael Andrade Reis de Araujo" w:date="2025-01-17T14:54:00Z" w16du:dateUtc="2025-01-17T17:54:00Z">
        <w:r w:rsidR="007F7041">
          <w:rPr>
            <w:szCs w:val="24"/>
          </w:rPr>
          <w:t>, users could onl</w:t>
        </w:r>
      </w:ins>
      <w:ins w:id="397" w:author="Rafael Andrade Reis de Araujo" w:date="2025-01-17T14:55:00Z" w16du:dateUtc="2025-01-17T17:55:00Z">
        <w:r w:rsidR="007F7041">
          <w:rPr>
            <w:szCs w:val="24"/>
          </w:rPr>
          <w:t xml:space="preserve">y request </w:t>
        </w:r>
        <w:r w:rsidR="001006C0">
          <w:rPr>
            <w:szCs w:val="24"/>
          </w:rPr>
          <w:t>blocking by reaching their carriers or police authorities that were</w:t>
        </w:r>
      </w:ins>
      <w:ins w:id="398" w:author="Rafael Andrade Reis de Araujo" w:date="2025-01-17T14:56:00Z" w16du:dateUtc="2025-01-17T17:56:00Z">
        <w:r w:rsidR="00F7088E">
          <w:rPr>
            <w:szCs w:val="24"/>
          </w:rPr>
          <w:t xml:space="preserve"> adherent to the project.</w:t>
        </w:r>
        <w:r w:rsidR="00C62764">
          <w:rPr>
            <w:szCs w:val="24"/>
          </w:rPr>
          <w:t xml:space="preserve"> By the end of 2024, the solution was improved to </w:t>
        </w:r>
      </w:ins>
      <w:ins w:id="399" w:author="Rafael Andrade Reis de Araujo" w:date="2025-01-17T14:57:00Z" w16du:dateUtc="2025-01-17T17:57:00Z">
        <w:r w:rsidR="00C62764">
          <w:rPr>
            <w:szCs w:val="24"/>
          </w:rPr>
          <w:t>implement device recovery procedures by police authorities.</w:t>
        </w:r>
      </w:ins>
    </w:p>
    <w:p w14:paraId="4540C18F" w14:textId="601E14CC" w:rsidR="00D21536" w:rsidRPr="0005402F" w:rsidRDefault="0093197E" w:rsidP="00603D48">
      <w:pPr>
        <w:pStyle w:val="Headingb"/>
        <w:rPr>
          <w:szCs w:val="24"/>
          <w:lang w:bidi="ar-DZ"/>
        </w:rPr>
      </w:pPr>
      <w:bookmarkStart w:id="400" w:name="_Toc73702147"/>
      <w:bookmarkStart w:id="401" w:name="_Toc74238322"/>
      <w:r w:rsidRPr="0005402F">
        <w:rPr>
          <w:szCs w:val="24"/>
          <w:lang w:bidi="ar-DZ"/>
        </w:rPr>
        <w:lastRenderedPageBreak/>
        <w:t>3</w:t>
      </w:r>
      <w:r w:rsidRPr="0005402F">
        <w:rPr>
          <w:szCs w:val="24"/>
          <w:lang w:bidi="ar-DZ"/>
        </w:rPr>
        <w:tab/>
      </w:r>
      <w:r w:rsidR="00D21536" w:rsidRPr="0005402F">
        <w:rPr>
          <w:szCs w:val="24"/>
          <w:lang w:bidi="ar-DZ"/>
        </w:rPr>
        <w:t xml:space="preserve">Common statistic for </w:t>
      </w:r>
      <w:r w:rsidR="0063113E" w:rsidRPr="0005402F">
        <w:rPr>
          <w:szCs w:val="24"/>
          <w:lang w:bidi="ar-DZ"/>
        </w:rPr>
        <w:t>country</w:t>
      </w:r>
      <w:r w:rsidR="0063113E">
        <w:rPr>
          <w:szCs w:val="24"/>
          <w:lang w:bidi="ar-DZ"/>
        </w:rPr>
        <w:t>’</w:t>
      </w:r>
      <w:r w:rsidR="0063113E" w:rsidRPr="0005402F">
        <w:rPr>
          <w:szCs w:val="24"/>
          <w:lang w:bidi="ar-DZ"/>
        </w:rPr>
        <w:t xml:space="preserve">s use </w:t>
      </w:r>
      <w:r w:rsidR="00D21536" w:rsidRPr="0005402F">
        <w:rPr>
          <w:szCs w:val="24"/>
          <w:lang w:bidi="ar-DZ"/>
        </w:rPr>
        <w:t>case</w:t>
      </w:r>
      <w:bookmarkEnd w:id="400"/>
      <w:bookmarkEnd w:id="401"/>
    </w:p>
    <w:p w14:paraId="3C4F8619" w14:textId="7D565446" w:rsidR="0063113E" w:rsidRPr="00A64CB7" w:rsidRDefault="00E269A3" w:rsidP="0063113E">
      <w:pPr>
        <w:pStyle w:val="enumlev1"/>
        <w:rPr>
          <w:szCs w:val="24"/>
          <w:lang w:val="fr-FR" w:eastAsia="ja-JP" w:bidi="ar-DZ"/>
        </w:rPr>
      </w:pPr>
      <w:r w:rsidRPr="00A64CB7">
        <w:rPr>
          <w:szCs w:val="24"/>
          <w:lang w:val="fr-FR"/>
        </w:rPr>
        <w:t>•</w:t>
      </w:r>
      <w:r w:rsidR="0093197E" w:rsidRPr="00A64CB7">
        <w:rPr>
          <w:szCs w:val="24"/>
          <w:lang w:val="fr-FR" w:bidi="ar-DZ"/>
        </w:rPr>
        <w:tab/>
      </w:r>
      <w:r w:rsidR="00D21536" w:rsidRPr="00A64CB7">
        <w:rPr>
          <w:b/>
          <w:bCs/>
          <w:szCs w:val="24"/>
          <w:shd w:val="clear" w:color="auto" w:fill="FFFFFF"/>
          <w:lang w:val="fr-FR"/>
        </w:rPr>
        <w:t>Mobile</w:t>
      </w:r>
      <w:r w:rsidR="00D21536" w:rsidRPr="00A64CB7">
        <w:rPr>
          <w:b/>
          <w:bCs/>
          <w:szCs w:val="24"/>
          <w:lang w:val="fr-FR" w:eastAsia="ja-JP" w:bidi="ar-DZ"/>
        </w:rPr>
        <w:t xml:space="preserve"> </w:t>
      </w:r>
      <w:r w:rsidR="0063113E" w:rsidRPr="00A64CB7">
        <w:rPr>
          <w:b/>
          <w:bCs/>
          <w:szCs w:val="24"/>
          <w:shd w:val="clear" w:color="auto" w:fill="FFFFFF"/>
          <w:lang w:val="fr-FR"/>
        </w:rPr>
        <w:t>accesses</w:t>
      </w:r>
      <w:r w:rsidR="0063113E" w:rsidRPr="00A64CB7">
        <w:rPr>
          <w:szCs w:val="24"/>
          <w:shd w:val="clear" w:color="auto" w:fill="FFFFFF"/>
          <w:lang w:val="fr-FR"/>
        </w:rPr>
        <w:t xml:space="preserve">: </w:t>
      </w:r>
      <w:del w:id="402" w:author="Rafael Andrade Reis de Araujo" w:date="2025-01-17T12:15:00Z" w16du:dateUtc="2025-01-17T15:15:00Z">
        <w:r w:rsidR="0063113E" w:rsidDel="00A837F4">
          <w:rPr>
            <w:szCs w:val="24"/>
            <w:shd w:val="clear" w:color="auto" w:fill="FFFFFF"/>
            <w:lang w:val="fr-FR"/>
          </w:rPr>
          <w:delText>256,4</w:delText>
        </w:r>
      </w:del>
      <w:ins w:id="403" w:author="Rafael Andrade Reis de Araujo" w:date="2025-01-17T12:15:00Z" w16du:dateUtc="2025-01-17T15:15:00Z">
        <w:r w:rsidR="00A837F4">
          <w:rPr>
            <w:szCs w:val="24"/>
            <w:shd w:val="clear" w:color="auto" w:fill="FFFFFF"/>
            <w:lang w:val="fr-FR"/>
          </w:rPr>
          <w:t>262,8</w:t>
        </w:r>
      </w:ins>
      <w:r w:rsidR="0063113E">
        <w:rPr>
          <w:szCs w:val="24"/>
          <w:shd w:val="clear" w:color="auto" w:fill="FFFFFF"/>
          <w:lang w:val="fr-FR"/>
        </w:rPr>
        <w:t xml:space="preserve"> </w:t>
      </w:r>
      <w:r w:rsidR="0063113E" w:rsidRPr="00A64CB7">
        <w:rPr>
          <w:szCs w:val="24"/>
          <w:shd w:val="clear" w:color="auto" w:fill="FFFFFF"/>
          <w:lang w:val="fr-FR"/>
        </w:rPr>
        <w:t>million</w:t>
      </w:r>
      <w:r w:rsidR="0063113E" w:rsidRPr="0005402F">
        <w:rPr>
          <w:rStyle w:val="FootnoteReference"/>
          <w:sz w:val="24"/>
          <w:szCs w:val="24"/>
          <w:shd w:val="clear" w:color="auto" w:fill="FFFFFF"/>
        </w:rPr>
        <w:footnoteReference w:id="7"/>
      </w:r>
    </w:p>
    <w:p w14:paraId="51D84E57" w14:textId="7007DC41" w:rsidR="0063113E" w:rsidRPr="00A64CB7" w:rsidRDefault="0063113E" w:rsidP="0063113E">
      <w:pPr>
        <w:pStyle w:val="enumlev1"/>
        <w:rPr>
          <w:szCs w:val="24"/>
          <w:lang w:val="fr-FR" w:eastAsia="ja-JP" w:bidi="ar-DZ"/>
        </w:rPr>
      </w:pPr>
      <w:r w:rsidRPr="00A64CB7">
        <w:rPr>
          <w:szCs w:val="24"/>
          <w:lang w:val="fr-FR"/>
        </w:rPr>
        <w:t>•</w:t>
      </w:r>
      <w:r w:rsidRPr="00A64CB7">
        <w:rPr>
          <w:szCs w:val="24"/>
          <w:lang w:val="fr-FR" w:bidi="ar-DZ"/>
        </w:rPr>
        <w:tab/>
      </w:r>
      <w:r w:rsidRPr="00A64CB7">
        <w:rPr>
          <w:b/>
          <w:bCs/>
          <w:szCs w:val="24"/>
          <w:shd w:val="clear" w:color="auto" w:fill="FFFFFF"/>
          <w:lang w:val="fr-FR"/>
        </w:rPr>
        <w:t>Population</w:t>
      </w:r>
      <w:r w:rsidRPr="00A64CB7">
        <w:rPr>
          <w:szCs w:val="24"/>
          <w:shd w:val="clear" w:color="auto" w:fill="FFFFFF"/>
          <w:lang w:val="fr-FR"/>
        </w:rPr>
        <w:t xml:space="preserve">: </w:t>
      </w:r>
      <w:del w:id="404" w:author="Rafael Andrade Reis de Araujo" w:date="2025-01-17T12:10:00Z" w16du:dateUtc="2025-01-17T15:10:00Z">
        <w:r w:rsidDel="00D0522F">
          <w:rPr>
            <w:szCs w:val="24"/>
            <w:shd w:val="clear" w:color="auto" w:fill="FFFFFF"/>
            <w:lang w:val="fr-FR"/>
          </w:rPr>
          <w:delText>203</w:delText>
        </w:r>
        <w:r w:rsidRPr="00A64CB7" w:rsidDel="00D0522F">
          <w:rPr>
            <w:szCs w:val="24"/>
            <w:shd w:val="clear" w:color="auto" w:fill="FFFFFF"/>
            <w:lang w:val="fr-FR"/>
          </w:rPr>
          <w:delText xml:space="preserve"> </w:delText>
        </w:r>
      </w:del>
      <w:ins w:id="405" w:author="Rafael Andrade Reis de Araujo" w:date="2025-01-17T12:10:00Z" w16du:dateUtc="2025-01-17T15:10:00Z">
        <w:r w:rsidR="00D0522F">
          <w:rPr>
            <w:szCs w:val="24"/>
            <w:shd w:val="clear" w:color="auto" w:fill="FFFFFF"/>
            <w:lang w:val="fr-FR"/>
          </w:rPr>
          <w:t>211</w:t>
        </w:r>
        <w:r w:rsidR="00D0522F" w:rsidRPr="00A64CB7">
          <w:rPr>
            <w:szCs w:val="24"/>
            <w:shd w:val="clear" w:color="auto" w:fill="FFFFFF"/>
            <w:lang w:val="fr-FR"/>
          </w:rPr>
          <w:t xml:space="preserve"> </w:t>
        </w:r>
      </w:ins>
      <w:r w:rsidRPr="00A64CB7">
        <w:rPr>
          <w:szCs w:val="24"/>
          <w:shd w:val="clear" w:color="auto" w:fill="FFFFFF"/>
          <w:lang w:val="fr-FR"/>
        </w:rPr>
        <w:t>million</w:t>
      </w:r>
      <w:ins w:id="406" w:author="Rafael Andrade Reis de Araujo" w:date="2025-01-17T12:10:00Z" w16du:dateUtc="2025-01-17T15:10:00Z">
        <w:r w:rsidR="00D0522F">
          <w:rPr>
            <w:szCs w:val="24"/>
            <w:shd w:val="clear" w:color="auto" w:fill="FFFFFF"/>
            <w:lang w:val="fr-FR"/>
          </w:rPr>
          <w:t xml:space="preserve"> (2023)</w:t>
        </w:r>
        <w:r w:rsidR="00BB55FC">
          <w:rPr>
            <w:rStyle w:val="FootnoteReference"/>
            <w:szCs w:val="24"/>
            <w:shd w:val="clear" w:color="auto" w:fill="FFFFFF"/>
            <w:lang w:val="fr-FR"/>
          </w:rPr>
          <w:footnoteReference w:id="8"/>
        </w:r>
      </w:ins>
      <w:del w:id="409" w:author="Rafael Andrade Reis de Araujo" w:date="2025-01-17T12:09:00Z" w16du:dateUtc="2025-01-17T15:09:00Z">
        <w:r w:rsidDel="00EC1637">
          <w:rPr>
            <w:rStyle w:val="FootnoteReference"/>
            <w:szCs w:val="24"/>
            <w:shd w:val="clear" w:color="auto" w:fill="FFFFFF"/>
          </w:rPr>
          <w:footnoteReference w:id="9"/>
        </w:r>
      </w:del>
    </w:p>
    <w:p w14:paraId="745FFAA4" w14:textId="6E600A4B" w:rsidR="00D21536" w:rsidRPr="0005402F" w:rsidRDefault="0063113E" w:rsidP="0063113E">
      <w:pPr>
        <w:pStyle w:val="enumlev1"/>
        <w:rPr>
          <w:szCs w:val="24"/>
          <w:lang w:eastAsia="ja-JP" w:bidi="ar-DZ"/>
        </w:rPr>
      </w:pPr>
      <w:r w:rsidRPr="0005402F">
        <w:rPr>
          <w:szCs w:val="24"/>
        </w:rPr>
        <w:t>•</w:t>
      </w:r>
      <w:r w:rsidRPr="0005402F">
        <w:rPr>
          <w:szCs w:val="24"/>
          <w:lang w:bidi="ar-DZ"/>
        </w:rPr>
        <w:tab/>
      </w:r>
      <w:r w:rsidRPr="0005402F">
        <w:rPr>
          <w:b/>
          <w:bCs/>
          <w:szCs w:val="24"/>
          <w:lang w:eastAsia="ja-JP" w:bidi="ar-DZ"/>
        </w:rPr>
        <w:t xml:space="preserve">Gross </w:t>
      </w:r>
      <w:r w:rsidRPr="0005402F">
        <w:rPr>
          <w:b/>
          <w:bCs/>
          <w:szCs w:val="24"/>
          <w:shd w:val="clear" w:color="auto" w:fill="FFFFFF"/>
        </w:rPr>
        <w:t>domestic</w:t>
      </w:r>
      <w:r w:rsidRPr="0005402F">
        <w:rPr>
          <w:b/>
          <w:bCs/>
          <w:szCs w:val="24"/>
          <w:lang w:eastAsia="ja-JP" w:bidi="ar-DZ"/>
        </w:rPr>
        <w:t xml:space="preserve"> product (GDP)</w:t>
      </w:r>
      <w:ins w:id="412" w:author="Rafael Andrade Reis de Araujo" w:date="2025-01-17T12:09:00Z" w16du:dateUtc="2025-01-17T15:09:00Z">
        <w:r w:rsidR="00EC1637" w:rsidRPr="00EC1637">
          <w:rPr>
            <w:rStyle w:val="PlaceholderText"/>
            <w:szCs w:val="24"/>
            <w:shd w:val="clear" w:color="auto" w:fill="FFFFFF"/>
          </w:rPr>
          <w:t xml:space="preserve"> </w:t>
        </w:r>
        <w:r w:rsidR="00EC1637">
          <w:rPr>
            <w:rStyle w:val="FootnoteReference"/>
            <w:szCs w:val="24"/>
            <w:shd w:val="clear" w:color="auto" w:fill="FFFFFF"/>
          </w:rPr>
          <w:footnoteReference w:id="10"/>
        </w:r>
      </w:ins>
      <w:r w:rsidRPr="0005402F">
        <w:rPr>
          <w:szCs w:val="24"/>
          <w:lang w:eastAsia="ja-JP" w:bidi="ar-DZ"/>
        </w:rPr>
        <w:t xml:space="preserve">: </w:t>
      </w:r>
      <w:del w:id="415" w:author="Rafael Andrade Reis de Araujo" w:date="2025-01-17T12:08:00Z" w16du:dateUtc="2025-01-17T15:08:00Z">
        <w:r w:rsidDel="00E2313F">
          <w:rPr>
            <w:szCs w:val="24"/>
            <w:lang w:eastAsia="ja-JP" w:bidi="ar-DZ"/>
          </w:rPr>
          <w:delText>1,92</w:delText>
        </w:r>
      </w:del>
      <w:ins w:id="416" w:author="Rafael Andrade Reis de Araujo" w:date="2025-01-17T12:08:00Z" w16du:dateUtc="2025-01-17T15:08:00Z">
        <w:r w:rsidR="00E2313F">
          <w:rPr>
            <w:szCs w:val="24"/>
            <w:lang w:eastAsia="ja-JP" w:bidi="ar-DZ"/>
          </w:rPr>
          <w:t>2,</w:t>
        </w:r>
        <w:r w:rsidR="00C86281">
          <w:rPr>
            <w:szCs w:val="24"/>
            <w:lang w:eastAsia="ja-JP" w:bidi="ar-DZ"/>
          </w:rPr>
          <w:t>17</w:t>
        </w:r>
      </w:ins>
      <w:r w:rsidRPr="0005402F">
        <w:rPr>
          <w:szCs w:val="24"/>
          <w:lang w:eastAsia="ja-JP" w:bidi="ar-DZ"/>
        </w:rPr>
        <w:t xml:space="preserve"> trillion USD</w:t>
      </w:r>
      <w:r w:rsidR="00D21536" w:rsidRPr="0005402F">
        <w:rPr>
          <w:szCs w:val="24"/>
          <w:lang w:eastAsia="ja-JP" w:bidi="ar-DZ"/>
        </w:rPr>
        <w:t xml:space="preserve"> (</w:t>
      </w:r>
      <w:del w:id="417" w:author="Rafael Andrade Reis de Araujo" w:date="2025-01-17T12:08:00Z" w16du:dateUtc="2025-01-17T15:08:00Z">
        <w:r w:rsidR="00455320" w:rsidRPr="0005402F" w:rsidDel="00C86281">
          <w:rPr>
            <w:szCs w:val="24"/>
            <w:lang w:eastAsia="ja-JP" w:bidi="ar-DZ"/>
          </w:rPr>
          <w:delText>202</w:delText>
        </w:r>
        <w:r w:rsidR="00455320" w:rsidDel="00C86281">
          <w:rPr>
            <w:szCs w:val="24"/>
            <w:lang w:eastAsia="ja-JP" w:bidi="ar-DZ"/>
          </w:rPr>
          <w:delText>2</w:delText>
        </w:r>
      </w:del>
      <w:ins w:id="418" w:author="Rafael Andrade Reis de Araujo" w:date="2025-01-17T12:08:00Z" w16du:dateUtc="2025-01-17T15:08:00Z">
        <w:r w:rsidR="00C86281">
          <w:rPr>
            <w:szCs w:val="24"/>
            <w:lang w:eastAsia="ja-JP" w:bidi="ar-DZ"/>
          </w:rPr>
          <w:t>2023</w:t>
        </w:r>
      </w:ins>
      <w:r w:rsidR="00D21536" w:rsidRPr="0005402F">
        <w:rPr>
          <w:szCs w:val="24"/>
          <w:lang w:eastAsia="ja-JP" w:bidi="ar-DZ"/>
        </w:rPr>
        <w:t>).</w:t>
      </w:r>
    </w:p>
    <w:p w14:paraId="211F4F87" w14:textId="76FCF10F" w:rsidR="00D21536" w:rsidRPr="0005402F" w:rsidRDefault="0093197E" w:rsidP="00454845">
      <w:pPr>
        <w:pStyle w:val="Headingb"/>
        <w:rPr>
          <w:szCs w:val="24"/>
          <w:lang w:eastAsia="ja-JP" w:bidi="ar-DZ"/>
        </w:rPr>
      </w:pPr>
      <w:r w:rsidRPr="0005402F">
        <w:rPr>
          <w:szCs w:val="24"/>
          <w:lang w:bidi="ar-DZ"/>
        </w:rPr>
        <w:t>4</w:t>
      </w:r>
      <w:r w:rsidRPr="0005402F">
        <w:rPr>
          <w:szCs w:val="24"/>
          <w:lang w:bidi="ar-DZ"/>
        </w:rPr>
        <w:tab/>
      </w:r>
      <w:r w:rsidR="00D21536" w:rsidRPr="0005402F">
        <w:rPr>
          <w:szCs w:val="24"/>
          <w:lang w:bidi="ar-DZ"/>
        </w:rPr>
        <w:t>Description of use case</w:t>
      </w:r>
      <w:r w:rsidR="00A05EDE" w:rsidRPr="0005402F">
        <w:rPr>
          <w:szCs w:val="24"/>
          <w:lang w:bidi="ar-DZ"/>
        </w:rPr>
        <w:t>'</w:t>
      </w:r>
      <w:r w:rsidR="00D21536" w:rsidRPr="0005402F">
        <w:rPr>
          <w:szCs w:val="24"/>
          <w:lang w:bidi="ar-DZ"/>
        </w:rPr>
        <w:t>s solution</w:t>
      </w:r>
    </w:p>
    <w:p w14:paraId="493AC1E3" w14:textId="7BF5533C" w:rsidR="00D21536" w:rsidRPr="0005402F" w:rsidRDefault="0063113E" w:rsidP="004875C6">
      <w:pPr>
        <w:rPr>
          <w:szCs w:val="24"/>
        </w:rPr>
      </w:pPr>
      <w:r w:rsidRPr="0005402F">
        <w:rPr>
          <w:szCs w:val="24"/>
        </w:rPr>
        <w:t xml:space="preserve">The main objective of the CEMI solution is to provide for the mobile device owner a mechanism to block their device in situations in which the device is stolen or lost (see Figure I.2). Currently, mobile device owners can request the device block </w:t>
      </w:r>
      <w:r>
        <w:rPr>
          <w:szCs w:val="24"/>
        </w:rPr>
        <w:t>through law</w:t>
      </w:r>
      <w:r w:rsidRPr="0005402F">
        <w:rPr>
          <w:szCs w:val="24"/>
        </w:rPr>
        <w:t xml:space="preserve"> enforcement authorities or directly </w:t>
      </w:r>
      <w:r>
        <w:rPr>
          <w:szCs w:val="24"/>
        </w:rPr>
        <w:t>with</w:t>
      </w:r>
      <w:r w:rsidRPr="0005402F">
        <w:rPr>
          <w:szCs w:val="24"/>
        </w:rPr>
        <w:t xml:space="preserve"> their mobile operator company</w:t>
      </w:r>
      <w:r>
        <w:rPr>
          <w:szCs w:val="24"/>
        </w:rPr>
        <w:t xml:space="preserve"> (MNO or MVNOs). With the latest enhancements, CEMI can also be used by large retail companies (“CEMI Empresas”) in retail stores and cargo theft incidents. </w:t>
      </w:r>
      <w:r w:rsidRPr="0005402F">
        <w:rPr>
          <w:szCs w:val="24"/>
        </w:rPr>
        <w:t xml:space="preserve"> </w:t>
      </w:r>
      <w:r>
        <w:rPr>
          <w:szCs w:val="24"/>
        </w:rPr>
        <w:t>A detailed description of the process flows is</w:t>
      </w:r>
      <w:r w:rsidRPr="0005402F">
        <w:rPr>
          <w:szCs w:val="24"/>
        </w:rPr>
        <w:t xml:space="preserve"> </w:t>
      </w:r>
      <w:r>
        <w:rPr>
          <w:szCs w:val="24"/>
        </w:rPr>
        <w:t>depected</w:t>
      </w:r>
      <w:r w:rsidRPr="0005402F">
        <w:rPr>
          <w:szCs w:val="24"/>
        </w:rPr>
        <w:t xml:space="preserve"> in the picture below</w:t>
      </w:r>
      <w:r w:rsidR="00D21536" w:rsidRPr="0005402F">
        <w:rPr>
          <w:szCs w:val="24"/>
        </w:rPr>
        <w:t>:</w:t>
      </w:r>
    </w:p>
    <w:p w14:paraId="6778AA0B" w14:textId="730BB88F" w:rsidR="00053998" w:rsidRDefault="00053998" w:rsidP="00053998">
      <w:pPr>
        <w:pStyle w:val="Figure"/>
        <w:rPr>
          <w:szCs w:val="24"/>
          <w:lang w:bidi="ar-DZ"/>
        </w:rPr>
      </w:pPr>
    </w:p>
    <w:p w14:paraId="48415E0D" w14:textId="67440364" w:rsidR="00C00FAA" w:rsidRPr="00C00FAA" w:rsidRDefault="007D32DA" w:rsidP="00527CD6">
      <w:pPr>
        <w:rPr>
          <w:lang w:bidi="ar-DZ"/>
        </w:rPr>
      </w:pPr>
      <w:r>
        <w:rPr>
          <w:noProof/>
          <w:lang w:bidi="ar-DZ"/>
        </w:rPr>
        <w:drawing>
          <wp:inline distT="0" distB="0" distL="0" distR="0" wp14:anchorId="3742F4F6" wp14:editId="09370A88">
            <wp:extent cx="6120765" cy="2914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EMI.png"/>
                    <pic:cNvPicPr/>
                  </pic:nvPicPr>
                  <pic:blipFill>
                    <a:blip r:embed="rId24">
                      <a:extLst>
                        <a:ext uri="{28A0092B-C50C-407E-A947-70E740481C1C}">
                          <a14:useLocalDpi xmlns:a14="http://schemas.microsoft.com/office/drawing/2010/main" val="0"/>
                        </a:ext>
                      </a:extLst>
                    </a:blip>
                    <a:stretch>
                      <a:fillRect/>
                    </a:stretch>
                  </pic:blipFill>
                  <pic:spPr>
                    <a:xfrm>
                      <a:off x="0" y="0"/>
                      <a:ext cx="6120765" cy="2914650"/>
                    </a:xfrm>
                    <a:prstGeom prst="rect">
                      <a:avLst/>
                    </a:prstGeom>
                  </pic:spPr>
                </pic:pic>
              </a:graphicData>
            </a:graphic>
          </wp:inline>
        </w:drawing>
      </w:r>
    </w:p>
    <w:p w14:paraId="3821D04D" w14:textId="77777777" w:rsidR="006F6984" w:rsidRPr="006F6984" w:rsidRDefault="006F6984" w:rsidP="00527CD6">
      <w:pPr>
        <w:rPr>
          <w:lang w:bidi="ar-DZ"/>
        </w:rPr>
      </w:pPr>
    </w:p>
    <w:p w14:paraId="30CE5766" w14:textId="68925F88" w:rsidR="009D3F64" w:rsidRPr="0005402F" w:rsidRDefault="009D3F64" w:rsidP="00C65BF4">
      <w:pPr>
        <w:pStyle w:val="FigureNoTitle0"/>
        <w:rPr>
          <w:szCs w:val="24"/>
        </w:rPr>
      </w:pPr>
      <w:r w:rsidRPr="0005402F">
        <w:rPr>
          <w:szCs w:val="24"/>
        </w:rPr>
        <w:t xml:space="preserve">Figure </w:t>
      </w:r>
      <w:r w:rsidR="0035568C" w:rsidRPr="0005402F">
        <w:rPr>
          <w:szCs w:val="24"/>
        </w:rPr>
        <w:t>I.2</w:t>
      </w:r>
      <w:r w:rsidRPr="0005402F">
        <w:rPr>
          <w:szCs w:val="24"/>
        </w:rPr>
        <w:t xml:space="preserve"> – Mechanism to block mobile device</w:t>
      </w:r>
      <w:r w:rsidR="00663042">
        <w:rPr>
          <w:szCs w:val="24"/>
        </w:rPr>
        <w:t xml:space="preserve"> (CEMI)</w:t>
      </w:r>
    </w:p>
    <w:p w14:paraId="1B4CEDCD" w14:textId="11FD2B47" w:rsidR="00D21536" w:rsidRPr="0005402F" w:rsidRDefault="00D21536" w:rsidP="00C65BF4">
      <w:pPr>
        <w:pStyle w:val="Normalaftertitle"/>
        <w:rPr>
          <w:szCs w:val="24"/>
        </w:rPr>
      </w:pPr>
      <w:r w:rsidRPr="0005402F">
        <w:rPr>
          <w:szCs w:val="24"/>
        </w:rPr>
        <w:t>The SIGA solution, implemented since 2014, works in a way to complement CEMI</w:t>
      </w:r>
      <w:r w:rsidR="00894970" w:rsidRPr="0005402F">
        <w:rPr>
          <w:szCs w:val="24"/>
        </w:rPr>
        <w:t>'</w:t>
      </w:r>
      <w:r w:rsidRPr="0005402F">
        <w:rPr>
          <w:szCs w:val="24"/>
        </w:rPr>
        <w:t xml:space="preserve">s achieved goals, so that </w:t>
      </w:r>
      <w:r w:rsidR="00315414" w:rsidRPr="0005402F">
        <w:rPr>
          <w:szCs w:val="24"/>
        </w:rPr>
        <w:t xml:space="preserve">it </w:t>
      </w:r>
      <w:r w:rsidRPr="0005402F">
        <w:rPr>
          <w:szCs w:val="24"/>
        </w:rPr>
        <w:t>can be possible to block tampered and uncertified devices. Unlike CEMI, SIGA</w:t>
      </w:r>
      <w:r w:rsidR="00894970" w:rsidRPr="0005402F">
        <w:rPr>
          <w:szCs w:val="24"/>
        </w:rPr>
        <w:t>'</w:t>
      </w:r>
      <w:r w:rsidRPr="0005402F">
        <w:rPr>
          <w:szCs w:val="24"/>
        </w:rPr>
        <w:t>s blockage is not done by request. The blockage occurs automatically after the user is informed about the irregularity several days before. Along with the IMEI, the system combines other information such as MSISDN and IMSI contained in CDRs/SDRs to ultimately identify cases of tampered or uncertified devices. Users using those devices will receive SMSs a few days before informing about the irregularity and the consequent block in the mobile networks.</w:t>
      </w:r>
    </w:p>
    <w:p w14:paraId="38720EB2" w14:textId="6D973E0F" w:rsidR="00AF3C66" w:rsidRPr="0005402F" w:rsidRDefault="00AF3C66" w:rsidP="00C2530D">
      <w:pPr>
        <w:rPr>
          <w:szCs w:val="24"/>
        </w:rPr>
      </w:pPr>
      <w:r w:rsidRPr="0005402F">
        <w:rPr>
          <w:szCs w:val="24"/>
        </w:rPr>
        <w:t>Figure I.3 depicts the SIGA common workflow.</w:t>
      </w:r>
    </w:p>
    <w:p w14:paraId="714B8F70" w14:textId="21454A2D" w:rsidR="00D21536" w:rsidRPr="0005402F" w:rsidRDefault="00D21536" w:rsidP="00AE103E">
      <w:pPr>
        <w:rPr>
          <w:szCs w:val="24"/>
        </w:rPr>
      </w:pPr>
      <w:r w:rsidRPr="0005402F">
        <w:rPr>
          <w:szCs w:val="24"/>
        </w:rPr>
        <w:lastRenderedPageBreak/>
        <w:t xml:space="preserve">After the irregular device is identified by the system, a </w:t>
      </w:r>
      <w:r w:rsidR="00894970" w:rsidRPr="0005402F">
        <w:rPr>
          <w:szCs w:val="24"/>
        </w:rPr>
        <w:t>"</w:t>
      </w:r>
      <w:r w:rsidRPr="0005402F">
        <w:rPr>
          <w:szCs w:val="24"/>
        </w:rPr>
        <w:t>case</w:t>
      </w:r>
      <w:r w:rsidR="00894970" w:rsidRPr="0005402F">
        <w:rPr>
          <w:szCs w:val="24"/>
        </w:rPr>
        <w:t>"</w:t>
      </w:r>
      <w:r w:rsidRPr="0005402F">
        <w:rPr>
          <w:szCs w:val="24"/>
        </w:rPr>
        <w:t xml:space="preserve"> is generated at the central system and all the relevant information is forward to the involved operators so that they can notify the owner of the device, following the script below:</w:t>
      </w:r>
    </w:p>
    <w:p w14:paraId="7A3B583E" w14:textId="0D8715A4" w:rsidR="00C67355" w:rsidRPr="0005402F" w:rsidRDefault="0063113E" w:rsidP="00A95CEB">
      <w:pPr>
        <w:pStyle w:val="Figure"/>
        <w:rPr>
          <w:szCs w:val="24"/>
          <w:shd w:val="clear" w:color="auto" w:fill="FFFFFF"/>
        </w:rPr>
      </w:pPr>
      <w:r>
        <w:rPr>
          <w:noProof/>
          <w:szCs w:val="24"/>
          <w:shd w:val="clear" w:color="auto" w:fill="FFFFFF"/>
        </w:rPr>
        <w:drawing>
          <wp:inline distT="0" distB="0" distL="0" distR="0" wp14:anchorId="6D6E7373" wp14:editId="414FFBF0">
            <wp:extent cx="5062695" cy="2772428"/>
            <wp:effectExtent l="0" t="0" r="5080" b="8890"/>
            <wp:docPr id="1539870502" name="Imagem 1"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70502" name="Imagem 1" descr="Interface gráfica do usuário&#10;&#10;Descrição gerada automaticamente"/>
                    <pic:cNvPicPr/>
                  </pic:nvPicPr>
                  <pic:blipFill>
                    <a:blip r:embed="rId25">
                      <a:extLst>
                        <a:ext uri="{28A0092B-C50C-407E-A947-70E740481C1C}">
                          <a14:useLocalDpi xmlns:a14="http://schemas.microsoft.com/office/drawing/2010/main" val="0"/>
                        </a:ext>
                      </a:extLst>
                    </a:blip>
                    <a:stretch>
                      <a:fillRect/>
                    </a:stretch>
                  </pic:blipFill>
                  <pic:spPr>
                    <a:xfrm>
                      <a:off x="0" y="0"/>
                      <a:ext cx="5062695" cy="2772428"/>
                    </a:xfrm>
                    <a:prstGeom prst="rect">
                      <a:avLst/>
                    </a:prstGeom>
                  </pic:spPr>
                </pic:pic>
              </a:graphicData>
            </a:graphic>
          </wp:inline>
        </w:drawing>
      </w:r>
    </w:p>
    <w:p w14:paraId="4A163F82" w14:textId="48218DC6" w:rsidR="00D21536" w:rsidRPr="0005402F" w:rsidRDefault="009A3EF1" w:rsidP="00A95CEB">
      <w:pPr>
        <w:pStyle w:val="FigureNoTitle0"/>
        <w:rPr>
          <w:szCs w:val="24"/>
          <w:shd w:val="clear" w:color="auto" w:fill="FFFFFF"/>
        </w:rPr>
      </w:pPr>
      <w:r w:rsidRPr="0005402F">
        <w:rPr>
          <w:szCs w:val="24"/>
          <w:shd w:val="clear" w:color="auto" w:fill="FFFFFF"/>
        </w:rPr>
        <w:t xml:space="preserve">Figure </w:t>
      </w:r>
      <w:r w:rsidR="0035568C" w:rsidRPr="0005402F">
        <w:rPr>
          <w:szCs w:val="24"/>
          <w:shd w:val="clear" w:color="auto" w:fill="FFFFFF"/>
        </w:rPr>
        <w:t>I.3</w:t>
      </w:r>
      <w:r w:rsidRPr="0005402F">
        <w:rPr>
          <w:szCs w:val="24"/>
          <w:shd w:val="clear" w:color="auto" w:fill="FFFFFF"/>
        </w:rPr>
        <w:t xml:space="preserve"> –</w:t>
      </w:r>
      <w:r w:rsidR="00D21536" w:rsidRPr="0005402F">
        <w:rPr>
          <w:szCs w:val="24"/>
        </w:rPr>
        <w:t>SIGA</w:t>
      </w:r>
      <w:r w:rsidR="00D21536" w:rsidRPr="0005402F">
        <w:rPr>
          <w:szCs w:val="24"/>
          <w:shd w:val="clear" w:color="auto" w:fill="FFFFFF"/>
        </w:rPr>
        <w:t xml:space="preserve"> common workflow</w:t>
      </w:r>
      <w:r w:rsidR="00315414" w:rsidRPr="0005402F">
        <w:rPr>
          <w:szCs w:val="24"/>
          <w:shd w:val="clear" w:color="auto" w:fill="FFFFFF"/>
        </w:rPr>
        <w:t xml:space="preserve"> </w:t>
      </w:r>
      <w:r w:rsidR="00D21536" w:rsidRPr="0005402F">
        <w:rPr>
          <w:szCs w:val="24"/>
          <w:shd w:val="clear" w:color="auto" w:fill="FFFFFF"/>
        </w:rPr>
        <w:t xml:space="preserve">(time lapse between SMS was reduced </w:t>
      </w:r>
      <w:r w:rsidR="00C67355" w:rsidRPr="0005402F">
        <w:rPr>
          <w:szCs w:val="24"/>
          <w:shd w:val="clear" w:color="auto" w:fill="FFFFFF"/>
        </w:rPr>
        <w:br/>
      </w:r>
      <w:r w:rsidR="00D21536" w:rsidRPr="0005402F">
        <w:rPr>
          <w:szCs w:val="24"/>
          <w:shd w:val="clear" w:color="auto" w:fill="FFFFFF"/>
        </w:rPr>
        <w:t>by May/2021 from 25 to 20 days)</w:t>
      </w:r>
    </w:p>
    <w:p w14:paraId="5DDF1965" w14:textId="243AC3DF" w:rsidR="00D21536" w:rsidRPr="0005402F" w:rsidRDefault="00FE63A5" w:rsidP="00FE63A5">
      <w:pPr>
        <w:pStyle w:val="enumlev1"/>
        <w:rPr>
          <w:szCs w:val="24"/>
          <w:lang w:eastAsia="ja-JP" w:bidi="ar-DZ"/>
        </w:rPr>
      </w:pPr>
      <w:r w:rsidRPr="0005402F">
        <w:rPr>
          <w:szCs w:val="24"/>
          <w:lang w:eastAsia="ja-JP" w:bidi="ar-DZ"/>
        </w:rPr>
        <w:t>–</w:t>
      </w:r>
      <w:r w:rsidR="0093197E" w:rsidRPr="0005402F">
        <w:rPr>
          <w:szCs w:val="24"/>
          <w:lang w:eastAsia="ja-JP" w:bidi="ar-DZ"/>
        </w:rPr>
        <w:tab/>
      </w:r>
      <w:r w:rsidR="00D21536" w:rsidRPr="0005402F">
        <w:rPr>
          <w:szCs w:val="24"/>
          <w:lang w:eastAsia="ja-JP" w:bidi="ar-DZ"/>
        </w:rPr>
        <w:t>24h – SLA for the SIGA central system collect</w:t>
      </w:r>
      <w:r w:rsidR="00734958" w:rsidRPr="0005402F">
        <w:rPr>
          <w:szCs w:val="24"/>
          <w:lang w:eastAsia="ja-JP" w:bidi="ar-DZ"/>
        </w:rPr>
        <w:t>s</w:t>
      </w:r>
      <w:r w:rsidR="00D21536" w:rsidRPr="0005402F">
        <w:rPr>
          <w:szCs w:val="24"/>
          <w:lang w:eastAsia="ja-JP" w:bidi="ar-DZ"/>
        </w:rPr>
        <w:t xml:space="preserve"> the relevant information at the operator network, identifies the irregular device, generate</w:t>
      </w:r>
      <w:r w:rsidR="00A40ABD" w:rsidRPr="0005402F">
        <w:rPr>
          <w:szCs w:val="24"/>
          <w:lang w:eastAsia="ja-JP" w:bidi="ar-DZ"/>
        </w:rPr>
        <w:t>s</w:t>
      </w:r>
      <w:r w:rsidR="00D21536" w:rsidRPr="0005402F">
        <w:rPr>
          <w:szCs w:val="24"/>
          <w:lang w:eastAsia="ja-JP" w:bidi="ar-DZ"/>
        </w:rPr>
        <w:t xml:space="preserve"> the </w:t>
      </w:r>
      <w:r w:rsidR="00894970" w:rsidRPr="0005402F">
        <w:rPr>
          <w:szCs w:val="24"/>
          <w:lang w:eastAsia="ja-JP" w:bidi="ar-DZ"/>
        </w:rPr>
        <w:t>"</w:t>
      </w:r>
      <w:r w:rsidR="00D21536" w:rsidRPr="0005402F">
        <w:rPr>
          <w:szCs w:val="24"/>
          <w:lang w:eastAsia="ja-JP" w:bidi="ar-DZ"/>
        </w:rPr>
        <w:t>case</w:t>
      </w:r>
      <w:r w:rsidR="00894970" w:rsidRPr="0005402F">
        <w:rPr>
          <w:szCs w:val="24"/>
          <w:lang w:eastAsia="ja-JP" w:bidi="ar-DZ"/>
        </w:rPr>
        <w:t>"</w:t>
      </w:r>
      <w:r w:rsidR="00D21536" w:rsidRPr="0005402F">
        <w:rPr>
          <w:szCs w:val="24"/>
          <w:lang w:eastAsia="ja-JP" w:bidi="ar-DZ"/>
        </w:rPr>
        <w:t xml:space="preserve">, forward the relevant information to the operator where the irregular device </w:t>
      </w:r>
      <w:r w:rsidR="00235C19" w:rsidRPr="0005402F">
        <w:rPr>
          <w:szCs w:val="24"/>
          <w:lang w:eastAsia="ja-JP" w:bidi="ar-DZ"/>
        </w:rPr>
        <w:t>is</w:t>
      </w:r>
      <w:r w:rsidR="00D21536" w:rsidRPr="0005402F">
        <w:rPr>
          <w:szCs w:val="24"/>
          <w:lang w:eastAsia="ja-JP" w:bidi="ar-DZ"/>
        </w:rPr>
        <w:t xml:space="preserve"> identified, and notifie</w:t>
      </w:r>
      <w:r w:rsidR="00235C19" w:rsidRPr="0005402F">
        <w:rPr>
          <w:szCs w:val="24"/>
          <w:lang w:eastAsia="ja-JP" w:bidi="ar-DZ"/>
        </w:rPr>
        <w:t>s</w:t>
      </w:r>
      <w:r w:rsidR="00D21536" w:rsidRPr="0005402F">
        <w:rPr>
          <w:szCs w:val="24"/>
          <w:lang w:eastAsia="ja-JP" w:bidi="ar-DZ"/>
        </w:rPr>
        <w:t xml:space="preserve"> the user.</w:t>
      </w:r>
    </w:p>
    <w:p w14:paraId="52DE1F2B" w14:textId="267F764A" w:rsidR="00D21536" w:rsidRPr="0005402F" w:rsidRDefault="00FE63A5" w:rsidP="00FE63A5">
      <w:pPr>
        <w:pStyle w:val="enumlev1"/>
        <w:rPr>
          <w:szCs w:val="24"/>
          <w:lang w:eastAsia="ja-JP" w:bidi="ar-DZ"/>
        </w:rPr>
      </w:pPr>
      <w:r w:rsidRPr="0005402F">
        <w:rPr>
          <w:szCs w:val="24"/>
          <w:lang w:eastAsia="ja-JP" w:bidi="ar-DZ"/>
        </w:rPr>
        <w:t>–</w:t>
      </w:r>
      <w:r w:rsidR="0093197E" w:rsidRPr="0005402F">
        <w:rPr>
          <w:szCs w:val="24"/>
          <w:lang w:eastAsia="ja-JP" w:bidi="ar-DZ"/>
        </w:rPr>
        <w:tab/>
      </w:r>
      <w:r w:rsidR="00D21536" w:rsidRPr="0005402F">
        <w:rPr>
          <w:szCs w:val="24"/>
          <w:lang w:eastAsia="ja-JP" w:bidi="ar-DZ"/>
        </w:rPr>
        <w:t>1st SMS</w:t>
      </w:r>
      <w:r w:rsidR="00D74639" w:rsidRPr="0005402F">
        <w:rPr>
          <w:szCs w:val="24"/>
          <w:lang w:eastAsia="ja-JP" w:bidi="ar-DZ"/>
        </w:rPr>
        <w:t> –</w:t>
      </w:r>
      <w:r w:rsidR="00D21536" w:rsidRPr="0005402F">
        <w:rPr>
          <w:szCs w:val="24"/>
          <w:lang w:eastAsia="ja-JP" w:bidi="ar-DZ"/>
        </w:rPr>
        <w:t xml:space="preserve"> As soon the operator is notified, it sends the first SMS to the user informing that </w:t>
      </w:r>
      <w:r w:rsidR="009800F4" w:rsidRPr="0005402F">
        <w:rPr>
          <w:szCs w:val="24"/>
          <w:lang w:eastAsia="ja-JP" w:bidi="ar-DZ"/>
        </w:rPr>
        <w:t>their</w:t>
      </w:r>
      <w:r w:rsidR="00D21536" w:rsidRPr="0005402F">
        <w:rPr>
          <w:szCs w:val="24"/>
          <w:lang w:eastAsia="ja-JP" w:bidi="ar-DZ"/>
        </w:rPr>
        <w:t xml:space="preserve"> device is irregular and provid</w:t>
      </w:r>
      <w:r w:rsidR="009800F4" w:rsidRPr="0005402F">
        <w:rPr>
          <w:szCs w:val="24"/>
          <w:lang w:eastAsia="ja-JP" w:bidi="ar-DZ"/>
        </w:rPr>
        <w:t>es</w:t>
      </w:r>
      <w:r w:rsidR="00D21536" w:rsidRPr="0005402F">
        <w:rPr>
          <w:szCs w:val="24"/>
          <w:lang w:eastAsia="ja-JP" w:bidi="ar-DZ"/>
        </w:rPr>
        <w:t xml:space="preserve"> the link to the </w:t>
      </w:r>
      <w:r w:rsidR="00894970" w:rsidRPr="0005402F">
        <w:rPr>
          <w:szCs w:val="24"/>
          <w:lang w:eastAsia="ja-JP" w:bidi="ar-DZ"/>
        </w:rPr>
        <w:t>"</w:t>
      </w:r>
      <w:r w:rsidR="00D21536" w:rsidRPr="0005402F">
        <w:rPr>
          <w:szCs w:val="24"/>
          <w:lang w:eastAsia="ja-JP" w:bidi="ar-DZ"/>
        </w:rPr>
        <w:t>Celular Legal</w:t>
      </w:r>
      <w:r w:rsidR="00894970" w:rsidRPr="0005402F">
        <w:rPr>
          <w:szCs w:val="24"/>
          <w:lang w:eastAsia="ja-JP" w:bidi="ar-DZ"/>
        </w:rPr>
        <w:t>"</w:t>
      </w:r>
      <w:r w:rsidR="00D21536" w:rsidRPr="0005402F">
        <w:rPr>
          <w:rStyle w:val="FootnoteReference"/>
          <w:sz w:val="24"/>
          <w:szCs w:val="24"/>
          <w:shd w:val="clear" w:color="auto" w:fill="FFFFFF"/>
        </w:rPr>
        <w:t xml:space="preserve"> </w:t>
      </w:r>
      <w:r w:rsidR="00D21536" w:rsidRPr="0005402F">
        <w:rPr>
          <w:rStyle w:val="FootnoteReference"/>
          <w:sz w:val="24"/>
          <w:szCs w:val="24"/>
          <w:shd w:val="clear" w:color="auto" w:fill="FFFFFF"/>
        </w:rPr>
        <w:footnoteReference w:id="11"/>
      </w:r>
      <w:r w:rsidR="00D21536" w:rsidRPr="0005402F">
        <w:rPr>
          <w:szCs w:val="24"/>
          <w:shd w:val="clear" w:color="auto" w:fill="FFFFFF"/>
        </w:rPr>
        <w:t xml:space="preserve"> </w:t>
      </w:r>
      <w:r w:rsidR="00D21536" w:rsidRPr="0005402F">
        <w:rPr>
          <w:szCs w:val="24"/>
          <w:lang w:eastAsia="ja-JP" w:bidi="ar-DZ"/>
        </w:rPr>
        <w:t>website.</w:t>
      </w:r>
    </w:p>
    <w:p w14:paraId="2E5E888B" w14:textId="02E9B10E" w:rsidR="00D21536" w:rsidRPr="0005402F" w:rsidRDefault="00FE63A5" w:rsidP="00FE63A5">
      <w:pPr>
        <w:pStyle w:val="enumlev1"/>
        <w:rPr>
          <w:szCs w:val="24"/>
          <w:lang w:eastAsia="ja-JP" w:bidi="ar-DZ"/>
        </w:rPr>
      </w:pPr>
      <w:r w:rsidRPr="0005402F">
        <w:rPr>
          <w:szCs w:val="24"/>
          <w:lang w:eastAsia="ja-JP" w:bidi="ar-DZ"/>
        </w:rPr>
        <w:t>–</w:t>
      </w:r>
      <w:r w:rsidR="0093197E" w:rsidRPr="0005402F">
        <w:rPr>
          <w:szCs w:val="24"/>
          <w:lang w:eastAsia="ja-JP" w:bidi="ar-DZ"/>
        </w:rPr>
        <w:tab/>
      </w:r>
      <w:r w:rsidR="00D21536" w:rsidRPr="0005402F">
        <w:rPr>
          <w:szCs w:val="24"/>
          <w:lang w:eastAsia="ja-JP" w:bidi="ar-DZ"/>
        </w:rPr>
        <w:t>2nd SMS – 20 days after the first SMS is sen</w:t>
      </w:r>
      <w:r w:rsidR="004C095E" w:rsidRPr="0005402F">
        <w:rPr>
          <w:szCs w:val="24"/>
          <w:lang w:eastAsia="ja-JP" w:bidi="ar-DZ"/>
        </w:rPr>
        <w:t>t</w:t>
      </w:r>
      <w:r w:rsidR="00D21536" w:rsidRPr="0005402F">
        <w:rPr>
          <w:szCs w:val="24"/>
          <w:lang w:eastAsia="ja-JP" w:bidi="ar-DZ"/>
        </w:rPr>
        <w:t>, if the irregular device is still active on the network, another SMS is forwarded to the user reiterating the need to regularize his device.</w:t>
      </w:r>
    </w:p>
    <w:p w14:paraId="7BA900C1" w14:textId="4DB47FED" w:rsidR="00D21536" w:rsidRPr="0005402F" w:rsidRDefault="00FE63A5" w:rsidP="00FE63A5">
      <w:pPr>
        <w:pStyle w:val="enumlev1"/>
        <w:rPr>
          <w:szCs w:val="24"/>
          <w:lang w:eastAsia="ja-JP" w:bidi="ar-DZ"/>
        </w:rPr>
      </w:pPr>
      <w:r w:rsidRPr="0005402F">
        <w:rPr>
          <w:szCs w:val="24"/>
          <w:lang w:eastAsia="ja-JP" w:bidi="ar-DZ"/>
        </w:rPr>
        <w:t>–</w:t>
      </w:r>
      <w:r w:rsidR="0093197E" w:rsidRPr="0005402F">
        <w:rPr>
          <w:szCs w:val="24"/>
          <w:lang w:eastAsia="ja-JP" w:bidi="ar-DZ"/>
        </w:rPr>
        <w:tab/>
      </w:r>
      <w:r w:rsidR="00D21536" w:rsidRPr="0005402F">
        <w:rPr>
          <w:szCs w:val="24"/>
          <w:lang w:eastAsia="ja-JP" w:bidi="ar-DZ"/>
        </w:rPr>
        <w:t>3rd SMS – 40 days after the first SMS, if the irregular device is still active on the network, another SMS is forwarded to the user reiterating the need to regularize his device.</w:t>
      </w:r>
    </w:p>
    <w:p w14:paraId="1D8ED82A" w14:textId="2D7E9AB5" w:rsidR="00D21536" w:rsidRPr="0005402F" w:rsidRDefault="00FE63A5" w:rsidP="00FE63A5">
      <w:pPr>
        <w:pStyle w:val="enumlev1"/>
        <w:rPr>
          <w:szCs w:val="24"/>
          <w:lang w:eastAsia="ja-JP" w:bidi="ar-DZ"/>
        </w:rPr>
      </w:pPr>
      <w:r w:rsidRPr="0005402F">
        <w:rPr>
          <w:szCs w:val="24"/>
          <w:lang w:eastAsia="ja-JP" w:bidi="ar-DZ"/>
        </w:rPr>
        <w:t>–</w:t>
      </w:r>
      <w:r w:rsidR="0093197E" w:rsidRPr="0005402F">
        <w:rPr>
          <w:szCs w:val="24"/>
          <w:lang w:eastAsia="ja-JP" w:bidi="ar-DZ"/>
        </w:rPr>
        <w:tab/>
      </w:r>
      <w:r w:rsidR="00D21536" w:rsidRPr="0005402F">
        <w:rPr>
          <w:szCs w:val="24"/>
          <w:lang w:eastAsia="ja-JP" w:bidi="ar-DZ"/>
        </w:rPr>
        <w:t>4th SMS – 60 days after the first SMS, the user is notified that his device will be blocked on the operator</w:t>
      </w:r>
      <w:r w:rsidR="00894970" w:rsidRPr="0005402F">
        <w:rPr>
          <w:szCs w:val="24"/>
          <w:lang w:eastAsia="ja-JP" w:bidi="ar-DZ"/>
        </w:rPr>
        <w:t>'</w:t>
      </w:r>
      <w:r w:rsidR="00D21536" w:rsidRPr="0005402F">
        <w:rPr>
          <w:szCs w:val="24"/>
          <w:lang w:eastAsia="ja-JP" w:bidi="ar-DZ"/>
        </w:rPr>
        <w:t>s network.</w:t>
      </w:r>
    </w:p>
    <w:p w14:paraId="0C07740A" w14:textId="0121A46E" w:rsidR="00D21536" w:rsidRPr="0005402F" w:rsidRDefault="00FE63A5" w:rsidP="00FE63A5">
      <w:pPr>
        <w:pStyle w:val="enumlev1"/>
        <w:rPr>
          <w:szCs w:val="24"/>
          <w:lang w:eastAsia="ja-JP" w:bidi="ar-DZ"/>
        </w:rPr>
      </w:pPr>
      <w:r w:rsidRPr="0005402F">
        <w:rPr>
          <w:szCs w:val="24"/>
          <w:lang w:eastAsia="ja-JP" w:bidi="ar-DZ"/>
        </w:rPr>
        <w:t>–</w:t>
      </w:r>
      <w:r w:rsidR="0093197E" w:rsidRPr="0005402F">
        <w:rPr>
          <w:szCs w:val="24"/>
          <w:lang w:eastAsia="ja-JP" w:bidi="ar-DZ"/>
        </w:rPr>
        <w:tab/>
      </w:r>
      <w:r w:rsidR="00D21536" w:rsidRPr="0005402F">
        <w:rPr>
          <w:szCs w:val="24"/>
          <w:lang w:eastAsia="ja-JP" w:bidi="ar-DZ"/>
        </w:rPr>
        <w:t>The irregular device is blocked at the operator network (including at their EIR the IMEI and MSISDN related to the irregular device) one day after the last SMS is sen</w:t>
      </w:r>
      <w:r w:rsidR="004C095E" w:rsidRPr="0005402F">
        <w:rPr>
          <w:szCs w:val="24"/>
          <w:lang w:eastAsia="ja-JP" w:bidi="ar-DZ"/>
        </w:rPr>
        <w:t>t</w:t>
      </w:r>
      <w:r w:rsidR="00D21536" w:rsidRPr="0005402F">
        <w:rPr>
          <w:szCs w:val="24"/>
          <w:lang w:eastAsia="ja-JP" w:bidi="ar-DZ"/>
        </w:rPr>
        <w:t>.</w:t>
      </w:r>
    </w:p>
    <w:p w14:paraId="26A0323C" w14:textId="1B91E021" w:rsidR="00C72127" w:rsidRDefault="00FE63A5" w:rsidP="00C72127">
      <w:pPr>
        <w:pStyle w:val="enumlev1"/>
        <w:rPr>
          <w:ins w:id="419" w:author="Rafael Andrade Reis de Araujo" w:date="2025-01-17T15:01:00Z" w16du:dateUtc="2025-01-17T18:01:00Z"/>
          <w:szCs w:val="24"/>
          <w:lang w:eastAsia="ja-JP" w:bidi="ar-DZ"/>
        </w:rPr>
      </w:pPr>
      <w:r w:rsidRPr="0005402F">
        <w:rPr>
          <w:szCs w:val="24"/>
          <w:lang w:eastAsia="ja-JP" w:bidi="ar-DZ"/>
        </w:rPr>
        <w:t>–</w:t>
      </w:r>
      <w:r w:rsidR="0093197E" w:rsidRPr="0005402F">
        <w:rPr>
          <w:szCs w:val="24"/>
          <w:lang w:eastAsia="ja-JP" w:bidi="ar-DZ"/>
        </w:rPr>
        <w:tab/>
      </w:r>
      <w:r w:rsidR="0063113E" w:rsidRPr="0005402F">
        <w:rPr>
          <w:szCs w:val="24"/>
          <w:lang w:eastAsia="ja-JP" w:bidi="ar-DZ"/>
        </w:rPr>
        <w:t>Currently, it develops alternative workflows to block irregular devices that have been tampered after the blockage. In th</w:t>
      </w:r>
      <w:r w:rsidR="0063113E">
        <w:rPr>
          <w:szCs w:val="24"/>
          <w:lang w:eastAsia="ja-JP" w:bidi="ar-DZ"/>
        </w:rPr>
        <w:t>e</w:t>
      </w:r>
      <w:r w:rsidR="0063113E" w:rsidRPr="0005402F">
        <w:rPr>
          <w:szCs w:val="24"/>
          <w:lang w:eastAsia="ja-JP" w:bidi="ar-DZ"/>
        </w:rPr>
        <w:t xml:space="preserve">se cases, </w:t>
      </w:r>
      <w:r w:rsidR="0063113E">
        <w:rPr>
          <w:szCs w:val="24"/>
          <w:lang w:eastAsia="ja-JP" w:bidi="ar-DZ"/>
        </w:rPr>
        <w:t>the solution has</w:t>
      </w:r>
      <w:r w:rsidR="0063113E" w:rsidRPr="0005402F">
        <w:rPr>
          <w:szCs w:val="24"/>
          <w:lang w:eastAsia="ja-JP" w:bidi="ar-DZ"/>
        </w:rPr>
        <w:t xml:space="preserve"> a different approach </w:t>
      </w:r>
      <w:r w:rsidR="0063113E">
        <w:rPr>
          <w:szCs w:val="24"/>
          <w:lang w:eastAsia="ja-JP" w:bidi="ar-DZ"/>
        </w:rPr>
        <w:t xml:space="preserve">to prevent </w:t>
      </w:r>
      <w:r w:rsidR="0063113E" w:rsidRPr="0005402F">
        <w:rPr>
          <w:szCs w:val="24"/>
          <w:lang w:eastAsia="ja-JP" w:bidi="ar-DZ"/>
        </w:rPr>
        <w:t>offender</w:t>
      </w:r>
      <w:r w:rsidR="0063113E">
        <w:rPr>
          <w:szCs w:val="24"/>
          <w:lang w:eastAsia="ja-JP" w:bidi="ar-DZ"/>
        </w:rPr>
        <w:t>s</w:t>
      </w:r>
      <w:r w:rsidR="0063113E" w:rsidRPr="0005402F">
        <w:rPr>
          <w:szCs w:val="24"/>
          <w:lang w:eastAsia="ja-JP" w:bidi="ar-DZ"/>
        </w:rPr>
        <w:t xml:space="preserve"> </w:t>
      </w:r>
      <w:r w:rsidR="0063113E">
        <w:rPr>
          <w:szCs w:val="24"/>
          <w:lang w:eastAsia="ja-JP" w:bidi="ar-DZ"/>
        </w:rPr>
        <w:t xml:space="preserve">from exploiting </w:t>
      </w:r>
      <w:r w:rsidR="0063113E" w:rsidRPr="0005402F">
        <w:rPr>
          <w:szCs w:val="24"/>
          <w:lang w:eastAsia="ja-JP" w:bidi="ar-DZ"/>
        </w:rPr>
        <w:t xml:space="preserve">the system </w:t>
      </w:r>
      <w:r w:rsidR="0063113E">
        <w:rPr>
          <w:szCs w:val="24"/>
          <w:lang w:eastAsia="ja-JP" w:bidi="ar-DZ"/>
        </w:rPr>
        <w:t xml:space="preserve">and </w:t>
      </w:r>
      <w:r w:rsidR="0063113E" w:rsidRPr="0005402F">
        <w:rPr>
          <w:szCs w:val="24"/>
          <w:lang w:eastAsia="ja-JP" w:bidi="ar-DZ"/>
        </w:rPr>
        <w:t>remain</w:t>
      </w:r>
      <w:r w:rsidR="0063113E">
        <w:rPr>
          <w:szCs w:val="24"/>
          <w:lang w:eastAsia="ja-JP" w:bidi="ar-DZ"/>
        </w:rPr>
        <w:t>ing</w:t>
      </w:r>
      <w:r w:rsidR="0063113E" w:rsidRPr="0005402F">
        <w:rPr>
          <w:szCs w:val="24"/>
          <w:lang w:eastAsia="ja-JP" w:bidi="ar-DZ"/>
        </w:rPr>
        <w:t xml:space="preserve"> unblocked indefinitely.</w:t>
      </w:r>
      <w:r w:rsidR="0063113E">
        <w:rPr>
          <w:szCs w:val="24"/>
          <w:lang w:eastAsia="ja-JP" w:bidi="ar-DZ"/>
        </w:rPr>
        <w:t xml:space="preserve"> This approach also addresses some cases of cloned devices.</w:t>
      </w:r>
    </w:p>
    <w:p w14:paraId="48D47350" w14:textId="77777777" w:rsidR="00D809B5" w:rsidRDefault="00D809B5" w:rsidP="00D809B5">
      <w:pPr>
        <w:pStyle w:val="enumlev1"/>
        <w:ind w:left="0" w:firstLine="0"/>
        <w:rPr>
          <w:ins w:id="420" w:author="Rafael Andrade Reis de Araujo" w:date="2025-01-17T15:01:00Z" w16du:dateUtc="2025-01-17T18:01:00Z"/>
          <w:szCs w:val="24"/>
          <w:lang w:eastAsia="ja-JP" w:bidi="ar-DZ"/>
        </w:rPr>
      </w:pPr>
    </w:p>
    <w:p w14:paraId="5A6A46F6" w14:textId="63FC37AC" w:rsidR="00D809B5" w:rsidRDefault="00804FFA" w:rsidP="00804FFA">
      <w:pPr>
        <w:pStyle w:val="enumlev1"/>
        <w:ind w:left="0" w:firstLine="0"/>
        <w:jc w:val="center"/>
        <w:rPr>
          <w:ins w:id="421" w:author="Rafael Andrade Reis de Araujo" w:date="2025-01-17T15:04:00Z" w16du:dateUtc="2025-01-17T18:04:00Z"/>
          <w:szCs w:val="24"/>
          <w:lang w:eastAsia="ja-JP" w:bidi="ar-DZ"/>
        </w:rPr>
      </w:pPr>
      <w:ins w:id="422" w:author="Rafael Andrade Reis de Araujo" w:date="2025-01-17T15:04:00Z" w16du:dateUtc="2025-01-17T18:04:00Z">
        <w:r>
          <w:rPr>
            <w:noProof/>
            <w:szCs w:val="24"/>
            <w:lang w:eastAsia="ja-JP" w:bidi="ar-DZ"/>
          </w:rPr>
          <w:lastRenderedPageBreak/>
          <w:drawing>
            <wp:inline distT="0" distB="0" distL="0" distR="0" wp14:anchorId="5DF0ACB5" wp14:editId="57219F35">
              <wp:extent cx="1540936" cy="2994734"/>
              <wp:effectExtent l="0" t="0" r="2540" b="0"/>
              <wp:docPr id="617649774" name="Imagem 1" descr="Screenshot_20250117_150218_Celular Segu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49774" name="Imagem 617649774" descr="Screenshot_20250117_150218_Celular Seguro.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547100" cy="3006713"/>
                      </a:xfrm>
                      <a:prstGeom prst="rect">
                        <a:avLst/>
                      </a:prstGeom>
                    </pic:spPr>
                  </pic:pic>
                </a:graphicData>
              </a:graphic>
            </wp:inline>
          </w:drawing>
        </w:r>
      </w:ins>
    </w:p>
    <w:p w14:paraId="53EE7EB1" w14:textId="23785C98" w:rsidR="00804FFA" w:rsidRPr="0005402F" w:rsidRDefault="00804FFA" w:rsidP="00804FFA">
      <w:pPr>
        <w:pStyle w:val="FigureNoTitle0"/>
        <w:rPr>
          <w:ins w:id="423" w:author="Rafael Andrade Reis de Araujo" w:date="2025-01-17T15:04:00Z" w16du:dateUtc="2025-01-17T18:04:00Z"/>
          <w:szCs w:val="24"/>
          <w:shd w:val="clear" w:color="auto" w:fill="FFFFFF"/>
        </w:rPr>
      </w:pPr>
      <w:ins w:id="424" w:author="Rafael Andrade Reis de Araujo" w:date="2025-01-17T15:04:00Z" w16du:dateUtc="2025-01-17T18:04:00Z">
        <w:r w:rsidRPr="0005402F">
          <w:rPr>
            <w:szCs w:val="24"/>
            <w:shd w:val="clear" w:color="auto" w:fill="FFFFFF"/>
          </w:rPr>
          <w:t>Figure I.</w:t>
        </w:r>
        <w:r>
          <w:rPr>
            <w:szCs w:val="24"/>
            <w:shd w:val="clear" w:color="auto" w:fill="FFFFFF"/>
          </w:rPr>
          <w:t>4</w:t>
        </w:r>
        <w:r w:rsidRPr="0005402F">
          <w:rPr>
            <w:szCs w:val="24"/>
            <w:shd w:val="clear" w:color="auto" w:fill="FFFFFF"/>
          </w:rPr>
          <w:t xml:space="preserve"> –</w:t>
        </w:r>
      </w:ins>
      <w:ins w:id="425" w:author="Rafael Andrade Reis de Araujo" w:date="2025-01-17T15:05:00Z" w16du:dateUtc="2025-01-17T18:05:00Z">
        <w:r w:rsidR="00A87E42">
          <w:rPr>
            <w:szCs w:val="24"/>
            <w:shd w:val="clear" w:color="auto" w:fill="FFFFFF"/>
          </w:rPr>
          <w:t>Screenshot of “Celular Seguro” mobile application h</w:t>
        </w:r>
      </w:ins>
      <w:ins w:id="426" w:author="Rafael Andrade Reis de Araujo" w:date="2025-01-17T15:04:00Z" w16du:dateUtc="2025-01-17T18:04:00Z">
        <w:r>
          <w:rPr>
            <w:szCs w:val="24"/>
          </w:rPr>
          <w:t xml:space="preserve">ome screen </w:t>
        </w:r>
      </w:ins>
    </w:p>
    <w:p w14:paraId="72BF77B1" w14:textId="77777777" w:rsidR="00804FFA" w:rsidRDefault="00804FFA">
      <w:pPr>
        <w:pStyle w:val="enumlev1"/>
        <w:ind w:left="0" w:firstLine="0"/>
        <w:jc w:val="center"/>
        <w:rPr>
          <w:szCs w:val="24"/>
          <w:lang w:eastAsia="ja-JP" w:bidi="ar-DZ"/>
        </w:rPr>
        <w:pPrChange w:id="427" w:author="Rafael Andrade Reis de Araujo" w:date="2025-01-17T15:02:00Z" w16du:dateUtc="2025-01-17T18:02:00Z">
          <w:pPr>
            <w:pStyle w:val="enumlev1"/>
          </w:pPr>
        </w:pPrChange>
      </w:pPr>
    </w:p>
    <w:p w14:paraId="462EF3E1" w14:textId="626C1DCA" w:rsidR="00C72127" w:rsidRPr="0005402F" w:rsidRDefault="00C72127" w:rsidP="00C72127">
      <w:pPr>
        <w:pStyle w:val="enumlev1"/>
        <w:rPr>
          <w:szCs w:val="24"/>
          <w:lang w:eastAsia="ja-JP" w:bidi="ar-DZ"/>
        </w:rPr>
      </w:pPr>
    </w:p>
    <w:p w14:paraId="0AB6AE6C" w14:textId="5756AC17" w:rsidR="00D21536" w:rsidRPr="0005402F" w:rsidRDefault="0093197E" w:rsidP="00BF4013">
      <w:pPr>
        <w:pStyle w:val="Headingb"/>
        <w:rPr>
          <w:szCs w:val="24"/>
          <w:lang w:bidi="ar-DZ"/>
        </w:rPr>
      </w:pPr>
      <w:bookmarkStart w:id="428" w:name="_Toc73702149"/>
      <w:bookmarkStart w:id="429" w:name="_Toc74238324"/>
      <w:r w:rsidRPr="0005402F">
        <w:rPr>
          <w:szCs w:val="24"/>
          <w:lang w:bidi="ar-DZ"/>
        </w:rPr>
        <w:t>5</w:t>
      </w:r>
      <w:r w:rsidRPr="0005402F">
        <w:rPr>
          <w:szCs w:val="24"/>
          <w:lang w:bidi="ar-DZ"/>
        </w:rPr>
        <w:tab/>
      </w:r>
      <w:r w:rsidR="00D21536" w:rsidRPr="0005402F">
        <w:rPr>
          <w:szCs w:val="24"/>
          <w:lang w:bidi="ar-DZ"/>
        </w:rPr>
        <w:t>Overview of challenges and countermeasures regarding implementation of use case</w:t>
      </w:r>
      <w:bookmarkEnd w:id="428"/>
      <w:bookmarkEnd w:id="429"/>
    </w:p>
    <w:p w14:paraId="1D4E25FA" w14:textId="7E9FBB41" w:rsidR="00D21536" w:rsidRPr="0005402F" w:rsidRDefault="00D21536" w:rsidP="00BF4013">
      <w:pPr>
        <w:rPr>
          <w:szCs w:val="24"/>
        </w:rPr>
      </w:pPr>
      <w:r w:rsidRPr="0005402F">
        <w:rPr>
          <w:szCs w:val="24"/>
        </w:rPr>
        <w:t xml:space="preserve">The SIGA solution was activated, on a trial basis, </w:t>
      </w:r>
      <w:r w:rsidR="004C095E" w:rsidRPr="0005402F">
        <w:rPr>
          <w:szCs w:val="24"/>
        </w:rPr>
        <w:t>i</w:t>
      </w:r>
      <w:r w:rsidRPr="0005402F">
        <w:rPr>
          <w:szCs w:val="24"/>
        </w:rPr>
        <w:t>n April 2014 and since the end of 2015 it is active on all Brazilian network operators identifying and building a database of the uncompliant devices that currently are active on the mobile network.</w:t>
      </w:r>
    </w:p>
    <w:p w14:paraId="5A1398E6" w14:textId="51219DA3" w:rsidR="00D21536" w:rsidRPr="0005402F" w:rsidRDefault="00D21536" w:rsidP="00BF4013">
      <w:pPr>
        <w:rPr>
          <w:szCs w:val="24"/>
        </w:rPr>
      </w:pPr>
      <w:r w:rsidRPr="0005402F">
        <w:rPr>
          <w:szCs w:val="24"/>
        </w:rPr>
        <w:t xml:space="preserve">Additionally, </w:t>
      </w:r>
      <w:r w:rsidR="004C095E" w:rsidRPr="0005402F">
        <w:rPr>
          <w:szCs w:val="24"/>
        </w:rPr>
        <w:t>i</w:t>
      </w:r>
      <w:r w:rsidRPr="0005402F">
        <w:rPr>
          <w:szCs w:val="24"/>
        </w:rPr>
        <w:t>n 2016, under the discussion of the SIGA group, a public campaign was launched by Abinee (a major manufacturers</w:t>
      </w:r>
      <w:r w:rsidR="00894970" w:rsidRPr="0005402F">
        <w:rPr>
          <w:szCs w:val="24"/>
        </w:rPr>
        <w:t>'</w:t>
      </w:r>
      <w:r w:rsidRPr="0005402F">
        <w:rPr>
          <w:szCs w:val="24"/>
        </w:rPr>
        <w:t xml:space="preserve"> association), with the name </w:t>
      </w:r>
      <w:r w:rsidR="00894970" w:rsidRPr="0005402F">
        <w:rPr>
          <w:szCs w:val="24"/>
        </w:rPr>
        <w:t>"</w:t>
      </w:r>
      <w:r w:rsidRPr="0005402F">
        <w:rPr>
          <w:szCs w:val="24"/>
        </w:rPr>
        <w:t>Celular pirata não</w:t>
      </w:r>
      <w:r w:rsidR="00894970" w:rsidRPr="0005402F">
        <w:rPr>
          <w:szCs w:val="24"/>
        </w:rPr>
        <w:t>"</w:t>
      </w:r>
      <w:r w:rsidRPr="0005402F">
        <w:rPr>
          <w:szCs w:val="24"/>
        </w:rPr>
        <w:t xml:space="preserve">, with the aim to raise awareness </w:t>
      </w:r>
      <w:r w:rsidR="009F44EB" w:rsidRPr="0005402F">
        <w:rPr>
          <w:szCs w:val="24"/>
        </w:rPr>
        <w:t>for</w:t>
      </w:r>
      <w:r w:rsidRPr="0005402F">
        <w:rPr>
          <w:szCs w:val="24"/>
        </w:rPr>
        <w:t xml:space="preserve"> the Brazilian population of the importance and benefits </w:t>
      </w:r>
      <w:r w:rsidR="009F44EB" w:rsidRPr="0005402F">
        <w:rPr>
          <w:szCs w:val="24"/>
        </w:rPr>
        <w:t>in</w:t>
      </w:r>
      <w:r w:rsidRPr="0005402F">
        <w:rPr>
          <w:szCs w:val="24"/>
        </w:rPr>
        <w:t xml:space="preserve"> us</w:t>
      </w:r>
      <w:r w:rsidR="009F44EB" w:rsidRPr="0005402F">
        <w:rPr>
          <w:szCs w:val="24"/>
        </w:rPr>
        <w:t>ing</w:t>
      </w:r>
      <w:r w:rsidRPr="0005402F">
        <w:rPr>
          <w:szCs w:val="24"/>
        </w:rPr>
        <w:t xml:space="preserve"> certified equipment. The campaign produced publicity material</w:t>
      </w:r>
      <w:r w:rsidRPr="0005402F">
        <w:rPr>
          <w:szCs w:val="24"/>
          <w:vertAlign w:val="superscript"/>
        </w:rPr>
        <w:footnoteReference w:id="12"/>
      </w:r>
      <w:r w:rsidRPr="0005402F">
        <w:rPr>
          <w:szCs w:val="24"/>
        </w:rPr>
        <w:t xml:space="preserve"> that were used on social networks, broadcast TV and </w:t>
      </w:r>
      <w:r w:rsidR="007E06F3" w:rsidRPr="0005402F">
        <w:rPr>
          <w:szCs w:val="24"/>
        </w:rPr>
        <w:t>r</w:t>
      </w:r>
      <w:r w:rsidRPr="0005402F">
        <w:rPr>
          <w:szCs w:val="24"/>
        </w:rPr>
        <w:t xml:space="preserve">adio, </w:t>
      </w:r>
      <w:r w:rsidR="007E06F3" w:rsidRPr="0005402F">
        <w:rPr>
          <w:szCs w:val="24"/>
        </w:rPr>
        <w:t>i</w:t>
      </w:r>
      <w:r w:rsidRPr="0005402F">
        <w:rPr>
          <w:szCs w:val="24"/>
        </w:rPr>
        <w:t>nternet video websites and on street media (such as bus stops and outdoors).</w:t>
      </w:r>
    </w:p>
    <w:p w14:paraId="3CDD886C" w14:textId="7C83C88A" w:rsidR="00D21536" w:rsidRDefault="00B9762F" w:rsidP="003864D7">
      <w:pPr>
        <w:rPr>
          <w:ins w:id="430" w:author="Tulio Miranda Barros" w:date="2025-02-21T13:47:00Z" w16du:dateUtc="2025-02-21T16:47:00Z"/>
          <w:szCs w:val="24"/>
        </w:rPr>
      </w:pPr>
      <w:r w:rsidRPr="0005402F">
        <w:rPr>
          <w:szCs w:val="24"/>
          <w:shd w:val="clear" w:color="auto" w:fill="FFFFFF"/>
        </w:rPr>
        <w:t>In</w:t>
      </w:r>
      <w:r w:rsidR="00D21536" w:rsidRPr="0005402F">
        <w:rPr>
          <w:szCs w:val="24"/>
          <w:shd w:val="clear" w:color="auto" w:fill="FFFFFF"/>
        </w:rPr>
        <w:t xml:space="preserve"> January 2017, Anatel </w:t>
      </w:r>
      <w:del w:id="431" w:author="Tulio Miranda Barros" w:date="2025-02-21T13:05:00Z" w16du:dateUtc="2025-02-21T16:05:00Z">
        <w:r w:rsidR="00D21536" w:rsidRPr="0005402F" w:rsidDel="001B08D9">
          <w:rPr>
            <w:szCs w:val="24"/>
            <w:shd w:val="clear" w:color="auto" w:fill="FFFFFF"/>
          </w:rPr>
          <w:delText xml:space="preserve">has </w:delText>
        </w:r>
      </w:del>
      <w:r w:rsidR="00D21536" w:rsidRPr="0005402F">
        <w:rPr>
          <w:szCs w:val="24"/>
          <w:shd w:val="clear" w:color="auto" w:fill="FFFFFF"/>
        </w:rPr>
        <w:t xml:space="preserve">launched the website </w:t>
      </w:r>
      <w:r w:rsidR="00894970" w:rsidRPr="0005402F">
        <w:rPr>
          <w:szCs w:val="24"/>
          <w:shd w:val="clear" w:color="auto" w:fill="FFFFFF"/>
        </w:rPr>
        <w:t>"</w:t>
      </w:r>
      <w:r w:rsidR="00D21536" w:rsidRPr="0005402F">
        <w:rPr>
          <w:szCs w:val="24"/>
          <w:shd w:val="clear" w:color="auto" w:fill="FFFFFF"/>
        </w:rPr>
        <w:t>Celular Legal</w:t>
      </w:r>
      <w:r w:rsidR="00894970" w:rsidRPr="0005402F">
        <w:rPr>
          <w:szCs w:val="24"/>
          <w:shd w:val="clear" w:color="auto" w:fill="FFFFFF"/>
        </w:rPr>
        <w:t>"</w:t>
      </w:r>
      <w:r w:rsidR="00D21536" w:rsidRPr="0005402F">
        <w:rPr>
          <w:rStyle w:val="FootnoteReference"/>
          <w:sz w:val="24"/>
          <w:szCs w:val="24"/>
          <w:shd w:val="clear" w:color="auto" w:fill="FFFFFF"/>
        </w:rPr>
        <w:footnoteReference w:id="13"/>
      </w:r>
      <w:r w:rsidR="00D21536" w:rsidRPr="0005402F">
        <w:rPr>
          <w:szCs w:val="24"/>
          <w:shd w:val="clear" w:color="auto" w:fill="FFFFFF"/>
        </w:rPr>
        <w:t xml:space="preserve"> </w:t>
      </w:r>
      <w:ins w:id="432" w:author="Tulio Miranda Barros" w:date="2025-02-21T13:05:00Z" w16du:dateUtc="2025-02-21T16:05:00Z">
        <w:r w:rsidR="001B08D9">
          <w:rPr>
            <w:szCs w:val="24"/>
            <w:shd w:val="clear" w:color="auto" w:fill="FFFFFF"/>
          </w:rPr>
          <w:t xml:space="preserve">to educate </w:t>
        </w:r>
      </w:ins>
      <w:del w:id="433" w:author="Tulio Miranda Barros" w:date="2025-02-21T13:05:00Z" w16du:dateUtc="2025-02-21T16:05:00Z">
        <w:r w:rsidR="00D21536" w:rsidRPr="0005402F" w:rsidDel="001B08D9">
          <w:rPr>
            <w:szCs w:val="24"/>
          </w:rPr>
          <w:delText xml:space="preserve">that informed the </w:delText>
        </w:r>
      </w:del>
      <w:r w:rsidR="00D21536" w:rsidRPr="0005402F">
        <w:rPr>
          <w:szCs w:val="24"/>
        </w:rPr>
        <w:t>user</w:t>
      </w:r>
      <w:ins w:id="434" w:author="Tulio Miranda Barros" w:date="2025-02-21T13:05:00Z" w16du:dateUtc="2025-02-21T16:05:00Z">
        <w:r w:rsidR="001B08D9">
          <w:rPr>
            <w:szCs w:val="24"/>
          </w:rPr>
          <w:t>s</w:t>
        </w:r>
      </w:ins>
      <w:r w:rsidR="00D21536" w:rsidRPr="0005402F">
        <w:rPr>
          <w:szCs w:val="24"/>
        </w:rPr>
        <w:t xml:space="preserve"> on the importance o</w:t>
      </w:r>
      <w:r w:rsidR="001C6DDB" w:rsidRPr="0005402F">
        <w:rPr>
          <w:szCs w:val="24"/>
        </w:rPr>
        <w:t>f</w:t>
      </w:r>
      <w:r w:rsidR="00D21536" w:rsidRPr="0005402F">
        <w:rPr>
          <w:szCs w:val="24"/>
        </w:rPr>
        <w:t xml:space="preserve"> us</w:t>
      </w:r>
      <w:r w:rsidR="001C6DDB" w:rsidRPr="0005402F">
        <w:rPr>
          <w:szCs w:val="24"/>
        </w:rPr>
        <w:t>ing</w:t>
      </w:r>
      <w:r w:rsidR="00D21536" w:rsidRPr="0005402F">
        <w:rPr>
          <w:szCs w:val="24"/>
        </w:rPr>
        <w:t xml:space="preserve"> only certified devices</w:t>
      </w:r>
      <w:ins w:id="435" w:author="Tulio Miranda Barros" w:date="2025-02-21T13:06:00Z" w16du:dateUtc="2025-02-21T16:06:00Z">
        <w:r w:rsidR="001B08D9">
          <w:rPr>
            <w:szCs w:val="24"/>
          </w:rPr>
          <w:t>. The platform</w:t>
        </w:r>
      </w:ins>
      <w:ins w:id="436" w:author="Tulio Miranda Barros" w:date="2025-02-21T13:11:00Z" w16du:dateUtc="2025-02-21T16:11:00Z">
        <w:r w:rsidR="001B08D9">
          <w:rPr>
            <w:szCs w:val="24"/>
          </w:rPr>
          <w:t xml:space="preserve"> features </w:t>
        </w:r>
      </w:ins>
      <w:ins w:id="437" w:author="Tulio Miranda Barros" w:date="2025-02-21T13:21:00Z" w16du:dateUtc="2025-02-21T16:21:00Z">
        <w:r w:rsidR="00B20FFA">
          <w:rPr>
            <w:szCs w:val="24"/>
          </w:rPr>
          <w:t>an interface</w:t>
        </w:r>
      </w:ins>
      <w:ins w:id="438" w:author="Tulio Miranda Barros" w:date="2025-02-21T13:12:00Z" w16du:dateUtc="2025-02-21T16:12:00Z">
        <w:r w:rsidR="001B08D9">
          <w:rPr>
            <w:szCs w:val="24"/>
          </w:rPr>
          <w:t xml:space="preserve"> that allows</w:t>
        </w:r>
      </w:ins>
      <w:ins w:id="439" w:author="Tulio Miranda Barros" w:date="2025-02-21T13:13:00Z" w16du:dateUtc="2025-02-21T16:13:00Z">
        <w:r w:rsidR="001B08D9">
          <w:rPr>
            <w:szCs w:val="24"/>
          </w:rPr>
          <w:t xml:space="preserve"> </w:t>
        </w:r>
      </w:ins>
      <w:del w:id="440" w:author="Tulio Miranda Barros" w:date="2025-02-21T13:12:00Z" w16du:dateUtc="2025-02-21T16:12:00Z">
        <w:r w:rsidR="00D21536" w:rsidRPr="0005402F" w:rsidDel="001B08D9">
          <w:rPr>
            <w:szCs w:val="24"/>
          </w:rPr>
          <w:delText xml:space="preserve"> </w:delText>
        </w:r>
      </w:del>
      <w:del w:id="441" w:author="Tulio Miranda Barros" w:date="2025-02-21T13:06:00Z" w16du:dateUtc="2025-02-21T16:06:00Z">
        <w:r w:rsidR="00D21536" w:rsidRPr="0005402F" w:rsidDel="001B08D9">
          <w:rPr>
            <w:szCs w:val="24"/>
          </w:rPr>
          <w:delText xml:space="preserve">and </w:delText>
        </w:r>
        <w:r w:rsidR="00097102" w:rsidRPr="0005402F" w:rsidDel="001B08D9">
          <w:rPr>
            <w:szCs w:val="24"/>
          </w:rPr>
          <w:delText xml:space="preserve">that it </w:delText>
        </w:r>
      </w:del>
      <w:del w:id="442" w:author="Tulio Miranda Barros" w:date="2025-02-21T13:12:00Z" w16du:dateUtc="2025-02-21T16:12:00Z">
        <w:r w:rsidR="00097102" w:rsidRPr="0005402F" w:rsidDel="001B08D9">
          <w:rPr>
            <w:szCs w:val="24"/>
          </w:rPr>
          <w:delText xml:space="preserve">also </w:delText>
        </w:r>
      </w:del>
      <w:del w:id="443" w:author="Tulio Miranda Barros" w:date="2025-02-21T13:07:00Z" w16du:dateUtc="2025-02-21T16:07:00Z">
        <w:r w:rsidR="00D21536" w:rsidRPr="0005402F" w:rsidDel="001B08D9">
          <w:rPr>
            <w:szCs w:val="24"/>
          </w:rPr>
          <w:delText xml:space="preserve">aims to </w:delText>
        </w:r>
      </w:del>
      <w:del w:id="444" w:author="Tulio Miranda Barros" w:date="2025-02-21T13:12:00Z" w16du:dateUtc="2025-02-21T16:12:00Z">
        <w:r w:rsidR="00D21536" w:rsidRPr="0005402F" w:rsidDel="001B08D9">
          <w:rPr>
            <w:szCs w:val="24"/>
          </w:rPr>
          <w:delText xml:space="preserve">assist </w:delText>
        </w:r>
      </w:del>
      <w:del w:id="445" w:author="Tulio Miranda Barros" w:date="2025-02-21T13:07:00Z" w16du:dateUtc="2025-02-21T16:07:00Z">
        <w:r w:rsidR="00D21536" w:rsidRPr="0005402F" w:rsidDel="001B08D9">
          <w:rPr>
            <w:szCs w:val="24"/>
          </w:rPr>
          <w:delText xml:space="preserve">the </w:delText>
        </w:r>
      </w:del>
      <w:r w:rsidR="00D21536" w:rsidRPr="0005402F">
        <w:rPr>
          <w:szCs w:val="24"/>
        </w:rPr>
        <w:t>consumer</w:t>
      </w:r>
      <w:ins w:id="446" w:author="Tulio Miranda Barros" w:date="2025-02-21T13:07:00Z" w16du:dateUtc="2025-02-21T16:07:00Z">
        <w:r w:rsidR="001B08D9">
          <w:rPr>
            <w:szCs w:val="24"/>
          </w:rPr>
          <w:t>s</w:t>
        </w:r>
      </w:ins>
      <w:r w:rsidR="00D21536" w:rsidRPr="0005402F">
        <w:rPr>
          <w:szCs w:val="24"/>
        </w:rPr>
        <w:t xml:space="preserve"> </w:t>
      </w:r>
      <w:del w:id="447" w:author="Tulio Miranda Barros" w:date="2025-02-21T13:13:00Z" w16du:dateUtc="2025-02-21T16:13:00Z">
        <w:r w:rsidR="004C095E" w:rsidRPr="0005402F" w:rsidDel="001B08D9">
          <w:rPr>
            <w:szCs w:val="24"/>
          </w:rPr>
          <w:delText>i</w:delText>
        </w:r>
        <w:r w:rsidR="00D21536" w:rsidRPr="0005402F" w:rsidDel="001B08D9">
          <w:rPr>
            <w:szCs w:val="24"/>
          </w:rPr>
          <w:delText xml:space="preserve">n fulfilling this obligation by providing an interface where one can </w:delText>
        </w:r>
      </w:del>
      <w:ins w:id="448" w:author="Tulio Miranda Barros" w:date="2025-02-21T13:13:00Z" w16du:dateUtc="2025-02-21T16:13:00Z">
        <w:r w:rsidR="001B08D9">
          <w:rPr>
            <w:szCs w:val="24"/>
          </w:rPr>
          <w:t xml:space="preserve">to </w:t>
        </w:r>
      </w:ins>
      <w:r w:rsidR="00D21536" w:rsidRPr="0005402F">
        <w:rPr>
          <w:szCs w:val="24"/>
        </w:rPr>
        <w:t>verify</w:t>
      </w:r>
      <w:ins w:id="449" w:author="Tulio Miranda Barros" w:date="2025-02-21T13:14:00Z" w16du:dateUtc="2025-02-21T16:14:00Z">
        <w:r w:rsidR="001B08D9">
          <w:rPr>
            <w:szCs w:val="24"/>
          </w:rPr>
          <w:t>, through</w:t>
        </w:r>
      </w:ins>
      <w:r w:rsidR="00D21536" w:rsidRPr="0005402F">
        <w:rPr>
          <w:szCs w:val="24"/>
        </w:rPr>
        <w:t xml:space="preserve"> </w:t>
      </w:r>
      <w:del w:id="450" w:author="Tulio Miranda Barros" w:date="2025-02-21T13:14:00Z" w16du:dateUtc="2025-02-21T16:14:00Z">
        <w:r w:rsidR="00D21536" w:rsidRPr="0005402F" w:rsidDel="001B08D9">
          <w:rPr>
            <w:szCs w:val="24"/>
          </w:rPr>
          <w:delText xml:space="preserve">(based on </w:delText>
        </w:r>
      </w:del>
      <w:r w:rsidR="00D21536" w:rsidRPr="0005402F">
        <w:rPr>
          <w:szCs w:val="24"/>
        </w:rPr>
        <w:t xml:space="preserve">a </w:t>
      </w:r>
      <w:ins w:id="451" w:author="Marcelo Alves da Silva" w:date="2025-02-22T04:42:00Z" w16du:dateUtc="2025-02-22T07:42:00Z">
        <w:r w:rsidR="00C17181">
          <w:rPr>
            <w:szCs w:val="24"/>
          </w:rPr>
          <w:t>IMEI query</w:t>
        </w:r>
      </w:ins>
      <w:del w:id="452" w:author="Marcelo Alves da Silva" w:date="2025-02-22T04:42:00Z" w16du:dateUtc="2025-02-22T07:42:00Z">
        <w:r w:rsidR="00D21536" w:rsidRPr="0005402F" w:rsidDel="00C17181">
          <w:rPr>
            <w:szCs w:val="24"/>
          </w:rPr>
          <w:delText xml:space="preserve">consultation </w:delText>
        </w:r>
      </w:del>
      <w:del w:id="453" w:author="Marcelo Alves da Silva" w:date="2025-02-22T04:44:00Z" w16du:dateUtc="2025-02-22T07:44:00Z">
        <w:r w:rsidR="00D21536" w:rsidRPr="0005402F" w:rsidDel="00C17181">
          <w:rPr>
            <w:szCs w:val="24"/>
          </w:rPr>
          <w:delText xml:space="preserve">on </w:delText>
        </w:r>
      </w:del>
      <w:ins w:id="454" w:author="Tulio Miranda Barros" w:date="2025-02-21T13:15:00Z" w16du:dateUtc="2025-02-21T16:15:00Z">
        <w:del w:id="455" w:author="Marcelo Alves da Silva" w:date="2025-02-22T04:42:00Z" w16du:dateUtc="2025-02-22T07:42:00Z">
          <w:r w:rsidR="001B08D9" w:rsidRPr="0005402F" w:rsidDel="00C17181">
            <w:rPr>
              <w:szCs w:val="24"/>
            </w:rPr>
            <w:delText>o</w:delText>
          </w:r>
          <w:r w:rsidR="001B08D9" w:rsidDel="00C17181">
            <w:rPr>
              <w:szCs w:val="24"/>
            </w:rPr>
            <w:delText>f</w:delText>
          </w:r>
          <w:r w:rsidR="001B08D9" w:rsidRPr="0005402F" w:rsidDel="00C17181">
            <w:rPr>
              <w:szCs w:val="24"/>
            </w:rPr>
            <w:delText xml:space="preserve"> </w:delText>
          </w:r>
        </w:del>
      </w:ins>
      <w:del w:id="456" w:author="Marcelo Alves da Silva" w:date="2025-02-22T04:44:00Z" w16du:dateUtc="2025-02-22T07:44:00Z">
        <w:r w:rsidR="00D21536" w:rsidRPr="0005402F" w:rsidDel="00C17181">
          <w:rPr>
            <w:szCs w:val="24"/>
          </w:rPr>
          <w:delText>SIGA</w:delText>
        </w:r>
        <w:r w:rsidR="00894970" w:rsidRPr="0005402F" w:rsidDel="00C17181">
          <w:rPr>
            <w:szCs w:val="24"/>
          </w:rPr>
          <w:delText>'</w:delText>
        </w:r>
        <w:r w:rsidR="00D21536" w:rsidRPr="0005402F" w:rsidDel="00C17181">
          <w:rPr>
            <w:szCs w:val="24"/>
          </w:rPr>
          <w:delText>s database</w:delText>
        </w:r>
      </w:del>
      <w:del w:id="457" w:author="Marcelo Alves da Silva" w:date="2025-02-22T04:42:00Z" w16du:dateUtc="2025-02-22T07:42:00Z">
        <w:r w:rsidR="00D21536" w:rsidRPr="0005402F" w:rsidDel="00C17181">
          <w:rPr>
            <w:szCs w:val="24"/>
          </w:rPr>
          <w:delText xml:space="preserve"> </w:delText>
        </w:r>
      </w:del>
      <w:ins w:id="458" w:author="Tulio Miranda Barros" w:date="2025-02-21T13:15:00Z" w16du:dateUtc="2025-02-21T16:15:00Z">
        <w:del w:id="459" w:author="Marcelo Alves da Silva" w:date="2025-02-22T04:42:00Z" w16du:dateUtc="2025-02-22T07:42:00Z">
          <w:r w:rsidR="001B08D9" w:rsidDel="00C17181">
            <w:rPr>
              <w:szCs w:val="24"/>
            </w:rPr>
            <w:delText>using</w:delText>
          </w:r>
        </w:del>
      </w:ins>
      <w:del w:id="460" w:author="Tulio Miranda Barros" w:date="2025-02-21T13:15:00Z" w16du:dateUtc="2025-02-21T16:15:00Z">
        <w:r w:rsidR="00D21536" w:rsidRPr="0005402F" w:rsidDel="001B08D9">
          <w:rPr>
            <w:szCs w:val="24"/>
          </w:rPr>
          <w:delText>with</w:delText>
        </w:r>
      </w:del>
      <w:del w:id="461" w:author="Marcelo Alves da Silva" w:date="2025-02-22T04:42:00Z" w16du:dateUtc="2025-02-22T07:42:00Z">
        <w:r w:rsidR="00D21536" w:rsidRPr="0005402F" w:rsidDel="00C17181">
          <w:rPr>
            <w:szCs w:val="24"/>
          </w:rPr>
          <w:delText xml:space="preserve"> the device</w:delText>
        </w:r>
      </w:del>
      <w:ins w:id="462" w:author="Tulio Miranda Barros" w:date="2025-02-21T13:15:00Z" w16du:dateUtc="2025-02-21T16:15:00Z">
        <w:del w:id="463" w:author="Marcelo Alves da Silva" w:date="2025-02-22T04:42:00Z" w16du:dateUtc="2025-02-22T07:42:00Z">
          <w:r w:rsidR="001B08D9" w:rsidDel="00C17181">
            <w:rPr>
              <w:szCs w:val="24"/>
            </w:rPr>
            <w:delText>’s</w:delText>
          </w:r>
        </w:del>
      </w:ins>
      <w:del w:id="464" w:author="Marcelo Alves da Silva" w:date="2025-02-22T04:42:00Z" w16du:dateUtc="2025-02-22T07:42:00Z">
        <w:r w:rsidR="00D21536" w:rsidRPr="0005402F" w:rsidDel="00C17181">
          <w:rPr>
            <w:szCs w:val="24"/>
          </w:rPr>
          <w:delText xml:space="preserve"> IMEI</w:delText>
        </w:r>
      </w:del>
      <w:ins w:id="465" w:author="Tulio Miranda Barros" w:date="2025-02-21T13:15:00Z" w16du:dateUtc="2025-02-21T16:15:00Z">
        <w:r w:rsidR="00B20FFA">
          <w:rPr>
            <w:szCs w:val="24"/>
          </w:rPr>
          <w:t>, whether</w:t>
        </w:r>
      </w:ins>
      <w:ins w:id="466" w:author="Tulio Miranda Barros" w:date="2025-02-21T13:16:00Z" w16du:dateUtc="2025-02-21T16:16:00Z">
        <w:r w:rsidR="00B20FFA">
          <w:rPr>
            <w:szCs w:val="24"/>
          </w:rPr>
          <w:t xml:space="preserve"> </w:t>
        </w:r>
      </w:ins>
      <w:del w:id="467" w:author="Tulio Miranda Barros" w:date="2025-02-21T13:16:00Z" w16du:dateUtc="2025-02-21T16:16:00Z">
        <w:r w:rsidR="00D21536" w:rsidRPr="0005402F" w:rsidDel="00B20FFA">
          <w:rPr>
            <w:szCs w:val="24"/>
          </w:rPr>
          <w:delText>)</w:delText>
        </w:r>
        <w:r w:rsidR="00097102" w:rsidRPr="0005402F" w:rsidDel="00B20FFA">
          <w:rPr>
            <w:szCs w:val="24"/>
          </w:rPr>
          <w:delText>,</w:delText>
        </w:r>
        <w:r w:rsidR="00D21536" w:rsidRPr="0005402F" w:rsidDel="00B20FFA">
          <w:rPr>
            <w:szCs w:val="24"/>
          </w:rPr>
          <w:delText xml:space="preserve"> if </w:delText>
        </w:r>
      </w:del>
      <w:r w:rsidR="00D21536" w:rsidRPr="0005402F">
        <w:rPr>
          <w:szCs w:val="24"/>
        </w:rPr>
        <w:t xml:space="preserve">the mobile terminal </w:t>
      </w:r>
      <w:ins w:id="468" w:author="Tulio Miranda Barros" w:date="2025-02-21T13:16:00Z" w16du:dateUtc="2025-02-21T16:16:00Z">
        <w:r w:rsidR="00B20FFA">
          <w:rPr>
            <w:szCs w:val="24"/>
          </w:rPr>
          <w:t>is compli</w:t>
        </w:r>
      </w:ins>
      <w:ins w:id="469" w:author="Tulio Miranda Barros" w:date="2025-02-21T13:17:00Z" w16du:dateUtc="2025-02-21T16:17:00Z">
        <w:r w:rsidR="00B20FFA">
          <w:rPr>
            <w:szCs w:val="24"/>
          </w:rPr>
          <w:t>a</w:t>
        </w:r>
      </w:ins>
      <w:ins w:id="470" w:author="Tulio Miranda Barros" w:date="2025-02-21T13:16:00Z" w16du:dateUtc="2025-02-21T16:16:00Z">
        <w:r w:rsidR="00B20FFA">
          <w:rPr>
            <w:szCs w:val="24"/>
          </w:rPr>
          <w:t xml:space="preserve">nt </w:t>
        </w:r>
      </w:ins>
      <w:ins w:id="471" w:author="Tulio Miranda Barros" w:date="2025-02-21T13:17:00Z" w16du:dateUtc="2025-02-21T16:17:00Z">
        <w:r w:rsidR="00B20FFA">
          <w:rPr>
            <w:szCs w:val="24"/>
          </w:rPr>
          <w:t>with the regulation</w:t>
        </w:r>
      </w:ins>
      <w:del w:id="472" w:author="Tulio Miranda Barros" w:date="2025-02-21T13:17:00Z" w16du:dateUtc="2025-02-21T16:17:00Z">
        <w:r w:rsidR="00D21536" w:rsidRPr="0005402F" w:rsidDel="00B20FFA">
          <w:rPr>
            <w:szCs w:val="24"/>
          </w:rPr>
          <w:delText>the user would like to obtain is a regular device</w:delText>
        </w:r>
      </w:del>
      <w:r w:rsidR="00D21536" w:rsidRPr="0005402F">
        <w:rPr>
          <w:szCs w:val="24"/>
        </w:rPr>
        <w:t xml:space="preserve">. </w:t>
      </w:r>
      <w:ins w:id="473" w:author="Tulio Miranda Barros" w:date="2025-02-21T13:18:00Z" w16du:dateUtc="2025-02-21T16:18:00Z">
        <w:r w:rsidR="00B20FFA" w:rsidRPr="00B20FFA">
          <w:rPr>
            <w:szCs w:val="24"/>
          </w:rPr>
          <w:t xml:space="preserve">Additionally, to address the widespread issue of mobile </w:t>
        </w:r>
      </w:ins>
      <w:ins w:id="474" w:author="Tulio Miranda Barros" w:date="2025-02-21T13:50:00Z" w16du:dateUtc="2025-02-21T16:50:00Z">
        <w:r w:rsidR="00B20FFA" w:rsidRPr="0005402F">
          <w:rPr>
            <w:szCs w:val="24"/>
          </w:rPr>
          <w:t>terminal</w:t>
        </w:r>
        <w:r w:rsidR="00B20FFA" w:rsidRPr="00B20FFA">
          <w:rPr>
            <w:szCs w:val="24"/>
          </w:rPr>
          <w:t xml:space="preserve"> </w:t>
        </w:r>
      </w:ins>
      <w:ins w:id="475" w:author="Tulio Miranda Barros" w:date="2025-02-21T13:18:00Z" w16du:dateUtc="2025-02-21T16:18:00Z">
        <w:r w:rsidR="00B20FFA" w:rsidRPr="00B20FFA">
          <w:rPr>
            <w:szCs w:val="24"/>
          </w:rPr>
          <w:t xml:space="preserve">theft </w:t>
        </w:r>
      </w:ins>
      <w:del w:id="476" w:author="Tulio Miranda Barros" w:date="2025-02-21T13:18:00Z" w16du:dateUtc="2025-02-21T16:18:00Z">
        <w:r w:rsidR="00D21536" w:rsidRPr="0005402F" w:rsidDel="00B20FFA">
          <w:rPr>
            <w:szCs w:val="24"/>
          </w:rPr>
          <w:delText xml:space="preserve">Besides, since mobile device theft is also a major problem </w:delText>
        </w:r>
      </w:del>
      <w:r w:rsidR="00D21536" w:rsidRPr="0005402F">
        <w:rPr>
          <w:szCs w:val="24"/>
        </w:rPr>
        <w:t xml:space="preserve">in Brazil, the </w:t>
      </w:r>
      <w:del w:id="477" w:author="Tulio Miranda Barros" w:date="2025-02-21T13:19:00Z" w16du:dateUtc="2025-02-21T16:19:00Z">
        <w:r w:rsidR="00D21536" w:rsidRPr="0005402F" w:rsidDel="00B20FFA">
          <w:rPr>
            <w:szCs w:val="24"/>
          </w:rPr>
          <w:delText xml:space="preserve">same </w:delText>
        </w:r>
      </w:del>
      <w:r w:rsidR="00D21536" w:rsidRPr="0005402F">
        <w:rPr>
          <w:szCs w:val="24"/>
        </w:rPr>
        <w:t>interface</w:t>
      </w:r>
      <w:del w:id="478" w:author="Marcelo Alves da Silva" w:date="2025-02-22T04:41:00Z" w16du:dateUtc="2025-02-22T07:41:00Z">
        <w:r w:rsidR="00D21536" w:rsidRPr="0005402F" w:rsidDel="00C17181">
          <w:rPr>
            <w:szCs w:val="24"/>
          </w:rPr>
          <w:delText xml:space="preserve"> </w:delText>
        </w:r>
        <w:r w:rsidR="00097102" w:rsidRPr="0005402F" w:rsidDel="00C17181">
          <w:rPr>
            <w:szCs w:val="24"/>
          </w:rPr>
          <w:delText>is</w:delText>
        </w:r>
      </w:del>
      <w:r w:rsidR="00097102" w:rsidRPr="0005402F">
        <w:rPr>
          <w:szCs w:val="24"/>
        </w:rPr>
        <w:t xml:space="preserve"> </w:t>
      </w:r>
      <w:r w:rsidR="00D21536" w:rsidRPr="0005402F">
        <w:rPr>
          <w:szCs w:val="24"/>
        </w:rPr>
        <w:t xml:space="preserve">also </w:t>
      </w:r>
      <w:ins w:id="479" w:author="Tulio Miranda Barros" w:date="2025-02-21T13:22:00Z" w16du:dateUtc="2025-02-21T16:22:00Z">
        <w:r w:rsidR="00B20FFA">
          <w:rPr>
            <w:szCs w:val="24"/>
          </w:rPr>
          <w:t>checks</w:t>
        </w:r>
      </w:ins>
      <w:ins w:id="480" w:author="Tulio Miranda Barros" w:date="2025-02-21T13:23:00Z" w16du:dateUtc="2025-02-21T16:23:00Z">
        <w:r w:rsidR="00B20FFA">
          <w:rPr>
            <w:szCs w:val="24"/>
          </w:rPr>
          <w:t xml:space="preserve"> if </w:t>
        </w:r>
      </w:ins>
      <w:del w:id="481" w:author="Tulio Miranda Barros" w:date="2025-02-21T13:23:00Z" w16du:dateUtc="2025-02-21T16:23:00Z">
        <w:r w:rsidR="00D21536" w:rsidRPr="0005402F" w:rsidDel="00B20FFA">
          <w:rPr>
            <w:szCs w:val="24"/>
          </w:rPr>
          <w:delText>verifie</w:delText>
        </w:r>
        <w:r w:rsidR="00097102" w:rsidRPr="0005402F" w:rsidDel="00B20FFA">
          <w:rPr>
            <w:szCs w:val="24"/>
          </w:rPr>
          <w:delText>d</w:delText>
        </w:r>
        <w:r w:rsidR="00D21536" w:rsidRPr="0005402F" w:rsidDel="00B20FFA">
          <w:rPr>
            <w:szCs w:val="24"/>
          </w:rPr>
          <w:delText xml:space="preserve"> at </w:delText>
        </w:r>
      </w:del>
      <w:r w:rsidR="00D21536" w:rsidRPr="0005402F">
        <w:rPr>
          <w:szCs w:val="24"/>
        </w:rPr>
        <w:t xml:space="preserve">the IMEI </w:t>
      </w:r>
      <w:del w:id="482" w:author="Tulio Miranda Barros" w:date="2025-02-21T13:23:00Z" w16du:dateUtc="2025-02-21T16:23:00Z">
        <w:r w:rsidR="00097102" w:rsidRPr="0005402F" w:rsidDel="00B20FFA">
          <w:rPr>
            <w:szCs w:val="24"/>
          </w:rPr>
          <w:delText xml:space="preserve">that </w:delText>
        </w:r>
      </w:del>
      <w:r w:rsidR="00D21536" w:rsidRPr="0005402F">
        <w:rPr>
          <w:szCs w:val="24"/>
        </w:rPr>
        <w:t xml:space="preserve">has been </w:t>
      </w:r>
      <w:ins w:id="483" w:author="Marcelo Alves da Silva" w:date="2025-02-22T04:43:00Z" w16du:dateUtc="2025-02-22T07:43:00Z">
        <w:r w:rsidR="00C17181">
          <w:rPr>
            <w:szCs w:val="24"/>
          </w:rPr>
          <w:t>block-</w:t>
        </w:r>
      </w:ins>
      <w:ins w:id="484" w:author="Tulio Miranda Barros" w:date="2025-02-21T13:23:00Z" w16du:dateUtc="2025-02-21T16:23:00Z">
        <w:r w:rsidR="00B20FFA">
          <w:rPr>
            <w:szCs w:val="24"/>
          </w:rPr>
          <w:t xml:space="preserve">listed </w:t>
        </w:r>
      </w:ins>
      <w:del w:id="485" w:author="Tulio Miranda Barros" w:date="2025-02-21T13:23:00Z" w16du:dateUtc="2025-02-21T16:23:00Z">
        <w:r w:rsidR="00D21536" w:rsidRPr="0005402F" w:rsidDel="00B20FFA">
          <w:rPr>
            <w:szCs w:val="24"/>
          </w:rPr>
          <w:delText xml:space="preserve">included </w:delText>
        </w:r>
      </w:del>
      <w:del w:id="486" w:author="Marcelo Alves da Silva" w:date="2025-02-22T04:43:00Z" w16du:dateUtc="2025-02-22T07:43:00Z">
        <w:r w:rsidR="00D21536" w:rsidRPr="0005402F" w:rsidDel="00C17181">
          <w:rPr>
            <w:szCs w:val="24"/>
          </w:rPr>
          <w:delText xml:space="preserve">on the Brazilian </w:delText>
        </w:r>
      </w:del>
      <w:ins w:id="487" w:author="Tulio Miranda Barros" w:date="2025-02-21T13:23:00Z" w16du:dateUtc="2025-02-21T16:23:00Z">
        <w:del w:id="488" w:author="Marcelo Alves da Silva" w:date="2025-02-22T04:43:00Z" w16du:dateUtc="2025-02-22T07:43:00Z">
          <w:r w:rsidR="00B20FFA" w:rsidDel="00C17181">
            <w:rPr>
              <w:szCs w:val="24"/>
            </w:rPr>
            <w:delText>blocked-list</w:delText>
          </w:r>
          <w:r w:rsidR="00B20FFA" w:rsidRPr="0005402F" w:rsidDel="00C17181">
            <w:rPr>
              <w:szCs w:val="24"/>
            </w:rPr>
            <w:delText xml:space="preserve"> </w:delText>
          </w:r>
        </w:del>
      </w:ins>
      <w:ins w:id="489" w:author="Tulio Miranda Barros" w:date="2025-02-21T13:24:00Z" w16du:dateUtc="2025-02-21T16:24:00Z">
        <w:del w:id="490" w:author="Marcelo Alves da Silva" w:date="2025-02-22T04:43:00Z" w16du:dateUtc="2025-02-22T07:43:00Z">
          <w:r w:rsidR="00B20FFA" w:rsidDel="00C17181">
            <w:rPr>
              <w:szCs w:val="24"/>
            </w:rPr>
            <w:delText>for</w:delText>
          </w:r>
        </w:del>
      </w:ins>
      <w:ins w:id="491" w:author="Marcelo Alves da Silva" w:date="2025-02-22T04:43:00Z" w16du:dateUtc="2025-02-22T07:43:00Z">
        <w:r w:rsidR="00C17181">
          <w:rPr>
            <w:szCs w:val="24"/>
          </w:rPr>
          <w:t>as a</w:t>
        </w:r>
      </w:ins>
      <w:ins w:id="492" w:author="Tulio Miranda Barros" w:date="2025-02-21T13:24:00Z" w16du:dateUtc="2025-02-21T16:24:00Z">
        <w:r w:rsidR="00B20FFA">
          <w:rPr>
            <w:szCs w:val="24"/>
          </w:rPr>
          <w:t xml:space="preserve"> </w:t>
        </w:r>
      </w:ins>
      <w:r w:rsidR="00D21536" w:rsidRPr="0005402F">
        <w:rPr>
          <w:szCs w:val="24"/>
        </w:rPr>
        <w:t xml:space="preserve">stolen </w:t>
      </w:r>
      <w:ins w:id="493" w:author="Tulio Miranda Barros" w:date="2025-02-21T13:50:00Z" w16du:dateUtc="2025-02-21T16:50:00Z">
        <w:r w:rsidR="00B20FFA" w:rsidRPr="0005402F">
          <w:rPr>
            <w:szCs w:val="24"/>
          </w:rPr>
          <w:t>terminal</w:t>
        </w:r>
        <w:r w:rsidR="00B20FFA" w:rsidRPr="0005402F" w:rsidDel="00B20FFA">
          <w:rPr>
            <w:szCs w:val="24"/>
          </w:rPr>
          <w:t xml:space="preserve"> </w:t>
        </w:r>
      </w:ins>
      <w:del w:id="494" w:author="Tulio Miranda Barros" w:date="2025-02-21T13:50:00Z" w16du:dateUtc="2025-02-21T16:50:00Z">
        <w:r w:rsidR="00D21536" w:rsidRPr="0005402F" w:rsidDel="00B20FFA">
          <w:rPr>
            <w:szCs w:val="24"/>
          </w:rPr>
          <w:delText xml:space="preserve">devices </w:delText>
        </w:r>
      </w:del>
      <w:del w:id="495" w:author="Tulio Miranda Barros" w:date="2025-02-21T13:23:00Z" w16du:dateUtc="2025-02-21T16:23:00Z">
        <w:r w:rsidR="009A6BEB" w:rsidDel="00B20FFA">
          <w:rPr>
            <w:szCs w:val="24"/>
          </w:rPr>
          <w:delText>blocked-list</w:delText>
        </w:r>
        <w:r w:rsidR="00D21536" w:rsidRPr="0005402F" w:rsidDel="00B20FFA">
          <w:rPr>
            <w:szCs w:val="24"/>
          </w:rPr>
          <w:delText xml:space="preserve"> </w:delText>
        </w:r>
      </w:del>
      <w:r w:rsidR="00D21536" w:rsidRPr="0005402F">
        <w:rPr>
          <w:szCs w:val="24"/>
        </w:rPr>
        <w:t>(CEMI).</w:t>
      </w:r>
    </w:p>
    <w:p w14:paraId="147B5945" w14:textId="77777777" w:rsidR="00383E18" w:rsidRDefault="00B20FFA" w:rsidP="00B20FFA">
      <w:pPr>
        <w:rPr>
          <w:ins w:id="496" w:author="Marcelo Alves da Silva" w:date="2025-02-22T04:56:00Z" w16du:dateUtc="2025-02-22T07:56:00Z"/>
          <w:szCs w:val="24"/>
        </w:rPr>
      </w:pPr>
      <w:ins w:id="497" w:author="Tulio Miranda Barros" w:date="2025-02-21T13:47:00Z" w16du:dateUtc="2025-02-21T16:47:00Z">
        <w:r w:rsidRPr="00B20FFA">
          <w:rPr>
            <w:szCs w:val="24"/>
          </w:rPr>
          <w:t>This initiative operates within Brazil’s consumer protection laws</w:t>
        </w:r>
      </w:ins>
      <w:ins w:id="498" w:author="Tulio Miranda Barros" w:date="2025-02-21T13:54:00Z" w16du:dateUtc="2025-02-21T16:54:00Z">
        <w:r>
          <w:rPr>
            <w:szCs w:val="24"/>
          </w:rPr>
          <w:t xml:space="preserve"> and regulations</w:t>
        </w:r>
      </w:ins>
      <w:ins w:id="499" w:author="Tulio Miranda Barros" w:date="2025-02-21T13:57:00Z" w16du:dateUtc="2025-02-21T16:57:00Z">
        <w:r>
          <w:rPr>
            <w:rStyle w:val="FootnoteReference"/>
            <w:szCs w:val="24"/>
          </w:rPr>
          <w:footnoteReference w:id="14"/>
        </w:r>
      </w:ins>
      <w:ins w:id="522" w:author="Tulio Miranda Barros" w:date="2025-02-21T13:47:00Z" w16du:dateUtc="2025-02-21T16:47:00Z">
        <w:r w:rsidRPr="00B20FFA">
          <w:rPr>
            <w:szCs w:val="24"/>
          </w:rPr>
          <w:t>, which ensure that all suppliers</w:t>
        </w:r>
        <w:r>
          <w:rPr>
            <w:szCs w:val="24"/>
          </w:rPr>
          <w:t xml:space="preserve"> – </w:t>
        </w:r>
        <w:r w:rsidRPr="00B20FFA">
          <w:rPr>
            <w:szCs w:val="24"/>
          </w:rPr>
          <w:t>including manufacturers, importers, retailers, and online marketplaces</w:t>
        </w:r>
        <w:r>
          <w:rPr>
            <w:szCs w:val="24"/>
          </w:rPr>
          <w:t xml:space="preserve"> – </w:t>
        </w:r>
        <w:r w:rsidRPr="00B20FFA">
          <w:rPr>
            <w:szCs w:val="24"/>
          </w:rPr>
          <w:t>are responsible for providing products that meet regulatory standards. If a consumer unknowingly purchases a non-</w:t>
        </w:r>
        <w:r w:rsidRPr="00B20FFA">
          <w:rPr>
            <w:szCs w:val="24"/>
          </w:rPr>
          <w:lastRenderedPageBreak/>
          <w:t xml:space="preserve">compliant or irregular mobile </w:t>
        </w:r>
      </w:ins>
      <w:ins w:id="523" w:author="Tulio Miranda Barros" w:date="2025-02-21T13:50:00Z" w16du:dateUtc="2025-02-21T16:50:00Z">
        <w:r w:rsidRPr="0005402F">
          <w:rPr>
            <w:szCs w:val="24"/>
          </w:rPr>
          <w:t>terminal</w:t>
        </w:r>
      </w:ins>
      <w:ins w:id="524" w:author="Tulio Miranda Barros" w:date="2025-02-21T13:47:00Z" w16du:dateUtc="2025-02-21T16:47:00Z">
        <w:r w:rsidRPr="00B20FFA">
          <w:rPr>
            <w:szCs w:val="24"/>
          </w:rPr>
          <w:t>, whether through a physical store or an online marketplace, they are entitled to remedies such as a replacement</w:t>
        </w:r>
      </w:ins>
      <w:ins w:id="525" w:author="Tulio Miranda Barros" w:date="2025-02-21T13:51:00Z" w16du:dateUtc="2025-02-21T16:51:00Z">
        <w:r>
          <w:rPr>
            <w:szCs w:val="24"/>
          </w:rPr>
          <w:t xml:space="preserve"> or</w:t>
        </w:r>
      </w:ins>
      <w:ins w:id="526" w:author="Tulio Miranda Barros" w:date="2025-02-21T13:47:00Z" w16du:dateUtc="2025-02-21T16:47:00Z">
        <w:r w:rsidRPr="00B20FFA">
          <w:rPr>
            <w:szCs w:val="24"/>
          </w:rPr>
          <w:t xml:space="preserve"> refund.</w:t>
        </w:r>
        <w:del w:id="527" w:author="Marcelo Alves da Silva" w:date="2025-02-22T04:54:00Z" w16du:dateUtc="2025-02-22T07:54:00Z">
          <w:r w:rsidRPr="00B20FFA" w:rsidDel="00274B85">
            <w:rPr>
              <w:szCs w:val="24"/>
            </w:rPr>
            <w:delText xml:space="preserve"> </w:delText>
          </w:r>
        </w:del>
      </w:ins>
      <w:ins w:id="528" w:author="Marcelo Alves da Silva" w:date="2025-02-22T04:55:00Z" w16du:dateUtc="2025-02-22T07:55:00Z">
        <w:r w:rsidR="00383E18">
          <w:rPr>
            <w:szCs w:val="24"/>
          </w:rPr>
          <w:t xml:space="preserve"> </w:t>
        </w:r>
      </w:ins>
    </w:p>
    <w:p w14:paraId="75C97CBF" w14:textId="1F70F65E" w:rsidR="00274B85" w:rsidRDefault="00383E18" w:rsidP="00B20FFA">
      <w:pPr>
        <w:rPr>
          <w:ins w:id="529" w:author="Marcelo Alves da Silva" w:date="2025-02-22T04:55:00Z" w16du:dateUtc="2025-02-22T07:55:00Z"/>
          <w:szCs w:val="24"/>
        </w:rPr>
      </w:pPr>
      <w:ins w:id="530" w:author="Marcelo Alves da Silva" w:date="2025-02-22T04:56:00Z" w16du:dateUtc="2025-02-22T07:56:00Z">
        <w:r>
          <w:rPr>
            <w:szCs w:val="24"/>
          </w:rPr>
          <w:t>I</w:t>
        </w:r>
      </w:ins>
      <w:ins w:id="531" w:author="Marcelo Alves da Silva" w:date="2025-02-22T04:57:00Z" w16du:dateUtc="2025-02-22T07:57:00Z">
        <w:r>
          <w:rPr>
            <w:szCs w:val="24"/>
          </w:rPr>
          <w:t>n addition, i</w:t>
        </w:r>
      </w:ins>
      <w:ins w:id="532" w:author="Marcelo Alves da Silva" w:date="2025-02-22T04:56:00Z" w16du:dateUtc="2025-02-22T07:56:00Z">
        <w:r>
          <w:rPr>
            <w:szCs w:val="24"/>
          </w:rPr>
          <w:t xml:space="preserve">f a </w:t>
        </w:r>
      </w:ins>
      <w:ins w:id="533" w:author="Marcelo Alves da Silva" w:date="2025-02-22T04:57:00Z" w16du:dateUtc="2025-02-22T07:57:00Z">
        <w:r>
          <w:rPr>
            <w:szCs w:val="24"/>
          </w:rPr>
          <w:t>telecommunication product</w:t>
        </w:r>
      </w:ins>
      <w:ins w:id="534" w:author="Marcelo Alves da Silva" w:date="2025-02-22T04:56:00Z" w16du:dateUtc="2025-02-22T07:56:00Z">
        <w:r>
          <w:rPr>
            <w:szCs w:val="24"/>
          </w:rPr>
          <w:t xml:space="preserve"> is acquired on an </w:t>
        </w:r>
      </w:ins>
      <w:ins w:id="535" w:author="Marcelo Alves da Silva" w:date="2025-02-22T04:57:00Z" w16du:dateUtc="2025-02-22T07:57:00Z">
        <w:r>
          <w:rPr>
            <w:szCs w:val="24"/>
          </w:rPr>
          <w:t xml:space="preserve">international </w:t>
        </w:r>
      </w:ins>
      <w:ins w:id="536" w:author="Marcelo Alves da Silva" w:date="2025-02-22T04:56:00Z" w16du:dateUtc="2025-02-22T07:56:00Z">
        <w:r>
          <w:rPr>
            <w:szCs w:val="24"/>
          </w:rPr>
          <w:t>marketplace</w:t>
        </w:r>
      </w:ins>
      <w:ins w:id="537" w:author="Marcelo Alves da Silva" w:date="2025-02-22T04:59:00Z" w16du:dateUtc="2025-02-22T07:59:00Z">
        <w:r>
          <w:rPr>
            <w:szCs w:val="24"/>
          </w:rPr>
          <w:t xml:space="preserve">, </w:t>
        </w:r>
      </w:ins>
      <w:ins w:id="538" w:author="Marcelo Alves da Silva" w:date="2025-02-22T05:02:00Z" w16du:dateUtc="2025-02-22T08:02:00Z">
        <w:r>
          <w:rPr>
            <w:szCs w:val="24"/>
          </w:rPr>
          <w:t>c</w:t>
        </w:r>
      </w:ins>
      <w:ins w:id="539" w:author="Marcelo Alves da Silva" w:date="2025-02-22T04:59:00Z" w16du:dateUtc="2025-02-22T07:59:00Z">
        <w:r>
          <w:rPr>
            <w:szCs w:val="24"/>
          </w:rPr>
          <w:t xml:space="preserve">ustoms </w:t>
        </w:r>
      </w:ins>
      <w:ins w:id="540" w:author="Marcelo Alves da Silva" w:date="2025-02-22T05:06:00Z" w16du:dateUtc="2025-02-22T08:06:00Z">
        <w:r w:rsidR="006831D5">
          <w:rPr>
            <w:szCs w:val="24"/>
          </w:rPr>
          <w:t>screening</w:t>
        </w:r>
      </w:ins>
      <w:ins w:id="541" w:author="Marcelo Alves da Silva" w:date="2025-02-22T04:59:00Z" w16du:dateUtc="2025-02-22T07:59:00Z">
        <w:r>
          <w:rPr>
            <w:szCs w:val="24"/>
          </w:rPr>
          <w:t xml:space="preserve"> </w:t>
        </w:r>
      </w:ins>
      <w:ins w:id="542" w:author="Marcelo Alves da Silva" w:date="2025-02-22T05:00:00Z" w16du:dateUtc="2025-02-22T08:00:00Z">
        <w:r>
          <w:rPr>
            <w:szCs w:val="24"/>
          </w:rPr>
          <w:t xml:space="preserve">may </w:t>
        </w:r>
      </w:ins>
      <w:ins w:id="543" w:author="Marcelo Alves da Silva" w:date="2025-02-22T04:59:00Z" w16du:dateUtc="2025-02-22T07:59:00Z">
        <w:r>
          <w:rPr>
            <w:szCs w:val="24"/>
          </w:rPr>
          <w:t xml:space="preserve">flag the </w:t>
        </w:r>
      </w:ins>
      <w:ins w:id="544" w:author="Marcelo Alves da Silva" w:date="2025-02-22T05:00:00Z" w16du:dateUtc="2025-02-22T08:00:00Z">
        <w:r>
          <w:rPr>
            <w:szCs w:val="24"/>
          </w:rPr>
          <w:t xml:space="preserve">product for </w:t>
        </w:r>
      </w:ins>
      <w:ins w:id="545" w:author="Marcelo Alves da Silva" w:date="2025-02-22T05:02:00Z" w16du:dateUtc="2025-02-22T08:02:00Z">
        <w:r>
          <w:rPr>
            <w:szCs w:val="24"/>
          </w:rPr>
          <w:t xml:space="preserve">compliance </w:t>
        </w:r>
      </w:ins>
      <w:ins w:id="546" w:author="Marcelo Alves da Silva" w:date="2025-02-22T05:00:00Z" w16du:dateUtc="2025-02-22T08:00:00Z">
        <w:r>
          <w:rPr>
            <w:szCs w:val="24"/>
          </w:rPr>
          <w:t>inspection</w:t>
        </w:r>
      </w:ins>
      <w:ins w:id="547" w:author="Marcelo Alves da Silva" w:date="2025-02-22T05:03:00Z" w16du:dateUtc="2025-02-22T08:03:00Z">
        <w:r>
          <w:rPr>
            <w:szCs w:val="24"/>
          </w:rPr>
          <w:t xml:space="preserve"> by Anatel</w:t>
        </w:r>
      </w:ins>
      <w:ins w:id="548" w:author="Marcelo Alves da Silva" w:date="2025-02-22T04:58:00Z" w16du:dateUtc="2025-02-22T07:58:00Z">
        <w:r>
          <w:rPr>
            <w:szCs w:val="24"/>
          </w:rPr>
          <w:t xml:space="preserve">, even </w:t>
        </w:r>
      </w:ins>
      <w:ins w:id="549" w:author="Marcelo Alves da Silva" w:date="2025-02-22T05:01:00Z" w16du:dateUtc="2025-02-22T08:01:00Z">
        <w:r>
          <w:rPr>
            <w:szCs w:val="24"/>
          </w:rPr>
          <w:t xml:space="preserve">when it is express </w:t>
        </w:r>
      </w:ins>
      <w:ins w:id="550" w:author="Marcelo Alves da Silva" w:date="2025-02-22T04:58:00Z" w16du:dateUtc="2025-02-22T07:58:00Z">
        <w:r>
          <w:rPr>
            <w:szCs w:val="24"/>
          </w:rPr>
          <w:t xml:space="preserve">courier </w:t>
        </w:r>
      </w:ins>
      <w:ins w:id="551" w:author="Marcelo Alves da Silva" w:date="2025-02-22T04:55:00Z" w16du:dateUtc="2025-02-22T07:55:00Z">
        <w:r>
          <w:rPr>
            <w:szCs w:val="24"/>
          </w:rPr>
          <w:t>delivery</w:t>
        </w:r>
      </w:ins>
      <w:ins w:id="552" w:author="Marcelo Alves da Silva" w:date="2025-02-22T05:01:00Z" w16du:dateUtc="2025-02-22T08:01:00Z">
        <w:r>
          <w:rPr>
            <w:szCs w:val="24"/>
          </w:rPr>
          <w:t xml:space="preserve"> service.</w:t>
        </w:r>
      </w:ins>
      <w:ins w:id="553" w:author="Marcelo Alves da Silva" w:date="2025-02-22T05:03:00Z" w16du:dateUtc="2025-02-22T08:03:00Z">
        <w:r>
          <w:rPr>
            <w:szCs w:val="24"/>
          </w:rPr>
          <w:t xml:space="preserve"> If the product </w:t>
        </w:r>
      </w:ins>
      <w:ins w:id="554" w:author="Marcelo Alves da Silva" w:date="2025-02-22T05:04:00Z" w16du:dateUtc="2025-02-22T08:04:00Z">
        <w:r>
          <w:rPr>
            <w:szCs w:val="24"/>
          </w:rPr>
          <w:t xml:space="preserve">is found to be non-compliant, it </w:t>
        </w:r>
      </w:ins>
      <w:ins w:id="555" w:author="Marcelo Alves da Silva" w:date="2025-02-22T05:05:00Z" w16du:dateUtc="2025-02-22T08:05:00Z">
        <w:r>
          <w:rPr>
            <w:szCs w:val="24"/>
          </w:rPr>
          <w:t xml:space="preserve">can </w:t>
        </w:r>
      </w:ins>
      <w:ins w:id="556" w:author="Marcelo Alves da Silva" w:date="2025-02-22T05:04:00Z" w16du:dateUtc="2025-02-22T08:04:00Z">
        <w:r>
          <w:rPr>
            <w:szCs w:val="24"/>
          </w:rPr>
          <w:t>be returned to the seller</w:t>
        </w:r>
      </w:ins>
      <w:ins w:id="557" w:author="Marcelo Alves da Silva" w:date="2025-02-22T05:05:00Z" w16du:dateUtc="2025-02-22T08:05:00Z">
        <w:r>
          <w:rPr>
            <w:szCs w:val="24"/>
          </w:rPr>
          <w:t xml:space="preserve"> and </w:t>
        </w:r>
      </w:ins>
      <w:ins w:id="558" w:author="Marcelo Alves da Silva" w:date="2025-02-22T05:06:00Z" w16du:dateUtc="2025-02-22T08:06:00Z">
        <w:r w:rsidR="006831D5">
          <w:rPr>
            <w:szCs w:val="24"/>
          </w:rPr>
          <w:t xml:space="preserve">the buyer is </w:t>
        </w:r>
      </w:ins>
      <w:ins w:id="559" w:author="Marcelo Alves da Silva" w:date="2025-02-22T05:07:00Z" w16du:dateUtc="2025-02-22T08:07:00Z">
        <w:r w:rsidR="006831D5">
          <w:rPr>
            <w:szCs w:val="24"/>
          </w:rPr>
          <w:t>entitled to be refunded</w:t>
        </w:r>
      </w:ins>
      <w:ins w:id="560" w:author="Marcelo Alves da Silva" w:date="2025-02-22T05:05:00Z" w16du:dateUtc="2025-02-22T08:05:00Z">
        <w:r w:rsidR="006831D5">
          <w:rPr>
            <w:szCs w:val="24"/>
          </w:rPr>
          <w:t>.</w:t>
        </w:r>
      </w:ins>
      <w:ins w:id="561" w:author="Marcelo Alves da Silva" w:date="2025-02-22T04:58:00Z" w16du:dateUtc="2025-02-22T07:58:00Z">
        <w:r>
          <w:rPr>
            <w:szCs w:val="24"/>
          </w:rPr>
          <w:t xml:space="preserve"> </w:t>
        </w:r>
      </w:ins>
      <w:ins w:id="562" w:author="Marcelo Alves da Silva" w:date="2025-02-22T04:55:00Z" w16du:dateUtc="2025-02-22T07:55:00Z">
        <w:r>
          <w:rPr>
            <w:szCs w:val="24"/>
          </w:rPr>
          <w:t xml:space="preserve"> </w:t>
        </w:r>
      </w:ins>
    </w:p>
    <w:p w14:paraId="40A55F9A" w14:textId="7DBA7F28" w:rsidR="00274B85" w:rsidRPr="00B20FFA" w:rsidRDefault="00B20FFA" w:rsidP="00B20FFA">
      <w:pPr>
        <w:rPr>
          <w:ins w:id="563" w:author="Tulio Miranda Barros" w:date="2025-02-21T13:47:00Z" w16du:dateUtc="2025-02-21T16:47:00Z"/>
          <w:szCs w:val="24"/>
        </w:rPr>
      </w:pPr>
      <w:ins w:id="564" w:author="Tulio Miranda Barros" w:date="2025-02-21T13:47:00Z" w16du:dateUtc="2025-02-21T16:47:00Z">
        <w:r w:rsidRPr="00B20FFA">
          <w:rPr>
            <w:szCs w:val="24"/>
          </w:rPr>
          <w:t>Th</w:t>
        </w:r>
      </w:ins>
      <w:ins w:id="565" w:author="Marcelo Alves da Silva" w:date="2025-02-22T04:55:00Z" w16du:dateUtc="2025-02-22T07:55:00Z">
        <w:r w:rsidR="00274B85">
          <w:rPr>
            <w:szCs w:val="24"/>
          </w:rPr>
          <w:t xml:space="preserve">is legal framework </w:t>
        </w:r>
      </w:ins>
      <w:ins w:id="566" w:author="Tulio Miranda Barros" w:date="2025-02-21T13:47:00Z" w16du:dateUtc="2025-02-21T16:47:00Z">
        <w:del w:id="567" w:author="Marcelo Alves da Silva" w:date="2025-02-22T04:55:00Z" w16du:dateUtc="2025-02-22T07:55:00Z">
          <w:r w:rsidRPr="00B20FFA" w:rsidDel="00274B85">
            <w:rPr>
              <w:szCs w:val="24"/>
            </w:rPr>
            <w:delText xml:space="preserve">e law </w:delText>
          </w:r>
        </w:del>
        <w:r w:rsidRPr="00B20FFA">
          <w:rPr>
            <w:szCs w:val="24"/>
          </w:rPr>
          <w:t>places the burden of compliance on suppliers, not consumers, ensuring that marketplaces and sellers are held accountable for the products they distribute.</w:t>
        </w:r>
      </w:ins>
    </w:p>
    <w:p w14:paraId="557731A8" w14:textId="47D85B94" w:rsidR="00274B85" w:rsidRDefault="00B20FFA" w:rsidP="00B20FFA">
      <w:pPr>
        <w:rPr>
          <w:ins w:id="568" w:author="Marcelo Alves da Silva" w:date="2025-02-22T04:37:00Z" w16du:dateUtc="2025-02-22T07:37:00Z"/>
          <w:szCs w:val="24"/>
        </w:rPr>
      </w:pPr>
      <w:ins w:id="569" w:author="Tulio Miranda Barros" w:date="2025-02-21T13:47:00Z" w16du:dateUtc="2025-02-21T16:47:00Z">
        <w:del w:id="570" w:author="Marcelo Alves da Silva" w:date="2025-02-22T04:57:00Z" w16du:dateUtc="2025-02-22T07:57:00Z">
          <w:r w:rsidRPr="00B20FFA" w:rsidDel="00383E18">
            <w:rPr>
              <w:szCs w:val="24"/>
            </w:rPr>
            <w:delText>Additionally</w:delText>
          </w:r>
        </w:del>
      </w:ins>
      <w:ins w:id="571" w:author="Marcelo Alves da Silva" w:date="2025-02-22T04:57:00Z" w16du:dateUtc="2025-02-22T07:57:00Z">
        <w:r w:rsidR="00383E18">
          <w:rPr>
            <w:szCs w:val="24"/>
          </w:rPr>
          <w:t>Finally</w:t>
        </w:r>
      </w:ins>
      <w:ins w:id="572" w:author="Tulio Miranda Barros" w:date="2025-02-21T13:47:00Z" w16du:dateUtc="2025-02-21T16:47:00Z">
        <w:r w:rsidRPr="00B20FFA">
          <w:rPr>
            <w:szCs w:val="24"/>
          </w:rPr>
          <w:t xml:space="preserve">, consumers are encouraged to report theft or loss of their devices to their service providers, which aligns with the integration of Celular Legal’s interface with the national blocked-list for stolen devices. </w:t>
        </w:r>
      </w:ins>
    </w:p>
    <w:p w14:paraId="7FC3DD5F" w14:textId="0D0FC4C1" w:rsidR="00B20FFA" w:rsidRPr="0005402F" w:rsidRDefault="00B20FFA" w:rsidP="00B20FFA">
      <w:pPr>
        <w:rPr>
          <w:szCs w:val="24"/>
        </w:rPr>
      </w:pPr>
      <w:ins w:id="573" w:author="Tulio Miranda Barros" w:date="2025-02-21T13:47:00Z" w16du:dateUtc="2025-02-21T16:47:00Z">
        <w:r w:rsidRPr="00B20FFA">
          <w:rPr>
            <w:szCs w:val="24"/>
          </w:rPr>
          <w:t xml:space="preserve">These measures reinforce the principle that </w:t>
        </w:r>
      </w:ins>
      <w:ins w:id="574" w:author="Marcelo Alves da Silva" w:date="2025-02-22T04:38:00Z" w16du:dateUtc="2025-02-22T07:38:00Z">
        <w:r w:rsidR="00C17181">
          <w:rPr>
            <w:szCs w:val="24"/>
          </w:rPr>
          <w:t xml:space="preserve">inadvertently </w:t>
        </w:r>
      </w:ins>
      <w:ins w:id="575" w:author="Tulio Miranda Barros" w:date="2025-02-21T13:47:00Z" w16du:dateUtc="2025-02-21T16:47:00Z">
        <w:r w:rsidRPr="00B20FFA">
          <w:rPr>
            <w:szCs w:val="24"/>
          </w:rPr>
          <w:t xml:space="preserve">purchasing a </w:t>
        </w:r>
      </w:ins>
      <w:ins w:id="576" w:author="Marcelo Alves da Silva" w:date="2025-02-22T04:39:00Z" w16du:dateUtc="2025-02-22T07:39:00Z">
        <w:r w:rsidR="00C17181">
          <w:rPr>
            <w:szCs w:val="24"/>
          </w:rPr>
          <w:t xml:space="preserve">stolen or </w:t>
        </w:r>
      </w:ins>
      <w:ins w:id="577" w:author="Tulio Miranda Barros" w:date="2025-02-21T13:47:00Z" w16du:dateUtc="2025-02-21T16:47:00Z">
        <w:r w:rsidRPr="00B20FFA">
          <w:rPr>
            <w:szCs w:val="24"/>
          </w:rPr>
          <w:t>non-compliant device should not be seen as a fault of the consumer, but rather as a failure of the supply chain</w:t>
        </w:r>
      </w:ins>
      <w:ins w:id="578" w:author="Tulio Miranda Barros" w:date="2025-02-21T13:53:00Z" w16du:dateUtc="2025-02-21T16:53:00Z">
        <w:r>
          <w:rPr>
            <w:szCs w:val="24"/>
          </w:rPr>
          <w:t xml:space="preserve"> </w:t>
        </w:r>
      </w:ins>
      <w:ins w:id="579" w:author="Tulio Miranda Barros" w:date="2025-02-21T13:47:00Z" w16du:dateUtc="2025-02-21T16:47:00Z">
        <w:r w:rsidRPr="00B20FFA">
          <w:rPr>
            <w:szCs w:val="24"/>
          </w:rPr>
          <w:t>to meet legal obligations.</w:t>
        </w:r>
      </w:ins>
    </w:p>
    <w:p w14:paraId="50C78838" w14:textId="465008C3" w:rsidR="0063113E" w:rsidRPr="0005402F" w:rsidRDefault="0063113E" w:rsidP="0063113E">
      <w:pPr>
        <w:rPr>
          <w:szCs w:val="24"/>
        </w:rPr>
      </w:pPr>
      <w:r w:rsidRPr="0005402F">
        <w:rPr>
          <w:szCs w:val="24"/>
        </w:rPr>
        <w:t>In April of 2017, Anatel's board of directors decided to proceed to the next phase of the actual project, which consists in commencing irregular devices blockage. At the moment, it covers non-certified equipment</w:t>
      </w:r>
      <w:r>
        <w:rPr>
          <w:szCs w:val="24"/>
        </w:rPr>
        <w:t>,</w:t>
      </w:r>
      <w:r w:rsidRPr="0005402F">
        <w:rPr>
          <w:szCs w:val="24"/>
        </w:rPr>
        <w:t xml:space="preserve"> tampered IMEIs that resulted in an invalid IMEI </w:t>
      </w:r>
      <w:r>
        <w:rPr>
          <w:szCs w:val="24"/>
        </w:rPr>
        <w:t xml:space="preserve">and some cloned scenarios </w:t>
      </w:r>
      <w:r w:rsidRPr="0005402F">
        <w:rPr>
          <w:szCs w:val="24"/>
        </w:rPr>
        <w:t>or an IMEI that is not on a "</w:t>
      </w:r>
      <w:r>
        <w:rPr>
          <w:szCs w:val="24"/>
        </w:rPr>
        <w:t>permitted-list</w:t>
      </w:r>
      <w:r w:rsidRPr="0005402F">
        <w:rPr>
          <w:szCs w:val="24"/>
        </w:rPr>
        <w:t>" from GSMA.</w:t>
      </w:r>
    </w:p>
    <w:p w14:paraId="0FFC9D99" w14:textId="2B7673B5" w:rsidR="00D21536" w:rsidRPr="0005402F" w:rsidRDefault="00D21536" w:rsidP="003864D7">
      <w:pPr>
        <w:rPr>
          <w:szCs w:val="24"/>
        </w:rPr>
      </w:pPr>
      <w:r w:rsidRPr="0005402F">
        <w:rPr>
          <w:szCs w:val="24"/>
        </w:rPr>
        <w:t>Today, the SIGA group has just implemented a decrease of the time lapse between SMS to 20 days (from May of 2021 th</w:t>
      </w:r>
      <w:r w:rsidR="00097102" w:rsidRPr="0005402F">
        <w:rPr>
          <w:szCs w:val="24"/>
        </w:rPr>
        <w:t>e</w:t>
      </w:r>
      <w:r w:rsidRPr="0005402F">
        <w:rPr>
          <w:szCs w:val="24"/>
        </w:rPr>
        <w:t xml:space="preserve"> time lapse changed from 25 to 20 days, resulting in blockage after 60 days instead of 75 days). Next improvements in</w:t>
      </w:r>
      <w:r w:rsidR="00097102" w:rsidRPr="0005402F">
        <w:rPr>
          <w:szCs w:val="24"/>
        </w:rPr>
        <w:t>clude</w:t>
      </w:r>
      <w:r w:rsidRPr="0005402F">
        <w:rPr>
          <w:szCs w:val="24"/>
        </w:rPr>
        <w:t xml:space="preserve"> developing strategies to address cloned devices which are not being blocked yet. The main concern </w:t>
      </w:r>
      <w:r w:rsidR="00AC5746" w:rsidRPr="0005402F">
        <w:rPr>
          <w:szCs w:val="24"/>
        </w:rPr>
        <w:t>with</w:t>
      </w:r>
      <w:r w:rsidRPr="0005402F">
        <w:rPr>
          <w:szCs w:val="24"/>
        </w:rPr>
        <w:t xml:space="preserve"> th</w:t>
      </w:r>
      <w:r w:rsidR="00AC5746" w:rsidRPr="0005402F">
        <w:rPr>
          <w:szCs w:val="24"/>
        </w:rPr>
        <w:t>is</w:t>
      </w:r>
      <w:r w:rsidRPr="0005402F">
        <w:rPr>
          <w:szCs w:val="24"/>
        </w:rPr>
        <w:t xml:space="preserve"> matter is developing a procedure </w:t>
      </w:r>
      <w:r w:rsidR="004C095E" w:rsidRPr="0005402F">
        <w:rPr>
          <w:szCs w:val="24"/>
        </w:rPr>
        <w:t>that</w:t>
      </w:r>
      <w:r w:rsidRPr="0005402F">
        <w:rPr>
          <w:szCs w:val="24"/>
        </w:rPr>
        <w:t xml:space="preserve"> will impose minimum impact on the legitimate user. Also, there is the intention to integrate CEMI</w:t>
      </w:r>
      <w:r w:rsidR="00894970" w:rsidRPr="0005402F">
        <w:rPr>
          <w:szCs w:val="24"/>
        </w:rPr>
        <w:t>'</w:t>
      </w:r>
      <w:r w:rsidRPr="0005402F">
        <w:rPr>
          <w:szCs w:val="24"/>
        </w:rPr>
        <w:t>s database with GSMA</w:t>
      </w:r>
      <w:r w:rsidR="00894970" w:rsidRPr="0005402F">
        <w:rPr>
          <w:szCs w:val="24"/>
        </w:rPr>
        <w:t>'</w:t>
      </w:r>
      <w:r w:rsidRPr="0005402F">
        <w:rPr>
          <w:szCs w:val="24"/>
        </w:rPr>
        <w:t xml:space="preserve">s </w:t>
      </w:r>
      <w:r w:rsidR="009A6BEB">
        <w:rPr>
          <w:szCs w:val="24"/>
        </w:rPr>
        <w:t>blocked-list</w:t>
      </w:r>
      <w:r w:rsidRPr="0005402F">
        <w:rPr>
          <w:szCs w:val="24"/>
        </w:rPr>
        <w:t xml:space="preserve"> database globally (nowadays, it</w:t>
      </w:r>
      <w:r w:rsidR="00894970" w:rsidRPr="0005402F">
        <w:rPr>
          <w:szCs w:val="24"/>
        </w:rPr>
        <w:t>'</w:t>
      </w:r>
      <w:r w:rsidRPr="0005402F">
        <w:rPr>
          <w:szCs w:val="24"/>
        </w:rPr>
        <w:t>s integrated with Americas database).</w:t>
      </w:r>
    </w:p>
    <w:p w14:paraId="1210DFEB" w14:textId="0A2E6D29" w:rsidR="005D0732" w:rsidRPr="0005402F" w:rsidRDefault="005D0732" w:rsidP="003864D7">
      <w:pPr>
        <w:rPr>
          <w:szCs w:val="24"/>
        </w:rPr>
      </w:pPr>
      <w:r w:rsidRPr="0005402F">
        <w:rPr>
          <w:szCs w:val="24"/>
        </w:rPr>
        <w:t xml:space="preserve">Also, even though in 2015 Brazil started to include </w:t>
      </w:r>
      <w:r w:rsidR="00361241" w:rsidRPr="0005402F">
        <w:rPr>
          <w:szCs w:val="24"/>
        </w:rPr>
        <w:t>i</w:t>
      </w:r>
      <w:r w:rsidRPr="0005402F">
        <w:rPr>
          <w:szCs w:val="24"/>
        </w:rPr>
        <w:t xml:space="preserve">n the national </w:t>
      </w:r>
      <w:r w:rsidR="009A6BEB">
        <w:rPr>
          <w:szCs w:val="24"/>
        </w:rPr>
        <w:t>blocked-list</w:t>
      </w:r>
      <w:r w:rsidRPr="0005402F">
        <w:rPr>
          <w:szCs w:val="24"/>
        </w:rPr>
        <w:t xml:space="preserve"> database all the IMEIs of all the mobile terminals stolen </w:t>
      </w:r>
      <w:r w:rsidR="00F95683" w:rsidRPr="0005402F">
        <w:rPr>
          <w:szCs w:val="24"/>
        </w:rPr>
        <w:t>i</w:t>
      </w:r>
      <w:r w:rsidRPr="0005402F">
        <w:rPr>
          <w:szCs w:val="24"/>
        </w:rPr>
        <w:t xml:space="preserve">n </w:t>
      </w:r>
      <w:r w:rsidR="00F95683" w:rsidRPr="0005402F">
        <w:rPr>
          <w:szCs w:val="24"/>
        </w:rPr>
        <w:t xml:space="preserve">the </w:t>
      </w:r>
      <w:r w:rsidRPr="0005402F">
        <w:rPr>
          <w:szCs w:val="24"/>
        </w:rPr>
        <w:t xml:space="preserve">Americas that were blocked on GSMA </w:t>
      </w:r>
      <w:r w:rsidR="009A6BEB">
        <w:rPr>
          <w:szCs w:val="24"/>
        </w:rPr>
        <w:t>blocked-list</w:t>
      </w:r>
      <w:r w:rsidRPr="0005402F">
        <w:rPr>
          <w:szCs w:val="24"/>
        </w:rPr>
        <w:t xml:space="preserve"> (</w:t>
      </w:r>
      <w:r w:rsidR="00736776" w:rsidRPr="0005402F">
        <w:rPr>
          <w:szCs w:val="24"/>
        </w:rPr>
        <w:t>i</w:t>
      </w:r>
      <w:r w:rsidRPr="0005402F">
        <w:rPr>
          <w:szCs w:val="24"/>
        </w:rPr>
        <w:t>n</w:t>
      </w:r>
      <w:r w:rsidR="00736776" w:rsidRPr="0005402F">
        <w:rPr>
          <w:szCs w:val="24"/>
        </w:rPr>
        <w:t>cluding</w:t>
      </w:r>
      <w:r w:rsidRPr="0005402F">
        <w:rPr>
          <w:szCs w:val="24"/>
        </w:rPr>
        <w:t xml:space="preserve"> the IMEIs not active on the national networks), this process had a high impact on the operators EIR.</w:t>
      </w:r>
    </w:p>
    <w:p w14:paraId="6936BFEF" w14:textId="57F9FD60" w:rsidR="00D21536" w:rsidRDefault="005D0732" w:rsidP="003864D7">
      <w:pPr>
        <w:rPr>
          <w:szCs w:val="24"/>
        </w:rPr>
      </w:pPr>
      <w:r w:rsidRPr="0005402F">
        <w:rPr>
          <w:szCs w:val="24"/>
        </w:rPr>
        <w:t xml:space="preserve">To address this, since June 2021, Brazil started to consider all the stolen mobile terminals worldwide that were blocked on GSMA </w:t>
      </w:r>
      <w:r w:rsidR="009A6BEB">
        <w:rPr>
          <w:szCs w:val="24"/>
        </w:rPr>
        <w:t>blocked-list</w:t>
      </w:r>
      <w:r w:rsidRPr="0005402F">
        <w:rPr>
          <w:szCs w:val="24"/>
        </w:rPr>
        <w:t>, but only the IMEIs active on the Brazilian operators</w:t>
      </w:r>
      <w:r w:rsidR="00894970" w:rsidRPr="0005402F">
        <w:rPr>
          <w:szCs w:val="24"/>
        </w:rPr>
        <w:t>'</w:t>
      </w:r>
      <w:r w:rsidRPr="0005402F">
        <w:rPr>
          <w:szCs w:val="24"/>
        </w:rPr>
        <w:t xml:space="preserve"> networks are now included on the national </w:t>
      </w:r>
      <w:r w:rsidR="009A6BEB">
        <w:rPr>
          <w:szCs w:val="24"/>
        </w:rPr>
        <w:t>blocked-list</w:t>
      </w:r>
      <w:r w:rsidRPr="0005402F">
        <w:rPr>
          <w:szCs w:val="24"/>
        </w:rPr>
        <w:t xml:space="preserve"> database.</w:t>
      </w:r>
    </w:p>
    <w:p w14:paraId="06077F73" w14:textId="66BD5F46" w:rsidR="0063113E" w:rsidRDefault="0063113E" w:rsidP="0063113E">
      <w:pPr>
        <w:rPr>
          <w:szCs w:val="24"/>
        </w:rPr>
      </w:pPr>
      <w:r>
        <w:rPr>
          <w:szCs w:val="24"/>
        </w:rPr>
        <w:t xml:space="preserve">In the year of 2023, Anatel initiated some joint actions with Ministry of Justice </w:t>
      </w:r>
      <w:ins w:id="580" w:author="Rafael Andrade Reis de Araujo" w:date="2025-01-17T15:10:00Z" w16du:dateUtc="2025-01-17T18:10:00Z">
        <w:r w:rsidR="002D7038">
          <w:rPr>
            <w:szCs w:val="24"/>
          </w:rPr>
          <w:t xml:space="preserve">and Public Safety (MJSP) </w:t>
        </w:r>
      </w:ins>
      <w:r>
        <w:rPr>
          <w:szCs w:val="24"/>
        </w:rPr>
        <w:t>to improve the effectiveness of the public policy in the public safety statistics, such as number of stolen devices and related reported crimes. Since CEMI and SIGA only prevents the device from connecting to the mobile networks, complementary actions are needed such as device inactivation via OS (kill-switch) and information sharing between different stakeholders to prevent the impact on the consumer (e.g. financial institutions).</w:t>
      </w:r>
    </w:p>
    <w:p w14:paraId="2C7A1E4C" w14:textId="105415E9" w:rsidR="002E0CAC" w:rsidRDefault="0063113E" w:rsidP="0063113E">
      <w:pPr>
        <w:rPr>
          <w:ins w:id="581" w:author="Rafael Andrade Reis de Araujo" w:date="2025-01-17T15:09:00Z" w16du:dateUtc="2025-01-17T18:09:00Z"/>
        </w:rPr>
      </w:pPr>
      <w:r>
        <w:rPr>
          <w:szCs w:val="24"/>
        </w:rPr>
        <w:t xml:space="preserve">In March 2024, the </w:t>
      </w:r>
      <w:del w:id="582" w:author="Rafael Andrade Reis de Araujo" w:date="2025-01-17T15:10:00Z" w16du:dateUtc="2025-01-17T18:10:00Z">
        <w:r w:rsidDel="002D7038">
          <w:rPr>
            <w:szCs w:val="24"/>
          </w:rPr>
          <w:delText>Ministry of Justice</w:delText>
        </w:r>
      </w:del>
      <w:ins w:id="583" w:author="Rafael Andrade Reis de Araujo" w:date="2025-01-17T15:10:00Z" w16du:dateUtc="2025-01-17T18:10:00Z">
        <w:r w:rsidR="002D7038">
          <w:rPr>
            <w:szCs w:val="24"/>
          </w:rPr>
          <w:t>MJSP</w:t>
        </w:r>
      </w:ins>
      <w:r>
        <w:rPr>
          <w:szCs w:val="24"/>
        </w:rPr>
        <w:t xml:space="preserve"> launched a solution named “Celular Seguro”, integrated with CEMI, designed for mobile users to register their mobile phone information, such as phone number, mobile operator, manufacturer, and trusted contacts. </w:t>
      </w:r>
      <w:r>
        <w:t>This enables users or their trusted contacts to report the loss, theft, or robbery of devices to law enforcement authorities; and to request from the mobile operator both the blocking of the device and the blocking of the phone number, all in one action.</w:t>
      </w:r>
      <w:ins w:id="584" w:author="Rafael Andrade Reis de Araujo" w:date="2025-01-17T15:07:00Z" w16du:dateUtc="2025-01-17T18:07:00Z">
        <w:r w:rsidR="006452F9">
          <w:t xml:space="preserve"> The </w:t>
        </w:r>
        <w:r w:rsidR="00944000">
          <w:t>solution is integrated with adheren</w:t>
        </w:r>
      </w:ins>
      <w:ins w:id="585" w:author="Rafael Andrade Reis de Araujo" w:date="2025-01-17T15:08:00Z" w16du:dateUtc="2025-01-17T18:08:00Z">
        <w:r w:rsidR="00944000">
          <w:t>t financial institutions</w:t>
        </w:r>
        <w:r w:rsidR="007C28F9">
          <w:t xml:space="preserve"> to limit </w:t>
        </w:r>
      </w:ins>
      <w:ins w:id="586" w:author="Rafael Andrade Reis de Araujo" w:date="2025-01-17T15:09:00Z" w16du:dateUtc="2025-01-17T18:09:00Z">
        <w:r w:rsidR="00926259">
          <w:t>user’s transactions when the device is reported stolen.</w:t>
        </w:r>
      </w:ins>
    </w:p>
    <w:p w14:paraId="0E628248" w14:textId="0D495A04" w:rsidR="002D7038" w:rsidRPr="00C94E2D" w:rsidRDefault="002D7038" w:rsidP="0063113E">
      <w:pPr>
        <w:rPr>
          <w:szCs w:val="24"/>
        </w:rPr>
      </w:pPr>
      <w:ins w:id="587" w:author="Rafael Andrade Reis de Araujo" w:date="2025-01-17T15:09:00Z" w16du:dateUtc="2025-01-17T18:09:00Z">
        <w:r>
          <w:t xml:space="preserve">Additionally, in December 2024, </w:t>
        </w:r>
      </w:ins>
      <w:ins w:id="588" w:author="Rafael Andrade Reis de Araujo" w:date="2025-01-17T15:11:00Z" w16du:dateUtc="2025-01-17T18:11:00Z">
        <w:r w:rsidR="00644DB8">
          <w:t xml:space="preserve">MJSP </w:t>
        </w:r>
        <w:r w:rsidR="00D53A9E">
          <w:t xml:space="preserve">launched an improvement for the solution so users would be able to block </w:t>
        </w:r>
      </w:ins>
      <w:ins w:id="589" w:author="Rafael Andrade Reis de Araujo" w:date="2025-01-17T15:12:00Z" w16du:dateUtc="2025-01-17T18:12:00Z">
        <w:r w:rsidR="00D53A9E">
          <w:t xml:space="preserve">only the phone number (SIM card), allowing police authorities to monitor </w:t>
        </w:r>
        <w:r w:rsidR="00697527">
          <w:t>devices reported stolen in order to recover them.</w:t>
        </w:r>
      </w:ins>
    </w:p>
    <w:p w14:paraId="41CEEDBA" w14:textId="6385972B" w:rsidR="00D21536" w:rsidRPr="0005402F" w:rsidRDefault="0093197E" w:rsidP="003864D7">
      <w:pPr>
        <w:pStyle w:val="Headingb"/>
        <w:rPr>
          <w:szCs w:val="24"/>
          <w:lang w:eastAsia="ja-JP" w:bidi="ar-DZ"/>
        </w:rPr>
      </w:pPr>
      <w:bookmarkStart w:id="590" w:name="_Toc73702150"/>
      <w:bookmarkStart w:id="591" w:name="_Toc74238325"/>
      <w:r w:rsidRPr="0005402F">
        <w:rPr>
          <w:szCs w:val="24"/>
          <w:lang w:bidi="ar-DZ"/>
        </w:rPr>
        <w:lastRenderedPageBreak/>
        <w:t>6</w:t>
      </w:r>
      <w:r w:rsidRPr="0005402F">
        <w:rPr>
          <w:szCs w:val="24"/>
          <w:lang w:bidi="ar-DZ"/>
        </w:rPr>
        <w:tab/>
      </w:r>
      <w:r w:rsidR="00D21536" w:rsidRPr="0005402F">
        <w:rPr>
          <w:szCs w:val="24"/>
          <w:lang w:bidi="ar-DZ"/>
        </w:rPr>
        <w:t>Statistic on the effects of implementation of the use case</w:t>
      </w:r>
      <w:bookmarkEnd w:id="590"/>
      <w:bookmarkEnd w:id="591"/>
    </w:p>
    <w:p w14:paraId="3A82C12D" w14:textId="77777777" w:rsidR="00D21536" w:rsidRPr="0005402F" w:rsidRDefault="00D21536" w:rsidP="00E401D2">
      <w:pPr>
        <w:pStyle w:val="TableNoTitle0"/>
        <w:rPr>
          <w:szCs w:val="24"/>
          <w:lang w:bidi="ar-DZ"/>
        </w:rPr>
      </w:pPr>
      <w:bookmarkStart w:id="592" w:name="_Toc73702151"/>
      <w:bookmarkStart w:id="593" w:name="_Toc74238326"/>
      <w:r w:rsidRPr="0005402F">
        <w:rPr>
          <w:szCs w:val="24"/>
          <w:lang w:bidi="ar-DZ"/>
        </w:rPr>
        <w:t>CEMI – number of blocked devices</w:t>
      </w:r>
      <w:bookmarkEnd w:id="592"/>
      <w:bookmarkEnd w:id="593"/>
    </w:p>
    <w:tbl>
      <w:tblPr>
        <w:tblW w:w="28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80"/>
      </w:tblGrid>
      <w:tr w:rsidR="00B024FB" w:rsidRPr="00840CAB" w14:paraId="7F80D4C4" w14:textId="77777777" w:rsidTr="003C748E">
        <w:trPr>
          <w:trHeight w:val="300"/>
          <w:jc w:val="center"/>
        </w:trPr>
        <w:tc>
          <w:tcPr>
            <w:tcW w:w="960" w:type="dxa"/>
            <w:shd w:val="clear" w:color="auto" w:fill="auto"/>
            <w:vAlign w:val="center"/>
            <w:hideMark/>
          </w:tcPr>
          <w:p w14:paraId="2DC392A6" w14:textId="0825E47A" w:rsidR="00B024FB" w:rsidRPr="00840CAB" w:rsidRDefault="00B024FB">
            <w:pPr>
              <w:tabs>
                <w:tab w:val="clear" w:pos="794"/>
                <w:tab w:val="clear" w:pos="1191"/>
                <w:tab w:val="clear" w:pos="1588"/>
                <w:tab w:val="clear" w:pos="1985"/>
              </w:tabs>
              <w:overflowPunct/>
              <w:autoSpaceDE/>
              <w:autoSpaceDN/>
              <w:adjustRightInd/>
              <w:spacing w:before="0" w:after="160" w:line="259" w:lineRule="auto"/>
              <w:jc w:val="left"/>
              <w:textAlignment w:val="auto"/>
              <w:rPr>
                <w:sz w:val="20"/>
                <w:lang w:val="pt-BR" w:eastAsia="pt-BR"/>
              </w:rPr>
            </w:pPr>
          </w:p>
        </w:tc>
      </w:tr>
    </w:tbl>
    <w:p w14:paraId="240F3D53" w14:textId="77777777" w:rsidR="00B024FB" w:rsidRDefault="00B024FB" w:rsidP="00757287">
      <w:pPr>
        <w:pStyle w:val="Tabletext"/>
        <w:rPr>
          <w:sz w:val="24"/>
          <w:szCs w:val="24"/>
          <w:lang w:bidi="ar-DZ"/>
        </w:rPr>
      </w:pPr>
    </w:p>
    <w:tbl>
      <w:tblPr>
        <w:tblW w:w="31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40"/>
        <w:gridCol w:w="1940"/>
        <w:gridCol w:w="1540"/>
      </w:tblGrid>
      <w:tr w:rsidR="00F8365E" w:rsidRPr="00F8365E" w14:paraId="7B2556A3" w14:textId="77777777" w:rsidTr="00F8365E">
        <w:trPr>
          <w:trHeight w:val="300"/>
          <w:jc w:val="center"/>
        </w:trPr>
        <w:tc>
          <w:tcPr>
            <w:tcW w:w="1094" w:type="dxa"/>
            <w:shd w:val="clear" w:color="auto" w:fill="auto"/>
            <w:vAlign w:val="center"/>
            <w:hideMark/>
          </w:tcPr>
          <w:p w14:paraId="5E85934B" w14:textId="77777777" w:rsidR="00F61FA1" w:rsidRPr="00F8365E" w:rsidRDefault="00F61FA1" w:rsidP="003C748E">
            <w:pPr>
              <w:tabs>
                <w:tab w:val="clear" w:pos="794"/>
                <w:tab w:val="clear" w:pos="1191"/>
                <w:tab w:val="clear" w:pos="1588"/>
                <w:tab w:val="clear" w:pos="1985"/>
              </w:tabs>
              <w:overflowPunct/>
              <w:autoSpaceDE/>
              <w:autoSpaceDN/>
              <w:adjustRightInd/>
              <w:spacing w:before="0"/>
              <w:textAlignment w:val="auto"/>
              <w:rPr>
                <w:b/>
                <w:bCs/>
                <w:color w:val="000000"/>
                <w:sz w:val="20"/>
                <w:lang w:val="pt-BR" w:eastAsia="pt-BR"/>
              </w:rPr>
            </w:pPr>
            <w:r w:rsidRPr="00F8365E">
              <w:rPr>
                <w:b/>
                <w:bCs/>
                <w:color w:val="000000"/>
                <w:sz w:val="20"/>
                <w:lang w:eastAsia="pt-BR" w:bidi="ar-DZ"/>
              </w:rPr>
              <w:t> </w:t>
            </w:r>
          </w:p>
        </w:tc>
        <w:tc>
          <w:tcPr>
            <w:tcW w:w="1040" w:type="dxa"/>
            <w:shd w:val="clear" w:color="auto" w:fill="auto"/>
            <w:vAlign w:val="center"/>
            <w:hideMark/>
          </w:tcPr>
          <w:p w14:paraId="45709936" w14:textId="77777777" w:rsidR="00F61FA1" w:rsidRPr="00F8365E" w:rsidRDefault="00F61FA1" w:rsidP="003C748E">
            <w:pPr>
              <w:tabs>
                <w:tab w:val="clear" w:pos="794"/>
                <w:tab w:val="clear" w:pos="1191"/>
                <w:tab w:val="clear" w:pos="1588"/>
                <w:tab w:val="clear" w:pos="1985"/>
              </w:tabs>
              <w:overflowPunct/>
              <w:autoSpaceDE/>
              <w:autoSpaceDN/>
              <w:adjustRightInd/>
              <w:spacing w:before="0"/>
              <w:jc w:val="left"/>
              <w:textAlignment w:val="auto"/>
              <w:rPr>
                <w:b/>
                <w:bCs/>
                <w:color w:val="000000"/>
                <w:sz w:val="20"/>
                <w:lang w:val="pt-BR" w:eastAsia="pt-BR"/>
              </w:rPr>
            </w:pPr>
            <w:r w:rsidRPr="00F8365E">
              <w:rPr>
                <w:b/>
                <w:bCs/>
                <w:color w:val="000000"/>
                <w:sz w:val="20"/>
                <w:lang w:eastAsia="pt-BR" w:bidi="ar-DZ"/>
              </w:rPr>
              <w:t>Brazil</w:t>
            </w:r>
          </w:p>
        </w:tc>
        <w:tc>
          <w:tcPr>
            <w:tcW w:w="1040" w:type="dxa"/>
            <w:shd w:val="clear" w:color="auto" w:fill="auto"/>
            <w:vAlign w:val="center"/>
            <w:hideMark/>
          </w:tcPr>
          <w:p w14:paraId="0BB274DA" w14:textId="77777777" w:rsidR="00F61FA1" w:rsidRPr="00F8365E" w:rsidRDefault="00F61FA1" w:rsidP="003C748E">
            <w:pPr>
              <w:tabs>
                <w:tab w:val="clear" w:pos="794"/>
                <w:tab w:val="clear" w:pos="1191"/>
                <w:tab w:val="clear" w:pos="1588"/>
                <w:tab w:val="clear" w:pos="1985"/>
              </w:tabs>
              <w:overflowPunct/>
              <w:autoSpaceDE/>
              <w:autoSpaceDN/>
              <w:adjustRightInd/>
              <w:spacing w:before="0"/>
              <w:jc w:val="left"/>
              <w:textAlignment w:val="auto"/>
              <w:rPr>
                <w:b/>
                <w:bCs/>
                <w:color w:val="000000"/>
                <w:sz w:val="20"/>
                <w:lang w:val="pt-BR" w:eastAsia="pt-BR"/>
              </w:rPr>
            </w:pPr>
            <w:r w:rsidRPr="00F8365E">
              <w:rPr>
                <w:b/>
                <w:bCs/>
                <w:color w:val="000000"/>
                <w:sz w:val="20"/>
                <w:lang w:eastAsia="pt-BR" w:bidi="ar-DZ"/>
              </w:rPr>
              <w:t>GSMA</w:t>
            </w:r>
          </w:p>
        </w:tc>
      </w:tr>
      <w:tr w:rsidR="00F8365E" w:rsidRPr="00F8365E" w14:paraId="504B9919" w14:textId="77777777" w:rsidTr="00F8365E">
        <w:trPr>
          <w:trHeight w:val="300"/>
          <w:jc w:val="center"/>
        </w:trPr>
        <w:tc>
          <w:tcPr>
            <w:tcW w:w="1094" w:type="dxa"/>
            <w:shd w:val="clear" w:color="auto" w:fill="auto"/>
            <w:vAlign w:val="center"/>
            <w:hideMark/>
          </w:tcPr>
          <w:p w14:paraId="31EC4B6F" w14:textId="77777777" w:rsidR="00F61FA1" w:rsidRPr="00F8365E" w:rsidRDefault="00F61FA1" w:rsidP="003C748E">
            <w:pPr>
              <w:tabs>
                <w:tab w:val="clear" w:pos="794"/>
                <w:tab w:val="clear" w:pos="1191"/>
                <w:tab w:val="clear" w:pos="1588"/>
                <w:tab w:val="clear" w:pos="1985"/>
              </w:tabs>
              <w:overflowPunct/>
              <w:autoSpaceDE/>
              <w:autoSpaceDN/>
              <w:adjustRightInd/>
              <w:spacing w:before="0"/>
              <w:jc w:val="center"/>
              <w:textAlignment w:val="auto"/>
              <w:rPr>
                <w:b/>
                <w:bCs/>
                <w:color w:val="000000"/>
                <w:sz w:val="20"/>
                <w:lang w:val="pt-BR" w:eastAsia="pt-BR"/>
              </w:rPr>
            </w:pPr>
            <w:r w:rsidRPr="00F8365E">
              <w:rPr>
                <w:b/>
                <w:bCs/>
                <w:color w:val="000000"/>
                <w:sz w:val="20"/>
                <w:lang w:eastAsia="pt-BR" w:bidi="ar-DZ"/>
              </w:rPr>
              <w:t>2005-2014</w:t>
            </w:r>
          </w:p>
        </w:tc>
        <w:tc>
          <w:tcPr>
            <w:tcW w:w="1040" w:type="dxa"/>
            <w:shd w:val="clear" w:color="auto" w:fill="auto"/>
            <w:vAlign w:val="center"/>
            <w:hideMark/>
          </w:tcPr>
          <w:p w14:paraId="5116A43C" w14:textId="77777777" w:rsidR="00F61FA1" w:rsidRPr="00580EA4" w:rsidRDefault="00F61FA1" w:rsidP="003C748E">
            <w:pPr>
              <w:tabs>
                <w:tab w:val="clear" w:pos="794"/>
                <w:tab w:val="clear" w:pos="1191"/>
                <w:tab w:val="clear" w:pos="1588"/>
                <w:tab w:val="clear" w:pos="1985"/>
              </w:tabs>
              <w:overflowPunct/>
              <w:autoSpaceDE/>
              <w:autoSpaceDN/>
              <w:adjustRightInd/>
              <w:spacing w:before="0"/>
              <w:jc w:val="right"/>
              <w:textAlignment w:val="auto"/>
              <w:rPr>
                <w:color w:val="000000"/>
                <w:sz w:val="20"/>
                <w:lang w:val="pt-BR" w:eastAsia="pt-BR"/>
              </w:rPr>
            </w:pPr>
            <w:r w:rsidRPr="00580EA4">
              <w:rPr>
                <w:color w:val="000000"/>
                <w:sz w:val="20"/>
                <w:lang w:eastAsia="pt-BR" w:bidi="ar-DZ"/>
              </w:rPr>
              <w:t>5.074.594</w:t>
            </w:r>
          </w:p>
        </w:tc>
        <w:tc>
          <w:tcPr>
            <w:tcW w:w="1040" w:type="dxa"/>
            <w:shd w:val="clear" w:color="auto" w:fill="auto"/>
            <w:vAlign w:val="center"/>
            <w:hideMark/>
          </w:tcPr>
          <w:p w14:paraId="6CA77380" w14:textId="77777777" w:rsidR="00F61FA1" w:rsidRPr="00580EA4" w:rsidRDefault="00F61FA1" w:rsidP="003C748E">
            <w:pPr>
              <w:tabs>
                <w:tab w:val="clear" w:pos="794"/>
                <w:tab w:val="clear" w:pos="1191"/>
                <w:tab w:val="clear" w:pos="1588"/>
                <w:tab w:val="clear" w:pos="1985"/>
              </w:tabs>
              <w:overflowPunct/>
              <w:autoSpaceDE/>
              <w:autoSpaceDN/>
              <w:adjustRightInd/>
              <w:spacing w:before="0"/>
              <w:jc w:val="right"/>
              <w:textAlignment w:val="auto"/>
              <w:rPr>
                <w:color w:val="000000"/>
                <w:sz w:val="20"/>
                <w:lang w:val="pt-BR" w:eastAsia="pt-BR"/>
              </w:rPr>
            </w:pPr>
            <w:r w:rsidRPr="00580EA4">
              <w:rPr>
                <w:color w:val="000000"/>
                <w:sz w:val="20"/>
                <w:lang w:eastAsia="pt-BR" w:bidi="ar-DZ"/>
              </w:rPr>
              <w:t>15.427.620</w:t>
            </w:r>
          </w:p>
        </w:tc>
      </w:tr>
      <w:tr w:rsidR="00F8365E" w:rsidRPr="00F8365E" w14:paraId="463EA9AF" w14:textId="77777777" w:rsidTr="00F8365E">
        <w:trPr>
          <w:trHeight w:val="300"/>
          <w:jc w:val="center"/>
        </w:trPr>
        <w:tc>
          <w:tcPr>
            <w:tcW w:w="1094" w:type="dxa"/>
            <w:shd w:val="clear" w:color="auto" w:fill="auto"/>
            <w:vAlign w:val="center"/>
            <w:hideMark/>
          </w:tcPr>
          <w:p w14:paraId="783DD572" w14:textId="77777777" w:rsidR="00F61FA1" w:rsidRPr="00F8365E" w:rsidRDefault="00F61FA1" w:rsidP="003C748E">
            <w:pPr>
              <w:tabs>
                <w:tab w:val="clear" w:pos="794"/>
                <w:tab w:val="clear" w:pos="1191"/>
                <w:tab w:val="clear" w:pos="1588"/>
                <w:tab w:val="clear" w:pos="1985"/>
              </w:tabs>
              <w:overflowPunct/>
              <w:autoSpaceDE/>
              <w:autoSpaceDN/>
              <w:adjustRightInd/>
              <w:spacing w:before="0"/>
              <w:jc w:val="center"/>
              <w:textAlignment w:val="auto"/>
              <w:rPr>
                <w:b/>
                <w:bCs/>
                <w:color w:val="000000"/>
                <w:sz w:val="20"/>
                <w:lang w:val="pt-BR" w:eastAsia="pt-BR"/>
              </w:rPr>
            </w:pPr>
            <w:r w:rsidRPr="00F8365E">
              <w:rPr>
                <w:b/>
                <w:bCs/>
                <w:color w:val="000000"/>
                <w:sz w:val="20"/>
                <w:lang w:eastAsia="pt-BR" w:bidi="ar-DZ"/>
              </w:rPr>
              <w:t>2015</w:t>
            </w:r>
          </w:p>
        </w:tc>
        <w:tc>
          <w:tcPr>
            <w:tcW w:w="1040" w:type="dxa"/>
            <w:shd w:val="clear" w:color="auto" w:fill="auto"/>
            <w:vAlign w:val="center"/>
            <w:hideMark/>
          </w:tcPr>
          <w:p w14:paraId="77327304" w14:textId="77777777" w:rsidR="00F61FA1" w:rsidRPr="00580EA4" w:rsidRDefault="00F61FA1" w:rsidP="003C748E">
            <w:pPr>
              <w:tabs>
                <w:tab w:val="clear" w:pos="794"/>
                <w:tab w:val="clear" w:pos="1191"/>
                <w:tab w:val="clear" w:pos="1588"/>
                <w:tab w:val="clear" w:pos="1985"/>
              </w:tabs>
              <w:overflowPunct/>
              <w:autoSpaceDE/>
              <w:autoSpaceDN/>
              <w:adjustRightInd/>
              <w:spacing w:before="0"/>
              <w:jc w:val="right"/>
              <w:textAlignment w:val="auto"/>
              <w:rPr>
                <w:color w:val="000000"/>
                <w:sz w:val="20"/>
                <w:lang w:val="pt-BR" w:eastAsia="pt-BR"/>
              </w:rPr>
            </w:pPr>
            <w:r w:rsidRPr="00580EA4">
              <w:rPr>
                <w:color w:val="000000"/>
                <w:sz w:val="20"/>
                <w:lang w:eastAsia="pt-BR" w:bidi="ar-DZ"/>
              </w:rPr>
              <w:t>1.118.865</w:t>
            </w:r>
          </w:p>
        </w:tc>
        <w:tc>
          <w:tcPr>
            <w:tcW w:w="1040" w:type="dxa"/>
            <w:shd w:val="clear" w:color="auto" w:fill="auto"/>
            <w:vAlign w:val="center"/>
            <w:hideMark/>
          </w:tcPr>
          <w:p w14:paraId="6573635A" w14:textId="77777777" w:rsidR="00F61FA1" w:rsidRPr="00580EA4" w:rsidRDefault="00F61FA1" w:rsidP="003C748E">
            <w:pPr>
              <w:tabs>
                <w:tab w:val="clear" w:pos="794"/>
                <w:tab w:val="clear" w:pos="1191"/>
                <w:tab w:val="clear" w:pos="1588"/>
                <w:tab w:val="clear" w:pos="1985"/>
              </w:tabs>
              <w:overflowPunct/>
              <w:autoSpaceDE/>
              <w:autoSpaceDN/>
              <w:adjustRightInd/>
              <w:spacing w:before="0"/>
              <w:jc w:val="right"/>
              <w:textAlignment w:val="auto"/>
              <w:rPr>
                <w:color w:val="000000"/>
                <w:sz w:val="20"/>
                <w:lang w:val="pt-BR" w:eastAsia="pt-BR"/>
              </w:rPr>
            </w:pPr>
            <w:r w:rsidRPr="00580EA4">
              <w:rPr>
                <w:color w:val="000000"/>
                <w:sz w:val="20"/>
                <w:lang w:eastAsia="pt-BR" w:bidi="ar-DZ"/>
              </w:rPr>
              <w:t>8.212.697</w:t>
            </w:r>
          </w:p>
        </w:tc>
      </w:tr>
      <w:tr w:rsidR="00F8365E" w:rsidRPr="00F8365E" w14:paraId="1DC3EE56" w14:textId="77777777" w:rsidTr="00F8365E">
        <w:trPr>
          <w:trHeight w:val="300"/>
          <w:jc w:val="center"/>
        </w:trPr>
        <w:tc>
          <w:tcPr>
            <w:tcW w:w="1094" w:type="dxa"/>
            <w:shd w:val="clear" w:color="auto" w:fill="auto"/>
            <w:vAlign w:val="center"/>
            <w:hideMark/>
          </w:tcPr>
          <w:p w14:paraId="13093CB8" w14:textId="77777777" w:rsidR="00F61FA1" w:rsidRPr="00F8365E" w:rsidRDefault="00F61FA1" w:rsidP="003C748E">
            <w:pPr>
              <w:tabs>
                <w:tab w:val="clear" w:pos="794"/>
                <w:tab w:val="clear" w:pos="1191"/>
                <w:tab w:val="clear" w:pos="1588"/>
                <w:tab w:val="clear" w:pos="1985"/>
              </w:tabs>
              <w:overflowPunct/>
              <w:autoSpaceDE/>
              <w:autoSpaceDN/>
              <w:adjustRightInd/>
              <w:spacing w:before="0"/>
              <w:jc w:val="center"/>
              <w:textAlignment w:val="auto"/>
              <w:rPr>
                <w:b/>
                <w:bCs/>
                <w:color w:val="000000"/>
                <w:sz w:val="20"/>
                <w:lang w:val="pt-BR" w:eastAsia="pt-BR"/>
              </w:rPr>
            </w:pPr>
            <w:r w:rsidRPr="00F8365E">
              <w:rPr>
                <w:b/>
                <w:bCs/>
                <w:color w:val="000000"/>
                <w:sz w:val="20"/>
                <w:lang w:eastAsia="pt-BR" w:bidi="ar-DZ"/>
              </w:rPr>
              <w:t>2016</w:t>
            </w:r>
          </w:p>
        </w:tc>
        <w:tc>
          <w:tcPr>
            <w:tcW w:w="1040" w:type="dxa"/>
            <w:shd w:val="clear" w:color="auto" w:fill="auto"/>
            <w:vAlign w:val="center"/>
            <w:hideMark/>
          </w:tcPr>
          <w:p w14:paraId="646B1012" w14:textId="77777777" w:rsidR="00F61FA1" w:rsidRPr="00580EA4" w:rsidRDefault="00F61FA1" w:rsidP="003C748E">
            <w:pPr>
              <w:tabs>
                <w:tab w:val="clear" w:pos="794"/>
                <w:tab w:val="clear" w:pos="1191"/>
                <w:tab w:val="clear" w:pos="1588"/>
                <w:tab w:val="clear" w:pos="1985"/>
              </w:tabs>
              <w:overflowPunct/>
              <w:autoSpaceDE/>
              <w:autoSpaceDN/>
              <w:adjustRightInd/>
              <w:spacing w:before="0"/>
              <w:jc w:val="right"/>
              <w:textAlignment w:val="auto"/>
              <w:rPr>
                <w:color w:val="000000"/>
                <w:sz w:val="20"/>
                <w:lang w:val="pt-BR" w:eastAsia="pt-BR"/>
              </w:rPr>
            </w:pPr>
            <w:r w:rsidRPr="00580EA4">
              <w:rPr>
                <w:color w:val="000000"/>
                <w:sz w:val="20"/>
                <w:lang w:eastAsia="pt-BR" w:bidi="ar-DZ"/>
              </w:rPr>
              <w:t>1.337.511</w:t>
            </w:r>
          </w:p>
        </w:tc>
        <w:tc>
          <w:tcPr>
            <w:tcW w:w="1040" w:type="dxa"/>
            <w:shd w:val="clear" w:color="auto" w:fill="auto"/>
            <w:vAlign w:val="center"/>
            <w:hideMark/>
          </w:tcPr>
          <w:p w14:paraId="7A546956" w14:textId="77777777" w:rsidR="00F61FA1" w:rsidRPr="00580EA4" w:rsidRDefault="00F61FA1" w:rsidP="003C748E">
            <w:pPr>
              <w:tabs>
                <w:tab w:val="clear" w:pos="794"/>
                <w:tab w:val="clear" w:pos="1191"/>
                <w:tab w:val="clear" w:pos="1588"/>
                <w:tab w:val="clear" w:pos="1985"/>
              </w:tabs>
              <w:overflowPunct/>
              <w:autoSpaceDE/>
              <w:autoSpaceDN/>
              <w:adjustRightInd/>
              <w:spacing w:before="0"/>
              <w:jc w:val="right"/>
              <w:textAlignment w:val="auto"/>
              <w:rPr>
                <w:color w:val="000000"/>
                <w:sz w:val="20"/>
                <w:lang w:val="pt-BR" w:eastAsia="pt-BR"/>
              </w:rPr>
            </w:pPr>
            <w:r w:rsidRPr="00580EA4">
              <w:rPr>
                <w:color w:val="000000"/>
                <w:sz w:val="20"/>
                <w:lang w:eastAsia="pt-BR" w:bidi="ar-DZ"/>
              </w:rPr>
              <w:t>11.641.571</w:t>
            </w:r>
          </w:p>
        </w:tc>
      </w:tr>
      <w:tr w:rsidR="00F8365E" w:rsidRPr="00F8365E" w14:paraId="16A10DFF" w14:textId="77777777" w:rsidTr="00F8365E">
        <w:trPr>
          <w:trHeight w:val="300"/>
          <w:jc w:val="center"/>
        </w:trPr>
        <w:tc>
          <w:tcPr>
            <w:tcW w:w="1094" w:type="dxa"/>
            <w:shd w:val="clear" w:color="auto" w:fill="auto"/>
            <w:vAlign w:val="center"/>
            <w:hideMark/>
          </w:tcPr>
          <w:p w14:paraId="01394133" w14:textId="77777777" w:rsidR="00F61FA1" w:rsidRPr="00F8365E" w:rsidRDefault="00F61FA1" w:rsidP="003C748E">
            <w:pPr>
              <w:tabs>
                <w:tab w:val="clear" w:pos="794"/>
                <w:tab w:val="clear" w:pos="1191"/>
                <w:tab w:val="clear" w:pos="1588"/>
                <w:tab w:val="clear" w:pos="1985"/>
              </w:tabs>
              <w:overflowPunct/>
              <w:autoSpaceDE/>
              <w:autoSpaceDN/>
              <w:adjustRightInd/>
              <w:spacing w:before="0"/>
              <w:jc w:val="center"/>
              <w:textAlignment w:val="auto"/>
              <w:rPr>
                <w:b/>
                <w:bCs/>
                <w:color w:val="000000"/>
                <w:sz w:val="20"/>
                <w:lang w:val="pt-BR" w:eastAsia="pt-BR"/>
              </w:rPr>
            </w:pPr>
            <w:r w:rsidRPr="00F8365E">
              <w:rPr>
                <w:b/>
                <w:bCs/>
                <w:color w:val="000000"/>
                <w:sz w:val="20"/>
                <w:lang w:eastAsia="pt-BR" w:bidi="ar-DZ"/>
              </w:rPr>
              <w:t>2017</w:t>
            </w:r>
          </w:p>
        </w:tc>
        <w:tc>
          <w:tcPr>
            <w:tcW w:w="1040" w:type="dxa"/>
            <w:shd w:val="clear" w:color="auto" w:fill="auto"/>
            <w:vAlign w:val="center"/>
            <w:hideMark/>
          </w:tcPr>
          <w:p w14:paraId="0C86E473" w14:textId="77777777" w:rsidR="00F61FA1" w:rsidRPr="00580EA4" w:rsidRDefault="00F61FA1" w:rsidP="003C748E">
            <w:pPr>
              <w:tabs>
                <w:tab w:val="clear" w:pos="794"/>
                <w:tab w:val="clear" w:pos="1191"/>
                <w:tab w:val="clear" w:pos="1588"/>
                <w:tab w:val="clear" w:pos="1985"/>
              </w:tabs>
              <w:overflowPunct/>
              <w:autoSpaceDE/>
              <w:autoSpaceDN/>
              <w:adjustRightInd/>
              <w:spacing w:before="0"/>
              <w:jc w:val="right"/>
              <w:textAlignment w:val="auto"/>
              <w:rPr>
                <w:color w:val="000000"/>
                <w:sz w:val="20"/>
                <w:lang w:val="pt-BR" w:eastAsia="pt-BR"/>
              </w:rPr>
            </w:pPr>
            <w:r w:rsidRPr="00580EA4">
              <w:rPr>
                <w:color w:val="000000"/>
                <w:sz w:val="20"/>
                <w:lang w:eastAsia="pt-BR" w:bidi="ar-DZ"/>
              </w:rPr>
              <w:t>1.473.756</w:t>
            </w:r>
          </w:p>
        </w:tc>
        <w:tc>
          <w:tcPr>
            <w:tcW w:w="1040" w:type="dxa"/>
            <w:shd w:val="clear" w:color="auto" w:fill="auto"/>
            <w:vAlign w:val="center"/>
            <w:hideMark/>
          </w:tcPr>
          <w:p w14:paraId="2DF6B59E" w14:textId="77777777" w:rsidR="00F61FA1" w:rsidRPr="00580EA4" w:rsidRDefault="00F61FA1" w:rsidP="003C748E">
            <w:pPr>
              <w:tabs>
                <w:tab w:val="clear" w:pos="794"/>
                <w:tab w:val="clear" w:pos="1191"/>
                <w:tab w:val="clear" w:pos="1588"/>
                <w:tab w:val="clear" w:pos="1985"/>
              </w:tabs>
              <w:overflowPunct/>
              <w:autoSpaceDE/>
              <w:autoSpaceDN/>
              <w:adjustRightInd/>
              <w:spacing w:before="0"/>
              <w:jc w:val="right"/>
              <w:textAlignment w:val="auto"/>
              <w:rPr>
                <w:color w:val="000000"/>
                <w:sz w:val="20"/>
                <w:lang w:val="pt-BR" w:eastAsia="pt-BR"/>
              </w:rPr>
            </w:pPr>
            <w:r w:rsidRPr="00580EA4">
              <w:rPr>
                <w:color w:val="000000"/>
                <w:sz w:val="20"/>
                <w:lang w:eastAsia="pt-BR" w:bidi="ar-DZ"/>
              </w:rPr>
              <w:t>4.446.453</w:t>
            </w:r>
          </w:p>
        </w:tc>
      </w:tr>
      <w:tr w:rsidR="00F8365E" w:rsidRPr="00F8365E" w14:paraId="6EE31350" w14:textId="77777777" w:rsidTr="00F8365E">
        <w:trPr>
          <w:trHeight w:val="300"/>
          <w:jc w:val="center"/>
        </w:trPr>
        <w:tc>
          <w:tcPr>
            <w:tcW w:w="1094" w:type="dxa"/>
            <w:shd w:val="clear" w:color="auto" w:fill="auto"/>
            <w:vAlign w:val="center"/>
            <w:hideMark/>
          </w:tcPr>
          <w:p w14:paraId="28E3CBF5" w14:textId="77777777" w:rsidR="00F61FA1" w:rsidRPr="00F8365E" w:rsidRDefault="00F61FA1" w:rsidP="003C748E">
            <w:pPr>
              <w:tabs>
                <w:tab w:val="clear" w:pos="794"/>
                <w:tab w:val="clear" w:pos="1191"/>
                <w:tab w:val="clear" w:pos="1588"/>
                <w:tab w:val="clear" w:pos="1985"/>
              </w:tabs>
              <w:overflowPunct/>
              <w:autoSpaceDE/>
              <w:autoSpaceDN/>
              <w:adjustRightInd/>
              <w:spacing w:before="0"/>
              <w:jc w:val="center"/>
              <w:textAlignment w:val="auto"/>
              <w:rPr>
                <w:b/>
                <w:bCs/>
                <w:color w:val="000000"/>
                <w:sz w:val="20"/>
                <w:lang w:val="pt-BR" w:eastAsia="pt-BR"/>
              </w:rPr>
            </w:pPr>
            <w:r w:rsidRPr="00F8365E">
              <w:rPr>
                <w:b/>
                <w:bCs/>
                <w:color w:val="000000"/>
                <w:sz w:val="20"/>
                <w:lang w:eastAsia="pt-BR" w:bidi="ar-DZ"/>
              </w:rPr>
              <w:t>2018</w:t>
            </w:r>
          </w:p>
        </w:tc>
        <w:tc>
          <w:tcPr>
            <w:tcW w:w="1040" w:type="dxa"/>
            <w:shd w:val="clear" w:color="auto" w:fill="auto"/>
            <w:vAlign w:val="center"/>
            <w:hideMark/>
          </w:tcPr>
          <w:p w14:paraId="46144D4C" w14:textId="77777777" w:rsidR="00F61FA1" w:rsidRPr="00580EA4" w:rsidRDefault="00F61FA1" w:rsidP="003C748E">
            <w:pPr>
              <w:tabs>
                <w:tab w:val="clear" w:pos="794"/>
                <w:tab w:val="clear" w:pos="1191"/>
                <w:tab w:val="clear" w:pos="1588"/>
                <w:tab w:val="clear" w:pos="1985"/>
              </w:tabs>
              <w:overflowPunct/>
              <w:autoSpaceDE/>
              <w:autoSpaceDN/>
              <w:adjustRightInd/>
              <w:spacing w:before="0"/>
              <w:jc w:val="right"/>
              <w:textAlignment w:val="auto"/>
              <w:rPr>
                <w:color w:val="000000"/>
                <w:sz w:val="20"/>
                <w:lang w:val="pt-BR" w:eastAsia="pt-BR"/>
              </w:rPr>
            </w:pPr>
            <w:r w:rsidRPr="00580EA4">
              <w:rPr>
                <w:color w:val="000000"/>
                <w:sz w:val="20"/>
                <w:lang w:eastAsia="pt-BR" w:bidi="ar-DZ"/>
              </w:rPr>
              <w:t>1.468.836</w:t>
            </w:r>
          </w:p>
        </w:tc>
        <w:tc>
          <w:tcPr>
            <w:tcW w:w="1040" w:type="dxa"/>
            <w:shd w:val="clear" w:color="auto" w:fill="auto"/>
            <w:vAlign w:val="center"/>
            <w:hideMark/>
          </w:tcPr>
          <w:p w14:paraId="13E6278A" w14:textId="77777777" w:rsidR="00F61FA1" w:rsidRPr="00580EA4" w:rsidRDefault="00F61FA1" w:rsidP="003C748E">
            <w:pPr>
              <w:tabs>
                <w:tab w:val="clear" w:pos="794"/>
                <w:tab w:val="clear" w:pos="1191"/>
                <w:tab w:val="clear" w:pos="1588"/>
                <w:tab w:val="clear" w:pos="1985"/>
              </w:tabs>
              <w:overflowPunct/>
              <w:autoSpaceDE/>
              <w:autoSpaceDN/>
              <w:adjustRightInd/>
              <w:spacing w:before="0"/>
              <w:jc w:val="right"/>
              <w:textAlignment w:val="auto"/>
              <w:rPr>
                <w:color w:val="000000"/>
                <w:sz w:val="20"/>
                <w:lang w:val="pt-BR" w:eastAsia="pt-BR"/>
              </w:rPr>
            </w:pPr>
            <w:r w:rsidRPr="00580EA4">
              <w:rPr>
                <w:color w:val="000000"/>
                <w:sz w:val="20"/>
                <w:lang w:eastAsia="pt-BR" w:bidi="ar-DZ"/>
              </w:rPr>
              <w:t>8.254.214</w:t>
            </w:r>
          </w:p>
        </w:tc>
      </w:tr>
      <w:tr w:rsidR="00F8365E" w:rsidRPr="00F8365E" w14:paraId="5017CCDB" w14:textId="77777777" w:rsidTr="00F8365E">
        <w:trPr>
          <w:trHeight w:val="300"/>
          <w:jc w:val="center"/>
        </w:trPr>
        <w:tc>
          <w:tcPr>
            <w:tcW w:w="1094" w:type="dxa"/>
            <w:shd w:val="clear" w:color="auto" w:fill="auto"/>
            <w:vAlign w:val="center"/>
            <w:hideMark/>
          </w:tcPr>
          <w:p w14:paraId="11D8E3EE" w14:textId="77777777" w:rsidR="00F61FA1" w:rsidRPr="00F8365E" w:rsidRDefault="00F61FA1" w:rsidP="003C748E">
            <w:pPr>
              <w:tabs>
                <w:tab w:val="clear" w:pos="794"/>
                <w:tab w:val="clear" w:pos="1191"/>
                <w:tab w:val="clear" w:pos="1588"/>
                <w:tab w:val="clear" w:pos="1985"/>
              </w:tabs>
              <w:overflowPunct/>
              <w:autoSpaceDE/>
              <w:autoSpaceDN/>
              <w:adjustRightInd/>
              <w:spacing w:before="0"/>
              <w:jc w:val="center"/>
              <w:textAlignment w:val="auto"/>
              <w:rPr>
                <w:b/>
                <w:bCs/>
                <w:color w:val="000000"/>
                <w:sz w:val="20"/>
                <w:lang w:val="pt-BR" w:eastAsia="pt-BR"/>
              </w:rPr>
            </w:pPr>
            <w:r w:rsidRPr="00F8365E">
              <w:rPr>
                <w:b/>
                <w:bCs/>
                <w:color w:val="000000"/>
                <w:sz w:val="20"/>
                <w:lang w:eastAsia="pt-BR" w:bidi="ar-DZ"/>
              </w:rPr>
              <w:t>2019</w:t>
            </w:r>
          </w:p>
        </w:tc>
        <w:tc>
          <w:tcPr>
            <w:tcW w:w="1040" w:type="dxa"/>
            <w:shd w:val="clear" w:color="auto" w:fill="auto"/>
            <w:vAlign w:val="center"/>
            <w:hideMark/>
          </w:tcPr>
          <w:p w14:paraId="48ACCBA5" w14:textId="77777777" w:rsidR="00F61FA1" w:rsidRPr="00580EA4" w:rsidRDefault="00F61FA1" w:rsidP="003C748E">
            <w:pPr>
              <w:tabs>
                <w:tab w:val="clear" w:pos="794"/>
                <w:tab w:val="clear" w:pos="1191"/>
                <w:tab w:val="clear" w:pos="1588"/>
                <w:tab w:val="clear" w:pos="1985"/>
              </w:tabs>
              <w:overflowPunct/>
              <w:autoSpaceDE/>
              <w:autoSpaceDN/>
              <w:adjustRightInd/>
              <w:spacing w:before="0"/>
              <w:jc w:val="right"/>
              <w:textAlignment w:val="auto"/>
              <w:rPr>
                <w:color w:val="000000"/>
                <w:sz w:val="20"/>
                <w:lang w:val="pt-BR" w:eastAsia="pt-BR"/>
              </w:rPr>
            </w:pPr>
            <w:r w:rsidRPr="00580EA4">
              <w:rPr>
                <w:color w:val="000000"/>
                <w:sz w:val="20"/>
                <w:lang w:eastAsia="pt-BR" w:bidi="ar-DZ"/>
              </w:rPr>
              <w:t>1.393.223</w:t>
            </w:r>
          </w:p>
        </w:tc>
        <w:tc>
          <w:tcPr>
            <w:tcW w:w="1040" w:type="dxa"/>
            <w:shd w:val="clear" w:color="auto" w:fill="auto"/>
            <w:vAlign w:val="center"/>
            <w:hideMark/>
          </w:tcPr>
          <w:p w14:paraId="280D5CE6" w14:textId="77777777" w:rsidR="00F61FA1" w:rsidRPr="00580EA4" w:rsidRDefault="00F61FA1" w:rsidP="003C748E">
            <w:pPr>
              <w:tabs>
                <w:tab w:val="clear" w:pos="794"/>
                <w:tab w:val="clear" w:pos="1191"/>
                <w:tab w:val="clear" w:pos="1588"/>
                <w:tab w:val="clear" w:pos="1985"/>
              </w:tabs>
              <w:overflowPunct/>
              <w:autoSpaceDE/>
              <w:autoSpaceDN/>
              <w:adjustRightInd/>
              <w:spacing w:before="0"/>
              <w:jc w:val="right"/>
              <w:textAlignment w:val="auto"/>
              <w:rPr>
                <w:color w:val="000000"/>
                <w:sz w:val="20"/>
                <w:lang w:val="pt-BR" w:eastAsia="pt-BR"/>
              </w:rPr>
            </w:pPr>
            <w:r w:rsidRPr="00580EA4">
              <w:rPr>
                <w:color w:val="000000"/>
                <w:sz w:val="20"/>
                <w:lang w:eastAsia="pt-BR" w:bidi="ar-DZ"/>
              </w:rPr>
              <w:t>10.299.236</w:t>
            </w:r>
          </w:p>
        </w:tc>
      </w:tr>
      <w:tr w:rsidR="00F8365E" w:rsidRPr="00F8365E" w14:paraId="3B3853CD" w14:textId="77777777" w:rsidTr="00F8365E">
        <w:trPr>
          <w:trHeight w:val="300"/>
          <w:jc w:val="center"/>
        </w:trPr>
        <w:tc>
          <w:tcPr>
            <w:tcW w:w="1094" w:type="dxa"/>
            <w:shd w:val="clear" w:color="auto" w:fill="auto"/>
            <w:vAlign w:val="center"/>
            <w:hideMark/>
          </w:tcPr>
          <w:p w14:paraId="70C20B24" w14:textId="77777777" w:rsidR="00F61FA1" w:rsidRPr="00F8365E" w:rsidRDefault="00F61FA1" w:rsidP="003C748E">
            <w:pPr>
              <w:tabs>
                <w:tab w:val="clear" w:pos="794"/>
                <w:tab w:val="clear" w:pos="1191"/>
                <w:tab w:val="clear" w:pos="1588"/>
                <w:tab w:val="clear" w:pos="1985"/>
              </w:tabs>
              <w:overflowPunct/>
              <w:autoSpaceDE/>
              <w:autoSpaceDN/>
              <w:adjustRightInd/>
              <w:spacing w:before="0"/>
              <w:jc w:val="center"/>
              <w:textAlignment w:val="auto"/>
              <w:rPr>
                <w:b/>
                <w:bCs/>
                <w:color w:val="000000"/>
                <w:sz w:val="20"/>
                <w:lang w:val="pt-BR" w:eastAsia="pt-BR"/>
              </w:rPr>
            </w:pPr>
            <w:r w:rsidRPr="00F8365E">
              <w:rPr>
                <w:b/>
                <w:bCs/>
                <w:color w:val="000000"/>
                <w:sz w:val="20"/>
                <w:lang w:eastAsia="pt-BR" w:bidi="ar-DZ"/>
              </w:rPr>
              <w:t>2020</w:t>
            </w:r>
          </w:p>
        </w:tc>
        <w:tc>
          <w:tcPr>
            <w:tcW w:w="1040" w:type="dxa"/>
            <w:shd w:val="clear" w:color="auto" w:fill="auto"/>
            <w:vAlign w:val="center"/>
            <w:hideMark/>
          </w:tcPr>
          <w:p w14:paraId="5F3264E1" w14:textId="77777777" w:rsidR="00F61FA1" w:rsidRPr="00580EA4" w:rsidRDefault="00F61FA1" w:rsidP="003C748E">
            <w:pPr>
              <w:tabs>
                <w:tab w:val="clear" w:pos="794"/>
                <w:tab w:val="clear" w:pos="1191"/>
                <w:tab w:val="clear" w:pos="1588"/>
                <w:tab w:val="clear" w:pos="1985"/>
              </w:tabs>
              <w:overflowPunct/>
              <w:autoSpaceDE/>
              <w:autoSpaceDN/>
              <w:adjustRightInd/>
              <w:spacing w:before="0"/>
              <w:jc w:val="right"/>
              <w:textAlignment w:val="auto"/>
              <w:rPr>
                <w:color w:val="000000"/>
                <w:sz w:val="20"/>
                <w:lang w:val="pt-BR" w:eastAsia="pt-BR"/>
              </w:rPr>
            </w:pPr>
            <w:r w:rsidRPr="00580EA4">
              <w:rPr>
                <w:color w:val="000000"/>
                <w:sz w:val="20"/>
                <w:lang w:eastAsia="pt-BR" w:bidi="ar-DZ"/>
              </w:rPr>
              <w:t>1.010.886</w:t>
            </w:r>
          </w:p>
        </w:tc>
        <w:tc>
          <w:tcPr>
            <w:tcW w:w="1040" w:type="dxa"/>
            <w:shd w:val="clear" w:color="auto" w:fill="auto"/>
            <w:vAlign w:val="center"/>
            <w:hideMark/>
          </w:tcPr>
          <w:p w14:paraId="2B54EEDF" w14:textId="77777777" w:rsidR="00F61FA1" w:rsidRPr="00580EA4" w:rsidRDefault="00F61FA1" w:rsidP="003C748E">
            <w:pPr>
              <w:tabs>
                <w:tab w:val="clear" w:pos="794"/>
                <w:tab w:val="clear" w:pos="1191"/>
                <w:tab w:val="clear" w:pos="1588"/>
                <w:tab w:val="clear" w:pos="1985"/>
              </w:tabs>
              <w:overflowPunct/>
              <w:autoSpaceDE/>
              <w:autoSpaceDN/>
              <w:adjustRightInd/>
              <w:spacing w:before="0"/>
              <w:jc w:val="right"/>
              <w:textAlignment w:val="auto"/>
              <w:rPr>
                <w:color w:val="000000"/>
                <w:sz w:val="20"/>
                <w:lang w:val="pt-BR" w:eastAsia="pt-BR"/>
              </w:rPr>
            </w:pPr>
            <w:r w:rsidRPr="00580EA4">
              <w:rPr>
                <w:color w:val="000000"/>
                <w:sz w:val="20"/>
                <w:lang w:eastAsia="pt-BR" w:bidi="ar-DZ"/>
              </w:rPr>
              <w:t>7.335.586</w:t>
            </w:r>
          </w:p>
        </w:tc>
      </w:tr>
      <w:tr w:rsidR="00F8365E" w:rsidRPr="00F8365E" w14:paraId="71F917C4" w14:textId="77777777" w:rsidTr="00F8365E">
        <w:trPr>
          <w:trHeight w:val="300"/>
          <w:jc w:val="center"/>
        </w:trPr>
        <w:tc>
          <w:tcPr>
            <w:tcW w:w="1094" w:type="dxa"/>
            <w:shd w:val="clear" w:color="auto" w:fill="auto"/>
            <w:vAlign w:val="center"/>
            <w:hideMark/>
          </w:tcPr>
          <w:p w14:paraId="20825C85" w14:textId="77777777" w:rsidR="00F61FA1" w:rsidRPr="00F8365E" w:rsidRDefault="00F61FA1" w:rsidP="003C748E">
            <w:pPr>
              <w:tabs>
                <w:tab w:val="clear" w:pos="794"/>
                <w:tab w:val="clear" w:pos="1191"/>
                <w:tab w:val="clear" w:pos="1588"/>
                <w:tab w:val="clear" w:pos="1985"/>
              </w:tabs>
              <w:overflowPunct/>
              <w:autoSpaceDE/>
              <w:autoSpaceDN/>
              <w:adjustRightInd/>
              <w:spacing w:before="0"/>
              <w:jc w:val="center"/>
              <w:textAlignment w:val="auto"/>
              <w:rPr>
                <w:b/>
                <w:bCs/>
                <w:color w:val="000000"/>
                <w:sz w:val="20"/>
                <w:lang w:val="pt-BR" w:eastAsia="pt-BR"/>
              </w:rPr>
            </w:pPr>
            <w:r w:rsidRPr="00F8365E">
              <w:rPr>
                <w:b/>
                <w:bCs/>
                <w:color w:val="000000"/>
                <w:sz w:val="20"/>
                <w:lang w:eastAsia="pt-BR" w:bidi="ar-DZ"/>
              </w:rPr>
              <w:t>2021</w:t>
            </w:r>
          </w:p>
        </w:tc>
        <w:tc>
          <w:tcPr>
            <w:tcW w:w="1040" w:type="dxa"/>
            <w:shd w:val="clear" w:color="auto" w:fill="auto"/>
            <w:vAlign w:val="center"/>
            <w:hideMark/>
          </w:tcPr>
          <w:p w14:paraId="442430B5" w14:textId="77777777" w:rsidR="00F61FA1" w:rsidRPr="00580EA4" w:rsidRDefault="00F61FA1" w:rsidP="003C748E">
            <w:pPr>
              <w:tabs>
                <w:tab w:val="clear" w:pos="794"/>
                <w:tab w:val="clear" w:pos="1191"/>
                <w:tab w:val="clear" w:pos="1588"/>
                <w:tab w:val="clear" w:pos="1985"/>
              </w:tabs>
              <w:overflowPunct/>
              <w:autoSpaceDE/>
              <w:autoSpaceDN/>
              <w:adjustRightInd/>
              <w:spacing w:before="0"/>
              <w:jc w:val="right"/>
              <w:textAlignment w:val="auto"/>
              <w:rPr>
                <w:color w:val="000000"/>
                <w:sz w:val="20"/>
                <w:lang w:val="pt-BR" w:eastAsia="pt-BR"/>
              </w:rPr>
            </w:pPr>
            <w:r w:rsidRPr="00580EA4">
              <w:rPr>
                <w:color w:val="000000"/>
                <w:sz w:val="20"/>
                <w:lang w:eastAsia="pt-BR" w:bidi="ar-DZ"/>
              </w:rPr>
              <w:t>864.849</w:t>
            </w:r>
          </w:p>
        </w:tc>
        <w:tc>
          <w:tcPr>
            <w:tcW w:w="1040" w:type="dxa"/>
            <w:shd w:val="clear" w:color="auto" w:fill="auto"/>
            <w:vAlign w:val="center"/>
            <w:hideMark/>
          </w:tcPr>
          <w:p w14:paraId="3B6D7A27" w14:textId="77777777" w:rsidR="00F61FA1" w:rsidRPr="00580EA4" w:rsidRDefault="00F61FA1" w:rsidP="00580EA4">
            <w:pPr>
              <w:tabs>
                <w:tab w:val="clear" w:pos="794"/>
                <w:tab w:val="clear" w:pos="1191"/>
                <w:tab w:val="clear" w:pos="1588"/>
                <w:tab w:val="clear" w:pos="1985"/>
              </w:tabs>
              <w:overflowPunct/>
              <w:autoSpaceDE/>
              <w:autoSpaceDN/>
              <w:adjustRightInd/>
              <w:spacing w:before="0"/>
              <w:jc w:val="right"/>
              <w:textAlignment w:val="auto"/>
              <w:rPr>
                <w:color w:val="000000"/>
                <w:sz w:val="20"/>
                <w:lang w:val="pt-BR" w:eastAsia="pt-BR"/>
              </w:rPr>
            </w:pPr>
            <w:r w:rsidRPr="00580EA4">
              <w:rPr>
                <w:color w:val="000000"/>
                <w:sz w:val="20"/>
                <w:lang w:eastAsia="pt-BR" w:bidi="ar-DZ"/>
              </w:rPr>
              <w:t>27.997**</w:t>
            </w:r>
          </w:p>
        </w:tc>
      </w:tr>
      <w:tr w:rsidR="00F8365E" w:rsidRPr="00F8365E" w14:paraId="28E5C710" w14:textId="77777777" w:rsidTr="00F8365E">
        <w:trPr>
          <w:trHeight w:val="300"/>
          <w:jc w:val="center"/>
        </w:trPr>
        <w:tc>
          <w:tcPr>
            <w:tcW w:w="1094" w:type="dxa"/>
            <w:shd w:val="clear" w:color="auto" w:fill="auto"/>
            <w:vAlign w:val="center"/>
            <w:hideMark/>
          </w:tcPr>
          <w:p w14:paraId="38E3170E" w14:textId="77777777" w:rsidR="00F61FA1" w:rsidRPr="00F8365E" w:rsidRDefault="00F61FA1" w:rsidP="003C748E">
            <w:pPr>
              <w:tabs>
                <w:tab w:val="clear" w:pos="794"/>
                <w:tab w:val="clear" w:pos="1191"/>
                <w:tab w:val="clear" w:pos="1588"/>
                <w:tab w:val="clear" w:pos="1985"/>
              </w:tabs>
              <w:overflowPunct/>
              <w:autoSpaceDE/>
              <w:autoSpaceDN/>
              <w:adjustRightInd/>
              <w:spacing w:before="0"/>
              <w:jc w:val="center"/>
              <w:textAlignment w:val="auto"/>
              <w:rPr>
                <w:b/>
                <w:bCs/>
                <w:color w:val="000000"/>
                <w:sz w:val="20"/>
                <w:lang w:val="pt-BR" w:eastAsia="pt-BR"/>
              </w:rPr>
            </w:pPr>
            <w:r w:rsidRPr="00F8365E">
              <w:rPr>
                <w:b/>
                <w:bCs/>
                <w:color w:val="000000"/>
                <w:sz w:val="20"/>
                <w:lang w:eastAsia="pt-BR" w:bidi="ar-DZ"/>
              </w:rPr>
              <w:t>2022</w:t>
            </w:r>
          </w:p>
        </w:tc>
        <w:tc>
          <w:tcPr>
            <w:tcW w:w="1040" w:type="dxa"/>
            <w:shd w:val="clear" w:color="auto" w:fill="auto"/>
            <w:vAlign w:val="center"/>
            <w:hideMark/>
          </w:tcPr>
          <w:p w14:paraId="7AF84887" w14:textId="77777777" w:rsidR="00F61FA1" w:rsidRPr="00580EA4" w:rsidRDefault="00F61FA1" w:rsidP="003C748E">
            <w:pPr>
              <w:tabs>
                <w:tab w:val="clear" w:pos="794"/>
                <w:tab w:val="clear" w:pos="1191"/>
                <w:tab w:val="clear" w:pos="1588"/>
                <w:tab w:val="clear" w:pos="1985"/>
              </w:tabs>
              <w:overflowPunct/>
              <w:autoSpaceDE/>
              <w:autoSpaceDN/>
              <w:adjustRightInd/>
              <w:spacing w:before="0"/>
              <w:jc w:val="right"/>
              <w:textAlignment w:val="auto"/>
              <w:rPr>
                <w:color w:val="000000"/>
                <w:sz w:val="20"/>
                <w:lang w:val="pt-BR" w:eastAsia="pt-BR"/>
              </w:rPr>
            </w:pPr>
            <w:r w:rsidRPr="00580EA4">
              <w:rPr>
                <w:color w:val="000000"/>
                <w:sz w:val="20"/>
                <w:lang w:eastAsia="pt-BR" w:bidi="ar-DZ"/>
              </w:rPr>
              <w:t>930.765</w:t>
            </w:r>
          </w:p>
        </w:tc>
        <w:tc>
          <w:tcPr>
            <w:tcW w:w="1040" w:type="dxa"/>
            <w:shd w:val="clear" w:color="auto" w:fill="auto"/>
            <w:vAlign w:val="center"/>
            <w:hideMark/>
          </w:tcPr>
          <w:p w14:paraId="22035815" w14:textId="77777777" w:rsidR="00F61FA1" w:rsidRPr="00580EA4" w:rsidRDefault="00F61FA1" w:rsidP="003C748E">
            <w:pPr>
              <w:tabs>
                <w:tab w:val="clear" w:pos="794"/>
                <w:tab w:val="clear" w:pos="1191"/>
                <w:tab w:val="clear" w:pos="1588"/>
                <w:tab w:val="clear" w:pos="1985"/>
              </w:tabs>
              <w:overflowPunct/>
              <w:autoSpaceDE/>
              <w:autoSpaceDN/>
              <w:adjustRightInd/>
              <w:spacing w:before="0"/>
              <w:jc w:val="right"/>
              <w:textAlignment w:val="auto"/>
              <w:rPr>
                <w:color w:val="000000"/>
                <w:sz w:val="20"/>
                <w:lang w:val="pt-BR" w:eastAsia="pt-BR"/>
              </w:rPr>
            </w:pPr>
            <w:r w:rsidRPr="00580EA4">
              <w:rPr>
                <w:color w:val="000000"/>
                <w:sz w:val="20"/>
                <w:lang w:eastAsia="pt-BR" w:bidi="ar-DZ"/>
              </w:rPr>
              <w:t>25.813</w:t>
            </w:r>
          </w:p>
        </w:tc>
      </w:tr>
      <w:tr w:rsidR="00F8365E" w:rsidRPr="00F8365E" w14:paraId="43BBB193" w14:textId="77777777" w:rsidTr="00F8365E">
        <w:trPr>
          <w:trHeight w:val="300"/>
          <w:jc w:val="center"/>
        </w:trPr>
        <w:tc>
          <w:tcPr>
            <w:tcW w:w="1094" w:type="dxa"/>
            <w:shd w:val="clear" w:color="auto" w:fill="auto"/>
            <w:vAlign w:val="center"/>
            <w:hideMark/>
          </w:tcPr>
          <w:p w14:paraId="22CE1A60" w14:textId="77777777" w:rsidR="00F61FA1" w:rsidRPr="00F8365E" w:rsidRDefault="00F61FA1" w:rsidP="003C748E">
            <w:pPr>
              <w:tabs>
                <w:tab w:val="clear" w:pos="794"/>
                <w:tab w:val="clear" w:pos="1191"/>
                <w:tab w:val="clear" w:pos="1588"/>
                <w:tab w:val="clear" w:pos="1985"/>
              </w:tabs>
              <w:overflowPunct/>
              <w:autoSpaceDE/>
              <w:autoSpaceDN/>
              <w:adjustRightInd/>
              <w:spacing w:before="0"/>
              <w:jc w:val="center"/>
              <w:textAlignment w:val="auto"/>
              <w:rPr>
                <w:b/>
                <w:bCs/>
                <w:color w:val="000000"/>
                <w:sz w:val="20"/>
                <w:lang w:val="pt-BR" w:eastAsia="pt-BR"/>
              </w:rPr>
            </w:pPr>
            <w:r w:rsidRPr="00F8365E">
              <w:rPr>
                <w:b/>
                <w:bCs/>
                <w:color w:val="000000"/>
                <w:sz w:val="20"/>
                <w:lang w:eastAsia="pt-BR" w:bidi="ar-DZ"/>
              </w:rPr>
              <w:t>2023</w:t>
            </w:r>
          </w:p>
        </w:tc>
        <w:tc>
          <w:tcPr>
            <w:tcW w:w="1040" w:type="dxa"/>
            <w:shd w:val="clear" w:color="auto" w:fill="auto"/>
            <w:vAlign w:val="center"/>
            <w:hideMark/>
          </w:tcPr>
          <w:p w14:paraId="57D6898C" w14:textId="2A20B1AE" w:rsidR="00F61FA1" w:rsidRPr="00580EA4" w:rsidRDefault="007C05F0" w:rsidP="003C748E">
            <w:pPr>
              <w:tabs>
                <w:tab w:val="clear" w:pos="794"/>
                <w:tab w:val="clear" w:pos="1191"/>
                <w:tab w:val="clear" w:pos="1588"/>
                <w:tab w:val="clear" w:pos="1985"/>
              </w:tabs>
              <w:overflowPunct/>
              <w:autoSpaceDE/>
              <w:autoSpaceDN/>
              <w:adjustRightInd/>
              <w:spacing w:before="0"/>
              <w:jc w:val="right"/>
              <w:textAlignment w:val="auto"/>
              <w:rPr>
                <w:color w:val="000000"/>
                <w:sz w:val="20"/>
                <w:lang w:val="pt-BR" w:eastAsia="pt-BR"/>
              </w:rPr>
            </w:pPr>
            <w:r w:rsidRPr="00580EA4">
              <w:rPr>
                <w:color w:val="000000"/>
                <w:sz w:val="20"/>
                <w:lang w:eastAsia="pt-BR" w:bidi="ar-DZ"/>
              </w:rPr>
              <w:t>7</w:t>
            </w:r>
            <w:r w:rsidR="00677AB7" w:rsidRPr="00580EA4">
              <w:rPr>
                <w:color w:val="000000"/>
                <w:sz w:val="20"/>
                <w:lang w:eastAsia="pt-BR" w:bidi="ar-DZ"/>
              </w:rPr>
              <w:t>11.716</w:t>
            </w:r>
          </w:p>
        </w:tc>
        <w:tc>
          <w:tcPr>
            <w:tcW w:w="1040" w:type="dxa"/>
            <w:shd w:val="clear" w:color="auto" w:fill="auto"/>
            <w:vAlign w:val="center"/>
            <w:hideMark/>
          </w:tcPr>
          <w:p w14:paraId="5C67B44C" w14:textId="07B2A0C2" w:rsidR="00F61FA1" w:rsidRPr="00580EA4" w:rsidRDefault="00677AB7" w:rsidP="003C748E">
            <w:pPr>
              <w:tabs>
                <w:tab w:val="clear" w:pos="794"/>
                <w:tab w:val="clear" w:pos="1191"/>
                <w:tab w:val="clear" w:pos="1588"/>
                <w:tab w:val="clear" w:pos="1985"/>
              </w:tabs>
              <w:overflowPunct/>
              <w:autoSpaceDE/>
              <w:autoSpaceDN/>
              <w:adjustRightInd/>
              <w:spacing w:before="0"/>
              <w:jc w:val="right"/>
              <w:textAlignment w:val="auto"/>
              <w:rPr>
                <w:color w:val="000000"/>
                <w:sz w:val="20"/>
                <w:lang w:val="pt-BR" w:eastAsia="pt-BR"/>
              </w:rPr>
            </w:pPr>
            <w:r w:rsidRPr="00580EA4">
              <w:rPr>
                <w:color w:val="000000"/>
                <w:sz w:val="20"/>
                <w:lang w:eastAsia="pt-BR" w:bidi="ar-DZ"/>
              </w:rPr>
              <w:t>31.418</w:t>
            </w:r>
          </w:p>
        </w:tc>
      </w:tr>
      <w:tr w:rsidR="00F8365E" w:rsidRPr="00F8365E" w14:paraId="0BE301CD" w14:textId="77777777" w:rsidTr="00F8365E">
        <w:trPr>
          <w:trHeight w:val="300"/>
          <w:jc w:val="center"/>
        </w:trPr>
        <w:tc>
          <w:tcPr>
            <w:tcW w:w="1094" w:type="dxa"/>
            <w:shd w:val="clear" w:color="auto" w:fill="auto"/>
            <w:vAlign w:val="center"/>
          </w:tcPr>
          <w:p w14:paraId="76D73899" w14:textId="77777777" w:rsidR="00F61FA1" w:rsidRPr="00F8365E" w:rsidRDefault="00F61FA1" w:rsidP="003C748E">
            <w:pPr>
              <w:tabs>
                <w:tab w:val="clear" w:pos="794"/>
                <w:tab w:val="clear" w:pos="1191"/>
                <w:tab w:val="clear" w:pos="1588"/>
                <w:tab w:val="clear" w:pos="1985"/>
              </w:tabs>
              <w:overflowPunct/>
              <w:autoSpaceDE/>
              <w:autoSpaceDN/>
              <w:adjustRightInd/>
              <w:spacing w:before="0"/>
              <w:jc w:val="center"/>
              <w:textAlignment w:val="auto"/>
              <w:rPr>
                <w:b/>
                <w:bCs/>
                <w:color w:val="000000"/>
                <w:sz w:val="20"/>
                <w:lang w:eastAsia="pt-BR" w:bidi="ar-DZ"/>
              </w:rPr>
            </w:pPr>
            <w:r w:rsidRPr="00F8365E">
              <w:rPr>
                <w:b/>
                <w:bCs/>
                <w:color w:val="000000"/>
                <w:sz w:val="20"/>
                <w:lang w:eastAsia="pt-BR" w:bidi="ar-DZ"/>
              </w:rPr>
              <w:t>2024</w:t>
            </w:r>
            <w:del w:id="594" w:author="Rafael Andrade Reis de Araujo" w:date="2025-01-20T09:58:00Z" w16du:dateUtc="2025-01-20T12:58:00Z">
              <w:r w:rsidRPr="00F8365E" w:rsidDel="00FA4818">
                <w:rPr>
                  <w:b/>
                  <w:bCs/>
                  <w:color w:val="000000"/>
                  <w:sz w:val="20"/>
                  <w:lang w:eastAsia="pt-BR" w:bidi="ar-DZ"/>
                </w:rPr>
                <w:delText>*</w:delText>
              </w:r>
            </w:del>
          </w:p>
        </w:tc>
        <w:tc>
          <w:tcPr>
            <w:tcW w:w="1040" w:type="dxa"/>
            <w:shd w:val="clear" w:color="auto" w:fill="auto"/>
            <w:vAlign w:val="center"/>
          </w:tcPr>
          <w:p w14:paraId="39A34C14" w14:textId="4B9BDA7D" w:rsidR="00F61FA1" w:rsidRPr="00580EA4" w:rsidRDefault="004C5548" w:rsidP="003C748E">
            <w:pPr>
              <w:tabs>
                <w:tab w:val="clear" w:pos="794"/>
                <w:tab w:val="clear" w:pos="1191"/>
                <w:tab w:val="clear" w:pos="1588"/>
                <w:tab w:val="clear" w:pos="1985"/>
              </w:tabs>
              <w:overflowPunct/>
              <w:autoSpaceDE/>
              <w:autoSpaceDN/>
              <w:adjustRightInd/>
              <w:spacing w:before="0"/>
              <w:jc w:val="right"/>
              <w:textAlignment w:val="auto"/>
              <w:rPr>
                <w:color w:val="000000"/>
                <w:sz w:val="20"/>
                <w:lang w:eastAsia="pt-BR" w:bidi="ar-DZ"/>
              </w:rPr>
            </w:pPr>
            <w:del w:id="595" w:author="Rafael Andrade Reis de Araujo" w:date="2025-01-20T09:59:00Z" w16du:dateUtc="2025-01-20T12:59:00Z">
              <w:r w:rsidRPr="00580EA4" w:rsidDel="00DA3AF3">
                <w:rPr>
                  <w:color w:val="000000"/>
                  <w:sz w:val="20"/>
                  <w:lang w:eastAsia="pt-BR" w:bidi="ar-DZ"/>
                </w:rPr>
                <w:delText>127.571</w:delText>
              </w:r>
            </w:del>
            <w:ins w:id="596" w:author="Rafael Andrade Reis de Araujo" w:date="2025-01-20T09:59:00Z" w16du:dateUtc="2025-01-20T12:59:00Z">
              <w:r w:rsidR="00DA3AF3">
                <w:rPr>
                  <w:color w:val="000000"/>
                  <w:sz w:val="20"/>
                  <w:lang w:eastAsia="pt-BR" w:bidi="ar-DZ"/>
                </w:rPr>
                <w:t>702</w:t>
              </w:r>
            </w:ins>
            <w:ins w:id="597" w:author="Rafael Andrade Reis de Araujo" w:date="2025-01-20T10:00:00Z" w16du:dateUtc="2025-01-20T13:00:00Z">
              <w:r w:rsidR="00F204D3">
                <w:rPr>
                  <w:color w:val="000000"/>
                  <w:sz w:val="20"/>
                  <w:lang w:eastAsia="pt-BR" w:bidi="ar-DZ"/>
                </w:rPr>
                <w:t>.309</w:t>
              </w:r>
            </w:ins>
          </w:p>
        </w:tc>
        <w:tc>
          <w:tcPr>
            <w:tcW w:w="1040" w:type="dxa"/>
            <w:shd w:val="clear" w:color="auto" w:fill="auto"/>
            <w:vAlign w:val="center"/>
          </w:tcPr>
          <w:p w14:paraId="48AA76E7" w14:textId="5F04E742" w:rsidR="00F61FA1" w:rsidRPr="00580EA4" w:rsidRDefault="00A86DA7" w:rsidP="003C748E">
            <w:pPr>
              <w:tabs>
                <w:tab w:val="clear" w:pos="794"/>
                <w:tab w:val="clear" w:pos="1191"/>
                <w:tab w:val="clear" w:pos="1588"/>
                <w:tab w:val="clear" w:pos="1985"/>
              </w:tabs>
              <w:overflowPunct/>
              <w:autoSpaceDE/>
              <w:autoSpaceDN/>
              <w:adjustRightInd/>
              <w:spacing w:before="0"/>
              <w:jc w:val="right"/>
              <w:textAlignment w:val="auto"/>
              <w:rPr>
                <w:color w:val="000000"/>
                <w:sz w:val="20"/>
                <w:lang w:eastAsia="pt-BR" w:bidi="ar-DZ"/>
              </w:rPr>
            </w:pPr>
            <w:del w:id="598" w:author="Rafael Andrade Reis de Araujo" w:date="2025-01-20T09:58:00Z" w16du:dateUtc="2025-01-20T12:58:00Z">
              <w:r w:rsidRPr="00580EA4" w:rsidDel="002518E3">
                <w:rPr>
                  <w:color w:val="000000"/>
                  <w:sz w:val="20"/>
                  <w:lang w:eastAsia="pt-BR" w:bidi="ar-DZ"/>
                </w:rPr>
                <w:delText>4.841</w:delText>
              </w:r>
            </w:del>
            <w:ins w:id="599" w:author="Rafael Andrade Reis de Araujo" w:date="2025-01-20T09:58:00Z" w16du:dateUtc="2025-01-20T12:58:00Z">
              <w:r w:rsidR="002518E3">
                <w:rPr>
                  <w:color w:val="000000"/>
                  <w:sz w:val="20"/>
                  <w:lang w:eastAsia="pt-BR" w:bidi="ar-DZ"/>
                </w:rPr>
                <w:t>28</w:t>
              </w:r>
              <w:r w:rsidR="00FA4818">
                <w:rPr>
                  <w:color w:val="000000"/>
                  <w:sz w:val="20"/>
                  <w:lang w:eastAsia="pt-BR" w:bidi="ar-DZ"/>
                </w:rPr>
                <w:t>.203</w:t>
              </w:r>
            </w:ins>
          </w:p>
        </w:tc>
      </w:tr>
      <w:tr w:rsidR="00F8365E" w:rsidRPr="00F8365E" w14:paraId="6C62B9E0" w14:textId="77777777" w:rsidTr="00F8365E">
        <w:trPr>
          <w:trHeight w:val="300"/>
          <w:jc w:val="center"/>
        </w:trPr>
        <w:tc>
          <w:tcPr>
            <w:tcW w:w="1094" w:type="dxa"/>
            <w:shd w:val="clear" w:color="auto" w:fill="auto"/>
            <w:vAlign w:val="center"/>
            <w:hideMark/>
          </w:tcPr>
          <w:p w14:paraId="78DE5B72" w14:textId="77777777" w:rsidR="00F61FA1" w:rsidRPr="00F8365E" w:rsidRDefault="00F61FA1" w:rsidP="003C748E">
            <w:pPr>
              <w:tabs>
                <w:tab w:val="clear" w:pos="794"/>
                <w:tab w:val="clear" w:pos="1191"/>
                <w:tab w:val="clear" w:pos="1588"/>
                <w:tab w:val="clear" w:pos="1985"/>
              </w:tabs>
              <w:overflowPunct/>
              <w:autoSpaceDE/>
              <w:autoSpaceDN/>
              <w:adjustRightInd/>
              <w:spacing w:before="0"/>
              <w:jc w:val="center"/>
              <w:textAlignment w:val="auto"/>
              <w:rPr>
                <w:b/>
                <w:bCs/>
                <w:color w:val="000000"/>
                <w:sz w:val="20"/>
                <w:lang w:val="pt-BR" w:eastAsia="pt-BR"/>
              </w:rPr>
            </w:pPr>
            <w:r w:rsidRPr="00F8365E">
              <w:rPr>
                <w:b/>
                <w:bCs/>
                <w:color w:val="000000"/>
                <w:sz w:val="20"/>
                <w:lang w:eastAsia="pt-BR" w:bidi="ar-DZ"/>
              </w:rPr>
              <w:t>Total</w:t>
            </w:r>
          </w:p>
        </w:tc>
        <w:tc>
          <w:tcPr>
            <w:tcW w:w="1040" w:type="dxa"/>
            <w:shd w:val="clear" w:color="auto" w:fill="auto"/>
            <w:vAlign w:val="center"/>
            <w:hideMark/>
          </w:tcPr>
          <w:p w14:paraId="056721FF" w14:textId="77D70842" w:rsidR="00F61FA1" w:rsidRPr="00580EA4" w:rsidRDefault="00715542" w:rsidP="003C748E">
            <w:pPr>
              <w:tabs>
                <w:tab w:val="clear" w:pos="794"/>
                <w:tab w:val="clear" w:pos="1191"/>
                <w:tab w:val="clear" w:pos="1588"/>
                <w:tab w:val="clear" w:pos="1985"/>
              </w:tabs>
              <w:overflowPunct/>
              <w:autoSpaceDE/>
              <w:autoSpaceDN/>
              <w:adjustRightInd/>
              <w:spacing w:before="0"/>
              <w:jc w:val="right"/>
              <w:textAlignment w:val="auto"/>
              <w:rPr>
                <w:color w:val="000000"/>
                <w:sz w:val="20"/>
                <w:lang w:val="pt-BR" w:eastAsia="pt-BR"/>
              </w:rPr>
            </w:pPr>
            <w:del w:id="600" w:author="Rafael Andrade Reis de Araujo" w:date="2025-01-20T10:00:00Z" w16du:dateUtc="2025-01-20T13:00:00Z">
              <w:r w:rsidRPr="00580EA4" w:rsidDel="00B27838">
                <w:rPr>
                  <w:color w:val="000000"/>
                  <w:sz w:val="20"/>
                  <w:lang w:eastAsia="pt-BR" w:bidi="ar-DZ"/>
                </w:rPr>
                <w:delText>15.512.572</w:delText>
              </w:r>
            </w:del>
            <w:ins w:id="601" w:author="Rafael Andrade Reis de Araujo" w:date="2025-01-20T10:00:00Z" w16du:dateUtc="2025-01-20T13:00:00Z">
              <w:r w:rsidR="00B27838">
                <w:rPr>
                  <w:color w:val="000000"/>
                  <w:sz w:val="20"/>
                  <w:lang w:eastAsia="pt-BR" w:bidi="ar-DZ"/>
                </w:rPr>
                <w:t>16.342.281</w:t>
              </w:r>
            </w:ins>
          </w:p>
        </w:tc>
        <w:tc>
          <w:tcPr>
            <w:tcW w:w="1040" w:type="dxa"/>
            <w:shd w:val="clear" w:color="auto" w:fill="auto"/>
            <w:vAlign w:val="center"/>
            <w:hideMark/>
          </w:tcPr>
          <w:p w14:paraId="608FF798" w14:textId="118FA4BF" w:rsidR="00F61FA1" w:rsidRPr="00580EA4" w:rsidRDefault="00530A1E" w:rsidP="00580EA4">
            <w:pPr>
              <w:tabs>
                <w:tab w:val="clear" w:pos="794"/>
                <w:tab w:val="clear" w:pos="1191"/>
                <w:tab w:val="clear" w:pos="1588"/>
                <w:tab w:val="clear" w:pos="1985"/>
              </w:tabs>
              <w:overflowPunct/>
              <w:autoSpaceDE/>
              <w:autoSpaceDN/>
              <w:adjustRightInd/>
              <w:spacing w:before="0"/>
              <w:jc w:val="right"/>
              <w:textAlignment w:val="auto"/>
              <w:rPr>
                <w:color w:val="000000"/>
                <w:sz w:val="20"/>
                <w:lang w:val="pt-BR" w:eastAsia="pt-BR"/>
              </w:rPr>
            </w:pPr>
            <w:del w:id="602" w:author="Rafael Andrade Reis de Araujo" w:date="2025-01-20T10:00:00Z" w16du:dateUtc="2025-01-20T13:00:00Z">
              <w:r w:rsidRPr="00580EA4" w:rsidDel="00F204D3">
                <w:rPr>
                  <w:color w:val="000000"/>
                  <w:sz w:val="20"/>
                  <w:lang w:eastAsia="pt-BR" w:bidi="ar-DZ"/>
                </w:rPr>
                <w:delText>90</w:delText>
              </w:r>
              <w:r w:rsidR="00603022" w:rsidRPr="00580EA4" w:rsidDel="00F204D3">
                <w:rPr>
                  <w:color w:val="000000"/>
                  <w:sz w:val="20"/>
                  <w:lang w:eastAsia="pt-BR" w:bidi="ar-DZ"/>
                </w:rPr>
                <w:delText>.069</w:delText>
              </w:r>
            </w:del>
            <w:ins w:id="603" w:author="Rafael Andrade Reis de Araujo" w:date="2025-01-20T10:00:00Z" w16du:dateUtc="2025-01-20T13:00:00Z">
              <w:r w:rsidR="00F204D3">
                <w:rPr>
                  <w:color w:val="000000"/>
                  <w:sz w:val="20"/>
                  <w:lang w:eastAsia="pt-BR" w:bidi="ar-DZ"/>
                </w:rPr>
                <w:t>113.431</w:t>
              </w:r>
            </w:ins>
            <w:r w:rsidR="00F61FA1" w:rsidRPr="00580EA4">
              <w:rPr>
                <w:color w:val="000000"/>
                <w:sz w:val="20"/>
                <w:lang w:eastAsia="pt-BR" w:bidi="ar-DZ"/>
              </w:rPr>
              <w:t>*</w:t>
            </w:r>
            <w:del w:id="604" w:author="Rafael Andrade Reis de Araujo" w:date="2025-01-20T09:59:00Z" w16du:dateUtc="2025-01-20T12:59:00Z">
              <w:r w:rsidR="00F61FA1" w:rsidRPr="00580EA4" w:rsidDel="00FA4818">
                <w:rPr>
                  <w:color w:val="000000"/>
                  <w:sz w:val="20"/>
                  <w:lang w:eastAsia="pt-BR" w:bidi="ar-DZ"/>
                </w:rPr>
                <w:delText>*</w:delText>
              </w:r>
            </w:del>
          </w:p>
        </w:tc>
      </w:tr>
    </w:tbl>
    <w:p w14:paraId="4AC0F711" w14:textId="5F1930E0" w:rsidR="0017581E" w:rsidRPr="0005402F" w:rsidDel="00FA4818" w:rsidRDefault="0017581E" w:rsidP="00757287">
      <w:pPr>
        <w:pStyle w:val="Tabletext"/>
        <w:rPr>
          <w:del w:id="605" w:author="Rafael Andrade Reis de Araujo" w:date="2025-01-20T09:59:00Z" w16du:dateUtc="2025-01-20T12:59:00Z"/>
          <w:sz w:val="24"/>
          <w:szCs w:val="24"/>
          <w:lang w:bidi="ar-DZ"/>
        </w:rPr>
      </w:pPr>
      <w:del w:id="606" w:author="Rafael Andrade Reis de Araujo" w:date="2025-01-20T09:59:00Z" w16du:dateUtc="2025-01-20T12:59:00Z">
        <w:r w:rsidRPr="0005402F" w:rsidDel="00FA4818">
          <w:rPr>
            <w:sz w:val="24"/>
            <w:szCs w:val="24"/>
            <w:lang w:bidi="ar-DZ"/>
          </w:rPr>
          <w:delText>*</w:delText>
        </w:r>
        <w:r w:rsidR="00757287" w:rsidRPr="0005402F" w:rsidDel="00FA4818">
          <w:rPr>
            <w:sz w:val="24"/>
            <w:szCs w:val="24"/>
            <w:lang w:bidi="ar-DZ"/>
          </w:rPr>
          <w:tab/>
        </w:r>
        <w:r w:rsidR="005D0732" w:rsidRPr="0005402F" w:rsidDel="00FA4818">
          <w:rPr>
            <w:sz w:val="24"/>
            <w:szCs w:val="24"/>
            <w:lang w:bidi="ar-DZ"/>
          </w:rPr>
          <w:delText>U</w:delText>
        </w:r>
        <w:r w:rsidRPr="0005402F" w:rsidDel="00FA4818">
          <w:rPr>
            <w:sz w:val="24"/>
            <w:szCs w:val="24"/>
            <w:lang w:bidi="ar-DZ"/>
          </w:rPr>
          <w:delText xml:space="preserve">ntil </w:delText>
        </w:r>
        <w:r w:rsidR="004C5548" w:rsidDel="00FA4818">
          <w:rPr>
            <w:sz w:val="24"/>
            <w:szCs w:val="24"/>
            <w:lang w:bidi="ar-DZ"/>
          </w:rPr>
          <w:delText>February 2024</w:delText>
        </w:r>
      </w:del>
    </w:p>
    <w:p w14:paraId="767E21A0" w14:textId="3392BC0B" w:rsidR="00D21536" w:rsidRPr="0005402F" w:rsidRDefault="0017581E" w:rsidP="00757287">
      <w:pPr>
        <w:pStyle w:val="Tabletext"/>
        <w:ind w:left="284" w:hanging="284"/>
        <w:rPr>
          <w:sz w:val="24"/>
          <w:szCs w:val="24"/>
          <w:lang w:bidi="ar-DZ"/>
        </w:rPr>
      </w:pPr>
      <w:r w:rsidRPr="0005402F">
        <w:rPr>
          <w:sz w:val="24"/>
          <w:szCs w:val="24"/>
          <w:lang w:bidi="ar-DZ"/>
        </w:rPr>
        <w:t>*</w:t>
      </w:r>
      <w:del w:id="607" w:author="Rafael Andrade Reis de Araujo" w:date="2025-01-20T09:59:00Z" w16du:dateUtc="2025-01-20T12:59:00Z">
        <w:r w:rsidRPr="0005402F" w:rsidDel="00FA4818">
          <w:rPr>
            <w:sz w:val="24"/>
            <w:szCs w:val="24"/>
            <w:lang w:bidi="ar-DZ"/>
          </w:rPr>
          <w:delText>*</w:delText>
        </w:r>
      </w:del>
      <w:r w:rsidR="00757287" w:rsidRPr="0005402F">
        <w:rPr>
          <w:sz w:val="24"/>
          <w:szCs w:val="24"/>
          <w:lang w:bidi="ar-DZ"/>
        </w:rPr>
        <w:tab/>
      </w:r>
      <w:r w:rsidRPr="0005402F">
        <w:rPr>
          <w:sz w:val="24"/>
          <w:szCs w:val="24"/>
        </w:rPr>
        <w:t xml:space="preserve">In June 2021, Brazil started to consider all the stolen mobile terminals worldwide that were blocked on GSMA </w:t>
      </w:r>
      <w:r w:rsidR="009A6BEB">
        <w:rPr>
          <w:sz w:val="24"/>
          <w:szCs w:val="24"/>
        </w:rPr>
        <w:t>blocked-list</w:t>
      </w:r>
      <w:r w:rsidRPr="0005402F">
        <w:rPr>
          <w:sz w:val="24"/>
          <w:szCs w:val="24"/>
        </w:rPr>
        <w:t xml:space="preserve">, but only the IMEIs active on the Brazilian </w:t>
      </w:r>
      <w:r w:rsidR="005B22B9" w:rsidRPr="0005402F">
        <w:rPr>
          <w:sz w:val="24"/>
          <w:szCs w:val="24"/>
        </w:rPr>
        <w:t>o</w:t>
      </w:r>
      <w:r w:rsidRPr="0005402F">
        <w:rPr>
          <w:sz w:val="24"/>
          <w:szCs w:val="24"/>
        </w:rPr>
        <w:t xml:space="preserve">perators are now included </w:t>
      </w:r>
      <w:r w:rsidR="005B22B9" w:rsidRPr="0005402F">
        <w:rPr>
          <w:sz w:val="24"/>
          <w:szCs w:val="24"/>
        </w:rPr>
        <w:t>i</w:t>
      </w:r>
      <w:r w:rsidRPr="0005402F">
        <w:rPr>
          <w:sz w:val="24"/>
          <w:szCs w:val="24"/>
        </w:rPr>
        <w:t xml:space="preserve">n the national </w:t>
      </w:r>
      <w:r w:rsidR="009A6BEB">
        <w:rPr>
          <w:sz w:val="24"/>
          <w:szCs w:val="24"/>
        </w:rPr>
        <w:t>blocked-list</w:t>
      </w:r>
      <w:r w:rsidRPr="0005402F">
        <w:rPr>
          <w:sz w:val="24"/>
          <w:szCs w:val="24"/>
        </w:rPr>
        <w:t xml:space="preserve"> database, justifying the relevant decrease seen in the table above</w:t>
      </w:r>
    </w:p>
    <w:p w14:paraId="5FDCFD8B" w14:textId="77777777" w:rsidR="00D21536" w:rsidRPr="0005402F" w:rsidRDefault="00D21536" w:rsidP="00E2726F">
      <w:pPr>
        <w:pStyle w:val="TableNoTitle0"/>
        <w:rPr>
          <w:szCs w:val="24"/>
          <w:lang w:bidi="ar-DZ"/>
        </w:rPr>
      </w:pPr>
      <w:bookmarkStart w:id="608" w:name="_Toc73702152"/>
      <w:bookmarkStart w:id="609" w:name="_Toc74238327"/>
      <w:r w:rsidRPr="0005402F">
        <w:rPr>
          <w:szCs w:val="24"/>
          <w:lang w:bidi="ar-DZ"/>
        </w:rPr>
        <w:t>SIGA – number of blocked devices</w:t>
      </w:r>
      <w:bookmarkEnd w:id="608"/>
      <w:bookmarkEnd w:id="609"/>
    </w:p>
    <w:p w14:paraId="17A7C650" w14:textId="77777777" w:rsidR="0045534F" w:rsidRDefault="0045534F" w:rsidP="00795866">
      <w:pPr>
        <w:pStyle w:val="Tabletext"/>
        <w:rPr>
          <w:sz w:val="24"/>
          <w:szCs w:val="24"/>
          <w:lang w:bidi="ar-DZ"/>
        </w:rPr>
      </w:pPr>
    </w:p>
    <w:tbl>
      <w:tblPr>
        <w:tblW w:w="2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80"/>
        <w:gridCol w:w="1340"/>
      </w:tblGrid>
      <w:tr w:rsidR="0045534F" w:rsidRPr="00C43AD1" w14:paraId="6C6BE20F" w14:textId="77777777" w:rsidTr="00580EA4">
        <w:trPr>
          <w:trHeight w:val="324"/>
          <w:jc w:val="center"/>
        </w:trPr>
        <w:tc>
          <w:tcPr>
            <w:tcW w:w="960" w:type="dxa"/>
            <w:shd w:val="clear" w:color="auto" w:fill="auto"/>
            <w:vAlign w:val="center"/>
            <w:hideMark/>
          </w:tcPr>
          <w:p w14:paraId="6A368A14" w14:textId="77777777" w:rsidR="0045534F" w:rsidRPr="00580EA4" w:rsidRDefault="0045534F" w:rsidP="0045534F">
            <w:pPr>
              <w:tabs>
                <w:tab w:val="clear" w:pos="794"/>
                <w:tab w:val="clear" w:pos="1191"/>
                <w:tab w:val="clear" w:pos="1588"/>
                <w:tab w:val="clear" w:pos="1985"/>
              </w:tabs>
              <w:overflowPunct/>
              <w:autoSpaceDE/>
              <w:autoSpaceDN/>
              <w:adjustRightInd/>
              <w:spacing w:before="0"/>
              <w:jc w:val="center"/>
              <w:textAlignment w:val="auto"/>
              <w:rPr>
                <w:b/>
                <w:bCs/>
                <w:color w:val="000000"/>
                <w:sz w:val="20"/>
                <w:lang w:val="pt-BR" w:eastAsia="pt-BR"/>
              </w:rPr>
            </w:pPr>
            <w:r w:rsidRPr="00580EA4">
              <w:rPr>
                <w:b/>
                <w:bCs/>
                <w:color w:val="000000"/>
                <w:sz w:val="20"/>
                <w:lang w:eastAsia="pt-BR" w:bidi="ar-DZ"/>
              </w:rPr>
              <w:t>2018</w:t>
            </w:r>
          </w:p>
        </w:tc>
        <w:tc>
          <w:tcPr>
            <w:tcW w:w="1060" w:type="dxa"/>
            <w:shd w:val="clear" w:color="auto" w:fill="auto"/>
            <w:vAlign w:val="center"/>
            <w:hideMark/>
          </w:tcPr>
          <w:p w14:paraId="495C13AE" w14:textId="77777777" w:rsidR="0045534F" w:rsidRPr="00580EA4" w:rsidRDefault="0045534F" w:rsidP="0045534F">
            <w:pPr>
              <w:tabs>
                <w:tab w:val="clear" w:pos="794"/>
                <w:tab w:val="clear" w:pos="1191"/>
                <w:tab w:val="clear" w:pos="1588"/>
                <w:tab w:val="clear" w:pos="1985"/>
              </w:tabs>
              <w:overflowPunct/>
              <w:autoSpaceDE/>
              <w:autoSpaceDN/>
              <w:adjustRightInd/>
              <w:spacing w:before="0"/>
              <w:jc w:val="center"/>
              <w:textAlignment w:val="auto"/>
              <w:rPr>
                <w:color w:val="000000"/>
                <w:sz w:val="20"/>
                <w:lang w:val="pt-BR" w:eastAsia="pt-BR"/>
              </w:rPr>
            </w:pPr>
            <w:r w:rsidRPr="00580EA4">
              <w:rPr>
                <w:color w:val="000000"/>
                <w:sz w:val="20"/>
                <w:lang w:eastAsia="pt-BR" w:bidi="ar-DZ"/>
              </w:rPr>
              <w:t>154.689</w:t>
            </w:r>
          </w:p>
        </w:tc>
      </w:tr>
      <w:tr w:rsidR="0045534F" w:rsidRPr="00C43AD1" w14:paraId="7D6AFDA4" w14:textId="77777777" w:rsidTr="00580EA4">
        <w:trPr>
          <w:trHeight w:val="324"/>
          <w:jc w:val="center"/>
        </w:trPr>
        <w:tc>
          <w:tcPr>
            <w:tcW w:w="960" w:type="dxa"/>
            <w:shd w:val="clear" w:color="auto" w:fill="auto"/>
            <w:vAlign w:val="center"/>
            <w:hideMark/>
          </w:tcPr>
          <w:p w14:paraId="01CC5037" w14:textId="77777777" w:rsidR="0045534F" w:rsidRPr="00580EA4" w:rsidRDefault="0045534F" w:rsidP="0045534F">
            <w:pPr>
              <w:tabs>
                <w:tab w:val="clear" w:pos="794"/>
                <w:tab w:val="clear" w:pos="1191"/>
                <w:tab w:val="clear" w:pos="1588"/>
                <w:tab w:val="clear" w:pos="1985"/>
              </w:tabs>
              <w:overflowPunct/>
              <w:autoSpaceDE/>
              <w:autoSpaceDN/>
              <w:adjustRightInd/>
              <w:spacing w:before="0"/>
              <w:jc w:val="center"/>
              <w:textAlignment w:val="auto"/>
              <w:rPr>
                <w:b/>
                <w:bCs/>
                <w:color w:val="000000"/>
                <w:sz w:val="20"/>
                <w:lang w:val="pt-BR" w:eastAsia="pt-BR"/>
              </w:rPr>
            </w:pPr>
            <w:r w:rsidRPr="00580EA4">
              <w:rPr>
                <w:b/>
                <w:bCs/>
                <w:color w:val="000000"/>
                <w:sz w:val="20"/>
                <w:lang w:eastAsia="pt-BR" w:bidi="ar-DZ"/>
              </w:rPr>
              <w:t>2019</w:t>
            </w:r>
          </w:p>
        </w:tc>
        <w:tc>
          <w:tcPr>
            <w:tcW w:w="1060" w:type="dxa"/>
            <w:shd w:val="clear" w:color="auto" w:fill="auto"/>
            <w:vAlign w:val="center"/>
            <w:hideMark/>
          </w:tcPr>
          <w:p w14:paraId="162DFDB6" w14:textId="77777777" w:rsidR="0045534F" w:rsidRPr="00580EA4" w:rsidRDefault="0045534F" w:rsidP="0045534F">
            <w:pPr>
              <w:tabs>
                <w:tab w:val="clear" w:pos="794"/>
                <w:tab w:val="clear" w:pos="1191"/>
                <w:tab w:val="clear" w:pos="1588"/>
                <w:tab w:val="clear" w:pos="1985"/>
              </w:tabs>
              <w:overflowPunct/>
              <w:autoSpaceDE/>
              <w:autoSpaceDN/>
              <w:adjustRightInd/>
              <w:spacing w:before="0"/>
              <w:jc w:val="center"/>
              <w:textAlignment w:val="auto"/>
              <w:rPr>
                <w:color w:val="000000"/>
                <w:sz w:val="20"/>
                <w:lang w:val="pt-BR" w:eastAsia="pt-BR"/>
              </w:rPr>
            </w:pPr>
            <w:r w:rsidRPr="00580EA4">
              <w:rPr>
                <w:color w:val="000000"/>
                <w:sz w:val="20"/>
                <w:lang w:eastAsia="pt-BR" w:bidi="ar-DZ"/>
              </w:rPr>
              <w:t>1.203.152</w:t>
            </w:r>
          </w:p>
        </w:tc>
      </w:tr>
      <w:tr w:rsidR="0045534F" w:rsidRPr="00C43AD1" w14:paraId="12A63DF2" w14:textId="77777777" w:rsidTr="00580EA4">
        <w:trPr>
          <w:trHeight w:val="324"/>
          <w:jc w:val="center"/>
        </w:trPr>
        <w:tc>
          <w:tcPr>
            <w:tcW w:w="960" w:type="dxa"/>
            <w:shd w:val="clear" w:color="auto" w:fill="auto"/>
            <w:vAlign w:val="center"/>
            <w:hideMark/>
          </w:tcPr>
          <w:p w14:paraId="0C917B36" w14:textId="77777777" w:rsidR="0045534F" w:rsidRPr="00580EA4" w:rsidRDefault="0045534F" w:rsidP="0045534F">
            <w:pPr>
              <w:tabs>
                <w:tab w:val="clear" w:pos="794"/>
                <w:tab w:val="clear" w:pos="1191"/>
                <w:tab w:val="clear" w:pos="1588"/>
                <w:tab w:val="clear" w:pos="1985"/>
              </w:tabs>
              <w:overflowPunct/>
              <w:autoSpaceDE/>
              <w:autoSpaceDN/>
              <w:adjustRightInd/>
              <w:spacing w:before="0"/>
              <w:jc w:val="center"/>
              <w:textAlignment w:val="auto"/>
              <w:rPr>
                <w:b/>
                <w:bCs/>
                <w:color w:val="000000"/>
                <w:sz w:val="20"/>
                <w:lang w:val="pt-BR" w:eastAsia="pt-BR"/>
              </w:rPr>
            </w:pPr>
            <w:r w:rsidRPr="00580EA4">
              <w:rPr>
                <w:b/>
                <w:bCs/>
                <w:color w:val="000000"/>
                <w:sz w:val="20"/>
                <w:lang w:eastAsia="pt-BR" w:bidi="ar-DZ"/>
              </w:rPr>
              <w:t>2020</w:t>
            </w:r>
          </w:p>
        </w:tc>
        <w:tc>
          <w:tcPr>
            <w:tcW w:w="1060" w:type="dxa"/>
            <w:shd w:val="clear" w:color="auto" w:fill="auto"/>
            <w:vAlign w:val="center"/>
            <w:hideMark/>
          </w:tcPr>
          <w:p w14:paraId="44307932" w14:textId="77777777" w:rsidR="0045534F" w:rsidRPr="00580EA4" w:rsidRDefault="0045534F" w:rsidP="0045534F">
            <w:pPr>
              <w:tabs>
                <w:tab w:val="clear" w:pos="794"/>
                <w:tab w:val="clear" w:pos="1191"/>
                <w:tab w:val="clear" w:pos="1588"/>
                <w:tab w:val="clear" w:pos="1985"/>
              </w:tabs>
              <w:overflowPunct/>
              <w:autoSpaceDE/>
              <w:autoSpaceDN/>
              <w:adjustRightInd/>
              <w:spacing w:before="0"/>
              <w:jc w:val="center"/>
              <w:textAlignment w:val="auto"/>
              <w:rPr>
                <w:color w:val="000000"/>
                <w:sz w:val="20"/>
                <w:lang w:val="pt-BR" w:eastAsia="pt-BR"/>
              </w:rPr>
            </w:pPr>
            <w:r w:rsidRPr="00580EA4">
              <w:rPr>
                <w:color w:val="000000"/>
                <w:sz w:val="20"/>
                <w:lang w:eastAsia="pt-BR" w:bidi="ar-DZ"/>
              </w:rPr>
              <w:t>735.327</w:t>
            </w:r>
          </w:p>
        </w:tc>
      </w:tr>
      <w:tr w:rsidR="0045534F" w:rsidRPr="00C43AD1" w14:paraId="0C7D8BDE" w14:textId="77777777" w:rsidTr="00580EA4">
        <w:trPr>
          <w:trHeight w:val="324"/>
          <w:jc w:val="center"/>
        </w:trPr>
        <w:tc>
          <w:tcPr>
            <w:tcW w:w="960" w:type="dxa"/>
            <w:shd w:val="clear" w:color="auto" w:fill="auto"/>
            <w:vAlign w:val="center"/>
            <w:hideMark/>
          </w:tcPr>
          <w:p w14:paraId="0EA32B08" w14:textId="77777777" w:rsidR="0045534F" w:rsidRPr="00580EA4" w:rsidRDefault="0045534F" w:rsidP="0045534F">
            <w:pPr>
              <w:tabs>
                <w:tab w:val="clear" w:pos="794"/>
                <w:tab w:val="clear" w:pos="1191"/>
                <w:tab w:val="clear" w:pos="1588"/>
                <w:tab w:val="clear" w:pos="1985"/>
              </w:tabs>
              <w:overflowPunct/>
              <w:autoSpaceDE/>
              <w:autoSpaceDN/>
              <w:adjustRightInd/>
              <w:spacing w:before="0"/>
              <w:jc w:val="center"/>
              <w:textAlignment w:val="auto"/>
              <w:rPr>
                <w:b/>
                <w:bCs/>
                <w:color w:val="000000"/>
                <w:sz w:val="20"/>
                <w:lang w:val="pt-BR" w:eastAsia="pt-BR"/>
              </w:rPr>
            </w:pPr>
            <w:r w:rsidRPr="00580EA4">
              <w:rPr>
                <w:b/>
                <w:bCs/>
                <w:color w:val="000000"/>
                <w:sz w:val="20"/>
                <w:lang w:eastAsia="pt-BR" w:bidi="ar-DZ"/>
              </w:rPr>
              <w:t>2021</w:t>
            </w:r>
          </w:p>
        </w:tc>
        <w:tc>
          <w:tcPr>
            <w:tcW w:w="1060" w:type="dxa"/>
            <w:shd w:val="clear" w:color="auto" w:fill="auto"/>
            <w:vAlign w:val="center"/>
            <w:hideMark/>
          </w:tcPr>
          <w:p w14:paraId="24B69BA3" w14:textId="77777777" w:rsidR="0045534F" w:rsidRPr="00580EA4" w:rsidRDefault="0045534F" w:rsidP="0045534F">
            <w:pPr>
              <w:tabs>
                <w:tab w:val="clear" w:pos="794"/>
                <w:tab w:val="clear" w:pos="1191"/>
                <w:tab w:val="clear" w:pos="1588"/>
                <w:tab w:val="clear" w:pos="1985"/>
              </w:tabs>
              <w:overflowPunct/>
              <w:autoSpaceDE/>
              <w:autoSpaceDN/>
              <w:adjustRightInd/>
              <w:spacing w:before="0"/>
              <w:jc w:val="center"/>
              <w:textAlignment w:val="auto"/>
              <w:rPr>
                <w:color w:val="000000"/>
                <w:sz w:val="20"/>
                <w:lang w:val="pt-BR" w:eastAsia="pt-BR"/>
              </w:rPr>
            </w:pPr>
            <w:r w:rsidRPr="00580EA4">
              <w:rPr>
                <w:color w:val="000000"/>
                <w:sz w:val="20"/>
                <w:lang w:eastAsia="pt-BR" w:bidi="ar-DZ"/>
              </w:rPr>
              <w:t>803.222</w:t>
            </w:r>
          </w:p>
        </w:tc>
      </w:tr>
      <w:tr w:rsidR="0045534F" w:rsidRPr="00C43AD1" w14:paraId="46DB7E4C" w14:textId="77777777" w:rsidTr="00580EA4">
        <w:trPr>
          <w:trHeight w:val="324"/>
          <w:jc w:val="center"/>
        </w:trPr>
        <w:tc>
          <w:tcPr>
            <w:tcW w:w="960" w:type="dxa"/>
            <w:shd w:val="clear" w:color="auto" w:fill="auto"/>
            <w:vAlign w:val="center"/>
            <w:hideMark/>
          </w:tcPr>
          <w:p w14:paraId="476B7A59" w14:textId="77777777" w:rsidR="0045534F" w:rsidRPr="00580EA4" w:rsidRDefault="0045534F" w:rsidP="0045534F">
            <w:pPr>
              <w:tabs>
                <w:tab w:val="clear" w:pos="794"/>
                <w:tab w:val="clear" w:pos="1191"/>
                <w:tab w:val="clear" w:pos="1588"/>
                <w:tab w:val="clear" w:pos="1985"/>
              </w:tabs>
              <w:overflowPunct/>
              <w:autoSpaceDE/>
              <w:autoSpaceDN/>
              <w:adjustRightInd/>
              <w:spacing w:before="0"/>
              <w:jc w:val="center"/>
              <w:textAlignment w:val="auto"/>
              <w:rPr>
                <w:b/>
                <w:bCs/>
                <w:color w:val="000000"/>
                <w:sz w:val="20"/>
                <w:lang w:val="pt-BR" w:eastAsia="pt-BR"/>
              </w:rPr>
            </w:pPr>
            <w:r w:rsidRPr="00580EA4">
              <w:rPr>
                <w:b/>
                <w:bCs/>
                <w:color w:val="000000"/>
                <w:sz w:val="20"/>
                <w:lang w:eastAsia="pt-BR" w:bidi="ar-DZ"/>
              </w:rPr>
              <w:t>2022</w:t>
            </w:r>
          </w:p>
        </w:tc>
        <w:tc>
          <w:tcPr>
            <w:tcW w:w="1060" w:type="dxa"/>
            <w:shd w:val="clear" w:color="auto" w:fill="auto"/>
            <w:vAlign w:val="center"/>
            <w:hideMark/>
          </w:tcPr>
          <w:p w14:paraId="014172BD" w14:textId="77777777" w:rsidR="0045534F" w:rsidRPr="00580EA4" w:rsidRDefault="0045534F" w:rsidP="0045534F">
            <w:pPr>
              <w:tabs>
                <w:tab w:val="clear" w:pos="794"/>
                <w:tab w:val="clear" w:pos="1191"/>
                <w:tab w:val="clear" w:pos="1588"/>
                <w:tab w:val="clear" w:pos="1985"/>
              </w:tabs>
              <w:overflowPunct/>
              <w:autoSpaceDE/>
              <w:autoSpaceDN/>
              <w:adjustRightInd/>
              <w:spacing w:before="0"/>
              <w:jc w:val="center"/>
              <w:textAlignment w:val="auto"/>
              <w:rPr>
                <w:color w:val="000000"/>
                <w:sz w:val="20"/>
                <w:lang w:val="pt-BR" w:eastAsia="pt-BR"/>
              </w:rPr>
            </w:pPr>
            <w:r w:rsidRPr="00580EA4">
              <w:rPr>
                <w:color w:val="000000"/>
                <w:sz w:val="20"/>
                <w:lang w:eastAsia="pt-BR" w:bidi="ar-DZ"/>
              </w:rPr>
              <w:t>697.777</w:t>
            </w:r>
          </w:p>
        </w:tc>
      </w:tr>
      <w:tr w:rsidR="0045534F" w:rsidRPr="00C43AD1" w14:paraId="29F9C6E5" w14:textId="77777777" w:rsidTr="00580EA4">
        <w:trPr>
          <w:trHeight w:val="324"/>
          <w:jc w:val="center"/>
        </w:trPr>
        <w:tc>
          <w:tcPr>
            <w:tcW w:w="960" w:type="dxa"/>
            <w:shd w:val="clear" w:color="auto" w:fill="auto"/>
            <w:vAlign w:val="center"/>
            <w:hideMark/>
          </w:tcPr>
          <w:p w14:paraId="6D8907F1" w14:textId="150527F6" w:rsidR="0045534F" w:rsidRPr="00580EA4" w:rsidRDefault="0045534F" w:rsidP="0045534F">
            <w:pPr>
              <w:tabs>
                <w:tab w:val="clear" w:pos="794"/>
                <w:tab w:val="clear" w:pos="1191"/>
                <w:tab w:val="clear" w:pos="1588"/>
                <w:tab w:val="clear" w:pos="1985"/>
              </w:tabs>
              <w:overflowPunct/>
              <w:autoSpaceDE/>
              <w:autoSpaceDN/>
              <w:adjustRightInd/>
              <w:spacing w:before="0"/>
              <w:jc w:val="center"/>
              <w:textAlignment w:val="auto"/>
              <w:rPr>
                <w:b/>
                <w:bCs/>
                <w:color w:val="000000"/>
                <w:sz w:val="20"/>
                <w:lang w:val="pt-BR" w:eastAsia="pt-BR"/>
              </w:rPr>
            </w:pPr>
            <w:r w:rsidRPr="00580EA4">
              <w:rPr>
                <w:b/>
                <w:bCs/>
                <w:color w:val="000000"/>
                <w:sz w:val="20"/>
                <w:lang w:eastAsia="pt-BR" w:bidi="ar-DZ"/>
              </w:rPr>
              <w:t>2023</w:t>
            </w:r>
          </w:p>
        </w:tc>
        <w:tc>
          <w:tcPr>
            <w:tcW w:w="1060" w:type="dxa"/>
            <w:shd w:val="clear" w:color="auto" w:fill="auto"/>
            <w:vAlign w:val="center"/>
            <w:hideMark/>
          </w:tcPr>
          <w:p w14:paraId="3D02A827" w14:textId="6091E6C8" w:rsidR="0045534F" w:rsidRPr="00580EA4" w:rsidRDefault="00385F42" w:rsidP="0045534F">
            <w:pPr>
              <w:tabs>
                <w:tab w:val="clear" w:pos="794"/>
                <w:tab w:val="clear" w:pos="1191"/>
                <w:tab w:val="clear" w:pos="1588"/>
                <w:tab w:val="clear" w:pos="1985"/>
              </w:tabs>
              <w:overflowPunct/>
              <w:autoSpaceDE/>
              <w:autoSpaceDN/>
              <w:adjustRightInd/>
              <w:spacing w:before="0"/>
              <w:jc w:val="center"/>
              <w:textAlignment w:val="auto"/>
              <w:rPr>
                <w:color w:val="000000"/>
                <w:sz w:val="20"/>
                <w:lang w:val="pt-BR" w:eastAsia="pt-BR"/>
              </w:rPr>
            </w:pPr>
            <w:r>
              <w:rPr>
                <w:color w:val="000000"/>
                <w:sz w:val="20"/>
                <w:lang w:eastAsia="pt-BR" w:bidi="ar-DZ"/>
              </w:rPr>
              <w:t>449</w:t>
            </w:r>
            <w:r w:rsidR="0045534F" w:rsidRPr="00580EA4">
              <w:rPr>
                <w:color w:val="000000"/>
                <w:sz w:val="20"/>
                <w:lang w:eastAsia="pt-BR" w:bidi="ar-DZ"/>
              </w:rPr>
              <w:t>.</w:t>
            </w:r>
            <w:r w:rsidR="000E440A">
              <w:rPr>
                <w:color w:val="000000"/>
                <w:sz w:val="20"/>
                <w:lang w:eastAsia="pt-BR" w:bidi="ar-DZ"/>
              </w:rPr>
              <w:t>888</w:t>
            </w:r>
          </w:p>
        </w:tc>
      </w:tr>
      <w:tr w:rsidR="008C3C8E" w:rsidRPr="008C3C8E" w14:paraId="6DF0C255" w14:textId="77777777" w:rsidTr="00580EA4">
        <w:trPr>
          <w:trHeight w:val="324"/>
          <w:jc w:val="center"/>
        </w:trPr>
        <w:tc>
          <w:tcPr>
            <w:tcW w:w="960" w:type="dxa"/>
            <w:shd w:val="clear" w:color="auto" w:fill="auto"/>
            <w:vAlign w:val="center"/>
          </w:tcPr>
          <w:p w14:paraId="2B0C968A" w14:textId="4CB80C8B" w:rsidR="008C3C8E" w:rsidRPr="008C3C8E" w:rsidRDefault="000E440A" w:rsidP="0045534F">
            <w:pPr>
              <w:tabs>
                <w:tab w:val="clear" w:pos="794"/>
                <w:tab w:val="clear" w:pos="1191"/>
                <w:tab w:val="clear" w:pos="1588"/>
                <w:tab w:val="clear" w:pos="1985"/>
              </w:tabs>
              <w:overflowPunct/>
              <w:autoSpaceDE/>
              <w:autoSpaceDN/>
              <w:adjustRightInd/>
              <w:spacing w:before="0"/>
              <w:jc w:val="center"/>
              <w:textAlignment w:val="auto"/>
              <w:rPr>
                <w:b/>
                <w:bCs/>
                <w:color w:val="000000"/>
                <w:sz w:val="20"/>
                <w:lang w:eastAsia="pt-BR" w:bidi="ar-DZ"/>
              </w:rPr>
            </w:pPr>
            <w:r>
              <w:rPr>
                <w:b/>
                <w:bCs/>
                <w:color w:val="000000"/>
                <w:sz w:val="20"/>
                <w:lang w:eastAsia="pt-BR" w:bidi="ar-DZ"/>
              </w:rPr>
              <w:t>2024</w:t>
            </w:r>
            <w:del w:id="610" w:author="Rafael Andrade Reis de Araujo" w:date="2025-01-20T10:02:00Z" w16du:dateUtc="2025-01-20T13:02:00Z">
              <w:r w:rsidDel="00D76E69">
                <w:rPr>
                  <w:b/>
                  <w:bCs/>
                  <w:color w:val="000000"/>
                  <w:sz w:val="20"/>
                  <w:lang w:eastAsia="pt-BR" w:bidi="ar-DZ"/>
                </w:rPr>
                <w:delText>*</w:delText>
              </w:r>
            </w:del>
          </w:p>
        </w:tc>
        <w:tc>
          <w:tcPr>
            <w:tcW w:w="1060" w:type="dxa"/>
            <w:shd w:val="clear" w:color="auto" w:fill="auto"/>
            <w:vAlign w:val="center"/>
          </w:tcPr>
          <w:p w14:paraId="1CF7EAA0" w14:textId="03545C20" w:rsidR="008C3C8E" w:rsidRPr="008C3C8E" w:rsidRDefault="00762F73" w:rsidP="0045534F">
            <w:pPr>
              <w:tabs>
                <w:tab w:val="clear" w:pos="794"/>
                <w:tab w:val="clear" w:pos="1191"/>
                <w:tab w:val="clear" w:pos="1588"/>
                <w:tab w:val="clear" w:pos="1985"/>
              </w:tabs>
              <w:overflowPunct/>
              <w:autoSpaceDE/>
              <w:autoSpaceDN/>
              <w:adjustRightInd/>
              <w:spacing w:before="0"/>
              <w:jc w:val="center"/>
              <w:textAlignment w:val="auto"/>
              <w:rPr>
                <w:color w:val="000000"/>
                <w:sz w:val="20"/>
                <w:lang w:eastAsia="pt-BR" w:bidi="ar-DZ"/>
              </w:rPr>
            </w:pPr>
            <w:del w:id="611" w:author="Rafael Andrade Reis de Araujo" w:date="2025-01-20T10:02:00Z" w16du:dateUtc="2025-01-20T13:02:00Z">
              <w:r w:rsidDel="00D76E69">
                <w:rPr>
                  <w:color w:val="000000"/>
                  <w:sz w:val="20"/>
                  <w:lang w:eastAsia="pt-BR" w:bidi="ar-DZ"/>
                </w:rPr>
                <w:delText>49.574</w:delText>
              </w:r>
            </w:del>
            <w:ins w:id="612" w:author="Rafael Andrade Reis de Araujo" w:date="2025-01-20T10:02:00Z" w16du:dateUtc="2025-01-20T13:02:00Z">
              <w:r w:rsidR="00D76E69">
                <w:rPr>
                  <w:color w:val="000000"/>
                  <w:sz w:val="20"/>
                  <w:lang w:eastAsia="pt-BR" w:bidi="ar-DZ"/>
                </w:rPr>
                <w:t>275.180</w:t>
              </w:r>
            </w:ins>
          </w:p>
        </w:tc>
      </w:tr>
    </w:tbl>
    <w:p w14:paraId="337497E7" w14:textId="6DD1890C" w:rsidR="00D21536" w:rsidRPr="0020284A" w:rsidDel="00D76E69" w:rsidRDefault="005D0732" w:rsidP="0020284A">
      <w:pPr>
        <w:pStyle w:val="Tabletext"/>
        <w:jc w:val="center"/>
        <w:rPr>
          <w:del w:id="613" w:author="Rafael Andrade Reis de Araujo" w:date="2025-01-20T10:02:00Z" w16du:dateUtc="2025-01-20T13:02:00Z"/>
          <w:i/>
          <w:iCs/>
          <w:sz w:val="21"/>
          <w:szCs w:val="21"/>
          <w:lang w:bidi="ar-DZ"/>
        </w:rPr>
      </w:pPr>
      <w:del w:id="614" w:author="Rafael Andrade Reis de Araujo" w:date="2025-01-20T10:02:00Z" w16du:dateUtc="2025-01-20T13:02:00Z">
        <w:r w:rsidRPr="0020284A" w:rsidDel="00D76E69">
          <w:rPr>
            <w:i/>
            <w:iCs/>
            <w:sz w:val="21"/>
            <w:szCs w:val="21"/>
            <w:lang w:bidi="ar-DZ"/>
          </w:rPr>
          <w:delText>*</w:delText>
        </w:r>
        <w:r w:rsidR="00795866" w:rsidRPr="0020284A" w:rsidDel="00D76E69">
          <w:rPr>
            <w:i/>
            <w:iCs/>
            <w:sz w:val="21"/>
            <w:szCs w:val="21"/>
            <w:lang w:bidi="ar-DZ"/>
          </w:rPr>
          <w:tab/>
        </w:r>
        <w:r w:rsidRPr="0020284A" w:rsidDel="00D76E69">
          <w:rPr>
            <w:i/>
            <w:iCs/>
            <w:sz w:val="21"/>
            <w:szCs w:val="21"/>
            <w:lang w:bidi="ar-DZ"/>
          </w:rPr>
          <w:delText xml:space="preserve">Until </w:delText>
        </w:r>
        <w:r w:rsidR="00762F73" w:rsidRPr="0020284A" w:rsidDel="00D76E69">
          <w:rPr>
            <w:i/>
            <w:iCs/>
            <w:sz w:val="21"/>
            <w:szCs w:val="21"/>
            <w:lang w:bidi="ar-DZ"/>
          </w:rPr>
          <w:delText>February 2024</w:delText>
        </w:r>
      </w:del>
    </w:p>
    <w:p w14:paraId="1AF44127" w14:textId="4600CD47" w:rsidR="00D21536" w:rsidRPr="0005402F" w:rsidRDefault="0093197E" w:rsidP="00795866">
      <w:pPr>
        <w:pStyle w:val="Headingb"/>
        <w:rPr>
          <w:szCs w:val="24"/>
          <w:lang w:eastAsia="ja-JP" w:bidi="ar-DZ"/>
        </w:rPr>
      </w:pPr>
      <w:bookmarkStart w:id="615" w:name="_Toc73702153"/>
      <w:bookmarkStart w:id="616" w:name="_Toc74238328"/>
      <w:r w:rsidRPr="0005402F">
        <w:rPr>
          <w:szCs w:val="24"/>
          <w:lang w:bidi="ar-DZ"/>
        </w:rPr>
        <w:t>7</w:t>
      </w:r>
      <w:r w:rsidRPr="0005402F">
        <w:rPr>
          <w:szCs w:val="24"/>
          <w:lang w:bidi="ar-DZ"/>
        </w:rPr>
        <w:tab/>
      </w:r>
      <w:r w:rsidR="00D21536" w:rsidRPr="0005402F">
        <w:rPr>
          <w:szCs w:val="24"/>
          <w:lang w:bidi="ar-DZ"/>
        </w:rPr>
        <w:t>Roadmap of future planned evolution of the use case</w:t>
      </w:r>
      <w:bookmarkEnd w:id="615"/>
      <w:bookmarkEnd w:id="616"/>
    </w:p>
    <w:p w14:paraId="27742C8B" w14:textId="6E91C967" w:rsidR="00D21536" w:rsidRPr="0005402F" w:rsidRDefault="00795866" w:rsidP="00E962A6">
      <w:pPr>
        <w:pStyle w:val="enumlev1"/>
        <w:keepNext/>
        <w:keepLines/>
        <w:rPr>
          <w:szCs w:val="24"/>
          <w:shd w:val="clear" w:color="auto" w:fill="FFFFFF"/>
        </w:rPr>
      </w:pPr>
      <w:r w:rsidRPr="0005402F">
        <w:rPr>
          <w:szCs w:val="24"/>
        </w:rPr>
        <w:t>•</w:t>
      </w:r>
      <w:r w:rsidR="0093197E" w:rsidRPr="0005402F">
        <w:rPr>
          <w:szCs w:val="24"/>
        </w:rPr>
        <w:tab/>
      </w:r>
      <w:r w:rsidR="00D21536" w:rsidRPr="0005402F">
        <w:rPr>
          <w:szCs w:val="24"/>
          <w:shd w:val="clear" w:color="auto" w:fill="FFFFFF"/>
        </w:rPr>
        <w:t>Consider new reduction of time in-between consumer SMS warning and blockage (SIGA);</w:t>
      </w:r>
    </w:p>
    <w:p w14:paraId="2EDD8CE4" w14:textId="45CB9F4A" w:rsidR="00D21536" w:rsidRPr="0005402F" w:rsidRDefault="00795866" w:rsidP="00795866">
      <w:pPr>
        <w:pStyle w:val="enumlev1"/>
        <w:rPr>
          <w:szCs w:val="24"/>
          <w:shd w:val="clear" w:color="auto" w:fill="FFFFFF"/>
        </w:rPr>
      </w:pPr>
      <w:r w:rsidRPr="0005402F">
        <w:rPr>
          <w:szCs w:val="24"/>
        </w:rPr>
        <w:t>•</w:t>
      </w:r>
      <w:r w:rsidR="0093197E" w:rsidRPr="0005402F">
        <w:rPr>
          <w:szCs w:val="24"/>
        </w:rPr>
        <w:tab/>
      </w:r>
      <w:r w:rsidR="00D21536" w:rsidRPr="0005402F">
        <w:rPr>
          <w:szCs w:val="24"/>
          <w:shd w:val="clear" w:color="auto" w:fill="FFFFFF"/>
        </w:rPr>
        <w:t>Improvement of database information about the blockage (CEMI and SIGA);</w:t>
      </w:r>
    </w:p>
    <w:p w14:paraId="6DE4ECF9" w14:textId="1704FA4C" w:rsidR="0063113E" w:rsidRDefault="00795866" w:rsidP="0063113E">
      <w:pPr>
        <w:pStyle w:val="enumlev1"/>
        <w:rPr>
          <w:ins w:id="617" w:author="Rafael Andrade Reis de Araujo" w:date="2025-01-17T15:16:00Z" w16du:dateUtc="2025-01-17T18:16:00Z"/>
          <w:szCs w:val="24"/>
          <w:shd w:val="clear" w:color="auto" w:fill="FFFFFF"/>
        </w:rPr>
      </w:pPr>
      <w:r w:rsidRPr="0005402F">
        <w:rPr>
          <w:szCs w:val="24"/>
        </w:rPr>
        <w:t>•</w:t>
      </w:r>
      <w:r w:rsidR="0093197E" w:rsidRPr="0005402F">
        <w:rPr>
          <w:szCs w:val="24"/>
        </w:rPr>
        <w:tab/>
      </w:r>
      <w:r w:rsidR="008324A4">
        <w:rPr>
          <w:szCs w:val="24"/>
        </w:rPr>
        <w:t xml:space="preserve">Improvements for </w:t>
      </w:r>
      <w:r w:rsidR="008324A4">
        <w:rPr>
          <w:szCs w:val="24"/>
          <w:shd w:val="clear" w:color="auto" w:fill="FFFFFF"/>
        </w:rPr>
        <w:t>a</w:t>
      </w:r>
      <w:r w:rsidR="008324A4" w:rsidRPr="0005402F">
        <w:rPr>
          <w:szCs w:val="24"/>
          <w:shd w:val="clear" w:color="auto" w:fill="FFFFFF"/>
        </w:rPr>
        <w:t xml:space="preserve">ddressing </w:t>
      </w:r>
      <w:r w:rsidR="00D21536" w:rsidRPr="0005402F">
        <w:rPr>
          <w:szCs w:val="24"/>
          <w:shd w:val="clear" w:color="auto" w:fill="FFFFFF"/>
        </w:rPr>
        <w:t xml:space="preserve">cloned devices </w:t>
      </w:r>
      <w:r w:rsidR="0063113E" w:rsidRPr="0005402F">
        <w:rPr>
          <w:szCs w:val="24"/>
          <w:shd w:val="clear" w:color="auto" w:fill="FFFFFF"/>
        </w:rPr>
        <w:t>(SIGA)</w:t>
      </w:r>
      <w:r w:rsidR="0063113E">
        <w:rPr>
          <w:szCs w:val="24"/>
          <w:shd w:val="clear" w:color="auto" w:fill="FFFFFF"/>
        </w:rPr>
        <w:t>;</w:t>
      </w:r>
    </w:p>
    <w:p w14:paraId="1D010CBF" w14:textId="72646396" w:rsidR="00490223" w:rsidRDefault="00490223" w:rsidP="0063113E">
      <w:pPr>
        <w:pStyle w:val="enumlev1"/>
        <w:rPr>
          <w:szCs w:val="24"/>
          <w:shd w:val="clear" w:color="auto" w:fill="FFFFFF"/>
        </w:rPr>
      </w:pPr>
      <w:ins w:id="618" w:author="Rafael Andrade Reis de Araujo" w:date="2025-01-17T15:16:00Z" w16du:dateUtc="2025-01-17T18:16:00Z">
        <w:r w:rsidRPr="0005402F">
          <w:rPr>
            <w:szCs w:val="24"/>
          </w:rPr>
          <w:t>•</w:t>
        </w:r>
        <w:r w:rsidRPr="0005402F">
          <w:rPr>
            <w:szCs w:val="24"/>
          </w:rPr>
          <w:tab/>
        </w:r>
        <w:r>
          <w:rPr>
            <w:szCs w:val="24"/>
          </w:rPr>
          <w:t xml:space="preserve">Monitoring the effectiveness of </w:t>
        </w:r>
        <w:r w:rsidR="00185B4A">
          <w:rPr>
            <w:szCs w:val="24"/>
          </w:rPr>
          <w:t>project “Celular Seg</w:t>
        </w:r>
      </w:ins>
      <w:ins w:id="619" w:author="Rafael Andrade Reis de Araujo" w:date="2025-01-17T15:17:00Z" w16du:dateUtc="2025-01-17T18:17:00Z">
        <w:r w:rsidR="00185B4A">
          <w:rPr>
            <w:szCs w:val="24"/>
          </w:rPr>
          <w:t>uro”, especially</w:t>
        </w:r>
        <w:r w:rsidR="008B0DD0">
          <w:rPr>
            <w:szCs w:val="24"/>
          </w:rPr>
          <w:t xml:space="preserve"> in regards to dev</w:t>
        </w:r>
      </w:ins>
      <w:ins w:id="620" w:author="Rafael Andrade Reis de Araujo" w:date="2025-01-17T15:18:00Z" w16du:dateUtc="2025-01-17T18:18:00Z">
        <w:r w:rsidR="008B0DD0">
          <w:rPr>
            <w:szCs w:val="24"/>
          </w:rPr>
          <w:t xml:space="preserve">ice recovery procedures, so that </w:t>
        </w:r>
        <w:r w:rsidR="00ED5ABA">
          <w:rPr>
            <w:szCs w:val="24"/>
          </w:rPr>
          <w:t>improvements could identified and implemented.</w:t>
        </w:r>
      </w:ins>
    </w:p>
    <w:p w14:paraId="681718B6" w14:textId="36C9EDA3" w:rsidR="00087E7F" w:rsidRDefault="0063113E" w:rsidP="0063113E">
      <w:pPr>
        <w:pStyle w:val="enumlev1"/>
        <w:rPr>
          <w:szCs w:val="24"/>
          <w:shd w:val="clear" w:color="auto" w:fill="FFFFFF"/>
        </w:rPr>
      </w:pPr>
      <w:r w:rsidRPr="0005402F">
        <w:rPr>
          <w:szCs w:val="24"/>
        </w:rPr>
        <w:t>•</w:t>
      </w:r>
      <w:r w:rsidRPr="0005402F">
        <w:rPr>
          <w:szCs w:val="24"/>
        </w:rPr>
        <w:tab/>
      </w:r>
      <w:del w:id="621" w:author="Rafael Andrade Reis de Araujo" w:date="2025-01-17T12:06:00Z" w16du:dateUtc="2025-01-17T15:06:00Z">
        <w:r w:rsidRPr="00E1637F" w:rsidDel="001C704D">
          <w:rPr>
            <w:szCs w:val="24"/>
          </w:rPr>
          <w:delText xml:space="preserve">Implement improvements in Celular Seguro to prevent incorrect information registration and to appropriately respond users’ blocking requests. Due to misinformation such as manufacture’s name or phone number being registered to another user, the mobile operator </w:delText>
        </w:r>
        <w:r w:rsidRPr="00E1637F" w:rsidDel="001C704D">
          <w:rPr>
            <w:szCs w:val="24"/>
          </w:rPr>
          <w:lastRenderedPageBreak/>
          <w:delText>cannot proceed with the requests. Although the solution is achieving its main objective</w:delText>
        </w:r>
        <w:r w:rsidDel="001C704D">
          <w:rPr>
            <w:szCs w:val="24"/>
          </w:rPr>
          <w:delText>, but other benefits are being considered such as integration with financial institutions.</w:delText>
        </w:r>
      </w:del>
    </w:p>
    <w:p w14:paraId="2B1FC385" w14:textId="77777777" w:rsidR="00B05767" w:rsidRPr="0005402F" w:rsidRDefault="00B05767" w:rsidP="00527CD6">
      <w:pPr>
        <w:pStyle w:val="enumlev1"/>
        <w:ind w:left="0" w:firstLine="0"/>
        <w:rPr>
          <w:szCs w:val="24"/>
          <w:shd w:val="clear" w:color="auto" w:fill="FFFFFF"/>
        </w:rPr>
      </w:pPr>
    </w:p>
    <w:p w14:paraId="6BAA58E4" w14:textId="59F16D12" w:rsidR="00D21536" w:rsidRPr="0005402F" w:rsidRDefault="0093197E" w:rsidP="00C917E8">
      <w:pPr>
        <w:pStyle w:val="Headingb"/>
        <w:rPr>
          <w:szCs w:val="24"/>
          <w:lang w:bidi="ar-DZ"/>
        </w:rPr>
      </w:pPr>
      <w:bookmarkStart w:id="622" w:name="_Toc73702154"/>
      <w:bookmarkStart w:id="623" w:name="_Toc74238329"/>
      <w:r w:rsidRPr="00A64CB7">
        <w:rPr>
          <w:szCs w:val="24"/>
          <w:lang w:bidi="ar-DZ"/>
        </w:rPr>
        <w:t>8</w:t>
      </w:r>
      <w:r w:rsidRPr="00A64CB7">
        <w:rPr>
          <w:szCs w:val="24"/>
          <w:lang w:bidi="ar-DZ"/>
        </w:rPr>
        <w:tab/>
      </w:r>
      <w:r w:rsidR="00D21536" w:rsidRPr="0005402F">
        <w:rPr>
          <w:szCs w:val="24"/>
          <w:lang w:bidi="ar-DZ"/>
        </w:rPr>
        <w:t>Final remarks and conclusion</w:t>
      </w:r>
      <w:bookmarkEnd w:id="622"/>
      <w:bookmarkEnd w:id="623"/>
    </w:p>
    <w:p w14:paraId="01211865" w14:textId="244A5445" w:rsidR="00D21536" w:rsidRDefault="00D21536" w:rsidP="00C917E8">
      <w:pPr>
        <w:rPr>
          <w:szCs w:val="24"/>
        </w:rPr>
      </w:pPr>
      <w:r w:rsidRPr="0005402F">
        <w:rPr>
          <w:szCs w:val="24"/>
        </w:rPr>
        <w:t xml:space="preserve">In the last years, Brazil has been strengthening its framework to combat theft and counterfeit devices. The </w:t>
      </w:r>
      <w:r w:rsidR="002047D8" w:rsidRPr="0005402F">
        <w:rPr>
          <w:szCs w:val="24"/>
        </w:rPr>
        <w:t>n</w:t>
      </w:r>
      <w:r w:rsidRPr="0005402F">
        <w:rPr>
          <w:szCs w:val="24"/>
        </w:rPr>
        <w:t xml:space="preserve">ational </w:t>
      </w:r>
      <w:r w:rsidR="002047D8" w:rsidRPr="0005402F">
        <w:rPr>
          <w:szCs w:val="24"/>
        </w:rPr>
        <w:t>a</w:t>
      </w:r>
      <w:r w:rsidRPr="0005402F">
        <w:rPr>
          <w:szCs w:val="24"/>
        </w:rPr>
        <w:t xml:space="preserve">gency of </w:t>
      </w:r>
      <w:r w:rsidR="002047D8" w:rsidRPr="0005402F">
        <w:rPr>
          <w:szCs w:val="24"/>
        </w:rPr>
        <w:t>t</w:t>
      </w:r>
      <w:r w:rsidRPr="0005402F">
        <w:rPr>
          <w:szCs w:val="24"/>
        </w:rPr>
        <w:t>elecommunications – Anatel</w:t>
      </w:r>
      <w:r w:rsidR="00D74639" w:rsidRPr="0005402F">
        <w:rPr>
          <w:szCs w:val="24"/>
        </w:rPr>
        <w:t> –</w:t>
      </w:r>
      <w:r w:rsidRPr="0005402F">
        <w:rPr>
          <w:szCs w:val="24"/>
        </w:rPr>
        <w:t xml:space="preserve"> act</w:t>
      </w:r>
      <w:r w:rsidR="00FE587A" w:rsidRPr="0005402F">
        <w:rPr>
          <w:szCs w:val="24"/>
        </w:rPr>
        <w:t>s</w:t>
      </w:r>
      <w:r w:rsidRPr="0005402F">
        <w:rPr>
          <w:szCs w:val="24"/>
        </w:rPr>
        <w:t xml:space="preserve"> as a coordinator of the project, being constantly in touch with mobile operators and </w:t>
      </w:r>
      <w:r w:rsidR="00FE587A" w:rsidRPr="0005402F">
        <w:rPr>
          <w:szCs w:val="24"/>
        </w:rPr>
        <w:t xml:space="preserve">the </w:t>
      </w:r>
      <w:r w:rsidRPr="0005402F">
        <w:rPr>
          <w:szCs w:val="24"/>
        </w:rPr>
        <w:t xml:space="preserve">ABR Telecom, which is the entity responsible for administrating these centralized databases. For the future, as pointed </w:t>
      </w:r>
      <w:r w:rsidR="00F95683" w:rsidRPr="0005402F">
        <w:rPr>
          <w:szCs w:val="24"/>
        </w:rPr>
        <w:t xml:space="preserve">out </w:t>
      </w:r>
      <w:r w:rsidRPr="0005402F">
        <w:rPr>
          <w:szCs w:val="24"/>
        </w:rPr>
        <w:t xml:space="preserve">in </w:t>
      </w:r>
      <w:r w:rsidR="005E140A" w:rsidRPr="0005402F">
        <w:rPr>
          <w:szCs w:val="24"/>
        </w:rPr>
        <w:t>clause</w:t>
      </w:r>
      <w:r w:rsidRPr="0005402F">
        <w:rPr>
          <w:szCs w:val="24"/>
        </w:rPr>
        <w:t xml:space="preserve"> 7, Brazil has several challenges ahead and shall pursue improvements of the already deployed solutions.</w:t>
      </w:r>
    </w:p>
    <w:p w14:paraId="6BD3644C" w14:textId="77777777" w:rsidR="004902D8" w:rsidRPr="0005402F" w:rsidRDefault="004902D8" w:rsidP="00C917E8">
      <w:pPr>
        <w:rPr>
          <w:szCs w:val="24"/>
        </w:rPr>
      </w:pPr>
    </w:p>
    <w:p w14:paraId="18BB2365" w14:textId="1FF43C47" w:rsidR="00D21536" w:rsidRPr="0005402F" w:rsidRDefault="00F970E4" w:rsidP="00BD7220">
      <w:pPr>
        <w:pStyle w:val="Heading3"/>
        <w:rPr>
          <w:szCs w:val="24"/>
        </w:rPr>
      </w:pPr>
      <w:bookmarkStart w:id="624" w:name="_Toc73702155"/>
      <w:bookmarkStart w:id="625" w:name="_Toc45033380"/>
      <w:bookmarkStart w:id="626" w:name="_Toc33020270"/>
      <w:bookmarkStart w:id="627" w:name="_Toc25232188"/>
      <w:bookmarkStart w:id="628" w:name="_Toc93310401"/>
      <w:bookmarkStart w:id="629" w:name="_Toc93933320"/>
      <w:bookmarkStart w:id="630" w:name="_Toc93933760"/>
      <w:bookmarkStart w:id="631" w:name="_Toc95137752"/>
      <w:bookmarkStart w:id="632" w:name="_Toc95140228"/>
      <w:bookmarkStart w:id="633" w:name="_Toc95140586"/>
      <w:bookmarkStart w:id="634" w:name="_Toc95146143"/>
      <w:r w:rsidRPr="0005402F">
        <w:rPr>
          <w:szCs w:val="24"/>
        </w:rPr>
        <w:t>I.II.</w:t>
      </w:r>
      <w:r w:rsidR="0093197E" w:rsidRPr="0005402F">
        <w:rPr>
          <w:szCs w:val="24"/>
        </w:rPr>
        <w:t>II</w:t>
      </w:r>
      <w:r w:rsidR="0093197E" w:rsidRPr="0005402F">
        <w:rPr>
          <w:szCs w:val="24"/>
        </w:rPr>
        <w:tab/>
      </w:r>
      <w:r w:rsidR="00603CF4" w:rsidRPr="0005402F">
        <w:rPr>
          <w:szCs w:val="24"/>
        </w:rPr>
        <w:t xml:space="preserve">Republic of </w:t>
      </w:r>
      <w:r w:rsidR="00D21536" w:rsidRPr="0005402F">
        <w:rPr>
          <w:szCs w:val="24"/>
          <w:lang w:bidi="ar-DZ"/>
        </w:rPr>
        <w:t>Colombia</w:t>
      </w:r>
      <w:bookmarkEnd w:id="624"/>
      <w:bookmarkEnd w:id="625"/>
      <w:bookmarkEnd w:id="626"/>
      <w:bookmarkEnd w:id="627"/>
      <w:bookmarkEnd w:id="628"/>
      <w:bookmarkEnd w:id="629"/>
      <w:bookmarkEnd w:id="630"/>
      <w:bookmarkEnd w:id="631"/>
      <w:bookmarkEnd w:id="632"/>
      <w:bookmarkEnd w:id="633"/>
      <w:bookmarkEnd w:id="634"/>
    </w:p>
    <w:p w14:paraId="5E49A61E" w14:textId="7B179594" w:rsidR="00D21536" w:rsidRPr="0005402F" w:rsidRDefault="0093197E" w:rsidP="00716E97">
      <w:pPr>
        <w:pStyle w:val="Headingb"/>
        <w:rPr>
          <w:rFonts w:eastAsia="Calibri"/>
          <w:szCs w:val="24"/>
        </w:rPr>
      </w:pPr>
      <w:bookmarkStart w:id="635" w:name="_Toc73702156"/>
      <w:bookmarkStart w:id="636" w:name="_Toc74238331"/>
      <w:bookmarkStart w:id="637" w:name="_Hlk35872554"/>
      <w:r w:rsidRPr="00A64CB7">
        <w:rPr>
          <w:rFonts w:eastAsia="Calibri"/>
          <w:szCs w:val="24"/>
        </w:rPr>
        <w:t>1</w:t>
      </w:r>
      <w:r w:rsidRPr="00A64CB7">
        <w:rPr>
          <w:rFonts w:eastAsia="Calibri"/>
          <w:szCs w:val="24"/>
        </w:rPr>
        <w:tab/>
      </w:r>
      <w:r w:rsidR="00D21536" w:rsidRPr="0005402F">
        <w:rPr>
          <w:szCs w:val="24"/>
          <w:lang w:bidi="ar-DZ"/>
        </w:rPr>
        <w:t>Common information about use case</w:t>
      </w:r>
      <w:bookmarkEnd w:id="635"/>
      <w:bookmarkEnd w:id="636"/>
    </w:p>
    <w:p w14:paraId="4A76B13A" w14:textId="009D5E5C" w:rsidR="00D21536" w:rsidRPr="0005402F" w:rsidRDefault="0093197E" w:rsidP="00716E97">
      <w:pPr>
        <w:pStyle w:val="Headingb"/>
        <w:rPr>
          <w:szCs w:val="24"/>
        </w:rPr>
      </w:pPr>
      <w:r w:rsidRPr="0005402F">
        <w:rPr>
          <w:szCs w:val="24"/>
        </w:rPr>
        <w:t>1.1</w:t>
      </w:r>
      <w:r w:rsidRPr="0005402F">
        <w:rPr>
          <w:szCs w:val="24"/>
        </w:rPr>
        <w:tab/>
      </w:r>
      <w:r w:rsidR="00D21536" w:rsidRPr="0005402F">
        <w:rPr>
          <w:szCs w:val="24"/>
        </w:rPr>
        <w:t>Title of the use case</w:t>
      </w:r>
    </w:p>
    <w:p w14:paraId="4679E03A" w14:textId="77777777" w:rsidR="00D21536" w:rsidRPr="0005402F" w:rsidRDefault="00D21536" w:rsidP="00716E97">
      <w:pPr>
        <w:rPr>
          <w:szCs w:val="24"/>
        </w:rPr>
      </w:pPr>
      <w:r w:rsidRPr="0005402F">
        <w:rPr>
          <w:szCs w:val="24"/>
        </w:rPr>
        <w:t>The Colombian case study to combat stolen, fraudulent, and counterfeit mobile phones.</w:t>
      </w:r>
    </w:p>
    <w:p w14:paraId="4C9BE8F6" w14:textId="1EDF8927" w:rsidR="00D21536" w:rsidRPr="0005402F" w:rsidRDefault="0093197E" w:rsidP="00716E97">
      <w:pPr>
        <w:pStyle w:val="Headingb"/>
        <w:rPr>
          <w:szCs w:val="24"/>
        </w:rPr>
      </w:pPr>
      <w:r w:rsidRPr="0005402F">
        <w:rPr>
          <w:szCs w:val="24"/>
        </w:rPr>
        <w:t>1.2</w:t>
      </w:r>
      <w:r w:rsidRPr="0005402F">
        <w:rPr>
          <w:szCs w:val="24"/>
        </w:rPr>
        <w:tab/>
      </w:r>
      <w:r w:rsidR="00D21536" w:rsidRPr="0005402F">
        <w:rPr>
          <w:szCs w:val="24"/>
        </w:rPr>
        <w:t>Location where the use case is implemented (country and/or private use case)</w:t>
      </w:r>
    </w:p>
    <w:p w14:paraId="144501AF" w14:textId="77777777" w:rsidR="00D21536" w:rsidRPr="0005402F" w:rsidRDefault="00D21536" w:rsidP="00716E97">
      <w:pPr>
        <w:rPr>
          <w:szCs w:val="24"/>
        </w:rPr>
      </w:pPr>
      <w:r w:rsidRPr="0005402F">
        <w:rPr>
          <w:szCs w:val="24"/>
        </w:rPr>
        <w:t>The Colombian national territory.</w:t>
      </w:r>
    </w:p>
    <w:p w14:paraId="365E41A9" w14:textId="573ECA30" w:rsidR="00D21536" w:rsidRPr="0005402F" w:rsidRDefault="0093197E" w:rsidP="00716E97">
      <w:pPr>
        <w:pStyle w:val="Headingb"/>
        <w:rPr>
          <w:szCs w:val="24"/>
        </w:rPr>
      </w:pPr>
      <w:r w:rsidRPr="0005402F">
        <w:rPr>
          <w:szCs w:val="24"/>
        </w:rPr>
        <w:t>1.3</w:t>
      </w:r>
      <w:r w:rsidRPr="0005402F">
        <w:rPr>
          <w:szCs w:val="24"/>
        </w:rPr>
        <w:tab/>
      </w:r>
      <w:r w:rsidR="00D21536" w:rsidRPr="0005402F">
        <w:rPr>
          <w:szCs w:val="24"/>
        </w:rPr>
        <w:t>Dates of implementation of the use case (month/year)</w:t>
      </w:r>
    </w:p>
    <w:p w14:paraId="5909B4E1" w14:textId="6E948F44" w:rsidR="00D21536" w:rsidRPr="0005402F" w:rsidRDefault="00D21536" w:rsidP="00716E97">
      <w:pPr>
        <w:rPr>
          <w:szCs w:val="24"/>
        </w:rPr>
      </w:pPr>
      <w:r w:rsidRPr="0005402F">
        <w:rPr>
          <w:szCs w:val="24"/>
        </w:rPr>
        <w:t xml:space="preserve">As seen in </w:t>
      </w:r>
      <w:r w:rsidR="004300D7" w:rsidRPr="0005402F">
        <w:rPr>
          <w:szCs w:val="24"/>
        </w:rPr>
        <w:t xml:space="preserve">Figure </w:t>
      </w:r>
      <w:r w:rsidR="00AF3C66" w:rsidRPr="0005402F">
        <w:rPr>
          <w:szCs w:val="24"/>
        </w:rPr>
        <w:t>I.4</w:t>
      </w:r>
      <w:r w:rsidRPr="0005402F">
        <w:rPr>
          <w:szCs w:val="24"/>
        </w:rPr>
        <w:t>, the main implementation dates of the current system are listed below:</w:t>
      </w:r>
    </w:p>
    <w:p w14:paraId="646CF653" w14:textId="54490EA0" w:rsidR="00D21536" w:rsidRPr="0005402F" w:rsidRDefault="00716E97" w:rsidP="00716E97">
      <w:pPr>
        <w:pStyle w:val="enumlev1"/>
        <w:rPr>
          <w:szCs w:val="24"/>
        </w:rPr>
      </w:pPr>
      <w:r w:rsidRPr="0005402F">
        <w:rPr>
          <w:szCs w:val="24"/>
        </w:rPr>
        <w:t>•</w:t>
      </w:r>
      <w:r w:rsidR="0093197E" w:rsidRPr="0005402F">
        <w:rPr>
          <w:szCs w:val="24"/>
        </w:rPr>
        <w:tab/>
      </w:r>
      <w:r w:rsidR="00D21536" w:rsidRPr="0005402F">
        <w:rPr>
          <w:szCs w:val="24"/>
        </w:rPr>
        <w:t xml:space="preserve">2012: </w:t>
      </w:r>
      <w:r w:rsidR="002E7BDA" w:rsidRPr="0005402F">
        <w:rPr>
          <w:szCs w:val="24"/>
        </w:rPr>
        <w:t>T</w:t>
      </w:r>
      <w:r w:rsidR="00D21536" w:rsidRPr="0005402F">
        <w:rPr>
          <w:szCs w:val="24"/>
        </w:rPr>
        <w:t xml:space="preserve">he IMEI blocking system </w:t>
      </w:r>
      <w:r w:rsidR="002E7BDA" w:rsidRPr="0005402F">
        <w:rPr>
          <w:szCs w:val="24"/>
        </w:rPr>
        <w:t xml:space="preserve">is implemented </w:t>
      </w:r>
      <w:r w:rsidR="00D21536" w:rsidRPr="0005402F">
        <w:rPr>
          <w:szCs w:val="24"/>
        </w:rPr>
        <w:t>for stolen and lost phones.</w:t>
      </w:r>
    </w:p>
    <w:p w14:paraId="4332BF25" w14:textId="5D7D9F6F" w:rsidR="00D21536" w:rsidRPr="0005402F" w:rsidRDefault="00716E97" w:rsidP="00716E97">
      <w:pPr>
        <w:pStyle w:val="enumlev1"/>
        <w:rPr>
          <w:szCs w:val="24"/>
        </w:rPr>
      </w:pPr>
      <w:r w:rsidRPr="0005402F">
        <w:rPr>
          <w:szCs w:val="24"/>
        </w:rPr>
        <w:t>•</w:t>
      </w:r>
      <w:r w:rsidR="0093197E" w:rsidRPr="0005402F">
        <w:rPr>
          <w:szCs w:val="24"/>
        </w:rPr>
        <w:tab/>
      </w:r>
      <w:r w:rsidR="00D21536" w:rsidRPr="0005402F">
        <w:rPr>
          <w:szCs w:val="24"/>
        </w:rPr>
        <w:t xml:space="preserve">2013 – April: </w:t>
      </w:r>
      <w:r w:rsidR="00580684" w:rsidRPr="0005402F">
        <w:rPr>
          <w:szCs w:val="24"/>
        </w:rPr>
        <w:t>B</w:t>
      </w:r>
      <w:r w:rsidR="00D21536" w:rsidRPr="0005402F">
        <w:rPr>
          <w:szCs w:val="24"/>
        </w:rPr>
        <w:t xml:space="preserve">locking of </w:t>
      </w:r>
      <w:r w:rsidR="00FA13A6" w:rsidRPr="0005402F">
        <w:rPr>
          <w:szCs w:val="24"/>
        </w:rPr>
        <w:t>n</w:t>
      </w:r>
      <w:r w:rsidR="00D21536" w:rsidRPr="0005402F">
        <w:rPr>
          <w:szCs w:val="24"/>
        </w:rPr>
        <w:t>on-registered phones</w:t>
      </w:r>
      <w:r w:rsidR="00FA13A6" w:rsidRPr="0005402F">
        <w:rPr>
          <w:szCs w:val="24"/>
        </w:rPr>
        <w:t xml:space="preserve"> </w:t>
      </w:r>
      <w:r w:rsidR="003141C0" w:rsidRPr="0005402F">
        <w:rPr>
          <w:szCs w:val="24"/>
        </w:rPr>
        <w:t>are</w:t>
      </w:r>
      <w:r w:rsidR="00FA13A6" w:rsidRPr="0005402F">
        <w:rPr>
          <w:szCs w:val="24"/>
        </w:rPr>
        <w:t xml:space="preserve"> initiated</w:t>
      </w:r>
      <w:r w:rsidR="00D21536" w:rsidRPr="0005402F">
        <w:rPr>
          <w:szCs w:val="24"/>
        </w:rPr>
        <w:t>.</w:t>
      </w:r>
    </w:p>
    <w:p w14:paraId="0CDBC4FD" w14:textId="375A5A96" w:rsidR="00D21536" w:rsidRPr="0005402F" w:rsidRDefault="00716E97" w:rsidP="00716E97">
      <w:pPr>
        <w:pStyle w:val="enumlev1"/>
        <w:rPr>
          <w:szCs w:val="24"/>
        </w:rPr>
      </w:pPr>
      <w:r w:rsidRPr="0005402F">
        <w:rPr>
          <w:szCs w:val="24"/>
        </w:rPr>
        <w:t>•</w:t>
      </w:r>
      <w:r w:rsidR="0093197E" w:rsidRPr="0005402F">
        <w:rPr>
          <w:szCs w:val="24"/>
        </w:rPr>
        <w:tab/>
      </w:r>
      <w:r w:rsidR="00D21536" w:rsidRPr="0005402F">
        <w:rPr>
          <w:szCs w:val="24"/>
        </w:rPr>
        <w:t xml:space="preserve">2016 – October: </w:t>
      </w:r>
      <w:r w:rsidR="00D11CFE" w:rsidRPr="0005402F">
        <w:rPr>
          <w:szCs w:val="24"/>
        </w:rPr>
        <w:t>B</w:t>
      </w:r>
      <w:r w:rsidR="00D21536" w:rsidRPr="0005402F">
        <w:rPr>
          <w:szCs w:val="24"/>
        </w:rPr>
        <w:t>locking of devices with invalid IMEI (not allocated by the GSMA).</w:t>
      </w:r>
    </w:p>
    <w:p w14:paraId="6620C984" w14:textId="20521099" w:rsidR="00D21536" w:rsidRPr="0005402F" w:rsidRDefault="00716E97" w:rsidP="00716E97">
      <w:pPr>
        <w:pStyle w:val="enumlev1"/>
        <w:rPr>
          <w:szCs w:val="24"/>
        </w:rPr>
      </w:pPr>
      <w:r w:rsidRPr="0005402F">
        <w:rPr>
          <w:szCs w:val="24"/>
        </w:rPr>
        <w:t>•</w:t>
      </w:r>
      <w:r w:rsidR="0093197E" w:rsidRPr="0005402F">
        <w:rPr>
          <w:szCs w:val="24"/>
        </w:rPr>
        <w:tab/>
      </w:r>
      <w:r w:rsidR="00D21536" w:rsidRPr="0005402F">
        <w:rPr>
          <w:szCs w:val="24"/>
        </w:rPr>
        <w:t xml:space="preserve">2017 – January: </w:t>
      </w:r>
      <w:r w:rsidR="00766304" w:rsidRPr="0005402F">
        <w:rPr>
          <w:szCs w:val="24"/>
        </w:rPr>
        <w:t>B</w:t>
      </w:r>
      <w:r w:rsidR="00D21536" w:rsidRPr="0005402F">
        <w:rPr>
          <w:szCs w:val="24"/>
        </w:rPr>
        <w:t>locking of counterfeit IMEIs.</w:t>
      </w:r>
    </w:p>
    <w:p w14:paraId="12DFC238" w14:textId="36ECAB3F" w:rsidR="00D21536" w:rsidRPr="0005402F" w:rsidRDefault="00716E97" w:rsidP="00716E97">
      <w:pPr>
        <w:pStyle w:val="enumlev1"/>
        <w:rPr>
          <w:szCs w:val="24"/>
        </w:rPr>
      </w:pPr>
      <w:r w:rsidRPr="0005402F">
        <w:rPr>
          <w:szCs w:val="24"/>
        </w:rPr>
        <w:t>•</w:t>
      </w:r>
      <w:r w:rsidR="0093197E" w:rsidRPr="0005402F">
        <w:rPr>
          <w:szCs w:val="24"/>
        </w:rPr>
        <w:tab/>
      </w:r>
      <w:r w:rsidR="00D21536" w:rsidRPr="0005402F">
        <w:rPr>
          <w:szCs w:val="24"/>
        </w:rPr>
        <w:t xml:space="preserve">2017 – May: </w:t>
      </w:r>
      <w:r w:rsidR="003556F0" w:rsidRPr="0005402F">
        <w:rPr>
          <w:szCs w:val="24"/>
        </w:rPr>
        <w:t>B</w:t>
      </w:r>
      <w:r w:rsidR="00D21536" w:rsidRPr="0005402F">
        <w:rPr>
          <w:szCs w:val="24"/>
        </w:rPr>
        <w:t>locking of non-homologated IMEIs.</w:t>
      </w:r>
      <w:r w:rsidR="008E1A4F" w:rsidRPr="005975C2">
        <w:t xml:space="preserve"> (without the right format)</w:t>
      </w:r>
    </w:p>
    <w:p w14:paraId="2D2A9C16" w14:textId="2B01F1A2" w:rsidR="00D21536" w:rsidRPr="0005402F" w:rsidRDefault="00716E97" w:rsidP="00716E97">
      <w:pPr>
        <w:pStyle w:val="enumlev1"/>
        <w:rPr>
          <w:szCs w:val="24"/>
        </w:rPr>
      </w:pPr>
      <w:r w:rsidRPr="0005402F">
        <w:rPr>
          <w:szCs w:val="24"/>
        </w:rPr>
        <w:t>•</w:t>
      </w:r>
      <w:r w:rsidR="0093197E" w:rsidRPr="0005402F">
        <w:rPr>
          <w:szCs w:val="24"/>
        </w:rPr>
        <w:tab/>
      </w:r>
      <w:r w:rsidR="00D21536" w:rsidRPr="0005402F">
        <w:rPr>
          <w:szCs w:val="24"/>
        </w:rPr>
        <w:t xml:space="preserve">2017 – June: </w:t>
      </w:r>
      <w:r w:rsidR="00091369" w:rsidRPr="0005402F">
        <w:rPr>
          <w:szCs w:val="24"/>
        </w:rPr>
        <w:t>B</w:t>
      </w:r>
      <w:r w:rsidR="00D21536" w:rsidRPr="0005402F">
        <w:rPr>
          <w:szCs w:val="24"/>
        </w:rPr>
        <w:t>locking of duplicated IMEIs.</w:t>
      </w:r>
    </w:p>
    <w:p w14:paraId="641EC7B0" w14:textId="0AC3BFFC" w:rsidR="00014F2B" w:rsidRPr="0005402F" w:rsidRDefault="00014F2B" w:rsidP="00014F2B">
      <w:pPr>
        <w:pStyle w:val="Figure"/>
        <w:rPr>
          <w:szCs w:val="24"/>
        </w:rPr>
      </w:pPr>
      <w:bookmarkStart w:id="638" w:name="_Ref46658306"/>
      <w:r w:rsidRPr="0005402F">
        <w:rPr>
          <w:noProof/>
          <w:szCs w:val="24"/>
          <w:lang w:val="en-US"/>
        </w:rPr>
        <w:lastRenderedPageBreak/>
        <w:drawing>
          <wp:inline distT="0" distB="0" distL="0" distR="0" wp14:anchorId="12A8E916" wp14:editId="0EB5A78B">
            <wp:extent cx="5916180" cy="2834646"/>
            <wp:effectExtent l="0" t="0" r="8890" b="3810"/>
            <wp:docPr id="80" name="Picture 8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Diagram&#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16180" cy="2834646"/>
                    </a:xfrm>
                    <a:prstGeom prst="rect">
                      <a:avLst/>
                    </a:prstGeom>
                  </pic:spPr>
                </pic:pic>
              </a:graphicData>
            </a:graphic>
          </wp:inline>
        </w:drawing>
      </w:r>
    </w:p>
    <w:p w14:paraId="251E1426" w14:textId="4D5322A7" w:rsidR="00014F2B" w:rsidRPr="0005402F" w:rsidRDefault="00014F2B" w:rsidP="00014F2B">
      <w:pPr>
        <w:pStyle w:val="Figurelegend"/>
        <w:rPr>
          <w:sz w:val="24"/>
          <w:szCs w:val="24"/>
        </w:rPr>
      </w:pPr>
      <w:r w:rsidRPr="0005402F">
        <w:rPr>
          <w:sz w:val="24"/>
          <w:szCs w:val="24"/>
        </w:rPr>
        <w:t>Source</w:t>
      </w:r>
      <w:r w:rsidR="00BD7220" w:rsidRPr="0005402F">
        <w:rPr>
          <w:sz w:val="24"/>
          <w:szCs w:val="24"/>
        </w:rPr>
        <w:t>:</w:t>
      </w:r>
      <w:r w:rsidRPr="0005402F">
        <w:rPr>
          <w:sz w:val="24"/>
          <w:szCs w:val="24"/>
        </w:rPr>
        <w:t xml:space="preserve"> CRC</w:t>
      </w:r>
      <w:r w:rsidR="00BD7220" w:rsidRPr="0005402F">
        <w:rPr>
          <w:sz w:val="24"/>
          <w:szCs w:val="24"/>
        </w:rPr>
        <w:t>.</w:t>
      </w:r>
    </w:p>
    <w:p w14:paraId="56B2C53E" w14:textId="049FAF0B" w:rsidR="00D21536" w:rsidRPr="0005402F" w:rsidRDefault="00D21536" w:rsidP="00014F2B">
      <w:pPr>
        <w:pStyle w:val="FigureNoTitle0"/>
        <w:rPr>
          <w:szCs w:val="24"/>
        </w:rPr>
      </w:pPr>
      <w:r w:rsidRPr="0005402F">
        <w:rPr>
          <w:szCs w:val="24"/>
        </w:rPr>
        <w:t xml:space="preserve">Figure </w:t>
      </w:r>
      <w:r w:rsidR="0035568C" w:rsidRPr="0005402F">
        <w:rPr>
          <w:noProof/>
          <w:szCs w:val="24"/>
        </w:rPr>
        <w:t>I.4</w:t>
      </w:r>
      <w:bookmarkEnd w:id="638"/>
      <w:r w:rsidR="00014F2B" w:rsidRPr="0005402F">
        <w:rPr>
          <w:szCs w:val="24"/>
        </w:rPr>
        <w:t xml:space="preserve"> –</w:t>
      </w:r>
      <w:r w:rsidRPr="0005402F">
        <w:rPr>
          <w:szCs w:val="24"/>
        </w:rPr>
        <w:t xml:space="preserve"> Timeline of the adoption of the different IMEI control phases</w:t>
      </w:r>
    </w:p>
    <w:p w14:paraId="00141AB3" w14:textId="40AF398B" w:rsidR="00D21536" w:rsidRPr="0005402F" w:rsidRDefault="0093197E" w:rsidP="00014F2B">
      <w:pPr>
        <w:pStyle w:val="Headingb"/>
        <w:rPr>
          <w:szCs w:val="24"/>
        </w:rPr>
      </w:pPr>
      <w:r w:rsidRPr="0005402F">
        <w:rPr>
          <w:szCs w:val="24"/>
        </w:rPr>
        <w:t>1.4</w:t>
      </w:r>
      <w:r w:rsidRPr="0005402F">
        <w:rPr>
          <w:szCs w:val="24"/>
        </w:rPr>
        <w:tab/>
      </w:r>
      <w:r w:rsidR="00D21536" w:rsidRPr="0005402F">
        <w:rPr>
          <w:szCs w:val="24"/>
        </w:rPr>
        <w:t>Source (ITU Member)</w:t>
      </w:r>
    </w:p>
    <w:p w14:paraId="1E50FA9A" w14:textId="04332AA0" w:rsidR="00D21536" w:rsidRPr="0005402F" w:rsidRDefault="00014F2B" w:rsidP="00014F2B">
      <w:pPr>
        <w:pStyle w:val="enumlev1"/>
        <w:rPr>
          <w:szCs w:val="24"/>
        </w:rPr>
      </w:pPr>
      <w:r w:rsidRPr="0005402F">
        <w:rPr>
          <w:szCs w:val="24"/>
        </w:rPr>
        <w:t>•</w:t>
      </w:r>
      <w:r w:rsidR="0093197E" w:rsidRPr="0005402F">
        <w:rPr>
          <w:szCs w:val="24"/>
        </w:rPr>
        <w:tab/>
      </w:r>
      <w:r w:rsidR="00D21536" w:rsidRPr="0005402F">
        <w:rPr>
          <w:szCs w:val="24"/>
        </w:rPr>
        <w:t xml:space="preserve">Communications </w:t>
      </w:r>
      <w:r w:rsidR="008E1A4F" w:rsidRPr="005975C2">
        <w:t>Regulation Commission</w:t>
      </w:r>
      <w:r w:rsidR="00D21536" w:rsidRPr="0005402F">
        <w:rPr>
          <w:szCs w:val="24"/>
        </w:rPr>
        <w:t xml:space="preserve"> (CRC)</w:t>
      </w:r>
    </w:p>
    <w:p w14:paraId="23AABAEB" w14:textId="5041A183" w:rsidR="00D21536" w:rsidRPr="0005402F" w:rsidRDefault="00014F2B" w:rsidP="00014F2B">
      <w:pPr>
        <w:pStyle w:val="enumlev1"/>
        <w:rPr>
          <w:szCs w:val="24"/>
        </w:rPr>
      </w:pPr>
      <w:r w:rsidRPr="0005402F">
        <w:rPr>
          <w:szCs w:val="24"/>
        </w:rPr>
        <w:t>•</w:t>
      </w:r>
      <w:r w:rsidR="0093197E" w:rsidRPr="0005402F">
        <w:rPr>
          <w:szCs w:val="24"/>
        </w:rPr>
        <w:tab/>
      </w:r>
      <w:r w:rsidR="00894970" w:rsidRPr="0005402F">
        <w:rPr>
          <w:szCs w:val="24"/>
        </w:rPr>
        <w:t>"</w:t>
      </w:r>
      <w:r w:rsidR="00D21536" w:rsidRPr="0005402F">
        <w:rPr>
          <w:szCs w:val="24"/>
        </w:rPr>
        <w:t>Using IMEI control systems to combat stolen, fraudulent, and counterfeit mobile phones: A Colombia case study</w:t>
      </w:r>
      <w:r w:rsidR="00894970" w:rsidRPr="0005402F">
        <w:rPr>
          <w:szCs w:val="24"/>
        </w:rPr>
        <w:t>"</w:t>
      </w:r>
      <w:r w:rsidR="00D21536" w:rsidRPr="0005402F">
        <w:rPr>
          <w:szCs w:val="24"/>
        </w:rPr>
        <w:t xml:space="preserve">. </w:t>
      </w:r>
      <w:r w:rsidR="005F3F8F" w:rsidRPr="0005402F">
        <w:rPr>
          <w:szCs w:val="24"/>
        </w:rPr>
        <w:t>April</w:t>
      </w:r>
      <w:r w:rsidR="00F72017" w:rsidRPr="0005402F">
        <w:rPr>
          <w:szCs w:val="24"/>
        </w:rPr>
        <w:t>,</w:t>
      </w:r>
      <w:r w:rsidR="00D21536" w:rsidRPr="0005402F">
        <w:rPr>
          <w:szCs w:val="24"/>
        </w:rPr>
        <w:t xml:space="preserve"> 2018 </w:t>
      </w:r>
      <w:r w:rsidR="00F72017" w:rsidRPr="0005402F">
        <w:rPr>
          <w:szCs w:val="24"/>
        </w:rPr>
        <w:t xml:space="preserve">by </w:t>
      </w:r>
      <w:r w:rsidR="00D21536" w:rsidRPr="0005402F">
        <w:rPr>
          <w:szCs w:val="24"/>
        </w:rPr>
        <w:t>Jay Gumbiner</w:t>
      </w:r>
      <w:r w:rsidR="00D74639" w:rsidRPr="0005402F">
        <w:rPr>
          <w:szCs w:val="24"/>
        </w:rPr>
        <w:t> –</w:t>
      </w:r>
      <w:r w:rsidR="00D21536" w:rsidRPr="0005402F">
        <w:rPr>
          <w:szCs w:val="24"/>
        </w:rPr>
        <w:t xml:space="preserve"> IDC Latin America</w:t>
      </w:r>
      <w:r w:rsidR="00D1133E" w:rsidRPr="0005402F">
        <w:rPr>
          <w:szCs w:val="24"/>
        </w:rPr>
        <w:t>.</w:t>
      </w:r>
    </w:p>
    <w:p w14:paraId="67D189BB" w14:textId="370700EA" w:rsidR="00D21536" w:rsidRPr="0005402F" w:rsidRDefault="00D21536" w:rsidP="00014F2B">
      <w:pPr>
        <w:pStyle w:val="Headingb"/>
        <w:rPr>
          <w:szCs w:val="24"/>
        </w:rPr>
      </w:pPr>
      <w:r w:rsidRPr="0005402F">
        <w:rPr>
          <w:szCs w:val="24"/>
        </w:rPr>
        <w:t>2</w:t>
      </w:r>
      <w:r w:rsidRPr="0005402F">
        <w:rPr>
          <w:szCs w:val="24"/>
        </w:rPr>
        <w:tab/>
        <w:t>Scope</w:t>
      </w:r>
    </w:p>
    <w:p w14:paraId="6C9DCC42" w14:textId="521BEF90" w:rsidR="00D21536" w:rsidRPr="0005402F" w:rsidRDefault="008E1A4F" w:rsidP="00014F2B">
      <w:pPr>
        <w:rPr>
          <w:szCs w:val="24"/>
        </w:rPr>
      </w:pPr>
      <w:r w:rsidRPr="005975C2">
        <w:t>Initially designed to help combat the growth of stolen phones within the country, in 2011 Colombia's government, in collaboration with diﬀerent sectors such as defense, ICT, retail, and customs, among others, through the national telecommunications regulator CRC (Comisión de Regulación de Comunicaciones – Communications Regulation Commission) and MinTIC (Ministerio de Tecnologías de la Información y las Comunicaciones – Ministry of Information Technology and Communications) developed and implemented a technology-based system to enable identification, registration, and network access management of devices connecting to the nation’s cellular networks</w:t>
      </w:r>
      <w:r w:rsidR="00D21536" w:rsidRPr="0005402F">
        <w:rPr>
          <w:szCs w:val="24"/>
        </w:rPr>
        <w:t>.</w:t>
      </w:r>
    </w:p>
    <w:p w14:paraId="7CB1ED72" w14:textId="14C25323" w:rsidR="00D21536" w:rsidRPr="0005402F" w:rsidRDefault="00D21536" w:rsidP="00014F2B">
      <w:pPr>
        <w:pStyle w:val="Headingb"/>
        <w:rPr>
          <w:szCs w:val="24"/>
        </w:rPr>
      </w:pPr>
      <w:r w:rsidRPr="0005402F">
        <w:rPr>
          <w:szCs w:val="24"/>
        </w:rPr>
        <w:t>3</w:t>
      </w:r>
      <w:r w:rsidRPr="0005402F">
        <w:rPr>
          <w:szCs w:val="24"/>
        </w:rPr>
        <w:tab/>
        <w:t xml:space="preserve">Common </w:t>
      </w:r>
      <w:r w:rsidR="008E1A4F" w:rsidRPr="008E1A4F">
        <w:t xml:space="preserve">statistic for </w:t>
      </w:r>
      <w:r w:rsidR="008E1A4F" w:rsidRPr="005975C2">
        <w:t>country’s</w:t>
      </w:r>
      <w:r w:rsidR="008E1A4F" w:rsidRPr="008E1A4F">
        <w:t xml:space="preserve"> use</w:t>
      </w:r>
      <w:r w:rsidRPr="0005402F">
        <w:rPr>
          <w:szCs w:val="24"/>
        </w:rPr>
        <w:t xml:space="preserve"> case</w:t>
      </w:r>
    </w:p>
    <w:p w14:paraId="50EF16CA" w14:textId="3315F2DB" w:rsidR="00D21536" w:rsidRPr="0005402F" w:rsidRDefault="0093197E" w:rsidP="00014F2B">
      <w:pPr>
        <w:pStyle w:val="Headingb"/>
        <w:rPr>
          <w:szCs w:val="24"/>
        </w:rPr>
      </w:pPr>
      <w:r w:rsidRPr="0005402F">
        <w:rPr>
          <w:szCs w:val="24"/>
        </w:rPr>
        <w:t>3.1</w:t>
      </w:r>
      <w:r w:rsidRPr="0005402F">
        <w:rPr>
          <w:szCs w:val="24"/>
        </w:rPr>
        <w:tab/>
      </w:r>
      <w:r w:rsidR="00D21536" w:rsidRPr="0005402F">
        <w:rPr>
          <w:szCs w:val="24"/>
        </w:rPr>
        <w:t>Telecommunication statistic (e.g.</w:t>
      </w:r>
      <w:r w:rsidR="0050590A" w:rsidRPr="0005402F">
        <w:rPr>
          <w:szCs w:val="24"/>
        </w:rPr>
        <w:t>,</w:t>
      </w:r>
      <w:r w:rsidR="00D21536" w:rsidRPr="0005402F">
        <w:rPr>
          <w:szCs w:val="24"/>
        </w:rPr>
        <w:t xml:space="preserve"> number of users of mobile devices, operators, etc.)</w:t>
      </w:r>
    </w:p>
    <w:p w14:paraId="7F4A1E44" w14:textId="7DFC27CC" w:rsidR="00D21536" w:rsidRPr="0005402F" w:rsidRDefault="004300D7" w:rsidP="00014F2B">
      <w:pPr>
        <w:rPr>
          <w:szCs w:val="24"/>
        </w:rPr>
      </w:pPr>
      <w:r w:rsidRPr="0005402F">
        <w:rPr>
          <w:szCs w:val="24"/>
        </w:rPr>
        <w:t xml:space="preserve">Figure </w:t>
      </w:r>
      <w:r w:rsidR="00AF3C66" w:rsidRPr="0005402F">
        <w:rPr>
          <w:szCs w:val="24"/>
        </w:rPr>
        <w:t>I.5</w:t>
      </w:r>
      <w:r w:rsidR="00D21536" w:rsidRPr="0005402F">
        <w:rPr>
          <w:szCs w:val="24"/>
        </w:rPr>
        <w:t xml:space="preserve"> shows the relate</w:t>
      </w:r>
      <w:r w:rsidR="001B1914" w:rsidRPr="0005402F">
        <w:rPr>
          <w:szCs w:val="24"/>
        </w:rPr>
        <w:t>d</w:t>
      </w:r>
      <w:r w:rsidR="00D21536" w:rsidRPr="0005402F">
        <w:rPr>
          <w:szCs w:val="24"/>
        </w:rPr>
        <w:t xml:space="preserve"> statistics about the projections made for the </w:t>
      </w:r>
      <w:bookmarkStart w:id="639" w:name="_Hlk165727330"/>
      <w:r w:rsidR="006764BD" w:rsidRPr="0005402F">
        <w:t>next years</w:t>
      </w:r>
      <w:bookmarkEnd w:id="639"/>
      <w:r w:rsidR="00D21536" w:rsidRPr="0005402F">
        <w:rPr>
          <w:szCs w:val="24"/>
        </w:rPr>
        <w:t xml:space="preserve"> for mobile line subscriptions and the comparison with the growth in the use of </w:t>
      </w:r>
      <w:r w:rsidR="003A7E38" w:rsidRPr="0005402F">
        <w:rPr>
          <w:szCs w:val="24"/>
        </w:rPr>
        <w:t>s</w:t>
      </w:r>
      <w:r w:rsidR="00D21536" w:rsidRPr="0005402F">
        <w:rPr>
          <w:szCs w:val="24"/>
        </w:rPr>
        <w:t>martphone-type devices.</w:t>
      </w:r>
    </w:p>
    <w:p w14:paraId="423D5565" w14:textId="4D77ABC1" w:rsidR="00014F2B" w:rsidRPr="0005402F" w:rsidRDefault="00014F2B" w:rsidP="00014F2B">
      <w:pPr>
        <w:pStyle w:val="Figure"/>
        <w:rPr>
          <w:szCs w:val="24"/>
        </w:rPr>
      </w:pPr>
      <w:bookmarkStart w:id="640" w:name="_Ref46685663"/>
      <w:r w:rsidRPr="0005402F">
        <w:rPr>
          <w:noProof/>
          <w:szCs w:val="24"/>
          <w:lang w:val="en-US"/>
        </w:rPr>
        <w:lastRenderedPageBreak/>
        <w:drawing>
          <wp:inline distT="0" distB="0" distL="0" distR="0" wp14:anchorId="0304DF7D" wp14:editId="6C7D8CA4">
            <wp:extent cx="4404369" cy="2624333"/>
            <wp:effectExtent l="0" t="0" r="0" b="508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404369" cy="2624333"/>
                    </a:xfrm>
                    <a:prstGeom prst="rect">
                      <a:avLst/>
                    </a:prstGeom>
                  </pic:spPr>
                </pic:pic>
              </a:graphicData>
            </a:graphic>
          </wp:inline>
        </w:drawing>
      </w:r>
    </w:p>
    <w:p w14:paraId="44EA2F90" w14:textId="0D6C2BBB" w:rsidR="00014F2B" w:rsidRPr="0005402F" w:rsidRDefault="00014F2B" w:rsidP="00014F2B">
      <w:pPr>
        <w:pStyle w:val="Figurelegend"/>
        <w:rPr>
          <w:sz w:val="24"/>
          <w:szCs w:val="24"/>
        </w:rPr>
      </w:pPr>
      <w:r w:rsidRPr="0005402F">
        <w:rPr>
          <w:sz w:val="24"/>
          <w:szCs w:val="24"/>
        </w:rPr>
        <w:t>Source</w:t>
      </w:r>
      <w:r w:rsidR="00BD7220" w:rsidRPr="0005402F">
        <w:rPr>
          <w:sz w:val="24"/>
          <w:szCs w:val="24"/>
        </w:rPr>
        <w:t>:</w:t>
      </w:r>
      <w:r w:rsidRPr="0005402F">
        <w:rPr>
          <w:sz w:val="24"/>
          <w:szCs w:val="24"/>
        </w:rPr>
        <w:t xml:space="preserve"> Projections – Global Data.</w:t>
      </w:r>
    </w:p>
    <w:p w14:paraId="59782391" w14:textId="4E2EC23F" w:rsidR="00D21536" w:rsidRPr="0005402F" w:rsidRDefault="00D21536" w:rsidP="00014F2B">
      <w:pPr>
        <w:pStyle w:val="FigureNoTitle0"/>
        <w:rPr>
          <w:szCs w:val="24"/>
        </w:rPr>
      </w:pPr>
      <w:r w:rsidRPr="0005402F">
        <w:rPr>
          <w:szCs w:val="24"/>
        </w:rPr>
        <w:t xml:space="preserve">Figure </w:t>
      </w:r>
      <w:r w:rsidR="0035568C" w:rsidRPr="0005402F">
        <w:rPr>
          <w:szCs w:val="24"/>
        </w:rPr>
        <w:t>I.5</w:t>
      </w:r>
      <w:bookmarkEnd w:id="640"/>
      <w:r w:rsidRPr="0005402F">
        <w:rPr>
          <w:szCs w:val="24"/>
        </w:rPr>
        <w:t xml:space="preserve"> </w:t>
      </w:r>
      <w:r w:rsidR="00014F2B" w:rsidRPr="0005402F">
        <w:rPr>
          <w:szCs w:val="24"/>
        </w:rPr>
        <w:t xml:space="preserve">– </w:t>
      </w:r>
      <w:r w:rsidRPr="0005402F">
        <w:rPr>
          <w:szCs w:val="24"/>
        </w:rPr>
        <w:t>Mobile and smartphone subscriptions. [x 1000]</w:t>
      </w:r>
    </w:p>
    <w:p w14:paraId="5603E08C" w14:textId="4D8FC541" w:rsidR="00D21536" w:rsidRPr="0005402F" w:rsidRDefault="008E1A4F" w:rsidP="00014F2B">
      <w:pPr>
        <w:pStyle w:val="Normalaftertitle"/>
        <w:rPr>
          <w:szCs w:val="24"/>
        </w:rPr>
      </w:pPr>
      <w:r w:rsidRPr="005975C2">
        <w:t>This figure presents the adoption of smartphone devices and the growth of the total number of users with active lines in the country in recent years; as shown, this behaviour is projected to remain in the upcoming years, closing the gap between these two variables</w:t>
      </w:r>
      <w:r w:rsidR="00D21536" w:rsidRPr="0005402F">
        <w:rPr>
          <w:szCs w:val="24"/>
        </w:rPr>
        <w:t xml:space="preserve">. </w:t>
      </w:r>
    </w:p>
    <w:p w14:paraId="6DCA4734" w14:textId="77777777" w:rsidR="00D21536" w:rsidRPr="0005402F" w:rsidRDefault="00D21536" w:rsidP="00014F2B">
      <w:pPr>
        <w:rPr>
          <w:szCs w:val="24"/>
          <w:highlight w:val="green"/>
        </w:rPr>
      </w:pPr>
      <w:r w:rsidRPr="0005402F">
        <w:rPr>
          <w:szCs w:val="24"/>
        </w:rPr>
        <w:t xml:space="preserve">This information is relevant, considering that these types of devices are commonly associated with the highest crime rates in Colombia. </w:t>
      </w:r>
    </w:p>
    <w:p w14:paraId="041A88C2" w14:textId="1473A1E1" w:rsidR="00D21536" w:rsidRPr="0005402F" w:rsidRDefault="0093197E" w:rsidP="00402AE0">
      <w:pPr>
        <w:pStyle w:val="Headingb"/>
        <w:rPr>
          <w:szCs w:val="24"/>
        </w:rPr>
      </w:pPr>
      <w:bookmarkStart w:id="641" w:name="_Toc93933321"/>
      <w:r w:rsidRPr="0005402F">
        <w:rPr>
          <w:szCs w:val="24"/>
        </w:rPr>
        <w:t>3.2</w:t>
      </w:r>
      <w:r w:rsidRPr="0005402F">
        <w:rPr>
          <w:szCs w:val="24"/>
        </w:rPr>
        <w:tab/>
      </w:r>
      <w:r w:rsidR="00D21536" w:rsidRPr="0005402F">
        <w:rPr>
          <w:szCs w:val="24"/>
        </w:rPr>
        <w:t>Statistic of the problem (e.g.</w:t>
      </w:r>
      <w:r w:rsidR="0050590A" w:rsidRPr="0005402F">
        <w:rPr>
          <w:szCs w:val="24"/>
        </w:rPr>
        <w:t>,</w:t>
      </w:r>
      <w:r w:rsidR="00D21536" w:rsidRPr="0005402F">
        <w:rPr>
          <w:szCs w:val="24"/>
        </w:rPr>
        <w:t xml:space="preserve"> number of counterfeit devices, stolen devices, etc.)</w:t>
      </w:r>
      <w:bookmarkEnd w:id="641"/>
    </w:p>
    <w:p w14:paraId="42FC3AA8" w14:textId="5BBE8A53" w:rsidR="008E1A4F" w:rsidRPr="005975C2" w:rsidRDefault="00780DC0" w:rsidP="008E1A4F">
      <w:r w:rsidRPr="0005402F">
        <w:t xml:space="preserve">Figure I.6 </w:t>
      </w:r>
      <w:r>
        <w:t xml:space="preserve">illustrates </w:t>
      </w:r>
      <w:r w:rsidRPr="0005402F">
        <w:t xml:space="preserve">the </w:t>
      </w:r>
      <w:r>
        <w:t xml:space="preserve">monthly average statistics of reported </w:t>
      </w:r>
      <w:r w:rsidRPr="0005402F">
        <w:t>devices for the "</w:t>
      </w:r>
      <w:r w:rsidRPr="0005402F">
        <w:rPr>
          <w:iCs/>
        </w:rPr>
        <w:t>stolen</w:t>
      </w:r>
      <w:r w:rsidRPr="0005402F">
        <w:t>" and "lost" typologies from 2013 to</w:t>
      </w:r>
      <w:r w:rsidR="008E1A4F" w:rsidRPr="005975C2">
        <w:t xml:space="preserve"> 2023; it should be emphasized that approximately 100 thousand devices are reported and blocked under the typology "stolen" every </w:t>
      </w:r>
      <w:bookmarkStart w:id="642" w:name="_Ref46687666"/>
      <w:r w:rsidR="008E1A4F" w:rsidRPr="005975C2">
        <w:t>month.</w:t>
      </w:r>
    </w:p>
    <w:p w14:paraId="3167B891" w14:textId="77777777" w:rsidR="008E1A4F" w:rsidRPr="005975C2" w:rsidRDefault="008E1A4F" w:rsidP="008E1A4F">
      <w:pPr>
        <w:keepNext/>
        <w:keepLines/>
        <w:spacing w:before="240" w:after="120"/>
        <w:jc w:val="center"/>
        <w:rPr>
          <w:lang w:val="en-US"/>
        </w:rPr>
      </w:pPr>
      <w:r w:rsidRPr="005975C2">
        <w:rPr>
          <w:noProof/>
        </w:rPr>
        <w:drawing>
          <wp:inline distT="0" distB="0" distL="0" distR="0" wp14:anchorId="56F9A800" wp14:editId="42AEF52C">
            <wp:extent cx="3818535" cy="2490972"/>
            <wp:effectExtent l="0" t="0" r="0" b="5080"/>
            <wp:docPr id="487784074" name="Imagen 2"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84074" name="Imagen 2" descr="Gráfico, Gráfico de líneas&#10;&#10;Descripción generada automáticament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25088" cy="2495247"/>
                    </a:xfrm>
                    <a:prstGeom prst="rect">
                      <a:avLst/>
                    </a:prstGeom>
                    <a:noFill/>
                  </pic:spPr>
                </pic:pic>
              </a:graphicData>
            </a:graphic>
          </wp:inline>
        </w:drawing>
      </w:r>
    </w:p>
    <w:p w14:paraId="04CD1F25" w14:textId="7A176C2A" w:rsidR="00CC084E" w:rsidRPr="0005402F" w:rsidRDefault="008E1A4F" w:rsidP="008E1A4F">
      <w:pPr>
        <w:rPr>
          <w:szCs w:val="24"/>
        </w:rPr>
      </w:pPr>
      <w:r w:rsidRPr="001B0F5B">
        <w:t xml:space="preserve">Source: </w:t>
      </w:r>
      <w:r w:rsidR="00FE6809" w:rsidRPr="0005402F">
        <w:rPr>
          <w:szCs w:val="24"/>
        </w:rPr>
        <w:t>CRC</w:t>
      </w:r>
      <w:r w:rsidR="00FE6809">
        <w:rPr>
          <w:szCs w:val="24"/>
        </w:rPr>
        <w:t>, 2023</w:t>
      </w:r>
      <w:r w:rsidR="00FE6809" w:rsidRPr="0005402F">
        <w:rPr>
          <w:szCs w:val="24"/>
        </w:rPr>
        <w:t>.</w:t>
      </w:r>
    </w:p>
    <w:p w14:paraId="76795D0C" w14:textId="02B7522D" w:rsidR="00D21536" w:rsidRPr="0005402F" w:rsidRDefault="00D21536" w:rsidP="00CC084E">
      <w:pPr>
        <w:pStyle w:val="FigureNoTitle0"/>
        <w:rPr>
          <w:szCs w:val="24"/>
        </w:rPr>
      </w:pPr>
      <w:r w:rsidRPr="0005402F">
        <w:rPr>
          <w:szCs w:val="24"/>
        </w:rPr>
        <w:t xml:space="preserve">Figure </w:t>
      </w:r>
      <w:r w:rsidR="0035568C" w:rsidRPr="0005402F">
        <w:rPr>
          <w:noProof/>
          <w:szCs w:val="24"/>
        </w:rPr>
        <w:t>I.6</w:t>
      </w:r>
      <w:bookmarkEnd w:id="642"/>
      <w:r w:rsidR="00CC084E" w:rsidRPr="0005402F">
        <w:rPr>
          <w:szCs w:val="24"/>
        </w:rPr>
        <w:t xml:space="preserve"> –</w:t>
      </w:r>
      <w:r w:rsidRPr="0005402F">
        <w:rPr>
          <w:szCs w:val="24"/>
        </w:rPr>
        <w:t xml:space="preserve"> Monthly </w:t>
      </w:r>
      <w:r w:rsidR="007D5308" w:rsidRPr="0005402F">
        <w:rPr>
          <w:szCs w:val="24"/>
        </w:rPr>
        <w:t>a</w:t>
      </w:r>
      <w:r w:rsidRPr="0005402F">
        <w:rPr>
          <w:szCs w:val="24"/>
        </w:rPr>
        <w:t>verage of reported stolen and lost devices</w:t>
      </w:r>
    </w:p>
    <w:p w14:paraId="0197ACF2" w14:textId="4584D4EE" w:rsidR="0090719F" w:rsidRDefault="008E1A4F" w:rsidP="0090719F">
      <w:pPr>
        <w:pStyle w:val="Normalaftertitle"/>
        <w:rPr>
          <w:szCs w:val="24"/>
        </w:rPr>
      </w:pPr>
      <w:r w:rsidRPr="005975C2">
        <w:lastRenderedPageBreak/>
        <w:t xml:space="preserve">Figure I.7 shows the statistics of the monthly average of blocked IMEIs because of IMEI duplication or because the IMEI is identified as invalid; as seen, these types of blocking methods were implemented in 2017 and represent an important number of </w:t>
      </w:r>
      <w:bookmarkStart w:id="643" w:name="_Ref46688918"/>
      <w:r w:rsidR="0090719F" w:rsidRPr="0005402F">
        <w:rPr>
          <w:szCs w:val="24"/>
        </w:rPr>
        <w:t>devices.</w:t>
      </w:r>
    </w:p>
    <w:p w14:paraId="32D276C3" w14:textId="77777777" w:rsidR="0090719F" w:rsidRPr="00042507" w:rsidRDefault="0090719F" w:rsidP="00580EA4">
      <w:pPr>
        <w:jc w:val="center"/>
        <w:rPr>
          <w:rFonts w:eastAsiaTheme="minorEastAsia"/>
          <w:szCs w:val="24"/>
        </w:rPr>
      </w:pPr>
      <w:r>
        <w:rPr>
          <w:noProof/>
        </w:rPr>
        <w:drawing>
          <wp:inline distT="0" distB="0" distL="0" distR="0" wp14:anchorId="1FFEF1CB" wp14:editId="5D1FC1D1">
            <wp:extent cx="3990975" cy="2390978"/>
            <wp:effectExtent l="0" t="0" r="0" b="9525"/>
            <wp:docPr id="2110601476" name="Imagen 7"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01476" name="Imagen 7" descr="Gráfico, Gráfico de líneas&#10;&#10;Descripción generada automáticament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008363" cy="2401395"/>
                    </a:xfrm>
                    <a:prstGeom prst="rect">
                      <a:avLst/>
                    </a:prstGeom>
                    <a:noFill/>
                  </pic:spPr>
                </pic:pic>
              </a:graphicData>
            </a:graphic>
          </wp:inline>
        </w:drawing>
      </w:r>
    </w:p>
    <w:p w14:paraId="44F26F8D" w14:textId="0A3EA2F9" w:rsidR="007152E7" w:rsidRPr="0005402F" w:rsidRDefault="0090719F" w:rsidP="0090719F">
      <w:pPr>
        <w:pStyle w:val="Normalaftertitle"/>
        <w:rPr>
          <w:szCs w:val="24"/>
        </w:rPr>
      </w:pPr>
      <w:r w:rsidRPr="0005402F">
        <w:rPr>
          <w:szCs w:val="24"/>
        </w:rPr>
        <w:t>Source: CRC</w:t>
      </w:r>
      <w:r>
        <w:rPr>
          <w:szCs w:val="24"/>
        </w:rPr>
        <w:t>, 2023</w:t>
      </w:r>
      <w:r w:rsidRPr="0005402F">
        <w:rPr>
          <w:szCs w:val="24"/>
        </w:rPr>
        <w:t>.</w:t>
      </w:r>
    </w:p>
    <w:p w14:paraId="3B2F7485" w14:textId="77777777" w:rsidR="00284B1F" w:rsidRDefault="00D21536" w:rsidP="00284B1F">
      <w:pPr>
        <w:pStyle w:val="FigureNoTitle0"/>
        <w:rPr>
          <w:szCs w:val="24"/>
        </w:rPr>
      </w:pPr>
      <w:r w:rsidRPr="0005402F">
        <w:rPr>
          <w:szCs w:val="24"/>
        </w:rPr>
        <w:t xml:space="preserve">Figure </w:t>
      </w:r>
      <w:r w:rsidR="0035568C" w:rsidRPr="0005402F">
        <w:rPr>
          <w:szCs w:val="24"/>
        </w:rPr>
        <w:t>I.7</w:t>
      </w:r>
      <w:bookmarkEnd w:id="643"/>
      <w:r w:rsidR="007152E7" w:rsidRPr="0005402F">
        <w:rPr>
          <w:szCs w:val="24"/>
        </w:rPr>
        <w:t xml:space="preserve"> –</w:t>
      </w:r>
      <w:r w:rsidRPr="0005402F">
        <w:rPr>
          <w:szCs w:val="24"/>
        </w:rPr>
        <w:t xml:space="preserve"> Monthly average of reported devices with duplicated or invalid </w:t>
      </w:r>
      <w:r w:rsidR="00284B1F" w:rsidRPr="0005402F">
        <w:rPr>
          <w:szCs w:val="24"/>
        </w:rPr>
        <w:t>IMEI</w:t>
      </w:r>
    </w:p>
    <w:p w14:paraId="2695DC7F" w14:textId="77777777" w:rsidR="00284B1F" w:rsidRDefault="00284B1F" w:rsidP="00284B1F">
      <w:pPr>
        <w:pStyle w:val="Normalaftertitle"/>
        <w:rPr>
          <w:szCs w:val="24"/>
        </w:rPr>
      </w:pPr>
      <w:r w:rsidRPr="0005402F">
        <w:rPr>
          <w:szCs w:val="24"/>
        </w:rPr>
        <w:t>Figure I.</w:t>
      </w:r>
      <w:r>
        <w:rPr>
          <w:szCs w:val="24"/>
        </w:rPr>
        <w:t>8</w:t>
      </w:r>
      <w:r w:rsidRPr="0005402F">
        <w:rPr>
          <w:szCs w:val="24"/>
        </w:rPr>
        <w:t xml:space="preserve"> shows the statistics of the </w:t>
      </w:r>
      <w:r>
        <w:rPr>
          <w:szCs w:val="24"/>
        </w:rPr>
        <w:t xml:space="preserve">annual amount of </w:t>
      </w:r>
      <w:r w:rsidRPr="0005402F">
        <w:rPr>
          <w:szCs w:val="24"/>
        </w:rPr>
        <w:t xml:space="preserve">IMEIs </w:t>
      </w:r>
      <w:r>
        <w:rPr>
          <w:szCs w:val="24"/>
        </w:rPr>
        <w:t>reported as lost or stolen as a percentage of the user base</w:t>
      </w:r>
      <w:r w:rsidRPr="0005402F">
        <w:rPr>
          <w:szCs w:val="24"/>
        </w:rPr>
        <w:t>; as seen,</w:t>
      </w:r>
      <w:r>
        <w:rPr>
          <w:szCs w:val="24"/>
        </w:rPr>
        <w:t xml:space="preserve"> t</w:t>
      </w:r>
      <w:r w:rsidRPr="002507FB">
        <w:rPr>
          <w:szCs w:val="24"/>
        </w:rPr>
        <w:t>he proportion of theft and loss cases of devices per year, compared to the growth of the user base, decreases in relative terms</w:t>
      </w:r>
      <w:r>
        <w:rPr>
          <w:szCs w:val="24"/>
        </w:rPr>
        <w:t>.</w:t>
      </w:r>
    </w:p>
    <w:p w14:paraId="5E38C73B" w14:textId="77777777" w:rsidR="00284B1F" w:rsidRDefault="00284B1F" w:rsidP="00284B1F">
      <w:pPr>
        <w:jc w:val="center"/>
      </w:pPr>
      <w:r>
        <w:rPr>
          <w:noProof/>
        </w:rPr>
        <w:drawing>
          <wp:inline distT="0" distB="0" distL="0" distR="0" wp14:anchorId="552EB7DF" wp14:editId="7C50B7C1">
            <wp:extent cx="4063995" cy="2324735"/>
            <wp:effectExtent l="0" t="0" r="0" b="0"/>
            <wp:docPr id="446513348" name="Imagen 2" descr="Gráfico, Gráfico de linh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13348" name="Imagen 2" descr="Gráfico, Gráfico de linhas&#10;&#10;Descrição gerada automaticament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73223" cy="2330014"/>
                    </a:xfrm>
                    <a:prstGeom prst="rect">
                      <a:avLst/>
                    </a:prstGeom>
                    <a:noFill/>
                  </pic:spPr>
                </pic:pic>
              </a:graphicData>
            </a:graphic>
          </wp:inline>
        </w:drawing>
      </w:r>
    </w:p>
    <w:p w14:paraId="43400D22" w14:textId="77777777" w:rsidR="00284B1F" w:rsidRPr="0005402F" w:rsidRDefault="00284B1F" w:rsidP="00284B1F">
      <w:pPr>
        <w:pStyle w:val="Figurelegend"/>
        <w:rPr>
          <w:sz w:val="24"/>
          <w:szCs w:val="24"/>
        </w:rPr>
      </w:pPr>
      <w:r w:rsidRPr="0005402F">
        <w:rPr>
          <w:sz w:val="24"/>
          <w:szCs w:val="24"/>
        </w:rPr>
        <w:t>Source: CRC</w:t>
      </w:r>
      <w:r>
        <w:rPr>
          <w:sz w:val="24"/>
          <w:szCs w:val="24"/>
        </w:rPr>
        <w:t>, 2023</w:t>
      </w:r>
      <w:r w:rsidRPr="0005402F">
        <w:rPr>
          <w:sz w:val="24"/>
          <w:szCs w:val="24"/>
        </w:rPr>
        <w:t>.</w:t>
      </w:r>
    </w:p>
    <w:p w14:paraId="0B449E02" w14:textId="77777777" w:rsidR="00284B1F" w:rsidRPr="00580EA4" w:rsidRDefault="00284B1F" w:rsidP="00580EA4">
      <w:pPr>
        <w:pStyle w:val="Normalaftertitle"/>
        <w:jc w:val="center"/>
        <w:rPr>
          <w:b/>
          <w:bCs/>
        </w:rPr>
      </w:pPr>
      <w:r w:rsidRPr="00580EA4">
        <w:rPr>
          <w:b/>
          <w:bCs/>
          <w:szCs w:val="24"/>
        </w:rPr>
        <w:t>Figure I.8 – Annual Total of Reported Lost or Stolen Devices as a Proportion of Subscribers</w:t>
      </w:r>
    </w:p>
    <w:p w14:paraId="2B26C434" w14:textId="77777777" w:rsidR="00C15419" w:rsidRPr="0005402F" w:rsidRDefault="00284B1F" w:rsidP="00C15419">
      <w:pPr>
        <w:pStyle w:val="Headingb"/>
        <w:rPr>
          <w:szCs w:val="24"/>
        </w:rPr>
      </w:pPr>
      <w:r w:rsidRPr="0005402F">
        <w:rPr>
          <w:szCs w:val="24"/>
        </w:rPr>
        <w:t>3</w:t>
      </w:r>
      <w:r w:rsidR="0093197E" w:rsidRPr="0005402F">
        <w:rPr>
          <w:szCs w:val="24"/>
        </w:rPr>
        <w:t>.3</w:t>
      </w:r>
      <w:r w:rsidR="0093197E" w:rsidRPr="0005402F">
        <w:rPr>
          <w:szCs w:val="24"/>
        </w:rPr>
        <w:tab/>
      </w:r>
      <w:r w:rsidR="00D21536" w:rsidRPr="0005402F">
        <w:rPr>
          <w:szCs w:val="24"/>
        </w:rPr>
        <w:t>General statistic with regard to use case (e.g.</w:t>
      </w:r>
      <w:r w:rsidR="00731426" w:rsidRPr="0005402F">
        <w:rPr>
          <w:szCs w:val="24"/>
        </w:rPr>
        <w:t>,</w:t>
      </w:r>
      <w:r w:rsidR="00D21536" w:rsidRPr="0005402F">
        <w:rPr>
          <w:szCs w:val="24"/>
        </w:rPr>
        <w:t xml:space="preserve"> size of </w:t>
      </w:r>
      <w:r w:rsidR="00475CE7" w:rsidRPr="0005402F">
        <w:rPr>
          <w:szCs w:val="24"/>
        </w:rPr>
        <w:t xml:space="preserve">the </w:t>
      </w:r>
      <w:r w:rsidR="00D21536" w:rsidRPr="0005402F">
        <w:rPr>
          <w:szCs w:val="24"/>
        </w:rPr>
        <w:t>economy, population, etc</w:t>
      </w:r>
      <w:bookmarkStart w:id="644" w:name="_Ref46689690"/>
      <w:r w:rsidR="00C15419" w:rsidRPr="0005402F">
        <w:rPr>
          <w:szCs w:val="24"/>
        </w:rPr>
        <w:t>.)</w:t>
      </w:r>
    </w:p>
    <w:p w14:paraId="0941BD89" w14:textId="357C7B63" w:rsidR="00C15419" w:rsidRDefault="00C15419" w:rsidP="00C15419">
      <w:r w:rsidRPr="0005402F">
        <w:t>Figure I.</w:t>
      </w:r>
      <w:r w:rsidR="00974F7B">
        <w:t>9</w:t>
      </w:r>
      <w:r w:rsidRPr="0005402F">
        <w:t xml:space="preserve"> contains the </w:t>
      </w:r>
      <w:r>
        <w:t>p</w:t>
      </w:r>
      <w:r w:rsidRPr="00B7443D">
        <w:t>enetration rate of smartphones in Colombia from 2014 to 2029</w:t>
      </w:r>
      <w:r w:rsidRPr="0005402F">
        <w:t>.</w:t>
      </w:r>
    </w:p>
    <w:p w14:paraId="3A10DE8D" w14:textId="77777777" w:rsidR="00C15419" w:rsidRPr="0005402F" w:rsidRDefault="00C15419" w:rsidP="00580EA4">
      <w:pPr>
        <w:jc w:val="center"/>
      </w:pPr>
      <w:r w:rsidRPr="00B7443D">
        <w:rPr>
          <w:noProof/>
          <w:lang w:val="es-CO" w:eastAsia="es-CO"/>
        </w:rPr>
        <w:lastRenderedPageBreak/>
        <w:drawing>
          <wp:inline distT="0" distB="0" distL="0" distR="0" wp14:anchorId="4418196C" wp14:editId="6B940F16">
            <wp:extent cx="4459857" cy="3315628"/>
            <wp:effectExtent l="0" t="0" r="0" b="0"/>
            <wp:docPr id="1226595475" name="Imagen 4" descr="Gráfico, Gráfico de barr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95475" name="Imagen 4" descr="Gráfico, Gráfico de barras&#10;&#10;Descrição gerada automaticament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473859" cy="3326038"/>
                    </a:xfrm>
                    <a:prstGeom prst="rect">
                      <a:avLst/>
                    </a:prstGeom>
                    <a:noFill/>
                    <a:ln>
                      <a:noFill/>
                    </a:ln>
                  </pic:spPr>
                </pic:pic>
              </a:graphicData>
            </a:graphic>
          </wp:inline>
        </w:drawing>
      </w:r>
    </w:p>
    <w:p w14:paraId="3436A063" w14:textId="03964F73" w:rsidR="00C15419" w:rsidRPr="0005402F" w:rsidRDefault="00C15419" w:rsidP="00C15419">
      <w:pPr>
        <w:pStyle w:val="Figure"/>
        <w:rPr>
          <w:szCs w:val="24"/>
        </w:rPr>
      </w:pPr>
    </w:p>
    <w:p w14:paraId="619A592A" w14:textId="38729105" w:rsidR="008E1A4F" w:rsidRPr="001B0F5B" w:rsidRDefault="00C15419" w:rsidP="00580EA4">
      <w:pPr>
        <w:pStyle w:val="FigureNoTitle0"/>
      </w:pPr>
      <w:r w:rsidRPr="0005402F">
        <w:rPr>
          <w:szCs w:val="24"/>
        </w:rPr>
        <w:t xml:space="preserve">Source: </w:t>
      </w:r>
      <w:r>
        <w:rPr>
          <w:szCs w:val="24"/>
        </w:rPr>
        <w:t>Statista 2024, all values are estimates</w:t>
      </w:r>
      <w:r w:rsidR="008E1A4F" w:rsidRPr="001B0F5B">
        <w:t>.</w:t>
      </w:r>
    </w:p>
    <w:p w14:paraId="795B9871" w14:textId="09DBCC0F" w:rsidR="008E1A4F" w:rsidRPr="005975C2" w:rsidRDefault="008E1A4F" w:rsidP="00580EA4">
      <w:pPr>
        <w:keepLines/>
        <w:spacing w:before="240" w:after="120"/>
        <w:jc w:val="center"/>
      </w:pPr>
      <w:r w:rsidRPr="005975C2">
        <w:rPr>
          <w:b/>
        </w:rPr>
        <w:t xml:space="preserve">Figure </w:t>
      </w:r>
      <w:bookmarkEnd w:id="644"/>
      <w:r w:rsidRPr="005975C2">
        <w:rPr>
          <w:b/>
        </w:rPr>
        <w:t>I.</w:t>
      </w:r>
      <w:r w:rsidR="00974F7B">
        <w:rPr>
          <w:b/>
        </w:rPr>
        <w:t>9</w:t>
      </w:r>
      <w:r w:rsidRPr="005975C2">
        <w:rPr>
          <w:b/>
        </w:rPr>
        <w:t xml:space="preserve"> – </w:t>
      </w:r>
      <w:r w:rsidRPr="005975C2">
        <w:rPr>
          <w:b/>
          <w:bCs/>
        </w:rPr>
        <w:t>Penetration rate of smartphones in Colombia from 2014 to 2029</w:t>
      </w:r>
    </w:p>
    <w:p w14:paraId="49F40E60" w14:textId="0BF1CAB4" w:rsidR="008E1A4F" w:rsidRPr="005975C2" w:rsidRDefault="008E1A4F" w:rsidP="00580EA4">
      <w:pPr>
        <w:spacing w:before="360"/>
      </w:pPr>
      <w:r w:rsidRPr="005975C2">
        <w:t>This graph shows the growth in the penetration of smartphones with a projected percentage in the next years of close to 70 % in Colombia, this growth could be associated with the evolution of technology worldwide and with the new users acquired by mobile operators every year. Many of the users use smartphones to authenticate themselves on the network so they can enjoy the actual services offered by the network; in addition, payment and financing facilities offered by national operators are factors that enhance the adoption of smartphones.</w:t>
      </w:r>
    </w:p>
    <w:p w14:paraId="08EEA3E0" w14:textId="55FA0D11" w:rsidR="00D21536" w:rsidRPr="0005402F" w:rsidRDefault="008E1A4F" w:rsidP="008E1A4F">
      <w:pPr>
        <w:rPr>
          <w:szCs w:val="24"/>
        </w:rPr>
      </w:pPr>
      <w:r w:rsidRPr="005975C2">
        <w:t xml:space="preserve">However, some citizens are still using low specification devices that have access to 2G/3G technology due to the simplicity of the </w:t>
      </w:r>
      <w:r w:rsidR="00895A1A" w:rsidRPr="0005402F">
        <w:t xml:space="preserve">operation and </w:t>
      </w:r>
      <w:r w:rsidR="00895A1A">
        <w:t>because their location in rural areas where these technologies are still present</w:t>
      </w:r>
      <w:r w:rsidR="00D21536" w:rsidRPr="0005402F">
        <w:rPr>
          <w:szCs w:val="24"/>
        </w:rPr>
        <w:t>.</w:t>
      </w:r>
    </w:p>
    <w:p w14:paraId="46117D93" w14:textId="439CAE93" w:rsidR="00D21536" w:rsidRPr="0005402F" w:rsidRDefault="00D21536" w:rsidP="007F3CDF">
      <w:pPr>
        <w:pStyle w:val="Headingb"/>
        <w:rPr>
          <w:szCs w:val="24"/>
        </w:rPr>
      </w:pPr>
      <w:r w:rsidRPr="0005402F">
        <w:rPr>
          <w:szCs w:val="24"/>
        </w:rPr>
        <w:t>4</w:t>
      </w:r>
      <w:r w:rsidRPr="0005402F">
        <w:rPr>
          <w:szCs w:val="24"/>
        </w:rPr>
        <w:tab/>
        <w:t>Description of use case</w:t>
      </w:r>
      <w:r w:rsidR="00894970" w:rsidRPr="0005402F">
        <w:rPr>
          <w:szCs w:val="24"/>
        </w:rPr>
        <w:t>'</w:t>
      </w:r>
      <w:r w:rsidRPr="0005402F">
        <w:rPr>
          <w:szCs w:val="24"/>
        </w:rPr>
        <w:t>s solution</w:t>
      </w:r>
    </w:p>
    <w:p w14:paraId="280B48E5" w14:textId="35CB37EA" w:rsidR="00D21536" w:rsidRPr="0005402F" w:rsidRDefault="0050590A" w:rsidP="007F3CDF">
      <w:pPr>
        <w:pStyle w:val="Headingb"/>
        <w:rPr>
          <w:szCs w:val="24"/>
        </w:rPr>
      </w:pPr>
      <w:r w:rsidRPr="0005402F">
        <w:rPr>
          <w:szCs w:val="24"/>
        </w:rPr>
        <w:t>4.1</w:t>
      </w:r>
      <w:r w:rsidR="007F3CDF" w:rsidRPr="0005402F">
        <w:rPr>
          <w:szCs w:val="24"/>
        </w:rPr>
        <w:tab/>
      </w:r>
      <w:r w:rsidR="00D21536" w:rsidRPr="0005402F">
        <w:rPr>
          <w:szCs w:val="24"/>
        </w:rPr>
        <w:t>Overview of the solution</w:t>
      </w:r>
    </w:p>
    <w:p w14:paraId="53F84086" w14:textId="4C6B09CA" w:rsidR="00D21536" w:rsidRPr="0005402F" w:rsidRDefault="00D21536" w:rsidP="00501ADC">
      <w:pPr>
        <w:rPr>
          <w:szCs w:val="24"/>
        </w:rPr>
      </w:pPr>
      <w:r w:rsidRPr="0005402F">
        <w:rPr>
          <w:szCs w:val="24"/>
        </w:rPr>
        <w:t>This IMEI-monitoring system allows the continuous monitoring of mobile phones as they connect to the nation</w:t>
      </w:r>
      <w:r w:rsidR="00894970" w:rsidRPr="0005402F">
        <w:rPr>
          <w:szCs w:val="24"/>
        </w:rPr>
        <w:t>'</w:t>
      </w:r>
      <w:r w:rsidRPr="0005402F">
        <w:rPr>
          <w:szCs w:val="24"/>
        </w:rPr>
        <w:t xml:space="preserve">s networks, ensuring that only legal and legitimate devices can be used. Irregular devices are either immediately blocked from the system in the case of a reported stolen/lost phone, or in some cases the user is informed of the potential blocking of the phone with invalid identifying information and the eventual blocking of the phone if certain procedures to </w:t>
      </w:r>
      <w:r w:rsidR="00901530" w:rsidRPr="0005402F">
        <w:t>'validate</w:t>
      </w:r>
      <w:r w:rsidR="00901530">
        <w:t xml:space="preserve"> or register</w:t>
      </w:r>
      <w:r w:rsidR="00901530" w:rsidRPr="0005402F">
        <w:t>' the phone is not completed</w:t>
      </w:r>
      <w:r w:rsidRPr="0005402F">
        <w:rPr>
          <w:szCs w:val="24"/>
        </w:rPr>
        <w:t xml:space="preserve">. </w:t>
      </w:r>
    </w:p>
    <w:p w14:paraId="75D02B85" w14:textId="6C6BC408" w:rsidR="00D21536" w:rsidRPr="0005402F" w:rsidRDefault="0050590A" w:rsidP="00B60272">
      <w:pPr>
        <w:pStyle w:val="Headingb"/>
        <w:rPr>
          <w:szCs w:val="24"/>
        </w:rPr>
      </w:pPr>
      <w:r w:rsidRPr="0005402F">
        <w:rPr>
          <w:szCs w:val="24"/>
        </w:rPr>
        <w:t>4.2</w:t>
      </w:r>
      <w:r w:rsidR="00B60272" w:rsidRPr="0005402F">
        <w:rPr>
          <w:szCs w:val="24"/>
        </w:rPr>
        <w:tab/>
      </w:r>
      <w:r w:rsidR="00D21536" w:rsidRPr="0005402F">
        <w:rPr>
          <w:szCs w:val="24"/>
        </w:rPr>
        <w:t>Framework of the solution including diagrams and detailed description</w:t>
      </w:r>
    </w:p>
    <w:p w14:paraId="4E227B29" w14:textId="397F7125" w:rsidR="00D21536" w:rsidRPr="0005402F" w:rsidRDefault="00AE5C22" w:rsidP="00B60272">
      <w:pPr>
        <w:rPr>
          <w:szCs w:val="24"/>
        </w:rPr>
      </w:pPr>
      <w:r w:rsidRPr="005975C2">
        <w:t xml:space="preserve">The current system is based on the functionalities provided by the implementation of two databases, named the positive and negative database. The positive database contains a list with the IMEI of every legally imported terminal into the country. Once the device is acquired by the user, the database is complemented with the information of </w:t>
      </w:r>
      <w:r w:rsidR="00714484" w:rsidRPr="0005402F">
        <w:t xml:space="preserve">the </w:t>
      </w:r>
      <w:r w:rsidR="00714484">
        <w:t xml:space="preserve"> </w:t>
      </w:r>
      <w:r w:rsidR="00714484" w:rsidRPr="004C169E">
        <w:t xml:space="preserve">owner's identification document </w:t>
      </w:r>
      <w:r w:rsidR="00714484" w:rsidRPr="0005402F">
        <w:t>number</w:t>
      </w:r>
      <w:r w:rsidR="00D21536" w:rsidRPr="0005402F">
        <w:rPr>
          <w:szCs w:val="24"/>
        </w:rPr>
        <w:t>.</w:t>
      </w:r>
    </w:p>
    <w:p w14:paraId="1BDBB8D3" w14:textId="2B3D1363" w:rsidR="00D21536" w:rsidRPr="0005402F" w:rsidRDefault="00175443" w:rsidP="00B60272">
      <w:pPr>
        <w:rPr>
          <w:szCs w:val="24"/>
        </w:rPr>
      </w:pPr>
      <w:r w:rsidRPr="0005402F">
        <w:rPr>
          <w:szCs w:val="24"/>
        </w:rPr>
        <w:lastRenderedPageBreak/>
        <w:t>T</w:t>
      </w:r>
      <w:r w:rsidR="00D21536" w:rsidRPr="0005402F">
        <w:rPr>
          <w:szCs w:val="24"/>
        </w:rPr>
        <w:t>he negative database contains the list of the IMEIs that are not allowed to operate in the national networks, specifically the ones that have been classified by the blocking typologies as:</w:t>
      </w:r>
    </w:p>
    <w:p w14:paraId="574E43D4" w14:textId="3A49A595" w:rsidR="00D21536" w:rsidRPr="0005402F" w:rsidRDefault="00B60272" w:rsidP="00B60272">
      <w:pPr>
        <w:pStyle w:val="enumlev1"/>
        <w:rPr>
          <w:rFonts w:eastAsia="Calibri"/>
          <w:szCs w:val="24"/>
          <w:bdr w:val="none" w:sz="0" w:space="0" w:color="auto" w:frame="1"/>
        </w:rPr>
      </w:pPr>
      <w:r w:rsidRPr="0005402F">
        <w:rPr>
          <w:szCs w:val="24"/>
        </w:rPr>
        <w:t>•</w:t>
      </w:r>
      <w:r w:rsidRPr="0005402F">
        <w:rPr>
          <w:szCs w:val="24"/>
        </w:rPr>
        <w:tab/>
      </w:r>
      <w:r w:rsidR="00D21536" w:rsidRPr="0005402F">
        <w:rPr>
          <w:szCs w:val="24"/>
        </w:rPr>
        <w:t>L</w:t>
      </w:r>
      <w:r w:rsidR="00D21536" w:rsidRPr="0005402F">
        <w:rPr>
          <w:rFonts w:eastAsia="Calibri"/>
          <w:szCs w:val="24"/>
          <w:bdr w:val="none" w:sz="0" w:space="0" w:color="auto" w:frame="1"/>
        </w:rPr>
        <w:t>ost or stolen</w:t>
      </w:r>
    </w:p>
    <w:p w14:paraId="708CF94C" w14:textId="611D7DB4" w:rsidR="00D21536" w:rsidRPr="0005402F" w:rsidRDefault="00B60272" w:rsidP="00B60272">
      <w:pPr>
        <w:pStyle w:val="enumlev1"/>
        <w:rPr>
          <w:rFonts w:eastAsia="Calibri"/>
          <w:szCs w:val="24"/>
          <w:bdr w:val="none" w:sz="0" w:space="0" w:color="auto" w:frame="1"/>
        </w:rPr>
      </w:pPr>
      <w:r w:rsidRPr="0005402F">
        <w:rPr>
          <w:rFonts w:eastAsia="Calibri"/>
          <w:szCs w:val="24"/>
          <w:bdr w:val="none" w:sz="0" w:space="0" w:color="auto" w:frame="1"/>
        </w:rPr>
        <w:t>•</w:t>
      </w:r>
      <w:r w:rsidRPr="0005402F">
        <w:rPr>
          <w:rFonts w:eastAsia="Calibri"/>
          <w:szCs w:val="24"/>
          <w:bdr w:val="none" w:sz="0" w:space="0" w:color="auto" w:frame="1"/>
        </w:rPr>
        <w:tab/>
      </w:r>
      <w:r w:rsidR="00231A77" w:rsidRPr="0005402F">
        <w:rPr>
          <w:rFonts w:eastAsia="Calibri"/>
          <w:szCs w:val="24"/>
          <w:bdr w:val="none" w:sz="0" w:space="0" w:color="auto" w:frame="1"/>
        </w:rPr>
        <w:t>Having</w:t>
      </w:r>
      <w:r w:rsidR="00D21536" w:rsidRPr="0005402F">
        <w:rPr>
          <w:rFonts w:eastAsia="Calibri"/>
          <w:szCs w:val="24"/>
          <w:bdr w:val="none" w:sz="0" w:space="0" w:color="auto" w:frame="1"/>
        </w:rPr>
        <w:t xml:space="preserve"> an invalid IMEI (neither in GSMA nor CRC TAC list) </w:t>
      </w:r>
    </w:p>
    <w:p w14:paraId="6B44DE47" w14:textId="454B6A15" w:rsidR="00D21536" w:rsidRPr="0005402F" w:rsidRDefault="00D21536" w:rsidP="00B60272">
      <w:pPr>
        <w:pStyle w:val="enumlev1"/>
        <w:rPr>
          <w:rFonts w:eastAsia="Calibri"/>
          <w:szCs w:val="24"/>
          <w:bdr w:val="none" w:sz="0" w:space="0" w:color="auto" w:frame="1"/>
        </w:rPr>
      </w:pPr>
      <w:r w:rsidRPr="0005402F">
        <w:rPr>
          <w:rFonts w:eastAsia="Calibri"/>
          <w:szCs w:val="24"/>
          <w:bdr w:val="none" w:sz="0" w:space="0" w:color="auto" w:frame="1"/>
        </w:rPr>
        <w:t>•</w:t>
      </w:r>
      <w:r w:rsidR="00B60272" w:rsidRPr="0005402F">
        <w:rPr>
          <w:rFonts w:eastAsia="Calibri"/>
          <w:szCs w:val="24"/>
          <w:bdr w:val="none" w:sz="0" w:space="0" w:color="auto" w:frame="1"/>
        </w:rPr>
        <w:tab/>
      </w:r>
      <w:r w:rsidRPr="0005402F">
        <w:rPr>
          <w:rFonts w:eastAsia="Calibri"/>
          <w:szCs w:val="24"/>
          <w:bdr w:val="none" w:sz="0" w:space="0" w:color="auto" w:frame="1"/>
        </w:rPr>
        <w:t>Non-homologated</w:t>
      </w:r>
    </w:p>
    <w:p w14:paraId="4C104BCB" w14:textId="799A1D46" w:rsidR="00D21536" w:rsidRPr="0005402F" w:rsidRDefault="00D21536" w:rsidP="00B60272">
      <w:pPr>
        <w:pStyle w:val="enumlev1"/>
        <w:rPr>
          <w:rFonts w:eastAsia="Calibri"/>
          <w:szCs w:val="24"/>
          <w:bdr w:val="none" w:sz="0" w:space="0" w:color="auto" w:frame="1"/>
        </w:rPr>
      </w:pPr>
      <w:r w:rsidRPr="0005402F">
        <w:rPr>
          <w:rFonts w:eastAsia="Calibri"/>
          <w:szCs w:val="24"/>
          <w:bdr w:val="none" w:sz="0" w:space="0" w:color="auto" w:frame="1"/>
        </w:rPr>
        <w:t>•</w:t>
      </w:r>
      <w:r w:rsidR="00B60272" w:rsidRPr="0005402F">
        <w:rPr>
          <w:rFonts w:eastAsia="Calibri"/>
          <w:szCs w:val="24"/>
          <w:bdr w:val="none" w:sz="0" w:space="0" w:color="auto" w:frame="1"/>
        </w:rPr>
        <w:tab/>
      </w:r>
      <w:r w:rsidRPr="0005402F">
        <w:rPr>
          <w:rFonts w:eastAsia="Calibri"/>
          <w:szCs w:val="24"/>
          <w:bdr w:val="none" w:sz="0" w:space="0" w:color="auto" w:frame="1"/>
        </w:rPr>
        <w:t xml:space="preserve">Duplicated </w:t>
      </w:r>
    </w:p>
    <w:p w14:paraId="28388A48" w14:textId="52635515" w:rsidR="00D21536" w:rsidRPr="0005402F" w:rsidRDefault="00D21536" w:rsidP="00B60272">
      <w:pPr>
        <w:pStyle w:val="enumlev1"/>
        <w:rPr>
          <w:rFonts w:eastAsia="Calibri"/>
          <w:szCs w:val="24"/>
          <w:bdr w:val="none" w:sz="0" w:space="0" w:color="auto" w:frame="1"/>
        </w:rPr>
      </w:pPr>
      <w:r w:rsidRPr="0005402F">
        <w:rPr>
          <w:rFonts w:eastAsia="Calibri"/>
          <w:szCs w:val="24"/>
          <w:bdr w:val="none" w:sz="0" w:space="0" w:color="auto" w:frame="1"/>
        </w:rPr>
        <w:t>•</w:t>
      </w:r>
      <w:r w:rsidR="00B60272" w:rsidRPr="0005402F">
        <w:rPr>
          <w:rFonts w:eastAsia="Calibri"/>
          <w:szCs w:val="24"/>
          <w:bdr w:val="none" w:sz="0" w:space="0" w:color="auto" w:frame="1"/>
        </w:rPr>
        <w:tab/>
      </w:r>
      <w:r w:rsidRPr="0005402F">
        <w:rPr>
          <w:rFonts w:eastAsia="Calibri"/>
          <w:szCs w:val="24"/>
          <w:bdr w:val="none" w:sz="0" w:space="0" w:color="auto" w:frame="1"/>
        </w:rPr>
        <w:t>Non-registered.</w:t>
      </w:r>
    </w:p>
    <w:p w14:paraId="1C1DB656" w14:textId="365AE4AA" w:rsidR="00D21536" w:rsidRPr="0005402F" w:rsidRDefault="00AE5C22" w:rsidP="00B60272">
      <w:pPr>
        <w:rPr>
          <w:rFonts w:eastAsia="Calibri"/>
          <w:szCs w:val="24"/>
          <w:bdr w:val="none" w:sz="0" w:space="0" w:color="auto" w:frame="1"/>
        </w:rPr>
      </w:pPr>
      <w:bookmarkStart w:id="645" w:name="_Ref46663728"/>
      <w:r w:rsidRPr="005975C2">
        <w:t xml:space="preserve">Figure </w:t>
      </w:r>
      <w:r w:rsidRPr="005975C2">
        <w:rPr>
          <w:noProof/>
        </w:rPr>
        <w:t>I.</w:t>
      </w:r>
      <w:r w:rsidR="00D12B61">
        <w:rPr>
          <w:noProof/>
        </w:rPr>
        <w:t>10</w:t>
      </w:r>
      <w:r w:rsidRPr="005975C2">
        <w:rPr>
          <w:rFonts w:eastAsia="Calibri"/>
          <w:bdr w:val="none" w:sz="0" w:space="0" w:color="auto" w:frame="1"/>
        </w:rPr>
        <w:t xml:space="preserve"> contains the flow diagram with the control measures , it includes the control of not valid IMEIs (they have not been able to operate since February 2017</w:t>
      </w:r>
      <w:r w:rsidR="00D21536" w:rsidRPr="0005402F">
        <w:rPr>
          <w:rFonts w:eastAsia="Calibri"/>
          <w:szCs w:val="24"/>
          <w:bdr w:val="none" w:sz="0" w:space="0" w:color="auto" w:frame="1"/>
        </w:rPr>
        <w:t>).</w:t>
      </w:r>
    </w:p>
    <w:p w14:paraId="67BB9BF7" w14:textId="006439B1" w:rsidR="00B60272" w:rsidRPr="0005402F" w:rsidRDefault="00B60272" w:rsidP="00B60272">
      <w:pPr>
        <w:pStyle w:val="Figure"/>
        <w:rPr>
          <w:szCs w:val="24"/>
        </w:rPr>
      </w:pPr>
      <w:bookmarkStart w:id="646" w:name="_Ref46663757"/>
      <w:r w:rsidRPr="0005402F">
        <w:rPr>
          <w:noProof/>
          <w:szCs w:val="24"/>
          <w:lang w:val="en-US"/>
        </w:rPr>
        <w:drawing>
          <wp:inline distT="0" distB="0" distL="0" distR="0" wp14:anchorId="2005ECAE" wp14:editId="07D62CD8">
            <wp:extent cx="5696724" cy="3493015"/>
            <wp:effectExtent l="0" t="0" r="0" b="0"/>
            <wp:docPr id="86" name="Picture 8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Diagram&#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96724" cy="3493015"/>
                    </a:xfrm>
                    <a:prstGeom prst="rect">
                      <a:avLst/>
                    </a:prstGeom>
                  </pic:spPr>
                </pic:pic>
              </a:graphicData>
            </a:graphic>
          </wp:inline>
        </w:drawing>
      </w:r>
    </w:p>
    <w:p w14:paraId="5F21131F" w14:textId="30735BCC" w:rsidR="00B60272" w:rsidRPr="00145776" w:rsidRDefault="00B60272" w:rsidP="00B60272">
      <w:pPr>
        <w:pStyle w:val="Figurelegend"/>
        <w:rPr>
          <w:sz w:val="24"/>
          <w:szCs w:val="24"/>
          <w:lang w:val="pt-BR"/>
        </w:rPr>
      </w:pPr>
      <w:r w:rsidRPr="0005402F">
        <w:rPr>
          <w:rFonts w:eastAsia="Calibri"/>
          <w:color w:val="000000"/>
          <w:sz w:val="24"/>
          <w:szCs w:val="24"/>
          <w:bdr w:val="none" w:sz="0" w:space="0" w:color="auto" w:frame="1"/>
          <w:lang w:val="es-CO"/>
        </w:rPr>
        <w:t>Source</w:t>
      </w:r>
      <w:r w:rsidR="00BD7220" w:rsidRPr="0005402F">
        <w:rPr>
          <w:rFonts w:eastAsia="Calibri"/>
          <w:color w:val="000000"/>
          <w:sz w:val="24"/>
          <w:szCs w:val="24"/>
          <w:bdr w:val="none" w:sz="0" w:space="0" w:color="auto" w:frame="1"/>
          <w:lang w:val="es-CO"/>
        </w:rPr>
        <w:t>:</w:t>
      </w:r>
      <w:r w:rsidRPr="0005402F">
        <w:rPr>
          <w:rFonts w:eastAsia="Calibri"/>
          <w:color w:val="000000"/>
          <w:sz w:val="24"/>
          <w:szCs w:val="24"/>
          <w:bdr w:val="none" w:sz="0" w:space="0" w:color="auto" w:frame="1"/>
          <w:lang w:val="es-CO"/>
        </w:rPr>
        <w:t xml:space="preserve"> CRC, 2016; Revisión de las condiciones y criterios para la identificación de equipos termina</w:t>
      </w:r>
      <w:r w:rsidR="006F03F7" w:rsidRPr="0005402F">
        <w:rPr>
          <w:rFonts w:eastAsia="Calibri"/>
          <w:color w:val="000000"/>
          <w:sz w:val="24"/>
          <w:szCs w:val="24"/>
          <w:bdr w:val="none" w:sz="0" w:space="0" w:color="auto" w:frame="1"/>
          <w:lang w:val="es-CO"/>
        </w:rPr>
        <w:t>l</w:t>
      </w:r>
      <w:r w:rsidRPr="0005402F">
        <w:rPr>
          <w:rFonts w:eastAsia="Calibri"/>
          <w:color w:val="000000"/>
          <w:sz w:val="24"/>
          <w:szCs w:val="24"/>
          <w:bdr w:val="none" w:sz="0" w:space="0" w:color="auto" w:frame="1"/>
          <w:lang w:val="es-CO"/>
        </w:rPr>
        <w:t>es móviles: Etapa de control, Relaciones de Gobierno y Asesoría.</w:t>
      </w:r>
    </w:p>
    <w:p w14:paraId="1126D1F1" w14:textId="5803286B" w:rsidR="00D21536" w:rsidRPr="0005402F" w:rsidRDefault="00D21536" w:rsidP="00B60272">
      <w:pPr>
        <w:pStyle w:val="FigureNoTitle0"/>
        <w:rPr>
          <w:color w:val="44546A"/>
          <w:szCs w:val="24"/>
        </w:rPr>
      </w:pPr>
      <w:r w:rsidRPr="0005402F">
        <w:rPr>
          <w:szCs w:val="24"/>
        </w:rPr>
        <w:t xml:space="preserve">Figure </w:t>
      </w:r>
      <w:bookmarkEnd w:id="645"/>
      <w:bookmarkEnd w:id="646"/>
      <w:r w:rsidR="0035568C" w:rsidRPr="0005402F">
        <w:rPr>
          <w:noProof/>
          <w:szCs w:val="24"/>
        </w:rPr>
        <w:t>I.</w:t>
      </w:r>
      <w:r w:rsidR="009A7831">
        <w:rPr>
          <w:noProof/>
          <w:szCs w:val="24"/>
        </w:rPr>
        <w:t>10</w:t>
      </w:r>
      <w:r w:rsidR="00B60272" w:rsidRPr="0005402F">
        <w:rPr>
          <w:szCs w:val="24"/>
        </w:rPr>
        <w:t xml:space="preserve"> –</w:t>
      </w:r>
      <w:r w:rsidRPr="0005402F">
        <w:rPr>
          <w:szCs w:val="24"/>
        </w:rPr>
        <w:t xml:space="preserve"> Flow diagram with the adopted control measures</w:t>
      </w:r>
    </w:p>
    <w:p w14:paraId="672EEF65" w14:textId="0C3288D6" w:rsidR="00D21536" w:rsidRPr="0005402F" w:rsidRDefault="00D21536" w:rsidP="00B60272">
      <w:pPr>
        <w:pStyle w:val="Normalaftertitle"/>
        <w:rPr>
          <w:szCs w:val="24"/>
        </w:rPr>
      </w:pPr>
      <w:r w:rsidRPr="0005402F">
        <w:rPr>
          <w:szCs w:val="24"/>
        </w:rPr>
        <w:t xml:space="preserve">According </w:t>
      </w:r>
      <w:r w:rsidR="00FF4271" w:rsidRPr="0005402F">
        <w:rPr>
          <w:szCs w:val="24"/>
        </w:rPr>
        <w:t>to</w:t>
      </w:r>
      <w:r w:rsidRPr="0005402F">
        <w:rPr>
          <w:szCs w:val="24"/>
        </w:rPr>
        <w:t xml:space="preserve"> the previous information, </w:t>
      </w:r>
      <w:r w:rsidR="004300D7" w:rsidRPr="0005402F">
        <w:rPr>
          <w:szCs w:val="24"/>
        </w:rPr>
        <w:t xml:space="preserve">Figure </w:t>
      </w:r>
      <w:r w:rsidR="00AF3C66" w:rsidRPr="0005402F">
        <w:rPr>
          <w:noProof/>
          <w:szCs w:val="24"/>
        </w:rPr>
        <w:t>I.1</w:t>
      </w:r>
      <w:r w:rsidR="002A1481">
        <w:rPr>
          <w:noProof/>
          <w:szCs w:val="24"/>
        </w:rPr>
        <w:t>1</w:t>
      </w:r>
      <w:r w:rsidRPr="0005402F">
        <w:rPr>
          <w:szCs w:val="24"/>
        </w:rPr>
        <w:t xml:space="preserve"> shows the IMEI control system and its interaction with the different agents that take part in this implementation, like the customers, the importers, the police authorities, the GSMA and the CRC itself.</w:t>
      </w:r>
    </w:p>
    <w:p w14:paraId="592E95D7" w14:textId="44DAC765" w:rsidR="00B75703" w:rsidRPr="0005402F" w:rsidRDefault="007626D4" w:rsidP="00B75703">
      <w:pPr>
        <w:pStyle w:val="Figure"/>
        <w:rPr>
          <w:szCs w:val="24"/>
        </w:rPr>
      </w:pPr>
      <w:bookmarkStart w:id="647" w:name="_Ref46666611"/>
      <w:r w:rsidRPr="0005402F">
        <w:rPr>
          <w:noProof/>
          <w:szCs w:val="24"/>
        </w:rPr>
        <w:lastRenderedPageBreak/>
        <w:drawing>
          <wp:inline distT="0" distB="0" distL="0" distR="0" wp14:anchorId="182037B9" wp14:editId="61ECE8A6">
            <wp:extent cx="5553467" cy="2846838"/>
            <wp:effectExtent l="0" t="0" r="9525"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553467" cy="2846838"/>
                    </a:xfrm>
                    <a:prstGeom prst="rect">
                      <a:avLst/>
                    </a:prstGeom>
                  </pic:spPr>
                </pic:pic>
              </a:graphicData>
            </a:graphic>
          </wp:inline>
        </w:drawing>
      </w:r>
    </w:p>
    <w:p w14:paraId="37CC82D8" w14:textId="5FB7BB7A" w:rsidR="00B75703" w:rsidRPr="0005402F" w:rsidRDefault="00B75703" w:rsidP="00B75703">
      <w:pPr>
        <w:pStyle w:val="Figurelegend"/>
        <w:rPr>
          <w:sz w:val="24"/>
          <w:szCs w:val="24"/>
        </w:rPr>
      </w:pPr>
      <w:r w:rsidRPr="0005402F">
        <w:rPr>
          <w:bCs/>
          <w:sz w:val="24"/>
          <w:szCs w:val="24"/>
        </w:rPr>
        <w:t>Source</w:t>
      </w:r>
      <w:r w:rsidR="00BD7220" w:rsidRPr="0005402F">
        <w:rPr>
          <w:bCs/>
          <w:sz w:val="24"/>
          <w:szCs w:val="24"/>
        </w:rPr>
        <w:t>:</w:t>
      </w:r>
      <w:r w:rsidRPr="0005402F">
        <w:rPr>
          <w:bCs/>
          <w:sz w:val="24"/>
          <w:szCs w:val="24"/>
        </w:rPr>
        <w:t xml:space="preserve"> CRC</w:t>
      </w:r>
      <w:r w:rsidR="00BD7220" w:rsidRPr="0005402F">
        <w:rPr>
          <w:bCs/>
          <w:sz w:val="24"/>
          <w:szCs w:val="24"/>
        </w:rPr>
        <w:t>.</w:t>
      </w:r>
    </w:p>
    <w:p w14:paraId="0EA2D60D" w14:textId="09B825CE" w:rsidR="00D21536" w:rsidRPr="0005402F" w:rsidRDefault="00D21536" w:rsidP="00B60272">
      <w:pPr>
        <w:pStyle w:val="FigureNoTitle0"/>
        <w:rPr>
          <w:bCs/>
          <w:szCs w:val="24"/>
        </w:rPr>
      </w:pPr>
      <w:r w:rsidRPr="0005402F">
        <w:rPr>
          <w:szCs w:val="24"/>
        </w:rPr>
        <w:t xml:space="preserve">Figure </w:t>
      </w:r>
      <w:r w:rsidR="0035568C" w:rsidRPr="0005402F">
        <w:rPr>
          <w:szCs w:val="24"/>
        </w:rPr>
        <w:t>I.1</w:t>
      </w:r>
      <w:r w:rsidR="002950AF">
        <w:rPr>
          <w:szCs w:val="24"/>
        </w:rPr>
        <w:t>1</w:t>
      </w:r>
      <w:bookmarkEnd w:id="647"/>
      <w:r w:rsidR="00B60272" w:rsidRPr="0005402F">
        <w:rPr>
          <w:szCs w:val="24"/>
        </w:rPr>
        <w:t xml:space="preserve"> –</w:t>
      </w:r>
      <w:r w:rsidRPr="0005402F">
        <w:rPr>
          <w:szCs w:val="24"/>
        </w:rPr>
        <w:t xml:space="preserve"> Deployed IMEI control mechanism</w:t>
      </w:r>
    </w:p>
    <w:p w14:paraId="5D84CAE5" w14:textId="788EFBD1" w:rsidR="00D21536" w:rsidRPr="0005402F" w:rsidRDefault="009B2752" w:rsidP="00483804">
      <w:pPr>
        <w:pStyle w:val="Normalaftertitle"/>
        <w:rPr>
          <w:szCs w:val="24"/>
        </w:rPr>
      </w:pPr>
      <w:r w:rsidRPr="003370F8">
        <w:rPr>
          <w:szCs w:val="24"/>
        </w:rPr>
        <w:t xml:space="preserve">The specifications of the deployed control mechanism provided below are derived from the compilation of information by </w:t>
      </w:r>
      <w:r w:rsidRPr="0005402F">
        <w:rPr>
          <w:szCs w:val="24"/>
        </w:rPr>
        <w:t>Jay Gumbiner</w:t>
      </w:r>
      <w:r w:rsidR="002F4B54" w:rsidRPr="0005402F">
        <w:rPr>
          <w:szCs w:val="24"/>
        </w:rPr>
        <w:t>.</w:t>
      </w:r>
      <w:r w:rsidR="00D21536" w:rsidRPr="0005402F">
        <w:rPr>
          <w:rStyle w:val="FootnoteReference"/>
          <w:bCs/>
          <w:sz w:val="24"/>
          <w:szCs w:val="24"/>
        </w:rPr>
        <w:footnoteReference w:id="15"/>
      </w:r>
    </w:p>
    <w:p w14:paraId="4A68A5E8" w14:textId="6CFD0B55" w:rsidR="00D21536" w:rsidRPr="0005402F" w:rsidRDefault="005C68DF" w:rsidP="005C68DF">
      <w:pPr>
        <w:pStyle w:val="enumlev1"/>
        <w:rPr>
          <w:szCs w:val="24"/>
        </w:rPr>
      </w:pPr>
      <w:r w:rsidRPr="0005402F">
        <w:rPr>
          <w:szCs w:val="24"/>
        </w:rPr>
        <w:t>•</w:t>
      </w:r>
      <w:r w:rsidR="0093197E" w:rsidRPr="0005402F">
        <w:rPr>
          <w:szCs w:val="24"/>
        </w:rPr>
        <w:tab/>
      </w:r>
      <w:r w:rsidR="00D21536" w:rsidRPr="0005402F">
        <w:rPr>
          <w:szCs w:val="24"/>
        </w:rPr>
        <w:t>Control and handling of a phone with a duplicated IMEI</w:t>
      </w:r>
    </w:p>
    <w:p w14:paraId="2BB192A5" w14:textId="471E2B53" w:rsidR="00D21536" w:rsidRPr="0005402F" w:rsidRDefault="00D21536" w:rsidP="00D0621D">
      <w:pPr>
        <w:rPr>
          <w:szCs w:val="24"/>
        </w:rPr>
      </w:pPr>
      <w:r w:rsidRPr="0005402F">
        <w:rPr>
          <w:szCs w:val="24"/>
        </w:rPr>
        <w:t xml:space="preserve">On a daily basis each mobile operator, based on the voice CDRs, can detect duplicated IMEIs using algorithms to identify collisions or time/distance conﬂicts between the calls placed from diﬀerent IMSIs with the same IMEI. In the same manner with the same kind of algorithms, a centralized monthly system detects duplicated IMEIs showing activity in diﬀerent networks at a national level. Once detected, they identify the IMSIs that have been using the duplicated IMEI and its users are alerted and given 30 calendar days to present (physically or virtually) the purchase documents related to the phone, </w:t>
      </w:r>
      <w:r w:rsidR="00512146" w:rsidRPr="0005402F">
        <w:rPr>
          <w:szCs w:val="24"/>
        </w:rPr>
        <w:t>in addition,</w:t>
      </w:r>
      <w:r w:rsidRPr="0005402F">
        <w:rPr>
          <w:szCs w:val="24"/>
        </w:rPr>
        <w:t xml:space="preserve"> information about the point of sale and other personal information. This information is delivered to law enforcement</w:t>
      </w:r>
      <w:r w:rsidR="00512146" w:rsidRPr="0005402F">
        <w:rPr>
          <w:szCs w:val="24"/>
        </w:rPr>
        <w:t>s</w:t>
      </w:r>
      <w:r w:rsidRPr="0005402F">
        <w:rPr>
          <w:szCs w:val="24"/>
        </w:rPr>
        <w:t xml:space="preserve"> to investigate the crime of IMEI tampering.</w:t>
      </w:r>
    </w:p>
    <w:p w14:paraId="565383DB" w14:textId="75F4D918" w:rsidR="00D21536" w:rsidRPr="0005402F" w:rsidRDefault="00D21536" w:rsidP="004C2B7E">
      <w:pPr>
        <w:rPr>
          <w:szCs w:val="24"/>
        </w:rPr>
      </w:pPr>
      <w:r w:rsidRPr="0005402F">
        <w:rPr>
          <w:szCs w:val="24"/>
        </w:rPr>
        <w:t>At the end of the grace period wh</w:t>
      </w:r>
      <w:r w:rsidR="005B1B22" w:rsidRPr="0005402F">
        <w:rPr>
          <w:szCs w:val="24"/>
        </w:rPr>
        <w:t>ere</w:t>
      </w:r>
      <w:r w:rsidRPr="0005402F">
        <w:rPr>
          <w:szCs w:val="24"/>
        </w:rPr>
        <w:t xml:space="preserve"> the users of phones with duplicated IMEI supply the required information and supporting materials, the mobile operator in which the phone is being used must apply the criteria set in the regulation to define which of the users can continue to use the equipment.</w:t>
      </w:r>
    </w:p>
    <w:p w14:paraId="5CF64013" w14:textId="4D3955DE" w:rsidR="00D21536" w:rsidRPr="0005402F" w:rsidRDefault="00D21536" w:rsidP="004C2B7E">
      <w:pPr>
        <w:rPr>
          <w:szCs w:val="24"/>
        </w:rPr>
      </w:pPr>
      <w:r w:rsidRPr="0005402F">
        <w:rPr>
          <w:szCs w:val="24"/>
        </w:rPr>
        <w:t>There are two criteria for the operators to define which user can continue to use a phone with a duplicated IMEI:</w:t>
      </w:r>
    </w:p>
    <w:p w14:paraId="6E04F8BC" w14:textId="2DC5F377" w:rsidR="00D21536" w:rsidRPr="0005402F" w:rsidRDefault="00D21536" w:rsidP="004C2B7E">
      <w:pPr>
        <w:pStyle w:val="enumlev1"/>
        <w:rPr>
          <w:szCs w:val="24"/>
        </w:rPr>
      </w:pPr>
      <w:r w:rsidRPr="0005402F">
        <w:rPr>
          <w:szCs w:val="24"/>
        </w:rPr>
        <w:t>1</w:t>
      </w:r>
      <w:r w:rsidR="004C2B7E" w:rsidRPr="0005402F">
        <w:rPr>
          <w:szCs w:val="24"/>
        </w:rPr>
        <w:t>)</w:t>
      </w:r>
      <w:r w:rsidR="004C2B7E" w:rsidRPr="0005402F">
        <w:rPr>
          <w:szCs w:val="24"/>
        </w:rPr>
        <w:tab/>
      </w:r>
      <w:r w:rsidR="00CB7120" w:rsidRPr="005975C2">
        <w:t>The user that has registered the IMEI positive database under his ID, or</w:t>
      </w:r>
    </w:p>
    <w:p w14:paraId="4FC72A59" w14:textId="625470C0" w:rsidR="00D21536" w:rsidRPr="0005402F" w:rsidRDefault="00D21536" w:rsidP="004C2B7E">
      <w:pPr>
        <w:pStyle w:val="enumlev1"/>
        <w:rPr>
          <w:szCs w:val="24"/>
        </w:rPr>
      </w:pPr>
      <w:r w:rsidRPr="0005402F">
        <w:rPr>
          <w:szCs w:val="24"/>
        </w:rPr>
        <w:t>2</w:t>
      </w:r>
      <w:r w:rsidR="004C2B7E" w:rsidRPr="0005402F">
        <w:rPr>
          <w:szCs w:val="24"/>
        </w:rPr>
        <w:t>)</w:t>
      </w:r>
      <w:r w:rsidR="004C2B7E" w:rsidRPr="0005402F">
        <w:rPr>
          <w:szCs w:val="24"/>
        </w:rPr>
        <w:tab/>
      </w:r>
      <w:r w:rsidRPr="0005402F">
        <w:rPr>
          <w:szCs w:val="24"/>
        </w:rPr>
        <w:t>The user whose supporting materials or phone provide</w:t>
      </w:r>
      <w:r w:rsidR="00657451" w:rsidRPr="0005402F">
        <w:rPr>
          <w:szCs w:val="24"/>
        </w:rPr>
        <w:t>s</w:t>
      </w:r>
      <w:r w:rsidRPr="0005402F">
        <w:rPr>
          <w:szCs w:val="24"/>
        </w:rPr>
        <w:t xml:space="preserve"> the operator with enough evidence that the phone is the genuine one.</w:t>
      </w:r>
    </w:p>
    <w:p w14:paraId="26B08175" w14:textId="2BA01212" w:rsidR="00D21536" w:rsidRPr="0005402F" w:rsidRDefault="00D21536" w:rsidP="0052095E">
      <w:pPr>
        <w:rPr>
          <w:szCs w:val="24"/>
        </w:rPr>
      </w:pPr>
      <w:r w:rsidRPr="0005402F">
        <w:rPr>
          <w:szCs w:val="24"/>
        </w:rPr>
        <w:t>Once the user of the legitimate device, with the above criteria, has been identified, the mobile operator will associate the correct IMEI-IMSI coupling in its EIR to only allow access to the phone that attempts to use the IMEI with that IMSI</w:t>
      </w:r>
      <w:r w:rsidR="000E4160" w:rsidRPr="0005402F">
        <w:rPr>
          <w:szCs w:val="24"/>
        </w:rPr>
        <w:t xml:space="preserve"> to the network</w:t>
      </w:r>
      <w:r w:rsidRPr="0005402F">
        <w:rPr>
          <w:szCs w:val="24"/>
        </w:rPr>
        <w:t>. In this way the duplicates are blocked. The (single) IMEI is placed in the centralized negative database for identification purposes to users, other operators and authorities</w:t>
      </w:r>
      <w:r w:rsidR="00FD3C50" w:rsidRPr="0005402F">
        <w:rPr>
          <w:szCs w:val="24"/>
        </w:rPr>
        <w:t>.</w:t>
      </w:r>
      <w:r w:rsidRPr="0005402F">
        <w:rPr>
          <w:szCs w:val="24"/>
        </w:rPr>
        <w:t xml:space="preserve"> </w:t>
      </w:r>
    </w:p>
    <w:p w14:paraId="5C633946" w14:textId="198D03E8" w:rsidR="00D21536" w:rsidRPr="0005402F" w:rsidRDefault="004A1124" w:rsidP="004A1124">
      <w:pPr>
        <w:pStyle w:val="enumlev1"/>
        <w:rPr>
          <w:szCs w:val="24"/>
        </w:rPr>
      </w:pPr>
      <w:r w:rsidRPr="0005402F">
        <w:rPr>
          <w:szCs w:val="24"/>
        </w:rPr>
        <w:lastRenderedPageBreak/>
        <w:t>•</w:t>
      </w:r>
      <w:r w:rsidR="0093197E" w:rsidRPr="00A64CB7">
        <w:rPr>
          <w:szCs w:val="24"/>
        </w:rPr>
        <w:tab/>
      </w:r>
      <w:r w:rsidR="00D21536" w:rsidRPr="0005402F">
        <w:rPr>
          <w:szCs w:val="24"/>
        </w:rPr>
        <w:t xml:space="preserve">Stolen </w:t>
      </w:r>
      <w:r w:rsidR="002D11F2" w:rsidRPr="0005402F">
        <w:rPr>
          <w:szCs w:val="24"/>
        </w:rPr>
        <w:t>p</w:t>
      </w:r>
      <w:r w:rsidR="00D21536" w:rsidRPr="0005402F">
        <w:rPr>
          <w:szCs w:val="24"/>
        </w:rPr>
        <w:t xml:space="preserve">hone </w:t>
      </w:r>
      <w:r w:rsidR="002D11F2" w:rsidRPr="0005402F">
        <w:rPr>
          <w:szCs w:val="24"/>
        </w:rPr>
        <w:t>h</w:t>
      </w:r>
      <w:r w:rsidR="00D21536" w:rsidRPr="0005402F">
        <w:rPr>
          <w:szCs w:val="24"/>
        </w:rPr>
        <w:t>andling</w:t>
      </w:r>
    </w:p>
    <w:p w14:paraId="65990F1D" w14:textId="08BED9C6" w:rsidR="00D21536" w:rsidRPr="0005402F" w:rsidRDefault="00CB7120" w:rsidP="004A1124">
      <w:pPr>
        <w:rPr>
          <w:szCs w:val="24"/>
        </w:rPr>
      </w:pPr>
      <w:r w:rsidRPr="005975C2">
        <w:t>In the case of a phone being reported as stolen, the process is much simpler. The user is required to immediately report the theft to their mobile operator and should formally report it to the police or legal authorities. However, only a very small percentage (no more than 2 %) of the phones stolen in Colombia are reported to local police authorities. In most cases the person will call the mobile operator themselves to report the phone as being stolen, at which point the details on the phone, IMEI (taken from the network activity by the date and hour of the theft), and customer details will be placed into the system to have the IMEI blocked.</w:t>
      </w:r>
    </w:p>
    <w:p w14:paraId="3BE5BFD3" w14:textId="47221886" w:rsidR="00D21536" w:rsidRPr="0005402F" w:rsidRDefault="00D21536" w:rsidP="00765E80">
      <w:pPr>
        <w:rPr>
          <w:szCs w:val="24"/>
        </w:rPr>
      </w:pPr>
      <w:r w:rsidRPr="0005402F">
        <w:rPr>
          <w:szCs w:val="24"/>
        </w:rPr>
        <w:t xml:space="preserve">The stolen/lost reported IMEIs received by the mobile operator </w:t>
      </w:r>
      <w:r w:rsidR="00691EB6" w:rsidRPr="0005402F">
        <w:rPr>
          <w:szCs w:val="24"/>
        </w:rPr>
        <w:t>is</w:t>
      </w:r>
      <w:r w:rsidRPr="0005402F">
        <w:rPr>
          <w:szCs w:val="24"/>
        </w:rPr>
        <w:t xml:space="preserve"> shared on-line to the centralized negative database and the IMEI is broadcast to the rest of the mobile network operators to be blocked in a maximum time of 25 minutes. By regulation, information about the theft must be populated in the negative database, such as the address</w:t>
      </w:r>
      <w:r w:rsidR="0019172B" w:rsidRPr="0005402F">
        <w:rPr>
          <w:szCs w:val="24"/>
        </w:rPr>
        <w:t xml:space="preserve"> </w:t>
      </w:r>
      <w:r w:rsidRPr="0005402F">
        <w:rPr>
          <w:szCs w:val="24"/>
        </w:rPr>
        <w:t>/</w:t>
      </w:r>
      <w:r w:rsidR="0019172B" w:rsidRPr="0005402F">
        <w:rPr>
          <w:szCs w:val="24"/>
        </w:rPr>
        <w:t xml:space="preserve"> </w:t>
      </w:r>
      <w:r w:rsidRPr="0005402F">
        <w:rPr>
          <w:szCs w:val="24"/>
        </w:rPr>
        <w:t xml:space="preserve">location of the event, if there was violence involved, if there were weapons involved, if the victim is a minor and </w:t>
      </w:r>
      <w:r w:rsidR="00CA2C72" w:rsidRPr="0005402F">
        <w:rPr>
          <w:szCs w:val="24"/>
        </w:rPr>
        <w:t xml:space="preserve">their </w:t>
      </w:r>
      <w:r w:rsidRPr="0005402F">
        <w:rPr>
          <w:szCs w:val="24"/>
        </w:rPr>
        <w:t>contact information. With this information, law enforcement</w:t>
      </w:r>
      <w:r w:rsidR="00FF0C45" w:rsidRPr="0005402F">
        <w:rPr>
          <w:szCs w:val="24"/>
        </w:rPr>
        <w:t>s</w:t>
      </w:r>
      <w:r w:rsidRPr="0005402F">
        <w:rPr>
          <w:szCs w:val="24"/>
        </w:rPr>
        <w:t xml:space="preserve"> and judicial authorities can start investigations in the absence of </w:t>
      </w:r>
      <w:r w:rsidR="00FF0C45" w:rsidRPr="0005402F">
        <w:rPr>
          <w:szCs w:val="24"/>
        </w:rPr>
        <w:t>a</w:t>
      </w:r>
      <w:r w:rsidRPr="0005402F">
        <w:rPr>
          <w:szCs w:val="24"/>
        </w:rPr>
        <w:t xml:space="preserve"> formal report from users, perform geospatial analysis of the hot spots of criminal activity involving stolen phones to reinforce the surveillance in those areas, and arrest thieves or people receiving stolen phones.</w:t>
      </w:r>
    </w:p>
    <w:p w14:paraId="77FCD7E4" w14:textId="0213B1E9" w:rsidR="00D21536" w:rsidRPr="0005402F" w:rsidRDefault="00765E80" w:rsidP="00765E80">
      <w:pPr>
        <w:pStyle w:val="enumlev1"/>
        <w:rPr>
          <w:szCs w:val="24"/>
        </w:rPr>
      </w:pPr>
      <w:r w:rsidRPr="0005402F">
        <w:rPr>
          <w:szCs w:val="24"/>
        </w:rPr>
        <w:t>•</w:t>
      </w:r>
      <w:r w:rsidR="0093197E" w:rsidRPr="00A64CB7">
        <w:rPr>
          <w:szCs w:val="24"/>
        </w:rPr>
        <w:tab/>
      </w:r>
      <w:r w:rsidR="00D21536" w:rsidRPr="0005402F">
        <w:rPr>
          <w:szCs w:val="24"/>
        </w:rPr>
        <w:t xml:space="preserve">Homologation </w:t>
      </w:r>
      <w:r w:rsidR="00890F0C" w:rsidRPr="0005402F">
        <w:rPr>
          <w:szCs w:val="24"/>
        </w:rPr>
        <w:t>p</w:t>
      </w:r>
      <w:r w:rsidR="00D21536" w:rsidRPr="0005402F">
        <w:rPr>
          <w:szCs w:val="24"/>
        </w:rPr>
        <w:t>rocess</w:t>
      </w:r>
    </w:p>
    <w:p w14:paraId="6D0528AF" w14:textId="1CB537A1" w:rsidR="00CB7120" w:rsidRPr="005975C2" w:rsidRDefault="00CB7120" w:rsidP="00CB7120">
      <w:r w:rsidRPr="005975C2">
        <w:t xml:space="preserve">The process for homologating a new phone model for the Colombian networks is a straight-forward process that is submitted to the CRC for both individuals and manufacturers or importers. The approval can be completed in less than five days. Since Colombia's mobile networks use the same 850 and 1900 MHz bands that the majority of the countries in North, Central, and South America use, most phones that are coming to Colombia already have regulatory approval from the federal communications commission (FCC) in the United States of America (USA). This helps to speed up the process immensely since the network compliance issues have already been confirmed. Since August 2016, MinTIC has waived the fee for this approval process in Colombia. </w:t>
      </w:r>
    </w:p>
    <w:p w14:paraId="45370E34" w14:textId="47FB1336" w:rsidR="00D21536" w:rsidRPr="0005402F" w:rsidRDefault="00075FF0" w:rsidP="00CB7120">
      <w:pPr>
        <w:rPr>
          <w:szCs w:val="24"/>
        </w:rPr>
      </w:pPr>
      <w:r w:rsidRPr="0005402F">
        <w:t>In homologation</w:t>
      </w:r>
      <w:r>
        <w:t xml:space="preserve"> process</w:t>
      </w:r>
      <w:r w:rsidRPr="0005402F">
        <w:t xml:space="preserve">, the applicant must </w:t>
      </w:r>
      <w:r>
        <w:t xml:space="preserve">provide </w:t>
      </w:r>
      <w:r w:rsidRPr="0005402F">
        <w:t xml:space="preserve">the </w:t>
      </w:r>
      <w:r>
        <w:t xml:space="preserve">device´s brand and model information to </w:t>
      </w:r>
      <w:r w:rsidRPr="0005402F">
        <w:t xml:space="preserve">the CRC </w:t>
      </w:r>
      <w:r>
        <w:t xml:space="preserve">for acquisition and </w:t>
      </w:r>
      <w:r w:rsidRPr="0005402F">
        <w:t>validat</w:t>
      </w:r>
      <w:r>
        <w:t>ion</w:t>
      </w:r>
      <w:r w:rsidRPr="0005402F">
        <w:t xml:space="preserve"> </w:t>
      </w:r>
      <w:r>
        <w:t xml:space="preserve">of </w:t>
      </w:r>
      <w:r w:rsidRPr="0005402F">
        <w:t xml:space="preserve">the </w:t>
      </w:r>
      <w:r>
        <w:t xml:space="preserve">remaining of information, ensuring the </w:t>
      </w:r>
      <w:r w:rsidRPr="0005402F">
        <w:t xml:space="preserve">integrity and validity of the new model identification </w:t>
      </w:r>
      <w:r>
        <w:t xml:space="preserve">in accordance </w:t>
      </w:r>
      <w:r w:rsidRPr="0005402F">
        <w:t>with industry standards through access to the GSMA database. Once homologated, the trademark and model are publicized on the CRC web page for the public to see the homologated phones that can be sold and used in the country. At the same time, all TACs related to the model are pulled out from the GSMA database and placed in a confidential list of trademark-model-TAC, which allows the mobile operators to daily detect which of the IMEI with activity in the networks belongs to a non-homologated model and informs the user and gives them a grace period to homologate the phone with the CRC. As a result of this control initiated in October 2016, approximately 22 % of the handsets presented to the CRC by users for the homologation review resulted in identifying lost/stolen phones that were tampered with to alter the original IMEI with IMEIs that were not sold in the country or region</w:t>
      </w:r>
      <w:r w:rsidR="00D21536" w:rsidRPr="0005402F">
        <w:rPr>
          <w:szCs w:val="24"/>
        </w:rPr>
        <w:t>.</w:t>
      </w:r>
    </w:p>
    <w:p w14:paraId="6C28AB11" w14:textId="19EE639E" w:rsidR="00D21536" w:rsidRPr="0005402F" w:rsidRDefault="00BA1644" w:rsidP="00BA1644">
      <w:pPr>
        <w:pStyle w:val="enumlev1"/>
        <w:rPr>
          <w:szCs w:val="24"/>
        </w:rPr>
      </w:pPr>
      <w:r w:rsidRPr="0005402F">
        <w:rPr>
          <w:szCs w:val="24"/>
        </w:rPr>
        <w:t>•</w:t>
      </w:r>
      <w:r w:rsidR="0093197E" w:rsidRPr="00A64CB7">
        <w:rPr>
          <w:szCs w:val="24"/>
        </w:rPr>
        <w:tab/>
      </w:r>
      <w:r w:rsidR="00D21536" w:rsidRPr="0005402F">
        <w:rPr>
          <w:szCs w:val="24"/>
        </w:rPr>
        <w:t xml:space="preserve">Personal </w:t>
      </w:r>
      <w:r w:rsidR="00523174" w:rsidRPr="0005402F">
        <w:rPr>
          <w:szCs w:val="24"/>
        </w:rPr>
        <w:t>i</w:t>
      </w:r>
      <w:r w:rsidR="00D21536" w:rsidRPr="0005402F">
        <w:rPr>
          <w:szCs w:val="24"/>
        </w:rPr>
        <w:t>mports</w:t>
      </w:r>
    </w:p>
    <w:p w14:paraId="6F37A4A2" w14:textId="2C44E8D9" w:rsidR="00D21536" w:rsidRPr="0005402F" w:rsidRDefault="00D21536" w:rsidP="00C17BC6">
      <w:pPr>
        <w:rPr>
          <w:szCs w:val="24"/>
        </w:rPr>
      </w:pPr>
      <w:r w:rsidRPr="0005402F">
        <w:rPr>
          <w:szCs w:val="24"/>
        </w:rPr>
        <w:t xml:space="preserve">As a transition </w:t>
      </w:r>
      <w:r w:rsidR="00D30FA6" w:rsidRPr="0005402F">
        <w:rPr>
          <w:szCs w:val="24"/>
        </w:rPr>
        <w:t>in</w:t>
      </w:r>
      <w:r w:rsidRPr="0005402F">
        <w:rPr>
          <w:szCs w:val="24"/>
        </w:rPr>
        <w:t xml:space="preserve"> the beginning of the control of non-homologated phones in October 2016, there was a process in place for individuals who had phones before the regulation was enacted </w:t>
      </w:r>
      <w:r w:rsidR="00D30FA6" w:rsidRPr="0005402F">
        <w:rPr>
          <w:szCs w:val="24"/>
        </w:rPr>
        <w:t>where</w:t>
      </w:r>
      <w:r w:rsidRPr="0005402F">
        <w:rPr>
          <w:szCs w:val="24"/>
        </w:rPr>
        <w:t xml:space="preserve"> the</w:t>
      </w:r>
      <w:r w:rsidR="00D30FA6" w:rsidRPr="0005402F">
        <w:rPr>
          <w:szCs w:val="24"/>
        </w:rPr>
        <w:t>ir phones</w:t>
      </w:r>
      <w:r w:rsidRPr="0005402F">
        <w:rPr>
          <w:szCs w:val="24"/>
        </w:rPr>
        <w:t xml:space="preserve"> may have </w:t>
      </w:r>
      <w:r w:rsidR="00D30FA6" w:rsidRPr="0005402F">
        <w:rPr>
          <w:szCs w:val="24"/>
        </w:rPr>
        <w:t xml:space="preserve">been </w:t>
      </w:r>
      <w:r w:rsidRPr="0005402F">
        <w:rPr>
          <w:szCs w:val="24"/>
        </w:rPr>
        <w:t>purchased overseas or in a questionable sales channel</w:t>
      </w:r>
      <w:r w:rsidR="00D30FA6" w:rsidRPr="0005402F">
        <w:rPr>
          <w:szCs w:val="24"/>
        </w:rPr>
        <w:t>.</w:t>
      </w:r>
      <w:r w:rsidRPr="0005402F">
        <w:rPr>
          <w:szCs w:val="24"/>
        </w:rPr>
        <w:t xml:space="preserve"> </w:t>
      </w:r>
      <w:r w:rsidR="00D30FA6" w:rsidRPr="0005402F">
        <w:rPr>
          <w:szCs w:val="24"/>
        </w:rPr>
        <w:t>To</w:t>
      </w:r>
      <w:r w:rsidRPr="0005402F">
        <w:rPr>
          <w:szCs w:val="24"/>
        </w:rPr>
        <w:t xml:space="preserve"> make sure </w:t>
      </w:r>
      <w:r w:rsidR="00D30FA6" w:rsidRPr="0005402F">
        <w:rPr>
          <w:szCs w:val="24"/>
        </w:rPr>
        <w:t>that these phones</w:t>
      </w:r>
      <w:r w:rsidRPr="0005402F">
        <w:rPr>
          <w:szCs w:val="24"/>
        </w:rPr>
        <w:t xml:space="preserve"> w</w:t>
      </w:r>
      <w:r w:rsidR="00D30FA6" w:rsidRPr="0005402F">
        <w:rPr>
          <w:szCs w:val="24"/>
        </w:rPr>
        <w:t>ere</w:t>
      </w:r>
      <w:r w:rsidRPr="0005402F">
        <w:rPr>
          <w:szCs w:val="24"/>
        </w:rPr>
        <w:t xml:space="preserve"> homologated</w:t>
      </w:r>
      <w:r w:rsidR="00D30FA6" w:rsidRPr="0005402F">
        <w:rPr>
          <w:szCs w:val="24"/>
        </w:rPr>
        <w:t>, users were directed to the wwww.notequedesinmovil.gov.co website</w:t>
      </w:r>
      <w:r w:rsidRPr="0005402F">
        <w:rPr>
          <w:szCs w:val="24"/>
        </w:rPr>
        <w:t xml:space="preserve"> </w:t>
      </w:r>
      <w:r w:rsidR="00D30FA6" w:rsidRPr="0005402F">
        <w:rPr>
          <w:szCs w:val="24"/>
        </w:rPr>
        <w:t>v</w:t>
      </w:r>
      <w:r w:rsidRPr="0005402F">
        <w:rPr>
          <w:szCs w:val="24"/>
        </w:rPr>
        <w:t>ia social media campaigns of #notequedesinmovil (#don</w:t>
      </w:r>
      <w:r w:rsidR="00894970" w:rsidRPr="0005402F">
        <w:rPr>
          <w:szCs w:val="24"/>
        </w:rPr>
        <w:t>'</w:t>
      </w:r>
      <w:r w:rsidRPr="0005402F">
        <w:rPr>
          <w:szCs w:val="24"/>
        </w:rPr>
        <w:t>tbeleftimmobile as a translation to English)</w:t>
      </w:r>
      <w:r w:rsidR="006F723E" w:rsidRPr="0005402F">
        <w:rPr>
          <w:szCs w:val="24"/>
        </w:rPr>
        <w:t>.</w:t>
      </w:r>
      <w:r w:rsidRPr="0005402F">
        <w:rPr>
          <w:szCs w:val="24"/>
        </w:rPr>
        <w:t xml:space="preserve"> A detailed video also help</w:t>
      </w:r>
      <w:r w:rsidR="00D34FE4" w:rsidRPr="0005402F">
        <w:rPr>
          <w:szCs w:val="24"/>
        </w:rPr>
        <w:t>ed the</w:t>
      </w:r>
      <w:r w:rsidRPr="0005402F">
        <w:rPr>
          <w:szCs w:val="24"/>
        </w:rPr>
        <w:t xml:space="preserve"> applicants</w:t>
      </w:r>
      <w:r w:rsidR="00D34FE4" w:rsidRPr="0005402F">
        <w:rPr>
          <w:szCs w:val="24"/>
        </w:rPr>
        <w:t xml:space="preserve"> to</w:t>
      </w:r>
      <w:r w:rsidRPr="0005402F">
        <w:rPr>
          <w:szCs w:val="24"/>
        </w:rPr>
        <w:t xml:space="preserve"> find the required information and explain</w:t>
      </w:r>
      <w:r w:rsidR="00D34FE4" w:rsidRPr="0005402F">
        <w:rPr>
          <w:szCs w:val="24"/>
        </w:rPr>
        <w:t>ed</w:t>
      </w:r>
      <w:r w:rsidRPr="0005402F">
        <w:rPr>
          <w:szCs w:val="24"/>
        </w:rPr>
        <w:t xml:space="preserve"> the process for submitting it to the CRC.</w:t>
      </w:r>
    </w:p>
    <w:p w14:paraId="44B3C5A0" w14:textId="534BC103" w:rsidR="00D21536" w:rsidRPr="0005402F" w:rsidRDefault="0050590A" w:rsidP="001865AD">
      <w:pPr>
        <w:pStyle w:val="Headingb"/>
        <w:rPr>
          <w:szCs w:val="24"/>
        </w:rPr>
      </w:pPr>
      <w:r w:rsidRPr="0005402F">
        <w:rPr>
          <w:szCs w:val="24"/>
        </w:rPr>
        <w:lastRenderedPageBreak/>
        <w:t>4.3</w:t>
      </w:r>
      <w:r w:rsidR="001865AD" w:rsidRPr="0005402F">
        <w:rPr>
          <w:szCs w:val="24"/>
        </w:rPr>
        <w:tab/>
      </w:r>
      <w:r w:rsidR="00D21536" w:rsidRPr="0005402F">
        <w:rPr>
          <w:szCs w:val="24"/>
        </w:rPr>
        <w:t>Description of additional measures taken to engage the problem</w:t>
      </w:r>
      <w:r w:rsidR="00FA4369">
        <w:rPr>
          <w:szCs w:val="24"/>
        </w:rPr>
        <w:t>.</w:t>
      </w:r>
    </w:p>
    <w:p w14:paraId="3FB15ED2" w14:textId="061CE3C6" w:rsidR="00D21536" w:rsidRPr="0005402F" w:rsidRDefault="00D21536" w:rsidP="001865AD">
      <w:pPr>
        <w:rPr>
          <w:szCs w:val="24"/>
        </w:rPr>
      </w:pPr>
      <w:r w:rsidRPr="0005402F">
        <w:rPr>
          <w:szCs w:val="24"/>
        </w:rPr>
        <w:t xml:space="preserve">As seen in </w:t>
      </w:r>
      <w:r w:rsidR="004300D7" w:rsidRPr="0005402F">
        <w:rPr>
          <w:szCs w:val="24"/>
        </w:rPr>
        <w:t xml:space="preserve">Figure </w:t>
      </w:r>
      <w:r w:rsidR="00AF3C66" w:rsidRPr="0005402F">
        <w:rPr>
          <w:noProof/>
          <w:szCs w:val="24"/>
        </w:rPr>
        <w:t>I.1</w:t>
      </w:r>
      <w:r w:rsidR="00FA4369">
        <w:rPr>
          <w:noProof/>
          <w:szCs w:val="24"/>
        </w:rPr>
        <w:t>1</w:t>
      </w:r>
      <w:r w:rsidRPr="0005402F">
        <w:rPr>
          <w:szCs w:val="24"/>
        </w:rPr>
        <w:t xml:space="preserve"> and in the previous </w:t>
      </w:r>
      <w:r w:rsidR="003A460D" w:rsidRPr="0005402F">
        <w:rPr>
          <w:szCs w:val="24"/>
        </w:rPr>
        <w:t>clauses</w:t>
      </w:r>
      <w:r w:rsidRPr="0005402F">
        <w:rPr>
          <w:szCs w:val="24"/>
        </w:rPr>
        <w:t>, there</w:t>
      </w:r>
      <w:r w:rsidR="00844622" w:rsidRPr="0005402F">
        <w:rPr>
          <w:szCs w:val="24"/>
        </w:rPr>
        <w:t xml:space="preserve"> is</w:t>
      </w:r>
      <w:r w:rsidRPr="0005402F">
        <w:rPr>
          <w:szCs w:val="24"/>
        </w:rPr>
        <w:t xml:space="preserve"> an important role that must </w:t>
      </w:r>
      <w:r w:rsidR="00C810CD" w:rsidRPr="0005402F">
        <w:rPr>
          <w:szCs w:val="24"/>
        </w:rPr>
        <w:t xml:space="preserve">be </w:t>
      </w:r>
      <w:r w:rsidRPr="0005402F">
        <w:rPr>
          <w:szCs w:val="24"/>
        </w:rPr>
        <w:t xml:space="preserve">played by the users in the implemented system, </w:t>
      </w:r>
      <w:r w:rsidR="00104D25" w:rsidRPr="0005402F">
        <w:rPr>
          <w:szCs w:val="24"/>
        </w:rPr>
        <w:t>it</w:t>
      </w:r>
      <w:r w:rsidRPr="0005402F">
        <w:rPr>
          <w:szCs w:val="24"/>
        </w:rPr>
        <w:t xml:space="preserve"> starts with the acquisition of the terminal, whe</w:t>
      </w:r>
      <w:r w:rsidR="00104D25" w:rsidRPr="0005402F">
        <w:rPr>
          <w:szCs w:val="24"/>
        </w:rPr>
        <w:t>re</w:t>
      </w:r>
      <w:r w:rsidRPr="0005402F">
        <w:rPr>
          <w:szCs w:val="24"/>
        </w:rPr>
        <w:t xml:space="preserve"> the user </w:t>
      </w:r>
      <w:r w:rsidR="00104D25" w:rsidRPr="0005402F">
        <w:rPr>
          <w:szCs w:val="24"/>
        </w:rPr>
        <w:t xml:space="preserve">at first </w:t>
      </w:r>
      <w:r w:rsidRPr="0005402F">
        <w:rPr>
          <w:szCs w:val="24"/>
        </w:rPr>
        <w:t xml:space="preserve">must verify the legal constitution of the mobile phone seller; additionally, the user is </w:t>
      </w:r>
      <w:r w:rsidR="00104D25" w:rsidRPr="0005402F">
        <w:rPr>
          <w:szCs w:val="24"/>
        </w:rPr>
        <w:t xml:space="preserve">also </w:t>
      </w:r>
      <w:r w:rsidRPr="0005402F">
        <w:rPr>
          <w:szCs w:val="24"/>
        </w:rPr>
        <w:t xml:space="preserve">responsible for the execution of the registration process, </w:t>
      </w:r>
      <w:r w:rsidR="004A256C" w:rsidRPr="0005402F">
        <w:rPr>
          <w:szCs w:val="24"/>
        </w:rPr>
        <w:t>using</w:t>
      </w:r>
      <w:r w:rsidRPr="0005402F">
        <w:rPr>
          <w:szCs w:val="24"/>
        </w:rPr>
        <w:t xml:space="preserve"> the different platforms provided by the mobile operators.</w:t>
      </w:r>
    </w:p>
    <w:p w14:paraId="128F7403" w14:textId="19F59D95" w:rsidR="00D21536" w:rsidRPr="0005402F" w:rsidRDefault="00D21536" w:rsidP="001865AD">
      <w:pPr>
        <w:rPr>
          <w:szCs w:val="24"/>
        </w:rPr>
      </w:pPr>
      <w:r w:rsidRPr="0005402F">
        <w:rPr>
          <w:szCs w:val="24"/>
        </w:rPr>
        <w:t xml:space="preserve">If the customers acquire or use a terminal with </w:t>
      </w:r>
      <w:r w:rsidR="004A256C" w:rsidRPr="0005402F">
        <w:rPr>
          <w:szCs w:val="24"/>
        </w:rPr>
        <w:t xml:space="preserve">an </w:t>
      </w:r>
      <w:r w:rsidRPr="0005402F">
        <w:rPr>
          <w:szCs w:val="24"/>
        </w:rPr>
        <w:t>irregular source, or which IMEI has been duplicated, they must be contacted or noti</w:t>
      </w:r>
      <w:r w:rsidR="00645FEA" w:rsidRPr="0005402F">
        <w:rPr>
          <w:szCs w:val="24"/>
        </w:rPr>
        <w:t>fied</w:t>
      </w:r>
      <w:r w:rsidRPr="0005402F">
        <w:rPr>
          <w:szCs w:val="24"/>
        </w:rPr>
        <w:t xml:space="preserve"> about the possible blocking situation via SMS, phone calls or emails with the information of the procedure and the requirements in case they need to regularize the IMEI operation. </w:t>
      </w:r>
    </w:p>
    <w:p w14:paraId="246242C6" w14:textId="2CA7C730" w:rsidR="00D21536" w:rsidRPr="0005402F" w:rsidRDefault="00D21536" w:rsidP="001865AD">
      <w:pPr>
        <w:pStyle w:val="Headingb"/>
        <w:ind w:left="794" w:hanging="794"/>
        <w:rPr>
          <w:szCs w:val="24"/>
        </w:rPr>
      </w:pPr>
      <w:r w:rsidRPr="0005402F">
        <w:rPr>
          <w:szCs w:val="24"/>
        </w:rPr>
        <w:t>5</w:t>
      </w:r>
      <w:r w:rsidRPr="0005402F">
        <w:rPr>
          <w:szCs w:val="24"/>
        </w:rPr>
        <w:tab/>
        <w:t xml:space="preserve">Overview of challenges and countermeasures with regard to </w:t>
      </w:r>
      <w:r w:rsidR="007F427E" w:rsidRPr="0005402F">
        <w:rPr>
          <w:szCs w:val="24"/>
        </w:rPr>
        <w:t xml:space="preserve">the </w:t>
      </w:r>
      <w:r w:rsidRPr="0005402F">
        <w:rPr>
          <w:szCs w:val="24"/>
        </w:rPr>
        <w:t>implementation of use case</w:t>
      </w:r>
    </w:p>
    <w:p w14:paraId="68A87BCC" w14:textId="77777777" w:rsidR="00D21536" w:rsidRPr="0005402F" w:rsidRDefault="00D21536" w:rsidP="001865AD">
      <w:pPr>
        <w:rPr>
          <w:szCs w:val="24"/>
        </w:rPr>
      </w:pPr>
      <w:r w:rsidRPr="0005402F">
        <w:rPr>
          <w:szCs w:val="24"/>
        </w:rPr>
        <w:t>The CRC has identified in a recently published document, that there are some issues that affect the effectiveness of the mechanism described in the present document, they are listed below:</w:t>
      </w:r>
    </w:p>
    <w:p w14:paraId="22A22118" w14:textId="7B3FF724" w:rsidR="00D21536" w:rsidRPr="0005402F" w:rsidRDefault="005B3FC1" w:rsidP="001865AD">
      <w:pPr>
        <w:pStyle w:val="enumlev1"/>
        <w:rPr>
          <w:szCs w:val="24"/>
        </w:rPr>
      </w:pPr>
      <w:r w:rsidRPr="0005402F">
        <w:rPr>
          <w:szCs w:val="24"/>
        </w:rPr>
        <w:t>•</w:t>
      </w:r>
      <w:r w:rsidR="0093197E" w:rsidRPr="0005402F">
        <w:rPr>
          <w:szCs w:val="24"/>
        </w:rPr>
        <w:tab/>
      </w:r>
      <w:r w:rsidR="00D21536" w:rsidRPr="0005402F">
        <w:rPr>
          <w:szCs w:val="24"/>
        </w:rPr>
        <w:t xml:space="preserve">Device </w:t>
      </w:r>
      <w:r w:rsidR="0063052A" w:rsidRPr="0005402F">
        <w:rPr>
          <w:szCs w:val="24"/>
        </w:rPr>
        <w:t>r</w:t>
      </w:r>
      <w:r w:rsidR="00D21536" w:rsidRPr="0005402F">
        <w:rPr>
          <w:szCs w:val="24"/>
        </w:rPr>
        <w:t>ep</w:t>
      </w:r>
      <w:r w:rsidR="0063052A" w:rsidRPr="0005402F">
        <w:rPr>
          <w:szCs w:val="24"/>
        </w:rPr>
        <w:t>r</w:t>
      </w:r>
      <w:r w:rsidR="00D21536" w:rsidRPr="0005402F">
        <w:rPr>
          <w:szCs w:val="24"/>
        </w:rPr>
        <w:t>ogramming: According to some investigations, there are hardware and software based methods that allow criminal organizations to modify the IMEI of specific devices or chipsets; even if some mobile phone manufacturers have been introducing methods for avoiding software access to the chipset, this practice is still very common within criminal organizations.</w:t>
      </w:r>
    </w:p>
    <w:p w14:paraId="40DC6358" w14:textId="495393B6" w:rsidR="00D21536" w:rsidRPr="0005402F" w:rsidRDefault="005B3FC1" w:rsidP="001865AD">
      <w:pPr>
        <w:pStyle w:val="enumlev1"/>
        <w:rPr>
          <w:szCs w:val="24"/>
        </w:rPr>
      </w:pPr>
      <w:r w:rsidRPr="0005402F">
        <w:rPr>
          <w:szCs w:val="24"/>
        </w:rPr>
        <w:t>•</w:t>
      </w:r>
      <w:r w:rsidR="0093197E" w:rsidRPr="0005402F">
        <w:rPr>
          <w:szCs w:val="24"/>
        </w:rPr>
        <w:tab/>
      </w:r>
      <w:r w:rsidR="00D21536" w:rsidRPr="0005402F">
        <w:rPr>
          <w:szCs w:val="24"/>
        </w:rPr>
        <w:t xml:space="preserve">Parts </w:t>
      </w:r>
      <w:r w:rsidR="009E3926" w:rsidRPr="0005402F">
        <w:rPr>
          <w:szCs w:val="24"/>
        </w:rPr>
        <w:t>m</w:t>
      </w:r>
      <w:r w:rsidR="00D21536" w:rsidRPr="0005402F">
        <w:rPr>
          <w:szCs w:val="24"/>
        </w:rPr>
        <w:t>arket: Even if the implemented mechanism would reduce the index of IMEI alteration</w:t>
      </w:r>
      <w:r w:rsidR="00713FE8" w:rsidRPr="0005402F">
        <w:rPr>
          <w:szCs w:val="24"/>
        </w:rPr>
        <w:t xml:space="preserve"> to zero</w:t>
      </w:r>
      <w:r w:rsidR="00D21536" w:rsidRPr="0005402F">
        <w:rPr>
          <w:szCs w:val="24"/>
        </w:rPr>
        <w:t xml:space="preserve">, there would </w:t>
      </w:r>
      <w:r w:rsidR="00834EFF" w:rsidRPr="0005402F">
        <w:rPr>
          <w:szCs w:val="24"/>
        </w:rPr>
        <w:t xml:space="preserve">still </w:t>
      </w:r>
      <w:r w:rsidR="00D21536" w:rsidRPr="0005402F">
        <w:rPr>
          <w:szCs w:val="24"/>
        </w:rPr>
        <w:t>be a great demand f</w:t>
      </w:r>
      <w:r w:rsidR="001461A5" w:rsidRPr="0005402F">
        <w:rPr>
          <w:szCs w:val="24"/>
        </w:rPr>
        <w:t>or</w:t>
      </w:r>
      <w:r w:rsidR="00D21536" w:rsidRPr="0005402F">
        <w:rPr>
          <w:szCs w:val="24"/>
        </w:rPr>
        <w:t xml:space="preserve"> parts; hence, to satisfy this demand, criminal organizations would continue operating. </w:t>
      </w:r>
    </w:p>
    <w:p w14:paraId="61DC07B3" w14:textId="1D5ADEA6" w:rsidR="00D21536" w:rsidRPr="0005402F" w:rsidRDefault="00D61953" w:rsidP="005B3FC1">
      <w:pPr>
        <w:rPr>
          <w:szCs w:val="24"/>
        </w:rPr>
      </w:pPr>
      <w:r w:rsidRPr="0005402F">
        <w:t xml:space="preserve">Based on the previous aspects, among others, the CRC has defined a problem related to the high complexity that the mechanism to combat stolen and counterfeit mobile phones has accumulated in recent years; hence, </w:t>
      </w:r>
      <w:r w:rsidRPr="00380CA8">
        <w:t>the CRC has tackled the challenge of determining whether the implemented control measures could be simplified through a regulatory project. This project has been discussed with sector stakeholders and authorities, leading to the identification of simplification measures that are currently being incorporated into the respective regulations</w:t>
      </w:r>
      <w:r w:rsidRPr="0005402F">
        <w:t>.</w:t>
      </w:r>
    </w:p>
    <w:p w14:paraId="51204AF9" w14:textId="6F1B0E83" w:rsidR="00D21536" w:rsidRPr="0005402F" w:rsidRDefault="00D21536" w:rsidP="00402AE0">
      <w:pPr>
        <w:pStyle w:val="Headingb"/>
        <w:rPr>
          <w:szCs w:val="24"/>
        </w:rPr>
      </w:pPr>
      <w:bookmarkStart w:id="648" w:name="_Toc93933322"/>
      <w:r w:rsidRPr="0005402F">
        <w:rPr>
          <w:szCs w:val="24"/>
        </w:rPr>
        <w:t>6</w:t>
      </w:r>
      <w:r w:rsidRPr="0005402F">
        <w:rPr>
          <w:szCs w:val="24"/>
        </w:rPr>
        <w:tab/>
        <w:t>Statistic on the effects of implementation of the use case</w:t>
      </w:r>
      <w:bookmarkEnd w:id="648"/>
    </w:p>
    <w:p w14:paraId="5EE91057" w14:textId="544B2C81" w:rsidR="00D21536" w:rsidRPr="0005402F" w:rsidRDefault="00EB1B31" w:rsidP="005B3FC1">
      <w:pPr>
        <w:rPr>
          <w:szCs w:val="24"/>
        </w:rPr>
      </w:pPr>
      <w:r w:rsidRPr="0005402F">
        <w:t xml:space="preserve">Table I.1 contains some of the </w:t>
      </w:r>
      <w:r>
        <w:t xml:space="preserve">results </w:t>
      </w:r>
      <w:r w:rsidRPr="0005402F">
        <w:t xml:space="preserve">of the implementation of the </w:t>
      </w:r>
      <w:r>
        <w:t xml:space="preserve">developed </w:t>
      </w:r>
      <w:r w:rsidRPr="0005402F">
        <w:t>use case, it is necessary to mention that as shown in Figure I.4, some typologies of IMEI blocking have been active for a longer period</w:t>
      </w:r>
      <w:r w:rsidR="00D21536" w:rsidRPr="0005402F">
        <w:rPr>
          <w:szCs w:val="24"/>
        </w:rPr>
        <w:t>.</w:t>
      </w:r>
    </w:p>
    <w:p w14:paraId="2E24CA4D" w14:textId="14CF437F" w:rsidR="00D21536" w:rsidRPr="0005402F" w:rsidRDefault="00D21536" w:rsidP="00152ED6">
      <w:pPr>
        <w:rPr>
          <w:szCs w:val="24"/>
        </w:rPr>
      </w:pPr>
      <w:r w:rsidRPr="0005402F">
        <w:rPr>
          <w:szCs w:val="24"/>
        </w:rPr>
        <w:t xml:space="preserve">In addition, as shown in </w:t>
      </w:r>
      <w:r w:rsidR="004300D7" w:rsidRPr="0005402F">
        <w:rPr>
          <w:szCs w:val="24"/>
        </w:rPr>
        <w:t xml:space="preserve">Figure </w:t>
      </w:r>
      <w:r w:rsidR="00AF3C66" w:rsidRPr="0005402F">
        <w:rPr>
          <w:szCs w:val="24"/>
        </w:rPr>
        <w:t>I.7</w:t>
      </w:r>
      <w:r w:rsidRPr="0005402F">
        <w:rPr>
          <w:szCs w:val="24"/>
        </w:rPr>
        <w:t xml:space="preserve">, there has been a reduction of the </w:t>
      </w:r>
      <w:r w:rsidR="00C43947" w:rsidRPr="0005402F">
        <w:rPr>
          <w:szCs w:val="24"/>
        </w:rPr>
        <w:t>m</w:t>
      </w:r>
      <w:r w:rsidRPr="0005402F">
        <w:rPr>
          <w:szCs w:val="24"/>
        </w:rPr>
        <w:t>onthly average of reported devices with duplicated or invalid IMEI in recent years.</w:t>
      </w:r>
    </w:p>
    <w:p w14:paraId="59EBE5FD" w14:textId="77777777" w:rsidR="00905C73" w:rsidRPr="0005402F" w:rsidRDefault="00905C73" w:rsidP="00905C73">
      <w:pPr>
        <w:pStyle w:val="TableNoTitle0"/>
        <w:rPr>
          <w:szCs w:val="24"/>
        </w:rPr>
      </w:pPr>
      <w:bookmarkStart w:id="649" w:name="_Ref46693898"/>
      <w:bookmarkStart w:id="650" w:name="_Ref46693893"/>
      <w:r w:rsidRPr="0005402F">
        <w:rPr>
          <w:szCs w:val="24"/>
        </w:rPr>
        <w:t>Table</w:t>
      </w:r>
      <w:bookmarkEnd w:id="649"/>
      <w:r w:rsidRPr="0005402F">
        <w:rPr>
          <w:szCs w:val="24"/>
        </w:rPr>
        <w:t xml:space="preserve"> I.1 – Impact of the IMEI blocking typologies</w:t>
      </w:r>
      <w:bookmarkEnd w:id="650"/>
    </w:p>
    <w:tbl>
      <w:tblPr>
        <w:tblW w:w="9639"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CellMar>
          <w:left w:w="70" w:type="dxa"/>
          <w:right w:w="70" w:type="dxa"/>
        </w:tblCellMar>
        <w:tblLook w:val="04A0" w:firstRow="1" w:lastRow="0" w:firstColumn="1" w:lastColumn="0" w:noHBand="0" w:noVBand="1"/>
      </w:tblPr>
      <w:tblGrid>
        <w:gridCol w:w="3253"/>
        <w:gridCol w:w="2268"/>
        <w:gridCol w:w="4118"/>
      </w:tblGrid>
      <w:tr w:rsidR="00905C73" w:rsidRPr="0005402F" w14:paraId="1EA2A714" w14:textId="77777777" w:rsidTr="003C748E">
        <w:trPr>
          <w:trHeight w:val="537"/>
          <w:jc w:val="center"/>
        </w:trPr>
        <w:tc>
          <w:tcPr>
            <w:tcW w:w="3101" w:type="dxa"/>
            <w:shd w:val="clear" w:color="auto" w:fill="auto"/>
            <w:vAlign w:val="center"/>
            <w:hideMark/>
          </w:tcPr>
          <w:p w14:paraId="49E30DC6" w14:textId="77777777" w:rsidR="00905C73" w:rsidRPr="0005402F" w:rsidRDefault="00905C73" w:rsidP="003C748E">
            <w:pPr>
              <w:pStyle w:val="Tablehead"/>
              <w:rPr>
                <w:sz w:val="24"/>
                <w:szCs w:val="24"/>
                <w:lang w:eastAsia="es-CO"/>
              </w:rPr>
            </w:pPr>
            <w:r w:rsidRPr="0005402F">
              <w:rPr>
                <w:sz w:val="24"/>
                <w:szCs w:val="24"/>
                <w:lang w:eastAsia="es-CO"/>
              </w:rPr>
              <w:t>Type of IMEI</w:t>
            </w:r>
          </w:p>
        </w:tc>
        <w:tc>
          <w:tcPr>
            <w:tcW w:w="2162" w:type="dxa"/>
            <w:shd w:val="clear" w:color="auto" w:fill="auto"/>
            <w:vAlign w:val="center"/>
            <w:hideMark/>
          </w:tcPr>
          <w:p w14:paraId="2694503B" w14:textId="77777777" w:rsidR="00905C73" w:rsidRPr="0005402F" w:rsidRDefault="00905C73" w:rsidP="003C748E">
            <w:pPr>
              <w:pStyle w:val="Tablehead"/>
              <w:rPr>
                <w:sz w:val="24"/>
                <w:szCs w:val="24"/>
                <w:lang w:eastAsia="es-CO"/>
              </w:rPr>
            </w:pPr>
            <w:r w:rsidRPr="0005402F">
              <w:rPr>
                <w:sz w:val="24"/>
                <w:szCs w:val="24"/>
                <w:lang w:eastAsia="es-CO"/>
              </w:rPr>
              <w:t>Total IMEI impacted</w:t>
            </w:r>
          </w:p>
        </w:tc>
        <w:tc>
          <w:tcPr>
            <w:tcW w:w="3925" w:type="dxa"/>
            <w:shd w:val="clear" w:color="auto" w:fill="auto"/>
            <w:vAlign w:val="center"/>
            <w:hideMark/>
          </w:tcPr>
          <w:p w14:paraId="22D69F1C" w14:textId="77777777" w:rsidR="00905C73" w:rsidRPr="0005402F" w:rsidRDefault="00905C73" w:rsidP="003C748E">
            <w:pPr>
              <w:pStyle w:val="Tablehead"/>
              <w:rPr>
                <w:sz w:val="24"/>
                <w:szCs w:val="24"/>
                <w:lang w:eastAsia="es-CO"/>
              </w:rPr>
            </w:pPr>
            <w:r w:rsidRPr="0005402F">
              <w:rPr>
                <w:sz w:val="24"/>
                <w:szCs w:val="24"/>
                <w:lang w:eastAsia="es-CO"/>
              </w:rPr>
              <w:t>Control measure taken</w:t>
            </w:r>
          </w:p>
        </w:tc>
      </w:tr>
      <w:tr w:rsidR="00905C73" w:rsidRPr="0005402F" w14:paraId="01891D7A" w14:textId="77777777" w:rsidTr="003C748E">
        <w:trPr>
          <w:trHeight w:val="201"/>
          <w:jc w:val="center"/>
        </w:trPr>
        <w:tc>
          <w:tcPr>
            <w:tcW w:w="3101" w:type="dxa"/>
            <w:shd w:val="clear" w:color="auto" w:fill="auto"/>
            <w:hideMark/>
          </w:tcPr>
          <w:p w14:paraId="60F05CB1" w14:textId="77777777" w:rsidR="00905C73" w:rsidRPr="0005402F" w:rsidRDefault="00905C73" w:rsidP="003C748E">
            <w:pPr>
              <w:pStyle w:val="Tabletext"/>
              <w:rPr>
                <w:color w:val="000000"/>
                <w:sz w:val="24"/>
                <w:szCs w:val="24"/>
                <w:lang w:eastAsia="es-CO"/>
              </w:rPr>
            </w:pPr>
            <w:r w:rsidRPr="0005402F">
              <w:rPr>
                <w:color w:val="000000"/>
                <w:sz w:val="24"/>
                <w:szCs w:val="24"/>
                <w:lang w:eastAsia="es-CO"/>
              </w:rPr>
              <w:t>Incorrect format</w:t>
            </w:r>
          </w:p>
        </w:tc>
        <w:tc>
          <w:tcPr>
            <w:tcW w:w="2162" w:type="dxa"/>
            <w:shd w:val="clear" w:color="auto" w:fill="auto"/>
            <w:hideMark/>
          </w:tcPr>
          <w:p w14:paraId="0020D583" w14:textId="77777777" w:rsidR="00905C73" w:rsidRPr="0005402F" w:rsidRDefault="00905C73" w:rsidP="003C748E">
            <w:pPr>
              <w:pStyle w:val="Tabletext"/>
              <w:rPr>
                <w:color w:val="000000"/>
                <w:sz w:val="24"/>
                <w:szCs w:val="24"/>
                <w:lang w:eastAsia="es-CO"/>
              </w:rPr>
            </w:pPr>
            <w:r w:rsidRPr="0005402F">
              <w:rPr>
                <w:color w:val="000000"/>
                <w:sz w:val="24"/>
                <w:szCs w:val="24"/>
                <w:lang w:eastAsia="es-CO"/>
              </w:rPr>
              <w:t>2.3 k</w:t>
            </w:r>
            <w:r w:rsidRPr="0005402F">
              <w:rPr>
                <w:rStyle w:val="FootnoteReference"/>
                <w:color w:val="000000"/>
                <w:sz w:val="24"/>
                <w:szCs w:val="24"/>
                <w:lang w:eastAsia="es-CO"/>
              </w:rPr>
              <w:footnoteReference w:id="16"/>
            </w:r>
          </w:p>
        </w:tc>
        <w:tc>
          <w:tcPr>
            <w:tcW w:w="3925" w:type="dxa"/>
            <w:shd w:val="clear" w:color="auto" w:fill="auto"/>
            <w:hideMark/>
          </w:tcPr>
          <w:p w14:paraId="06ABA297" w14:textId="77777777" w:rsidR="00905C73" w:rsidRPr="0005402F" w:rsidRDefault="00905C73" w:rsidP="003C748E">
            <w:pPr>
              <w:pStyle w:val="Tabletext"/>
              <w:rPr>
                <w:color w:val="000000"/>
                <w:sz w:val="24"/>
                <w:szCs w:val="24"/>
                <w:lang w:eastAsia="es-CO"/>
              </w:rPr>
            </w:pPr>
            <w:r w:rsidRPr="0005402F">
              <w:rPr>
                <w:color w:val="000000"/>
                <w:sz w:val="24"/>
                <w:szCs w:val="24"/>
                <w:lang w:eastAsia="es-CO"/>
              </w:rPr>
              <w:t>No access to the networks</w:t>
            </w:r>
          </w:p>
        </w:tc>
      </w:tr>
      <w:tr w:rsidR="00905C73" w:rsidRPr="0005402F" w14:paraId="5745B620" w14:textId="77777777" w:rsidTr="003C748E">
        <w:trPr>
          <w:trHeight w:val="405"/>
          <w:jc w:val="center"/>
        </w:trPr>
        <w:tc>
          <w:tcPr>
            <w:tcW w:w="3101" w:type="dxa"/>
            <w:shd w:val="clear" w:color="auto" w:fill="auto"/>
            <w:hideMark/>
          </w:tcPr>
          <w:p w14:paraId="043C9008" w14:textId="77777777" w:rsidR="00905C73" w:rsidRPr="0005402F" w:rsidRDefault="00905C73" w:rsidP="003C748E">
            <w:pPr>
              <w:pStyle w:val="Tabletext"/>
              <w:rPr>
                <w:color w:val="000000"/>
                <w:sz w:val="24"/>
                <w:szCs w:val="24"/>
                <w:lang w:eastAsia="es-CO"/>
              </w:rPr>
            </w:pPr>
            <w:r w:rsidRPr="0005402F">
              <w:rPr>
                <w:color w:val="000000"/>
                <w:sz w:val="24"/>
                <w:szCs w:val="24"/>
                <w:lang w:eastAsia="es-CO"/>
              </w:rPr>
              <w:t>Invalid</w:t>
            </w:r>
          </w:p>
        </w:tc>
        <w:tc>
          <w:tcPr>
            <w:tcW w:w="2162" w:type="dxa"/>
            <w:shd w:val="clear" w:color="auto" w:fill="auto"/>
            <w:hideMark/>
          </w:tcPr>
          <w:p w14:paraId="226E2867" w14:textId="62F721EF" w:rsidR="00905C73" w:rsidRPr="0005402F" w:rsidRDefault="00905C73" w:rsidP="003C748E">
            <w:pPr>
              <w:pStyle w:val="Tabletext"/>
              <w:rPr>
                <w:color w:val="000000"/>
                <w:sz w:val="24"/>
                <w:szCs w:val="24"/>
                <w:lang w:eastAsia="es-CO"/>
              </w:rPr>
            </w:pPr>
            <w:r>
              <w:rPr>
                <w:color w:val="000000"/>
                <w:sz w:val="24"/>
                <w:szCs w:val="24"/>
                <w:lang w:eastAsia="es-CO"/>
              </w:rPr>
              <w:t xml:space="preserve"> 7.48</w:t>
            </w:r>
            <w:r w:rsidRPr="0005402F">
              <w:rPr>
                <w:color w:val="000000"/>
                <w:sz w:val="24"/>
                <w:szCs w:val="24"/>
                <w:lang w:eastAsia="es-CO"/>
              </w:rPr>
              <w:t xml:space="preserve"> million</w:t>
            </w:r>
          </w:p>
        </w:tc>
        <w:tc>
          <w:tcPr>
            <w:tcW w:w="3925" w:type="dxa"/>
            <w:shd w:val="clear" w:color="auto" w:fill="auto"/>
            <w:hideMark/>
          </w:tcPr>
          <w:p w14:paraId="7710B6E7" w14:textId="77777777" w:rsidR="00905C73" w:rsidRPr="0005402F" w:rsidRDefault="00905C73" w:rsidP="003C748E">
            <w:pPr>
              <w:pStyle w:val="Tabletext"/>
              <w:rPr>
                <w:color w:val="000000"/>
                <w:sz w:val="24"/>
                <w:szCs w:val="24"/>
                <w:lang w:eastAsia="es-CO"/>
              </w:rPr>
            </w:pPr>
            <w:r w:rsidRPr="0005402F">
              <w:rPr>
                <w:color w:val="000000"/>
                <w:sz w:val="24"/>
                <w:szCs w:val="24"/>
                <w:lang w:eastAsia="es-CO"/>
              </w:rPr>
              <w:t>Permanently blocked</w:t>
            </w:r>
          </w:p>
        </w:tc>
      </w:tr>
      <w:tr w:rsidR="00905C73" w:rsidRPr="0005402F" w14:paraId="5B5C5FB0" w14:textId="77777777" w:rsidTr="003C748E">
        <w:trPr>
          <w:trHeight w:val="231"/>
          <w:jc w:val="center"/>
        </w:trPr>
        <w:tc>
          <w:tcPr>
            <w:tcW w:w="3101" w:type="dxa"/>
            <w:shd w:val="clear" w:color="auto" w:fill="auto"/>
            <w:hideMark/>
          </w:tcPr>
          <w:p w14:paraId="2868CD5B" w14:textId="77777777" w:rsidR="00905C73" w:rsidRPr="0005402F" w:rsidRDefault="00905C73" w:rsidP="003C748E">
            <w:pPr>
              <w:pStyle w:val="Tabletext"/>
              <w:rPr>
                <w:color w:val="000000"/>
                <w:sz w:val="24"/>
                <w:szCs w:val="24"/>
                <w:lang w:eastAsia="es-CO"/>
              </w:rPr>
            </w:pPr>
            <w:r w:rsidRPr="0005402F">
              <w:rPr>
                <w:color w:val="000000"/>
                <w:sz w:val="24"/>
                <w:szCs w:val="24"/>
                <w:lang w:eastAsia="es-CO"/>
              </w:rPr>
              <w:lastRenderedPageBreak/>
              <w:t>Non-homologated</w:t>
            </w:r>
          </w:p>
        </w:tc>
        <w:tc>
          <w:tcPr>
            <w:tcW w:w="2162" w:type="dxa"/>
            <w:shd w:val="clear" w:color="auto" w:fill="auto"/>
            <w:hideMark/>
          </w:tcPr>
          <w:p w14:paraId="579AECD5" w14:textId="7E8992FE" w:rsidR="00905C73" w:rsidRPr="0005402F" w:rsidRDefault="00905C73" w:rsidP="003C748E">
            <w:pPr>
              <w:pStyle w:val="Tabletext"/>
              <w:rPr>
                <w:color w:val="000000"/>
                <w:sz w:val="24"/>
                <w:szCs w:val="24"/>
                <w:lang w:eastAsia="es-CO"/>
              </w:rPr>
            </w:pPr>
            <w:r>
              <w:rPr>
                <w:color w:val="000000"/>
                <w:sz w:val="24"/>
                <w:szCs w:val="24"/>
                <w:lang w:eastAsia="es-CO"/>
              </w:rPr>
              <w:t xml:space="preserve"> 6.16 </w:t>
            </w:r>
            <w:r w:rsidRPr="0005402F">
              <w:rPr>
                <w:color w:val="000000"/>
                <w:sz w:val="24"/>
                <w:szCs w:val="24"/>
                <w:lang w:eastAsia="es-CO"/>
              </w:rPr>
              <w:t>million</w:t>
            </w:r>
          </w:p>
        </w:tc>
        <w:tc>
          <w:tcPr>
            <w:tcW w:w="3925" w:type="dxa"/>
            <w:shd w:val="clear" w:color="auto" w:fill="auto"/>
            <w:hideMark/>
          </w:tcPr>
          <w:p w14:paraId="6D7C79DF" w14:textId="77777777" w:rsidR="00905C73" w:rsidRPr="0005402F" w:rsidRDefault="00905C73" w:rsidP="003C748E">
            <w:pPr>
              <w:pStyle w:val="Tabletext"/>
              <w:rPr>
                <w:color w:val="000000"/>
                <w:sz w:val="24"/>
                <w:szCs w:val="24"/>
                <w:lang w:eastAsia="es-CO"/>
              </w:rPr>
            </w:pPr>
            <w:r w:rsidRPr="0005402F">
              <w:rPr>
                <w:color w:val="000000"/>
                <w:sz w:val="24"/>
                <w:szCs w:val="24"/>
                <w:lang w:eastAsia="es-CO"/>
              </w:rPr>
              <w:t>Blocked, but can be reinstated once corrective actions are taken</w:t>
            </w:r>
          </w:p>
        </w:tc>
      </w:tr>
      <w:tr w:rsidR="00905C73" w:rsidRPr="0005402F" w14:paraId="7D6F3004" w14:textId="77777777" w:rsidTr="003C748E">
        <w:trPr>
          <w:trHeight w:val="537"/>
          <w:jc w:val="center"/>
        </w:trPr>
        <w:tc>
          <w:tcPr>
            <w:tcW w:w="3101" w:type="dxa"/>
            <w:shd w:val="clear" w:color="auto" w:fill="auto"/>
            <w:hideMark/>
          </w:tcPr>
          <w:p w14:paraId="01CFD090" w14:textId="77777777" w:rsidR="00905C73" w:rsidRPr="0005402F" w:rsidRDefault="00905C73" w:rsidP="003C748E">
            <w:pPr>
              <w:pStyle w:val="Tabletext"/>
              <w:rPr>
                <w:color w:val="000000"/>
                <w:sz w:val="24"/>
                <w:szCs w:val="24"/>
                <w:lang w:eastAsia="es-CO"/>
              </w:rPr>
            </w:pPr>
            <w:r w:rsidRPr="0005402F">
              <w:rPr>
                <w:color w:val="000000"/>
                <w:sz w:val="24"/>
                <w:szCs w:val="24"/>
                <w:lang w:eastAsia="es-CO"/>
              </w:rPr>
              <w:t>Non-registered in positive database</w:t>
            </w:r>
          </w:p>
        </w:tc>
        <w:tc>
          <w:tcPr>
            <w:tcW w:w="2162" w:type="dxa"/>
            <w:shd w:val="clear" w:color="auto" w:fill="auto"/>
            <w:hideMark/>
          </w:tcPr>
          <w:p w14:paraId="1C80CDD3" w14:textId="7ED90963" w:rsidR="00905C73" w:rsidRPr="0005402F" w:rsidRDefault="00905C73" w:rsidP="003C748E">
            <w:pPr>
              <w:pStyle w:val="Tabletext"/>
              <w:rPr>
                <w:color w:val="000000"/>
                <w:sz w:val="24"/>
                <w:szCs w:val="24"/>
                <w:lang w:eastAsia="es-CO"/>
              </w:rPr>
            </w:pPr>
            <w:r>
              <w:rPr>
                <w:color w:val="000000"/>
                <w:sz w:val="24"/>
                <w:szCs w:val="24"/>
                <w:lang w:eastAsia="es-CO"/>
              </w:rPr>
              <w:t>16.77</w:t>
            </w:r>
            <w:r w:rsidRPr="0005402F">
              <w:rPr>
                <w:color w:val="000000"/>
                <w:sz w:val="24"/>
                <w:szCs w:val="24"/>
                <w:lang w:eastAsia="es-CO"/>
              </w:rPr>
              <w:t xml:space="preserve"> million</w:t>
            </w:r>
          </w:p>
        </w:tc>
        <w:tc>
          <w:tcPr>
            <w:tcW w:w="3925" w:type="dxa"/>
            <w:shd w:val="clear" w:color="auto" w:fill="auto"/>
            <w:hideMark/>
          </w:tcPr>
          <w:p w14:paraId="1464E343" w14:textId="77777777" w:rsidR="00905C73" w:rsidRPr="0005402F" w:rsidRDefault="00905C73" w:rsidP="003C748E">
            <w:pPr>
              <w:pStyle w:val="Tabletext"/>
              <w:rPr>
                <w:color w:val="000000"/>
                <w:sz w:val="24"/>
                <w:szCs w:val="24"/>
                <w:lang w:eastAsia="es-CO"/>
              </w:rPr>
            </w:pPr>
            <w:r w:rsidRPr="0005402F">
              <w:rPr>
                <w:color w:val="000000"/>
                <w:sz w:val="24"/>
                <w:szCs w:val="24"/>
                <w:lang w:eastAsia="es-CO"/>
              </w:rPr>
              <w:t>Blocked, but can be reinstated once corrective actions are taken</w:t>
            </w:r>
          </w:p>
        </w:tc>
      </w:tr>
      <w:tr w:rsidR="00905C73" w:rsidRPr="0005402F" w14:paraId="1555807F" w14:textId="77777777" w:rsidTr="003C748E">
        <w:trPr>
          <w:trHeight w:val="342"/>
          <w:jc w:val="center"/>
        </w:trPr>
        <w:tc>
          <w:tcPr>
            <w:tcW w:w="3101" w:type="dxa"/>
            <w:shd w:val="clear" w:color="auto" w:fill="auto"/>
            <w:hideMark/>
          </w:tcPr>
          <w:p w14:paraId="2D920FE0" w14:textId="77777777" w:rsidR="00905C73" w:rsidRPr="0005402F" w:rsidRDefault="00905C73" w:rsidP="003C748E">
            <w:pPr>
              <w:pStyle w:val="Tabletext"/>
              <w:rPr>
                <w:color w:val="000000"/>
                <w:sz w:val="24"/>
                <w:szCs w:val="24"/>
                <w:lang w:eastAsia="es-CO"/>
              </w:rPr>
            </w:pPr>
            <w:r w:rsidRPr="0005402F">
              <w:rPr>
                <w:color w:val="000000"/>
                <w:sz w:val="24"/>
                <w:szCs w:val="24"/>
                <w:lang w:eastAsia="es-CO"/>
              </w:rPr>
              <w:t>Duplicated</w:t>
            </w:r>
          </w:p>
        </w:tc>
        <w:tc>
          <w:tcPr>
            <w:tcW w:w="2162" w:type="dxa"/>
            <w:shd w:val="clear" w:color="auto" w:fill="auto"/>
            <w:hideMark/>
          </w:tcPr>
          <w:p w14:paraId="5777D91E" w14:textId="674A298D" w:rsidR="00905C73" w:rsidRPr="0005402F" w:rsidRDefault="00905C73" w:rsidP="003C748E">
            <w:pPr>
              <w:pStyle w:val="Tabletext"/>
              <w:rPr>
                <w:color w:val="000000"/>
                <w:sz w:val="24"/>
                <w:szCs w:val="24"/>
                <w:lang w:eastAsia="es-CO"/>
              </w:rPr>
            </w:pPr>
            <w:r>
              <w:rPr>
                <w:color w:val="000000"/>
                <w:sz w:val="24"/>
                <w:szCs w:val="24"/>
                <w:lang w:eastAsia="es-CO"/>
              </w:rPr>
              <w:t xml:space="preserve"> 2.8</w:t>
            </w:r>
            <w:r w:rsidRPr="0005402F">
              <w:rPr>
                <w:color w:val="000000"/>
                <w:sz w:val="24"/>
                <w:szCs w:val="24"/>
                <w:lang w:eastAsia="es-CO"/>
              </w:rPr>
              <w:t xml:space="preserve"> million</w:t>
            </w:r>
          </w:p>
        </w:tc>
        <w:tc>
          <w:tcPr>
            <w:tcW w:w="3925" w:type="dxa"/>
            <w:shd w:val="clear" w:color="auto" w:fill="auto"/>
            <w:hideMark/>
          </w:tcPr>
          <w:p w14:paraId="2BD13E73" w14:textId="77777777" w:rsidR="00905C73" w:rsidRPr="0005402F" w:rsidRDefault="00905C73" w:rsidP="003C748E">
            <w:pPr>
              <w:pStyle w:val="Tabletext"/>
              <w:rPr>
                <w:color w:val="000000"/>
                <w:sz w:val="24"/>
                <w:szCs w:val="24"/>
                <w:lang w:eastAsia="es-CO"/>
              </w:rPr>
            </w:pPr>
            <w:r w:rsidRPr="0005402F">
              <w:rPr>
                <w:color w:val="000000"/>
                <w:sz w:val="24"/>
                <w:szCs w:val="24"/>
                <w:lang w:eastAsia="es-CO"/>
              </w:rPr>
              <w:t>On-going blocking procedures are in effect</w:t>
            </w:r>
          </w:p>
        </w:tc>
      </w:tr>
    </w:tbl>
    <w:p w14:paraId="0C2F3CE4" w14:textId="77777777" w:rsidR="00905C73" w:rsidRPr="0005402F" w:rsidRDefault="00905C73" w:rsidP="00905C73">
      <w:pPr>
        <w:pStyle w:val="Tablelegend"/>
        <w:rPr>
          <w:sz w:val="24"/>
          <w:szCs w:val="24"/>
        </w:rPr>
      </w:pPr>
      <w:r w:rsidRPr="0005402F">
        <w:rPr>
          <w:sz w:val="24"/>
          <w:szCs w:val="24"/>
        </w:rPr>
        <w:t>Source: CRC</w:t>
      </w:r>
      <w:r>
        <w:rPr>
          <w:sz w:val="24"/>
          <w:szCs w:val="24"/>
        </w:rPr>
        <w:t>, 2023</w:t>
      </w:r>
      <w:r w:rsidRPr="0005402F">
        <w:rPr>
          <w:sz w:val="24"/>
          <w:szCs w:val="24"/>
        </w:rPr>
        <w:t>.</w:t>
      </w:r>
    </w:p>
    <w:p w14:paraId="3423EC9A" w14:textId="0B3FA583" w:rsidR="00D21536" w:rsidRPr="0005402F" w:rsidRDefault="00905C73" w:rsidP="00905C73">
      <w:pPr>
        <w:pStyle w:val="Headingb"/>
        <w:rPr>
          <w:szCs w:val="24"/>
        </w:rPr>
      </w:pPr>
      <w:r w:rsidRPr="0005402F">
        <w:rPr>
          <w:szCs w:val="24"/>
        </w:rPr>
        <w:t>7</w:t>
      </w:r>
      <w:r w:rsidRPr="0005402F">
        <w:rPr>
          <w:szCs w:val="24"/>
        </w:rPr>
        <w:tab/>
        <w:t>Roadmap of future planned evolution of the use case</w:t>
      </w:r>
    </w:p>
    <w:p w14:paraId="0C7BFD1A" w14:textId="77777777" w:rsidR="002D17B0" w:rsidRPr="0005402F" w:rsidRDefault="002D17B0" w:rsidP="002D17B0">
      <w:r w:rsidRPr="0005402F">
        <w:t>According to the challenges presented in clause 5, the CRC is working towards the simplification of the implemented system, with this exercise it is intended to positively impact the efficiency in the operation costs of the adopted strategy.</w:t>
      </w:r>
    </w:p>
    <w:p w14:paraId="52557E0A" w14:textId="4390A0EE" w:rsidR="00D21536" w:rsidRPr="0005402F" w:rsidRDefault="002D17B0" w:rsidP="002D17B0">
      <w:pPr>
        <w:rPr>
          <w:szCs w:val="24"/>
        </w:rPr>
      </w:pPr>
      <w:r w:rsidRPr="00B35245">
        <w:t>The ongoing analysis being conducted by the CRC includes the application of Regulatory Impact Analysis (RIA) to every historically introduced control. As a result of this evaluation, it was determined that the content of the positive database and the associated IMEI blocking process are candidates for simplification. This conclusion was reached after identifying that the IMEI blocking process requires significant investment and effort from both operators and users, and it blocks a large number of devices that are not directly linked to criminal behavior. Furthermore, it has not been demonstrated to effectively reduce the rate of stolen devices.</w:t>
      </w:r>
      <w:r>
        <w:t xml:space="preserve"> </w:t>
      </w:r>
      <w:r w:rsidRPr="0005402F">
        <w:t>.</w:t>
      </w:r>
    </w:p>
    <w:p w14:paraId="34D132CE" w14:textId="0A6EB6BE" w:rsidR="00D21536" w:rsidRPr="0005402F" w:rsidRDefault="00D21536" w:rsidP="009800C9">
      <w:pPr>
        <w:pStyle w:val="Headingb"/>
        <w:rPr>
          <w:szCs w:val="24"/>
        </w:rPr>
      </w:pPr>
      <w:r w:rsidRPr="0005402F">
        <w:rPr>
          <w:szCs w:val="24"/>
        </w:rPr>
        <w:t>8</w:t>
      </w:r>
      <w:r w:rsidRPr="0005402F">
        <w:rPr>
          <w:szCs w:val="24"/>
        </w:rPr>
        <w:tab/>
        <w:t>Final remarks and conclusion</w:t>
      </w:r>
    </w:p>
    <w:p w14:paraId="71F8941C" w14:textId="77777777" w:rsidR="001C6044" w:rsidRDefault="001C6044" w:rsidP="001C6044">
      <w:r w:rsidRPr="0005402F">
        <w:t xml:space="preserve">Since 2011, Colombia has been implementing a mechanism to combat counterfeit and stolen mobile devices, it is the result of the interaction and intervention between private agents (operators, the database administrators, manufacturers, sellers), public agents (MinTIC, CRC, police authorities) and the users; every one of them playing an active role in the reached results recently published; nevertheless, there are still some situations that are not entirely covered by the mentioned mechanism like the IMEI reprogramming and parts market, among others. </w:t>
      </w:r>
      <w:r w:rsidRPr="00354D69">
        <w:t>However, the pursuit of a regime aimed at minimizing counterfeit and stolen devices has led to a complex solution that demands significant investment from both users and operators. Despite these efforts, among other results, the solution has not proven to be as effective as</w:t>
      </w:r>
      <w:r>
        <w:t xml:space="preserve"> expected</w:t>
      </w:r>
      <w:r w:rsidRPr="00354D69">
        <w:t>. Consequently, the need for a simplification process has been identified.</w:t>
      </w:r>
    </w:p>
    <w:p w14:paraId="5896D543" w14:textId="1E7A9518" w:rsidR="00D21536" w:rsidRPr="0005402F" w:rsidRDefault="001C6044" w:rsidP="001C6044">
      <w:pPr>
        <w:rPr>
          <w:szCs w:val="24"/>
          <w:lang w:eastAsia="en-GB"/>
        </w:rPr>
      </w:pPr>
      <w:r>
        <w:t>With the previous contribution, i</w:t>
      </w:r>
      <w:r w:rsidRPr="0005402F">
        <w:t>t is expected that the information shared in this Supplement will be relevant to the ITU-T SG11 in order to propose preventive measures and possible solutions to deal with the above issues</w:t>
      </w:r>
      <w:r w:rsidR="00D21536" w:rsidRPr="0005402F">
        <w:rPr>
          <w:szCs w:val="24"/>
        </w:rPr>
        <w:t>.</w:t>
      </w:r>
    </w:p>
    <w:p w14:paraId="6A6061E2" w14:textId="3513A35F" w:rsidR="00D21536" w:rsidRPr="0005402F" w:rsidRDefault="00F970E4" w:rsidP="000207B6">
      <w:pPr>
        <w:pStyle w:val="Heading2"/>
        <w:rPr>
          <w:szCs w:val="24"/>
          <w:lang w:bidi="ar-DZ"/>
        </w:rPr>
      </w:pPr>
      <w:bookmarkStart w:id="651" w:name="_Toc93310402"/>
      <w:bookmarkStart w:id="652" w:name="_Toc93933761"/>
      <w:bookmarkStart w:id="653" w:name="_Toc95137753"/>
      <w:bookmarkStart w:id="654" w:name="_Toc95140229"/>
      <w:bookmarkStart w:id="655" w:name="_Toc95140587"/>
      <w:bookmarkStart w:id="656" w:name="_Toc95146144"/>
      <w:bookmarkEnd w:id="637"/>
      <w:r w:rsidRPr="0005402F">
        <w:rPr>
          <w:szCs w:val="24"/>
          <w:lang w:bidi="ar-DZ"/>
        </w:rPr>
        <w:t>I.III</w:t>
      </w:r>
      <w:r w:rsidR="000207B6" w:rsidRPr="0005402F">
        <w:rPr>
          <w:szCs w:val="24"/>
          <w:lang w:bidi="ar-DZ"/>
        </w:rPr>
        <w:tab/>
      </w:r>
      <w:r w:rsidR="00D21536" w:rsidRPr="0005402F">
        <w:rPr>
          <w:szCs w:val="24"/>
          <w:lang w:bidi="ar-DZ"/>
        </w:rPr>
        <w:t>Asia</w:t>
      </w:r>
      <w:bookmarkStart w:id="657" w:name="_Toc520292910"/>
      <w:bookmarkStart w:id="658" w:name="_Toc520312695"/>
      <w:bookmarkStart w:id="659" w:name="_Toc3370028"/>
      <w:bookmarkEnd w:id="651"/>
      <w:bookmarkEnd w:id="652"/>
      <w:bookmarkEnd w:id="653"/>
      <w:bookmarkEnd w:id="654"/>
      <w:bookmarkEnd w:id="655"/>
      <w:bookmarkEnd w:id="656"/>
      <w:bookmarkEnd w:id="657"/>
      <w:bookmarkEnd w:id="658"/>
      <w:bookmarkEnd w:id="659"/>
    </w:p>
    <w:p w14:paraId="0E9812EA" w14:textId="643A8FAE" w:rsidR="00D21536" w:rsidRPr="0005402F" w:rsidRDefault="00F970E4" w:rsidP="000207B6">
      <w:pPr>
        <w:pStyle w:val="Heading3"/>
        <w:rPr>
          <w:szCs w:val="24"/>
          <w:lang w:bidi="ar-DZ"/>
        </w:rPr>
      </w:pPr>
      <w:bookmarkStart w:id="660" w:name="_Toc520292913"/>
      <w:bookmarkStart w:id="661" w:name="_Toc25232195"/>
      <w:bookmarkStart w:id="662" w:name="_Toc33020277"/>
      <w:bookmarkStart w:id="663" w:name="_Toc45033386"/>
      <w:bookmarkStart w:id="664" w:name="_Toc73702163"/>
      <w:bookmarkStart w:id="665" w:name="_Toc93310403"/>
      <w:bookmarkStart w:id="666" w:name="_Toc93933323"/>
      <w:bookmarkStart w:id="667" w:name="_Toc93933762"/>
      <w:bookmarkStart w:id="668" w:name="_Toc95137754"/>
      <w:bookmarkStart w:id="669" w:name="_Toc95140230"/>
      <w:bookmarkStart w:id="670" w:name="_Toc95140588"/>
      <w:bookmarkStart w:id="671" w:name="_Toc95146145"/>
      <w:bookmarkEnd w:id="660"/>
      <w:r w:rsidRPr="0005402F">
        <w:rPr>
          <w:szCs w:val="24"/>
          <w:lang w:bidi="ar-DZ"/>
        </w:rPr>
        <w:t>I.III.</w:t>
      </w:r>
      <w:r w:rsidR="0093197E" w:rsidRPr="0005402F">
        <w:rPr>
          <w:szCs w:val="24"/>
          <w:lang w:bidi="ar-DZ"/>
        </w:rPr>
        <w:t>I</w:t>
      </w:r>
      <w:r w:rsidR="0093197E" w:rsidRPr="0005402F">
        <w:rPr>
          <w:szCs w:val="24"/>
          <w:lang w:bidi="ar-DZ"/>
        </w:rPr>
        <w:tab/>
      </w:r>
      <w:r w:rsidR="00405E61" w:rsidRPr="0005402F">
        <w:rPr>
          <w:szCs w:val="24"/>
          <w:lang w:bidi="ar-DZ"/>
        </w:rPr>
        <w:t xml:space="preserve">Republic of </w:t>
      </w:r>
      <w:r w:rsidR="00D21536" w:rsidRPr="0005402F">
        <w:rPr>
          <w:szCs w:val="24"/>
          <w:lang w:bidi="ar-DZ"/>
        </w:rPr>
        <w:t>India</w:t>
      </w:r>
      <w:bookmarkEnd w:id="661"/>
      <w:bookmarkEnd w:id="662"/>
      <w:bookmarkEnd w:id="663"/>
      <w:bookmarkEnd w:id="664"/>
      <w:bookmarkEnd w:id="665"/>
      <w:bookmarkEnd w:id="666"/>
      <w:bookmarkEnd w:id="667"/>
      <w:bookmarkEnd w:id="668"/>
      <w:bookmarkEnd w:id="669"/>
      <w:bookmarkEnd w:id="670"/>
      <w:bookmarkEnd w:id="671"/>
    </w:p>
    <w:p w14:paraId="11D556E7" w14:textId="77777777" w:rsidR="006A06C7" w:rsidRDefault="006A06C7" w:rsidP="006A06C7">
      <w:pPr>
        <w:pStyle w:val="Headingb"/>
        <w:rPr>
          <w:rStyle w:val="None"/>
          <w:lang w:eastAsia="ja-JP"/>
        </w:rPr>
      </w:pPr>
      <w:bookmarkStart w:id="672" w:name="_Toc3370045"/>
      <w:bookmarkStart w:id="673" w:name="_Toc73702177"/>
      <w:bookmarkStart w:id="674" w:name="_Toc45033400"/>
      <w:bookmarkStart w:id="675" w:name="_Toc33020433"/>
      <w:bookmarkStart w:id="676" w:name="_Toc33020291"/>
      <w:bookmarkStart w:id="677" w:name="_Toc25232209"/>
      <w:bookmarkStart w:id="678" w:name="_Toc93310404"/>
      <w:bookmarkStart w:id="679" w:name="_Toc93933324"/>
      <w:bookmarkStart w:id="680" w:name="_Toc93933763"/>
      <w:bookmarkStart w:id="681" w:name="_Toc95137755"/>
      <w:bookmarkStart w:id="682" w:name="_Toc95140231"/>
      <w:bookmarkStart w:id="683" w:name="_Toc95140589"/>
      <w:bookmarkStart w:id="684" w:name="_Toc95146146"/>
      <w:bookmarkEnd w:id="672"/>
      <w:r>
        <w:rPr>
          <w:szCs w:val="24"/>
        </w:rPr>
        <w:t>National use case of India</w:t>
      </w:r>
    </w:p>
    <w:p w14:paraId="40739A55" w14:textId="5228615F" w:rsidR="006A06C7" w:rsidRDefault="006A06C7" w:rsidP="006A06C7">
      <w:r>
        <w:t>As of 30th April 2018, there are 1125 million wireless subscribers in India (</w:t>
      </w:r>
      <w:r>
        <w:rPr>
          <w:i/>
          <w:iCs/>
        </w:rPr>
        <w:t>Ref. TRAI Press Release No. 68/2018, http://trai.gov.in/sites/default/files/PRNo68Eng26062018.pdf</w:t>
      </w:r>
      <w:r>
        <w:t>). Existing issues include traceability of stolen phones, IMEI number duplication / cloned by way of re-programming, unauthorised IMEIs, etc. The availability of mobile devices having duplicate/stolen/unauthorised IMEI in the Indian telecom network is not merely a law and order issue but it also has security implications in lawful interception and monitoring.</w:t>
      </w:r>
    </w:p>
    <w:p w14:paraId="2DF4947C" w14:textId="4C690B45" w:rsidR="006A06C7" w:rsidRDefault="006A06C7" w:rsidP="006A06C7">
      <w:r>
        <w:t xml:space="preserve">In the year 2008, it was observed that a large number of mobile devices were either working without any IMEI / ESN or having all zeros. Such mobile devices are a security risk for the nation as they cannot be traced by security agencies. Further, it was noticed that the mobile networks of many </w:t>
      </w:r>
      <w:r>
        <w:lastRenderedPageBreak/>
        <w:t xml:space="preserve">service providers were not fully equipped with EIR for tracking the IMEI of the handset. Therefore, in the interest of national security, all access service providers were directed by the department of telecommunication (DoT) on 6th October 2008 to make provision for EIRs in their systems so that calls from mobile devices without IMEI or that of IMEI with all zeros are rejected. Given the large number of innocent users of mobile devices with fake IMEI, DoT permitted implanting of valid IMEIs as a one-time measure through the association of the mobile network operators (MNOs). </w:t>
      </w:r>
    </w:p>
    <w:p w14:paraId="1AF11837" w14:textId="443844C1" w:rsidR="006A06C7" w:rsidRDefault="006A06C7" w:rsidP="006A06C7">
      <w:r>
        <w:t xml:space="preserve">Subsequent to this direction, all service providers have upgraded their network and presently have provisioned EIR in their network. The equipment identity register (EIR) is a database that contains a list of IMEIs of GSM based mobile devices which are used in a mobile network. EIR maintains a permitted, tracked and blocked-list. The permitted-list is composed of IMEIs of mobile devices that are permitted for use. The tracked list consists of devices that do not conform to the standards but could be permitted to connect under supervision or it triggers an alert. The blocked-list contains IMEIs of devices that have been reported stolen or lost and are being denied access to the network. Accordingly, the MNOs can block the mobile device in its network. </w:t>
      </w:r>
    </w:p>
    <w:p w14:paraId="2E3AAE2E" w14:textId="77777777" w:rsidR="006A06C7" w:rsidRDefault="006A06C7" w:rsidP="006A06C7">
      <w:pPr>
        <w:pStyle w:val="Headingb"/>
        <w:rPr>
          <w:rStyle w:val="None"/>
          <w:rFonts w:eastAsia="Book Antiqua"/>
          <w:b w:val="0"/>
          <w:bCs/>
        </w:rPr>
      </w:pPr>
      <w:r>
        <w:rPr>
          <w:rStyle w:val="None"/>
          <w:bCs/>
        </w:rPr>
        <w:t>Available legal provisions</w:t>
      </w:r>
    </w:p>
    <w:p w14:paraId="1C38D708" w14:textId="77777777" w:rsidR="006A06C7" w:rsidRDefault="006A06C7" w:rsidP="006A06C7">
      <w:pPr>
        <w:pStyle w:val="enumlev1"/>
        <w:rPr>
          <w:szCs w:val="24"/>
        </w:rPr>
      </w:pPr>
      <w:r>
        <w:rPr>
          <w:szCs w:val="24"/>
        </w:rPr>
        <w:t>a)</w:t>
      </w:r>
      <w:r>
        <w:rPr>
          <w:szCs w:val="24"/>
        </w:rPr>
        <w:tab/>
        <w:t>Section 65 of the Information Technology Act, 2000 deals with the modification and altering of computer source code, which is a cognizable offence. The violation of section 65 attracts a penalty of imprisonment for a term of up to three years. The re-programming of IMEI in a mobile device is a kind of modification/altering of the source code of the mobile device. Thus, provisions of Section 65 of the Information Technology Act, 2000 can be invoked in case of re-programming of IMEI of a mobile phone device.</w:t>
      </w:r>
    </w:p>
    <w:p w14:paraId="4B9E09D9" w14:textId="77777777" w:rsidR="006A06C7" w:rsidRDefault="006A06C7" w:rsidP="006A06C7">
      <w:pPr>
        <w:pStyle w:val="enumlev1"/>
        <w:rPr>
          <w:szCs w:val="24"/>
        </w:rPr>
      </w:pPr>
      <w:r>
        <w:rPr>
          <w:szCs w:val="24"/>
        </w:rPr>
        <w:t>b)</w:t>
      </w:r>
      <w:r>
        <w:rPr>
          <w:szCs w:val="24"/>
        </w:rPr>
        <w:tab/>
        <w:t>Section 25 of the Indian Telegraph Act 1885 talks about "</w:t>
      </w:r>
      <w:r>
        <w:rPr>
          <w:i/>
          <w:iCs/>
          <w:szCs w:val="24"/>
        </w:rPr>
        <w:t>Intentionally damaging or tampering with telegraphs</w:t>
      </w:r>
      <w:r>
        <w:rPr>
          <w:szCs w:val="24"/>
        </w:rPr>
        <w:t xml:space="preserve">". Since a mobile device is a part of the telegraph, provisions of section 25 of the Indian Telegraph Act, 1885 for the offence of duplicating/re-programming an IMEI. </w:t>
      </w:r>
    </w:p>
    <w:p w14:paraId="08ECAFAA" w14:textId="77777777" w:rsidR="006A06C7" w:rsidRDefault="006A06C7" w:rsidP="006A06C7">
      <w:pPr>
        <w:pStyle w:val="enumlev1"/>
        <w:rPr>
          <w:ins w:id="685" w:author="Biren Karmakar" w:date="2025-02-26T11:00:00Z" w16du:dateUtc="2025-02-26T05:30:00Z"/>
          <w:szCs w:val="24"/>
        </w:rPr>
      </w:pPr>
      <w:r>
        <w:rPr>
          <w:szCs w:val="24"/>
        </w:rPr>
        <w:t>c)</w:t>
      </w:r>
      <w:r>
        <w:rPr>
          <w:szCs w:val="24"/>
        </w:rPr>
        <w:tab/>
        <w:t>On 28</w:t>
      </w:r>
      <w:r>
        <w:rPr>
          <w:rFonts w:eastAsia="Calibri"/>
          <w:szCs w:val="24"/>
        </w:rPr>
        <w:t>th</w:t>
      </w:r>
      <w:r>
        <w:rPr>
          <w:szCs w:val="24"/>
        </w:rPr>
        <w:t xml:space="preserve"> August 2017, a new rule had been enforced by the Government of India to prevent tampering of a mobile device equipment identification number. As per this rule, IMEI number change is not permitted, it's defined as unlawful, except for mobile manufacturers.</w:t>
      </w:r>
    </w:p>
    <w:p w14:paraId="2B26C2F0" w14:textId="112B4AF1" w:rsidR="008E27D5" w:rsidRDefault="008E27D5">
      <w:pPr>
        <w:pStyle w:val="enumlev1"/>
        <w:tabs>
          <w:tab w:val="clear" w:pos="794"/>
          <w:tab w:val="clear" w:pos="1191"/>
          <w:tab w:val="left" w:pos="709"/>
          <w:tab w:val="left" w:pos="851"/>
        </w:tabs>
        <w:rPr>
          <w:szCs w:val="24"/>
        </w:rPr>
        <w:pPrChange w:id="686" w:author="Biren Karmakar" w:date="2025-02-26T11:00:00Z" w16du:dateUtc="2025-02-26T05:30:00Z">
          <w:pPr>
            <w:pStyle w:val="enumlev1"/>
          </w:pPr>
        </w:pPrChange>
      </w:pPr>
      <w:ins w:id="687" w:author="Biren Karmakar" w:date="2025-02-26T11:00:00Z" w16du:dateUtc="2025-02-26T05:30:00Z">
        <w:r w:rsidRPr="00431557">
          <w:rPr>
            <w:szCs w:val="24"/>
          </w:rPr>
          <w:t xml:space="preserve">d)        </w:t>
        </w:r>
        <w:r>
          <w:rPr>
            <w:szCs w:val="24"/>
          </w:rPr>
          <w:tab/>
        </w:r>
        <w:r>
          <w:rPr>
            <w:szCs w:val="24"/>
          </w:rPr>
          <w:tab/>
        </w:r>
        <w:r w:rsidRPr="00431557">
          <w:rPr>
            <w:szCs w:val="24"/>
          </w:rPr>
          <w:t>Section 42(3) of the Telecommunications Act 2023 defines the offences and punishment which includes tampering of telecommunication identifiers, obtaining subscriber identity modules or other telecommunication identifiers through fraud, cheating or personation;  wilfully possesses radio equipment knowing that it uses unauthorised or tampered telecommunication identifiers,</w:t>
        </w:r>
      </w:ins>
    </w:p>
    <w:p w14:paraId="7B1BBA76" w14:textId="1A4F6F1D" w:rsidR="006A06C7" w:rsidRDefault="006A06C7" w:rsidP="006A06C7">
      <w:pPr>
        <w:rPr>
          <w:szCs w:val="24"/>
        </w:rPr>
      </w:pPr>
      <w:r>
        <w:t>As per existing policies, there is a provision to block the usage of blocked-listed mobile devices in the local network. India has 22  service areas – multiple mobile network operators (MNOs) are providing services in each service areas. So, to block any mobile device in all of the networks, a central equipment identity register (CEIR) was planned in 2018 with following features -.</w:t>
      </w:r>
    </w:p>
    <w:p w14:paraId="6920EE7A" w14:textId="77777777" w:rsidR="006A06C7" w:rsidRDefault="006A06C7" w:rsidP="006A06C7">
      <w:pPr>
        <w:pStyle w:val="enumlev1"/>
        <w:rPr>
          <w:szCs w:val="24"/>
        </w:rPr>
      </w:pPr>
      <w:r>
        <w:rPr>
          <w:rFonts w:eastAsia="Book Antiqua"/>
        </w:rPr>
        <w:t>a</w:t>
      </w:r>
      <w:r>
        <w:t>)</w:t>
      </w:r>
      <w:r>
        <w:tab/>
        <w:t>Curtail the fresh counterfeit mobile devices from entering the networks at the same time it will permit the use of such existing mobile phones.</w:t>
      </w:r>
    </w:p>
    <w:p w14:paraId="2F699D1B" w14:textId="19BBE0B5" w:rsidR="006A06C7" w:rsidRDefault="006A06C7" w:rsidP="006A06C7">
      <w:pPr>
        <w:pStyle w:val="enumlev1"/>
        <w:rPr>
          <w:szCs w:val="24"/>
        </w:rPr>
      </w:pPr>
      <w:r>
        <w:rPr>
          <w:szCs w:val="24"/>
        </w:rPr>
        <w:t>b)</w:t>
      </w:r>
      <w:r>
        <w:rPr>
          <w:szCs w:val="24"/>
        </w:rPr>
        <w:tab/>
        <w:t>Block stolen/lost mobile devices across all MNOs across the country.</w:t>
      </w:r>
    </w:p>
    <w:p w14:paraId="01BCE609" w14:textId="77777777" w:rsidR="006A06C7" w:rsidRDefault="006A06C7" w:rsidP="006A06C7">
      <w:pPr>
        <w:pStyle w:val="enumlev1"/>
        <w:rPr>
          <w:szCs w:val="24"/>
        </w:rPr>
      </w:pPr>
      <w:r>
        <w:rPr>
          <w:szCs w:val="24"/>
        </w:rPr>
        <w:t>c)</w:t>
      </w:r>
      <w:r>
        <w:rPr>
          <w:szCs w:val="24"/>
        </w:rPr>
        <w:tab/>
        <w:t>Maintain device registry.</w:t>
      </w:r>
    </w:p>
    <w:p w14:paraId="46D196D9" w14:textId="77777777" w:rsidR="006A06C7" w:rsidRDefault="006A06C7" w:rsidP="006A06C7">
      <w:pPr>
        <w:pStyle w:val="enumlev1"/>
        <w:rPr>
          <w:szCs w:val="24"/>
        </w:rPr>
      </w:pPr>
      <w:r>
        <w:rPr>
          <w:szCs w:val="24"/>
        </w:rPr>
        <w:t>d)</w:t>
      </w:r>
      <w:r>
        <w:rPr>
          <w:szCs w:val="24"/>
        </w:rPr>
        <w:tab/>
        <w:t>Enhanced mechanism to report lost/stolen mobile devices.</w:t>
      </w:r>
    </w:p>
    <w:p w14:paraId="7194E9C8" w14:textId="77777777" w:rsidR="006A06C7" w:rsidRDefault="006A06C7" w:rsidP="006A06C7">
      <w:pPr>
        <w:pStyle w:val="enumlev1"/>
        <w:rPr>
          <w:szCs w:val="24"/>
        </w:rPr>
      </w:pPr>
      <w:r>
        <w:rPr>
          <w:szCs w:val="24"/>
        </w:rPr>
        <w:t>e)</w:t>
      </w:r>
      <w:r>
        <w:rPr>
          <w:szCs w:val="24"/>
        </w:rPr>
        <w:tab/>
        <w:t>Enable IMEI based lawful interception.</w:t>
      </w:r>
    </w:p>
    <w:p w14:paraId="78D9A486" w14:textId="77777777" w:rsidR="006A06C7" w:rsidRDefault="006A06C7" w:rsidP="006A06C7">
      <w:pPr>
        <w:pStyle w:val="enumlev1"/>
        <w:rPr>
          <w:szCs w:val="24"/>
        </w:rPr>
      </w:pPr>
      <w:r>
        <w:rPr>
          <w:szCs w:val="24"/>
        </w:rPr>
        <w:t>f)</w:t>
      </w:r>
      <w:r>
        <w:rPr>
          <w:szCs w:val="24"/>
        </w:rPr>
        <w:tab/>
        <w:t>Protecting the interests of the consumers by making them aware of the information related to fake and cloned mobile devices.</w:t>
      </w:r>
    </w:p>
    <w:p w14:paraId="5089A715" w14:textId="77777777" w:rsidR="006A06C7" w:rsidRDefault="006A06C7" w:rsidP="006A06C7">
      <w:pPr>
        <w:rPr>
          <w:szCs w:val="24"/>
        </w:rPr>
      </w:pPr>
      <w:r>
        <w:lastRenderedPageBreak/>
        <w:t>Department of telecommunication, Government of India has also initiated a dialogue with the Indian mobile manufacturers for making IMEI numbers non-modifiable. To resolve the issue of IMEI re-programming – it is to be implemented globally.</w:t>
      </w:r>
    </w:p>
    <w:p w14:paraId="4BDBBAF4" w14:textId="77777777" w:rsidR="006A06C7" w:rsidRDefault="006A06C7" w:rsidP="006A06C7">
      <w:r>
        <w:t>CEIR was launched in 2019 as a pilot service catering 2 service areas and more service areas were added one by one subsequently. Public awareness programs were also started to educate citizen about the effects of counterfeit mobile devices and “Know Your Mobile (KYM)” utility has also been provided to check the validity of the mobile device even before purchase. KYM utility is provided to the citizen through web-portal, mobile app and SMS to serve all types of users.</w:t>
      </w:r>
    </w:p>
    <w:p w14:paraId="479FF2D0" w14:textId="77777777" w:rsidR="006A06C7" w:rsidRDefault="006A06C7" w:rsidP="006A06C7">
      <w:pPr>
        <w:pStyle w:val="Default"/>
        <w:jc w:val="both"/>
      </w:pPr>
      <w:r>
        <w:t>CEIR service has been launched pan India in May 2023. All invalid IMEIs, invalid TAC IMEIs are restricted to access mobile network. Currently CEIR is being used for reporting stolen/ lost mobile devices, blocking those devices across the country and traceability of the reported device for recovery. Existing cloned devices are not blocked and continued to use network services as amnesty to the existing devices through block-list overriding (BLO) feature. Traceability report has been generated for more than 50% of the stolen/lost mobile devices.</w:t>
      </w:r>
    </w:p>
    <w:p w14:paraId="5E32FD09" w14:textId="77777777" w:rsidR="006A06C7" w:rsidRDefault="006A06C7" w:rsidP="006A06C7">
      <w:pPr>
        <w:pStyle w:val="Default"/>
        <w:jc w:val="both"/>
      </w:pPr>
      <w:r>
        <w:t>CEIR system is also being used to verify the imported mobile devices – only valid devices are allowed to import inside the country. This system is fully operational since January 2020.</w:t>
      </w:r>
    </w:p>
    <w:p w14:paraId="65223C8D" w14:textId="77777777" w:rsidR="006A06C7" w:rsidRDefault="006A06C7" w:rsidP="006A06C7">
      <w:pPr>
        <w:pStyle w:val="Default"/>
        <w:jc w:val="both"/>
      </w:pPr>
      <w:r>
        <w:t xml:space="preserve">Device registry building has also been started for the mobile devices manufactured locally and imported to the country. </w:t>
      </w:r>
    </w:p>
    <w:p w14:paraId="6D79D7D8" w14:textId="77777777" w:rsidR="006A06C7" w:rsidRDefault="006A06C7" w:rsidP="00527CD6">
      <w:pPr>
        <w:pStyle w:val="Default"/>
        <w:jc w:val="both"/>
      </w:pPr>
      <w:r w:rsidRPr="49994786">
        <w:rPr>
          <w:lang w:val="en-GB"/>
        </w:rPr>
        <w:t xml:space="preserve">Cloning devices are detected through CEIR system and analysed to find out the source of such counterfeiting activities. As of now, no notifications are broadcasted to the users of cloned mobile devices. Restriction of usage of cloned mobile devices will be planned in due course of time. </w:t>
      </w:r>
    </w:p>
    <w:p w14:paraId="736E3A0C" w14:textId="28DEB1B0" w:rsidR="00D21536" w:rsidRPr="0005402F" w:rsidRDefault="00EF7AE5" w:rsidP="000207B6">
      <w:pPr>
        <w:pStyle w:val="Heading3"/>
        <w:rPr>
          <w:szCs w:val="24"/>
        </w:rPr>
      </w:pPr>
      <w:r w:rsidRPr="0005402F">
        <w:rPr>
          <w:szCs w:val="24"/>
        </w:rPr>
        <w:t>I.III.</w:t>
      </w:r>
      <w:r w:rsidR="0093197E" w:rsidRPr="0005402F">
        <w:rPr>
          <w:szCs w:val="24"/>
        </w:rPr>
        <w:t>II</w:t>
      </w:r>
      <w:r w:rsidR="0093197E" w:rsidRPr="0005402F">
        <w:rPr>
          <w:szCs w:val="24"/>
        </w:rPr>
        <w:tab/>
      </w:r>
      <w:r w:rsidR="00D86183" w:rsidRPr="0005402F">
        <w:rPr>
          <w:szCs w:val="24"/>
        </w:rPr>
        <w:t xml:space="preserve">Federal Democratic Republic of </w:t>
      </w:r>
      <w:r w:rsidR="00D21536" w:rsidRPr="0005402F">
        <w:rPr>
          <w:szCs w:val="24"/>
        </w:rPr>
        <w:t>Nepal</w:t>
      </w:r>
      <w:bookmarkEnd w:id="673"/>
      <w:bookmarkEnd w:id="674"/>
      <w:bookmarkEnd w:id="675"/>
      <w:bookmarkEnd w:id="676"/>
      <w:bookmarkEnd w:id="677"/>
      <w:bookmarkEnd w:id="678"/>
      <w:bookmarkEnd w:id="679"/>
      <w:bookmarkEnd w:id="680"/>
      <w:bookmarkEnd w:id="681"/>
      <w:bookmarkEnd w:id="682"/>
      <w:bookmarkEnd w:id="683"/>
      <w:bookmarkEnd w:id="684"/>
    </w:p>
    <w:p w14:paraId="66B5C456" w14:textId="282994A4" w:rsidR="00D21536" w:rsidRPr="0005402F" w:rsidRDefault="00D21536" w:rsidP="00471581">
      <w:pPr>
        <w:rPr>
          <w:szCs w:val="24"/>
        </w:rPr>
      </w:pPr>
      <w:r w:rsidRPr="0005402F">
        <w:rPr>
          <w:szCs w:val="24"/>
        </w:rPr>
        <w:t xml:space="preserve">Counterfeit devices are those devices that are misrepresented as </w:t>
      </w:r>
      <w:r w:rsidR="00C21EB0" w:rsidRPr="0005402F">
        <w:rPr>
          <w:szCs w:val="24"/>
        </w:rPr>
        <w:t xml:space="preserve">to </w:t>
      </w:r>
      <w:r w:rsidRPr="0005402F">
        <w:rPr>
          <w:szCs w:val="24"/>
        </w:rPr>
        <w:t>their origin or quality. Counterfeiting of devices can infringe the legitimate manufacturer</w:t>
      </w:r>
      <w:r w:rsidR="00894970" w:rsidRPr="0005402F">
        <w:rPr>
          <w:szCs w:val="24"/>
        </w:rPr>
        <w:t>'</w:t>
      </w:r>
      <w:r w:rsidRPr="0005402F">
        <w:rPr>
          <w:szCs w:val="24"/>
        </w:rPr>
        <w:t xml:space="preserve">s trademark right. Counterfeiters introduce counterfeit and substandard devices in </w:t>
      </w:r>
      <w:r w:rsidR="00C21EB0" w:rsidRPr="0005402F">
        <w:rPr>
          <w:szCs w:val="24"/>
        </w:rPr>
        <w:t xml:space="preserve">the </w:t>
      </w:r>
      <w:r w:rsidRPr="0005402F">
        <w:rPr>
          <w:szCs w:val="24"/>
        </w:rPr>
        <w:t xml:space="preserve">supply chain. </w:t>
      </w:r>
    </w:p>
    <w:p w14:paraId="6639F952" w14:textId="1000FD19" w:rsidR="00D21536" w:rsidRPr="0005402F" w:rsidRDefault="00D21536" w:rsidP="00471581">
      <w:pPr>
        <w:rPr>
          <w:szCs w:val="24"/>
        </w:rPr>
      </w:pPr>
      <w:r w:rsidRPr="0005402F">
        <w:rPr>
          <w:szCs w:val="24"/>
        </w:rPr>
        <w:t xml:space="preserve">Due to counterfeit and substandard mobile devices, the quality of service of </w:t>
      </w:r>
      <w:r w:rsidR="00DA7DE3" w:rsidRPr="0005402F">
        <w:rPr>
          <w:szCs w:val="24"/>
        </w:rPr>
        <w:t xml:space="preserve">the </w:t>
      </w:r>
      <w:r w:rsidRPr="0005402F">
        <w:rPr>
          <w:szCs w:val="24"/>
        </w:rPr>
        <w:t>mobile network experienced and security of the devices may</w:t>
      </w:r>
      <w:r w:rsidR="00C21EB0" w:rsidRPr="0005402F">
        <w:rPr>
          <w:szCs w:val="24"/>
        </w:rPr>
        <w:t xml:space="preserve"> </w:t>
      </w:r>
      <w:r w:rsidRPr="0005402F">
        <w:rPr>
          <w:szCs w:val="24"/>
        </w:rPr>
        <w:t xml:space="preserve">be compromised. These devices do not </w:t>
      </w:r>
      <w:r w:rsidR="00C06BFD" w:rsidRPr="0005402F">
        <w:rPr>
          <w:szCs w:val="24"/>
        </w:rPr>
        <w:t xml:space="preserve">also </w:t>
      </w:r>
      <w:r w:rsidRPr="0005402F">
        <w:rPr>
          <w:szCs w:val="24"/>
        </w:rPr>
        <w:t>meet the requirement e.g.</w:t>
      </w:r>
      <w:r w:rsidR="00731426" w:rsidRPr="0005402F">
        <w:rPr>
          <w:szCs w:val="24"/>
        </w:rPr>
        <w:t>,</w:t>
      </w:r>
      <w:r w:rsidRPr="0005402F">
        <w:rPr>
          <w:szCs w:val="24"/>
        </w:rPr>
        <w:t xml:space="preserve"> </w:t>
      </w:r>
      <w:r w:rsidR="00481F0C" w:rsidRPr="0005402F">
        <w:rPr>
          <w:szCs w:val="24"/>
        </w:rPr>
        <w:t>o</w:t>
      </w:r>
      <w:r w:rsidRPr="0005402F">
        <w:rPr>
          <w:szCs w:val="24"/>
        </w:rPr>
        <w:t>perating frequency, power level, safety, health</w:t>
      </w:r>
      <w:r w:rsidR="00C21EB0" w:rsidRPr="0005402F">
        <w:rPr>
          <w:szCs w:val="24"/>
        </w:rPr>
        <w:t>,</w:t>
      </w:r>
      <w:r w:rsidRPr="0005402F">
        <w:rPr>
          <w:szCs w:val="24"/>
        </w:rPr>
        <w:t xml:space="preserve"> etc. set by the government or regulator. </w:t>
      </w:r>
    </w:p>
    <w:p w14:paraId="591EB613" w14:textId="37699F49" w:rsidR="00D21536" w:rsidRPr="0005402F" w:rsidRDefault="00D21536" w:rsidP="00471581">
      <w:pPr>
        <w:rPr>
          <w:szCs w:val="24"/>
        </w:rPr>
      </w:pPr>
      <w:r w:rsidRPr="0005402F">
        <w:rPr>
          <w:szCs w:val="24"/>
        </w:rPr>
        <w:t xml:space="preserve">Type </w:t>
      </w:r>
      <w:r w:rsidR="00481F0C" w:rsidRPr="0005402F">
        <w:rPr>
          <w:szCs w:val="24"/>
        </w:rPr>
        <w:t>a</w:t>
      </w:r>
      <w:r w:rsidRPr="0005402F">
        <w:rPr>
          <w:szCs w:val="24"/>
        </w:rPr>
        <w:t xml:space="preserve">pproval and the </w:t>
      </w:r>
      <w:r w:rsidR="00481F0C" w:rsidRPr="0005402F">
        <w:rPr>
          <w:szCs w:val="24"/>
        </w:rPr>
        <w:t>i</w:t>
      </w:r>
      <w:r w:rsidRPr="0005402F">
        <w:rPr>
          <w:szCs w:val="24"/>
        </w:rPr>
        <w:t xml:space="preserve">nternational </w:t>
      </w:r>
      <w:r w:rsidR="00481F0C" w:rsidRPr="0005402F">
        <w:rPr>
          <w:szCs w:val="24"/>
        </w:rPr>
        <w:t>m</w:t>
      </w:r>
      <w:r w:rsidRPr="0005402F">
        <w:rPr>
          <w:szCs w:val="24"/>
        </w:rPr>
        <w:t xml:space="preserve">obile </w:t>
      </w:r>
      <w:r w:rsidR="00481F0C" w:rsidRPr="0005402F">
        <w:rPr>
          <w:szCs w:val="24"/>
        </w:rPr>
        <w:t>e</w:t>
      </w:r>
      <w:r w:rsidRPr="0005402F">
        <w:rPr>
          <w:szCs w:val="24"/>
        </w:rPr>
        <w:t xml:space="preserve">quipment </w:t>
      </w:r>
      <w:r w:rsidR="00481F0C" w:rsidRPr="0005402F">
        <w:rPr>
          <w:szCs w:val="24"/>
        </w:rPr>
        <w:t>i</w:t>
      </w:r>
      <w:r w:rsidRPr="0005402F">
        <w:rPr>
          <w:szCs w:val="24"/>
        </w:rPr>
        <w:t xml:space="preserve">dentity (IMEI) </w:t>
      </w:r>
      <w:r w:rsidR="00481F0C" w:rsidRPr="0005402F">
        <w:rPr>
          <w:szCs w:val="24"/>
        </w:rPr>
        <w:t>r</w:t>
      </w:r>
      <w:r w:rsidRPr="0005402F">
        <w:rPr>
          <w:szCs w:val="24"/>
        </w:rPr>
        <w:t xml:space="preserve">egistration mechanisms are the regulatory solutions to combat counterfeit and substandard mobile devices in the country. Nepal </w:t>
      </w:r>
      <w:r w:rsidR="00A466DC" w:rsidRPr="0005402F">
        <w:rPr>
          <w:szCs w:val="24"/>
        </w:rPr>
        <w:t>t</w:t>
      </w:r>
      <w:r w:rsidRPr="0005402F">
        <w:rPr>
          <w:szCs w:val="24"/>
        </w:rPr>
        <w:t xml:space="preserve">elecommunications </w:t>
      </w:r>
      <w:r w:rsidR="00A466DC" w:rsidRPr="0005402F">
        <w:rPr>
          <w:szCs w:val="24"/>
        </w:rPr>
        <w:t>a</w:t>
      </w:r>
      <w:r w:rsidRPr="0005402F">
        <w:rPr>
          <w:szCs w:val="24"/>
        </w:rPr>
        <w:t>uthority (NTA) has been doing type approval of radio telecommunication customer premises equipment (CPEs) including mobile devices prior to import</w:t>
      </w:r>
      <w:r w:rsidR="00A466DC" w:rsidRPr="0005402F">
        <w:rPr>
          <w:szCs w:val="24"/>
        </w:rPr>
        <w:t>ing</w:t>
      </w:r>
      <w:r w:rsidRPr="0005402F">
        <w:rPr>
          <w:szCs w:val="24"/>
        </w:rPr>
        <w:t xml:space="preserve"> and sell</w:t>
      </w:r>
      <w:r w:rsidR="00A466DC" w:rsidRPr="0005402F">
        <w:rPr>
          <w:szCs w:val="24"/>
        </w:rPr>
        <w:t>ing</w:t>
      </w:r>
      <w:r w:rsidRPr="0005402F">
        <w:rPr>
          <w:szCs w:val="24"/>
        </w:rPr>
        <w:t xml:space="preserve"> in Nepal since 2008. Registration of IMEI numbers of mobile devices prior to import and s</w:t>
      </w:r>
      <w:r w:rsidR="00613552" w:rsidRPr="0005402F">
        <w:rPr>
          <w:szCs w:val="24"/>
        </w:rPr>
        <w:t>ale</w:t>
      </w:r>
      <w:r w:rsidRPr="0005402F">
        <w:rPr>
          <w:szCs w:val="24"/>
        </w:rPr>
        <w:t xml:space="preserve"> in Nepal </w:t>
      </w:r>
      <w:r w:rsidR="00A466DC" w:rsidRPr="0005402F">
        <w:rPr>
          <w:szCs w:val="24"/>
        </w:rPr>
        <w:t>was</w:t>
      </w:r>
      <w:r w:rsidRPr="0005402F">
        <w:rPr>
          <w:szCs w:val="24"/>
        </w:rPr>
        <w:t xml:space="preserve"> started since 2016 by NTA. NTA is going to establish </w:t>
      </w:r>
      <w:r w:rsidR="00064895" w:rsidRPr="0005402F">
        <w:rPr>
          <w:szCs w:val="24"/>
        </w:rPr>
        <w:t>the m</w:t>
      </w:r>
      <w:r w:rsidRPr="0005402F">
        <w:rPr>
          <w:szCs w:val="24"/>
        </w:rPr>
        <w:t xml:space="preserve">obile </w:t>
      </w:r>
      <w:r w:rsidR="00064895" w:rsidRPr="0005402F">
        <w:rPr>
          <w:szCs w:val="24"/>
        </w:rPr>
        <w:t>d</w:t>
      </w:r>
      <w:r w:rsidRPr="0005402F">
        <w:rPr>
          <w:szCs w:val="24"/>
        </w:rPr>
        <w:t xml:space="preserve">evice </w:t>
      </w:r>
      <w:r w:rsidR="00064895" w:rsidRPr="0005402F">
        <w:rPr>
          <w:szCs w:val="24"/>
        </w:rPr>
        <w:t>m</w:t>
      </w:r>
      <w:r w:rsidRPr="0005402F">
        <w:rPr>
          <w:szCs w:val="24"/>
        </w:rPr>
        <w:t xml:space="preserve">anagement </w:t>
      </w:r>
      <w:r w:rsidR="00064895" w:rsidRPr="0005402F">
        <w:rPr>
          <w:szCs w:val="24"/>
        </w:rPr>
        <w:t>s</w:t>
      </w:r>
      <w:r w:rsidRPr="0005402F">
        <w:rPr>
          <w:szCs w:val="24"/>
        </w:rPr>
        <w:t>ystem (MDMS) i.e.</w:t>
      </w:r>
      <w:r w:rsidR="00731426" w:rsidRPr="0005402F">
        <w:rPr>
          <w:szCs w:val="24"/>
        </w:rPr>
        <w:t>,</w:t>
      </w:r>
      <w:r w:rsidRPr="0005402F">
        <w:rPr>
          <w:szCs w:val="24"/>
        </w:rPr>
        <w:t xml:space="preserve"> </w:t>
      </w:r>
      <w:r w:rsidR="00476DBE" w:rsidRPr="0005402F">
        <w:rPr>
          <w:szCs w:val="24"/>
        </w:rPr>
        <w:t>n</w:t>
      </w:r>
      <w:r w:rsidRPr="0005402F">
        <w:rPr>
          <w:szCs w:val="24"/>
        </w:rPr>
        <w:t xml:space="preserve">ational </w:t>
      </w:r>
      <w:r w:rsidR="00476DBE" w:rsidRPr="0005402F">
        <w:rPr>
          <w:szCs w:val="24"/>
        </w:rPr>
        <w:t>e</w:t>
      </w:r>
      <w:r w:rsidRPr="0005402F">
        <w:rPr>
          <w:szCs w:val="24"/>
        </w:rPr>
        <w:t xml:space="preserve">quipment </w:t>
      </w:r>
      <w:r w:rsidR="00476DBE" w:rsidRPr="0005402F">
        <w:rPr>
          <w:szCs w:val="24"/>
        </w:rPr>
        <w:t>i</w:t>
      </w:r>
      <w:r w:rsidRPr="0005402F">
        <w:rPr>
          <w:szCs w:val="24"/>
        </w:rPr>
        <w:t xml:space="preserve">dentity </w:t>
      </w:r>
      <w:r w:rsidR="00476DBE" w:rsidRPr="0005402F">
        <w:rPr>
          <w:szCs w:val="24"/>
        </w:rPr>
        <w:t>r</w:t>
      </w:r>
      <w:r w:rsidRPr="0005402F">
        <w:rPr>
          <w:szCs w:val="24"/>
        </w:rPr>
        <w:t>egister (NEIR) system very soon.</w:t>
      </w:r>
    </w:p>
    <w:p w14:paraId="0A3BD757" w14:textId="69F70F7B" w:rsidR="00D21536" w:rsidRPr="0005402F" w:rsidRDefault="00D21536" w:rsidP="00471581">
      <w:pPr>
        <w:rPr>
          <w:szCs w:val="24"/>
        </w:rPr>
      </w:pPr>
      <w:r w:rsidRPr="0005402F">
        <w:rPr>
          <w:szCs w:val="24"/>
        </w:rPr>
        <w:t>GSMA</w:t>
      </w:r>
      <w:r w:rsidR="00894970" w:rsidRPr="0005402F">
        <w:rPr>
          <w:szCs w:val="24"/>
        </w:rPr>
        <w:t>'</w:t>
      </w:r>
      <w:r w:rsidRPr="0005402F">
        <w:rPr>
          <w:szCs w:val="24"/>
        </w:rPr>
        <w:t xml:space="preserve">s initiative to </w:t>
      </w:r>
      <w:r w:rsidR="009A6BEB">
        <w:rPr>
          <w:szCs w:val="24"/>
        </w:rPr>
        <w:t>blocked-list</w:t>
      </w:r>
      <w:r w:rsidRPr="0005402F">
        <w:rPr>
          <w:szCs w:val="24"/>
        </w:rPr>
        <w:t xml:space="preserve"> for stolen/lost mobile devices also supports mak</w:t>
      </w:r>
      <w:r w:rsidR="00C21EB0" w:rsidRPr="0005402F">
        <w:rPr>
          <w:szCs w:val="24"/>
        </w:rPr>
        <w:t>ing</w:t>
      </w:r>
      <w:r w:rsidRPr="0005402F">
        <w:rPr>
          <w:szCs w:val="24"/>
        </w:rPr>
        <w:t xml:space="preserve"> the</w:t>
      </w:r>
      <w:r w:rsidR="003E2425" w:rsidRPr="0005402F">
        <w:rPr>
          <w:szCs w:val="24"/>
        </w:rPr>
        <w:t xml:space="preserve"> devices</w:t>
      </w:r>
      <w:r w:rsidRPr="0005402F">
        <w:rPr>
          <w:szCs w:val="24"/>
        </w:rPr>
        <w:t xml:space="preserve"> useless. GSMA also requested the governments</w:t>
      </w:r>
      <w:r w:rsidR="007167E0" w:rsidRPr="0005402F">
        <w:rPr>
          <w:szCs w:val="24"/>
        </w:rPr>
        <w:t xml:space="preserve"> </w:t>
      </w:r>
      <w:r w:rsidRPr="0005402F">
        <w:rPr>
          <w:szCs w:val="24"/>
        </w:rPr>
        <w:t>/ regulators</w:t>
      </w:r>
      <w:r w:rsidR="007167E0" w:rsidRPr="0005402F">
        <w:rPr>
          <w:szCs w:val="24"/>
        </w:rPr>
        <w:t xml:space="preserve"> </w:t>
      </w:r>
      <w:r w:rsidRPr="0005402F">
        <w:rPr>
          <w:szCs w:val="24"/>
        </w:rPr>
        <w:t xml:space="preserve">/ operators to join the international effort and contribute to GSMA </w:t>
      </w:r>
      <w:r w:rsidR="009A6BEB">
        <w:rPr>
          <w:szCs w:val="24"/>
        </w:rPr>
        <w:t>blocked-list</w:t>
      </w:r>
      <w:r w:rsidRPr="0005402F">
        <w:rPr>
          <w:szCs w:val="24"/>
        </w:rPr>
        <w:t xml:space="preserve"> for stolen/lost mobile devices, on devices that cannot be used in the country.</w:t>
      </w:r>
    </w:p>
    <w:p w14:paraId="34C0CF51" w14:textId="7FE8FA8E" w:rsidR="00D21536" w:rsidRPr="0005402F" w:rsidRDefault="00D21536" w:rsidP="00471581">
      <w:pPr>
        <w:rPr>
          <w:szCs w:val="24"/>
        </w:rPr>
      </w:pPr>
      <w:r w:rsidRPr="0005402F">
        <w:rPr>
          <w:szCs w:val="24"/>
        </w:rPr>
        <w:t xml:space="preserve">Member </w:t>
      </w:r>
      <w:r w:rsidR="00713FD0" w:rsidRPr="0005402F">
        <w:rPr>
          <w:szCs w:val="24"/>
        </w:rPr>
        <w:t>S</w:t>
      </w:r>
      <w:r w:rsidRPr="0005402F">
        <w:rPr>
          <w:szCs w:val="24"/>
        </w:rPr>
        <w:t xml:space="preserve">tates may also initiate coordination and collaboration for sharing </w:t>
      </w:r>
      <w:r w:rsidR="00237787" w:rsidRPr="0005402F">
        <w:rPr>
          <w:szCs w:val="24"/>
        </w:rPr>
        <w:t xml:space="preserve">a </w:t>
      </w:r>
      <w:r w:rsidR="009A6BEB">
        <w:rPr>
          <w:szCs w:val="24"/>
        </w:rPr>
        <w:t>blocked-list</w:t>
      </w:r>
      <w:r w:rsidRPr="0005402F">
        <w:rPr>
          <w:szCs w:val="24"/>
        </w:rPr>
        <w:t xml:space="preserve"> of IMEI numbers to make stolen/lost mobile devices inoperable within the </w:t>
      </w:r>
      <w:r w:rsidR="00D93EFA" w:rsidRPr="0005402F">
        <w:rPr>
          <w:szCs w:val="24"/>
        </w:rPr>
        <w:t>M</w:t>
      </w:r>
      <w:r w:rsidRPr="0005402F">
        <w:rPr>
          <w:szCs w:val="24"/>
        </w:rPr>
        <w:t xml:space="preserve">ember </w:t>
      </w:r>
      <w:r w:rsidR="00D93EFA" w:rsidRPr="0005402F">
        <w:rPr>
          <w:szCs w:val="24"/>
        </w:rPr>
        <w:t>S</w:t>
      </w:r>
      <w:r w:rsidRPr="0005402F">
        <w:rPr>
          <w:szCs w:val="24"/>
        </w:rPr>
        <w:t>tates.</w:t>
      </w:r>
    </w:p>
    <w:p w14:paraId="63DE1E6E" w14:textId="5CA34F66" w:rsidR="00D21536" w:rsidRPr="0005402F" w:rsidRDefault="00D21536" w:rsidP="001E2075">
      <w:pPr>
        <w:pStyle w:val="Headingb"/>
        <w:rPr>
          <w:szCs w:val="24"/>
        </w:rPr>
      </w:pPr>
      <w:r w:rsidRPr="0005402F">
        <w:rPr>
          <w:szCs w:val="24"/>
        </w:rPr>
        <w:t xml:space="preserve">Type </w:t>
      </w:r>
      <w:r w:rsidR="0033283B" w:rsidRPr="0005402F">
        <w:rPr>
          <w:szCs w:val="24"/>
        </w:rPr>
        <w:t>a</w:t>
      </w:r>
      <w:r w:rsidRPr="0005402F">
        <w:rPr>
          <w:szCs w:val="24"/>
        </w:rPr>
        <w:t xml:space="preserve">pproval of </w:t>
      </w:r>
      <w:r w:rsidR="0033283B" w:rsidRPr="0005402F">
        <w:rPr>
          <w:szCs w:val="24"/>
        </w:rPr>
        <w:t>m</w:t>
      </w:r>
      <w:r w:rsidRPr="0005402F">
        <w:rPr>
          <w:szCs w:val="24"/>
        </w:rPr>
        <w:t xml:space="preserve">obile </w:t>
      </w:r>
      <w:r w:rsidR="0033283B" w:rsidRPr="0005402F">
        <w:rPr>
          <w:szCs w:val="24"/>
        </w:rPr>
        <w:t>d</w:t>
      </w:r>
      <w:r w:rsidRPr="0005402F">
        <w:rPr>
          <w:szCs w:val="24"/>
        </w:rPr>
        <w:t>evices</w:t>
      </w:r>
    </w:p>
    <w:p w14:paraId="5B425127" w14:textId="5D58E882" w:rsidR="00D21536" w:rsidRPr="0005402F" w:rsidRDefault="00D21536" w:rsidP="001E2075">
      <w:pPr>
        <w:rPr>
          <w:szCs w:val="24"/>
        </w:rPr>
      </w:pPr>
      <w:r w:rsidRPr="0005402F">
        <w:rPr>
          <w:szCs w:val="24"/>
        </w:rPr>
        <w:t xml:space="preserve">As per the provision of Clause (f) of Section 13 and Section 14 of the Telecommunication Act, 1997 the NTA determines and/or approves the standard and quality standard of the plant and equipment relating to the telecommunications and the telecommunications service. Prior to </w:t>
      </w:r>
      <w:r w:rsidR="00237787" w:rsidRPr="0005402F">
        <w:rPr>
          <w:szCs w:val="24"/>
        </w:rPr>
        <w:t xml:space="preserve">the </w:t>
      </w:r>
      <w:r w:rsidRPr="0005402F">
        <w:rPr>
          <w:szCs w:val="24"/>
        </w:rPr>
        <w:t xml:space="preserve">import and/or sale of any types of radio telecommunication CPEs in Nepal, the concerned manufacturers/authorized </w:t>
      </w:r>
      <w:r w:rsidRPr="0005402F">
        <w:rPr>
          <w:szCs w:val="24"/>
        </w:rPr>
        <w:lastRenderedPageBreak/>
        <w:t xml:space="preserve">agents/representatives have to get </w:t>
      </w:r>
      <w:r w:rsidR="00237787" w:rsidRPr="0005402F">
        <w:rPr>
          <w:szCs w:val="24"/>
        </w:rPr>
        <w:t xml:space="preserve">a </w:t>
      </w:r>
      <w:r w:rsidRPr="0005402F">
        <w:rPr>
          <w:szCs w:val="24"/>
        </w:rPr>
        <w:t xml:space="preserve">type approval certificate under the provision of type approval procedure defined by </w:t>
      </w:r>
      <w:r w:rsidR="0010741D" w:rsidRPr="0005402F">
        <w:rPr>
          <w:szCs w:val="24"/>
        </w:rPr>
        <w:t xml:space="preserve">the </w:t>
      </w:r>
      <w:r w:rsidRPr="0005402F">
        <w:rPr>
          <w:szCs w:val="24"/>
        </w:rPr>
        <w:t xml:space="preserve">NTA. The procedure for type approval is as depicted in </w:t>
      </w:r>
      <w:r w:rsidR="00871AAE" w:rsidRPr="0005402F">
        <w:rPr>
          <w:szCs w:val="24"/>
        </w:rPr>
        <w:t>F</w:t>
      </w:r>
      <w:r w:rsidRPr="0005402F">
        <w:rPr>
          <w:szCs w:val="24"/>
        </w:rPr>
        <w:t>igure</w:t>
      </w:r>
      <w:r w:rsidR="000207B6" w:rsidRPr="0005402F">
        <w:rPr>
          <w:szCs w:val="24"/>
        </w:rPr>
        <w:t> </w:t>
      </w:r>
      <w:r w:rsidR="00846D4C" w:rsidRPr="0005402F">
        <w:rPr>
          <w:szCs w:val="24"/>
        </w:rPr>
        <w:t>I.1</w:t>
      </w:r>
      <w:r w:rsidR="00871AAE" w:rsidRPr="0005402F">
        <w:rPr>
          <w:szCs w:val="24"/>
        </w:rPr>
        <w:t>1</w:t>
      </w:r>
      <w:r w:rsidRPr="0005402F">
        <w:rPr>
          <w:szCs w:val="24"/>
        </w:rPr>
        <w:t>.</w:t>
      </w:r>
    </w:p>
    <w:p w14:paraId="2A3E022E" w14:textId="4F2750D8" w:rsidR="001E2075" w:rsidRPr="0005402F" w:rsidRDefault="001E2075" w:rsidP="001E2075">
      <w:pPr>
        <w:pStyle w:val="Figure"/>
        <w:rPr>
          <w:szCs w:val="24"/>
        </w:rPr>
      </w:pPr>
      <w:r w:rsidRPr="0005402F">
        <w:rPr>
          <w:noProof/>
          <w:szCs w:val="24"/>
          <w:lang w:val="en-US"/>
        </w:rPr>
        <w:drawing>
          <wp:inline distT="0" distB="0" distL="0" distR="0" wp14:anchorId="3255459D" wp14:editId="1DBA8183">
            <wp:extent cx="5196851" cy="2218949"/>
            <wp:effectExtent l="0" t="0" r="3810" b="0"/>
            <wp:docPr id="89" name="Picture 89"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Timeline&#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196851" cy="2218949"/>
                    </a:xfrm>
                    <a:prstGeom prst="rect">
                      <a:avLst/>
                    </a:prstGeom>
                  </pic:spPr>
                </pic:pic>
              </a:graphicData>
            </a:graphic>
          </wp:inline>
        </w:drawing>
      </w:r>
    </w:p>
    <w:p w14:paraId="6F1CD864" w14:textId="6D3EB08D" w:rsidR="00D21536" w:rsidRPr="0005402F" w:rsidRDefault="00D21536" w:rsidP="001E2075">
      <w:pPr>
        <w:pStyle w:val="FigureNoTitle0"/>
        <w:rPr>
          <w:szCs w:val="24"/>
        </w:rPr>
      </w:pPr>
      <w:r w:rsidRPr="0005402F">
        <w:rPr>
          <w:szCs w:val="24"/>
        </w:rPr>
        <w:t>Figure</w:t>
      </w:r>
      <w:r w:rsidR="001E2075" w:rsidRPr="0005402F">
        <w:rPr>
          <w:szCs w:val="24"/>
        </w:rPr>
        <w:t xml:space="preserve"> </w:t>
      </w:r>
      <w:r w:rsidR="0035568C" w:rsidRPr="0005402F">
        <w:rPr>
          <w:szCs w:val="24"/>
        </w:rPr>
        <w:t>I.1</w:t>
      </w:r>
      <w:r w:rsidR="00522CD3" w:rsidRPr="0005402F">
        <w:rPr>
          <w:szCs w:val="24"/>
        </w:rPr>
        <w:t xml:space="preserve">1 </w:t>
      </w:r>
      <w:r w:rsidR="001E2075" w:rsidRPr="0005402F">
        <w:rPr>
          <w:szCs w:val="24"/>
        </w:rPr>
        <w:t xml:space="preserve">– </w:t>
      </w:r>
      <w:r w:rsidRPr="0005402F">
        <w:rPr>
          <w:szCs w:val="24"/>
        </w:rPr>
        <w:t xml:space="preserve">Type </w:t>
      </w:r>
      <w:r w:rsidR="0010741D" w:rsidRPr="0005402F">
        <w:rPr>
          <w:szCs w:val="24"/>
        </w:rPr>
        <w:t>a</w:t>
      </w:r>
      <w:r w:rsidRPr="0005402F">
        <w:rPr>
          <w:szCs w:val="24"/>
        </w:rPr>
        <w:t xml:space="preserve">pproval </w:t>
      </w:r>
      <w:r w:rsidR="0010741D" w:rsidRPr="0005402F">
        <w:rPr>
          <w:szCs w:val="24"/>
        </w:rPr>
        <w:t>p</w:t>
      </w:r>
      <w:r w:rsidRPr="0005402F">
        <w:rPr>
          <w:szCs w:val="24"/>
        </w:rPr>
        <w:t>rocess</w:t>
      </w:r>
    </w:p>
    <w:p w14:paraId="49C65A20" w14:textId="00FC9345" w:rsidR="00D21536" w:rsidRPr="0005402F" w:rsidRDefault="00D21536" w:rsidP="001E2075">
      <w:pPr>
        <w:pStyle w:val="Normalaftertitle"/>
        <w:rPr>
          <w:szCs w:val="24"/>
          <w:lang w:bidi="ne-NP"/>
        </w:rPr>
      </w:pPr>
      <w:r w:rsidRPr="0005402F">
        <w:rPr>
          <w:szCs w:val="24"/>
          <w:lang w:bidi="ne-NP"/>
        </w:rPr>
        <w:t xml:space="preserve">The detail regarding the type approval of mobile devices in </w:t>
      </w:r>
      <w:r w:rsidR="00730BDB" w:rsidRPr="0005402F">
        <w:rPr>
          <w:szCs w:val="24"/>
          <w:lang w:bidi="ne-NP"/>
        </w:rPr>
        <w:t xml:space="preserve">the </w:t>
      </w:r>
      <w:r w:rsidRPr="0005402F">
        <w:rPr>
          <w:szCs w:val="24"/>
          <w:lang w:bidi="ne-NP"/>
        </w:rPr>
        <w:t xml:space="preserve">last </w:t>
      </w:r>
      <w:r w:rsidR="007246F8" w:rsidRPr="0005402F">
        <w:rPr>
          <w:szCs w:val="24"/>
          <w:lang w:bidi="ne-NP"/>
        </w:rPr>
        <w:t>three</w:t>
      </w:r>
      <w:r w:rsidRPr="0005402F">
        <w:rPr>
          <w:szCs w:val="24"/>
          <w:lang w:bidi="ne-NP"/>
        </w:rPr>
        <w:t xml:space="preserve"> years is depicted in </w:t>
      </w:r>
      <w:r w:rsidR="001C027F" w:rsidRPr="0005402F">
        <w:rPr>
          <w:szCs w:val="24"/>
          <w:lang w:bidi="ne-NP"/>
        </w:rPr>
        <w:t xml:space="preserve">the </w:t>
      </w:r>
      <w:r w:rsidR="003F0C2C" w:rsidRPr="0005402F">
        <w:rPr>
          <w:szCs w:val="24"/>
          <w:lang w:bidi="ne-NP"/>
        </w:rPr>
        <w:t>Table</w:t>
      </w:r>
      <w:r w:rsidR="00AC7777" w:rsidRPr="0005402F">
        <w:rPr>
          <w:szCs w:val="24"/>
          <w:lang w:bidi="ne-NP"/>
        </w:rPr>
        <w:t> </w:t>
      </w:r>
      <w:r w:rsidR="003F0C2C" w:rsidRPr="0005402F">
        <w:rPr>
          <w:szCs w:val="24"/>
          <w:lang w:bidi="ne-NP"/>
        </w:rPr>
        <w:t>I.2</w:t>
      </w:r>
      <w:r w:rsidRPr="0005402F">
        <w:rPr>
          <w:szCs w:val="24"/>
          <w:lang w:bidi="ne-NP"/>
        </w:rPr>
        <w:t>.</w:t>
      </w:r>
    </w:p>
    <w:p w14:paraId="597C5B49" w14:textId="5EC0F982" w:rsidR="00D21536" w:rsidRPr="0005402F" w:rsidRDefault="00D21536" w:rsidP="001E2075">
      <w:pPr>
        <w:pStyle w:val="TableNoTitle0"/>
        <w:rPr>
          <w:szCs w:val="24"/>
        </w:rPr>
      </w:pPr>
      <w:r w:rsidRPr="0005402F">
        <w:rPr>
          <w:szCs w:val="24"/>
        </w:rPr>
        <w:t>Table</w:t>
      </w:r>
      <w:r w:rsidR="001E2075" w:rsidRPr="0005402F">
        <w:rPr>
          <w:szCs w:val="24"/>
        </w:rPr>
        <w:t xml:space="preserve"> </w:t>
      </w:r>
      <w:r w:rsidR="003F0C2C" w:rsidRPr="0005402F">
        <w:rPr>
          <w:szCs w:val="24"/>
        </w:rPr>
        <w:t>I.2</w:t>
      </w:r>
      <w:r w:rsidR="000D383C" w:rsidRPr="0005402F">
        <w:rPr>
          <w:szCs w:val="24"/>
        </w:rPr>
        <w:t xml:space="preserve"> </w:t>
      </w:r>
      <w:r w:rsidR="001E2075" w:rsidRPr="0005402F">
        <w:rPr>
          <w:szCs w:val="24"/>
        </w:rPr>
        <w:t>–</w:t>
      </w:r>
      <w:r w:rsidRPr="0005402F">
        <w:rPr>
          <w:szCs w:val="24"/>
        </w:rPr>
        <w:t xml:space="preserve"> Type </w:t>
      </w:r>
      <w:r w:rsidR="00AF3DC1" w:rsidRPr="0005402F">
        <w:rPr>
          <w:szCs w:val="24"/>
        </w:rPr>
        <w:t>a</w:t>
      </w:r>
      <w:r w:rsidRPr="0005402F">
        <w:rPr>
          <w:szCs w:val="24"/>
        </w:rPr>
        <w:t xml:space="preserve">pproval in </w:t>
      </w:r>
      <w:r w:rsidR="00730BDB" w:rsidRPr="0005402F">
        <w:rPr>
          <w:szCs w:val="24"/>
        </w:rPr>
        <w:t>a three</w:t>
      </w:r>
      <w:r w:rsidRPr="0005402F">
        <w:rPr>
          <w:szCs w:val="24"/>
        </w:rPr>
        <w:t xml:space="preserve"> year period</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7"/>
        <w:gridCol w:w="4065"/>
        <w:gridCol w:w="4077"/>
      </w:tblGrid>
      <w:tr w:rsidR="00D21536" w:rsidRPr="0005402F" w14:paraId="5A737FBE" w14:textId="77777777" w:rsidTr="00A24BA5">
        <w:trPr>
          <w:jc w:val="center"/>
        </w:trPr>
        <w:tc>
          <w:tcPr>
            <w:tcW w:w="1458" w:type="dxa"/>
            <w:tcBorders>
              <w:top w:val="single" w:sz="4" w:space="0" w:color="auto"/>
              <w:left w:val="single" w:sz="4" w:space="0" w:color="auto"/>
              <w:bottom w:val="single" w:sz="4" w:space="0" w:color="auto"/>
              <w:right w:val="single" w:sz="4" w:space="0" w:color="auto"/>
            </w:tcBorders>
            <w:hideMark/>
          </w:tcPr>
          <w:p w14:paraId="12C6DB4F" w14:textId="77777777" w:rsidR="00D21536" w:rsidRPr="0005402F" w:rsidRDefault="00D21536" w:rsidP="00A24BA5">
            <w:pPr>
              <w:pStyle w:val="Tablehead"/>
              <w:rPr>
                <w:sz w:val="24"/>
                <w:szCs w:val="24"/>
              </w:rPr>
            </w:pPr>
            <w:r w:rsidRPr="0005402F">
              <w:rPr>
                <w:sz w:val="24"/>
                <w:szCs w:val="24"/>
              </w:rPr>
              <w:t>Year</w:t>
            </w:r>
          </w:p>
        </w:tc>
        <w:tc>
          <w:tcPr>
            <w:tcW w:w="3960" w:type="dxa"/>
            <w:tcBorders>
              <w:top w:val="single" w:sz="4" w:space="0" w:color="auto"/>
              <w:left w:val="single" w:sz="4" w:space="0" w:color="auto"/>
              <w:bottom w:val="single" w:sz="4" w:space="0" w:color="auto"/>
              <w:right w:val="single" w:sz="4" w:space="0" w:color="auto"/>
            </w:tcBorders>
            <w:hideMark/>
          </w:tcPr>
          <w:p w14:paraId="71D82CBB" w14:textId="07894A84" w:rsidR="00D21536" w:rsidRPr="0005402F" w:rsidRDefault="00D21536" w:rsidP="00A24BA5">
            <w:pPr>
              <w:pStyle w:val="Tablehead"/>
              <w:rPr>
                <w:sz w:val="24"/>
                <w:szCs w:val="24"/>
              </w:rPr>
            </w:pPr>
            <w:r w:rsidRPr="0005402F">
              <w:rPr>
                <w:sz w:val="24"/>
                <w:szCs w:val="24"/>
              </w:rPr>
              <w:t>Provisional (for 6 months period)</w:t>
            </w:r>
          </w:p>
        </w:tc>
        <w:tc>
          <w:tcPr>
            <w:tcW w:w="3971" w:type="dxa"/>
            <w:tcBorders>
              <w:top w:val="single" w:sz="4" w:space="0" w:color="auto"/>
              <w:left w:val="single" w:sz="4" w:space="0" w:color="auto"/>
              <w:bottom w:val="single" w:sz="4" w:space="0" w:color="auto"/>
              <w:right w:val="single" w:sz="4" w:space="0" w:color="auto"/>
            </w:tcBorders>
            <w:hideMark/>
          </w:tcPr>
          <w:p w14:paraId="0D38E345" w14:textId="2C30DC80" w:rsidR="00D21536" w:rsidRPr="0005402F" w:rsidRDefault="00D21536" w:rsidP="00A24BA5">
            <w:pPr>
              <w:pStyle w:val="Tablehead"/>
              <w:rPr>
                <w:sz w:val="24"/>
                <w:szCs w:val="24"/>
              </w:rPr>
            </w:pPr>
            <w:r w:rsidRPr="0005402F">
              <w:rPr>
                <w:sz w:val="24"/>
                <w:szCs w:val="24"/>
              </w:rPr>
              <w:t xml:space="preserve">Periodic </w:t>
            </w:r>
            <w:r w:rsidR="005E1C95" w:rsidRPr="0005402F">
              <w:rPr>
                <w:sz w:val="24"/>
                <w:szCs w:val="24"/>
              </w:rPr>
              <w:t>p</w:t>
            </w:r>
            <w:r w:rsidRPr="0005402F">
              <w:rPr>
                <w:sz w:val="24"/>
                <w:szCs w:val="24"/>
              </w:rPr>
              <w:t>ermanent (for 5 years period)</w:t>
            </w:r>
          </w:p>
        </w:tc>
      </w:tr>
      <w:tr w:rsidR="00D21536" w:rsidRPr="0005402F" w14:paraId="518BCD52" w14:textId="77777777" w:rsidTr="00A24BA5">
        <w:trPr>
          <w:jc w:val="center"/>
        </w:trPr>
        <w:tc>
          <w:tcPr>
            <w:tcW w:w="1458" w:type="dxa"/>
            <w:tcBorders>
              <w:top w:val="single" w:sz="4" w:space="0" w:color="auto"/>
              <w:left w:val="single" w:sz="4" w:space="0" w:color="auto"/>
              <w:bottom w:val="single" w:sz="4" w:space="0" w:color="auto"/>
              <w:right w:val="single" w:sz="4" w:space="0" w:color="auto"/>
            </w:tcBorders>
            <w:hideMark/>
          </w:tcPr>
          <w:p w14:paraId="1BF88646" w14:textId="21831D34" w:rsidR="00D21536" w:rsidRPr="0005402F" w:rsidRDefault="00D21536" w:rsidP="00A24BA5">
            <w:pPr>
              <w:pStyle w:val="Tabletext"/>
              <w:rPr>
                <w:sz w:val="24"/>
                <w:szCs w:val="24"/>
              </w:rPr>
            </w:pPr>
            <w:r w:rsidRPr="0005402F">
              <w:rPr>
                <w:sz w:val="24"/>
                <w:szCs w:val="24"/>
              </w:rPr>
              <w:t>2073 B.</w:t>
            </w:r>
            <w:r w:rsidR="00FC453E" w:rsidRPr="0005402F">
              <w:rPr>
                <w:sz w:val="24"/>
                <w:szCs w:val="24"/>
              </w:rPr>
              <w:t xml:space="preserve"> </w:t>
            </w:r>
            <w:r w:rsidRPr="0005402F">
              <w:rPr>
                <w:sz w:val="24"/>
                <w:szCs w:val="24"/>
              </w:rPr>
              <w:t>S.</w:t>
            </w:r>
          </w:p>
        </w:tc>
        <w:tc>
          <w:tcPr>
            <w:tcW w:w="3960" w:type="dxa"/>
            <w:tcBorders>
              <w:top w:val="single" w:sz="4" w:space="0" w:color="auto"/>
              <w:left w:val="single" w:sz="4" w:space="0" w:color="auto"/>
              <w:bottom w:val="single" w:sz="4" w:space="0" w:color="auto"/>
              <w:right w:val="single" w:sz="4" w:space="0" w:color="auto"/>
            </w:tcBorders>
            <w:hideMark/>
          </w:tcPr>
          <w:p w14:paraId="2843F4A3" w14:textId="77777777" w:rsidR="00D21536" w:rsidRPr="0005402F" w:rsidRDefault="00D21536" w:rsidP="00AE507E">
            <w:pPr>
              <w:pStyle w:val="Tabletext"/>
              <w:jc w:val="center"/>
              <w:rPr>
                <w:color w:val="000000"/>
                <w:sz w:val="24"/>
                <w:szCs w:val="24"/>
                <w:lang w:bidi="ne-NP"/>
              </w:rPr>
            </w:pPr>
            <w:r w:rsidRPr="0005402F">
              <w:rPr>
                <w:color w:val="000000"/>
                <w:sz w:val="24"/>
                <w:szCs w:val="24"/>
                <w:lang w:bidi="ne-NP"/>
              </w:rPr>
              <w:t>719</w:t>
            </w:r>
          </w:p>
        </w:tc>
        <w:tc>
          <w:tcPr>
            <w:tcW w:w="3971" w:type="dxa"/>
            <w:tcBorders>
              <w:top w:val="single" w:sz="4" w:space="0" w:color="auto"/>
              <w:left w:val="single" w:sz="4" w:space="0" w:color="auto"/>
              <w:bottom w:val="single" w:sz="4" w:space="0" w:color="auto"/>
              <w:right w:val="single" w:sz="4" w:space="0" w:color="auto"/>
            </w:tcBorders>
            <w:hideMark/>
          </w:tcPr>
          <w:p w14:paraId="520CD673" w14:textId="77777777" w:rsidR="00D21536" w:rsidRPr="0005402F" w:rsidRDefault="00D21536" w:rsidP="00AE507E">
            <w:pPr>
              <w:pStyle w:val="Tabletext"/>
              <w:jc w:val="center"/>
              <w:rPr>
                <w:color w:val="000000"/>
                <w:sz w:val="24"/>
                <w:szCs w:val="24"/>
                <w:lang w:bidi="ne-NP"/>
              </w:rPr>
            </w:pPr>
            <w:r w:rsidRPr="0005402F">
              <w:rPr>
                <w:color w:val="000000"/>
                <w:sz w:val="24"/>
                <w:szCs w:val="24"/>
                <w:lang w:bidi="ne-NP"/>
              </w:rPr>
              <w:t>193</w:t>
            </w:r>
          </w:p>
        </w:tc>
      </w:tr>
      <w:tr w:rsidR="00D21536" w:rsidRPr="0005402F" w14:paraId="5B9CD990" w14:textId="77777777" w:rsidTr="00A24BA5">
        <w:trPr>
          <w:jc w:val="center"/>
        </w:trPr>
        <w:tc>
          <w:tcPr>
            <w:tcW w:w="1458" w:type="dxa"/>
            <w:tcBorders>
              <w:top w:val="single" w:sz="4" w:space="0" w:color="auto"/>
              <w:left w:val="single" w:sz="4" w:space="0" w:color="auto"/>
              <w:bottom w:val="single" w:sz="4" w:space="0" w:color="auto"/>
              <w:right w:val="single" w:sz="4" w:space="0" w:color="auto"/>
            </w:tcBorders>
            <w:hideMark/>
          </w:tcPr>
          <w:p w14:paraId="7B50B0EE" w14:textId="77777777" w:rsidR="00D21536" w:rsidRPr="0005402F" w:rsidRDefault="00D21536" w:rsidP="00A24BA5">
            <w:pPr>
              <w:pStyle w:val="Tabletext"/>
              <w:rPr>
                <w:sz w:val="24"/>
                <w:szCs w:val="24"/>
              </w:rPr>
            </w:pPr>
            <w:r w:rsidRPr="0005402F">
              <w:rPr>
                <w:sz w:val="24"/>
                <w:szCs w:val="24"/>
              </w:rPr>
              <w:t>2074 B. S.</w:t>
            </w:r>
          </w:p>
        </w:tc>
        <w:tc>
          <w:tcPr>
            <w:tcW w:w="3960" w:type="dxa"/>
            <w:tcBorders>
              <w:top w:val="single" w:sz="4" w:space="0" w:color="auto"/>
              <w:left w:val="single" w:sz="4" w:space="0" w:color="auto"/>
              <w:bottom w:val="single" w:sz="4" w:space="0" w:color="auto"/>
              <w:right w:val="single" w:sz="4" w:space="0" w:color="auto"/>
            </w:tcBorders>
            <w:hideMark/>
          </w:tcPr>
          <w:p w14:paraId="61A09B1C" w14:textId="77777777" w:rsidR="00D21536" w:rsidRPr="0005402F" w:rsidRDefault="00D21536" w:rsidP="00AE507E">
            <w:pPr>
              <w:pStyle w:val="Tabletext"/>
              <w:jc w:val="center"/>
              <w:rPr>
                <w:color w:val="000000"/>
                <w:sz w:val="24"/>
                <w:szCs w:val="24"/>
                <w:lang w:bidi="ne-NP"/>
              </w:rPr>
            </w:pPr>
            <w:r w:rsidRPr="0005402F">
              <w:rPr>
                <w:color w:val="000000"/>
                <w:sz w:val="24"/>
                <w:szCs w:val="24"/>
                <w:lang w:bidi="ne-NP"/>
              </w:rPr>
              <w:t>522</w:t>
            </w:r>
          </w:p>
        </w:tc>
        <w:tc>
          <w:tcPr>
            <w:tcW w:w="3971" w:type="dxa"/>
            <w:tcBorders>
              <w:top w:val="single" w:sz="4" w:space="0" w:color="auto"/>
              <w:left w:val="single" w:sz="4" w:space="0" w:color="auto"/>
              <w:bottom w:val="single" w:sz="4" w:space="0" w:color="auto"/>
              <w:right w:val="single" w:sz="4" w:space="0" w:color="auto"/>
            </w:tcBorders>
            <w:hideMark/>
          </w:tcPr>
          <w:p w14:paraId="696B7CBA" w14:textId="77777777" w:rsidR="00D21536" w:rsidRPr="0005402F" w:rsidRDefault="00D21536" w:rsidP="00AE507E">
            <w:pPr>
              <w:pStyle w:val="Tabletext"/>
              <w:jc w:val="center"/>
              <w:rPr>
                <w:color w:val="000000"/>
                <w:sz w:val="24"/>
                <w:szCs w:val="24"/>
                <w:lang w:bidi="ne-NP"/>
              </w:rPr>
            </w:pPr>
            <w:r w:rsidRPr="0005402F">
              <w:rPr>
                <w:color w:val="000000"/>
                <w:sz w:val="24"/>
                <w:szCs w:val="24"/>
                <w:lang w:bidi="ne-NP"/>
              </w:rPr>
              <w:t>316</w:t>
            </w:r>
          </w:p>
        </w:tc>
      </w:tr>
      <w:tr w:rsidR="00D21536" w:rsidRPr="0005402F" w14:paraId="2F6106AF" w14:textId="77777777" w:rsidTr="00A24BA5">
        <w:trPr>
          <w:jc w:val="center"/>
        </w:trPr>
        <w:tc>
          <w:tcPr>
            <w:tcW w:w="1458" w:type="dxa"/>
            <w:tcBorders>
              <w:top w:val="single" w:sz="4" w:space="0" w:color="auto"/>
              <w:left w:val="single" w:sz="4" w:space="0" w:color="auto"/>
              <w:bottom w:val="single" w:sz="4" w:space="0" w:color="auto"/>
              <w:right w:val="single" w:sz="4" w:space="0" w:color="auto"/>
            </w:tcBorders>
            <w:hideMark/>
          </w:tcPr>
          <w:p w14:paraId="2B535C08" w14:textId="77777777" w:rsidR="00D21536" w:rsidRPr="0005402F" w:rsidRDefault="00D21536" w:rsidP="00A24BA5">
            <w:pPr>
              <w:pStyle w:val="Tabletext"/>
              <w:rPr>
                <w:sz w:val="24"/>
                <w:szCs w:val="24"/>
              </w:rPr>
            </w:pPr>
            <w:r w:rsidRPr="0005402F">
              <w:rPr>
                <w:sz w:val="24"/>
                <w:szCs w:val="24"/>
              </w:rPr>
              <w:t>2075 B. S</w:t>
            </w:r>
          </w:p>
        </w:tc>
        <w:tc>
          <w:tcPr>
            <w:tcW w:w="3960" w:type="dxa"/>
            <w:tcBorders>
              <w:top w:val="single" w:sz="4" w:space="0" w:color="auto"/>
              <w:left w:val="single" w:sz="4" w:space="0" w:color="auto"/>
              <w:bottom w:val="single" w:sz="4" w:space="0" w:color="auto"/>
              <w:right w:val="single" w:sz="4" w:space="0" w:color="auto"/>
            </w:tcBorders>
            <w:hideMark/>
          </w:tcPr>
          <w:p w14:paraId="37FE55E8" w14:textId="77777777" w:rsidR="00D21536" w:rsidRPr="0005402F" w:rsidRDefault="00D21536" w:rsidP="00AE507E">
            <w:pPr>
              <w:pStyle w:val="Tabletext"/>
              <w:jc w:val="center"/>
              <w:rPr>
                <w:color w:val="000000"/>
                <w:sz w:val="24"/>
                <w:szCs w:val="24"/>
                <w:lang w:bidi="ne-NP"/>
              </w:rPr>
            </w:pPr>
            <w:r w:rsidRPr="0005402F">
              <w:rPr>
                <w:color w:val="000000"/>
                <w:sz w:val="24"/>
                <w:szCs w:val="24"/>
                <w:lang w:bidi="ne-NP"/>
              </w:rPr>
              <w:t>371</w:t>
            </w:r>
          </w:p>
        </w:tc>
        <w:tc>
          <w:tcPr>
            <w:tcW w:w="3971" w:type="dxa"/>
            <w:tcBorders>
              <w:top w:val="single" w:sz="4" w:space="0" w:color="auto"/>
              <w:left w:val="single" w:sz="4" w:space="0" w:color="auto"/>
              <w:bottom w:val="single" w:sz="4" w:space="0" w:color="auto"/>
              <w:right w:val="single" w:sz="4" w:space="0" w:color="auto"/>
            </w:tcBorders>
            <w:hideMark/>
          </w:tcPr>
          <w:p w14:paraId="33326532" w14:textId="77777777" w:rsidR="00D21536" w:rsidRPr="0005402F" w:rsidRDefault="00D21536" w:rsidP="00AE507E">
            <w:pPr>
              <w:pStyle w:val="Tabletext"/>
              <w:jc w:val="center"/>
              <w:rPr>
                <w:color w:val="000000"/>
                <w:sz w:val="24"/>
                <w:szCs w:val="24"/>
                <w:lang w:bidi="ne-NP"/>
              </w:rPr>
            </w:pPr>
            <w:r w:rsidRPr="0005402F">
              <w:rPr>
                <w:color w:val="000000"/>
                <w:sz w:val="24"/>
                <w:szCs w:val="24"/>
                <w:lang w:bidi="ne-NP"/>
              </w:rPr>
              <w:t>220</w:t>
            </w:r>
          </w:p>
        </w:tc>
      </w:tr>
    </w:tbl>
    <w:p w14:paraId="0EE2890D" w14:textId="1CAA8254" w:rsidR="00D21536" w:rsidRPr="0005402F" w:rsidRDefault="00D21536" w:rsidP="00BE760D">
      <w:pPr>
        <w:pStyle w:val="Headingb"/>
        <w:rPr>
          <w:szCs w:val="24"/>
        </w:rPr>
      </w:pPr>
      <w:r w:rsidRPr="0005402F">
        <w:rPr>
          <w:szCs w:val="24"/>
        </w:rPr>
        <w:t xml:space="preserve">IMEI </w:t>
      </w:r>
      <w:r w:rsidR="00B15B13" w:rsidRPr="0005402F">
        <w:rPr>
          <w:szCs w:val="24"/>
        </w:rPr>
        <w:t>r</w:t>
      </w:r>
      <w:r w:rsidRPr="0005402F">
        <w:rPr>
          <w:szCs w:val="24"/>
        </w:rPr>
        <w:t xml:space="preserve">egistration </w:t>
      </w:r>
      <w:r w:rsidR="00B15B13" w:rsidRPr="0005402F">
        <w:rPr>
          <w:szCs w:val="24"/>
        </w:rPr>
        <w:t>p</w:t>
      </w:r>
      <w:r w:rsidRPr="0005402F">
        <w:rPr>
          <w:szCs w:val="24"/>
        </w:rPr>
        <w:t>rocedure</w:t>
      </w:r>
    </w:p>
    <w:p w14:paraId="4451FB13" w14:textId="6D8A39E6" w:rsidR="00D21536" w:rsidRPr="0005402F" w:rsidRDefault="00D21536" w:rsidP="00360528">
      <w:pPr>
        <w:rPr>
          <w:szCs w:val="24"/>
          <w:lang w:bidi="ne-NP"/>
        </w:rPr>
      </w:pPr>
      <w:r w:rsidRPr="0005402F">
        <w:rPr>
          <w:szCs w:val="24"/>
          <w:lang w:bidi="ne-NP"/>
        </w:rPr>
        <w:t>Importers shall register the IMEI numbers of mobile device</w:t>
      </w:r>
      <w:r w:rsidR="00730BDB" w:rsidRPr="0005402F">
        <w:rPr>
          <w:szCs w:val="24"/>
          <w:lang w:bidi="ne-NP"/>
        </w:rPr>
        <w:t>s</w:t>
      </w:r>
      <w:r w:rsidRPr="0005402F">
        <w:rPr>
          <w:szCs w:val="24"/>
          <w:lang w:bidi="ne-NP"/>
        </w:rPr>
        <w:t xml:space="preserve"> prior to import and s</w:t>
      </w:r>
      <w:r w:rsidR="00346418" w:rsidRPr="0005402F">
        <w:rPr>
          <w:szCs w:val="24"/>
          <w:lang w:bidi="ne-NP"/>
        </w:rPr>
        <w:t>ale</w:t>
      </w:r>
      <w:r w:rsidRPr="0005402F">
        <w:rPr>
          <w:szCs w:val="24"/>
          <w:lang w:bidi="ne-NP"/>
        </w:rPr>
        <w:t xml:space="preserve"> in Nepal. NTA verifies the submitted IMEI numbers with the help of </w:t>
      </w:r>
      <w:r w:rsidR="00315E0A" w:rsidRPr="0005402F">
        <w:rPr>
          <w:szCs w:val="24"/>
          <w:lang w:bidi="ne-NP"/>
        </w:rPr>
        <w:t xml:space="preserve">the </w:t>
      </w:r>
      <w:r w:rsidRPr="0005402F">
        <w:rPr>
          <w:szCs w:val="24"/>
          <w:lang w:bidi="ne-NP"/>
        </w:rPr>
        <w:t xml:space="preserve">GSMA IMEI database and issues the no objection letter to release the mobile devices from the concerned custom office if the submitted IMEI numbers are valid. The detail regarding the registration of IMEI numbers by importers in </w:t>
      </w:r>
      <w:r w:rsidR="000B0EA0" w:rsidRPr="0005402F">
        <w:rPr>
          <w:szCs w:val="24"/>
          <w:lang w:bidi="ne-NP"/>
        </w:rPr>
        <w:t xml:space="preserve">the </w:t>
      </w:r>
      <w:r w:rsidRPr="0005402F">
        <w:rPr>
          <w:szCs w:val="24"/>
          <w:lang w:bidi="ne-NP"/>
        </w:rPr>
        <w:t xml:space="preserve">last </w:t>
      </w:r>
      <w:r w:rsidR="00346418" w:rsidRPr="0005402F">
        <w:rPr>
          <w:szCs w:val="24"/>
          <w:lang w:bidi="ne-NP"/>
        </w:rPr>
        <w:t>three (</w:t>
      </w:r>
      <w:r w:rsidRPr="0005402F">
        <w:rPr>
          <w:szCs w:val="24"/>
          <w:lang w:bidi="ne-NP"/>
        </w:rPr>
        <w:t>3</w:t>
      </w:r>
      <w:r w:rsidR="00346418" w:rsidRPr="0005402F">
        <w:rPr>
          <w:szCs w:val="24"/>
          <w:lang w:bidi="ne-NP"/>
        </w:rPr>
        <w:t>)</w:t>
      </w:r>
      <w:r w:rsidRPr="0005402F">
        <w:rPr>
          <w:szCs w:val="24"/>
          <w:lang w:bidi="ne-NP"/>
        </w:rPr>
        <w:t xml:space="preserve"> years is depicted in </w:t>
      </w:r>
      <w:r w:rsidR="003F0C2C" w:rsidRPr="0005402F">
        <w:rPr>
          <w:szCs w:val="24"/>
          <w:lang w:bidi="ne-NP"/>
        </w:rPr>
        <w:t>T</w:t>
      </w:r>
      <w:r w:rsidRPr="0005402F">
        <w:rPr>
          <w:szCs w:val="24"/>
          <w:lang w:bidi="ne-NP"/>
        </w:rPr>
        <w:t>able</w:t>
      </w:r>
      <w:r w:rsidR="003F0C2C" w:rsidRPr="0005402F">
        <w:rPr>
          <w:szCs w:val="24"/>
          <w:lang w:bidi="ne-NP"/>
        </w:rPr>
        <w:t xml:space="preserve"> I.3</w:t>
      </w:r>
      <w:r w:rsidRPr="0005402F">
        <w:rPr>
          <w:szCs w:val="24"/>
          <w:lang w:bidi="ne-NP"/>
        </w:rPr>
        <w:t>.</w:t>
      </w:r>
    </w:p>
    <w:p w14:paraId="1819ECD5" w14:textId="1B660389" w:rsidR="00D21536" w:rsidRPr="0005402F" w:rsidRDefault="00D21536" w:rsidP="00360528">
      <w:pPr>
        <w:pStyle w:val="TableNoTitle0"/>
        <w:rPr>
          <w:szCs w:val="24"/>
        </w:rPr>
      </w:pPr>
      <w:r w:rsidRPr="0005402F">
        <w:rPr>
          <w:szCs w:val="24"/>
        </w:rPr>
        <w:t>Table</w:t>
      </w:r>
      <w:r w:rsidR="00360528" w:rsidRPr="0005402F">
        <w:rPr>
          <w:szCs w:val="24"/>
        </w:rPr>
        <w:t xml:space="preserve"> </w:t>
      </w:r>
      <w:r w:rsidR="003F0C2C" w:rsidRPr="0005402F">
        <w:rPr>
          <w:szCs w:val="24"/>
        </w:rPr>
        <w:t>I.3</w:t>
      </w:r>
      <w:r w:rsidR="000D383C" w:rsidRPr="0005402F">
        <w:rPr>
          <w:szCs w:val="24"/>
        </w:rPr>
        <w:t xml:space="preserve"> </w:t>
      </w:r>
      <w:r w:rsidR="00360528" w:rsidRPr="0005402F">
        <w:rPr>
          <w:szCs w:val="24"/>
        </w:rPr>
        <w:t>–</w:t>
      </w:r>
      <w:r w:rsidRPr="0005402F">
        <w:rPr>
          <w:szCs w:val="24"/>
        </w:rPr>
        <w:t xml:space="preserve"> IMEI </w:t>
      </w:r>
      <w:r w:rsidR="001F1DE5" w:rsidRPr="0005402F">
        <w:rPr>
          <w:szCs w:val="24"/>
        </w:rPr>
        <w:t>r</w:t>
      </w:r>
      <w:r w:rsidRPr="0005402F">
        <w:rPr>
          <w:szCs w:val="24"/>
        </w:rPr>
        <w:t xml:space="preserve">egistration in </w:t>
      </w:r>
      <w:r w:rsidR="001F1DE5" w:rsidRPr="0005402F">
        <w:rPr>
          <w:szCs w:val="24"/>
        </w:rPr>
        <w:t xml:space="preserve">the </w:t>
      </w:r>
      <w:r w:rsidRPr="0005402F">
        <w:rPr>
          <w:szCs w:val="24"/>
        </w:rPr>
        <w:t>3 years period</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9"/>
        <w:gridCol w:w="4070"/>
        <w:gridCol w:w="4070"/>
      </w:tblGrid>
      <w:tr w:rsidR="00D21536" w:rsidRPr="0005402F" w14:paraId="73058F6C" w14:textId="77777777" w:rsidTr="00360528">
        <w:trPr>
          <w:jc w:val="center"/>
        </w:trPr>
        <w:tc>
          <w:tcPr>
            <w:tcW w:w="1458" w:type="dxa"/>
            <w:tcBorders>
              <w:top w:val="single" w:sz="4" w:space="0" w:color="auto"/>
              <w:left w:val="single" w:sz="4" w:space="0" w:color="auto"/>
              <w:bottom w:val="single" w:sz="4" w:space="0" w:color="auto"/>
              <w:right w:val="single" w:sz="4" w:space="0" w:color="auto"/>
            </w:tcBorders>
            <w:hideMark/>
          </w:tcPr>
          <w:p w14:paraId="359F748E" w14:textId="77777777" w:rsidR="00D21536" w:rsidRPr="0005402F" w:rsidRDefault="00D21536" w:rsidP="00360528">
            <w:pPr>
              <w:pStyle w:val="Tablehead"/>
              <w:rPr>
                <w:sz w:val="24"/>
                <w:szCs w:val="24"/>
              </w:rPr>
            </w:pPr>
            <w:r w:rsidRPr="0005402F">
              <w:rPr>
                <w:sz w:val="24"/>
                <w:szCs w:val="24"/>
              </w:rPr>
              <w:t>Year</w:t>
            </w:r>
          </w:p>
        </w:tc>
        <w:tc>
          <w:tcPr>
            <w:tcW w:w="3960" w:type="dxa"/>
            <w:tcBorders>
              <w:top w:val="single" w:sz="4" w:space="0" w:color="auto"/>
              <w:left w:val="single" w:sz="4" w:space="0" w:color="auto"/>
              <w:bottom w:val="single" w:sz="4" w:space="0" w:color="auto"/>
              <w:right w:val="single" w:sz="4" w:space="0" w:color="auto"/>
            </w:tcBorders>
            <w:hideMark/>
          </w:tcPr>
          <w:p w14:paraId="414748DF" w14:textId="33A253BF" w:rsidR="00D21536" w:rsidRPr="0005402F" w:rsidRDefault="00D21536" w:rsidP="00360528">
            <w:pPr>
              <w:pStyle w:val="Tablehead"/>
              <w:rPr>
                <w:sz w:val="24"/>
                <w:szCs w:val="24"/>
              </w:rPr>
            </w:pPr>
            <w:r w:rsidRPr="0005402F">
              <w:rPr>
                <w:sz w:val="24"/>
                <w:szCs w:val="24"/>
              </w:rPr>
              <w:t xml:space="preserve">Number of IMEIs registered by </w:t>
            </w:r>
            <w:r w:rsidR="00CE19A1" w:rsidRPr="0005402F">
              <w:rPr>
                <w:sz w:val="24"/>
                <w:szCs w:val="24"/>
              </w:rPr>
              <w:t>i</w:t>
            </w:r>
            <w:r w:rsidRPr="0005402F">
              <w:rPr>
                <w:sz w:val="24"/>
                <w:szCs w:val="24"/>
              </w:rPr>
              <w:t>mporters</w:t>
            </w:r>
          </w:p>
        </w:tc>
        <w:tc>
          <w:tcPr>
            <w:tcW w:w="3960" w:type="dxa"/>
            <w:tcBorders>
              <w:top w:val="single" w:sz="4" w:space="0" w:color="auto"/>
              <w:left w:val="single" w:sz="4" w:space="0" w:color="auto"/>
              <w:bottom w:val="single" w:sz="4" w:space="0" w:color="auto"/>
              <w:right w:val="single" w:sz="4" w:space="0" w:color="auto"/>
            </w:tcBorders>
            <w:hideMark/>
          </w:tcPr>
          <w:p w14:paraId="66C37252" w14:textId="757389F8" w:rsidR="00D21536" w:rsidRPr="0005402F" w:rsidRDefault="00D21536" w:rsidP="00360528">
            <w:pPr>
              <w:pStyle w:val="Tablehead"/>
              <w:rPr>
                <w:sz w:val="24"/>
                <w:szCs w:val="24"/>
              </w:rPr>
            </w:pPr>
            <w:r w:rsidRPr="0005402F">
              <w:rPr>
                <w:sz w:val="24"/>
                <w:szCs w:val="24"/>
              </w:rPr>
              <w:t xml:space="preserve">Number of IMEIs registered by </w:t>
            </w:r>
            <w:r w:rsidR="00CE19A1" w:rsidRPr="0005402F">
              <w:rPr>
                <w:sz w:val="24"/>
                <w:szCs w:val="24"/>
              </w:rPr>
              <w:t>i</w:t>
            </w:r>
            <w:r w:rsidRPr="0005402F">
              <w:rPr>
                <w:sz w:val="24"/>
                <w:szCs w:val="24"/>
              </w:rPr>
              <w:t>ndividuals</w:t>
            </w:r>
          </w:p>
        </w:tc>
      </w:tr>
      <w:tr w:rsidR="00D21536" w:rsidRPr="0005402F" w14:paraId="5C19BAC6" w14:textId="77777777" w:rsidTr="00360528">
        <w:trPr>
          <w:jc w:val="center"/>
        </w:trPr>
        <w:tc>
          <w:tcPr>
            <w:tcW w:w="1458" w:type="dxa"/>
            <w:tcBorders>
              <w:top w:val="single" w:sz="4" w:space="0" w:color="auto"/>
              <w:left w:val="single" w:sz="4" w:space="0" w:color="auto"/>
              <w:bottom w:val="single" w:sz="4" w:space="0" w:color="auto"/>
              <w:right w:val="single" w:sz="4" w:space="0" w:color="auto"/>
            </w:tcBorders>
            <w:hideMark/>
          </w:tcPr>
          <w:p w14:paraId="375C280F" w14:textId="24D50271" w:rsidR="00D21536" w:rsidRPr="0005402F" w:rsidRDefault="00D21536" w:rsidP="00360528">
            <w:pPr>
              <w:pStyle w:val="Tabletext"/>
              <w:jc w:val="center"/>
              <w:rPr>
                <w:sz w:val="24"/>
                <w:szCs w:val="24"/>
              </w:rPr>
            </w:pPr>
            <w:r w:rsidRPr="0005402F">
              <w:rPr>
                <w:sz w:val="24"/>
                <w:szCs w:val="24"/>
              </w:rPr>
              <w:t>2073 B.</w:t>
            </w:r>
            <w:r w:rsidR="000C3E2E" w:rsidRPr="0005402F">
              <w:rPr>
                <w:sz w:val="24"/>
                <w:szCs w:val="24"/>
              </w:rPr>
              <w:t xml:space="preserve"> </w:t>
            </w:r>
            <w:r w:rsidRPr="0005402F">
              <w:rPr>
                <w:sz w:val="24"/>
                <w:szCs w:val="24"/>
              </w:rPr>
              <w:t>S.</w:t>
            </w:r>
          </w:p>
        </w:tc>
        <w:tc>
          <w:tcPr>
            <w:tcW w:w="3960" w:type="dxa"/>
            <w:tcBorders>
              <w:top w:val="single" w:sz="4" w:space="0" w:color="auto"/>
              <w:left w:val="single" w:sz="4" w:space="0" w:color="auto"/>
              <w:bottom w:val="single" w:sz="4" w:space="0" w:color="auto"/>
              <w:right w:val="single" w:sz="4" w:space="0" w:color="auto"/>
            </w:tcBorders>
            <w:hideMark/>
          </w:tcPr>
          <w:p w14:paraId="65798ACF" w14:textId="287D52F6" w:rsidR="00D21536" w:rsidRPr="0005402F" w:rsidRDefault="00D21536" w:rsidP="00AE507E">
            <w:pPr>
              <w:pStyle w:val="Tabletext"/>
              <w:jc w:val="center"/>
              <w:rPr>
                <w:color w:val="000000"/>
                <w:sz w:val="24"/>
                <w:szCs w:val="24"/>
              </w:rPr>
            </w:pPr>
            <w:r w:rsidRPr="0005402F">
              <w:rPr>
                <w:color w:val="000000"/>
                <w:sz w:val="24"/>
                <w:szCs w:val="24"/>
              </w:rPr>
              <w:t>9</w:t>
            </w:r>
            <w:r w:rsidR="000C3E2E" w:rsidRPr="0005402F">
              <w:rPr>
                <w:color w:val="000000"/>
                <w:sz w:val="24"/>
                <w:szCs w:val="24"/>
              </w:rPr>
              <w:t xml:space="preserve"> </w:t>
            </w:r>
            <w:r w:rsidRPr="0005402F">
              <w:rPr>
                <w:color w:val="000000"/>
                <w:sz w:val="24"/>
                <w:szCs w:val="24"/>
              </w:rPr>
              <w:t>994</w:t>
            </w:r>
            <w:r w:rsidR="000C3E2E" w:rsidRPr="0005402F">
              <w:rPr>
                <w:color w:val="000000"/>
                <w:sz w:val="24"/>
                <w:szCs w:val="24"/>
              </w:rPr>
              <w:t xml:space="preserve"> </w:t>
            </w:r>
            <w:r w:rsidRPr="0005402F">
              <w:rPr>
                <w:color w:val="000000"/>
                <w:sz w:val="24"/>
                <w:szCs w:val="24"/>
              </w:rPr>
              <w:t>764</w:t>
            </w:r>
          </w:p>
        </w:tc>
        <w:tc>
          <w:tcPr>
            <w:tcW w:w="3960" w:type="dxa"/>
            <w:tcBorders>
              <w:top w:val="single" w:sz="4" w:space="0" w:color="auto"/>
              <w:left w:val="single" w:sz="4" w:space="0" w:color="auto"/>
              <w:bottom w:val="single" w:sz="4" w:space="0" w:color="auto"/>
              <w:right w:val="single" w:sz="4" w:space="0" w:color="auto"/>
            </w:tcBorders>
            <w:hideMark/>
          </w:tcPr>
          <w:p w14:paraId="02CF0C5B" w14:textId="6AE48074" w:rsidR="00D21536" w:rsidRPr="0005402F" w:rsidRDefault="00D21536" w:rsidP="00AE507E">
            <w:pPr>
              <w:pStyle w:val="Tabletext"/>
              <w:jc w:val="center"/>
              <w:rPr>
                <w:color w:val="000000"/>
                <w:sz w:val="24"/>
                <w:szCs w:val="24"/>
              </w:rPr>
            </w:pPr>
            <w:r w:rsidRPr="0005402F">
              <w:rPr>
                <w:color w:val="000000"/>
                <w:sz w:val="24"/>
                <w:szCs w:val="24"/>
              </w:rPr>
              <w:t>4</w:t>
            </w:r>
            <w:r w:rsidR="000C3E2E" w:rsidRPr="0005402F">
              <w:rPr>
                <w:color w:val="000000"/>
                <w:sz w:val="24"/>
                <w:szCs w:val="24"/>
              </w:rPr>
              <w:t xml:space="preserve"> </w:t>
            </w:r>
            <w:r w:rsidRPr="0005402F">
              <w:rPr>
                <w:color w:val="000000"/>
                <w:sz w:val="24"/>
                <w:szCs w:val="24"/>
              </w:rPr>
              <w:t>062</w:t>
            </w:r>
          </w:p>
        </w:tc>
      </w:tr>
      <w:tr w:rsidR="00D21536" w:rsidRPr="0005402F" w14:paraId="2D51B692" w14:textId="77777777" w:rsidTr="00360528">
        <w:trPr>
          <w:jc w:val="center"/>
        </w:trPr>
        <w:tc>
          <w:tcPr>
            <w:tcW w:w="1458" w:type="dxa"/>
            <w:tcBorders>
              <w:top w:val="single" w:sz="4" w:space="0" w:color="auto"/>
              <w:left w:val="single" w:sz="4" w:space="0" w:color="auto"/>
              <w:bottom w:val="single" w:sz="4" w:space="0" w:color="auto"/>
              <w:right w:val="single" w:sz="4" w:space="0" w:color="auto"/>
            </w:tcBorders>
            <w:hideMark/>
          </w:tcPr>
          <w:p w14:paraId="621F3537" w14:textId="77777777" w:rsidR="00D21536" w:rsidRPr="0005402F" w:rsidRDefault="00D21536" w:rsidP="00360528">
            <w:pPr>
              <w:pStyle w:val="Tabletext"/>
              <w:jc w:val="center"/>
              <w:rPr>
                <w:sz w:val="24"/>
                <w:szCs w:val="24"/>
              </w:rPr>
            </w:pPr>
            <w:r w:rsidRPr="0005402F">
              <w:rPr>
                <w:sz w:val="24"/>
                <w:szCs w:val="24"/>
              </w:rPr>
              <w:t>2074 B. S.</w:t>
            </w:r>
          </w:p>
        </w:tc>
        <w:tc>
          <w:tcPr>
            <w:tcW w:w="3960" w:type="dxa"/>
            <w:tcBorders>
              <w:top w:val="single" w:sz="4" w:space="0" w:color="auto"/>
              <w:left w:val="single" w:sz="4" w:space="0" w:color="auto"/>
              <w:bottom w:val="single" w:sz="4" w:space="0" w:color="auto"/>
              <w:right w:val="single" w:sz="4" w:space="0" w:color="auto"/>
            </w:tcBorders>
            <w:hideMark/>
          </w:tcPr>
          <w:p w14:paraId="6249766A" w14:textId="176CFD95" w:rsidR="00D21536" w:rsidRPr="0005402F" w:rsidRDefault="00D21536" w:rsidP="00AE507E">
            <w:pPr>
              <w:pStyle w:val="Tabletext"/>
              <w:jc w:val="center"/>
              <w:rPr>
                <w:color w:val="000000"/>
                <w:sz w:val="24"/>
                <w:szCs w:val="24"/>
              </w:rPr>
            </w:pPr>
            <w:r w:rsidRPr="0005402F">
              <w:rPr>
                <w:color w:val="000000"/>
                <w:sz w:val="24"/>
                <w:szCs w:val="24"/>
              </w:rPr>
              <w:t>9</w:t>
            </w:r>
            <w:r w:rsidR="000C3E2E" w:rsidRPr="0005402F">
              <w:rPr>
                <w:color w:val="000000"/>
                <w:sz w:val="24"/>
                <w:szCs w:val="24"/>
              </w:rPr>
              <w:t xml:space="preserve"> </w:t>
            </w:r>
            <w:r w:rsidRPr="0005402F">
              <w:rPr>
                <w:color w:val="000000"/>
                <w:sz w:val="24"/>
                <w:szCs w:val="24"/>
              </w:rPr>
              <w:t>574</w:t>
            </w:r>
            <w:r w:rsidR="000C3E2E" w:rsidRPr="0005402F">
              <w:rPr>
                <w:color w:val="000000"/>
                <w:sz w:val="24"/>
                <w:szCs w:val="24"/>
              </w:rPr>
              <w:t xml:space="preserve"> </w:t>
            </w:r>
            <w:r w:rsidRPr="0005402F">
              <w:rPr>
                <w:color w:val="000000"/>
                <w:sz w:val="24"/>
                <w:szCs w:val="24"/>
              </w:rPr>
              <w:t>588</w:t>
            </w:r>
          </w:p>
        </w:tc>
        <w:tc>
          <w:tcPr>
            <w:tcW w:w="3960" w:type="dxa"/>
            <w:tcBorders>
              <w:top w:val="single" w:sz="4" w:space="0" w:color="auto"/>
              <w:left w:val="single" w:sz="4" w:space="0" w:color="auto"/>
              <w:bottom w:val="single" w:sz="4" w:space="0" w:color="auto"/>
              <w:right w:val="single" w:sz="4" w:space="0" w:color="auto"/>
            </w:tcBorders>
            <w:hideMark/>
          </w:tcPr>
          <w:p w14:paraId="3750AEE1" w14:textId="4B49079B" w:rsidR="00D21536" w:rsidRPr="0005402F" w:rsidRDefault="00D21536" w:rsidP="00AE507E">
            <w:pPr>
              <w:pStyle w:val="Tabletext"/>
              <w:jc w:val="center"/>
              <w:rPr>
                <w:color w:val="000000"/>
                <w:sz w:val="24"/>
                <w:szCs w:val="24"/>
              </w:rPr>
            </w:pPr>
            <w:r w:rsidRPr="0005402F">
              <w:rPr>
                <w:color w:val="000000"/>
                <w:sz w:val="24"/>
                <w:szCs w:val="24"/>
              </w:rPr>
              <w:t>1</w:t>
            </w:r>
            <w:r w:rsidR="000C3E2E" w:rsidRPr="0005402F">
              <w:rPr>
                <w:color w:val="000000"/>
                <w:sz w:val="24"/>
                <w:szCs w:val="24"/>
              </w:rPr>
              <w:t xml:space="preserve"> </w:t>
            </w:r>
            <w:r w:rsidRPr="0005402F">
              <w:rPr>
                <w:color w:val="000000"/>
                <w:sz w:val="24"/>
                <w:szCs w:val="24"/>
              </w:rPr>
              <w:t>240</w:t>
            </w:r>
          </w:p>
        </w:tc>
      </w:tr>
      <w:tr w:rsidR="00D21536" w:rsidRPr="0005402F" w14:paraId="4345D1C4" w14:textId="77777777" w:rsidTr="00360528">
        <w:trPr>
          <w:jc w:val="center"/>
        </w:trPr>
        <w:tc>
          <w:tcPr>
            <w:tcW w:w="1458" w:type="dxa"/>
            <w:tcBorders>
              <w:top w:val="single" w:sz="4" w:space="0" w:color="auto"/>
              <w:left w:val="single" w:sz="4" w:space="0" w:color="auto"/>
              <w:bottom w:val="single" w:sz="4" w:space="0" w:color="auto"/>
              <w:right w:val="single" w:sz="4" w:space="0" w:color="auto"/>
            </w:tcBorders>
            <w:hideMark/>
          </w:tcPr>
          <w:p w14:paraId="32D5C7CC" w14:textId="77777777" w:rsidR="00D21536" w:rsidRPr="0005402F" w:rsidRDefault="00D21536" w:rsidP="00360528">
            <w:pPr>
              <w:pStyle w:val="Tabletext"/>
              <w:jc w:val="center"/>
              <w:rPr>
                <w:sz w:val="24"/>
                <w:szCs w:val="24"/>
              </w:rPr>
            </w:pPr>
            <w:r w:rsidRPr="0005402F">
              <w:rPr>
                <w:sz w:val="24"/>
                <w:szCs w:val="24"/>
              </w:rPr>
              <w:t>2075 B. S</w:t>
            </w:r>
          </w:p>
        </w:tc>
        <w:tc>
          <w:tcPr>
            <w:tcW w:w="3960" w:type="dxa"/>
            <w:tcBorders>
              <w:top w:val="single" w:sz="4" w:space="0" w:color="auto"/>
              <w:left w:val="single" w:sz="4" w:space="0" w:color="auto"/>
              <w:bottom w:val="single" w:sz="4" w:space="0" w:color="auto"/>
              <w:right w:val="single" w:sz="4" w:space="0" w:color="auto"/>
            </w:tcBorders>
            <w:hideMark/>
          </w:tcPr>
          <w:p w14:paraId="4E5E9EE5" w14:textId="14D1E202" w:rsidR="00D21536" w:rsidRPr="0005402F" w:rsidRDefault="00D21536" w:rsidP="00AE507E">
            <w:pPr>
              <w:pStyle w:val="Tabletext"/>
              <w:jc w:val="center"/>
              <w:rPr>
                <w:color w:val="000000"/>
                <w:sz w:val="24"/>
                <w:szCs w:val="24"/>
              </w:rPr>
            </w:pPr>
            <w:r w:rsidRPr="0005402F">
              <w:rPr>
                <w:color w:val="000000"/>
                <w:sz w:val="24"/>
                <w:szCs w:val="24"/>
              </w:rPr>
              <w:t>8</w:t>
            </w:r>
            <w:r w:rsidR="000C3E2E" w:rsidRPr="0005402F">
              <w:rPr>
                <w:color w:val="000000"/>
                <w:sz w:val="24"/>
                <w:szCs w:val="24"/>
              </w:rPr>
              <w:t xml:space="preserve"> </w:t>
            </w:r>
            <w:r w:rsidRPr="0005402F">
              <w:rPr>
                <w:color w:val="000000"/>
                <w:sz w:val="24"/>
                <w:szCs w:val="24"/>
              </w:rPr>
              <w:t>911</w:t>
            </w:r>
            <w:r w:rsidR="000C3E2E" w:rsidRPr="0005402F">
              <w:rPr>
                <w:color w:val="000000"/>
                <w:sz w:val="24"/>
                <w:szCs w:val="24"/>
              </w:rPr>
              <w:t xml:space="preserve"> </w:t>
            </w:r>
            <w:r w:rsidRPr="0005402F">
              <w:rPr>
                <w:color w:val="000000"/>
                <w:sz w:val="24"/>
                <w:szCs w:val="24"/>
              </w:rPr>
              <w:t>487</w:t>
            </w:r>
          </w:p>
        </w:tc>
        <w:tc>
          <w:tcPr>
            <w:tcW w:w="3960" w:type="dxa"/>
            <w:tcBorders>
              <w:top w:val="single" w:sz="4" w:space="0" w:color="auto"/>
              <w:left w:val="single" w:sz="4" w:space="0" w:color="auto"/>
              <w:bottom w:val="single" w:sz="4" w:space="0" w:color="auto"/>
              <w:right w:val="single" w:sz="4" w:space="0" w:color="auto"/>
            </w:tcBorders>
            <w:hideMark/>
          </w:tcPr>
          <w:p w14:paraId="1F02A377" w14:textId="52D834E0" w:rsidR="00D21536" w:rsidRPr="0005402F" w:rsidRDefault="00D21536" w:rsidP="00AE507E">
            <w:pPr>
              <w:pStyle w:val="Tabletext"/>
              <w:jc w:val="center"/>
              <w:rPr>
                <w:color w:val="000000"/>
                <w:sz w:val="24"/>
                <w:szCs w:val="24"/>
              </w:rPr>
            </w:pPr>
            <w:r w:rsidRPr="0005402F">
              <w:rPr>
                <w:color w:val="000000"/>
                <w:sz w:val="24"/>
                <w:szCs w:val="24"/>
              </w:rPr>
              <w:t>2</w:t>
            </w:r>
            <w:r w:rsidR="000C3E2E" w:rsidRPr="0005402F">
              <w:rPr>
                <w:color w:val="000000"/>
                <w:sz w:val="24"/>
                <w:szCs w:val="24"/>
              </w:rPr>
              <w:t xml:space="preserve"> </w:t>
            </w:r>
            <w:r w:rsidRPr="0005402F">
              <w:rPr>
                <w:color w:val="000000"/>
                <w:sz w:val="24"/>
                <w:szCs w:val="24"/>
              </w:rPr>
              <w:t>570</w:t>
            </w:r>
          </w:p>
        </w:tc>
      </w:tr>
    </w:tbl>
    <w:p w14:paraId="077562A4" w14:textId="743771D6" w:rsidR="00D21536" w:rsidRPr="0005402F" w:rsidRDefault="00D21536" w:rsidP="00201191">
      <w:pPr>
        <w:rPr>
          <w:szCs w:val="24"/>
          <w:lang w:bidi="ne-NP"/>
        </w:rPr>
      </w:pPr>
      <w:r w:rsidRPr="0005402F">
        <w:rPr>
          <w:szCs w:val="24"/>
          <w:lang w:bidi="ne-NP"/>
        </w:rPr>
        <w:t xml:space="preserve">In case of stolen/lost mobile devices, after receiving the application to trace IMEI of those devices, NTA sends them to the mobile operator to trace </w:t>
      </w:r>
      <w:r w:rsidR="004633E1" w:rsidRPr="0005402F">
        <w:rPr>
          <w:szCs w:val="24"/>
          <w:lang w:bidi="ne-NP"/>
        </w:rPr>
        <w:t xml:space="preserve">and </w:t>
      </w:r>
      <w:r w:rsidRPr="0005402F">
        <w:rPr>
          <w:szCs w:val="24"/>
          <w:lang w:bidi="ne-NP"/>
        </w:rPr>
        <w:t xml:space="preserve">to latch </w:t>
      </w:r>
      <w:r w:rsidR="00073713" w:rsidRPr="0005402F">
        <w:rPr>
          <w:szCs w:val="24"/>
          <w:lang w:bidi="ne-NP"/>
        </w:rPr>
        <w:t xml:space="preserve">the </w:t>
      </w:r>
      <w:r w:rsidRPr="0005402F">
        <w:rPr>
          <w:szCs w:val="24"/>
          <w:lang w:bidi="ne-NP"/>
        </w:rPr>
        <w:t xml:space="preserve">new mobile number. After receiving information of </w:t>
      </w:r>
      <w:r w:rsidR="006651E5" w:rsidRPr="0005402F">
        <w:rPr>
          <w:szCs w:val="24"/>
          <w:lang w:bidi="ne-NP"/>
        </w:rPr>
        <w:t xml:space="preserve">the </w:t>
      </w:r>
      <w:r w:rsidRPr="0005402F">
        <w:rPr>
          <w:szCs w:val="24"/>
          <w:lang w:bidi="ne-NP"/>
        </w:rPr>
        <w:t xml:space="preserve">traced mobile devices from the mobile operator, NTA sends it to Nepal </w:t>
      </w:r>
      <w:r w:rsidR="006651E5" w:rsidRPr="0005402F">
        <w:rPr>
          <w:szCs w:val="24"/>
          <w:lang w:bidi="ne-NP"/>
        </w:rPr>
        <w:t>p</w:t>
      </w:r>
      <w:r w:rsidRPr="0005402F">
        <w:rPr>
          <w:szCs w:val="24"/>
          <w:lang w:bidi="ne-NP"/>
        </w:rPr>
        <w:t>olice for further investigation to get the stolen/lost mobile devices.</w:t>
      </w:r>
    </w:p>
    <w:p w14:paraId="22F26466" w14:textId="185CC335" w:rsidR="00D21536" w:rsidRPr="0005402F" w:rsidRDefault="00D21536" w:rsidP="00201191">
      <w:pPr>
        <w:rPr>
          <w:szCs w:val="24"/>
          <w:lang w:bidi="ne-NP"/>
        </w:rPr>
      </w:pPr>
      <w:r w:rsidRPr="0005402F">
        <w:rPr>
          <w:szCs w:val="24"/>
          <w:lang w:bidi="ne-NP"/>
        </w:rPr>
        <w:lastRenderedPageBreak/>
        <w:t xml:space="preserve">There is a module called </w:t>
      </w:r>
      <w:r w:rsidR="00894970" w:rsidRPr="0005402F">
        <w:rPr>
          <w:szCs w:val="24"/>
          <w:lang w:bidi="ne-NP"/>
        </w:rPr>
        <w:t>"</w:t>
      </w:r>
      <w:r w:rsidRPr="0005402F">
        <w:rPr>
          <w:szCs w:val="24"/>
          <w:lang w:bidi="ne-NP"/>
        </w:rPr>
        <w:t xml:space="preserve">Know </w:t>
      </w:r>
      <w:r w:rsidR="00743BAB" w:rsidRPr="0005402F">
        <w:rPr>
          <w:szCs w:val="24"/>
          <w:lang w:bidi="ne-NP"/>
        </w:rPr>
        <w:t>y</w:t>
      </w:r>
      <w:r w:rsidRPr="0005402F">
        <w:rPr>
          <w:szCs w:val="24"/>
          <w:lang w:bidi="ne-NP"/>
        </w:rPr>
        <w:t xml:space="preserve">our </w:t>
      </w:r>
      <w:r w:rsidR="00743BAB" w:rsidRPr="0005402F">
        <w:rPr>
          <w:szCs w:val="24"/>
          <w:lang w:bidi="ne-NP"/>
        </w:rPr>
        <w:t>m</w:t>
      </w:r>
      <w:r w:rsidRPr="0005402F">
        <w:rPr>
          <w:szCs w:val="24"/>
          <w:lang w:bidi="ne-NP"/>
        </w:rPr>
        <w:t xml:space="preserve">obile </w:t>
      </w:r>
      <w:r w:rsidR="00743BAB" w:rsidRPr="0005402F">
        <w:rPr>
          <w:szCs w:val="24"/>
          <w:lang w:bidi="ne-NP"/>
        </w:rPr>
        <w:t>d</w:t>
      </w:r>
      <w:r w:rsidRPr="0005402F">
        <w:rPr>
          <w:szCs w:val="24"/>
          <w:lang w:bidi="ne-NP"/>
        </w:rPr>
        <w:t>evice</w:t>
      </w:r>
      <w:r w:rsidR="00894970" w:rsidRPr="0005402F">
        <w:rPr>
          <w:szCs w:val="24"/>
          <w:lang w:bidi="ne-NP"/>
        </w:rPr>
        <w:t>"</w:t>
      </w:r>
      <w:r w:rsidRPr="0005402F">
        <w:rPr>
          <w:szCs w:val="24"/>
          <w:lang w:bidi="ne-NP"/>
        </w:rPr>
        <w:t xml:space="preserve"> which provide</w:t>
      </w:r>
      <w:r w:rsidR="000B0EA0" w:rsidRPr="0005402F">
        <w:rPr>
          <w:szCs w:val="24"/>
          <w:lang w:bidi="ne-NP"/>
        </w:rPr>
        <w:t>s</w:t>
      </w:r>
      <w:r w:rsidRPr="0005402F">
        <w:rPr>
          <w:szCs w:val="24"/>
          <w:lang w:bidi="ne-NP"/>
        </w:rPr>
        <w:t xml:space="preserve"> the information </w:t>
      </w:r>
      <w:r w:rsidR="002D6006" w:rsidRPr="0005402F">
        <w:rPr>
          <w:szCs w:val="24"/>
          <w:lang w:bidi="ne-NP"/>
        </w:rPr>
        <w:t xml:space="preserve">on </w:t>
      </w:r>
      <w:r w:rsidRPr="0005402F">
        <w:rPr>
          <w:szCs w:val="24"/>
          <w:lang w:bidi="ne-NP"/>
        </w:rPr>
        <w:t xml:space="preserve">whether the mobile device is type approved or not and its IMEI is registered or not. </w:t>
      </w:r>
      <w:r w:rsidR="009E2CB4" w:rsidRPr="0005402F">
        <w:rPr>
          <w:szCs w:val="24"/>
          <w:lang w:bidi="ne-NP"/>
        </w:rPr>
        <w:t>This way</w:t>
      </w:r>
      <w:r w:rsidRPr="0005402F">
        <w:rPr>
          <w:szCs w:val="24"/>
          <w:lang w:bidi="ne-NP"/>
        </w:rPr>
        <w:t xml:space="preserve"> people are facilitated to get </w:t>
      </w:r>
      <w:r w:rsidR="002D6006" w:rsidRPr="0005402F">
        <w:rPr>
          <w:szCs w:val="24"/>
          <w:lang w:bidi="ne-NP"/>
        </w:rPr>
        <w:t xml:space="preserve">a </w:t>
      </w:r>
      <w:r w:rsidRPr="0005402F">
        <w:rPr>
          <w:szCs w:val="24"/>
          <w:lang w:bidi="ne-NP"/>
        </w:rPr>
        <w:t xml:space="preserve">standardized mobile device with the help of </w:t>
      </w:r>
      <w:r w:rsidR="006D56CE" w:rsidRPr="0005402F">
        <w:rPr>
          <w:szCs w:val="24"/>
          <w:lang w:bidi="ne-NP"/>
        </w:rPr>
        <w:t xml:space="preserve">an </w:t>
      </w:r>
      <w:r w:rsidRPr="0005402F">
        <w:rPr>
          <w:szCs w:val="24"/>
          <w:lang w:bidi="ne-NP"/>
        </w:rPr>
        <w:t>IMEI of that device.</w:t>
      </w:r>
    </w:p>
    <w:p w14:paraId="1CF7B626" w14:textId="4D5B4E7F" w:rsidR="00D21536" w:rsidRPr="0005402F" w:rsidRDefault="00D21536" w:rsidP="00201191">
      <w:pPr>
        <w:pStyle w:val="Headingb"/>
        <w:rPr>
          <w:szCs w:val="24"/>
        </w:rPr>
      </w:pPr>
      <w:r w:rsidRPr="0005402F">
        <w:rPr>
          <w:szCs w:val="24"/>
        </w:rPr>
        <w:t xml:space="preserve">Mobile </w:t>
      </w:r>
      <w:r w:rsidR="00836741" w:rsidRPr="0005402F">
        <w:rPr>
          <w:szCs w:val="24"/>
        </w:rPr>
        <w:t>d</w:t>
      </w:r>
      <w:r w:rsidRPr="0005402F">
        <w:rPr>
          <w:szCs w:val="24"/>
        </w:rPr>
        <w:t xml:space="preserve">evice </w:t>
      </w:r>
      <w:r w:rsidR="00836741" w:rsidRPr="0005402F">
        <w:rPr>
          <w:szCs w:val="24"/>
        </w:rPr>
        <w:t>m</w:t>
      </w:r>
      <w:r w:rsidRPr="0005402F">
        <w:rPr>
          <w:szCs w:val="24"/>
        </w:rPr>
        <w:t xml:space="preserve">anagement </w:t>
      </w:r>
      <w:r w:rsidR="00836741" w:rsidRPr="0005402F">
        <w:rPr>
          <w:szCs w:val="24"/>
        </w:rPr>
        <w:t>s</w:t>
      </w:r>
      <w:r w:rsidRPr="0005402F">
        <w:rPr>
          <w:szCs w:val="24"/>
        </w:rPr>
        <w:t>ystem</w:t>
      </w:r>
    </w:p>
    <w:p w14:paraId="66138CB8" w14:textId="356FB519" w:rsidR="00D21536" w:rsidRPr="0005402F" w:rsidRDefault="00D21536" w:rsidP="00201191">
      <w:pPr>
        <w:rPr>
          <w:szCs w:val="24"/>
          <w:lang w:bidi="ne-NP"/>
        </w:rPr>
      </w:pPr>
      <w:r w:rsidRPr="0005402F">
        <w:rPr>
          <w:szCs w:val="24"/>
          <w:lang w:bidi="ne-NP"/>
        </w:rPr>
        <w:t xml:space="preserve">Mobile </w:t>
      </w:r>
      <w:r w:rsidR="00DA04BD" w:rsidRPr="0005402F">
        <w:rPr>
          <w:szCs w:val="24"/>
          <w:lang w:bidi="ne-NP"/>
        </w:rPr>
        <w:t>d</w:t>
      </w:r>
      <w:r w:rsidRPr="0005402F">
        <w:rPr>
          <w:szCs w:val="24"/>
          <w:lang w:bidi="ne-NP"/>
        </w:rPr>
        <w:t xml:space="preserve">evice </w:t>
      </w:r>
      <w:r w:rsidR="00DA04BD" w:rsidRPr="0005402F">
        <w:rPr>
          <w:szCs w:val="24"/>
          <w:lang w:bidi="ne-NP"/>
        </w:rPr>
        <w:t>m</w:t>
      </w:r>
      <w:r w:rsidRPr="0005402F">
        <w:rPr>
          <w:szCs w:val="24"/>
          <w:lang w:bidi="ne-NP"/>
        </w:rPr>
        <w:t xml:space="preserve">anagement </w:t>
      </w:r>
      <w:r w:rsidR="00DA04BD" w:rsidRPr="0005402F">
        <w:rPr>
          <w:szCs w:val="24"/>
          <w:lang w:bidi="ne-NP"/>
        </w:rPr>
        <w:t>s</w:t>
      </w:r>
      <w:r w:rsidRPr="0005402F">
        <w:rPr>
          <w:szCs w:val="24"/>
          <w:lang w:bidi="ne-NP"/>
        </w:rPr>
        <w:t xml:space="preserve">ystem (MDMS) will have the database of IMEI number of mobile devices registered inside the country. Following are the reasons for </w:t>
      </w:r>
      <w:r w:rsidR="002D6006" w:rsidRPr="0005402F">
        <w:rPr>
          <w:szCs w:val="24"/>
          <w:lang w:bidi="ne-NP"/>
        </w:rPr>
        <w:t xml:space="preserve">the </w:t>
      </w:r>
      <w:r w:rsidRPr="0005402F">
        <w:rPr>
          <w:szCs w:val="24"/>
          <w:lang w:bidi="ne-NP"/>
        </w:rPr>
        <w:t>implementation of MDMS.</w:t>
      </w:r>
    </w:p>
    <w:p w14:paraId="170A6289" w14:textId="545FD433" w:rsidR="00D21536" w:rsidRPr="0005402F" w:rsidRDefault="00201191" w:rsidP="00201191">
      <w:pPr>
        <w:pStyle w:val="enumlev1"/>
        <w:rPr>
          <w:szCs w:val="24"/>
          <w:lang w:bidi="ne-NP"/>
        </w:rPr>
      </w:pPr>
      <w:r w:rsidRPr="0005402F">
        <w:rPr>
          <w:szCs w:val="24"/>
        </w:rPr>
        <w:t>•</w:t>
      </w:r>
      <w:r w:rsidR="0093197E" w:rsidRPr="0005402F">
        <w:rPr>
          <w:szCs w:val="24"/>
          <w:lang w:bidi="ne-NP"/>
        </w:rPr>
        <w:tab/>
      </w:r>
      <w:r w:rsidR="00D21536" w:rsidRPr="0005402F">
        <w:rPr>
          <w:szCs w:val="24"/>
          <w:lang w:bidi="ne-NP"/>
        </w:rPr>
        <w:t>To increase the tax revenue from the import of mobile handset</w:t>
      </w:r>
      <w:r w:rsidR="002D6006" w:rsidRPr="0005402F">
        <w:rPr>
          <w:szCs w:val="24"/>
          <w:lang w:bidi="ne-NP"/>
        </w:rPr>
        <w:t>s</w:t>
      </w:r>
      <w:r w:rsidR="00D21536" w:rsidRPr="0005402F">
        <w:rPr>
          <w:szCs w:val="24"/>
          <w:lang w:bidi="ne-NP"/>
        </w:rPr>
        <w:t xml:space="preserve"> by discouraging </w:t>
      </w:r>
      <w:r w:rsidR="00F9698E" w:rsidRPr="0005402F">
        <w:rPr>
          <w:szCs w:val="24"/>
          <w:lang w:bidi="ne-NP"/>
        </w:rPr>
        <w:t xml:space="preserve">the </w:t>
      </w:r>
      <w:r w:rsidR="00D21536" w:rsidRPr="0005402F">
        <w:rPr>
          <w:szCs w:val="24"/>
          <w:lang w:bidi="ne-NP"/>
        </w:rPr>
        <w:t>illegal import of mobile handsets.</w:t>
      </w:r>
    </w:p>
    <w:p w14:paraId="0472E6A2" w14:textId="19834F35" w:rsidR="00D21536" w:rsidRPr="0005402F" w:rsidRDefault="00201191" w:rsidP="00201191">
      <w:pPr>
        <w:pStyle w:val="enumlev1"/>
        <w:rPr>
          <w:szCs w:val="24"/>
          <w:lang w:bidi="ne-NP"/>
        </w:rPr>
      </w:pPr>
      <w:r w:rsidRPr="0005402F">
        <w:rPr>
          <w:szCs w:val="24"/>
        </w:rPr>
        <w:t>•</w:t>
      </w:r>
      <w:r w:rsidR="0093197E" w:rsidRPr="0005402F">
        <w:rPr>
          <w:szCs w:val="24"/>
          <w:lang w:bidi="ne-NP"/>
        </w:rPr>
        <w:tab/>
      </w:r>
      <w:r w:rsidR="00D21536" w:rsidRPr="0005402F">
        <w:rPr>
          <w:szCs w:val="24"/>
          <w:lang w:bidi="ne-NP"/>
        </w:rPr>
        <w:t>Ensure consumer security and national security.</w:t>
      </w:r>
    </w:p>
    <w:p w14:paraId="4706858E" w14:textId="53064F61" w:rsidR="00D21536" w:rsidRPr="0005402F" w:rsidRDefault="00201191" w:rsidP="00201191">
      <w:pPr>
        <w:pStyle w:val="enumlev1"/>
        <w:rPr>
          <w:szCs w:val="24"/>
          <w:lang w:bidi="ne-NP"/>
        </w:rPr>
      </w:pPr>
      <w:r w:rsidRPr="0005402F">
        <w:rPr>
          <w:szCs w:val="24"/>
        </w:rPr>
        <w:t>•</w:t>
      </w:r>
      <w:r w:rsidR="0093197E" w:rsidRPr="0005402F">
        <w:rPr>
          <w:szCs w:val="24"/>
          <w:lang w:bidi="ne-NP"/>
        </w:rPr>
        <w:tab/>
      </w:r>
      <w:r w:rsidR="00D21536" w:rsidRPr="0005402F">
        <w:rPr>
          <w:szCs w:val="24"/>
          <w:lang w:bidi="ne-NP"/>
        </w:rPr>
        <w:t>Trace or block the lost or stolen handset.</w:t>
      </w:r>
    </w:p>
    <w:p w14:paraId="603E74F9" w14:textId="4B6D9D62" w:rsidR="00D21536" w:rsidRPr="0005402F" w:rsidRDefault="00201191" w:rsidP="00201191">
      <w:pPr>
        <w:pStyle w:val="enumlev1"/>
        <w:rPr>
          <w:szCs w:val="24"/>
          <w:lang w:bidi="ne-NP"/>
        </w:rPr>
      </w:pPr>
      <w:r w:rsidRPr="0005402F">
        <w:rPr>
          <w:szCs w:val="24"/>
        </w:rPr>
        <w:t>•</w:t>
      </w:r>
      <w:r w:rsidR="0093197E" w:rsidRPr="0005402F">
        <w:rPr>
          <w:szCs w:val="24"/>
          <w:lang w:bidi="ne-NP"/>
        </w:rPr>
        <w:tab/>
      </w:r>
      <w:r w:rsidR="00D21536" w:rsidRPr="0005402F">
        <w:rPr>
          <w:szCs w:val="24"/>
          <w:lang w:bidi="ne-NP"/>
        </w:rPr>
        <w:t>To secure the market for genuine mobile handsets.</w:t>
      </w:r>
    </w:p>
    <w:p w14:paraId="571A4CDF" w14:textId="6D665EAD" w:rsidR="00D21536" w:rsidRPr="0005402F" w:rsidRDefault="00D21536" w:rsidP="00201191">
      <w:pPr>
        <w:rPr>
          <w:szCs w:val="24"/>
          <w:lang w:bidi="ne-NP"/>
        </w:rPr>
      </w:pPr>
      <w:r w:rsidRPr="0005402F">
        <w:rPr>
          <w:szCs w:val="24"/>
          <w:lang w:bidi="ne-NP"/>
        </w:rPr>
        <w:t xml:space="preserve">In an effort to address the challenges associated with the proliferation of illegal mobile devices connected to the public telecommunications networks, the system will facilitate registration, identification and verification of the use of mobile devices. The generic </w:t>
      </w:r>
      <w:r w:rsidR="006816DA" w:rsidRPr="0005402F">
        <w:rPr>
          <w:szCs w:val="24"/>
          <w:lang w:bidi="ne-NP"/>
        </w:rPr>
        <w:t>f</w:t>
      </w:r>
      <w:r w:rsidRPr="0005402F">
        <w:rPr>
          <w:szCs w:val="24"/>
          <w:lang w:bidi="ne-NP"/>
        </w:rPr>
        <w:t xml:space="preserve">lowchart of the MDMS towards the management of mobile devices is as shown in </w:t>
      </w:r>
      <w:r w:rsidR="00846D4C" w:rsidRPr="0005402F">
        <w:rPr>
          <w:szCs w:val="24"/>
          <w:lang w:bidi="ne-NP"/>
        </w:rPr>
        <w:t>F</w:t>
      </w:r>
      <w:r w:rsidRPr="0005402F">
        <w:rPr>
          <w:szCs w:val="24"/>
          <w:lang w:bidi="ne-NP"/>
        </w:rPr>
        <w:t xml:space="preserve">igure </w:t>
      </w:r>
      <w:r w:rsidR="00846D4C" w:rsidRPr="0005402F">
        <w:rPr>
          <w:szCs w:val="24"/>
          <w:lang w:bidi="ne-NP"/>
        </w:rPr>
        <w:t>I.12</w:t>
      </w:r>
      <w:r w:rsidRPr="0005402F">
        <w:rPr>
          <w:szCs w:val="24"/>
          <w:lang w:bidi="ne-NP"/>
        </w:rPr>
        <w:t>.</w:t>
      </w:r>
    </w:p>
    <w:p w14:paraId="4D271882" w14:textId="60F3558E" w:rsidR="00201191" w:rsidRPr="0005402F" w:rsidRDefault="00201191" w:rsidP="00201191">
      <w:pPr>
        <w:pStyle w:val="Figure"/>
        <w:rPr>
          <w:szCs w:val="24"/>
          <w:lang w:bidi="ne-NP"/>
        </w:rPr>
      </w:pPr>
      <w:r w:rsidRPr="0005402F">
        <w:rPr>
          <w:noProof/>
          <w:szCs w:val="24"/>
          <w:lang w:val="en-US"/>
        </w:rPr>
        <w:drawing>
          <wp:inline distT="0" distB="0" distL="0" distR="0" wp14:anchorId="72261408" wp14:editId="4095FB22">
            <wp:extent cx="4111760" cy="1987300"/>
            <wp:effectExtent l="0" t="0" r="3175" b="0"/>
            <wp:docPr id="91" name="Picture 9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A screenshot of a computer&#10;&#10;Description automatically generated with medium confidenc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111760" cy="1987300"/>
                    </a:xfrm>
                    <a:prstGeom prst="rect">
                      <a:avLst/>
                    </a:prstGeom>
                  </pic:spPr>
                </pic:pic>
              </a:graphicData>
            </a:graphic>
          </wp:inline>
        </w:drawing>
      </w:r>
    </w:p>
    <w:p w14:paraId="5CC4469F" w14:textId="0B4B04BE" w:rsidR="00D21536" w:rsidRPr="0005402F" w:rsidRDefault="00D21536" w:rsidP="00201191">
      <w:pPr>
        <w:pStyle w:val="FigureNoTitle0"/>
        <w:rPr>
          <w:szCs w:val="24"/>
        </w:rPr>
      </w:pPr>
      <w:r w:rsidRPr="0005402F">
        <w:rPr>
          <w:szCs w:val="24"/>
        </w:rPr>
        <w:t xml:space="preserve">Figure </w:t>
      </w:r>
      <w:r w:rsidR="0035568C" w:rsidRPr="0005402F">
        <w:rPr>
          <w:szCs w:val="24"/>
        </w:rPr>
        <w:t>I.12</w:t>
      </w:r>
      <w:r w:rsidR="000D383C" w:rsidRPr="0005402F">
        <w:rPr>
          <w:szCs w:val="24"/>
        </w:rPr>
        <w:t xml:space="preserve"> </w:t>
      </w:r>
      <w:r w:rsidR="00201191" w:rsidRPr="0005402F">
        <w:rPr>
          <w:szCs w:val="24"/>
        </w:rPr>
        <w:t xml:space="preserve">– </w:t>
      </w:r>
      <w:r w:rsidRPr="0005402F">
        <w:rPr>
          <w:szCs w:val="24"/>
        </w:rPr>
        <w:t>Flowchart of the action of the proposed MDMS</w:t>
      </w:r>
    </w:p>
    <w:p w14:paraId="63DED2BB" w14:textId="7D5E8840" w:rsidR="00D21536" w:rsidRPr="0005402F" w:rsidRDefault="00D21536" w:rsidP="00201191">
      <w:pPr>
        <w:pStyle w:val="Normalaftertitle"/>
        <w:rPr>
          <w:szCs w:val="24"/>
          <w:lang w:bidi="ne-NP"/>
        </w:rPr>
      </w:pPr>
      <w:r w:rsidRPr="0005402F">
        <w:rPr>
          <w:szCs w:val="24"/>
          <w:lang w:bidi="ne-NP"/>
        </w:rPr>
        <w:t xml:space="preserve">The MDMS will minimize the illegally imported (including counterfeit) mobile devices and deter the theft of mobile phones to achieve </w:t>
      </w:r>
      <w:r w:rsidR="006730AA" w:rsidRPr="0005402F">
        <w:rPr>
          <w:szCs w:val="24"/>
          <w:lang w:bidi="ne-NP"/>
        </w:rPr>
        <w:t xml:space="preserve">the </w:t>
      </w:r>
      <w:r w:rsidRPr="0005402F">
        <w:rPr>
          <w:szCs w:val="24"/>
          <w:lang w:bidi="ne-NP"/>
        </w:rPr>
        <w:t xml:space="preserve">specified objectives. The system would consist of </w:t>
      </w:r>
      <w:r w:rsidR="00AE5C30">
        <w:rPr>
          <w:szCs w:val="24"/>
          <w:lang w:bidi="ne-NP"/>
        </w:rPr>
        <w:t>permitted-list</w:t>
      </w:r>
      <w:r w:rsidRPr="0005402F">
        <w:rPr>
          <w:szCs w:val="24"/>
          <w:lang w:bidi="ne-NP"/>
        </w:rPr>
        <w:t xml:space="preserve">, </w:t>
      </w:r>
      <w:r w:rsidR="00AE5C30">
        <w:rPr>
          <w:szCs w:val="24"/>
          <w:lang w:bidi="ne-NP"/>
        </w:rPr>
        <w:t>tracked-list</w:t>
      </w:r>
      <w:r w:rsidRPr="0005402F">
        <w:rPr>
          <w:szCs w:val="24"/>
          <w:lang w:bidi="ne-NP"/>
        </w:rPr>
        <w:t xml:space="preserve"> and </w:t>
      </w:r>
      <w:r w:rsidR="00AE5C30">
        <w:rPr>
          <w:szCs w:val="24"/>
          <w:lang w:bidi="ne-NP"/>
        </w:rPr>
        <w:t>blocked</w:t>
      </w:r>
      <w:r w:rsidR="009A6BEB">
        <w:rPr>
          <w:szCs w:val="24"/>
          <w:lang w:bidi="ne-NP"/>
        </w:rPr>
        <w:t>-</w:t>
      </w:r>
      <w:r w:rsidRPr="0005402F">
        <w:rPr>
          <w:szCs w:val="24"/>
          <w:lang w:bidi="ne-NP"/>
        </w:rPr>
        <w:t xml:space="preserve">list of IMEI codes and provide interfaces to importers, </w:t>
      </w:r>
      <w:r w:rsidR="00E253F4" w:rsidRPr="0005402F">
        <w:rPr>
          <w:szCs w:val="24"/>
          <w:lang w:bidi="ne-NP"/>
        </w:rPr>
        <w:t>c</w:t>
      </w:r>
      <w:r w:rsidRPr="0005402F">
        <w:rPr>
          <w:szCs w:val="24"/>
          <w:lang w:bidi="ne-NP"/>
        </w:rPr>
        <w:t xml:space="preserve">ustoms and </w:t>
      </w:r>
      <w:r w:rsidR="00E253F4" w:rsidRPr="0005402F">
        <w:rPr>
          <w:szCs w:val="24"/>
          <w:lang w:bidi="ne-NP"/>
        </w:rPr>
        <w:t>l</w:t>
      </w:r>
      <w:r w:rsidRPr="0005402F">
        <w:rPr>
          <w:szCs w:val="24"/>
          <w:lang w:bidi="ne-NP"/>
        </w:rPr>
        <w:t xml:space="preserve">aw enforcement agencies, </w:t>
      </w:r>
      <w:r w:rsidR="00E253F4" w:rsidRPr="0005402F">
        <w:rPr>
          <w:szCs w:val="24"/>
          <w:lang w:bidi="ne-NP"/>
        </w:rPr>
        <w:t>m</w:t>
      </w:r>
      <w:r w:rsidRPr="0005402F">
        <w:rPr>
          <w:szCs w:val="24"/>
          <w:lang w:bidi="ne-NP"/>
        </w:rPr>
        <w:t>obile operators, the general public and the NTA.</w:t>
      </w:r>
    </w:p>
    <w:p w14:paraId="76474A23" w14:textId="515DB1DB" w:rsidR="00D21536" w:rsidRPr="0005402F" w:rsidRDefault="00D21536" w:rsidP="00201191">
      <w:pPr>
        <w:rPr>
          <w:szCs w:val="24"/>
          <w:lang w:bidi="ne-NP"/>
        </w:rPr>
      </w:pPr>
      <w:r w:rsidRPr="0005402F">
        <w:rPr>
          <w:szCs w:val="24"/>
          <w:lang w:bidi="ne-NP"/>
        </w:rPr>
        <w:t xml:space="preserve">The MDMS will have </w:t>
      </w:r>
      <w:r w:rsidR="001D0879" w:rsidRPr="0005402F">
        <w:rPr>
          <w:szCs w:val="24"/>
          <w:lang w:bidi="ne-NP"/>
        </w:rPr>
        <w:t xml:space="preserve">the </w:t>
      </w:r>
      <w:r w:rsidRPr="0005402F">
        <w:rPr>
          <w:szCs w:val="24"/>
          <w:lang w:bidi="ne-NP"/>
        </w:rPr>
        <w:t>following facilities:</w:t>
      </w:r>
    </w:p>
    <w:p w14:paraId="27F42ABC" w14:textId="658A4436" w:rsidR="00D21536" w:rsidRPr="0005402F" w:rsidRDefault="00201191" w:rsidP="00201191">
      <w:pPr>
        <w:pStyle w:val="enumlev1"/>
        <w:rPr>
          <w:szCs w:val="24"/>
          <w:lang w:bidi="ne-NP"/>
        </w:rPr>
      </w:pPr>
      <w:r w:rsidRPr="0005402F">
        <w:rPr>
          <w:szCs w:val="24"/>
        </w:rPr>
        <w:t>•</w:t>
      </w:r>
      <w:r w:rsidR="0093197E" w:rsidRPr="00A64CB7">
        <w:rPr>
          <w:szCs w:val="24"/>
          <w:lang w:bidi="ne-NP"/>
        </w:rPr>
        <w:tab/>
      </w:r>
      <w:r w:rsidR="00D21536" w:rsidRPr="0005402F">
        <w:rPr>
          <w:szCs w:val="24"/>
          <w:lang w:bidi="ne-NP"/>
        </w:rPr>
        <w:t xml:space="preserve">Detection SIM </w:t>
      </w:r>
      <w:r w:rsidR="00E253F4" w:rsidRPr="0005402F">
        <w:rPr>
          <w:szCs w:val="24"/>
          <w:lang w:bidi="ne-NP"/>
        </w:rPr>
        <w:t>b</w:t>
      </w:r>
      <w:r w:rsidR="00D21536" w:rsidRPr="0005402F">
        <w:rPr>
          <w:szCs w:val="24"/>
          <w:lang w:bidi="ne-NP"/>
        </w:rPr>
        <w:t xml:space="preserve">ox </w:t>
      </w:r>
    </w:p>
    <w:p w14:paraId="5D183840" w14:textId="3F23C514" w:rsidR="00D21536" w:rsidRPr="0005402F" w:rsidRDefault="00201191" w:rsidP="00201191">
      <w:pPr>
        <w:pStyle w:val="enumlev1"/>
        <w:rPr>
          <w:szCs w:val="24"/>
          <w:lang w:bidi="ne-NP"/>
        </w:rPr>
      </w:pPr>
      <w:r w:rsidRPr="0005402F">
        <w:rPr>
          <w:szCs w:val="24"/>
        </w:rPr>
        <w:t>•</w:t>
      </w:r>
      <w:r w:rsidR="0093197E" w:rsidRPr="0005402F">
        <w:rPr>
          <w:szCs w:val="24"/>
          <w:lang w:bidi="ne-NP"/>
        </w:rPr>
        <w:tab/>
      </w:r>
      <w:r w:rsidR="00D21536" w:rsidRPr="0005402F">
        <w:rPr>
          <w:szCs w:val="24"/>
          <w:lang w:bidi="ne-NP"/>
        </w:rPr>
        <w:t xml:space="preserve">Detection of </w:t>
      </w:r>
      <w:r w:rsidR="00E253F4" w:rsidRPr="0005402F">
        <w:rPr>
          <w:szCs w:val="24"/>
          <w:lang w:bidi="ne-NP"/>
        </w:rPr>
        <w:t>c</w:t>
      </w:r>
      <w:r w:rsidR="00D21536" w:rsidRPr="0005402F">
        <w:rPr>
          <w:szCs w:val="24"/>
          <w:lang w:bidi="ne-NP"/>
        </w:rPr>
        <w:t>ounterfeit</w:t>
      </w:r>
      <w:r w:rsidR="00E253F4" w:rsidRPr="0005402F">
        <w:rPr>
          <w:szCs w:val="24"/>
          <w:lang w:bidi="ne-NP"/>
        </w:rPr>
        <w:t xml:space="preserve"> </w:t>
      </w:r>
      <w:r w:rsidR="00D21536" w:rsidRPr="0005402F">
        <w:rPr>
          <w:szCs w:val="24"/>
          <w:lang w:bidi="ne-NP"/>
        </w:rPr>
        <w:t xml:space="preserve">/ </w:t>
      </w:r>
      <w:r w:rsidR="00E253F4" w:rsidRPr="0005402F">
        <w:rPr>
          <w:szCs w:val="24"/>
          <w:lang w:bidi="ne-NP"/>
        </w:rPr>
        <w:t>s</w:t>
      </w:r>
      <w:r w:rsidR="00D21536" w:rsidRPr="0005402F">
        <w:rPr>
          <w:szCs w:val="24"/>
          <w:lang w:bidi="ne-NP"/>
        </w:rPr>
        <w:t xml:space="preserve">ubstandard </w:t>
      </w:r>
      <w:r w:rsidR="00E253F4" w:rsidRPr="0005402F">
        <w:rPr>
          <w:szCs w:val="24"/>
          <w:lang w:bidi="ne-NP"/>
        </w:rPr>
        <w:t>m</w:t>
      </w:r>
      <w:r w:rsidR="00D21536" w:rsidRPr="0005402F">
        <w:rPr>
          <w:szCs w:val="24"/>
          <w:lang w:bidi="ne-NP"/>
        </w:rPr>
        <w:t xml:space="preserve">obile </w:t>
      </w:r>
      <w:r w:rsidR="00E253F4" w:rsidRPr="0005402F">
        <w:rPr>
          <w:szCs w:val="24"/>
          <w:lang w:bidi="ne-NP"/>
        </w:rPr>
        <w:t>d</w:t>
      </w:r>
      <w:r w:rsidR="00D21536" w:rsidRPr="0005402F">
        <w:rPr>
          <w:szCs w:val="24"/>
          <w:lang w:bidi="ne-NP"/>
        </w:rPr>
        <w:t>evices</w:t>
      </w:r>
    </w:p>
    <w:p w14:paraId="0532D3CF" w14:textId="53048E84" w:rsidR="00D21536" w:rsidRPr="0005402F" w:rsidRDefault="00201191" w:rsidP="00201191">
      <w:pPr>
        <w:pStyle w:val="enumlev1"/>
        <w:rPr>
          <w:szCs w:val="24"/>
          <w:lang w:bidi="ne-NP"/>
        </w:rPr>
      </w:pPr>
      <w:r w:rsidRPr="0005402F">
        <w:rPr>
          <w:szCs w:val="24"/>
        </w:rPr>
        <w:t>•</w:t>
      </w:r>
      <w:r w:rsidR="0093197E" w:rsidRPr="0005402F">
        <w:rPr>
          <w:szCs w:val="24"/>
          <w:lang w:bidi="ne-NP"/>
        </w:rPr>
        <w:tab/>
      </w:r>
      <w:r w:rsidR="00D21536" w:rsidRPr="0005402F">
        <w:rPr>
          <w:szCs w:val="24"/>
          <w:lang w:bidi="ne-NP"/>
        </w:rPr>
        <w:t xml:space="preserve">Detection of </w:t>
      </w:r>
      <w:r w:rsidR="001B0593" w:rsidRPr="0005402F">
        <w:rPr>
          <w:szCs w:val="24"/>
          <w:lang w:bidi="ne-NP"/>
        </w:rPr>
        <w:t>m</w:t>
      </w:r>
      <w:r w:rsidR="00D21536" w:rsidRPr="0005402F">
        <w:rPr>
          <w:szCs w:val="24"/>
          <w:lang w:bidi="ne-NP"/>
        </w:rPr>
        <w:t xml:space="preserve">obile </w:t>
      </w:r>
      <w:r w:rsidR="001B0593" w:rsidRPr="0005402F">
        <w:rPr>
          <w:szCs w:val="24"/>
          <w:lang w:bidi="ne-NP"/>
        </w:rPr>
        <w:t>d</w:t>
      </w:r>
      <w:r w:rsidR="00D21536" w:rsidRPr="0005402F">
        <w:rPr>
          <w:szCs w:val="24"/>
          <w:lang w:bidi="ne-NP"/>
        </w:rPr>
        <w:t>evices reported as stolen/lost</w:t>
      </w:r>
    </w:p>
    <w:p w14:paraId="09F4568A" w14:textId="241426BF" w:rsidR="00D21536" w:rsidRPr="0005402F" w:rsidRDefault="00201191" w:rsidP="00201191">
      <w:pPr>
        <w:pStyle w:val="enumlev1"/>
        <w:rPr>
          <w:szCs w:val="24"/>
          <w:lang w:bidi="ne-NP"/>
        </w:rPr>
      </w:pPr>
      <w:r w:rsidRPr="0005402F">
        <w:rPr>
          <w:szCs w:val="24"/>
        </w:rPr>
        <w:t>•</w:t>
      </w:r>
      <w:r w:rsidR="0093197E" w:rsidRPr="0005402F">
        <w:rPr>
          <w:szCs w:val="24"/>
          <w:lang w:bidi="ne-NP"/>
        </w:rPr>
        <w:tab/>
      </w:r>
      <w:r w:rsidR="00D21536" w:rsidRPr="0005402F">
        <w:rPr>
          <w:szCs w:val="24"/>
          <w:lang w:bidi="ne-NP"/>
        </w:rPr>
        <w:t xml:space="preserve">Provision of </w:t>
      </w:r>
      <w:r w:rsidR="00AE5C30">
        <w:rPr>
          <w:szCs w:val="24"/>
          <w:lang w:bidi="ne-NP"/>
        </w:rPr>
        <w:t>permitted-list</w:t>
      </w:r>
      <w:r w:rsidR="00D21536" w:rsidRPr="0005402F">
        <w:rPr>
          <w:szCs w:val="24"/>
          <w:lang w:bidi="ne-NP"/>
        </w:rPr>
        <w:t xml:space="preserve">ing of IMEI numbers of </w:t>
      </w:r>
      <w:r w:rsidR="0024334C" w:rsidRPr="0005402F">
        <w:rPr>
          <w:szCs w:val="24"/>
          <w:lang w:bidi="ne-NP"/>
        </w:rPr>
        <w:t>m</w:t>
      </w:r>
      <w:r w:rsidR="00D21536" w:rsidRPr="0005402F">
        <w:rPr>
          <w:szCs w:val="24"/>
          <w:lang w:bidi="ne-NP"/>
        </w:rPr>
        <w:t xml:space="preserve">obile </w:t>
      </w:r>
      <w:r w:rsidR="0024334C" w:rsidRPr="0005402F">
        <w:rPr>
          <w:szCs w:val="24"/>
          <w:lang w:bidi="ne-NP"/>
        </w:rPr>
        <w:t>d</w:t>
      </w:r>
      <w:r w:rsidR="00D21536" w:rsidRPr="0005402F">
        <w:rPr>
          <w:szCs w:val="24"/>
          <w:lang w:bidi="ne-NP"/>
        </w:rPr>
        <w:t>evices</w:t>
      </w:r>
      <w:r w:rsidR="0024334C" w:rsidRPr="0005402F">
        <w:rPr>
          <w:szCs w:val="24"/>
          <w:lang w:bidi="ne-NP"/>
        </w:rPr>
        <w:t>.</w:t>
      </w:r>
    </w:p>
    <w:p w14:paraId="46DAEE0B" w14:textId="453C9E0E" w:rsidR="00D21536" w:rsidRPr="0005402F" w:rsidRDefault="00D21536" w:rsidP="00201191">
      <w:pPr>
        <w:pStyle w:val="Headingb"/>
        <w:rPr>
          <w:szCs w:val="24"/>
        </w:rPr>
      </w:pPr>
      <w:r w:rsidRPr="0005402F">
        <w:rPr>
          <w:szCs w:val="24"/>
        </w:rPr>
        <w:t xml:space="preserve">Coordination between </w:t>
      </w:r>
      <w:r w:rsidR="0079713A" w:rsidRPr="0005402F">
        <w:rPr>
          <w:szCs w:val="24"/>
        </w:rPr>
        <w:t>M</w:t>
      </w:r>
      <w:r w:rsidRPr="0005402F">
        <w:rPr>
          <w:szCs w:val="24"/>
        </w:rPr>
        <w:t xml:space="preserve">ember </w:t>
      </w:r>
      <w:r w:rsidR="0079713A" w:rsidRPr="0005402F">
        <w:rPr>
          <w:szCs w:val="24"/>
        </w:rPr>
        <w:t>S</w:t>
      </w:r>
      <w:r w:rsidRPr="0005402F">
        <w:rPr>
          <w:szCs w:val="24"/>
        </w:rPr>
        <w:t>tates</w:t>
      </w:r>
    </w:p>
    <w:p w14:paraId="57EB0951" w14:textId="6EB894F8" w:rsidR="00D21536" w:rsidRPr="0005402F" w:rsidRDefault="00D21536" w:rsidP="00201191">
      <w:pPr>
        <w:rPr>
          <w:szCs w:val="24"/>
        </w:rPr>
      </w:pPr>
      <w:r w:rsidRPr="0005402F">
        <w:rPr>
          <w:szCs w:val="24"/>
          <w:lang w:bidi="ne-NP"/>
        </w:rPr>
        <w:t xml:space="preserve">Member </w:t>
      </w:r>
      <w:r w:rsidR="006971CC" w:rsidRPr="0005402F">
        <w:rPr>
          <w:szCs w:val="24"/>
          <w:lang w:bidi="ne-NP"/>
        </w:rPr>
        <w:t>S</w:t>
      </w:r>
      <w:r w:rsidRPr="0005402F">
        <w:rPr>
          <w:szCs w:val="24"/>
          <w:lang w:bidi="ne-NP"/>
        </w:rPr>
        <w:t xml:space="preserve">tates may share the </w:t>
      </w:r>
      <w:r w:rsidR="009A6BEB">
        <w:rPr>
          <w:szCs w:val="24"/>
          <w:lang w:bidi="ne-NP"/>
        </w:rPr>
        <w:t>blocked-list</w:t>
      </w:r>
      <w:r w:rsidRPr="0005402F">
        <w:rPr>
          <w:szCs w:val="24"/>
          <w:lang w:bidi="ne-NP"/>
        </w:rPr>
        <w:t xml:space="preserve"> IMEI to minimize the illegally imported (including counterfeit) mobile devices and to deter the theft of mobile phones. By j</w:t>
      </w:r>
      <w:r w:rsidRPr="0005402F">
        <w:rPr>
          <w:szCs w:val="24"/>
        </w:rPr>
        <w:t>oining the international effort and contribution to GSMA</w:t>
      </w:r>
      <w:r w:rsidR="00894970" w:rsidRPr="0005402F">
        <w:rPr>
          <w:szCs w:val="24"/>
        </w:rPr>
        <w:t>'</w:t>
      </w:r>
      <w:r w:rsidRPr="0005402F">
        <w:rPr>
          <w:szCs w:val="24"/>
        </w:rPr>
        <w:t xml:space="preserve">s initiative for </w:t>
      </w:r>
      <w:r w:rsidR="009A6BEB">
        <w:rPr>
          <w:szCs w:val="24"/>
        </w:rPr>
        <w:t>blocked-list</w:t>
      </w:r>
      <w:r w:rsidRPr="0005402F">
        <w:rPr>
          <w:szCs w:val="24"/>
        </w:rPr>
        <w:t xml:space="preserve">ing of IMEI numbers of stolen/lost mobile devices, coordination between the </w:t>
      </w:r>
      <w:r w:rsidR="004A544C" w:rsidRPr="0005402F">
        <w:rPr>
          <w:szCs w:val="24"/>
        </w:rPr>
        <w:t>M</w:t>
      </w:r>
      <w:r w:rsidRPr="0005402F">
        <w:rPr>
          <w:szCs w:val="24"/>
        </w:rPr>
        <w:t xml:space="preserve">ember </w:t>
      </w:r>
      <w:r w:rsidR="004A544C" w:rsidRPr="0005402F">
        <w:rPr>
          <w:szCs w:val="24"/>
        </w:rPr>
        <w:t>S</w:t>
      </w:r>
      <w:r w:rsidRPr="0005402F">
        <w:rPr>
          <w:szCs w:val="24"/>
        </w:rPr>
        <w:t>tates may be established to combat the</w:t>
      </w:r>
      <w:r w:rsidRPr="0005402F">
        <w:rPr>
          <w:szCs w:val="24"/>
          <w:lang w:bidi="ne-NP"/>
        </w:rPr>
        <w:t xml:space="preserve"> illegally imported (including counterfeit) mobile devices and to deter the theft of mobile phones.</w:t>
      </w:r>
      <w:r w:rsidRPr="0005402F">
        <w:rPr>
          <w:szCs w:val="24"/>
        </w:rPr>
        <w:t xml:space="preserve"> </w:t>
      </w:r>
    </w:p>
    <w:p w14:paraId="6CFC1B78" w14:textId="24502B1F" w:rsidR="00D21536" w:rsidRPr="0005402F" w:rsidRDefault="00D21536" w:rsidP="00BD7220">
      <w:pPr>
        <w:pStyle w:val="Headingb"/>
        <w:keepLines/>
        <w:rPr>
          <w:szCs w:val="24"/>
        </w:rPr>
      </w:pPr>
      <w:r w:rsidRPr="0005402F">
        <w:rPr>
          <w:szCs w:val="24"/>
        </w:rPr>
        <w:lastRenderedPageBreak/>
        <w:t>Conclusion</w:t>
      </w:r>
    </w:p>
    <w:p w14:paraId="1EB6AD94" w14:textId="0BF1EBA3" w:rsidR="00D21536" w:rsidRPr="0005402F" w:rsidRDefault="00D21536" w:rsidP="00BD7220">
      <w:pPr>
        <w:keepNext/>
        <w:keepLines/>
        <w:rPr>
          <w:szCs w:val="24"/>
        </w:rPr>
      </w:pPr>
      <w:r w:rsidRPr="0005402F">
        <w:rPr>
          <w:szCs w:val="24"/>
        </w:rPr>
        <w:t>The type approval, IMEI registration, the international effort and contribution to GSMA</w:t>
      </w:r>
      <w:r w:rsidR="00894970" w:rsidRPr="0005402F">
        <w:rPr>
          <w:szCs w:val="24"/>
        </w:rPr>
        <w:t>'</w:t>
      </w:r>
      <w:r w:rsidRPr="0005402F">
        <w:rPr>
          <w:szCs w:val="24"/>
        </w:rPr>
        <w:t xml:space="preserve">s initiative for </w:t>
      </w:r>
      <w:r w:rsidR="009A6BEB">
        <w:rPr>
          <w:szCs w:val="24"/>
        </w:rPr>
        <w:t>blocked-list</w:t>
      </w:r>
      <w:r w:rsidRPr="0005402F">
        <w:rPr>
          <w:szCs w:val="24"/>
        </w:rPr>
        <w:t>ing of IMEI numbers of stolen/lost mobile devices and establishment of mobile device management system are the best solutions to combat the counterfeit and substandard mobile device</w:t>
      </w:r>
      <w:r w:rsidR="001D0879" w:rsidRPr="0005402F">
        <w:rPr>
          <w:szCs w:val="24"/>
        </w:rPr>
        <w:t>s</w:t>
      </w:r>
      <w:r w:rsidRPr="0005402F">
        <w:rPr>
          <w:szCs w:val="24"/>
        </w:rPr>
        <w:t xml:space="preserve"> including stolen/lost mobile devices.</w:t>
      </w:r>
    </w:p>
    <w:p w14:paraId="3203F18F" w14:textId="0648EADE" w:rsidR="00D21536" w:rsidRPr="0005402F" w:rsidRDefault="00B55DBA" w:rsidP="003F2EF6">
      <w:pPr>
        <w:pStyle w:val="Heading3"/>
        <w:rPr>
          <w:szCs w:val="24"/>
          <w:lang w:bidi="ar-DZ"/>
        </w:rPr>
      </w:pPr>
      <w:bookmarkStart w:id="688" w:name="_Toc93310405"/>
      <w:bookmarkStart w:id="689" w:name="_Toc93933325"/>
      <w:bookmarkStart w:id="690" w:name="_Toc93933764"/>
      <w:bookmarkStart w:id="691" w:name="_Toc95137756"/>
      <w:bookmarkStart w:id="692" w:name="_Toc95140232"/>
      <w:bookmarkStart w:id="693" w:name="_Toc95140590"/>
      <w:bookmarkStart w:id="694" w:name="_Toc95146147"/>
      <w:r w:rsidRPr="0005402F">
        <w:rPr>
          <w:szCs w:val="24"/>
          <w:lang w:bidi="ar-DZ"/>
        </w:rPr>
        <w:t>I.III.</w:t>
      </w:r>
      <w:r w:rsidR="0093197E" w:rsidRPr="0005402F">
        <w:rPr>
          <w:szCs w:val="24"/>
          <w:lang w:bidi="ar-DZ"/>
        </w:rPr>
        <w:t>III</w:t>
      </w:r>
      <w:r w:rsidR="003F2EF6" w:rsidRPr="0005402F">
        <w:rPr>
          <w:szCs w:val="24"/>
          <w:lang w:bidi="ar-DZ"/>
        </w:rPr>
        <w:t xml:space="preserve"> </w:t>
      </w:r>
      <w:r w:rsidR="0093197E" w:rsidRPr="0005402F">
        <w:rPr>
          <w:szCs w:val="24"/>
          <w:lang w:bidi="ar-DZ"/>
        </w:rPr>
        <w:tab/>
      </w:r>
      <w:r w:rsidR="00D626A6" w:rsidRPr="0005402F">
        <w:rPr>
          <w:szCs w:val="24"/>
          <w:lang w:bidi="ar-DZ"/>
        </w:rPr>
        <w:t xml:space="preserve">Sultanate of </w:t>
      </w:r>
      <w:r w:rsidR="00D21536" w:rsidRPr="0005402F">
        <w:rPr>
          <w:szCs w:val="24"/>
          <w:lang w:bidi="ar-DZ"/>
        </w:rPr>
        <w:t>Oman</w:t>
      </w:r>
      <w:bookmarkEnd w:id="688"/>
      <w:bookmarkEnd w:id="689"/>
      <w:bookmarkEnd w:id="690"/>
      <w:bookmarkEnd w:id="691"/>
      <w:bookmarkEnd w:id="692"/>
      <w:bookmarkEnd w:id="693"/>
      <w:bookmarkEnd w:id="694"/>
    </w:p>
    <w:p w14:paraId="08EC298B" w14:textId="63828CC4" w:rsidR="00D21536" w:rsidRPr="0005402F" w:rsidRDefault="00D21536" w:rsidP="00201191">
      <w:pPr>
        <w:rPr>
          <w:szCs w:val="24"/>
        </w:rPr>
      </w:pPr>
      <w:r w:rsidRPr="0005402F">
        <w:rPr>
          <w:szCs w:val="24"/>
        </w:rPr>
        <w:t>Of the mobile devices registered on the national network of Oman, almost two million have invalid IMEI codes. Some IMEI numbers have been repeated almost 10 times because more than 10 devices carry the same IMEI.</w:t>
      </w:r>
      <w:r w:rsidRPr="0005402F">
        <w:rPr>
          <w:szCs w:val="24"/>
          <w:vertAlign w:val="superscript"/>
        </w:rPr>
        <w:footnoteReference w:id="17"/>
      </w:r>
      <w:r w:rsidRPr="0005402F">
        <w:rPr>
          <w:szCs w:val="24"/>
        </w:rPr>
        <w:t xml:space="preserve"> This creates a technical problem in terms of registering these devices on local networks and increases the financial burden on consumers in general, by undermining confidence in these products.</w:t>
      </w:r>
    </w:p>
    <w:p w14:paraId="67026DB8" w14:textId="55A6D0EE" w:rsidR="00D21536" w:rsidRPr="0005402F" w:rsidRDefault="00D21536" w:rsidP="00201191">
      <w:pPr>
        <w:rPr>
          <w:szCs w:val="24"/>
        </w:rPr>
      </w:pPr>
      <w:r w:rsidRPr="0005402F">
        <w:rPr>
          <w:szCs w:val="24"/>
        </w:rPr>
        <w:t xml:space="preserve">Regulators are keen to ensure that all off-the-shelf ICT devices from dealers and importers fully comply with relevant orders and decisions issued by the regulatory authority. To this end, the </w:t>
      </w:r>
      <w:r w:rsidR="00BC0ABF" w:rsidRPr="0005402F">
        <w:rPr>
          <w:szCs w:val="24"/>
        </w:rPr>
        <w:t>t</w:t>
      </w:r>
      <w:r w:rsidRPr="0005402F">
        <w:rPr>
          <w:szCs w:val="24"/>
        </w:rPr>
        <w:t xml:space="preserve">elecommunications </w:t>
      </w:r>
      <w:r w:rsidR="00BC0ABF" w:rsidRPr="0005402F">
        <w:rPr>
          <w:szCs w:val="24"/>
        </w:rPr>
        <w:t>r</w:t>
      </w:r>
      <w:r w:rsidRPr="0005402F">
        <w:rPr>
          <w:szCs w:val="24"/>
        </w:rPr>
        <w:t xml:space="preserve">egulatory </w:t>
      </w:r>
      <w:r w:rsidR="00BC0ABF" w:rsidRPr="0005402F">
        <w:rPr>
          <w:szCs w:val="24"/>
        </w:rPr>
        <w:t>a</w:t>
      </w:r>
      <w:r w:rsidRPr="0005402F">
        <w:rPr>
          <w:szCs w:val="24"/>
        </w:rPr>
        <w:t>uthority (TRA) inspection body is responsible for ensuring compatibility and compliance with applicable standards and technical specifications for ICT equipment sold on the national market.</w:t>
      </w:r>
    </w:p>
    <w:p w14:paraId="63381CD5" w14:textId="7BAA2A2D" w:rsidR="00D21536" w:rsidRPr="0005402F" w:rsidRDefault="00D21536" w:rsidP="00201191">
      <w:pPr>
        <w:rPr>
          <w:szCs w:val="24"/>
        </w:rPr>
      </w:pPr>
      <w:r w:rsidRPr="0005402F">
        <w:rPr>
          <w:szCs w:val="24"/>
        </w:rPr>
        <w:t>The TRA has set up a helpline</w:t>
      </w:r>
      <w:r w:rsidR="00063552" w:rsidRPr="0005402F">
        <w:rPr>
          <w:szCs w:val="24"/>
        </w:rPr>
        <w:t xml:space="preserve"> </w:t>
      </w:r>
      <w:r w:rsidRPr="0005402F">
        <w:rPr>
          <w:szCs w:val="24"/>
        </w:rPr>
        <w:t xml:space="preserve">together with local operators to enable customers to verify IMEI codes. </w:t>
      </w:r>
      <w:r w:rsidR="00877E3A" w:rsidRPr="0005402F">
        <w:rPr>
          <w:szCs w:val="24"/>
        </w:rPr>
        <w:t>Despite this</w:t>
      </w:r>
      <w:r w:rsidRPr="0005402F">
        <w:rPr>
          <w:szCs w:val="24"/>
        </w:rPr>
        <w:t xml:space="preserve">, the organization </w:t>
      </w:r>
      <w:r w:rsidR="00877E3A" w:rsidRPr="0005402F">
        <w:rPr>
          <w:szCs w:val="24"/>
        </w:rPr>
        <w:t xml:space="preserve">still </w:t>
      </w:r>
      <w:r w:rsidRPr="0005402F">
        <w:rPr>
          <w:szCs w:val="24"/>
        </w:rPr>
        <w:t>faces difficulties, including the lack of access to an international database of IMEI codes, because full access to the GSMA database is not granted to regulators, but only manufacturers and operators in a given country.</w:t>
      </w:r>
    </w:p>
    <w:p w14:paraId="690FDED2" w14:textId="5342183F" w:rsidR="00D21536" w:rsidRPr="0005402F" w:rsidRDefault="00B55DBA" w:rsidP="003F2EF6">
      <w:pPr>
        <w:pStyle w:val="Heading3"/>
        <w:rPr>
          <w:szCs w:val="24"/>
          <w:lang w:bidi="ar-DZ"/>
        </w:rPr>
      </w:pPr>
      <w:bookmarkStart w:id="695" w:name="_Toc93310406"/>
      <w:bookmarkStart w:id="696" w:name="_Toc93933326"/>
      <w:bookmarkStart w:id="697" w:name="_Toc93933765"/>
      <w:bookmarkStart w:id="698" w:name="_Toc95137757"/>
      <w:bookmarkStart w:id="699" w:name="_Toc95140233"/>
      <w:bookmarkStart w:id="700" w:name="_Toc95140591"/>
      <w:bookmarkStart w:id="701" w:name="_Toc95146148"/>
      <w:r w:rsidRPr="0005402F">
        <w:rPr>
          <w:szCs w:val="24"/>
          <w:lang w:bidi="ar-DZ"/>
        </w:rPr>
        <w:t>I.III.</w:t>
      </w:r>
      <w:r w:rsidR="0093197E" w:rsidRPr="0005402F">
        <w:rPr>
          <w:szCs w:val="24"/>
          <w:lang w:bidi="ar-DZ"/>
        </w:rPr>
        <w:t>IV</w:t>
      </w:r>
      <w:r w:rsidR="003F2EF6" w:rsidRPr="0005402F">
        <w:rPr>
          <w:szCs w:val="24"/>
          <w:lang w:bidi="ar-DZ"/>
        </w:rPr>
        <w:t xml:space="preserve"> </w:t>
      </w:r>
      <w:r w:rsidR="0093197E" w:rsidRPr="0005402F">
        <w:rPr>
          <w:szCs w:val="24"/>
          <w:lang w:bidi="ar-DZ"/>
        </w:rPr>
        <w:tab/>
      </w:r>
      <w:r w:rsidR="00C0259D" w:rsidRPr="0005402F">
        <w:rPr>
          <w:szCs w:val="24"/>
          <w:lang w:bidi="ar-DZ"/>
        </w:rPr>
        <w:t xml:space="preserve">Islamic Republic of </w:t>
      </w:r>
      <w:r w:rsidR="00D21536" w:rsidRPr="0005402F">
        <w:rPr>
          <w:szCs w:val="24"/>
          <w:lang w:bidi="ar-DZ"/>
        </w:rPr>
        <w:t>Pakistan</w:t>
      </w:r>
      <w:bookmarkEnd w:id="695"/>
      <w:bookmarkEnd w:id="696"/>
      <w:bookmarkEnd w:id="697"/>
      <w:bookmarkEnd w:id="698"/>
      <w:bookmarkEnd w:id="699"/>
      <w:bookmarkEnd w:id="700"/>
      <w:bookmarkEnd w:id="701"/>
    </w:p>
    <w:p w14:paraId="685351E3" w14:textId="3715E7E2" w:rsidR="00D21536" w:rsidRPr="0005402F" w:rsidRDefault="00D21536" w:rsidP="00201191">
      <w:pPr>
        <w:rPr>
          <w:szCs w:val="24"/>
        </w:rPr>
      </w:pPr>
      <w:r w:rsidRPr="0005402F">
        <w:rPr>
          <w:szCs w:val="24"/>
        </w:rPr>
        <w:t xml:space="preserve">The Pakistan </w:t>
      </w:r>
      <w:r w:rsidR="00E43328" w:rsidRPr="0005402F">
        <w:rPr>
          <w:szCs w:val="24"/>
        </w:rPr>
        <w:t>t</w:t>
      </w:r>
      <w:r w:rsidRPr="0005402F">
        <w:rPr>
          <w:szCs w:val="24"/>
        </w:rPr>
        <w:t xml:space="preserve">elecommunication </w:t>
      </w:r>
      <w:r w:rsidR="00E43328" w:rsidRPr="0005402F">
        <w:rPr>
          <w:szCs w:val="24"/>
        </w:rPr>
        <w:t>a</w:t>
      </w:r>
      <w:r w:rsidRPr="0005402F">
        <w:rPr>
          <w:szCs w:val="24"/>
        </w:rPr>
        <w:t xml:space="preserve">uthority has launched, in collaboration with Qualcomm, an open-source technology platform called the </w:t>
      </w:r>
      <w:r w:rsidR="00977852" w:rsidRPr="0005402F">
        <w:rPr>
          <w:szCs w:val="24"/>
        </w:rPr>
        <w:t>d</w:t>
      </w:r>
      <w:r w:rsidRPr="0005402F">
        <w:rPr>
          <w:szCs w:val="24"/>
        </w:rPr>
        <w:t xml:space="preserve">evice </w:t>
      </w:r>
      <w:r w:rsidR="00977852" w:rsidRPr="0005402F">
        <w:rPr>
          <w:szCs w:val="24"/>
        </w:rPr>
        <w:t>i</w:t>
      </w:r>
      <w:r w:rsidRPr="0005402F">
        <w:rPr>
          <w:szCs w:val="24"/>
        </w:rPr>
        <w:t xml:space="preserve">dentification, </w:t>
      </w:r>
      <w:r w:rsidR="00977852" w:rsidRPr="0005402F">
        <w:rPr>
          <w:szCs w:val="24"/>
        </w:rPr>
        <w:t>r</w:t>
      </w:r>
      <w:r w:rsidRPr="0005402F">
        <w:rPr>
          <w:szCs w:val="24"/>
        </w:rPr>
        <w:t xml:space="preserve">egistration and </w:t>
      </w:r>
      <w:r w:rsidR="00977852" w:rsidRPr="0005402F">
        <w:rPr>
          <w:szCs w:val="24"/>
        </w:rPr>
        <w:t>b</w:t>
      </w:r>
      <w:r w:rsidRPr="0005402F">
        <w:rPr>
          <w:szCs w:val="24"/>
        </w:rPr>
        <w:t xml:space="preserve">locking </w:t>
      </w:r>
      <w:r w:rsidR="00977852" w:rsidRPr="0005402F">
        <w:rPr>
          <w:szCs w:val="24"/>
        </w:rPr>
        <w:t>s</w:t>
      </w:r>
      <w:r w:rsidRPr="0005402F">
        <w:rPr>
          <w:szCs w:val="24"/>
        </w:rPr>
        <w:t xml:space="preserve">ystem (DIRBS) </w:t>
      </w:r>
      <w:r w:rsidR="00846D4C" w:rsidRPr="0005402F">
        <w:rPr>
          <w:szCs w:val="24"/>
        </w:rPr>
        <w:t xml:space="preserve">(see Figure I.13) </w:t>
      </w:r>
      <w:r w:rsidRPr="0005402F">
        <w:rPr>
          <w:szCs w:val="24"/>
        </w:rPr>
        <w:t>to ensure that only approved, legal devices can operate on mobile networks in the country.</w:t>
      </w:r>
      <w:r w:rsidRPr="0005402F">
        <w:rPr>
          <w:rStyle w:val="FootnoteReference"/>
          <w:sz w:val="24"/>
          <w:szCs w:val="24"/>
        </w:rPr>
        <w:footnoteReference w:id="18"/>
      </w:r>
      <w:r w:rsidRPr="0005402F">
        <w:rPr>
          <w:szCs w:val="24"/>
        </w:rPr>
        <w:t xml:space="preserve"> DIRBS allows the identification of all devices; captures an installed base of devices; monitors all new device activations; addresses illegal and counterfeit devices, including mobile theft</w:t>
      </w:r>
      <w:r w:rsidR="00AC7ED4" w:rsidRPr="0005402F">
        <w:rPr>
          <w:szCs w:val="24"/>
        </w:rPr>
        <w:t>s</w:t>
      </w:r>
      <w:r w:rsidRPr="0005402F">
        <w:rPr>
          <w:szCs w:val="24"/>
        </w:rPr>
        <w:t>; and allows for exceptions/amnesties.</w:t>
      </w:r>
    </w:p>
    <w:p w14:paraId="59143621" w14:textId="7F8DE6D3" w:rsidR="00201191" w:rsidRPr="0005402F" w:rsidRDefault="00201191" w:rsidP="00201191">
      <w:pPr>
        <w:pStyle w:val="Figure"/>
        <w:rPr>
          <w:szCs w:val="24"/>
        </w:rPr>
      </w:pPr>
      <w:bookmarkStart w:id="702" w:name="_Toc67024995"/>
      <w:r w:rsidRPr="0005402F">
        <w:rPr>
          <w:noProof/>
          <w:szCs w:val="24"/>
          <w:lang w:val="en-US"/>
        </w:rPr>
        <w:lastRenderedPageBreak/>
        <w:drawing>
          <wp:inline distT="0" distB="0" distL="0" distR="0" wp14:anchorId="01DD1927" wp14:editId="62D81F42">
            <wp:extent cx="6120765" cy="3709035"/>
            <wp:effectExtent l="0" t="0" r="0" b="5715"/>
            <wp:docPr id="93" name="Picture 93"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Diagram&#10;&#10;Description automatically generated with medium confidenc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120765" cy="3709035"/>
                    </a:xfrm>
                    <a:prstGeom prst="rect">
                      <a:avLst/>
                    </a:prstGeom>
                  </pic:spPr>
                </pic:pic>
              </a:graphicData>
            </a:graphic>
          </wp:inline>
        </w:drawing>
      </w:r>
    </w:p>
    <w:p w14:paraId="3CD6E4D3" w14:textId="22657DA5" w:rsidR="00D21536" w:rsidRPr="0005402F" w:rsidRDefault="00D21536" w:rsidP="00201191">
      <w:pPr>
        <w:pStyle w:val="FigureNoTitle0"/>
        <w:rPr>
          <w:bCs/>
          <w:szCs w:val="24"/>
        </w:rPr>
      </w:pPr>
      <w:r w:rsidRPr="0005402F">
        <w:rPr>
          <w:szCs w:val="24"/>
        </w:rPr>
        <w:t>Figure</w:t>
      </w:r>
      <w:r w:rsidR="0035568C" w:rsidRPr="0005402F">
        <w:rPr>
          <w:szCs w:val="24"/>
        </w:rPr>
        <w:t xml:space="preserve"> I.13</w:t>
      </w:r>
      <w:r w:rsidR="00201191" w:rsidRPr="0005402F">
        <w:rPr>
          <w:szCs w:val="24"/>
        </w:rPr>
        <w:t xml:space="preserve"> –</w:t>
      </w:r>
      <w:r w:rsidRPr="0005402F">
        <w:rPr>
          <w:szCs w:val="24"/>
        </w:rPr>
        <w:t xml:space="preserve"> Device </w:t>
      </w:r>
      <w:r w:rsidR="00363D8C" w:rsidRPr="0005402F">
        <w:rPr>
          <w:szCs w:val="24"/>
        </w:rPr>
        <w:t>i</w:t>
      </w:r>
      <w:r w:rsidRPr="0005402F">
        <w:rPr>
          <w:szCs w:val="24"/>
        </w:rPr>
        <w:t xml:space="preserve">dentification, </w:t>
      </w:r>
      <w:r w:rsidR="00363D8C" w:rsidRPr="0005402F">
        <w:rPr>
          <w:szCs w:val="24"/>
        </w:rPr>
        <w:t>r</w:t>
      </w:r>
      <w:r w:rsidRPr="0005402F">
        <w:rPr>
          <w:szCs w:val="24"/>
        </w:rPr>
        <w:t xml:space="preserve">egistration and </w:t>
      </w:r>
      <w:r w:rsidR="00363D8C" w:rsidRPr="0005402F">
        <w:rPr>
          <w:szCs w:val="24"/>
        </w:rPr>
        <w:t>b</w:t>
      </w:r>
      <w:r w:rsidRPr="0005402F">
        <w:rPr>
          <w:szCs w:val="24"/>
        </w:rPr>
        <w:t xml:space="preserve">locking </w:t>
      </w:r>
      <w:r w:rsidR="00363D8C" w:rsidRPr="0005402F">
        <w:rPr>
          <w:szCs w:val="24"/>
        </w:rPr>
        <w:t>s</w:t>
      </w:r>
      <w:r w:rsidRPr="0005402F">
        <w:rPr>
          <w:szCs w:val="24"/>
        </w:rPr>
        <w:t>ystem (DIRBS)</w:t>
      </w:r>
      <w:bookmarkEnd w:id="702"/>
    </w:p>
    <w:p w14:paraId="65F2EFE9" w14:textId="313CE571" w:rsidR="00D21536" w:rsidRPr="0005402F" w:rsidRDefault="00234590" w:rsidP="00BF2695">
      <w:pPr>
        <w:pStyle w:val="Heading3"/>
        <w:rPr>
          <w:szCs w:val="24"/>
          <w:lang w:bidi="ar-DZ"/>
        </w:rPr>
      </w:pPr>
      <w:bookmarkStart w:id="703" w:name="_Toc73702180"/>
      <w:bookmarkStart w:id="704" w:name="_Toc93310407"/>
      <w:bookmarkStart w:id="705" w:name="_Toc93933327"/>
      <w:bookmarkStart w:id="706" w:name="_Toc93933766"/>
      <w:bookmarkStart w:id="707" w:name="_Toc95137758"/>
      <w:bookmarkStart w:id="708" w:name="_Toc95140234"/>
      <w:bookmarkStart w:id="709" w:name="_Toc95140592"/>
      <w:bookmarkStart w:id="710" w:name="_Toc95146149"/>
      <w:r w:rsidRPr="0005402F">
        <w:rPr>
          <w:szCs w:val="24"/>
          <w:lang w:bidi="ar-DZ"/>
        </w:rPr>
        <w:t>I.III.</w:t>
      </w:r>
      <w:r w:rsidR="0093197E" w:rsidRPr="0005402F">
        <w:rPr>
          <w:szCs w:val="24"/>
          <w:lang w:bidi="ar-DZ"/>
        </w:rPr>
        <w:t>V</w:t>
      </w:r>
      <w:r w:rsidR="0093197E" w:rsidRPr="0005402F">
        <w:rPr>
          <w:szCs w:val="24"/>
          <w:lang w:bidi="ar-DZ"/>
        </w:rPr>
        <w:tab/>
      </w:r>
      <w:r w:rsidR="00104FFA" w:rsidRPr="0005402F">
        <w:rPr>
          <w:szCs w:val="24"/>
          <w:lang w:bidi="ar-DZ"/>
        </w:rPr>
        <w:t xml:space="preserve">Republic of </w:t>
      </w:r>
      <w:r w:rsidR="00D21536" w:rsidRPr="0005402F">
        <w:rPr>
          <w:szCs w:val="24"/>
          <w:lang w:bidi="ar-DZ"/>
        </w:rPr>
        <w:t>Uzbekistan</w:t>
      </w:r>
      <w:bookmarkEnd w:id="703"/>
      <w:bookmarkEnd w:id="704"/>
      <w:bookmarkEnd w:id="705"/>
      <w:bookmarkEnd w:id="706"/>
      <w:bookmarkEnd w:id="707"/>
      <w:bookmarkEnd w:id="708"/>
      <w:bookmarkEnd w:id="709"/>
      <w:bookmarkEnd w:id="710"/>
    </w:p>
    <w:p w14:paraId="33EA9CBB" w14:textId="7DE5FCCC" w:rsidR="00D21536" w:rsidRPr="0005402F" w:rsidRDefault="005E2418" w:rsidP="005E2418">
      <w:pPr>
        <w:pStyle w:val="Headingb"/>
        <w:rPr>
          <w:szCs w:val="24"/>
        </w:rPr>
      </w:pPr>
      <w:r w:rsidRPr="0005402F">
        <w:rPr>
          <w:szCs w:val="24"/>
        </w:rPr>
        <w:t>•</w:t>
      </w:r>
      <w:r w:rsidR="0093197E" w:rsidRPr="00A64CB7">
        <w:rPr>
          <w:szCs w:val="24"/>
        </w:rPr>
        <w:tab/>
      </w:r>
      <w:r w:rsidR="00D21536" w:rsidRPr="0005402F">
        <w:rPr>
          <w:szCs w:val="24"/>
        </w:rPr>
        <w:t>Common information about use case</w:t>
      </w:r>
    </w:p>
    <w:p w14:paraId="4A8B78AA" w14:textId="1B88059B" w:rsidR="00D21536" w:rsidRPr="0005402F" w:rsidRDefault="0093197E" w:rsidP="005E2418">
      <w:pPr>
        <w:pStyle w:val="enumlev1"/>
        <w:rPr>
          <w:szCs w:val="24"/>
        </w:rPr>
      </w:pPr>
      <w:r w:rsidRPr="0005402F">
        <w:rPr>
          <w:szCs w:val="24"/>
        </w:rPr>
        <w:t>1</w:t>
      </w:r>
      <w:r w:rsidR="005E2418" w:rsidRPr="0005402F">
        <w:rPr>
          <w:szCs w:val="24"/>
        </w:rPr>
        <w:t>)</w:t>
      </w:r>
      <w:r w:rsidRPr="0005402F">
        <w:rPr>
          <w:szCs w:val="24"/>
        </w:rPr>
        <w:tab/>
      </w:r>
      <w:r w:rsidR="00D21536" w:rsidRPr="0005402F">
        <w:rPr>
          <w:szCs w:val="24"/>
        </w:rPr>
        <w:t>Title of the use case</w:t>
      </w:r>
    </w:p>
    <w:p w14:paraId="63A0FD94" w14:textId="4C4BCEF8" w:rsidR="00D21536" w:rsidRPr="0005402F" w:rsidRDefault="005E2418" w:rsidP="005E2418">
      <w:pPr>
        <w:pStyle w:val="enumlev1"/>
        <w:rPr>
          <w:szCs w:val="24"/>
        </w:rPr>
      </w:pPr>
      <w:r w:rsidRPr="0005402F">
        <w:rPr>
          <w:szCs w:val="24"/>
        </w:rPr>
        <w:tab/>
      </w:r>
      <w:r w:rsidR="00D21536" w:rsidRPr="0005402F">
        <w:rPr>
          <w:szCs w:val="24"/>
        </w:rPr>
        <w:t>The UZIMEI – System of mobile devices IMEI codes registration in the Republic of Uzbekistan.</w:t>
      </w:r>
    </w:p>
    <w:p w14:paraId="322CFF38" w14:textId="79881612" w:rsidR="00D21536" w:rsidRPr="0005402F" w:rsidRDefault="0093197E" w:rsidP="005E2418">
      <w:pPr>
        <w:pStyle w:val="enumlev1"/>
        <w:rPr>
          <w:szCs w:val="24"/>
        </w:rPr>
      </w:pPr>
      <w:r w:rsidRPr="0005402F">
        <w:rPr>
          <w:szCs w:val="24"/>
        </w:rPr>
        <w:t>2</w:t>
      </w:r>
      <w:r w:rsidR="005E2418" w:rsidRPr="0005402F">
        <w:rPr>
          <w:szCs w:val="24"/>
        </w:rPr>
        <w:t>)</w:t>
      </w:r>
      <w:r w:rsidRPr="0005402F">
        <w:rPr>
          <w:szCs w:val="24"/>
        </w:rPr>
        <w:tab/>
      </w:r>
      <w:r w:rsidR="00D21536" w:rsidRPr="0005402F">
        <w:rPr>
          <w:szCs w:val="24"/>
        </w:rPr>
        <w:t>Location where the use case is implemented (country and/or private use case)</w:t>
      </w:r>
    </w:p>
    <w:p w14:paraId="0347C2C4" w14:textId="74C3A952" w:rsidR="00D21536" w:rsidRPr="0005402F" w:rsidRDefault="005E2418" w:rsidP="005E2418">
      <w:pPr>
        <w:pStyle w:val="enumlev1"/>
        <w:rPr>
          <w:szCs w:val="24"/>
        </w:rPr>
      </w:pPr>
      <w:r w:rsidRPr="0005402F">
        <w:rPr>
          <w:szCs w:val="24"/>
        </w:rPr>
        <w:tab/>
      </w:r>
      <w:r w:rsidR="00D21536" w:rsidRPr="0005402F">
        <w:rPr>
          <w:szCs w:val="24"/>
        </w:rPr>
        <w:t>The Republic of Uzbekistan.</w:t>
      </w:r>
    </w:p>
    <w:p w14:paraId="73078E40" w14:textId="6B7DA4F3" w:rsidR="00D21536" w:rsidRPr="0005402F" w:rsidRDefault="0093197E" w:rsidP="005E2418">
      <w:pPr>
        <w:pStyle w:val="enumlev1"/>
        <w:rPr>
          <w:szCs w:val="24"/>
        </w:rPr>
      </w:pPr>
      <w:r w:rsidRPr="0005402F">
        <w:rPr>
          <w:szCs w:val="24"/>
        </w:rPr>
        <w:t>3</w:t>
      </w:r>
      <w:r w:rsidR="005E2418" w:rsidRPr="0005402F">
        <w:rPr>
          <w:szCs w:val="24"/>
        </w:rPr>
        <w:t>)</w:t>
      </w:r>
      <w:r w:rsidRPr="0005402F">
        <w:rPr>
          <w:szCs w:val="24"/>
        </w:rPr>
        <w:tab/>
      </w:r>
      <w:r w:rsidR="00D21536" w:rsidRPr="0005402F">
        <w:rPr>
          <w:szCs w:val="24"/>
        </w:rPr>
        <w:t>Dates of implementation of the use case (month/year)</w:t>
      </w:r>
    </w:p>
    <w:p w14:paraId="03E91E2C" w14:textId="5700C712" w:rsidR="00D21536" w:rsidRPr="0005402F" w:rsidRDefault="0093197E" w:rsidP="005E2418">
      <w:pPr>
        <w:pStyle w:val="enumlev2"/>
        <w:rPr>
          <w:szCs w:val="24"/>
        </w:rPr>
      </w:pPr>
      <w:r w:rsidRPr="0005402F">
        <w:rPr>
          <w:szCs w:val="24"/>
        </w:rPr>
        <w:t>1)</w:t>
      </w:r>
      <w:r w:rsidRPr="0005402F">
        <w:rPr>
          <w:szCs w:val="24"/>
        </w:rPr>
        <w:tab/>
      </w:r>
      <w:r w:rsidR="00D21536" w:rsidRPr="0005402F">
        <w:rPr>
          <w:szCs w:val="24"/>
        </w:rPr>
        <w:t xml:space="preserve">Decree of the </w:t>
      </w:r>
      <w:r w:rsidR="002647E1" w:rsidRPr="0005402F">
        <w:rPr>
          <w:szCs w:val="24"/>
        </w:rPr>
        <w:t>c</w:t>
      </w:r>
      <w:r w:rsidR="00D21536" w:rsidRPr="0005402F">
        <w:rPr>
          <w:szCs w:val="24"/>
        </w:rPr>
        <w:t xml:space="preserve">abinet of </w:t>
      </w:r>
      <w:r w:rsidR="002647E1" w:rsidRPr="0005402F">
        <w:rPr>
          <w:szCs w:val="24"/>
        </w:rPr>
        <w:t>m</w:t>
      </w:r>
      <w:r w:rsidR="00D21536" w:rsidRPr="0005402F">
        <w:rPr>
          <w:szCs w:val="24"/>
        </w:rPr>
        <w:t>inisters o</w:t>
      </w:r>
      <w:r w:rsidR="002647E1" w:rsidRPr="0005402F">
        <w:rPr>
          <w:szCs w:val="24"/>
        </w:rPr>
        <w:t>n</w:t>
      </w:r>
      <w:r w:rsidR="00D21536" w:rsidRPr="0005402F">
        <w:rPr>
          <w:szCs w:val="24"/>
        </w:rPr>
        <w:t xml:space="preserve"> </w:t>
      </w:r>
      <w:r w:rsidR="007C7D17" w:rsidRPr="0005402F">
        <w:rPr>
          <w:szCs w:val="24"/>
        </w:rPr>
        <w:t xml:space="preserve">22 </w:t>
      </w:r>
      <w:r w:rsidR="00D21536" w:rsidRPr="0005402F">
        <w:rPr>
          <w:szCs w:val="24"/>
        </w:rPr>
        <w:t>October 2018</w:t>
      </w:r>
      <w:r w:rsidR="001D0879" w:rsidRPr="0005402F">
        <w:rPr>
          <w:szCs w:val="24"/>
        </w:rPr>
        <w:t>,</w:t>
      </w:r>
      <w:r w:rsidR="00D21536" w:rsidRPr="0005402F">
        <w:rPr>
          <w:szCs w:val="24"/>
        </w:rPr>
        <w:t xml:space="preserve"> № PKM-847 </w:t>
      </w:r>
      <w:r w:rsidR="00894970" w:rsidRPr="0005402F">
        <w:rPr>
          <w:szCs w:val="24"/>
        </w:rPr>
        <w:t>"</w:t>
      </w:r>
      <w:r w:rsidR="00D21536" w:rsidRPr="0005402F">
        <w:rPr>
          <w:szCs w:val="24"/>
        </w:rPr>
        <w:t>On measures to organize the accounting system of mobile devices in the Republic of Uzbekistan</w:t>
      </w:r>
      <w:r w:rsidR="00894970" w:rsidRPr="0005402F">
        <w:rPr>
          <w:szCs w:val="24"/>
        </w:rPr>
        <w:t>"</w:t>
      </w:r>
      <w:r w:rsidR="00D21536" w:rsidRPr="0005402F">
        <w:rPr>
          <w:szCs w:val="24"/>
        </w:rPr>
        <w:t>.</w:t>
      </w:r>
    </w:p>
    <w:p w14:paraId="21373E33" w14:textId="358EBDFB" w:rsidR="00D21536" w:rsidRPr="0005402F" w:rsidRDefault="0093197E" w:rsidP="005E2418">
      <w:pPr>
        <w:pStyle w:val="enumlev2"/>
        <w:rPr>
          <w:szCs w:val="24"/>
        </w:rPr>
      </w:pPr>
      <w:r w:rsidRPr="0005402F">
        <w:rPr>
          <w:szCs w:val="24"/>
        </w:rPr>
        <w:t>2)</w:t>
      </w:r>
      <w:r w:rsidRPr="0005402F">
        <w:rPr>
          <w:szCs w:val="24"/>
        </w:rPr>
        <w:tab/>
      </w:r>
      <w:r w:rsidR="00D21536" w:rsidRPr="0005402F">
        <w:rPr>
          <w:szCs w:val="24"/>
        </w:rPr>
        <w:t xml:space="preserve">March-April 2019: EIRs deployment (4 MNOs), </w:t>
      </w:r>
      <w:hyperlink r:id="rId38" w:history="1">
        <w:r w:rsidR="00D21536" w:rsidRPr="0005402F">
          <w:rPr>
            <w:rStyle w:val="Hyperlink"/>
            <w:szCs w:val="24"/>
          </w:rPr>
          <w:t>www.uzimei.uz</w:t>
        </w:r>
      </w:hyperlink>
      <w:r w:rsidR="00D21536" w:rsidRPr="0005402F">
        <w:rPr>
          <w:szCs w:val="24"/>
        </w:rPr>
        <w:t xml:space="preserve"> portal deployment.</w:t>
      </w:r>
    </w:p>
    <w:p w14:paraId="5F59F78D" w14:textId="3CBCE44A" w:rsidR="00D21536" w:rsidRPr="0005402F" w:rsidRDefault="0093197E" w:rsidP="005E2418">
      <w:pPr>
        <w:pStyle w:val="enumlev2"/>
        <w:rPr>
          <w:szCs w:val="24"/>
        </w:rPr>
      </w:pPr>
      <w:r w:rsidRPr="0005402F">
        <w:rPr>
          <w:szCs w:val="24"/>
        </w:rPr>
        <w:t>3)</w:t>
      </w:r>
      <w:r w:rsidRPr="0005402F">
        <w:rPr>
          <w:szCs w:val="24"/>
        </w:rPr>
        <w:tab/>
      </w:r>
      <w:r w:rsidR="00D21536" w:rsidRPr="0005402F">
        <w:rPr>
          <w:szCs w:val="24"/>
        </w:rPr>
        <w:t>1 April 2019: start of auto-registration.</w:t>
      </w:r>
    </w:p>
    <w:p w14:paraId="197AD1F0" w14:textId="4AAF28CC" w:rsidR="00D21536" w:rsidRPr="0005402F" w:rsidRDefault="0093197E" w:rsidP="005E2418">
      <w:pPr>
        <w:pStyle w:val="enumlev2"/>
        <w:rPr>
          <w:szCs w:val="24"/>
        </w:rPr>
      </w:pPr>
      <w:r w:rsidRPr="0005402F">
        <w:rPr>
          <w:szCs w:val="24"/>
        </w:rPr>
        <w:t>4)</w:t>
      </w:r>
      <w:r w:rsidRPr="0005402F">
        <w:rPr>
          <w:szCs w:val="24"/>
        </w:rPr>
        <w:tab/>
      </w:r>
      <w:r w:rsidR="00D21536" w:rsidRPr="0005402F">
        <w:rPr>
          <w:szCs w:val="24"/>
        </w:rPr>
        <w:t>August 2019: finalizing UZIMEI requirements.</w:t>
      </w:r>
    </w:p>
    <w:p w14:paraId="17D4A561" w14:textId="5A955EC2" w:rsidR="00D21536" w:rsidRPr="0005402F" w:rsidRDefault="0093197E" w:rsidP="005E2418">
      <w:pPr>
        <w:pStyle w:val="enumlev2"/>
        <w:rPr>
          <w:szCs w:val="24"/>
        </w:rPr>
      </w:pPr>
      <w:r w:rsidRPr="0005402F">
        <w:rPr>
          <w:szCs w:val="24"/>
        </w:rPr>
        <w:t>5)</w:t>
      </w:r>
      <w:r w:rsidRPr="0005402F">
        <w:rPr>
          <w:szCs w:val="24"/>
        </w:rPr>
        <w:tab/>
      </w:r>
      <w:r w:rsidR="00D21536" w:rsidRPr="0005402F">
        <w:rPr>
          <w:szCs w:val="24"/>
        </w:rPr>
        <w:t xml:space="preserve">Decree of the </w:t>
      </w:r>
      <w:r w:rsidR="002647E1" w:rsidRPr="0005402F">
        <w:rPr>
          <w:szCs w:val="24"/>
        </w:rPr>
        <w:t>c</w:t>
      </w:r>
      <w:r w:rsidR="00D21536" w:rsidRPr="0005402F">
        <w:rPr>
          <w:szCs w:val="24"/>
        </w:rPr>
        <w:t xml:space="preserve">abinet of </w:t>
      </w:r>
      <w:r w:rsidR="002647E1" w:rsidRPr="0005402F">
        <w:rPr>
          <w:szCs w:val="24"/>
        </w:rPr>
        <w:t>m</w:t>
      </w:r>
      <w:r w:rsidR="00D21536" w:rsidRPr="0005402F">
        <w:rPr>
          <w:szCs w:val="24"/>
        </w:rPr>
        <w:t>inisters o</w:t>
      </w:r>
      <w:r w:rsidR="002647E1" w:rsidRPr="0005402F">
        <w:rPr>
          <w:szCs w:val="24"/>
        </w:rPr>
        <w:t>n</w:t>
      </w:r>
      <w:r w:rsidR="00D21536" w:rsidRPr="0005402F">
        <w:rPr>
          <w:szCs w:val="24"/>
        </w:rPr>
        <w:t xml:space="preserve"> </w:t>
      </w:r>
      <w:r w:rsidR="007C7D17" w:rsidRPr="0005402F">
        <w:rPr>
          <w:szCs w:val="24"/>
        </w:rPr>
        <w:t xml:space="preserve">17 </w:t>
      </w:r>
      <w:r w:rsidR="00D21536" w:rsidRPr="0005402F">
        <w:rPr>
          <w:szCs w:val="24"/>
        </w:rPr>
        <w:t>September 2019</w:t>
      </w:r>
      <w:r w:rsidR="001D0879" w:rsidRPr="0005402F">
        <w:rPr>
          <w:szCs w:val="24"/>
        </w:rPr>
        <w:t>,</w:t>
      </w:r>
      <w:r w:rsidR="00D21536" w:rsidRPr="0005402F">
        <w:rPr>
          <w:szCs w:val="24"/>
        </w:rPr>
        <w:t xml:space="preserve"> PKM-778 </w:t>
      </w:r>
      <w:r w:rsidR="00894970" w:rsidRPr="0005402F">
        <w:rPr>
          <w:szCs w:val="24"/>
        </w:rPr>
        <w:t>"</w:t>
      </w:r>
      <w:r w:rsidR="00D21536" w:rsidRPr="0005402F">
        <w:rPr>
          <w:szCs w:val="24"/>
        </w:rPr>
        <w:t>On approval of the Regulation on the procedure for registration of mobile devices used, imported and produced for sale or personal use on the territory of the Republic of Uzbekistan</w:t>
      </w:r>
      <w:r w:rsidR="00894970" w:rsidRPr="0005402F">
        <w:rPr>
          <w:szCs w:val="24"/>
        </w:rPr>
        <w:t>"</w:t>
      </w:r>
      <w:r w:rsidR="00D21536" w:rsidRPr="0005402F">
        <w:rPr>
          <w:szCs w:val="24"/>
        </w:rPr>
        <w:t>.</w:t>
      </w:r>
    </w:p>
    <w:p w14:paraId="53D92EC3" w14:textId="68096B9A" w:rsidR="00D21536" w:rsidRPr="0005402F" w:rsidRDefault="0093197E" w:rsidP="005E2418">
      <w:pPr>
        <w:pStyle w:val="enumlev2"/>
        <w:rPr>
          <w:szCs w:val="24"/>
        </w:rPr>
      </w:pPr>
      <w:r w:rsidRPr="0005402F">
        <w:rPr>
          <w:szCs w:val="24"/>
        </w:rPr>
        <w:t>6)</w:t>
      </w:r>
      <w:r w:rsidRPr="0005402F">
        <w:rPr>
          <w:szCs w:val="24"/>
        </w:rPr>
        <w:tab/>
      </w:r>
      <w:r w:rsidR="00D21536" w:rsidRPr="0005402F">
        <w:rPr>
          <w:szCs w:val="24"/>
        </w:rPr>
        <w:t>1 November 2019: start of mandatory free registration.</w:t>
      </w:r>
    </w:p>
    <w:p w14:paraId="4DE3D557" w14:textId="22CE8678" w:rsidR="00D21536" w:rsidRPr="0005402F" w:rsidRDefault="0093197E" w:rsidP="005E2418">
      <w:pPr>
        <w:pStyle w:val="enumlev2"/>
        <w:rPr>
          <w:szCs w:val="24"/>
        </w:rPr>
      </w:pPr>
      <w:r w:rsidRPr="0005402F">
        <w:rPr>
          <w:szCs w:val="24"/>
        </w:rPr>
        <w:t>7)</w:t>
      </w:r>
      <w:r w:rsidRPr="0005402F">
        <w:rPr>
          <w:szCs w:val="24"/>
        </w:rPr>
        <w:tab/>
      </w:r>
      <w:r w:rsidR="00D21536" w:rsidRPr="0005402F">
        <w:rPr>
          <w:szCs w:val="24"/>
        </w:rPr>
        <w:t>1 December 2019: start of mandatory paid registration (payments are available through 2 payment systems and any bank).</w:t>
      </w:r>
    </w:p>
    <w:p w14:paraId="387C5707" w14:textId="55A47FFA" w:rsidR="00D21536" w:rsidRPr="0005402F" w:rsidRDefault="0093197E" w:rsidP="005E2418">
      <w:pPr>
        <w:pStyle w:val="enumlev2"/>
        <w:rPr>
          <w:szCs w:val="24"/>
        </w:rPr>
      </w:pPr>
      <w:r w:rsidRPr="0005402F">
        <w:rPr>
          <w:szCs w:val="24"/>
        </w:rPr>
        <w:t>8)</w:t>
      </w:r>
      <w:r w:rsidRPr="0005402F">
        <w:rPr>
          <w:szCs w:val="24"/>
        </w:rPr>
        <w:tab/>
      </w:r>
      <w:r w:rsidR="00D21536" w:rsidRPr="0005402F">
        <w:rPr>
          <w:szCs w:val="24"/>
        </w:rPr>
        <w:t>February 2020: connecting one more payment system with CEIR.</w:t>
      </w:r>
    </w:p>
    <w:p w14:paraId="15237B04" w14:textId="4E4C068F" w:rsidR="00D21536" w:rsidRPr="0005402F" w:rsidRDefault="0093197E" w:rsidP="005E2418">
      <w:pPr>
        <w:pStyle w:val="enumlev2"/>
        <w:rPr>
          <w:szCs w:val="24"/>
        </w:rPr>
      </w:pPr>
      <w:r w:rsidRPr="0005402F">
        <w:rPr>
          <w:szCs w:val="24"/>
        </w:rPr>
        <w:t>9)</w:t>
      </w:r>
      <w:r w:rsidRPr="0005402F">
        <w:rPr>
          <w:szCs w:val="24"/>
        </w:rPr>
        <w:tab/>
      </w:r>
      <w:r w:rsidR="00D21536" w:rsidRPr="0005402F">
        <w:rPr>
          <w:szCs w:val="24"/>
        </w:rPr>
        <w:t>April 2020: integration with interactive public services portal (my.gov.uz) – new online service for IMEI registration.</w:t>
      </w:r>
    </w:p>
    <w:p w14:paraId="0D330945" w14:textId="31EC38CE" w:rsidR="00D21536" w:rsidRPr="0005402F" w:rsidRDefault="0093197E" w:rsidP="005E2418">
      <w:pPr>
        <w:pStyle w:val="enumlev2"/>
        <w:rPr>
          <w:szCs w:val="24"/>
        </w:rPr>
      </w:pPr>
      <w:r w:rsidRPr="0005402F">
        <w:rPr>
          <w:szCs w:val="24"/>
        </w:rPr>
        <w:t>10)</w:t>
      </w:r>
      <w:r w:rsidRPr="0005402F">
        <w:rPr>
          <w:szCs w:val="24"/>
        </w:rPr>
        <w:tab/>
      </w:r>
      <w:r w:rsidR="00D21536" w:rsidRPr="0005402F">
        <w:rPr>
          <w:szCs w:val="24"/>
        </w:rPr>
        <w:t>September 2020: additional verification of applicants, start of blocking stolen devices.</w:t>
      </w:r>
    </w:p>
    <w:p w14:paraId="79F7541C" w14:textId="3295A51E" w:rsidR="00D21536" w:rsidRPr="0005402F" w:rsidRDefault="0093197E" w:rsidP="005E2418">
      <w:pPr>
        <w:pStyle w:val="enumlev2"/>
        <w:rPr>
          <w:szCs w:val="24"/>
        </w:rPr>
      </w:pPr>
      <w:r w:rsidRPr="0005402F">
        <w:rPr>
          <w:szCs w:val="24"/>
        </w:rPr>
        <w:lastRenderedPageBreak/>
        <w:t>11)</w:t>
      </w:r>
      <w:r w:rsidRPr="0005402F">
        <w:rPr>
          <w:szCs w:val="24"/>
        </w:rPr>
        <w:tab/>
      </w:r>
      <w:r w:rsidR="00D21536" w:rsidRPr="0005402F">
        <w:rPr>
          <w:szCs w:val="24"/>
        </w:rPr>
        <w:t>December 2020: connecting one more MNO with CEIR.</w:t>
      </w:r>
    </w:p>
    <w:p w14:paraId="2062B148" w14:textId="39A2B8BB" w:rsidR="00D21536" w:rsidRPr="0005402F" w:rsidRDefault="0093197E" w:rsidP="005E2418">
      <w:pPr>
        <w:pStyle w:val="enumlev2"/>
        <w:rPr>
          <w:szCs w:val="24"/>
        </w:rPr>
      </w:pPr>
      <w:r w:rsidRPr="0005402F">
        <w:rPr>
          <w:szCs w:val="24"/>
        </w:rPr>
        <w:t>12)</w:t>
      </w:r>
      <w:r w:rsidRPr="0005402F">
        <w:rPr>
          <w:szCs w:val="24"/>
        </w:rPr>
        <w:tab/>
      </w:r>
      <w:r w:rsidR="00D21536" w:rsidRPr="0005402F">
        <w:rPr>
          <w:szCs w:val="24"/>
        </w:rPr>
        <w:t>March 2021: allow individuals to register IMEIs at MNO offices.</w:t>
      </w:r>
    </w:p>
    <w:p w14:paraId="0537DB6B" w14:textId="2F6113AA" w:rsidR="00D21536" w:rsidRPr="0005402F" w:rsidRDefault="0093197E" w:rsidP="005E2418">
      <w:pPr>
        <w:pStyle w:val="enumlev1"/>
        <w:rPr>
          <w:szCs w:val="24"/>
        </w:rPr>
      </w:pPr>
      <w:r w:rsidRPr="0005402F">
        <w:rPr>
          <w:szCs w:val="24"/>
        </w:rPr>
        <w:t>4</w:t>
      </w:r>
      <w:r w:rsidR="005E2418" w:rsidRPr="0005402F">
        <w:rPr>
          <w:szCs w:val="24"/>
        </w:rPr>
        <w:t>)</w:t>
      </w:r>
      <w:r w:rsidRPr="0005402F">
        <w:rPr>
          <w:szCs w:val="24"/>
        </w:rPr>
        <w:tab/>
      </w:r>
      <w:r w:rsidR="00D21536" w:rsidRPr="0005402F">
        <w:rPr>
          <w:szCs w:val="24"/>
        </w:rPr>
        <w:t xml:space="preserve">Source (ITU </w:t>
      </w:r>
      <w:r w:rsidR="008E6FFB" w:rsidRPr="0005402F">
        <w:rPr>
          <w:szCs w:val="24"/>
        </w:rPr>
        <w:t>a</w:t>
      </w:r>
      <w:r w:rsidR="00D21536" w:rsidRPr="0005402F">
        <w:rPr>
          <w:szCs w:val="24"/>
        </w:rPr>
        <w:t>ssociated): LLC Svyazcom</w:t>
      </w:r>
      <w:r w:rsidR="008E6FFB" w:rsidRPr="0005402F">
        <w:rPr>
          <w:szCs w:val="24"/>
        </w:rPr>
        <w:t>.</w:t>
      </w:r>
    </w:p>
    <w:p w14:paraId="4AE95D8E" w14:textId="176706AA" w:rsidR="00D21536" w:rsidRPr="0005402F" w:rsidRDefault="005E2418" w:rsidP="005E2418">
      <w:pPr>
        <w:pStyle w:val="Headingb"/>
        <w:rPr>
          <w:szCs w:val="24"/>
        </w:rPr>
      </w:pPr>
      <w:r w:rsidRPr="0005402F">
        <w:rPr>
          <w:szCs w:val="24"/>
        </w:rPr>
        <w:t>•</w:t>
      </w:r>
      <w:r w:rsidR="0093197E" w:rsidRPr="00A64CB7">
        <w:rPr>
          <w:szCs w:val="24"/>
        </w:rPr>
        <w:tab/>
      </w:r>
      <w:r w:rsidR="00D21536" w:rsidRPr="0005402F">
        <w:rPr>
          <w:szCs w:val="24"/>
        </w:rPr>
        <w:t>Common statistics for country</w:t>
      </w:r>
      <w:r w:rsidR="00894970" w:rsidRPr="0005402F">
        <w:rPr>
          <w:szCs w:val="24"/>
        </w:rPr>
        <w:t>'</w:t>
      </w:r>
      <w:r w:rsidR="00D21536" w:rsidRPr="0005402F">
        <w:rPr>
          <w:szCs w:val="24"/>
        </w:rPr>
        <w:t>s use case</w:t>
      </w:r>
    </w:p>
    <w:p w14:paraId="75B6E793" w14:textId="3885A17B" w:rsidR="00D21536" w:rsidRPr="0005402F" w:rsidRDefault="0093197E" w:rsidP="005E2418">
      <w:pPr>
        <w:pStyle w:val="enumlev1"/>
        <w:rPr>
          <w:bCs/>
          <w:szCs w:val="24"/>
        </w:rPr>
      </w:pPr>
      <w:r w:rsidRPr="0005402F">
        <w:rPr>
          <w:bCs/>
          <w:szCs w:val="24"/>
        </w:rPr>
        <w:t>1)</w:t>
      </w:r>
      <w:r w:rsidRPr="0005402F">
        <w:rPr>
          <w:bCs/>
          <w:szCs w:val="24"/>
        </w:rPr>
        <w:tab/>
      </w:r>
      <w:r w:rsidR="00D21536" w:rsidRPr="0005402F">
        <w:rPr>
          <w:szCs w:val="24"/>
        </w:rPr>
        <w:t>Telecommunication statistic (e.g.</w:t>
      </w:r>
      <w:r w:rsidR="0050590A" w:rsidRPr="0005402F">
        <w:rPr>
          <w:szCs w:val="24"/>
        </w:rPr>
        <w:t>,</w:t>
      </w:r>
      <w:r w:rsidR="00D21536" w:rsidRPr="0005402F">
        <w:rPr>
          <w:szCs w:val="24"/>
        </w:rPr>
        <w:t xml:space="preserve"> number of users of mobile devices, operators, etc.)</w:t>
      </w:r>
    </w:p>
    <w:p w14:paraId="04DEEE30" w14:textId="744742DF" w:rsidR="00D21536" w:rsidRPr="0005402F" w:rsidRDefault="005E2418" w:rsidP="005E2418">
      <w:pPr>
        <w:pStyle w:val="enumlev1"/>
        <w:rPr>
          <w:szCs w:val="24"/>
        </w:rPr>
      </w:pPr>
      <w:r w:rsidRPr="0005402F">
        <w:rPr>
          <w:szCs w:val="24"/>
        </w:rPr>
        <w:tab/>
      </w:r>
      <w:r w:rsidR="00D21536" w:rsidRPr="0005402F">
        <w:rPr>
          <w:szCs w:val="24"/>
        </w:rPr>
        <w:t xml:space="preserve">The </w:t>
      </w:r>
      <w:r w:rsidR="00D21536" w:rsidRPr="0005402F">
        <w:rPr>
          <w:color w:val="000000"/>
          <w:szCs w:val="24"/>
        </w:rPr>
        <w:t>number</w:t>
      </w:r>
      <w:r w:rsidR="00D21536" w:rsidRPr="0005402F">
        <w:rPr>
          <w:szCs w:val="24"/>
        </w:rPr>
        <w:t xml:space="preserve"> of subscriber</w:t>
      </w:r>
      <w:r w:rsidR="001D0879" w:rsidRPr="0005402F">
        <w:rPr>
          <w:szCs w:val="24"/>
        </w:rPr>
        <w:t>s</w:t>
      </w:r>
      <w:r w:rsidR="00D21536" w:rsidRPr="0005402F">
        <w:rPr>
          <w:szCs w:val="24"/>
        </w:rPr>
        <w:t xml:space="preserve"> amounted to 23 m</w:t>
      </w:r>
      <w:r w:rsidR="008E6FFB" w:rsidRPr="0005402F">
        <w:rPr>
          <w:szCs w:val="24"/>
        </w:rPr>
        <w:t>i</w:t>
      </w:r>
      <w:r w:rsidR="00D21536" w:rsidRPr="0005402F">
        <w:rPr>
          <w:szCs w:val="24"/>
        </w:rPr>
        <w:t>l</w:t>
      </w:r>
      <w:r w:rsidR="008E6FFB" w:rsidRPr="0005402F">
        <w:rPr>
          <w:szCs w:val="24"/>
        </w:rPr>
        <w:t>lio</w:t>
      </w:r>
      <w:r w:rsidR="00D21536" w:rsidRPr="0005402F">
        <w:rPr>
          <w:szCs w:val="24"/>
        </w:rPr>
        <w:t xml:space="preserve">n. In the year of project implementation there were </w:t>
      </w:r>
      <w:r w:rsidR="004340EC" w:rsidRPr="0005402F">
        <w:rPr>
          <w:szCs w:val="24"/>
        </w:rPr>
        <w:t>four (</w:t>
      </w:r>
      <w:r w:rsidR="00D21536" w:rsidRPr="0005402F">
        <w:rPr>
          <w:szCs w:val="24"/>
        </w:rPr>
        <w:t>4</w:t>
      </w:r>
      <w:r w:rsidR="004340EC" w:rsidRPr="0005402F">
        <w:rPr>
          <w:szCs w:val="24"/>
        </w:rPr>
        <w:t>)</w:t>
      </w:r>
      <w:r w:rsidR="00D21536" w:rsidRPr="0005402F">
        <w:rPr>
          <w:szCs w:val="24"/>
        </w:rPr>
        <w:t xml:space="preserve"> mobile network operators.</w:t>
      </w:r>
    </w:p>
    <w:p w14:paraId="77645D9C" w14:textId="5DB13957" w:rsidR="00D21536" w:rsidRPr="0005402F" w:rsidRDefault="0093197E" w:rsidP="005E2418">
      <w:pPr>
        <w:pStyle w:val="enumlev1"/>
        <w:rPr>
          <w:color w:val="000000"/>
          <w:szCs w:val="24"/>
        </w:rPr>
      </w:pPr>
      <w:r w:rsidRPr="0005402F">
        <w:rPr>
          <w:color w:val="000000"/>
          <w:szCs w:val="24"/>
        </w:rPr>
        <w:t>2)</w:t>
      </w:r>
      <w:r w:rsidRPr="0005402F">
        <w:rPr>
          <w:color w:val="000000"/>
          <w:szCs w:val="24"/>
        </w:rPr>
        <w:tab/>
      </w:r>
      <w:r w:rsidR="00D21536" w:rsidRPr="0005402F">
        <w:rPr>
          <w:color w:val="000000"/>
          <w:szCs w:val="24"/>
        </w:rPr>
        <w:t>Statistic of the problem (e.g.</w:t>
      </w:r>
      <w:r w:rsidR="0050590A" w:rsidRPr="0005402F">
        <w:rPr>
          <w:color w:val="000000"/>
          <w:szCs w:val="24"/>
        </w:rPr>
        <w:t>,</w:t>
      </w:r>
      <w:r w:rsidR="00D21536" w:rsidRPr="0005402F">
        <w:rPr>
          <w:color w:val="000000"/>
          <w:szCs w:val="24"/>
        </w:rPr>
        <w:t xml:space="preserve"> number of counterfeit devices, stolen devices, etc.).</w:t>
      </w:r>
    </w:p>
    <w:p w14:paraId="60681006" w14:textId="33F42D81" w:rsidR="00D21536" w:rsidRPr="0005402F" w:rsidRDefault="005E2418" w:rsidP="005E2418">
      <w:pPr>
        <w:pStyle w:val="enumlev1"/>
        <w:rPr>
          <w:color w:val="000000"/>
          <w:szCs w:val="24"/>
        </w:rPr>
      </w:pPr>
      <w:r w:rsidRPr="0005402F">
        <w:rPr>
          <w:color w:val="000000"/>
          <w:szCs w:val="24"/>
        </w:rPr>
        <w:tab/>
      </w:r>
      <w:r w:rsidR="00D21536" w:rsidRPr="0005402F">
        <w:rPr>
          <w:color w:val="000000"/>
          <w:szCs w:val="24"/>
        </w:rPr>
        <w:t>The imports of mobile devices (handsets, smartphones</w:t>
      </w:r>
      <w:r w:rsidR="00B22D7E" w:rsidRPr="0005402F">
        <w:rPr>
          <w:color w:val="000000"/>
          <w:szCs w:val="24"/>
        </w:rPr>
        <w:t>,</w:t>
      </w:r>
      <w:r w:rsidR="00D21536" w:rsidRPr="0005402F">
        <w:rPr>
          <w:color w:val="000000"/>
          <w:szCs w:val="24"/>
        </w:rPr>
        <w:t xml:space="preserve"> and tablets) are estimated at 3-5 million units. However, official customs clearance was carried out for a very small portion – less than 60</w:t>
      </w:r>
      <w:r w:rsidR="006F6854" w:rsidRPr="0005402F">
        <w:rPr>
          <w:color w:val="000000"/>
          <w:szCs w:val="24"/>
        </w:rPr>
        <w:t xml:space="preserve"> </w:t>
      </w:r>
      <w:r w:rsidR="00D21536" w:rsidRPr="0005402F">
        <w:rPr>
          <w:color w:val="000000"/>
          <w:szCs w:val="24"/>
        </w:rPr>
        <w:t>000 units</w:t>
      </w:r>
      <w:r w:rsidR="00FE600E" w:rsidRPr="0005402F">
        <w:rPr>
          <w:color w:val="000000"/>
          <w:szCs w:val="24"/>
        </w:rPr>
        <w:t>.</w:t>
      </w:r>
      <w:r w:rsidR="00D21536" w:rsidRPr="0005402F">
        <w:rPr>
          <w:rStyle w:val="FootnoteReference"/>
          <w:color w:val="000000"/>
          <w:sz w:val="24"/>
          <w:szCs w:val="24"/>
        </w:rPr>
        <w:footnoteReference w:id="19"/>
      </w:r>
      <w:r w:rsidR="00D21536" w:rsidRPr="0005402F">
        <w:rPr>
          <w:szCs w:val="24"/>
        </w:rPr>
        <w:t xml:space="preserve"> </w:t>
      </w:r>
      <w:r w:rsidR="00D21536" w:rsidRPr="0005402F">
        <w:rPr>
          <w:color w:val="000000"/>
          <w:szCs w:val="24"/>
        </w:rPr>
        <w:t xml:space="preserve">Firstly, it led to a loss of customs and other payments. Secondly, it allowed imported devices to be sold at a lower price and therefore made </w:t>
      </w:r>
      <w:r w:rsidR="006B3789" w:rsidRPr="0005402F">
        <w:rPr>
          <w:color w:val="000000"/>
          <w:szCs w:val="24"/>
        </w:rPr>
        <w:t xml:space="preserve">the </w:t>
      </w:r>
      <w:r w:rsidR="00D21536" w:rsidRPr="0005402F">
        <w:rPr>
          <w:color w:val="000000"/>
          <w:szCs w:val="24"/>
        </w:rPr>
        <w:t xml:space="preserve">competition more difficult for </w:t>
      </w:r>
      <w:r w:rsidR="002466DE" w:rsidRPr="0005402F">
        <w:rPr>
          <w:color w:val="000000"/>
          <w:szCs w:val="24"/>
        </w:rPr>
        <w:t xml:space="preserve">a </w:t>
      </w:r>
      <w:r w:rsidR="00D21536" w:rsidRPr="0005402F">
        <w:rPr>
          <w:color w:val="000000"/>
          <w:szCs w:val="24"/>
        </w:rPr>
        <w:t>local mobile device manufacturer.</w:t>
      </w:r>
    </w:p>
    <w:p w14:paraId="133B94D1" w14:textId="20DCAA77" w:rsidR="00D21536" w:rsidRPr="0005402F" w:rsidRDefault="00D21536" w:rsidP="005E2418">
      <w:pPr>
        <w:pStyle w:val="enumlev1"/>
        <w:rPr>
          <w:color w:val="000000"/>
          <w:szCs w:val="24"/>
        </w:rPr>
      </w:pPr>
      <w:r w:rsidRPr="0005402F">
        <w:rPr>
          <w:color w:val="000000"/>
          <w:szCs w:val="24"/>
        </w:rPr>
        <w:t>The share of devices with an incorrect IMEI was about 1</w:t>
      </w:r>
      <w:r w:rsidR="000B313B" w:rsidRPr="0005402F">
        <w:rPr>
          <w:color w:val="000000"/>
          <w:szCs w:val="24"/>
        </w:rPr>
        <w:t xml:space="preserve"> </w:t>
      </w:r>
      <w:r w:rsidRPr="0005402F">
        <w:rPr>
          <w:color w:val="000000"/>
          <w:szCs w:val="24"/>
        </w:rPr>
        <w:t xml:space="preserve">%. </w:t>
      </w:r>
    </w:p>
    <w:p w14:paraId="6FC8D935" w14:textId="398282D5" w:rsidR="00D21536" w:rsidRPr="0005402F" w:rsidRDefault="00D21536" w:rsidP="005E2418">
      <w:pPr>
        <w:pStyle w:val="enumlev1"/>
        <w:rPr>
          <w:szCs w:val="24"/>
        </w:rPr>
      </w:pPr>
      <w:r w:rsidRPr="0005402F">
        <w:rPr>
          <w:color w:val="000000"/>
          <w:szCs w:val="24"/>
        </w:rPr>
        <w:t>The number of IMEIs suspected of being duplicated was more than 60</w:t>
      </w:r>
      <w:r w:rsidR="000B313B" w:rsidRPr="0005402F">
        <w:rPr>
          <w:color w:val="000000"/>
          <w:szCs w:val="24"/>
        </w:rPr>
        <w:t xml:space="preserve"> </w:t>
      </w:r>
      <w:r w:rsidRPr="0005402F">
        <w:rPr>
          <w:color w:val="000000"/>
          <w:szCs w:val="24"/>
        </w:rPr>
        <w:t>000 (spread over 3 million devices).</w:t>
      </w:r>
    </w:p>
    <w:p w14:paraId="0741CACE" w14:textId="61A487BF" w:rsidR="00D21536" w:rsidRPr="0005402F" w:rsidRDefault="0093197E" w:rsidP="005E2418">
      <w:pPr>
        <w:pStyle w:val="enumlev1"/>
        <w:rPr>
          <w:szCs w:val="24"/>
        </w:rPr>
      </w:pPr>
      <w:r w:rsidRPr="0005402F">
        <w:rPr>
          <w:szCs w:val="24"/>
        </w:rPr>
        <w:t>3)</w:t>
      </w:r>
      <w:r w:rsidRPr="0005402F">
        <w:rPr>
          <w:szCs w:val="24"/>
        </w:rPr>
        <w:tab/>
      </w:r>
      <w:r w:rsidR="00D21536" w:rsidRPr="0005402F">
        <w:rPr>
          <w:szCs w:val="24"/>
        </w:rPr>
        <w:t>General statistic</w:t>
      </w:r>
      <w:r w:rsidR="006B3789" w:rsidRPr="0005402F">
        <w:rPr>
          <w:szCs w:val="24"/>
        </w:rPr>
        <w:t>s</w:t>
      </w:r>
      <w:r w:rsidR="00D21536" w:rsidRPr="0005402F">
        <w:rPr>
          <w:szCs w:val="24"/>
        </w:rPr>
        <w:t xml:space="preserve"> with regard to use case (e.g.</w:t>
      </w:r>
      <w:r w:rsidR="0050590A" w:rsidRPr="0005402F">
        <w:rPr>
          <w:szCs w:val="24"/>
        </w:rPr>
        <w:t>,</w:t>
      </w:r>
      <w:r w:rsidR="00D21536" w:rsidRPr="0005402F">
        <w:rPr>
          <w:szCs w:val="24"/>
        </w:rPr>
        <w:t xml:space="preserve"> size of </w:t>
      </w:r>
      <w:r w:rsidR="001619D9" w:rsidRPr="0005402F">
        <w:rPr>
          <w:szCs w:val="24"/>
        </w:rPr>
        <w:t xml:space="preserve">the </w:t>
      </w:r>
      <w:r w:rsidR="00D21536" w:rsidRPr="0005402F">
        <w:rPr>
          <w:szCs w:val="24"/>
        </w:rPr>
        <w:t>economy, population, etc.).</w:t>
      </w:r>
    </w:p>
    <w:p w14:paraId="020E00C1" w14:textId="7619229D" w:rsidR="00D21536" w:rsidRPr="0005402F" w:rsidRDefault="00D21536" w:rsidP="005E2418">
      <w:pPr>
        <w:pStyle w:val="enumlev1"/>
        <w:keepNext/>
        <w:keepLines/>
        <w:rPr>
          <w:szCs w:val="24"/>
        </w:rPr>
      </w:pPr>
      <w:r w:rsidRPr="0005402F">
        <w:rPr>
          <w:szCs w:val="24"/>
        </w:rPr>
        <w:t>The population of Uzbekistan amounted to 33 m</w:t>
      </w:r>
      <w:r w:rsidR="0071490C" w:rsidRPr="0005402F">
        <w:rPr>
          <w:szCs w:val="24"/>
        </w:rPr>
        <w:t>i</w:t>
      </w:r>
      <w:r w:rsidRPr="0005402F">
        <w:rPr>
          <w:szCs w:val="24"/>
        </w:rPr>
        <w:t>l</w:t>
      </w:r>
      <w:r w:rsidR="0071490C" w:rsidRPr="0005402F">
        <w:rPr>
          <w:szCs w:val="24"/>
        </w:rPr>
        <w:t>lio</w:t>
      </w:r>
      <w:r w:rsidRPr="0005402F">
        <w:rPr>
          <w:szCs w:val="24"/>
        </w:rPr>
        <w:t>n.</w:t>
      </w:r>
    </w:p>
    <w:p w14:paraId="6E3F9D44" w14:textId="5EE1FE78" w:rsidR="00D21536" w:rsidRPr="0005402F" w:rsidRDefault="005E2418" w:rsidP="005E2418">
      <w:pPr>
        <w:pStyle w:val="enumlev1"/>
        <w:rPr>
          <w:szCs w:val="24"/>
        </w:rPr>
      </w:pPr>
      <w:r w:rsidRPr="0005402F">
        <w:rPr>
          <w:szCs w:val="24"/>
        </w:rPr>
        <w:tab/>
      </w:r>
      <w:r w:rsidR="00D21536" w:rsidRPr="0005402F">
        <w:rPr>
          <w:szCs w:val="24"/>
        </w:rPr>
        <w:t>GDP of Uzbekistan: $6</w:t>
      </w:r>
      <w:r w:rsidR="00484168" w:rsidRPr="0005402F">
        <w:rPr>
          <w:szCs w:val="24"/>
        </w:rPr>
        <w:t xml:space="preserve"> </w:t>
      </w:r>
      <w:r w:rsidR="00D21536" w:rsidRPr="0005402F">
        <w:rPr>
          <w:szCs w:val="24"/>
        </w:rPr>
        <w:t>999 (2019 est.).</w:t>
      </w:r>
    </w:p>
    <w:p w14:paraId="1981198B" w14:textId="21CC12D8" w:rsidR="00D21536" w:rsidRPr="0005402F" w:rsidRDefault="005E2418" w:rsidP="005E2418">
      <w:pPr>
        <w:pStyle w:val="Headingb"/>
        <w:rPr>
          <w:szCs w:val="24"/>
        </w:rPr>
      </w:pPr>
      <w:r w:rsidRPr="0005402F">
        <w:rPr>
          <w:szCs w:val="24"/>
        </w:rPr>
        <w:t>•</w:t>
      </w:r>
      <w:r w:rsidR="0093197E" w:rsidRPr="00A64CB7">
        <w:rPr>
          <w:szCs w:val="24"/>
        </w:rPr>
        <w:tab/>
      </w:r>
      <w:r w:rsidR="00D21536" w:rsidRPr="0005402F">
        <w:rPr>
          <w:szCs w:val="24"/>
        </w:rPr>
        <w:t xml:space="preserve">Scope of the use case </w:t>
      </w:r>
    </w:p>
    <w:p w14:paraId="08BD99D4" w14:textId="77777777" w:rsidR="00D21536" w:rsidRPr="0005402F" w:rsidRDefault="00D21536" w:rsidP="005E2418">
      <w:pPr>
        <w:rPr>
          <w:szCs w:val="24"/>
        </w:rPr>
      </w:pPr>
      <w:r w:rsidRPr="0005402F">
        <w:rPr>
          <w:szCs w:val="24"/>
        </w:rPr>
        <w:t>The following had been done to implement the project:</w:t>
      </w:r>
    </w:p>
    <w:p w14:paraId="6CC3138F" w14:textId="1F493C0A" w:rsidR="00D21536" w:rsidRPr="0005402F" w:rsidRDefault="0093197E" w:rsidP="005E2418">
      <w:pPr>
        <w:pStyle w:val="enumlev1"/>
        <w:rPr>
          <w:szCs w:val="24"/>
        </w:rPr>
      </w:pPr>
      <w:r w:rsidRPr="0005402F">
        <w:rPr>
          <w:szCs w:val="24"/>
        </w:rPr>
        <w:t>1)</w:t>
      </w:r>
      <w:r w:rsidRPr="0005402F">
        <w:rPr>
          <w:szCs w:val="24"/>
        </w:rPr>
        <w:tab/>
      </w:r>
      <w:r w:rsidR="00D21536" w:rsidRPr="0005402F">
        <w:rPr>
          <w:szCs w:val="24"/>
        </w:rPr>
        <w:t>Adoption of the legislative framework of the project.</w:t>
      </w:r>
    </w:p>
    <w:p w14:paraId="12D241F9" w14:textId="71EDD58A" w:rsidR="00D21536" w:rsidRPr="0005402F" w:rsidRDefault="0093197E" w:rsidP="005E2418">
      <w:pPr>
        <w:pStyle w:val="enumlev1"/>
        <w:rPr>
          <w:szCs w:val="24"/>
        </w:rPr>
      </w:pPr>
      <w:r w:rsidRPr="0005402F">
        <w:rPr>
          <w:szCs w:val="24"/>
        </w:rPr>
        <w:t>2)</w:t>
      </w:r>
      <w:r w:rsidRPr="0005402F">
        <w:rPr>
          <w:szCs w:val="24"/>
        </w:rPr>
        <w:tab/>
      </w:r>
      <w:r w:rsidR="00D21536" w:rsidRPr="0005402F">
        <w:rPr>
          <w:szCs w:val="24"/>
        </w:rPr>
        <w:t>Conducting explanatory work among the population and market participants (operators, importers, manufacturers, retailers).</w:t>
      </w:r>
    </w:p>
    <w:p w14:paraId="2739AC06" w14:textId="2D43D19C" w:rsidR="00D21536" w:rsidRPr="0005402F" w:rsidRDefault="0093197E" w:rsidP="005E2418">
      <w:pPr>
        <w:pStyle w:val="enumlev1"/>
        <w:rPr>
          <w:szCs w:val="24"/>
        </w:rPr>
      </w:pPr>
      <w:r w:rsidRPr="0005402F">
        <w:rPr>
          <w:szCs w:val="24"/>
        </w:rPr>
        <w:t>3)</w:t>
      </w:r>
      <w:r w:rsidRPr="0005402F">
        <w:rPr>
          <w:szCs w:val="24"/>
        </w:rPr>
        <w:tab/>
      </w:r>
      <w:r w:rsidR="00D21536" w:rsidRPr="0005402F">
        <w:rPr>
          <w:szCs w:val="24"/>
        </w:rPr>
        <w:t xml:space="preserve">Selected a supplier who can supply all technical parts of the project: CEIR, several EIRs, public web portal for IMEI checking and registration. </w:t>
      </w:r>
    </w:p>
    <w:p w14:paraId="6A892F5B" w14:textId="1EEC1A50" w:rsidR="00D21536" w:rsidRPr="0005402F" w:rsidRDefault="0093197E" w:rsidP="005E2418">
      <w:pPr>
        <w:pStyle w:val="enumlev1"/>
        <w:rPr>
          <w:szCs w:val="24"/>
        </w:rPr>
      </w:pPr>
      <w:r w:rsidRPr="0005402F">
        <w:rPr>
          <w:szCs w:val="24"/>
        </w:rPr>
        <w:t>4)</w:t>
      </w:r>
      <w:r w:rsidRPr="0005402F">
        <w:rPr>
          <w:szCs w:val="24"/>
        </w:rPr>
        <w:tab/>
      </w:r>
      <w:r w:rsidR="00D21536" w:rsidRPr="0005402F">
        <w:rPr>
          <w:szCs w:val="24"/>
        </w:rPr>
        <w:t>Installed and activated EIR systems in each GSM network of Uzbekistan (</w:t>
      </w:r>
      <w:r w:rsidR="00EE72B3" w:rsidRPr="0005402F">
        <w:rPr>
          <w:szCs w:val="24"/>
        </w:rPr>
        <w:t>four</w:t>
      </w:r>
      <w:r w:rsidR="00D21536" w:rsidRPr="0005402F">
        <w:rPr>
          <w:szCs w:val="24"/>
        </w:rPr>
        <w:t xml:space="preserve"> pieces). It was decided not to involve the two small CDMA networks in the project.</w:t>
      </w:r>
    </w:p>
    <w:p w14:paraId="2BEA9359" w14:textId="1C74B03E" w:rsidR="00D21536" w:rsidRPr="0005402F" w:rsidRDefault="0093197E" w:rsidP="005E2418">
      <w:pPr>
        <w:pStyle w:val="enumlev1"/>
        <w:rPr>
          <w:szCs w:val="24"/>
        </w:rPr>
      </w:pPr>
      <w:r w:rsidRPr="0005402F">
        <w:rPr>
          <w:szCs w:val="24"/>
        </w:rPr>
        <w:t>5)</w:t>
      </w:r>
      <w:r w:rsidRPr="0005402F">
        <w:rPr>
          <w:szCs w:val="24"/>
        </w:rPr>
        <w:tab/>
      </w:r>
      <w:r w:rsidR="00D21536" w:rsidRPr="0005402F">
        <w:rPr>
          <w:szCs w:val="24"/>
        </w:rPr>
        <w:t>Deployed a public portal. At first it only provided an IMEI checking service, and then a registration function was added.</w:t>
      </w:r>
    </w:p>
    <w:p w14:paraId="61237647" w14:textId="1020F0B6" w:rsidR="00D21536" w:rsidRPr="0005402F" w:rsidRDefault="0093197E" w:rsidP="005E2418">
      <w:pPr>
        <w:pStyle w:val="enumlev1"/>
        <w:rPr>
          <w:szCs w:val="24"/>
        </w:rPr>
      </w:pPr>
      <w:r w:rsidRPr="0005402F">
        <w:rPr>
          <w:szCs w:val="24"/>
        </w:rPr>
        <w:t>6)</w:t>
      </w:r>
      <w:r w:rsidRPr="0005402F">
        <w:rPr>
          <w:szCs w:val="24"/>
        </w:rPr>
        <w:tab/>
      </w:r>
      <w:r w:rsidR="00D21536" w:rsidRPr="0005402F">
        <w:rPr>
          <w:szCs w:val="24"/>
        </w:rPr>
        <w:t>Developed and launched a CEIR implementing business processes in accordance with legal requirements.</w:t>
      </w:r>
    </w:p>
    <w:p w14:paraId="287D5D6F" w14:textId="5330FF0B" w:rsidR="00D21536" w:rsidRPr="0005402F" w:rsidRDefault="0093197E" w:rsidP="005E2418">
      <w:pPr>
        <w:pStyle w:val="enumlev1"/>
        <w:rPr>
          <w:szCs w:val="24"/>
        </w:rPr>
      </w:pPr>
      <w:r w:rsidRPr="0005402F">
        <w:rPr>
          <w:szCs w:val="24"/>
        </w:rPr>
        <w:t>7)</w:t>
      </w:r>
      <w:r w:rsidRPr="0005402F">
        <w:rPr>
          <w:szCs w:val="24"/>
        </w:rPr>
        <w:tab/>
      </w:r>
      <w:r w:rsidR="00D21536" w:rsidRPr="0005402F">
        <w:rPr>
          <w:szCs w:val="24"/>
        </w:rPr>
        <w:t>Performed the integration of CEIR with customs and border services.</w:t>
      </w:r>
    </w:p>
    <w:p w14:paraId="6C76246B" w14:textId="28F18246" w:rsidR="00D21536" w:rsidRPr="0005402F" w:rsidRDefault="0093197E" w:rsidP="005E2418">
      <w:pPr>
        <w:pStyle w:val="enumlev1"/>
        <w:rPr>
          <w:szCs w:val="24"/>
        </w:rPr>
      </w:pPr>
      <w:r w:rsidRPr="0005402F">
        <w:rPr>
          <w:szCs w:val="24"/>
        </w:rPr>
        <w:t>8)</w:t>
      </w:r>
      <w:r w:rsidRPr="0005402F">
        <w:rPr>
          <w:szCs w:val="24"/>
        </w:rPr>
        <w:tab/>
      </w:r>
      <w:r w:rsidR="00D21536" w:rsidRPr="0005402F">
        <w:rPr>
          <w:szCs w:val="24"/>
        </w:rPr>
        <w:t>Performed the UZIMEI operator</w:t>
      </w:r>
      <w:r w:rsidR="00894970" w:rsidRPr="0005402F">
        <w:rPr>
          <w:szCs w:val="24"/>
        </w:rPr>
        <w:t>'</w:t>
      </w:r>
      <w:r w:rsidR="00D21536" w:rsidRPr="0005402F">
        <w:rPr>
          <w:szCs w:val="24"/>
        </w:rPr>
        <w:t>s staff training (system administration, analysis of business processes, reception of applications for IMEI registration from legal entities and individuals.</w:t>
      </w:r>
    </w:p>
    <w:p w14:paraId="0B600673" w14:textId="6D3B0C98" w:rsidR="00D21536" w:rsidRPr="0005402F" w:rsidRDefault="0093197E" w:rsidP="005E2418">
      <w:pPr>
        <w:pStyle w:val="enumlev1"/>
        <w:rPr>
          <w:szCs w:val="24"/>
        </w:rPr>
      </w:pPr>
      <w:r w:rsidRPr="0005402F">
        <w:rPr>
          <w:szCs w:val="24"/>
        </w:rPr>
        <w:t>9)</w:t>
      </w:r>
      <w:r w:rsidRPr="0005402F">
        <w:rPr>
          <w:szCs w:val="24"/>
        </w:rPr>
        <w:tab/>
      </w:r>
      <w:r w:rsidR="00D21536" w:rsidRPr="0005402F">
        <w:rPr>
          <w:szCs w:val="24"/>
        </w:rPr>
        <w:t>Performed the postal service employees</w:t>
      </w:r>
      <w:r w:rsidR="00A64FC8" w:rsidRPr="0005402F">
        <w:rPr>
          <w:szCs w:val="24"/>
        </w:rPr>
        <w:t>'</w:t>
      </w:r>
      <w:r w:rsidR="00D21536" w:rsidRPr="0005402F">
        <w:rPr>
          <w:szCs w:val="24"/>
        </w:rPr>
        <w:t xml:space="preserve"> training (reception of applications for IMEI registration from individuals).</w:t>
      </w:r>
    </w:p>
    <w:p w14:paraId="7DE41AB4" w14:textId="1A27D5AB" w:rsidR="00D21536" w:rsidRPr="0005402F" w:rsidRDefault="0093197E" w:rsidP="005E2418">
      <w:pPr>
        <w:pStyle w:val="enumlev1"/>
        <w:rPr>
          <w:szCs w:val="24"/>
        </w:rPr>
      </w:pPr>
      <w:r w:rsidRPr="0005402F">
        <w:rPr>
          <w:szCs w:val="24"/>
        </w:rPr>
        <w:t>10)</w:t>
      </w:r>
      <w:r w:rsidRPr="0005402F">
        <w:rPr>
          <w:szCs w:val="24"/>
        </w:rPr>
        <w:tab/>
      </w:r>
      <w:r w:rsidR="00D21536" w:rsidRPr="0005402F">
        <w:rPr>
          <w:szCs w:val="24"/>
        </w:rPr>
        <w:t xml:space="preserve">Performed the integration of CEIR with </w:t>
      </w:r>
      <w:r w:rsidR="00C02AA4" w:rsidRPr="0005402F">
        <w:rPr>
          <w:szCs w:val="24"/>
        </w:rPr>
        <w:t xml:space="preserve">an </w:t>
      </w:r>
      <w:r w:rsidR="00D21536" w:rsidRPr="0005402F">
        <w:rPr>
          <w:color w:val="000000"/>
          <w:szCs w:val="24"/>
        </w:rPr>
        <w:t xml:space="preserve">interactive public services portal </w:t>
      </w:r>
      <w:r w:rsidR="00D21536" w:rsidRPr="0005402F">
        <w:rPr>
          <w:szCs w:val="24"/>
        </w:rPr>
        <w:t xml:space="preserve">– a </w:t>
      </w:r>
      <w:r w:rsidR="00D21536" w:rsidRPr="0005402F">
        <w:rPr>
          <w:color w:val="000000"/>
          <w:szCs w:val="24"/>
        </w:rPr>
        <w:t xml:space="preserve">new online service </w:t>
      </w:r>
      <w:r w:rsidR="00AD3D99" w:rsidRPr="0005402F">
        <w:rPr>
          <w:color w:val="000000"/>
          <w:szCs w:val="24"/>
        </w:rPr>
        <w:t xml:space="preserve">was added </w:t>
      </w:r>
      <w:r w:rsidR="00D21536" w:rsidRPr="0005402F">
        <w:rPr>
          <w:color w:val="000000"/>
          <w:szCs w:val="24"/>
        </w:rPr>
        <w:t>for IMEI registration</w:t>
      </w:r>
      <w:r w:rsidR="00D21536" w:rsidRPr="0005402F">
        <w:rPr>
          <w:szCs w:val="24"/>
        </w:rPr>
        <w:t>.</w:t>
      </w:r>
    </w:p>
    <w:p w14:paraId="32E15CAF" w14:textId="053CC9BB" w:rsidR="00D21536" w:rsidRPr="0005402F" w:rsidRDefault="0093197E" w:rsidP="005E2418">
      <w:pPr>
        <w:pStyle w:val="enumlev1"/>
        <w:rPr>
          <w:szCs w:val="24"/>
        </w:rPr>
      </w:pPr>
      <w:r w:rsidRPr="0005402F">
        <w:rPr>
          <w:szCs w:val="24"/>
        </w:rPr>
        <w:t>11)</w:t>
      </w:r>
      <w:r w:rsidRPr="0005402F">
        <w:rPr>
          <w:szCs w:val="24"/>
        </w:rPr>
        <w:tab/>
      </w:r>
      <w:r w:rsidR="00D21536" w:rsidRPr="0005402F">
        <w:rPr>
          <w:szCs w:val="24"/>
        </w:rPr>
        <w:t>Creating of UZIMEI call centr</w:t>
      </w:r>
      <w:r w:rsidR="00654A94" w:rsidRPr="0005402F">
        <w:rPr>
          <w:szCs w:val="24"/>
        </w:rPr>
        <w:t>e</w:t>
      </w:r>
      <w:r w:rsidR="00D21536" w:rsidRPr="0005402F">
        <w:rPr>
          <w:szCs w:val="24"/>
        </w:rPr>
        <w:t>.</w:t>
      </w:r>
    </w:p>
    <w:p w14:paraId="0AAD71A1" w14:textId="038AF1CF" w:rsidR="00D21536" w:rsidRPr="0005402F" w:rsidRDefault="0093197E" w:rsidP="005E2418">
      <w:pPr>
        <w:pStyle w:val="enumlev1"/>
        <w:rPr>
          <w:szCs w:val="24"/>
        </w:rPr>
      </w:pPr>
      <w:r w:rsidRPr="0005402F">
        <w:rPr>
          <w:szCs w:val="24"/>
        </w:rPr>
        <w:t>12)</w:t>
      </w:r>
      <w:r w:rsidRPr="0005402F">
        <w:rPr>
          <w:szCs w:val="24"/>
        </w:rPr>
        <w:tab/>
      </w:r>
      <w:r w:rsidR="00D21536" w:rsidRPr="0005402F">
        <w:rPr>
          <w:szCs w:val="24"/>
        </w:rPr>
        <w:t>A state acceptance of the system had been passed.</w:t>
      </w:r>
    </w:p>
    <w:p w14:paraId="3AECEEFA" w14:textId="0813BECA" w:rsidR="00D21536" w:rsidRPr="0005402F" w:rsidRDefault="00D21536" w:rsidP="005E2418">
      <w:pPr>
        <w:rPr>
          <w:szCs w:val="24"/>
        </w:rPr>
      </w:pPr>
      <w:r w:rsidRPr="0005402F">
        <w:rPr>
          <w:szCs w:val="24"/>
        </w:rPr>
        <w:lastRenderedPageBreak/>
        <w:t xml:space="preserve">Since some of the importers have tried to circumvent mandatory IMEI registration, </w:t>
      </w:r>
      <w:r w:rsidR="00B03315" w:rsidRPr="0005402F">
        <w:rPr>
          <w:szCs w:val="24"/>
        </w:rPr>
        <w:t xml:space="preserve">the </w:t>
      </w:r>
      <w:r w:rsidR="00495A96" w:rsidRPr="0005402F">
        <w:rPr>
          <w:szCs w:val="24"/>
        </w:rPr>
        <w:t>UZIMEI</w:t>
      </w:r>
      <w:r w:rsidR="00B03315" w:rsidRPr="0005402F">
        <w:rPr>
          <w:szCs w:val="24"/>
        </w:rPr>
        <w:t xml:space="preserve"> system</w:t>
      </w:r>
      <w:r w:rsidRPr="0005402F">
        <w:rPr>
          <w:szCs w:val="24"/>
        </w:rPr>
        <w:t xml:space="preserve"> had to refine business processes for 1.5 years. Processes also had to be changed because of the pandemic COVID</w:t>
      </w:r>
      <w:r w:rsidR="005E2418" w:rsidRPr="0005402F">
        <w:rPr>
          <w:szCs w:val="24"/>
        </w:rPr>
        <w:noBreakHyphen/>
      </w:r>
      <w:r w:rsidRPr="0005402F">
        <w:rPr>
          <w:szCs w:val="24"/>
        </w:rPr>
        <w:t xml:space="preserve">19 (lockdown) and due to regulatory changes. Since all </w:t>
      </w:r>
      <w:r w:rsidR="00E26482" w:rsidRPr="0005402F">
        <w:rPr>
          <w:szCs w:val="24"/>
        </w:rPr>
        <w:t xml:space="preserve">the </w:t>
      </w:r>
      <w:r w:rsidRPr="0005402F">
        <w:rPr>
          <w:szCs w:val="24"/>
        </w:rPr>
        <w:t xml:space="preserve">parts of the UZIMEI system </w:t>
      </w:r>
      <w:r w:rsidR="001D0700" w:rsidRPr="0005402F">
        <w:rPr>
          <w:szCs w:val="24"/>
        </w:rPr>
        <w:t xml:space="preserve">were </w:t>
      </w:r>
      <w:r w:rsidRPr="0005402F">
        <w:rPr>
          <w:szCs w:val="24"/>
        </w:rPr>
        <w:t>from one supplier, it was possible to do it quickly.</w:t>
      </w:r>
    </w:p>
    <w:p w14:paraId="2E98BD38" w14:textId="5C90796D" w:rsidR="00D21536" w:rsidRPr="0005402F" w:rsidRDefault="005E2418" w:rsidP="005E2418">
      <w:pPr>
        <w:pStyle w:val="Headingb"/>
        <w:rPr>
          <w:szCs w:val="24"/>
        </w:rPr>
      </w:pPr>
      <w:r w:rsidRPr="0005402F">
        <w:rPr>
          <w:szCs w:val="24"/>
        </w:rPr>
        <w:t>•</w:t>
      </w:r>
      <w:r w:rsidR="0093197E" w:rsidRPr="00A64CB7">
        <w:rPr>
          <w:szCs w:val="24"/>
        </w:rPr>
        <w:tab/>
      </w:r>
      <w:r w:rsidR="00D21536" w:rsidRPr="0005402F">
        <w:rPr>
          <w:szCs w:val="24"/>
        </w:rPr>
        <w:t>Description of use case</w:t>
      </w:r>
      <w:r w:rsidR="00894970" w:rsidRPr="0005402F">
        <w:rPr>
          <w:szCs w:val="24"/>
        </w:rPr>
        <w:t>'</w:t>
      </w:r>
      <w:r w:rsidR="00D21536" w:rsidRPr="0005402F">
        <w:rPr>
          <w:szCs w:val="24"/>
        </w:rPr>
        <w:t>s solution</w:t>
      </w:r>
    </w:p>
    <w:p w14:paraId="349FE35D" w14:textId="28FA7C19" w:rsidR="00D21536" w:rsidRPr="0005402F" w:rsidRDefault="00D21536" w:rsidP="005E2418">
      <w:pPr>
        <w:rPr>
          <w:szCs w:val="24"/>
        </w:rPr>
      </w:pPr>
      <w:r w:rsidRPr="0005402F">
        <w:rPr>
          <w:szCs w:val="24"/>
        </w:rPr>
        <w:t xml:space="preserve">To solve the main problems, it was decided to prohibit the use </w:t>
      </w:r>
      <w:r w:rsidR="005C4AEB" w:rsidRPr="0005402F">
        <w:rPr>
          <w:szCs w:val="24"/>
        </w:rPr>
        <w:t>o</w:t>
      </w:r>
      <w:r w:rsidR="00C60576" w:rsidRPr="0005402F">
        <w:rPr>
          <w:szCs w:val="24"/>
        </w:rPr>
        <w:t xml:space="preserve">f the IMEIs </w:t>
      </w:r>
      <w:r w:rsidRPr="0005402F">
        <w:rPr>
          <w:szCs w:val="24"/>
        </w:rPr>
        <w:t xml:space="preserve">in </w:t>
      </w:r>
      <w:r w:rsidR="00150562" w:rsidRPr="0005402F">
        <w:rPr>
          <w:szCs w:val="24"/>
        </w:rPr>
        <w:t xml:space="preserve">the </w:t>
      </w:r>
      <w:r w:rsidRPr="0005402F">
        <w:rPr>
          <w:szCs w:val="24"/>
        </w:rPr>
        <w:t>cellular networks of Uzbekistan th</w:t>
      </w:r>
      <w:r w:rsidR="00C60576" w:rsidRPr="0005402F">
        <w:rPr>
          <w:szCs w:val="24"/>
        </w:rPr>
        <w:t>ose</w:t>
      </w:r>
      <w:r w:rsidRPr="0005402F">
        <w:rPr>
          <w:szCs w:val="24"/>
        </w:rPr>
        <w:t xml:space="preserve"> that have not passed customs clearance. To </w:t>
      </w:r>
      <w:r w:rsidR="005C4AEB" w:rsidRPr="0005402F">
        <w:rPr>
          <w:szCs w:val="24"/>
        </w:rPr>
        <w:t>implement this</w:t>
      </w:r>
      <w:r w:rsidRPr="0005402F">
        <w:rPr>
          <w:szCs w:val="24"/>
        </w:rPr>
        <w:t xml:space="preserve">, an IMEI </w:t>
      </w:r>
      <w:r w:rsidR="00AE5C30">
        <w:rPr>
          <w:szCs w:val="24"/>
        </w:rPr>
        <w:t>permitted-list</w:t>
      </w:r>
      <w:r w:rsidRPr="0005402F">
        <w:rPr>
          <w:szCs w:val="24"/>
        </w:rPr>
        <w:t xml:space="preserve"> is created. </w:t>
      </w:r>
      <w:r w:rsidR="007A7836" w:rsidRPr="0005402F">
        <w:rPr>
          <w:szCs w:val="24"/>
        </w:rPr>
        <w:t>I</w:t>
      </w:r>
      <w:r w:rsidRPr="0005402F">
        <w:rPr>
          <w:szCs w:val="24"/>
        </w:rPr>
        <w:t>n the networks of Uzbekistan MNOs</w:t>
      </w:r>
      <w:r w:rsidR="00B957D3" w:rsidRPr="0005402F">
        <w:rPr>
          <w:szCs w:val="24"/>
        </w:rPr>
        <w:t>,</w:t>
      </w:r>
      <w:r w:rsidRPr="0005402F">
        <w:rPr>
          <w:szCs w:val="24"/>
        </w:rPr>
        <w:t xml:space="preserve"> only those IMEI</w:t>
      </w:r>
      <w:r w:rsidR="007A7836" w:rsidRPr="0005402F">
        <w:rPr>
          <w:szCs w:val="24"/>
        </w:rPr>
        <w:t>s</w:t>
      </w:r>
      <w:r w:rsidRPr="0005402F">
        <w:rPr>
          <w:szCs w:val="24"/>
        </w:rPr>
        <w:t xml:space="preserve">, which are in the </w:t>
      </w:r>
      <w:r w:rsidR="00AE5C30">
        <w:rPr>
          <w:szCs w:val="24"/>
        </w:rPr>
        <w:t>permitted-list</w:t>
      </w:r>
      <w:r w:rsidR="00FC78D7" w:rsidRPr="0005402F">
        <w:rPr>
          <w:szCs w:val="24"/>
        </w:rPr>
        <w:t xml:space="preserve"> are allowed to be registered</w:t>
      </w:r>
      <w:r w:rsidRPr="0005402F">
        <w:rPr>
          <w:szCs w:val="24"/>
        </w:rPr>
        <w:t xml:space="preserve">. IMEI can be included in this </w:t>
      </w:r>
      <w:r w:rsidR="00AE5C30">
        <w:rPr>
          <w:szCs w:val="24"/>
        </w:rPr>
        <w:t>permitted-list</w:t>
      </w:r>
      <w:r w:rsidRPr="0005402F">
        <w:rPr>
          <w:szCs w:val="24"/>
        </w:rPr>
        <w:t xml:space="preserve"> </w:t>
      </w:r>
      <w:r w:rsidR="00B957D3" w:rsidRPr="0005402F">
        <w:rPr>
          <w:szCs w:val="24"/>
        </w:rPr>
        <w:t>in</w:t>
      </w:r>
      <w:r w:rsidRPr="0005402F">
        <w:rPr>
          <w:szCs w:val="24"/>
        </w:rPr>
        <w:t xml:space="preserve"> the following ways:</w:t>
      </w:r>
    </w:p>
    <w:p w14:paraId="74E22E57" w14:textId="031EB902" w:rsidR="00D21536" w:rsidRPr="0005402F" w:rsidRDefault="0093197E" w:rsidP="005E2418">
      <w:pPr>
        <w:pStyle w:val="enumlev1"/>
        <w:rPr>
          <w:szCs w:val="24"/>
        </w:rPr>
      </w:pPr>
      <w:r w:rsidRPr="0005402F">
        <w:rPr>
          <w:szCs w:val="24"/>
        </w:rPr>
        <w:t>1)</w:t>
      </w:r>
      <w:r w:rsidRPr="0005402F">
        <w:rPr>
          <w:szCs w:val="24"/>
        </w:rPr>
        <w:tab/>
      </w:r>
      <w:r w:rsidR="00D21536" w:rsidRPr="0005402F">
        <w:rPr>
          <w:szCs w:val="24"/>
        </w:rPr>
        <w:t>All IMEIs that were found in the country</w:t>
      </w:r>
      <w:r w:rsidR="00894970" w:rsidRPr="0005402F">
        <w:rPr>
          <w:szCs w:val="24"/>
        </w:rPr>
        <w:t>'</w:t>
      </w:r>
      <w:r w:rsidR="00D21536" w:rsidRPr="0005402F">
        <w:rPr>
          <w:szCs w:val="24"/>
        </w:rPr>
        <w:t xml:space="preserve">s mobile networks before the system was launched were </w:t>
      </w:r>
      <w:r w:rsidR="00246C4F" w:rsidRPr="0005402F">
        <w:rPr>
          <w:szCs w:val="24"/>
        </w:rPr>
        <w:t>added to</w:t>
      </w:r>
      <w:r w:rsidR="00D21536" w:rsidRPr="0005402F">
        <w:rPr>
          <w:szCs w:val="24"/>
        </w:rPr>
        <w:t xml:space="preserve"> the amnesty list – this is part of the </w:t>
      </w:r>
      <w:r w:rsidR="00AE5C30">
        <w:rPr>
          <w:szCs w:val="24"/>
        </w:rPr>
        <w:t>permitted-list</w:t>
      </w:r>
      <w:r w:rsidR="00D21536" w:rsidRPr="0005402F">
        <w:rPr>
          <w:szCs w:val="24"/>
        </w:rPr>
        <w:t xml:space="preserve">. For this purpose, EIRs were launched before mandatory registration. From </w:t>
      </w:r>
      <w:r w:rsidR="00C76043" w:rsidRPr="0005402F">
        <w:rPr>
          <w:szCs w:val="24"/>
        </w:rPr>
        <w:t xml:space="preserve">1 </w:t>
      </w:r>
      <w:r w:rsidR="00D21536" w:rsidRPr="0005402F">
        <w:rPr>
          <w:szCs w:val="24"/>
        </w:rPr>
        <w:t>April</w:t>
      </w:r>
      <w:r w:rsidR="00C76043" w:rsidRPr="0005402F">
        <w:rPr>
          <w:szCs w:val="24"/>
        </w:rPr>
        <w:t>,</w:t>
      </w:r>
      <w:r w:rsidR="00D21536" w:rsidRPr="0005402F">
        <w:rPr>
          <w:szCs w:val="24"/>
        </w:rPr>
        <w:t xml:space="preserve"> 2019 to </w:t>
      </w:r>
      <w:r w:rsidR="00C76043" w:rsidRPr="0005402F">
        <w:rPr>
          <w:szCs w:val="24"/>
        </w:rPr>
        <w:t xml:space="preserve">1 </w:t>
      </w:r>
      <w:r w:rsidR="00D21536" w:rsidRPr="0005402F">
        <w:rPr>
          <w:szCs w:val="24"/>
        </w:rPr>
        <w:t>November, 2019, auto-registration was performed</w:t>
      </w:r>
      <w:r w:rsidR="00D74639" w:rsidRPr="0005402F">
        <w:rPr>
          <w:szCs w:val="24"/>
        </w:rPr>
        <w:t> –</w:t>
      </w:r>
      <w:r w:rsidR="00D21536" w:rsidRPr="0005402F">
        <w:rPr>
          <w:szCs w:val="24"/>
        </w:rPr>
        <w:t xml:space="preserve"> EIRs all</w:t>
      </w:r>
      <w:r w:rsidR="00C76043" w:rsidRPr="0005402F">
        <w:rPr>
          <w:szCs w:val="24"/>
        </w:rPr>
        <w:t>owed</w:t>
      </w:r>
      <w:r w:rsidR="00D21536" w:rsidRPr="0005402F">
        <w:rPr>
          <w:szCs w:val="24"/>
        </w:rPr>
        <w:t xml:space="preserve"> IMEIs into the network and sent </w:t>
      </w:r>
      <w:r w:rsidR="007B248C" w:rsidRPr="0005402F">
        <w:rPr>
          <w:szCs w:val="24"/>
        </w:rPr>
        <w:t xml:space="preserve">them </w:t>
      </w:r>
      <w:r w:rsidR="00D21536" w:rsidRPr="0005402F">
        <w:rPr>
          <w:szCs w:val="24"/>
        </w:rPr>
        <w:t>to CEIR, where they were placed on the amnesty list.</w:t>
      </w:r>
    </w:p>
    <w:p w14:paraId="2418AB5B" w14:textId="0517825B" w:rsidR="00D21536" w:rsidRPr="0005402F" w:rsidRDefault="0093197E" w:rsidP="005E2418">
      <w:pPr>
        <w:pStyle w:val="enumlev1"/>
        <w:rPr>
          <w:szCs w:val="24"/>
        </w:rPr>
      </w:pPr>
      <w:r w:rsidRPr="0005402F">
        <w:rPr>
          <w:szCs w:val="24"/>
        </w:rPr>
        <w:t>2)</w:t>
      </w:r>
      <w:r w:rsidRPr="0005402F">
        <w:rPr>
          <w:szCs w:val="24"/>
        </w:rPr>
        <w:tab/>
      </w:r>
      <w:r w:rsidR="00D21536" w:rsidRPr="0005402F">
        <w:rPr>
          <w:szCs w:val="24"/>
        </w:rPr>
        <w:t xml:space="preserve">Only correct IMEIs were placed in the amnesty list (verification by the TAC list allocated by GSMA). Registrations of incorrect IMEIs were allowed until </w:t>
      </w:r>
      <w:r w:rsidR="00D453BA" w:rsidRPr="0005402F">
        <w:rPr>
          <w:szCs w:val="24"/>
        </w:rPr>
        <w:t xml:space="preserve">1 </w:t>
      </w:r>
      <w:r w:rsidR="00D21536" w:rsidRPr="0005402F">
        <w:rPr>
          <w:szCs w:val="24"/>
        </w:rPr>
        <w:t>November</w:t>
      </w:r>
      <w:r w:rsidR="0035386B" w:rsidRPr="0005402F">
        <w:rPr>
          <w:szCs w:val="24"/>
        </w:rPr>
        <w:t>,</w:t>
      </w:r>
      <w:r w:rsidR="00D21536" w:rsidRPr="0005402F">
        <w:rPr>
          <w:szCs w:val="24"/>
        </w:rPr>
        <w:t xml:space="preserve"> 2019 and IMEI-IMSI bundles were created for these IMEIs</w:t>
      </w:r>
      <w:r w:rsidR="00D74639" w:rsidRPr="0005402F">
        <w:rPr>
          <w:szCs w:val="24"/>
        </w:rPr>
        <w:t> –</w:t>
      </w:r>
      <w:r w:rsidR="00D21536" w:rsidRPr="0005402F">
        <w:rPr>
          <w:szCs w:val="24"/>
        </w:rPr>
        <w:t xml:space="preserve"> a bundle </w:t>
      </w:r>
      <w:r w:rsidR="00AE5C30">
        <w:rPr>
          <w:szCs w:val="24"/>
        </w:rPr>
        <w:t>permitted-list</w:t>
      </w:r>
      <w:r w:rsidR="00D21536" w:rsidRPr="0005402F">
        <w:rPr>
          <w:szCs w:val="24"/>
        </w:rPr>
        <w:t>. For IMEI from these bundles, registration in the operator</w:t>
      </w:r>
      <w:r w:rsidR="00894970" w:rsidRPr="0005402F">
        <w:rPr>
          <w:szCs w:val="24"/>
        </w:rPr>
        <w:t>'</w:t>
      </w:r>
      <w:r w:rsidR="00D21536" w:rsidRPr="0005402F">
        <w:rPr>
          <w:szCs w:val="24"/>
        </w:rPr>
        <w:t xml:space="preserve">s network is allowed only if they are used with the same SIM cards (IMSI). After </w:t>
      </w:r>
      <w:r w:rsidR="0035386B" w:rsidRPr="0005402F">
        <w:rPr>
          <w:szCs w:val="24"/>
        </w:rPr>
        <w:t xml:space="preserve">1 </w:t>
      </w:r>
      <w:r w:rsidR="00D21536" w:rsidRPr="0005402F">
        <w:rPr>
          <w:szCs w:val="24"/>
        </w:rPr>
        <w:t>November</w:t>
      </w:r>
      <w:r w:rsidR="0035386B" w:rsidRPr="0005402F">
        <w:rPr>
          <w:szCs w:val="24"/>
        </w:rPr>
        <w:t>,</w:t>
      </w:r>
      <w:r w:rsidR="00D21536" w:rsidRPr="0005402F">
        <w:rPr>
          <w:szCs w:val="24"/>
        </w:rPr>
        <w:t xml:space="preserve"> 2019 registration and creation of new bundles for incorrect IMEIs is prohibited. This is how the distribution of counterfeit mobile devices was prevented.</w:t>
      </w:r>
    </w:p>
    <w:p w14:paraId="61727D53" w14:textId="3261C669" w:rsidR="00D21536" w:rsidRPr="0005402F" w:rsidRDefault="0093197E" w:rsidP="005E2418">
      <w:pPr>
        <w:pStyle w:val="enumlev1"/>
        <w:rPr>
          <w:szCs w:val="24"/>
        </w:rPr>
      </w:pPr>
      <w:r w:rsidRPr="0005402F">
        <w:rPr>
          <w:szCs w:val="24"/>
        </w:rPr>
        <w:t>3)</w:t>
      </w:r>
      <w:r w:rsidRPr="0005402F">
        <w:rPr>
          <w:szCs w:val="24"/>
        </w:rPr>
        <w:tab/>
      </w:r>
      <w:r w:rsidR="00D21536" w:rsidRPr="0005402F">
        <w:rPr>
          <w:szCs w:val="24"/>
        </w:rPr>
        <w:t xml:space="preserve">The analysis of registration events from </w:t>
      </w:r>
      <w:r w:rsidR="009F2F41" w:rsidRPr="0005402F">
        <w:rPr>
          <w:szCs w:val="24"/>
        </w:rPr>
        <w:t xml:space="preserve">1 </w:t>
      </w:r>
      <w:r w:rsidR="00D21536" w:rsidRPr="0005402F">
        <w:rPr>
          <w:szCs w:val="24"/>
        </w:rPr>
        <w:t>April 2019</w:t>
      </w:r>
      <w:r w:rsidR="009F2F41" w:rsidRPr="0005402F">
        <w:rPr>
          <w:szCs w:val="24"/>
        </w:rPr>
        <w:t>,</w:t>
      </w:r>
      <w:r w:rsidR="00D21536" w:rsidRPr="0005402F">
        <w:rPr>
          <w:szCs w:val="24"/>
        </w:rPr>
        <w:t xml:space="preserve"> to </w:t>
      </w:r>
      <w:r w:rsidR="00184DBC" w:rsidRPr="0005402F">
        <w:rPr>
          <w:szCs w:val="24"/>
        </w:rPr>
        <w:t xml:space="preserve">1 </w:t>
      </w:r>
      <w:r w:rsidR="00D21536" w:rsidRPr="0005402F">
        <w:rPr>
          <w:szCs w:val="24"/>
        </w:rPr>
        <w:t>November, 2019 revealed duplicate IMEIs. For these IMEI, the IMEI-IMSI bundles were created</w:t>
      </w:r>
      <w:r w:rsidR="00D74639" w:rsidRPr="0005402F">
        <w:rPr>
          <w:szCs w:val="24"/>
        </w:rPr>
        <w:t> –</w:t>
      </w:r>
      <w:r w:rsidR="00D21536" w:rsidRPr="0005402F">
        <w:rPr>
          <w:szCs w:val="24"/>
        </w:rPr>
        <w:t xml:space="preserve"> a bundled </w:t>
      </w:r>
      <w:r w:rsidR="00AE5C30">
        <w:rPr>
          <w:szCs w:val="24"/>
        </w:rPr>
        <w:t>permitted-list</w:t>
      </w:r>
      <w:r w:rsidR="00D21536" w:rsidRPr="0005402F">
        <w:rPr>
          <w:szCs w:val="24"/>
        </w:rPr>
        <w:t>. For IMEI from these bundles, registration in the operator</w:t>
      </w:r>
      <w:r w:rsidR="00894970" w:rsidRPr="0005402F">
        <w:rPr>
          <w:szCs w:val="24"/>
        </w:rPr>
        <w:t>'</w:t>
      </w:r>
      <w:r w:rsidR="00D21536" w:rsidRPr="0005402F">
        <w:rPr>
          <w:szCs w:val="24"/>
        </w:rPr>
        <w:t>s network is allowed only if they are used with the same SIM cards (IMSI). In this way, the distribution of devices with duplicate IMEIs was prevented.</w:t>
      </w:r>
    </w:p>
    <w:p w14:paraId="003ECCFF" w14:textId="2AF5A899" w:rsidR="00D21536" w:rsidRPr="0005402F" w:rsidRDefault="0093197E" w:rsidP="005E2418">
      <w:pPr>
        <w:pStyle w:val="enumlev1"/>
        <w:rPr>
          <w:szCs w:val="24"/>
        </w:rPr>
      </w:pPr>
      <w:r w:rsidRPr="0005402F">
        <w:rPr>
          <w:szCs w:val="24"/>
        </w:rPr>
        <w:t>4)</w:t>
      </w:r>
      <w:r w:rsidRPr="0005402F">
        <w:rPr>
          <w:szCs w:val="24"/>
        </w:rPr>
        <w:tab/>
      </w:r>
      <w:r w:rsidR="003015EE" w:rsidRPr="0005402F">
        <w:rPr>
          <w:szCs w:val="24"/>
        </w:rPr>
        <w:t>T</w:t>
      </w:r>
      <w:r w:rsidR="00D21536" w:rsidRPr="0005402F">
        <w:rPr>
          <w:szCs w:val="24"/>
        </w:rPr>
        <w:t xml:space="preserve">o </w:t>
      </w:r>
      <w:r w:rsidR="003015EE" w:rsidRPr="0005402F">
        <w:rPr>
          <w:szCs w:val="24"/>
        </w:rPr>
        <w:t>add</w:t>
      </w:r>
      <w:r w:rsidR="00D21536" w:rsidRPr="0005402F">
        <w:rPr>
          <w:szCs w:val="24"/>
        </w:rPr>
        <w:t xml:space="preserve"> the IMEI of their devices on the </w:t>
      </w:r>
      <w:r w:rsidR="00AE5C30">
        <w:rPr>
          <w:szCs w:val="24"/>
        </w:rPr>
        <w:t>permitted-list</w:t>
      </w:r>
      <w:r w:rsidR="00D21536" w:rsidRPr="0005402F">
        <w:rPr>
          <w:szCs w:val="24"/>
        </w:rPr>
        <w:t xml:space="preserve"> </w:t>
      </w:r>
      <w:r w:rsidR="003015EE" w:rsidRPr="0005402F">
        <w:rPr>
          <w:szCs w:val="24"/>
        </w:rPr>
        <w:t xml:space="preserve">importers </w:t>
      </w:r>
      <w:r w:rsidR="00D21536" w:rsidRPr="0005402F">
        <w:rPr>
          <w:szCs w:val="24"/>
        </w:rPr>
        <w:t>must submit a customs declaration and pay the UZIMEI operator a fee for each IMEI. There can be no more devices in one application than in the declaration. One declaration can be used part-by-part</w:t>
      </w:r>
      <w:r w:rsidR="00D74639" w:rsidRPr="0005402F">
        <w:rPr>
          <w:szCs w:val="24"/>
        </w:rPr>
        <w:t> –</w:t>
      </w:r>
      <w:r w:rsidR="00D21536" w:rsidRPr="0005402F">
        <w:rPr>
          <w:szCs w:val="24"/>
        </w:rPr>
        <w:t xml:space="preserve"> in more than one application for registration. CEIR is integrated with the database of the </w:t>
      </w:r>
      <w:r w:rsidR="004831EE" w:rsidRPr="0005402F">
        <w:rPr>
          <w:szCs w:val="24"/>
        </w:rPr>
        <w:t>s</w:t>
      </w:r>
      <w:r w:rsidR="00D21536" w:rsidRPr="0005402F">
        <w:rPr>
          <w:szCs w:val="24"/>
        </w:rPr>
        <w:t xml:space="preserve">tate </w:t>
      </w:r>
      <w:r w:rsidR="004831EE" w:rsidRPr="0005402F">
        <w:rPr>
          <w:szCs w:val="24"/>
        </w:rPr>
        <w:t>c</w:t>
      </w:r>
      <w:r w:rsidR="00D21536" w:rsidRPr="0005402F">
        <w:rPr>
          <w:szCs w:val="24"/>
        </w:rPr>
        <w:t xml:space="preserve">ustoms </w:t>
      </w:r>
      <w:r w:rsidR="004831EE" w:rsidRPr="0005402F">
        <w:rPr>
          <w:szCs w:val="24"/>
        </w:rPr>
        <w:t>c</w:t>
      </w:r>
      <w:r w:rsidR="00D21536" w:rsidRPr="0005402F">
        <w:rPr>
          <w:szCs w:val="24"/>
        </w:rPr>
        <w:t>ommittee to check declarations.</w:t>
      </w:r>
    </w:p>
    <w:p w14:paraId="044AFF13" w14:textId="367834F1" w:rsidR="00D21536" w:rsidRPr="0005402F" w:rsidRDefault="0093197E" w:rsidP="005E2418">
      <w:pPr>
        <w:pStyle w:val="enumlev1"/>
        <w:rPr>
          <w:szCs w:val="24"/>
        </w:rPr>
      </w:pPr>
      <w:r w:rsidRPr="0005402F">
        <w:rPr>
          <w:szCs w:val="24"/>
        </w:rPr>
        <w:t>5)</w:t>
      </w:r>
      <w:r w:rsidRPr="0005402F">
        <w:rPr>
          <w:szCs w:val="24"/>
        </w:rPr>
        <w:tab/>
      </w:r>
      <w:r w:rsidR="00D21536" w:rsidRPr="0005402F">
        <w:rPr>
          <w:szCs w:val="24"/>
        </w:rPr>
        <w:t>Local manufacturers have to pay UZIMEI operator</w:t>
      </w:r>
      <w:r w:rsidR="005E5DFF" w:rsidRPr="0005402F">
        <w:rPr>
          <w:szCs w:val="24"/>
        </w:rPr>
        <w:t>s</w:t>
      </w:r>
      <w:r w:rsidR="00D21536" w:rsidRPr="0005402F">
        <w:rPr>
          <w:szCs w:val="24"/>
        </w:rPr>
        <w:t xml:space="preserve"> a fee for each IMEI to </w:t>
      </w:r>
      <w:r w:rsidR="00AE5C30">
        <w:rPr>
          <w:szCs w:val="24"/>
        </w:rPr>
        <w:t>permitted-list</w:t>
      </w:r>
      <w:r w:rsidR="00D21536" w:rsidRPr="0005402F">
        <w:rPr>
          <w:szCs w:val="24"/>
        </w:rPr>
        <w:t xml:space="preserve"> their devices. They are allowed to submit IMEIs only with certain TACs.</w:t>
      </w:r>
    </w:p>
    <w:p w14:paraId="4C28245D" w14:textId="0E742717" w:rsidR="00D21536" w:rsidRPr="0005402F" w:rsidRDefault="0093197E" w:rsidP="005E2418">
      <w:pPr>
        <w:pStyle w:val="enumlev1"/>
        <w:rPr>
          <w:szCs w:val="24"/>
        </w:rPr>
      </w:pPr>
      <w:r w:rsidRPr="0005402F">
        <w:rPr>
          <w:szCs w:val="24"/>
        </w:rPr>
        <w:t>6)</w:t>
      </w:r>
      <w:r w:rsidRPr="0005402F">
        <w:rPr>
          <w:szCs w:val="24"/>
        </w:rPr>
        <w:tab/>
      </w:r>
      <w:r w:rsidR="00D21536" w:rsidRPr="0005402F">
        <w:rPr>
          <w:szCs w:val="24"/>
        </w:rPr>
        <w:t xml:space="preserve">Individuals must pay the UZIMEI operator a fee for each IMEI to put the IMEI of their devices on the </w:t>
      </w:r>
      <w:r w:rsidR="00AE5C30">
        <w:rPr>
          <w:szCs w:val="24"/>
        </w:rPr>
        <w:t>permitted-list</w:t>
      </w:r>
      <w:r w:rsidR="00D21536" w:rsidRPr="0005402F">
        <w:rPr>
          <w:szCs w:val="24"/>
        </w:rPr>
        <w:t xml:space="preserve">. At the same time, compliance with the customs legislation is checked. The conditions are quite complicated, as </w:t>
      </w:r>
      <w:r w:rsidR="00521762" w:rsidRPr="0005402F">
        <w:rPr>
          <w:szCs w:val="24"/>
        </w:rPr>
        <w:t>it</w:t>
      </w:r>
      <w:r w:rsidR="00D21536" w:rsidRPr="0005402F">
        <w:rPr>
          <w:szCs w:val="24"/>
        </w:rPr>
        <w:t xml:space="preserve"> stipulate</w:t>
      </w:r>
      <w:r w:rsidR="00521762" w:rsidRPr="0005402F">
        <w:rPr>
          <w:szCs w:val="24"/>
        </w:rPr>
        <w:t>s</w:t>
      </w:r>
      <w:r w:rsidR="00D21536" w:rsidRPr="0005402F">
        <w:rPr>
          <w:szCs w:val="24"/>
        </w:rPr>
        <w:t xml:space="preserve"> the cases when a person can import a mobile device for free. In other cases, </w:t>
      </w:r>
      <w:r w:rsidR="00DA738B" w:rsidRPr="0005402F">
        <w:rPr>
          <w:szCs w:val="24"/>
        </w:rPr>
        <w:t>t</w:t>
      </w:r>
      <w:r w:rsidR="00D21536" w:rsidRPr="0005402F">
        <w:rPr>
          <w:szCs w:val="24"/>
        </w:rPr>
        <w:t>he</w:t>
      </w:r>
      <w:r w:rsidR="00DA738B" w:rsidRPr="0005402F">
        <w:rPr>
          <w:szCs w:val="24"/>
        </w:rPr>
        <w:t xml:space="preserve"> person</w:t>
      </w:r>
      <w:r w:rsidR="00D21536" w:rsidRPr="0005402F">
        <w:rPr>
          <w:szCs w:val="24"/>
        </w:rPr>
        <w:t xml:space="preserve"> must go through customs procedures and present a customs declaration or a customs receipt order. All these conditions are checked and controlled at the CEIR. For this purpose, the CEIR is integrated with the database of the </w:t>
      </w:r>
      <w:r w:rsidR="00EE69FA" w:rsidRPr="0005402F">
        <w:rPr>
          <w:szCs w:val="24"/>
        </w:rPr>
        <w:t>s</w:t>
      </w:r>
      <w:r w:rsidR="00D21536" w:rsidRPr="0005402F">
        <w:rPr>
          <w:szCs w:val="24"/>
        </w:rPr>
        <w:t xml:space="preserve">tate </w:t>
      </w:r>
      <w:r w:rsidR="00EE69FA" w:rsidRPr="0005402F">
        <w:rPr>
          <w:szCs w:val="24"/>
        </w:rPr>
        <w:t>c</w:t>
      </w:r>
      <w:r w:rsidR="00D21536" w:rsidRPr="0005402F">
        <w:rPr>
          <w:szCs w:val="24"/>
        </w:rPr>
        <w:t xml:space="preserve">ustoms </w:t>
      </w:r>
      <w:r w:rsidR="00EE69FA" w:rsidRPr="0005402F">
        <w:rPr>
          <w:szCs w:val="24"/>
        </w:rPr>
        <w:t>c</w:t>
      </w:r>
      <w:r w:rsidR="00D21536" w:rsidRPr="0005402F">
        <w:rPr>
          <w:szCs w:val="24"/>
        </w:rPr>
        <w:t xml:space="preserve">ommittee (checking the </w:t>
      </w:r>
      <w:r w:rsidR="00EE69FA" w:rsidRPr="0005402F">
        <w:rPr>
          <w:szCs w:val="24"/>
        </w:rPr>
        <w:t>c</w:t>
      </w:r>
      <w:r w:rsidR="00D21536" w:rsidRPr="0005402F">
        <w:rPr>
          <w:szCs w:val="24"/>
        </w:rPr>
        <w:t xml:space="preserve">ustoms declarations and customs receipt orders) and the database of the </w:t>
      </w:r>
      <w:r w:rsidR="00EE69FA" w:rsidRPr="0005402F">
        <w:rPr>
          <w:szCs w:val="24"/>
        </w:rPr>
        <w:t>s</w:t>
      </w:r>
      <w:r w:rsidR="00D21536" w:rsidRPr="0005402F">
        <w:rPr>
          <w:szCs w:val="24"/>
        </w:rPr>
        <w:t xml:space="preserve">tate </w:t>
      </w:r>
      <w:r w:rsidR="00EE69FA" w:rsidRPr="0005402F">
        <w:rPr>
          <w:szCs w:val="24"/>
        </w:rPr>
        <w:t>p</w:t>
      </w:r>
      <w:r w:rsidR="00D21536" w:rsidRPr="0005402F">
        <w:rPr>
          <w:szCs w:val="24"/>
        </w:rPr>
        <w:t xml:space="preserve">ersonalization </w:t>
      </w:r>
      <w:r w:rsidR="00EE69FA" w:rsidRPr="0005402F">
        <w:rPr>
          <w:szCs w:val="24"/>
        </w:rPr>
        <w:t>c</w:t>
      </w:r>
      <w:r w:rsidR="00D21536" w:rsidRPr="0005402F">
        <w:rPr>
          <w:szCs w:val="24"/>
        </w:rPr>
        <w:t>entr</w:t>
      </w:r>
      <w:r w:rsidR="00BC640D" w:rsidRPr="0005402F">
        <w:rPr>
          <w:szCs w:val="24"/>
        </w:rPr>
        <w:t>e</w:t>
      </w:r>
      <w:r w:rsidR="00D21536" w:rsidRPr="0005402F">
        <w:rPr>
          <w:szCs w:val="24"/>
        </w:rPr>
        <w:t xml:space="preserve"> (checking the method and date of entry of an individual into the country).</w:t>
      </w:r>
    </w:p>
    <w:p w14:paraId="3B07EF4B" w14:textId="0AA234BE" w:rsidR="00D21536" w:rsidRPr="0005402F" w:rsidRDefault="0093197E" w:rsidP="005E2418">
      <w:pPr>
        <w:pStyle w:val="enumlev1"/>
        <w:rPr>
          <w:szCs w:val="24"/>
        </w:rPr>
      </w:pPr>
      <w:r w:rsidRPr="0005402F">
        <w:rPr>
          <w:szCs w:val="24"/>
        </w:rPr>
        <w:t>7)</w:t>
      </w:r>
      <w:r w:rsidRPr="0005402F">
        <w:rPr>
          <w:szCs w:val="24"/>
        </w:rPr>
        <w:tab/>
      </w:r>
      <w:r w:rsidR="00D21536" w:rsidRPr="0005402F">
        <w:rPr>
          <w:szCs w:val="24"/>
        </w:rPr>
        <w:t xml:space="preserve">Foreigners can also apply for adding IMEI to the CEIR </w:t>
      </w:r>
      <w:r w:rsidR="00AE5C30">
        <w:rPr>
          <w:szCs w:val="24"/>
        </w:rPr>
        <w:t>permitted-list</w:t>
      </w:r>
      <w:r w:rsidR="00D21536" w:rsidRPr="0005402F">
        <w:rPr>
          <w:szCs w:val="24"/>
        </w:rPr>
        <w:t xml:space="preserve">. </w:t>
      </w:r>
      <w:r w:rsidR="00EB0D54" w:rsidRPr="0005402F">
        <w:rPr>
          <w:szCs w:val="24"/>
        </w:rPr>
        <w:t>Foreigners</w:t>
      </w:r>
      <w:r w:rsidR="00D21536" w:rsidRPr="0005402F">
        <w:rPr>
          <w:szCs w:val="24"/>
        </w:rPr>
        <w:t>, like Uzbek</w:t>
      </w:r>
      <w:r w:rsidR="00480D58" w:rsidRPr="0005402F">
        <w:rPr>
          <w:szCs w:val="24"/>
        </w:rPr>
        <w:t>istan</w:t>
      </w:r>
      <w:r w:rsidR="00D21536" w:rsidRPr="0005402F">
        <w:rPr>
          <w:szCs w:val="24"/>
        </w:rPr>
        <w:t xml:space="preserve"> citizens, have to pay the UZIMEI operator a fee for each IMEI. There are no customs clearance checks for foreigners, but there is a limit to the number of devices that can be registered to one foreign passport in a certain period.</w:t>
      </w:r>
    </w:p>
    <w:p w14:paraId="3A73EC55" w14:textId="031A78F1" w:rsidR="00D21536" w:rsidRPr="0005402F" w:rsidRDefault="00D21536" w:rsidP="005E2418">
      <w:pPr>
        <w:rPr>
          <w:szCs w:val="24"/>
        </w:rPr>
      </w:pPr>
      <w:r w:rsidRPr="0005402F">
        <w:rPr>
          <w:szCs w:val="24"/>
        </w:rPr>
        <w:t xml:space="preserve">IMEI that first occurs in the cellular networks of the country </w:t>
      </w:r>
      <w:r w:rsidR="0058630E" w:rsidRPr="0005402F">
        <w:rPr>
          <w:szCs w:val="24"/>
        </w:rPr>
        <w:t>is</w:t>
      </w:r>
      <w:r w:rsidRPr="0005402F">
        <w:rPr>
          <w:szCs w:val="24"/>
        </w:rPr>
        <w:t xml:space="preserve"> automatically placed in the </w:t>
      </w:r>
      <w:r w:rsidR="00AE5C30">
        <w:rPr>
          <w:szCs w:val="24"/>
        </w:rPr>
        <w:t>tracked-list</w:t>
      </w:r>
      <w:r w:rsidRPr="0005402F">
        <w:rPr>
          <w:szCs w:val="24"/>
        </w:rPr>
        <w:t xml:space="preserve">. Starting from this moment, the time for IMEI registration (inclusion into the </w:t>
      </w:r>
      <w:r w:rsidR="00AE5C30">
        <w:rPr>
          <w:szCs w:val="24"/>
        </w:rPr>
        <w:t>permitted-list</w:t>
      </w:r>
      <w:r w:rsidRPr="0005402F">
        <w:rPr>
          <w:szCs w:val="24"/>
        </w:rPr>
        <w:t xml:space="preserve">) starts </w:t>
      </w:r>
      <w:r w:rsidR="00B536E4" w:rsidRPr="0005402F">
        <w:rPr>
          <w:szCs w:val="24"/>
        </w:rPr>
        <w:lastRenderedPageBreak/>
        <w:t>at</w:t>
      </w:r>
      <w:r w:rsidRPr="0005402F">
        <w:rPr>
          <w:szCs w:val="24"/>
        </w:rPr>
        <w:t xml:space="preserve"> – 30 days. There is no restriction on access to the network in the </w:t>
      </w:r>
      <w:r w:rsidR="00AE5C30">
        <w:rPr>
          <w:szCs w:val="24"/>
        </w:rPr>
        <w:t>tracked-list</w:t>
      </w:r>
      <w:r w:rsidRPr="0005402F">
        <w:rPr>
          <w:szCs w:val="24"/>
        </w:rPr>
        <w:t xml:space="preserve">. Anyone can register IMEI – not only those who used it first. Every new subscriber who uses an IMEI from the </w:t>
      </w:r>
      <w:r w:rsidR="00AE5C30">
        <w:rPr>
          <w:szCs w:val="24"/>
        </w:rPr>
        <w:t>tracked-list</w:t>
      </w:r>
      <w:r w:rsidRPr="0005402F">
        <w:rPr>
          <w:szCs w:val="24"/>
        </w:rPr>
        <w:t xml:space="preserve"> will get a notification that it has to be registered, with a deadline. If no one registers an IMEI within 30 days, it is automatically moved to the </w:t>
      </w:r>
      <w:r w:rsidR="009A6BEB">
        <w:rPr>
          <w:szCs w:val="24"/>
        </w:rPr>
        <w:t>blocked-list</w:t>
      </w:r>
      <w:r w:rsidRPr="0005402F">
        <w:rPr>
          <w:szCs w:val="24"/>
        </w:rPr>
        <w:t>.</w:t>
      </w:r>
    </w:p>
    <w:p w14:paraId="0C3E5BCA" w14:textId="0A0734F7" w:rsidR="00D21536" w:rsidRPr="0005402F" w:rsidRDefault="009A6BEB" w:rsidP="00C71F5D">
      <w:pPr>
        <w:rPr>
          <w:szCs w:val="24"/>
        </w:rPr>
      </w:pPr>
      <w:r>
        <w:rPr>
          <w:szCs w:val="24"/>
        </w:rPr>
        <w:t>Blocked-list</w:t>
      </w:r>
      <w:r w:rsidR="00D21536" w:rsidRPr="0005402F">
        <w:rPr>
          <w:szCs w:val="24"/>
        </w:rPr>
        <w:t xml:space="preserve">ed IMEI is not allowed to register on the network. </w:t>
      </w:r>
      <w:r w:rsidR="000A6B2C" w:rsidRPr="0005402F">
        <w:rPr>
          <w:szCs w:val="24"/>
        </w:rPr>
        <w:t xml:space="preserve">An </w:t>
      </w:r>
      <w:r w:rsidR="00D21536" w:rsidRPr="0005402F">
        <w:rPr>
          <w:szCs w:val="24"/>
        </w:rPr>
        <w:t xml:space="preserve">IMEI </w:t>
      </w:r>
      <w:r w:rsidR="001B522D" w:rsidRPr="0005402F">
        <w:rPr>
          <w:szCs w:val="24"/>
        </w:rPr>
        <w:t>is</w:t>
      </w:r>
      <w:r w:rsidR="00D21536" w:rsidRPr="0005402F">
        <w:rPr>
          <w:szCs w:val="24"/>
        </w:rPr>
        <w:t xml:space="preserve"> </w:t>
      </w:r>
      <w:r>
        <w:rPr>
          <w:szCs w:val="24"/>
        </w:rPr>
        <w:t>blocked-list</w:t>
      </w:r>
      <w:r w:rsidR="00D21536" w:rsidRPr="0005402F">
        <w:rPr>
          <w:szCs w:val="24"/>
        </w:rPr>
        <w:t>ed in the following ways:</w:t>
      </w:r>
    </w:p>
    <w:p w14:paraId="4F53FEDE" w14:textId="2BAF3C33" w:rsidR="00D21536" w:rsidRPr="0005402F" w:rsidRDefault="0093197E" w:rsidP="00C71F5D">
      <w:pPr>
        <w:pStyle w:val="enumlev1"/>
        <w:rPr>
          <w:szCs w:val="24"/>
        </w:rPr>
      </w:pPr>
      <w:r w:rsidRPr="0005402F">
        <w:rPr>
          <w:szCs w:val="24"/>
        </w:rPr>
        <w:t>1</w:t>
      </w:r>
      <w:r w:rsidR="00C71F5D" w:rsidRPr="0005402F">
        <w:rPr>
          <w:szCs w:val="24"/>
        </w:rPr>
        <w:t>)</w:t>
      </w:r>
      <w:r w:rsidRPr="0005402F">
        <w:rPr>
          <w:szCs w:val="24"/>
        </w:rPr>
        <w:tab/>
      </w:r>
      <w:r w:rsidR="00D21536" w:rsidRPr="0005402F">
        <w:rPr>
          <w:szCs w:val="24"/>
        </w:rPr>
        <w:t xml:space="preserve">blocked at the request of law enforcement authority. </w:t>
      </w:r>
    </w:p>
    <w:p w14:paraId="6465641C" w14:textId="58DEA2FF" w:rsidR="00D21536" w:rsidRPr="0005402F" w:rsidRDefault="0093197E" w:rsidP="00C71F5D">
      <w:pPr>
        <w:pStyle w:val="enumlev1"/>
        <w:rPr>
          <w:szCs w:val="24"/>
        </w:rPr>
      </w:pPr>
      <w:r w:rsidRPr="0005402F">
        <w:rPr>
          <w:szCs w:val="24"/>
        </w:rPr>
        <w:t>2</w:t>
      </w:r>
      <w:r w:rsidR="00C71F5D" w:rsidRPr="0005402F">
        <w:rPr>
          <w:szCs w:val="24"/>
        </w:rPr>
        <w:t>)</w:t>
      </w:r>
      <w:r w:rsidRPr="0005402F">
        <w:rPr>
          <w:szCs w:val="24"/>
        </w:rPr>
        <w:tab/>
      </w:r>
      <w:r w:rsidR="00D21536" w:rsidRPr="0005402F">
        <w:rPr>
          <w:szCs w:val="24"/>
        </w:rPr>
        <w:t xml:space="preserve">IMEI from the </w:t>
      </w:r>
      <w:r w:rsidR="00AE5C30">
        <w:rPr>
          <w:szCs w:val="24"/>
        </w:rPr>
        <w:t>tracked-list</w:t>
      </w:r>
      <w:r w:rsidR="00D21536" w:rsidRPr="0005402F">
        <w:rPr>
          <w:szCs w:val="24"/>
        </w:rPr>
        <w:t>, which were not registered within a certain period.</w:t>
      </w:r>
    </w:p>
    <w:p w14:paraId="20BE81BB" w14:textId="77777777" w:rsidR="00D21536" w:rsidRPr="0005402F" w:rsidRDefault="00D21536" w:rsidP="00C71F5D">
      <w:pPr>
        <w:rPr>
          <w:szCs w:val="24"/>
        </w:rPr>
      </w:pPr>
      <w:r w:rsidRPr="0005402F">
        <w:rPr>
          <w:szCs w:val="24"/>
        </w:rPr>
        <w:t xml:space="preserve">The following procedure is provided for blocking at the request of law enforcement: </w:t>
      </w:r>
    </w:p>
    <w:p w14:paraId="4783AA91" w14:textId="1C584462" w:rsidR="00D21536" w:rsidRPr="0005402F" w:rsidRDefault="0093197E" w:rsidP="00C71F5D">
      <w:pPr>
        <w:pStyle w:val="enumlev1"/>
        <w:rPr>
          <w:szCs w:val="24"/>
        </w:rPr>
      </w:pPr>
      <w:r w:rsidRPr="0005402F">
        <w:rPr>
          <w:szCs w:val="24"/>
        </w:rPr>
        <w:t>1)</w:t>
      </w:r>
      <w:r w:rsidRPr="0005402F">
        <w:rPr>
          <w:szCs w:val="24"/>
        </w:rPr>
        <w:tab/>
      </w:r>
      <w:r w:rsidR="00D21536" w:rsidRPr="0005402F">
        <w:rPr>
          <w:szCs w:val="24"/>
        </w:rPr>
        <w:t>The law enforcement officer writes an official letter to the UZIMEI operator, specifying the IMEI and a few parameters (to block or only to monitor, who uses the IMEI, from what date to block, whether to send a notification to the phone when it is registered).</w:t>
      </w:r>
    </w:p>
    <w:p w14:paraId="21334908" w14:textId="146A50E0" w:rsidR="00D21536" w:rsidRPr="0005402F" w:rsidRDefault="0093197E" w:rsidP="00C71F5D">
      <w:pPr>
        <w:pStyle w:val="enumlev1"/>
        <w:rPr>
          <w:szCs w:val="24"/>
        </w:rPr>
      </w:pPr>
      <w:r w:rsidRPr="0005402F">
        <w:rPr>
          <w:szCs w:val="24"/>
        </w:rPr>
        <w:t>2)</w:t>
      </w:r>
      <w:r w:rsidRPr="0005402F">
        <w:rPr>
          <w:szCs w:val="24"/>
        </w:rPr>
        <w:tab/>
      </w:r>
      <w:r w:rsidR="00D21536" w:rsidRPr="0005402F">
        <w:rPr>
          <w:szCs w:val="24"/>
        </w:rPr>
        <w:t>UZIMEI employee creates an application in a special workplace of the interface, where all th</w:t>
      </w:r>
      <w:r w:rsidR="00856F38" w:rsidRPr="0005402F">
        <w:rPr>
          <w:szCs w:val="24"/>
        </w:rPr>
        <w:t>i</w:t>
      </w:r>
      <w:r w:rsidR="00D21536" w:rsidRPr="0005402F">
        <w:rPr>
          <w:szCs w:val="24"/>
        </w:rPr>
        <w:t xml:space="preserve">s information is entered. After that IMEI is placed in the </w:t>
      </w:r>
      <w:r w:rsidR="009A6BEB">
        <w:rPr>
          <w:szCs w:val="24"/>
        </w:rPr>
        <w:t>blocked-list</w:t>
      </w:r>
      <w:r w:rsidR="00D21536" w:rsidRPr="0005402F">
        <w:rPr>
          <w:szCs w:val="24"/>
        </w:rPr>
        <w:t xml:space="preserve"> from the specified date, or in the tracking list.</w:t>
      </w:r>
    </w:p>
    <w:p w14:paraId="47856EE7" w14:textId="38022C09" w:rsidR="00D21536" w:rsidRPr="0005402F" w:rsidRDefault="00D21536" w:rsidP="00C71F5D">
      <w:pPr>
        <w:rPr>
          <w:szCs w:val="24"/>
        </w:rPr>
      </w:pPr>
      <w:r w:rsidRPr="0005402F">
        <w:rPr>
          <w:szCs w:val="24"/>
        </w:rPr>
        <w:t xml:space="preserve">To exclude </w:t>
      </w:r>
      <w:r w:rsidR="00965888" w:rsidRPr="0005402F">
        <w:rPr>
          <w:szCs w:val="24"/>
        </w:rPr>
        <w:t xml:space="preserve">an IMEI </w:t>
      </w:r>
      <w:r w:rsidRPr="0005402F">
        <w:rPr>
          <w:szCs w:val="24"/>
        </w:rPr>
        <w:t xml:space="preserve">from the </w:t>
      </w:r>
      <w:r w:rsidR="009A6BEB">
        <w:rPr>
          <w:szCs w:val="24"/>
        </w:rPr>
        <w:t>blocked-list</w:t>
      </w:r>
      <w:r w:rsidRPr="0005402F">
        <w:rPr>
          <w:szCs w:val="24"/>
        </w:rPr>
        <w:t>, previously entered by the law enforcement authority, a similar procedure is used.</w:t>
      </w:r>
    </w:p>
    <w:p w14:paraId="64FC7A31" w14:textId="6B4B3433" w:rsidR="00D21536" w:rsidRPr="0005402F" w:rsidRDefault="00D21536" w:rsidP="00C71F5D">
      <w:pPr>
        <w:rPr>
          <w:szCs w:val="24"/>
        </w:rPr>
      </w:pPr>
      <w:r w:rsidRPr="0005402F">
        <w:rPr>
          <w:szCs w:val="24"/>
        </w:rPr>
        <w:t xml:space="preserve">If </w:t>
      </w:r>
      <w:r w:rsidR="001977DD" w:rsidRPr="0005402F">
        <w:rPr>
          <w:szCs w:val="24"/>
        </w:rPr>
        <w:t xml:space="preserve">an </w:t>
      </w:r>
      <w:r w:rsidRPr="0005402F">
        <w:rPr>
          <w:szCs w:val="24"/>
        </w:rPr>
        <w:t xml:space="preserve">IMEI is </w:t>
      </w:r>
      <w:r w:rsidR="009A6BEB">
        <w:rPr>
          <w:szCs w:val="24"/>
        </w:rPr>
        <w:t>blocked-list</w:t>
      </w:r>
      <w:r w:rsidRPr="0005402F">
        <w:rPr>
          <w:szCs w:val="24"/>
        </w:rPr>
        <w:t xml:space="preserve">ed from the </w:t>
      </w:r>
      <w:r w:rsidR="00AE5C30">
        <w:rPr>
          <w:szCs w:val="24"/>
        </w:rPr>
        <w:t>tracked-list</w:t>
      </w:r>
      <w:r w:rsidRPr="0005402F">
        <w:rPr>
          <w:szCs w:val="24"/>
        </w:rPr>
        <w:t xml:space="preserve">, </w:t>
      </w:r>
      <w:r w:rsidR="001977DD" w:rsidRPr="0005402F">
        <w:rPr>
          <w:szCs w:val="24"/>
        </w:rPr>
        <w:t>it</w:t>
      </w:r>
      <w:r w:rsidRPr="0005402F">
        <w:rPr>
          <w:szCs w:val="24"/>
        </w:rPr>
        <w:t xml:space="preserve"> can still go through the registration procedure: apply and pay for it. After that the IMEI number is removed from the </w:t>
      </w:r>
      <w:r w:rsidR="009A6BEB">
        <w:rPr>
          <w:szCs w:val="24"/>
        </w:rPr>
        <w:t>blocked-list</w:t>
      </w:r>
      <w:r w:rsidRPr="0005402F">
        <w:rPr>
          <w:szCs w:val="24"/>
        </w:rPr>
        <w:t xml:space="preserve"> and placed on the </w:t>
      </w:r>
      <w:r w:rsidR="00AE5C30">
        <w:rPr>
          <w:szCs w:val="24"/>
        </w:rPr>
        <w:t>permitted-list</w:t>
      </w:r>
      <w:r w:rsidRPr="0005402F">
        <w:rPr>
          <w:szCs w:val="24"/>
        </w:rPr>
        <w:t>.</w:t>
      </w:r>
    </w:p>
    <w:p w14:paraId="44E8A7AE" w14:textId="5909C1FF" w:rsidR="00D21536" w:rsidRPr="0005402F" w:rsidRDefault="00D21536" w:rsidP="00C71F5D">
      <w:pPr>
        <w:rPr>
          <w:szCs w:val="24"/>
        </w:rPr>
      </w:pPr>
      <w:r w:rsidRPr="0005402F">
        <w:rPr>
          <w:szCs w:val="24"/>
        </w:rPr>
        <w:t xml:space="preserve">The rules for registration of mobile devices are described in the Decree of the Cabinet of Ministers No. 778 of </w:t>
      </w:r>
      <w:r w:rsidR="00C20889" w:rsidRPr="0005402F">
        <w:rPr>
          <w:szCs w:val="24"/>
        </w:rPr>
        <w:t xml:space="preserve">17 </w:t>
      </w:r>
      <w:r w:rsidRPr="0005402F">
        <w:rPr>
          <w:szCs w:val="24"/>
        </w:rPr>
        <w:t xml:space="preserve">September, 2019. This </w:t>
      </w:r>
      <w:r w:rsidR="00856F38" w:rsidRPr="0005402F">
        <w:rPr>
          <w:szCs w:val="24"/>
        </w:rPr>
        <w:t>D</w:t>
      </w:r>
      <w:r w:rsidRPr="0005402F">
        <w:rPr>
          <w:szCs w:val="24"/>
        </w:rPr>
        <w:t xml:space="preserve">ecree approves the regulation on the registration procedure for mobile devices used, imported and produced for sale or personal use </w:t>
      </w:r>
      <w:r w:rsidR="00EB114F" w:rsidRPr="0005402F">
        <w:rPr>
          <w:szCs w:val="24"/>
        </w:rPr>
        <w:t>i</w:t>
      </w:r>
      <w:r w:rsidRPr="0005402F">
        <w:rPr>
          <w:szCs w:val="24"/>
        </w:rPr>
        <w:t xml:space="preserve">n the territory of the Republic of Uzbekistan. The UZIMEI system, consisting of the CEIR system, several EIRs and the portal </w:t>
      </w:r>
      <w:r w:rsidR="00895280" w:rsidRPr="0005402F">
        <w:rPr>
          <w:szCs w:val="24"/>
        </w:rPr>
        <w:t>www.uzimei.uz</w:t>
      </w:r>
      <w:r w:rsidRPr="0005402F">
        <w:rPr>
          <w:szCs w:val="24"/>
        </w:rPr>
        <w:t xml:space="preserve"> </w:t>
      </w:r>
      <w:r w:rsidR="00203048" w:rsidRPr="0005402F">
        <w:rPr>
          <w:szCs w:val="24"/>
        </w:rPr>
        <w:t xml:space="preserve">now </w:t>
      </w:r>
      <w:r w:rsidR="005B2678" w:rsidRPr="0005402F">
        <w:rPr>
          <w:szCs w:val="24"/>
        </w:rPr>
        <w:t>updated</w:t>
      </w:r>
      <w:r w:rsidR="003B3176" w:rsidRPr="0005402F">
        <w:rPr>
          <w:szCs w:val="24"/>
        </w:rPr>
        <w:t xml:space="preserve"> to </w:t>
      </w:r>
      <w:hyperlink r:id="rId39" w:history="1">
        <w:r w:rsidR="00895280" w:rsidRPr="0005402F">
          <w:rPr>
            <w:rStyle w:val="Hyperlink"/>
            <w:szCs w:val="24"/>
          </w:rPr>
          <w:t>https://new.uzimei.uz/</w:t>
        </w:r>
      </w:hyperlink>
      <w:r w:rsidR="003B3176" w:rsidRPr="0005402F">
        <w:rPr>
          <w:szCs w:val="24"/>
        </w:rPr>
        <w:t xml:space="preserve"> </w:t>
      </w:r>
      <w:r w:rsidRPr="0005402F">
        <w:rPr>
          <w:szCs w:val="24"/>
        </w:rPr>
        <w:t>implements business processes in full compliance with this regulation. Basic information of the provision:</w:t>
      </w:r>
    </w:p>
    <w:p w14:paraId="2C759E0C" w14:textId="10734B10" w:rsidR="00D21536" w:rsidRPr="0005402F" w:rsidRDefault="00C71F5D" w:rsidP="00C71F5D">
      <w:pPr>
        <w:pStyle w:val="enumlev1"/>
        <w:rPr>
          <w:szCs w:val="24"/>
        </w:rPr>
      </w:pPr>
      <w:r w:rsidRPr="0005402F">
        <w:rPr>
          <w:szCs w:val="24"/>
        </w:rPr>
        <w:t>•</w:t>
      </w:r>
      <w:r w:rsidR="0093197E" w:rsidRPr="0005402F">
        <w:rPr>
          <w:szCs w:val="24"/>
        </w:rPr>
        <w:tab/>
      </w:r>
      <w:r w:rsidR="00D21536" w:rsidRPr="0005402F">
        <w:rPr>
          <w:szCs w:val="24"/>
        </w:rPr>
        <w:t xml:space="preserve">Specifies for which devices it is not allowed to use in Uzbekistan networks (devices with incorrect IMEI and if IMEI is in </w:t>
      </w:r>
      <w:r w:rsidR="00F3025A" w:rsidRPr="0005402F">
        <w:rPr>
          <w:szCs w:val="24"/>
        </w:rPr>
        <w:t xml:space="preserve">the </w:t>
      </w:r>
      <w:r w:rsidR="009A6BEB">
        <w:rPr>
          <w:szCs w:val="24"/>
        </w:rPr>
        <w:t>blocked-list</w:t>
      </w:r>
      <w:r w:rsidR="00D21536" w:rsidRPr="0005402F">
        <w:rPr>
          <w:szCs w:val="24"/>
        </w:rPr>
        <w:t>).</w:t>
      </w:r>
    </w:p>
    <w:p w14:paraId="373CF20D" w14:textId="0811B725" w:rsidR="00D21536" w:rsidRPr="0005402F" w:rsidRDefault="00C71F5D" w:rsidP="00C71F5D">
      <w:pPr>
        <w:pStyle w:val="enumlev1"/>
        <w:rPr>
          <w:szCs w:val="24"/>
        </w:rPr>
      </w:pPr>
      <w:r w:rsidRPr="0005402F">
        <w:rPr>
          <w:szCs w:val="24"/>
        </w:rPr>
        <w:t>•</w:t>
      </w:r>
      <w:r w:rsidR="0093197E" w:rsidRPr="0005402F">
        <w:rPr>
          <w:szCs w:val="24"/>
        </w:rPr>
        <w:tab/>
      </w:r>
      <w:r w:rsidR="00D21536" w:rsidRPr="0005402F">
        <w:rPr>
          <w:szCs w:val="24"/>
        </w:rPr>
        <w:t xml:space="preserve">Specifies for which devices the registration procedure is required (devices whose type according to the TAC GSMA database is defined as </w:t>
      </w:r>
      <w:r w:rsidR="00734A37" w:rsidRPr="0005402F">
        <w:rPr>
          <w:szCs w:val="24"/>
        </w:rPr>
        <w:t>H</w:t>
      </w:r>
      <w:r w:rsidR="00D21536" w:rsidRPr="0005402F">
        <w:rPr>
          <w:szCs w:val="24"/>
        </w:rPr>
        <w:t>AND</w:t>
      </w:r>
      <w:r w:rsidR="00734A37" w:rsidRPr="0005402F">
        <w:rPr>
          <w:szCs w:val="24"/>
        </w:rPr>
        <w:t>H</w:t>
      </w:r>
      <w:r w:rsidR="00D21536" w:rsidRPr="0005402F">
        <w:rPr>
          <w:szCs w:val="24"/>
        </w:rPr>
        <w:t>ELD, MOBILE P</w:t>
      </w:r>
      <w:r w:rsidR="003B3176" w:rsidRPr="0005402F">
        <w:rPr>
          <w:szCs w:val="24"/>
        </w:rPr>
        <w:t>H</w:t>
      </w:r>
      <w:r w:rsidR="00D21536" w:rsidRPr="0005402F">
        <w:rPr>
          <w:szCs w:val="24"/>
        </w:rPr>
        <w:t>ONE/FEATURE P</w:t>
      </w:r>
      <w:r w:rsidR="00F3025A" w:rsidRPr="0005402F">
        <w:rPr>
          <w:szCs w:val="24"/>
        </w:rPr>
        <w:t>H</w:t>
      </w:r>
      <w:r w:rsidR="00D21536" w:rsidRPr="0005402F">
        <w:rPr>
          <w:szCs w:val="24"/>
        </w:rPr>
        <w:t>ONE, SMARTP</w:t>
      </w:r>
      <w:r w:rsidR="00F3025A" w:rsidRPr="0005402F">
        <w:rPr>
          <w:szCs w:val="24"/>
        </w:rPr>
        <w:t>H</w:t>
      </w:r>
      <w:r w:rsidR="00D21536" w:rsidRPr="0005402F">
        <w:rPr>
          <w:szCs w:val="24"/>
        </w:rPr>
        <w:t>ONE, PORTABLE (INCLUDED PDA), TABLET).</w:t>
      </w:r>
    </w:p>
    <w:p w14:paraId="381E9F56" w14:textId="4178B456" w:rsidR="00D21536" w:rsidRPr="0005402F" w:rsidRDefault="00C71F5D" w:rsidP="00C71F5D">
      <w:pPr>
        <w:pStyle w:val="enumlev1"/>
        <w:rPr>
          <w:szCs w:val="24"/>
        </w:rPr>
      </w:pPr>
      <w:r w:rsidRPr="0005402F">
        <w:rPr>
          <w:szCs w:val="24"/>
        </w:rPr>
        <w:t>•</w:t>
      </w:r>
      <w:r w:rsidR="0093197E" w:rsidRPr="0005402F">
        <w:rPr>
          <w:szCs w:val="24"/>
        </w:rPr>
        <w:tab/>
      </w:r>
      <w:r w:rsidR="00D21536" w:rsidRPr="0005402F">
        <w:rPr>
          <w:szCs w:val="24"/>
        </w:rPr>
        <w:t>Specifies which devices do not require registration (all except those mentioned in the previous paragraph and when using a foreign SIM card).</w:t>
      </w:r>
    </w:p>
    <w:p w14:paraId="09D36C14" w14:textId="144F4941" w:rsidR="00D21536" w:rsidRPr="0005402F" w:rsidRDefault="00C71F5D" w:rsidP="00C71F5D">
      <w:pPr>
        <w:pStyle w:val="enumlev1"/>
        <w:rPr>
          <w:szCs w:val="24"/>
        </w:rPr>
      </w:pPr>
      <w:r w:rsidRPr="0005402F">
        <w:rPr>
          <w:szCs w:val="24"/>
        </w:rPr>
        <w:t>•</w:t>
      </w:r>
      <w:r w:rsidR="0093197E" w:rsidRPr="0005402F">
        <w:rPr>
          <w:szCs w:val="24"/>
        </w:rPr>
        <w:tab/>
      </w:r>
      <w:r w:rsidR="00D21536" w:rsidRPr="0005402F">
        <w:rPr>
          <w:szCs w:val="24"/>
        </w:rPr>
        <w:t>Specifies the ways to apply for IMEI registration:</w:t>
      </w:r>
    </w:p>
    <w:p w14:paraId="0EE5F9D6" w14:textId="2AABC921" w:rsidR="00D21536" w:rsidRPr="0005402F" w:rsidRDefault="0093197E" w:rsidP="00C71F5D">
      <w:pPr>
        <w:pStyle w:val="enumlev2"/>
        <w:rPr>
          <w:szCs w:val="24"/>
        </w:rPr>
      </w:pPr>
      <w:r w:rsidRPr="0005402F">
        <w:rPr>
          <w:szCs w:val="24"/>
        </w:rPr>
        <w:t>o</w:t>
      </w:r>
      <w:r w:rsidRPr="0005402F">
        <w:rPr>
          <w:szCs w:val="24"/>
        </w:rPr>
        <w:tab/>
      </w:r>
      <w:r w:rsidR="00D21536" w:rsidRPr="0005402F">
        <w:rPr>
          <w:szCs w:val="24"/>
        </w:rPr>
        <w:t>For organizations (importers and manufacturers)</w:t>
      </w:r>
      <w:r w:rsidR="00D74639" w:rsidRPr="0005402F">
        <w:rPr>
          <w:szCs w:val="24"/>
        </w:rPr>
        <w:t> –</w:t>
      </w:r>
      <w:r w:rsidR="00D21536" w:rsidRPr="0005402F">
        <w:rPr>
          <w:szCs w:val="24"/>
        </w:rPr>
        <w:t xml:space="preserve"> both via </w:t>
      </w:r>
      <w:r w:rsidR="003E4BAD" w:rsidRPr="0005402F">
        <w:rPr>
          <w:szCs w:val="24"/>
        </w:rPr>
        <w:t xml:space="preserve">a </w:t>
      </w:r>
      <w:r w:rsidR="00D21536" w:rsidRPr="0005402F">
        <w:rPr>
          <w:szCs w:val="24"/>
        </w:rPr>
        <w:t xml:space="preserve">personal visit to the office of the UZIMEI system operator and via the </w:t>
      </w:r>
      <w:r w:rsidR="001A222B" w:rsidRPr="0005402F">
        <w:rPr>
          <w:szCs w:val="24"/>
        </w:rPr>
        <w:t>s</w:t>
      </w:r>
      <w:r w:rsidR="00D21536" w:rsidRPr="0005402F">
        <w:rPr>
          <w:szCs w:val="24"/>
        </w:rPr>
        <w:t>ingle portal of interactive public services.</w:t>
      </w:r>
    </w:p>
    <w:p w14:paraId="27AE2D8F" w14:textId="02E9ECE3" w:rsidR="00D21536" w:rsidRPr="0005402F" w:rsidRDefault="0093197E" w:rsidP="00C71F5D">
      <w:pPr>
        <w:pStyle w:val="enumlev2"/>
        <w:rPr>
          <w:szCs w:val="24"/>
        </w:rPr>
      </w:pPr>
      <w:r w:rsidRPr="0005402F">
        <w:rPr>
          <w:szCs w:val="24"/>
        </w:rPr>
        <w:t>o</w:t>
      </w:r>
      <w:r w:rsidRPr="0005402F">
        <w:rPr>
          <w:szCs w:val="24"/>
        </w:rPr>
        <w:tab/>
      </w:r>
      <w:r w:rsidR="00D21536" w:rsidRPr="0005402F">
        <w:rPr>
          <w:szCs w:val="24"/>
        </w:rPr>
        <w:t>For individuals</w:t>
      </w:r>
      <w:r w:rsidR="00D74639" w:rsidRPr="0005402F">
        <w:rPr>
          <w:szCs w:val="24"/>
        </w:rPr>
        <w:t> –</w:t>
      </w:r>
      <w:r w:rsidR="00D21536" w:rsidRPr="0005402F">
        <w:rPr>
          <w:szCs w:val="24"/>
        </w:rPr>
        <w:t xml:space="preserve"> via </w:t>
      </w:r>
      <w:r w:rsidR="001E6401" w:rsidRPr="0005402F">
        <w:rPr>
          <w:szCs w:val="24"/>
        </w:rPr>
        <w:t xml:space="preserve">a </w:t>
      </w:r>
      <w:r w:rsidR="00D21536" w:rsidRPr="0005402F">
        <w:rPr>
          <w:szCs w:val="24"/>
        </w:rPr>
        <w:t>personal visit to the UZIMEI system operator</w:t>
      </w:r>
      <w:r w:rsidR="00894970" w:rsidRPr="0005402F">
        <w:rPr>
          <w:szCs w:val="24"/>
        </w:rPr>
        <w:t>'</w:t>
      </w:r>
      <w:r w:rsidR="00D21536" w:rsidRPr="0005402F">
        <w:rPr>
          <w:szCs w:val="24"/>
        </w:rPr>
        <w:t>s office, personal visit to the registrar</w:t>
      </w:r>
      <w:r w:rsidR="00894970" w:rsidRPr="0005402F">
        <w:rPr>
          <w:szCs w:val="24"/>
        </w:rPr>
        <w:t>'</w:t>
      </w:r>
      <w:r w:rsidR="00D21536" w:rsidRPr="0005402F">
        <w:rPr>
          <w:szCs w:val="24"/>
        </w:rPr>
        <w:t xml:space="preserve">s office (post offices), via SMS requests, via USSD requests, via the site www.uzimei.uz and via the </w:t>
      </w:r>
      <w:r w:rsidR="00D21536" w:rsidRPr="0005402F">
        <w:rPr>
          <w:color w:val="000000"/>
          <w:szCs w:val="24"/>
        </w:rPr>
        <w:t>interactive public services portal</w:t>
      </w:r>
      <w:r w:rsidR="00D21536" w:rsidRPr="0005402F">
        <w:rPr>
          <w:szCs w:val="24"/>
        </w:rPr>
        <w:t xml:space="preserve">. However, for citizens of other states, the application can only be submitted through a personal visit to the office. </w:t>
      </w:r>
    </w:p>
    <w:p w14:paraId="60167DDF" w14:textId="46F4FD73" w:rsidR="00D21536" w:rsidRPr="0005402F" w:rsidRDefault="0093197E" w:rsidP="00C71F5D">
      <w:pPr>
        <w:pStyle w:val="enumlev2"/>
        <w:rPr>
          <w:szCs w:val="24"/>
        </w:rPr>
      </w:pPr>
      <w:r w:rsidRPr="0005402F">
        <w:rPr>
          <w:szCs w:val="24"/>
        </w:rPr>
        <w:t>o</w:t>
      </w:r>
      <w:r w:rsidRPr="0005402F">
        <w:rPr>
          <w:szCs w:val="24"/>
        </w:rPr>
        <w:tab/>
      </w:r>
      <w:r w:rsidR="00D21536" w:rsidRPr="0005402F">
        <w:rPr>
          <w:szCs w:val="24"/>
        </w:rPr>
        <w:t>The maximum terms for processing of the application are specified.</w:t>
      </w:r>
    </w:p>
    <w:p w14:paraId="59E7B352" w14:textId="18811A5B" w:rsidR="00D21536" w:rsidRPr="0005402F" w:rsidRDefault="0093197E" w:rsidP="00C71F5D">
      <w:pPr>
        <w:pStyle w:val="enumlev2"/>
        <w:rPr>
          <w:szCs w:val="24"/>
        </w:rPr>
      </w:pPr>
      <w:r w:rsidRPr="0005402F">
        <w:rPr>
          <w:szCs w:val="24"/>
        </w:rPr>
        <w:t>o</w:t>
      </w:r>
      <w:r w:rsidRPr="0005402F">
        <w:rPr>
          <w:szCs w:val="24"/>
        </w:rPr>
        <w:tab/>
      </w:r>
      <w:r w:rsidR="00D21536" w:rsidRPr="0005402F">
        <w:rPr>
          <w:szCs w:val="24"/>
        </w:rPr>
        <w:t>Specifies at what moments the subscriber or applicant must be notified.</w:t>
      </w:r>
    </w:p>
    <w:p w14:paraId="28D72C6E" w14:textId="33FC4AE7" w:rsidR="00D21536" w:rsidRPr="0005402F" w:rsidRDefault="0093197E" w:rsidP="00C71F5D">
      <w:pPr>
        <w:pStyle w:val="enumlev2"/>
        <w:rPr>
          <w:szCs w:val="24"/>
        </w:rPr>
      </w:pPr>
      <w:r w:rsidRPr="0005402F">
        <w:rPr>
          <w:szCs w:val="24"/>
        </w:rPr>
        <w:t>o</w:t>
      </w:r>
      <w:r w:rsidRPr="0005402F">
        <w:rPr>
          <w:szCs w:val="24"/>
        </w:rPr>
        <w:tab/>
      </w:r>
      <w:r w:rsidR="00D21536" w:rsidRPr="0005402F">
        <w:rPr>
          <w:szCs w:val="24"/>
        </w:rPr>
        <w:t>Provides application forms</w:t>
      </w:r>
      <w:r w:rsidR="00FE20C4" w:rsidRPr="0005402F">
        <w:rPr>
          <w:szCs w:val="24"/>
        </w:rPr>
        <w:t xml:space="preserve"> </w:t>
      </w:r>
      <w:r w:rsidR="00D21536" w:rsidRPr="0005402F">
        <w:rPr>
          <w:szCs w:val="24"/>
        </w:rPr>
        <w:t>/</w:t>
      </w:r>
      <w:r w:rsidR="00FE20C4" w:rsidRPr="0005402F">
        <w:rPr>
          <w:szCs w:val="24"/>
        </w:rPr>
        <w:t xml:space="preserve"> </w:t>
      </w:r>
      <w:r w:rsidR="00D21536" w:rsidRPr="0005402F">
        <w:rPr>
          <w:szCs w:val="24"/>
        </w:rPr>
        <w:t>questionnaires that must be completed when submitting an application when visiting the registrar</w:t>
      </w:r>
      <w:r w:rsidR="00894970" w:rsidRPr="0005402F">
        <w:rPr>
          <w:szCs w:val="24"/>
        </w:rPr>
        <w:t>'</w:t>
      </w:r>
      <w:r w:rsidR="00D21536" w:rsidRPr="0005402F">
        <w:rPr>
          <w:szCs w:val="24"/>
        </w:rPr>
        <w:t>s office.</w:t>
      </w:r>
    </w:p>
    <w:p w14:paraId="61D0310E" w14:textId="2EC3D74D" w:rsidR="00D21536" w:rsidRPr="0005402F" w:rsidRDefault="0093197E" w:rsidP="00C71F5D">
      <w:pPr>
        <w:pStyle w:val="enumlev2"/>
        <w:rPr>
          <w:szCs w:val="24"/>
        </w:rPr>
      </w:pPr>
      <w:r w:rsidRPr="0005402F">
        <w:rPr>
          <w:szCs w:val="24"/>
        </w:rPr>
        <w:lastRenderedPageBreak/>
        <w:t>o</w:t>
      </w:r>
      <w:r w:rsidRPr="0005402F">
        <w:rPr>
          <w:szCs w:val="24"/>
        </w:rPr>
        <w:tab/>
      </w:r>
      <w:r w:rsidR="00D21536" w:rsidRPr="0005402F">
        <w:rPr>
          <w:szCs w:val="24"/>
        </w:rPr>
        <w:t xml:space="preserve">The fees for </w:t>
      </w:r>
      <w:r w:rsidR="00AE5C30">
        <w:rPr>
          <w:szCs w:val="24"/>
        </w:rPr>
        <w:t>permitted-list</w:t>
      </w:r>
      <w:r w:rsidR="00D21536" w:rsidRPr="0005402F">
        <w:rPr>
          <w:szCs w:val="24"/>
        </w:rPr>
        <w:t>ing IMEI for different conditions are specified:</w:t>
      </w:r>
    </w:p>
    <w:p w14:paraId="0AF6CFAA" w14:textId="234A14AA" w:rsidR="00D21536" w:rsidRPr="0005402F" w:rsidRDefault="00C71F5D" w:rsidP="00C71F5D">
      <w:pPr>
        <w:pStyle w:val="enumlev3"/>
        <w:rPr>
          <w:szCs w:val="24"/>
        </w:rPr>
      </w:pPr>
      <w:r w:rsidRPr="0005402F">
        <w:rPr>
          <w:szCs w:val="24"/>
        </w:rPr>
        <w:t>–</w:t>
      </w:r>
      <w:r w:rsidR="0093197E" w:rsidRPr="00A64CB7">
        <w:rPr>
          <w:szCs w:val="24"/>
        </w:rPr>
        <w:tab/>
      </w:r>
      <w:r w:rsidR="00D21536" w:rsidRPr="0005402F">
        <w:rPr>
          <w:szCs w:val="24"/>
        </w:rPr>
        <w:t>For importer</w:t>
      </w:r>
      <w:r w:rsidR="00475A5D" w:rsidRPr="0005402F">
        <w:rPr>
          <w:szCs w:val="24"/>
        </w:rPr>
        <w:t>s</w:t>
      </w:r>
    </w:p>
    <w:p w14:paraId="39895D9D" w14:textId="5D955B1B" w:rsidR="00D21536" w:rsidRPr="0005402F" w:rsidRDefault="00C71F5D" w:rsidP="00C71F5D">
      <w:pPr>
        <w:pStyle w:val="enumlev3"/>
        <w:rPr>
          <w:szCs w:val="24"/>
        </w:rPr>
      </w:pPr>
      <w:r w:rsidRPr="0005402F">
        <w:rPr>
          <w:szCs w:val="24"/>
        </w:rPr>
        <w:t>–</w:t>
      </w:r>
      <w:r w:rsidR="0093197E" w:rsidRPr="00A64CB7">
        <w:rPr>
          <w:szCs w:val="24"/>
        </w:rPr>
        <w:tab/>
      </w:r>
      <w:r w:rsidR="00D21536" w:rsidRPr="0005402F">
        <w:rPr>
          <w:szCs w:val="24"/>
        </w:rPr>
        <w:t>For local manufacturer</w:t>
      </w:r>
      <w:r w:rsidR="00475A5D" w:rsidRPr="0005402F">
        <w:rPr>
          <w:szCs w:val="24"/>
        </w:rPr>
        <w:t>s</w:t>
      </w:r>
    </w:p>
    <w:p w14:paraId="65D913FE" w14:textId="28AF1DCC" w:rsidR="00D21536" w:rsidRPr="0005402F" w:rsidRDefault="00C71F5D" w:rsidP="00C71F5D">
      <w:pPr>
        <w:pStyle w:val="enumlev3"/>
        <w:rPr>
          <w:szCs w:val="24"/>
        </w:rPr>
      </w:pPr>
      <w:r w:rsidRPr="0005402F">
        <w:rPr>
          <w:szCs w:val="24"/>
        </w:rPr>
        <w:t>–</w:t>
      </w:r>
      <w:r w:rsidR="0093197E" w:rsidRPr="00A64CB7">
        <w:rPr>
          <w:szCs w:val="24"/>
        </w:rPr>
        <w:tab/>
      </w:r>
      <w:r w:rsidR="00D21536" w:rsidRPr="0005402F">
        <w:rPr>
          <w:szCs w:val="24"/>
        </w:rPr>
        <w:t>For foreigner</w:t>
      </w:r>
      <w:r w:rsidR="00475A5D" w:rsidRPr="0005402F">
        <w:rPr>
          <w:szCs w:val="24"/>
        </w:rPr>
        <w:t>s</w:t>
      </w:r>
    </w:p>
    <w:p w14:paraId="53E0EDCF" w14:textId="5969C8B9" w:rsidR="00D21536" w:rsidRPr="0005402F" w:rsidRDefault="00C71F5D" w:rsidP="00C71F5D">
      <w:pPr>
        <w:pStyle w:val="enumlev3"/>
        <w:rPr>
          <w:szCs w:val="24"/>
        </w:rPr>
      </w:pPr>
      <w:r w:rsidRPr="0005402F">
        <w:rPr>
          <w:szCs w:val="24"/>
        </w:rPr>
        <w:t>–</w:t>
      </w:r>
      <w:r w:rsidR="0093197E" w:rsidRPr="00A64CB7">
        <w:rPr>
          <w:szCs w:val="24"/>
        </w:rPr>
        <w:tab/>
      </w:r>
      <w:r w:rsidR="00D21536" w:rsidRPr="0005402F">
        <w:rPr>
          <w:szCs w:val="24"/>
        </w:rPr>
        <w:t>For Uzbek</w:t>
      </w:r>
      <w:r w:rsidR="006B5349" w:rsidRPr="0005402F">
        <w:rPr>
          <w:szCs w:val="24"/>
        </w:rPr>
        <w:t>istan</w:t>
      </w:r>
      <w:r w:rsidR="00D21536" w:rsidRPr="0005402F">
        <w:rPr>
          <w:szCs w:val="24"/>
        </w:rPr>
        <w:t xml:space="preserve"> citizen</w:t>
      </w:r>
      <w:r w:rsidR="00475A5D" w:rsidRPr="0005402F">
        <w:rPr>
          <w:szCs w:val="24"/>
        </w:rPr>
        <w:t>s</w:t>
      </w:r>
    </w:p>
    <w:p w14:paraId="771005AC" w14:textId="469DB5BA" w:rsidR="00D21536" w:rsidRPr="0005402F" w:rsidRDefault="00C71F5D" w:rsidP="00C71F5D">
      <w:pPr>
        <w:pStyle w:val="enumlev3"/>
        <w:rPr>
          <w:szCs w:val="24"/>
        </w:rPr>
      </w:pPr>
      <w:r w:rsidRPr="0005402F">
        <w:rPr>
          <w:szCs w:val="24"/>
        </w:rPr>
        <w:t>–</w:t>
      </w:r>
      <w:r w:rsidR="0093197E" w:rsidRPr="0005402F">
        <w:rPr>
          <w:szCs w:val="24"/>
        </w:rPr>
        <w:tab/>
      </w:r>
      <w:r w:rsidR="00D21536" w:rsidRPr="0005402F">
        <w:rPr>
          <w:szCs w:val="24"/>
        </w:rPr>
        <w:t>For Uzbek</w:t>
      </w:r>
      <w:r w:rsidR="006B5349" w:rsidRPr="0005402F">
        <w:rPr>
          <w:szCs w:val="24"/>
        </w:rPr>
        <w:t>istan</w:t>
      </w:r>
      <w:r w:rsidR="00D21536" w:rsidRPr="0005402F">
        <w:rPr>
          <w:szCs w:val="24"/>
        </w:rPr>
        <w:t xml:space="preserve"> citizen</w:t>
      </w:r>
      <w:r w:rsidR="00475A5D" w:rsidRPr="0005402F">
        <w:rPr>
          <w:szCs w:val="24"/>
        </w:rPr>
        <w:t>s</w:t>
      </w:r>
      <w:r w:rsidR="00D21536" w:rsidRPr="0005402F">
        <w:rPr>
          <w:szCs w:val="24"/>
        </w:rPr>
        <w:t xml:space="preserve"> (registration is overdue and IMEI is already on the </w:t>
      </w:r>
      <w:r w:rsidR="009A6BEB">
        <w:rPr>
          <w:szCs w:val="24"/>
        </w:rPr>
        <w:t>blocked-list</w:t>
      </w:r>
      <w:r w:rsidR="00D21536" w:rsidRPr="0005402F">
        <w:rPr>
          <w:szCs w:val="24"/>
        </w:rPr>
        <w:t>)</w:t>
      </w:r>
    </w:p>
    <w:p w14:paraId="3CB691C5" w14:textId="71D468AA" w:rsidR="00D21536" w:rsidRPr="0005402F" w:rsidRDefault="00D21536" w:rsidP="00944885">
      <w:pPr>
        <w:rPr>
          <w:szCs w:val="24"/>
        </w:rPr>
      </w:pPr>
      <w:r w:rsidRPr="0005402F">
        <w:rPr>
          <w:szCs w:val="24"/>
        </w:rPr>
        <w:t xml:space="preserve">Although the law specifies the maximum term for processing the application (the bill must be issued within </w:t>
      </w:r>
      <w:r w:rsidR="00202086" w:rsidRPr="0005402F">
        <w:rPr>
          <w:szCs w:val="24"/>
        </w:rPr>
        <w:t xml:space="preserve">one </w:t>
      </w:r>
      <w:r w:rsidRPr="0005402F">
        <w:rPr>
          <w:szCs w:val="24"/>
        </w:rPr>
        <w:t>working hour), all checks are performed automatically</w:t>
      </w:r>
      <w:r w:rsidR="00202086" w:rsidRPr="0005402F">
        <w:rPr>
          <w:szCs w:val="24"/>
        </w:rPr>
        <w:t>,</w:t>
      </w:r>
      <w:r w:rsidRPr="0005402F">
        <w:rPr>
          <w:szCs w:val="24"/>
        </w:rPr>
        <w:t xml:space="preserve"> and the result is known to the applicant almost immediately. After the payment is received through the payment systems, the IMEI is immediately added to the </w:t>
      </w:r>
      <w:r w:rsidR="00AE5C30">
        <w:rPr>
          <w:szCs w:val="24"/>
        </w:rPr>
        <w:t>permitted-list</w:t>
      </w:r>
      <w:r w:rsidRPr="0005402F">
        <w:rPr>
          <w:szCs w:val="24"/>
        </w:rPr>
        <w:t>, and the applicant is notified about it. Processing of payments made through the bank is automated only partially, so there is some delay for these cases.</w:t>
      </w:r>
    </w:p>
    <w:p w14:paraId="4302F6D4" w14:textId="4BAA7643" w:rsidR="00D21536" w:rsidRPr="0005402F" w:rsidRDefault="00D21536" w:rsidP="00944885">
      <w:pPr>
        <w:rPr>
          <w:szCs w:val="24"/>
        </w:rPr>
      </w:pPr>
      <w:r w:rsidRPr="0005402F">
        <w:rPr>
          <w:szCs w:val="24"/>
        </w:rPr>
        <w:t>MNO</w:t>
      </w:r>
      <w:r w:rsidR="00894970" w:rsidRPr="0005402F">
        <w:rPr>
          <w:szCs w:val="24"/>
        </w:rPr>
        <w:t>'</w:t>
      </w:r>
      <w:r w:rsidRPr="0005402F">
        <w:rPr>
          <w:szCs w:val="24"/>
        </w:rPr>
        <w:t>s EIRs are integrated with their SMSCs. Due to this UZIMEI can automatically notify subscribers in bulk, for example, in case of changes in the conditions of the service.</w:t>
      </w:r>
    </w:p>
    <w:p w14:paraId="63C3E8B2" w14:textId="73E9C918" w:rsidR="00D21536" w:rsidRPr="0005402F" w:rsidRDefault="00D21536" w:rsidP="00944885">
      <w:pPr>
        <w:rPr>
          <w:bCs/>
          <w:szCs w:val="24"/>
        </w:rPr>
      </w:pPr>
      <w:r w:rsidRPr="0005402F">
        <w:rPr>
          <w:bCs/>
          <w:szCs w:val="24"/>
        </w:rPr>
        <w:t>The</w:t>
      </w:r>
      <w:r w:rsidRPr="0005402F">
        <w:rPr>
          <w:szCs w:val="24"/>
        </w:rPr>
        <w:t xml:space="preserve"> </w:t>
      </w:r>
      <w:hyperlink r:id="rId40" w:history="1">
        <w:r w:rsidRPr="0005402F">
          <w:rPr>
            <w:rStyle w:val="Hyperlink"/>
            <w:szCs w:val="24"/>
          </w:rPr>
          <w:t>www.uzimei.uz</w:t>
        </w:r>
      </w:hyperlink>
      <w:r w:rsidRPr="0005402F">
        <w:rPr>
          <w:bCs/>
          <w:szCs w:val="24"/>
        </w:rPr>
        <w:t xml:space="preserve"> portal provides:</w:t>
      </w:r>
    </w:p>
    <w:p w14:paraId="6DC2F204" w14:textId="5FA6D90E" w:rsidR="00D21536" w:rsidRPr="0005402F" w:rsidRDefault="0093197E" w:rsidP="00944885">
      <w:pPr>
        <w:pStyle w:val="enumlev1"/>
        <w:rPr>
          <w:szCs w:val="24"/>
        </w:rPr>
      </w:pPr>
      <w:r w:rsidRPr="00A64CB7">
        <w:rPr>
          <w:szCs w:val="24"/>
        </w:rPr>
        <w:t>1)</w:t>
      </w:r>
      <w:r w:rsidRPr="00A64CB7">
        <w:rPr>
          <w:szCs w:val="24"/>
        </w:rPr>
        <w:tab/>
      </w:r>
      <w:r w:rsidR="00D21536" w:rsidRPr="0005402F">
        <w:rPr>
          <w:szCs w:val="24"/>
        </w:rPr>
        <w:t xml:space="preserve">Information about the UZIMEI system </w:t>
      </w:r>
    </w:p>
    <w:p w14:paraId="6ACB7F3B" w14:textId="533E51CA" w:rsidR="00D21536" w:rsidRPr="0005402F" w:rsidRDefault="0093197E" w:rsidP="00944885">
      <w:pPr>
        <w:pStyle w:val="enumlev1"/>
        <w:rPr>
          <w:szCs w:val="24"/>
        </w:rPr>
      </w:pPr>
      <w:r w:rsidRPr="00A64CB7">
        <w:rPr>
          <w:szCs w:val="24"/>
        </w:rPr>
        <w:t>2)</w:t>
      </w:r>
      <w:r w:rsidRPr="00A64CB7">
        <w:rPr>
          <w:szCs w:val="24"/>
        </w:rPr>
        <w:tab/>
      </w:r>
      <w:r w:rsidR="00D21536" w:rsidRPr="0005402F">
        <w:rPr>
          <w:szCs w:val="24"/>
        </w:rPr>
        <w:t>IMEI checking</w:t>
      </w:r>
    </w:p>
    <w:p w14:paraId="1BDCFD56" w14:textId="0F5E25E1" w:rsidR="00D21536" w:rsidRPr="0005402F" w:rsidRDefault="0093197E" w:rsidP="00944885">
      <w:pPr>
        <w:pStyle w:val="enumlev1"/>
        <w:rPr>
          <w:szCs w:val="24"/>
        </w:rPr>
      </w:pPr>
      <w:r w:rsidRPr="0005402F">
        <w:rPr>
          <w:szCs w:val="24"/>
        </w:rPr>
        <w:t>3)</w:t>
      </w:r>
      <w:r w:rsidRPr="0005402F">
        <w:rPr>
          <w:szCs w:val="24"/>
        </w:rPr>
        <w:tab/>
      </w:r>
      <w:r w:rsidR="00D21536" w:rsidRPr="0005402F">
        <w:rPr>
          <w:szCs w:val="24"/>
        </w:rPr>
        <w:t>Instructions on other ways to check the IMEI</w:t>
      </w:r>
    </w:p>
    <w:p w14:paraId="07EF8C4F" w14:textId="27461ACC" w:rsidR="00D21536" w:rsidRPr="0005402F" w:rsidRDefault="0093197E" w:rsidP="00944885">
      <w:pPr>
        <w:pStyle w:val="enumlev1"/>
        <w:rPr>
          <w:szCs w:val="24"/>
        </w:rPr>
      </w:pPr>
      <w:r w:rsidRPr="0005402F">
        <w:rPr>
          <w:szCs w:val="24"/>
        </w:rPr>
        <w:t>4)</w:t>
      </w:r>
      <w:r w:rsidRPr="0005402F">
        <w:rPr>
          <w:szCs w:val="24"/>
        </w:rPr>
        <w:tab/>
      </w:r>
      <w:r w:rsidR="00D21536" w:rsidRPr="0005402F">
        <w:rPr>
          <w:szCs w:val="24"/>
        </w:rPr>
        <w:t>Registration of one or more IMEIs of one device</w:t>
      </w:r>
    </w:p>
    <w:p w14:paraId="0BE671CB" w14:textId="214A4737" w:rsidR="00D21536" w:rsidRPr="0005402F" w:rsidRDefault="0093197E" w:rsidP="00944885">
      <w:pPr>
        <w:pStyle w:val="enumlev1"/>
        <w:rPr>
          <w:szCs w:val="24"/>
        </w:rPr>
      </w:pPr>
      <w:r w:rsidRPr="0005402F">
        <w:rPr>
          <w:szCs w:val="24"/>
        </w:rPr>
        <w:t>5)</w:t>
      </w:r>
      <w:r w:rsidRPr="0005402F">
        <w:rPr>
          <w:szCs w:val="24"/>
        </w:rPr>
        <w:tab/>
      </w:r>
      <w:r w:rsidR="00D21536" w:rsidRPr="0005402F">
        <w:rPr>
          <w:szCs w:val="24"/>
        </w:rPr>
        <w:t xml:space="preserve">Instructions on all </w:t>
      </w:r>
      <w:r w:rsidR="000014E2" w:rsidRPr="0005402F">
        <w:rPr>
          <w:szCs w:val="24"/>
        </w:rPr>
        <w:t xml:space="preserve">the </w:t>
      </w:r>
      <w:r w:rsidR="00D21536" w:rsidRPr="0005402F">
        <w:rPr>
          <w:szCs w:val="24"/>
        </w:rPr>
        <w:t>ways to apply for IMEI registration</w:t>
      </w:r>
    </w:p>
    <w:p w14:paraId="22A829FA" w14:textId="7BCF59EE" w:rsidR="00D21536" w:rsidRPr="0005402F" w:rsidRDefault="0093197E" w:rsidP="00944885">
      <w:pPr>
        <w:pStyle w:val="enumlev1"/>
        <w:rPr>
          <w:szCs w:val="24"/>
        </w:rPr>
      </w:pPr>
      <w:r w:rsidRPr="0005402F">
        <w:rPr>
          <w:szCs w:val="24"/>
        </w:rPr>
        <w:t>6)</w:t>
      </w:r>
      <w:r w:rsidRPr="0005402F">
        <w:rPr>
          <w:szCs w:val="24"/>
        </w:rPr>
        <w:tab/>
      </w:r>
      <w:r w:rsidR="00D21536" w:rsidRPr="0005402F">
        <w:rPr>
          <w:szCs w:val="24"/>
        </w:rPr>
        <w:t xml:space="preserve">Instructions on all </w:t>
      </w:r>
      <w:r w:rsidR="00562A43" w:rsidRPr="0005402F">
        <w:rPr>
          <w:szCs w:val="24"/>
        </w:rPr>
        <w:t xml:space="preserve">the </w:t>
      </w:r>
      <w:r w:rsidR="00D21536" w:rsidRPr="0005402F">
        <w:rPr>
          <w:szCs w:val="24"/>
        </w:rPr>
        <w:t>methods of payment of the application</w:t>
      </w:r>
    </w:p>
    <w:p w14:paraId="285F1C43" w14:textId="2FC1502D" w:rsidR="00D21536" w:rsidRPr="0005402F" w:rsidRDefault="0093197E" w:rsidP="00944885">
      <w:pPr>
        <w:pStyle w:val="enumlev1"/>
        <w:rPr>
          <w:szCs w:val="24"/>
        </w:rPr>
      </w:pPr>
      <w:r w:rsidRPr="0005402F">
        <w:rPr>
          <w:szCs w:val="24"/>
        </w:rPr>
        <w:t>7)</w:t>
      </w:r>
      <w:r w:rsidRPr="0005402F">
        <w:rPr>
          <w:szCs w:val="24"/>
        </w:rPr>
        <w:tab/>
      </w:r>
      <w:r w:rsidR="00D21536" w:rsidRPr="0005402F">
        <w:rPr>
          <w:szCs w:val="24"/>
        </w:rPr>
        <w:t>Addresses of all customs offices where you can pass customs clearance</w:t>
      </w:r>
    </w:p>
    <w:p w14:paraId="63CBF1E8" w14:textId="2E2ED6A0" w:rsidR="00D21536" w:rsidRPr="0005402F" w:rsidRDefault="0093197E" w:rsidP="00944885">
      <w:pPr>
        <w:pStyle w:val="enumlev1"/>
        <w:rPr>
          <w:szCs w:val="24"/>
        </w:rPr>
      </w:pPr>
      <w:r w:rsidRPr="0005402F">
        <w:rPr>
          <w:szCs w:val="24"/>
        </w:rPr>
        <w:t>8)</w:t>
      </w:r>
      <w:r w:rsidRPr="0005402F">
        <w:rPr>
          <w:szCs w:val="24"/>
        </w:rPr>
        <w:tab/>
      </w:r>
      <w:r w:rsidR="00D21536" w:rsidRPr="0005402F">
        <w:rPr>
          <w:szCs w:val="24"/>
        </w:rPr>
        <w:t>Addresses of all registration offices where you can apply</w:t>
      </w:r>
    </w:p>
    <w:p w14:paraId="220C3AA2" w14:textId="6A561E14" w:rsidR="00D21536" w:rsidRPr="0005402F" w:rsidRDefault="0093197E" w:rsidP="00944885">
      <w:pPr>
        <w:pStyle w:val="enumlev1"/>
        <w:rPr>
          <w:szCs w:val="24"/>
        </w:rPr>
      </w:pPr>
      <w:r w:rsidRPr="00A64CB7">
        <w:rPr>
          <w:szCs w:val="24"/>
        </w:rPr>
        <w:t>9)</w:t>
      </w:r>
      <w:r w:rsidRPr="00A64CB7">
        <w:rPr>
          <w:szCs w:val="24"/>
        </w:rPr>
        <w:tab/>
      </w:r>
      <w:r w:rsidR="00D21536" w:rsidRPr="0005402F">
        <w:rPr>
          <w:szCs w:val="24"/>
        </w:rPr>
        <w:t>FAQ</w:t>
      </w:r>
      <w:r w:rsidR="00562A43" w:rsidRPr="0005402F">
        <w:rPr>
          <w:szCs w:val="24"/>
        </w:rPr>
        <w:t>s</w:t>
      </w:r>
    </w:p>
    <w:p w14:paraId="4A321B2A" w14:textId="165D0F62" w:rsidR="00D21536" w:rsidRPr="0005402F" w:rsidRDefault="0093197E" w:rsidP="00944885">
      <w:pPr>
        <w:pStyle w:val="enumlev1"/>
        <w:rPr>
          <w:szCs w:val="24"/>
        </w:rPr>
      </w:pPr>
      <w:r w:rsidRPr="00A64CB7">
        <w:rPr>
          <w:szCs w:val="24"/>
        </w:rPr>
        <w:t>10)</w:t>
      </w:r>
      <w:r w:rsidRPr="00A64CB7">
        <w:rPr>
          <w:szCs w:val="24"/>
        </w:rPr>
        <w:tab/>
      </w:r>
      <w:r w:rsidR="00D21536" w:rsidRPr="0005402F">
        <w:rPr>
          <w:szCs w:val="24"/>
        </w:rPr>
        <w:t>Videos about UZIMEI</w:t>
      </w:r>
    </w:p>
    <w:p w14:paraId="7F48EA94" w14:textId="53EEAAB8" w:rsidR="00D21536" w:rsidRPr="0005402F" w:rsidRDefault="00944885" w:rsidP="00944885">
      <w:pPr>
        <w:pStyle w:val="Headingb"/>
        <w:rPr>
          <w:szCs w:val="24"/>
        </w:rPr>
      </w:pPr>
      <w:r w:rsidRPr="0005402F">
        <w:rPr>
          <w:szCs w:val="24"/>
        </w:rPr>
        <w:t>•</w:t>
      </w:r>
      <w:r w:rsidR="0093197E" w:rsidRPr="00A64CB7">
        <w:rPr>
          <w:szCs w:val="24"/>
        </w:rPr>
        <w:tab/>
      </w:r>
      <w:r w:rsidR="00D21536" w:rsidRPr="0005402F">
        <w:rPr>
          <w:szCs w:val="24"/>
        </w:rPr>
        <w:t xml:space="preserve">Statistic on the effects of </w:t>
      </w:r>
      <w:r w:rsidR="00556001" w:rsidRPr="0005402F">
        <w:rPr>
          <w:szCs w:val="24"/>
        </w:rPr>
        <w:t xml:space="preserve">the </w:t>
      </w:r>
      <w:r w:rsidR="00D21536" w:rsidRPr="0005402F">
        <w:rPr>
          <w:szCs w:val="24"/>
        </w:rPr>
        <w:t>implementation of the use case</w:t>
      </w:r>
    </w:p>
    <w:p w14:paraId="2B5C252E" w14:textId="03275B81" w:rsidR="00D21536" w:rsidRPr="0005402F" w:rsidRDefault="00944885" w:rsidP="00944885">
      <w:pPr>
        <w:pStyle w:val="enumlev2"/>
        <w:rPr>
          <w:szCs w:val="24"/>
        </w:rPr>
      </w:pPr>
      <w:r w:rsidRPr="0005402F">
        <w:rPr>
          <w:szCs w:val="24"/>
        </w:rPr>
        <w:t>–</w:t>
      </w:r>
      <w:r w:rsidR="0093197E" w:rsidRPr="0005402F">
        <w:rPr>
          <w:szCs w:val="24"/>
        </w:rPr>
        <w:tab/>
      </w:r>
      <w:r w:rsidR="00D21536" w:rsidRPr="0005402F">
        <w:rPr>
          <w:szCs w:val="24"/>
        </w:rPr>
        <w:t>The number of official importers increased by 2.7 times</w:t>
      </w:r>
      <w:r w:rsidR="00562A43" w:rsidRPr="0005402F">
        <w:rPr>
          <w:szCs w:val="24"/>
        </w:rPr>
        <w:t>.</w:t>
      </w:r>
    </w:p>
    <w:p w14:paraId="090B2178" w14:textId="0ABF6C77" w:rsidR="00D21536" w:rsidRPr="0005402F" w:rsidRDefault="00944885" w:rsidP="00944885">
      <w:pPr>
        <w:pStyle w:val="enumlev2"/>
        <w:rPr>
          <w:szCs w:val="24"/>
        </w:rPr>
      </w:pPr>
      <w:r w:rsidRPr="0005402F">
        <w:rPr>
          <w:szCs w:val="24"/>
        </w:rPr>
        <w:t>–</w:t>
      </w:r>
      <w:r w:rsidR="0093197E" w:rsidRPr="0005402F">
        <w:rPr>
          <w:szCs w:val="24"/>
        </w:rPr>
        <w:tab/>
      </w:r>
      <w:r w:rsidR="00D21536" w:rsidRPr="0005402F">
        <w:rPr>
          <w:szCs w:val="24"/>
        </w:rPr>
        <w:t xml:space="preserve">Revenues from imports of mobile devices increased by more than </w:t>
      </w:r>
      <w:r w:rsidR="00082358" w:rsidRPr="0005402F">
        <w:rPr>
          <w:szCs w:val="24"/>
        </w:rPr>
        <w:t>eight</w:t>
      </w:r>
      <w:r w:rsidR="00D21536" w:rsidRPr="0005402F">
        <w:rPr>
          <w:szCs w:val="24"/>
        </w:rPr>
        <w:t xml:space="preserve"> times</w:t>
      </w:r>
      <w:r w:rsidR="00562A43" w:rsidRPr="0005402F">
        <w:rPr>
          <w:szCs w:val="24"/>
        </w:rPr>
        <w:t>.</w:t>
      </w:r>
    </w:p>
    <w:p w14:paraId="0B0F9E36" w14:textId="6CB0B591" w:rsidR="00D21536" w:rsidRPr="0005402F" w:rsidRDefault="00944885" w:rsidP="00944885">
      <w:pPr>
        <w:pStyle w:val="enumlev2"/>
        <w:rPr>
          <w:szCs w:val="24"/>
        </w:rPr>
      </w:pPr>
      <w:r w:rsidRPr="0005402F">
        <w:rPr>
          <w:szCs w:val="24"/>
        </w:rPr>
        <w:t>–</w:t>
      </w:r>
      <w:r w:rsidR="0093197E" w:rsidRPr="0005402F">
        <w:rPr>
          <w:szCs w:val="24"/>
        </w:rPr>
        <w:tab/>
      </w:r>
      <w:r w:rsidR="00D21536" w:rsidRPr="0005402F">
        <w:rPr>
          <w:szCs w:val="24"/>
        </w:rPr>
        <w:t xml:space="preserve">The share of local producer devices </w:t>
      </w:r>
      <w:r w:rsidR="00E750DC" w:rsidRPr="0005402F">
        <w:rPr>
          <w:szCs w:val="24"/>
        </w:rPr>
        <w:t>in</w:t>
      </w:r>
      <w:r w:rsidR="00D21536" w:rsidRPr="0005402F">
        <w:rPr>
          <w:szCs w:val="24"/>
        </w:rPr>
        <w:t xml:space="preserve"> the market increased from 1.2</w:t>
      </w:r>
      <w:r w:rsidR="0060701E" w:rsidRPr="0005402F">
        <w:rPr>
          <w:szCs w:val="24"/>
        </w:rPr>
        <w:t xml:space="preserve"> </w:t>
      </w:r>
      <w:r w:rsidR="00D21536" w:rsidRPr="0005402F">
        <w:rPr>
          <w:szCs w:val="24"/>
        </w:rPr>
        <w:t>% to 1.7</w:t>
      </w:r>
      <w:r w:rsidR="0060701E" w:rsidRPr="0005402F">
        <w:rPr>
          <w:szCs w:val="24"/>
        </w:rPr>
        <w:t xml:space="preserve"> </w:t>
      </w:r>
      <w:r w:rsidR="00D21536" w:rsidRPr="0005402F">
        <w:rPr>
          <w:szCs w:val="24"/>
        </w:rPr>
        <w:t>%.</w:t>
      </w:r>
    </w:p>
    <w:p w14:paraId="71353822" w14:textId="580184E1" w:rsidR="00D21536" w:rsidRPr="0005402F" w:rsidRDefault="00944885" w:rsidP="00944885">
      <w:pPr>
        <w:pStyle w:val="enumlev2"/>
        <w:rPr>
          <w:szCs w:val="24"/>
        </w:rPr>
      </w:pPr>
      <w:r w:rsidRPr="0005402F">
        <w:rPr>
          <w:szCs w:val="24"/>
        </w:rPr>
        <w:t>–</w:t>
      </w:r>
      <w:r w:rsidR="0093197E" w:rsidRPr="0005402F">
        <w:rPr>
          <w:szCs w:val="24"/>
        </w:rPr>
        <w:tab/>
      </w:r>
      <w:r w:rsidR="00D21536" w:rsidRPr="0005402F">
        <w:rPr>
          <w:szCs w:val="24"/>
        </w:rPr>
        <w:t>The number of counterfeit devices among phones, smartphones and tablets decreased by 98.5</w:t>
      </w:r>
      <w:r w:rsidR="00C5363F" w:rsidRPr="0005402F">
        <w:rPr>
          <w:szCs w:val="24"/>
        </w:rPr>
        <w:t xml:space="preserve"> </w:t>
      </w:r>
      <w:r w:rsidR="00D21536" w:rsidRPr="0005402F">
        <w:rPr>
          <w:szCs w:val="24"/>
        </w:rPr>
        <w:t>% (CEIR statistics). No new counterfeit devices appear. The remaining 1.5</w:t>
      </w:r>
      <w:r w:rsidR="00B4617E" w:rsidRPr="0005402F">
        <w:rPr>
          <w:szCs w:val="24"/>
        </w:rPr>
        <w:t xml:space="preserve"> </w:t>
      </w:r>
      <w:r w:rsidR="00D21536" w:rsidRPr="0005402F">
        <w:rPr>
          <w:szCs w:val="24"/>
        </w:rPr>
        <w:t>% are allowed because they were used before the launch of CEIR.</w:t>
      </w:r>
    </w:p>
    <w:p w14:paraId="21B76B3C" w14:textId="754DBBF1" w:rsidR="00D21536" w:rsidRPr="0005402F" w:rsidRDefault="00944885" w:rsidP="00944885">
      <w:pPr>
        <w:pStyle w:val="enumlev2"/>
        <w:rPr>
          <w:szCs w:val="24"/>
        </w:rPr>
      </w:pPr>
      <w:r w:rsidRPr="0005402F">
        <w:rPr>
          <w:szCs w:val="24"/>
        </w:rPr>
        <w:t>–</w:t>
      </w:r>
      <w:r w:rsidR="0093197E" w:rsidRPr="00A64CB7">
        <w:rPr>
          <w:szCs w:val="24"/>
        </w:rPr>
        <w:tab/>
      </w:r>
      <w:r w:rsidR="00AE5C30">
        <w:rPr>
          <w:szCs w:val="24"/>
        </w:rPr>
        <w:t>Permitted-list</w:t>
      </w:r>
      <w:r w:rsidR="00D21536" w:rsidRPr="0005402F">
        <w:rPr>
          <w:szCs w:val="24"/>
        </w:rPr>
        <w:t>:</w:t>
      </w:r>
    </w:p>
    <w:p w14:paraId="1499B271" w14:textId="76541212" w:rsidR="00D21536" w:rsidRPr="0005402F" w:rsidRDefault="0093197E" w:rsidP="00944885">
      <w:pPr>
        <w:pStyle w:val="enumlev3"/>
        <w:rPr>
          <w:szCs w:val="24"/>
        </w:rPr>
      </w:pPr>
      <w:r w:rsidRPr="0005402F">
        <w:rPr>
          <w:szCs w:val="24"/>
        </w:rPr>
        <w:t>o</w:t>
      </w:r>
      <w:r w:rsidRPr="0005402F">
        <w:rPr>
          <w:szCs w:val="24"/>
        </w:rPr>
        <w:tab/>
      </w:r>
      <w:r w:rsidR="00D21536" w:rsidRPr="0005402F">
        <w:rPr>
          <w:szCs w:val="24"/>
        </w:rPr>
        <w:t>Before November 1, 2019, more than 42.6 million IMEI</w:t>
      </w:r>
      <w:r w:rsidR="00B4617E" w:rsidRPr="0005402F">
        <w:rPr>
          <w:szCs w:val="24"/>
        </w:rPr>
        <w:t>s</w:t>
      </w:r>
      <w:r w:rsidR="00D21536" w:rsidRPr="0005402F">
        <w:rPr>
          <w:szCs w:val="24"/>
        </w:rPr>
        <w:t xml:space="preserve"> were automatically registered</w:t>
      </w:r>
      <w:r w:rsidR="00E81F22" w:rsidRPr="0005402F">
        <w:rPr>
          <w:szCs w:val="24"/>
        </w:rPr>
        <w:t>.</w:t>
      </w:r>
      <w:r w:rsidR="00D21536" w:rsidRPr="0005402F">
        <w:rPr>
          <w:rStyle w:val="FootnoteReference"/>
          <w:bCs/>
          <w:sz w:val="24"/>
          <w:szCs w:val="24"/>
        </w:rPr>
        <w:footnoteReference w:id="20"/>
      </w:r>
    </w:p>
    <w:p w14:paraId="675F6420" w14:textId="1246322E" w:rsidR="00D21536" w:rsidRPr="0005402F" w:rsidRDefault="0093197E" w:rsidP="00944885">
      <w:pPr>
        <w:pStyle w:val="enumlev3"/>
        <w:rPr>
          <w:szCs w:val="24"/>
        </w:rPr>
      </w:pPr>
      <w:r w:rsidRPr="0005402F">
        <w:rPr>
          <w:szCs w:val="24"/>
        </w:rPr>
        <w:t>o</w:t>
      </w:r>
      <w:r w:rsidRPr="0005402F">
        <w:rPr>
          <w:szCs w:val="24"/>
        </w:rPr>
        <w:tab/>
      </w:r>
      <w:r w:rsidR="00D21536" w:rsidRPr="0005402F">
        <w:rPr>
          <w:szCs w:val="24"/>
        </w:rPr>
        <w:t>During November 2019, 1.47 million IMEIs were registered for free</w:t>
      </w:r>
      <w:r w:rsidR="00E81F22" w:rsidRPr="0005402F">
        <w:rPr>
          <w:szCs w:val="24"/>
        </w:rPr>
        <w:t>.</w:t>
      </w:r>
      <w:r w:rsidR="00D21536" w:rsidRPr="0005402F">
        <w:rPr>
          <w:rStyle w:val="FootnoteReference"/>
          <w:bCs/>
          <w:sz w:val="24"/>
          <w:szCs w:val="24"/>
        </w:rPr>
        <w:footnoteReference w:id="21"/>
      </w:r>
    </w:p>
    <w:p w14:paraId="51911FFA" w14:textId="3F5A6BBF" w:rsidR="00D21536" w:rsidRPr="0005402F" w:rsidRDefault="0093197E" w:rsidP="00944885">
      <w:pPr>
        <w:pStyle w:val="enumlev3"/>
        <w:rPr>
          <w:szCs w:val="24"/>
        </w:rPr>
      </w:pPr>
      <w:r w:rsidRPr="0005402F">
        <w:rPr>
          <w:szCs w:val="24"/>
        </w:rPr>
        <w:t>o</w:t>
      </w:r>
      <w:r w:rsidRPr="0005402F">
        <w:rPr>
          <w:szCs w:val="24"/>
        </w:rPr>
        <w:tab/>
      </w:r>
      <w:r w:rsidR="00D21536" w:rsidRPr="0005402F">
        <w:rPr>
          <w:szCs w:val="24"/>
        </w:rPr>
        <w:t>Assumptions about the volume of devices imported were correct: 3-5 million devices, each with an average of 1.5 IMEI.</w:t>
      </w:r>
    </w:p>
    <w:p w14:paraId="4784996E" w14:textId="194E27B4" w:rsidR="00D21536" w:rsidRPr="0005402F" w:rsidRDefault="00656C05" w:rsidP="00656C05">
      <w:pPr>
        <w:pStyle w:val="enumlev2"/>
        <w:rPr>
          <w:szCs w:val="24"/>
        </w:rPr>
      </w:pPr>
      <w:r w:rsidRPr="0005402F">
        <w:rPr>
          <w:szCs w:val="24"/>
        </w:rPr>
        <w:t>–</w:t>
      </w:r>
      <w:r w:rsidR="0093197E" w:rsidRPr="0005402F">
        <w:rPr>
          <w:szCs w:val="24"/>
        </w:rPr>
        <w:tab/>
      </w:r>
      <w:r w:rsidR="00D21536" w:rsidRPr="0005402F">
        <w:rPr>
          <w:szCs w:val="24"/>
        </w:rPr>
        <w:t>The usual statistics for the month:</w:t>
      </w:r>
    </w:p>
    <w:p w14:paraId="44FEE21C" w14:textId="3FA13469" w:rsidR="00D21536" w:rsidRPr="0005402F" w:rsidRDefault="0093197E" w:rsidP="00656C05">
      <w:pPr>
        <w:pStyle w:val="enumlev3"/>
        <w:rPr>
          <w:szCs w:val="24"/>
        </w:rPr>
      </w:pPr>
      <w:r w:rsidRPr="0005402F">
        <w:rPr>
          <w:szCs w:val="24"/>
        </w:rPr>
        <w:lastRenderedPageBreak/>
        <w:t>o</w:t>
      </w:r>
      <w:r w:rsidRPr="0005402F">
        <w:rPr>
          <w:szCs w:val="24"/>
        </w:rPr>
        <w:tab/>
      </w:r>
      <w:r w:rsidR="00D21536" w:rsidRPr="0005402F">
        <w:rPr>
          <w:szCs w:val="24"/>
        </w:rPr>
        <w:t>Registrations divided by type of applicant:</w:t>
      </w:r>
    </w:p>
    <w:p w14:paraId="01351B27" w14:textId="05D48160" w:rsidR="00D21536" w:rsidRPr="0005402F" w:rsidRDefault="00656C05" w:rsidP="00656C05">
      <w:pPr>
        <w:pStyle w:val="enumlev3"/>
        <w:rPr>
          <w:szCs w:val="24"/>
        </w:rPr>
      </w:pPr>
      <w:r w:rsidRPr="00A64CB7">
        <w:rPr>
          <w:szCs w:val="24"/>
        </w:rPr>
        <w:tab/>
      </w:r>
      <w:r w:rsidRPr="00A64CB7">
        <w:rPr>
          <w:szCs w:val="24"/>
        </w:rPr>
        <w:tab/>
      </w:r>
      <w:r w:rsidRPr="0005402F">
        <w:rPr>
          <w:szCs w:val="24"/>
        </w:rPr>
        <w:t>•</w:t>
      </w:r>
      <w:r w:rsidR="0093197E" w:rsidRPr="00A64CB7">
        <w:rPr>
          <w:szCs w:val="24"/>
        </w:rPr>
        <w:tab/>
      </w:r>
      <w:r w:rsidR="00D21536" w:rsidRPr="0005402F">
        <w:rPr>
          <w:szCs w:val="24"/>
        </w:rPr>
        <w:t>Importers – 52</w:t>
      </w:r>
      <w:r w:rsidR="00B4617E" w:rsidRPr="0005402F">
        <w:rPr>
          <w:szCs w:val="24"/>
        </w:rPr>
        <w:t xml:space="preserve"> </w:t>
      </w:r>
      <w:r w:rsidR="00D21536" w:rsidRPr="0005402F">
        <w:rPr>
          <w:szCs w:val="24"/>
        </w:rPr>
        <w:t>%</w:t>
      </w:r>
    </w:p>
    <w:p w14:paraId="6D5F4583" w14:textId="4FACF06E" w:rsidR="00D21536" w:rsidRPr="0005402F" w:rsidRDefault="00656C05" w:rsidP="00656C05">
      <w:pPr>
        <w:pStyle w:val="enumlev3"/>
        <w:rPr>
          <w:szCs w:val="24"/>
        </w:rPr>
      </w:pPr>
      <w:r w:rsidRPr="00A64CB7">
        <w:rPr>
          <w:szCs w:val="24"/>
        </w:rPr>
        <w:tab/>
      </w:r>
      <w:r w:rsidRPr="00A64CB7">
        <w:rPr>
          <w:szCs w:val="24"/>
        </w:rPr>
        <w:tab/>
      </w:r>
      <w:r w:rsidRPr="0005402F">
        <w:rPr>
          <w:szCs w:val="24"/>
        </w:rPr>
        <w:t>•</w:t>
      </w:r>
      <w:r w:rsidR="0093197E" w:rsidRPr="00A64CB7">
        <w:rPr>
          <w:szCs w:val="24"/>
        </w:rPr>
        <w:tab/>
      </w:r>
      <w:r w:rsidR="00D21536" w:rsidRPr="0005402F">
        <w:rPr>
          <w:szCs w:val="24"/>
        </w:rPr>
        <w:t>Uzbek</w:t>
      </w:r>
      <w:r w:rsidR="001948C7" w:rsidRPr="0005402F">
        <w:rPr>
          <w:szCs w:val="24"/>
        </w:rPr>
        <w:t>istan</w:t>
      </w:r>
      <w:r w:rsidR="00D21536" w:rsidRPr="0005402F">
        <w:rPr>
          <w:szCs w:val="24"/>
        </w:rPr>
        <w:t xml:space="preserve"> citizens – 42</w:t>
      </w:r>
      <w:r w:rsidR="001948C7" w:rsidRPr="0005402F">
        <w:rPr>
          <w:szCs w:val="24"/>
        </w:rPr>
        <w:t xml:space="preserve"> </w:t>
      </w:r>
      <w:r w:rsidR="00D21536" w:rsidRPr="0005402F">
        <w:rPr>
          <w:szCs w:val="24"/>
        </w:rPr>
        <w:t>%</w:t>
      </w:r>
    </w:p>
    <w:p w14:paraId="7AFAA215" w14:textId="2D7E7CA0" w:rsidR="00D21536" w:rsidRPr="0005402F" w:rsidRDefault="00656C05" w:rsidP="00656C05">
      <w:pPr>
        <w:pStyle w:val="enumlev3"/>
        <w:rPr>
          <w:szCs w:val="24"/>
        </w:rPr>
      </w:pPr>
      <w:r w:rsidRPr="00A64CB7">
        <w:rPr>
          <w:szCs w:val="24"/>
        </w:rPr>
        <w:tab/>
      </w:r>
      <w:r w:rsidRPr="00A64CB7">
        <w:rPr>
          <w:szCs w:val="24"/>
        </w:rPr>
        <w:tab/>
      </w:r>
      <w:r w:rsidRPr="0005402F">
        <w:rPr>
          <w:szCs w:val="24"/>
        </w:rPr>
        <w:t>•</w:t>
      </w:r>
      <w:r w:rsidR="0093197E" w:rsidRPr="00A64CB7">
        <w:rPr>
          <w:szCs w:val="24"/>
        </w:rPr>
        <w:tab/>
      </w:r>
      <w:r w:rsidR="00D21536" w:rsidRPr="0005402F">
        <w:rPr>
          <w:szCs w:val="24"/>
        </w:rPr>
        <w:t>Local manufacturer</w:t>
      </w:r>
      <w:r w:rsidR="001948C7" w:rsidRPr="0005402F">
        <w:rPr>
          <w:szCs w:val="24"/>
        </w:rPr>
        <w:t>s</w:t>
      </w:r>
      <w:r w:rsidR="00D21536" w:rsidRPr="0005402F">
        <w:rPr>
          <w:szCs w:val="24"/>
        </w:rPr>
        <w:t xml:space="preserve"> – 3</w:t>
      </w:r>
      <w:r w:rsidR="001948C7" w:rsidRPr="0005402F">
        <w:rPr>
          <w:szCs w:val="24"/>
        </w:rPr>
        <w:t xml:space="preserve"> </w:t>
      </w:r>
      <w:r w:rsidR="00D21536" w:rsidRPr="0005402F">
        <w:rPr>
          <w:szCs w:val="24"/>
        </w:rPr>
        <w:t>%</w:t>
      </w:r>
    </w:p>
    <w:p w14:paraId="7C28EFCB" w14:textId="3B6C6E6C" w:rsidR="00D21536" w:rsidRPr="0005402F" w:rsidRDefault="00656C05" w:rsidP="00656C05">
      <w:pPr>
        <w:pStyle w:val="enumlev3"/>
        <w:rPr>
          <w:szCs w:val="24"/>
        </w:rPr>
      </w:pPr>
      <w:r w:rsidRPr="00A64CB7">
        <w:rPr>
          <w:szCs w:val="24"/>
        </w:rPr>
        <w:tab/>
      </w:r>
      <w:r w:rsidRPr="00A64CB7">
        <w:rPr>
          <w:szCs w:val="24"/>
        </w:rPr>
        <w:tab/>
      </w:r>
      <w:r w:rsidRPr="0005402F">
        <w:rPr>
          <w:szCs w:val="24"/>
        </w:rPr>
        <w:t>•</w:t>
      </w:r>
      <w:r w:rsidR="0093197E" w:rsidRPr="00A64CB7">
        <w:rPr>
          <w:szCs w:val="24"/>
        </w:rPr>
        <w:tab/>
      </w:r>
      <w:r w:rsidR="00D21536" w:rsidRPr="0005402F">
        <w:rPr>
          <w:szCs w:val="24"/>
        </w:rPr>
        <w:t>Foreigners – 3</w:t>
      </w:r>
      <w:r w:rsidR="00234590" w:rsidRPr="0005402F">
        <w:rPr>
          <w:szCs w:val="24"/>
        </w:rPr>
        <w:t xml:space="preserve"> </w:t>
      </w:r>
      <w:r w:rsidR="00D21536" w:rsidRPr="0005402F">
        <w:rPr>
          <w:szCs w:val="24"/>
        </w:rPr>
        <w:t>%</w:t>
      </w:r>
    </w:p>
    <w:p w14:paraId="49843BCD" w14:textId="2BB7BA92" w:rsidR="00D21536" w:rsidRPr="0005402F" w:rsidRDefault="0093197E" w:rsidP="00656C05">
      <w:pPr>
        <w:pStyle w:val="enumlev3"/>
        <w:rPr>
          <w:szCs w:val="24"/>
        </w:rPr>
      </w:pPr>
      <w:r w:rsidRPr="0005402F">
        <w:rPr>
          <w:szCs w:val="24"/>
        </w:rPr>
        <w:t>o</w:t>
      </w:r>
      <w:r w:rsidRPr="0005402F">
        <w:rPr>
          <w:szCs w:val="24"/>
        </w:rPr>
        <w:tab/>
      </w:r>
      <w:r w:rsidR="00D21536" w:rsidRPr="0005402F">
        <w:rPr>
          <w:szCs w:val="24"/>
        </w:rPr>
        <w:t>Registrations divided by the manner in which the application was submitted:</w:t>
      </w:r>
    </w:p>
    <w:p w14:paraId="70F70774" w14:textId="7712DAC7" w:rsidR="00D21536" w:rsidRPr="0005402F" w:rsidRDefault="00656C05" w:rsidP="00A24407">
      <w:pPr>
        <w:pStyle w:val="enumlev3"/>
        <w:ind w:left="1985" w:hanging="794"/>
        <w:rPr>
          <w:szCs w:val="24"/>
        </w:rPr>
      </w:pPr>
      <w:r w:rsidRPr="0005402F">
        <w:rPr>
          <w:szCs w:val="24"/>
        </w:rPr>
        <w:tab/>
        <w:t>•</w:t>
      </w:r>
      <w:r w:rsidR="0093197E" w:rsidRPr="0005402F">
        <w:rPr>
          <w:szCs w:val="24"/>
        </w:rPr>
        <w:tab/>
      </w:r>
      <w:r w:rsidR="00D21536" w:rsidRPr="0005402F">
        <w:rPr>
          <w:szCs w:val="24"/>
        </w:rPr>
        <w:t xml:space="preserve">Personally at </w:t>
      </w:r>
      <w:r w:rsidR="005B2678" w:rsidRPr="0005402F">
        <w:rPr>
          <w:szCs w:val="24"/>
        </w:rPr>
        <w:t xml:space="preserve">the </w:t>
      </w:r>
      <w:r w:rsidR="00D21536" w:rsidRPr="0005402F">
        <w:rPr>
          <w:szCs w:val="24"/>
        </w:rPr>
        <w:t>UZIMEI office – 56</w:t>
      </w:r>
      <w:r w:rsidR="00234590" w:rsidRPr="0005402F">
        <w:rPr>
          <w:szCs w:val="24"/>
        </w:rPr>
        <w:t xml:space="preserve"> </w:t>
      </w:r>
      <w:r w:rsidR="00D21536" w:rsidRPr="0005402F">
        <w:rPr>
          <w:szCs w:val="24"/>
        </w:rPr>
        <w:t>% (such a large portion because the importers use this method)</w:t>
      </w:r>
    </w:p>
    <w:p w14:paraId="4FE5E121" w14:textId="7D4987EC" w:rsidR="00D21536" w:rsidRPr="0005402F" w:rsidRDefault="00656C05" w:rsidP="00656C05">
      <w:pPr>
        <w:pStyle w:val="enumlev3"/>
        <w:rPr>
          <w:szCs w:val="24"/>
        </w:rPr>
      </w:pPr>
      <w:r w:rsidRPr="0005402F">
        <w:rPr>
          <w:szCs w:val="24"/>
        </w:rPr>
        <w:tab/>
      </w:r>
      <w:r w:rsidRPr="0005402F">
        <w:rPr>
          <w:szCs w:val="24"/>
        </w:rPr>
        <w:tab/>
        <w:t>•</w:t>
      </w:r>
      <w:r w:rsidR="0093197E" w:rsidRPr="0005402F">
        <w:rPr>
          <w:szCs w:val="24"/>
        </w:rPr>
        <w:tab/>
      </w:r>
      <w:r w:rsidR="00D21536" w:rsidRPr="0005402F">
        <w:rPr>
          <w:szCs w:val="24"/>
        </w:rPr>
        <w:t>At the uzimei.uz portal – 28</w:t>
      </w:r>
      <w:r w:rsidR="00234590" w:rsidRPr="0005402F">
        <w:rPr>
          <w:szCs w:val="24"/>
        </w:rPr>
        <w:t xml:space="preserve"> </w:t>
      </w:r>
      <w:r w:rsidR="00D21536" w:rsidRPr="0005402F">
        <w:rPr>
          <w:szCs w:val="24"/>
        </w:rPr>
        <w:t>%</w:t>
      </w:r>
    </w:p>
    <w:p w14:paraId="40FA8FB9" w14:textId="529FECFF" w:rsidR="00D21536" w:rsidRPr="0005402F" w:rsidRDefault="00656C05" w:rsidP="00656C05">
      <w:pPr>
        <w:pStyle w:val="enumlev3"/>
        <w:rPr>
          <w:szCs w:val="24"/>
        </w:rPr>
      </w:pPr>
      <w:r w:rsidRPr="0005402F">
        <w:rPr>
          <w:szCs w:val="24"/>
        </w:rPr>
        <w:tab/>
      </w:r>
      <w:r w:rsidRPr="0005402F">
        <w:rPr>
          <w:szCs w:val="24"/>
        </w:rPr>
        <w:tab/>
        <w:t>•</w:t>
      </w:r>
      <w:r w:rsidR="0093197E" w:rsidRPr="0005402F">
        <w:rPr>
          <w:szCs w:val="24"/>
        </w:rPr>
        <w:tab/>
      </w:r>
      <w:r w:rsidR="00D21536" w:rsidRPr="0005402F">
        <w:rPr>
          <w:szCs w:val="24"/>
        </w:rPr>
        <w:t>Personally at the post office – 8</w:t>
      </w:r>
      <w:r w:rsidR="00234590" w:rsidRPr="0005402F">
        <w:rPr>
          <w:szCs w:val="24"/>
        </w:rPr>
        <w:t xml:space="preserve"> </w:t>
      </w:r>
      <w:r w:rsidR="00D21536" w:rsidRPr="0005402F">
        <w:rPr>
          <w:szCs w:val="24"/>
        </w:rPr>
        <w:t>%</w:t>
      </w:r>
    </w:p>
    <w:p w14:paraId="676872CA" w14:textId="0112FB33" w:rsidR="00D21536" w:rsidRPr="0005402F" w:rsidRDefault="00656C05" w:rsidP="00656C05">
      <w:pPr>
        <w:pStyle w:val="enumlev3"/>
        <w:rPr>
          <w:szCs w:val="24"/>
        </w:rPr>
      </w:pPr>
      <w:r w:rsidRPr="0005402F">
        <w:rPr>
          <w:szCs w:val="24"/>
        </w:rPr>
        <w:tab/>
      </w:r>
      <w:r w:rsidRPr="0005402F">
        <w:rPr>
          <w:szCs w:val="24"/>
        </w:rPr>
        <w:tab/>
        <w:t>•</w:t>
      </w:r>
      <w:r w:rsidR="0093197E" w:rsidRPr="00A64CB7">
        <w:rPr>
          <w:szCs w:val="24"/>
        </w:rPr>
        <w:tab/>
      </w:r>
      <w:r w:rsidR="00D21536" w:rsidRPr="0005402F">
        <w:rPr>
          <w:szCs w:val="24"/>
        </w:rPr>
        <w:t>SMS – 7</w:t>
      </w:r>
      <w:r w:rsidR="00234590" w:rsidRPr="0005402F">
        <w:rPr>
          <w:szCs w:val="24"/>
        </w:rPr>
        <w:t xml:space="preserve"> </w:t>
      </w:r>
      <w:r w:rsidR="00D21536" w:rsidRPr="0005402F">
        <w:rPr>
          <w:szCs w:val="24"/>
        </w:rPr>
        <w:t>%</w:t>
      </w:r>
    </w:p>
    <w:p w14:paraId="2D088D45" w14:textId="03F126C1" w:rsidR="00D21536" w:rsidRPr="0005402F" w:rsidRDefault="00656C05" w:rsidP="00656C05">
      <w:pPr>
        <w:pStyle w:val="enumlev3"/>
        <w:rPr>
          <w:szCs w:val="24"/>
        </w:rPr>
      </w:pPr>
      <w:r w:rsidRPr="0005402F">
        <w:rPr>
          <w:szCs w:val="24"/>
        </w:rPr>
        <w:tab/>
      </w:r>
      <w:r w:rsidRPr="0005402F">
        <w:rPr>
          <w:szCs w:val="24"/>
        </w:rPr>
        <w:tab/>
        <w:t>•</w:t>
      </w:r>
      <w:r w:rsidR="0093197E" w:rsidRPr="00A64CB7">
        <w:rPr>
          <w:szCs w:val="24"/>
        </w:rPr>
        <w:tab/>
      </w:r>
      <w:r w:rsidR="00D21536" w:rsidRPr="0005402F">
        <w:rPr>
          <w:szCs w:val="24"/>
        </w:rPr>
        <w:t>USSD – less than 1</w:t>
      </w:r>
      <w:r w:rsidR="00234590" w:rsidRPr="0005402F">
        <w:rPr>
          <w:szCs w:val="24"/>
        </w:rPr>
        <w:t xml:space="preserve"> </w:t>
      </w:r>
      <w:r w:rsidR="00D21536" w:rsidRPr="0005402F">
        <w:rPr>
          <w:szCs w:val="24"/>
        </w:rPr>
        <w:t>%</w:t>
      </w:r>
    </w:p>
    <w:p w14:paraId="3C205A65" w14:textId="21F67E8E" w:rsidR="00D21536" w:rsidRPr="0005402F" w:rsidRDefault="00656C05" w:rsidP="00656C05">
      <w:pPr>
        <w:pStyle w:val="enumlev3"/>
        <w:rPr>
          <w:szCs w:val="24"/>
        </w:rPr>
      </w:pPr>
      <w:r w:rsidRPr="0005402F">
        <w:rPr>
          <w:szCs w:val="24"/>
        </w:rPr>
        <w:tab/>
      </w:r>
      <w:r w:rsidRPr="0005402F">
        <w:rPr>
          <w:szCs w:val="24"/>
        </w:rPr>
        <w:tab/>
        <w:t>•</w:t>
      </w:r>
      <w:r w:rsidR="0093197E" w:rsidRPr="0005402F">
        <w:rPr>
          <w:szCs w:val="24"/>
        </w:rPr>
        <w:tab/>
      </w:r>
      <w:r w:rsidR="00D21536" w:rsidRPr="0005402F">
        <w:rPr>
          <w:szCs w:val="24"/>
        </w:rPr>
        <w:t xml:space="preserve">Via </w:t>
      </w:r>
      <w:r w:rsidR="00D21536" w:rsidRPr="0005402F">
        <w:rPr>
          <w:color w:val="000000"/>
          <w:szCs w:val="24"/>
        </w:rPr>
        <w:t>interactive public services portal</w:t>
      </w:r>
      <w:r w:rsidR="00D21536" w:rsidRPr="0005402F">
        <w:rPr>
          <w:szCs w:val="24"/>
        </w:rPr>
        <w:t xml:space="preserve"> – close to 0</w:t>
      </w:r>
      <w:r w:rsidR="00234590" w:rsidRPr="0005402F">
        <w:rPr>
          <w:szCs w:val="24"/>
        </w:rPr>
        <w:t xml:space="preserve"> </w:t>
      </w:r>
      <w:r w:rsidR="00D21536" w:rsidRPr="0005402F">
        <w:rPr>
          <w:szCs w:val="24"/>
        </w:rPr>
        <w:t>%</w:t>
      </w:r>
    </w:p>
    <w:p w14:paraId="4038B5B9" w14:textId="49910C69" w:rsidR="00D21536" w:rsidRPr="0005402F" w:rsidRDefault="00ED2E06" w:rsidP="0093197E">
      <w:pPr>
        <w:tabs>
          <w:tab w:val="left" w:pos="432"/>
        </w:tabs>
        <w:spacing w:before="240" w:after="60"/>
        <w:ind w:left="1068" w:hanging="360"/>
        <w:contextualSpacing/>
        <w:rPr>
          <w:bCs/>
          <w:szCs w:val="24"/>
        </w:rPr>
      </w:pPr>
      <w:r w:rsidRPr="0005402F">
        <w:rPr>
          <w:szCs w:val="24"/>
        </w:rPr>
        <w:t>–</w:t>
      </w:r>
      <w:r w:rsidR="0093197E" w:rsidRPr="0005402F">
        <w:rPr>
          <w:bCs/>
          <w:szCs w:val="24"/>
        </w:rPr>
        <w:tab/>
      </w:r>
      <w:r w:rsidR="00D21536" w:rsidRPr="0005402F">
        <w:rPr>
          <w:bCs/>
          <w:szCs w:val="24"/>
        </w:rPr>
        <w:t xml:space="preserve">IMEI of stolen devices are </w:t>
      </w:r>
      <w:r w:rsidR="009A6BEB">
        <w:rPr>
          <w:bCs/>
          <w:szCs w:val="24"/>
        </w:rPr>
        <w:t>blocked-list</w:t>
      </w:r>
      <w:r w:rsidR="00D21536" w:rsidRPr="0005402F">
        <w:rPr>
          <w:bCs/>
          <w:szCs w:val="24"/>
        </w:rPr>
        <w:t xml:space="preserve">ed at the request of </w:t>
      </w:r>
      <w:r w:rsidR="00873A26" w:rsidRPr="0005402F">
        <w:rPr>
          <w:bCs/>
          <w:szCs w:val="24"/>
        </w:rPr>
        <w:t xml:space="preserve">the </w:t>
      </w:r>
      <w:r w:rsidR="00D21536" w:rsidRPr="0005402F">
        <w:rPr>
          <w:bCs/>
          <w:szCs w:val="24"/>
        </w:rPr>
        <w:t>law enforcement agency, but the impact of this innovation on the number of stolen phones has not yet been studied.</w:t>
      </w:r>
    </w:p>
    <w:p w14:paraId="5AA05CA9" w14:textId="4C1374E2" w:rsidR="00D21536" w:rsidRPr="0005402F" w:rsidRDefault="00ED2E06" w:rsidP="00ED2E06">
      <w:pPr>
        <w:pStyle w:val="Headingb"/>
        <w:rPr>
          <w:szCs w:val="24"/>
        </w:rPr>
      </w:pPr>
      <w:r w:rsidRPr="0005402F">
        <w:rPr>
          <w:szCs w:val="24"/>
        </w:rPr>
        <w:t>•</w:t>
      </w:r>
      <w:r w:rsidR="0093197E" w:rsidRPr="00A64CB7">
        <w:rPr>
          <w:szCs w:val="24"/>
        </w:rPr>
        <w:tab/>
      </w:r>
      <w:r w:rsidR="00D21536" w:rsidRPr="0005402F">
        <w:rPr>
          <w:szCs w:val="24"/>
        </w:rPr>
        <w:t>Difficulties after starting registrations</w:t>
      </w:r>
    </w:p>
    <w:p w14:paraId="550FB328" w14:textId="77777777" w:rsidR="00D21536" w:rsidRPr="0005402F" w:rsidRDefault="00D21536" w:rsidP="00ED2E06">
      <w:pPr>
        <w:rPr>
          <w:szCs w:val="24"/>
        </w:rPr>
      </w:pPr>
      <w:r w:rsidRPr="0005402F">
        <w:rPr>
          <w:szCs w:val="24"/>
        </w:rPr>
        <w:t>A large number of problems were created by the fact that most devices now have more than one SIM slot. This has created two types of problems:</w:t>
      </w:r>
    </w:p>
    <w:p w14:paraId="5658F7B9" w14:textId="29FFC915" w:rsidR="00D21536" w:rsidRPr="0005402F" w:rsidRDefault="0093197E" w:rsidP="00ED2E06">
      <w:pPr>
        <w:pStyle w:val="enumlev1"/>
        <w:rPr>
          <w:szCs w:val="24"/>
        </w:rPr>
      </w:pPr>
      <w:r w:rsidRPr="0005402F">
        <w:rPr>
          <w:szCs w:val="24"/>
        </w:rPr>
        <w:t>1)</w:t>
      </w:r>
      <w:r w:rsidRPr="0005402F">
        <w:rPr>
          <w:szCs w:val="24"/>
        </w:rPr>
        <w:tab/>
      </w:r>
      <w:r w:rsidR="00D21536" w:rsidRPr="0005402F">
        <w:rPr>
          <w:szCs w:val="24"/>
        </w:rPr>
        <w:t xml:space="preserve">There are phones that were in the country before November 1, 2019, but they have only one IMEI on the amnesty list. Although the population was constantly informed that it </w:t>
      </w:r>
      <w:r w:rsidR="00E6376F" w:rsidRPr="0005402F">
        <w:rPr>
          <w:szCs w:val="24"/>
        </w:rPr>
        <w:t>was</w:t>
      </w:r>
      <w:r w:rsidR="00D21536" w:rsidRPr="0005402F">
        <w:rPr>
          <w:szCs w:val="24"/>
        </w:rPr>
        <w:t xml:space="preserve"> necessary to insert SIM-cards in all SIM-slots of the device for their automatic registration, not all did so.</w:t>
      </w:r>
    </w:p>
    <w:p w14:paraId="2E244727" w14:textId="151F8281" w:rsidR="00D21536" w:rsidRPr="0005402F" w:rsidRDefault="0093197E" w:rsidP="00ED2E06">
      <w:pPr>
        <w:pStyle w:val="enumlev1"/>
        <w:rPr>
          <w:szCs w:val="24"/>
        </w:rPr>
      </w:pPr>
      <w:r w:rsidRPr="0005402F">
        <w:rPr>
          <w:szCs w:val="24"/>
        </w:rPr>
        <w:t>2)</w:t>
      </w:r>
      <w:r w:rsidRPr="0005402F">
        <w:rPr>
          <w:szCs w:val="24"/>
        </w:rPr>
        <w:tab/>
      </w:r>
      <w:r w:rsidR="00D21536" w:rsidRPr="0005402F">
        <w:rPr>
          <w:szCs w:val="24"/>
        </w:rPr>
        <w:t xml:space="preserve">Customs clearance is performed on the device, but in the UZIMEI </w:t>
      </w:r>
      <w:r w:rsidR="00EB18E7" w:rsidRPr="0005402F">
        <w:rPr>
          <w:szCs w:val="24"/>
        </w:rPr>
        <w:t xml:space="preserve">system </w:t>
      </w:r>
      <w:r w:rsidR="00D21536" w:rsidRPr="0005402F">
        <w:rPr>
          <w:szCs w:val="24"/>
        </w:rPr>
        <w:t xml:space="preserve">separate IMEIs are registered. Therefore, if only one IMEI is registered in the application, then when a person wants to register the second slot, it will </w:t>
      </w:r>
      <w:r w:rsidR="00E6376F" w:rsidRPr="0005402F">
        <w:rPr>
          <w:szCs w:val="24"/>
        </w:rPr>
        <w:t>show up as,</w:t>
      </w:r>
      <w:r w:rsidR="00D21536" w:rsidRPr="0005402F">
        <w:rPr>
          <w:szCs w:val="24"/>
        </w:rPr>
        <w:t xml:space="preserve"> this customs document has already been used.</w:t>
      </w:r>
    </w:p>
    <w:p w14:paraId="40CA7FEE" w14:textId="098F8553" w:rsidR="00D21536" w:rsidRPr="0005402F" w:rsidRDefault="00D21536" w:rsidP="00ED2E06">
      <w:pPr>
        <w:rPr>
          <w:szCs w:val="24"/>
        </w:rPr>
      </w:pPr>
      <w:r w:rsidRPr="0005402F">
        <w:rPr>
          <w:szCs w:val="24"/>
        </w:rPr>
        <w:t xml:space="preserve">For both of these cases, it was decided to put such IMEIs on the </w:t>
      </w:r>
      <w:r w:rsidR="00AE5C30">
        <w:rPr>
          <w:szCs w:val="24"/>
        </w:rPr>
        <w:t>permitted-list</w:t>
      </w:r>
      <w:r w:rsidRPr="0005402F">
        <w:rPr>
          <w:szCs w:val="24"/>
        </w:rPr>
        <w:t xml:space="preserve"> for free. For cases of second SIM slot amnesty, an automatic solution was developed</w:t>
      </w:r>
      <w:r w:rsidR="00D74639" w:rsidRPr="0005402F">
        <w:rPr>
          <w:szCs w:val="24"/>
        </w:rPr>
        <w:t> –</w:t>
      </w:r>
      <w:r w:rsidRPr="0005402F">
        <w:rPr>
          <w:szCs w:val="24"/>
        </w:rPr>
        <w:t xml:space="preserve"> so that a person does not have to come to the office for proceedings. Thus, additional automatic amnesties were conducted after November 1, 2019, and about </w:t>
      </w:r>
      <w:r w:rsidR="00D53537" w:rsidRPr="0005402F">
        <w:rPr>
          <w:szCs w:val="24"/>
        </w:rPr>
        <w:t>seven (</w:t>
      </w:r>
      <w:r w:rsidRPr="0005402F">
        <w:rPr>
          <w:szCs w:val="24"/>
        </w:rPr>
        <w:t>7</w:t>
      </w:r>
      <w:r w:rsidR="00D53537" w:rsidRPr="0005402F">
        <w:rPr>
          <w:szCs w:val="24"/>
        </w:rPr>
        <w:t>)</w:t>
      </w:r>
      <w:r w:rsidRPr="0005402F">
        <w:rPr>
          <w:szCs w:val="24"/>
        </w:rPr>
        <w:t xml:space="preserve"> million additional IMEIs were added to the amnesty list. For the second slots of devices brought in after November 1, 2019, </w:t>
      </w:r>
      <w:r w:rsidR="00AE5C30">
        <w:rPr>
          <w:szCs w:val="24"/>
        </w:rPr>
        <w:t>permitted-list</w:t>
      </w:r>
      <w:r w:rsidRPr="0005402F">
        <w:rPr>
          <w:szCs w:val="24"/>
        </w:rPr>
        <w:t>ing was done manually, but later it was decided to implement this feature in the interface, so that it could be done by registrars, for regular applications.</w:t>
      </w:r>
    </w:p>
    <w:p w14:paraId="339AA25B" w14:textId="431E06E9" w:rsidR="00D21536" w:rsidRPr="0005402F" w:rsidRDefault="00D21536" w:rsidP="00ED2E06">
      <w:pPr>
        <w:rPr>
          <w:szCs w:val="24"/>
        </w:rPr>
      </w:pPr>
      <w:r w:rsidRPr="0005402F">
        <w:rPr>
          <w:szCs w:val="24"/>
        </w:rPr>
        <w:t xml:space="preserve">The requirements for the system did not take into account the need for automatic verification of international mail and courier shipments. </w:t>
      </w:r>
      <w:r w:rsidR="00652DAE" w:rsidRPr="0005402F">
        <w:rPr>
          <w:szCs w:val="24"/>
        </w:rPr>
        <w:t>F</w:t>
      </w:r>
      <w:r w:rsidRPr="0005402F">
        <w:rPr>
          <w:szCs w:val="24"/>
        </w:rPr>
        <w:t xml:space="preserve">or devices that are </w:t>
      </w:r>
      <w:r w:rsidR="00652DAE" w:rsidRPr="0005402F">
        <w:rPr>
          <w:szCs w:val="24"/>
        </w:rPr>
        <w:t xml:space="preserve">now </w:t>
      </w:r>
      <w:r w:rsidRPr="0005402F">
        <w:rPr>
          <w:szCs w:val="24"/>
        </w:rPr>
        <w:t>imported from abroad by mail, UZIMEI employees manually check the registration of the corresponding parcel on the mail portal.</w:t>
      </w:r>
    </w:p>
    <w:p w14:paraId="4E534F2E" w14:textId="71FBED03" w:rsidR="00D21536" w:rsidRPr="0005402F" w:rsidRDefault="00D21536" w:rsidP="00ED2E06">
      <w:pPr>
        <w:rPr>
          <w:szCs w:val="24"/>
        </w:rPr>
      </w:pPr>
      <w:r w:rsidRPr="0005402F">
        <w:rPr>
          <w:szCs w:val="24"/>
        </w:rPr>
        <w:t>Since the fees for Uzbek</w:t>
      </w:r>
      <w:r w:rsidR="00381A8E" w:rsidRPr="0005402F">
        <w:rPr>
          <w:szCs w:val="24"/>
        </w:rPr>
        <w:t>istan</w:t>
      </w:r>
      <w:r w:rsidRPr="0005402F">
        <w:rPr>
          <w:szCs w:val="24"/>
        </w:rPr>
        <w:t xml:space="preserve"> citizens and foreigners are different, EIR systems are integrated with </w:t>
      </w:r>
      <w:r w:rsidR="009F21D0" w:rsidRPr="0005402F">
        <w:rPr>
          <w:szCs w:val="24"/>
        </w:rPr>
        <w:t xml:space="preserve">the </w:t>
      </w:r>
      <w:r w:rsidRPr="0005402F">
        <w:rPr>
          <w:szCs w:val="24"/>
        </w:rPr>
        <w:t>operators</w:t>
      </w:r>
      <w:r w:rsidR="00894970" w:rsidRPr="0005402F">
        <w:rPr>
          <w:szCs w:val="24"/>
        </w:rPr>
        <w:t>'</w:t>
      </w:r>
      <w:r w:rsidRPr="0005402F">
        <w:rPr>
          <w:szCs w:val="24"/>
        </w:rPr>
        <w:t xml:space="preserve"> billing systems, through which the owner of the subscriber number indicated in the application</w:t>
      </w:r>
      <w:r w:rsidR="00D74639" w:rsidRPr="0005402F">
        <w:rPr>
          <w:szCs w:val="24"/>
        </w:rPr>
        <w:t> –</w:t>
      </w:r>
      <w:r w:rsidRPr="0005402F">
        <w:rPr>
          <w:szCs w:val="24"/>
        </w:rPr>
        <w:t xml:space="preserve"> resident or non-resident of Uzbekistan</w:t>
      </w:r>
      <w:r w:rsidR="00D74639" w:rsidRPr="0005402F">
        <w:rPr>
          <w:szCs w:val="24"/>
        </w:rPr>
        <w:t> –</w:t>
      </w:r>
      <w:r w:rsidRPr="0005402F">
        <w:rPr>
          <w:szCs w:val="24"/>
        </w:rPr>
        <w:t xml:space="preserve"> is checked. However, due to fraud, it was necessary to add the sending of a one-time password to the number, so that applicants would not indicate other subscriber</w:t>
      </w:r>
      <w:r w:rsidR="001254A2" w:rsidRPr="0005402F">
        <w:rPr>
          <w:szCs w:val="24"/>
        </w:rPr>
        <w:t>s</w:t>
      </w:r>
      <w:r w:rsidR="00894970" w:rsidRPr="0005402F">
        <w:rPr>
          <w:szCs w:val="24"/>
        </w:rPr>
        <w:t>'</w:t>
      </w:r>
      <w:r w:rsidRPr="0005402F">
        <w:rPr>
          <w:szCs w:val="24"/>
        </w:rPr>
        <w:t xml:space="preserve"> number</w:t>
      </w:r>
      <w:r w:rsidR="00B75B51" w:rsidRPr="0005402F">
        <w:rPr>
          <w:szCs w:val="24"/>
        </w:rPr>
        <w:t>s</w:t>
      </w:r>
      <w:r w:rsidRPr="0005402F">
        <w:rPr>
          <w:szCs w:val="24"/>
        </w:rPr>
        <w:t xml:space="preserve"> in the application.</w:t>
      </w:r>
    </w:p>
    <w:p w14:paraId="6D11748B" w14:textId="14BB0355" w:rsidR="00D21536" w:rsidRPr="0005402F" w:rsidRDefault="00D21536" w:rsidP="00ED2E06">
      <w:pPr>
        <w:rPr>
          <w:szCs w:val="24"/>
        </w:rPr>
      </w:pPr>
      <w:r w:rsidRPr="0005402F">
        <w:rPr>
          <w:szCs w:val="24"/>
        </w:rPr>
        <w:t>When entering the country by air, one mobile device is allowed to be registered without customs clearance. This has led to the illegal use of other people</w:t>
      </w:r>
      <w:r w:rsidR="00894970" w:rsidRPr="0005402F">
        <w:rPr>
          <w:szCs w:val="24"/>
        </w:rPr>
        <w:t>'</w:t>
      </w:r>
      <w:r w:rsidRPr="0005402F">
        <w:rPr>
          <w:szCs w:val="24"/>
        </w:rPr>
        <w:t xml:space="preserve">s passport data. Someone who knows the passport data of someone who has entered the country uses it in his application. Because of this, the </w:t>
      </w:r>
      <w:r w:rsidRPr="0005402F">
        <w:rPr>
          <w:szCs w:val="24"/>
        </w:rPr>
        <w:lastRenderedPageBreak/>
        <w:t>person who arrived could not later register their device without customs clearance. To solve the problem, they began to check the correspondence between the indicated subscriber number and passport data through the operators</w:t>
      </w:r>
      <w:r w:rsidR="00894970" w:rsidRPr="0005402F">
        <w:rPr>
          <w:szCs w:val="24"/>
        </w:rPr>
        <w:t>'</w:t>
      </w:r>
      <w:r w:rsidRPr="0005402F">
        <w:rPr>
          <w:szCs w:val="24"/>
        </w:rPr>
        <w:t xml:space="preserve"> billing systems.</w:t>
      </w:r>
    </w:p>
    <w:p w14:paraId="51B0FAB9" w14:textId="061849A9" w:rsidR="00D21536" w:rsidRPr="0005402F" w:rsidRDefault="00ED2E06" w:rsidP="00ED2E06">
      <w:pPr>
        <w:pStyle w:val="Headingb"/>
        <w:rPr>
          <w:szCs w:val="24"/>
        </w:rPr>
      </w:pPr>
      <w:r w:rsidRPr="0005402F">
        <w:rPr>
          <w:szCs w:val="24"/>
        </w:rPr>
        <w:t>•</w:t>
      </w:r>
      <w:r w:rsidR="0093197E" w:rsidRPr="00A64CB7">
        <w:rPr>
          <w:szCs w:val="24"/>
        </w:rPr>
        <w:tab/>
      </w:r>
      <w:r w:rsidR="00D21536" w:rsidRPr="0005402F">
        <w:rPr>
          <w:szCs w:val="24"/>
        </w:rPr>
        <w:t xml:space="preserve">Roadmap of future planned evolution of the use case </w:t>
      </w:r>
    </w:p>
    <w:p w14:paraId="0D8F595C" w14:textId="2A1EE5E5" w:rsidR="00D21536" w:rsidRPr="0005402F" w:rsidRDefault="00D21536" w:rsidP="00ED2E06">
      <w:pPr>
        <w:rPr>
          <w:szCs w:val="24"/>
        </w:rPr>
      </w:pPr>
      <w:r w:rsidRPr="0005402F">
        <w:rPr>
          <w:szCs w:val="24"/>
        </w:rPr>
        <w:t xml:space="preserve">The following enhancement of </w:t>
      </w:r>
      <w:r w:rsidR="009F21D0" w:rsidRPr="0005402F">
        <w:rPr>
          <w:szCs w:val="24"/>
        </w:rPr>
        <w:t xml:space="preserve">the </w:t>
      </w:r>
      <w:r w:rsidRPr="0005402F">
        <w:rPr>
          <w:szCs w:val="24"/>
        </w:rPr>
        <w:t>UZIMEI system functionality is planned:</w:t>
      </w:r>
    </w:p>
    <w:p w14:paraId="4F63E335" w14:textId="72FFEB4D" w:rsidR="00D21536" w:rsidRPr="0005402F" w:rsidRDefault="00ED2E06" w:rsidP="00ED2E06">
      <w:pPr>
        <w:pStyle w:val="enumlev1"/>
        <w:rPr>
          <w:szCs w:val="24"/>
        </w:rPr>
      </w:pPr>
      <w:r w:rsidRPr="0005402F">
        <w:rPr>
          <w:szCs w:val="24"/>
        </w:rPr>
        <w:t>•</w:t>
      </w:r>
      <w:r w:rsidR="0093197E" w:rsidRPr="0005402F">
        <w:rPr>
          <w:szCs w:val="24"/>
        </w:rPr>
        <w:tab/>
      </w:r>
      <w:r w:rsidR="00D21536" w:rsidRPr="0005402F">
        <w:rPr>
          <w:szCs w:val="24"/>
        </w:rPr>
        <w:t>Automatic check of international mail shipments</w:t>
      </w:r>
    </w:p>
    <w:p w14:paraId="4610385A" w14:textId="23DD63A7" w:rsidR="00D21536" w:rsidRPr="0005402F" w:rsidRDefault="00ED2E06" w:rsidP="00ED2E06">
      <w:pPr>
        <w:pStyle w:val="enumlev1"/>
        <w:rPr>
          <w:szCs w:val="24"/>
        </w:rPr>
      </w:pPr>
      <w:r w:rsidRPr="0005402F">
        <w:rPr>
          <w:szCs w:val="24"/>
        </w:rPr>
        <w:t>•</w:t>
      </w:r>
      <w:r w:rsidR="0093197E" w:rsidRPr="0005402F">
        <w:rPr>
          <w:szCs w:val="24"/>
        </w:rPr>
        <w:tab/>
      </w:r>
      <w:r w:rsidR="00D21536" w:rsidRPr="0005402F">
        <w:rPr>
          <w:szCs w:val="24"/>
        </w:rPr>
        <w:t>Combating duplicate IMEI (currently in test mode only)</w:t>
      </w:r>
    </w:p>
    <w:p w14:paraId="774EB533" w14:textId="77777777" w:rsidR="00D21536" w:rsidRPr="0005402F" w:rsidRDefault="00D21536" w:rsidP="00D21536">
      <w:pPr>
        <w:spacing w:before="0" w:after="160" w:line="256" w:lineRule="auto"/>
        <w:rPr>
          <w:color w:val="222222"/>
          <w:szCs w:val="24"/>
        </w:rPr>
      </w:pPr>
      <w:r w:rsidRPr="0005402F">
        <w:rPr>
          <w:bCs/>
          <w:szCs w:val="24"/>
        </w:rPr>
        <w:t>Connection of additional payment systems</w:t>
      </w:r>
    </w:p>
    <w:p w14:paraId="0F876E32" w14:textId="18E8B0F6" w:rsidR="00D21536" w:rsidRPr="0005402F" w:rsidRDefault="007041F5" w:rsidP="00BF2695">
      <w:pPr>
        <w:pStyle w:val="Heading2"/>
        <w:rPr>
          <w:szCs w:val="24"/>
          <w:lang w:bidi="ar-DZ"/>
        </w:rPr>
      </w:pPr>
      <w:bookmarkStart w:id="711" w:name="_Toc93310408"/>
      <w:bookmarkStart w:id="712" w:name="_Toc93933767"/>
      <w:bookmarkStart w:id="713" w:name="_Toc95137759"/>
      <w:bookmarkStart w:id="714" w:name="_Toc95140235"/>
      <w:bookmarkStart w:id="715" w:name="_Toc95140593"/>
      <w:bookmarkStart w:id="716" w:name="_Toc95146150"/>
      <w:r w:rsidRPr="0005402F">
        <w:rPr>
          <w:szCs w:val="24"/>
          <w:lang w:bidi="ar-DZ"/>
        </w:rPr>
        <w:t>I.IV</w:t>
      </w:r>
      <w:r w:rsidR="00BF2695" w:rsidRPr="0005402F">
        <w:rPr>
          <w:szCs w:val="24"/>
          <w:lang w:bidi="ar-DZ"/>
        </w:rPr>
        <w:tab/>
      </w:r>
      <w:r w:rsidR="00D21536" w:rsidRPr="0005402F">
        <w:rPr>
          <w:szCs w:val="24"/>
          <w:lang w:bidi="ar-DZ"/>
        </w:rPr>
        <w:t>Europe</w:t>
      </w:r>
      <w:bookmarkEnd w:id="711"/>
      <w:bookmarkEnd w:id="712"/>
      <w:bookmarkEnd w:id="713"/>
      <w:bookmarkEnd w:id="714"/>
      <w:bookmarkEnd w:id="715"/>
      <w:bookmarkEnd w:id="716"/>
    </w:p>
    <w:p w14:paraId="599B3547" w14:textId="5A55AC05" w:rsidR="00D21536" w:rsidRPr="0005402F" w:rsidRDefault="003A4761" w:rsidP="00BF2695">
      <w:pPr>
        <w:pStyle w:val="Heading3"/>
        <w:rPr>
          <w:szCs w:val="24"/>
          <w:lang w:bidi="ar-DZ"/>
        </w:rPr>
      </w:pPr>
      <w:bookmarkStart w:id="717" w:name="_Toc73702178"/>
      <w:bookmarkStart w:id="718" w:name="_Toc93310409"/>
      <w:bookmarkStart w:id="719" w:name="_Toc93933328"/>
      <w:bookmarkStart w:id="720" w:name="_Toc93933768"/>
      <w:bookmarkStart w:id="721" w:name="_Toc95137760"/>
      <w:bookmarkStart w:id="722" w:name="_Toc95140236"/>
      <w:bookmarkStart w:id="723" w:name="_Toc95140594"/>
      <w:bookmarkStart w:id="724" w:name="_Toc95146151"/>
      <w:r w:rsidRPr="0005402F">
        <w:rPr>
          <w:szCs w:val="24"/>
          <w:lang w:bidi="ar-DZ"/>
        </w:rPr>
        <w:t>I.IV.</w:t>
      </w:r>
      <w:r w:rsidR="0093197E" w:rsidRPr="0005402F">
        <w:rPr>
          <w:szCs w:val="24"/>
          <w:lang w:bidi="ar-DZ"/>
        </w:rPr>
        <w:t>I</w:t>
      </w:r>
      <w:r w:rsidR="0093197E" w:rsidRPr="0005402F">
        <w:rPr>
          <w:szCs w:val="24"/>
          <w:lang w:bidi="ar-DZ"/>
        </w:rPr>
        <w:tab/>
      </w:r>
      <w:r w:rsidR="002D3F59" w:rsidRPr="0005402F">
        <w:rPr>
          <w:szCs w:val="24"/>
          <w:lang w:bidi="ar-DZ"/>
        </w:rPr>
        <w:t xml:space="preserve">Republic of </w:t>
      </w:r>
      <w:r w:rsidR="00D21536" w:rsidRPr="0005402F">
        <w:rPr>
          <w:szCs w:val="24"/>
          <w:lang w:bidi="ar-DZ"/>
        </w:rPr>
        <w:t>Turkey</w:t>
      </w:r>
      <w:bookmarkEnd w:id="717"/>
      <w:bookmarkEnd w:id="718"/>
      <w:bookmarkEnd w:id="719"/>
      <w:bookmarkEnd w:id="720"/>
      <w:bookmarkEnd w:id="721"/>
      <w:bookmarkEnd w:id="722"/>
      <w:bookmarkEnd w:id="723"/>
      <w:bookmarkEnd w:id="724"/>
    </w:p>
    <w:p w14:paraId="3257B8B7" w14:textId="0E239261" w:rsidR="00D21536" w:rsidRPr="0005402F" w:rsidRDefault="0093197E" w:rsidP="00ED2E06">
      <w:pPr>
        <w:pStyle w:val="Headingb"/>
        <w:rPr>
          <w:szCs w:val="24"/>
          <w:lang w:eastAsia="ja-JP" w:bidi="ar-DZ"/>
        </w:rPr>
      </w:pPr>
      <w:r w:rsidRPr="0005402F">
        <w:rPr>
          <w:szCs w:val="24"/>
          <w:lang w:bidi="ar-DZ"/>
        </w:rPr>
        <w:t>1</w:t>
      </w:r>
      <w:r w:rsidRPr="0005402F">
        <w:rPr>
          <w:szCs w:val="24"/>
          <w:lang w:bidi="ar-DZ"/>
        </w:rPr>
        <w:tab/>
      </w:r>
      <w:r w:rsidR="00D21536" w:rsidRPr="0005402F">
        <w:rPr>
          <w:szCs w:val="24"/>
          <w:lang w:eastAsia="ja-JP" w:bidi="ar-DZ"/>
        </w:rPr>
        <w:t>Common information about use case</w:t>
      </w:r>
    </w:p>
    <w:p w14:paraId="6A5608BD" w14:textId="47E68096" w:rsidR="00D21536" w:rsidRPr="0005402F" w:rsidRDefault="00D21536" w:rsidP="00ED2E06">
      <w:pPr>
        <w:pStyle w:val="Headingb"/>
        <w:rPr>
          <w:szCs w:val="24"/>
          <w:lang w:bidi="ar-DZ"/>
        </w:rPr>
      </w:pPr>
      <w:r w:rsidRPr="0005402F">
        <w:rPr>
          <w:szCs w:val="24"/>
          <w:lang w:bidi="ar-DZ"/>
        </w:rPr>
        <w:t>1.1</w:t>
      </w:r>
      <w:r w:rsidR="00ED2E06" w:rsidRPr="0005402F">
        <w:rPr>
          <w:szCs w:val="24"/>
          <w:lang w:bidi="ar-DZ"/>
        </w:rPr>
        <w:tab/>
      </w:r>
      <w:r w:rsidRPr="0005402F">
        <w:rPr>
          <w:szCs w:val="24"/>
          <w:lang w:bidi="ar-DZ"/>
        </w:rPr>
        <w:t>Title of the use case</w:t>
      </w:r>
    </w:p>
    <w:p w14:paraId="019A26B6" w14:textId="0A570B4E" w:rsidR="00D21536" w:rsidRPr="0005402F" w:rsidRDefault="00D21536" w:rsidP="00ED2E06">
      <w:pPr>
        <w:rPr>
          <w:szCs w:val="24"/>
          <w:shd w:val="clear" w:color="auto" w:fill="FFFFFF"/>
        </w:rPr>
      </w:pPr>
      <w:r w:rsidRPr="0005402F">
        <w:rPr>
          <w:szCs w:val="24"/>
          <w:shd w:val="clear" w:color="auto" w:fill="FFFFFF"/>
        </w:rPr>
        <w:t xml:space="preserve">Mobile </w:t>
      </w:r>
      <w:r w:rsidR="001677F3" w:rsidRPr="0005402F">
        <w:rPr>
          <w:szCs w:val="24"/>
          <w:shd w:val="clear" w:color="auto" w:fill="FFFFFF"/>
        </w:rPr>
        <w:t>e</w:t>
      </w:r>
      <w:r w:rsidRPr="0005402F">
        <w:rPr>
          <w:szCs w:val="24"/>
          <w:shd w:val="clear" w:color="auto" w:fill="FFFFFF"/>
        </w:rPr>
        <w:t xml:space="preserve">quipment </w:t>
      </w:r>
      <w:r w:rsidR="001677F3" w:rsidRPr="0005402F">
        <w:rPr>
          <w:szCs w:val="24"/>
          <w:shd w:val="clear" w:color="auto" w:fill="FFFFFF"/>
        </w:rPr>
        <w:t>r</w:t>
      </w:r>
      <w:r w:rsidRPr="0005402F">
        <w:rPr>
          <w:szCs w:val="24"/>
          <w:shd w:val="clear" w:color="auto" w:fill="FFFFFF"/>
        </w:rPr>
        <w:t xml:space="preserve">egistration </w:t>
      </w:r>
      <w:r w:rsidR="001677F3" w:rsidRPr="0005402F">
        <w:rPr>
          <w:szCs w:val="24"/>
          <w:shd w:val="clear" w:color="auto" w:fill="FFFFFF"/>
        </w:rPr>
        <w:t>s</w:t>
      </w:r>
      <w:r w:rsidRPr="0005402F">
        <w:rPr>
          <w:szCs w:val="24"/>
          <w:shd w:val="clear" w:color="auto" w:fill="FFFFFF"/>
        </w:rPr>
        <w:t xml:space="preserve">ystem </w:t>
      </w:r>
      <w:r w:rsidR="009F21D0" w:rsidRPr="0005402F">
        <w:rPr>
          <w:szCs w:val="24"/>
          <w:shd w:val="clear" w:color="auto" w:fill="FFFFFF"/>
        </w:rPr>
        <w:t>(</w:t>
      </w:r>
      <w:r w:rsidRPr="0005402F">
        <w:rPr>
          <w:szCs w:val="24"/>
          <w:shd w:val="clear" w:color="auto" w:fill="FFFFFF"/>
        </w:rPr>
        <w:t>Mobil Cihaz Kayıt Sistemi</w:t>
      </w:r>
      <w:r w:rsidR="009F21D0" w:rsidRPr="0005402F">
        <w:rPr>
          <w:szCs w:val="24"/>
          <w:shd w:val="clear" w:color="auto" w:fill="FFFFFF"/>
        </w:rPr>
        <w:t xml:space="preserve"> </w:t>
      </w:r>
      <w:r w:rsidRPr="0005402F">
        <w:rPr>
          <w:szCs w:val="24"/>
          <w:shd w:val="clear" w:color="auto" w:fill="FFFFFF"/>
        </w:rPr>
        <w:t>in Turkish</w:t>
      </w:r>
      <w:r w:rsidR="00BB2F82" w:rsidRPr="0005402F">
        <w:rPr>
          <w:szCs w:val="24"/>
          <w:shd w:val="clear" w:color="auto" w:fill="FFFFFF"/>
        </w:rPr>
        <w:t> –</w:t>
      </w:r>
      <w:r w:rsidR="009F21D0" w:rsidRPr="0005402F">
        <w:rPr>
          <w:szCs w:val="24"/>
          <w:shd w:val="clear" w:color="auto" w:fill="FFFFFF"/>
        </w:rPr>
        <w:t xml:space="preserve"> MCKS</w:t>
      </w:r>
      <w:r w:rsidRPr="0005402F">
        <w:rPr>
          <w:szCs w:val="24"/>
          <w:shd w:val="clear" w:color="auto" w:fill="FFFFFF"/>
        </w:rPr>
        <w:t>)</w:t>
      </w:r>
      <w:r w:rsidR="002A799E" w:rsidRPr="0005402F">
        <w:rPr>
          <w:szCs w:val="24"/>
          <w:shd w:val="clear" w:color="auto" w:fill="FFFFFF"/>
        </w:rPr>
        <w:t>.</w:t>
      </w:r>
    </w:p>
    <w:p w14:paraId="11CBC4C0" w14:textId="55A81523" w:rsidR="00D21536" w:rsidRPr="0005402F" w:rsidRDefault="00D21536" w:rsidP="00ED2E06">
      <w:pPr>
        <w:pStyle w:val="Headingb"/>
        <w:rPr>
          <w:szCs w:val="24"/>
          <w:lang w:bidi="ar-DZ"/>
        </w:rPr>
      </w:pPr>
      <w:r w:rsidRPr="0005402F">
        <w:rPr>
          <w:szCs w:val="24"/>
          <w:lang w:bidi="ar-DZ"/>
        </w:rPr>
        <w:t>1.2</w:t>
      </w:r>
      <w:r w:rsidR="00ED2E06" w:rsidRPr="0005402F">
        <w:rPr>
          <w:szCs w:val="24"/>
          <w:lang w:bidi="ar-DZ"/>
        </w:rPr>
        <w:tab/>
      </w:r>
      <w:r w:rsidRPr="0005402F">
        <w:rPr>
          <w:szCs w:val="24"/>
          <w:lang w:bidi="ar-DZ"/>
        </w:rPr>
        <w:t>Location where the use case is implemented (country and/or private use case)</w:t>
      </w:r>
    </w:p>
    <w:p w14:paraId="5147A8CE" w14:textId="5D216F0C" w:rsidR="00D21536" w:rsidRPr="0005402F" w:rsidRDefault="00D21536" w:rsidP="00ED2E06">
      <w:pPr>
        <w:rPr>
          <w:szCs w:val="24"/>
          <w:shd w:val="clear" w:color="auto" w:fill="FFFFFF"/>
        </w:rPr>
      </w:pPr>
      <w:r w:rsidRPr="0005402F">
        <w:rPr>
          <w:szCs w:val="24"/>
          <w:shd w:val="clear" w:color="auto" w:fill="FFFFFF"/>
        </w:rPr>
        <w:t xml:space="preserve">MCKS is located in the premises of </w:t>
      </w:r>
      <w:r w:rsidR="00645C28" w:rsidRPr="0005402F">
        <w:rPr>
          <w:szCs w:val="24"/>
          <w:shd w:val="clear" w:color="auto" w:fill="FFFFFF"/>
        </w:rPr>
        <w:t xml:space="preserve">the </w:t>
      </w:r>
      <w:r w:rsidR="00CC6A23" w:rsidRPr="0005402F">
        <w:rPr>
          <w:szCs w:val="24"/>
          <w:shd w:val="clear" w:color="auto" w:fill="FFFFFF"/>
        </w:rPr>
        <w:t>i</w:t>
      </w:r>
      <w:r w:rsidRPr="0005402F">
        <w:rPr>
          <w:szCs w:val="24"/>
          <w:shd w:val="clear" w:color="auto" w:fill="FFFFFF"/>
        </w:rPr>
        <w:t xml:space="preserve">nformation and </w:t>
      </w:r>
      <w:r w:rsidR="00CC6A23" w:rsidRPr="0005402F">
        <w:rPr>
          <w:szCs w:val="24"/>
          <w:shd w:val="clear" w:color="auto" w:fill="FFFFFF"/>
        </w:rPr>
        <w:t>c</w:t>
      </w:r>
      <w:r w:rsidRPr="0005402F">
        <w:rPr>
          <w:szCs w:val="24"/>
          <w:shd w:val="clear" w:color="auto" w:fill="FFFFFF"/>
        </w:rPr>
        <w:t xml:space="preserve">ommunication </w:t>
      </w:r>
      <w:r w:rsidR="00CC6A23" w:rsidRPr="0005402F">
        <w:rPr>
          <w:szCs w:val="24"/>
          <w:shd w:val="clear" w:color="auto" w:fill="FFFFFF"/>
        </w:rPr>
        <w:t>t</w:t>
      </w:r>
      <w:r w:rsidRPr="0005402F">
        <w:rPr>
          <w:szCs w:val="24"/>
          <w:shd w:val="clear" w:color="auto" w:fill="FFFFFF"/>
        </w:rPr>
        <w:t xml:space="preserve">echnologies </w:t>
      </w:r>
      <w:r w:rsidR="00CC6A23" w:rsidRPr="0005402F">
        <w:rPr>
          <w:szCs w:val="24"/>
          <w:shd w:val="clear" w:color="auto" w:fill="FFFFFF"/>
        </w:rPr>
        <w:t>a</w:t>
      </w:r>
      <w:r w:rsidRPr="0005402F">
        <w:rPr>
          <w:szCs w:val="24"/>
          <w:shd w:val="clear" w:color="auto" w:fill="FFFFFF"/>
        </w:rPr>
        <w:t xml:space="preserve">uthority </w:t>
      </w:r>
      <w:r w:rsidR="002D3F59" w:rsidRPr="0005402F">
        <w:rPr>
          <w:szCs w:val="24"/>
          <w:shd w:val="clear" w:color="auto" w:fill="FFFFFF"/>
        </w:rPr>
        <w:t>(</w:t>
      </w:r>
      <w:r w:rsidRPr="0005402F">
        <w:rPr>
          <w:szCs w:val="24"/>
          <w:shd w:val="clear" w:color="auto" w:fill="FFFFFF"/>
        </w:rPr>
        <w:t>ICTA</w:t>
      </w:r>
      <w:r w:rsidR="002D3F59" w:rsidRPr="0005402F">
        <w:rPr>
          <w:szCs w:val="24"/>
          <w:shd w:val="clear" w:color="auto" w:fill="FFFFFF"/>
        </w:rPr>
        <w:t>),</w:t>
      </w:r>
      <w:r w:rsidRPr="0005402F">
        <w:rPr>
          <w:szCs w:val="24"/>
          <w:shd w:val="clear" w:color="auto" w:fill="FFFFFF"/>
        </w:rPr>
        <w:t xml:space="preserve"> the NRA of Turkey in Ankara. All devices having IMEI numbers, either imported, manufactured in Turkey</w:t>
      </w:r>
      <w:r w:rsidR="00645C28" w:rsidRPr="0005402F">
        <w:rPr>
          <w:szCs w:val="24"/>
          <w:shd w:val="clear" w:color="auto" w:fill="FFFFFF"/>
        </w:rPr>
        <w:t>,</w:t>
      </w:r>
      <w:r w:rsidRPr="0005402F">
        <w:rPr>
          <w:szCs w:val="24"/>
          <w:shd w:val="clear" w:color="auto" w:fill="FFFFFF"/>
        </w:rPr>
        <w:t xml:space="preserve"> or brought from abroad by passengers, must be registered to MCKS in order to receive electronic communication services in Turkey.</w:t>
      </w:r>
    </w:p>
    <w:p w14:paraId="4523CEE0" w14:textId="248D44F3" w:rsidR="00D21536" w:rsidRPr="0005402F" w:rsidRDefault="00D21536" w:rsidP="00ED2E06">
      <w:pPr>
        <w:pStyle w:val="Headingb"/>
        <w:rPr>
          <w:szCs w:val="24"/>
          <w:lang w:bidi="ar-DZ"/>
        </w:rPr>
      </w:pPr>
      <w:r w:rsidRPr="0005402F">
        <w:rPr>
          <w:szCs w:val="24"/>
          <w:lang w:bidi="ar-DZ"/>
        </w:rPr>
        <w:t>1.3</w:t>
      </w:r>
      <w:r w:rsidR="00ED2E06" w:rsidRPr="0005402F">
        <w:rPr>
          <w:szCs w:val="24"/>
          <w:lang w:bidi="ar-DZ"/>
        </w:rPr>
        <w:tab/>
      </w:r>
      <w:r w:rsidRPr="0005402F">
        <w:rPr>
          <w:szCs w:val="24"/>
          <w:lang w:bidi="ar-DZ"/>
        </w:rPr>
        <w:t>Dates of implementation of the use case month/year)</w:t>
      </w:r>
    </w:p>
    <w:p w14:paraId="09C4360E" w14:textId="3AB6D147" w:rsidR="00D21536" w:rsidRPr="0005402F" w:rsidRDefault="00D21536" w:rsidP="00ED2E06">
      <w:pPr>
        <w:rPr>
          <w:szCs w:val="24"/>
          <w:shd w:val="clear" w:color="auto" w:fill="FFFFFF"/>
        </w:rPr>
      </w:pPr>
      <w:r w:rsidRPr="0005402F">
        <w:rPr>
          <w:szCs w:val="24"/>
          <w:shd w:val="clear" w:color="auto" w:fill="FFFFFF"/>
        </w:rPr>
        <w:t>MCKS was set up in 2006 according to repealed Law No. 5392. Currently, the system is operated by ICTA according to the Electronic Communication</w:t>
      </w:r>
      <w:r w:rsidR="002F4903" w:rsidRPr="0005402F">
        <w:rPr>
          <w:szCs w:val="24"/>
          <w:shd w:val="clear" w:color="auto" w:fill="FFFFFF"/>
        </w:rPr>
        <w:t>'</w:t>
      </w:r>
      <w:r w:rsidRPr="0005402F">
        <w:rPr>
          <w:szCs w:val="24"/>
          <w:shd w:val="clear" w:color="auto" w:fill="FFFFFF"/>
        </w:rPr>
        <w:t>s Law No. 5809 and secondary legislation under ICTA</w:t>
      </w:r>
      <w:r w:rsidR="00894970" w:rsidRPr="0005402F">
        <w:rPr>
          <w:szCs w:val="24"/>
          <w:shd w:val="clear" w:color="auto" w:fill="FFFFFF"/>
        </w:rPr>
        <w:t>'</w:t>
      </w:r>
      <w:r w:rsidRPr="0005402F">
        <w:rPr>
          <w:szCs w:val="24"/>
          <w:shd w:val="clear" w:color="auto" w:fill="FFFFFF"/>
        </w:rPr>
        <w:t>s responsibility</w:t>
      </w:r>
      <w:r w:rsidR="00D21856" w:rsidRPr="0005402F">
        <w:rPr>
          <w:szCs w:val="24"/>
          <w:shd w:val="clear" w:color="auto" w:fill="FFFFFF"/>
        </w:rPr>
        <w:t>.</w:t>
      </w:r>
    </w:p>
    <w:p w14:paraId="711EBA59" w14:textId="01E359FA" w:rsidR="00D21536" w:rsidRPr="0005402F" w:rsidRDefault="00D21536" w:rsidP="00ED2E06">
      <w:pPr>
        <w:pStyle w:val="Headingb"/>
        <w:rPr>
          <w:szCs w:val="24"/>
          <w:lang w:bidi="ar-DZ"/>
        </w:rPr>
      </w:pPr>
      <w:r w:rsidRPr="0005402F">
        <w:rPr>
          <w:szCs w:val="24"/>
          <w:lang w:bidi="ar-DZ"/>
        </w:rPr>
        <w:t>1.4</w:t>
      </w:r>
      <w:r w:rsidR="00ED2E06" w:rsidRPr="0005402F">
        <w:rPr>
          <w:szCs w:val="24"/>
          <w:lang w:bidi="ar-DZ"/>
        </w:rPr>
        <w:tab/>
      </w:r>
      <w:r w:rsidRPr="0005402F">
        <w:rPr>
          <w:szCs w:val="24"/>
          <w:lang w:bidi="ar-DZ"/>
        </w:rPr>
        <w:t>Source (ITU Member)</w:t>
      </w:r>
      <w:r w:rsidR="00063552" w:rsidRPr="0005402F">
        <w:rPr>
          <w:szCs w:val="24"/>
          <w:lang w:bidi="ar-DZ"/>
        </w:rPr>
        <w:t xml:space="preserve">: </w:t>
      </w:r>
      <w:r w:rsidRPr="0005402F">
        <w:rPr>
          <w:szCs w:val="24"/>
          <w:lang w:bidi="ar-DZ"/>
        </w:rPr>
        <w:t>ICTA</w:t>
      </w:r>
      <w:r w:rsidR="00D74639" w:rsidRPr="0005402F">
        <w:rPr>
          <w:szCs w:val="24"/>
          <w:lang w:bidi="ar-DZ"/>
        </w:rPr>
        <w:t> –</w:t>
      </w:r>
      <w:r w:rsidRPr="0005402F">
        <w:rPr>
          <w:szCs w:val="24"/>
          <w:lang w:bidi="ar-DZ"/>
        </w:rPr>
        <w:t xml:space="preserve"> </w:t>
      </w:r>
      <w:r w:rsidRPr="0005402F">
        <w:rPr>
          <w:szCs w:val="24"/>
          <w:shd w:val="clear" w:color="auto" w:fill="FFFFFF"/>
        </w:rPr>
        <w:t>Turkey</w:t>
      </w:r>
    </w:p>
    <w:p w14:paraId="42DFCB76" w14:textId="6575578E" w:rsidR="00D21536" w:rsidRPr="0005402F" w:rsidRDefault="0093197E" w:rsidP="00ED2E06">
      <w:pPr>
        <w:pStyle w:val="Headingb"/>
        <w:ind w:left="794" w:hanging="794"/>
        <w:rPr>
          <w:szCs w:val="24"/>
          <w:lang w:eastAsia="ja-JP" w:bidi="ar-DZ"/>
        </w:rPr>
      </w:pPr>
      <w:r w:rsidRPr="0005402F">
        <w:rPr>
          <w:szCs w:val="24"/>
          <w:lang w:bidi="ar-DZ"/>
        </w:rPr>
        <w:t>2</w:t>
      </w:r>
      <w:r w:rsidRPr="0005402F">
        <w:rPr>
          <w:szCs w:val="24"/>
          <w:lang w:bidi="ar-DZ"/>
        </w:rPr>
        <w:tab/>
      </w:r>
      <w:r w:rsidR="00D21536" w:rsidRPr="0005402F">
        <w:rPr>
          <w:szCs w:val="24"/>
          <w:lang w:eastAsia="ja-JP" w:bidi="ar-DZ"/>
        </w:rPr>
        <w:t>Scope of the use case (including problem</w:t>
      </w:r>
      <w:r w:rsidR="00645C28" w:rsidRPr="0005402F">
        <w:rPr>
          <w:szCs w:val="24"/>
          <w:lang w:eastAsia="ja-JP" w:bidi="ar-DZ"/>
        </w:rPr>
        <w:t>s</w:t>
      </w:r>
      <w:r w:rsidR="00D21536" w:rsidRPr="0005402F">
        <w:rPr>
          <w:szCs w:val="24"/>
          <w:lang w:eastAsia="ja-JP" w:bidi="ar-DZ"/>
        </w:rPr>
        <w:t xml:space="preserve"> to be tracked such as counterfeit, stolen, tampered and/or cloned devices)</w:t>
      </w:r>
    </w:p>
    <w:p w14:paraId="1E8D53B2" w14:textId="77777777" w:rsidR="00D21536" w:rsidRPr="0005402F" w:rsidRDefault="00D21536" w:rsidP="00ED2E06">
      <w:pPr>
        <w:rPr>
          <w:szCs w:val="24"/>
          <w:lang w:bidi="ar-DZ"/>
        </w:rPr>
      </w:pPr>
      <w:r w:rsidRPr="0005402F">
        <w:rPr>
          <w:szCs w:val="24"/>
          <w:lang w:bidi="ar-DZ"/>
        </w:rPr>
        <w:t xml:space="preserve">MCKS is </w:t>
      </w:r>
      <w:r w:rsidRPr="0005402F">
        <w:rPr>
          <w:szCs w:val="24"/>
          <w:shd w:val="clear" w:color="auto" w:fill="FFFFFF"/>
        </w:rPr>
        <w:t>composed</w:t>
      </w:r>
      <w:r w:rsidRPr="0005402F">
        <w:rPr>
          <w:szCs w:val="24"/>
          <w:lang w:bidi="ar-DZ"/>
        </w:rPr>
        <w:t xml:space="preserve"> of IMEIs of legally registered, unregistered, cloned, stolen, lost devices.</w:t>
      </w:r>
    </w:p>
    <w:p w14:paraId="2ED0A7BC" w14:textId="12876C0F" w:rsidR="00D21536" w:rsidRPr="0005402F" w:rsidRDefault="0093197E" w:rsidP="00ED2E06">
      <w:pPr>
        <w:pStyle w:val="Headingb"/>
        <w:rPr>
          <w:szCs w:val="24"/>
          <w:lang w:eastAsia="ja-JP" w:bidi="ar-DZ"/>
        </w:rPr>
      </w:pPr>
      <w:r w:rsidRPr="0005402F">
        <w:rPr>
          <w:szCs w:val="24"/>
          <w:lang w:bidi="ar-DZ"/>
        </w:rPr>
        <w:t>3</w:t>
      </w:r>
      <w:r w:rsidRPr="0005402F">
        <w:rPr>
          <w:szCs w:val="24"/>
          <w:lang w:bidi="ar-DZ"/>
        </w:rPr>
        <w:tab/>
      </w:r>
      <w:r w:rsidR="00D21536" w:rsidRPr="0005402F">
        <w:rPr>
          <w:szCs w:val="24"/>
          <w:lang w:eastAsia="ja-JP" w:bidi="ar-DZ"/>
        </w:rPr>
        <w:t>Common statistic for country</w:t>
      </w:r>
      <w:r w:rsidR="009D23F6" w:rsidRPr="0005402F">
        <w:rPr>
          <w:szCs w:val="24"/>
          <w:lang w:eastAsia="ja-JP" w:bidi="ar-DZ"/>
        </w:rPr>
        <w:t>'</w:t>
      </w:r>
      <w:r w:rsidR="00D21536" w:rsidRPr="0005402F">
        <w:rPr>
          <w:szCs w:val="24"/>
          <w:lang w:eastAsia="ja-JP" w:bidi="ar-DZ"/>
        </w:rPr>
        <w:t>s use case</w:t>
      </w:r>
    </w:p>
    <w:p w14:paraId="15BFA97F" w14:textId="4A47F6D7" w:rsidR="00D21536" w:rsidRPr="0005402F" w:rsidRDefault="00D21536" w:rsidP="00ED2E06">
      <w:pPr>
        <w:pStyle w:val="Headingb"/>
        <w:rPr>
          <w:szCs w:val="24"/>
          <w:lang w:bidi="ar-DZ"/>
        </w:rPr>
      </w:pPr>
      <w:r w:rsidRPr="0005402F">
        <w:rPr>
          <w:szCs w:val="24"/>
          <w:lang w:bidi="ar-DZ"/>
        </w:rPr>
        <w:t>3.1</w:t>
      </w:r>
      <w:r w:rsidR="00ED2E06" w:rsidRPr="0005402F">
        <w:rPr>
          <w:szCs w:val="24"/>
          <w:lang w:bidi="ar-DZ"/>
        </w:rPr>
        <w:tab/>
      </w:r>
      <w:r w:rsidRPr="0005402F">
        <w:rPr>
          <w:szCs w:val="24"/>
          <w:lang w:bidi="ar-DZ"/>
        </w:rPr>
        <w:t>Telecommunication statistic (e.g.</w:t>
      </w:r>
      <w:r w:rsidR="002B50D3" w:rsidRPr="0005402F">
        <w:rPr>
          <w:szCs w:val="24"/>
          <w:lang w:bidi="ar-DZ"/>
        </w:rPr>
        <w:t>,</w:t>
      </w:r>
      <w:r w:rsidRPr="0005402F">
        <w:rPr>
          <w:szCs w:val="24"/>
          <w:lang w:bidi="ar-DZ"/>
        </w:rPr>
        <w:t xml:space="preserve"> number of users of mobile devices, operators, etc.)</w:t>
      </w:r>
    </w:p>
    <w:p w14:paraId="74D62A93" w14:textId="77777777" w:rsidR="00D21536" w:rsidRPr="0005402F" w:rsidRDefault="00D21536" w:rsidP="00ED2E06">
      <w:pPr>
        <w:rPr>
          <w:szCs w:val="24"/>
          <w:lang w:bidi="ar-DZ"/>
        </w:rPr>
      </w:pPr>
      <w:r w:rsidRPr="0005402F">
        <w:rPr>
          <w:szCs w:val="24"/>
          <w:lang w:bidi="ar-DZ"/>
        </w:rPr>
        <w:t>Number of mobile operators: 3</w:t>
      </w:r>
    </w:p>
    <w:p w14:paraId="572C4781" w14:textId="77777777" w:rsidR="00D21536" w:rsidRPr="0005402F" w:rsidRDefault="00D21536" w:rsidP="00ED2E06">
      <w:pPr>
        <w:rPr>
          <w:szCs w:val="24"/>
          <w:lang w:bidi="ar-DZ"/>
        </w:rPr>
      </w:pPr>
      <w:r w:rsidRPr="0005402F">
        <w:rPr>
          <w:szCs w:val="24"/>
          <w:lang w:bidi="ar-DZ"/>
        </w:rPr>
        <w:t>Number of mobile service users: 74.206.085</w:t>
      </w:r>
    </w:p>
    <w:p w14:paraId="58C014AD" w14:textId="77777777" w:rsidR="00D21536" w:rsidRPr="0005402F" w:rsidRDefault="00D21536" w:rsidP="00ED2E06">
      <w:pPr>
        <w:rPr>
          <w:szCs w:val="24"/>
          <w:lang w:bidi="ar-DZ"/>
        </w:rPr>
      </w:pPr>
      <w:r w:rsidRPr="0005402F">
        <w:rPr>
          <w:szCs w:val="24"/>
          <w:lang w:bidi="ar-DZ"/>
        </w:rPr>
        <w:t>Number of total mobile subscriptions: 80.790.877</w:t>
      </w:r>
    </w:p>
    <w:p w14:paraId="5BE61181" w14:textId="28B8A2A3" w:rsidR="00D21536" w:rsidRPr="0005402F" w:rsidRDefault="00D21536" w:rsidP="00ED2E06">
      <w:pPr>
        <w:pStyle w:val="Headingb"/>
        <w:rPr>
          <w:szCs w:val="24"/>
          <w:lang w:bidi="ar-DZ"/>
        </w:rPr>
      </w:pPr>
      <w:r w:rsidRPr="0005402F">
        <w:rPr>
          <w:szCs w:val="24"/>
          <w:lang w:bidi="ar-DZ"/>
        </w:rPr>
        <w:t>3.2</w:t>
      </w:r>
      <w:r w:rsidR="00ED2E06" w:rsidRPr="0005402F">
        <w:rPr>
          <w:szCs w:val="24"/>
          <w:lang w:bidi="ar-DZ"/>
        </w:rPr>
        <w:tab/>
      </w:r>
      <w:r w:rsidRPr="0005402F">
        <w:rPr>
          <w:szCs w:val="24"/>
          <w:lang w:bidi="ar-DZ"/>
        </w:rPr>
        <w:t>Statistic of the problem (e.g.</w:t>
      </w:r>
      <w:r w:rsidR="002B50D3" w:rsidRPr="0005402F">
        <w:rPr>
          <w:szCs w:val="24"/>
          <w:lang w:bidi="ar-DZ"/>
        </w:rPr>
        <w:t>,</w:t>
      </w:r>
      <w:r w:rsidRPr="0005402F">
        <w:rPr>
          <w:szCs w:val="24"/>
          <w:lang w:bidi="ar-DZ"/>
        </w:rPr>
        <w:t xml:space="preserve"> number of counterfeit devices, stolen devices, etc.)</w:t>
      </w:r>
    </w:p>
    <w:p w14:paraId="243A67D8" w14:textId="72BB9C33" w:rsidR="00D21536" w:rsidRPr="0005402F" w:rsidRDefault="00D21536" w:rsidP="00ED2E06">
      <w:pPr>
        <w:rPr>
          <w:szCs w:val="24"/>
          <w:lang w:bidi="ar-DZ"/>
        </w:rPr>
      </w:pPr>
      <w:r w:rsidRPr="0005402F">
        <w:rPr>
          <w:szCs w:val="24"/>
          <w:lang w:bidi="ar-DZ"/>
        </w:rPr>
        <w:t xml:space="preserve">For the stolen and lost devices and for the devices that </w:t>
      </w:r>
      <w:r w:rsidR="00645C28" w:rsidRPr="0005402F">
        <w:rPr>
          <w:szCs w:val="24"/>
          <w:lang w:bidi="ar-DZ"/>
        </w:rPr>
        <w:t xml:space="preserve">have </w:t>
      </w:r>
      <w:r w:rsidR="00CB5619" w:rsidRPr="0005402F">
        <w:rPr>
          <w:szCs w:val="24"/>
          <w:lang w:bidi="ar-DZ"/>
        </w:rPr>
        <w:t xml:space="preserve">been </w:t>
      </w:r>
      <w:r w:rsidRPr="0005402F">
        <w:rPr>
          <w:szCs w:val="24"/>
          <w:lang w:bidi="ar-DZ"/>
        </w:rPr>
        <w:t>taken without the consent of the user; the legal user can notify ICTA via e</w:t>
      </w:r>
      <w:r w:rsidR="001254A2" w:rsidRPr="0005402F">
        <w:rPr>
          <w:szCs w:val="24"/>
          <w:lang w:bidi="ar-DZ"/>
        </w:rPr>
        <w:t>-</w:t>
      </w:r>
      <w:r w:rsidRPr="0005402F">
        <w:rPr>
          <w:szCs w:val="24"/>
          <w:lang w:bidi="ar-DZ"/>
        </w:rPr>
        <w:t>government portal or by calling the short number of ICTA</w:t>
      </w:r>
      <w:r w:rsidR="00894970" w:rsidRPr="0005402F">
        <w:rPr>
          <w:szCs w:val="24"/>
          <w:lang w:bidi="ar-DZ"/>
        </w:rPr>
        <w:t>'</w:t>
      </w:r>
      <w:r w:rsidRPr="0005402F">
        <w:rPr>
          <w:szCs w:val="24"/>
          <w:lang w:bidi="ar-DZ"/>
        </w:rPr>
        <w:t xml:space="preserve">s </w:t>
      </w:r>
      <w:r w:rsidR="00F35BAC" w:rsidRPr="0005402F">
        <w:rPr>
          <w:szCs w:val="24"/>
          <w:lang w:bidi="ar-DZ"/>
        </w:rPr>
        <w:t>c</w:t>
      </w:r>
      <w:r w:rsidRPr="0005402F">
        <w:rPr>
          <w:szCs w:val="24"/>
          <w:lang w:bidi="ar-DZ"/>
        </w:rPr>
        <w:t xml:space="preserve">onsumer </w:t>
      </w:r>
      <w:r w:rsidR="00F35BAC" w:rsidRPr="0005402F">
        <w:rPr>
          <w:szCs w:val="24"/>
          <w:lang w:bidi="ar-DZ"/>
        </w:rPr>
        <w:t>c</w:t>
      </w:r>
      <w:r w:rsidRPr="0005402F">
        <w:rPr>
          <w:szCs w:val="24"/>
          <w:lang w:bidi="ar-DZ"/>
        </w:rPr>
        <w:t xml:space="preserve">ommunication </w:t>
      </w:r>
      <w:r w:rsidR="00F35BAC" w:rsidRPr="0005402F">
        <w:rPr>
          <w:szCs w:val="24"/>
          <w:lang w:bidi="ar-DZ"/>
        </w:rPr>
        <w:t>c</w:t>
      </w:r>
      <w:r w:rsidRPr="0005402F">
        <w:rPr>
          <w:szCs w:val="24"/>
          <w:lang w:bidi="ar-DZ"/>
        </w:rPr>
        <w:t>entr</w:t>
      </w:r>
      <w:r w:rsidR="00F35BAC" w:rsidRPr="0005402F">
        <w:rPr>
          <w:szCs w:val="24"/>
          <w:lang w:bidi="ar-DZ"/>
        </w:rPr>
        <w:t>e</w:t>
      </w:r>
      <w:r w:rsidRPr="0005402F">
        <w:rPr>
          <w:szCs w:val="24"/>
          <w:lang w:bidi="ar-DZ"/>
        </w:rPr>
        <w:t xml:space="preserve"> in order to prevent the device to receive services from the electronic communication network. Applications can be made to the judicial authorities, as well.</w:t>
      </w:r>
    </w:p>
    <w:p w14:paraId="6FAE851C" w14:textId="77777777" w:rsidR="00D21536" w:rsidRPr="0005402F" w:rsidRDefault="00D21536" w:rsidP="00ED2E06">
      <w:pPr>
        <w:rPr>
          <w:szCs w:val="24"/>
          <w:lang w:bidi="ar-DZ"/>
        </w:rPr>
      </w:pPr>
      <w:r w:rsidRPr="0005402F">
        <w:rPr>
          <w:szCs w:val="24"/>
          <w:lang w:bidi="ar-DZ"/>
        </w:rPr>
        <w:t>The number of applications (2018): 52.689</w:t>
      </w:r>
    </w:p>
    <w:p w14:paraId="1535737E" w14:textId="77777777" w:rsidR="00D21536" w:rsidRPr="0005402F" w:rsidRDefault="00D21536" w:rsidP="00ED2E06">
      <w:pPr>
        <w:rPr>
          <w:szCs w:val="24"/>
          <w:lang w:bidi="ar-DZ"/>
        </w:rPr>
      </w:pPr>
      <w:r w:rsidRPr="0005402F">
        <w:rPr>
          <w:szCs w:val="24"/>
          <w:lang w:bidi="ar-DZ"/>
        </w:rPr>
        <w:t>The number of applications (2019): 44.785</w:t>
      </w:r>
    </w:p>
    <w:p w14:paraId="3E9C670A" w14:textId="72F079E1" w:rsidR="00D21536" w:rsidRPr="0005402F" w:rsidRDefault="00D21536" w:rsidP="006C2C0D">
      <w:pPr>
        <w:pStyle w:val="Headingb"/>
        <w:keepLines/>
        <w:rPr>
          <w:szCs w:val="24"/>
          <w:shd w:val="clear" w:color="auto" w:fill="FFFFFF"/>
        </w:rPr>
      </w:pPr>
      <w:r w:rsidRPr="0005402F">
        <w:rPr>
          <w:szCs w:val="24"/>
          <w:shd w:val="clear" w:color="auto" w:fill="FFFFFF"/>
        </w:rPr>
        <w:lastRenderedPageBreak/>
        <w:t>3.3</w:t>
      </w:r>
      <w:r w:rsidR="00ED2E06" w:rsidRPr="0005402F">
        <w:rPr>
          <w:szCs w:val="24"/>
          <w:shd w:val="clear" w:color="auto" w:fill="FFFFFF"/>
        </w:rPr>
        <w:tab/>
      </w:r>
      <w:r w:rsidRPr="0005402F">
        <w:rPr>
          <w:szCs w:val="24"/>
          <w:shd w:val="clear" w:color="auto" w:fill="FFFFFF"/>
        </w:rPr>
        <w:t>General statistic</w:t>
      </w:r>
      <w:r w:rsidR="00CB5619" w:rsidRPr="0005402F">
        <w:rPr>
          <w:szCs w:val="24"/>
          <w:shd w:val="clear" w:color="auto" w:fill="FFFFFF"/>
        </w:rPr>
        <w:t>s</w:t>
      </w:r>
      <w:r w:rsidRPr="0005402F">
        <w:rPr>
          <w:szCs w:val="24"/>
          <w:shd w:val="clear" w:color="auto" w:fill="FFFFFF"/>
        </w:rPr>
        <w:t xml:space="preserve"> with regard to use case (e.g.</w:t>
      </w:r>
      <w:r w:rsidR="00731426" w:rsidRPr="0005402F">
        <w:rPr>
          <w:szCs w:val="24"/>
          <w:shd w:val="clear" w:color="auto" w:fill="FFFFFF"/>
        </w:rPr>
        <w:t>,</w:t>
      </w:r>
      <w:r w:rsidRPr="0005402F">
        <w:rPr>
          <w:szCs w:val="24"/>
          <w:shd w:val="clear" w:color="auto" w:fill="FFFFFF"/>
        </w:rPr>
        <w:t xml:space="preserve"> size of economy, population, etc.)</w:t>
      </w:r>
    </w:p>
    <w:p w14:paraId="1129C24D" w14:textId="77777777" w:rsidR="00D21536" w:rsidRPr="0005402F" w:rsidRDefault="00D21536" w:rsidP="006C2C0D">
      <w:pPr>
        <w:keepNext/>
        <w:keepLines/>
        <w:rPr>
          <w:szCs w:val="24"/>
          <w:lang w:bidi="ar-DZ"/>
        </w:rPr>
      </w:pPr>
      <w:r w:rsidRPr="0005402F">
        <w:rPr>
          <w:szCs w:val="24"/>
          <w:lang w:bidi="ar-DZ"/>
        </w:rPr>
        <w:t>GDP of Turkey (May 2020): 1.071.098.000.000 TL/ 176.146.000.000 USD</w:t>
      </w:r>
    </w:p>
    <w:p w14:paraId="0A0FCB62" w14:textId="22645501" w:rsidR="00D21536" w:rsidRPr="0005402F" w:rsidRDefault="00D21536" w:rsidP="006C2C0D">
      <w:pPr>
        <w:keepNext/>
        <w:keepLines/>
        <w:rPr>
          <w:szCs w:val="24"/>
          <w:lang w:bidi="ar-DZ"/>
        </w:rPr>
      </w:pPr>
      <w:r w:rsidRPr="0005402F">
        <w:rPr>
          <w:szCs w:val="24"/>
          <w:lang w:bidi="ar-DZ"/>
        </w:rPr>
        <w:t>Total population of Turkey (83.154.997)</w:t>
      </w:r>
    </w:p>
    <w:p w14:paraId="1AFA260D" w14:textId="57E69B30" w:rsidR="00D21536" w:rsidRPr="0005402F" w:rsidRDefault="00D21536" w:rsidP="00ED2E06">
      <w:pPr>
        <w:rPr>
          <w:szCs w:val="24"/>
          <w:lang w:bidi="ar-DZ"/>
        </w:rPr>
      </w:pPr>
      <w:r w:rsidRPr="0005402F">
        <w:rPr>
          <w:szCs w:val="24"/>
          <w:lang w:bidi="ar-DZ"/>
        </w:rPr>
        <w:t>(Source:</w:t>
      </w:r>
      <w:r w:rsidR="00BB4FCA" w:rsidRPr="0005402F">
        <w:rPr>
          <w:szCs w:val="24"/>
          <w:lang w:bidi="ar-DZ"/>
        </w:rPr>
        <w:t xml:space="preserve"> </w:t>
      </w:r>
      <w:r w:rsidRPr="0005402F">
        <w:rPr>
          <w:szCs w:val="24"/>
          <w:lang w:bidi="ar-DZ"/>
        </w:rPr>
        <w:t>Turkish Statistical Institute)</w:t>
      </w:r>
    </w:p>
    <w:p w14:paraId="09928416" w14:textId="5C24705A" w:rsidR="00D21536" w:rsidRPr="0005402F" w:rsidRDefault="0093197E" w:rsidP="00ED2E06">
      <w:pPr>
        <w:pStyle w:val="Headingb"/>
        <w:rPr>
          <w:szCs w:val="24"/>
          <w:lang w:eastAsia="ja-JP" w:bidi="ar-DZ"/>
        </w:rPr>
      </w:pPr>
      <w:r w:rsidRPr="0005402F">
        <w:rPr>
          <w:szCs w:val="24"/>
          <w:lang w:bidi="ar-DZ"/>
        </w:rPr>
        <w:t>4</w:t>
      </w:r>
      <w:r w:rsidRPr="0005402F">
        <w:rPr>
          <w:szCs w:val="24"/>
          <w:lang w:bidi="ar-DZ"/>
        </w:rPr>
        <w:tab/>
      </w:r>
      <w:r w:rsidR="00D21536" w:rsidRPr="0005402F">
        <w:rPr>
          <w:szCs w:val="24"/>
          <w:lang w:eastAsia="ja-JP" w:bidi="ar-DZ"/>
        </w:rPr>
        <w:t>Description of use case</w:t>
      </w:r>
      <w:r w:rsidR="00894970" w:rsidRPr="0005402F">
        <w:rPr>
          <w:szCs w:val="24"/>
          <w:lang w:eastAsia="ja-JP" w:bidi="ar-DZ"/>
        </w:rPr>
        <w:t>'</w:t>
      </w:r>
      <w:r w:rsidR="00D21536" w:rsidRPr="0005402F">
        <w:rPr>
          <w:szCs w:val="24"/>
          <w:lang w:eastAsia="ja-JP" w:bidi="ar-DZ"/>
        </w:rPr>
        <w:t>s solution</w:t>
      </w:r>
    </w:p>
    <w:p w14:paraId="54E1FEC8" w14:textId="4D0655BD" w:rsidR="00D21536" w:rsidRPr="0005402F" w:rsidRDefault="00D21536" w:rsidP="00ED2E06">
      <w:pPr>
        <w:pStyle w:val="Headingb"/>
        <w:rPr>
          <w:szCs w:val="24"/>
          <w:lang w:bidi="ar-DZ"/>
        </w:rPr>
      </w:pPr>
      <w:r w:rsidRPr="0005402F">
        <w:rPr>
          <w:szCs w:val="24"/>
          <w:lang w:bidi="ar-DZ"/>
        </w:rPr>
        <w:t>4.1</w:t>
      </w:r>
      <w:r w:rsidR="00ED2E06" w:rsidRPr="0005402F">
        <w:rPr>
          <w:szCs w:val="24"/>
          <w:lang w:bidi="ar-DZ"/>
        </w:rPr>
        <w:tab/>
      </w:r>
      <w:r w:rsidRPr="0005402F">
        <w:rPr>
          <w:szCs w:val="24"/>
          <w:lang w:bidi="ar-DZ"/>
        </w:rPr>
        <w:t>Overview of the solution</w:t>
      </w:r>
    </w:p>
    <w:p w14:paraId="7CF820BC" w14:textId="45FB503F" w:rsidR="00D21536" w:rsidRPr="0005402F" w:rsidRDefault="00D21536" w:rsidP="00ED2E06">
      <w:pPr>
        <w:rPr>
          <w:szCs w:val="24"/>
          <w:shd w:val="clear" w:color="auto" w:fill="FFFFFF"/>
        </w:rPr>
      </w:pPr>
      <w:r w:rsidRPr="0005402F">
        <w:rPr>
          <w:szCs w:val="24"/>
          <w:shd w:val="clear" w:color="auto" w:fill="FFFFFF"/>
        </w:rPr>
        <w:t xml:space="preserve">MCKS system is composed of </w:t>
      </w:r>
      <w:r w:rsidR="008564C8" w:rsidRPr="0005402F">
        <w:rPr>
          <w:szCs w:val="24"/>
          <w:shd w:val="clear" w:color="auto" w:fill="FFFFFF"/>
        </w:rPr>
        <w:t>three</w:t>
      </w:r>
      <w:r w:rsidRPr="0005402F">
        <w:rPr>
          <w:szCs w:val="24"/>
          <w:shd w:val="clear" w:color="auto" w:fill="FFFFFF"/>
        </w:rPr>
        <w:t xml:space="preserve"> lists; </w:t>
      </w:r>
      <w:r w:rsidR="00CB5619" w:rsidRPr="0005402F">
        <w:rPr>
          <w:szCs w:val="24"/>
          <w:shd w:val="clear" w:color="auto" w:fill="FFFFFF"/>
        </w:rPr>
        <w:t xml:space="preserve">the </w:t>
      </w:r>
      <w:r w:rsidR="00AE5C30">
        <w:rPr>
          <w:szCs w:val="24"/>
          <w:shd w:val="clear" w:color="auto" w:fill="FFFFFF"/>
        </w:rPr>
        <w:t>permitted-list</w:t>
      </w:r>
      <w:r w:rsidRPr="0005402F">
        <w:rPr>
          <w:szCs w:val="24"/>
          <w:shd w:val="clear" w:color="auto" w:fill="FFFFFF"/>
        </w:rPr>
        <w:t xml:space="preserve"> is composed of legally registered devices, </w:t>
      </w:r>
      <w:r w:rsidR="009A6BEB">
        <w:rPr>
          <w:szCs w:val="24"/>
          <w:shd w:val="clear" w:color="auto" w:fill="FFFFFF"/>
        </w:rPr>
        <w:t>blocked-list</w:t>
      </w:r>
      <w:r w:rsidRPr="0005402F">
        <w:rPr>
          <w:szCs w:val="24"/>
          <w:shd w:val="clear" w:color="auto" w:fill="FFFFFF"/>
        </w:rPr>
        <w:t xml:space="preserve"> is composed of stolen or cloned devices, and </w:t>
      </w:r>
      <w:r w:rsidR="008564C8" w:rsidRPr="0005402F">
        <w:rPr>
          <w:szCs w:val="24"/>
          <w:shd w:val="clear" w:color="auto" w:fill="FFFFFF"/>
        </w:rPr>
        <w:t xml:space="preserve">the </w:t>
      </w:r>
      <w:r w:rsidRPr="0005402F">
        <w:rPr>
          <w:szCs w:val="24"/>
          <w:shd w:val="clear" w:color="auto" w:fill="FFFFFF"/>
        </w:rPr>
        <w:t xml:space="preserve">paired </w:t>
      </w:r>
      <w:r w:rsidR="00AE5C30">
        <w:rPr>
          <w:szCs w:val="24"/>
          <w:shd w:val="clear" w:color="auto" w:fill="FFFFFF"/>
        </w:rPr>
        <w:t>permitted-list</w:t>
      </w:r>
      <w:r w:rsidRPr="0005402F">
        <w:rPr>
          <w:szCs w:val="24"/>
          <w:shd w:val="clear" w:color="auto" w:fill="FFFFFF"/>
        </w:rPr>
        <w:t xml:space="preserve"> is composed of IMEIs with special conditions.</w:t>
      </w:r>
    </w:p>
    <w:p w14:paraId="560CC395" w14:textId="29CF1CB9" w:rsidR="00D21536" w:rsidRPr="0005402F" w:rsidRDefault="00D21536" w:rsidP="00ED2E06">
      <w:pPr>
        <w:pStyle w:val="Headingb"/>
        <w:rPr>
          <w:szCs w:val="24"/>
          <w:lang w:bidi="ar-DZ"/>
        </w:rPr>
      </w:pPr>
      <w:r w:rsidRPr="0005402F">
        <w:rPr>
          <w:szCs w:val="24"/>
          <w:lang w:bidi="ar-DZ"/>
        </w:rPr>
        <w:t>4.2</w:t>
      </w:r>
      <w:r w:rsidR="00ED2E06" w:rsidRPr="0005402F">
        <w:rPr>
          <w:szCs w:val="24"/>
          <w:lang w:bidi="ar-DZ"/>
        </w:rPr>
        <w:tab/>
      </w:r>
      <w:r w:rsidRPr="0005402F">
        <w:rPr>
          <w:szCs w:val="24"/>
          <w:lang w:bidi="ar-DZ"/>
        </w:rPr>
        <w:t>Framework of the solution including diagrams and detailed description</w:t>
      </w:r>
    </w:p>
    <w:p w14:paraId="42B80B90" w14:textId="34EFBFBA" w:rsidR="00D21536" w:rsidRPr="0005402F" w:rsidRDefault="00D21536" w:rsidP="00ED2E06">
      <w:pPr>
        <w:rPr>
          <w:szCs w:val="24"/>
          <w:shd w:val="clear" w:color="auto" w:fill="FFFFFF"/>
        </w:rPr>
      </w:pPr>
      <w:r w:rsidRPr="0005402F">
        <w:rPr>
          <w:szCs w:val="24"/>
          <w:shd w:val="clear" w:color="auto" w:fill="FFFFFF"/>
        </w:rPr>
        <w:t xml:space="preserve">MCKS is a multi-interface system in which close online/offline interactions with various ministries/public authorities take place. These parties include but </w:t>
      </w:r>
      <w:r w:rsidR="00CB5619" w:rsidRPr="0005402F">
        <w:rPr>
          <w:szCs w:val="24"/>
          <w:shd w:val="clear" w:color="auto" w:fill="FFFFFF"/>
        </w:rPr>
        <w:t xml:space="preserve">are </w:t>
      </w:r>
      <w:r w:rsidRPr="0005402F">
        <w:rPr>
          <w:szCs w:val="24"/>
          <w:shd w:val="clear" w:color="auto" w:fill="FFFFFF"/>
        </w:rPr>
        <w:t xml:space="preserve">not limited to </w:t>
      </w:r>
      <w:r w:rsidR="00BB4FCA" w:rsidRPr="0005402F">
        <w:rPr>
          <w:szCs w:val="24"/>
          <w:shd w:val="clear" w:color="auto" w:fill="FFFFFF"/>
        </w:rPr>
        <w:t xml:space="preserve">the </w:t>
      </w:r>
      <w:r w:rsidRPr="0005402F">
        <w:rPr>
          <w:szCs w:val="24"/>
          <w:shd w:val="clear" w:color="auto" w:fill="FFFFFF"/>
        </w:rPr>
        <w:t>Ministry of Trade</w:t>
      </w:r>
      <w:r w:rsidR="00FB05E1" w:rsidRPr="0005402F">
        <w:rPr>
          <w:szCs w:val="24"/>
          <w:shd w:val="clear" w:color="auto" w:fill="FFFFFF"/>
        </w:rPr>
        <w:t>,</w:t>
      </w:r>
      <w:r w:rsidRPr="0005402F">
        <w:rPr>
          <w:szCs w:val="24"/>
          <w:shd w:val="clear" w:color="auto" w:fill="FFFFFF"/>
        </w:rPr>
        <w:t xml:space="preserve"> Ministry of Justice, Ministry of Interior, Ministry of Treasury and Finance (Revenue </w:t>
      </w:r>
      <w:r w:rsidR="00FB05E1" w:rsidRPr="0005402F">
        <w:rPr>
          <w:szCs w:val="24"/>
          <w:shd w:val="clear" w:color="auto" w:fill="FFFFFF"/>
        </w:rPr>
        <w:t>a</w:t>
      </w:r>
      <w:r w:rsidRPr="0005402F">
        <w:rPr>
          <w:szCs w:val="24"/>
          <w:shd w:val="clear" w:color="auto" w:fill="FFFFFF"/>
        </w:rPr>
        <w:t>dministration) and mobile operators in Turkey.</w:t>
      </w:r>
    </w:p>
    <w:p w14:paraId="29A06463" w14:textId="6C9B0375" w:rsidR="00D21536" w:rsidRPr="0005402F" w:rsidRDefault="00D21536" w:rsidP="00ED2E06">
      <w:pPr>
        <w:rPr>
          <w:szCs w:val="24"/>
          <w:shd w:val="clear" w:color="auto" w:fill="FFFFFF"/>
        </w:rPr>
      </w:pPr>
      <w:r w:rsidRPr="0005402F">
        <w:rPr>
          <w:szCs w:val="24"/>
          <w:shd w:val="clear" w:color="auto" w:fill="FFFFFF"/>
        </w:rPr>
        <w:t>Operators feed the system with up-to-date usage information of the devices from their own network separately and these separate pieces of information flows to MCKS. This information is used for detecting clone devices as well as unregistered devices.</w:t>
      </w:r>
    </w:p>
    <w:p w14:paraId="0937F1F9" w14:textId="5D233E8E" w:rsidR="00D21536" w:rsidRPr="0005402F" w:rsidRDefault="00D21536" w:rsidP="00ED2E06">
      <w:pPr>
        <w:rPr>
          <w:szCs w:val="24"/>
          <w:shd w:val="clear" w:color="auto" w:fill="FFFFFF"/>
        </w:rPr>
      </w:pPr>
      <w:r w:rsidRPr="0005402F">
        <w:rPr>
          <w:szCs w:val="24"/>
          <w:shd w:val="clear" w:color="auto" w:fill="FFFFFF"/>
        </w:rPr>
        <w:t>For devices brought from abroad, a cross</w:t>
      </w:r>
      <w:r w:rsidR="00BD75A4" w:rsidRPr="0005402F">
        <w:rPr>
          <w:szCs w:val="24"/>
          <w:shd w:val="clear" w:color="auto" w:fill="FFFFFF"/>
        </w:rPr>
        <w:t>-</w:t>
      </w:r>
      <w:r w:rsidRPr="0005402F">
        <w:rPr>
          <w:szCs w:val="24"/>
          <w:shd w:val="clear" w:color="auto" w:fill="FFFFFF"/>
        </w:rPr>
        <w:t>check is fulfilled by the Ministry of Interior</w:t>
      </w:r>
      <w:r w:rsidR="00894970" w:rsidRPr="0005402F">
        <w:rPr>
          <w:szCs w:val="24"/>
          <w:shd w:val="clear" w:color="auto" w:fill="FFFFFF"/>
        </w:rPr>
        <w:t>'</w:t>
      </w:r>
      <w:r w:rsidRPr="0005402F">
        <w:rPr>
          <w:szCs w:val="24"/>
          <w:shd w:val="clear" w:color="auto" w:fill="FFFFFF"/>
        </w:rPr>
        <w:t xml:space="preserve">s </w:t>
      </w:r>
      <w:r w:rsidR="00133EAE" w:rsidRPr="0005402F">
        <w:rPr>
          <w:szCs w:val="24"/>
          <w:shd w:val="clear" w:color="auto" w:fill="FFFFFF"/>
        </w:rPr>
        <w:t>l</w:t>
      </w:r>
      <w:r w:rsidRPr="0005402F">
        <w:rPr>
          <w:szCs w:val="24"/>
          <w:shd w:val="clear" w:color="auto" w:fill="FFFFFF"/>
        </w:rPr>
        <w:t xml:space="preserve">aw </w:t>
      </w:r>
      <w:r w:rsidR="00D21F0B" w:rsidRPr="0005402F">
        <w:rPr>
          <w:szCs w:val="24"/>
          <w:shd w:val="clear" w:color="auto" w:fill="FFFFFF"/>
        </w:rPr>
        <w:t>e</w:t>
      </w:r>
      <w:r w:rsidRPr="0005402F">
        <w:rPr>
          <w:szCs w:val="24"/>
          <w:shd w:val="clear" w:color="auto" w:fill="FFFFFF"/>
        </w:rPr>
        <w:t xml:space="preserve">nforcement </w:t>
      </w:r>
      <w:r w:rsidR="00D21F0B" w:rsidRPr="0005402F">
        <w:rPr>
          <w:szCs w:val="24"/>
          <w:shd w:val="clear" w:color="auto" w:fill="FFFFFF"/>
        </w:rPr>
        <w:t>a</w:t>
      </w:r>
      <w:r w:rsidRPr="0005402F">
        <w:rPr>
          <w:szCs w:val="24"/>
          <w:shd w:val="clear" w:color="auto" w:fill="FFFFFF"/>
        </w:rPr>
        <w:t>gency units if the passport meets the criteria</w:t>
      </w:r>
      <w:r w:rsidR="00D1266E" w:rsidRPr="0005402F">
        <w:rPr>
          <w:szCs w:val="24"/>
          <w:shd w:val="clear" w:color="auto" w:fill="FFFFFF"/>
        </w:rPr>
        <w:t>,</w:t>
      </w:r>
      <w:r w:rsidRPr="0005402F">
        <w:rPr>
          <w:szCs w:val="24"/>
          <w:shd w:val="clear" w:color="auto" w:fill="FFFFFF"/>
        </w:rPr>
        <w:t xml:space="preserve"> and by </w:t>
      </w:r>
      <w:r w:rsidR="00D1266E" w:rsidRPr="0005402F">
        <w:rPr>
          <w:szCs w:val="24"/>
          <w:shd w:val="clear" w:color="auto" w:fill="FFFFFF"/>
        </w:rPr>
        <w:t>the r</w:t>
      </w:r>
      <w:r w:rsidRPr="0005402F">
        <w:rPr>
          <w:szCs w:val="24"/>
          <w:shd w:val="clear" w:color="auto" w:fill="FFFFFF"/>
        </w:rPr>
        <w:t xml:space="preserve">evenue </w:t>
      </w:r>
      <w:r w:rsidR="00D1266E" w:rsidRPr="0005402F">
        <w:rPr>
          <w:szCs w:val="24"/>
          <w:shd w:val="clear" w:color="auto" w:fill="FFFFFF"/>
        </w:rPr>
        <w:t>a</w:t>
      </w:r>
      <w:r w:rsidRPr="0005402F">
        <w:rPr>
          <w:szCs w:val="24"/>
          <w:shd w:val="clear" w:color="auto" w:fill="FFFFFF"/>
        </w:rPr>
        <w:t>dministration, if the fee is pa</w:t>
      </w:r>
      <w:r w:rsidR="003E6DD6" w:rsidRPr="0005402F">
        <w:rPr>
          <w:szCs w:val="24"/>
          <w:shd w:val="clear" w:color="auto" w:fill="FFFFFF"/>
        </w:rPr>
        <w:t>i</w:t>
      </w:r>
      <w:r w:rsidRPr="0005402F">
        <w:rPr>
          <w:szCs w:val="24"/>
          <w:shd w:val="clear" w:color="auto" w:fill="FFFFFF"/>
        </w:rPr>
        <w:t>d.</w:t>
      </w:r>
    </w:p>
    <w:p w14:paraId="424AA64A" w14:textId="4F444068" w:rsidR="00D21536" w:rsidRPr="0005402F" w:rsidRDefault="00D21536" w:rsidP="00577C3E">
      <w:pPr>
        <w:rPr>
          <w:szCs w:val="24"/>
          <w:shd w:val="clear" w:color="auto" w:fill="FFFFFF"/>
        </w:rPr>
      </w:pPr>
      <w:r w:rsidRPr="0005402F">
        <w:rPr>
          <w:szCs w:val="24"/>
          <w:shd w:val="clear" w:color="auto" w:fill="FFFFFF"/>
        </w:rPr>
        <w:t>For the imported devices, the process starts in the Ministry of Trade</w:t>
      </w:r>
      <w:r w:rsidR="00894970" w:rsidRPr="0005402F">
        <w:rPr>
          <w:szCs w:val="24"/>
          <w:shd w:val="clear" w:color="auto" w:fill="FFFFFF"/>
        </w:rPr>
        <w:t>'</w:t>
      </w:r>
      <w:r w:rsidRPr="0005402F">
        <w:rPr>
          <w:szCs w:val="24"/>
          <w:shd w:val="clear" w:color="auto" w:fill="FFFFFF"/>
        </w:rPr>
        <w:t xml:space="preserve">s </w:t>
      </w:r>
      <w:r w:rsidR="00990182" w:rsidRPr="0005402F">
        <w:rPr>
          <w:szCs w:val="24"/>
          <w:shd w:val="clear" w:color="auto" w:fill="FFFFFF"/>
        </w:rPr>
        <w:t>s</w:t>
      </w:r>
      <w:r w:rsidRPr="0005402F">
        <w:rPr>
          <w:szCs w:val="24"/>
          <w:shd w:val="clear" w:color="auto" w:fill="FFFFFF"/>
        </w:rPr>
        <w:t xml:space="preserve">ingle </w:t>
      </w:r>
      <w:r w:rsidR="00990182" w:rsidRPr="0005402F">
        <w:rPr>
          <w:szCs w:val="24"/>
          <w:shd w:val="clear" w:color="auto" w:fill="FFFFFF"/>
        </w:rPr>
        <w:t>w</w:t>
      </w:r>
      <w:r w:rsidRPr="0005402F">
        <w:rPr>
          <w:szCs w:val="24"/>
          <w:shd w:val="clear" w:color="auto" w:fill="FFFFFF"/>
        </w:rPr>
        <w:t xml:space="preserve">indow </w:t>
      </w:r>
      <w:r w:rsidR="00990182" w:rsidRPr="0005402F">
        <w:rPr>
          <w:szCs w:val="24"/>
          <w:shd w:val="clear" w:color="auto" w:fill="FFFFFF"/>
        </w:rPr>
        <w:t>s</w:t>
      </w:r>
      <w:r w:rsidRPr="0005402F">
        <w:rPr>
          <w:szCs w:val="24"/>
          <w:shd w:val="clear" w:color="auto" w:fill="FFFFFF"/>
        </w:rPr>
        <w:t xml:space="preserve">ystem in which the IMEIs provided by importers are checked by MCKS via web services about their states in the database. If the provided IMEIs are listed in </w:t>
      </w:r>
      <w:r w:rsidR="00E179B4" w:rsidRPr="0005402F">
        <w:rPr>
          <w:szCs w:val="24"/>
          <w:shd w:val="clear" w:color="auto" w:fill="FFFFFF"/>
        </w:rPr>
        <w:t xml:space="preserve">the </w:t>
      </w:r>
      <w:r w:rsidR="009A6BEB">
        <w:rPr>
          <w:szCs w:val="24"/>
          <w:shd w:val="clear" w:color="auto" w:fill="FFFFFF"/>
        </w:rPr>
        <w:t>blocked-list</w:t>
      </w:r>
      <w:r w:rsidRPr="0005402F">
        <w:rPr>
          <w:szCs w:val="24"/>
          <w:shd w:val="clear" w:color="auto" w:fill="FFFFFF"/>
        </w:rPr>
        <w:t xml:space="preserve">, the importing procedure is not allowed. The same procedure is applied in the export procedure if the declared IMEIs are listed in the </w:t>
      </w:r>
      <w:r w:rsidR="009A6BEB">
        <w:rPr>
          <w:szCs w:val="24"/>
          <w:shd w:val="clear" w:color="auto" w:fill="FFFFFF"/>
        </w:rPr>
        <w:t>blocked-list</w:t>
      </w:r>
      <w:r w:rsidRPr="0005402F">
        <w:rPr>
          <w:szCs w:val="24"/>
          <w:shd w:val="clear" w:color="auto" w:fill="FFFFFF"/>
        </w:rPr>
        <w:t>, the exportation is not allowed.</w:t>
      </w:r>
    </w:p>
    <w:p w14:paraId="44DA2DA3" w14:textId="77777777" w:rsidR="00D21536" w:rsidRPr="0005402F" w:rsidRDefault="00D21536" w:rsidP="00577C3E">
      <w:pPr>
        <w:rPr>
          <w:szCs w:val="24"/>
          <w:shd w:val="clear" w:color="auto" w:fill="FFFFFF"/>
        </w:rPr>
      </w:pPr>
      <w:r w:rsidRPr="0005402F">
        <w:rPr>
          <w:szCs w:val="24"/>
          <w:shd w:val="clear" w:color="auto" w:fill="FFFFFF"/>
        </w:rPr>
        <w:t>Ministry of Justice can inform the system via web service so that the related devices state can be updated according to trial decisions.</w:t>
      </w:r>
    </w:p>
    <w:p w14:paraId="0115AE5F" w14:textId="6CCE92B0" w:rsidR="00D21536" w:rsidRPr="0005402F" w:rsidRDefault="00D21536" w:rsidP="00577C3E">
      <w:pPr>
        <w:pStyle w:val="Headingb"/>
        <w:ind w:left="794" w:hanging="794"/>
        <w:rPr>
          <w:szCs w:val="24"/>
          <w:shd w:val="clear" w:color="auto" w:fill="FFFFFF"/>
        </w:rPr>
      </w:pPr>
      <w:r w:rsidRPr="0005402F">
        <w:rPr>
          <w:szCs w:val="24"/>
          <w:lang w:bidi="ar-DZ"/>
        </w:rPr>
        <w:t>4.3</w:t>
      </w:r>
      <w:r w:rsidR="00577C3E" w:rsidRPr="0005402F">
        <w:rPr>
          <w:szCs w:val="24"/>
          <w:lang w:bidi="ar-DZ"/>
        </w:rPr>
        <w:tab/>
      </w:r>
      <w:r w:rsidRPr="0005402F">
        <w:rPr>
          <w:szCs w:val="24"/>
          <w:lang w:bidi="ar-DZ"/>
        </w:rPr>
        <w:t>Description of additional measures taken to engage the problem</w:t>
      </w:r>
      <w:r w:rsidR="003C3EA9" w:rsidRPr="0005402F">
        <w:rPr>
          <w:szCs w:val="24"/>
          <w:lang w:bidi="ar-DZ"/>
        </w:rPr>
        <w:t xml:space="preserve"> </w:t>
      </w:r>
      <w:r w:rsidRPr="0005402F">
        <w:rPr>
          <w:szCs w:val="24"/>
          <w:shd w:val="clear" w:color="auto" w:fill="FFFFFF"/>
        </w:rPr>
        <w:t>MCKS is continuously being developed according to newly emerging regulatory needs. This makes the system even more complicated day by day</w:t>
      </w:r>
    </w:p>
    <w:p w14:paraId="37CF120F" w14:textId="58BA73E4" w:rsidR="00D21536" w:rsidRPr="0005402F" w:rsidRDefault="00D21536" w:rsidP="00577C3E">
      <w:pPr>
        <w:rPr>
          <w:szCs w:val="24"/>
          <w:shd w:val="clear" w:color="auto" w:fill="FFFFFF"/>
        </w:rPr>
      </w:pPr>
      <w:r w:rsidRPr="0005402F">
        <w:rPr>
          <w:szCs w:val="24"/>
          <w:shd w:val="clear" w:color="auto" w:fill="FFFFFF"/>
        </w:rPr>
        <w:t xml:space="preserve">A regulation requiring the use of </w:t>
      </w:r>
      <w:r w:rsidR="000F046B" w:rsidRPr="0005402F">
        <w:rPr>
          <w:szCs w:val="24"/>
          <w:shd w:val="clear" w:color="auto" w:fill="FFFFFF"/>
        </w:rPr>
        <w:t>s</w:t>
      </w:r>
      <w:r w:rsidRPr="0005402F">
        <w:rPr>
          <w:szCs w:val="24"/>
          <w:shd w:val="clear" w:color="auto" w:fill="FFFFFF"/>
        </w:rPr>
        <w:t xml:space="preserve">ingle </w:t>
      </w:r>
      <w:r w:rsidR="000F046B" w:rsidRPr="0005402F">
        <w:rPr>
          <w:szCs w:val="24"/>
          <w:shd w:val="clear" w:color="auto" w:fill="FFFFFF"/>
        </w:rPr>
        <w:t>w</w:t>
      </w:r>
      <w:r w:rsidRPr="0005402F">
        <w:rPr>
          <w:szCs w:val="24"/>
          <w:shd w:val="clear" w:color="auto" w:fill="FFFFFF"/>
        </w:rPr>
        <w:t xml:space="preserve">indow </w:t>
      </w:r>
      <w:r w:rsidR="000F046B" w:rsidRPr="0005402F">
        <w:rPr>
          <w:szCs w:val="24"/>
          <w:shd w:val="clear" w:color="auto" w:fill="FFFFFF"/>
        </w:rPr>
        <w:t>s</w:t>
      </w:r>
      <w:r w:rsidRPr="0005402F">
        <w:rPr>
          <w:szCs w:val="24"/>
          <w:shd w:val="clear" w:color="auto" w:fill="FFFFFF"/>
        </w:rPr>
        <w:t xml:space="preserve">ystem of the Ministry of Trade during import and export caused some extra workload on the system as ICTA is given the responsibility to check </w:t>
      </w:r>
      <w:r w:rsidR="00854484" w:rsidRPr="0005402F">
        <w:rPr>
          <w:szCs w:val="24"/>
          <w:shd w:val="clear" w:color="auto" w:fill="FFFFFF"/>
        </w:rPr>
        <w:t xml:space="preserve">the </w:t>
      </w:r>
      <w:r w:rsidRPr="0005402F">
        <w:rPr>
          <w:szCs w:val="24"/>
          <w:shd w:val="clear" w:color="auto" w:fill="FFFFFF"/>
        </w:rPr>
        <w:t>IMEI numbers according to their state of being lost, stolen or smuggled or being counterfeit via MCKS during import and export.</w:t>
      </w:r>
    </w:p>
    <w:p w14:paraId="1DF48EFC" w14:textId="0C843B8A" w:rsidR="00D21536" w:rsidRPr="0005402F" w:rsidRDefault="00D21536" w:rsidP="00577C3E">
      <w:pPr>
        <w:rPr>
          <w:szCs w:val="24"/>
          <w:shd w:val="clear" w:color="auto" w:fill="FFFFFF"/>
        </w:rPr>
      </w:pPr>
      <w:r w:rsidRPr="0005402F">
        <w:rPr>
          <w:szCs w:val="24"/>
          <w:shd w:val="clear" w:color="auto" w:fill="FFFFFF"/>
        </w:rPr>
        <w:t xml:space="preserve">Another regulation, Law No. 7186 entered into force in July 2019, which regulates to </w:t>
      </w:r>
      <w:r w:rsidR="009A6BEB">
        <w:rPr>
          <w:szCs w:val="24"/>
          <w:shd w:val="clear" w:color="auto" w:fill="FFFFFF"/>
        </w:rPr>
        <w:t>blocked-list</w:t>
      </w:r>
      <w:r w:rsidRPr="0005402F">
        <w:rPr>
          <w:szCs w:val="24"/>
          <w:shd w:val="clear" w:color="auto" w:fill="FFFFFF"/>
        </w:rPr>
        <w:t xml:space="preserve"> devices, which are detected as </w:t>
      </w:r>
      <w:r w:rsidR="00854484" w:rsidRPr="0005402F">
        <w:rPr>
          <w:szCs w:val="24"/>
          <w:shd w:val="clear" w:color="auto" w:fill="FFFFFF"/>
        </w:rPr>
        <w:t>un</w:t>
      </w:r>
      <w:r w:rsidRPr="0005402F">
        <w:rPr>
          <w:szCs w:val="24"/>
          <w:shd w:val="clear" w:color="auto" w:fill="FFFFFF"/>
        </w:rPr>
        <w:t xml:space="preserve">used for </w:t>
      </w:r>
      <w:r w:rsidR="00854484" w:rsidRPr="0005402F">
        <w:rPr>
          <w:szCs w:val="24"/>
          <w:shd w:val="clear" w:color="auto" w:fill="FFFFFF"/>
        </w:rPr>
        <w:t>seven (</w:t>
      </w:r>
      <w:r w:rsidRPr="0005402F">
        <w:rPr>
          <w:szCs w:val="24"/>
          <w:shd w:val="clear" w:color="auto" w:fill="FFFFFF"/>
        </w:rPr>
        <w:t>7</w:t>
      </w:r>
      <w:r w:rsidR="00854484" w:rsidRPr="0005402F">
        <w:rPr>
          <w:szCs w:val="24"/>
          <w:shd w:val="clear" w:color="auto" w:fill="FFFFFF"/>
        </w:rPr>
        <w:t>)</w:t>
      </w:r>
      <w:r w:rsidRPr="0005402F">
        <w:rPr>
          <w:szCs w:val="24"/>
          <w:shd w:val="clear" w:color="auto" w:fill="FFFFFF"/>
        </w:rPr>
        <w:t xml:space="preserve"> consecutive</w:t>
      </w:r>
      <w:r w:rsidR="00854484" w:rsidRPr="0005402F">
        <w:rPr>
          <w:szCs w:val="24"/>
          <w:shd w:val="clear" w:color="auto" w:fill="FFFFFF"/>
        </w:rPr>
        <w:t xml:space="preserve"> years</w:t>
      </w:r>
      <w:r w:rsidRPr="0005402F">
        <w:rPr>
          <w:szCs w:val="24"/>
          <w:shd w:val="clear" w:color="auto" w:fill="FFFFFF"/>
        </w:rPr>
        <w:t>. The law is executed by MCKS and it targets the unused devices which are potential source</w:t>
      </w:r>
      <w:r w:rsidR="003C3EA9" w:rsidRPr="0005402F">
        <w:rPr>
          <w:szCs w:val="24"/>
          <w:shd w:val="clear" w:color="auto" w:fill="FFFFFF"/>
        </w:rPr>
        <w:t>s</w:t>
      </w:r>
      <w:r w:rsidRPr="0005402F">
        <w:rPr>
          <w:szCs w:val="24"/>
          <w:shd w:val="clear" w:color="auto" w:fill="FFFFFF"/>
        </w:rPr>
        <w:t xml:space="preserve"> for cloning. However, some traders applied to </w:t>
      </w:r>
      <w:r w:rsidR="00520EF3" w:rsidRPr="0005402F">
        <w:rPr>
          <w:szCs w:val="24"/>
          <w:shd w:val="clear" w:color="auto" w:fill="FFFFFF"/>
        </w:rPr>
        <w:t xml:space="preserve">the </w:t>
      </w:r>
      <w:r w:rsidRPr="0005402F">
        <w:rPr>
          <w:szCs w:val="24"/>
          <w:shd w:val="clear" w:color="auto" w:fill="FFFFFF"/>
        </w:rPr>
        <w:t>ICTA with the complaint that they suffer from the law since they have been holding devices that are not in use for over 7 years for various reasons.</w:t>
      </w:r>
    </w:p>
    <w:p w14:paraId="4A1E2E11" w14:textId="5926AB96" w:rsidR="00D21536" w:rsidRPr="0005402F" w:rsidRDefault="00D21536" w:rsidP="00577C3E">
      <w:pPr>
        <w:pStyle w:val="Headingb"/>
        <w:rPr>
          <w:szCs w:val="24"/>
          <w:shd w:val="clear" w:color="auto" w:fill="FFFFFF"/>
        </w:rPr>
      </w:pPr>
      <w:r w:rsidRPr="0005402F">
        <w:rPr>
          <w:szCs w:val="24"/>
          <w:lang w:bidi="ar-DZ"/>
        </w:rPr>
        <w:t>4.4</w:t>
      </w:r>
      <w:r w:rsidR="00577C3E" w:rsidRPr="0005402F">
        <w:rPr>
          <w:szCs w:val="24"/>
          <w:lang w:bidi="ar-DZ"/>
        </w:rPr>
        <w:tab/>
      </w:r>
      <w:r w:rsidRPr="0005402F">
        <w:rPr>
          <w:szCs w:val="24"/>
          <w:lang w:bidi="ar-DZ"/>
        </w:rPr>
        <w:t>References to open web resource for more details (optional)</w:t>
      </w:r>
    </w:p>
    <w:p w14:paraId="02DA17D3" w14:textId="77777777" w:rsidR="00D21536" w:rsidRPr="0005402F" w:rsidRDefault="00D21536" w:rsidP="00577C3E">
      <w:pPr>
        <w:rPr>
          <w:szCs w:val="24"/>
          <w:shd w:val="clear" w:color="auto" w:fill="FFFFFF"/>
        </w:rPr>
      </w:pPr>
      <w:hyperlink r:id="rId41" w:history="1">
        <w:r w:rsidRPr="0005402F">
          <w:rPr>
            <w:rStyle w:val="Hyperlink"/>
            <w:szCs w:val="24"/>
          </w:rPr>
          <w:t>https://mcks.gov.tr/en</w:t>
        </w:r>
      </w:hyperlink>
      <w:r w:rsidRPr="0005402F">
        <w:rPr>
          <w:szCs w:val="24"/>
          <w:shd w:val="clear" w:color="auto" w:fill="FFFFFF"/>
        </w:rPr>
        <w:t xml:space="preserve"> (English) https://mcks.gov.tr/ (Turkish).</w:t>
      </w:r>
    </w:p>
    <w:p w14:paraId="75585623" w14:textId="3B917EF2" w:rsidR="00D21536" w:rsidRPr="0005402F" w:rsidRDefault="00D21536" w:rsidP="00577C3E">
      <w:pPr>
        <w:pStyle w:val="Headingb"/>
        <w:rPr>
          <w:szCs w:val="24"/>
          <w:lang w:bidi="ar-DZ"/>
        </w:rPr>
      </w:pPr>
      <w:r w:rsidRPr="0005402F">
        <w:rPr>
          <w:szCs w:val="24"/>
          <w:lang w:bidi="ar-DZ"/>
        </w:rPr>
        <w:lastRenderedPageBreak/>
        <w:t>4.5</w:t>
      </w:r>
      <w:r w:rsidR="00577C3E" w:rsidRPr="0005402F">
        <w:rPr>
          <w:szCs w:val="24"/>
          <w:lang w:bidi="ar-DZ"/>
        </w:rPr>
        <w:tab/>
      </w:r>
      <w:r w:rsidRPr="0005402F">
        <w:rPr>
          <w:szCs w:val="24"/>
          <w:lang w:bidi="ar-DZ"/>
        </w:rPr>
        <w:t>Other relevant remarks (optional)</w:t>
      </w:r>
    </w:p>
    <w:p w14:paraId="58ED7351" w14:textId="0B2FF6FB" w:rsidR="00D21536" w:rsidRPr="0005402F" w:rsidRDefault="0093197E" w:rsidP="00577C3E">
      <w:pPr>
        <w:pStyle w:val="Headingb"/>
        <w:ind w:left="794" w:hanging="794"/>
        <w:rPr>
          <w:szCs w:val="24"/>
          <w:shd w:val="clear" w:color="auto" w:fill="FFFFFF"/>
        </w:rPr>
      </w:pPr>
      <w:r w:rsidRPr="0005402F">
        <w:rPr>
          <w:szCs w:val="24"/>
        </w:rPr>
        <w:t>5</w:t>
      </w:r>
      <w:r w:rsidRPr="0005402F">
        <w:rPr>
          <w:szCs w:val="24"/>
        </w:rPr>
        <w:tab/>
      </w:r>
      <w:r w:rsidR="00D21536" w:rsidRPr="0005402F">
        <w:rPr>
          <w:szCs w:val="24"/>
          <w:lang w:eastAsia="ja-JP" w:bidi="ar-DZ"/>
        </w:rPr>
        <w:t>Overview of challenges and countermeasures with regard to implementation of use case</w:t>
      </w:r>
    </w:p>
    <w:p w14:paraId="286DC9A9" w14:textId="57BFE181" w:rsidR="00D21536" w:rsidRPr="0005402F" w:rsidRDefault="000F1D78" w:rsidP="00577C3E">
      <w:pPr>
        <w:rPr>
          <w:szCs w:val="24"/>
          <w:shd w:val="clear" w:color="auto" w:fill="FFFFFF"/>
        </w:rPr>
      </w:pPr>
      <w:r w:rsidRPr="0005402F">
        <w:rPr>
          <w:szCs w:val="24"/>
          <w:shd w:val="clear" w:color="auto" w:fill="FFFFFF"/>
        </w:rPr>
        <w:t>In</w:t>
      </w:r>
      <w:r w:rsidR="00D21536" w:rsidRPr="0005402F">
        <w:rPr>
          <w:szCs w:val="24"/>
          <w:shd w:val="clear" w:color="auto" w:fill="FFFFFF"/>
        </w:rPr>
        <w:t xml:space="preserve"> the beginning, all devices within the borders of Turkey were asked to be registered by their owners with a fee via sending messages to their mobile operators. Citizens who were already using their devices did not welcome this. Over 15 million devices were registered during this period.</w:t>
      </w:r>
    </w:p>
    <w:p w14:paraId="6473A264" w14:textId="22698911" w:rsidR="00D21536" w:rsidRPr="0005402F" w:rsidRDefault="00D21536" w:rsidP="00577C3E">
      <w:pPr>
        <w:rPr>
          <w:szCs w:val="24"/>
          <w:shd w:val="clear" w:color="auto" w:fill="FFFFFF"/>
        </w:rPr>
      </w:pPr>
      <w:r w:rsidRPr="0005402F">
        <w:rPr>
          <w:szCs w:val="24"/>
          <w:shd w:val="clear" w:color="auto" w:fill="FFFFFF"/>
        </w:rPr>
        <w:t xml:space="preserve">Until the system reached a certain level of maturity keeping importers in line with the new regulatory changes and authenticating them physically was bothersome. Currently, importers are using their electronic signatures for authentication after completing </w:t>
      </w:r>
      <w:r w:rsidR="002A306F" w:rsidRPr="0005402F">
        <w:rPr>
          <w:szCs w:val="24"/>
          <w:shd w:val="clear" w:color="auto" w:fill="FFFFFF"/>
        </w:rPr>
        <w:t xml:space="preserve">the </w:t>
      </w:r>
      <w:r w:rsidRPr="0005402F">
        <w:rPr>
          <w:szCs w:val="24"/>
          <w:shd w:val="clear" w:color="auto" w:fill="FFFFFF"/>
        </w:rPr>
        <w:t xml:space="preserve">importing procedure via </w:t>
      </w:r>
      <w:r w:rsidR="00126D4F" w:rsidRPr="0005402F">
        <w:rPr>
          <w:szCs w:val="24"/>
          <w:shd w:val="clear" w:color="auto" w:fill="FFFFFF"/>
        </w:rPr>
        <w:t xml:space="preserve">the </w:t>
      </w:r>
      <w:r w:rsidR="002A306F" w:rsidRPr="0005402F">
        <w:rPr>
          <w:szCs w:val="24"/>
          <w:shd w:val="clear" w:color="auto" w:fill="FFFFFF"/>
        </w:rPr>
        <w:t>s</w:t>
      </w:r>
      <w:r w:rsidRPr="0005402F">
        <w:rPr>
          <w:szCs w:val="24"/>
          <w:shd w:val="clear" w:color="auto" w:fill="FFFFFF"/>
        </w:rPr>
        <w:t xml:space="preserve">ingle </w:t>
      </w:r>
      <w:r w:rsidR="002A306F" w:rsidRPr="0005402F">
        <w:rPr>
          <w:szCs w:val="24"/>
          <w:shd w:val="clear" w:color="auto" w:fill="FFFFFF"/>
        </w:rPr>
        <w:t>w</w:t>
      </w:r>
      <w:r w:rsidRPr="0005402F">
        <w:rPr>
          <w:szCs w:val="24"/>
          <w:shd w:val="clear" w:color="auto" w:fill="FFFFFF"/>
        </w:rPr>
        <w:t xml:space="preserve">indow </w:t>
      </w:r>
      <w:r w:rsidR="002A306F" w:rsidRPr="0005402F">
        <w:rPr>
          <w:szCs w:val="24"/>
          <w:shd w:val="clear" w:color="auto" w:fill="FFFFFF"/>
        </w:rPr>
        <w:t>s</w:t>
      </w:r>
      <w:r w:rsidRPr="0005402F">
        <w:rPr>
          <w:szCs w:val="24"/>
          <w:shd w:val="clear" w:color="auto" w:fill="FFFFFF"/>
        </w:rPr>
        <w:t>ystem of the Ministry of Trade.</w:t>
      </w:r>
    </w:p>
    <w:p w14:paraId="4329BF87" w14:textId="672B0A8C" w:rsidR="00D21536" w:rsidRPr="0005402F" w:rsidRDefault="0093197E" w:rsidP="00577C3E">
      <w:pPr>
        <w:pStyle w:val="Headingb"/>
        <w:rPr>
          <w:szCs w:val="24"/>
          <w:lang w:eastAsia="ja-JP" w:bidi="ar-DZ"/>
        </w:rPr>
      </w:pPr>
      <w:r w:rsidRPr="0005402F">
        <w:rPr>
          <w:szCs w:val="24"/>
          <w:lang w:bidi="ar-DZ"/>
        </w:rPr>
        <w:t>6</w:t>
      </w:r>
      <w:r w:rsidRPr="0005402F">
        <w:rPr>
          <w:szCs w:val="24"/>
          <w:lang w:bidi="ar-DZ"/>
        </w:rPr>
        <w:tab/>
      </w:r>
      <w:r w:rsidR="00D21536" w:rsidRPr="0005402F">
        <w:rPr>
          <w:szCs w:val="24"/>
          <w:lang w:eastAsia="ja-JP" w:bidi="ar-DZ"/>
        </w:rPr>
        <w:t xml:space="preserve">Statistics on the effects of </w:t>
      </w:r>
      <w:r w:rsidR="00466DA7" w:rsidRPr="0005402F">
        <w:rPr>
          <w:szCs w:val="24"/>
          <w:lang w:eastAsia="ja-JP" w:bidi="ar-DZ"/>
        </w:rPr>
        <w:t xml:space="preserve">the </w:t>
      </w:r>
      <w:r w:rsidR="00D21536" w:rsidRPr="0005402F">
        <w:rPr>
          <w:szCs w:val="24"/>
          <w:lang w:eastAsia="ja-JP" w:bidi="ar-DZ"/>
        </w:rPr>
        <w:t>implementation of the use case</w:t>
      </w:r>
    </w:p>
    <w:p w14:paraId="6E176938" w14:textId="642B26BC" w:rsidR="00D21536" w:rsidRPr="0005402F" w:rsidRDefault="00D21536" w:rsidP="00577C3E">
      <w:pPr>
        <w:rPr>
          <w:szCs w:val="24"/>
          <w:shd w:val="clear" w:color="auto" w:fill="FFFFFF"/>
        </w:rPr>
      </w:pPr>
      <w:r w:rsidRPr="0005402F">
        <w:rPr>
          <w:szCs w:val="24"/>
          <w:shd w:val="clear" w:color="auto" w:fill="FFFFFF"/>
        </w:rPr>
        <w:t>Mobile device theft was decreased by 90</w:t>
      </w:r>
      <w:r w:rsidR="00126D4F" w:rsidRPr="0005402F">
        <w:rPr>
          <w:szCs w:val="24"/>
          <w:shd w:val="clear" w:color="auto" w:fill="FFFFFF"/>
        </w:rPr>
        <w:t xml:space="preserve"> </w:t>
      </w:r>
      <w:r w:rsidRPr="0005402F">
        <w:rPr>
          <w:szCs w:val="24"/>
          <w:shd w:val="clear" w:color="auto" w:fill="FFFFFF"/>
        </w:rPr>
        <w:t xml:space="preserve">% in the first </w:t>
      </w:r>
      <w:r w:rsidR="006E09DB" w:rsidRPr="0005402F">
        <w:rPr>
          <w:szCs w:val="24"/>
          <w:shd w:val="clear" w:color="auto" w:fill="FFFFFF"/>
        </w:rPr>
        <w:t>three</w:t>
      </w:r>
      <w:r w:rsidRPr="0005402F">
        <w:rPr>
          <w:szCs w:val="24"/>
          <w:shd w:val="clear" w:color="auto" w:fill="FFFFFF"/>
        </w:rPr>
        <w:t xml:space="preserve"> years of implementation. Nearly 35 million mobile device</w:t>
      </w:r>
      <w:r w:rsidR="00126D4F" w:rsidRPr="0005402F">
        <w:rPr>
          <w:szCs w:val="24"/>
          <w:shd w:val="clear" w:color="auto" w:fill="FFFFFF"/>
        </w:rPr>
        <w:t>s</w:t>
      </w:r>
      <w:r w:rsidRPr="0005402F">
        <w:rPr>
          <w:szCs w:val="24"/>
          <w:shd w:val="clear" w:color="auto" w:fill="FFFFFF"/>
        </w:rPr>
        <w:t xml:space="preserve"> were sold illegally between 1996 and 2005, which represented </w:t>
      </w:r>
      <w:r w:rsidR="00BB4FCA" w:rsidRPr="0005402F">
        <w:rPr>
          <w:szCs w:val="24"/>
          <w:shd w:val="clear" w:color="auto" w:fill="FFFFFF"/>
        </w:rPr>
        <w:t>a three</w:t>
      </w:r>
      <w:r w:rsidRPr="0005402F">
        <w:rPr>
          <w:szCs w:val="24"/>
          <w:shd w:val="clear" w:color="auto" w:fill="FFFFFF"/>
        </w:rPr>
        <w:t xml:space="preserve"> </w:t>
      </w:r>
      <w:r w:rsidR="00A5581F" w:rsidRPr="0005402F">
        <w:rPr>
          <w:szCs w:val="24"/>
          <w:shd w:val="clear" w:color="auto" w:fill="FFFFFF"/>
        </w:rPr>
        <w:t>b</w:t>
      </w:r>
      <w:r w:rsidRPr="0005402F">
        <w:rPr>
          <w:szCs w:val="24"/>
          <w:shd w:val="clear" w:color="auto" w:fill="FFFFFF"/>
        </w:rPr>
        <w:t xml:space="preserve">illion tax loss </w:t>
      </w:r>
      <w:r w:rsidR="002406C2" w:rsidRPr="0005402F">
        <w:rPr>
          <w:szCs w:val="24"/>
          <w:shd w:val="clear" w:color="auto" w:fill="FFFFFF"/>
        </w:rPr>
        <w:t>that</w:t>
      </w:r>
      <w:r w:rsidRPr="0005402F">
        <w:rPr>
          <w:szCs w:val="24"/>
          <w:shd w:val="clear" w:color="auto" w:fill="FFFFFF"/>
        </w:rPr>
        <w:t xml:space="preserve"> was prevented by MCKS after 2006</w:t>
      </w:r>
      <w:r w:rsidR="00BB76B0" w:rsidRPr="0005402F">
        <w:rPr>
          <w:szCs w:val="24"/>
          <w:shd w:val="clear" w:color="auto" w:fill="FFFFFF"/>
        </w:rPr>
        <w:t>.</w:t>
      </w:r>
      <w:r w:rsidRPr="0005402F">
        <w:rPr>
          <w:szCs w:val="24"/>
          <w:shd w:val="clear" w:color="auto" w:fill="FFFFFF"/>
        </w:rPr>
        <w:t xml:space="preserve"> In addition, consumer awareness has increased</w:t>
      </w:r>
      <w:r w:rsidR="000A43CA" w:rsidRPr="0005402F">
        <w:rPr>
          <w:szCs w:val="24"/>
          <w:shd w:val="clear" w:color="auto" w:fill="FFFFFF"/>
        </w:rPr>
        <w:t>,</w:t>
      </w:r>
      <w:r w:rsidRPr="0005402F">
        <w:rPr>
          <w:szCs w:val="24"/>
          <w:shd w:val="clear" w:color="auto" w:fill="FFFFFF"/>
        </w:rPr>
        <w:t xml:space="preserve"> and illegal devices became no</w:t>
      </w:r>
      <w:r w:rsidR="002406C2" w:rsidRPr="0005402F">
        <w:rPr>
          <w:szCs w:val="24"/>
          <w:shd w:val="clear" w:color="auto" w:fill="FFFFFF"/>
        </w:rPr>
        <w:t>n</w:t>
      </w:r>
      <w:r w:rsidRPr="0005402F">
        <w:rPr>
          <w:szCs w:val="24"/>
          <w:shd w:val="clear" w:color="auto" w:fill="FFFFFF"/>
        </w:rPr>
        <w:t xml:space="preserve"> preferred by consumers.</w:t>
      </w:r>
    </w:p>
    <w:p w14:paraId="132C7E03" w14:textId="3072210B" w:rsidR="00D21536" w:rsidRPr="0005402F" w:rsidRDefault="0093197E" w:rsidP="00577C3E">
      <w:pPr>
        <w:pStyle w:val="Headingb"/>
        <w:rPr>
          <w:szCs w:val="24"/>
          <w:lang w:eastAsia="ja-JP" w:bidi="ar-DZ"/>
        </w:rPr>
      </w:pPr>
      <w:r w:rsidRPr="0005402F">
        <w:rPr>
          <w:szCs w:val="24"/>
          <w:lang w:bidi="ar-DZ"/>
        </w:rPr>
        <w:t>7</w:t>
      </w:r>
      <w:r w:rsidRPr="0005402F">
        <w:rPr>
          <w:szCs w:val="24"/>
          <w:lang w:bidi="ar-DZ"/>
        </w:rPr>
        <w:tab/>
      </w:r>
      <w:r w:rsidR="00D21536" w:rsidRPr="0005402F">
        <w:rPr>
          <w:szCs w:val="24"/>
          <w:lang w:eastAsia="ja-JP" w:bidi="ar-DZ"/>
        </w:rPr>
        <w:t>Roadmap of future planned evolution of the use case</w:t>
      </w:r>
    </w:p>
    <w:p w14:paraId="4A741481" w14:textId="6F0E4646" w:rsidR="00D21536" w:rsidRPr="0005402F" w:rsidRDefault="00D21536" w:rsidP="00577C3E">
      <w:pPr>
        <w:rPr>
          <w:szCs w:val="24"/>
          <w:shd w:val="clear" w:color="auto" w:fill="FFFFFF"/>
        </w:rPr>
      </w:pPr>
      <w:r w:rsidRPr="0005402F">
        <w:rPr>
          <w:szCs w:val="24"/>
          <w:shd w:val="clear" w:color="auto" w:fill="FFFFFF"/>
        </w:rPr>
        <w:t xml:space="preserve">Even though most of the services of MCKS are provided to the citizens via </w:t>
      </w:r>
      <w:r w:rsidR="002406C2" w:rsidRPr="0005402F">
        <w:rPr>
          <w:szCs w:val="24"/>
          <w:shd w:val="clear" w:color="auto" w:fill="FFFFFF"/>
        </w:rPr>
        <w:t xml:space="preserve">the </w:t>
      </w:r>
      <w:r w:rsidRPr="0005402F">
        <w:rPr>
          <w:szCs w:val="24"/>
          <w:shd w:val="clear" w:color="auto" w:fill="FFFFFF"/>
        </w:rPr>
        <w:t xml:space="preserve">e-Government portal; </w:t>
      </w:r>
      <w:r w:rsidR="00BE4831" w:rsidRPr="0005402F">
        <w:rPr>
          <w:szCs w:val="24"/>
          <w:shd w:val="clear" w:color="auto" w:fill="FFFFFF"/>
        </w:rPr>
        <w:t>the</w:t>
      </w:r>
      <w:r w:rsidRPr="0005402F">
        <w:rPr>
          <w:szCs w:val="24"/>
          <w:shd w:val="clear" w:color="auto" w:fill="FFFFFF"/>
        </w:rPr>
        <w:t xml:space="preserve"> ultimate aim is to be able to </w:t>
      </w:r>
      <w:r w:rsidR="008D5661" w:rsidRPr="0005402F">
        <w:rPr>
          <w:szCs w:val="24"/>
          <w:shd w:val="clear" w:color="auto" w:fill="FFFFFF"/>
        </w:rPr>
        <w:t>provide</w:t>
      </w:r>
      <w:r w:rsidRPr="0005402F">
        <w:rPr>
          <w:szCs w:val="24"/>
          <w:shd w:val="clear" w:color="auto" w:fill="FFFFFF"/>
        </w:rPr>
        <w:t xml:space="preserve"> all the services online via e</w:t>
      </w:r>
      <w:r w:rsidR="002406C2" w:rsidRPr="0005402F">
        <w:rPr>
          <w:szCs w:val="24"/>
          <w:shd w:val="clear" w:color="auto" w:fill="FFFFFF"/>
        </w:rPr>
        <w:t>-</w:t>
      </w:r>
      <w:r w:rsidRPr="0005402F">
        <w:rPr>
          <w:szCs w:val="24"/>
          <w:shd w:val="clear" w:color="auto" w:fill="FFFFFF"/>
        </w:rPr>
        <w:t xml:space="preserve">Government and to end </w:t>
      </w:r>
      <w:r w:rsidR="002406C2" w:rsidRPr="0005402F">
        <w:rPr>
          <w:szCs w:val="24"/>
          <w:shd w:val="clear" w:color="auto" w:fill="FFFFFF"/>
        </w:rPr>
        <w:t xml:space="preserve">the </w:t>
      </w:r>
      <w:r w:rsidRPr="0005402F">
        <w:rPr>
          <w:szCs w:val="24"/>
          <w:shd w:val="clear" w:color="auto" w:fill="FFFFFF"/>
        </w:rPr>
        <w:t xml:space="preserve">submission of physical supporting documents. Due to the necessities of the new regulations, sometimes it takes time for some relevant authorities to keep pace with MCKS and to </w:t>
      </w:r>
      <w:r w:rsidR="008D5661" w:rsidRPr="0005402F">
        <w:rPr>
          <w:szCs w:val="24"/>
          <w:shd w:val="clear" w:color="auto" w:fill="FFFFFF"/>
        </w:rPr>
        <w:t>provide</w:t>
      </w:r>
      <w:r w:rsidRPr="0005402F">
        <w:rPr>
          <w:szCs w:val="24"/>
          <w:shd w:val="clear" w:color="auto" w:fill="FFFFFF"/>
        </w:rPr>
        <w:t xml:space="preserve"> all the services online to the citizens.</w:t>
      </w:r>
    </w:p>
    <w:p w14:paraId="624375FF" w14:textId="256A830E" w:rsidR="00D21536" w:rsidRPr="0005402F" w:rsidRDefault="0093197E" w:rsidP="00577C3E">
      <w:pPr>
        <w:pStyle w:val="Headingb"/>
        <w:rPr>
          <w:szCs w:val="24"/>
          <w:lang w:eastAsia="ja-JP" w:bidi="ar-DZ"/>
        </w:rPr>
      </w:pPr>
      <w:r w:rsidRPr="0005402F">
        <w:rPr>
          <w:szCs w:val="24"/>
          <w:lang w:bidi="ar-DZ"/>
        </w:rPr>
        <w:t>8</w:t>
      </w:r>
      <w:r w:rsidRPr="0005402F">
        <w:rPr>
          <w:szCs w:val="24"/>
          <w:lang w:bidi="ar-DZ"/>
        </w:rPr>
        <w:tab/>
      </w:r>
      <w:r w:rsidR="00D21536" w:rsidRPr="0005402F">
        <w:rPr>
          <w:szCs w:val="24"/>
          <w:lang w:eastAsia="ja-JP" w:bidi="ar-DZ"/>
        </w:rPr>
        <w:t>Final remarks and conclusion</w:t>
      </w:r>
    </w:p>
    <w:p w14:paraId="54DEB364" w14:textId="4F0EF0B9" w:rsidR="00D21536" w:rsidRPr="0005402F" w:rsidRDefault="00D21536" w:rsidP="00577C3E">
      <w:pPr>
        <w:rPr>
          <w:szCs w:val="24"/>
          <w:shd w:val="clear" w:color="auto" w:fill="FFFFFF"/>
        </w:rPr>
      </w:pPr>
      <w:r w:rsidRPr="0005402F">
        <w:rPr>
          <w:szCs w:val="24"/>
          <w:shd w:val="clear" w:color="auto" w:fill="FFFFFF"/>
        </w:rPr>
        <w:t>Battling with theft and smuggling of mobile devices is a big challenge for public authorities around the world. In the case of theft</w:t>
      </w:r>
      <w:r w:rsidR="002E218F" w:rsidRPr="0005402F">
        <w:rPr>
          <w:szCs w:val="24"/>
          <w:shd w:val="clear" w:color="auto" w:fill="FFFFFF"/>
        </w:rPr>
        <w:t>,</w:t>
      </w:r>
      <w:r w:rsidRPr="0005402F">
        <w:rPr>
          <w:szCs w:val="24"/>
          <w:shd w:val="clear" w:color="auto" w:fill="FFFFFF"/>
        </w:rPr>
        <w:t xml:space="preserve"> device owners are not only losing their valuable property, but </w:t>
      </w:r>
      <w:r w:rsidR="004F7437" w:rsidRPr="0005402F">
        <w:rPr>
          <w:szCs w:val="24"/>
          <w:shd w:val="clear" w:color="auto" w:fill="FFFFFF"/>
        </w:rPr>
        <w:t xml:space="preserve">are </w:t>
      </w:r>
      <w:r w:rsidRPr="0005402F">
        <w:rPr>
          <w:szCs w:val="24"/>
          <w:shd w:val="clear" w:color="auto" w:fill="FFFFFF"/>
        </w:rPr>
        <w:t xml:space="preserve">also </w:t>
      </w:r>
      <w:r w:rsidR="004F7437" w:rsidRPr="0005402F">
        <w:rPr>
          <w:szCs w:val="24"/>
          <w:shd w:val="clear" w:color="auto" w:fill="FFFFFF"/>
        </w:rPr>
        <w:t>placing themselves</w:t>
      </w:r>
      <w:r w:rsidRPr="0005402F">
        <w:rPr>
          <w:szCs w:val="24"/>
          <w:shd w:val="clear" w:color="auto" w:fill="FFFFFF"/>
        </w:rPr>
        <w:t xml:space="preserve"> in danger of physical harm. If the stolen devices are disabled quickly, device theft becomes much less attractive for thieves and </w:t>
      </w:r>
      <w:r w:rsidR="00243A0E" w:rsidRPr="0005402F">
        <w:rPr>
          <w:szCs w:val="24"/>
          <w:shd w:val="clear" w:color="auto" w:fill="FFFFFF"/>
        </w:rPr>
        <w:t>fewer</w:t>
      </w:r>
      <w:r w:rsidRPr="0005402F">
        <w:rPr>
          <w:szCs w:val="24"/>
          <w:shd w:val="clear" w:color="auto" w:fill="FFFFFF"/>
        </w:rPr>
        <w:t xml:space="preserve"> people come under the risk of being harmed because of their mobile devices. In Turkey, MCKS had a very positive impact in the battle against device theft. In addition, smuggling of mobile devices which causes a great deal of tax loss </w:t>
      </w:r>
      <w:r w:rsidR="002647CF" w:rsidRPr="0005402F">
        <w:rPr>
          <w:szCs w:val="24"/>
          <w:shd w:val="clear" w:color="auto" w:fill="FFFFFF"/>
        </w:rPr>
        <w:t>has decreased</w:t>
      </w:r>
      <w:r w:rsidRPr="0005402F">
        <w:rPr>
          <w:szCs w:val="24"/>
          <w:shd w:val="clear" w:color="auto" w:fill="FFFFFF"/>
        </w:rPr>
        <w:t xml:space="preserve"> in Turkey. Other special conditions aiming to hinder tax loss and directing consumers to </w:t>
      </w:r>
      <w:r w:rsidR="002647CF" w:rsidRPr="0005402F">
        <w:rPr>
          <w:szCs w:val="24"/>
          <w:shd w:val="clear" w:color="auto" w:fill="FFFFFF"/>
        </w:rPr>
        <w:t xml:space="preserve">the </w:t>
      </w:r>
      <w:r w:rsidRPr="0005402F">
        <w:rPr>
          <w:szCs w:val="24"/>
          <w:shd w:val="clear" w:color="auto" w:fill="FFFFFF"/>
        </w:rPr>
        <w:t>internal market are considered to be met thanks to MCKS.</w:t>
      </w:r>
    </w:p>
    <w:p w14:paraId="30B063E3" w14:textId="765AFBDE" w:rsidR="00D21536" w:rsidRPr="0005402F" w:rsidRDefault="003A4761" w:rsidP="00BF2695">
      <w:pPr>
        <w:pStyle w:val="Heading3"/>
        <w:rPr>
          <w:szCs w:val="24"/>
          <w:lang w:bidi="ar-DZ"/>
        </w:rPr>
      </w:pPr>
      <w:bookmarkStart w:id="725" w:name="_Toc73702179"/>
      <w:bookmarkStart w:id="726" w:name="_Toc93310410"/>
      <w:bookmarkStart w:id="727" w:name="_Toc93933329"/>
      <w:bookmarkStart w:id="728" w:name="_Toc93933769"/>
      <w:bookmarkStart w:id="729" w:name="_Toc95137761"/>
      <w:bookmarkStart w:id="730" w:name="_Toc95140237"/>
      <w:bookmarkStart w:id="731" w:name="_Toc95140595"/>
      <w:bookmarkStart w:id="732" w:name="_Toc95146152"/>
      <w:r w:rsidRPr="0005402F">
        <w:rPr>
          <w:szCs w:val="24"/>
          <w:lang w:bidi="ar-DZ"/>
        </w:rPr>
        <w:t>I.IV.</w:t>
      </w:r>
      <w:r w:rsidR="0093197E" w:rsidRPr="0005402F">
        <w:rPr>
          <w:szCs w:val="24"/>
          <w:lang w:bidi="ar-DZ"/>
        </w:rPr>
        <w:t>II</w:t>
      </w:r>
      <w:r w:rsidR="0093197E" w:rsidRPr="0005402F">
        <w:rPr>
          <w:szCs w:val="24"/>
          <w:lang w:bidi="ar-DZ"/>
        </w:rPr>
        <w:tab/>
      </w:r>
      <w:r w:rsidR="00D21536" w:rsidRPr="0005402F">
        <w:rPr>
          <w:szCs w:val="24"/>
          <w:lang w:bidi="ar-DZ"/>
        </w:rPr>
        <w:t>Ukraine</w:t>
      </w:r>
      <w:bookmarkEnd w:id="725"/>
      <w:bookmarkEnd w:id="726"/>
      <w:bookmarkEnd w:id="727"/>
      <w:bookmarkEnd w:id="728"/>
      <w:bookmarkEnd w:id="729"/>
      <w:bookmarkEnd w:id="730"/>
      <w:bookmarkEnd w:id="731"/>
      <w:bookmarkEnd w:id="732"/>
    </w:p>
    <w:p w14:paraId="79F4D59A" w14:textId="3C30F3D7" w:rsidR="00D21536" w:rsidRPr="0005402F" w:rsidRDefault="0093197E" w:rsidP="00577C3E">
      <w:pPr>
        <w:pStyle w:val="Headingb"/>
        <w:rPr>
          <w:szCs w:val="24"/>
          <w:lang w:eastAsia="ja-JP" w:bidi="ar-DZ"/>
        </w:rPr>
      </w:pPr>
      <w:r w:rsidRPr="0005402F">
        <w:rPr>
          <w:szCs w:val="24"/>
          <w:lang w:bidi="ar-DZ"/>
        </w:rPr>
        <w:t>1</w:t>
      </w:r>
      <w:r w:rsidRPr="0005402F">
        <w:rPr>
          <w:szCs w:val="24"/>
          <w:lang w:bidi="ar-DZ"/>
        </w:rPr>
        <w:tab/>
      </w:r>
      <w:r w:rsidR="00D21536" w:rsidRPr="0005402F">
        <w:rPr>
          <w:szCs w:val="24"/>
          <w:lang w:eastAsia="ja-JP" w:bidi="ar-DZ"/>
        </w:rPr>
        <w:t>Common information about use case</w:t>
      </w:r>
    </w:p>
    <w:p w14:paraId="40B3627E" w14:textId="6ED460DF" w:rsidR="00D21536" w:rsidRPr="0005402F" w:rsidRDefault="0093197E" w:rsidP="00577C3E">
      <w:pPr>
        <w:pStyle w:val="Headingb"/>
        <w:rPr>
          <w:szCs w:val="24"/>
          <w:lang w:eastAsia="ja-JP" w:bidi="ar-DZ"/>
        </w:rPr>
      </w:pPr>
      <w:r w:rsidRPr="0005402F">
        <w:rPr>
          <w:szCs w:val="24"/>
          <w:lang w:bidi="ar-DZ"/>
        </w:rPr>
        <w:t>1.1</w:t>
      </w:r>
      <w:r w:rsidRPr="0005402F">
        <w:rPr>
          <w:szCs w:val="24"/>
          <w:lang w:bidi="ar-DZ"/>
        </w:rPr>
        <w:tab/>
      </w:r>
      <w:r w:rsidR="00D21536" w:rsidRPr="0005402F">
        <w:rPr>
          <w:szCs w:val="24"/>
          <w:lang w:eastAsia="ja-JP" w:bidi="ar-DZ"/>
        </w:rPr>
        <w:t>Title of the use case</w:t>
      </w:r>
    </w:p>
    <w:p w14:paraId="3CD644D4" w14:textId="5E6D67C4" w:rsidR="00D21536" w:rsidRPr="0005402F" w:rsidRDefault="00D21536" w:rsidP="00577C3E">
      <w:pPr>
        <w:rPr>
          <w:szCs w:val="24"/>
          <w:shd w:val="clear" w:color="auto" w:fill="FFFFFF"/>
        </w:rPr>
      </w:pPr>
      <w:r w:rsidRPr="0005402F">
        <w:rPr>
          <w:szCs w:val="24"/>
          <w:shd w:val="clear" w:color="auto" w:fill="FFFFFF"/>
        </w:rPr>
        <w:t>There are no official names for scenarios on the combat of counterfeit ICT and stolen mobile devices.</w:t>
      </w:r>
    </w:p>
    <w:p w14:paraId="031B56AE" w14:textId="05EBD8D5" w:rsidR="00D21536" w:rsidRPr="0005402F" w:rsidRDefault="0093197E" w:rsidP="00577C3E">
      <w:pPr>
        <w:pStyle w:val="Headingb"/>
        <w:rPr>
          <w:szCs w:val="24"/>
          <w:lang w:eastAsia="ja-JP" w:bidi="ar-DZ"/>
        </w:rPr>
      </w:pPr>
      <w:r w:rsidRPr="0005402F">
        <w:rPr>
          <w:szCs w:val="24"/>
          <w:lang w:bidi="ar-DZ"/>
        </w:rPr>
        <w:t>1.2</w:t>
      </w:r>
      <w:r w:rsidRPr="0005402F">
        <w:rPr>
          <w:szCs w:val="24"/>
          <w:lang w:bidi="ar-DZ"/>
        </w:rPr>
        <w:tab/>
      </w:r>
      <w:r w:rsidR="00D21536" w:rsidRPr="0005402F">
        <w:rPr>
          <w:szCs w:val="24"/>
          <w:lang w:eastAsia="ja-JP" w:bidi="ar-DZ"/>
        </w:rPr>
        <w:t>Location where the use case is implemented (country and/or private use case)</w:t>
      </w:r>
    </w:p>
    <w:p w14:paraId="4AD906A2" w14:textId="77777777" w:rsidR="00D21536" w:rsidRPr="0005402F" w:rsidRDefault="00D21536" w:rsidP="00577C3E">
      <w:pPr>
        <w:rPr>
          <w:szCs w:val="24"/>
          <w:shd w:val="clear" w:color="auto" w:fill="FFFFFF"/>
        </w:rPr>
      </w:pPr>
      <w:r w:rsidRPr="0005402F">
        <w:rPr>
          <w:szCs w:val="24"/>
          <w:shd w:val="clear" w:color="auto" w:fill="FFFFFF"/>
        </w:rPr>
        <w:t>The implementation of national scenarios usually takes place in Ukraine centrally and covers the entire country.</w:t>
      </w:r>
    </w:p>
    <w:p w14:paraId="02E06241" w14:textId="79B95D29" w:rsidR="00D21536" w:rsidRPr="0005402F" w:rsidRDefault="00D21536" w:rsidP="00577C3E">
      <w:pPr>
        <w:pStyle w:val="Headingb"/>
        <w:rPr>
          <w:szCs w:val="24"/>
          <w:lang w:bidi="ar-DZ"/>
        </w:rPr>
      </w:pPr>
      <w:r w:rsidRPr="0005402F">
        <w:rPr>
          <w:szCs w:val="24"/>
          <w:lang w:bidi="ar-DZ"/>
        </w:rPr>
        <w:lastRenderedPageBreak/>
        <w:t>1.3</w:t>
      </w:r>
      <w:r w:rsidR="00577C3E" w:rsidRPr="0005402F">
        <w:rPr>
          <w:szCs w:val="24"/>
          <w:lang w:bidi="ar-DZ"/>
        </w:rPr>
        <w:tab/>
      </w:r>
      <w:r w:rsidRPr="0005402F">
        <w:rPr>
          <w:szCs w:val="24"/>
          <w:lang w:bidi="ar-DZ"/>
        </w:rPr>
        <w:t>Dates of implementation of the use case: since 2009</w:t>
      </w:r>
    </w:p>
    <w:p w14:paraId="4E56709C" w14:textId="5EBD1B87" w:rsidR="00D21536" w:rsidRPr="0005402F" w:rsidRDefault="00D21536" w:rsidP="00577C3E">
      <w:pPr>
        <w:pStyle w:val="Headingb"/>
        <w:rPr>
          <w:szCs w:val="24"/>
          <w:lang w:bidi="ar-DZ"/>
        </w:rPr>
      </w:pPr>
      <w:r w:rsidRPr="0005402F">
        <w:rPr>
          <w:szCs w:val="24"/>
          <w:lang w:bidi="ar-DZ"/>
        </w:rPr>
        <w:t>1.4</w:t>
      </w:r>
      <w:r w:rsidR="00577C3E" w:rsidRPr="0005402F">
        <w:rPr>
          <w:szCs w:val="24"/>
          <w:lang w:bidi="ar-DZ"/>
        </w:rPr>
        <w:tab/>
      </w:r>
      <w:r w:rsidRPr="0005402F">
        <w:rPr>
          <w:szCs w:val="24"/>
          <w:lang w:bidi="ar-DZ"/>
        </w:rPr>
        <w:t>Source (ITU Member): Administration of Ukraine</w:t>
      </w:r>
    </w:p>
    <w:p w14:paraId="652AE56A" w14:textId="7A60DC76" w:rsidR="00D21536" w:rsidRPr="0005402F" w:rsidRDefault="0093197E" w:rsidP="00577C3E">
      <w:pPr>
        <w:pStyle w:val="Headingb"/>
        <w:ind w:left="794" w:hanging="794"/>
        <w:rPr>
          <w:szCs w:val="24"/>
          <w:lang w:eastAsia="ja-JP" w:bidi="ar-DZ"/>
        </w:rPr>
      </w:pPr>
      <w:r w:rsidRPr="0005402F">
        <w:rPr>
          <w:szCs w:val="24"/>
          <w:lang w:bidi="ar-DZ"/>
        </w:rPr>
        <w:t>2</w:t>
      </w:r>
      <w:r w:rsidRPr="0005402F">
        <w:rPr>
          <w:szCs w:val="24"/>
          <w:lang w:bidi="ar-DZ"/>
        </w:rPr>
        <w:tab/>
      </w:r>
      <w:r w:rsidR="00D21536" w:rsidRPr="0005402F">
        <w:rPr>
          <w:szCs w:val="24"/>
          <w:lang w:eastAsia="ja-JP" w:bidi="ar-DZ"/>
        </w:rPr>
        <w:t>Scope of the use case (including problem</w:t>
      </w:r>
      <w:r w:rsidR="00062CDB" w:rsidRPr="0005402F">
        <w:rPr>
          <w:szCs w:val="24"/>
          <w:lang w:eastAsia="ja-JP" w:bidi="ar-DZ"/>
        </w:rPr>
        <w:t>s</w:t>
      </w:r>
      <w:r w:rsidR="00D21536" w:rsidRPr="0005402F">
        <w:rPr>
          <w:szCs w:val="24"/>
          <w:lang w:eastAsia="ja-JP" w:bidi="ar-DZ"/>
        </w:rPr>
        <w:t xml:space="preserve"> to be tracked such as counterfeit, stolen, tampered and/or cloned devices)</w:t>
      </w:r>
    </w:p>
    <w:p w14:paraId="39AFFE0E" w14:textId="73F667EF" w:rsidR="00D21536" w:rsidRPr="0005402F" w:rsidRDefault="00D21536" w:rsidP="00577C3E">
      <w:pPr>
        <w:rPr>
          <w:szCs w:val="24"/>
          <w:shd w:val="clear" w:color="auto" w:fill="FFFFFF"/>
        </w:rPr>
      </w:pPr>
      <w:r w:rsidRPr="0005402F">
        <w:rPr>
          <w:szCs w:val="24"/>
          <w:shd w:val="clear" w:color="auto" w:fill="FFFFFF"/>
        </w:rPr>
        <w:t>In 2009, a generalized database of international identifiers of terminal equipment imported from abroad was introduced bas</w:t>
      </w:r>
      <w:r w:rsidR="002D328A" w:rsidRPr="0005402F">
        <w:rPr>
          <w:szCs w:val="24"/>
          <w:shd w:val="clear" w:color="auto" w:fill="FFFFFF"/>
        </w:rPr>
        <w:t>ed on</w:t>
      </w:r>
      <w:r w:rsidRPr="0005402F">
        <w:rPr>
          <w:szCs w:val="24"/>
          <w:shd w:val="clear" w:color="auto" w:fill="FFFFFF"/>
        </w:rPr>
        <w:t xml:space="preserve"> the UCRF, which also provided for the use of separate modules to combat counterfeit and stolen mobile devices. Due to the abolition of licenses for the import of electronic devices at the legislative level in 2014, the obligation to enter the IMEI codes of imported terminals was abolished, which led to the actual cessation of the provision of data by importers to this database. The current </w:t>
      </w:r>
      <w:r w:rsidR="00507CA6" w:rsidRPr="0005402F">
        <w:rPr>
          <w:szCs w:val="24"/>
          <w:shd w:val="clear" w:color="auto" w:fill="FFFFFF"/>
        </w:rPr>
        <w:t>p</w:t>
      </w:r>
      <w:r w:rsidRPr="0005402F">
        <w:rPr>
          <w:szCs w:val="24"/>
          <w:shd w:val="clear" w:color="auto" w:fill="FFFFFF"/>
        </w:rPr>
        <w:t xml:space="preserve">rocedure for importing from abroad and </w:t>
      </w:r>
      <w:r w:rsidR="00507CA6" w:rsidRPr="0005402F">
        <w:rPr>
          <w:szCs w:val="24"/>
          <w:shd w:val="clear" w:color="auto" w:fill="FFFFFF"/>
        </w:rPr>
        <w:t xml:space="preserve">the </w:t>
      </w:r>
      <w:r w:rsidRPr="0005402F">
        <w:rPr>
          <w:szCs w:val="24"/>
          <w:shd w:val="clear" w:color="auto" w:fill="FFFFFF"/>
        </w:rPr>
        <w:t xml:space="preserve">sale of electronic means and radiating devices in Ukraine stipulates that importers including citizens, have the right to apply to the UCRF with a corresponding application (notification) for registration of international terminals of IMEI after completion of customs procedures, which </w:t>
      </w:r>
      <w:r w:rsidR="00507CA6" w:rsidRPr="0005402F">
        <w:rPr>
          <w:szCs w:val="24"/>
          <w:shd w:val="clear" w:color="auto" w:fill="FFFFFF"/>
        </w:rPr>
        <w:t>are</w:t>
      </w:r>
      <w:r w:rsidRPr="0005402F">
        <w:rPr>
          <w:szCs w:val="24"/>
          <w:shd w:val="clear" w:color="auto" w:fill="FFFFFF"/>
        </w:rPr>
        <w:t xml:space="preserve"> imported into Ukraine </w:t>
      </w:r>
      <w:r w:rsidR="00466DA7" w:rsidRPr="0005402F">
        <w:rPr>
          <w:szCs w:val="24"/>
          <w:shd w:val="clear" w:color="auto" w:fill="FFFFFF"/>
        </w:rPr>
        <w:t>as per</w:t>
      </w:r>
      <w:r w:rsidRPr="0005402F">
        <w:rPr>
          <w:szCs w:val="24"/>
          <w:shd w:val="clear" w:color="auto" w:fill="FFFFFF"/>
        </w:rPr>
        <w:t xml:space="preserve"> the requirements of the </w:t>
      </w:r>
      <w:r w:rsidR="00600580" w:rsidRPr="0005402F">
        <w:rPr>
          <w:szCs w:val="24"/>
          <w:shd w:val="clear" w:color="auto" w:fill="FFFFFF"/>
        </w:rPr>
        <w:t>c</w:t>
      </w:r>
      <w:r w:rsidRPr="0005402F">
        <w:rPr>
          <w:szCs w:val="24"/>
          <w:shd w:val="clear" w:color="auto" w:fill="FFFFFF"/>
        </w:rPr>
        <w:t xml:space="preserve">ustoms </w:t>
      </w:r>
      <w:r w:rsidR="00600580" w:rsidRPr="0005402F">
        <w:rPr>
          <w:szCs w:val="24"/>
          <w:shd w:val="clear" w:color="auto" w:fill="FFFFFF"/>
        </w:rPr>
        <w:t>c</w:t>
      </w:r>
      <w:r w:rsidRPr="0005402F">
        <w:rPr>
          <w:szCs w:val="24"/>
          <w:shd w:val="clear" w:color="auto" w:fill="FFFFFF"/>
        </w:rPr>
        <w:t xml:space="preserve">ode. Currently, data entry is carried out on a voluntary (optional) basis, which leads to a lack of relevant and complete information in the database. The existing system needs to be replaced or significantly modernized due to changes in </w:t>
      </w:r>
      <w:r w:rsidR="0014219F" w:rsidRPr="0005402F">
        <w:rPr>
          <w:szCs w:val="24"/>
          <w:shd w:val="clear" w:color="auto" w:fill="FFFFFF"/>
        </w:rPr>
        <w:t xml:space="preserve">the </w:t>
      </w:r>
      <w:r w:rsidRPr="0005402F">
        <w:rPr>
          <w:szCs w:val="24"/>
          <w:shd w:val="clear" w:color="auto" w:fill="FFFFFF"/>
        </w:rPr>
        <w:t>legal, technological, and technical requirements.</w:t>
      </w:r>
    </w:p>
    <w:p w14:paraId="2FB2442A" w14:textId="04D6184B" w:rsidR="00D21536" w:rsidRPr="0005402F" w:rsidRDefault="0093197E" w:rsidP="00577C3E">
      <w:pPr>
        <w:pStyle w:val="Headingb"/>
        <w:rPr>
          <w:szCs w:val="24"/>
          <w:lang w:eastAsia="ja-JP" w:bidi="ar-DZ"/>
        </w:rPr>
      </w:pPr>
      <w:r w:rsidRPr="0005402F">
        <w:rPr>
          <w:szCs w:val="24"/>
          <w:lang w:bidi="ar-DZ"/>
        </w:rPr>
        <w:t>3</w:t>
      </w:r>
      <w:r w:rsidRPr="0005402F">
        <w:rPr>
          <w:szCs w:val="24"/>
          <w:lang w:bidi="ar-DZ"/>
        </w:rPr>
        <w:tab/>
      </w:r>
      <w:r w:rsidR="00D21536" w:rsidRPr="0005402F">
        <w:rPr>
          <w:szCs w:val="24"/>
          <w:lang w:eastAsia="ja-JP" w:bidi="ar-DZ"/>
        </w:rPr>
        <w:t>Common statistics for country</w:t>
      </w:r>
      <w:r w:rsidR="00894970" w:rsidRPr="0005402F">
        <w:rPr>
          <w:szCs w:val="24"/>
          <w:lang w:eastAsia="ja-JP" w:bidi="ar-DZ"/>
        </w:rPr>
        <w:t>'</w:t>
      </w:r>
      <w:r w:rsidR="00D21536" w:rsidRPr="0005402F">
        <w:rPr>
          <w:szCs w:val="24"/>
          <w:lang w:eastAsia="ja-JP" w:bidi="ar-DZ"/>
        </w:rPr>
        <w:t>s use case</w:t>
      </w:r>
    </w:p>
    <w:p w14:paraId="64EDDA5E" w14:textId="4EFE4372" w:rsidR="00D21536" w:rsidRPr="0005402F" w:rsidRDefault="00D21536" w:rsidP="00577C3E">
      <w:pPr>
        <w:ind w:left="794" w:hanging="794"/>
        <w:rPr>
          <w:szCs w:val="24"/>
          <w:lang w:bidi="ar-DZ"/>
        </w:rPr>
      </w:pPr>
      <w:r w:rsidRPr="0005402F">
        <w:rPr>
          <w:szCs w:val="24"/>
          <w:lang w:bidi="ar-DZ"/>
        </w:rPr>
        <w:t>3.1</w:t>
      </w:r>
      <w:r w:rsidR="00577C3E" w:rsidRPr="0005402F">
        <w:rPr>
          <w:szCs w:val="24"/>
          <w:lang w:bidi="ar-DZ"/>
        </w:rPr>
        <w:tab/>
      </w:r>
      <w:r w:rsidRPr="0005402F">
        <w:rPr>
          <w:szCs w:val="24"/>
          <w:lang w:bidi="ar-DZ"/>
        </w:rPr>
        <w:t>Telecommunication statistic (e.g.</w:t>
      </w:r>
      <w:r w:rsidR="00731426" w:rsidRPr="0005402F">
        <w:rPr>
          <w:szCs w:val="24"/>
          <w:lang w:bidi="ar-DZ"/>
        </w:rPr>
        <w:t>,</w:t>
      </w:r>
      <w:r w:rsidRPr="0005402F">
        <w:rPr>
          <w:szCs w:val="24"/>
          <w:lang w:bidi="ar-DZ"/>
        </w:rPr>
        <w:t xml:space="preserve"> number of users of mobile devices, operators, etc.): The number of active identification telecommunication cards in the mobile networks as of </w:t>
      </w:r>
      <w:r w:rsidR="00DF0172" w:rsidRPr="0005402F">
        <w:rPr>
          <w:szCs w:val="24"/>
          <w:lang w:bidi="ar-DZ"/>
        </w:rPr>
        <w:t xml:space="preserve">31 </w:t>
      </w:r>
      <w:r w:rsidRPr="0005402F">
        <w:rPr>
          <w:szCs w:val="24"/>
          <w:lang w:bidi="ar-DZ"/>
        </w:rPr>
        <w:t>December 2019, amounted to 54 843 thousand units.</w:t>
      </w:r>
    </w:p>
    <w:p w14:paraId="13DF438F" w14:textId="1F3C8C4A" w:rsidR="00D21536" w:rsidRPr="0005402F" w:rsidRDefault="00D21536" w:rsidP="00577C3E">
      <w:pPr>
        <w:ind w:left="794" w:hanging="794"/>
        <w:rPr>
          <w:szCs w:val="24"/>
          <w:lang w:bidi="ar-DZ"/>
        </w:rPr>
      </w:pPr>
      <w:r w:rsidRPr="0005402F">
        <w:rPr>
          <w:szCs w:val="24"/>
          <w:lang w:bidi="ar-DZ"/>
        </w:rPr>
        <w:t>3.2</w:t>
      </w:r>
      <w:r w:rsidR="00577C3E" w:rsidRPr="0005402F">
        <w:rPr>
          <w:szCs w:val="24"/>
          <w:lang w:bidi="ar-DZ"/>
        </w:rPr>
        <w:tab/>
      </w:r>
      <w:r w:rsidRPr="0005402F">
        <w:rPr>
          <w:szCs w:val="24"/>
          <w:lang w:bidi="ar-DZ"/>
        </w:rPr>
        <w:t>Statistic of the problem (</w:t>
      </w:r>
      <w:r w:rsidR="00731426" w:rsidRPr="0005402F">
        <w:rPr>
          <w:szCs w:val="24"/>
          <w:lang w:bidi="ar-DZ"/>
        </w:rPr>
        <w:t>e.g.,</w:t>
      </w:r>
      <w:r w:rsidRPr="0005402F">
        <w:rPr>
          <w:szCs w:val="24"/>
          <w:lang w:bidi="ar-DZ"/>
        </w:rPr>
        <w:t xml:space="preserve"> number of counterfeit devices, stolen devices, etc.): There are no statistics on the number of counterfeit devices used in mobile networks. The average annual number of stolen mobile devices is about 100 thousand units. (according to open sources of information).</w:t>
      </w:r>
    </w:p>
    <w:p w14:paraId="772F7EA4" w14:textId="70DEB797" w:rsidR="00D21536" w:rsidRPr="0005402F" w:rsidRDefault="00D21536" w:rsidP="00577C3E">
      <w:pPr>
        <w:ind w:left="794" w:hanging="794"/>
        <w:rPr>
          <w:szCs w:val="24"/>
          <w:lang w:bidi="ar-DZ"/>
        </w:rPr>
      </w:pPr>
      <w:r w:rsidRPr="0005402F">
        <w:rPr>
          <w:szCs w:val="24"/>
          <w:lang w:bidi="ar-DZ"/>
        </w:rPr>
        <w:t>3.3</w:t>
      </w:r>
      <w:r w:rsidR="00577C3E" w:rsidRPr="0005402F">
        <w:rPr>
          <w:szCs w:val="24"/>
          <w:lang w:bidi="ar-DZ"/>
        </w:rPr>
        <w:tab/>
      </w:r>
      <w:r w:rsidRPr="0005402F">
        <w:rPr>
          <w:szCs w:val="24"/>
          <w:lang w:bidi="ar-DZ"/>
        </w:rPr>
        <w:t>General statistic with regard to use case (</w:t>
      </w:r>
      <w:r w:rsidR="00731426" w:rsidRPr="0005402F">
        <w:rPr>
          <w:szCs w:val="24"/>
          <w:lang w:bidi="ar-DZ"/>
        </w:rPr>
        <w:t>e.g.,</w:t>
      </w:r>
      <w:r w:rsidRPr="0005402F">
        <w:rPr>
          <w:szCs w:val="24"/>
          <w:lang w:bidi="ar-DZ"/>
        </w:rPr>
        <w:t xml:space="preserve"> size of </w:t>
      </w:r>
      <w:r w:rsidR="00442495" w:rsidRPr="0005402F">
        <w:rPr>
          <w:szCs w:val="24"/>
          <w:lang w:bidi="ar-DZ"/>
        </w:rPr>
        <w:t xml:space="preserve">the </w:t>
      </w:r>
      <w:r w:rsidRPr="0005402F">
        <w:rPr>
          <w:szCs w:val="24"/>
          <w:lang w:bidi="ar-DZ"/>
        </w:rPr>
        <w:t>economy, population, etc.): The number of the available population of Ukraine on 01.03.2020 is 41</w:t>
      </w:r>
      <w:r w:rsidR="00DF0172" w:rsidRPr="0005402F">
        <w:rPr>
          <w:szCs w:val="24"/>
          <w:lang w:bidi="ar-DZ"/>
        </w:rPr>
        <w:t xml:space="preserve"> </w:t>
      </w:r>
      <w:r w:rsidRPr="0005402F">
        <w:rPr>
          <w:szCs w:val="24"/>
          <w:lang w:bidi="ar-DZ"/>
        </w:rPr>
        <w:t>858</w:t>
      </w:r>
      <w:r w:rsidR="00DF0172" w:rsidRPr="0005402F">
        <w:rPr>
          <w:szCs w:val="24"/>
          <w:lang w:bidi="ar-DZ"/>
        </w:rPr>
        <w:t xml:space="preserve"> </w:t>
      </w:r>
      <w:r w:rsidRPr="0005402F">
        <w:rPr>
          <w:szCs w:val="24"/>
          <w:lang w:bidi="ar-DZ"/>
        </w:rPr>
        <w:t xml:space="preserve">119; Gross domestic product for 2019 amounted to UAH 3 974 564 million, of which in the section </w:t>
      </w:r>
      <w:r w:rsidR="00894970" w:rsidRPr="0005402F">
        <w:rPr>
          <w:szCs w:val="24"/>
          <w:lang w:bidi="ar-DZ"/>
        </w:rPr>
        <w:t>"</w:t>
      </w:r>
      <w:r w:rsidRPr="0005402F">
        <w:rPr>
          <w:szCs w:val="24"/>
          <w:lang w:bidi="ar-DZ"/>
        </w:rPr>
        <w:t>Information and Telecommunications</w:t>
      </w:r>
      <w:r w:rsidR="00894970" w:rsidRPr="0005402F">
        <w:rPr>
          <w:szCs w:val="24"/>
          <w:lang w:bidi="ar-DZ"/>
        </w:rPr>
        <w:t>"</w:t>
      </w:r>
      <w:r w:rsidR="00D74639" w:rsidRPr="0005402F">
        <w:rPr>
          <w:szCs w:val="24"/>
          <w:lang w:bidi="ar-DZ"/>
        </w:rPr>
        <w:t> –</w:t>
      </w:r>
      <w:r w:rsidRPr="0005402F">
        <w:rPr>
          <w:szCs w:val="24"/>
          <w:lang w:bidi="ar-DZ"/>
        </w:rPr>
        <w:t xml:space="preserve"> UAH 179 246 million; Gross national income amounted to UAH 4 097 674 million</w:t>
      </w:r>
      <w:r w:rsidR="00E46675" w:rsidRPr="0005402F">
        <w:rPr>
          <w:szCs w:val="24"/>
          <w:lang w:bidi="ar-DZ"/>
        </w:rPr>
        <w:t>.</w:t>
      </w:r>
    </w:p>
    <w:p w14:paraId="741A5488" w14:textId="5DA6EE73" w:rsidR="00D21536" w:rsidRPr="0005402F" w:rsidRDefault="0093197E" w:rsidP="005E4ED4">
      <w:pPr>
        <w:pStyle w:val="Headingb"/>
        <w:rPr>
          <w:szCs w:val="24"/>
          <w:lang w:eastAsia="ja-JP" w:bidi="ar-DZ"/>
        </w:rPr>
      </w:pPr>
      <w:r w:rsidRPr="0005402F">
        <w:rPr>
          <w:szCs w:val="24"/>
          <w:lang w:bidi="ar-DZ"/>
        </w:rPr>
        <w:t>4</w:t>
      </w:r>
      <w:r w:rsidRPr="0005402F">
        <w:rPr>
          <w:szCs w:val="24"/>
          <w:lang w:bidi="ar-DZ"/>
        </w:rPr>
        <w:tab/>
      </w:r>
      <w:r w:rsidR="00D21536" w:rsidRPr="0005402F">
        <w:rPr>
          <w:szCs w:val="24"/>
          <w:lang w:eastAsia="ja-JP" w:bidi="ar-DZ"/>
        </w:rPr>
        <w:t>Description of use case</w:t>
      </w:r>
      <w:r w:rsidR="00894970" w:rsidRPr="0005402F">
        <w:rPr>
          <w:szCs w:val="24"/>
          <w:lang w:eastAsia="ja-JP" w:bidi="ar-DZ"/>
        </w:rPr>
        <w:t>'</w:t>
      </w:r>
      <w:r w:rsidR="00D21536" w:rsidRPr="0005402F">
        <w:rPr>
          <w:szCs w:val="24"/>
          <w:lang w:eastAsia="ja-JP" w:bidi="ar-DZ"/>
        </w:rPr>
        <w:t>s solution</w:t>
      </w:r>
    </w:p>
    <w:p w14:paraId="3129E875" w14:textId="40EF77A7" w:rsidR="00D21536" w:rsidRPr="0005402F" w:rsidRDefault="00D21536" w:rsidP="005E4ED4">
      <w:pPr>
        <w:ind w:left="794" w:hanging="794"/>
        <w:rPr>
          <w:szCs w:val="24"/>
          <w:lang w:bidi="ar-DZ"/>
        </w:rPr>
      </w:pPr>
      <w:r w:rsidRPr="0005402F">
        <w:rPr>
          <w:szCs w:val="24"/>
          <w:lang w:bidi="ar-DZ"/>
        </w:rPr>
        <w:t>4.1</w:t>
      </w:r>
      <w:r w:rsidR="005E4ED4" w:rsidRPr="0005402F">
        <w:rPr>
          <w:szCs w:val="24"/>
          <w:lang w:bidi="ar-DZ"/>
        </w:rPr>
        <w:tab/>
      </w:r>
      <w:r w:rsidRPr="0005402F">
        <w:rPr>
          <w:szCs w:val="24"/>
          <w:lang w:bidi="ar-DZ"/>
        </w:rPr>
        <w:t xml:space="preserve">Overview of the solution: The main attention in the implementation of the system in 2009 was paid to combat the smuggling </w:t>
      </w:r>
      <w:r w:rsidR="008C357D" w:rsidRPr="0005402F">
        <w:rPr>
          <w:szCs w:val="24"/>
          <w:lang w:bidi="ar-DZ"/>
        </w:rPr>
        <w:t xml:space="preserve">of </w:t>
      </w:r>
      <w:r w:rsidRPr="0005402F">
        <w:rPr>
          <w:szCs w:val="24"/>
          <w:lang w:bidi="ar-DZ"/>
        </w:rPr>
        <w:t xml:space="preserve">equipment. IMEI codes were used to create a database of devices that were illegally imported into Ukraine. The following lists were maintained: a </w:t>
      </w:r>
      <w:r w:rsidR="00894970" w:rsidRPr="0005402F">
        <w:rPr>
          <w:szCs w:val="24"/>
          <w:lang w:bidi="ar-DZ"/>
        </w:rPr>
        <w:t>"</w:t>
      </w:r>
      <w:r w:rsidR="00AE5C30">
        <w:rPr>
          <w:szCs w:val="24"/>
          <w:lang w:bidi="ar-DZ"/>
        </w:rPr>
        <w:t>permitted</w:t>
      </w:r>
      <w:r w:rsidR="00894970" w:rsidRPr="0005402F">
        <w:rPr>
          <w:szCs w:val="24"/>
          <w:lang w:bidi="ar-DZ"/>
        </w:rPr>
        <w:t>"</w:t>
      </w:r>
      <w:r w:rsidRPr="0005402F">
        <w:rPr>
          <w:szCs w:val="24"/>
          <w:lang w:bidi="ar-DZ"/>
        </w:rPr>
        <w:t xml:space="preserve"> list of devices that were legally imported, a </w:t>
      </w:r>
      <w:r w:rsidR="00894970" w:rsidRPr="0005402F">
        <w:rPr>
          <w:szCs w:val="24"/>
          <w:lang w:bidi="ar-DZ"/>
        </w:rPr>
        <w:t>"</w:t>
      </w:r>
      <w:r w:rsidR="00973E20">
        <w:rPr>
          <w:szCs w:val="24"/>
          <w:lang w:bidi="ar-DZ"/>
        </w:rPr>
        <w:t>tracked</w:t>
      </w:r>
      <w:r w:rsidR="00894970" w:rsidRPr="0005402F">
        <w:rPr>
          <w:szCs w:val="24"/>
          <w:lang w:bidi="ar-DZ"/>
        </w:rPr>
        <w:t>"</w:t>
      </w:r>
      <w:r w:rsidRPr="0005402F">
        <w:rPr>
          <w:szCs w:val="24"/>
          <w:lang w:bidi="ar-DZ"/>
        </w:rPr>
        <w:t xml:space="preserve"> list of devices of unconfirmed status, and a </w:t>
      </w:r>
      <w:r w:rsidR="00894970" w:rsidRPr="0005402F">
        <w:rPr>
          <w:szCs w:val="24"/>
          <w:lang w:bidi="ar-DZ"/>
        </w:rPr>
        <w:t>"</w:t>
      </w:r>
      <w:r w:rsidR="00AE5C30">
        <w:rPr>
          <w:szCs w:val="24"/>
          <w:lang w:bidi="ar-DZ"/>
        </w:rPr>
        <w:t>blocked</w:t>
      </w:r>
      <w:r w:rsidR="00894970" w:rsidRPr="0005402F">
        <w:rPr>
          <w:szCs w:val="24"/>
          <w:lang w:bidi="ar-DZ"/>
        </w:rPr>
        <w:t>"</w:t>
      </w:r>
      <w:r w:rsidRPr="0005402F">
        <w:rPr>
          <w:szCs w:val="24"/>
          <w:lang w:bidi="ar-DZ"/>
        </w:rPr>
        <w:t xml:space="preserve"> list of devices that were not to be serviced. Access to this database was provided to regulatory and customs authorities, network operators, and the general public with access rights of the appropriate level.</w:t>
      </w:r>
    </w:p>
    <w:p w14:paraId="2FC79E81" w14:textId="219DA084" w:rsidR="00D21536" w:rsidRPr="0005402F" w:rsidRDefault="00D21536" w:rsidP="005E4ED4">
      <w:pPr>
        <w:ind w:left="794" w:hanging="794"/>
        <w:rPr>
          <w:szCs w:val="24"/>
          <w:lang w:bidi="ar-DZ"/>
        </w:rPr>
      </w:pPr>
      <w:r w:rsidRPr="0005402F">
        <w:rPr>
          <w:szCs w:val="24"/>
          <w:lang w:bidi="ar-DZ"/>
        </w:rPr>
        <w:t>4.2</w:t>
      </w:r>
      <w:r w:rsidR="005E4ED4" w:rsidRPr="0005402F">
        <w:rPr>
          <w:szCs w:val="24"/>
          <w:lang w:bidi="ar-DZ"/>
        </w:rPr>
        <w:tab/>
      </w:r>
      <w:r w:rsidRPr="0005402F">
        <w:rPr>
          <w:szCs w:val="24"/>
          <w:lang w:bidi="ar-DZ"/>
        </w:rPr>
        <w:t xml:space="preserve">Framework of the solution including diagrams and detailed description: The introduction of the system in Ukraine ensured the legalization of the terminal market and led to a sharp reduction in the </w:t>
      </w:r>
      <w:r w:rsidR="00894970" w:rsidRPr="0005402F">
        <w:rPr>
          <w:szCs w:val="24"/>
          <w:lang w:bidi="ar-DZ"/>
        </w:rPr>
        <w:t>"</w:t>
      </w:r>
      <w:r w:rsidRPr="0005402F">
        <w:rPr>
          <w:szCs w:val="24"/>
          <w:lang w:bidi="ar-DZ"/>
        </w:rPr>
        <w:t>gray</w:t>
      </w:r>
      <w:r w:rsidR="00894970" w:rsidRPr="0005402F">
        <w:rPr>
          <w:szCs w:val="24"/>
          <w:lang w:bidi="ar-DZ"/>
        </w:rPr>
        <w:t>"</w:t>
      </w:r>
      <w:r w:rsidRPr="0005402F">
        <w:rPr>
          <w:szCs w:val="24"/>
          <w:lang w:bidi="ar-DZ"/>
        </w:rPr>
        <w:t xml:space="preserve"> (illegal) import of mobile devices to Ukraine.</w:t>
      </w:r>
    </w:p>
    <w:p w14:paraId="18189814" w14:textId="421FE371" w:rsidR="00D21536" w:rsidRPr="0005402F" w:rsidRDefault="00D21536" w:rsidP="005E4ED4">
      <w:pPr>
        <w:rPr>
          <w:szCs w:val="24"/>
          <w:lang w:bidi="ar-DZ"/>
        </w:rPr>
      </w:pPr>
      <w:r w:rsidRPr="0005402F">
        <w:rPr>
          <w:szCs w:val="24"/>
          <w:lang w:bidi="ar-DZ"/>
        </w:rPr>
        <w:t>4.3</w:t>
      </w:r>
      <w:r w:rsidR="005E4ED4" w:rsidRPr="0005402F">
        <w:rPr>
          <w:szCs w:val="24"/>
          <w:lang w:bidi="ar-DZ"/>
        </w:rPr>
        <w:tab/>
      </w:r>
      <w:r w:rsidRPr="0005402F">
        <w:rPr>
          <w:szCs w:val="24"/>
          <w:lang w:bidi="ar-DZ"/>
        </w:rPr>
        <w:t>Description of additional measures taken to engage the problem:</w:t>
      </w:r>
    </w:p>
    <w:p w14:paraId="028EE93F" w14:textId="64ECAA1B" w:rsidR="00D21536" w:rsidRPr="0005402F" w:rsidRDefault="00D21536" w:rsidP="005E4ED4">
      <w:pPr>
        <w:pStyle w:val="enumlev2"/>
        <w:ind w:left="1588" w:hanging="794"/>
        <w:rPr>
          <w:szCs w:val="24"/>
          <w:lang w:bidi="ar-DZ"/>
        </w:rPr>
      </w:pPr>
      <w:r w:rsidRPr="0005402F">
        <w:rPr>
          <w:szCs w:val="24"/>
          <w:lang w:bidi="ar-DZ"/>
        </w:rPr>
        <w:t>4.3.1</w:t>
      </w:r>
      <w:r w:rsidR="005E4ED4" w:rsidRPr="0005402F">
        <w:rPr>
          <w:szCs w:val="24"/>
          <w:lang w:bidi="ar-DZ"/>
        </w:rPr>
        <w:tab/>
      </w:r>
      <w:r w:rsidRPr="0005402F">
        <w:rPr>
          <w:szCs w:val="24"/>
          <w:lang w:bidi="ar-DZ"/>
        </w:rPr>
        <w:t xml:space="preserve">Consumer protection. Each buyer had the opportunity to check the legality of the mobile terminal before purchasing it. This could be done by using the official website of the UCRF or by sending an SMS with the IMEI code of the checked terminal to the number </w:t>
      </w:r>
      <w:r w:rsidR="00894970" w:rsidRPr="0005402F">
        <w:rPr>
          <w:szCs w:val="24"/>
          <w:lang w:bidi="ar-DZ"/>
        </w:rPr>
        <w:t>"</w:t>
      </w:r>
      <w:r w:rsidRPr="0005402F">
        <w:rPr>
          <w:szCs w:val="24"/>
          <w:lang w:bidi="ar-DZ"/>
        </w:rPr>
        <w:t>307</w:t>
      </w:r>
      <w:r w:rsidR="00894970" w:rsidRPr="0005402F">
        <w:rPr>
          <w:szCs w:val="24"/>
          <w:lang w:bidi="ar-DZ"/>
        </w:rPr>
        <w:t>"</w:t>
      </w:r>
      <w:r w:rsidRPr="0005402F">
        <w:rPr>
          <w:szCs w:val="24"/>
          <w:lang w:bidi="ar-DZ"/>
        </w:rPr>
        <w:t xml:space="preserve">, common to all mobile operators. A few seconds later, the response </w:t>
      </w:r>
      <w:r w:rsidRPr="0005402F">
        <w:rPr>
          <w:szCs w:val="24"/>
          <w:lang w:bidi="ar-DZ"/>
        </w:rPr>
        <w:lastRenderedPageBreak/>
        <w:t xml:space="preserve">provided the status of the requested IMEI code in the shared IMEI database. This provided protection of the Ukrainian market from terminals that do not meet the requirements for their use in Ukraine. The current Ukrainian legislation at that time prohibited the sale of mobile terminals with IMEI codes </w:t>
      </w:r>
      <w:r w:rsidR="000A3A77" w:rsidRPr="0005402F">
        <w:rPr>
          <w:szCs w:val="24"/>
          <w:lang w:bidi="ar-DZ"/>
        </w:rPr>
        <w:t xml:space="preserve">that were </w:t>
      </w:r>
      <w:r w:rsidRPr="0005402F">
        <w:rPr>
          <w:szCs w:val="24"/>
          <w:lang w:bidi="ar-DZ"/>
        </w:rPr>
        <w:t>not registered in the general IMEI database.</w:t>
      </w:r>
    </w:p>
    <w:p w14:paraId="3F96CF48" w14:textId="244D5B11" w:rsidR="00D21536" w:rsidRPr="0005402F" w:rsidRDefault="00D21536" w:rsidP="005E4ED4">
      <w:pPr>
        <w:pStyle w:val="enumlev2"/>
        <w:ind w:left="1588" w:hanging="794"/>
        <w:rPr>
          <w:szCs w:val="24"/>
          <w:lang w:bidi="ar-DZ"/>
        </w:rPr>
      </w:pPr>
      <w:r w:rsidRPr="0005402F">
        <w:rPr>
          <w:szCs w:val="24"/>
          <w:lang w:bidi="ar-DZ"/>
        </w:rPr>
        <w:t>4.3.2</w:t>
      </w:r>
      <w:r w:rsidR="005E4ED4" w:rsidRPr="0005402F">
        <w:rPr>
          <w:szCs w:val="24"/>
          <w:lang w:bidi="ar-DZ"/>
        </w:rPr>
        <w:tab/>
      </w:r>
      <w:r w:rsidRPr="0005402F">
        <w:rPr>
          <w:szCs w:val="24"/>
          <w:lang w:bidi="ar-DZ"/>
        </w:rPr>
        <w:t xml:space="preserve">Combat terminal theft. The IMEI codes of stolen terminals were </w:t>
      </w:r>
      <w:r w:rsidR="009A6BEB">
        <w:rPr>
          <w:szCs w:val="24"/>
          <w:lang w:bidi="ar-DZ"/>
        </w:rPr>
        <w:t>blocked-list</w:t>
      </w:r>
      <w:r w:rsidRPr="0005402F">
        <w:rPr>
          <w:szCs w:val="24"/>
          <w:lang w:bidi="ar-DZ"/>
        </w:rPr>
        <w:t>ed at the request of law enforcement, which made the theft of terminals useless. The same procedure was used to block terminals at the request of owners of lost phones.</w:t>
      </w:r>
    </w:p>
    <w:p w14:paraId="179ADC3F" w14:textId="34F25976" w:rsidR="00D21536" w:rsidRPr="0005402F" w:rsidRDefault="00D21536" w:rsidP="005E4ED4">
      <w:pPr>
        <w:pStyle w:val="enumlev2"/>
        <w:ind w:left="1588" w:hanging="794"/>
        <w:rPr>
          <w:szCs w:val="24"/>
          <w:lang w:bidi="ar-DZ"/>
        </w:rPr>
      </w:pPr>
      <w:r w:rsidRPr="0005402F">
        <w:rPr>
          <w:szCs w:val="24"/>
          <w:lang w:bidi="ar-DZ"/>
        </w:rPr>
        <w:t>4.3.3</w:t>
      </w:r>
      <w:r w:rsidR="005E4ED4" w:rsidRPr="0005402F">
        <w:rPr>
          <w:szCs w:val="24"/>
          <w:lang w:bidi="ar-DZ"/>
        </w:rPr>
        <w:tab/>
      </w:r>
      <w:r w:rsidRPr="0005402F">
        <w:rPr>
          <w:szCs w:val="24"/>
          <w:lang w:bidi="ar-DZ"/>
        </w:rPr>
        <w:t>Cessation of illegal imports. At the first connection to the network of any operator, any terminal was immediately registered in the corresponding network. The IMEI codes of the terminals served by the operator</w:t>
      </w:r>
      <w:r w:rsidR="00894970" w:rsidRPr="0005402F">
        <w:rPr>
          <w:szCs w:val="24"/>
          <w:lang w:bidi="ar-DZ"/>
        </w:rPr>
        <w:t>'</w:t>
      </w:r>
      <w:r w:rsidRPr="0005402F">
        <w:rPr>
          <w:szCs w:val="24"/>
          <w:lang w:bidi="ar-DZ"/>
        </w:rPr>
        <w:t xml:space="preserve">s network (except for those that were </w:t>
      </w:r>
      <w:r w:rsidR="00C32FE2" w:rsidRPr="0005402F">
        <w:rPr>
          <w:szCs w:val="24"/>
          <w:lang w:bidi="ar-DZ"/>
        </w:rPr>
        <w:t>o</w:t>
      </w:r>
      <w:r w:rsidRPr="0005402F">
        <w:rPr>
          <w:szCs w:val="24"/>
          <w:lang w:bidi="ar-DZ"/>
        </w:rPr>
        <w:t xml:space="preserve">n international roaming) were automatically sent on time (at night) by mobile operators to the general IMEI database. The system detected IMEI codes that </w:t>
      </w:r>
      <w:r w:rsidR="00C32FE2" w:rsidRPr="0005402F">
        <w:rPr>
          <w:szCs w:val="24"/>
          <w:lang w:bidi="ar-DZ"/>
        </w:rPr>
        <w:t>we</w:t>
      </w:r>
      <w:r w:rsidRPr="0005402F">
        <w:rPr>
          <w:szCs w:val="24"/>
          <w:lang w:bidi="ar-DZ"/>
        </w:rPr>
        <w:t xml:space="preserve">re not in the </w:t>
      </w:r>
      <w:r w:rsidR="00894970" w:rsidRPr="0005402F">
        <w:rPr>
          <w:szCs w:val="24"/>
          <w:lang w:bidi="ar-DZ"/>
        </w:rPr>
        <w:t>"</w:t>
      </w:r>
      <w:r w:rsidR="00AE5C30">
        <w:rPr>
          <w:szCs w:val="24"/>
          <w:lang w:bidi="ar-DZ"/>
        </w:rPr>
        <w:t>permitted</w:t>
      </w:r>
      <w:r w:rsidR="00894970" w:rsidRPr="0005402F">
        <w:rPr>
          <w:szCs w:val="24"/>
          <w:lang w:bidi="ar-DZ"/>
        </w:rPr>
        <w:t>"</w:t>
      </w:r>
      <w:r w:rsidRPr="0005402F">
        <w:rPr>
          <w:szCs w:val="24"/>
          <w:lang w:bidi="ar-DZ"/>
        </w:rPr>
        <w:t xml:space="preserve"> list of the generalized IMEI database and such IMEI codes were registered in the </w:t>
      </w:r>
      <w:r w:rsidR="00894970" w:rsidRPr="0005402F">
        <w:rPr>
          <w:szCs w:val="24"/>
          <w:lang w:bidi="ar-DZ"/>
        </w:rPr>
        <w:t>"</w:t>
      </w:r>
      <w:r w:rsidR="00973E20">
        <w:rPr>
          <w:szCs w:val="24"/>
          <w:lang w:bidi="ar-DZ"/>
        </w:rPr>
        <w:t>tracked</w:t>
      </w:r>
      <w:r w:rsidR="00894970" w:rsidRPr="0005402F">
        <w:rPr>
          <w:szCs w:val="24"/>
          <w:lang w:bidi="ar-DZ"/>
        </w:rPr>
        <w:t>"</w:t>
      </w:r>
      <w:r w:rsidRPr="0005402F">
        <w:rPr>
          <w:szCs w:val="24"/>
          <w:lang w:bidi="ar-DZ"/>
        </w:rPr>
        <w:t xml:space="preserve"> list. All owners of the respective terminals received via SMS a warning about possible blocking of the terminals within 90 days. At the end of the 90 days, the IMEI code was transferred from the </w:t>
      </w:r>
      <w:r w:rsidR="00894970" w:rsidRPr="0005402F">
        <w:rPr>
          <w:szCs w:val="24"/>
          <w:lang w:bidi="ar-DZ"/>
        </w:rPr>
        <w:t>"</w:t>
      </w:r>
      <w:r w:rsidR="00973E20">
        <w:rPr>
          <w:szCs w:val="24"/>
          <w:lang w:bidi="ar-DZ"/>
        </w:rPr>
        <w:t>tracked</w:t>
      </w:r>
      <w:r w:rsidR="00894970" w:rsidRPr="0005402F">
        <w:rPr>
          <w:szCs w:val="24"/>
          <w:lang w:bidi="ar-DZ"/>
        </w:rPr>
        <w:t>"</w:t>
      </w:r>
      <w:r w:rsidRPr="0005402F">
        <w:rPr>
          <w:szCs w:val="24"/>
          <w:lang w:bidi="ar-DZ"/>
        </w:rPr>
        <w:t xml:space="preserve"> list to the </w:t>
      </w:r>
      <w:r w:rsidR="00894970" w:rsidRPr="0005402F">
        <w:rPr>
          <w:szCs w:val="24"/>
          <w:lang w:bidi="ar-DZ"/>
        </w:rPr>
        <w:t>"</w:t>
      </w:r>
      <w:r w:rsidR="00AE5C30">
        <w:rPr>
          <w:szCs w:val="24"/>
          <w:lang w:bidi="ar-DZ"/>
        </w:rPr>
        <w:t>blocked</w:t>
      </w:r>
      <w:r w:rsidR="00894970" w:rsidRPr="0005402F">
        <w:rPr>
          <w:szCs w:val="24"/>
          <w:lang w:bidi="ar-DZ"/>
        </w:rPr>
        <w:t>"</w:t>
      </w:r>
      <w:r w:rsidRPr="0005402F">
        <w:rPr>
          <w:szCs w:val="24"/>
          <w:lang w:bidi="ar-DZ"/>
        </w:rPr>
        <w:t xml:space="preserve"> list. Terminals from the </w:t>
      </w:r>
      <w:r w:rsidR="00894970" w:rsidRPr="0005402F">
        <w:rPr>
          <w:szCs w:val="24"/>
          <w:lang w:bidi="ar-DZ"/>
        </w:rPr>
        <w:t>"</w:t>
      </w:r>
      <w:r w:rsidR="00AE5C30">
        <w:rPr>
          <w:szCs w:val="24"/>
          <w:lang w:bidi="ar-DZ"/>
        </w:rPr>
        <w:t>blocked</w:t>
      </w:r>
      <w:r w:rsidR="00894970" w:rsidRPr="0005402F">
        <w:rPr>
          <w:szCs w:val="24"/>
          <w:lang w:bidi="ar-DZ"/>
        </w:rPr>
        <w:t>"</w:t>
      </w:r>
      <w:r w:rsidRPr="0005402F">
        <w:rPr>
          <w:szCs w:val="24"/>
          <w:lang w:bidi="ar-DZ"/>
        </w:rPr>
        <w:t xml:space="preserve"> list were not to be serviced by operators (a refusal to register in the network, except for urgent calls to the number </w:t>
      </w:r>
      <w:r w:rsidR="00894970" w:rsidRPr="0005402F">
        <w:rPr>
          <w:szCs w:val="24"/>
          <w:lang w:bidi="ar-DZ"/>
        </w:rPr>
        <w:t>"</w:t>
      </w:r>
      <w:r w:rsidRPr="0005402F">
        <w:rPr>
          <w:szCs w:val="24"/>
          <w:lang w:bidi="ar-DZ"/>
        </w:rPr>
        <w:t>112</w:t>
      </w:r>
      <w:r w:rsidR="00894970" w:rsidRPr="0005402F">
        <w:rPr>
          <w:szCs w:val="24"/>
          <w:lang w:bidi="ar-DZ"/>
        </w:rPr>
        <w:t>"</w:t>
      </w:r>
      <w:r w:rsidRPr="0005402F">
        <w:rPr>
          <w:szCs w:val="24"/>
          <w:lang w:bidi="ar-DZ"/>
        </w:rPr>
        <w:t xml:space="preserve">). Connection to the network of any other operator did not change the status of the </w:t>
      </w:r>
      <w:r w:rsidR="00894970" w:rsidRPr="0005402F">
        <w:rPr>
          <w:szCs w:val="24"/>
          <w:lang w:bidi="ar-DZ"/>
        </w:rPr>
        <w:t>"</w:t>
      </w:r>
      <w:r w:rsidR="00973E20">
        <w:rPr>
          <w:szCs w:val="24"/>
          <w:lang w:bidi="ar-DZ"/>
        </w:rPr>
        <w:t>tracked</w:t>
      </w:r>
      <w:r w:rsidR="00894970" w:rsidRPr="0005402F">
        <w:rPr>
          <w:szCs w:val="24"/>
          <w:lang w:bidi="ar-DZ"/>
        </w:rPr>
        <w:t>"</w:t>
      </w:r>
      <w:r w:rsidRPr="0005402F">
        <w:rPr>
          <w:szCs w:val="24"/>
          <w:lang w:bidi="ar-DZ"/>
        </w:rPr>
        <w:t xml:space="preserve"> or </w:t>
      </w:r>
      <w:r w:rsidR="00894970" w:rsidRPr="0005402F">
        <w:rPr>
          <w:szCs w:val="24"/>
          <w:lang w:bidi="ar-DZ"/>
        </w:rPr>
        <w:t>"</w:t>
      </w:r>
      <w:r w:rsidR="00AE5C30">
        <w:rPr>
          <w:szCs w:val="24"/>
          <w:lang w:bidi="ar-DZ"/>
        </w:rPr>
        <w:t>blocked</w:t>
      </w:r>
      <w:r w:rsidR="00894970" w:rsidRPr="0005402F">
        <w:rPr>
          <w:szCs w:val="24"/>
          <w:lang w:bidi="ar-DZ"/>
        </w:rPr>
        <w:t>"</w:t>
      </w:r>
      <w:r w:rsidRPr="0005402F">
        <w:rPr>
          <w:szCs w:val="24"/>
          <w:lang w:bidi="ar-DZ"/>
        </w:rPr>
        <w:t xml:space="preserve"> terminal. After receiving an SMS warning about inclusion in the </w:t>
      </w:r>
      <w:r w:rsidR="00894970" w:rsidRPr="0005402F">
        <w:rPr>
          <w:szCs w:val="24"/>
          <w:lang w:bidi="ar-DZ"/>
        </w:rPr>
        <w:t>"</w:t>
      </w:r>
      <w:r w:rsidR="00973E20">
        <w:rPr>
          <w:szCs w:val="24"/>
          <w:lang w:bidi="ar-DZ"/>
        </w:rPr>
        <w:t>tracked</w:t>
      </w:r>
      <w:r w:rsidR="00894970" w:rsidRPr="0005402F">
        <w:rPr>
          <w:szCs w:val="24"/>
          <w:lang w:bidi="ar-DZ"/>
        </w:rPr>
        <w:t>"</w:t>
      </w:r>
      <w:r w:rsidRPr="0005402F">
        <w:rPr>
          <w:szCs w:val="24"/>
          <w:lang w:bidi="ar-DZ"/>
        </w:rPr>
        <w:t xml:space="preserve"> list and a limited 90-day service period, the owner had the opportunity to contact the UCRF to confirm the legal import of this terminal. UCRF staff reviews the owner</w:t>
      </w:r>
      <w:r w:rsidR="00894970" w:rsidRPr="0005402F">
        <w:rPr>
          <w:szCs w:val="24"/>
          <w:lang w:bidi="ar-DZ"/>
        </w:rPr>
        <w:t>'</w:t>
      </w:r>
      <w:r w:rsidRPr="0005402F">
        <w:rPr>
          <w:szCs w:val="24"/>
          <w:lang w:bidi="ar-DZ"/>
        </w:rPr>
        <w:t xml:space="preserve">s application and, in case of confirmation of the legal nature of the import, transferred the IMEI code from </w:t>
      </w:r>
      <w:r w:rsidR="00894970" w:rsidRPr="0005402F">
        <w:rPr>
          <w:szCs w:val="24"/>
          <w:lang w:bidi="ar-DZ"/>
        </w:rPr>
        <w:t>"</w:t>
      </w:r>
      <w:r w:rsidR="00973E20">
        <w:rPr>
          <w:szCs w:val="24"/>
          <w:lang w:bidi="ar-DZ"/>
        </w:rPr>
        <w:t>tracked</w:t>
      </w:r>
      <w:r w:rsidR="00894970" w:rsidRPr="0005402F">
        <w:rPr>
          <w:szCs w:val="24"/>
          <w:lang w:bidi="ar-DZ"/>
        </w:rPr>
        <w:t>"</w:t>
      </w:r>
      <w:r w:rsidRPr="0005402F">
        <w:rPr>
          <w:szCs w:val="24"/>
          <w:lang w:bidi="ar-DZ"/>
        </w:rPr>
        <w:t xml:space="preserve"> to </w:t>
      </w:r>
      <w:r w:rsidR="00894970" w:rsidRPr="0005402F">
        <w:rPr>
          <w:szCs w:val="24"/>
          <w:lang w:bidi="ar-DZ"/>
        </w:rPr>
        <w:t>"</w:t>
      </w:r>
      <w:r w:rsidR="00AE5C30">
        <w:rPr>
          <w:szCs w:val="24"/>
          <w:lang w:bidi="ar-DZ"/>
        </w:rPr>
        <w:t>permitted</w:t>
      </w:r>
      <w:r w:rsidR="00894970" w:rsidRPr="0005402F">
        <w:rPr>
          <w:szCs w:val="24"/>
          <w:lang w:bidi="ar-DZ"/>
        </w:rPr>
        <w:t>"</w:t>
      </w:r>
      <w:r w:rsidRPr="0005402F">
        <w:rPr>
          <w:szCs w:val="24"/>
          <w:lang w:bidi="ar-DZ"/>
        </w:rPr>
        <w:t xml:space="preserve"> list. After this procedure, mobile operators would start servicing the terminal without any time limits.</w:t>
      </w:r>
    </w:p>
    <w:p w14:paraId="2B001443" w14:textId="29FBB1DB" w:rsidR="00D21536" w:rsidRPr="0005402F" w:rsidRDefault="00D21536" w:rsidP="005E4ED4">
      <w:pPr>
        <w:rPr>
          <w:szCs w:val="24"/>
          <w:lang w:bidi="ar-DZ"/>
        </w:rPr>
      </w:pPr>
      <w:r w:rsidRPr="0005402F">
        <w:rPr>
          <w:szCs w:val="24"/>
          <w:lang w:bidi="ar-DZ"/>
        </w:rPr>
        <w:t>4.4</w:t>
      </w:r>
      <w:r w:rsidR="005E4ED4" w:rsidRPr="0005402F">
        <w:rPr>
          <w:szCs w:val="24"/>
          <w:lang w:bidi="ar-DZ"/>
        </w:rPr>
        <w:tab/>
      </w:r>
      <w:r w:rsidRPr="0005402F">
        <w:rPr>
          <w:szCs w:val="24"/>
          <w:lang w:bidi="ar-DZ"/>
        </w:rPr>
        <w:t>References to open web resource for more details (optional):</w:t>
      </w:r>
    </w:p>
    <w:p w14:paraId="3D160ABC" w14:textId="77777777" w:rsidR="00D21536" w:rsidRPr="0005402F" w:rsidRDefault="00D21536" w:rsidP="00D21536">
      <w:pPr>
        <w:rPr>
          <w:szCs w:val="24"/>
          <w:lang w:bidi="ar-DZ"/>
        </w:rPr>
      </w:pPr>
      <w:r w:rsidRPr="0005402F">
        <w:rPr>
          <w:szCs w:val="24"/>
          <w:lang w:bidi="ar-DZ"/>
        </w:rPr>
        <w:t>Report on the work of the NCCIR for 2019:</w:t>
      </w:r>
    </w:p>
    <w:p w14:paraId="11A69136" w14:textId="7C01E7F2" w:rsidR="00D21536" w:rsidRPr="0005402F" w:rsidRDefault="00063552" w:rsidP="00D21536">
      <w:pPr>
        <w:rPr>
          <w:szCs w:val="24"/>
          <w:lang w:bidi="ar-DZ"/>
        </w:rPr>
      </w:pPr>
      <w:hyperlink r:id="rId42" w:history="1">
        <w:r w:rsidRPr="0005402F">
          <w:rPr>
            <w:rStyle w:val="Hyperlink"/>
            <w:szCs w:val="24"/>
            <w:lang w:bidi="ar-DZ"/>
          </w:rPr>
          <w:t>https://nkrzi.gov.ua/images/upload/142/9088/Zvit_2020_NKRZI.pdf</w:t>
        </w:r>
      </w:hyperlink>
    </w:p>
    <w:p w14:paraId="3E1D7FF6" w14:textId="77777777" w:rsidR="00D21536" w:rsidRPr="0005402F" w:rsidRDefault="00D21536" w:rsidP="00D21536">
      <w:pPr>
        <w:rPr>
          <w:szCs w:val="24"/>
          <w:lang w:bidi="ar-DZ"/>
        </w:rPr>
      </w:pPr>
      <w:r w:rsidRPr="0005402F">
        <w:rPr>
          <w:szCs w:val="24"/>
          <w:lang w:bidi="ar-DZ"/>
        </w:rPr>
        <w:t>Accounting and maintenance of international identifiers of terminal equipment:</w:t>
      </w:r>
    </w:p>
    <w:p w14:paraId="0CC2D4D1" w14:textId="7FC108DE" w:rsidR="00D21536" w:rsidRPr="0005402F" w:rsidRDefault="00063552" w:rsidP="00D21536">
      <w:pPr>
        <w:rPr>
          <w:szCs w:val="24"/>
          <w:lang w:bidi="ar-DZ"/>
        </w:rPr>
      </w:pPr>
      <w:hyperlink r:id="rId43" w:history="1">
        <w:r w:rsidRPr="0005402F">
          <w:rPr>
            <w:rStyle w:val="Hyperlink"/>
            <w:szCs w:val="24"/>
            <w:lang w:bidi="ar-DZ"/>
          </w:rPr>
          <w:t>https://www.ucrf.gov.ua/ua/services/vvezennya-v-ukrayinu-radioelektronnih-zasobiv-ta-viprominyuvalnih-pristroyiv</w:t>
        </w:r>
      </w:hyperlink>
    </w:p>
    <w:p w14:paraId="296AFE3D" w14:textId="6B2CAAC1" w:rsidR="00D21536" w:rsidRPr="0005402F" w:rsidRDefault="00D21536" w:rsidP="00D21536">
      <w:pPr>
        <w:rPr>
          <w:szCs w:val="24"/>
          <w:lang w:bidi="ar-DZ"/>
        </w:rPr>
      </w:pPr>
      <w:r w:rsidRPr="0005402F">
        <w:rPr>
          <w:szCs w:val="24"/>
          <w:lang w:bidi="ar-DZ"/>
        </w:rPr>
        <w:t xml:space="preserve">State </w:t>
      </w:r>
      <w:r w:rsidR="000A6BA8" w:rsidRPr="0005402F">
        <w:rPr>
          <w:szCs w:val="24"/>
          <w:lang w:bidi="ar-DZ"/>
        </w:rPr>
        <w:t>s</w:t>
      </w:r>
      <w:r w:rsidRPr="0005402F">
        <w:rPr>
          <w:szCs w:val="24"/>
          <w:lang w:bidi="ar-DZ"/>
        </w:rPr>
        <w:t xml:space="preserve">tatistics </w:t>
      </w:r>
      <w:r w:rsidR="000A6BA8" w:rsidRPr="0005402F">
        <w:rPr>
          <w:szCs w:val="24"/>
          <w:lang w:bidi="ar-DZ"/>
        </w:rPr>
        <w:t>s</w:t>
      </w:r>
      <w:r w:rsidRPr="0005402F">
        <w:rPr>
          <w:szCs w:val="24"/>
          <w:lang w:bidi="ar-DZ"/>
        </w:rPr>
        <w:t>ervice of Ukraine:</w:t>
      </w:r>
    </w:p>
    <w:p w14:paraId="08A8395D" w14:textId="725F2E46" w:rsidR="00D21536" w:rsidRPr="0005402F" w:rsidRDefault="00063552" w:rsidP="00D21536">
      <w:pPr>
        <w:rPr>
          <w:szCs w:val="24"/>
          <w:lang w:bidi="ar-DZ"/>
        </w:rPr>
      </w:pPr>
      <w:hyperlink r:id="rId44" w:history="1">
        <w:r w:rsidRPr="0005402F">
          <w:rPr>
            <w:rStyle w:val="Hyperlink"/>
            <w:szCs w:val="24"/>
            <w:lang w:bidi="ar-DZ"/>
          </w:rPr>
          <w:t>http://www.ukrstat.gov.ua/</w:t>
        </w:r>
      </w:hyperlink>
    </w:p>
    <w:p w14:paraId="38AD5809" w14:textId="2B9F9345" w:rsidR="00D21536" w:rsidRPr="0005402F" w:rsidRDefault="00D21536" w:rsidP="00D21536">
      <w:pPr>
        <w:rPr>
          <w:szCs w:val="24"/>
          <w:lang w:bidi="ar-DZ"/>
        </w:rPr>
      </w:pPr>
      <w:r w:rsidRPr="0005402F">
        <w:rPr>
          <w:szCs w:val="24"/>
          <w:lang w:bidi="ar-DZ"/>
        </w:rPr>
        <w:t xml:space="preserve">The automated information system of accounting of mobile terminals </w:t>
      </w:r>
      <w:r w:rsidR="0050043A" w:rsidRPr="0005402F">
        <w:rPr>
          <w:szCs w:val="24"/>
          <w:lang w:bidi="ar-DZ"/>
        </w:rPr>
        <w:t>i</w:t>
      </w:r>
      <w:r w:rsidRPr="0005402F">
        <w:rPr>
          <w:szCs w:val="24"/>
          <w:lang w:bidi="ar-DZ"/>
        </w:rPr>
        <w:t>n the territory of Ukraine</w:t>
      </w:r>
      <w:r w:rsidR="00254914" w:rsidRPr="0005402F">
        <w:rPr>
          <w:szCs w:val="24"/>
          <w:lang w:bidi="ar-DZ"/>
        </w:rPr>
        <w:t>.</w:t>
      </w:r>
    </w:p>
    <w:p w14:paraId="6D173466" w14:textId="7BB41EE2" w:rsidR="00D21536" w:rsidRPr="0005402F" w:rsidRDefault="00063552" w:rsidP="00D21536">
      <w:pPr>
        <w:rPr>
          <w:szCs w:val="24"/>
          <w:lang w:bidi="ar-DZ"/>
        </w:rPr>
      </w:pPr>
      <w:hyperlink r:id="rId45" w:history="1">
        <w:r w:rsidRPr="0005402F">
          <w:rPr>
            <w:rStyle w:val="Hyperlink"/>
            <w:szCs w:val="24"/>
            <w:lang w:bidi="ar-DZ"/>
          </w:rPr>
          <w:t>https://www.itu.int/dms_pub/itu-t/opb/tut/T-TUT-CCICT-2015-PDF-E.pdf</w:t>
        </w:r>
      </w:hyperlink>
      <w:r w:rsidR="00D21536" w:rsidRPr="0005402F">
        <w:rPr>
          <w:szCs w:val="24"/>
          <w:lang w:bidi="ar-DZ"/>
        </w:rPr>
        <w:t>.</w:t>
      </w:r>
    </w:p>
    <w:p w14:paraId="2E4212CF" w14:textId="505ECE7F" w:rsidR="00D21536" w:rsidRPr="0005402F" w:rsidRDefault="00D21536" w:rsidP="005E4ED4">
      <w:pPr>
        <w:ind w:left="794" w:hanging="794"/>
        <w:rPr>
          <w:szCs w:val="24"/>
          <w:lang w:bidi="ar-DZ"/>
        </w:rPr>
      </w:pPr>
      <w:r w:rsidRPr="0005402F">
        <w:rPr>
          <w:szCs w:val="24"/>
          <w:lang w:bidi="ar-DZ"/>
        </w:rPr>
        <w:t>4.5</w:t>
      </w:r>
      <w:r w:rsidR="005E4ED4" w:rsidRPr="0005402F">
        <w:rPr>
          <w:szCs w:val="24"/>
          <w:lang w:bidi="ar-DZ"/>
        </w:rPr>
        <w:tab/>
      </w:r>
      <w:r w:rsidRPr="0005402F">
        <w:rPr>
          <w:szCs w:val="24"/>
          <w:lang w:bidi="ar-DZ"/>
        </w:rPr>
        <w:t xml:space="preserve">Other relevant remarks (optional): The system brought significant positive results, but since the terminals included in the </w:t>
      </w:r>
      <w:r w:rsidR="00894970" w:rsidRPr="0005402F">
        <w:rPr>
          <w:szCs w:val="24"/>
          <w:lang w:bidi="ar-DZ"/>
        </w:rPr>
        <w:t>"</w:t>
      </w:r>
      <w:r w:rsidR="00AE5C30">
        <w:rPr>
          <w:szCs w:val="24"/>
          <w:lang w:bidi="ar-DZ"/>
        </w:rPr>
        <w:t>blocked</w:t>
      </w:r>
      <w:r w:rsidR="00894970" w:rsidRPr="0005402F">
        <w:rPr>
          <w:szCs w:val="24"/>
          <w:lang w:bidi="ar-DZ"/>
        </w:rPr>
        <w:t>"</w:t>
      </w:r>
      <w:r w:rsidRPr="0005402F">
        <w:rPr>
          <w:szCs w:val="24"/>
          <w:lang w:bidi="ar-DZ"/>
        </w:rPr>
        <w:t xml:space="preserve"> list were not disconnected from the networks, it later lost its effectiveness and at the legislative level, the introduction of IMEI codes in 2014 became voluntary.</w:t>
      </w:r>
    </w:p>
    <w:p w14:paraId="37D85C73" w14:textId="3FEA3462" w:rsidR="00D21536" w:rsidRPr="0005402F" w:rsidRDefault="0093197E" w:rsidP="005E4ED4">
      <w:pPr>
        <w:pStyle w:val="Headingb"/>
        <w:ind w:left="794" w:hanging="794"/>
        <w:rPr>
          <w:szCs w:val="24"/>
          <w:lang w:eastAsia="ja-JP" w:bidi="ar-DZ"/>
        </w:rPr>
      </w:pPr>
      <w:r w:rsidRPr="0005402F">
        <w:rPr>
          <w:szCs w:val="24"/>
          <w:lang w:bidi="ar-DZ"/>
        </w:rPr>
        <w:t>5</w:t>
      </w:r>
      <w:r w:rsidR="005E4ED4" w:rsidRPr="0005402F">
        <w:rPr>
          <w:szCs w:val="24"/>
          <w:lang w:bidi="ar-DZ"/>
        </w:rPr>
        <w:tab/>
      </w:r>
      <w:r w:rsidR="00D21536" w:rsidRPr="0005402F">
        <w:rPr>
          <w:szCs w:val="24"/>
          <w:lang w:eastAsia="ja-JP" w:bidi="ar-DZ"/>
        </w:rPr>
        <w:t>Overview of challenges and countermeasures with regard to implementation of use case</w:t>
      </w:r>
    </w:p>
    <w:p w14:paraId="025F8C09" w14:textId="1F2DA5C4" w:rsidR="00D21536" w:rsidRPr="0005402F" w:rsidRDefault="00D21536" w:rsidP="005E4ED4">
      <w:pPr>
        <w:rPr>
          <w:szCs w:val="24"/>
          <w:shd w:val="clear" w:color="auto" w:fill="FFFFFF"/>
        </w:rPr>
      </w:pPr>
      <w:r w:rsidRPr="0005402F">
        <w:rPr>
          <w:szCs w:val="24"/>
          <w:shd w:val="clear" w:color="auto" w:fill="FFFFFF"/>
        </w:rPr>
        <w:t xml:space="preserve">Given that the system was built in 2009, nowadays it needs to be upgraded and/or replaced to make it technically possible to fully implement the </w:t>
      </w:r>
      <w:r w:rsidR="00063552" w:rsidRPr="0005402F">
        <w:rPr>
          <w:szCs w:val="24"/>
          <w:shd w:val="clear" w:color="auto" w:fill="FFFFFF"/>
        </w:rPr>
        <w:t xml:space="preserve">ITU-T </w:t>
      </w:r>
      <w:r w:rsidRPr="0005402F">
        <w:rPr>
          <w:szCs w:val="24"/>
          <w:shd w:val="clear" w:color="auto" w:fill="FFFFFF"/>
        </w:rPr>
        <w:t>Q.5050 series</w:t>
      </w:r>
      <w:r w:rsidR="00961993" w:rsidRPr="0005402F">
        <w:rPr>
          <w:szCs w:val="24"/>
          <w:shd w:val="clear" w:color="auto" w:fill="FFFFFF"/>
        </w:rPr>
        <w:t xml:space="preserve"> of Recommendations</w:t>
      </w:r>
      <w:r w:rsidRPr="0005402F">
        <w:rPr>
          <w:szCs w:val="24"/>
          <w:shd w:val="clear" w:color="auto" w:fill="FFFFFF"/>
        </w:rPr>
        <w:t xml:space="preserve">. These </w:t>
      </w:r>
      <w:r w:rsidRPr="0005402F">
        <w:rPr>
          <w:szCs w:val="24"/>
          <w:shd w:val="clear" w:color="auto" w:fill="FFFFFF"/>
        </w:rPr>
        <w:lastRenderedPageBreak/>
        <w:t>measures may be taken only after appropriate amendments have been made to existing national legislation.</w:t>
      </w:r>
    </w:p>
    <w:p w14:paraId="268BEA19" w14:textId="15267C56" w:rsidR="00D21536" w:rsidRPr="0005402F" w:rsidRDefault="0093197E" w:rsidP="005E4ED4">
      <w:pPr>
        <w:pStyle w:val="Headingb"/>
        <w:rPr>
          <w:szCs w:val="24"/>
          <w:lang w:eastAsia="ja-JP" w:bidi="ar-DZ"/>
        </w:rPr>
      </w:pPr>
      <w:r w:rsidRPr="0005402F">
        <w:rPr>
          <w:szCs w:val="24"/>
          <w:lang w:bidi="ar-DZ"/>
        </w:rPr>
        <w:t>6</w:t>
      </w:r>
      <w:r w:rsidR="005E4ED4" w:rsidRPr="0005402F">
        <w:rPr>
          <w:szCs w:val="24"/>
          <w:lang w:bidi="ar-DZ"/>
        </w:rPr>
        <w:tab/>
      </w:r>
      <w:r w:rsidR="00D21536" w:rsidRPr="0005402F">
        <w:rPr>
          <w:szCs w:val="24"/>
          <w:lang w:eastAsia="ja-JP" w:bidi="ar-DZ"/>
        </w:rPr>
        <w:t>Statistic on the effects of implementation of the use case</w:t>
      </w:r>
    </w:p>
    <w:p w14:paraId="06F7D6E1" w14:textId="7363201E" w:rsidR="00D21536" w:rsidRPr="0005402F" w:rsidRDefault="00D21536" w:rsidP="005E4ED4">
      <w:pPr>
        <w:rPr>
          <w:szCs w:val="24"/>
          <w:shd w:val="clear" w:color="auto" w:fill="FFFFFF"/>
        </w:rPr>
      </w:pPr>
      <w:r w:rsidRPr="0005402F">
        <w:rPr>
          <w:szCs w:val="24"/>
          <w:shd w:val="clear" w:color="auto" w:fill="FFFFFF"/>
        </w:rPr>
        <w:t xml:space="preserve">Results of the system implementation in Ukraine in 2009-2014: </w:t>
      </w:r>
      <w:r w:rsidR="00894970" w:rsidRPr="0005402F">
        <w:rPr>
          <w:szCs w:val="24"/>
          <w:shd w:val="clear" w:color="auto" w:fill="FFFFFF"/>
        </w:rPr>
        <w:t>"</w:t>
      </w:r>
      <w:r w:rsidRPr="0005402F">
        <w:rPr>
          <w:szCs w:val="24"/>
          <w:shd w:val="clear" w:color="auto" w:fill="FFFFFF"/>
        </w:rPr>
        <w:t>Gray</w:t>
      </w:r>
      <w:r w:rsidR="00894970" w:rsidRPr="0005402F">
        <w:rPr>
          <w:szCs w:val="24"/>
          <w:shd w:val="clear" w:color="auto" w:fill="FFFFFF"/>
        </w:rPr>
        <w:t>"</w:t>
      </w:r>
      <w:r w:rsidRPr="0005402F">
        <w:rPr>
          <w:szCs w:val="24"/>
          <w:shd w:val="clear" w:color="auto" w:fill="FFFFFF"/>
        </w:rPr>
        <w:t xml:space="preserve"> (illegal) imports of mobile terminals to Ukraine decreased sharply. The share of legally imported mobile terminals increased in 2010 to 93-95</w:t>
      </w:r>
      <w:r w:rsidR="00F62F40" w:rsidRPr="0005402F">
        <w:rPr>
          <w:szCs w:val="24"/>
          <w:shd w:val="clear" w:color="auto" w:fill="FFFFFF"/>
        </w:rPr>
        <w:t xml:space="preserve"> </w:t>
      </w:r>
      <w:r w:rsidRPr="0005402F">
        <w:rPr>
          <w:szCs w:val="24"/>
          <w:shd w:val="clear" w:color="auto" w:fill="FFFFFF"/>
        </w:rPr>
        <w:t>% (compared to 7.5</w:t>
      </w:r>
      <w:r w:rsidR="00F62F40" w:rsidRPr="0005402F">
        <w:rPr>
          <w:szCs w:val="24"/>
          <w:shd w:val="clear" w:color="auto" w:fill="FFFFFF"/>
        </w:rPr>
        <w:t xml:space="preserve"> </w:t>
      </w:r>
      <w:r w:rsidRPr="0005402F">
        <w:rPr>
          <w:szCs w:val="24"/>
          <w:shd w:val="clear" w:color="auto" w:fill="FFFFFF"/>
        </w:rPr>
        <w:t>% in 2008). From 2010 to 2012, the state budget of Ukraine received revenues for more than $ 500 million in</w:t>
      </w:r>
      <w:r w:rsidR="00F62F40" w:rsidRPr="0005402F">
        <w:rPr>
          <w:szCs w:val="24"/>
          <w:shd w:val="clear" w:color="auto" w:fill="FFFFFF"/>
        </w:rPr>
        <w:t xml:space="preserve"> </w:t>
      </w:r>
      <w:r w:rsidRPr="0005402F">
        <w:rPr>
          <w:szCs w:val="24"/>
          <w:shd w:val="clear" w:color="auto" w:fill="FFFFFF"/>
        </w:rPr>
        <w:t xml:space="preserve">the form of customs import duties on mobile terminals compared to $ 30 million for the previous three years. The Ukrainian market of mobile terminals consisted mainly of mobile terminals that met the technical requirements for use in Ukraine. As of </w:t>
      </w:r>
      <w:r w:rsidR="000A43CA" w:rsidRPr="0005402F">
        <w:rPr>
          <w:szCs w:val="24"/>
          <w:shd w:val="clear" w:color="auto" w:fill="FFFFFF"/>
        </w:rPr>
        <w:t>30 April</w:t>
      </w:r>
      <w:r w:rsidRPr="0005402F">
        <w:rPr>
          <w:szCs w:val="24"/>
          <w:shd w:val="clear" w:color="auto" w:fill="FFFFFF"/>
        </w:rPr>
        <w:t xml:space="preserve"> 2013, 140 865 260 IMEI codes of mobile terminals were registered in the general IMEI database. The system became profitable in just seven months due to the funds received by the UCRF from the payments of importers.</w:t>
      </w:r>
    </w:p>
    <w:p w14:paraId="6CFB1B46" w14:textId="007CAE43" w:rsidR="00D21536" w:rsidRPr="0005402F" w:rsidRDefault="0093197E" w:rsidP="006C2C0D">
      <w:pPr>
        <w:pStyle w:val="Headingb"/>
        <w:keepLines/>
        <w:rPr>
          <w:szCs w:val="24"/>
          <w:lang w:eastAsia="ja-JP" w:bidi="ar-DZ"/>
        </w:rPr>
      </w:pPr>
      <w:r w:rsidRPr="0005402F">
        <w:rPr>
          <w:szCs w:val="24"/>
          <w:lang w:bidi="ar-DZ"/>
        </w:rPr>
        <w:t>7</w:t>
      </w:r>
      <w:r w:rsidRPr="0005402F">
        <w:rPr>
          <w:szCs w:val="24"/>
          <w:lang w:bidi="ar-DZ"/>
        </w:rPr>
        <w:tab/>
      </w:r>
      <w:r w:rsidR="00D21536" w:rsidRPr="0005402F">
        <w:rPr>
          <w:szCs w:val="24"/>
          <w:lang w:eastAsia="ja-JP" w:bidi="ar-DZ"/>
        </w:rPr>
        <w:t>Roadmap of future planned evolution of the use case</w:t>
      </w:r>
    </w:p>
    <w:p w14:paraId="78524CB4" w14:textId="3CD40A32" w:rsidR="00D21536" w:rsidRPr="0005402F" w:rsidRDefault="00D21536" w:rsidP="006C2C0D">
      <w:pPr>
        <w:keepNext/>
        <w:keepLines/>
        <w:rPr>
          <w:szCs w:val="24"/>
          <w:shd w:val="clear" w:color="auto" w:fill="FFFFFF"/>
        </w:rPr>
      </w:pPr>
      <w:r w:rsidRPr="0005402F">
        <w:rPr>
          <w:szCs w:val="24"/>
          <w:shd w:val="clear" w:color="auto" w:fill="FFFFFF"/>
        </w:rPr>
        <w:t xml:space="preserve">Currently, in Ukraine, certain bills provide for the elimination of some problematic issues that have arisen in recent years in the field of telecommunications. The introduction of a new system that will effectively combat counterfeit ICT devices and the use of stolen mobile devices in accordance with </w:t>
      </w:r>
      <w:r w:rsidR="001F5E7E" w:rsidRPr="0005402F">
        <w:rPr>
          <w:szCs w:val="24"/>
          <w:shd w:val="clear" w:color="auto" w:fill="FFFFFF"/>
        </w:rPr>
        <w:t xml:space="preserve">ITU-T </w:t>
      </w:r>
      <w:r w:rsidRPr="0005402F">
        <w:rPr>
          <w:szCs w:val="24"/>
          <w:shd w:val="clear" w:color="auto" w:fill="FFFFFF"/>
        </w:rPr>
        <w:t xml:space="preserve">Q.5050 series </w:t>
      </w:r>
      <w:r w:rsidR="00961993" w:rsidRPr="0005402F">
        <w:rPr>
          <w:szCs w:val="24"/>
          <w:shd w:val="clear" w:color="auto" w:fill="FFFFFF"/>
        </w:rPr>
        <w:t xml:space="preserve">Recommendations </w:t>
      </w:r>
      <w:r w:rsidRPr="0005402F">
        <w:rPr>
          <w:szCs w:val="24"/>
          <w:shd w:val="clear" w:color="auto" w:fill="FFFFFF"/>
        </w:rPr>
        <w:t>or the modernization of the existing one will be possible after the relevant amendments to the legislation.</w:t>
      </w:r>
    </w:p>
    <w:p w14:paraId="08559466" w14:textId="4A35EA99" w:rsidR="00D21536" w:rsidRPr="0005402F" w:rsidRDefault="0093197E" w:rsidP="005E4ED4">
      <w:pPr>
        <w:pStyle w:val="Headingb"/>
        <w:rPr>
          <w:szCs w:val="24"/>
          <w:lang w:eastAsia="ja-JP" w:bidi="ar-DZ"/>
        </w:rPr>
      </w:pPr>
      <w:r w:rsidRPr="0005402F">
        <w:rPr>
          <w:szCs w:val="24"/>
          <w:lang w:bidi="ar-DZ"/>
        </w:rPr>
        <w:t>8</w:t>
      </w:r>
      <w:r w:rsidRPr="0005402F">
        <w:rPr>
          <w:szCs w:val="24"/>
          <w:lang w:bidi="ar-DZ"/>
        </w:rPr>
        <w:tab/>
      </w:r>
      <w:r w:rsidR="00D21536" w:rsidRPr="0005402F">
        <w:rPr>
          <w:szCs w:val="24"/>
          <w:lang w:eastAsia="ja-JP" w:bidi="ar-DZ"/>
        </w:rPr>
        <w:t>Final remarks and conclusion</w:t>
      </w:r>
    </w:p>
    <w:p w14:paraId="562ABC09" w14:textId="77777777" w:rsidR="00D21536" w:rsidRPr="0005402F" w:rsidRDefault="00D21536" w:rsidP="005E4ED4">
      <w:pPr>
        <w:rPr>
          <w:szCs w:val="24"/>
          <w:shd w:val="clear" w:color="auto" w:fill="FFFFFF"/>
        </w:rPr>
      </w:pPr>
      <w:r w:rsidRPr="0005402F">
        <w:rPr>
          <w:szCs w:val="24"/>
          <w:shd w:val="clear" w:color="auto" w:fill="FFFFFF"/>
        </w:rPr>
        <w:t>In the implementation of such a scenario, it is important at the legislative, technical, and technological levels to ensure unconditional long-term implementation of all stages envisaged in the system design process. Otherwise, the scenario will not work effectively to combat counterfeit ICT devices and the use of stolen mobile devices.</w:t>
      </w:r>
    </w:p>
    <w:p w14:paraId="407C7AD7" w14:textId="77777777" w:rsidR="00D21536" w:rsidRPr="0005402F" w:rsidRDefault="00D21536" w:rsidP="005E4ED4">
      <w:pPr>
        <w:rPr>
          <w:szCs w:val="24"/>
          <w:shd w:val="clear" w:color="auto" w:fill="FFFFFF"/>
        </w:rPr>
      </w:pPr>
    </w:p>
    <w:p w14:paraId="02814E38" w14:textId="2B86D1E2" w:rsidR="00515FEC" w:rsidRPr="0005402F" w:rsidRDefault="00515FEC">
      <w:pPr>
        <w:spacing w:before="0" w:after="160" w:line="259" w:lineRule="auto"/>
        <w:rPr>
          <w:szCs w:val="24"/>
          <w:shd w:val="clear" w:color="auto" w:fill="FFFFFF"/>
        </w:rPr>
      </w:pPr>
      <w:r w:rsidRPr="0005402F">
        <w:rPr>
          <w:szCs w:val="24"/>
          <w:shd w:val="clear" w:color="auto" w:fill="FFFFFF"/>
        </w:rPr>
        <w:br w:type="page"/>
      </w:r>
    </w:p>
    <w:p w14:paraId="586E9F63" w14:textId="75FC9A0B" w:rsidR="00D21536" w:rsidRPr="0005402F" w:rsidRDefault="00E33147" w:rsidP="00FE2A0E">
      <w:pPr>
        <w:pStyle w:val="AppendixNoTitle0"/>
        <w:rPr>
          <w:rStyle w:val="Heading1Char"/>
          <w:b/>
          <w:szCs w:val="24"/>
        </w:rPr>
      </w:pPr>
      <w:bookmarkStart w:id="733" w:name="_Toc3370058"/>
      <w:bookmarkStart w:id="734" w:name="_Toc73702201"/>
      <w:bookmarkStart w:id="735" w:name="_Toc45033423"/>
      <w:bookmarkStart w:id="736" w:name="_Toc25232232"/>
      <w:bookmarkStart w:id="737" w:name="_Toc520312745"/>
      <w:bookmarkStart w:id="738" w:name="_Toc520312609"/>
      <w:bookmarkStart w:id="739" w:name="_Toc93310411"/>
      <w:bookmarkStart w:id="740" w:name="_Toc93933330"/>
      <w:bookmarkStart w:id="741" w:name="_Toc93933770"/>
      <w:bookmarkStart w:id="742" w:name="_Toc95137762"/>
      <w:bookmarkStart w:id="743" w:name="_Toc95140238"/>
      <w:bookmarkStart w:id="744" w:name="_Toc95140596"/>
      <w:bookmarkStart w:id="745" w:name="_Toc95146153"/>
      <w:bookmarkEnd w:id="733"/>
      <w:r w:rsidRPr="0005402F">
        <w:rPr>
          <w:rFonts w:eastAsia="MS Mincho"/>
          <w:sz w:val="24"/>
          <w:szCs w:val="24"/>
        </w:rPr>
        <w:lastRenderedPageBreak/>
        <w:t>Appendix</w:t>
      </w:r>
      <w:r w:rsidR="00CC7B4A" w:rsidRPr="0005402F">
        <w:rPr>
          <w:rFonts w:eastAsia="MS Mincho"/>
          <w:sz w:val="24"/>
          <w:szCs w:val="24"/>
        </w:rPr>
        <w:t xml:space="preserve"> II</w:t>
      </w:r>
      <w:r w:rsidR="00BB2F82" w:rsidRPr="0005402F">
        <w:rPr>
          <w:rFonts w:eastAsia="MS Mincho"/>
          <w:sz w:val="24"/>
          <w:szCs w:val="24"/>
        </w:rPr>
        <w:t xml:space="preserve"> </w:t>
      </w:r>
      <w:r w:rsidR="00D21536" w:rsidRPr="0005402F">
        <w:rPr>
          <w:sz w:val="24"/>
          <w:szCs w:val="24"/>
          <w:lang w:bidi="ar-DZ"/>
        </w:rPr>
        <w:br/>
      </w:r>
      <w:r w:rsidR="00D21536" w:rsidRPr="0005402F">
        <w:rPr>
          <w:sz w:val="24"/>
          <w:szCs w:val="24"/>
          <w:lang w:bidi="ar-DZ"/>
        </w:rPr>
        <w:br/>
      </w:r>
      <w:r w:rsidR="00D21536" w:rsidRPr="0005402F">
        <w:rPr>
          <w:rStyle w:val="Heading2Char"/>
          <w:b/>
          <w:bCs/>
          <w:szCs w:val="24"/>
        </w:rPr>
        <w:t xml:space="preserve">Private </w:t>
      </w:r>
      <w:r w:rsidR="005E7FC8" w:rsidRPr="0005402F">
        <w:rPr>
          <w:rStyle w:val="Heading2Char"/>
          <w:b/>
          <w:bCs/>
          <w:szCs w:val="24"/>
        </w:rPr>
        <w:t>s</w:t>
      </w:r>
      <w:r w:rsidR="00D21536" w:rsidRPr="0005402F">
        <w:rPr>
          <w:rStyle w:val="Heading2Char"/>
          <w:b/>
          <w:bCs/>
          <w:szCs w:val="24"/>
        </w:rPr>
        <w:t xml:space="preserve">ector and NGO </w:t>
      </w:r>
      <w:r w:rsidR="005E7FC8" w:rsidRPr="0005402F">
        <w:rPr>
          <w:rStyle w:val="Heading2Char"/>
          <w:b/>
          <w:bCs/>
          <w:szCs w:val="24"/>
        </w:rPr>
        <w:t>i</w:t>
      </w:r>
      <w:r w:rsidR="00D21536" w:rsidRPr="0005402F">
        <w:rPr>
          <w:rStyle w:val="Heading2Char"/>
          <w:b/>
          <w:bCs/>
          <w:szCs w:val="24"/>
        </w:rPr>
        <w:t>nitiatives</w:t>
      </w:r>
      <w:bookmarkEnd w:id="734"/>
      <w:bookmarkEnd w:id="735"/>
      <w:bookmarkEnd w:id="736"/>
      <w:bookmarkEnd w:id="737"/>
      <w:bookmarkEnd w:id="738"/>
      <w:bookmarkEnd w:id="739"/>
      <w:bookmarkEnd w:id="740"/>
      <w:bookmarkEnd w:id="741"/>
      <w:bookmarkEnd w:id="742"/>
      <w:bookmarkEnd w:id="743"/>
      <w:bookmarkEnd w:id="744"/>
      <w:bookmarkEnd w:id="745"/>
    </w:p>
    <w:p w14:paraId="4F09F11F" w14:textId="79976BB6" w:rsidR="00D21536" w:rsidRPr="0005402F" w:rsidRDefault="00EB0874" w:rsidP="00BF2695">
      <w:pPr>
        <w:pStyle w:val="Heading2"/>
        <w:rPr>
          <w:szCs w:val="24"/>
          <w:lang w:bidi="ar-DZ"/>
        </w:rPr>
      </w:pPr>
      <w:bookmarkStart w:id="746" w:name="_Toc93310412"/>
      <w:bookmarkStart w:id="747" w:name="_Toc93933331"/>
      <w:bookmarkStart w:id="748" w:name="_Toc93933771"/>
      <w:bookmarkStart w:id="749" w:name="_Toc95137763"/>
      <w:bookmarkStart w:id="750" w:name="_Toc95140239"/>
      <w:bookmarkStart w:id="751" w:name="_Toc95140597"/>
      <w:bookmarkStart w:id="752" w:name="_Toc95146154"/>
      <w:r w:rsidRPr="0005402F">
        <w:rPr>
          <w:szCs w:val="24"/>
          <w:lang w:bidi="ar-DZ"/>
        </w:rPr>
        <w:t>II.</w:t>
      </w:r>
      <w:r w:rsidR="0093197E" w:rsidRPr="0005402F">
        <w:rPr>
          <w:szCs w:val="24"/>
          <w:lang w:bidi="ar-DZ"/>
        </w:rPr>
        <w:t>I</w:t>
      </w:r>
      <w:r w:rsidR="0093197E" w:rsidRPr="0005402F">
        <w:rPr>
          <w:szCs w:val="24"/>
          <w:lang w:bidi="ar-DZ"/>
        </w:rPr>
        <w:tab/>
      </w:r>
      <w:r w:rsidR="00D21536" w:rsidRPr="0005402F">
        <w:rPr>
          <w:szCs w:val="24"/>
          <w:lang w:bidi="ar-DZ"/>
        </w:rPr>
        <w:t xml:space="preserve">The GSM </w:t>
      </w:r>
      <w:r w:rsidR="00124D29" w:rsidRPr="0005402F">
        <w:rPr>
          <w:szCs w:val="24"/>
          <w:lang w:bidi="ar-DZ"/>
        </w:rPr>
        <w:t>a</w:t>
      </w:r>
      <w:r w:rsidR="00D21536" w:rsidRPr="0005402F">
        <w:rPr>
          <w:szCs w:val="24"/>
          <w:lang w:bidi="ar-DZ"/>
        </w:rPr>
        <w:t>ssociation</w:t>
      </w:r>
      <w:bookmarkEnd w:id="746"/>
      <w:bookmarkEnd w:id="747"/>
      <w:bookmarkEnd w:id="748"/>
      <w:bookmarkEnd w:id="749"/>
      <w:bookmarkEnd w:id="750"/>
      <w:bookmarkEnd w:id="751"/>
      <w:bookmarkEnd w:id="752"/>
    </w:p>
    <w:p w14:paraId="4B7423A1" w14:textId="064D79A1" w:rsidR="00D21536" w:rsidRPr="0005402F" w:rsidRDefault="00D21536" w:rsidP="00771765">
      <w:pPr>
        <w:rPr>
          <w:szCs w:val="24"/>
        </w:rPr>
      </w:pPr>
      <w:r w:rsidRPr="0005402F">
        <w:rPr>
          <w:szCs w:val="24"/>
        </w:rPr>
        <w:t xml:space="preserve">The GSM </w:t>
      </w:r>
      <w:r w:rsidR="00124D29" w:rsidRPr="0005402F">
        <w:rPr>
          <w:szCs w:val="24"/>
        </w:rPr>
        <w:t>a</w:t>
      </w:r>
      <w:r w:rsidRPr="0005402F">
        <w:rPr>
          <w:szCs w:val="24"/>
        </w:rPr>
        <w:t xml:space="preserve">ssociation (GSMA) manages the </w:t>
      </w:r>
      <w:r w:rsidR="00124D29" w:rsidRPr="0005402F">
        <w:rPr>
          <w:szCs w:val="24"/>
        </w:rPr>
        <w:t>i</w:t>
      </w:r>
      <w:r w:rsidRPr="0005402F">
        <w:rPr>
          <w:szCs w:val="24"/>
        </w:rPr>
        <w:t xml:space="preserve">nternational </w:t>
      </w:r>
      <w:r w:rsidR="00124D29" w:rsidRPr="0005402F">
        <w:rPr>
          <w:szCs w:val="24"/>
        </w:rPr>
        <w:t>m</w:t>
      </w:r>
      <w:r w:rsidRPr="0005402F">
        <w:rPr>
          <w:szCs w:val="24"/>
        </w:rPr>
        <w:t xml:space="preserve">obile </w:t>
      </w:r>
      <w:r w:rsidR="00124D29" w:rsidRPr="0005402F">
        <w:rPr>
          <w:szCs w:val="24"/>
        </w:rPr>
        <w:t>e</w:t>
      </w:r>
      <w:r w:rsidRPr="0005402F">
        <w:rPr>
          <w:szCs w:val="24"/>
        </w:rPr>
        <w:t xml:space="preserve">quipment </w:t>
      </w:r>
      <w:r w:rsidR="00124D29" w:rsidRPr="0005402F">
        <w:rPr>
          <w:szCs w:val="24"/>
        </w:rPr>
        <w:t>i</w:t>
      </w:r>
      <w:r w:rsidRPr="0005402F">
        <w:rPr>
          <w:szCs w:val="24"/>
        </w:rPr>
        <w:t xml:space="preserve">dentity </w:t>
      </w:r>
      <w:r w:rsidR="00F8359E" w:rsidRPr="0005402F">
        <w:rPr>
          <w:szCs w:val="24"/>
        </w:rPr>
        <w:t>d</w:t>
      </w:r>
      <w:r w:rsidRPr="0005402F">
        <w:rPr>
          <w:szCs w:val="24"/>
        </w:rPr>
        <w:t>atabase, a global central database containing basic information on the serial number (IMEI) ranges of millions of mobile devices.</w:t>
      </w:r>
      <w:r w:rsidRPr="0005402F">
        <w:rPr>
          <w:rStyle w:val="FootnoteReference"/>
          <w:sz w:val="24"/>
          <w:szCs w:val="24"/>
        </w:rPr>
        <w:footnoteReference w:id="22"/>
      </w:r>
    </w:p>
    <w:p w14:paraId="4187AA82" w14:textId="41DD8150" w:rsidR="00D21536" w:rsidRPr="0005402F" w:rsidRDefault="00D21536" w:rsidP="00771765">
      <w:pPr>
        <w:rPr>
          <w:szCs w:val="24"/>
        </w:rPr>
      </w:pPr>
      <w:r w:rsidRPr="0005402F">
        <w:rPr>
          <w:szCs w:val="24"/>
        </w:rPr>
        <w:t xml:space="preserve">GSMA provides a </w:t>
      </w:r>
      <w:r w:rsidR="00894970" w:rsidRPr="0005402F">
        <w:rPr>
          <w:szCs w:val="24"/>
        </w:rPr>
        <w:t>"</w:t>
      </w:r>
      <w:r w:rsidRPr="0005402F">
        <w:rPr>
          <w:iCs/>
          <w:szCs w:val="24"/>
        </w:rPr>
        <w:t>device check</w:t>
      </w:r>
      <w:r w:rsidR="00894970" w:rsidRPr="0005402F">
        <w:rPr>
          <w:szCs w:val="24"/>
        </w:rPr>
        <w:t>"</w:t>
      </w:r>
      <w:r w:rsidRPr="0005402F">
        <w:rPr>
          <w:szCs w:val="24"/>
        </w:rPr>
        <w:t xml:space="preserve"> service to device traders, recyclers and insurers, and to law enforcement agencies (in some markets, consumers can also access the service directly). It allows users to find out instantly whether a device has been reported lost or stolen through the device status registry, as reported to </w:t>
      </w:r>
      <w:r w:rsidR="00F8359E" w:rsidRPr="0005402F">
        <w:rPr>
          <w:szCs w:val="24"/>
        </w:rPr>
        <w:t xml:space="preserve">the </w:t>
      </w:r>
      <w:r w:rsidRPr="0005402F">
        <w:rPr>
          <w:szCs w:val="24"/>
        </w:rPr>
        <w:t>GSMA by its mobile network operator members worldwide.</w:t>
      </w:r>
    </w:p>
    <w:p w14:paraId="0CA520F6" w14:textId="77777777" w:rsidR="00D21536" w:rsidRPr="0005402F" w:rsidRDefault="00D21536" w:rsidP="00771765">
      <w:pPr>
        <w:rPr>
          <w:szCs w:val="24"/>
        </w:rPr>
      </w:pPr>
      <w:r w:rsidRPr="0005402F">
        <w:rPr>
          <w:szCs w:val="24"/>
        </w:rPr>
        <w:t>GSMA seeks to connect as many mobile network operators as possible to the IMEI database.</w:t>
      </w:r>
    </w:p>
    <w:p w14:paraId="4D4BA175" w14:textId="6ABB0777" w:rsidR="00EF0D66" w:rsidRPr="0005402F" w:rsidRDefault="00D21536" w:rsidP="009C5287">
      <w:pPr>
        <w:rPr>
          <w:szCs w:val="24"/>
        </w:rPr>
      </w:pPr>
      <w:r w:rsidRPr="0005402F">
        <w:rPr>
          <w:szCs w:val="24"/>
        </w:rPr>
        <w:t xml:space="preserve">In September 2016, the GSM </w:t>
      </w:r>
      <w:r w:rsidR="00664674" w:rsidRPr="0005402F">
        <w:rPr>
          <w:szCs w:val="24"/>
        </w:rPr>
        <w:t>a</w:t>
      </w:r>
      <w:r w:rsidRPr="0005402F">
        <w:rPr>
          <w:szCs w:val="24"/>
        </w:rPr>
        <w:t>ssociation partnered with the World Customs Organization to combat counterfeiting and fraudulent mobile commerce. The integration of the IMEI database will facilitate cross-checking and filtering of counterfeit devices identified by their IMEI at the point of import</w:t>
      </w:r>
      <w:bookmarkStart w:id="753" w:name="c3tope"/>
      <w:bookmarkEnd w:id="753"/>
    </w:p>
    <w:sectPr w:rsidR="00EF0D66" w:rsidRPr="0005402F" w:rsidSect="00DF71F3">
      <w:headerReference w:type="even" r:id="rId46"/>
      <w:footerReference w:type="default" r:id="rId47"/>
      <w:type w:val="oddPage"/>
      <w:pgSz w:w="11907" w:h="16840" w:code="9"/>
      <w:pgMar w:top="1134" w:right="1134" w:bottom="1134" w:left="113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A0F8A" w14:textId="77777777" w:rsidR="004652DD" w:rsidRDefault="004652DD" w:rsidP="00C42125">
      <w:pPr>
        <w:spacing w:before="0"/>
      </w:pPr>
      <w:r>
        <w:separator/>
      </w:r>
    </w:p>
  </w:endnote>
  <w:endnote w:type="continuationSeparator" w:id="0">
    <w:p w14:paraId="13C39811" w14:textId="77777777" w:rsidR="004652DD" w:rsidRDefault="004652DD" w:rsidP="00C42125">
      <w:pPr>
        <w:spacing w:before="0"/>
      </w:pPr>
      <w:r>
        <w:continuationSeparator/>
      </w:r>
    </w:p>
  </w:endnote>
  <w:endnote w:type="continuationNotice" w:id="1">
    <w:p w14:paraId="09AB52A0" w14:textId="77777777" w:rsidR="004652DD" w:rsidRDefault="004652DD">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Times">
    <w:altName w:val="Sylfae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ulim">
    <w:altName w:val="굴림"/>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
    <w:altName w:val="MS Mincho"/>
    <w:panose1 w:val="00000000000000000000"/>
    <w:charset w:val="80"/>
    <w:family w:val="auto"/>
    <w:notTrueType/>
    <w:pitch w:val="variable"/>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8FD04" w14:textId="48138502" w:rsidR="00AF5E3E" w:rsidRPr="001B05B5" w:rsidRDefault="00AF5E3E" w:rsidP="00563145">
    <w:pPr>
      <w:pStyle w:val="FooterQP"/>
      <w:rPr>
        <w:b w:val="0"/>
      </w:rPr>
    </w:pPr>
    <w:r>
      <w:tab/>
    </w:r>
    <w:r>
      <w:tab/>
    </w:r>
    <w:r>
      <w:tab/>
    </w:r>
    <w:r>
      <w:rPr>
        <w:b w:val="0"/>
      </w:rPr>
      <w:fldChar w:fldCharType="begin"/>
    </w:r>
    <w:r>
      <w:rPr>
        <w:b w:val="0"/>
      </w:rPr>
      <w:instrText xml:space="preserve"> PAGE  \* MERGEFORMAT </w:instrText>
    </w:r>
    <w:r>
      <w:rPr>
        <w:b w:val="0"/>
      </w:rPr>
      <w:fldChar w:fldCharType="separate"/>
    </w:r>
    <w:r w:rsidR="0020447F">
      <w:rPr>
        <w:b w:val="0"/>
        <w:noProof/>
      </w:rPr>
      <w:t>43</w:t>
    </w:r>
    <w:r>
      <w:rPr>
        <w:b w:val="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5830906"/>
      <w:docPartObj>
        <w:docPartGallery w:val="Page Numbers (Bottom of Page)"/>
        <w:docPartUnique/>
      </w:docPartObj>
    </w:sdtPr>
    <w:sdtEndPr>
      <w:rPr>
        <w:rStyle w:val="PageNumber"/>
      </w:rPr>
    </w:sdtEndPr>
    <w:sdtContent>
      <w:p w14:paraId="4C5E1C33" w14:textId="0C8C1A8F" w:rsidR="00AF5E3E" w:rsidRDefault="00AB0BB0">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40AEF" w14:textId="0CDBE3B3" w:rsidR="00AF5E3E" w:rsidRPr="007A32D7" w:rsidRDefault="00AF5E3E" w:rsidP="007A32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35A88" w14:textId="77777777" w:rsidR="004652DD" w:rsidRDefault="004652DD" w:rsidP="00C42125">
      <w:pPr>
        <w:spacing w:before="0"/>
      </w:pPr>
      <w:r>
        <w:separator/>
      </w:r>
    </w:p>
  </w:footnote>
  <w:footnote w:type="continuationSeparator" w:id="0">
    <w:p w14:paraId="7AF07EBB" w14:textId="77777777" w:rsidR="004652DD" w:rsidRDefault="004652DD" w:rsidP="00C42125">
      <w:pPr>
        <w:spacing w:before="0"/>
      </w:pPr>
      <w:r>
        <w:continuationSeparator/>
      </w:r>
    </w:p>
  </w:footnote>
  <w:footnote w:type="continuationNotice" w:id="1">
    <w:p w14:paraId="26E6DEC1" w14:textId="77777777" w:rsidR="004652DD" w:rsidRDefault="004652DD">
      <w:pPr>
        <w:spacing w:before="0"/>
      </w:pPr>
    </w:p>
  </w:footnote>
  <w:footnote w:id="2">
    <w:p w14:paraId="64261441" w14:textId="2B63621E" w:rsidR="00AF5E3E" w:rsidRDefault="00AF5E3E" w:rsidP="005C612D">
      <w:pPr>
        <w:pStyle w:val="FootnoteText"/>
        <w:rPr>
          <w:lang w:val="en-US"/>
        </w:rPr>
      </w:pPr>
      <w:r>
        <w:rPr>
          <w:rStyle w:val="FootnoteReference"/>
          <w:rFonts w:eastAsia="SimSun"/>
        </w:rPr>
        <w:footnoteRef/>
      </w:r>
      <w:r>
        <w:rPr>
          <w:lang w:val="en-US"/>
        </w:rPr>
        <w:tab/>
      </w:r>
      <w:hyperlink r:id="rId1" w:history="1">
        <w:r w:rsidRPr="00C757AE">
          <w:rPr>
            <w:rStyle w:val="Hyperlink"/>
            <w:rFonts w:eastAsia="MS Mincho"/>
            <w:lang w:val="en-US"/>
          </w:rPr>
          <w:t>http://www.bocra.org.bw/sites/default/files/documents/Final_Report_BOCRA_Cust_Satisfaction.pdf</w:t>
        </w:r>
      </w:hyperlink>
      <w:r>
        <w:rPr>
          <w:lang w:val="en-US"/>
        </w:rPr>
        <w:t xml:space="preserve"> </w:t>
      </w:r>
    </w:p>
  </w:footnote>
  <w:footnote w:id="3">
    <w:p w14:paraId="042C0192" w14:textId="5BC92B69" w:rsidR="00AF5E3E" w:rsidRPr="005B62A4" w:rsidRDefault="00AF5E3E" w:rsidP="00D21536">
      <w:pPr>
        <w:pStyle w:val="FootnoteText"/>
        <w:spacing w:before="0"/>
        <w:ind w:left="230" w:hanging="230"/>
        <w:contextualSpacing/>
      </w:pPr>
      <w:r>
        <w:rPr>
          <w:rStyle w:val="FootnoteReference"/>
          <w:rFonts w:eastAsia="SimSun"/>
        </w:rPr>
        <w:footnoteRef/>
      </w:r>
      <w:r>
        <w:rPr>
          <w:sz w:val="18"/>
          <w:lang w:val="en-US"/>
        </w:rPr>
        <w:tab/>
      </w:r>
      <w:r w:rsidRPr="005B62A4">
        <w:t>ITU-D SG2 Document</w:t>
      </w:r>
      <w:r>
        <w:rPr>
          <w:b/>
          <w:sz w:val="18"/>
          <w:lang w:val="en-US"/>
        </w:rPr>
        <w:t xml:space="preserve"> </w:t>
      </w:r>
      <w:hyperlink r:id="rId2" w:history="1">
        <w:r>
          <w:rPr>
            <w:rStyle w:val="Hyperlink"/>
            <w:sz w:val="18"/>
            <w:lang w:val="en-US"/>
          </w:rPr>
          <w:t>SG2RGQ/66</w:t>
        </w:r>
      </w:hyperlink>
      <w:r>
        <w:rPr>
          <w:rStyle w:val="Hyperlink"/>
          <w:sz w:val="18"/>
          <w:lang w:val="en-US"/>
        </w:rPr>
        <w:t xml:space="preserve"> from </w:t>
      </w:r>
      <w:r w:rsidRPr="005B62A4">
        <w:t>Senegal [in French]</w:t>
      </w:r>
    </w:p>
  </w:footnote>
  <w:footnote w:id="4">
    <w:p w14:paraId="66B270AA" w14:textId="73CE618B" w:rsidR="00AF5E3E" w:rsidRPr="005B62A4" w:rsidRDefault="00AF5E3E" w:rsidP="00D21536">
      <w:pPr>
        <w:pStyle w:val="FootnoteText"/>
        <w:spacing w:before="0"/>
        <w:ind w:left="230" w:hanging="230"/>
        <w:contextualSpacing/>
      </w:pPr>
      <w:r>
        <w:rPr>
          <w:rStyle w:val="FootnoteReference"/>
          <w:rFonts w:eastAsia="SimSun"/>
        </w:rPr>
        <w:footnoteRef/>
      </w:r>
      <w:r>
        <w:rPr>
          <w:sz w:val="18"/>
        </w:rPr>
        <w:tab/>
      </w:r>
      <w:r w:rsidRPr="005B62A4">
        <w:t>ITU-D SG2 Document</w:t>
      </w:r>
      <w:r>
        <w:rPr>
          <w:sz w:val="18"/>
        </w:rPr>
        <w:t xml:space="preserve"> </w:t>
      </w:r>
      <w:hyperlink r:id="rId3" w:history="1">
        <w:r>
          <w:rPr>
            <w:rStyle w:val="Hyperlink"/>
            <w:sz w:val="18"/>
          </w:rPr>
          <w:t>SG2RGQ/85</w:t>
        </w:r>
      </w:hyperlink>
      <w:r>
        <w:rPr>
          <w:sz w:val="18"/>
        </w:rPr>
        <w:t xml:space="preserve"> </w:t>
      </w:r>
      <w:r w:rsidRPr="005B62A4">
        <w:t>from Zimbabwe</w:t>
      </w:r>
    </w:p>
  </w:footnote>
  <w:footnote w:id="5">
    <w:p w14:paraId="50CFC583" w14:textId="0B76C70E" w:rsidR="0063113E" w:rsidRDefault="0063113E" w:rsidP="0063113E">
      <w:pPr>
        <w:pStyle w:val="FootnoteText"/>
        <w:rPr>
          <w:rFonts w:ascii="Times" w:hAnsi="Times"/>
          <w:sz w:val="18"/>
          <w:szCs w:val="18"/>
        </w:rPr>
      </w:pPr>
      <w:r>
        <w:rPr>
          <w:rStyle w:val="FootnoteReference"/>
          <w:rFonts w:ascii="Times" w:eastAsia="SimSun" w:hAnsi="Times"/>
          <w:szCs w:val="18"/>
        </w:rPr>
        <w:footnoteRef/>
      </w:r>
      <w:r>
        <w:rPr>
          <w:rFonts w:ascii="Times" w:hAnsi="Times"/>
          <w:sz w:val="18"/>
          <w:szCs w:val="18"/>
        </w:rPr>
        <w:tab/>
      </w:r>
      <w:r w:rsidRPr="005B62A4">
        <w:t>Article 156 of Law N.º 9.472, of 16 July 1997</w:t>
      </w:r>
      <w:r>
        <w:rPr>
          <w:rFonts w:ascii="Times" w:hAnsi="Times"/>
          <w:sz w:val="18"/>
          <w:szCs w:val="18"/>
        </w:rPr>
        <w:t xml:space="preserve"> (</w:t>
      </w:r>
      <w:ins w:id="375" w:author="Rafael Andrade Reis de Araujo" w:date="2025-01-17T14:40:00Z" w16du:dateUtc="2025-01-17T17:40:00Z">
        <w:r w:rsidR="00BB5202">
          <w:rPr>
            <w:rFonts w:ascii="Times" w:eastAsia="MS Mincho" w:hAnsi="Times"/>
            <w:sz w:val="18"/>
            <w:szCs w:val="18"/>
            <w:shd w:val="clear" w:color="auto" w:fill="FFFFFF"/>
          </w:rPr>
          <w:fldChar w:fldCharType="begin"/>
        </w:r>
        <w:r w:rsidR="00BB5202">
          <w:rPr>
            <w:rFonts w:ascii="Times" w:eastAsia="MS Mincho" w:hAnsi="Times"/>
            <w:sz w:val="18"/>
            <w:szCs w:val="18"/>
            <w:shd w:val="clear" w:color="auto" w:fill="FFFFFF"/>
          </w:rPr>
          <w:instrText>HYPERLINK "https://informacoes.anatel.gov.br/legislacao/leis/2-lei-9472"</w:instrText>
        </w:r>
        <w:r w:rsidR="00BB5202">
          <w:rPr>
            <w:rFonts w:ascii="Times" w:eastAsia="MS Mincho" w:hAnsi="Times"/>
            <w:sz w:val="18"/>
            <w:szCs w:val="18"/>
            <w:shd w:val="clear" w:color="auto" w:fill="FFFFFF"/>
          </w:rPr>
        </w:r>
        <w:r w:rsidR="00BB5202">
          <w:rPr>
            <w:rFonts w:ascii="Times" w:eastAsia="MS Mincho" w:hAnsi="Times"/>
            <w:sz w:val="18"/>
            <w:szCs w:val="18"/>
            <w:shd w:val="clear" w:color="auto" w:fill="FFFFFF"/>
          </w:rPr>
          <w:fldChar w:fldCharType="separate"/>
        </w:r>
        <w:r w:rsidRPr="00BB5202">
          <w:rPr>
            <w:rStyle w:val="Hyperlink"/>
            <w:rFonts w:ascii="Times" w:eastAsia="MS Mincho" w:hAnsi="Times"/>
            <w:sz w:val="18"/>
            <w:szCs w:val="18"/>
            <w:shd w:val="clear" w:color="auto" w:fill="FFFFFF"/>
          </w:rPr>
          <w:t>https://informacoes.anatel.gov.br/legislacao/leis/2-lei-9472</w:t>
        </w:r>
        <w:r w:rsidR="00BB5202">
          <w:rPr>
            <w:rFonts w:ascii="Times" w:eastAsia="MS Mincho" w:hAnsi="Times"/>
            <w:sz w:val="18"/>
            <w:szCs w:val="18"/>
            <w:shd w:val="clear" w:color="auto" w:fill="FFFFFF"/>
          </w:rPr>
          <w:fldChar w:fldCharType="end"/>
        </w:r>
      </w:ins>
      <w:r>
        <w:rPr>
          <w:rFonts w:ascii="Times" w:hAnsi="Times"/>
          <w:sz w:val="18"/>
          <w:szCs w:val="18"/>
        </w:rPr>
        <w:t xml:space="preserve">) </w:t>
      </w:r>
      <w:r w:rsidRPr="005B62A4">
        <w:t>combined with Article 10, V of Resolution N.º 477, of 7 august 20</w:t>
      </w:r>
      <w:bookmarkStart w:id="376" w:name="_Hlk163723856"/>
      <w:r w:rsidRPr="005B62A4">
        <w:t>07</w:t>
      </w:r>
      <w:r>
        <w:rPr>
          <w:rFonts w:ascii="Times" w:hAnsi="Times"/>
          <w:sz w:val="18"/>
          <w:szCs w:val="18"/>
        </w:rPr>
        <w:t xml:space="preserve"> (</w:t>
      </w:r>
      <w:bookmarkEnd w:id="376"/>
      <w:ins w:id="377" w:author="Rafael Andrade Reis de Araujo" w:date="2025-01-17T14:41:00Z" w16du:dateUtc="2025-01-17T17:41:00Z">
        <w:r w:rsidR="00AF6612">
          <w:rPr>
            <w:rFonts w:ascii="Times" w:hAnsi="Times"/>
            <w:sz w:val="18"/>
            <w:szCs w:val="18"/>
          </w:rPr>
          <w:fldChar w:fldCharType="begin"/>
        </w:r>
        <w:r w:rsidR="00AF6612">
          <w:rPr>
            <w:rFonts w:ascii="Times" w:hAnsi="Times"/>
            <w:sz w:val="18"/>
            <w:szCs w:val="18"/>
          </w:rPr>
          <w:instrText>HYPERLINK "https://informacoes.anatel.gov.br/legislacao/resolucoes/2007/9-resolucao-477"</w:instrText>
        </w:r>
        <w:r w:rsidR="00AF6612">
          <w:rPr>
            <w:rFonts w:ascii="Times" w:hAnsi="Times"/>
            <w:sz w:val="18"/>
            <w:szCs w:val="18"/>
          </w:rPr>
        </w:r>
        <w:r w:rsidR="00AF6612">
          <w:rPr>
            <w:rFonts w:ascii="Times" w:hAnsi="Times"/>
            <w:sz w:val="18"/>
            <w:szCs w:val="18"/>
          </w:rPr>
          <w:fldChar w:fldCharType="separate"/>
        </w:r>
        <w:r w:rsidRPr="00AF6612">
          <w:rPr>
            <w:rStyle w:val="Hyperlink"/>
            <w:rFonts w:ascii="Times" w:hAnsi="Times"/>
            <w:sz w:val="18"/>
            <w:szCs w:val="18"/>
          </w:rPr>
          <w:t>https://informacoes.anatel.gov.br/legislacao/resolucoes/2007/9-resolucao-477</w:t>
        </w:r>
        <w:r w:rsidR="00AF6612">
          <w:rPr>
            <w:rFonts w:ascii="Times" w:hAnsi="Times"/>
            <w:sz w:val="18"/>
            <w:szCs w:val="18"/>
          </w:rPr>
          <w:fldChar w:fldCharType="end"/>
        </w:r>
      </w:ins>
      <w:r w:rsidRPr="00D72130">
        <w:rPr>
          <w:rFonts w:ascii="Times" w:hAnsi="Times"/>
          <w:sz w:val="18"/>
          <w:szCs w:val="18"/>
        </w:rPr>
        <w:t>)</w:t>
      </w:r>
    </w:p>
  </w:footnote>
  <w:footnote w:id="6">
    <w:p w14:paraId="4DD9066F" w14:textId="07B6D7FD" w:rsidR="0063113E" w:rsidRDefault="0063113E" w:rsidP="0063113E">
      <w:pPr>
        <w:pStyle w:val="FootnoteText"/>
        <w:rPr>
          <w:rFonts w:ascii="Times" w:hAnsi="Times" w:cs="Arial"/>
          <w:color w:val="000000"/>
          <w:sz w:val="18"/>
          <w:szCs w:val="18"/>
          <w:shd w:val="clear" w:color="auto" w:fill="FFFFFF"/>
        </w:rPr>
      </w:pPr>
      <w:r>
        <w:rPr>
          <w:rFonts w:ascii="Times" w:hAnsi="Times"/>
          <w:sz w:val="18"/>
          <w:szCs w:val="18"/>
        </w:rPr>
        <w:footnoteRef/>
      </w:r>
      <w:r>
        <w:rPr>
          <w:rFonts w:ascii="Times" w:hAnsi="Times"/>
          <w:sz w:val="18"/>
          <w:szCs w:val="18"/>
        </w:rPr>
        <w:tab/>
      </w:r>
      <w:r w:rsidRPr="005B62A4">
        <w:t>Article 4º, V of Resolution N.º 632, of 7 march 2014 (</w:t>
      </w:r>
      <w:hyperlink r:id="rId4" w:history="1">
        <w:r w:rsidRPr="00CB7570">
          <w:rPr>
            <w:rStyle w:val="Hyperlink"/>
            <w:rFonts w:ascii="Times" w:eastAsia="MS Mincho" w:hAnsi="Times"/>
            <w:sz w:val="18"/>
            <w:szCs w:val="18"/>
            <w:shd w:val="clear" w:color="auto" w:fill="FFFFFF"/>
          </w:rPr>
          <w:t>https://informacoes.anatel.gov.br/legislacao/resolucoes/2014/750-resolucao-632</w:t>
        </w:r>
      </w:hyperlink>
      <w:r w:rsidRPr="00D72130">
        <w:rPr>
          <w:rFonts w:ascii="Times" w:hAnsi="Times"/>
          <w:sz w:val="18"/>
          <w:szCs w:val="18"/>
        </w:rPr>
        <w:t>)</w:t>
      </w:r>
    </w:p>
  </w:footnote>
  <w:footnote w:id="7">
    <w:p w14:paraId="704F6B58" w14:textId="77777777" w:rsidR="0063113E" w:rsidRPr="00E440B6" w:rsidRDefault="0063113E" w:rsidP="0063113E">
      <w:pPr>
        <w:pStyle w:val="FootnoteText"/>
      </w:pPr>
      <w:r>
        <w:rPr>
          <w:rStyle w:val="FootnoteReference"/>
          <w:rFonts w:eastAsia="SimSun"/>
        </w:rPr>
        <w:footnoteRef/>
      </w:r>
      <w:r>
        <w:tab/>
      </w:r>
      <w:hyperlink r:id="rId5" w:history="1">
        <w:r w:rsidRPr="008065DF">
          <w:rPr>
            <w:rStyle w:val="Hyperlink"/>
          </w:rPr>
          <w:t>https://informacoes.anatel.gov.br/paineis/acessos/telefonia-movel</w:t>
        </w:r>
      </w:hyperlink>
    </w:p>
  </w:footnote>
  <w:footnote w:id="8">
    <w:p w14:paraId="7899973B" w14:textId="1DA91D3B" w:rsidR="00BB55FC" w:rsidRPr="00D8727F" w:rsidRDefault="00BB55FC">
      <w:pPr>
        <w:pStyle w:val="FootnoteText"/>
      </w:pPr>
      <w:ins w:id="407" w:author="Rafael Andrade Reis de Araujo" w:date="2025-01-17T12:10:00Z" w16du:dateUtc="2025-01-17T15:10:00Z">
        <w:r>
          <w:rPr>
            <w:rStyle w:val="FootnoteReference"/>
          </w:rPr>
          <w:footnoteRef/>
        </w:r>
        <w:r>
          <w:t xml:space="preserve"> </w:t>
        </w:r>
      </w:ins>
      <w:ins w:id="408" w:author="Rafael Andrade Reis de Araujo" w:date="2025-01-17T12:11:00Z" w16du:dateUtc="2025-01-17T15:11:00Z">
        <w:r w:rsidRPr="00BB55FC">
          <w:t>https://data.worldbank.org/indicator/SP.POP.TOTL?locations=BR&amp;name_desc=true</w:t>
        </w:r>
      </w:ins>
    </w:p>
  </w:footnote>
  <w:footnote w:id="9">
    <w:p w14:paraId="31D60249" w14:textId="77217C96" w:rsidR="0063113E" w:rsidRPr="00595D40" w:rsidDel="00EC1637" w:rsidRDefault="0063113E" w:rsidP="0063113E">
      <w:pPr>
        <w:pStyle w:val="FootnoteText"/>
        <w:rPr>
          <w:del w:id="410" w:author="Rafael Andrade Reis de Araujo" w:date="2025-01-17T12:09:00Z" w16du:dateUtc="2025-01-17T15:09:00Z"/>
        </w:rPr>
      </w:pPr>
      <w:del w:id="411" w:author="Rafael Andrade Reis de Araujo" w:date="2025-01-17T12:09:00Z" w16du:dateUtc="2025-01-17T15:09:00Z">
        <w:r w:rsidDel="00EC1637">
          <w:rPr>
            <w:rStyle w:val="FootnoteReference"/>
          </w:rPr>
          <w:footnoteRef/>
        </w:r>
        <w:r w:rsidDel="00EC1637">
          <w:delText xml:space="preserve">  </w:delText>
        </w:r>
        <w:r w:rsidRPr="00874223" w:rsidDel="00EC1637">
          <w:delText>https://data.worldbank.org/indicator/NY.GDP.MKTP.CD?locations=BR</w:delText>
        </w:r>
        <w:r w:rsidRPr="008641DE" w:rsidDel="00EC1637">
          <w:delText xml:space="preserve"> </w:delText>
        </w:r>
      </w:del>
    </w:p>
  </w:footnote>
  <w:footnote w:id="10">
    <w:p w14:paraId="1D3F0260" w14:textId="77777777" w:rsidR="00EC1637" w:rsidRPr="00595D40" w:rsidRDefault="00EC1637" w:rsidP="00EC1637">
      <w:pPr>
        <w:pStyle w:val="FootnoteText"/>
        <w:rPr>
          <w:ins w:id="413" w:author="Rafael Andrade Reis de Araujo" w:date="2025-01-17T12:09:00Z" w16du:dateUtc="2025-01-17T15:09:00Z"/>
        </w:rPr>
      </w:pPr>
      <w:ins w:id="414" w:author="Rafael Andrade Reis de Araujo" w:date="2025-01-17T12:09:00Z" w16du:dateUtc="2025-01-17T15:09:00Z">
        <w:r>
          <w:rPr>
            <w:rStyle w:val="FootnoteReference"/>
          </w:rPr>
          <w:footnoteRef/>
        </w:r>
        <w:r>
          <w:t xml:space="preserve">  </w:t>
        </w:r>
        <w:r w:rsidRPr="00874223">
          <w:t>https://data.worldbank.org/indicator/NY.GDP.MKTP.CD?locations=BR</w:t>
        </w:r>
        <w:r w:rsidRPr="008641DE">
          <w:t xml:space="preserve"> </w:t>
        </w:r>
      </w:ins>
    </w:p>
  </w:footnote>
  <w:footnote w:id="11">
    <w:p w14:paraId="25194E62" w14:textId="5140629D" w:rsidR="00AF5E3E" w:rsidRPr="00A95CEB" w:rsidRDefault="00AF5E3E" w:rsidP="00D21536">
      <w:pPr>
        <w:pStyle w:val="FootnoteText"/>
      </w:pPr>
      <w:r w:rsidRPr="00241A6B">
        <w:rPr>
          <w:rStyle w:val="FootnoteReference"/>
          <w:rFonts w:ascii="Times" w:eastAsia="SimSun" w:hAnsi="Times"/>
          <w:szCs w:val="18"/>
        </w:rPr>
        <w:footnoteRef/>
      </w:r>
      <w:r>
        <w:rPr>
          <w:rFonts w:ascii="Times" w:hAnsi="Times"/>
          <w:sz w:val="18"/>
          <w:szCs w:val="18"/>
        </w:rPr>
        <w:tab/>
      </w:r>
      <w:hyperlink r:id="rId6" w:history="1">
        <w:r w:rsidR="00BD7220" w:rsidRPr="005A38FB">
          <w:rPr>
            <w:rStyle w:val="Hyperlink"/>
          </w:rPr>
          <w:t>https://www.gov.br/anatel/pt-br/assuntos/celular-legal</w:t>
        </w:r>
      </w:hyperlink>
      <w:r w:rsidR="00BD7220">
        <w:t xml:space="preserve"> </w:t>
      </w:r>
    </w:p>
  </w:footnote>
  <w:footnote w:id="12">
    <w:p w14:paraId="56E0D314" w14:textId="38E5AEF7" w:rsidR="00AF5E3E" w:rsidRPr="00A95CEB" w:rsidRDefault="00AF5E3E" w:rsidP="00D21536">
      <w:pPr>
        <w:pStyle w:val="FootnoteText"/>
      </w:pPr>
      <w:r>
        <w:rPr>
          <w:rStyle w:val="FootnoteReference"/>
          <w:rFonts w:ascii="Times" w:eastAsia="SimSun" w:hAnsi="Times"/>
          <w:szCs w:val="18"/>
        </w:rPr>
        <w:footnoteRef/>
      </w:r>
      <w:r>
        <w:rPr>
          <w:rFonts w:ascii="Times" w:hAnsi="Times"/>
          <w:sz w:val="18"/>
          <w:szCs w:val="18"/>
        </w:rPr>
        <w:tab/>
      </w:r>
      <w:hyperlink r:id="rId7" w:history="1">
        <w:r w:rsidR="00BD7220" w:rsidRPr="005A38FB">
          <w:rPr>
            <w:rStyle w:val="Hyperlink"/>
          </w:rPr>
          <w:t>https://www.youtube.com/channel/UCdAapZdKU0BMJR8De8phg1Q</w:t>
        </w:r>
      </w:hyperlink>
      <w:r w:rsidR="00BD7220">
        <w:t xml:space="preserve"> </w:t>
      </w:r>
    </w:p>
  </w:footnote>
  <w:footnote w:id="13">
    <w:p w14:paraId="0A0E7911" w14:textId="65035360" w:rsidR="00AF5E3E" w:rsidRPr="0051193F" w:rsidRDefault="00AF5E3E" w:rsidP="00D21536">
      <w:pPr>
        <w:pStyle w:val="FootnoteText"/>
      </w:pPr>
      <w:r w:rsidRPr="00241A6B">
        <w:rPr>
          <w:rStyle w:val="FootnoteReference"/>
          <w:rFonts w:ascii="Times" w:eastAsia="SimSun" w:hAnsi="Times"/>
          <w:szCs w:val="18"/>
        </w:rPr>
        <w:footnoteRef/>
      </w:r>
      <w:r>
        <w:rPr>
          <w:rFonts w:ascii="Times" w:hAnsi="Times"/>
          <w:sz w:val="18"/>
          <w:szCs w:val="18"/>
        </w:rPr>
        <w:tab/>
      </w:r>
      <w:hyperlink r:id="rId8" w:history="1">
        <w:r w:rsidR="00BD7220" w:rsidRPr="005A38FB">
          <w:rPr>
            <w:rStyle w:val="Hyperlink"/>
          </w:rPr>
          <w:t>https://www.gov.br/anatel/pt-br/assuntos/celular-legal</w:t>
        </w:r>
      </w:hyperlink>
      <w:r w:rsidR="00BD7220">
        <w:t xml:space="preserve"> </w:t>
      </w:r>
    </w:p>
  </w:footnote>
  <w:footnote w:id="14">
    <w:p w14:paraId="3B0C8C04" w14:textId="6E73D683" w:rsidR="00B20FFA" w:rsidRPr="00C17181" w:rsidRDefault="00B20FFA">
      <w:pPr>
        <w:pStyle w:val="FootnoteText"/>
        <w:rPr>
          <w:lang w:val="en-US"/>
          <w:rPrChange w:id="500" w:author="Marcelo Alves da Silva" w:date="2025-02-22T04:35:00Z" w16du:dateUtc="2025-02-22T07:35:00Z">
            <w:rPr/>
          </w:rPrChange>
        </w:rPr>
      </w:pPr>
      <w:ins w:id="501" w:author="Tulio Miranda Barros" w:date="2025-02-21T13:57:00Z" w16du:dateUtc="2025-02-21T16:57:00Z">
        <w:r>
          <w:rPr>
            <w:rStyle w:val="FootnoteReference"/>
          </w:rPr>
          <w:footnoteRef/>
        </w:r>
        <w:r>
          <w:t xml:space="preserve"> </w:t>
        </w:r>
        <w:r w:rsidRPr="00B20FFA">
          <w:t>Brazilian Consumer Protection Code</w:t>
        </w:r>
        <w:del w:id="502" w:author="Marcelo Alves da Silva" w:date="2025-02-22T04:39:00Z" w16du:dateUtc="2025-02-22T07:39:00Z">
          <w:r w:rsidDel="00C17181">
            <w:delText xml:space="preserve"> </w:delText>
          </w:r>
        </w:del>
      </w:ins>
      <w:ins w:id="503" w:author="Tulio Miranda Barros" w:date="2025-02-21T13:58:00Z" w16du:dateUtc="2025-02-21T16:58:00Z">
        <w:del w:id="504" w:author="Marcelo Alves da Silva" w:date="2025-02-22T04:39:00Z" w16du:dateUtc="2025-02-22T07:39:00Z">
          <w:r w:rsidRPr="00B20FFA" w:rsidDel="00C17181">
            <w:delText>General</w:delText>
          </w:r>
        </w:del>
        <w:r w:rsidRPr="00B20FFA">
          <w:t xml:space="preserve"> </w:t>
        </w:r>
      </w:ins>
      <w:ins w:id="505" w:author="Tulio Miranda Barros" w:date="2025-02-21T13:59:00Z" w16du:dateUtc="2025-02-21T16:59:00Z">
        <w:r>
          <w:t>(</w:t>
        </w:r>
        <w:r w:rsidRPr="00B20FFA">
          <w:t>L</w:t>
        </w:r>
        <w:r>
          <w:t>aw</w:t>
        </w:r>
        <w:r w:rsidRPr="00B20FFA">
          <w:t xml:space="preserve"> </w:t>
        </w:r>
        <w:del w:id="506" w:author="Marcelo Alves da Silva" w:date="2025-02-22T04:39:00Z" w16du:dateUtc="2025-02-22T07:39:00Z">
          <w:r w:rsidDel="00C17181">
            <w:delText>n.</w:delText>
          </w:r>
        </w:del>
      </w:ins>
      <w:ins w:id="507" w:author="Tulio Miranda Barros" w:date="2025-02-21T14:00:00Z" w16du:dateUtc="2025-02-21T17:00:00Z">
        <w:del w:id="508" w:author="Marcelo Alves da Silva" w:date="2025-02-22T04:39:00Z" w16du:dateUtc="2025-02-22T07:39:00Z">
          <w:r w:rsidDel="00C17181">
            <w:delText xml:space="preserve"> </w:delText>
          </w:r>
        </w:del>
      </w:ins>
      <w:ins w:id="509" w:author="Tulio Miranda Barros" w:date="2025-02-21T13:59:00Z" w16du:dateUtc="2025-02-21T16:59:00Z">
        <w:r w:rsidRPr="00B20FFA">
          <w:t>8</w:t>
        </w:r>
      </w:ins>
      <w:ins w:id="510" w:author="Tulio Miranda Barros" w:date="2025-02-21T14:00:00Z" w16du:dateUtc="2025-02-21T17:00:00Z">
        <w:r>
          <w:t xml:space="preserve"> </w:t>
        </w:r>
      </w:ins>
      <w:ins w:id="511" w:author="Tulio Miranda Barros" w:date="2025-02-21T13:59:00Z" w16du:dateUtc="2025-02-21T16:59:00Z">
        <w:r w:rsidRPr="00B20FFA">
          <w:t xml:space="preserve">078, </w:t>
        </w:r>
        <w:del w:id="512" w:author="Marcelo Alves da Silva" w:date="2025-02-22T04:40:00Z" w16du:dateUtc="2025-02-22T07:40:00Z">
          <w:r w:rsidRPr="00B20FFA" w:rsidDel="00C17181">
            <w:delText xml:space="preserve">11 </w:delText>
          </w:r>
        </w:del>
      </w:ins>
      <w:ins w:id="513" w:author="Tulio Miranda Barros" w:date="2025-02-21T14:00:00Z" w16du:dateUtc="2025-02-21T17:00:00Z">
        <w:r>
          <w:t>September</w:t>
        </w:r>
      </w:ins>
      <w:ins w:id="514" w:author="Marcelo Alves da Silva" w:date="2025-02-22T04:40:00Z" w16du:dateUtc="2025-02-22T07:40:00Z">
        <w:r w:rsidR="00C17181">
          <w:t>, 11</w:t>
        </w:r>
      </w:ins>
      <w:ins w:id="515" w:author="Tulio Miranda Barros" w:date="2025-02-21T13:59:00Z" w16du:dateUtc="2025-02-21T16:59:00Z">
        <w:r w:rsidRPr="00B20FFA">
          <w:t xml:space="preserve"> 1990</w:t>
        </w:r>
        <w:r>
          <w:t xml:space="preserve">) and </w:t>
        </w:r>
      </w:ins>
      <w:ins w:id="516" w:author="Tulio Miranda Barros" w:date="2025-02-21T13:58:00Z" w16du:dateUtc="2025-02-21T16:58:00Z">
        <w:r w:rsidRPr="00B20FFA">
          <w:t>Regulation on Consumer Rights for Telecommunications Services</w:t>
        </w:r>
        <w:r>
          <w:t xml:space="preserve"> (</w:t>
        </w:r>
        <w:r w:rsidRPr="00B20FFA">
          <w:t>Resolu</w:t>
        </w:r>
        <w:r>
          <w:t>tion</w:t>
        </w:r>
        <w:r w:rsidRPr="00B20FFA">
          <w:t xml:space="preserve"> n</w:t>
        </w:r>
        <w:r>
          <w:t>.</w:t>
        </w:r>
        <w:r w:rsidRPr="00B20FFA">
          <w:t xml:space="preserve"> 632, de 7 </w:t>
        </w:r>
      </w:ins>
      <w:ins w:id="517" w:author="Tulio Miranda Barros" w:date="2025-02-21T14:00:00Z" w16du:dateUtc="2025-02-21T17:00:00Z">
        <w:r w:rsidRPr="00B20FFA">
          <w:t>March</w:t>
        </w:r>
      </w:ins>
      <w:ins w:id="518" w:author="Tulio Miranda Barros" w:date="2025-02-21T13:59:00Z" w16du:dateUtc="2025-02-21T16:59:00Z">
        <w:r>
          <w:t xml:space="preserve"> </w:t>
        </w:r>
      </w:ins>
      <w:ins w:id="519" w:author="Tulio Miranda Barros" w:date="2025-02-21T13:58:00Z" w16du:dateUtc="2025-02-21T16:58:00Z">
        <w:r w:rsidRPr="00B20FFA">
          <w:t>2014</w:t>
        </w:r>
      </w:ins>
      <w:ins w:id="520" w:author="Tulio Miranda Barros" w:date="2025-02-21T13:59:00Z" w16du:dateUtc="2025-02-21T16:59:00Z">
        <w:r>
          <w:t>)</w:t>
        </w:r>
      </w:ins>
      <w:ins w:id="521" w:author="Tulio Miranda Barros" w:date="2025-02-21T14:01:00Z" w16du:dateUtc="2025-02-21T17:01:00Z">
        <w:r>
          <w:t>.</w:t>
        </w:r>
      </w:ins>
    </w:p>
  </w:footnote>
  <w:footnote w:id="15">
    <w:p w14:paraId="684729A3" w14:textId="55366F49" w:rsidR="00AF5E3E" w:rsidRPr="00A95CEB" w:rsidRDefault="00AF5E3E" w:rsidP="00D21536">
      <w:pPr>
        <w:pStyle w:val="FootnoteText"/>
      </w:pPr>
      <w:r>
        <w:rPr>
          <w:rStyle w:val="FootnoteReference"/>
          <w:rFonts w:eastAsia="SimSun"/>
          <w:sz w:val="14"/>
          <w:szCs w:val="14"/>
        </w:rPr>
        <w:footnoteRef/>
      </w:r>
      <w:r>
        <w:rPr>
          <w:sz w:val="14"/>
          <w:szCs w:val="14"/>
        </w:rPr>
        <w:tab/>
      </w:r>
      <w:r w:rsidRPr="00A95CEB">
        <w:t>Gumbiner, Jay; "Using IMEI control systems to combat stolen, fraudulent, and counterfeit mobile phones: A Colombia case study". April 2018. IDC Latin America.</w:t>
      </w:r>
    </w:p>
  </w:footnote>
  <w:footnote w:id="16">
    <w:p w14:paraId="23BD4C49" w14:textId="5AB581F9" w:rsidR="00905C73" w:rsidRDefault="00905C73" w:rsidP="00905C73">
      <w:pPr>
        <w:pStyle w:val="FootnoteText"/>
        <w:rPr>
          <w:lang w:val="en-US"/>
        </w:rPr>
      </w:pPr>
      <w:r>
        <w:rPr>
          <w:rStyle w:val="FootnoteReference"/>
          <w:rFonts w:eastAsia="SimSun"/>
        </w:rPr>
        <w:footnoteRef/>
      </w:r>
      <w:r>
        <w:tab/>
      </w:r>
      <w:r>
        <w:rPr>
          <w:lang w:val="en-US"/>
        </w:rPr>
        <w:t xml:space="preserve">Information of December 31, 2016. </w:t>
      </w:r>
      <w:r w:rsidRPr="00161B5F">
        <w:rPr>
          <w:lang w:val="en-US"/>
        </w:rPr>
        <w:t>Since this date, devices with incorrect format are not allowed to access mobile networks.  The amount registered hereby belongs to activity before network configuration to deny any access attempt.</w:t>
      </w:r>
    </w:p>
  </w:footnote>
  <w:footnote w:id="17">
    <w:p w14:paraId="00C66112" w14:textId="6FC20BE2" w:rsidR="00AF5E3E" w:rsidRPr="00BF2695" w:rsidRDefault="00AF5E3E" w:rsidP="00D21536">
      <w:pPr>
        <w:pStyle w:val="FootnoteText"/>
        <w:spacing w:before="0"/>
        <w:ind w:left="230" w:hanging="230"/>
      </w:pPr>
      <w:r>
        <w:rPr>
          <w:rStyle w:val="FootnoteReference"/>
          <w:rFonts w:eastAsia="SimSun"/>
        </w:rPr>
        <w:footnoteRef/>
      </w:r>
      <w:r w:rsidRPr="00BF2695">
        <w:tab/>
        <w:t>ITU-D SG2 Document</w:t>
      </w:r>
      <w:r>
        <w:rPr>
          <w:sz w:val="18"/>
        </w:rPr>
        <w:t xml:space="preserve"> </w:t>
      </w:r>
      <w:hyperlink r:id="rId9" w:history="1">
        <w:r>
          <w:rPr>
            <w:rStyle w:val="Hyperlink"/>
            <w:sz w:val="18"/>
          </w:rPr>
          <w:t>2/326</w:t>
        </w:r>
      </w:hyperlink>
      <w:r>
        <w:rPr>
          <w:sz w:val="18"/>
        </w:rPr>
        <w:t xml:space="preserve"> </w:t>
      </w:r>
      <w:r w:rsidRPr="00BF2695">
        <w:t>from Oman</w:t>
      </w:r>
    </w:p>
  </w:footnote>
  <w:footnote w:id="18">
    <w:p w14:paraId="5586AD0E" w14:textId="24A70104" w:rsidR="00AF5E3E" w:rsidRDefault="00AF5E3E" w:rsidP="00D21536">
      <w:pPr>
        <w:pStyle w:val="FootnoteText"/>
        <w:spacing w:before="0"/>
        <w:ind w:left="230" w:hanging="230"/>
        <w:contextualSpacing/>
        <w:rPr>
          <w:sz w:val="18"/>
        </w:rPr>
      </w:pPr>
      <w:r>
        <w:rPr>
          <w:rStyle w:val="FootnoteReference"/>
          <w:rFonts w:eastAsia="SimSun"/>
        </w:rPr>
        <w:footnoteRef/>
      </w:r>
      <w:r>
        <w:rPr>
          <w:sz w:val="18"/>
        </w:rPr>
        <w:tab/>
      </w:r>
      <w:r w:rsidRPr="00BF2695">
        <w:t>More information is available on the PTA website:</w:t>
      </w:r>
      <w:r>
        <w:rPr>
          <w:sz w:val="18"/>
        </w:rPr>
        <w:t xml:space="preserve"> </w:t>
      </w:r>
      <w:hyperlink r:id="rId10" w:history="1">
        <w:r>
          <w:rPr>
            <w:rStyle w:val="Hyperlink"/>
            <w:sz w:val="18"/>
          </w:rPr>
          <w:t>http://www.dirbs.pta.gov.pk/</w:t>
        </w:r>
      </w:hyperlink>
    </w:p>
  </w:footnote>
  <w:footnote w:id="19">
    <w:p w14:paraId="2AA9D0CC" w14:textId="60AD3372" w:rsidR="00AF5E3E" w:rsidRDefault="00AF5E3E" w:rsidP="00D21536">
      <w:pPr>
        <w:pStyle w:val="FootnoteText"/>
      </w:pPr>
      <w:r>
        <w:rPr>
          <w:rStyle w:val="FootnoteReference"/>
          <w:rFonts w:eastAsia="MS Mincho"/>
        </w:rPr>
        <w:footnoteRef/>
      </w:r>
      <w:r>
        <w:tab/>
      </w:r>
      <w:hyperlink r:id="rId11" w:history="1">
        <w:r w:rsidRPr="00C757AE">
          <w:rPr>
            <w:rStyle w:val="Hyperlink"/>
            <w:rFonts w:eastAsia="MS Mincho"/>
          </w:rPr>
          <w:t>https://mitc.uz/ru/news/1691</w:t>
        </w:r>
      </w:hyperlink>
    </w:p>
  </w:footnote>
  <w:footnote w:id="20">
    <w:p w14:paraId="4FBBF7D4" w14:textId="5D3CC2D3" w:rsidR="00AF5E3E" w:rsidRDefault="00AF5E3E" w:rsidP="00D21536">
      <w:pPr>
        <w:pStyle w:val="FootnoteText"/>
      </w:pPr>
      <w:r>
        <w:rPr>
          <w:rStyle w:val="FootnoteReference"/>
          <w:rFonts w:eastAsia="MS Mincho"/>
        </w:rPr>
        <w:footnoteRef/>
      </w:r>
      <w:r>
        <w:tab/>
      </w:r>
      <w:hyperlink r:id="rId12" w:history="1">
        <w:r w:rsidRPr="00C757AE">
          <w:rPr>
            <w:rStyle w:val="Hyperlink"/>
            <w:rFonts w:eastAsia="MS Mincho"/>
            <w:lang w:val="en-US"/>
          </w:rPr>
          <w:t>https</w:t>
        </w:r>
        <w:r w:rsidRPr="00C757AE">
          <w:rPr>
            <w:rStyle w:val="Hyperlink"/>
            <w:rFonts w:eastAsia="MS Mincho"/>
          </w:rPr>
          <w:t>://</w:t>
        </w:r>
        <w:r w:rsidRPr="00C757AE">
          <w:rPr>
            <w:rStyle w:val="Hyperlink"/>
            <w:rFonts w:eastAsia="MS Mincho"/>
            <w:lang w:val="en-US"/>
          </w:rPr>
          <w:t>mitc</w:t>
        </w:r>
        <w:r w:rsidRPr="00C757AE">
          <w:rPr>
            <w:rStyle w:val="Hyperlink"/>
            <w:rFonts w:eastAsia="MS Mincho"/>
          </w:rPr>
          <w:t>.</w:t>
        </w:r>
        <w:r w:rsidRPr="00C757AE">
          <w:rPr>
            <w:rStyle w:val="Hyperlink"/>
            <w:rFonts w:eastAsia="MS Mincho"/>
            <w:lang w:val="en-US"/>
          </w:rPr>
          <w:t>uz</w:t>
        </w:r>
        <w:r w:rsidRPr="00C757AE">
          <w:rPr>
            <w:rStyle w:val="Hyperlink"/>
            <w:rFonts w:eastAsia="MS Mincho"/>
          </w:rPr>
          <w:t>/</w:t>
        </w:r>
        <w:r w:rsidRPr="00C757AE">
          <w:rPr>
            <w:rStyle w:val="Hyperlink"/>
            <w:rFonts w:eastAsia="MS Mincho"/>
            <w:lang w:val="en-US"/>
          </w:rPr>
          <w:t>ru</w:t>
        </w:r>
        <w:r w:rsidRPr="00C757AE">
          <w:rPr>
            <w:rStyle w:val="Hyperlink"/>
            <w:rFonts w:eastAsia="MS Mincho"/>
          </w:rPr>
          <w:t>/</w:t>
        </w:r>
        <w:r w:rsidRPr="00C757AE">
          <w:rPr>
            <w:rStyle w:val="Hyperlink"/>
            <w:rFonts w:eastAsia="MS Mincho"/>
            <w:lang w:val="en-US"/>
          </w:rPr>
          <w:t>news</w:t>
        </w:r>
        <w:r w:rsidRPr="00C757AE">
          <w:rPr>
            <w:rStyle w:val="Hyperlink"/>
            <w:rFonts w:eastAsia="MS Mincho"/>
          </w:rPr>
          <w:t>/1690</w:t>
        </w:r>
      </w:hyperlink>
      <w:r>
        <w:t xml:space="preserve"> </w:t>
      </w:r>
    </w:p>
  </w:footnote>
  <w:footnote w:id="21">
    <w:p w14:paraId="791F520F" w14:textId="645E626A" w:rsidR="00AF5E3E" w:rsidRDefault="00AF5E3E" w:rsidP="00D21536">
      <w:pPr>
        <w:pStyle w:val="FootnoteText"/>
        <w:rPr>
          <w:lang w:val="en-US"/>
        </w:rPr>
      </w:pPr>
      <w:r>
        <w:rPr>
          <w:rStyle w:val="FootnoteReference"/>
          <w:rFonts w:eastAsia="MS Mincho"/>
        </w:rPr>
        <w:footnoteRef/>
      </w:r>
      <w:r>
        <w:tab/>
        <w:t>Ibid</w:t>
      </w:r>
      <w:r>
        <w:rPr>
          <w:lang w:val="en-US"/>
        </w:rPr>
        <w:t>.</w:t>
      </w:r>
    </w:p>
  </w:footnote>
  <w:footnote w:id="22">
    <w:p w14:paraId="419C05AE" w14:textId="5955CC0C" w:rsidR="00AF5E3E" w:rsidRPr="00BF2695" w:rsidRDefault="00AF5E3E" w:rsidP="00D21536">
      <w:pPr>
        <w:pStyle w:val="FootnoteText"/>
        <w:spacing w:before="0"/>
        <w:ind w:left="230" w:hanging="230"/>
        <w:contextualSpacing/>
      </w:pPr>
      <w:r w:rsidRPr="005A1569">
        <w:rPr>
          <w:rStyle w:val="FootnoteReference"/>
          <w:rFonts w:eastAsia="SimSun"/>
          <w:szCs w:val="18"/>
        </w:rPr>
        <w:footnoteRef/>
      </w:r>
      <w:r>
        <w:rPr>
          <w:sz w:val="18"/>
          <w:szCs w:val="18"/>
        </w:rPr>
        <w:tab/>
      </w:r>
      <w:r w:rsidRPr="00BF2695">
        <w:t>ITU-D SG2 Document</w:t>
      </w:r>
      <w:r w:rsidRPr="005A1569">
        <w:rPr>
          <w:sz w:val="18"/>
          <w:szCs w:val="18"/>
        </w:rPr>
        <w:t xml:space="preserve"> </w:t>
      </w:r>
      <w:hyperlink r:id="rId13" w:history="1">
        <w:r w:rsidRPr="005A1569">
          <w:rPr>
            <w:rStyle w:val="Hyperlink"/>
            <w:sz w:val="18"/>
            <w:szCs w:val="18"/>
          </w:rPr>
          <w:t>SG2RGQ/80</w:t>
        </w:r>
      </w:hyperlink>
      <w:r w:rsidRPr="005A1569">
        <w:rPr>
          <w:sz w:val="18"/>
          <w:szCs w:val="18"/>
        </w:rPr>
        <w:t xml:space="preserve"> </w:t>
      </w:r>
      <w:r w:rsidRPr="00BF2695">
        <w:t>from the GSM Association (GSMA)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7247E" w14:textId="77777777" w:rsidR="006705DD" w:rsidRPr="007909E9" w:rsidRDefault="006705DD" w:rsidP="006705DD">
    <w:pPr>
      <w:pStyle w:val="Header"/>
    </w:pPr>
    <w:r w:rsidRPr="007909E9">
      <w:t xml:space="preserve">- </w:t>
    </w:r>
    <w:r w:rsidRPr="007909E9">
      <w:fldChar w:fldCharType="begin"/>
    </w:r>
    <w:r w:rsidRPr="007909E9">
      <w:instrText xml:space="preserve"> PAGE  \* MERGEFORMAT </w:instrText>
    </w:r>
    <w:r w:rsidRPr="007909E9">
      <w:fldChar w:fldCharType="separate"/>
    </w:r>
    <w:r>
      <w:t>2</w:t>
    </w:r>
    <w:r w:rsidRPr="007909E9">
      <w:fldChar w:fldCharType="end"/>
    </w:r>
    <w:r w:rsidRPr="007909E9">
      <w:t xml:space="preserve"> -</w:t>
    </w:r>
  </w:p>
  <w:p w14:paraId="07CFB338" w14:textId="18E13FB4" w:rsidR="006705DD" w:rsidRPr="007909E9" w:rsidRDefault="006705DD" w:rsidP="006705DD">
    <w:pPr>
      <w:pStyle w:val="Header"/>
      <w:spacing w:after="240"/>
    </w:pPr>
    <w:r w:rsidRPr="00473CFF">
      <w:t>SG11-</w:t>
    </w:r>
    <w:r>
      <w:t>C313</w:t>
    </w:r>
    <w:r w:rsidRPr="00473CFF">
      <w:t>/GEN</w:t>
    </w:r>
  </w:p>
  <w:p w14:paraId="1288FB96" w14:textId="77777777" w:rsidR="00AF5E3E" w:rsidRDefault="00AF5E3E" w:rsidP="006705DD">
    <w:pPr>
      <w:pStyle w:val="Header"/>
      <w:ind w:right="360" w:firstLine="360"/>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FBCEF" w14:textId="336A09A9" w:rsidR="007A32D7" w:rsidRPr="007A32D7" w:rsidRDefault="007A32D7" w:rsidP="007A32D7">
    <w:pPr>
      <w:pStyle w:val="Header"/>
    </w:pPr>
    <w:r w:rsidRPr="007A32D7">
      <w:t xml:space="preserve">- </w:t>
    </w:r>
    <w:r w:rsidRPr="007A32D7">
      <w:fldChar w:fldCharType="begin"/>
    </w:r>
    <w:r w:rsidRPr="007A32D7">
      <w:instrText xml:space="preserve"> PAGE  \* MERGEFORMAT </w:instrText>
    </w:r>
    <w:r w:rsidRPr="007A32D7">
      <w:fldChar w:fldCharType="separate"/>
    </w:r>
    <w:r w:rsidRPr="007A32D7">
      <w:rPr>
        <w:noProof/>
      </w:rPr>
      <w:t>1</w:t>
    </w:r>
    <w:r w:rsidRPr="007A32D7">
      <w:fldChar w:fldCharType="end"/>
    </w:r>
    <w:r w:rsidRPr="007A32D7">
      <w:t xml:space="preserve"> -</w:t>
    </w:r>
  </w:p>
  <w:p w14:paraId="7C2FCB84" w14:textId="30916C1E" w:rsidR="007A32D7" w:rsidRPr="007A32D7" w:rsidRDefault="007A32D7" w:rsidP="007A32D7">
    <w:pPr>
      <w:pStyle w:val="Header"/>
      <w:spacing w:after="240"/>
    </w:pPr>
    <w:r w:rsidRPr="007A32D7">
      <w:fldChar w:fldCharType="begin"/>
    </w:r>
    <w:r w:rsidRPr="007A32D7">
      <w:instrText xml:space="preserve"> STYLEREF  Docnumber  </w:instrText>
    </w:r>
    <w:r w:rsidRPr="007A32D7">
      <w:fldChar w:fldCharType="separate"/>
    </w:r>
    <w:r w:rsidR="00B7219C">
      <w:rPr>
        <w:noProof/>
      </w:rPr>
      <w:t>SG11-TD260-R1/GEN</w:t>
    </w:r>
    <w:r w:rsidRPr="007A32D7">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5AA6A" w14:textId="77777777" w:rsidR="00AF5E3E" w:rsidRDefault="00AF5E3E">
    <w:pPr>
      <w:pStyle w:val="Header"/>
      <w:ind w:right="360"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F7E06" w14:textId="77777777" w:rsidR="00AF5E3E" w:rsidRDefault="00AF5E3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713EB" w14:textId="77777777" w:rsidR="00AF5E3E" w:rsidRPr="00EF0D66" w:rsidRDefault="00AF5E3E" w:rsidP="00EF0D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6DEC96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176014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66CA4D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60247D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F7E330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5F0431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CF81E5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864D3F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8526E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588F8D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E53E0E54"/>
    <w:lvl w:ilvl="0">
      <w:numFmt w:val="bullet"/>
      <w:lvlText w:val="*"/>
      <w:lvlJc w:val="left"/>
      <w:pPr>
        <w:ind w:left="0" w:firstLine="0"/>
      </w:pPr>
    </w:lvl>
  </w:abstractNum>
  <w:abstractNum w:abstractNumId="11" w15:restartNumberingAfterBreak="0">
    <w:nsid w:val="00804D68"/>
    <w:multiLevelType w:val="hybridMultilevel"/>
    <w:tmpl w:val="222AE9D4"/>
    <w:lvl w:ilvl="0" w:tplc="E33C3044">
      <w:start w:val="1"/>
      <w:numFmt w:val="lowerLetter"/>
      <w:lvlText w:val="%1."/>
      <w:lvlJc w:val="left"/>
      <w:pPr>
        <w:ind w:left="2160" w:hanging="720"/>
      </w:pPr>
      <w:rPr>
        <w:rFonts w:hint="default"/>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12" w15:restartNumberingAfterBreak="0">
    <w:nsid w:val="024F4E19"/>
    <w:multiLevelType w:val="hybridMultilevel"/>
    <w:tmpl w:val="7604ECCA"/>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055E0E89"/>
    <w:multiLevelType w:val="hybridMultilevel"/>
    <w:tmpl w:val="825699D8"/>
    <w:styleLink w:val="ImportedStyle2"/>
    <w:lvl w:ilvl="0" w:tplc="7C089B72">
      <w:start w:val="1"/>
      <w:numFmt w:val="lowerLetter"/>
      <w:lvlText w:val="%1."/>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ind w:left="720" w:hanging="360"/>
      </w:pPr>
      <w:rPr>
        <w:rFonts w:hAnsi="Arial Unicode MS"/>
        <w:caps w:val="0"/>
        <w:smallCaps w:val="0"/>
        <w:strike w:val="0"/>
        <w:dstrike w:val="0"/>
        <w:color w:val="000000"/>
        <w:spacing w:val="0"/>
        <w:w w:val="100"/>
        <w:kern w:val="0"/>
        <w:position w:val="0"/>
        <w:highlight w:val="none"/>
        <w:vertAlign w:val="baseline"/>
      </w:rPr>
    </w:lvl>
    <w:lvl w:ilvl="1" w:tplc="F03E3028">
      <w:start w:val="1"/>
      <w:numFmt w:val="lowerLetter"/>
      <w:lvlText w:val="%2."/>
      <w:lvlJc w:val="left"/>
      <w:pPr>
        <w:tabs>
          <w:tab w:val="left" w:pos="2160"/>
          <w:tab w:val="left" w:pos="2880"/>
          <w:tab w:val="left" w:pos="3600"/>
          <w:tab w:val="left" w:pos="4320"/>
          <w:tab w:val="left" w:pos="5040"/>
          <w:tab w:val="left" w:pos="5760"/>
          <w:tab w:val="left" w:pos="6480"/>
          <w:tab w:val="left" w:pos="7200"/>
          <w:tab w:val="left" w:pos="7920"/>
          <w:tab w:val="left" w:pos="8640"/>
          <w:tab w:val="left" w:pos="9132"/>
        </w:tabs>
        <w:ind w:left="1440" w:hanging="360"/>
      </w:pPr>
      <w:rPr>
        <w:rFonts w:hAnsi="Arial Unicode MS"/>
        <w:caps w:val="0"/>
        <w:smallCaps w:val="0"/>
        <w:strike w:val="0"/>
        <w:dstrike w:val="0"/>
        <w:color w:val="000000"/>
        <w:spacing w:val="0"/>
        <w:w w:val="100"/>
        <w:kern w:val="0"/>
        <w:position w:val="0"/>
        <w:highlight w:val="none"/>
        <w:vertAlign w:val="baseline"/>
      </w:rPr>
    </w:lvl>
    <w:lvl w:ilvl="2" w:tplc="C31CAB12">
      <w:start w:val="1"/>
      <w:numFmt w:val="lowerRoman"/>
      <w:lvlText w:val="%3."/>
      <w:lvlJc w:val="left"/>
      <w:pPr>
        <w:tabs>
          <w:tab w:val="left" w:pos="1440"/>
          <w:tab w:val="left" w:pos="2880"/>
          <w:tab w:val="left" w:pos="3600"/>
          <w:tab w:val="left" w:pos="4320"/>
          <w:tab w:val="left" w:pos="5040"/>
          <w:tab w:val="left" w:pos="5760"/>
          <w:tab w:val="left" w:pos="6480"/>
          <w:tab w:val="left" w:pos="7200"/>
          <w:tab w:val="left" w:pos="7920"/>
          <w:tab w:val="left" w:pos="8640"/>
          <w:tab w:val="left" w:pos="9132"/>
        </w:tabs>
        <w:ind w:left="2160" w:hanging="313"/>
      </w:pPr>
      <w:rPr>
        <w:rFonts w:hAnsi="Arial Unicode MS"/>
        <w:caps w:val="0"/>
        <w:smallCaps w:val="0"/>
        <w:strike w:val="0"/>
        <w:dstrike w:val="0"/>
        <w:color w:val="000000"/>
        <w:spacing w:val="0"/>
        <w:w w:val="100"/>
        <w:kern w:val="0"/>
        <w:position w:val="0"/>
        <w:highlight w:val="none"/>
        <w:vertAlign w:val="baseline"/>
      </w:rPr>
    </w:lvl>
    <w:lvl w:ilvl="3" w:tplc="80DCE5D6">
      <w:start w:val="1"/>
      <w:numFmt w:val="decimal"/>
      <w:lvlText w:val="%4."/>
      <w:lvlJc w:val="left"/>
      <w:pPr>
        <w:tabs>
          <w:tab w:val="left" w:pos="1440"/>
          <w:tab w:val="left" w:pos="2160"/>
          <w:tab w:val="left" w:pos="3600"/>
          <w:tab w:val="left" w:pos="4320"/>
          <w:tab w:val="left" w:pos="5040"/>
          <w:tab w:val="left" w:pos="5760"/>
          <w:tab w:val="left" w:pos="6480"/>
          <w:tab w:val="left" w:pos="7200"/>
          <w:tab w:val="left" w:pos="7920"/>
          <w:tab w:val="left" w:pos="8640"/>
          <w:tab w:val="left" w:pos="9132"/>
        </w:tabs>
        <w:ind w:left="2880" w:hanging="360"/>
      </w:pPr>
      <w:rPr>
        <w:rFonts w:hAnsi="Arial Unicode MS"/>
        <w:caps w:val="0"/>
        <w:smallCaps w:val="0"/>
        <w:strike w:val="0"/>
        <w:dstrike w:val="0"/>
        <w:color w:val="000000"/>
        <w:spacing w:val="0"/>
        <w:w w:val="100"/>
        <w:kern w:val="0"/>
        <w:position w:val="0"/>
        <w:highlight w:val="none"/>
        <w:vertAlign w:val="baseline"/>
      </w:rPr>
    </w:lvl>
    <w:lvl w:ilvl="4" w:tplc="CA769E84">
      <w:start w:val="1"/>
      <w:numFmt w:val="lowerLetter"/>
      <w:lvlText w:val="%5."/>
      <w:lvlJc w:val="left"/>
      <w:pPr>
        <w:tabs>
          <w:tab w:val="left" w:pos="1440"/>
          <w:tab w:val="left" w:pos="2160"/>
          <w:tab w:val="left" w:pos="2880"/>
          <w:tab w:val="left" w:pos="4320"/>
          <w:tab w:val="left" w:pos="5040"/>
          <w:tab w:val="left" w:pos="5760"/>
          <w:tab w:val="left" w:pos="6480"/>
          <w:tab w:val="left" w:pos="7200"/>
          <w:tab w:val="left" w:pos="7920"/>
          <w:tab w:val="left" w:pos="8640"/>
          <w:tab w:val="left" w:pos="9132"/>
        </w:tabs>
        <w:ind w:left="3600" w:hanging="360"/>
      </w:pPr>
      <w:rPr>
        <w:rFonts w:hAnsi="Arial Unicode MS"/>
        <w:caps w:val="0"/>
        <w:smallCaps w:val="0"/>
        <w:strike w:val="0"/>
        <w:dstrike w:val="0"/>
        <w:color w:val="000000"/>
        <w:spacing w:val="0"/>
        <w:w w:val="100"/>
        <w:kern w:val="0"/>
        <w:position w:val="0"/>
        <w:highlight w:val="none"/>
        <w:vertAlign w:val="baseline"/>
      </w:rPr>
    </w:lvl>
    <w:lvl w:ilvl="5" w:tplc="BDDA0438">
      <w:start w:val="1"/>
      <w:numFmt w:val="lowerRoman"/>
      <w:lvlText w:val="%6."/>
      <w:lvlJc w:val="left"/>
      <w:pPr>
        <w:tabs>
          <w:tab w:val="left" w:pos="1440"/>
          <w:tab w:val="left" w:pos="2160"/>
          <w:tab w:val="left" w:pos="2880"/>
          <w:tab w:val="left" w:pos="3600"/>
          <w:tab w:val="left" w:pos="5040"/>
          <w:tab w:val="left" w:pos="5760"/>
          <w:tab w:val="left" w:pos="6480"/>
          <w:tab w:val="left" w:pos="7200"/>
          <w:tab w:val="left" w:pos="7920"/>
          <w:tab w:val="left" w:pos="8640"/>
          <w:tab w:val="left" w:pos="9132"/>
        </w:tabs>
        <w:ind w:left="4320" w:hanging="313"/>
      </w:pPr>
      <w:rPr>
        <w:rFonts w:hAnsi="Arial Unicode MS"/>
        <w:caps w:val="0"/>
        <w:smallCaps w:val="0"/>
        <w:strike w:val="0"/>
        <w:dstrike w:val="0"/>
        <w:color w:val="000000"/>
        <w:spacing w:val="0"/>
        <w:w w:val="100"/>
        <w:kern w:val="0"/>
        <w:position w:val="0"/>
        <w:highlight w:val="none"/>
        <w:vertAlign w:val="baseline"/>
      </w:rPr>
    </w:lvl>
    <w:lvl w:ilvl="6" w:tplc="2D846C9C">
      <w:start w:val="1"/>
      <w:numFmt w:val="decimal"/>
      <w:lvlText w:val="%7."/>
      <w:lvlJc w:val="left"/>
      <w:pPr>
        <w:tabs>
          <w:tab w:val="left" w:pos="1440"/>
          <w:tab w:val="left" w:pos="2160"/>
          <w:tab w:val="left" w:pos="2880"/>
          <w:tab w:val="left" w:pos="3600"/>
          <w:tab w:val="left" w:pos="4320"/>
          <w:tab w:val="left" w:pos="5760"/>
          <w:tab w:val="left" w:pos="6480"/>
          <w:tab w:val="left" w:pos="7200"/>
          <w:tab w:val="left" w:pos="7920"/>
          <w:tab w:val="left" w:pos="8640"/>
          <w:tab w:val="left" w:pos="9132"/>
        </w:tabs>
        <w:ind w:left="5040" w:hanging="360"/>
      </w:pPr>
      <w:rPr>
        <w:rFonts w:hAnsi="Arial Unicode MS"/>
        <w:caps w:val="0"/>
        <w:smallCaps w:val="0"/>
        <w:strike w:val="0"/>
        <w:dstrike w:val="0"/>
        <w:color w:val="000000"/>
        <w:spacing w:val="0"/>
        <w:w w:val="100"/>
        <w:kern w:val="0"/>
        <w:position w:val="0"/>
        <w:highlight w:val="none"/>
        <w:vertAlign w:val="baseline"/>
      </w:rPr>
    </w:lvl>
    <w:lvl w:ilvl="7" w:tplc="09FA13AA">
      <w:start w:val="1"/>
      <w:numFmt w:val="lowerLetter"/>
      <w:lvlText w:val="%8."/>
      <w:lvlJc w:val="left"/>
      <w:pPr>
        <w:tabs>
          <w:tab w:val="left" w:pos="1440"/>
          <w:tab w:val="left" w:pos="2160"/>
          <w:tab w:val="left" w:pos="2880"/>
          <w:tab w:val="left" w:pos="3600"/>
          <w:tab w:val="left" w:pos="4320"/>
          <w:tab w:val="left" w:pos="5040"/>
          <w:tab w:val="left" w:pos="6480"/>
          <w:tab w:val="left" w:pos="7200"/>
          <w:tab w:val="left" w:pos="7920"/>
          <w:tab w:val="left" w:pos="8640"/>
          <w:tab w:val="left" w:pos="9132"/>
        </w:tabs>
        <w:ind w:left="5760" w:hanging="360"/>
      </w:pPr>
      <w:rPr>
        <w:rFonts w:hAnsi="Arial Unicode MS"/>
        <w:caps w:val="0"/>
        <w:smallCaps w:val="0"/>
        <w:strike w:val="0"/>
        <w:dstrike w:val="0"/>
        <w:color w:val="000000"/>
        <w:spacing w:val="0"/>
        <w:w w:val="100"/>
        <w:kern w:val="0"/>
        <w:position w:val="0"/>
        <w:highlight w:val="none"/>
        <w:vertAlign w:val="baseline"/>
      </w:rPr>
    </w:lvl>
    <w:lvl w:ilvl="8" w:tplc="A7CCE8D0">
      <w:start w:val="1"/>
      <w:numFmt w:val="lowerRoman"/>
      <w:lvlText w:val="%9."/>
      <w:lvlJc w:val="left"/>
      <w:pPr>
        <w:tabs>
          <w:tab w:val="left" w:pos="1440"/>
          <w:tab w:val="left" w:pos="2160"/>
          <w:tab w:val="left" w:pos="2880"/>
          <w:tab w:val="left" w:pos="3600"/>
          <w:tab w:val="left" w:pos="4320"/>
          <w:tab w:val="left" w:pos="5040"/>
          <w:tab w:val="left" w:pos="5760"/>
          <w:tab w:val="left" w:pos="7200"/>
          <w:tab w:val="left" w:pos="7920"/>
          <w:tab w:val="left" w:pos="8640"/>
          <w:tab w:val="left" w:pos="9132"/>
        </w:tabs>
        <w:ind w:left="6480" w:hanging="313"/>
      </w:pPr>
      <w:rPr>
        <w:rFonts w:hAnsi="Arial Unicode MS"/>
        <w:caps w:val="0"/>
        <w:smallCaps w:val="0"/>
        <w:strike w:val="0"/>
        <w:dstrike w:val="0"/>
        <w:color w:val="000000"/>
        <w:spacing w:val="0"/>
        <w:w w:val="100"/>
        <w:kern w:val="0"/>
        <w:position w:val="0"/>
        <w:highlight w:val="none"/>
        <w:vertAlign w:val="baseline"/>
      </w:rPr>
    </w:lvl>
  </w:abstractNum>
  <w:abstractNum w:abstractNumId="14" w15:restartNumberingAfterBreak="0">
    <w:nsid w:val="05CF78CD"/>
    <w:multiLevelType w:val="multilevel"/>
    <w:tmpl w:val="5CD8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DB4975"/>
    <w:multiLevelType w:val="hybridMultilevel"/>
    <w:tmpl w:val="F7145690"/>
    <w:lvl w:ilvl="0" w:tplc="8F9010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FC50F6"/>
    <w:multiLevelType w:val="hybridMultilevel"/>
    <w:tmpl w:val="08EA74AE"/>
    <w:lvl w:ilvl="0" w:tplc="07AA523A">
      <w:start w:val="1"/>
      <w:numFmt w:val="decimal"/>
      <w:lvlText w:val="%1)"/>
      <w:lvlJc w:val="left"/>
      <w:pPr>
        <w:ind w:left="792" w:hanging="360"/>
      </w:pPr>
    </w:lvl>
    <w:lvl w:ilvl="1" w:tplc="04190019">
      <w:start w:val="1"/>
      <w:numFmt w:val="lowerLetter"/>
      <w:lvlText w:val="%2."/>
      <w:lvlJc w:val="left"/>
      <w:pPr>
        <w:ind w:left="1512" w:hanging="360"/>
      </w:pPr>
    </w:lvl>
    <w:lvl w:ilvl="2" w:tplc="0419001B">
      <w:start w:val="1"/>
      <w:numFmt w:val="lowerRoman"/>
      <w:lvlText w:val="%3."/>
      <w:lvlJc w:val="right"/>
      <w:pPr>
        <w:ind w:left="2232" w:hanging="180"/>
      </w:pPr>
    </w:lvl>
    <w:lvl w:ilvl="3" w:tplc="0419000F">
      <w:start w:val="1"/>
      <w:numFmt w:val="decimal"/>
      <w:lvlText w:val="%4."/>
      <w:lvlJc w:val="left"/>
      <w:pPr>
        <w:ind w:left="2952" w:hanging="360"/>
      </w:pPr>
    </w:lvl>
    <w:lvl w:ilvl="4" w:tplc="04190019">
      <w:start w:val="1"/>
      <w:numFmt w:val="lowerLetter"/>
      <w:lvlText w:val="%5."/>
      <w:lvlJc w:val="left"/>
      <w:pPr>
        <w:ind w:left="3672" w:hanging="360"/>
      </w:pPr>
    </w:lvl>
    <w:lvl w:ilvl="5" w:tplc="0419001B">
      <w:start w:val="1"/>
      <w:numFmt w:val="lowerRoman"/>
      <w:lvlText w:val="%6."/>
      <w:lvlJc w:val="right"/>
      <w:pPr>
        <w:ind w:left="4392" w:hanging="180"/>
      </w:pPr>
    </w:lvl>
    <w:lvl w:ilvl="6" w:tplc="0419000F">
      <w:start w:val="1"/>
      <w:numFmt w:val="decimal"/>
      <w:lvlText w:val="%7."/>
      <w:lvlJc w:val="left"/>
      <w:pPr>
        <w:ind w:left="5112" w:hanging="360"/>
      </w:pPr>
    </w:lvl>
    <w:lvl w:ilvl="7" w:tplc="04190019">
      <w:start w:val="1"/>
      <w:numFmt w:val="lowerLetter"/>
      <w:lvlText w:val="%8."/>
      <w:lvlJc w:val="left"/>
      <w:pPr>
        <w:ind w:left="5832" w:hanging="360"/>
      </w:pPr>
    </w:lvl>
    <w:lvl w:ilvl="8" w:tplc="0419001B">
      <w:start w:val="1"/>
      <w:numFmt w:val="lowerRoman"/>
      <w:lvlText w:val="%9."/>
      <w:lvlJc w:val="right"/>
      <w:pPr>
        <w:ind w:left="6552" w:hanging="180"/>
      </w:pPr>
    </w:lvl>
  </w:abstractNum>
  <w:abstractNum w:abstractNumId="17" w15:restartNumberingAfterBreak="0">
    <w:nsid w:val="099C619C"/>
    <w:multiLevelType w:val="hybridMultilevel"/>
    <w:tmpl w:val="A47EDE90"/>
    <w:lvl w:ilvl="0" w:tplc="0419000F">
      <w:start w:val="1"/>
      <w:numFmt w:val="decimal"/>
      <w:lvlText w:val="%1."/>
      <w:lvlJc w:val="left"/>
      <w:pPr>
        <w:ind w:left="360" w:hanging="360"/>
      </w:pPr>
    </w:lvl>
    <w:lvl w:ilvl="1" w:tplc="0419000F">
      <w:start w:val="1"/>
      <w:numFmt w:val="decimal"/>
      <w:lvlText w:val="%2."/>
      <w:lvlJc w:val="left"/>
      <w:pPr>
        <w:ind w:left="1080" w:hanging="360"/>
      </w:pPr>
    </w:lvl>
    <w:lvl w:ilvl="2" w:tplc="02E21180">
      <w:start w:val="1"/>
      <w:numFmt w:val="decimal"/>
      <w:lvlText w:val="%3)"/>
      <w:lvlJc w:val="left"/>
      <w:pPr>
        <w:ind w:left="1980" w:hanging="36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18" w15:restartNumberingAfterBreak="0">
    <w:nsid w:val="0A91132E"/>
    <w:multiLevelType w:val="hybridMultilevel"/>
    <w:tmpl w:val="E1CCF858"/>
    <w:lvl w:ilvl="0" w:tplc="B0B8119C">
      <w:start w:val="1"/>
      <w:numFmt w:val="upperRoman"/>
      <w:lvlText w:val="%1."/>
      <w:lvlJc w:val="left"/>
      <w:pPr>
        <w:ind w:left="720" w:hanging="720"/>
      </w:pPr>
    </w:lvl>
    <w:lvl w:ilvl="1" w:tplc="0416000F">
      <w:start w:val="1"/>
      <w:numFmt w:val="decimal"/>
      <w:lvlText w:val="%2."/>
      <w:lvlJc w:val="left"/>
      <w:pPr>
        <w:ind w:left="1080" w:hanging="360"/>
      </w:pPr>
    </w:lvl>
    <w:lvl w:ilvl="2" w:tplc="0416001B">
      <w:start w:val="1"/>
      <w:numFmt w:val="lowerRoman"/>
      <w:lvlText w:val="%3."/>
      <w:lvlJc w:val="right"/>
      <w:pPr>
        <w:ind w:left="1800" w:hanging="180"/>
      </w:pPr>
    </w:lvl>
    <w:lvl w:ilvl="3" w:tplc="0416000F">
      <w:start w:val="1"/>
      <w:numFmt w:val="decimal"/>
      <w:lvlText w:val="%4."/>
      <w:lvlJc w:val="left"/>
      <w:pPr>
        <w:ind w:left="2520" w:hanging="360"/>
      </w:pPr>
    </w:lvl>
    <w:lvl w:ilvl="4" w:tplc="04160019">
      <w:start w:val="1"/>
      <w:numFmt w:val="lowerLetter"/>
      <w:lvlText w:val="%5."/>
      <w:lvlJc w:val="left"/>
      <w:pPr>
        <w:ind w:left="3240" w:hanging="360"/>
      </w:pPr>
    </w:lvl>
    <w:lvl w:ilvl="5" w:tplc="0416001B">
      <w:start w:val="1"/>
      <w:numFmt w:val="lowerRoman"/>
      <w:lvlText w:val="%6."/>
      <w:lvlJc w:val="right"/>
      <w:pPr>
        <w:ind w:left="3960" w:hanging="180"/>
      </w:pPr>
    </w:lvl>
    <w:lvl w:ilvl="6" w:tplc="0416000F">
      <w:start w:val="1"/>
      <w:numFmt w:val="decimal"/>
      <w:lvlText w:val="%7."/>
      <w:lvlJc w:val="left"/>
      <w:pPr>
        <w:ind w:left="4680" w:hanging="360"/>
      </w:pPr>
    </w:lvl>
    <w:lvl w:ilvl="7" w:tplc="04160019">
      <w:start w:val="1"/>
      <w:numFmt w:val="lowerLetter"/>
      <w:lvlText w:val="%8."/>
      <w:lvlJc w:val="left"/>
      <w:pPr>
        <w:ind w:left="5400" w:hanging="360"/>
      </w:pPr>
    </w:lvl>
    <w:lvl w:ilvl="8" w:tplc="0416001B">
      <w:start w:val="1"/>
      <w:numFmt w:val="lowerRoman"/>
      <w:lvlText w:val="%9."/>
      <w:lvlJc w:val="right"/>
      <w:pPr>
        <w:ind w:left="6120" w:hanging="180"/>
      </w:pPr>
    </w:lvl>
  </w:abstractNum>
  <w:abstractNum w:abstractNumId="19" w15:restartNumberingAfterBreak="0">
    <w:nsid w:val="0AC56467"/>
    <w:multiLevelType w:val="hybridMultilevel"/>
    <w:tmpl w:val="1B5889E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B363D3B"/>
    <w:multiLevelType w:val="hybridMultilevel"/>
    <w:tmpl w:val="6E1C959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start w:val="1"/>
      <w:numFmt w:val="bullet"/>
      <w:lvlText w:val=""/>
      <w:lvlJc w:val="left"/>
      <w:pPr>
        <w:ind w:left="3589" w:hanging="360"/>
      </w:pPr>
      <w:rPr>
        <w:rFonts w:ascii="Symbol" w:hAnsi="Symbol" w:hint="default"/>
      </w:rPr>
    </w:lvl>
    <w:lvl w:ilvl="4" w:tplc="240A0003">
      <w:start w:val="1"/>
      <w:numFmt w:val="bullet"/>
      <w:lvlText w:val="o"/>
      <w:lvlJc w:val="left"/>
      <w:pPr>
        <w:ind w:left="4309" w:hanging="360"/>
      </w:pPr>
      <w:rPr>
        <w:rFonts w:ascii="Courier New" w:hAnsi="Courier New" w:cs="Courier New" w:hint="default"/>
      </w:rPr>
    </w:lvl>
    <w:lvl w:ilvl="5" w:tplc="240A0005">
      <w:start w:val="1"/>
      <w:numFmt w:val="bullet"/>
      <w:lvlText w:val=""/>
      <w:lvlJc w:val="left"/>
      <w:pPr>
        <w:ind w:left="5029" w:hanging="360"/>
      </w:pPr>
      <w:rPr>
        <w:rFonts w:ascii="Wingdings" w:hAnsi="Wingdings" w:hint="default"/>
      </w:rPr>
    </w:lvl>
    <w:lvl w:ilvl="6" w:tplc="240A0001">
      <w:start w:val="1"/>
      <w:numFmt w:val="bullet"/>
      <w:lvlText w:val=""/>
      <w:lvlJc w:val="left"/>
      <w:pPr>
        <w:ind w:left="5749" w:hanging="360"/>
      </w:pPr>
      <w:rPr>
        <w:rFonts w:ascii="Symbol" w:hAnsi="Symbol" w:hint="default"/>
      </w:rPr>
    </w:lvl>
    <w:lvl w:ilvl="7" w:tplc="240A0003">
      <w:start w:val="1"/>
      <w:numFmt w:val="bullet"/>
      <w:lvlText w:val="o"/>
      <w:lvlJc w:val="left"/>
      <w:pPr>
        <w:ind w:left="6469" w:hanging="360"/>
      </w:pPr>
      <w:rPr>
        <w:rFonts w:ascii="Courier New" w:hAnsi="Courier New" w:cs="Courier New" w:hint="default"/>
      </w:rPr>
    </w:lvl>
    <w:lvl w:ilvl="8" w:tplc="240A0005">
      <w:start w:val="1"/>
      <w:numFmt w:val="bullet"/>
      <w:lvlText w:val=""/>
      <w:lvlJc w:val="left"/>
      <w:pPr>
        <w:ind w:left="7189" w:hanging="360"/>
      </w:pPr>
      <w:rPr>
        <w:rFonts w:ascii="Wingdings" w:hAnsi="Wingdings" w:hint="default"/>
      </w:rPr>
    </w:lvl>
  </w:abstractNum>
  <w:abstractNum w:abstractNumId="21" w15:restartNumberingAfterBreak="0">
    <w:nsid w:val="0C5705D3"/>
    <w:multiLevelType w:val="hybridMultilevel"/>
    <w:tmpl w:val="B15EFFE6"/>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0C7D5727"/>
    <w:multiLevelType w:val="hybridMultilevel"/>
    <w:tmpl w:val="8F88FD8E"/>
    <w:lvl w:ilvl="0" w:tplc="04190001">
      <w:start w:val="1"/>
      <w:numFmt w:val="bullet"/>
      <w:lvlText w:val=""/>
      <w:lvlJc w:val="left"/>
      <w:pPr>
        <w:ind w:left="1152" w:hanging="360"/>
      </w:pPr>
      <w:rPr>
        <w:rFonts w:ascii="Symbol" w:hAnsi="Symbol" w:hint="default"/>
      </w:rPr>
    </w:lvl>
    <w:lvl w:ilvl="1" w:tplc="04190003">
      <w:start w:val="1"/>
      <w:numFmt w:val="bullet"/>
      <w:lvlText w:val="o"/>
      <w:lvlJc w:val="left"/>
      <w:pPr>
        <w:ind w:left="1872" w:hanging="360"/>
      </w:pPr>
      <w:rPr>
        <w:rFonts w:ascii="Courier New" w:hAnsi="Courier New" w:cs="Courier New" w:hint="default"/>
      </w:rPr>
    </w:lvl>
    <w:lvl w:ilvl="2" w:tplc="04190005">
      <w:start w:val="1"/>
      <w:numFmt w:val="bullet"/>
      <w:lvlText w:val=""/>
      <w:lvlJc w:val="left"/>
      <w:pPr>
        <w:ind w:left="2592" w:hanging="360"/>
      </w:pPr>
      <w:rPr>
        <w:rFonts w:ascii="Wingdings" w:hAnsi="Wingdings" w:hint="default"/>
      </w:rPr>
    </w:lvl>
    <w:lvl w:ilvl="3" w:tplc="04190001">
      <w:start w:val="1"/>
      <w:numFmt w:val="bullet"/>
      <w:lvlText w:val=""/>
      <w:lvlJc w:val="left"/>
      <w:pPr>
        <w:ind w:left="3312" w:hanging="360"/>
      </w:pPr>
      <w:rPr>
        <w:rFonts w:ascii="Symbol" w:hAnsi="Symbol" w:hint="default"/>
      </w:rPr>
    </w:lvl>
    <w:lvl w:ilvl="4" w:tplc="04190003">
      <w:start w:val="1"/>
      <w:numFmt w:val="bullet"/>
      <w:lvlText w:val="o"/>
      <w:lvlJc w:val="left"/>
      <w:pPr>
        <w:ind w:left="4032" w:hanging="360"/>
      </w:pPr>
      <w:rPr>
        <w:rFonts w:ascii="Courier New" w:hAnsi="Courier New" w:cs="Courier New" w:hint="default"/>
      </w:rPr>
    </w:lvl>
    <w:lvl w:ilvl="5" w:tplc="04190005">
      <w:start w:val="1"/>
      <w:numFmt w:val="bullet"/>
      <w:lvlText w:val=""/>
      <w:lvlJc w:val="left"/>
      <w:pPr>
        <w:ind w:left="4752" w:hanging="360"/>
      </w:pPr>
      <w:rPr>
        <w:rFonts w:ascii="Wingdings" w:hAnsi="Wingdings" w:hint="default"/>
      </w:rPr>
    </w:lvl>
    <w:lvl w:ilvl="6" w:tplc="04190001">
      <w:start w:val="1"/>
      <w:numFmt w:val="bullet"/>
      <w:lvlText w:val=""/>
      <w:lvlJc w:val="left"/>
      <w:pPr>
        <w:ind w:left="5472" w:hanging="360"/>
      </w:pPr>
      <w:rPr>
        <w:rFonts w:ascii="Symbol" w:hAnsi="Symbol" w:hint="default"/>
      </w:rPr>
    </w:lvl>
    <w:lvl w:ilvl="7" w:tplc="04190003">
      <w:start w:val="1"/>
      <w:numFmt w:val="bullet"/>
      <w:lvlText w:val="o"/>
      <w:lvlJc w:val="left"/>
      <w:pPr>
        <w:ind w:left="6192" w:hanging="360"/>
      </w:pPr>
      <w:rPr>
        <w:rFonts w:ascii="Courier New" w:hAnsi="Courier New" w:cs="Courier New" w:hint="default"/>
      </w:rPr>
    </w:lvl>
    <w:lvl w:ilvl="8" w:tplc="04190005">
      <w:start w:val="1"/>
      <w:numFmt w:val="bullet"/>
      <w:lvlText w:val=""/>
      <w:lvlJc w:val="left"/>
      <w:pPr>
        <w:ind w:left="6912" w:hanging="360"/>
      </w:pPr>
      <w:rPr>
        <w:rFonts w:ascii="Wingdings" w:hAnsi="Wingdings" w:hint="default"/>
      </w:rPr>
    </w:lvl>
  </w:abstractNum>
  <w:abstractNum w:abstractNumId="23" w15:restartNumberingAfterBreak="0">
    <w:nsid w:val="0EE75CD0"/>
    <w:multiLevelType w:val="hybridMultilevel"/>
    <w:tmpl w:val="DF80DE6E"/>
    <w:lvl w:ilvl="0" w:tplc="FFFFFFFF">
      <w:start w:val="1"/>
      <w:numFmt w:val="upperRoman"/>
      <w:lvlText w:val="%1."/>
      <w:lvlJc w:val="left"/>
      <w:pPr>
        <w:ind w:left="2562" w:hanging="720"/>
      </w:pPr>
      <w:rPr>
        <w:rFonts w:hint="default"/>
      </w:rPr>
    </w:lvl>
    <w:lvl w:ilvl="1" w:tplc="FFFFFFFF">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24" w15:restartNumberingAfterBreak="0">
    <w:nsid w:val="13BC3482"/>
    <w:multiLevelType w:val="multilevel"/>
    <w:tmpl w:val="981E33CA"/>
    <w:lvl w:ilvl="0">
      <w:start w:val="1"/>
      <w:numFmt w:val="decimal"/>
      <w:lvlText w:val="%1."/>
      <w:lvlJc w:val="left"/>
      <w:pPr>
        <w:ind w:left="360" w:hanging="360"/>
      </w:pPr>
    </w:lvl>
    <w:lvl w:ilvl="1">
      <w:start w:val="1"/>
      <w:numFmt w:val="decimal"/>
      <w:lvlText w:val="%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14315E47"/>
    <w:multiLevelType w:val="multilevel"/>
    <w:tmpl w:val="9E56E26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15132C79"/>
    <w:multiLevelType w:val="hybridMultilevel"/>
    <w:tmpl w:val="A11EAB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1BA11D42"/>
    <w:multiLevelType w:val="multilevel"/>
    <w:tmpl w:val="5BAE8D66"/>
    <w:lvl w:ilvl="0">
      <w:start w:val="4"/>
      <w:numFmt w:val="decimal"/>
      <w:lvlText w:val="%1"/>
      <w:lvlJc w:val="left"/>
      <w:pPr>
        <w:ind w:left="360" w:hanging="360"/>
      </w:pPr>
    </w:lvl>
    <w:lvl w:ilvl="1">
      <w:start w:val="1"/>
      <w:numFmt w:val="decimal"/>
      <w:lvlText w:val="%1.%2"/>
      <w:lvlJc w:val="left"/>
      <w:pPr>
        <w:ind w:left="1530" w:hanging="360"/>
      </w:pPr>
    </w:lvl>
    <w:lvl w:ilvl="2">
      <w:start w:val="1"/>
      <w:numFmt w:val="decimal"/>
      <w:lvlText w:val="%1.%2.%3"/>
      <w:lvlJc w:val="left"/>
      <w:pPr>
        <w:ind w:left="3060" w:hanging="720"/>
      </w:pPr>
    </w:lvl>
    <w:lvl w:ilvl="3">
      <w:start w:val="1"/>
      <w:numFmt w:val="decimal"/>
      <w:lvlText w:val="%1.%2.%3.%4"/>
      <w:lvlJc w:val="left"/>
      <w:pPr>
        <w:ind w:left="4230" w:hanging="720"/>
      </w:pPr>
    </w:lvl>
    <w:lvl w:ilvl="4">
      <w:start w:val="1"/>
      <w:numFmt w:val="decimal"/>
      <w:lvlText w:val="%1.%2.%3.%4.%5"/>
      <w:lvlJc w:val="left"/>
      <w:pPr>
        <w:ind w:left="5760" w:hanging="1080"/>
      </w:pPr>
    </w:lvl>
    <w:lvl w:ilvl="5">
      <w:start w:val="1"/>
      <w:numFmt w:val="decimal"/>
      <w:lvlText w:val="%1.%2.%3.%4.%5.%6"/>
      <w:lvlJc w:val="left"/>
      <w:pPr>
        <w:ind w:left="6930" w:hanging="1080"/>
      </w:pPr>
    </w:lvl>
    <w:lvl w:ilvl="6">
      <w:start w:val="1"/>
      <w:numFmt w:val="decimal"/>
      <w:lvlText w:val="%1.%2.%3.%4.%5.%6.%7"/>
      <w:lvlJc w:val="left"/>
      <w:pPr>
        <w:ind w:left="8460" w:hanging="1440"/>
      </w:pPr>
    </w:lvl>
    <w:lvl w:ilvl="7">
      <w:start w:val="1"/>
      <w:numFmt w:val="decimal"/>
      <w:lvlText w:val="%1.%2.%3.%4.%5.%6.%7.%8"/>
      <w:lvlJc w:val="left"/>
      <w:pPr>
        <w:ind w:left="9630" w:hanging="1440"/>
      </w:pPr>
    </w:lvl>
    <w:lvl w:ilvl="8">
      <w:start w:val="1"/>
      <w:numFmt w:val="decimal"/>
      <w:lvlText w:val="%1.%2.%3.%4.%5.%6.%7.%8.%9"/>
      <w:lvlJc w:val="left"/>
      <w:pPr>
        <w:ind w:left="10800" w:hanging="1440"/>
      </w:pPr>
    </w:lvl>
  </w:abstractNum>
  <w:abstractNum w:abstractNumId="28" w15:restartNumberingAfterBreak="0">
    <w:nsid w:val="1D3F3344"/>
    <w:multiLevelType w:val="hybridMultilevel"/>
    <w:tmpl w:val="05E8FE6E"/>
    <w:lvl w:ilvl="0" w:tplc="0416000F">
      <w:start w:val="1"/>
      <w:numFmt w:val="decimal"/>
      <w:lvlText w:val="%1."/>
      <w:lvlJc w:val="left"/>
      <w:pPr>
        <w:ind w:left="720" w:hanging="720"/>
      </w:pPr>
    </w:lvl>
    <w:lvl w:ilvl="1" w:tplc="04160019">
      <w:start w:val="1"/>
      <w:numFmt w:val="lowerLetter"/>
      <w:lvlText w:val="%2."/>
      <w:lvlJc w:val="left"/>
      <w:pPr>
        <w:ind w:left="1080" w:hanging="360"/>
      </w:pPr>
    </w:lvl>
    <w:lvl w:ilvl="2" w:tplc="0416001B">
      <w:start w:val="1"/>
      <w:numFmt w:val="lowerRoman"/>
      <w:lvlText w:val="%3."/>
      <w:lvlJc w:val="right"/>
      <w:pPr>
        <w:ind w:left="1800" w:hanging="180"/>
      </w:pPr>
    </w:lvl>
    <w:lvl w:ilvl="3" w:tplc="0416000F">
      <w:start w:val="1"/>
      <w:numFmt w:val="decimal"/>
      <w:lvlText w:val="%4."/>
      <w:lvlJc w:val="left"/>
      <w:pPr>
        <w:ind w:left="2520" w:hanging="360"/>
      </w:pPr>
    </w:lvl>
    <w:lvl w:ilvl="4" w:tplc="04160019">
      <w:start w:val="1"/>
      <w:numFmt w:val="lowerLetter"/>
      <w:lvlText w:val="%5."/>
      <w:lvlJc w:val="left"/>
      <w:pPr>
        <w:ind w:left="3240" w:hanging="360"/>
      </w:pPr>
    </w:lvl>
    <w:lvl w:ilvl="5" w:tplc="0416001B">
      <w:start w:val="1"/>
      <w:numFmt w:val="lowerRoman"/>
      <w:lvlText w:val="%6."/>
      <w:lvlJc w:val="right"/>
      <w:pPr>
        <w:ind w:left="3960" w:hanging="180"/>
      </w:pPr>
    </w:lvl>
    <w:lvl w:ilvl="6" w:tplc="0416000F">
      <w:start w:val="1"/>
      <w:numFmt w:val="decimal"/>
      <w:lvlText w:val="%7."/>
      <w:lvlJc w:val="left"/>
      <w:pPr>
        <w:ind w:left="4680" w:hanging="360"/>
      </w:pPr>
    </w:lvl>
    <w:lvl w:ilvl="7" w:tplc="04160019">
      <w:start w:val="1"/>
      <w:numFmt w:val="lowerLetter"/>
      <w:lvlText w:val="%8."/>
      <w:lvlJc w:val="left"/>
      <w:pPr>
        <w:ind w:left="5400" w:hanging="360"/>
      </w:pPr>
    </w:lvl>
    <w:lvl w:ilvl="8" w:tplc="0416001B">
      <w:start w:val="1"/>
      <w:numFmt w:val="lowerRoman"/>
      <w:lvlText w:val="%9."/>
      <w:lvlJc w:val="right"/>
      <w:pPr>
        <w:ind w:left="6120" w:hanging="180"/>
      </w:pPr>
    </w:lvl>
  </w:abstractNum>
  <w:abstractNum w:abstractNumId="29" w15:restartNumberingAfterBreak="0">
    <w:nsid w:val="1FAA6A21"/>
    <w:multiLevelType w:val="multilevel"/>
    <w:tmpl w:val="7CC04FF8"/>
    <w:lvl w:ilvl="0">
      <w:start w:val="1"/>
      <w:numFmt w:val="decimal"/>
      <w:lvlText w:val="%1"/>
      <w:lvlJc w:val="left"/>
      <w:pPr>
        <w:ind w:left="360" w:hanging="360"/>
      </w:pPr>
    </w:lvl>
    <w:lvl w:ilvl="1">
      <w:start w:val="1"/>
      <w:numFmt w:val="decimal"/>
      <w:lvlText w:val="%1.%2"/>
      <w:lvlJc w:val="left"/>
      <w:pPr>
        <w:ind w:left="1620" w:hanging="360"/>
      </w:pPr>
    </w:lvl>
    <w:lvl w:ilvl="2">
      <w:start w:val="1"/>
      <w:numFmt w:val="decimal"/>
      <w:lvlText w:val="%1.%2.%3"/>
      <w:lvlJc w:val="left"/>
      <w:pPr>
        <w:ind w:left="3240" w:hanging="720"/>
      </w:pPr>
    </w:lvl>
    <w:lvl w:ilvl="3">
      <w:start w:val="1"/>
      <w:numFmt w:val="decimal"/>
      <w:lvlText w:val="%1.%2.%3.%4"/>
      <w:lvlJc w:val="left"/>
      <w:pPr>
        <w:ind w:left="4500" w:hanging="720"/>
      </w:pPr>
    </w:lvl>
    <w:lvl w:ilvl="4">
      <w:start w:val="1"/>
      <w:numFmt w:val="decimal"/>
      <w:lvlText w:val="%1.%2.%3.%4.%5"/>
      <w:lvlJc w:val="left"/>
      <w:pPr>
        <w:ind w:left="6120" w:hanging="1080"/>
      </w:pPr>
    </w:lvl>
    <w:lvl w:ilvl="5">
      <w:start w:val="1"/>
      <w:numFmt w:val="decimal"/>
      <w:lvlText w:val="%1.%2.%3.%4.%5.%6"/>
      <w:lvlJc w:val="left"/>
      <w:pPr>
        <w:ind w:left="7380" w:hanging="1080"/>
      </w:pPr>
    </w:lvl>
    <w:lvl w:ilvl="6">
      <w:start w:val="1"/>
      <w:numFmt w:val="decimal"/>
      <w:lvlText w:val="%1.%2.%3.%4.%5.%6.%7"/>
      <w:lvlJc w:val="left"/>
      <w:pPr>
        <w:ind w:left="9000" w:hanging="1440"/>
      </w:pPr>
    </w:lvl>
    <w:lvl w:ilvl="7">
      <w:start w:val="1"/>
      <w:numFmt w:val="decimal"/>
      <w:lvlText w:val="%1.%2.%3.%4.%5.%6.%7.%8"/>
      <w:lvlJc w:val="left"/>
      <w:pPr>
        <w:ind w:left="10260" w:hanging="1440"/>
      </w:pPr>
    </w:lvl>
    <w:lvl w:ilvl="8">
      <w:start w:val="1"/>
      <w:numFmt w:val="decimal"/>
      <w:lvlText w:val="%1.%2.%3.%4.%5.%6.%7.%8.%9"/>
      <w:lvlJc w:val="left"/>
      <w:pPr>
        <w:ind w:left="11520" w:hanging="1440"/>
      </w:pPr>
    </w:lvl>
  </w:abstractNum>
  <w:abstractNum w:abstractNumId="30" w15:restartNumberingAfterBreak="0">
    <w:nsid w:val="1FF22D48"/>
    <w:multiLevelType w:val="hybridMultilevel"/>
    <w:tmpl w:val="B15EFFE6"/>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23150316"/>
    <w:multiLevelType w:val="hybridMultilevel"/>
    <w:tmpl w:val="B15EFFE6"/>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28B970A4"/>
    <w:multiLevelType w:val="hybridMultilevel"/>
    <w:tmpl w:val="DF80DE6E"/>
    <w:lvl w:ilvl="0" w:tplc="FFFFFFFF">
      <w:start w:val="1"/>
      <w:numFmt w:val="upperRoman"/>
      <w:lvlText w:val="%1."/>
      <w:lvlJc w:val="left"/>
      <w:pPr>
        <w:ind w:left="2562" w:hanging="720"/>
      </w:pPr>
      <w:rPr>
        <w:rFonts w:hint="default"/>
      </w:rPr>
    </w:lvl>
    <w:lvl w:ilvl="1" w:tplc="FFFFFFFF">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33" w15:restartNumberingAfterBreak="0">
    <w:nsid w:val="28D106E1"/>
    <w:multiLevelType w:val="hybridMultilevel"/>
    <w:tmpl w:val="5E426B76"/>
    <w:lvl w:ilvl="0" w:tplc="6234F9EE">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062"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34" w15:restartNumberingAfterBreak="0">
    <w:nsid w:val="29B00456"/>
    <w:multiLevelType w:val="hybridMultilevel"/>
    <w:tmpl w:val="101C84C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1EE29F2"/>
    <w:multiLevelType w:val="hybridMultilevel"/>
    <w:tmpl w:val="B4D61D8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6" w15:restartNumberingAfterBreak="0">
    <w:nsid w:val="33186D25"/>
    <w:multiLevelType w:val="hybridMultilevel"/>
    <w:tmpl w:val="ECA4127C"/>
    <w:lvl w:ilvl="0" w:tplc="04190011">
      <w:start w:val="1"/>
      <w:numFmt w:val="decimal"/>
      <w:lvlText w:val="%1)"/>
      <w:lvlJc w:val="left"/>
      <w:pPr>
        <w:ind w:left="1152" w:hanging="360"/>
      </w:pPr>
    </w:lvl>
    <w:lvl w:ilvl="1" w:tplc="04190019">
      <w:start w:val="1"/>
      <w:numFmt w:val="lowerLetter"/>
      <w:lvlText w:val="%2."/>
      <w:lvlJc w:val="left"/>
      <w:pPr>
        <w:ind w:left="1872" w:hanging="360"/>
      </w:pPr>
    </w:lvl>
    <w:lvl w:ilvl="2" w:tplc="0419001B">
      <w:start w:val="1"/>
      <w:numFmt w:val="lowerRoman"/>
      <w:lvlText w:val="%3."/>
      <w:lvlJc w:val="right"/>
      <w:pPr>
        <w:ind w:left="2592" w:hanging="180"/>
      </w:pPr>
    </w:lvl>
    <w:lvl w:ilvl="3" w:tplc="0419000F">
      <w:start w:val="1"/>
      <w:numFmt w:val="decimal"/>
      <w:lvlText w:val="%4."/>
      <w:lvlJc w:val="left"/>
      <w:pPr>
        <w:ind w:left="3312" w:hanging="360"/>
      </w:pPr>
    </w:lvl>
    <w:lvl w:ilvl="4" w:tplc="04190019">
      <w:start w:val="1"/>
      <w:numFmt w:val="lowerLetter"/>
      <w:lvlText w:val="%5."/>
      <w:lvlJc w:val="left"/>
      <w:pPr>
        <w:ind w:left="4032" w:hanging="360"/>
      </w:pPr>
    </w:lvl>
    <w:lvl w:ilvl="5" w:tplc="0419001B">
      <w:start w:val="1"/>
      <w:numFmt w:val="lowerRoman"/>
      <w:lvlText w:val="%6."/>
      <w:lvlJc w:val="right"/>
      <w:pPr>
        <w:ind w:left="4752" w:hanging="180"/>
      </w:pPr>
    </w:lvl>
    <w:lvl w:ilvl="6" w:tplc="0419000F">
      <w:start w:val="1"/>
      <w:numFmt w:val="decimal"/>
      <w:lvlText w:val="%7."/>
      <w:lvlJc w:val="left"/>
      <w:pPr>
        <w:ind w:left="5472" w:hanging="360"/>
      </w:pPr>
    </w:lvl>
    <w:lvl w:ilvl="7" w:tplc="04190019">
      <w:start w:val="1"/>
      <w:numFmt w:val="lowerLetter"/>
      <w:lvlText w:val="%8."/>
      <w:lvlJc w:val="left"/>
      <w:pPr>
        <w:ind w:left="6192" w:hanging="360"/>
      </w:pPr>
    </w:lvl>
    <w:lvl w:ilvl="8" w:tplc="0419001B">
      <w:start w:val="1"/>
      <w:numFmt w:val="lowerRoman"/>
      <w:lvlText w:val="%9."/>
      <w:lvlJc w:val="right"/>
      <w:pPr>
        <w:ind w:left="6912" w:hanging="180"/>
      </w:pPr>
    </w:lvl>
  </w:abstractNum>
  <w:abstractNum w:abstractNumId="37" w15:restartNumberingAfterBreak="0">
    <w:nsid w:val="370923E4"/>
    <w:multiLevelType w:val="hybridMultilevel"/>
    <w:tmpl w:val="1174CF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377717B0"/>
    <w:multiLevelType w:val="hybridMultilevel"/>
    <w:tmpl w:val="EA8210A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9" w15:restartNumberingAfterBreak="0">
    <w:nsid w:val="37933CAB"/>
    <w:multiLevelType w:val="multilevel"/>
    <w:tmpl w:val="4654819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379C0826"/>
    <w:multiLevelType w:val="hybridMultilevel"/>
    <w:tmpl w:val="84BA7A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383A4F89"/>
    <w:multiLevelType w:val="hybridMultilevel"/>
    <w:tmpl w:val="F42CF9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391F1D0B"/>
    <w:multiLevelType w:val="multilevel"/>
    <w:tmpl w:val="BD0E7264"/>
    <w:lvl w:ilvl="0">
      <w:start w:val="1"/>
      <w:numFmt w:val="decimal"/>
      <w:lvlText w:val="%1."/>
      <w:lvlJc w:val="left"/>
      <w:pPr>
        <w:ind w:left="708" w:hanging="708"/>
      </w:pPr>
      <w:rPr>
        <w:rFonts w:hint="default"/>
      </w:rPr>
    </w:lvl>
    <w:lvl w:ilvl="1">
      <w:start w:val="1"/>
      <w:numFmt w:val="decimal"/>
      <w:lvlText w:val="%1.%2."/>
      <w:lvlJc w:val="left"/>
      <w:pPr>
        <w:ind w:left="708" w:hanging="7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3A0B04E2"/>
    <w:multiLevelType w:val="hybridMultilevel"/>
    <w:tmpl w:val="0D609278"/>
    <w:lvl w:ilvl="0" w:tplc="04190001">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start w:val="1"/>
      <w:numFmt w:val="bullet"/>
      <w:lvlText w:val=""/>
      <w:lvlJc w:val="left"/>
      <w:pPr>
        <w:ind w:left="2508" w:hanging="360"/>
      </w:pPr>
      <w:rPr>
        <w:rFonts w:ascii="Wingdings" w:hAnsi="Wingdings" w:hint="default"/>
      </w:rPr>
    </w:lvl>
    <w:lvl w:ilvl="3" w:tplc="04190001">
      <w:start w:val="1"/>
      <w:numFmt w:val="bullet"/>
      <w:lvlText w:val=""/>
      <w:lvlJc w:val="left"/>
      <w:pPr>
        <w:ind w:left="3228" w:hanging="360"/>
      </w:pPr>
      <w:rPr>
        <w:rFonts w:ascii="Symbol" w:hAnsi="Symbol" w:hint="default"/>
      </w:rPr>
    </w:lvl>
    <w:lvl w:ilvl="4" w:tplc="04190003">
      <w:start w:val="1"/>
      <w:numFmt w:val="bullet"/>
      <w:lvlText w:val="o"/>
      <w:lvlJc w:val="left"/>
      <w:pPr>
        <w:ind w:left="3948" w:hanging="360"/>
      </w:pPr>
      <w:rPr>
        <w:rFonts w:ascii="Courier New" w:hAnsi="Courier New" w:cs="Courier New" w:hint="default"/>
      </w:rPr>
    </w:lvl>
    <w:lvl w:ilvl="5" w:tplc="04190005">
      <w:start w:val="1"/>
      <w:numFmt w:val="bullet"/>
      <w:lvlText w:val=""/>
      <w:lvlJc w:val="left"/>
      <w:pPr>
        <w:ind w:left="4668" w:hanging="360"/>
      </w:pPr>
      <w:rPr>
        <w:rFonts w:ascii="Wingdings" w:hAnsi="Wingdings" w:hint="default"/>
      </w:rPr>
    </w:lvl>
    <w:lvl w:ilvl="6" w:tplc="04190001">
      <w:start w:val="1"/>
      <w:numFmt w:val="bullet"/>
      <w:lvlText w:val=""/>
      <w:lvlJc w:val="left"/>
      <w:pPr>
        <w:ind w:left="5388" w:hanging="360"/>
      </w:pPr>
      <w:rPr>
        <w:rFonts w:ascii="Symbol" w:hAnsi="Symbol" w:hint="default"/>
      </w:rPr>
    </w:lvl>
    <w:lvl w:ilvl="7" w:tplc="04190003">
      <w:start w:val="1"/>
      <w:numFmt w:val="bullet"/>
      <w:lvlText w:val="o"/>
      <w:lvlJc w:val="left"/>
      <w:pPr>
        <w:ind w:left="6108" w:hanging="360"/>
      </w:pPr>
      <w:rPr>
        <w:rFonts w:ascii="Courier New" w:hAnsi="Courier New" w:cs="Courier New" w:hint="default"/>
      </w:rPr>
    </w:lvl>
    <w:lvl w:ilvl="8" w:tplc="04190005">
      <w:start w:val="1"/>
      <w:numFmt w:val="bullet"/>
      <w:lvlText w:val=""/>
      <w:lvlJc w:val="left"/>
      <w:pPr>
        <w:ind w:left="6828" w:hanging="360"/>
      </w:pPr>
      <w:rPr>
        <w:rFonts w:ascii="Wingdings" w:hAnsi="Wingdings" w:hint="default"/>
      </w:rPr>
    </w:lvl>
  </w:abstractNum>
  <w:abstractNum w:abstractNumId="44" w15:restartNumberingAfterBreak="0">
    <w:nsid w:val="3AE82824"/>
    <w:multiLevelType w:val="hybridMultilevel"/>
    <w:tmpl w:val="59102388"/>
    <w:lvl w:ilvl="0" w:tplc="04190011">
      <w:start w:val="1"/>
      <w:numFmt w:val="decimal"/>
      <w:lvlText w:val="%1)"/>
      <w:lvlJc w:val="left"/>
      <w:pPr>
        <w:ind w:left="1152" w:hanging="360"/>
      </w:pPr>
    </w:lvl>
    <w:lvl w:ilvl="1" w:tplc="04190019">
      <w:start w:val="1"/>
      <w:numFmt w:val="lowerLetter"/>
      <w:lvlText w:val="%2."/>
      <w:lvlJc w:val="left"/>
      <w:pPr>
        <w:ind w:left="1872" w:hanging="360"/>
      </w:pPr>
    </w:lvl>
    <w:lvl w:ilvl="2" w:tplc="0419001B">
      <w:start w:val="1"/>
      <w:numFmt w:val="lowerRoman"/>
      <w:lvlText w:val="%3."/>
      <w:lvlJc w:val="right"/>
      <w:pPr>
        <w:ind w:left="2592" w:hanging="180"/>
      </w:pPr>
    </w:lvl>
    <w:lvl w:ilvl="3" w:tplc="0419000F">
      <w:start w:val="1"/>
      <w:numFmt w:val="decimal"/>
      <w:lvlText w:val="%4."/>
      <w:lvlJc w:val="left"/>
      <w:pPr>
        <w:ind w:left="3312" w:hanging="360"/>
      </w:pPr>
    </w:lvl>
    <w:lvl w:ilvl="4" w:tplc="04190019">
      <w:start w:val="1"/>
      <w:numFmt w:val="lowerLetter"/>
      <w:lvlText w:val="%5."/>
      <w:lvlJc w:val="left"/>
      <w:pPr>
        <w:ind w:left="4032" w:hanging="360"/>
      </w:pPr>
    </w:lvl>
    <w:lvl w:ilvl="5" w:tplc="0419001B">
      <w:start w:val="1"/>
      <w:numFmt w:val="lowerRoman"/>
      <w:lvlText w:val="%6."/>
      <w:lvlJc w:val="right"/>
      <w:pPr>
        <w:ind w:left="4752" w:hanging="180"/>
      </w:pPr>
    </w:lvl>
    <w:lvl w:ilvl="6" w:tplc="0419000F">
      <w:start w:val="1"/>
      <w:numFmt w:val="decimal"/>
      <w:lvlText w:val="%7."/>
      <w:lvlJc w:val="left"/>
      <w:pPr>
        <w:ind w:left="5472" w:hanging="360"/>
      </w:pPr>
    </w:lvl>
    <w:lvl w:ilvl="7" w:tplc="04190019">
      <w:start w:val="1"/>
      <w:numFmt w:val="lowerLetter"/>
      <w:lvlText w:val="%8."/>
      <w:lvlJc w:val="left"/>
      <w:pPr>
        <w:ind w:left="6192" w:hanging="360"/>
      </w:pPr>
    </w:lvl>
    <w:lvl w:ilvl="8" w:tplc="0419001B">
      <w:start w:val="1"/>
      <w:numFmt w:val="lowerRoman"/>
      <w:lvlText w:val="%9."/>
      <w:lvlJc w:val="right"/>
      <w:pPr>
        <w:ind w:left="6912" w:hanging="180"/>
      </w:pPr>
    </w:lvl>
  </w:abstractNum>
  <w:abstractNum w:abstractNumId="45" w15:restartNumberingAfterBreak="0">
    <w:nsid w:val="3BAF7910"/>
    <w:multiLevelType w:val="hybridMultilevel"/>
    <w:tmpl w:val="5C00FFC8"/>
    <w:styleLink w:val="ImportedStyle1"/>
    <w:lvl w:ilvl="0" w:tplc="4CA260FA">
      <w:start w:val="1"/>
      <w:numFmt w:val="lowerLetter"/>
      <w:lvlText w:val="(%1)"/>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ind w:left="720" w:hanging="360"/>
      </w:pPr>
      <w:rPr>
        <w:rFonts w:hAnsi="Arial Unicode MS"/>
        <w:caps w:val="0"/>
        <w:smallCaps w:val="0"/>
        <w:strike w:val="0"/>
        <w:dstrike w:val="0"/>
        <w:color w:val="000000"/>
        <w:spacing w:val="0"/>
        <w:w w:val="100"/>
        <w:kern w:val="0"/>
        <w:position w:val="0"/>
        <w:highlight w:val="none"/>
        <w:vertAlign w:val="baseline"/>
      </w:rPr>
    </w:lvl>
    <w:lvl w:ilvl="1" w:tplc="BFD86BE8">
      <w:start w:val="1"/>
      <w:numFmt w:val="lowerLetter"/>
      <w:lvlText w:val="%2."/>
      <w:lvlJc w:val="left"/>
      <w:pPr>
        <w:tabs>
          <w:tab w:val="left" w:pos="2160"/>
          <w:tab w:val="left" w:pos="2880"/>
          <w:tab w:val="left" w:pos="3600"/>
          <w:tab w:val="left" w:pos="4320"/>
          <w:tab w:val="left" w:pos="5040"/>
          <w:tab w:val="left" w:pos="5760"/>
          <w:tab w:val="left" w:pos="6480"/>
          <w:tab w:val="left" w:pos="7200"/>
          <w:tab w:val="left" w:pos="7920"/>
          <w:tab w:val="left" w:pos="8640"/>
          <w:tab w:val="left" w:pos="9132"/>
        </w:tabs>
        <w:ind w:left="1440" w:hanging="360"/>
      </w:pPr>
      <w:rPr>
        <w:rFonts w:hAnsi="Arial Unicode MS"/>
        <w:caps w:val="0"/>
        <w:smallCaps w:val="0"/>
        <w:strike w:val="0"/>
        <w:dstrike w:val="0"/>
        <w:color w:val="000000"/>
        <w:spacing w:val="0"/>
        <w:w w:val="100"/>
        <w:kern w:val="0"/>
        <w:position w:val="0"/>
        <w:highlight w:val="none"/>
        <w:vertAlign w:val="baseline"/>
      </w:rPr>
    </w:lvl>
    <w:lvl w:ilvl="2" w:tplc="0622A766">
      <w:start w:val="1"/>
      <w:numFmt w:val="lowerRoman"/>
      <w:lvlText w:val="%3."/>
      <w:lvlJc w:val="left"/>
      <w:pPr>
        <w:tabs>
          <w:tab w:val="left" w:pos="1440"/>
          <w:tab w:val="left" w:pos="2880"/>
          <w:tab w:val="left" w:pos="3600"/>
          <w:tab w:val="left" w:pos="4320"/>
          <w:tab w:val="left" w:pos="5040"/>
          <w:tab w:val="left" w:pos="5760"/>
          <w:tab w:val="left" w:pos="6480"/>
          <w:tab w:val="left" w:pos="7200"/>
          <w:tab w:val="left" w:pos="7920"/>
          <w:tab w:val="left" w:pos="8640"/>
          <w:tab w:val="left" w:pos="9132"/>
        </w:tabs>
        <w:ind w:left="2160" w:hanging="313"/>
      </w:pPr>
      <w:rPr>
        <w:rFonts w:hAnsi="Arial Unicode MS"/>
        <w:caps w:val="0"/>
        <w:smallCaps w:val="0"/>
        <w:strike w:val="0"/>
        <w:dstrike w:val="0"/>
        <w:color w:val="000000"/>
        <w:spacing w:val="0"/>
        <w:w w:val="100"/>
        <w:kern w:val="0"/>
        <w:position w:val="0"/>
        <w:highlight w:val="none"/>
        <w:vertAlign w:val="baseline"/>
      </w:rPr>
    </w:lvl>
    <w:lvl w:ilvl="3" w:tplc="9ECEB010">
      <w:start w:val="1"/>
      <w:numFmt w:val="decimal"/>
      <w:lvlText w:val="%4."/>
      <w:lvlJc w:val="left"/>
      <w:pPr>
        <w:tabs>
          <w:tab w:val="left" w:pos="1440"/>
          <w:tab w:val="left" w:pos="2160"/>
          <w:tab w:val="left" w:pos="3600"/>
          <w:tab w:val="left" w:pos="4320"/>
          <w:tab w:val="left" w:pos="5040"/>
          <w:tab w:val="left" w:pos="5760"/>
          <w:tab w:val="left" w:pos="6480"/>
          <w:tab w:val="left" w:pos="7200"/>
          <w:tab w:val="left" w:pos="7920"/>
          <w:tab w:val="left" w:pos="8640"/>
          <w:tab w:val="left" w:pos="9132"/>
        </w:tabs>
        <w:ind w:left="2880" w:hanging="360"/>
      </w:pPr>
      <w:rPr>
        <w:rFonts w:hAnsi="Arial Unicode MS"/>
        <w:caps w:val="0"/>
        <w:smallCaps w:val="0"/>
        <w:strike w:val="0"/>
        <w:dstrike w:val="0"/>
        <w:color w:val="000000"/>
        <w:spacing w:val="0"/>
        <w:w w:val="100"/>
        <w:kern w:val="0"/>
        <w:position w:val="0"/>
        <w:highlight w:val="none"/>
        <w:vertAlign w:val="baseline"/>
      </w:rPr>
    </w:lvl>
    <w:lvl w:ilvl="4" w:tplc="C9043BC0">
      <w:start w:val="1"/>
      <w:numFmt w:val="lowerLetter"/>
      <w:lvlText w:val="%5."/>
      <w:lvlJc w:val="left"/>
      <w:pPr>
        <w:tabs>
          <w:tab w:val="left" w:pos="1440"/>
          <w:tab w:val="left" w:pos="2160"/>
          <w:tab w:val="left" w:pos="2880"/>
          <w:tab w:val="left" w:pos="4320"/>
          <w:tab w:val="left" w:pos="5040"/>
          <w:tab w:val="left" w:pos="5760"/>
          <w:tab w:val="left" w:pos="6480"/>
          <w:tab w:val="left" w:pos="7200"/>
          <w:tab w:val="left" w:pos="7920"/>
          <w:tab w:val="left" w:pos="8640"/>
          <w:tab w:val="left" w:pos="9132"/>
        </w:tabs>
        <w:ind w:left="3600" w:hanging="360"/>
      </w:pPr>
      <w:rPr>
        <w:rFonts w:hAnsi="Arial Unicode MS"/>
        <w:caps w:val="0"/>
        <w:smallCaps w:val="0"/>
        <w:strike w:val="0"/>
        <w:dstrike w:val="0"/>
        <w:color w:val="000000"/>
        <w:spacing w:val="0"/>
        <w:w w:val="100"/>
        <w:kern w:val="0"/>
        <w:position w:val="0"/>
        <w:highlight w:val="none"/>
        <w:vertAlign w:val="baseline"/>
      </w:rPr>
    </w:lvl>
    <w:lvl w:ilvl="5" w:tplc="807C9DEC">
      <w:start w:val="1"/>
      <w:numFmt w:val="lowerRoman"/>
      <w:lvlText w:val="%6."/>
      <w:lvlJc w:val="left"/>
      <w:pPr>
        <w:tabs>
          <w:tab w:val="left" w:pos="1440"/>
          <w:tab w:val="left" w:pos="2160"/>
          <w:tab w:val="left" w:pos="2880"/>
          <w:tab w:val="left" w:pos="3600"/>
          <w:tab w:val="left" w:pos="5040"/>
          <w:tab w:val="left" w:pos="5760"/>
          <w:tab w:val="left" w:pos="6480"/>
          <w:tab w:val="left" w:pos="7200"/>
          <w:tab w:val="left" w:pos="7920"/>
          <w:tab w:val="left" w:pos="8640"/>
          <w:tab w:val="left" w:pos="9132"/>
        </w:tabs>
        <w:ind w:left="4320" w:hanging="313"/>
      </w:pPr>
      <w:rPr>
        <w:rFonts w:hAnsi="Arial Unicode MS"/>
        <w:caps w:val="0"/>
        <w:smallCaps w:val="0"/>
        <w:strike w:val="0"/>
        <w:dstrike w:val="0"/>
        <w:color w:val="000000"/>
        <w:spacing w:val="0"/>
        <w:w w:val="100"/>
        <w:kern w:val="0"/>
        <w:position w:val="0"/>
        <w:highlight w:val="none"/>
        <w:vertAlign w:val="baseline"/>
      </w:rPr>
    </w:lvl>
    <w:lvl w:ilvl="6" w:tplc="FA66E7B8">
      <w:start w:val="1"/>
      <w:numFmt w:val="decimal"/>
      <w:lvlText w:val="%7."/>
      <w:lvlJc w:val="left"/>
      <w:pPr>
        <w:tabs>
          <w:tab w:val="left" w:pos="1440"/>
          <w:tab w:val="left" w:pos="2160"/>
          <w:tab w:val="left" w:pos="2880"/>
          <w:tab w:val="left" w:pos="3600"/>
          <w:tab w:val="left" w:pos="4320"/>
          <w:tab w:val="left" w:pos="5760"/>
          <w:tab w:val="left" w:pos="6480"/>
          <w:tab w:val="left" w:pos="7200"/>
          <w:tab w:val="left" w:pos="7920"/>
          <w:tab w:val="left" w:pos="8640"/>
          <w:tab w:val="left" w:pos="9132"/>
        </w:tabs>
        <w:ind w:left="5040" w:hanging="360"/>
      </w:pPr>
      <w:rPr>
        <w:rFonts w:hAnsi="Arial Unicode MS"/>
        <w:caps w:val="0"/>
        <w:smallCaps w:val="0"/>
        <w:strike w:val="0"/>
        <w:dstrike w:val="0"/>
        <w:color w:val="000000"/>
        <w:spacing w:val="0"/>
        <w:w w:val="100"/>
        <w:kern w:val="0"/>
        <w:position w:val="0"/>
        <w:highlight w:val="none"/>
        <w:vertAlign w:val="baseline"/>
      </w:rPr>
    </w:lvl>
    <w:lvl w:ilvl="7" w:tplc="1076CA1A">
      <w:start w:val="1"/>
      <w:numFmt w:val="lowerLetter"/>
      <w:lvlText w:val="%8."/>
      <w:lvlJc w:val="left"/>
      <w:pPr>
        <w:tabs>
          <w:tab w:val="left" w:pos="1440"/>
          <w:tab w:val="left" w:pos="2160"/>
          <w:tab w:val="left" w:pos="2880"/>
          <w:tab w:val="left" w:pos="3600"/>
          <w:tab w:val="left" w:pos="4320"/>
          <w:tab w:val="left" w:pos="5040"/>
          <w:tab w:val="left" w:pos="6480"/>
          <w:tab w:val="left" w:pos="7200"/>
          <w:tab w:val="left" w:pos="7920"/>
          <w:tab w:val="left" w:pos="8640"/>
          <w:tab w:val="left" w:pos="9132"/>
        </w:tabs>
        <w:ind w:left="5760" w:hanging="360"/>
      </w:pPr>
      <w:rPr>
        <w:rFonts w:hAnsi="Arial Unicode MS"/>
        <w:caps w:val="0"/>
        <w:smallCaps w:val="0"/>
        <w:strike w:val="0"/>
        <w:dstrike w:val="0"/>
        <w:color w:val="000000"/>
        <w:spacing w:val="0"/>
        <w:w w:val="100"/>
        <w:kern w:val="0"/>
        <w:position w:val="0"/>
        <w:highlight w:val="none"/>
        <w:vertAlign w:val="baseline"/>
      </w:rPr>
    </w:lvl>
    <w:lvl w:ilvl="8" w:tplc="C2ACFC1A">
      <w:start w:val="1"/>
      <w:numFmt w:val="lowerRoman"/>
      <w:lvlText w:val="%9."/>
      <w:lvlJc w:val="left"/>
      <w:pPr>
        <w:tabs>
          <w:tab w:val="left" w:pos="1440"/>
          <w:tab w:val="left" w:pos="2160"/>
          <w:tab w:val="left" w:pos="2880"/>
          <w:tab w:val="left" w:pos="3600"/>
          <w:tab w:val="left" w:pos="4320"/>
          <w:tab w:val="left" w:pos="5040"/>
          <w:tab w:val="left" w:pos="5760"/>
          <w:tab w:val="left" w:pos="7200"/>
          <w:tab w:val="left" w:pos="7920"/>
          <w:tab w:val="left" w:pos="8640"/>
          <w:tab w:val="left" w:pos="9132"/>
        </w:tabs>
        <w:ind w:left="6480" w:hanging="313"/>
      </w:pPr>
      <w:rPr>
        <w:rFonts w:hAnsi="Arial Unicode MS"/>
        <w:caps w:val="0"/>
        <w:smallCaps w:val="0"/>
        <w:strike w:val="0"/>
        <w:dstrike w:val="0"/>
        <w:color w:val="000000"/>
        <w:spacing w:val="0"/>
        <w:w w:val="100"/>
        <w:kern w:val="0"/>
        <w:position w:val="0"/>
        <w:highlight w:val="none"/>
        <w:vertAlign w:val="baseline"/>
      </w:rPr>
    </w:lvl>
  </w:abstractNum>
  <w:abstractNum w:abstractNumId="46" w15:restartNumberingAfterBreak="0">
    <w:nsid w:val="3BDF0D8C"/>
    <w:multiLevelType w:val="hybridMultilevel"/>
    <w:tmpl w:val="118A18A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6E72AAA0">
      <w:start w:val="1"/>
      <w:numFmt w:val="decimal"/>
      <w:lvlText w:val="%3)"/>
      <w:lvlJc w:val="left"/>
      <w:pPr>
        <w:ind w:left="2340" w:hanging="360"/>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3C930D07"/>
    <w:multiLevelType w:val="hybridMultilevel"/>
    <w:tmpl w:val="5C00FFC8"/>
    <w:numStyleLink w:val="ImportedStyle1"/>
  </w:abstractNum>
  <w:abstractNum w:abstractNumId="48" w15:restartNumberingAfterBreak="0">
    <w:nsid w:val="3DAC33F9"/>
    <w:multiLevelType w:val="hybridMultilevel"/>
    <w:tmpl w:val="8F88E462"/>
    <w:lvl w:ilvl="0" w:tplc="FAB0DF6A">
      <w:start w:val="1"/>
      <w:numFmt w:val="decimal"/>
      <w:lvlText w:val="%1)"/>
      <w:lvlJc w:val="left"/>
      <w:pPr>
        <w:ind w:left="792" w:hanging="360"/>
      </w:pPr>
    </w:lvl>
    <w:lvl w:ilvl="1" w:tplc="04190019">
      <w:start w:val="1"/>
      <w:numFmt w:val="lowerLetter"/>
      <w:lvlText w:val="%2."/>
      <w:lvlJc w:val="left"/>
      <w:pPr>
        <w:ind w:left="1512" w:hanging="360"/>
      </w:pPr>
    </w:lvl>
    <w:lvl w:ilvl="2" w:tplc="0419001B">
      <w:start w:val="1"/>
      <w:numFmt w:val="lowerRoman"/>
      <w:lvlText w:val="%3."/>
      <w:lvlJc w:val="right"/>
      <w:pPr>
        <w:ind w:left="2232" w:hanging="180"/>
      </w:pPr>
    </w:lvl>
    <w:lvl w:ilvl="3" w:tplc="0419000F">
      <w:start w:val="1"/>
      <w:numFmt w:val="decimal"/>
      <w:lvlText w:val="%4."/>
      <w:lvlJc w:val="left"/>
      <w:pPr>
        <w:ind w:left="2952" w:hanging="360"/>
      </w:pPr>
    </w:lvl>
    <w:lvl w:ilvl="4" w:tplc="04190019">
      <w:start w:val="1"/>
      <w:numFmt w:val="lowerLetter"/>
      <w:lvlText w:val="%5."/>
      <w:lvlJc w:val="left"/>
      <w:pPr>
        <w:ind w:left="3672" w:hanging="360"/>
      </w:pPr>
    </w:lvl>
    <w:lvl w:ilvl="5" w:tplc="0419001B">
      <w:start w:val="1"/>
      <w:numFmt w:val="lowerRoman"/>
      <w:lvlText w:val="%6."/>
      <w:lvlJc w:val="right"/>
      <w:pPr>
        <w:ind w:left="4392" w:hanging="180"/>
      </w:pPr>
    </w:lvl>
    <w:lvl w:ilvl="6" w:tplc="0419000F">
      <w:start w:val="1"/>
      <w:numFmt w:val="decimal"/>
      <w:lvlText w:val="%7."/>
      <w:lvlJc w:val="left"/>
      <w:pPr>
        <w:ind w:left="5112" w:hanging="360"/>
      </w:pPr>
    </w:lvl>
    <w:lvl w:ilvl="7" w:tplc="04190019">
      <w:start w:val="1"/>
      <w:numFmt w:val="lowerLetter"/>
      <w:lvlText w:val="%8."/>
      <w:lvlJc w:val="left"/>
      <w:pPr>
        <w:ind w:left="5832" w:hanging="360"/>
      </w:pPr>
    </w:lvl>
    <w:lvl w:ilvl="8" w:tplc="0419001B">
      <w:start w:val="1"/>
      <w:numFmt w:val="lowerRoman"/>
      <w:lvlText w:val="%9."/>
      <w:lvlJc w:val="right"/>
      <w:pPr>
        <w:ind w:left="6552" w:hanging="180"/>
      </w:pPr>
    </w:lvl>
  </w:abstractNum>
  <w:abstractNum w:abstractNumId="49" w15:restartNumberingAfterBreak="0">
    <w:nsid w:val="3EAF771A"/>
    <w:multiLevelType w:val="hybridMultilevel"/>
    <w:tmpl w:val="00E6DD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409A06D9"/>
    <w:multiLevelType w:val="hybridMultilevel"/>
    <w:tmpl w:val="E48A08A8"/>
    <w:lvl w:ilvl="0" w:tplc="04190001">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start w:val="1"/>
      <w:numFmt w:val="bullet"/>
      <w:lvlText w:val=""/>
      <w:lvlJc w:val="left"/>
      <w:pPr>
        <w:ind w:left="2508" w:hanging="360"/>
      </w:pPr>
      <w:rPr>
        <w:rFonts w:ascii="Wingdings" w:hAnsi="Wingdings" w:hint="default"/>
      </w:rPr>
    </w:lvl>
    <w:lvl w:ilvl="3" w:tplc="04190001">
      <w:start w:val="1"/>
      <w:numFmt w:val="bullet"/>
      <w:lvlText w:val=""/>
      <w:lvlJc w:val="left"/>
      <w:pPr>
        <w:ind w:left="3228" w:hanging="360"/>
      </w:pPr>
      <w:rPr>
        <w:rFonts w:ascii="Symbol" w:hAnsi="Symbol" w:hint="default"/>
      </w:rPr>
    </w:lvl>
    <w:lvl w:ilvl="4" w:tplc="04190003">
      <w:start w:val="1"/>
      <w:numFmt w:val="bullet"/>
      <w:lvlText w:val="o"/>
      <w:lvlJc w:val="left"/>
      <w:pPr>
        <w:ind w:left="3948" w:hanging="360"/>
      </w:pPr>
      <w:rPr>
        <w:rFonts w:ascii="Courier New" w:hAnsi="Courier New" w:cs="Courier New" w:hint="default"/>
      </w:rPr>
    </w:lvl>
    <w:lvl w:ilvl="5" w:tplc="04190005">
      <w:start w:val="1"/>
      <w:numFmt w:val="bullet"/>
      <w:lvlText w:val=""/>
      <w:lvlJc w:val="left"/>
      <w:pPr>
        <w:ind w:left="4668" w:hanging="360"/>
      </w:pPr>
      <w:rPr>
        <w:rFonts w:ascii="Wingdings" w:hAnsi="Wingdings" w:hint="default"/>
      </w:rPr>
    </w:lvl>
    <w:lvl w:ilvl="6" w:tplc="04190001">
      <w:start w:val="1"/>
      <w:numFmt w:val="bullet"/>
      <w:lvlText w:val=""/>
      <w:lvlJc w:val="left"/>
      <w:pPr>
        <w:ind w:left="5388" w:hanging="360"/>
      </w:pPr>
      <w:rPr>
        <w:rFonts w:ascii="Symbol" w:hAnsi="Symbol" w:hint="default"/>
      </w:rPr>
    </w:lvl>
    <w:lvl w:ilvl="7" w:tplc="04190003">
      <w:start w:val="1"/>
      <w:numFmt w:val="bullet"/>
      <w:lvlText w:val="o"/>
      <w:lvlJc w:val="left"/>
      <w:pPr>
        <w:ind w:left="6108" w:hanging="360"/>
      </w:pPr>
      <w:rPr>
        <w:rFonts w:ascii="Courier New" w:hAnsi="Courier New" w:cs="Courier New" w:hint="default"/>
      </w:rPr>
    </w:lvl>
    <w:lvl w:ilvl="8" w:tplc="04190005">
      <w:start w:val="1"/>
      <w:numFmt w:val="bullet"/>
      <w:lvlText w:val=""/>
      <w:lvlJc w:val="left"/>
      <w:pPr>
        <w:ind w:left="6828" w:hanging="360"/>
      </w:pPr>
      <w:rPr>
        <w:rFonts w:ascii="Wingdings" w:hAnsi="Wingdings" w:hint="default"/>
      </w:rPr>
    </w:lvl>
  </w:abstractNum>
  <w:abstractNum w:abstractNumId="51" w15:restartNumberingAfterBreak="0">
    <w:nsid w:val="40AD5E4D"/>
    <w:multiLevelType w:val="hybridMultilevel"/>
    <w:tmpl w:val="E19A7816"/>
    <w:lvl w:ilvl="0" w:tplc="32C29698">
      <w:start w:val="1"/>
      <w:numFmt w:val="lowerLetter"/>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42090FA3"/>
    <w:multiLevelType w:val="hybridMultilevel"/>
    <w:tmpl w:val="04523062"/>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3" w15:restartNumberingAfterBreak="0">
    <w:nsid w:val="43FF4C47"/>
    <w:multiLevelType w:val="hybridMultilevel"/>
    <w:tmpl w:val="2CCAC8C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4" w15:restartNumberingAfterBreak="0">
    <w:nsid w:val="471824DE"/>
    <w:multiLevelType w:val="multilevel"/>
    <w:tmpl w:val="03067EC6"/>
    <w:lvl w:ilvl="0">
      <w:start w:val="1"/>
      <w:numFmt w:val="decimal"/>
      <w:lvlText w:val="%1)"/>
      <w:lvlJc w:val="left"/>
      <w:pPr>
        <w:ind w:left="1154" w:hanging="360"/>
      </w:pPr>
    </w:lvl>
    <w:lvl w:ilvl="1">
      <w:start w:val="1"/>
      <w:numFmt w:val="decimal"/>
      <w:lvlText w:val="%1.%2."/>
      <w:lvlJc w:val="left"/>
      <w:pPr>
        <w:ind w:left="1586" w:hanging="432"/>
      </w:pPr>
    </w:lvl>
    <w:lvl w:ilvl="2">
      <w:start w:val="1"/>
      <w:numFmt w:val="decimal"/>
      <w:lvlText w:val="%1.%2.%3."/>
      <w:lvlJc w:val="left"/>
      <w:pPr>
        <w:ind w:left="2018" w:hanging="504"/>
      </w:pPr>
    </w:lvl>
    <w:lvl w:ilvl="3">
      <w:start w:val="1"/>
      <w:numFmt w:val="decimal"/>
      <w:lvlText w:val="%1.%2.%3.%4."/>
      <w:lvlJc w:val="left"/>
      <w:pPr>
        <w:ind w:left="2522" w:hanging="648"/>
      </w:pPr>
    </w:lvl>
    <w:lvl w:ilvl="4">
      <w:start w:val="1"/>
      <w:numFmt w:val="decimal"/>
      <w:lvlText w:val="%1.%2.%3.%4.%5."/>
      <w:lvlJc w:val="left"/>
      <w:pPr>
        <w:ind w:left="3026" w:hanging="792"/>
      </w:pPr>
    </w:lvl>
    <w:lvl w:ilvl="5">
      <w:start w:val="1"/>
      <w:numFmt w:val="decimal"/>
      <w:lvlText w:val="%1.%2.%3.%4.%5.%6."/>
      <w:lvlJc w:val="left"/>
      <w:pPr>
        <w:ind w:left="3530" w:hanging="936"/>
      </w:pPr>
    </w:lvl>
    <w:lvl w:ilvl="6">
      <w:start w:val="1"/>
      <w:numFmt w:val="decimal"/>
      <w:lvlText w:val="%1.%2.%3.%4.%5.%6.%7."/>
      <w:lvlJc w:val="left"/>
      <w:pPr>
        <w:ind w:left="4034" w:hanging="1080"/>
      </w:pPr>
    </w:lvl>
    <w:lvl w:ilvl="7">
      <w:start w:val="1"/>
      <w:numFmt w:val="decimal"/>
      <w:lvlText w:val="%1.%2.%3.%4.%5.%6.%7.%8."/>
      <w:lvlJc w:val="left"/>
      <w:pPr>
        <w:ind w:left="4538" w:hanging="1224"/>
      </w:pPr>
    </w:lvl>
    <w:lvl w:ilvl="8">
      <w:start w:val="1"/>
      <w:numFmt w:val="decimal"/>
      <w:lvlText w:val="%1.%2.%3.%4.%5.%6.%7.%8.%9."/>
      <w:lvlJc w:val="left"/>
      <w:pPr>
        <w:ind w:left="5114" w:hanging="1440"/>
      </w:pPr>
    </w:lvl>
  </w:abstractNum>
  <w:abstractNum w:abstractNumId="55" w15:restartNumberingAfterBreak="0">
    <w:nsid w:val="47C05D94"/>
    <w:multiLevelType w:val="hybridMultilevel"/>
    <w:tmpl w:val="D5B406D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481F2306"/>
    <w:multiLevelType w:val="hybridMultilevel"/>
    <w:tmpl w:val="8E6E8CEC"/>
    <w:lvl w:ilvl="0" w:tplc="A14EA0D4">
      <w:start w:val="25"/>
      <w:numFmt w:val="bullet"/>
      <w:lvlText w:val="-"/>
      <w:lvlJc w:val="left"/>
      <w:pPr>
        <w:ind w:left="480" w:hanging="360"/>
      </w:pPr>
      <w:rPr>
        <w:rFonts w:ascii="Times New Roman" w:eastAsia="Malgun Gothic" w:hAnsi="Times New Roman" w:cs="Times New Roman" w:hint="default"/>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57" w15:restartNumberingAfterBreak="0">
    <w:nsid w:val="49C376CB"/>
    <w:multiLevelType w:val="hybridMultilevel"/>
    <w:tmpl w:val="4D367D1E"/>
    <w:lvl w:ilvl="0" w:tplc="C6C89248">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49FE5AE0"/>
    <w:multiLevelType w:val="hybridMultilevel"/>
    <w:tmpl w:val="2B222F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9" w15:restartNumberingAfterBreak="0">
    <w:nsid w:val="4A6966FE"/>
    <w:multiLevelType w:val="hybridMultilevel"/>
    <w:tmpl w:val="28D60B9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0" w15:restartNumberingAfterBreak="0">
    <w:nsid w:val="4BC512C9"/>
    <w:multiLevelType w:val="hybridMultilevel"/>
    <w:tmpl w:val="DC2E72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4D515A62"/>
    <w:multiLevelType w:val="hybridMultilevel"/>
    <w:tmpl w:val="617410C2"/>
    <w:lvl w:ilvl="0" w:tplc="240A0001">
      <w:start w:val="1"/>
      <w:numFmt w:val="bullet"/>
      <w:lvlText w:val=""/>
      <w:lvlJc w:val="left"/>
      <w:pPr>
        <w:ind w:left="1854" w:hanging="360"/>
      </w:pPr>
      <w:rPr>
        <w:rFonts w:ascii="Symbol" w:hAnsi="Symbol" w:hint="default"/>
      </w:rPr>
    </w:lvl>
    <w:lvl w:ilvl="1" w:tplc="240A0003">
      <w:start w:val="1"/>
      <w:numFmt w:val="bullet"/>
      <w:lvlText w:val="o"/>
      <w:lvlJc w:val="left"/>
      <w:pPr>
        <w:ind w:left="2574" w:hanging="360"/>
      </w:pPr>
      <w:rPr>
        <w:rFonts w:ascii="Courier New" w:hAnsi="Courier New" w:cs="Courier New" w:hint="default"/>
      </w:rPr>
    </w:lvl>
    <w:lvl w:ilvl="2" w:tplc="240A0005">
      <w:start w:val="1"/>
      <w:numFmt w:val="bullet"/>
      <w:lvlText w:val=""/>
      <w:lvlJc w:val="left"/>
      <w:pPr>
        <w:ind w:left="3294" w:hanging="360"/>
      </w:pPr>
      <w:rPr>
        <w:rFonts w:ascii="Wingdings" w:hAnsi="Wingdings" w:hint="default"/>
      </w:rPr>
    </w:lvl>
    <w:lvl w:ilvl="3" w:tplc="240A0001">
      <w:start w:val="1"/>
      <w:numFmt w:val="bullet"/>
      <w:lvlText w:val=""/>
      <w:lvlJc w:val="left"/>
      <w:pPr>
        <w:ind w:left="4014" w:hanging="360"/>
      </w:pPr>
      <w:rPr>
        <w:rFonts w:ascii="Symbol" w:hAnsi="Symbol" w:hint="default"/>
      </w:rPr>
    </w:lvl>
    <w:lvl w:ilvl="4" w:tplc="240A0003">
      <w:start w:val="1"/>
      <w:numFmt w:val="bullet"/>
      <w:lvlText w:val="o"/>
      <w:lvlJc w:val="left"/>
      <w:pPr>
        <w:ind w:left="4734" w:hanging="360"/>
      </w:pPr>
      <w:rPr>
        <w:rFonts w:ascii="Courier New" w:hAnsi="Courier New" w:cs="Courier New" w:hint="default"/>
      </w:rPr>
    </w:lvl>
    <w:lvl w:ilvl="5" w:tplc="240A0005">
      <w:start w:val="1"/>
      <w:numFmt w:val="bullet"/>
      <w:lvlText w:val=""/>
      <w:lvlJc w:val="left"/>
      <w:pPr>
        <w:ind w:left="5454" w:hanging="360"/>
      </w:pPr>
      <w:rPr>
        <w:rFonts w:ascii="Wingdings" w:hAnsi="Wingdings" w:hint="default"/>
      </w:rPr>
    </w:lvl>
    <w:lvl w:ilvl="6" w:tplc="240A0001">
      <w:start w:val="1"/>
      <w:numFmt w:val="bullet"/>
      <w:lvlText w:val=""/>
      <w:lvlJc w:val="left"/>
      <w:pPr>
        <w:ind w:left="6174" w:hanging="360"/>
      </w:pPr>
      <w:rPr>
        <w:rFonts w:ascii="Symbol" w:hAnsi="Symbol" w:hint="default"/>
      </w:rPr>
    </w:lvl>
    <w:lvl w:ilvl="7" w:tplc="240A0003">
      <w:start w:val="1"/>
      <w:numFmt w:val="bullet"/>
      <w:lvlText w:val="o"/>
      <w:lvlJc w:val="left"/>
      <w:pPr>
        <w:ind w:left="6894" w:hanging="360"/>
      </w:pPr>
      <w:rPr>
        <w:rFonts w:ascii="Courier New" w:hAnsi="Courier New" w:cs="Courier New" w:hint="default"/>
      </w:rPr>
    </w:lvl>
    <w:lvl w:ilvl="8" w:tplc="240A0005">
      <w:start w:val="1"/>
      <w:numFmt w:val="bullet"/>
      <w:lvlText w:val=""/>
      <w:lvlJc w:val="left"/>
      <w:pPr>
        <w:ind w:left="7614" w:hanging="360"/>
      </w:pPr>
      <w:rPr>
        <w:rFonts w:ascii="Wingdings" w:hAnsi="Wingdings" w:hint="default"/>
      </w:rPr>
    </w:lvl>
  </w:abstractNum>
  <w:abstractNum w:abstractNumId="62" w15:restartNumberingAfterBreak="0">
    <w:nsid w:val="4E4313D4"/>
    <w:multiLevelType w:val="hybridMultilevel"/>
    <w:tmpl w:val="171E42EA"/>
    <w:lvl w:ilvl="0" w:tplc="240A0001">
      <w:start w:val="1"/>
      <w:numFmt w:val="bullet"/>
      <w:lvlText w:val=""/>
      <w:lvlJc w:val="left"/>
      <w:pPr>
        <w:ind w:left="1287" w:hanging="360"/>
      </w:pPr>
      <w:rPr>
        <w:rFonts w:ascii="Symbol" w:hAnsi="Symbol" w:hint="default"/>
      </w:rPr>
    </w:lvl>
    <w:lvl w:ilvl="1" w:tplc="240A0003">
      <w:start w:val="1"/>
      <w:numFmt w:val="bullet"/>
      <w:lvlText w:val="o"/>
      <w:lvlJc w:val="left"/>
      <w:pPr>
        <w:ind w:left="2007" w:hanging="360"/>
      </w:pPr>
      <w:rPr>
        <w:rFonts w:ascii="Courier New" w:hAnsi="Courier New" w:cs="Courier New" w:hint="default"/>
      </w:rPr>
    </w:lvl>
    <w:lvl w:ilvl="2" w:tplc="240A0005">
      <w:start w:val="1"/>
      <w:numFmt w:val="bullet"/>
      <w:lvlText w:val=""/>
      <w:lvlJc w:val="left"/>
      <w:pPr>
        <w:ind w:left="2727" w:hanging="360"/>
      </w:pPr>
      <w:rPr>
        <w:rFonts w:ascii="Wingdings" w:hAnsi="Wingdings" w:hint="default"/>
      </w:rPr>
    </w:lvl>
    <w:lvl w:ilvl="3" w:tplc="240A0001">
      <w:start w:val="1"/>
      <w:numFmt w:val="bullet"/>
      <w:lvlText w:val=""/>
      <w:lvlJc w:val="left"/>
      <w:pPr>
        <w:ind w:left="3447" w:hanging="360"/>
      </w:pPr>
      <w:rPr>
        <w:rFonts w:ascii="Symbol" w:hAnsi="Symbol" w:hint="default"/>
      </w:rPr>
    </w:lvl>
    <w:lvl w:ilvl="4" w:tplc="240A0003">
      <w:start w:val="1"/>
      <w:numFmt w:val="bullet"/>
      <w:lvlText w:val="o"/>
      <w:lvlJc w:val="left"/>
      <w:pPr>
        <w:ind w:left="4167" w:hanging="360"/>
      </w:pPr>
      <w:rPr>
        <w:rFonts w:ascii="Courier New" w:hAnsi="Courier New" w:cs="Courier New" w:hint="default"/>
      </w:rPr>
    </w:lvl>
    <w:lvl w:ilvl="5" w:tplc="240A0005">
      <w:start w:val="1"/>
      <w:numFmt w:val="bullet"/>
      <w:lvlText w:val=""/>
      <w:lvlJc w:val="left"/>
      <w:pPr>
        <w:ind w:left="4887" w:hanging="360"/>
      </w:pPr>
      <w:rPr>
        <w:rFonts w:ascii="Wingdings" w:hAnsi="Wingdings" w:hint="default"/>
      </w:rPr>
    </w:lvl>
    <w:lvl w:ilvl="6" w:tplc="240A0001">
      <w:start w:val="1"/>
      <w:numFmt w:val="bullet"/>
      <w:lvlText w:val=""/>
      <w:lvlJc w:val="left"/>
      <w:pPr>
        <w:ind w:left="5607" w:hanging="360"/>
      </w:pPr>
      <w:rPr>
        <w:rFonts w:ascii="Symbol" w:hAnsi="Symbol" w:hint="default"/>
      </w:rPr>
    </w:lvl>
    <w:lvl w:ilvl="7" w:tplc="240A0003">
      <w:start w:val="1"/>
      <w:numFmt w:val="bullet"/>
      <w:lvlText w:val="o"/>
      <w:lvlJc w:val="left"/>
      <w:pPr>
        <w:ind w:left="6327" w:hanging="360"/>
      </w:pPr>
      <w:rPr>
        <w:rFonts w:ascii="Courier New" w:hAnsi="Courier New" w:cs="Courier New" w:hint="default"/>
      </w:rPr>
    </w:lvl>
    <w:lvl w:ilvl="8" w:tplc="240A0005">
      <w:start w:val="1"/>
      <w:numFmt w:val="bullet"/>
      <w:lvlText w:val=""/>
      <w:lvlJc w:val="left"/>
      <w:pPr>
        <w:ind w:left="7047" w:hanging="360"/>
      </w:pPr>
      <w:rPr>
        <w:rFonts w:ascii="Wingdings" w:hAnsi="Wingdings" w:hint="default"/>
      </w:rPr>
    </w:lvl>
  </w:abstractNum>
  <w:abstractNum w:abstractNumId="63" w15:restartNumberingAfterBreak="0">
    <w:nsid w:val="4E87531C"/>
    <w:multiLevelType w:val="multilevel"/>
    <w:tmpl w:val="5E2428AA"/>
    <w:lvl w:ilvl="0">
      <w:start w:val="3"/>
      <w:numFmt w:val="decimal"/>
      <w:lvlText w:val="%1"/>
      <w:lvlJc w:val="left"/>
      <w:pPr>
        <w:ind w:left="360" w:hanging="360"/>
      </w:pPr>
    </w:lvl>
    <w:lvl w:ilvl="1">
      <w:start w:val="1"/>
      <w:numFmt w:val="decimal"/>
      <w:lvlText w:val="%1.%2"/>
      <w:lvlJc w:val="left"/>
      <w:pPr>
        <w:ind w:left="1530" w:hanging="360"/>
      </w:pPr>
    </w:lvl>
    <w:lvl w:ilvl="2">
      <w:start w:val="1"/>
      <w:numFmt w:val="decimal"/>
      <w:lvlText w:val="%1.%2.%3"/>
      <w:lvlJc w:val="left"/>
      <w:pPr>
        <w:ind w:left="3060" w:hanging="720"/>
      </w:pPr>
    </w:lvl>
    <w:lvl w:ilvl="3">
      <w:start w:val="1"/>
      <w:numFmt w:val="decimal"/>
      <w:lvlText w:val="%1.%2.%3.%4"/>
      <w:lvlJc w:val="left"/>
      <w:pPr>
        <w:ind w:left="4230" w:hanging="720"/>
      </w:pPr>
    </w:lvl>
    <w:lvl w:ilvl="4">
      <w:start w:val="1"/>
      <w:numFmt w:val="decimal"/>
      <w:lvlText w:val="%1.%2.%3.%4.%5"/>
      <w:lvlJc w:val="left"/>
      <w:pPr>
        <w:ind w:left="5760" w:hanging="1080"/>
      </w:pPr>
    </w:lvl>
    <w:lvl w:ilvl="5">
      <w:start w:val="1"/>
      <w:numFmt w:val="decimal"/>
      <w:lvlText w:val="%1.%2.%3.%4.%5.%6"/>
      <w:lvlJc w:val="left"/>
      <w:pPr>
        <w:ind w:left="6930" w:hanging="1080"/>
      </w:pPr>
    </w:lvl>
    <w:lvl w:ilvl="6">
      <w:start w:val="1"/>
      <w:numFmt w:val="decimal"/>
      <w:lvlText w:val="%1.%2.%3.%4.%5.%6.%7"/>
      <w:lvlJc w:val="left"/>
      <w:pPr>
        <w:ind w:left="8460" w:hanging="1440"/>
      </w:pPr>
    </w:lvl>
    <w:lvl w:ilvl="7">
      <w:start w:val="1"/>
      <w:numFmt w:val="decimal"/>
      <w:lvlText w:val="%1.%2.%3.%4.%5.%6.%7.%8"/>
      <w:lvlJc w:val="left"/>
      <w:pPr>
        <w:ind w:left="9630" w:hanging="1440"/>
      </w:pPr>
    </w:lvl>
    <w:lvl w:ilvl="8">
      <w:start w:val="1"/>
      <w:numFmt w:val="decimal"/>
      <w:lvlText w:val="%1.%2.%3.%4.%5.%6.%7.%8.%9"/>
      <w:lvlJc w:val="left"/>
      <w:pPr>
        <w:ind w:left="10800" w:hanging="1440"/>
      </w:pPr>
    </w:lvl>
  </w:abstractNum>
  <w:abstractNum w:abstractNumId="64" w15:restartNumberingAfterBreak="0">
    <w:nsid w:val="53ED7690"/>
    <w:multiLevelType w:val="multilevel"/>
    <w:tmpl w:val="9E56E26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5" w15:restartNumberingAfterBreak="0">
    <w:nsid w:val="5D204DCC"/>
    <w:multiLevelType w:val="hybridMultilevel"/>
    <w:tmpl w:val="DF80DE6E"/>
    <w:lvl w:ilvl="0" w:tplc="B0B8119C">
      <w:start w:val="1"/>
      <w:numFmt w:val="upperRoman"/>
      <w:lvlText w:val="%1."/>
      <w:lvlJc w:val="left"/>
      <w:pPr>
        <w:ind w:left="1152" w:hanging="720"/>
      </w:pPr>
      <w:rPr>
        <w:rFonts w:hint="default"/>
      </w:rPr>
    </w:lvl>
    <w:lvl w:ilvl="1" w:tplc="04160019">
      <w:start w:val="1"/>
      <w:numFmt w:val="lowerLetter"/>
      <w:lvlText w:val="%2."/>
      <w:lvlJc w:val="left"/>
      <w:pPr>
        <w:ind w:left="1512" w:hanging="360"/>
      </w:pPr>
    </w:lvl>
    <w:lvl w:ilvl="2" w:tplc="0416001B" w:tentative="1">
      <w:start w:val="1"/>
      <w:numFmt w:val="lowerRoman"/>
      <w:lvlText w:val="%3."/>
      <w:lvlJc w:val="right"/>
      <w:pPr>
        <w:ind w:left="2232" w:hanging="180"/>
      </w:pPr>
    </w:lvl>
    <w:lvl w:ilvl="3" w:tplc="0416000F" w:tentative="1">
      <w:start w:val="1"/>
      <w:numFmt w:val="decimal"/>
      <w:lvlText w:val="%4."/>
      <w:lvlJc w:val="left"/>
      <w:pPr>
        <w:ind w:left="2952" w:hanging="360"/>
      </w:pPr>
    </w:lvl>
    <w:lvl w:ilvl="4" w:tplc="04160019" w:tentative="1">
      <w:start w:val="1"/>
      <w:numFmt w:val="lowerLetter"/>
      <w:lvlText w:val="%5."/>
      <w:lvlJc w:val="left"/>
      <w:pPr>
        <w:ind w:left="3672" w:hanging="360"/>
      </w:pPr>
    </w:lvl>
    <w:lvl w:ilvl="5" w:tplc="0416001B" w:tentative="1">
      <w:start w:val="1"/>
      <w:numFmt w:val="lowerRoman"/>
      <w:lvlText w:val="%6."/>
      <w:lvlJc w:val="right"/>
      <w:pPr>
        <w:ind w:left="4392" w:hanging="180"/>
      </w:pPr>
    </w:lvl>
    <w:lvl w:ilvl="6" w:tplc="0416000F" w:tentative="1">
      <w:start w:val="1"/>
      <w:numFmt w:val="decimal"/>
      <w:lvlText w:val="%7."/>
      <w:lvlJc w:val="left"/>
      <w:pPr>
        <w:ind w:left="5112" w:hanging="360"/>
      </w:pPr>
    </w:lvl>
    <w:lvl w:ilvl="7" w:tplc="04160019" w:tentative="1">
      <w:start w:val="1"/>
      <w:numFmt w:val="lowerLetter"/>
      <w:lvlText w:val="%8."/>
      <w:lvlJc w:val="left"/>
      <w:pPr>
        <w:ind w:left="5832" w:hanging="360"/>
      </w:pPr>
    </w:lvl>
    <w:lvl w:ilvl="8" w:tplc="0416001B" w:tentative="1">
      <w:start w:val="1"/>
      <w:numFmt w:val="lowerRoman"/>
      <w:lvlText w:val="%9."/>
      <w:lvlJc w:val="right"/>
      <w:pPr>
        <w:ind w:left="6552" w:hanging="180"/>
      </w:pPr>
    </w:lvl>
  </w:abstractNum>
  <w:abstractNum w:abstractNumId="66" w15:restartNumberingAfterBreak="0">
    <w:nsid w:val="5E7A30BA"/>
    <w:multiLevelType w:val="multilevel"/>
    <w:tmpl w:val="2E88702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5F5F7CA6"/>
    <w:multiLevelType w:val="hybridMultilevel"/>
    <w:tmpl w:val="B1AA534E"/>
    <w:lvl w:ilvl="0" w:tplc="BDBED0CC">
      <w:numFmt w:val="bullet"/>
      <w:lvlText w:val="-"/>
      <w:lvlJc w:val="left"/>
      <w:pPr>
        <w:ind w:left="792" w:hanging="360"/>
      </w:pPr>
      <w:rPr>
        <w:rFonts w:ascii="Times" w:eastAsia="MS Mincho" w:hAnsi="Times" w:cs="Times" w:hint="default"/>
      </w:rPr>
    </w:lvl>
    <w:lvl w:ilvl="1" w:tplc="04090003">
      <w:start w:val="1"/>
      <w:numFmt w:val="bullet"/>
      <w:lvlText w:val="o"/>
      <w:lvlJc w:val="left"/>
      <w:pPr>
        <w:ind w:left="1512" w:hanging="360"/>
      </w:pPr>
      <w:rPr>
        <w:rFonts w:ascii="Courier New" w:hAnsi="Courier New" w:cs="Courier New" w:hint="default"/>
      </w:rPr>
    </w:lvl>
    <w:lvl w:ilvl="2" w:tplc="04090005">
      <w:start w:val="1"/>
      <w:numFmt w:val="bullet"/>
      <w:lvlText w:val=""/>
      <w:lvlJc w:val="left"/>
      <w:pPr>
        <w:ind w:left="2232" w:hanging="360"/>
      </w:pPr>
      <w:rPr>
        <w:rFonts w:ascii="Wingdings" w:hAnsi="Wingdings" w:hint="default"/>
      </w:rPr>
    </w:lvl>
    <w:lvl w:ilvl="3" w:tplc="04090001">
      <w:start w:val="1"/>
      <w:numFmt w:val="bullet"/>
      <w:lvlText w:val=""/>
      <w:lvlJc w:val="left"/>
      <w:pPr>
        <w:ind w:left="2952" w:hanging="360"/>
      </w:pPr>
      <w:rPr>
        <w:rFonts w:ascii="Symbol" w:hAnsi="Symbol" w:hint="default"/>
      </w:rPr>
    </w:lvl>
    <w:lvl w:ilvl="4" w:tplc="04090003">
      <w:start w:val="1"/>
      <w:numFmt w:val="bullet"/>
      <w:lvlText w:val="o"/>
      <w:lvlJc w:val="left"/>
      <w:pPr>
        <w:ind w:left="3672" w:hanging="360"/>
      </w:pPr>
      <w:rPr>
        <w:rFonts w:ascii="Courier New" w:hAnsi="Courier New" w:cs="Courier New" w:hint="default"/>
      </w:rPr>
    </w:lvl>
    <w:lvl w:ilvl="5" w:tplc="04090005">
      <w:start w:val="1"/>
      <w:numFmt w:val="bullet"/>
      <w:lvlText w:val=""/>
      <w:lvlJc w:val="left"/>
      <w:pPr>
        <w:ind w:left="4392" w:hanging="360"/>
      </w:pPr>
      <w:rPr>
        <w:rFonts w:ascii="Wingdings" w:hAnsi="Wingdings" w:hint="default"/>
      </w:rPr>
    </w:lvl>
    <w:lvl w:ilvl="6" w:tplc="04090001">
      <w:start w:val="1"/>
      <w:numFmt w:val="bullet"/>
      <w:lvlText w:val=""/>
      <w:lvlJc w:val="left"/>
      <w:pPr>
        <w:ind w:left="5112" w:hanging="360"/>
      </w:pPr>
      <w:rPr>
        <w:rFonts w:ascii="Symbol" w:hAnsi="Symbol" w:hint="default"/>
      </w:rPr>
    </w:lvl>
    <w:lvl w:ilvl="7" w:tplc="04090003">
      <w:start w:val="1"/>
      <w:numFmt w:val="bullet"/>
      <w:lvlText w:val="o"/>
      <w:lvlJc w:val="left"/>
      <w:pPr>
        <w:ind w:left="5832" w:hanging="360"/>
      </w:pPr>
      <w:rPr>
        <w:rFonts w:ascii="Courier New" w:hAnsi="Courier New" w:cs="Courier New" w:hint="default"/>
      </w:rPr>
    </w:lvl>
    <w:lvl w:ilvl="8" w:tplc="04090005">
      <w:start w:val="1"/>
      <w:numFmt w:val="bullet"/>
      <w:lvlText w:val=""/>
      <w:lvlJc w:val="left"/>
      <w:pPr>
        <w:ind w:left="6552" w:hanging="360"/>
      </w:pPr>
      <w:rPr>
        <w:rFonts w:ascii="Wingdings" w:hAnsi="Wingdings" w:hint="default"/>
      </w:rPr>
    </w:lvl>
  </w:abstractNum>
  <w:abstractNum w:abstractNumId="68" w15:restartNumberingAfterBreak="0">
    <w:nsid w:val="5FDD7171"/>
    <w:multiLevelType w:val="hybridMultilevel"/>
    <w:tmpl w:val="DF80DE6E"/>
    <w:lvl w:ilvl="0" w:tplc="FFFFFFFF">
      <w:start w:val="1"/>
      <w:numFmt w:val="upperRoman"/>
      <w:lvlText w:val="%1."/>
      <w:lvlJc w:val="left"/>
      <w:pPr>
        <w:ind w:left="2562" w:hanging="720"/>
      </w:pPr>
      <w:rPr>
        <w:rFonts w:hint="default"/>
      </w:rPr>
    </w:lvl>
    <w:lvl w:ilvl="1" w:tplc="FFFFFFFF">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69" w15:restartNumberingAfterBreak="0">
    <w:nsid w:val="62AB7C98"/>
    <w:multiLevelType w:val="hybridMultilevel"/>
    <w:tmpl w:val="346EC7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0" w15:restartNumberingAfterBreak="0">
    <w:nsid w:val="663F5995"/>
    <w:multiLevelType w:val="hybridMultilevel"/>
    <w:tmpl w:val="B95A5356"/>
    <w:lvl w:ilvl="0" w:tplc="FFFFFFFF">
      <w:start w:val="1"/>
      <w:numFmt w:val="bullet"/>
      <w:lvlText w:val="-"/>
      <w:lvlJc w:val="left"/>
      <w:pPr>
        <w:ind w:left="800" w:hanging="400"/>
      </w:pPr>
      <w:rPr>
        <w:rFonts w:ascii="Gulim" w:eastAsia="Gulim" w:hAnsi="Gulim" w:cs="Times New Roman" w:hint="eastAsia"/>
      </w:rPr>
    </w:lvl>
    <w:lvl w:ilvl="1" w:tplc="FFFFFFFF">
      <w:start w:val="1"/>
      <w:numFmt w:val="bullet"/>
      <w:lvlText w:val=""/>
      <w:lvlJc w:val="left"/>
      <w:pPr>
        <w:ind w:left="1200" w:hanging="400"/>
      </w:pPr>
      <w:rPr>
        <w:rFonts w:ascii="Wingdings" w:hAnsi="Wingdings" w:hint="default"/>
      </w:rPr>
    </w:lvl>
    <w:lvl w:ilvl="2" w:tplc="FFFFFFFF">
      <w:start w:val="1"/>
      <w:numFmt w:val="bullet"/>
      <w:lvlText w:val=""/>
      <w:lvlJc w:val="left"/>
      <w:pPr>
        <w:ind w:left="1600" w:hanging="400"/>
      </w:pPr>
      <w:rPr>
        <w:rFonts w:ascii="Wingdings" w:hAnsi="Wingdings" w:hint="default"/>
      </w:rPr>
    </w:lvl>
    <w:lvl w:ilvl="3" w:tplc="FFFFFFFF">
      <w:start w:val="1"/>
      <w:numFmt w:val="bullet"/>
      <w:lvlText w:val=""/>
      <w:lvlJc w:val="left"/>
      <w:pPr>
        <w:ind w:left="2000" w:hanging="400"/>
      </w:pPr>
      <w:rPr>
        <w:rFonts w:ascii="Wingdings" w:hAnsi="Wingdings" w:hint="default"/>
      </w:rPr>
    </w:lvl>
    <w:lvl w:ilvl="4" w:tplc="FFFFFFFF">
      <w:start w:val="1"/>
      <w:numFmt w:val="bullet"/>
      <w:lvlText w:val=""/>
      <w:lvlJc w:val="left"/>
      <w:pPr>
        <w:ind w:left="2400" w:hanging="400"/>
      </w:pPr>
      <w:rPr>
        <w:rFonts w:ascii="Wingdings" w:hAnsi="Wingdings" w:hint="default"/>
      </w:rPr>
    </w:lvl>
    <w:lvl w:ilvl="5" w:tplc="FFFFFFFF">
      <w:start w:val="1"/>
      <w:numFmt w:val="bullet"/>
      <w:lvlText w:val=""/>
      <w:lvlJc w:val="left"/>
      <w:pPr>
        <w:ind w:left="2800" w:hanging="400"/>
      </w:pPr>
      <w:rPr>
        <w:rFonts w:ascii="Wingdings" w:hAnsi="Wingdings" w:hint="default"/>
      </w:rPr>
    </w:lvl>
    <w:lvl w:ilvl="6" w:tplc="FFFFFFFF">
      <w:start w:val="1"/>
      <w:numFmt w:val="bullet"/>
      <w:lvlText w:val=""/>
      <w:lvlJc w:val="left"/>
      <w:pPr>
        <w:ind w:left="3200" w:hanging="400"/>
      </w:pPr>
      <w:rPr>
        <w:rFonts w:ascii="Wingdings" w:hAnsi="Wingdings" w:hint="default"/>
      </w:rPr>
    </w:lvl>
    <w:lvl w:ilvl="7" w:tplc="FFFFFFFF">
      <w:start w:val="1"/>
      <w:numFmt w:val="bullet"/>
      <w:lvlText w:val=""/>
      <w:lvlJc w:val="left"/>
      <w:pPr>
        <w:ind w:left="3600" w:hanging="400"/>
      </w:pPr>
      <w:rPr>
        <w:rFonts w:ascii="Wingdings" w:hAnsi="Wingdings" w:hint="default"/>
      </w:rPr>
    </w:lvl>
    <w:lvl w:ilvl="8" w:tplc="FFFFFFFF">
      <w:start w:val="1"/>
      <w:numFmt w:val="bullet"/>
      <w:lvlText w:val=""/>
      <w:lvlJc w:val="left"/>
      <w:pPr>
        <w:ind w:left="4000" w:hanging="400"/>
      </w:pPr>
      <w:rPr>
        <w:rFonts w:ascii="Wingdings" w:hAnsi="Wingdings" w:hint="default"/>
      </w:rPr>
    </w:lvl>
  </w:abstractNum>
  <w:abstractNum w:abstractNumId="71" w15:restartNumberingAfterBreak="0">
    <w:nsid w:val="66C31524"/>
    <w:multiLevelType w:val="hybridMultilevel"/>
    <w:tmpl w:val="3FDC4E0A"/>
    <w:lvl w:ilvl="0" w:tplc="C6C89248">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2" w15:restartNumberingAfterBreak="0">
    <w:nsid w:val="673058F9"/>
    <w:multiLevelType w:val="multilevel"/>
    <w:tmpl w:val="067075FE"/>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15:restartNumberingAfterBreak="0">
    <w:nsid w:val="684979BA"/>
    <w:multiLevelType w:val="hybridMultilevel"/>
    <w:tmpl w:val="4EBE61B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4" w15:restartNumberingAfterBreak="0">
    <w:nsid w:val="6A3B21CE"/>
    <w:multiLevelType w:val="hybridMultilevel"/>
    <w:tmpl w:val="3B18942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5" w15:restartNumberingAfterBreak="0">
    <w:nsid w:val="6CD878A9"/>
    <w:multiLevelType w:val="hybridMultilevel"/>
    <w:tmpl w:val="7C6CD6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6" w15:restartNumberingAfterBreak="0">
    <w:nsid w:val="6D91242A"/>
    <w:multiLevelType w:val="hybridMultilevel"/>
    <w:tmpl w:val="DF80DE6E"/>
    <w:lvl w:ilvl="0" w:tplc="FFFFFFFF">
      <w:start w:val="1"/>
      <w:numFmt w:val="upperRoman"/>
      <w:lvlText w:val="%1."/>
      <w:lvlJc w:val="left"/>
      <w:pPr>
        <w:ind w:left="2562" w:hanging="720"/>
      </w:pPr>
      <w:rPr>
        <w:rFonts w:hint="default"/>
      </w:rPr>
    </w:lvl>
    <w:lvl w:ilvl="1" w:tplc="FFFFFFFF">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77" w15:restartNumberingAfterBreak="0">
    <w:nsid w:val="6F013ABE"/>
    <w:multiLevelType w:val="multilevel"/>
    <w:tmpl w:val="6EC03C46"/>
    <w:lvl w:ilvl="0">
      <w:start w:val="1"/>
      <w:numFmt w:val="decimal"/>
      <w:lvlText w:val="%1."/>
      <w:lvlJc w:val="left"/>
      <w:pPr>
        <w:tabs>
          <w:tab w:val="num" w:pos="432"/>
        </w:tabs>
        <w:ind w:left="432" w:hanging="432"/>
      </w:pPr>
      <w:rPr>
        <w:rFonts w:hint="default"/>
        <w:b w:val="0"/>
        <w:bCs w:val="0"/>
      </w:rPr>
    </w:lvl>
    <w:lvl w:ilvl="1">
      <w:start w:val="1"/>
      <w:numFmt w:val="decimal"/>
      <w:lvlText w:val="%1.%2"/>
      <w:lvlJc w:val="left"/>
      <w:pPr>
        <w:tabs>
          <w:tab w:val="num" w:pos="576"/>
        </w:tabs>
        <w:ind w:left="576" w:hanging="576"/>
      </w:pPr>
      <w:rPr>
        <w:rFonts w:hint="default"/>
        <w:b w:val="0"/>
        <w:bCs/>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8" w15:restartNumberingAfterBreak="0">
    <w:nsid w:val="6FB94B91"/>
    <w:multiLevelType w:val="hybridMultilevel"/>
    <w:tmpl w:val="DDE053B4"/>
    <w:lvl w:ilvl="0" w:tplc="6234F9EE">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062"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79" w15:restartNumberingAfterBreak="0">
    <w:nsid w:val="7275352C"/>
    <w:multiLevelType w:val="hybridMultilevel"/>
    <w:tmpl w:val="857415F0"/>
    <w:lvl w:ilvl="0" w:tplc="F556AA5E">
      <w:start w:val="7"/>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0" w15:restartNumberingAfterBreak="0">
    <w:nsid w:val="739141F8"/>
    <w:multiLevelType w:val="hybridMultilevel"/>
    <w:tmpl w:val="45787770"/>
    <w:lvl w:ilvl="0" w:tplc="04190011">
      <w:start w:val="1"/>
      <w:numFmt w:val="decimal"/>
      <w:lvlText w:val="%1)"/>
      <w:lvlJc w:val="left"/>
      <w:pPr>
        <w:ind w:left="1080" w:hanging="360"/>
      </w:pPr>
    </w:lvl>
    <w:lvl w:ilvl="1" w:tplc="04190019">
      <w:start w:val="1"/>
      <w:numFmt w:val="lowerLetter"/>
      <w:lvlText w:val="%2."/>
      <w:lvlJc w:val="left"/>
      <w:pPr>
        <w:ind w:left="1800" w:hanging="360"/>
      </w:pPr>
    </w:lvl>
    <w:lvl w:ilvl="2" w:tplc="0419001B">
      <w:start w:val="1"/>
      <w:numFmt w:val="lowerRoman"/>
      <w:lvlText w:val="%3."/>
      <w:lvlJc w:val="right"/>
      <w:pPr>
        <w:ind w:left="2520" w:hanging="180"/>
      </w:pPr>
    </w:lvl>
    <w:lvl w:ilvl="3" w:tplc="0419000F">
      <w:start w:val="1"/>
      <w:numFmt w:val="decimal"/>
      <w:lvlText w:val="%4."/>
      <w:lvlJc w:val="left"/>
      <w:pPr>
        <w:ind w:left="3240" w:hanging="360"/>
      </w:pPr>
    </w:lvl>
    <w:lvl w:ilvl="4" w:tplc="04190019">
      <w:start w:val="1"/>
      <w:numFmt w:val="lowerLetter"/>
      <w:lvlText w:val="%5."/>
      <w:lvlJc w:val="left"/>
      <w:pPr>
        <w:ind w:left="3960" w:hanging="360"/>
      </w:pPr>
    </w:lvl>
    <w:lvl w:ilvl="5" w:tplc="0419001B">
      <w:start w:val="1"/>
      <w:numFmt w:val="lowerRoman"/>
      <w:lvlText w:val="%6."/>
      <w:lvlJc w:val="right"/>
      <w:pPr>
        <w:ind w:left="4680" w:hanging="180"/>
      </w:pPr>
    </w:lvl>
    <w:lvl w:ilvl="6" w:tplc="0419000F">
      <w:start w:val="1"/>
      <w:numFmt w:val="decimal"/>
      <w:lvlText w:val="%7."/>
      <w:lvlJc w:val="left"/>
      <w:pPr>
        <w:ind w:left="5400" w:hanging="360"/>
      </w:pPr>
    </w:lvl>
    <w:lvl w:ilvl="7" w:tplc="04190019">
      <w:start w:val="1"/>
      <w:numFmt w:val="lowerLetter"/>
      <w:lvlText w:val="%8."/>
      <w:lvlJc w:val="left"/>
      <w:pPr>
        <w:ind w:left="6120" w:hanging="360"/>
      </w:pPr>
    </w:lvl>
    <w:lvl w:ilvl="8" w:tplc="0419001B">
      <w:start w:val="1"/>
      <w:numFmt w:val="lowerRoman"/>
      <w:lvlText w:val="%9."/>
      <w:lvlJc w:val="right"/>
      <w:pPr>
        <w:ind w:left="6840" w:hanging="180"/>
      </w:pPr>
    </w:lvl>
  </w:abstractNum>
  <w:abstractNum w:abstractNumId="81" w15:restartNumberingAfterBreak="0">
    <w:nsid w:val="75A9172A"/>
    <w:multiLevelType w:val="hybridMultilevel"/>
    <w:tmpl w:val="9E4EA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62F3561"/>
    <w:multiLevelType w:val="hybridMultilevel"/>
    <w:tmpl w:val="0F9045EE"/>
    <w:lvl w:ilvl="0" w:tplc="07AA523A">
      <w:start w:val="1"/>
      <w:numFmt w:val="decimal"/>
      <w:lvlText w:val="%1)"/>
      <w:lvlJc w:val="left"/>
      <w:pPr>
        <w:ind w:left="1224" w:hanging="360"/>
      </w:pPr>
    </w:lvl>
    <w:lvl w:ilvl="1" w:tplc="04190019">
      <w:start w:val="1"/>
      <w:numFmt w:val="lowerLetter"/>
      <w:lvlText w:val="%2."/>
      <w:lvlJc w:val="left"/>
      <w:pPr>
        <w:ind w:left="1872" w:hanging="360"/>
      </w:pPr>
    </w:lvl>
    <w:lvl w:ilvl="2" w:tplc="0419001B">
      <w:start w:val="1"/>
      <w:numFmt w:val="lowerRoman"/>
      <w:lvlText w:val="%3."/>
      <w:lvlJc w:val="right"/>
      <w:pPr>
        <w:ind w:left="2592" w:hanging="180"/>
      </w:pPr>
    </w:lvl>
    <w:lvl w:ilvl="3" w:tplc="0419000F">
      <w:start w:val="1"/>
      <w:numFmt w:val="decimal"/>
      <w:lvlText w:val="%4."/>
      <w:lvlJc w:val="left"/>
      <w:pPr>
        <w:ind w:left="3312" w:hanging="360"/>
      </w:pPr>
    </w:lvl>
    <w:lvl w:ilvl="4" w:tplc="04190019">
      <w:start w:val="1"/>
      <w:numFmt w:val="lowerLetter"/>
      <w:lvlText w:val="%5."/>
      <w:lvlJc w:val="left"/>
      <w:pPr>
        <w:ind w:left="4032" w:hanging="360"/>
      </w:pPr>
    </w:lvl>
    <w:lvl w:ilvl="5" w:tplc="0419001B">
      <w:start w:val="1"/>
      <w:numFmt w:val="lowerRoman"/>
      <w:lvlText w:val="%6."/>
      <w:lvlJc w:val="right"/>
      <w:pPr>
        <w:ind w:left="4752" w:hanging="180"/>
      </w:pPr>
    </w:lvl>
    <w:lvl w:ilvl="6" w:tplc="0419000F">
      <w:start w:val="1"/>
      <w:numFmt w:val="decimal"/>
      <w:lvlText w:val="%7."/>
      <w:lvlJc w:val="left"/>
      <w:pPr>
        <w:ind w:left="5472" w:hanging="360"/>
      </w:pPr>
    </w:lvl>
    <w:lvl w:ilvl="7" w:tplc="04190019">
      <w:start w:val="1"/>
      <w:numFmt w:val="lowerLetter"/>
      <w:lvlText w:val="%8."/>
      <w:lvlJc w:val="left"/>
      <w:pPr>
        <w:ind w:left="6192" w:hanging="360"/>
      </w:pPr>
    </w:lvl>
    <w:lvl w:ilvl="8" w:tplc="0419001B">
      <w:start w:val="1"/>
      <w:numFmt w:val="lowerRoman"/>
      <w:lvlText w:val="%9."/>
      <w:lvlJc w:val="right"/>
      <w:pPr>
        <w:ind w:left="6912" w:hanging="180"/>
      </w:pPr>
    </w:lvl>
  </w:abstractNum>
  <w:abstractNum w:abstractNumId="83" w15:restartNumberingAfterBreak="0">
    <w:nsid w:val="78507118"/>
    <w:multiLevelType w:val="hybridMultilevel"/>
    <w:tmpl w:val="B15EFFE6"/>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4" w15:restartNumberingAfterBreak="0">
    <w:nsid w:val="7A3A486E"/>
    <w:multiLevelType w:val="hybridMultilevel"/>
    <w:tmpl w:val="D67AAE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5" w15:restartNumberingAfterBreak="0">
    <w:nsid w:val="7CEE0183"/>
    <w:multiLevelType w:val="multilevel"/>
    <w:tmpl w:val="44FCEBC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6" w15:restartNumberingAfterBreak="0">
    <w:nsid w:val="7D8B0FAA"/>
    <w:multiLevelType w:val="hybridMultilevel"/>
    <w:tmpl w:val="418C29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7E3C1892"/>
    <w:multiLevelType w:val="hybridMultilevel"/>
    <w:tmpl w:val="7F38187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7F070A25"/>
    <w:multiLevelType w:val="hybridMultilevel"/>
    <w:tmpl w:val="825699D8"/>
    <w:numStyleLink w:val="ImportedStyle2"/>
  </w:abstractNum>
  <w:num w:numId="1" w16cid:durableId="1579703312">
    <w:abstractNumId w:val="9"/>
  </w:num>
  <w:num w:numId="2" w16cid:durableId="2128888404">
    <w:abstractNumId w:val="7"/>
  </w:num>
  <w:num w:numId="3" w16cid:durableId="723406081">
    <w:abstractNumId w:val="6"/>
  </w:num>
  <w:num w:numId="4" w16cid:durableId="588343635">
    <w:abstractNumId w:val="5"/>
  </w:num>
  <w:num w:numId="5" w16cid:durableId="925192139">
    <w:abstractNumId w:val="4"/>
  </w:num>
  <w:num w:numId="6" w16cid:durableId="1845391366">
    <w:abstractNumId w:val="8"/>
  </w:num>
  <w:num w:numId="7" w16cid:durableId="1670063651">
    <w:abstractNumId w:val="3"/>
  </w:num>
  <w:num w:numId="8" w16cid:durableId="446506577">
    <w:abstractNumId w:val="2"/>
  </w:num>
  <w:num w:numId="9" w16cid:durableId="584459495">
    <w:abstractNumId w:val="1"/>
  </w:num>
  <w:num w:numId="10" w16cid:durableId="29652416">
    <w:abstractNumId w:val="0"/>
  </w:num>
  <w:num w:numId="11" w16cid:durableId="1586307464">
    <w:abstractNumId w:val="58"/>
  </w:num>
  <w:num w:numId="12" w16cid:durableId="926351956">
    <w:abstractNumId w:val="75"/>
  </w:num>
  <w:num w:numId="13" w16cid:durableId="821968906">
    <w:abstractNumId w:val="46"/>
  </w:num>
  <w:num w:numId="14" w16cid:durableId="345599070">
    <w:abstractNumId w:val="84"/>
  </w:num>
  <w:num w:numId="15" w16cid:durableId="1059940951">
    <w:abstractNumId w:val="55"/>
  </w:num>
  <w:num w:numId="16" w16cid:durableId="767850608">
    <w:abstractNumId w:val="30"/>
  </w:num>
  <w:num w:numId="17" w16cid:durableId="2057121204">
    <w:abstractNumId w:val="83"/>
  </w:num>
  <w:num w:numId="18" w16cid:durableId="1000499145">
    <w:abstractNumId w:val="21"/>
  </w:num>
  <w:num w:numId="19" w16cid:durableId="491340217">
    <w:abstractNumId w:val="69"/>
  </w:num>
  <w:num w:numId="20" w16cid:durableId="68893931">
    <w:abstractNumId w:val="49"/>
  </w:num>
  <w:num w:numId="21" w16cid:durableId="2103525077">
    <w:abstractNumId w:val="60"/>
  </w:num>
  <w:num w:numId="22" w16cid:durableId="41172456">
    <w:abstractNumId w:val="87"/>
  </w:num>
  <w:num w:numId="23" w16cid:durableId="1528635455">
    <w:abstractNumId w:val="37"/>
  </w:num>
  <w:num w:numId="24" w16cid:durableId="1941983547">
    <w:abstractNumId w:val="26"/>
  </w:num>
  <w:num w:numId="25" w16cid:durableId="1274939721">
    <w:abstractNumId w:val="57"/>
  </w:num>
  <w:num w:numId="26" w16cid:durableId="82650936">
    <w:abstractNumId w:val="71"/>
  </w:num>
  <w:num w:numId="27" w16cid:durableId="463276053">
    <w:abstractNumId w:val="73"/>
  </w:num>
  <w:num w:numId="28" w16cid:durableId="1639216078">
    <w:abstractNumId w:val="59"/>
  </w:num>
  <w:num w:numId="29" w16cid:durableId="1165167476">
    <w:abstractNumId w:val="31"/>
  </w:num>
  <w:num w:numId="30" w16cid:durableId="1813787529">
    <w:abstractNumId w:val="12"/>
  </w:num>
  <w:num w:numId="31" w16cid:durableId="1591310526">
    <w:abstractNumId w:val="11"/>
  </w:num>
  <w:num w:numId="32" w16cid:durableId="1892157300">
    <w:abstractNumId w:val="51"/>
  </w:num>
  <w:num w:numId="33" w16cid:durableId="708261771">
    <w:abstractNumId w:val="41"/>
  </w:num>
  <w:num w:numId="34" w16cid:durableId="489642175">
    <w:abstractNumId w:val="77"/>
  </w:num>
  <w:num w:numId="35" w16cid:durableId="594167635">
    <w:abstractNumId w:val="45"/>
  </w:num>
  <w:num w:numId="36" w16cid:durableId="1406338354">
    <w:abstractNumId w:val="13"/>
  </w:num>
  <w:num w:numId="37" w16cid:durableId="2024892695">
    <w:abstractNumId w:val="86"/>
  </w:num>
  <w:num w:numId="38" w16cid:durableId="1944222955">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950353363">
    <w:abstractNumId w:val="14"/>
  </w:num>
  <w:num w:numId="40" w16cid:durableId="163017519">
    <w:abstractNumId w:val="81"/>
  </w:num>
  <w:num w:numId="41" w16cid:durableId="135299884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785149983">
    <w:abstractNumId w:val="2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248079676">
    <w:abstractNumId w:val="65"/>
  </w:num>
  <w:num w:numId="44" w16cid:durableId="1559440258">
    <w:abstractNumId w:val="63"/>
  </w:num>
  <w:num w:numId="45" w16cid:durableId="2139637175">
    <w:abstractNumId w:val="3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28923552">
    <w:abstractNumId w:val="3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363553932">
    <w:abstractNumId w:val="67"/>
  </w:num>
  <w:num w:numId="48" w16cid:durableId="1574587551">
    <w:abstractNumId w:val="61"/>
  </w:num>
  <w:num w:numId="49" w16cid:durableId="1687561710">
    <w:abstractNumId w:val="20"/>
  </w:num>
  <w:num w:numId="50" w16cid:durableId="552236315">
    <w:abstractNumId w:val="62"/>
  </w:num>
  <w:num w:numId="51" w16cid:durableId="197178985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82658519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663708164">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21775519">
    <w:abstractNumId w:val="47"/>
    <w:lvlOverride w:ilvl="0">
      <w:lvl w:ilvl="0" w:tplc="D28CDF00">
        <w:start w:val="1"/>
        <w:numFmt w:val="lowerLetter"/>
        <w:lvlText w:val="(%1)"/>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ind w:left="690" w:hanging="330"/>
        </w:pPr>
        <w:rPr>
          <w:rFonts w:hAnsi="Arial Unicode MS"/>
          <w:caps w:val="0"/>
          <w:smallCaps w:val="0"/>
          <w:strike w:val="0"/>
          <w:dstrike w:val="0"/>
          <w:outline w:val="0"/>
          <w:shadow w:val="0"/>
          <w:emboss w:val="0"/>
          <w:imprint w:val="0"/>
          <w:color w:val="000000"/>
          <w:spacing w:val="0"/>
          <w:w w:val="100"/>
          <w:kern w:val="0"/>
          <w:position w:val="0"/>
          <w:sz w:val="22"/>
          <w:szCs w:val="22"/>
          <w:highlight w:val="none"/>
          <w:u w:val="none"/>
          <w:effect w:val="none"/>
          <w:vertAlign w:val="baseline"/>
        </w:rPr>
      </w:lvl>
    </w:lvlOverride>
    <w:lvlOverride w:ilvl="1">
      <w:lvl w:ilvl="1" w:tplc="97EA5A7E">
        <w:start w:val="1"/>
        <w:numFmt w:val="lowerLetter"/>
        <w:lvlText w:val="%2."/>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ind w:left="1410" w:hanging="330"/>
        </w:pPr>
        <w:rPr>
          <w:rFonts w:hAnsi="Arial Unicode MS"/>
          <w:caps w:val="0"/>
          <w:smallCaps w:val="0"/>
          <w:strike w:val="0"/>
          <w:dstrike w:val="0"/>
          <w:outline w:val="0"/>
          <w:shadow w:val="0"/>
          <w:emboss w:val="0"/>
          <w:imprint w:val="0"/>
          <w:color w:val="000000"/>
          <w:spacing w:val="0"/>
          <w:w w:val="100"/>
          <w:kern w:val="0"/>
          <w:position w:val="0"/>
          <w:sz w:val="22"/>
          <w:szCs w:val="22"/>
          <w:highlight w:val="none"/>
          <w:u w:val="none"/>
          <w:effect w:val="none"/>
          <w:vertAlign w:val="baseline"/>
        </w:rPr>
      </w:lvl>
    </w:lvlOverride>
    <w:lvlOverride w:ilvl="2">
      <w:lvl w:ilvl="2" w:tplc="E9C01E7A">
        <w:start w:val="1"/>
        <w:numFmt w:val="lowerRoman"/>
        <w:lvlText w:val="%3."/>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ind w:left="2135" w:hanging="271"/>
        </w:pPr>
        <w:rPr>
          <w:rFonts w:hAnsi="Arial Unicode MS"/>
          <w:caps w:val="0"/>
          <w:smallCaps w:val="0"/>
          <w:strike w:val="0"/>
          <w:dstrike w:val="0"/>
          <w:outline w:val="0"/>
          <w:shadow w:val="0"/>
          <w:emboss w:val="0"/>
          <w:imprint w:val="0"/>
          <w:color w:val="000000"/>
          <w:spacing w:val="0"/>
          <w:w w:val="100"/>
          <w:kern w:val="0"/>
          <w:position w:val="0"/>
          <w:sz w:val="22"/>
          <w:szCs w:val="22"/>
          <w:highlight w:val="none"/>
          <w:u w:val="none"/>
          <w:effect w:val="none"/>
          <w:vertAlign w:val="baseline"/>
        </w:rPr>
      </w:lvl>
    </w:lvlOverride>
    <w:lvlOverride w:ilvl="3">
      <w:lvl w:ilvl="3" w:tplc="9284809C">
        <w:start w:val="1"/>
        <w:numFmt w:val="decimal"/>
        <w:lvlText w:val="%4."/>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ind w:left="2850" w:hanging="330"/>
        </w:pPr>
        <w:rPr>
          <w:rFonts w:hAnsi="Arial Unicode MS"/>
          <w:caps w:val="0"/>
          <w:smallCaps w:val="0"/>
          <w:strike w:val="0"/>
          <w:dstrike w:val="0"/>
          <w:outline w:val="0"/>
          <w:shadow w:val="0"/>
          <w:emboss w:val="0"/>
          <w:imprint w:val="0"/>
          <w:color w:val="000000"/>
          <w:spacing w:val="0"/>
          <w:w w:val="100"/>
          <w:kern w:val="0"/>
          <w:position w:val="0"/>
          <w:sz w:val="22"/>
          <w:szCs w:val="22"/>
          <w:highlight w:val="none"/>
          <w:u w:val="none"/>
          <w:effect w:val="none"/>
          <w:vertAlign w:val="baseline"/>
        </w:rPr>
      </w:lvl>
    </w:lvlOverride>
    <w:lvlOverride w:ilvl="4">
      <w:lvl w:ilvl="4" w:tplc="65AC0438">
        <w:start w:val="1"/>
        <w:numFmt w:val="lowerLetter"/>
        <w:lvlText w:val="%5."/>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ind w:left="3570" w:hanging="330"/>
        </w:pPr>
        <w:rPr>
          <w:rFonts w:hAnsi="Arial Unicode MS"/>
          <w:caps w:val="0"/>
          <w:smallCaps w:val="0"/>
          <w:strike w:val="0"/>
          <w:dstrike w:val="0"/>
          <w:outline w:val="0"/>
          <w:shadow w:val="0"/>
          <w:emboss w:val="0"/>
          <w:imprint w:val="0"/>
          <w:color w:val="000000"/>
          <w:spacing w:val="0"/>
          <w:w w:val="100"/>
          <w:kern w:val="0"/>
          <w:position w:val="0"/>
          <w:sz w:val="22"/>
          <w:szCs w:val="22"/>
          <w:highlight w:val="none"/>
          <w:u w:val="none"/>
          <w:effect w:val="none"/>
          <w:vertAlign w:val="baseline"/>
        </w:rPr>
      </w:lvl>
    </w:lvlOverride>
    <w:lvlOverride w:ilvl="5">
      <w:lvl w:ilvl="5" w:tplc="152477A4">
        <w:start w:val="1"/>
        <w:numFmt w:val="lowerRoman"/>
        <w:lvlText w:val="%6."/>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ind w:left="4295" w:hanging="271"/>
        </w:pPr>
        <w:rPr>
          <w:rFonts w:hAnsi="Arial Unicode MS"/>
          <w:caps w:val="0"/>
          <w:smallCaps w:val="0"/>
          <w:strike w:val="0"/>
          <w:dstrike w:val="0"/>
          <w:outline w:val="0"/>
          <w:shadow w:val="0"/>
          <w:emboss w:val="0"/>
          <w:imprint w:val="0"/>
          <w:color w:val="000000"/>
          <w:spacing w:val="0"/>
          <w:w w:val="100"/>
          <w:kern w:val="0"/>
          <w:position w:val="0"/>
          <w:sz w:val="22"/>
          <w:szCs w:val="22"/>
          <w:highlight w:val="none"/>
          <w:u w:val="none"/>
          <w:effect w:val="none"/>
          <w:vertAlign w:val="baseline"/>
        </w:rPr>
      </w:lvl>
    </w:lvlOverride>
    <w:lvlOverride w:ilvl="6">
      <w:lvl w:ilvl="6" w:tplc="58DA1D1A">
        <w:start w:val="1"/>
        <w:numFmt w:val="decimal"/>
        <w:lvlText w:val="%7."/>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ind w:left="5010" w:hanging="330"/>
        </w:pPr>
        <w:rPr>
          <w:rFonts w:hAnsi="Arial Unicode MS"/>
          <w:caps w:val="0"/>
          <w:smallCaps w:val="0"/>
          <w:strike w:val="0"/>
          <w:dstrike w:val="0"/>
          <w:outline w:val="0"/>
          <w:shadow w:val="0"/>
          <w:emboss w:val="0"/>
          <w:imprint w:val="0"/>
          <w:color w:val="000000"/>
          <w:spacing w:val="0"/>
          <w:w w:val="100"/>
          <w:kern w:val="0"/>
          <w:position w:val="0"/>
          <w:sz w:val="22"/>
          <w:szCs w:val="22"/>
          <w:highlight w:val="none"/>
          <w:u w:val="none"/>
          <w:effect w:val="none"/>
          <w:vertAlign w:val="baseline"/>
        </w:rPr>
      </w:lvl>
    </w:lvlOverride>
    <w:lvlOverride w:ilvl="7">
      <w:lvl w:ilvl="7" w:tplc="B62669E6">
        <w:start w:val="1"/>
        <w:numFmt w:val="lowerLetter"/>
        <w:lvlText w:val="%8."/>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ind w:left="5730" w:hanging="330"/>
        </w:pPr>
        <w:rPr>
          <w:rFonts w:hAnsi="Arial Unicode MS"/>
          <w:caps w:val="0"/>
          <w:smallCaps w:val="0"/>
          <w:strike w:val="0"/>
          <w:dstrike w:val="0"/>
          <w:outline w:val="0"/>
          <w:shadow w:val="0"/>
          <w:emboss w:val="0"/>
          <w:imprint w:val="0"/>
          <w:color w:val="000000"/>
          <w:spacing w:val="0"/>
          <w:w w:val="100"/>
          <w:kern w:val="0"/>
          <w:position w:val="0"/>
          <w:sz w:val="22"/>
          <w:szCs w:val="22"/>
          <w:highlight w:val="none"/>
          <w:u w:val="none"/>
          <w:effect w:val="none"/>
          <w:vertAlign w:val="baseline"/>
        </w:rPr>
      </w:lvl>
    </w:lvlOverride>
    <w:lvlOverride w:ilvl="8">
      <w:lvl w:ilvl="8" w:tplc="37FE9364">
        <w:start w:val="1"/>
        <w:numFmt w:val="lowerRoman"/>
        <w:lvlText w:val="%9."/>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ind w:left="6455" w:hanging="271"/>
        </w:pPr>
        <w:rPr>
          <w:rFonts w:hAnsi="Arial Unicode MS"/>
          <w:caps w:val="0"/>
          <w:smallCaps w:val="0"/>
          <w:strike w:val="0"/>
          <w:dstrike w:val="0"/>
          <w:outline w:val="0"/>
          <w:shadow w:val="0"/>
          <w:emboss w:val="0"/>
          <w:imprint w:val="0"/>
          <w:color w:val="000000"/>
          <w:spacing w:val="0"/>
          <w:w w:val="100"/>
          <w:kern w:val="0"/>
          <w:position w:val="0"/>
          <w:sz w:val="22"/>
          <w:szCs w:val="22"/>
          <w:highlight w:val="none"/>
          <w:u w:val="none"/>
          <w:effect w:val="none"/>
          <w:vertAlign w:val="baseline"/>
        </w:rPr>
      </w:lvl>
    </w:lvlOverride>
  </w:num>
  <w:num w:numId="55" w16cid:durableId="199324119">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812988501">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62280740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91543632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834885120">
    <w:abstractNumId w:val="10"/>
    <w:lvlOverride w:ilvl="0">
      <w:lvl w:ilvl="0">
        <w:numFmt w:val="bullet"/>
        <w:lvlText w:val=""/>
        <w:legacy w:legacy="1" w:legacySpace="0" w:legacyIndent="360"/>
        <w:lvlJc w:val="left"/>
        <w:pPr>
          <w:ind w:left="0" w:firstLine="0"/>
        </w:pPr>
        <w:rPr>
          <w:rFonts w:ascii="Symbol" w:hAnsi="Symbol" w:hint="default"/>
          <w:lang w:val="ru-RU"/>
        </w:rPr>
      </w:lvl>
    </w:lvlOverride>
  </w:num>
  <w:num w:numId="60" w16cid:durableId="44488590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379281857">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203503942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56980087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641278087">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943659250">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749423247">
    <w:abstractNumId w:val="22"/>
  </w:num>
  <w:num w:numId="67" w16cid:durableId="1599220240">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025252055">
    <w:abstractNumId w:val="50"/>
  </w:num>
  <w:num w:numId="69" w16cid:durableId="213636377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434131551">
    <w:abstractNumId w:val="43"/>
  </w:num>
  <w:num w:numId="71" w16cid:durableId="2055351180">
    <w:abstractNumId w:val="6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955943507">
    <w:abstractNumId w:val="7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568462833">
    <w:abstractNumId w:val="24"/>
  </w:num>
  <w:num w:numId="74" w16cid:durableId="1997806576">
    <w:abstractNumId w:val="39"/>
  </w:num>
  <w:num w:numId="75" w16cid:durableId="711270976">
    <w:abstractNumId w:val="28"/>
  </w:num>
  <w:num w:numId="76" w16cid:durableId="376469338">
    <w:abstractNumId w:val="85"/>
  </w:num>
  <w:num w:numId="77" w16cid:durableId="534970602">
    <w:abstractNumId w:val="64"/>
  </w:num>
  <w:num w:numId="78" w16cid:durableId="1590116165">
    <w:abstractNumId w:val="25"/>
  </w:num>
  <w:num w:numId="79" w16cid:durableId="1248267535">
    <w:abstractNumId w:val="18"/>
  </w:num>
  <w:num w:numId="80" w16cid:durableId="841432855">
    <w:abstractNumId w:val="23"/>
  </w:num>
  <w:num w:numId="81" w16cid:durableId="1780758559">
    <w:abstractNumId w:val="32"/>
  </w:num>
  <w:num w:numId="82" w16cid:durableId="256641295">
    <w:abstractNumId w:val="76"/>
  </w:num>
  <w:num w:numId="83" w16cid:durableId="1660115284">
    <w:abstractNumId w:val="68"/>
  </w:num>
  <w:num w:numId="84" w16cid:durableId="1637830376">
    <w:abstractNumId w:val="15"/>
  </w:num>
  <w:num w:numId="85" w16cid:durableId="937446562">
    <w:abstractNumId w:val="56"/>
  </w:num>
  <w:num w:numId="86" w16cid:durableId="2145387555">
    <w:abstractNumId w:val="70"/>
  </w:num>
  <w:num w:numId="87" w16cid:durableId="2012639469">
    <w:abstractNumId w:val="79"/>
  </w:num>
  <w:num w:numId="88" w16cid:durableId="1429540978">
    <w:abstractNumId w:val="70"/>
  </w:num>
  <w:num w:numId="89" w16cid:durableId="498083281">
    <w:abstractNumId w:val="53"/>
  </w:num>
  <w:num w:numId="90" w16cid:durableId="1249265470">
    <w:abstractNumId w:val="74"/>
  </w:num>
  <w:num w:numId="91" w16cid:durableId="2086216593">
    <w:abstractNumId w:val="40"/>
  </w:num>
  <w:numIdMacAtCleanup w:val="8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oru Kenyoshi">
    <w15:presenceInfo w15:providerId="Windows Live" w15:userId="d497a8a5615ff8ab"/>
  </w15:person>
  <w15:person w15:author="Rafael Andrade Reis de Araujo">
    <w15:presenceInfo w15:providerId="AD" w15:userId="S::rafael.araujo@anatel.gov.br::d4e9cbd9-5a22-4a60-a2aa-20a7a5de6d63"/>
  </w15:person>
  <w15:person w15:author="Tulio Miranda Barros">
    <w15:presenceInfo w15:providerId="AD" w15:userId="S::tulio@anatel.gov.br::adcddf45-7d30-460d-9ac0-995c180250f7"/>
  </w15:person>
  <w15:person w15:author="Marcelo Alves da Silva">
    <w15:presenceInfo w15:providerId="AD" w15:userId="S::marcelo.alves@anatel.gov.br::a9752d8c-0519-4e35-837a-2563a9c0f419"/>
  </w15:person>
  <w15:person w15:author="Biren Karmakar">
    <w15:presenceInfo w15:providerId="Windows Live" w15:userId="c5eebcbc6a8f90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activeWritingStyle w:appName="MSWord" w:lang="es-ES" w:vendorID="64" w:dllVersion="0" w:nlCheck="1" w:checkStyle="0"/>
  <w:activeWritingStyle w:appName="MSWord" w:lang="en-GB" w:vendorID="64" w:dllVersion="0" w:nlCheck="1" w:checkStyle="0"/>
  <w:activeWritingStyle w:appName="MSWord" w:lang="pt-BR" w:vendorID="64" w:dllVersion="0" w:nlCheck="1" w:checkStyle="0"/>
  <w:activeWritingStyle w:appName="MSWord" w:lang="en-US" w:vendorID="64" w:dllVersion="0" w:nlCheck="1" w:checkStyle="0"/>
  <w:activeWritingStyle w:appName="MSWord" w:lang="ru-RU" w:vendorID="64" w:dllVersion="0" w:nlCheck="1" w:checkStyle="0"/>
  <w:activeWritingStyle w:appName="MSWord" w:lang="fr-FR" w:vendorID="64" w:dllVersion="0" w:nlCheck="1" w:checkStyle="0"/>
  <w:activeWritingStyle w:appName="MSWord" w:lang="es-CO"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de-AT" w:vendorID="64" w:dllVersion="0" w:nlCheck="1" w:checkStyle="0"/>
  <w:attachedTemplate r:id="rId1"/>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300"/>
    <w:rsid w:val="000014E2"/>
    <w:rsid w:val="00002C3C"/>
    <w:rsid w:val="00005148"/>
    <w:rsid w:val="000061C0"/>
    <w:rsid w:val="00006E1D"/>
    <w:rsid w:val="000074DE"/>
    <w:rsid w:val="00010905"/>
    <w:rsid w:val="00010B4A"/>
    <w:rsid w:val="00014F2B"/>
    <w:rsid w:val="00014FF4"/>
    <w:rsid w:val="00014FFB"/>
    <w:rsid w:val="00016EF7"/>
    <w:rsid w:val="000171DB"/>
    <w:rsid w:val="0001743C"/>
    <w:rsid w:val="000207B6"/>
    <w:rsid w:val="00021898"/>
    <w:rsid w:val="000233CC"/>
    <w:rsid w:val="00023D9A"/>
    <w:rsid w:val="0002490E"/>
    <w:rsid w:val="00026602"/>
    <w:rsid w:val="00036B66"/>
    <w:rsid w:val="00037538"/>
    <w:rsid w:val="00041CD0"/>
    <w:rsid w:val="00042390"/>
    <w:rsid w:val="0004325E"/>
    <w:rsid w:val="00043D75"/>
    <w:rsid w:val="00045314"/>
    <w:rsid w:val="00046AFA"/>
    <w:rsid w:val="00053998"/>
    <w:rsid w:val="0005402F"/>
    <w:rsid w:val="00054EF7"/>
    <w:rsid w:val="00056C9C"/>
    <w:rsid w:val="00056F35"/>
    <w:rsid w:val="00057000"/>
    <w:rsid w:val="0005755F"/>
    <w:rsid w:val="00062CDB"/>
    <w:rsid w:val="000631B9"/>
    <w:rsid w:val="00063552"/>
    <w:rsid w:val="000640E0"/>
    <w:rsid w:val="00064895"/>
    <w:rsid w:val="00065FF9"/>
    <w:rsid w:val="00070AA6"/>
    <w:rsid w:val="00070FD3"/>
    <w:rsid w:val="0007303D"/>
    <w:rsid w:val="00073713"/>
    <w:rsid w:val="00074AA3"/>
    <w:rsid w:val="00075FF0"/>
    <w:rsid w:val="00076231"/>
    <w:rsid w:val="00082358"/>
    <w:rsid w:val="0008388B"/>
    <w:rsid w:val="00084663"/>
    <w:rsid w:val="00085DF6"/>
    <w:rsid w:val="00087E7F"/>
    <w:rsid w:val="00090606"/>
    <w:rsid w:val="00091369"/>
    <w:rsid w:val="00091FE7"/>
    <w:rsid w:val="000922A4"/>
    <w:rsid w:val="00093E36"/>
    <w:rsid w:val="00094ED0"/>
    <w:rsid w:val="000967D5"/>
    <w:rsid w:val="00097102"/>
    <w:rsid w:val="000A1481"/>
    <w:rsid w:val="000A3A77"/>
    <w:rsid w:val="000A43CA"/>
    <w:rsid w:val="000A5CA2"/>
    <w:rsid w:val="000A6B2C"/>
    <w:rsid w:val="000A6BA8"/>
    <w:rsid w:val="000A72B6"/>
    <w:rsid w:val="000B075A"/>
    <w:rsid w:val="000B0EA0"/>
    <w:rsid w:val="000B25B1"/>
    <w:rsid w:val="000B2A99"/>
    <w:rsid w:val="000B313B"/>
    <w:rsid w:val="000B525F"/>
    <w:rsid w:val="000B56E0"/>
    <w:rsid w:val="000C0953"/>
    <w:rsid w:val="000C3E2E"/>
    <w:rsid w:val="000C4BAA"/>
    <w:rsid w:val="000C7369"/>
    <w:rsid w:val="000C73FF"/>
    <w:rsid w:val="000C7ABD"/>
    <w:rsid w:val="000D1038"/>
    <w:rsid w:val="000D1381"/>
    <w:rsid w:val="000D211F"/>
    <w:rsid w:val="000D2E65"/>
    <w:rsid w:val="000D3120"/>
    <w:rsid w:val="000D3146"/>
    <w:rsid w:val="000D383C"/>
    <w:rsid w:val="000D39B7"/>
    <w:rsid w:val="000D59B3"/>
    <w:rsid w:val="000D603B"/>
    <w:rsid w:val="000D6E05"/>
    <w:rsid w:val="000D737F"/>
    <w:rsid w:val="000E0829"/>
    <w:rsid w:val="000E1B36"/>
    <w:rsid w:val="000E22E5"/>
    <w:rsid w:val="000E2CEB"/>
    <w:rsid w:val="000E3648"/>
    <w:rsid w:val="000E4160"/>
    <w:rsid w:val="000E440A"/>
    <w:rsid w:val="000E5185"/>
    <w:rsid w:val="000E54D9"/>
    <w:rsid w:val="000E5DDD"/>
    <w:rsid w:val="000F0386"/>
    <w:rsid w:val="000F046B"/>
    <w:rsid w:val="000F1301"/>
    <w:rsid w:val="000F1D78"/>
    <w:rsid w:val="000F6FB6"/>
    <w:rsid w:val="000F7BDE"/>
    <w:rsid w:val="001006C0"/>
    <w:rsid w:val="001013BB"/>
    <w:rsid w:val="00102309"/>
    <w:rsid w:val="00102B15"/>
    <w:rsid w:val="00104D25"/>
    <w:rsid w:val="00104FFA"/>
    <w:rsid w:val="001051F7"/>
    <w:rsid w:val="00105FA2"/>
    <w:rsid w:val="0010741D"/>
    <w:rsid w:val="001078D4"/>
    <w:rsid w:val="00110B4C"/>
    <w:rsid w:val="00112C63"/>
    <w:rsid w:val="00112F89"/>
    <w:rsid w:val="00113CAB"/>
    <w:rsid w:val="0011625C"/>
    <w:rsid w:val="00121DAE"/>
    <w:rsid w:val="00122585"/>
    <w:rsid w:val="001228BC"/>
    <w:rsid w:val="00124D29"/>
    <w:rsid w:val="001251DA"/>
    <w:rsid w:val="00125432"/>
    <w:rsid w:val="001254A2"/>
    <w:rsid w:val="00125CB9"/>
    <w:rsid w:val="00126D4F"/>
    <w:rsid w:val="001274E1"/>
    <w:rsid w:val="0013013B"/>
    <w:rsid w:val="001327CE"/>
    <w:rsid w:val="00133AC0"/>
    <w:rsid w:val="00133EAE"/>
    <w:rsid w:val="00137620"/>
    <w:rsid w:val="00137F40"/>
    <w:rsid w:val="001410F4"/>
    <w:rsid w:val="00141C75"/>
    <w:rsid w:val="0014219F"/>
    <w:rsid w:val="00143B53"/>
    <w:rsid w:val="00144958"/>
    <w:rsid w:val="00145776"/>
    <w:rsid w:val="001461A5"/>
    <w:rsid w:val="00150562"/>
    <w:rsid w:val="001525C6"/>
    <w:rsid w:val="001526A3"/>
    <w:rsid w:val="00152ED6"/>
    <w:rsid w:val="00153A00"/>
    <w:rsid w:val="00153AB0"/>
    <w:rsid w:val="00155F37"/>
    <w:rsid w:val="00157FD3"/>
    <w:rsid w:val="00160DE0"/>
    <w:rsid w:val="0016136E"/>
    <w:rsid w:val="001619D9"/>
    <w:rsid w:val="00163D1D"/>
    <w:rsid w:val="001671F7"/>
    <w:rsid w:val="001677F3"/>
    <w:rsid w:val="00171A66"/>
    <w:rsid w:val="00175443"/>
    <w:rsid w:val="0017581E"/>
    <w:rsid w:val="00180E52"/>
    <w:rsid w:val="00182155"/>
    <w:rsid w:val="00183574"/>
    <w:rsid w:val="00183C14"/>
    <w:rsid w:val="00183F41"/>
    <w:rsid w:val="00184272"/>
    <w:rsid w:val="00184DBC"/>
    <w:rsid w:val="00185B4A"/>
    <w:rsid w:val="001865AD"/>
    <w:rsid w:val="001871EC"/>
    <w:rsid w:val="0019000F"/>
    <w:rsid w:val="0019172B"/>
    <w:rsid w:val="001920BE"/>
    <w:rsid w:val="00192216"/>
    <w:rsid w:val="00192579"/>
    <w:rsid w:val="001931AD"/>
    <w:rsid w:val="001948C7"/>
    <w:rsid w:val="001958AB"/>
    <w:rsid w:val="001963D9"/>
    <w:rsid w:val="0019713E"/>
    <w:rsid w:val="001977DD"/>
    <w:rsid w:val="001A222B"/>
    <w:rsid w:val="001A3364"/>
    <w:rsid w:val="001A670F"/>
    <w:rsid w:val="001A6F3D"/>
    <w:rsid w:val="001A710F"/>
    <w:rsid w:val="001B0593"/>
    <w:rsid w:val="001B08D9"/>
    <w:rsid w:val="001B1914"/>
    <w:rsid w:val="001B4FD8"/>
    <w:rsid w:val="001B522D"/>
    <w:rsid w:val="001B6DC0"/>
    <w:rsid w:val="001B79AE"/>
    <w:rsid w:val="001C027F"/>
    <w:rsid w:val="001C1637"/>
    <w:rsid w:val="001C20CA"/>
    <w:rsid w:val="001C38B1"/>
    <w:rsid w:val="001C54C7"/>
    <w:rsid w:val="001C6044"/>
    <w:rsid w:val="001C6222"/>
    <w:rsid w:val="001C62B8"/>
    <w:rsid w:val="001C6DDB"/>
    <w:rsid w:val="001C704D"/>
    <w:rsid w:val="001C7C7C"/>
    <w:rsid w:val="001D0700"/>
    <w:rsid w:val="001D0879"/>
    <w:rsid w:val="001D3FDB"/>
    <w:rsid w:val="001E2075"/>
    <w:rsid w:val="001E49A0"/>
    <w:rsid w:val="001E5256"/>
    <w:rsid w:val="001E570E"/>
    <w:rsid w:val="001E6401"/>
    <w:rsid w:val="001E7B0B"/>
    <w:rsid w:val="001E7B0E"/>
    <w:rsid w:val="001F141D"/>
    <w:rsid w:val="001F1DCD"/>
    <w:rsid w:val="001F1DE5"/>
    <w:rsid w:val="001F2440"/>
    <w:rsid w:val="001F3AFC"/>
    <w:rsid w:val="001F3E6D"/>
    <w:rsid w:val="001F5200"/>
    <w:rsid w:val="001F5E7E"/>
    <w:rsid w:val="001F777B"/>
    <w:rsid w:val="00200A06"/>
    <w:rsid w:val="0020111B"/>
    <w:rsid w:val="00201191"/>
    <w:rsid w:val="00202086"/>
    <w:rsid w:val="0020284A"/>
    <w:rsid w:val="00202D13"/>
    <w:rsid w:val="00203048"/>
    <w:rsid w:val="0020447F"/>
    <w:rsid w:val="0020471B"/>
    <w:rsid w:val="002047D8"/>
    <w:rsid w:val="00205919"/>
    <w:rsid w:val="00212267"/>
    <w:rsid w:val="00214CA1"/>
    <w:rsid w:val="002168A3"/>
    <w:rsid w:val="00216D92"/>
    <w:rsid w:val="002253C2"/>
    <w:rsid w:val="002264FD"/>
    <w:rsid w:val="00230BA9"/>
    <w:rsid w:val="00231A77"/>
    <w:rsid w:val="002338CD"/>
    <w:rsid w:val="00234590"/>
    <w:rsid w:val="00235C19"/>
    <w:rsid w:val="00237787"/>
    <w:rsid w:val="0023784C"/>
    <w:rsid w:val="002406C2"/>
    <w:rsid w:val="00240794"/>
    <w:rsid w:val="00241832"/>
    <w:rsid w:val="00241BFD"/>
    <w:rsid w:val="00241D94"/>
    <w:rsid w:val="00242466"/>
    <w:rsid w:val="0024334C"/>
    <w:rsid w:val="00243A0E"/>
    <w:rsid w:val="002440EB"/>
    <w:rsid w:val="00244EB1"/>
    <w:rsid w:val="002466DE"/>
    <w:rsid w:val="002469A4"/>
    <w:rsid w:val="00246C4F"/>
    <w:rsid w:val="00247C8C"/>
    <w:rsid w:val="002518E3"/>
    <w:rsid w:val="002523E1"/>
    <w:rsid w:val="00252418"/>
    <w:rsid w:val="00253DBE"/>
    <w:rsid w:val="00254795"/>
    <w:rsid w:val="00254914"/>
    <w:rsid w:val="0025731D"/>
    <w:rsid w:val="00257DBE"/>
    <w:rsid w:val="002622FA"/>
    <w:rsid w:val="00263518"/>
    <w:rsid w:val="00263A42"/>
    <w:rsid w:val="002647CF"/>
    <w:rsid w:val="002647E1"/>
    <w:rsid w:val="002663D0"/>
    <w:rsid w:val="00266955"/>
    <w:rsid w:val="002669D3"/>
    <w:rsid w:val="0026792A"/>
    <w:rsid w:val="00267C79"/>
    <w:rsid w:val="00270FF6"/>
    <w:rsid w:val="00273288"/>
    <w:rsid w:val="0027380D"/>
    <w:rsid w:val="00274B85"/>
    <w:rsid w:val="002759E7"/>
    <w:rsid w:val="00275ED1"/>
    <w:rsid w:val="00277326"/>
    <w:rsid w:val="00280A67"/>
    <w:rsid w:val="00282322"/>
    <w:rsid w:val="00284B1F"/>
    <w:rsid w:val="0028544A"/>
    <w:rsid w:val="0028703A"/>
    <w:rsid w:val="002870C9"/>
    <w:rsid w:val="00293F50"/>
    <w:rsid w:val="002950AF"/>
    <w:rsid w:val="00296FD0"/>
    <w:rsid w:val="002972AE"/>
    <w:rsid w:val="002A003F"/>
    <w:rsid w:val="002A07EE"/>
    <w:rsid w:val="002A1481"/>
    <w:rsid w:val="002A1C7C"/>
    <w:rsid w:val="002A237D"/>
    <w:rsid w:val="002A306F"/>
    <w:rsid w:val="002A44AC"/>
    <w:rsid w:val="002A49E0"/>
    <w:rsid w:val="002A6E1F"/>
    <w:rsid w:val="002A799E"/>
    <w:rsid w:val="002A7ABB"/>
    <w:rsid w:val="002B1ECE"/>
    <w:rsid w:val="002B4B57"/>
    <w:rsid w:val="002B50D3"/>
    <w:rsid w:val="002B7BC7"/>
    <w:rsid w:val="002C00D5"/>
    <w:rsid w:val="002C015C"/>
    <w:rsid w:val="002C26C0"/>
    <w:rsid w:val="002C2BC5"/>
    <w:rsid w:val="002C35B5"/>
    <w:rsid w:val="002C3E56"/>
    <w:rsid w:val="002C6F5A"/>
    <w:rsid w:val="002D08B1"/>
    <w:rsid w:val="002D11F2"/>
    <w:rsid w:val="002D13B2"/>
    <w:rsid w:val="002D17B0"/>
    <w:rsid w:val="002D2FF3"/>
    <w:rsid w:val="002D328A"/>
    <w:rsid w:val="002D3F59"/>
    <w:rsid w:val="002D4313"/>
    <w:rsid w:val="002D525D"/>
    <w:rsid w:val="002D5C88"/>
    <w:rsid w:val="002D5FE4"/>
    <w:rsid w:val="002D6006"/>
    <w:rsid w:val="002D6A9B"/>
    <w:rsid w:val="002D7038"/>
    <w:rsid w:val="002E0279"/>
    <w:rsid w:val="002E0CAC"/>
    <w:rsid w:val="002E218F"/>
    <w:rsid w:val="002E79CB"/>
    <w:rsid w:val="002E7BDA"/>
    <w:rsid w:val="002F3215"/>
    <w:rsid w:val="002F36A2"/>
    <w:rsid w:val="002F4903"/>
    <w:rsid w:val="002F4B54"/>
    <w:rsid w:val="002F5337"/>
    <w:rsid w:val="002F673E"/>
    <w:rsid w:val="002F7F55"/>
    <w:rsid w:val="003015EE"/>
    <w:rsid w:val="0030161E"/>
    <w:rsid w:val="00305C11"/>
    <w:rsid w:val="00305F89"/>
    <w:rsid w:val="00306C93"/>
    <w:rsid w:val="00306D74"/>
    <w:rsid w:val="0030745F"/>
    <w:rsid w:val="00310475"/>
    <w:rsid w:val="00310557"/>
    <w:rsid w:val="00310642"/>
    <w:rsid w:val="003108DF"/>
    <w:rsid w:val="00311A49"/>
    <w:rsid w:val="0031343B"/>
    <w:rsid w:val="003141C0"/>
    <w:rsid w:val="00314630"/>
    <w:rsid w:val="00314753"/>
    <w:rsid w:val="00315182"/>
    <w:rsid w:val="00315414"/>
    <w:rsid w:val="00315E0A"/>
    <w:rsid w:val="00320020"/>
    <w:rsid w:val="0032090A"/>
    <w:rsid w:val="00321140"/>
    <w:rsid w:val="00321CDE"/>
    <w:rsid w:val="00322AE9"/>
    <w:rsid w:val="003230AF"/>
    <w:rsid w:val="0032605E"/>
    <w:rsid w:val="0033158A"/>
    <w:rsid w:val="00331B24"/>
    <w:rsid w:val="0033283B"/>
    <w:rsid w:val="00333CD4"/>
    <w:rsid w:val="00333E15"/>
    <w:rsid w:val="00336046"/>
    <w:rsid w:val="00336B01"/>
    <w:rsid w:val="00340C98"/>
    <w:rsid w:val="00346057"/>
    <w:rsid w:val="00346418"/>
    <w:rsid w:val="00347688"/>
    <w:rsid w:val="00350492"/>
    <w:rsid w:val="0035088A"/>
    <w:rsid w:val="0035386B"/>
    <w:rsid w:val="0035568C"/>
    <w:rsid w:val="003556F0"/>
    <w:rsid w:val="003563FF"/>
    <w:rsid w:val="00356C99"/>
    <w:rsid w:val="003572BE"/>
    <w:rsid w:val="00357342"/>
    <w:rsid w:val="00360528"/>
    <w:rsid w:val="00361241"/>
    <w:rsid w:val="00363D8C"/>
    <w:rsid w:val="00364B53"/>
    <w:rsid w:val="003679E1"/>
    <w:rsid w:val="00371E33"/>
    <w:rsid w:val="00372994"/>
    <w:rsid w:val="0037317D"/>
    <w:rsid w:val="003741F4"/>
    <w:rsid w:val="0037422B"/>
    <w:rsid w:val="00374E3D"/>
    <w:rsid w:val="0037506F"/>
    <w:rsid w:val="00375CFA"/>
    <w:rsid w:val="0038044F"/>
    <w:rsid w:val="00380573"/>
    <w:rsid w:val="00381A8E"/>
    <w:rsid w:val="00383E18"/>
    <w:rsid w:val="003856DD"/>
    <w:rsid w:val="00385F42"/>
    <w:rsid w:val="00386083"/>
    <w:rsid w:val="003864D7"/>
    <w:rsid w:val="003868B8"/>
    <w:rsid w:val="0038715D"/>
    <w:rsid w:val="003905A4"/>
    <w:rsid w:val="003917AC"/>
    <w:rsid w:val="00391F4F"/>
    <w:rsid w:val="00392F55"/>
    <w:rsid w:val="00394DBF"/>
    <w:rsid w:val="003957A6"/>
    <w:rsid w:val="00395C05"/>
    <w:rsid w:val="003A3124"/>
    <w:rsid w:val="003A393D"/>
    <w:rsid w:val="003A43EF"/>
    <w:rsid w:val="003A460D"/>
    <w:rsid w:val="003A4761"/>
    <w:rsid w:val="003A5B66"/>
    <w:rsid w:val="003A7E38"/>
    <w:rsid w:val="003B1C24"/>
    <w:rsid w:val="003B2ACD"/>
    <w:rsid w:val="003B3176"/>
    <w:rsid w:val="003B4507"/>
    <w:rsid w:val="003B6242"/>
    <w:rsid w:val="003C00B7"/>
    <w:rsid w:val="003C313C"/>
    <w:rsid w:val="003C3EA9"/>
    <w:rsid w:val="003C5864"/>
    <w:rsid w:val="003C5FA3"/>
    <w:rsid w:val="003C7445"/>
    <w:rsid w:val="003C748E"/>
    <w:rsid w:val="003D0561"/>
    <w:rsid w:val="003D2CC8"/>
    <w:rsid w:val="003D55E4"/>
    <w:rsid w:val="003D600C"/>
    <w:rsid w:val="003D602B"/>
    <w:rsid w:val="003E07E0"/>
    <w:rsid w:val="003E2425"/>
    <w:rsid w:val="003E3126"/>
    <w:rsid w:val="003E3936"/>
    <w:rsid w:val="003E4BAD"/>
    <w:rsid w:val="003E59C6"/>
    <w:rsid w:val="003E6DD6"/>
    <w:rsid w:val="003F0C2C"/>
    <w:rsid w:val="003F2049"/>
    <w:rsid w:val="003F26E9"/>
    <w:rsid w:val="003F2BED"/>
    <w:rsid w:val="003F2EF6"/>
    <w:rsid w:val="003F3183"/>
    <w:rsid w:val="003F64EF"/>
    <w:rsid w:val="003F67AD"/>
    <w:rsid w:val="003F6B47"/>
    <w:rsid w:val="00402AE0"/>
    <w:rsid w:val="00405677"/>
    <w:rsid w:val="00405E61"/>
    <w:rsid w:val="00407CF6"/>
    <w:rsid w:val="00407E55"/>
    <w:rsid w:val="00411AC7"/>
    <w:rsid w:val="004135A0"/>
    <w:rsid w:val="0041361E"/>
    <w:rsid w:val="00413A84"/>
    <w:rsid w:val="004177B0"/>
    <w:rsid w:val="00417D2A"/>
    <w:rsid w:val="00417E8E"/>
    <w:rsid w:val="00421365"/>
    <w:rsid w:val="00422EFC"/>
    <w:rsid w:val="00424663"/>
    <w:rsid w:val="004300D7"/>
    <w:rsid w:val="004315DB"/>
    <w:rsid w:val="004340EC"/>
    <w:rsid w:val="00435CBC"/>
    <w:rsid w:val="0043608A"/>
    <w:rsid w:val="004373FF"/>
    <w:rsid w:val="0044007F"/>
    <w:rsid w:val="00442495"/>
    <w:rsid w:val="00443878"/>
    <w:rsid w:val="004452E8"/>
    <w:rsid w:val="00446E7D"/>
    <w:rsid w:val="0045064E"/>
    <w:rsid w:val="00451CC1"/>
    <w:rsid w:val="004539A8"/>
    <w:rsid w:val="00454845"/>
    <w:rsid w:val="00455320"/>
    <w:rsid w:val="0045534F"/>
    <w:rsid w:val="00457D76"/>
    <w:rsid w:val="004633E1"/>
    <w:rsid w:val="004652DD"/>
    <w:rsid w:val="00466171"/>
    <w:rsid w:val="00466C2A"/>
    <w:rsid w:val="00466DA7"/>
    <w:rsid w:val="004712CA"/>
    <w:rsid w:val="00471581"/>
    <w:rsid w:val="0047422E"/>
    <w:rsid w:val="00474DDC"/>
    <w:rsid w:val="00475A5D"/>
    <w:rsid w:val="00475CE7"/>
    <w:rsid w:val="00476DBE"/>
    <w:rsid w:val="00480A34"/>
    <w:rsid w:val="00480D58"/>
    <w:rsid w:val="00481F0C"/>
    <w:rsid w:val="00482C32"/>
    <w:rsid w:val="00482C8E"/>
    <w:rsid w:val="004831EE"/>
    <w:rsid w:val="004836DA"/>
    <w:rsid w:val="00483804"/>
    <w:rsid w:val="00484168"/>
    <w:rsid w:val="00486977"/>
    <w:rsid w:val="004875C6"/>
    <w:rsid w:val="00490223"/>
    <w:rsid w:val="004902D8"/>
    <w:rsid w:val="004918DC"/>
    <w:rsid w:val="00492219"/>
    <w:rsid w:val="00493CF9"/>
    <w:rsid w:val="00495A96"/>
    <w:rsid w:val="0049674B"/>
    <w:rsid w:val="00496B44"/>
    <w:rsid w:val="004A0E62"/>
    <w:rsid w:val="004A1124"/>
    <w:rsid w:val="004A256C"/>
    <w:rsid w:val="004A3539"/>
    <w:rsid w:val="004A544C"/>
    <w:rsid w:val="004A5614"/>
    <w:rsid w:val="004A7194"/>
    <w:rsid w:val="004B6DA8"/>
    <w:rsid w:val="004C0673"/>
    <w:rsid w:val="004C095E"/>
    <w:rsid w:val="004C261F"/>
    <w:rsid w:val="004C2B7E"/>
    <w:rsid w:val="004C3C0A"/>
    <w:rsid w:val="004C4D5A"/>
    <w:rsid w:val="004C4E4E"/>
    <w:rsid w:val="004C50E8"/>
    <w:rsid w:val="004C5548"/>
    <w:rsid w:val="004C5F89"/>
    <w:rsid w:val="004C7E3D"/>
    <w:rsid w:val="004D1DDA"/>
    <w:rsid w:val="004D2512"/>
    <w:rsid w:val="004D7867"/>
    <w:rsid w:val="004E037C"/>
    <w:rsid w:val="004E413F"/>
    <w:rsid w:val="004E4A22"/>
    <w:rsid w:val="004F1EE1"/>
    <w:rsid w:val="004F3816"/>
    <w:rsid w:val="004F4A88"/>
    <w:rsid w:val="004F5D80"/>
    <w:rsid w:val="004F7437"/>
    <w:rsid w:val="004F7876"/>
    <w:rsid w:val="0050043A"/>
    <w:rsid w:val="00501ADC"/>
    <w:rsid w:val="00502A7D"/>
    <w:rsid w:val="00504751"/>
    <w:rsid w:val="0050590A"/>
    <w:rsid w:val="00507CA6"/>
    <w:rsid w:val="005105E1"/>
    <w:rsid w:val="0051193F"/>
    <w:rsid w:val="00512146"/>
    <w:rsid w:val="00512BC1"/>
    <w:rsid w:val="00512E15"/>
    <w:rsid w:val="0051371D"/>
    <w:rsid w:val="00513C5B"/>
    <w:rsid w:val="0051477F"/>
    <w:rsid w:val="00514996"/>
    <w:rsid w:val="00515FEC"/>
    <w:rsid w:val="0051689F"/>
    <w:rsid w:val="00517A98"/>
    <w:rsid w:val="0052095E"/>
    <w:rsid w:val="00520EF3"/>
    <w:rsid w:val="00521762"/>
    <w:rsid w:val="00522CD3"/>
    <w:rsid w:val="00523174"/>
    <w:rsid w:val="00523D0C"/>
    <w:rsid w:val="00525E1E"/>
    <w:rsid w:val="00527CD6"/>
    <w:rsid w:val="00530A1E"/>
    <w:rsid w:val="00531187"/>
    <w:rsid w:val="00532174"/>
    <w:rsid w:val="00534381"/>
    <w:rsid w:val="0053480B"/>
    <w:rsid w:val="00534A68"/>
    <w:rsid w:val="0053587C"/>
    <w:rsid w:val="00537B77"/>
    <w:rsid w:val="00540FE1"/>
    <w:rsid w:val="00541A0B"/>
    <w:rsid w:val="00542F4D"/>
    <w:rsid w:val="00543418"/>
    <w:rsid w:val="00543D41"/>
    <w:rsid w:val="0054422F"/>
    <w:rsid w:val="00544383"/>
    <w:rsid w:val="00550C20"/>
    <w:rsid w:val="00552142"/>
    <w:rsid w:val="00553F77"/>
    <w:rsid w:val="00556001"/>
    <w:rsid w:val="00556CCB"/>
    <w:rsid w:val="0055782F"/>
    <w:rsid w:val="00557A1B"/>
    <w:rsid w:val="005606C4"/>
    <w:rsid w:val="005620B2"/>
    <w:rsid w:val="00562A43"/>
    <w:rsid w:val="00563145"/>
    <w:rsid w:val="00566EDA"/>
    <w:rsid w:val="005675A6"/>
    <w:rsid w:val="00570924"/>
    <w:rsid w:val="00572654"/>
    <w:rsid w:val="00572FDB"/>
    <w:rsid w:val="0057326F"/>
    <w:rsid w:val="005750AB"/>
    <w:rsid w:val="00577C3E"/>
    <w:rsid w:val="00580684"/>
    <w:rsid w:val="00580EA4"/>
    <w:rsid w:val="00583CED"/>
    <w:rsid w:val="00584A74"/>
    <w:rsid w:val="0058630E"/>
    <w:rsid w:val="00595D40"/>
    <w:rsid w:val="005A00FB"/>
    <w:rsid w:val="005A0140"/>
    <w:rsid w:val="005A0856"/>
    <w:rsid w:val="005A3EA3"/>
    <w:rsid w:val="005A5E03"/>
    <w:rsid w:val="005B15C3"/>
    <w:rsid w:val="005B18BA"/>
    <w:rsid w:val="005B1B22"/>
    <w:rsid w:val="005B22B9"/>
    <w:rsid w:val="005B2678"/>
    <w:rsid w:val="005B3023"/>
    <w:rsid w:val="005B3FC1"/>
    <w:rsid w:val="005B53F4"/>
    <w:rsid w:val="005B5629"/>
    <w:rsid w:val="005B5AC0"/>
    <w:rsid w:val="005B62A4"/>
    <w:rsid w:val="005B7521"/>
    <w:rsid w:val="005C0300"/>
    <w:rsid w:val="005C32D0"/>
    <w:rsid w:val="005C45DB"/>
    <w:rsid w:val="005C4AEB"/>
    <w:rsid w:val="005C5466"/>
    <w:rsid w:val="005C612D"/>
    <w:rsid w:val="005C68DF"/>
    <w:rsid w:val="005C7F16"/>
    <w:rsid w:val="005D0732"/>
    <w:rsid w:val="005D0D13"/>
    <w:rsid w:val="005D0E4F"/>
    <w:rsid w:val="005D1238"/>
    <w:rsid w:val="005D2D35"/>
    <w:rsid w:val="005D2E35"/>
    <w:rsid w:val="005E140A"/>
    <w:rsid w:val="005E1C95"/>
    <w:rsid w:val="005E217E"/>
    <w:rsid w:val="005E2418"/>
    <w:rsid w:val="005E3ECB"/>
    <w:rsid w:val="005E4ED4"/>
    <w:rsid w:val="005E5DFF"/>
    <w:rsid w:val="005E62AB"/>
    <w:rsid w:val="005E6758"/>
    <w:rsid w:val="005E7FC8"/>
    <w:rsid w:val="005F16B1"/>
    <w:rsid w:val="005F2BE5"/>
    <w:rsid w:val="005F39AD"/>
    <w:rsid w:val="005F3F8F"/>
    <w:rsid w:val="005F4B6A"/>
    <w:rsid w:val="005F7AB4"/>
    <w:rsid w:val="00600580"/>
    <w:rsid w:val="006010F3"/>
    <w:rsid w:val="00603022"/>
    <w:rsid w:val="00603B04"/>
    <w:rsid w:val="00603CF4"/>
    <w:rsid w:val="00603D48"/>
    <w:rsid w:val="0060701E"/>
    <w:rsid w:val="00607E3B"/>
    <w:rsid w:val="00607EC1"/>
    <w:rsid w:val="006124D1"/>
    <w:rsid w:val="00612D55"/>
    <w:rsid w:val="00612F2E"/>
    <w:rsid w:val="00613552"/>
    <w:rsid w:val="00613E93"/>
    <w:rsid w:val="006145A9"/>
    <w:rsid w:val="00615A0A"/>
    <w:rsid w:val="0062133D"/>
    <w:rsid w:val="00622D7C"/>
    <w:rsid w:val="00624E17"/>
    <w:rsid w:val="00624EAB"/>
    <w:rsid w:val="00624F4C"/>
    <w:rsid w:val="0063052A"/>
    <w:rsid w:val="0063113E"/>
    <w:rsid w:val="00632F25"/>
    <w:rsid w:val="00633112"/>
    <w:rsid w:val="006333D4"/>
    <w:rsid w:val="0063475B"/>
    <w:rsid w:val="0063539E"/>
    <w:rsid w:val="006369B2"/>
    <w:rsid w:val="00637F2F"/>
    <w:rsid w:val="006406EF"/>
    <w:rsid w:val="00640FCC"/>
    <w:rsid w:val="00642DFF"/>
    <w:rsid w:val="00644DB8"/>
    <w:rsid w:val="006452F9"/>
    <w:rsid w:val="00645C0B"/>
    <w:rsid w:val="00645C28"/>
    <w:rsid w:val="00645FEA"/>
    <w:rsid w:val="00646FCF"/>
    <w:rsid w:val="00647525"/>
    <w:rsid w:val="0064782C"/>
    <w:rsid w:val="00650CED"/>
    <w:rsid w:val="00652DAE"/>
    <w:rsid w:val="00652F7B"/>
    <w:rsid w:val="0065466A"/>
    <w:rsid w:val="00654A94"/>
    <w:rsid w:val="00656C05"/>
    <w:rsid w:val="006570B0"/>
    <w:rsid w:val="00657451"/>
    <w:rsid w:val="006575FA"/>
    <w:rsid w:val="00661808"/>
    <w:rsid w:val="00663042"/>
    <w:rsid w:val="00664136"/>
    <w:rsid w:val="00664674"/>
    <w:rsid w:val="006651E5"/>
    <w:rsid w:val="006668AE"/>
    <w:rsid w:val="00666BEF"/>
    <w:rsid w:val="0066709C"/>
    <w:rsid w:val="006673DD"/>
    <w:rsid w:val="00667C53"/>
    <w:rsid w:val="006705DD"/>
    <w:rsid w:val="0067085D"/>
    <w:rsid w:val="006730AA"/>
    <w:rsid w:val="00674E65"/>
    <w:rsid w:val="00675A68"/>
    <w:rsid w:val="006764BD"/>
    <w:rsid w:val="006772AE"/>
    <w:rsid w:val="00677AB7"/>
    <w:rsid w:val="00681069"/>
    <w:rsid w:val="006816DA"/>
    <w:rsid w:val="006823CC"/>
    <w:rsid w:val="006826D6"/>
    <w:rsid w:val="00682B4E"/>
    <w:rsid w:val="006831D5"/>
    <w:rsid w:val="00684DEF"/>
    <w:rsid w:val="0069012B"/>
    <w:rsid w:val="0069050B"/>
    <w:rsid w:val="00691373"/>
    <w:rsid w:val="00691C94"/>
    <w:rsid w:val="00691EB6"/>
    <w:rsid w:val="0069210B"/>
    <w:rsid w:val="0069217A"/>
    <w:rsid w:val="006936B4"/>
    <w:rsid w:val="006949CF"/>
    <w:rsid w:val="00695C16"/>
    <w:rsid w:val="006971CC"/>
    <w:rsid w:val="00697527"/>
    <w:rsid w:val="006A0341"/>
    <w:rsid w:val="006A06C7"/>
    <w:rsid w:val="006A0F36"/>
    <w:rsid w:val="006A4055"/>
    <w:rsid w:val="006A4F97"/>
    <w:rsid w:val="006A625C"/>
    <w:rsid w:val="006A7428"/>
    <w:rsid w:val="006A7F96"/>
    <w:rsid w:val="006B20EC"/>
    <w:rsid w:val="006B3789"/>
    <w:rsid w:val="006B5349"/>
    <w:rsid w:val="006B7258"/>
    <w:rsid w:val="006C210E"/>
    <w:rsid w:val="006C2C0D"/>
    <w:rsid w:val="006C3BAC"/>
    <w:rsid w:val="006C3D13"/>
    <w:rsid w:val="006C5641"/>
    <w:rsid w:val="006C5C38"/>
    <w:rsid w:val="006C78F2"/>
    <w:rsid w:val="006D0AD2"/>
    <w:rsid w:val="006D1089"/>
    <w:rsid w:val="006D1B86"/>
    <w:rsid w:val="006D1F4F"/>
    <w:rsid w:val="006D56CE"/>
    <w:rsid w:val="006D6BAB"/>
    <w:rsid w:val="006D7355"/>
    <w:rsid w:val="006E09DB"/>
    <w:rsid w:val="006E165D"/>
    <w:rsid w:val="006E18A2"/>
    <w:rsid w:val="006E2A27"/>
    <w:rsid w:val="006E7E8A"/>
    <w:rsid w:val="006F03F7"/>
    <w:rsid w:val="006F2AC9"/>
    <w:rsid w:val="006F2ACE"/>
    <w:rsid w:val="006F6854"/>
    <w:rsid w:val="006F6984"/>
    <w:rsid w:val="006F6D50"/>
    <w:rsid w:val="006F723E"/>
    <w:rsid w:val="00701E0A"/>
    <w:rsid w:val="007041F5"/>
    <w:rsid w:val="00705E3F"/>
    <w:rsid w:val="00706358"/>
    <w:rsid w:val="00713FD0"/>
    <w:rsid w:val="00713FE8"/>
    <w:rsid w:val="00714178"/>
    <w:rsid w:val="00714484"/>
    <w:rsid w:val="0071458B"/>
    <w:rsid w:val="00714740"/>
    <w:rsid w:val="0071490C"/>
    <w:rsid w:val="00715059"/>
    <w:rsid w:val="007152E7"/>
    <w:rsid w:val="00715542"/>
    <w:rsid w:val="00715CA6"/>
    <w:rsid w:val="007167E0"/>
    <w:rsid w:val="00716E97"/>
    <w:rsid w:val="00716EB9"/>
    <w:rsid w:val="007176BF"/>
    <w:rsid w:val="007200B2"/>
    <w:rsid w:val="0072078D"/>
    <w:rsid w:val="00720FA9"/>
    <w:rsid w:val="00721AB5"/>
    <w:rsid w:val="007246F8"/>
    <w:rsid w:val="00724ACD"/>
    <w:rsid w:val="007251D7"/>
    <w:rsid w:val="00730BDB"/>
    <w:rsid w:val="00731135"/>
    <w:rsid w:val="0073122A"/>
    <w:rsid w:val="00731386"/>
    <w:rsid w:val="00731426"/>
    <w:rsid w:val="007324AF"/>
    <w:rsid w:val="00734207"/>
    <w:rsid w:val="00734958"/>
    <w:rsid w:val="00734A37"/>
    <w:rsid w:val="0073613C"/>
    <w:rsid w:val="00736776"/>
    <w:rsid w:val="00736D41"/>
    <w:rsid w:val="00740436"/>
    <w:rsid w:val="007404BC"/>
    <w:rsid w:val="007409B4"/>
    <w:rsid w:val="00741974"/>
    <w:rsid w:val="007430E5"/>
    <w:rsid w:val="00743BAB"/>
    <w:rsid w:val="00752C5A"/>
    <w:rsid w:val="00753A31"/>
    <w:rsid w:val="0075486D"/>
    <w:rsid w:val="0075525E"/>
    <w:rsid w:val="00756BBC"/>
    <w:rsid w:val="00756D3D"/>
    <w:rsid w:val="00757287"/>
    <w:rsid w:val="007618DC"/>
    <w:rsid w:val="00761B25"/>
    <w:rsid w:val="007626D4"/>
    <w:rsid w:val="00762F73"/>
    <w:rsid w:val="007638D5"/>
    <w:rsid w:val="00765545"/>
    <w:rsid w:val="00765D7C"/>
    <w:rsid w:val="00765E80"/>
    <w:rsid w:val="00766281"/>
    <w:rsid w:val="00766304"/>
    <w:rsid w:val="007715BA"/>
    <w:rsid w:val="00771765"/>
    <w:rsid w:val="00773DD2"/>
    <w:rsid w:val="007745D0"/>
    <w:rsid w:val="00774631"/>
    <w:rsid w:val="00777C8B"/>
    <w:rsid w:val="00780569"/>
    <w:rsid w:val="007806C2"/>
    <w:rsid w:val="00780DC0"/>
    <w:rsid w:val="00780E6E"/>
    <w:rsid w:val="00781E47"/>
    <w:rsid w:val="00782780"/>
    <w:rsid w:val="007903CC"/>
    <w:rsid w:val="007903F8"/>
    <w:rsid w:val="00792495"/>
    <w:rsid w:val="00792F5C"/>
    <w:rsid w:val="007938F5"/>
    <w:rsid w:val="007943B0"/>
    <w:rsid w:val="007946DC"/>
    <w:rsid w:val="00794A8F"/>
    <w:rsid w:val="00794F04"/>
    <w:rsid w:val="00794F4F"/>
    <w:rsid w:val="00794FA4"/>
    <w:rsid w:val="00795866"/>
    <w:rsid w:val="0079713A"/>
    <w:rsid w:val="0079723D"/>
    <w:rsid w:val="007974BE"/>
    <w:rsid w:val="007A08B6"/>
    <w:rsid w:val="007A0916"/>
    <w:rsid w:val="007A0DFD"/>
    <w:rsid w:val="007A2CEC"/>
    <w:rsid w:val="007A32D7"/>
    <w:rsid w:val="007A39E1"/>
    <w:rsid w:val="007A62E4"/>
    <w:rsid w:val="007A6474"/>
    <w:rsid w:val="007A6805"/>
    <w:rsid w:val="007A7836"/>
    <w:rsid w:val="007B074A"/>
    <w:rsid w:val="007B248C"/>
    <w:rsid w:val="007B2608"/>
    <w:rsid w:val="007B4CFA"/>
    <w:rsid w:val="007B56A4"/>
    <w:rsid w:val="007C05F0"/>
    <w:rsid w:val="007C28F9"/>
    <w:rsid w:val="007C3CC2"/>
    <w:rsid w:val="007C4FE9"/>
    <w:rsid w:val="007C6B2A"/>
    <w:rsid w:val="007C6BB2"/>
    <w:rsid w:val="007C6F3A"/>
    <w:rsid w:val="007C7122"/>
    <w:rsid w:val="007C7D17"/>
    <w:rsid w:val="007C7D2F"/>
    <w:rsid w:val="007D32DA"/>
    <w:rsid w:val="007D3AFE"/>
    <w:rsid w:val="007D3F11"/>
    <w:rsid w:val="007D46C7"/>
    <w:rsid w:val="007D5308"/>
    <w:rsid w:val="007D5549"/>
    <w:rsid w:val="007D6058"/>
    <w:rsid w:val="007D7320"/>
    <w:rsid w:val="007D79C7"/>
    <w:rsid w:val="007E06F3"/>
    <w:rsid w:val="007E19D4"/>
    <w:rsid w:val="007E1DC9"/>
    <w:rsid w:val="007E53E4"/>
    <w:rsid w:val="007E63CA"/>
    <w:rsid w:val="007E656A"/>
    <w:rsid w:val="007E7E57"/>
    <w:rsid w:val="007F3BD1"/>
    <w:rsid w:val="007F3CDF"/>
    <w:rsid w:val="007F427E"/>
    <w:rsid w:val="007F6217"/>
    <w:rsid w:val="007F664D"/>
    <w:rsid w:val="007F6DC4"/>
    <w:rsid w:val="007F7041"/>
    <w:rsid w:val="0080215B"/>
    <w:rsid w:val="00802B89"/>
    <w:rsid w:val="008039C1"/>
    <w:rsid w:val="00804FFA"/>
    <w:rsid w:val="00805792"/>
    <w:rsid w:val="00806070"/>
    <w:rsid w:val="008065DF"/>
    <w:rsid w:val="0081072D"/>
    <w:rsid w:val="00810742"/>
    <w:rsid w:val="008128CE"/>
    <w:rsid w:val="008142A2"/>
    <w:rsid w:val="0081441D"/>
    <w:rsid w:val="008157A3"/>
    <w:rsid w:val="00815FBB"/>
    <w:rsid w:val="0081772B"/>
    <w:rsid w:val="00817752"/>
    <w:rsid w:val="00821317"/>
    <w:rsid w:val="00825214"/>
    <w:rsid w:val="008271BE"/>
    <w:rsid w:val="008324A4"/>
    <w:rsid w:val="00832ED2"/>
    <w:rsid w:val="00834EFF"/>
    <w:rsid w:val="00835E74"/>
    <w:rsid w:val="00836741"/>
    <w:rsid w:val="008376FF"/>
    <w:rsid w:val="00837702"/>
    <w:rsid w:val="00841217"/>
    <w:rsid w:val="00841E3D"/>
    <w:rsid w:val="00842137"/>
    <w:rsid w:val="00844090"/>
    <w:rsid w:val="008442BB"/>
    <w:rsid w:val="00844505"/>
    <w:rsid w:val="00844622"/>
    <w:rsid w:val="00845813"/>
    <w:rsid w:val="00846D4C"/>
    <w:rsid w:val="00847C5E"/>
    <w:rsid w:val="00851265"/>
    <w:rsid w:val="008514D8"/>
    <w:rsid w:val="0085418F"/>
    <w:rsid w:val="00854484"/>
    <w:rsid w:val="00854497"/>
    <w:rsid w:val="008564C8"/>
    <w:rsid w:val="00856F38"/>
    <w:rsid w:val="00860046"/>
    <w:rsid w:val="008602FC"/>
    <w:rsid w:val="0086059B"/>
    <w:rsid w:val="00861214"/>
    <w:rsid w:val="008613C2"/>
    <w:rsid w:val="008633A2"/>
    <w:rsid w:val="008641DE"/>
    <w:rsid w:val="00864750"/>
    <w:rsid w:val="00864F0E"/>
    <w:rsid w:val="00865638"/>
    <w:rsid w:val="00865F57"/>
    <w:rsid w:val="008665A6"/>
    <w:rsid w:val="0086707E"/>
    <w:rsid w:val="00870147"/>
    <w:rsid w:val="00870F09"/>
    <w:rsid w:val="00871AAE"/>
    <w:rsid w:val="0087265E"/>
    <w:rsid w:val="00873A26"/>
    <w:rsid w:val="00874008"/>
    <w:rsid w:val="00877363"/>
    <w:rsid w:val="00877E3A"/>
    <w:rsid w:val="0088088B"/>
    <w:rsid w:val="00883306"/>
    <w:rsid w:val="00884456"/>
    <w:rsid w:val="008865DA"/>
    <w:rsid w:val="0089088E"/>
    <w:rsid w:val="00890F0C"/>
    <w:rsid w:val="00892297"/>
    <w:rsid w:val="00894970"/>
    <w:rsid w:val="00895280"/>
    <w:rsid w:val="00895A1A"/>
    <w:rsid w:val="008A1248"/>
    <w:rsid w:val="008A1C16"/>
    <w:rsid w:val="008A4F73"/>
    <w:rsid w:val="008B0DD0"/>
    <w:rsid w:val="008B205E"/>
    <w:rsid w:val="008B47FB"/>
    <w:rsid w:val="008B6928"/>
    <w:rsid w:val="008B6A9B"/>
    <w:rsid w:val="008B6F4A"/>
    <w:rsid w:val="008B75FD"/>
    <w:rsid w:val="008B7B75"/>
    <w:rsid w:val="008C0B98"/>
    <w:rsid w:val="008C20B1"/>
    <w:rsid w:val="008C357D"/>
    <w:rsid w:val="008C3C8E"/>
    <w:rsid w:val="008C6008"/>
    <w:rsid w:val="008C788A"/>
    <w:rsid w:val="008D5661"/>
    <w:rsid w:val="008D59CA"/>
    <w:rsid w:val="008E0172"/>
    <w:rsid w:val="008E1A4F"/>
    <w:rsid w:val="008E1FBC"/>
    <w:rsid w:val="008E27D5"/>
    <w:rsid w:val="008E66A4"/>
    <w:rsid w:val="008E6FFB"/>
    <w:rsid w:val="008E7333"/>
    <w:rsid w:val="008E7A25"/>
    <w:rsid w:val="008E7E81"/>
    <w:rsid w:val="008F0E9F"/>
    <w:rsid w:val="008F0EE4"/>
    <w:rsid w:val="008F0F37"/>
    <w:rsid w:val="008F2758"/>
    <w:rsid w:val="008F4067"/>
    <w:rsid w:val="008F5796"/>
    <w:rsid w:val="008F5AEB"/>
    <w:rsid w:val="008F5D9A"/>
    <w:rsid w:val="008F7DFD"/>
    <w:rsid w:val="00901530"/>
    <w:rsid w:val="00901DCC"/>
    <w:rsid w:val="009040CF"/>
    <w:rsid w:val="00904D48"/>
    <w:rsid w:val="00905578"/>
    <w:rsid w:val="00905C73"/>
    <w:rsid w:val="009064F9"/>
    <w:rsid w:val="00906EE2"/>
    <w:rsid w:val="0090719F"/>
    <w:rsid w:val="009071DE"/>
    <w:rsid w:val="00911387"/>
    <w:rsid w:val="009117D0"/>
    <w:rsid w:val="009121B0"/>
    <w:rsid w:val="009144EB"/>
    <w:rsid w:val="00914912"/>
    <w:rsid w:val="00914CC3"/>
    <w:rsid w:val="00917B54"/>
    <w:rsid w:val="00917B77"/>
    <w:rsid w:val="009214FE"/>
    <w:rsid w:val="009215C6"/>
    <w:rsid w:val="009231ED"/>
    <w:rsid w:val="009234EE"/>
    <w:rsid w:val="00924FB1"/>
    <w:rsid w:val="009254D0"/>
    <w:rsid w:val="00926259"/>
    <w:rsid w:val="00930B1D"/>
    <w:rsid w:val="0093197E"/>
    <w:rsid w:val="009369CD"/>
    <w:rsid w:val="00936D8E"/>
    <w:rsid w:val="009406B5"/>
    <w:rsid w:val="00941169"/>
    <w:rsid w:val="00943507"/>
    <w:rsid w:val="00943FAB"/>
    <w:rsid w:val="00944000"/>
    <w:rsid w:val="00944885"/>
    <w:rsid w:val="00944BAB"/>
    <w:rsid w:val="00946166"/>
    <w:rsid w:val="009525CA"/>
    <w:rsid w:val="00953CC7"/>
    <w:rsid w:val="0095781E"/>
    <w:rsid w:val="0096016A"/>
    <w:rsid w:val="009602D3"/>
    <w:rsid w:val="009609C8"/>
    <w:rsid w:val="00961993"/>
    <w:rsid w:val="009622DE"/>
    <w:rsid w:val="00965888"/>
    <w:rsid w:val="00965C92"/>
    <w:rsid w:val="0097081E"/>
    <w:rsid w:val="00972640"/>
    <w:rsid w:val="00973E20"/>
    <w:rsid w:val="00973FAA"/>
    <w:rsid w:val="00974250"/>
    <w:rsid w:val="00974F7B"/>
    <w:rsid w:val="00977852"/>
    <w:rsid w:val="009800C9"/>
    <w:rsid w:val="009800F4"/>
    <w:rsid w:val="00980787"/>
    <w:rsid w:val="0098130B"/>
    <w:rsid w:val="00982024"/>
    <w:rsid w:val="0098278A"/>
    <w:rsid w:val="00983164"/>
    <w:rsid w:val="00983355"/>
    <w:rsid w:val="009857B4"/>
    <w:rsid w:val="00986E49"/>
    <w:rsid w:val="00986E76"/>
    <w:rsid w:val="00990182"/>
    <w:rsid w:val="00990BB6"/>
    <w:rsid w:val="0099195B"/>
    <w:rsid w:val="00996D08"/>
    <w:rsid w:val="009972EF"/>
    <w:rsid w:val="00997D3C"/>
    <w:rsid w:val="009A0863"/>
    <w:rsid w:val="009A3EF1"/>
    <w:rsid w:val="009A5B9C"/>
    <w:rsid w:val="009A6BEB"/>
    <w:rsid w:val="009A7831"/>
    <w:rsid w:val="009A7AB2"/>
    <w:rsid w:val="009B06C2"/>
    <w:rsid w:val="009B2752"/>
    <w:rsid w:val="009B27EE"/>
    <w:rsid w:val="009B4641"/>
    <w:rsid w:val="009B5849"/>
    <w:rsid w:val="009B5995"/>
    <w:rsid w:val="009B75B3"/>
    <w:rsid w:val="009C1E8E"/>
    <w:rsid w:val="009C3160"/>
    <w:rsid w:val="009C3BE9"/>
    <w:rsid w:val="009C44E2"/>
    <w:rsid w:val="009C5287"/>
    <w:rsid w:val="009C5452"/>
    <w:rsid w:val="009D23F6"/>
    <w:rsid w:val="009D3772"/>
    <w:rsid w:val="009D3F64"/>
    <w:rsid w:val="009D54A6"/>
    <w:rsid w:val="009D54AE"/>
    <w:rsid w:val="009E0DB1"/>
    <w:rsid w:val="009E211B"/>
    <w:rsid w:val="009E2CB4"/>
    <w:rsid w:val="009E2E09"/>
    <w:rsid w:val="009E3926"/>
    <w:rsid w:val="009E4FE3"/>
    <w:rsid w:val="009E6CAD"/>
    <w:rsid w:val="009E766E"/>
    <w:rsid w:val="009F0AEF"/>
    <w:rsid w:val="009F1960"/>
    <w:rsid w:val="009F21D0"/>
    <w:rsid w:val="009F2F41"/>
    <w:rsid w:val="009F3075"/>
    <w:rsid w:val="009F4069"/>
    <w:rsid w:val="009F44EB"/>
    <w:rsid w:val="009F715E"/>
    <w:rsid w:val="00A03DA2"/>
    <w:rsid w:val="00A04D1B"/>
    <w:rsid w:val="00A05EDE"/>
    <w:rsid w:val="00A06629"/>
    <w:rsid w:val="00A0682D"/>
    <w:rsid w:val="00A072AA"/>
    <w:rsid w:val="00A073EA"/>
    <w:rsid w:val="00A10403"/>
    <w:rsid w:val="00A10DBB"/>
    <w:rsid w:val="00A13BDE"/>
    <w:rsid w:val="00A150C6"/>
    <w:rsid w:val="00A166DF"/>
    <w:rsid w:val="00A1752E"/>
    <w:rsid w:val="00A1765C"/>
    <w:rsid w:val="00A17713"/>
    <w:rsid w:val="00A20F62"/>
    <w:rsid w:val="00A23ECC"/>
    <w:rsid w:val="00A24407"/>
    <w:rsid w:val="00A24BA5"/>
    <w:rsid w:val="00A24D88"/>
    <w:rsid w:val="00A264CF"/>
    <w:rsid w:val="00A3104C"/>
    <w:rsid w:val="00A31D47"/>
    <w:rsid w:val="00A326CE"/>
    <w:rsid w:val="00A3353B"/>
    <w:rsid w:val="00A339C7"/>
    <w:rsid w:val="00A346DE"/>
    <w:rsid w:val="00A35C6E"/>
    <w:rsid w:val="00A370B0"/>
    <w:rsid w:val="00A4013E"/>
    <w:rsid w:val="00A4045F"/>
    <w:rsid w:val="00A40ABD"/>
    <w:rsid w:val="00A427CD"/>
    <w:rsid w:val="00A42CD0"/>
    <w:rsid w:val="00A4600B"/>
    <w:rsid w:val="00A466DC"/>
    <w:rsid w:val="00A50506"/>
    <w:rsid w:val="00A51566"/>
    <w:rsid w:val="00A51EF0"/>
    <w:rsid w:val="00A52FEE"/>
    <w:rsid w:val="00A54DF0"/>
    <w:rsid w:val="00A55704"/>
    <w:rsid w:val="00A5581F"/>
    <w:rsid w:val="00A568CD"/>
    <w:rsid w:val="00A64949"/>
    <w:rsid w:val="00A64CB7"/>
    <w:rsid w:val="00A64FC8"/>
    <w:rsid w:val="00A65F5A"/>
    <w:rsid w:val="00A6603F"/>
    <w:rsid w:val="00A67A81"/>
    <w:rsid w:val="00A714E1"/>
    <w:rsid w:val="00A72F71"/>
    <w:rsid w:val="00A730A6"/>
    <w:rsid w:val="00A75826"/>
    <w:rsid w:val="00A76041"/>
    <w:rsid w:val="00A7790B"/>
    <w:rsid w:val="00A77942"/>
    <w:rsid w:val="00A81C24"/>
    <w:rsid w:val="00A82BD7"/>
    <w:rsid w:val="00A82DBC"/>
    <w:rsid w:val="00A837F4"/>
    <w:rsid w:val="00A8420F"/>
    <w:rsid w:val="00A855C4"/>
    <w:rsid w:val="00A86DA7"/>
    <w:rsid w:val="00A86E46"/>
    <w:rsid w:val="00A87E42"/>
    <w:rsid w:val="00A9005E"/>
    <w:rsid w:val="00A93256"/>
    <w:rsid w:val="00A95CEB"/>
    <w:rsid w:val="00A9668A"/>
    <w:rsid w:val="00A971A0"/>
    <w:rsid w:val="00AA0547"/>
    <w:rsid w:val="00AA0817"/>
    <w:rsid w:val="00AA1F22"/>
    <w:rsid w:val="00AA561F"/>
    <w:rsid w:val="00AA6B23"/>
    <w:rsid w:val="00AB0B51"/>
    <w:rsid w:val="00AB0BB0"/>
    <w:rsid w:val="00AB1BC7"/>
    <w:rsid w:val="00AB3F61"/>
    <w:rsid w:val="00AB4991"/>
    <w:rsid w:val="00AB520A"/>
    <w:rsid w:val="00AB76FA"/>
    <w:rsid w:val="00AB7B0F"/>
    <w:rsid w:val="00AC5746"/>
    <w:rsid w:val="00AC58E9"/>
    <w:rsid w:val="00AC7777"/>
    <w:rsid w:val="00AC783F"/>
    <w:rsid w:val="00AC7A65"/>
    <w:rsid w:val="00AC7ED4"/>
    <w:rsid w:val="00AD0675"/>
    <w:rsid w:val="00AD1F9E"/>
    <w:rsid w:val="00AD3D99"/>
    <w:rsid w:val="00AD5E69"/>
    <w:rsid w:val="00AD6C5E"/>
    <w:rsid w:val="00AE03F8"/>
    <w:rsid w:val="00AE103E"/>
    <w:rsid w:val="00AE507E"/>
    <w:rsid w:val="00AE5C22"/>
    <w:rsid w:val="00AE5C30"/>
    <w:rsid w:val="00AE7163"/>
    <w:rsid w:val="00AF0290"/>
    <w:rsid w:val="00AF087D"/>
    <w:rsid w:val="00AF1400"/>
    <w:rsid w:val="00AF2DBC"/>
    <w:rsid w:val="00AF3BE0"/>
    <w:rsid w:val="00AF3C66"/>
    <w:rsid w:val="00AF3DC1"/>
    <w:rsid w:val="00AF593C"/>
    <w:rsid w:val="00AF5E3E"/>
    <w:rsid w:val="00AF6612"/>
    <w:rsid w:val="00B001CD"/>
    <w:rsid w:val="00B024FB"/>
    <w:rsid w:val="00B03315"/>
    <w:rsid w:val="00B05767"/>
    <w:rsid w:val="00B05821"/>
    <w:rsid w:val="00B05BE0"/>
    <w:rsid w:val="00B05C89"/>
    <w:rsid w:val="00B05E18"/>
    <w:rsid w:val="00B069A7"/>
    <w:rsid w:val="00B06EC1"/>
    <w:rsid w:val="00B0725B"/>
    <w:rsid w:val="00B107BB"/>
    <w:rsid w:val="00B11011"/>
    <w:rsid w:val="00B11E41"/>
    <w:rsid w:val="00B15B13"/>
    <w:rsid w:val="00B15D48"/>
    <w:rsid w:val="00B16D7B"/>
    <w:rsid w:val="00B20FFA"/>
    <w:rsid w:val="00B223F4"/>
    <w:rsid w:val="00B22D7E"/>
    <w:rsid w:val="00B2483B"/>
    <w:rsid w:val="00B25DE9"/>
    <w:rsid w:val="00B26C28"/>
    <w:rsid w:val="00B26D81"/>
    <w:rsid w:val="00B27838"/>
    <w:rsid w:val="00B27C31"/>
    <w:rsid w:val="00B3091E"/>
    <w:rsid w:val="00B30E24"/>
    <w:rsid w:val="00B30E2C"/>
    <w:rsid w:val="00B374DB"/>
    <w:rsid w:val="00B411C2"/>
    <w:rsid w:val="00B416C4"/>
    <w:rsid w:val="00B4174C"/>
    <w:rsid w:val="00B44E6D"/>
    <w:rsid w:val="00B453F5"/>
    <w:rsid w:val="00B4617E"/>
    <w:rsid w:val="00B46785"/>
    <w:rsid w:val="00B5152E"/>
    <w:rsid w:val="00B52D1E"/>
    <w:rsid w:val="00B536E4"/>
    <w:rsid w:val="00B55DBA"/>
    <w:rsid w:val="00B55F41"/>
    <w:rsid w:val="00B60272"/>
    <w:rsid w:val="00B60D86"/>
    <w:rsid w:val="00B61624"/>
    <w:rsid w:val="00B63122"/>
    <w:rsid w:val="00B676AA"/>
    <w:rsid w:val="00B7118B"/>
    <w:rsid w:val="00B7156D"/>
    <w:rsid w:val="00B718A5"/>
    <w:rsid w:val="00B7219C"/>
    <w:rsid w:val="00B72212"/>
    <w:rsid w:val="00B733C1"/>
    <w:rsid w:val="00B7504D"/>
    <w:rsid w:val="00B75703"/>
    <w:rsid w:val="00B75B51"/>
    <w:rsid w:val="00B763CA"/>
    <w:rsid w:val="00B80409"/>
    <w:rsid w:val="00B82682"/>
    <w:rsid w:val="00B83174"/>
    <w:rsid w:val="00B8582C"/>
    <w:rsid w:val="00B94A0C"/>
    <w:rsid w:val="00B9575F"/>
    <w:rsid w:val="00B957D3"/>
    <w:rsid w:val="00B96DBD"/>
    <w:rsid w:val="00B9762F"/>
    <w:rsid w:val="00BA1644"/>
    <w:rsid w:val="00BA2BA0"/>
    <w:rsid w:val="00BA2BF0"/>
    <w:rsid w:val="00BA2C3E"/>
    <w:rsid w:val="00BA3092"/>
    <w:rsid w:val="00BA6D93"/>
    <w:rsid w:val="00BA75F0"/>
    <w:rsid w:val="00BA7AF3"/>
    <w:rsid w:val="00BB1340"/>
    <w:rsid w:val="00BB248D"/>
    <w:rsid w:val="00BB2F82"/>
    <w:rsid w:val="00BB32E9"/>
    <w:rsid w:val="00BB369B"/>
    <w:rsid w:val="00BB4FCA"/>
    <w:rsid w:val="00BB5202"/>
    <w:rsid w:val="00BB55FC"/>
    <w:rsid w:val="00BB76B0"/>
    <w:rsid w:val="00BC0ABF"/>
    <w:rsid w:val="00BC0E4A"/>
    <w:rsid w:val="00BC14FF"/>
    <w:rsid w:val="00BC1989"/>
    <w:rsid w:val="00BC1E3A"/>
    <w:rsid w:val="00BC1FAE"/>
    <w:rsid w:val="00BC3052"/>
    <w:rsid w:val="00BC3A55"/>
    <w:rsid w:val="00BC4072"/>
    <w:rsid w:val="00BC530E"/>
    <w:rsid w:val="00BC62E2"/>
    <w:rsid w:val="00BC640D"/>
    <w:rsid w:val="00BD0891"/>
    <w:rsid w:val="00BD341C"/>
    <w:rsid w:val="00BD41F9"/>
    <w:rsid w:val="00BD590D"/>
    <w:rsid w:val="00BD5E69"/>
    <w:rsid w:val="00BD69DB"/>
    <w:rsid w:val="00BD7220"/>
    <w:rsid w:val="00BD75A4"/>
    <w:rsid w:val="00BD7D45"/>
    <w:rsid w:val="00BE0898"/>
    <w:rsid w:val="00BE2D2A"/>
    <w:rsid w:val="00BE4831"/>
    <w:rsid w:val="00BE4E3C"/>
    <w:rsid w:val="00BE760D"/>
    <w:rsid w:val="00BF1098"/>
    <w:rsid w:val="00BF2695"/>
    <w:rsid w:val="00BF4013"/>
    <w:rsid w:val="00BF4366"/>
    <w:rsid w:val="00BF44C3"/>
    <w:rsid w:val="00BF4955"/>
    <w:rsid w:val="00BF5628"/>
    <w:rsid w:val="00BF6073"/>
    <w:rsid w:val="00BF648F"/>
    <w:rsid w:val="00BF6757"/>
    <w:rsid w:val="00C00FAA"/>
    <w:rsid w:val="00C0259D"/>
    <w:rsid w:val="00C02AA4"/>
    <w:rsid w:val="00C02DB2"/>
    <w:rsid w:val="00C02E94"/>
    <w:rsid w:val="00C03B98"/>
    <w:rsid w:val="00C03E86"/>
    <w:rsid w:val="00C04630"/>
    <w:rsid w:val="00C06808"/>
    <w:rsid w:val="00C06BFD"/>
    <w:rsid w:val="00C078E2"/>
    <w:rsid w:val="00C150B5"/>
    <w:rsid w:val="00C15419"/>
    <w:rsid w:val="00C168BB"/>
    <w:rsid w:val="00C17181"/>
    <w:rsid w:val="00C17BC6"/>
    <w:rsid w:val="00C20889"/>
    <w:rsid w:val="00C21EB0"/>
    <w:rsid w:val="00C22067"/>
    <w:rsid w:val="00C224B1"/>
    <w:rsid w:val="00C227B9"/>
    <w:rsid w:val="00C23CCA"/>
    <w:rsid w:val="00C25022"/>
    <w:rsid w:val="00C2530D"/>
    <w:rsid w:val="00C258B5"/>
    <w:rsid w:val="00C265E5"/>
    <w:rsid w:val="00C30E6C"/>
    <w:rsid w:val="00C32C8A"/>
    <w:rsid w:val="00C32EE2"/>
    <w:rsid w:val="00C32FE2"/>
    <w:rsid w:val="00C36575"/>
    <w:rsid w:val="00C376FB"/>
    <w:rsid w:val="00C3770C"/>
    <w:rsid w:val="00C378B3"/>
    <w:rsid w:val="00C408CD"/>
    <w:rsid w:val="00C42125"/>
    <w:rsid w:val="00C43947"/>
    <w:rsid w:val="00C43AD1"/>
    <w:rsid w:val="00C446E4"/>
    <w:rsid w:val="00C469C1"/>
    <w:rsid w:val="00C46F74"/>
    <w:rsid w:val="00C47181"/>
    <w:rsid w:val="00C5363F"/>
    <w:rsid w:val="00C54ACC"/>
    <w:rsid w:val="00C54BDA"/>
    <w:rsid w:val="00C60576"/>
    <w:rsid w:val="00C62764"/>
    <w:rsid w:val="00C62814"/>
    <w:rsid w:val="00C62CE5"/>
    <w:rsid w:val="00C62FB5"/>
    <w:rsid w:val="00C6368D"/>
    <w:rsid w:val="00C63ED7"/>
    <w:rsid w:val="00C6425B"/>
    <w:rsid w:val="00C655F8"/>
    <w:rsid w:val="00C65BF4"/>
    <w:rsid w:val="00C668BF"/>
    <w:rsid w:val="00C67355"/>
    <w:rsid w:val="00C707C3"/>
    <w:rsid w:val="00C71F5D"/>
    <w:rsid w:val="00C72127"/>
    <w:rsid w:val="00C731E5"/>
    <w:rsid w:val="00C7358D"/>
    <w:rsid w:val="00C74694"/>
    <w:rsid w:val="00C74937"/>
    <w:rsid w:val="00C755AA"/>
    <w:rsid w:val="00C76043"/>
    <w:rsid w:val="00C807C5"/>
    <w:rsid w:val="00C810CD"/>
    <w:rsid w:val="00C86281"/>
    <w:rsid w:val="00C917E8"/>
    <w:rsid w:val="00C94E2D"/>
    <w:rsid w:val="00C968DC"/>
    <w:rsid w:val="00C971B9"/>
    <w:rsid w:val="00CA2C72"/>
    <w:rsid w:val="00CA30E3"/>
    <w:rsid w:val="00CA35F5"/>
    <w:rsid w:val="00CA3E84"/>
    <w:rsid w:val="00CA7555"/>
    <w:rsid w:val="00CA761F"/>
    <w:rsid w:val="00CB0540"/>
    <w:rsid w:val="00CB241B"/>
    <w:rsid w:val="00CB5619"/>
    <w:rsid w:val="00CB60F8"/>
    <w:rsid w:val="00CB7120"/>
    <w:rsid w:val="00CB78EC"/>
    <w:rsid w:val="00CB7ABD"/>
    <w:rsid w:val="00CB7B5D"/>
    <w:rsid w:val="00CC084E"/>
    <w:rsid w:val="00CC28E1"/>
    <w:rsid w:val="00CC4F4D"/>
    <w:rsid w:val="00CC6A23"/>
    <w:rsid w:val="00CC70D3"/>
    <w:rsid w:val="00CC7B4A"/>
    <w:rsid w:val="00CD1ED6"/>
    <w:rsid w:val="00CD5A74"/>
    <w:rsid w:val="00CD5C5A"/>
    <w:rsid w:val="00CD7C65"/>
    <w:rsid w:val="00CE19A1"/>
    <w:rsid w:val="00CE6519"/>
    <w:rsid w:val="00CE6F44"/>
    <w:rsid w:val="00CF04B8"/>
    <w:rsid w:val="00CF1126"/>
    <w:rsid w:val="00CF1593"/>
    <w:rsid w:val="00CF17FA"/>
    <w:rsid w:val="00CF2EE3"/>
    <w:rsid w:val="00CF4327"/>
    <w:rsid w:val="00CF6437"/>
    <w:rsid w:val="00D00124"/>
    <w:rsid w:val="00D00945"/>
    <w:rsid w:val="00D0522F"/>
    <w:rsid w:val="00D0621D"/>
    <w:rsid w:val="00D1133A"/>
    <w:rsid w:val="00D1133E"/>
    <w:rsid w:val="00D1159E"/>
    <w:rsid w:val="00D117EB"/>
    <w:rsid w:val="00D11CFE"/>
    <w:rsid w:val="00D1266E"/>
    <w:rsid w:val="00D12B61"/>
    <w:rsid w:val="00D1376B"/>
    <w:rsid w:val="00D148BA"/>
    <w:rsid w:val="00D15D0D"/>
    <w:rsid w:val="00D15F69"/>
    <w:rsid w:val="00D161A5"/>
    <w:rsid w:val="00D214F6"/>
    <w:rsid w:val="00D21536"/>
    <w:rsid w:val="00D21856"/>
    <w:rsid w:val="00D21F0B"/>
    <w:rsid w:val="00D23E31"/>
    <w:rsid w:val="00D24837"/>
    <w:rsid w:val="00D30159"/>
    <w:rsid w:val="00D30FA6"/>
    <w:rsid w:val="00D32803"/>
    <w:rsid w:val="00D335A2"/>
    <w:rsid w:val="00D33911"/>
    <w:rsid w:val="00D33BCF"/>
    <w:rsid w:val="00D34FE4"/>
    <w:rsid w:val="00D36C3F"/>
    <w:rsid w:val="00D371B7"/>
    <w:rsid w:val="00D40DAE"/>
    <w:rsid w:val="00D40E8B"/>
    <w:rsid w:val="00D41B47"/>
    <w:rsid w:val="00D44E0E"/>
    <w:rsid w:val="00D453BA"/>
    <w:rsid w:val="00D45B5A"/>
    <w:rsid w:val="00D46695"/>
    <w:rsid w:val="00D47C77"/>
    <w:rsid w:val="00D50185"/>
    <w:rsid w:val="00D53537"/>
    <w:rsid w:val="00D53A9E"/>
    <w:rsid w:val="00D56B71"/>
    <w:rsid w:val="00D573F3"/>
    <w:rsid w:val="00D57D7F"/>
    <w:rsid w:val="00D61953"/>
    <w:rsid w:val="00D6210E"/>
    <w:rsid w:val="00D626A6"/>
    <w:rsid w:val="00D646A1"/>
    <w:rsid w:val="00D65260"/>
    <w:rsid w:val="00D73137"/>
    <w:rsid w:val="00D73484"/>
    <w:rsid w:val="00D7372F"/>
    <w:rsid w:val="00D74639"/>
    <w:rsid w:val="00D74EF6"/>
    <w:rsid w:val="00D76E69"/>
    <w:rsid w:val="00D809B5"/>
    <w:rsid w:val="00D828D2"/>
    <w:rsid w:val="00D86183"/>
    <w:rsid w:val="00D8727F"/>
    <w:rsid w:val="00D917B7"/>
    <w:rsid w:val="00D92937"/>
    <w:rsid w:val="00D93EFA"/>
    <w:rsid w:val="00D9619F"/>
    <w:rsid w:val="00D9665C"/>
    <w:rsid w:val="00D973D7"/>
    <w:rsid w:val="00DA04BD"/>
    <w:rsid w:val="00DA1800"/>
    <w:rsid w:val="00DA1D6C"/>
    <w:rsid w:val="00DA2D91"/>
    <w:rsid w:val="00DA3AF3"/>
    <w:rsid w:val="00DA51D9"/>
    <w:rsid w:val="00DA738B"/>
    <w:rsid w:val="00DA7DE3"/>
    <w:rsid w:val="00DA7EF5"/>
    <w:rsid w:val="00DB1307"/>
    <w:rsid w:val="00DB16BA"/>
    <w:rsid w:val="00DB3698"/>
    <w:rsid w:val="00DB3DD6"/>
    <w:rsid w:val="00DB44EA"/>
    <w:rsid w:val="00DB6A04"/>
    <w:rsid w:val="00DB7BE1"/>
    <w:rsid w:val="00DC04E5"/>
    <w:rsid w:val="00DC22BA"/>
    <w:rsid w:val="00DC2AAD"/>
    <w:rsid w:val="00DC3564"/>
    <w:rsid w:val="00DC542B"/>
    <w:rsid w:val="00DD29B9"/>
    <w:rsid w:val="00DD397E"/>
    <w:rsid w:val="00DD410F"/>
    <w:rsid w:val="00DD47E1"/>
    <w:rsid w:val="00DD50DE"/>
    <w:rsid w:val="00DD66FD"/>
    <w:rsid w:val="00DD7E50"/>
    <w:rsid w:val="00DE02DA"/>
    <w:rsid w:val="00DE06DE"/>
    <w:rsid w:val="00DE1BE2"/>
    <w:rsid w:val="00DE25CC"/>
    <w:rsid w:val="00DE3062"/>
    <w:rsid w:val="00DE3533"/>
    <w:rsid w:val="00DE4885"/>
    <w:rsid w:val="00DF0172"/>
    <w:rsid w:val="00DF31BD"/>
    <w:rsid w:val="00DF38E1"/>
    <w:rsid w:val="00DF71F3"/>
    <w:rsid w:val="00E051BD"/>
    <w:rsid w:val="00E05FDB"/>
    <w:rsid w:val="00E07845"/>
    <w:rsid w:val="00E07B01"/>
    <w:rsid w:val="00E10642"/>
    <w:rsid w:val="00E10E02"/>
    <w:rsid w:val="00E14101"/>
    <w:rsid w:val="00E155CD"/>
    <w:rsid w:val="00E179B4"/>
    <w:rsid w:val="00E204DD"/>
    <w:rsid w:val="00E2145E"/>
    <w:rsid w:val="00E21FB2"/>
    <w:rsid w:val="00E23060"/>
    <w:rsid w:val="00E2313F"/>
    <w:rsid w:val="00E2417A"/>
    <w:rsid w:val="00E2486D"/>
    <w:rsid w:val="00E253F4"/>
    <w:rsid w:val="00E26482"/>
    <w:rsid w:val="00E269A3"/>
    <w:rsid w:val="00E2726F"/>
    <w:rsid w:val="00E30E80"/>
    <w:rsid w:val="00E3244B"/>
    <w:rsid w:val="00E33147"/>
    <w:rsid w:val="00E353EC"/>
    <w:rsid w:val="00E37842"/>
    <w:rsid w:val="00E37E03"/>
    <w:rsid w:val="00E401D2"/>
    <w:rsid w:val="00E405B6"/>
    <w:rsid w:val="00E40B71"/>
    <w:rsid w:val="00E41AC3"/>
    <w:rsid w:val="00E41BD7"/>
    <w:rsid w:val="00E43328"/>
    <w:rsid w:val="00E45136"/>
    <w:rsid w:val="00E46675"/>
    <w:rsid w:val="00E46D64"/>
    <w:rsid w:val="00E5073F"/>
    <w:rsid w:val="00E51851"/>
    <w:rsid w:val="00E531FC"/>
    <w:rsid w:val="00E53C24"/>
    <w:rsid w:val="00E549FD"/>
    <w:rsid w:val="00E55BD0"/>
    <w:rsid w:val="00E57E37"/>
    <w:rsid w:val="00E611E2"/>
    <w:rsid w:val="00E613C9"/>
    <w:rsid w:val="00E61C31"/>
    <w:rsid w:val="00E625BC"/>
    <w:rsid w:val="00E62E3E"/>
    <w:rsid w:val="00E6376F"/>
    <w:rsid w:val="00E66546"/>
    <w:rsid w:val="00E666F9"/>
    <w:rsid w:val="00E67A94"/>
    <w:rsid w:val="00E74B62"/>
    <w:rsid w:val="00E74BF9"/>
    <w:rsid w:val="00E750DC"/>
    <w:rsid w:val="00E761B0"/>
    <w:rsid w:val="00E81F22"/>
    <w:rsid w:val="00E828B7"/>
    <w:rsid w:val="00E834C3"/>
    <w:rsid w:val="00E93C37"/>
    <w:rsid w:val="00E94B21"/>
    <w:rsid w:val="00E94CC3"/>
    <w:rsid w:val="00E962A6"/>
    <w:rsid w:val="00EA7342"/>
    <w:rsid w:val="00EB0874"/>
    <w:rsid w:val="00EB0D54"/>
    <w:rsid w:val="00EB114F"/>
    <w:rsid w:val="00EB18E7"/>
    <w:rsid w:val="00EB1B31"/>
    <w:rsid w:val="00EB3395"/>
    <w:rsid w:val="00EB444D"/>
    <w:rsid w:val="00EB62B7"/>
    <w:rsid w:val="00EB7649"/>
    <w:rsid w:val="00EC1637"/>
    <w:rsid w:val="00EC1E60"/>
    <w:rsid w:val="00EC1ED7"/>
    <w:rsid w:val="00ED2E06"/>
    <w:rsid w:val="00ED3A78"/>
    <w:rsid w:val="00ED5ABA"/>
    <w:rsid w:val="00ED67A6"/>
    <w:rsid w:val="00ED740F"/>
    <w:rsid w:val="00EE0417"/>
    <w:rsid w:val="00EE1BD3"/>
    <w:rsid w:val="00EE1EE6"/>
    <w:rsid w:val="00EE3C5E"/>
    <w:rsid w:val="00EE4D61"/>
    <w:rsid w:val="00EE69FA"/>
    <w:rsid w:val="00EE72B3"/>
    <w:rsid w:val="00EE7957"/>
    <w:rsid w:val="00EE7DD0"/>
    <w:rsid w:val="00EF0608"/>
    <w:rsid w:val="00EF0649"/>
    <w:rsid w:val="00EF0D66"/>
    <w:rsid w:val="00EF1664"/>
    <w:rsid w:val="00EF4CCB"/>
    <w:rsid w:val="00EF6DC0"/>
    <w:rsid w:val="00EF78BA"/>
    <w:rsid w:val="00EF7AE5"/>
    <w:rsid w:val="00EF7EBC"/>
    <w:rsid w:val="00F006F1"/>
    <w:rsid w:val="00F02294"/>
    <w:rsid w:val="00F03930"/>
    <w:rsid w:val="00F03FD1"/>
    <w:rsid w:val="00F04D10"/>
    <w:rsid w:val="00F11ABA"/>
    <w:rsid w:val="00F11BDC"/>
    <w:rsid w:val="00F12529"/>
    <w:rsid w:val="00F204D3"/>
    <w:rsid w:val="00F23205"/>
    <w:rsid w:val="00F25254"/>
    <w:rsid w:val="00F25317"/>
    <w:rsid w:val="00F25A72"/>
    <w:rsid w:val="00F26228"/>
    <w:rsid w:val="00F26E4C"/>
    <w:rsid w:val="00F27809"/>
    <w:rsid w:val="00F27D36"/>
    <w:rsid w:val="00F3025A"/>
    <w:rsid w:val="00F308E6"/>
    <w:rsid w:val="00F31897"/>
    <w:rsid w:val="00F31DC3"/>
    <w:rsid w:val="00F32C30"/>
    <w:rsid w:val="00F32CE6"/>
    <w:rsid w:val="00F349EA"/>
    <w:rsid w:val="00F35BAC"/>
    <w:rsid w:val="00F35F57"/>
    <w:rsid w:val="00F41690"/>
    <w:rsid w:val="00F42D64"/>
    <w:rsid w:val="00F456E1"/>
    <w:rsid w:val="00F46CCF"/>
    <w:rsid w:val="00F50467"/>
    <w:rsid w:val="00F507E0"/>
    <w:rsid w:val="00F525AE"/>
    <w:rsid w:val="00F540E6"/>
    <w:rsid w:val="00F55474"/>
    <w:rsid w:val="00F562A0"/>
    <w:rsid w:val="00F5648C"/>
    <w:rsid w:val="00F56591"/>
    <w:rsid w:val="00F5667C"/>
    <w:rsid w:val="00F61D96"/>
    <w:rsid w:val="00F61DCF"/>
    <w:rsid w:val="00F61FA1"/>
    <w:rsid w:val="00F62AA0"/>
    <w:rsid w:val="00F62F40"/>
    <w:rsid w:val="00F707AB"/>
    <w:rsid w:val="00F7088E"/>
    <w:rsid w:val="00F71BC5"/>
    <w:rsid w:val="00F72017"/>
    <w:rsid w:val="00F764A8"/>
    <w:rsid w:val="00F76C5C"/>
    <w:rsid w:val="00F76CC4"/>
    <w:rsid w:val="00F77320"/>
    <w:rsid w:val="00F806CD"/>
    <w:rsid w:val="00F82985"/>
    <w:rsid w:val="00F8359E"/>
    <w:rsid w:val="00F8365E"/>
    <w:rsid w:val="00F84DEF"/>
    <w:rsid w:val="00F9287C"/>
    <w:rsid w:val="00F92D3C"/>
    <w:rsid w:val="00F9426F"/>
    <w:rsid w:val="00F95683"/>
    <w:rsid w:val="00F956C0"/>
    <w:rsid w:val="00F95740"/>
    <w:rsid w:val="00F95D67"/>
    <w:rsid w:val="00F9698E"/>
    <w:rsid w:val="00F970E4"/>
    <w:rsid w:val="00FA033C"/>
    <w:rsid w:val="00FA13A6"/>
    <w:rsid w:val="00FA2177"/>
    <w:rsid w:val="00FA4369"/>
    <w:rsid w:val="00FA4818"/>
    <w:rsid w:val="00FA4AB7"/>
    <w:rsid w:val="00FA5C0E"/>
    <w:rsid w:val="00FA6B69"/>
    <w:rsid w:val="00FB05E1"/>
    <w:rsid w:val="00FB0A28"/>
    <w:rsid w:val="00FB2B7A"/>
    <w:rsid w:val="00FB6D28"/>
    <w:rsid w:val="00FB7672"/>
    <w:rsid w:val="00FC0114"/>
    <w:rsid w:val="00FC1CD4"/>
    <w:rsid w:val="00FC20AE"/>
    <w:rsid w:val="00FC2892"/>
    <w:rsid w:val="00FC44C6"/>
    <w:rsid w:val="00FC453E"/>
    <w:rsid w:val="00FC49B3"/>
    <w:rsid w:val="00FC4FA1"/>
    <w:rsid w:val="00FC5A68"/>
    <w:rsid w:val="00FC70FB"/>
    <w:rsid w:val="00FC78D7"/>
    <w:rsid w:val="00FD01DA"/>
    <w:rsid w:val="00FD0F5F"/>
    <w:rsid w:val="00FD1158"/>
    <w:rsid w:val="00FD1416"/>
    <w:rsid w:val="00FD17C4"/>
    <w:rsid w:val="00FD2400"/>
    <w:rsid w:val="00FD245B"/>
    <w:rsid w:val="00FD2F08"/>
    <w:rsid w:val="00FD3470"/>
    <w:rsid w:val="00FD3C50"/>
    <w:rsid w:val="00FD439E"/>
    <w:rsid w:val="00FD5FEA"/>
    <w:rsid w:val="00FD6443"/>
    <w:rsid w:val="00FD6D82"/>
    <w:rsid w:val="00FD76CB"/>
    <w:rsid w:val="00FE02B9"/>
    <w:rsid w:val="00FE191C"/>
    <w:rsid w:val="00FE20C4"/>
    <w:rsid w:val="00FE2A0E"/>
    <w:rsid w:val="00FE47C6"/>
    <w:rsid w:val="00FE5262"/>
    <w:rsid w:val="00FE587A"/>
    <w:rsid w:val="00FE600E"/>
    <w:rsid w:val="00FE63A5"/>
    <w:rsid w:val="00FE6809"/>
    <w:rsid w:val="00FE7397"/>
    <w:rsid w:val="00FF0217"/>
    <w:rsid w:val="00FF0C45"/>
    <w:rsid w:val="00FF13F1"/>
    <w:rsid w:val="00FF3083"/>
    <w:rsid w:val="00FF4271"/>
    <w:rsid w:val="00FF4546"/>
    <w:rsid w:val="00FF5220"/>
    <w:rsid w:val="00FF538F"/>
    <w:rsid w:val="00FF57CB"/>
    <w:rsid w:val="00FF73FB"/>
    <w:rsid w:val="00FF750D"/>
    <w:rsid w:val="4999478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DB2D29"/>
  <w15:docId w15:val="{2D93B3D8-5029-4B82-99B1-E70E0A8B6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287"/>
    <w:pPr>
      <w:tabs>
        <w:tab w:val="left" w:pos="794"/>
        <w:tab w:val="left" w:pos="1191"/>
        <w:tab w:val="left" w:pos="1588"/>
        <w:tab w:val="left" w:pos="1985"/>
      </w:tabs>
      <w:overflowPunct w:val="0"/>
      <w:autoSpaceDE w:val="0"/>
      <w:autoSpaceDN w:val="0"/>
      <w:adjustRightInd w:val="0"/>
      <w:spacing w:before="120" w:after="0" w:line="240" w:lineRule="auto"/>
      <w:jc w:val="both"/>
      <w:textAlignment w:val="baseline"/>
    </w:pPr>
    <w:rPr>
      <w:rFonts w:ascii="Times New Roman" w:eastAsia="Times New Roman" w:hAnsi="Times New Roman" w:cs="Times New Roman"/>
      <w:sz w:val="24"/>
      <w:szCs w:val="20"/>
      <w:lang w:val="en-GB" w:eastAsia="en-US"/>
    </w:rPr>
  </w:style>
  <w:style w:type="paragraph" w:styleId="Heading1">
    <w:name w:val="heading 1"/>
    <w:basedOn w:val="Normal"/>
    <w:next w:val="Normal"/>
    <w:link w:val="Heading1Char"/>
    <w:qFormat/>
    <w:rsid w:val="0093197E"/>
    <w:pPr>
      <w:keepNext/>
      <w:keepLines/>
      <w:spacing w:before="360"/>
      <w:ind w:left="794" w:hanging="794"/>
      <w:jc w:val="left"/>
      <w:outlineLvl w:val="0"/>
    </w:pPr>
    <w:rPr>
      <w:b/>
    </w:rPr>
  </w:style>
  <w:style w:type="paragraph" w:styleId="Heading2">
    <w:name w:val="heading 2"/>
    <w:basedOn w:val="Heading1"/>
    <w:next w:val="Normal"/>
    <w:link w:val="Heading2Char"/>
    <w:qFormat/>
    <w:rsid w:val="0093197E"/>
    <w:pPr>
      <w:spacing w:before="240"/>
      <w:outlineLvl w:val="1"/>
    </w:pPr>
  </w:style>
  <w:style w:type="paragraph" w:styleId="Heading3">
    <w:name w:val="heading 3"/>
    <w:basedOn w:val="Heading1"/>
    <w:next w:val="Normal"/>
    <w:link w:val="Heading3Char"/>
    <w:qFormat/>
    <w:rsid w:val="0093197E"/>
    <w:pPr>
      <w:spacing w:before="160"/>
      <w:outlineLvl w:val="2"/>
    </w:pPr>
  </w:style>
  <w:style w:type="paragraph" w:styleId="Heading4">
    <w:name w:val="heading 4"/>
    <w:basedOn w:val="Heading3"/>
    <w:next w:val="Normal"/>
    <w:link w:val="Heading4Char"/>
    <w:qFormat/>
    <w:rsid w:val="0093197E"/>
    <w:pPr>
      <w:tabs>
        <w:tab w:val="clear" w:pos="794"/>
        <w:tab w:val="left" w:pos="1021"/>
      </w:tabs>
      <w:ind w:left="1021" w:hanging="1021"/>
      <w:outlineLvl w:val="3"/>
    </w:pPr>
  </w:style>
  <w:style w:type="paragraph" w:styleId="Heading5">
    <w:name w:val="heading 5"/>
    <w:basedOn w:val="Heading4"/>
    <w:next w:val="Normal"/>
    <w:link w:val="Heading5Char"/>
    <w:qFormat/>
    <w:rsid w:val="0093197E"/>
    <w:pPr>
      <w:outlineLvl w:val="4"/>
    </w:pPr>
  </w:style>
  <w:style w:type="paragraph" w:styleId="Heading6">
    <w:name w:val="heading 6"/>
    <w:basedOn w:val="Heading4"/>
    <w:next w:val="Normal"/>
    <w:link w:val="Heading6Char"/>
    <w:qFormat/>
    <w:rsid w:val="0093197E"/>
    <w:pPr>
      <w:tabs>
        <w:tab w:val="clear" w:pos="1021"/>
        <w:tab w:val="clear" w:pos="1191"/>
      </w:tabs>
      <w:ind w:left="1588" w:hanging="1588"/>
      <w:outlineLvl w:val="5"/>
    </w:pPr>
  </w:style>
  <w:style w:type="paragraph" w:styleId="Heading7">
    <w:name w:val="heading 7"/>
    <w:basedOn w:val="Heading6"/>
    <w:next w:val="Normal"/>
    <w:link w:val="Heading7Char"/>
    <w:qFormat/>
    <w:rsid w:val="0093197E"/>
    <w:pPr>
      <w:outlineLvl w:val="6"/>
    </w:pPr>
  </w:style>
  <w:style w:type="paragraph" w:styleId="Heading8">
    <w:name w:val="heading 8"/>
    <w:basedOn w:val="Heading6"/>
    <w:next w:val="Normal"/>
    <w:link w:val="Heading8Char"/>
    <w:qFormat/>
    <w:rsid w:val="0093197E"/>
    <w:pPr>
      <w:outlineLvl w:val="7"/>
    </w:pPr>
  </w:style>
  <w:style w:type="paragraph" w:styleId="Heading9">
    <w:name w:val="heading 9"/>
    <w:basedOn w:val="Heading6"/>
    <w:next w:val="Normal"/>
    <w:link w:val="Heading9Char"/>
    <w:qFormat/>
    <w:rsid w:val="0093197E"/>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4630"/>
    <w:rPr>
      <w:rFonts w:ascii="Times New Roman" w:hAnsi="Times New Roman"/>
      <w:color w:val="808080"/>
    </w:rPr>
  </w:style>
  <w:style w:type="paragraph" w:customStyle="1" w:styleId="Docnumber">
    <w:name w:val="Docnumber"/>
    <w:basedOn w:val="Normal"/>
    <w:link w:val="DocnumberChar"/>
    <w:qFormat/>
    <w:rsid w:val="00314630"/>
    <w:pPr>
      <w:jc w:val="right"/>
    </w:pPr>
    <w:rPr>
      <w:rFonts w:eastAsia="SimSun"/>
      <w:b/>
      <w:sz w:val="32"/>
    </w:rPr>
  </w:style>
  <w:style w:type="character" w:customStyle="1" w:styleId="DocnumberChar">
    <w:name w:val="Docnumber Char"/>
    <w:link w:val="Docnumber"/>
    <w:rsid w:val="00314630"/>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uiPriority w:val="99"/>
    <w:rsid w:val="002A49E0"/>
    <w:pPr>
      <w:keepNext/>
      <w:keepLines/>
      <w:spacing w:before="480"/>
      <w:jc w:val="center"/>
      <w:outlineLvl w:val="0"/>
    </w:pPr>
    <w:rPr>
      <w:b/>
      <w:sz w:val="28"/>
    </w:rPr>
  </w:style>
  <w:style w:type="paragraph" w:customStyle="1" w:styleId="AppendixNotitle">
    <w:name w:val="Appendix_No &amp; title"/>
    <w:basedOn w:val="AnnexNotitle"/>
    <w:next w:val="Normal"/>
    <w:uiPriority w:val="99"/>
    <w:rsid w:val="00394DBF"/>
  </w:style>
  <w:style w:type="paragraph" w:customStyle="1" w:styleId="CorrectionSeparatorBegin">
    <w:name w:val="Correction Separator Begin"/>
    <w:basedOn w:val="Normal"/>
    <w:rsid w:val="00394DBF"/>
    <w:pPr>
      <w:keepNext/>
      <w:pBdr>
        <w:bottom w:val="single" w:sz="12" w:space="1" w:color="auto"/>
      </w:pBdr>
      <w:spacing w:before="240" w:after="240"/>
      <w:ind w:left="1440" w:right="1440"/>
      <w:jc w:val="center"/>
    </w:pPr>
    <w:rPr>
      <w:b/>
      <w:i/>
      <w:sz w:val="20"/>
      <w:lang w:val="en-US"/>
    </w:rPr>
  </w:style>
  <w:style w:type="paragraph" w:customStyle="1" w:styleId="CorrectionSeparatorEnd">
    <w:name w:val="Correction Separator End"/>
    <w:basedOn w:val="Normal"/>
    <w:rsid w:val="00394DBF"/>
    <w:pPr>
      <w:pBdr>
        <w:top w:val="single" w:sz="12" w:space="1" w:color="auto"/>
      </w:pBdr>
      <w:spacing w:before="240" w:after="240"/>
      <w:ind w:left="1440" w:right="1440"/>
      <w:jc w:val="center"/>
    </w:pPr>
    <w:rPr>
      <w:b/>
      <w:i/>
      <w:sz w:val="20"/>
      <w:lang w:val="en-US"/>
    </w:rPr>
  </w:style>
  <w:style w:type="paragraph" w:customStyle="1" w:styleId="Figure">
    <w:name w:val="Figure"/>
    <w:basedOn w:val="Normal"/>
    <w:next w:val="Normal"/>
    <w:rsid w:val="0093197E"/>
    <w:pPr>
      <w:keepNext/>
      <w:keepLines/>
      <w:spacing w:before="240" w:after="120"/>
      <w:jc w:val="center"/>
    </w:pPr>
  </w:style>
  <w:style w:type="paragraph" w:customStyle="1" w:styleId="FigureNotitle">
    <w:name w:val="Figure_No &amp; title"/>
    <w:basedOn w:val="Normal"/>
    <w:next w:val="Normal"/>
    <w:uiPriority w:val="99"/>
    <w:qFormat/>
    <w:rsid w:val="00394DBF"/>
    <w:pPr>
      <w:keepLines/>
      <w:spacing w:before="240" w:after="120"/>
      <w:jc w:val="center"/>
    </w:pPr>
    <w:rPr>
      <w:b/>
    </w:rPr>
  </w:style>
  <w:style w:type="paragraph" w:customStyle="1" w:styleId="Formal">
    <w:name w:val="Formal"/>
    <w:basedOn w:val="ASN1"/>
    <w:rsid w:val="0093197E"/>
    <w:rPr>
      <w:b w:val="0"/>
    </w:rPr>
  </w:style>
  <w:style w:type="paragraph" w:customStyle="1" w:styleId="Headingb">
    <w:name w:val="Heading_b"/>
    <w:basedOn w:val="Normal"/>
    <w:next w:val="Normal"/>
    <w:link w:val="HeadingbChar"/>
    <w:uiPriority w:val="99"/>
    <w:qFormat/>
    <w:rsid w:val="0093197E"/>
    <w:pPr>
      <w:keepNext/>
      <w:spacing w:before="160"/>
      <w:jc w:val="left"/>
    </w:pPr>
    <w:rPr>
      <w:b/>
    </w:rPr>
  </w:style>
  <w:style w:type="paragraph" w:customStyle="1" w:styleId="Headingi">
    <w:name w:val="Heading_i"/>
    <w:basedOn w:val="Normal"/>
    <w:next w:val="Normal"/>
    <w:rsid w:val="0093197E"/>
    <w:pPr>
      <w:keepNext/>
      <w:spacing w:before="160"/>
      <w:jc w:val="left"/>
    </w:pPr>
    <w:rPr>
      <w:i/>
    </w:rPr>
  </w:style>
  <w:style w:type="paragraph" w:customStyle="1" w:styleId="Headingib">
    <w:name w:val="Heading_ib"/>
    <w:basedOn w:val="Headingi"/>
    <w:next w:val="Normal"/>
    <w:uiPriority w:val="99"/>
    <w:qFormat/>
    <w:rsid w:val="00566EDA"/>
    <w:rPr>
      <w:rFonts w:eastAsiaTheme="minorEastAsia"/>
      <w:b/>
      <w:bCs/>
      <w:lang w:eastAsia="ja-JP"/>
    </w:rPr>
  </w:style>
  <w:style w:type="paragraph" w:customStyle="1" w:styleId="Normalbeforetable">
    <w:name w:val="Normal before table"/>
    <w:basedOn w:val="Normal"/>
    <w:rsid w:val="00394DBF"/>
    <w:pPr>
      <w:keepNext/>
      <w:spacing w:after="120"/>
    </w:pPr>
    <w:rPr>
      <w:rFonts w:eastAsia="????"/>
    </w:rPr>
  </w:style>
  <w:style w:type="paragraph" w:customStyle="1" w:styleId="RecNo">
    <w:name w:val="Rec_No"/>
    <w:basedOn w:val="Normal"/>
    <w:next w:val="Rectitle"/>
    <w:rsid w:val="0093197E"/>
    <w:pPr>
      <w:keepNext/>
      <w:keepLines/>
      <w:spacing w:before="0"/>
      <w:jc w:val="left"/>
    </w:pPr>
    <w:rPr>
      <w:b/>
      <w:sz w:val="28"/>
    </w:rPr>
  </w:style>
  <w:style w:type="paragraph" w:customStyle="1" w:styleId="Rectitle">
    <w:name w:val="Rec_title"/>
    <w:basedOn w:val="Normal"/>
    <w:next w:val="Normalaftertitle"/>
    <w:uiPriority w:val="99"/>
    <w:rsid w:val="0093197E"/>
    <w:pPr>
      <w:keepNext/>
      <w:keepLines/>
      <w:spacing w:before="360"/>
      <w:jc w:val="center"/>
    </w:pPr>
    <w:rPr>
      <w:b/>
      <w:sz w:val="28"/>
    </w:rPr>
  </w:style>
  <w:style w:type="paragraph" w:customStyle="1" w:styleId="Reftext">
    <w:name w:val="Ref_text"/>
    <w:basedOn w:val="Normal"/>
    <w:rsid w:val="0093197E"/>
    <w:pPr>
      <w:ind w:left="794" w:hanging="794"/>
      <w:jc w:val="left"/>
    </w:pPr>
  </w:style>
  <w:style w:type="paragraph" w:customStyle="1" w:styleId="Tablehead">
    <w:name w:val="Table_head"/>
    <w:basedOn w:val="Normal"/>
    <w:next w:val="Tabletext"/>
    <w:qFormat/>
    <w:rsid w:val="0093197E"/>
    <w:pPr>
      <w:keepNext/>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pPr>
    <w:rPr>
      <w:b/>
      <w:sz w:val="22"/>
    </w:rPr>
  </w:style>
  <w:style w:type="paragraph" w:customStyle="1" w:styleId="Tablelegend">
    <w:name w:val="Table_legend"/>
    <w:basedOn w:val="Normal"/>
    <w:rsid w:val="0093197E"/>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after="40"/>
      <w:jc w:val="left"/>
    </w:pPr>
    <w:rPr>
      <w:sz w:val="22"/>
    </w:rPr>
  </w:style>
  <w:style w:type="paragraph" w:customStyle="1" w:styleId="TableNotitle">
    <w:name w:val="Table_No &amp; title"/>
    <w:basedOn w:val="Normal"/>
    <w:next w:val="Normal"/>
    <w:uiPriority w:val="99"/>
    <w:qFormat/>
    <w:rsid w:val="00394DBF"/>
    <w:pPr>
      <w:keepNext/>
      <w:keepLines/>
      <w:spacing w:before="360" w:after="120"/>
      <w:jc w:val="center"/>
    </w:pPr>
    <w:rPr>
      <w:b/>
    </w:rPr>
  </w:style>
  <w:style w:type="paragraph" w:customStyle="1" w:styleId="Tabletext">
    <w:name w:val="Table_text"/>
    <w:basedOn w:val="Normal"/>
    <w:link w:val="TabletextChar"/>
    <w:qFormat/>
    <w:rsid w:val="0093197E"/>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40" w:after="40"/>
      <w:jc w:val="left"/>
    </w:pPr>
    <w:rPr>
      <w:sz w:val="22"/>
    </w:rPr>
  </w:style>
  <w:style w:type="paragraph" w:styleId="TableofFigures">
    <w:name w:val="table of figures"/>
    <w:basedOn w:val="Normal"/>
    <w:next w:val="Normal"/>
    <w:uiPriority w:val="99"/>
    <w:rsid w:val="00394DBF"/>
    <w:pPr>
      <w:tabs>
        <w:tab w:val="right" w:leader="dot" w:pos="9639"/>
      </w:tabs>
    </w:pPr>
    <w:rPr>
      <w:rFonts w:eastAsia="MS Mincho"/>
    </w:rPr>
  </w:style>
  <w:style w:type="paragraph" w:styleId="TOC1">
    <w:name w:val="toc 1"/>
    <w:basedOn w:val="Normal"/>
    <w:uiPriority w:val="39"/>
    <w:rsid w:val="0093197E"/>
    <w:pPr>
      <w:tabs>
        <w:tab w:val="clear" w:pos="794"/>
        <w:tab w:val="clear" w:pos="1191"/>
        <w:tab w:val="clear" w:pos="1588"/>
        <w:tab w:val="clear" w:pos="1985"/>
        <w:tab w:val="left" w:pos="964"/>
        <w:tab w:val="left" w:leader="dot" w:pos="8789"/>
        <w:tab w:val="right" w:pos="9639"/>
      </w:tabs>
      <w:ind w:left="680" w:right="851" w:hanging="680"/>
      <w:jc w:val="left"/>
    </w:pPr>
  </w:style>
  <w:style w:type="paragraph" w:styleId="TOC2">
    <w:name w:val="toc 2"/>
    <w:basedOn w:val="TOC1"/>
    <w:uiPriority w:val="39"/>
    <w:rsid w:val="0093197E"/>
    <w:pPr>
      <w:spacing w:before="80"/>
      <w:ind w:left="1531" w:hanging="851"/>
    </w:pPr>
  </w:style>
  <w:style w:type="paragraph" w:styleId="TOC3">
    <w:name w:val="toc 3"/>
    <w:basedOn w:val="TOC2"/>
    <w:uiPriority w:val="39"/>
    <w:rsid w:val="0093197E"/>
  </w:style>
  <w:style w:type="character" w:styleId="Hyperlink">
    <w:name w:val="Hyperlink"/>
    <w:aliases w:val="超级链接,CEO_Hyperlink,超?级链,Style 58,超????,하이퍼링크2,超链接1,超?级链?,Style?,S,하이퍼링크21,超??级链Ú,fL????,fL?级,超??级链,超?级链Ú,’´?级链,’´????,’´??级链Ú,’´??级,超?级链ïÈ,õ±?级链,õ±链ïÈ1,õ±???"/>
    <w:basedOn w:val="DefaultParagraphFont"/>
    <w:uiPriority w:val="99"/>
    <w:qFormat/>
    <w:rsid w:val="0093197E"/>
    <w:rPr>
      <w:color w:val="0000FF"/>
      <w:u w:val="single"/>
    </w:rPr>
  </w:style>
  <w:style w:type="character" w:customStyle="1" w:styleId="Heading1Char">
    <w:name w:val="Heading 1 Char"/>
    <w:basedOn w:val="DefaultParagraphFont"/>
    <w:link w:val="Heading1"/>
    <w:rsid w:val="00394DBF"/>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rsid w:val="00394DBF"/>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394DBF"/>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394DBF"/>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394DBF"/>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394DBF"/>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394DBF"/>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394DBF"/>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394DBF"/>
    <w:rPr>
      <w:rFonts w:ascii="Times New Roman" w:eastAsia="Times New Roman" w:hAnsi="Times New Roman" w:cs="Times New Roman"/>
      <w:b/>
      <w:sz w:val="24"/>
      <w:szCs w:val="20"/>
      <w:lang w:val="en-GB" w:eastAsia="en-US"/>
    </w:rPr>
  </w:style>
  <w:style w:type="paragraph" w:styleId="Caption">
    <w:name w:val="caption"/>
    <w:basedOn w:val="Normal"/>
    <w:next w:val="Normal"/>
    <w:unhideWhenUsed/>
    <w:qFormat/>
    <w:rsid w:val="00394DBF"/>
    <w:pPr>
      <w:spacing w:before="0" w:after="200"/>
    </w:pPr>
    <w:rPr>
      <w:i/>
      <w:iCs/>
      <w:color w:val="44546A" w:themeColor="text2"/>
      <w:sz w:val="18"/>
      <w:szCs w:val="18"/>
    </w:rPr>
  </w:style>
  <w:style w:type="paragraph" w:styleId="Header">
    <w:name w:val="header"/>
    <w:basedOn w:val="Normal"/>
    <w:link w:val="HeaderChar"/>
    <w:rsid w:val="0093197E"/>
    <w:pPr>
      <w:tabs>
        <w:tab w:val="clear" w:pos="794"/>
        <w:tab w:val="clear" w:pos="1191"/>
        <w:tab w:val="clear" w:pos="1588"/>
        <w:tab w:val="clear" w:pos="1985"/>
      </w:tabs>
      <w:spacing w:before="0"/>
      <w:jc w:val="center"/>
    </w:pPr>
    <w:rPr>
      <w:sz w:val="18"/>
    </w:rPr>
  </w:style>
  <w:style w:type="character" w:customStyle="1" w:styleId="HeaderChar">
    <w:name w:val="Header Char"/>
    <w:basedOn w:val="DefaultParagraphFont"/>
    <w:link w:val="Header"/>
    <w:rsid w:val="007E53E4"/>
    <w:rPr>
      <w:rFonts w:ascii="Times New Roman" w:eastAsia="Times New Roman" w:hAnsi="Times New Roman" w:cs="Times New Roman"/>
      <w:sz w:val="18"/>
      <w:szCs w:val="20"/>
      <w:lang w:val="en-GB" w:eastAsia="en-US"/>
    </w:rPr>
  </w:style>
  <w:style w:type="paragraph" w:styleId="Footer">
    <w:name w:val="footer"/>
    <w:basedOn w:val="Normal"/>
    <w:link w:val="FooterChar"/>
    <w:rsid w:val="0093197E"/>
    <w:pPr>
      <w:tabs>
        <w:tab w:val="clear" w:pos="794"/>
        <w:tab w:val="clear" w:pos="1191"/>
        <w:tab w:val="clear" w:pos="1588"/>
        <w:tab w:val="clear" w:pos="1985"/>
        <w:tab w:val="left" w:pos="5954"/>
        <w:tab w:val="right" w:pos="9639"/>
      </w:tabs>
      <w:spacing w:before="0"/>
    </w:pPr>
    <w:rPr>
      <w:caps/>
      <w:noProof/>
      <w:sz w:val="16"/>
    </w:rPr>
  </w:style>
  <w:style w:type="character" w:customStyle="1" w:styleId="FooterChar">
    <w:name w:val="Footer Char"/>
    <w:basedOn w:val="DefaultParagraphFont"/>
    <w:link w:val="Footer"/>
    <w:rsid w:val="00037538"/>
    <w:rPr>
      <w:rFonts w:ascii="Times New Roman" w:eastAsia="Times New Roman" w:hAnsi="Times New Roman" w:cs="Times New Roman"/>
      <w:caps/>
      <w:noProof/>
      <w:sz w:val="16"/>
      <w:szCs w:val="20"/>
      <w:lang w:val="en-GB" w:eastAsia="en-US"/>
    </w:rPr>
  </w:style>
  <w:style w:type="character" w:styleId="Emphasis">
    <w:name w:val="Emphasis"/>
    <w:basedOn w:val="DefaultParagraphFont"/>
    <w:uiPriority w:val="20"/>
    <w:rsid w:val="00394DBF"/>
    <w:rPr>
      <w:i/>
      <w:iCs/>
    </w:rPr>
  </w:style>
  <w:style w:type="paragraph" w:styleId="Subtitle">
    <w:name w:val="Subtitle"/>
    <w:basedOn w:val="Normal"/>
    <w:next w:val="Normal"/>
    <w:link w:val="SubtitleChar"/>
    <w:uiPriority w:val="11"/>
    <w:rsid w:val="00394DBF"/>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94DBF"/>
    <w:rPr>
      <w:color w:val="5A5A5A" w:themeColor="text1" w:themeTint="A5"/>
      <w:spacing w:val="15"/>
      <w:lang w:val="en-GB" w:eastAsia="ja-JP"/>
    </w:rPr>
  </w:style>
  <w:style w:type="character" w:styleId="Strong">
    <w:name w:val="Strong"/>
    <w:basedOn w:val="DefaultParagraphFont"/>
    <w:uiPriority w:val="22"/>
    <w:qFormat/>
    <w:rsid w:val="00394DBF"/>
    <w:rPr>
      <w:b/>
      <w:bCs/>
    </w:rPr>
  </w:style>
  <w:style w:type="paragraph" w:styleId="Quote">
    <w:name w:val="Quote"/>
    <w:basedOn w:val="Normal"/>
    <w:next w:val="Normal"/>
    <w:link w:val="QuoteChar"/>
    <w:uiPriority w:val="29"/>
    <w:qFormat/>
    <w:rsid w:val="00394DB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94DBF"/>
    <w:rPr>
      <w:rFonts w:ascii="Times New Roman" w:hAnsi="Times New Roman" w:cs="Times New Roman"/>
      <w:i/>
      <w:iCs/>
      <w:color w:val="404040" w:themeColor="text1" w:themeTint="BF"/>
      <w:sz w:val="24"/>
      <w:szCs w:val="24"/>
      <w:lang w:val="en-GB" w:eastAsia="ja-JP"/>
    </w:rPr>
  </w:style>
  <w:style w:type="paragraph" w:customStyle="1" w:styleId="enumlev1">
    <w:name w:val="enumlev1"/>
    <w:basedOn w:val="Normal"/>
    <w:link w:val="enumlev1Char"/>
    <w:qFormat/>
    <w:rsid w:val="0093197E"/>
    <w:pPr>
      <w:spacing w:before="80"/>
      <w:ind w:left="794" w:hanging="794"/>
    </w:pPr>
  </w:style>
  <w:style w:type="paragraph" w:customStyle="1" w:styleId="enumlev2">
    <w:name w:val="enumlev2"/>
    <w:basedOn w:val="enumlev1"/>
    <w:rsid w:val="0093197E"/>
    <w:pPr>
      <w:ind w:left="1191" w:hanging="397"/>
    </w:pPr>
  </w:style>
  <w:style w:type="paragraph" w:customStyle="1" w:styleId="enumlev3">
    <w:name w:val="enumlev3"/>
    <w:basedOn w:val="enumlev2"/>
    <w:rsid w:val="0093197E"/>
    <w:pPr>
      <w:ind w:left="1588"/>
    </w:pPr>
  </w:style>
  <w:style w:type="paragraph" w:styleId="BalloonText">
    <w:name w:val="Balloon Text"/>
    <w:basedOn w:val="Normal"/>
    <w:link w:val="BalloonTextChar"/>
    <w:rsid w:val="0093197E"/>
    <w:pPr>
      <w:spacing w:before="0"/>
    </w:pPr>
    <w:rPr>
      <w:rFonts w:ascii="Tahoma" w:hAnsi="Tahoma" w:cs="Tahoma"/>
      <w:sz w:val="16"/>
      <w:szCs w:val="16"/>
    </w:rPr>
  </w:style>
  <w:style w:type="character" w:customStyle="1" w:styleId="BalloonTextChar">
    <w:name w:val="Balloon Text Char"/>
    <w:basedOn w:val="DefaultParagraphFont"/>
    <w:link w:val="BalloonText"/>
    <w:rsid w:val="0093197E"/>
    <w:rPr>
      <w:rFonts w:ascii="Tahoma" w:eastAsia="Times New Roman" w:hAnsi="Tahoma" w:cs="Tahoma"/>
      <w:sz w:val="16"/>
      <w:szCs w:val="16"/>
      <w:lang w:val="en-GB" w:eastAsia="en-US"/>
    </w:rPr>
  </w:style>
  <w:style w:type="paragraph" w:styleId="ListParagraph">
    <w:name w:val="List Paragraph"/>
    <w:aliases w:val="ПАРАГРАФ,Resume Title,Ref,Use Case List Paragraph,Bullet List Paragraph,List Paragraph11,List Paragraph111,List Paragraph Option,EG Bullet 1,Bulleted List1,b1,Bullet for no #'s,Body Bullet,Table Number Paragraph,List Paragraph 1,B1,O5"/>
    <w:basedOn w:val="Normal"/>
    <w:link w:val="ListParagraphChar"/>
    <w:uiPriority w:val="34"/>
    <w:qFormat/>
    <w:rsid w:val="00F32C30"/>
    <w:pPr>
      <w:spacing w:before="0" w:after="200" w:line="276" w:lineRule="auto"/>
      <w:ind w:left="720"/>
    </w:pPr>
    <w:rPr>
      <w:rFonts w:cs="Calibri"/>
      <w:szCs w:val="22"/>
      <w:lang w:val="ru-RU"/>
    </w:rPr>
  </w:style>
  <w:style w:type="character" w:customStyle="1" w:styleId="ListParagraphChar">
    <w:name w:val="List Paragraph Char"/>
    <w:aliases w:val="ПАРАГРАФ Char,Resume Title Char,Ref Char,Use Case List Paragraph Char,Bullet List Paragraph Char,List Paragraph11 Char,List Paragraph111 Char,List Paragraph Option Char,EG Bullet 1 Char,Bulleted List1 Char,b1 Char,Body Bullet Char"/>
    <w:link w:val="ListParagraph"/>
    <w:uiPriority w:val="34"/>
    <w:rsid w:val="00F32C30"/>
    <w:rPr>
      <w:rFonts w:ascii="Times New Roman" w:eastAsia="Times New Roman" w:hAnsi="Times New Roman" w:cs="Calibri"/>
      <w:sz w:val="24"/>
      <w:lang w:val="ru-RU" w:eastAsia="en-US"/>
    </w:rPr>
  </w:style>
  <w:style w:type="paragraph" w:styleId="Revision">
    <w:name w:val="Revision"/>
    <w:hidden/>
    <w:uiPriority w:val="99"/>
    <w:semiHidden/>
    <w:rsid w:val="00E45136"/>
    <w:pPr>
      <w:spacing w:after="0" w:line="240" w:lineRule="auto"/>
    </w:pPr>
    <w:rPr>
      <w:rFonts w:ascii="Times New Roman" w:hAnsi="Times New Roman" w:cs="Times New Roman"/>
      <w:sz w:val="24"/>
      <w:szCs w:val="24"/>
      <w:lang w:val="en-GB" w:eastAsia="ja-JP"/>
    </w:rPr>
  </w:style>
  <w:style w:type="character" w:customStyle="1" w:styleId="UnresolvedMention1">
    <w:name w:val="Unresolved Mention1"/>
    <w:basedOn w:val="DefaultParagraphFont"/>
    <w:uiPriority w:val="99"/>
    <w:semiHidden/>
    <w:unhideWhenUsed/>
    <w:rsid w:val="00E45136"/>
    <w:rPr>
      <w:color w:val="605E5C"/>
      <w:shd w:val="clear" w:color="auto" w:fill="E1DFDD"/>
    </w:rPr>
  </w:style>
  <w:style w:type="character" w:styleId="FollowedHyperlink">
    <w:name w:val="FollowedHyperlink"/>
    <w:basedOn w:val="DefaultParagraphFont"/>
    <w:unhideWhenUsed/>
    <w:rsid w:val="000922A4"/>
    <w:rPr>
      <w:color w:val="954F72" w:themeColor="followedHyperlink"/>
      <w:u w:val="single"/>
    </w:rPr>
  </w:style>
  <w:style w:type="character" w:styleId="PageNumber">
    <w:name w:val="page number"/>
    <w:basedOn w:val="DefaultParagraphFont"/>
    <w:rsid w:val="0093197E"/>
  </w:style>
  <w:style w:type="paragraph" w:customStyle="1" w:styleId="ASN1">
    <w:name w:val="ASN.1"/>
    <w:rsid w:val="0093197E"/>
    <w:pPr>
      <w:tabs>
        <w:tab w:val="left" w:pos="567"/>
        <w:tab w:val="left" w:pos="1134"/>
        <w:tab w:val="left" w:pos="1701"/>
        <w:tab w:val="left" w:pos="2268"/>
        <w:tab w:val="left" w:pos="2835"/>
        <w:tab w:val="left" w:pos="3402"/>
        <w:tab w:val="left" w:pos="3969"/>
        <w:tab w:val="left" w:pos="4536"/>
        <w:tab w:val="left" w:pos="5103"/>
        <w:tab w:val="left" w:pos="5670"/>
      </w:tabs>
      <w:spacing w:after="0" w:line="240" w:lineRule="auto"/>
    </w:pPr>
    <w:rPr>
      <w:rFonts w:ascii="Courier New" w:eastAsia="Times New Roman" w:hAnsi="Courier New" w:cs="Times New Roman"/>
      <w:b/>
      <w:noProof/>
      <w:sz w:val="20"/>
      <w:szCs w:val="20"/>
      <w:lang w:val="en-GB" w:eastAsia="en-US"/>
    </w:rPr>
  </w:style>
  <w:style w:type="table" w:styleId="TableGrid">
    <w:name w:val="Table Grid"/>
    <w:basedOn w:val="TableNormal"/>
    <w:rsid w:val="00D2153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semiHidden/>
    <w:rsid w:val="0093197E"/>
    <w:pPr>
      <w:tabs>
        <w:tab w:val="clear" w:pos="794"/>
        <w:tab w:val="clear" w:pos="1191"/>
        <w:tab w:val="clear" w:pos="1588"/>
        <w:tab w:val="clear" w:pos="1985"/>
      </w:tabs>
      <w:overflowPunct/>
      <w:autoSpaceDE/>
      <w:autoSpaceDN/>
      <w:adjustRightInd/>
      <w:spacing w:before="0"/>
      <w:jc w:val="left"/>
      <w:textAlignment w:val="auto"/>
    </w:pPr>
    <w:rPr>
      <w:sz w:val="20"/>
      <w:lang w:val="en-US"/>
    </w:rPr>
  </w:style>
  <w:style w:type="character" w:customStyle="1" w:styleId="CommentTextChar">
    <w:name w:val="Comment Text Char"/>
    <w:basedOn w:val="DefaultParagraphFont"/>
    <w:link w:val="CommentText"/>
    <w:semiHidden/>
    <w:rsid w:val="00D21536"/>
    <w:rPr>
      <w:rFonts w:ascii="Times New Roman" w:eastAsia="Times New Roman" w:hAnsi="Times New Roman" w:cs="Times New Roman"/>
      <w:sz w:val="20"/>
      <w:szCs w:val="20"/>
      <w:lang w:eastAsia="en-US"/>
    </w:rPr>
  </w:style>
  <w:style w:type="paragraph" w:customStyle="1" w:styleId="Figurelegend">
    <w:name w:val="Figure_legend"/>
    <w:basedOn w:val="Normal"/>
    <w:rsid w:val="0093197E"/>
    <w:pPr>
      <w:keepNext/>
      <w:keepLines/>
      <w:tabs>
        <w:tab w:val="clear" w:pos="794"/>
        <w:tab w:val="clear" w:pos="1191"/>
        <w:tab w:val="clear" w:pos="1588"/>
        <w:tab w:val="clear" w:pos="1985"/>
      </w:tabs>
      <w:spacing w:before="20" w:after="20"/>
      <w:jc w:val="left"/>
    </w:pPr>
    <w:rPr>
      <w:sz w:val="18"/>
    </w:rPr>
  </w:style>
  <w:style w:type="paragraph" w:customStyle="1" w:styleId="Normalaftertitle0">
    <w:name w:val="Normal after title"/>
    <w:basedOn w:val="Normal"/>
    <w:next w:val="Normal"/>
    <w:uiPriority w:val="99"/>
    <w:rsid w:val="00D21536"/>
    <w:pPr>
      <w:spacing w:before="320"/>
    </w:pPr>
    <w:rPr>
      <w:rFonts w:eastAsia="SimSun"/>
    </w:rPr>
  </w:style>
  <w:style w:type="character" w:styleId="CommentReference">
    <w:name w:val="annotation reference"/>
    <w:basedOn w:val="DefaultParagraphFont"/>
    <w:semiHidden/>
    <w:rsid w:val="0093197E"/>
    <w:rPr>
      <w:sz w:val="16"/>
      <w:szCs w:val="16"/>
    </w:rPr>
  </w:style>
  <w:style w:type="paragraph" w:customStyle="1" w:styleId="Normalaftertitle">
    <w:name w:val="Normal_after_title"/>
    <w:basedOn w:val="Normal"/>
    <w:next w:val="Normal"/>
    <w:rsid w:val="0093197E"/>
    <w:pPr>
      <w:spacing w:before="360"/>
    </w:pPr>
  </w:style>
  <w:style w:type="paragraph" w:styleId="TOC4">
    <w:name w:val="toc 4"/>
    <w:basedOn w:val="TOC3"/>
    <w:semiHidden/>
    <w:rsid w:val="0093197E"/>
  </w:style>
  <w:style w:type="paragraph" w:styleId="TOC5">
    <w:name w:val="toc 5"/>
    <w:basedOn w:val="TOC4"/>
    <w:semiHidden/>
    <w:rsid w:val="0093197E"/>
  </w:style>
  <w:style w:type="paragraph" w:styleId="TOC6">
    <w:name w:val="toc 6"/>
    <w:basedOn w:val="TOC4"/>
    <w:semiHidden/>
    <w:rsid w:val="0093197E"/>
  </w:style>
  <w:style w:type="paragraph" w:styleId="TOC7">
    <w:name w:val="toc 7"/>
    <w:basedOn w:val="TOC4"/>
    <w:semiHidden/>
    <w:rsid w:val="0093197E"/>
  </w:style>
  <w:style w:type="paragraph" w:styleId="TOC8">
    <w:name w:val="toc 8"/>
    <w:basedOn w:val="TOC4"/>
    <w:semiHidden/>
    <w:rsid w:val="0093197E"/>
  </w:style>
  <w:style w:type="paragraph" w:styleId="TOC9">
    <w:name w:val="toc 9"/>
    <w:basedOn w:val="TOC3"/>
    <w:semiHidden/>
    <w:rsid w:val="0093197E"/>
  </w:style>
  <w:style w:type="paragraph" w:styleId="CommentSubject">
    <w:name w:val="annotation subject"/>
    <w:basedOn w:val="CommentText"/>
    <w:next w:val="CommentText"/>
    <w:link w:val="CommentSubjectChar"/>
    <w:uiPriority w:val="99"/>
    <w:semiHidden/>
    <w:rsid w:val="00D21536"/>
    <w:rPr>
      <w:rFonts w:eastAsia="MS Mincho"/>
      <w:b/>
      <w:bCs/>
      <w:lang w:eastAsia="zh-CN"/>
    </w:rPr>
  </w:style>
  <w:style w:type="character" w:customStyle="1" w:styleId="CommentSubjectChar">
    <w:name w:val="Comment Subject Char"/>
    <w:basedOn w:val="CommentTextChar"/>
    <w:link w:val="CommentSubject"/>
    <w:uiPriority w:val="99"/>
    <w:semiHidden/>
    <w:rsid w:val="00D21536"/>
    <w:rPr>
      <w:rFonts w:ascii="Times New Roman" w:eastAsia="MS Mincho" w:hAnsi="Times New Roman" w:cs="Times New Roman"/>
      <w:b/>
      <w:bCs/>
      <w:sz w:val="20"/>
      <w:szCs w:val="20"/>
      <w:lang w:eastAsia="en-US"/>
    </w:rPr>
  </w:style>
  <w:style w:type="paragraph" w:customStyle="1" w:styleId="Equation">
    <w:name w:val="Equation"/>
    <w:basedOn w:val="Normal"/>
    <w:rsid w:val="0093197E"/>
    <w:pPr>
      <w:tabs>
        <w:tab w:val="clear" w:pos="1191"/>
        <w:tab w:val="clear" w:pos="1588"/>
        <w:tab w:val="clear" w:pos="1985"/>
        <w:tab w:val="center" w:pos="4820"/>
        <w:tab w:val="right" w:pos="9639"/>
      </w:tabs>
      <w:jc w:val="left"/>
    </w:pPr>
  </w:style>
  <w:style w:type="paragraph" w:customStyle="1" w:styleId="Heading1Centered">
    <w:name w:val="Heading 1 Centered"/>
    <w:basedOn w:val="Heading1"/>
    <w:uiPriority w:val="99"/>
    <w:rsid w:val="00D21536"/>
    <w:pPr>
      <w:ind w:left="0" w:firstLine="0"/>
      <w:jc w:val="center"/>
    </w:pPr>
    <w:rPr>
      <w:rFonts w:eastAsia="MS Mincho"/>
      <w:bCs/>
    </w:rPr>
  </w:style>
  <w:style w:type="paragraph" w:customStyle="1" w:styleId="toc0">
    <w:name w:val="toc 0"/>
    <w:basedOn w:val="Normal"/>
    <w:next w:val="TOC1"/>
    <w:rsid w:val="0093197E"/>
    <w:pPr>
      <w:keepLines/>
      <w:tabs>
        <w:tab w:val="clear" w:pos="794"/>
        <w:tab w:val="clear" w:pos="1191"/>
        <w:tab w:val="clear" w:pos="1588"/>
        <w:tab w:val="clear" w:pos="1985"/>
        <w:tab w:val="right" w:pos="9639"/>
      </w:tabs>
      <w:jc w:val="left"/>
    </w:pPr>
    <w:rPr>
      <w:b/>
    </w:rPr>
  </w:style>
  <w:style w:type="paragraph" w:styleId="List2">
    <w:name w:val="List 2"/>
    <w:basedOn w:val="Normal"/>
    <w:uiPriority w:val="99"/>
    <w:rsid w:val="00D21536"/>
    <w:pPr>
      <w:ind w:left="566" w:hanging="283"/>
    </w:pPr>
  </w:style>
  <w:style w:type="paragraph" w:styleId="List3">
    <w:name w:val="List 3"/>
    <w:basedOn w:val="Normal"/>
    <w:uiPriority w:val="99"/>
    <w:rsid w:val="00D21536"/>
    <w:pPr>
      <w:ind w:left="849" w:hanging="283"/>
    </w:pPr>
  </w:style>
  <w:style w:type="paragraph" w:styleId="List4">
    <w:name w:val="List 4"/>
    <w:basedOn w:val="Normal"/>
    <w:uiPriority w:val="99"/>
    <w:rsid w:val="00D21536"/>
    <w:pPr>
      <w:ind w:left="1132" w:hanging="283"/>
    </w:pPr>
  </w:style>
  <w:style w:type="paragraph" w:styleId="List5">
    <w:name w:val="List 5"/>
    <w:basedOn w:val="Normal"/>
    <w:uiPriority w:val="99"/>
    <w:rsid w:val="00D21536"/>
    <w:pPr>
      <w:ind w:left="1415" w:hanging="283"/>
    </w:pPr>
  </w:style>
  <w:style w:type="paragraph" w:styleId="TOCHeading">
    <w:name w:val="TOC Heading"/>
    <w:basedOn w:val="Heading1"/>
    <w:next w:val="Normal"/>
    <w:uiPriority w:val="39"/>
    <w:semiHidden/>
    <w:unhideWhenUsed/>
    <w:qFormat/>
    <w:rsid w:val="00D21536"/>
    <w:pPr>
      <w:tabs>
        <w:tab w:val="clear" w:pos="794"/>
        <w:tab w:val="clear" w:pos="1191"/>
        <w:tab w:val="clear" w:pos="1588"/>
        <w:tab w:val="clear" w:pos="1985"/>
      </w:tabs>
      <w:overflowPunct/>
      <w:autoSpaceDE/>
      <w:autoSpaceDN/>
      <w:adjustRightInd/>
      <w:spacing w:before="480" w:line="276" w:lineRule="auto"/>
      <w:ind w:left="0" w:firstLine="0"/>
      <w:textAlignment w:val="auto"/>
      <w:outlineLvl w:val="9"/>
    </w:pPr>
    <w:rPr>
      <w:rFonts w:ascii="Cambria" w:eastAsia="SimSun" w:hAnsi="Cambria"/>
      <w:bCs/>
      <w:color w:val="365F91"/>
      <w:sz w:val="28"/>
      <w:szCs w:val="28"/>
      <w:lang w:val="en-US"/>
    </w:rPr>
  </w:style>
  <w:style w:type="paragraph" w:customStyle="1" w:styleId="MediumGrid1-Accent21">
    <w:name w:val="Medium Grid 1 - Accent 21"/>
    <w:basedOn w:val="Normal"/>
    <w:uiPriority w:val="99"/>
    <w:qFormat/>
    <w:rsid w:val="00D21536"/>
    <w:pPr>
      <w:ind w:left="720"/>
      <w:contextualSpacing/>
    </w:pPr>
    <w:rPr>
      <w:rFonts w:eastAsia="Malgun Gothic"/>
    </w:rPr>
  </w:style>
  <w:style w:type="character" w:styleId="FootnoteReference">
    <w:name w:val="footnote reference"/>
    <w:basedOn w:val="DefaultParagraphFont"/>
    <w:rsid w:val="0093197E"/>
    <w:rPr>
      <w:position w:val="6"/>
      <w:sz w:val="18"/>
    </w:rPr>
  </w:style>
  <w:style w:type="paragraph" w:styleId="FootnoteText">
    <w:name w:val="footnote text"/>
    <w:basedOn w:val="Note"/>
    <w:link w:val="FootnoteTextChar"/>
    <w:rsid w:val="0093197E"/>
    <w:pPr>
      <w:keepLines/>
      <w:tabs>
        <w:tab w:val="left" w:pos="255"/>
      </w:tabs>
      <w:ind w:left="255" w:hanging="255"/>
    </w:pPr>
  </w:style>
  <w:style w:type="character" w:customStyle="1" w:styleId="FootnoteTextChar">
    <w:name w:val="Footnote Text Char"/>
    <w:basedOn w:val="DefaultParagraphFont"/>
    <w:link w:val="FootnoteText"/>
    <w:rsid w:val="00D21536"/>
    <w:rPr>
      <w:rFonts w:ascii="Times New Roman" w:eastAsia="Times New Roman" w:hAnsi="Times New Roman" w:cs="Times New Roman"/>
      <w:szCs w:val="20"/>
      <w:lang w:val="en-GB" w:eastAsia="en-US"/>
    </w:rPr>
  </w:style>
  <w:style w:type="paragraph" w:customStyle="1" w:styleId="Body">
    <w:name w:val="Body"/>
    <w:uiPriority w:val="99"/>
    <w:rsid w:val="00D21536"/>
    <w:pPr>
      <w:pBdr>
        <w:top w:val="nil"/>
        <w:left w:val="nil"/>
        <w:bottom w:val="nil"/>
        <w:right w:val="nil"/>
        <w:between w:val="nil"/>
        <w:bar w:val="nil"/>
      </w:pBdr>
      <w:spacing w:before="120" w:after="0" w:line="240" w:lineRule="auto"/>
    </w:pPr>
    <w:rPr>
      <w:rFonts w:ascii="Times New Roman" w:eastAsia="Times New Roman" w:hAnsi="Times New Roman" w:cs="Times New Roman"/>
      <w:color w:val="000000"/>
      <w:sz w:val="24"/>
      <w:szCs w:val="24"/>
      <w:u w:color="000000"/>
      <w:bdr w:val="nil"/>
      <w:lang w:eastAsia="en-US"/>
    </w:rPr>
  </w:style>
  <w:style w:type="character" w:customStyle="1" w:styleId="None">
    <w:name w:val="None"/>
    <w:rsid w:val="00D21536"/>
  </w:style>
  <w:style w:type="numbering" w:customStyle="1" w:styleId="ImportedStyle1">
    <w:name w:val="Imported Style 1"/>
    <w:rsid w:val="00D21536"/>
    <w:pPr>
      <w:numPr>
        <w:numId w:val="35"/>
      </w:numPr>
    </w:pPr>
  </w:style>
  <w:style w:type="numbering" w:customStyle="1" w:styleId="ImportedStyle2">
    <w:name w:val="Imported Style 2"/>
    <w:rsid w:val="00D21536"/>
    <w:pPr>
      <w:numPr>
        <w:numId w:val="36"/>
      </w:numPr>
    </w:pPr>
  </w:style>
  <w:style w:type="character" w:customStyle="1" w:styleId="UnresolvedMention11">
    <w:name w:val="Unresolved Mention11"/>
    <w:basedOn w:val="DefaultParagraphFont"/>
    <w:uiPriority w:val="99"/>
    <w:semiHidden/>
    <w:unhideWhenUsed/>
    <w:rsid w:val="00D21536"/>
    <w:rPr>
      <w:color w:val="605E5C"/>
      <w:shd w:val="clear" w:color="auto" w:fill="E1DFDD"/>
    </w:rPr>
  </w:style>
  <w:style w:type="paragraph" w:customStyle="1" w:styleId="AnnexNoTitle0">
    <w:name w:val="Annex_NoTitle"/>
    <w:basedOn w:val="Normal"/>
    <w:next w:val="Normalaftertitle"/>
    <w:rsid w:val="0093197E"/>
    <w:pPr>
      <w:keepNext/>
      <w:keepLines/>
      <w:spacing w:before="720"/>
      <w:jc w:val="center"/>
      <w:outlineLvl w:val="0"/>
    </w:pPr>
    <w:rPr>
      <w:b/>
      <w:sz w:val="28"/>
    </w:rPr>
  </w:style>
  <w:style w:type="table" w:styleId="GridTable1Light">
    <w:name w:val="Grid Table 1 Light"/>
    <w:basedOn w:val="TableNormal"/>
    <w:uiPriority w:val="46"/>
    <w:rsid w:val="00D21536"/>
    <w:pPr>
      <w:spacing w:after="0" w:line="240" w:lineRule="auto"/>
    </w:pPr>
    <w:rPr>
      <w:rFonts w:eastAsiaTheme="minorHAnsi"/>
      <w:lang w:val="pt-BR"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D21536"/>
    <w:pPr>
      <w:spacing w:before="100" w:beforeAutospacing="1" w:after="100" w:afterAutospacing="1"/>
    </w:pPr>
    <w:rPr>
      <w:lang w:val="pt-BR" w:eastAsia="pt-BR"/>
    </w:rPr>
  </w:style>
  <w:style w:type="paragraph" w:customStyle="1" w:styleId="message--z2n2nxu">
    <w:name w:val="message--z2n2nxu"/>
    <w:basedOn w:val="Normal"/>
    <w:uiPriority w:val="99"/>
    <w:rsid w:val="00D21536"/>
    <w:pPr>
      <w:spacing w:before="100" w:beforeAutospacing="1" w:after="100" w:afterAutospacing="1"/>
    </w:pPr>
    <w:rPr>
      <w:lang w:val="en-US"/>
    </w:rPr>
  </w:style>
  <w:style w:type="paragraph" w:styleId="z-TopofForm">
    <w:name w:val="HTML Top of Form"/>
    <w:basedOn w:val="Normal"/>
    <w:next w:val="Normal"/>
    <w:link w:val="z-TopofFormChar"/>
    <w:hidden/>
    <w:uiPriority w:val="99"/>
    <w:semiHidden/>
    <w:unhideWhenUsed/>
    <w:rsid w:val="00D21536"/>
    <w:pPr>
      <w:pBdr>
        <w:bottom w:val="single" w:sz="6" w:space="1" w:color="auto"/>
      </w:pBdr>
      <w:spacing w:before="0"/>
      <w:jc w:val="center"/>
    </w:pPr>
    <w:rPr>
      <w:rFonts w:ascii="Arial" w:hAnsi="Arial" w:cs="Arial"/>
      <w:vanish/>
      <w:sz w:val="16"/>
      <w:szCs w:val="16"/>
      <w:lang w:val="en-US"/>
    </w:rPr>
  </w:style>
  <w:style w:type="character" w:customStyle="1" w:styleId="z-TopofFormChar">
    <w:name w:val="z-Top of Form Char"/>
    <w:basedOn w:val="DefaultParagraphFont"/>
    <w:link w:val="z-TopofForm"/>
    <w:uiPriority w:val="99"/>
    <w:semiHidden/>
    <w:rsid w:val="00D21536"/>
    <w:rPr>
      <w:rFonts w:ascii="Arial" w:eastAsia="Times New Roman" w:hAnsi="Arial" w:cs="Arial"/>
      <w:vanish/>
      <w:sz w:val="16"/>
      <w:szCs w:val="16"/>
      <w:lang w:eastAsia="en-US"/>
    </w:rPr>
  </w:style>
  <w:style w:type="character" w:customStyle="1" w:styleId="MenoPendente1">
    <w:name w:val="Menção Pendente1"/>
    <w:uiPriority w:val="99"/>
    <w:semiHidden/>
    <w:rsid w:val="00D21536"/>
    <w:rPr>
      <w:color w:val="605E5C"/>
      <w:shd w:val="clear" w:color="auto" w:fill="E1DFDD"/>
    </w:rPr>
  </w:style>
  <w:style w:type="table" w:customStyle="1" w:styleId="TabeladeGrade1Clara1">
    <w:name w:val="Tabela de Grade 1 Clara1"/>
    <w:basedOn w:val="TableNormal"/>
    <w:uiPriority w:val="46"/>
    <w:rsid w:val="00D21536"/>
    <w:pPr>
      <w:spacing w:after="0" w:line="240" w:lineRule="auto"/>
    </w:pPr>
    <w:rPr>
      <w:rFonts w:ascii="Calibri" w:eastAsia="Calibri" w:hAnsi="Calibri" w:cs="Times New Roman"/>
      <w:sz w:val="20"/>
      <w:szCs w:val="20"/>
      <w:lang w:val="ru-RU" w:eastAsia="ru-RU"/>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styleId="BodyText">
    <w:name w:val="Body Text"/>
    <w:basedOn w:val="Normal"/>
    <w:link w:val="BodyTextChar"/>
    <w:unhideWhenUsed/>
    <w:rsid w:val="00D21536"/>
    <w:pPr>
      <w:spacing w:after="120"/>
    </w:pPr>
    <w:rPr>
      <w:rFonts w:asciiTheme="minorHAnsi" w:eastAsia="Batang" w:hAnsiTheme="minorHAnsi"/>
    </w:rPr>
  </w:style>
  <w:style w:type="character" w:customStyle="1" w:styleId="BodyTextChar">
    <w:name w:val="Body Text Char"/>
    <w:basedOn w:val="DefaultParagraphFont"/>
    <w:link w:val="BodyText"/>
    <w:rsid w:val="00D21536"/>
    <w:rPr>
      <w:rFonts w:eastAsia="Batang" w:cs="Times New Roman"/>
      <w:sz w:val="24"/>
      <w:szCs w:val="20"/>
      <w:lang w:val="en-GB" w:eastAsia="en-US"/>
    </w:rPr>
  </w:style>
  <w:style w:type="character" w:customStyle="1" w:styleId="Appdef">
    <w:name w:val="App_def"/>
    <w:basedOn w:val="DefaultParagraphFont"/>
    <w:rsid w:val="0093197E"/>
    <w:rPr>
      <w:rFonts w:ascii="Times New Roman" w:hAnsi="Times New Roman"/>
      <w:b/>
    </w:rPr>
  </w:style>
  <w:style w:type="character" w:customStyle="1" w:styleId="Appref">
    <w:name w:val="App_ref"/>
    <w:basedOn w:val="DefaultParagraphFont"/>
    <w:rsid w:val="0093197E"/>
  </w:style>
  <w:style w:type="paragraph" w:customStyle="1" w:styleId="AppendixNoTitle0">
    <w:name w:val="Appendix_NoTitle"/>
    <w:basedOn w:val="AnnexNoTitle0"/>
    <w:next w:val="Normalaftertitle"/>
    <w:rsid w:val="0093197E"/>
  </w:style>
  <w:style w:type="character" w:customStyle="1" w:styleId="Artdef">
    <w:name w:val="Art_def"/>
    <w:basedOn w:val="DefaultParagraphFont"/>
    <w:rsid w:val="0093197E"/>
    <w:rPr>
      <w:rFonts w:ascii="Times New Roman" w:hAnsi="Times New Roman"/>
      <w:b/>
    </w:rPr>
  </w:style>
  <w:style w:type="paragraph" w:customStyle="1" w:styleId="Artheading">
    <w:name w:val="Art_heading"/>
    <w:basedOn w:val="Normal"/>
    <w:next w:val="Normalaftertitle"/>
    <w:rsid w:val="0093197E"/>
    <w:pPr>
      <w:spacing w:before="480"/>
      <w:jc w:val="center"/>
    </w:pPr>
    <w:rPr>
      <w:b/>
      <w:sz w:val="28"/>
    </w:rPr>
  </w:style>
  <w:style w:type="paragraph" w:customStyle="1" w:styleId="ArtNo">
    <w:name w:val="Art_No"/>
    <w:basedOn w:val="Normal"/>
    <w:next w:val="Normal"/>
    <w:rsid w:val="0093197E"/>
    <w:pPr>
      <w:keepNext/>
      <w:keepLines/>
      <w:spacing w:before="480"/>
      <w:jc w:val="center"/>
    </w:pPr>
    <w:rPr>
      <w:caps/>
      <w:sz w:val="28"/>
    </w:rPr>
  </w:style>
  <w:style w:type="character" w:customStyle="1" w:styleId="Artref">
    <w:name w:val="Art_ref"/>
    <w:basedOn w:val="DefaultParagraphFont"/>
    <w:rsid w:val="0093197E"/>
  </w:style>
  <w:style w:type="paragraph" w:customStyle="1" w:styleId="Arttitle">
    <w:name w:val="Art_title"/>
    <w:basedOn w:val="Normal"/>
    <w:next w:val="Normalaftertitle"/>
    <w:rsid w:val="0093197E"/>
    <w:pPr>
      <w:keepNext/>
      <w:keepLines/>
      <w:spacing w:before="240"/>
      <w:jc w:val="center"/>
    </w:pPr>
    <w:rPr>
      <w:b/>
      <w:sz w:val="28"/>
    </w:rPr>
  </w:style>
  <w:style w:type="paragraph" w:customStyle="1" w:styleId="Call">
    <w:name w:val="Call"/>
    <w:basedOn w:val="Normal"/>
    <w:next w:val="Normal"/>
    <w:rsid w:val="0093197E"/>
    <w:pPr>
      <w:keepNext/>
      <w:keepLines/>
      <w:spacing w:before="160"/>
      <w:ind w:left="794"/>
      <w:jc w:val="left"/>
    </w:pPr>
    <w:rPr>
      <w:i/>
    </w:rPr>
  </w:style>
  <w:style w:type="paragraph" w:customStyle="1" w:styleId="ChapNo">
    <w:name w:val="Chap_No"/>
    <w:basedOn w:val="Normal"/>
    <w:next w:val="Normal"/>
    <w:rsid w:val="0093197E"/>
    <w:pPr>
      <w:keepNext/>
      <w:keepLines/>
      <w:spacing w:before="480"/>
      <w:jc w:val="center"/>
    </w:pPr>
    <w:rPr>
      <w:b/>
      <w:caps/>
      <w:sz w:val="28"/>
    </w:rPr>
  </w:style>
  <w:style w:type="paragraph" w:customStyle="1" w:styleId="Chaptitle">
    <w:name w:val="Chap_title"/>
    <w:basedOn w:val="Normal"/>
    <w:next w:val="Normalaftertitle"/>
    <w:rsid w:val="0093197E"/>
    <w:pPr>
      <w:keepNext/>
      <w:keepLines/>
      <w:spacing w:before="240"/>
      <w:jc w:val="center"/>
    </w:pPr>
    <w:rPr>
      <w:b/>
      <w:sz w:val="28"/>
    </w:rPr>
  </w:style>
  <w:style w:type="paragraph" w:customStyle="1" w:styleId="Equationlegend">
    <w:name w:val="Equation_legend"/>
    <w:basedOn w:val="Normal"/>
    <w:rsid w:val="0093197E"/>
    <w:pPr>
      <w:tabs>
        <w:tab w:val="clear" w:pos="794"/>
        <w:tab w:val="clear" w:pos="1191"/>
        <w:tab w:val="clear" w:pos="1588"/>
        <w:tab w:val="right" w:pos="1814"/>
      </w:tabs>
      <w:spacing w:before="80"/>
      <w:ind w:left="1985" w:hanging="1985"/>
    </w:pPr>
  </w:style>
  <w:style w:type="paragraph" w:customStyle="1" w:styleId="FigureNoTitle0">
    <w:name w:val="Figure_NoTitle"/>
    <w:basedOn w:val="Normal"/>
    <w:next w:val="Normalaftertitle"/>
    <w:rsid w:val="0093197E"/>
    <w:pPr>
      <w:keepLines/>
      <w:spacing w:before="240" w:after="120"/>
      <w:jc w:val="center"/>
    </w:pPr>
    <w:rPr>
      <w:b/>
    </w:rPr>
  </w:style>
  <w:style w:type="paragraph" w:customStyle="1" w:styleId="Figurewithouttitle">
    <w:name w:val="Figure_without_title"/>
    <w:basedOn w:val="Normal"/>
    <w:next w:val="Normalaftertitle"/>
    <w:rsid w:val="0093197E"/>
    <w:pPr>
      <w:keepLines/>
      <w:spacing w:before="240" w:after="120"/>
      <w:jc w:val="center"/>
    </w:pPr>
  </w:style>
  <w:style w:type="paragraph" w:customStyle="1" w:styleId="FirstFooter">
    <w:name w:val="FirstFooter"/>
    <w:basedOn w:val="Footer"/>
    <w:rsid w:val="0093197E"/>
    <w:pPr>
      <w:tabs>
        <w:tab w:val="clear" w:pos="5954"/>
        <w:tab w:val="clear" w:pos="9639"/>
      </w:tabs>
      <w:overflowPunct/>
      <w:autoSpaceDE/>
      <w:autoSpaceDN/>
      <w:adjustRightInd/>
      <w:spacing w:before="40"/>
      <w:jc w:val="left"/>
      <w:textAlignment w:val="auto"/>
    </w:pPr>
    <w:rPr>
      <w:caps w:val="0"/>
      <w:noProof w:val="0"/>
    </w:rPr>
  </w:style>
  <w:style w:type="paragraph" w:customStyle="1" w:styleId="FooterQP">
    <w:name w:val="Footer_QP"/>
    <w:basedOn w:val="Normal"/>
    <w:rsid w:val="0093197E"/>
    <w:pPr>
      <w:tabs>
        <w:tab w:val="clear" w:pos="794"/>
        <w:tab w:val="clear" w:pos="1191"/>
        <w:tab w:val="clear" w:pos="1588"/>
        <w:tab w:val="clear" w:pos="1985"/>
        <w:tab w:val="left" w:pos="907"/>
        <w:tab w:val="right" w:pos="8789"/>
        <w:tab w:val="right" w:pos="9639"/>
      </w:tabs>
      <w:spacing w:before="0"/>
      <w:jc w:val="left"/>
    </w:pPr>
    <w:rPr>
      <w:b/>
      <w:sz w:val="22"/>
    </w:rPr>
  </w:style>
  <w:style w:type="paragraph" w:customStyle="1" w:styleId="Note">
    <w:name w:val="Note"/>
    <w:basedOn w:val="Normal"/>
    <w:rsid w:val="0093197E"/>
    <w:pPr>
      <w:spacing w:before="80"/>
    </w:pPr>
    <w:rPr>
      <w:sz w:val="22"/>
    </w:rPr>
  </w:style>
  <w:style w:type="paragraph" w:styleId="Index1">
    <w:name w:val="index 1"/>
    <w:basedOn w:val="Normal"/>
    <w:next w:val="Normal"/>
    <w:semiHidden/>
    <w:rsid w:val="0093197E"/>
    <w:pPr>
      <w:jc w:val="left"/>
    </w:pPr>
  </w:style>
  <w:style w:type="paragraph" w:styleId="Index2">
    <w:name w:val="index 2"/>
    <w:basedOn w:val="Normal"/>
    <w:next w:val="Normal"/>
    <w:semiHidden/>
    <w:rsid w:val="0093197E"/>
    <w:pPr>
      <w:ind w:left="284"/>
      <w:jc w:val="left"/>
    </w:pPr>
  </w:style>
  <w:style w:type="paragraph" w:styleId="Index3">
    <w:name w:val="index 3"/>
    <w:basedOn w:val="Normal"/>
    <w:next w:val="Normal"/>
    <w:semiHidden/>
    <w:rsid w:val="0093197E"/>
    <w:pPr>
      <w:ind w:left="567"/>
      <w:jc w:val="left"/>
    </w:pPr>
  </w:style>
  <w:style w:type="paragraph" w:customStyle="1" w:styleId="PartNo">
    <w:name w:val="Part_No"/>
    <w:basedOn w:val="Normal"/>
    <w:next w:val="Normal"/>
    <w:rsid w:val="0093197E"/>
    <w:pPr>
      <w:keepNext/>
      <w:keepLines/>
      <w:spacing w:before="480" w:after="80"/>
      <w:jc w:val="center"/>
    </w:pPr>
    <w:rPr>
      <w:caps/>
      <w:sz w:val="28"/>
    </w:rPr>
  </w:style>
  <w:style w:type="paragraph" w:customStyle="1" w:styleId="Partref">
    <w:name w:val="Part_ref"/>
    <w:basedOn w:val="Normal"/>
    <w:next w:val="Normal"/>
    <w:rsid w:val="0093197E"/>
    <w:pPr>
      <w:keepNext/>
      <w:keepLines/>
      <w:spacing w:before="280"/>
      <w:jc w:val="center"/>
    </w:pPr>
  </w:style>
  <w:style w:type="paragraph" w:customStyle="1" w:styleId="Parttitle">
    <w:name w:val="Part_title"/>
    <w:basedOn w:val="Normal"/>
    <w:next w:val="Normalaftertitle"/>
    <w:rsid w:val="0093197E"/>
    <w:pPr>
      <w:keepNext/>
      <w:keepLines/>
      <w:spacing w:before="240" w:after="280"/>
      <w:jc w:val="center"/>
    </w:pPr>
    <w:rPr>
      <w:b/>
      <w:sz w:val="28"/>
    </w:rPr>
  </w:style>
  <w:style w:type="paragraph" w:customStyle="1" w:styleId="Recdate">
    <w:name w:val="Rec_date"/>
    <w:basedOn w:val="Normal"/>
    <w:next w:val="Normalaftertitle"/>
    <w:rsid w:val="0093197E"/>
    <w:pPr>
      <w:keepNext/>
      <w:keepLines/>
      <w:tabs>
        <w:tab w:val="clear" w:pos="794"/>
        <w:tab w:val="clear" w:pos="1191"/>
        <w:tab w:val="clear" w:pos="1588"/>
        <w:tab w:val="clear" w:pos="1985"/>
      </w:tabs>
      <w:jc w:val="right"/>
    </w:pPr>
    <w:rPr>
      <w:i/>
      <w:sz w:val="22"/>
    </w:rPr>
  </w:style>
  <w:style w:type="paragraph" w:customStyle="1" w:styleId="Questiondate">
    <w:name w:val="Question_date"/>
    <w:basedOn w:val="Recdate"/>
    <w:next w:val="Normalaftertitle"/>
    <w:rsid w:val="0093197E"/>
  </w:style>
  <w:style w:type="paragraph" w:customStyle="1" w:styleId="QuestionNo">
    <w:name w:val="Question_No"/>
    <w:basedOn w:val="RecNo"/>
    <w:next w:val="Normal"/>
    <w:rsid w:val="0093197E"/>
  </w:style>
  <w:style w:type="paragraph" w:customStyle="1" w:styleId="Recref">
    <w:name w:val="Rec_ref"/>
    <w:basedOn w:val="Normal"/>
    <w:next w:val="Recdate"/>
    <w:rsid w:val="0093197E"/>
    <w:pPr>
      <w:keepNext/>
      <w:keepLines/>
      <w:tabs>
        <w:tab w:val="clear" w:pos="794"/>
        <w:tab w:val="clear" w:pos="1191"/>
        <w:tab w:val="clear" w:pos="1588"/>
        <w:tab w:val="clear" w:pos="1985"/>
      </w:tabs>
      <w:jc w:val="center"/>
    </w:pPr>
    <w:rPr>
      <w:i/>
    </w:rPr>
  </w:style>
  <w:style w:type="paragraph" w:customStyle="1" w:styleId="Questionref">
    <w:name w:val="Question_ref"/>
    <w:basedOn w:val="Recref"/>
    <w:next w:val="Questiondate"/>
    <w:rsid w:val="0093197E"/>
  </w:style>
  <w:style w:type="paragraph" w:customStyle="1" w:styleId="Questiontitle">
    <w:name w:val="Question_title"/>
    <w:basedOn w:val="Rectitle"/>
    <w:next w:val="Questionref"/>
    <w:rsid w:val="0093197E"/>
  </w:style>
  <w:style w:type="paragraph" w:customStyle="1" w:styleId="Reftitle">
    <w:name w:val="Ref_title"/>
    <w:basedOn w:val="Normal"/>
    <w:next w:val="Reftext"/>
    <w:rsid w:val="0093197E"/>
    <w:pPr>
      <w:spacing w:before="480"/>
      <w:jc w:val="center"/>
    </w:pPr>
    <w:rPr>
      <w:b/>
    </w:rPr>
  </w:style>
  <w:style w:type="paragraph" w:customStyle="1" w:styleId="Repdate">
    <w:name w:val="Rep_date"/>
    <w:basedOn w:val="Recdate"/>
    <w:next w:val="Normalaftertitle"/>
    <w:rsid w:val="0093197E"/>
  </w:style>
  <w:style w:type="paragraph" w:customStyle="1" w:styleId="RepNo">
    <w:name w:val="Rep_No"/>
    <w:basedOn w:val="RecNo"/>
    <w:next w:val="Normal"/>
    <w:rsid w:val="0093197E"/>
  </w:style>
  <w:style w:type="paragraph" w:customStyle="1" w:styleId="Repref">
    <w:name w:val="Rep_ref"/>
    <w:basedOn w:val="Recref"/>
    <w:next w:val="Repdate"/>
    <w:rsid w:val="0093197E"/>
  </w:style>
  <w:style w:type="paragraph" w:customStyle="1" w:styleId="Reptitle">
    <w:name w:val="Rep_title"/>
    <w:basedOn w:val="Rectitle"/>
    <w:next w:val="Repref"/>
    <w:rsid w:val="0093197E"/>
  </w:style>
  <w:style w:type="paragraph" w:customStyle="1" w:styleId="Resdate">
    <w:name w:val="Res_date"/>
    <w:basedOn w:val="Recdate"/>
    <w:next w:val="Normalaftertitle"/>
    <w:rsid w:val="0093197E"/>
  </w:style>
  <w:style w:type="character" w:customStyle="1" w:styleId="Resdef">
    <w:name w:val="Res_def"/>
    <w:basedOn w:val="DefaultParagraphFont"/>
    <w:rsid w:val="0093197E"/>
    <w:rPr>
      <w:rFonts w:ascii="Times New Roman" w:hAnsi="Times New Roman"/>
      <w:b/>
    </w:rPr>
  </w:style>
  <w:style w:type="paragraph" w:customStyle="1" w:styleId="ResNo">
    <w:name w:val="Res_No"/>
    <w:basedOn w:val="RecNo"/>
    <w:next w:val="Normal"/>
    <w:rsid w:val="0093197E"/>
  </w:style>
  <w:style w:type="paragraph" w:customStyle="1" w:styleId="Resref">
    <w:name w:val="Res_ref"/>
    <w:basedOn w:val="Recref"/>
    <w:next w:val="Resdate"/>
    <w:rsid w:val="0093197E"/>
  </w:style>
  <w:style w:type="paragraph" w:customStyle="1" w:styleId="Restitle">
    <w:name w:val="Res_title"/>
    <w:basedOn w:val="Rectitle"/>
    <w:next w:val="Resref"/>
    <w:rsid w:val="0093197E"/>
  </w:style>
  <w:style w:type="paragraph" w:customStyle="1" w:styleId="Section1">
    <w:name w:val="Section_1"/>
    <w:basedOn w:val="Normal"/>
    <w:next w:val="Normal"/>
    <w:rsid w:val="0093197E"/>
    <w:pPr>
      <w:tabs>
        <w:tab w:val="clear" w:pos="794"/>
        <w:tab w:val="clear" w:pos="1191"/>
        <w:tab w:val="clear" w:pos="1588"/>
        <w:tab w:val="clear" w:pos="1985"/>
      </w:tabs>
      <w:spacing w:before="624"/>
      <w:jc w:val="center"/>
    </w:pPr>
    <w:rPr>
      <w:b/>
    </w:rPr>
  </w:style>
  <w:style w:type="paragraph" w:customStyle="1" w:styleId="Section2">
    <w:name w:val="Section_2"/>
    <w:basedOn w:val="Normal"/>
    <w:next w:val="Normal"/>
    <w:rsid w:val="0093197E"/>
    <w:pPr>
      <w:tabs>
        <w:tab w:val="clear" w:pos="794"/>
        <w:tab w:val="clear" w:pos="1191"/>
        <w:tab w:val="clear" w:pos="1588"/>
        <w:tab w:val="clear" w:pos="1985"/>
      </w:tabs>
      <w:spacing w:before="240"/>
      <w:jc w:val="center"/>
    </w:pPr>
    <w:rPr>
      <w:i/>
    </w:rPr>
  </w:style>
  <w:style w:type="paragraph" w:customStyle="1" w:styleId="SectionNo">
    <w:name w:val="Section_No"/>
    <w:basedOn w:val="Normal"/>
    <w:next w:val="Normal"/>
    <w:rsid w:val="0093197E"/>
    <w:pPr>
      <w:keepNext/>
      <w:keepLines/>
      <w:spacing w:before="480" w:after="80"/>
      <w:jc w:val="center"/>
    </w:pPr>
    <w:rPr>
      <w:caps/>
      <w:sz w:val="28"/>
    </w:rPr>
  </w:style>
  <w:style w:type="paragraph" w:customStyle="1" w:styleId="Sectiontitle">
    <w:name w:val="Section_title"/>
    <w:basedOn w:val="Normal"/>
    <w:next w:val="Normalaftertitle"/>
    <w:rsid w:val="0093197E"/>
    <w:pPr>
      <w:keepNext/>
      <w:keepLines/>
      <w:spacing w:before="480" w:after="280"/>
      <w:jc w:val="center"/>
    </w:pPr>
    <w:rPr>
      <w:b/>
      <w:sz w:val="28"/>
    </w:rPr>
  </w:style>
  <w:style w:type="paragraph" w:customStyle="1" w:styleId="Source">
    <w:name w:val="Source"/>
    <w:basedOn w:val="Normal"/>
    <w:next w:val="Normalaftertitle"/>
    <w:rsid w:val="0093197E"/>
    <w:pPr>
      <w:spacing w:before="840" w:after="200"/>
      <w:jc w:val="center"/>
    </w:pPr>
    <w:rPr>
      <w:b/>
      <w:sz w:val="28"/>
    </w:rPr>
  </w:style>
  <w:style w:type="paragraph" w:customStyle="1" w:styleId="SpecialFooter">
    <w:name w:val="Special Footer"/>
    <w:basedOn w:val="Footer"/>
    <w:rsid w:val="0093197E"/>
    <w:pPr>
      <w:tabs>
        <w:tab w:val="left" w:pos="567"/>
        <w:tab w:val="left" w:pos="1134"/>
        <w:tab w:val="left" w:pos="1701"/>
        <w:tab w:val="left" w:pos="2268"/>
        <w:tab w:val="left" w:pos="2835"/>
      </w:tabs>
    </w:pPr>
    <w:rPr>
      <w:caps w:val="0"/>
      <w:noProof w:val="0"/>
    </w:rPr>
  </w:style>
  <w:style w:type="character" w:customStyle="1" w:styleId="Tablefreq">
    <w:name w:val="Table_freq"/>
    <w:basedOn w:val="DefaultParagraphFont"/>
    <w:rsid w:val="0093197E"/>
    <w:rPr>
      <w:b/>
      <w:color w:val="auto"/>
    </w:rPr>
  </w:style>
  <w:style w:type="paragraph" w:customStyle="1" w:styleId="TableNoTitle0">
    <w:name w:val="Table_NoTitle"/>
    <w:basedOn w:val="Normal"/>
    <w:next w:val="Tablehead"/>
    <w:rsid w:val="0093197E"/>
    <w:pPr>
      <w:keepNext/>
      <w:keepLines/>
      <w:spacing w:before="360" w:after="120"/>
      <w:jc w:val="center"/>
    </w:pPr>
    <w:rPr>
      <w:b/>
    </w:rPr>
  </w:style>
  <w:style w:type="paragraph" w:customStyle="1" w:styleId="Title1">
    <w:name w:val="Title 1"/>
    <w:basedOn w:val="Source"/>
    <w:next w:val="Normal"/>
    <w:rsid w:val="0093197E"/>
    <w:pPr>
      <w:tabs>
        <w:tab w:val="clear" w:pos="794"/>
        <w:tab w:val="clear" w:pos="1191"/>
        <w:tab w:val="clear" w:pos="1588"/>
        <w:tab w:val="clear" w:pos="1985"/>
        <w:tab w:val="left" w:pos="567"/>
        <w:tab w:val="left" w:pos="1134"/>
        <w:tab w:val="left" w:pos="1701"/>
        <w:tab w:val="left" w:pos="2268"/>
        <w:tab w:val="left" w:pos="2835"/>
      </w:tabs>
      <w:spacing w:before="240" w:after="0"/>
    </w:pPr>
    <w:rPr>
      <w:b w:val="0"/>
      <w:caps/>
    </w:rPr>
  </w:style>
  <w:style w:type="paragraph" w:customStyle="1" w:styleId="Title2">
    <w:name w:val="Title 2"/>
    <w:basedOn w:val="Title1"/>
    <w:next w:val="Normal"/>
    <w:rsid w:val="0093197E"/>
  </w:style>
  <w:style w:type="paragraph" w:customStyle="1" w:styleId="Title3">
    <w:name w:val="Title 3"/>
    <w:basedOn w:val="Title2"/>
    <w:next w:val="Normal"/>
    <w:rsid w:val="0093197E"/>
    <w:rPr>
      <w:caps w:val="0"/>
    </w:rPr>
  </w:style>
  <w:style w:type="paragraph" w:customStyle="1" w:styleId="Title4">
    <w:name w:val="Title 4"/>
    <w:basedOn w:val="Title3"/>
    <w:next w:val="Heading1"/>
    <w:rsid w:val="0093197E"/>
    <w:rPr>
      <w:b/>
    </w:rPr>
  </w:style>
  <w:style w:type="character" w:styleId="UnresolvedMention">
    <w:name w:val="Unresolved Mention"/>
    <w:basedOn w:val="DefaultParagraphFont"/>
    <w:uiPriority w:val="99"/>
    <w:semiHidden/>
    <w:unhideWhenUsed/>
    <w:rsid w:val="00BD7220"/>
    <w:rPr>
      <w:color w:val="605E5C"/>
      <w:shd w:val="clear" w:color="auto" w:fill="E1DFDD"/>
    </w:rPr>
  </w:style>
  <w:style w:type="character" w:customStyle="1" w:styleId="TabletextChar">
    <w:name w:val="Table_text Char"/>
    <w:link w:val="Tabletext"/>
    <w:locked/>
    <w:rsid w:val="00D23E31"/>
    <w:rPr>
      <w:rFonts w:ascii="Times New Roman" w:eastAsia="Times New Roman" w:hAnsi="Times New Roman" w:cs="Times New Roman"/>
      <w:szCs w:val="20"/>
      <w:lang w:val="en-GB" w:eastAsia="en-US"/>
    </w:rPr>
  </w:style>
  <w:style w:type="paragraph" w:customStyle="1" w:styleId="VenueDate">
    <w:name w:val="VenueDate"/>
    <w:basedOn w:val="Normal"/>
    <w:qFormat/>
    <w:rsid w:val="00DB3698"/>
    <w:pPr>
      <w:tabs>
        <w:tab w:val="clear" w:pos="794"/>
        <w:tab w:val="clear" w:pos="1191"/>
        <w:tab w:val="clear" w:pos="1588"/>
        <w:tab w:val="clear" w:pos="1985"/>
      </w:tabs>
      <w:overflowPunct/>
      <w:autoSpaceDE/>
      <w:autoSpaceDN/>
      <w:adjustRightInd/>
      <w:jc w:val="right"/>
      <w:textAlignment w:val="auto"/>
    </w:pPr>
    <w:rPr>
      <w:rFonts w:eastAsiaTheme="minorEastAsia"/>
      <w:szCs w:val="24"/>
      <w:lang w:eastAsia="ja-JP"/>
    </w:rPr>
  </w:style>
  <w:style w:type="paragraph" w:customStyle="1" w:styleId="TSBHeaderRight14">
    <w:name w:val="TSBHeaderRight14"/>
    <w:basedOn w:val="Normal"/>
    <w:qFormat/>
    <w:rsid w:val="00DB3698"/>
    <w:pPr>
      <w:tabs>
        <w:tab w:val="clear" w:pos="794"/>
        <w:tab w:val="clear" w:pos="1191"/>
        <w:tab w:val="clear" w:pos="1588"/>
        <w:tab w:val="clear" w:pos="1985"/>
      </w:tabs>
      <w:overflowPunct/>
      <w:autoSpaceDE/>
      <w:autoSpaceDN/>
      <w:adjustRightInd/>
      <w:jc w:val="right"/>
      <w:textAlignment w:val="auto"/>
    </w:pPr>
    <w:rPr>
      <w:rFonts w:eastAsiaTheme="minorEastAsia"/>
      <w:b/>
      <w:bCs/>
      <w:sz w:val="28"/>
      <w:szCs w:val="28"/>
      <w:lang w:eastAsia="ja-JP"/>
    </w:rPr>
  </w:style>
  <w:style w:type="paragraph" w:customStyle="1" w:styleId="TSBHeaderQuestion">
    <w:name w:val="TSBHeaderQuestion"/>
    <w:basedOn w:val="Normal"/>
    <w:qFormat/>
    <w:rsid w:val="00DB3698"/>
    <w:pPr>
      <w:tabs>
        <w:tab w:val="clear" w:pos="794"/>
        <w:tab w:val="clear" w:pos="1191"/>
        <w:tab w:val="clear" w:pos="1588"/>
        <w:tab w:val="clear" w:pos="1985"/>
      </w:tabs>
      <w:overflowPunct/>
      <w:autoSpaceDE/>
      <w:autoSpaceDN/>
      <w:adjustRightInd/>
      <w:jc w:val="left"/>
      <w:textAlignment w:val="auto"/>
    </w:pPr>
    <w:rPr>
      <w:rFonts w:eastAsiaTheme="minorEastAsia"/>
      <w:szCs w:val="24"/>
      <w:lang w:eastAsia="ja-JP"/>
    </w:rPr>
  </w:style>
  <w:style w:type="paragraph" w:customStyle="1" w:styleId="Default">
    <w:name w:val="Default"/>
    <w:rsid w:val="006A06C7"/>
    <w:pPr>
      <w:autoSpaceDE w:val="0"/>
      <w:autoSpaceDN w:val="0"/>
      <w:adjustRightInd w:val="0"/>
      <w:spacing w:after="0" w:line="240" w:lineRule="auto"/>
    </w:pPr>
    <w:rPr>
      <w:rFonts w:ascii="Times New Roman" w:hAnsi="Times New Roman" w:cs="Times New Roman"/>
      <w:color w:val="000000"/>
      <w:sz w:val="24"/>
      <w:szCs w:val="24"/>
      <w:lang w:bidi="hi-IN"/>
    </w:rPr>
  </w:style>
  <w:style w:type="paragraph" w:customStyle="1" w:styleId="TSBHeaderSource">
    <w:name w:val="TSBHeaderSource"/>
    <w:basedOn w:val="Normal"/>
    <w:qFormat/>
    <w:rsid w:val="007A32D7"/>
    <w:pPr>
      <w:jc w:val="left"/>
    </w:pPr>
    <w:rPr>
      <w:szCs w:val="24"/>
    </w:rPr>
  </w:style>
  <w:style w:type="paragraph" w:customStyle="1" w:styleId="TSBHeaderTitle">
    <w:name w:val="TSBHeaderTitle"/>
    <w:basedOn w:val="Normal"/>
    <w:qFormat/>
    <w:rsid w:val="007A32D7"/>
    <w:pPr>
      <w:jc w:val="left"/>
    </w:pPr>
    <w:rPr>
      <w:szCs w:val="24"/>
    </w:rPr>
  </w:style>
  <w:style w:type="character" w:customStyle="1" w:styleId="enumlev1Char">
    <w:name w:val="enumlev1 Char"/>
    <w:link w:val="enumlev1"/>
    <w:qFormat/>
    <w:locked/>
    <w:rsid w:val="00EE1BD3"/>
    <w:rPr>
      <w:rFonts w:ascii="Times New Roman" w:eastAsia="Times New Roman" w:hAnsi="Times New Roman" w:cs="Times New Roman"/>
      <w:sz w:val="24"/>
      <w:szCs w:val="20"/>
      <w:lang w:val="en-GB" w:eastAsia="en-US"/>
    </w:rPr>
  </w:style>
  <w:style w:type="character" w:customStyle="1" w:styleId="HeadingbChar">
    <w:name w:val="Heading_b Char"/>
    <w:link w:val="Headingb"/>
    <w:qFormat/>
    <w:locked/>
    <w:rsid w:val="00EE1BD3"/>
    <w:rPr>
      <w:rFonts w:ascii="Times New Roman" w:eastAsia="Times New Roman" w:hAnsi="Times New Roman" w:cs="Times New Roman"/>
      <w:b/>
      <w:sz w:val="24"/>
      <w:szCs w:val="20"/>
      <w:lang w:val="en-GB" w:eastAsia="en-US"/>
    </w:rPr>
  </w:style>
  <w:style w:type="paragraph" w:styleId="Bibliography">
    <w:name w:val="Bibliography"/>
    <w:basedOn w:val="Normal"/>
    <w:next w:val="Normal"/>
    <w:uiPriority w:val="37"/>
    <w:semiHidden/>
    <w:unhideWhenUsed/>
    <w:rsid w:val="0090719F"/>
    <w:pPr>
      <w:tabs>
        <w:tab w:val="clear" w:pos="794"/>
        <w:tab w:val="clear" w:pos="1191"/>
        <w:tab w:val="clear" w:pos="1588"/>
        <w:tab w:val="clear" w:pos="1985"/>
      </w:tabs>
      <w:overflowPunct/>
      <w:autoSpaceDE/>
      <w:autoSpaceDN/>
      <w:adjustRightInd/>
      <w:jc w:val="left"/>
      <w:textAlignment w:val="auto"/>
    </w:pPr>
    <w:rPr>
      <w:rFonts w:eastAsiaTheme="minorEastAsia"/>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23160">
      <w:bodyDiv w:val="1"/>
      <w:marLeft w:val="0"/>
      <w:marRight w:val="0"/>
      <w:marTop w:val="0"/>
      <w:marBottom w:val="0"/>
      <w:divBdr>
        <w:top w:val="none" w:sz="0" w:space="0" w:color="auto"/>
        <w:left w:val="none" w:sz="0" w:space="0" w:color="auto"/>
        <w:bottom w:val="none" w:sz="0" w:space="0" w:color="auto"/>
        <w:right w:val="none" w:sz="0" w:space="0" w:color="auto"/>
      </w:divBdr>
    </w:div>
    <w:div w:id="75782363">
      <w:bodyDiv w:val="1"/>
      <w:marLeft w:val="0"/>
      <w:marRight w:val="0"/>
      <w:marTop w:val="0"/>
      <w:marBottom w:val="0"/>
      <w:divBdr>
        <w:top w:val="none" w:sz="0" w:space="0" w:color="auto"/>
        <w:left w:val="none" w:sz="0" w:space="0" w:color="auto"/>
        <w:bottom w:val="none" w:sz="0" w:space="0" w:color="auto"/>
        <w:right w:val="none" w:sz="0" w:space="0" w:color="auto"/>
      </w:divBdr>
    </w:div>
    <w:div w:id="103038367">
      <w:bodyDiv w:val="1"/>
      <w:marLeft w:val="0"/>
      <w:marRight w:val="0"/>
      <w:marTop w:val="0"/>
      <w:marBottom w:val="0"/>
      <w:divBdr>
        <w:top w:val="none" w:sz="0" w:space="0" w:color="auto"/>
        <w:left w:val="none" w:sz="0" w:space="0" w:color="auto"/>
        <w:bottom w:val="none" w:sz="0" w:space="0" w:color="auto"/>
        <w:right w:val="none" w:sz="0" w:space="0" w:color="auto"/>
      </w:divBdr>
    </w:div>
    <w:div w:id="150296190">
      <w:bodyDiv w:val="1"/>
      <w:marLeft w:val="0"/>
      <w:marRight w:val="0"/>
      <w:marTop w:val="0"/>
      <w:marBottom w:val="0"/>
      <w:divBdr>
        <w:top w:val="none" w:sz="0" w:space="0" w:color="auto"/>
        <w:left w:val="none" w:sz="0" w:space="0" w:color="auto"/>
        <w:bottom w:val="none" w:sz="0" w:space="0" w:color="auto"/>
        <w:right w:val="none" w:sz="0" w:space="0" w:color="auto"/>
      </w:divBdr>
    </w:div>
    <w:div w:id="265116706">
      <w:bodyDiv w:val="1"/>
      <w:marLeft w:val="0"/>
      <w:marRight w:val="0"/>
      <w:marTop w:val="0"/>
      <w:marBottom w:val="0"/>
      <w:divBdr>
        <w:top w:val="none" w:sz="0" w:space="0" w:color="auto"/>
        <w:left w:val="none" w:sz="0" w:space="0" w:color="auto"/>
        <w:bottom w:val="none" w:sz="0" w:space="0" w:color="auto"/>
        <w:right w:val="none" w:sz="0" w:space="0" w:color="auto"/>
      </w:divBdr>
    </w:div>
    <w:div w:id="328213178">
      <w:bodyDiv w:val="1"/>
      <w:marLeft w:val="0"/>
      <w:marRight w:val="0"/>
      <w:marTop w:val="0"/>
      <w:marBottom w:val="0"/>
      <w:divBdr>
        <w:top w:val="none" w:sz="0" w:space="0" w:color="auto"/>
        <w:left w:val="none" w:sz="0" w:space="0" w:color="auto"/>
        <w:bottom w:val="none" w:sz="0" w:space="0" w:color="auto"/>
        <w:right w:val="none" w:sz="0" w:space="0" w:color="auto"/>
      </w:divBdr>
    </w:div>
    <w:div w:id="411438387">
      <w:bodyDiv w:val="1"/>
      <w:marLeft w:val="0"/>
      <w:marRight w:val="0"/>
      <w:marTop w:val="0"/>
      <w:marBottom w:val="0"/>
      <w:divBdr>
        <w:top w:val="none" w:sz="0" w:space="0" w:color="auto"/>
        <w:left w:val="none" w:sz="0" w:space="0" w:color="auto"/>
        <w:bottom w:val="none" w:sz="0" w:space="0" w:color="auto"/>
        <w:right w:val="none" w:sz="0" w:space="0" w:color="auto"/>
      </w:divBdr>
    </w:div>
    <w:div w:id="525171087">
      <w:bodyDiv w:val="1"/>
      <w:marLeft w:val="0"/>
      <w:marRight w:val="0"/>
      <w:marTop w:val="0"/>
      <w:marBottom w:val="0"/>
      <w:divBdr>
        <w:top w:val="none" w:sz="0" w:space="0" w:color="auto"/>
        <w:left w:val="none" w:sz="0" w:space="0" w:color="auto"/>
        <w:bottom w:val="none" w:sz="0" w:space="0" w:color="auto"/>
        <w:right w:val="none" w:sz="0" w:space="0" w:color="auto"/>
      </w:divBdr>
    </w:div>
    <w:div w:id="668944006">
      <w:bodyDiv w:val="1"/>
      <w:marLeft w:val="0"/>
      <w:marRight w:val="0"/>
      <w:marTop w:val="0"/>
      <w:marBottom w:val="0"/>
      <w:divBdr>
        <w:top w:val="none" w:sz="0" w:space="0" w:color="auto"/>
        <w:left w:val="none" w:sz="0" w:space="0" w:color="auto"/>
        <w:bottom w:val="none" w:sz="0" w:space="0" w:color="auto"/>
        <w:right w:val="none" w:sz="0" w:space="0" w:color="auto"/>
      </w:divBdr>
    </w:div>
    <w:div w:id="683213958">
      <w:bodyDiv w:val="1"/>
      <w:marLeft w:val="0"/>
      <w:marRight w:val="0"/>
      <w:marTop w:val="0"/>
      <w:marBottom w:val="0"/>
      <w:divBdr>
        <w:top w:val="none" w:sz="0" w:space="0" w:color="auto"/>
        <w:left w:val="none" w:sz="0" w:space="0" w:color="auto"/>
        <w:bottom w:val="none" w:sz="0" w:space="0" w:color="auto"/>
        <w:right w:val="none" w:sz="0" w:space="0" w:color="auto"/>
      </w:divBdr>
    </w:div>
    <w:div w:id="698315696">
      <w:bodyDiv w:val="1"/>
      <w:marLeft w:val="0"/>
      <w:marRight w:val="0"/>
      <w:marTop w:val="0"/>
      <w:marBottom w:val="0"/>
      <w:divBdr>
        <w:top w:val="none" w:sz="0" w:space="0" w:color="auto"/>
        <w:left w:val="none" w:sz="0" w:space="0" w:color="auto"/>
        <w:bottom w:val="none" w:sz="0" w:space="0" w:color="auto"/>
        <w:right w:val="none" w:sz="0" w:space="0" w:color="auto"/>
      </w:divBdr>
    </w:div>
    <w:div w:id="737745083">
      <w:bodyDiv w:val="1"/>
      <w:marLeft w:val="0"/>
      <w:marRight w:val="0"/>
      <w:marTop w:val="0"/>
      <w:marBottom w:val="0"/>
      <w:divBdr>
        <w:top w:val="none" w:sz="0" w:space="0" w:color="auto"/>
        <w:left w:val="none" w:sz="0" w:space="0" w:color="auto"/>
        <w:bottom w:val="none" w:sz="0" w:space="0" w:color="auto"/>
        <w:right w:val="none" w:sz="0" w:space="0" w:color="auto"/>
      </w:divBdr>
    </w:div>
    <w:div w:id="738484840">
      <w:bodyDiv w:val="1"/>
      <w:marLeft w:val="0"/>
      <w:marRight w:val="0"/>
      <w:marTop w:val="0"/>
      <w:marBottom w:val="0"/>
      <w:divBdr>
        <w:top w:val="none" w:sz="0" w:space="0" w:color="auto"/>
        <w:left w:val="none" w:sz="0" w:space="0" w:color="auto"/>
        <w:bottom w:val="none" w:sz="0" w:space="0" w:color="auto"/>
        <w:right w:val="none" w:sz="0" w:space="0" w:color="auto"/>
      </w:divBdr>
    </w:div>
    <w:div w:id="757943292">
      <w:bodyDiv w:val="1"/>
      <w:marLeft w:val="0"/>
      <w:marRight w:val="0"/>
      <w:marTop w:val="0"/>
      <w:marBottom w:val="0"/>
      <w:divBdr>
        <w:top w:val="none" w:sz="0" w:space="0" w:color="auto"/>
        <w:left w:val="none" w:sz="0" w:space="0" w:color="auto"/>
        <w:bottom w:val="none" w:sz="0" w:space="0" w:color="auto"/>
        <w:right w:val="none" w:sz="0" w:space="0" w:color="auto"/>
      </w:divBdr>
    </w:div>
    <w:div w:id="993610218">
      <w:bodyDiv w:val="1"/>
      <w:marLeft w:val="0"/>
      <w:marRight w:val="0"/>
      <w:marTop w:val="0"/>
      <w:marBottom w:val="0"/>
      <w:divBdr>
        <w:top w:val="none" w:sz="0" w:space="0" w:color="auto"/>
        <w:left w:val="none" w:sz="0" w:space="0" w:color="auto"/>
        <w:bottom w:val="none" w:sz="0" w:space="0" w:color="auto"/>
        <w:right w:val="none" w:sz="0" w:space="0" w:color="auto"/>
      </w:divBdr>
    </w:div>
    <w:div w:id="1125274857">
      <w:bodyDiv w:val="1"/>
      <w:marLeft w:val="0"/>
      <w:marRight w:val="0"/>
      <w:marTop w:val="0"/>
      <w:marBottom w:val="0"/>
      <w:divBdr>
        <w:top w:val="none" w:sz="0" w:space="0" w:color="auto"/>
        <w:left w:val="none" w:sz="0" w:space="0" w:color="auto"/>
        <w:bottom w:val="none" w:sz="0" w:space="0" w:color="auto"/>
        <w:right w:val="none" w:sz="0" w:space="0" w:color="auto"/>
      </w:divBdr>
    </w:div>
    <w:div w:id="1142039331">
      <w:bodyDiv w:val="1"/>
      <w:marLeft w:val="0"/>
      <w:marRight w:val="0"/>
      <w:marTop w:val="0"/>
      <w:marBottom w:val="0"/>
      <w:divBdr>
        <w:top w:val="none" w:sz="0" w:space="0" w:color="auto"/>
        <w:left w:val="none" w:sz="0" w:space="0" w:color="auto"/>
        <w:bottom w:val="none" w:sz="0" w:space="0" w:color="auto"/>
        <w:right w:val="none" w:sz="0" w:space="0" w:color="auto"/>
      </w:divBdr>
    </w:div>
    <w:div w:id="1223174739">
      <w:bodyDiv w:val="1"/>
      <w:marLeft w:val="0"/>
      <w:marRight w:val="0"/>
      <w:marTop w:val="0"/>
      <w:marBottom w:val="0"/>
      <w:divBdr>
        <w:top w:val="none" w:sz="0" w:space="0" w:color="auto"/>
        <w:left w:val="none" w:sz="0" w:space="0" w:color="auto"/>
        <w:bottom w:val="none" w:sz="0" w:space="0" w:color="auto"/>
        <w:right w:val="none" w:sz="0" w:space="0" w:color="auto"/>
      </w:divBdr>
    </w:div>
    <w:div w:id="1247768696">
      <w:bodyDiv w:val="1"/>
      <w:marLeft w:val="0"/>
      <w:marRight w:val="0"/>
      <w:marTop w:val="0"/>
      <w:marBottom w:val="0"/>
      <w:divBdr>
        <w:top w:val="none" w:sz="0" w:space="0" w:color="auto"/>
        <w:left w:val="none" w:sz="0" w:space="0" w:color="auto"/>
        <w:bottom w:val="none" w:sz="0" w:space="0" w:color="auto"/>
        <w:right w:val="none" w:sz="0" w:space="0" w:color="auto"/>
      </w:divBdr>
    </w:div>
    <w:div w:id="1304968748">
      <w:bodyDiv w:val="1"/>
      <w:marLeft w:val="0"/>
      <w:marRight w:val="0"/>
      <w:marTop w:val="0"/>
      <w:marBottom w:val="0"/>
      <w:divBdr>
        <w:top w:val="none" w:sz="0" w:space="0" w:color="auto"/>
        <w:left w:val="none" w:sz="0" w:space="0" w:color="auto"/>
        <w:bottom w:val="none" w:sz="0" w:space="0" w:color="auto"/>
        <w:right w:val="none" w:sz="0" w:space="0" w:color="auto"/>
      </w:divBdr>
    </w:div>
    <w:div w:id="1307323001">
      <w:bodyDiv w:val="1"/>
      <w:marLeft w:val="0"/>
      <w:marRight w:val="0"/>
      <w:marTop w:val="0"/>
      <w:marBottom w:val="0"/>
      <w:divBdr>
        <w:top w:val="none" w:sz="0" w:space="0" w:color="auto"/>
        <w:left w:val="none" w:sz="0" w:space="0" w:color="auto"/>
        <w:bottom w:val="none" w:sz="0" w:space="0" w:color="auto"/>
        <w:right w:val="none" w:sz="0" w:space="0" w:color="auto"/>
      </w:divBdr>
    </w:div>
    <w:div w:id="1433932278">
      <w:bodyDiv w:val="1"/>
      <w:marLeft w:val="0"/>
      <w:marRight w:val="0"/>
      <w:marTop w:val="0"/>
      <w:marBottom w:val="0"/>
      <w:divBdr>
        <w:top w:val="none" w:sz="0" w:space="0" w:color="auto"/>
        <w:left w:val="none" w:sz="0" w:space="0" w:color="auto"/>
        <w:bottom w:val="none" w:sz="0" w:space="0" w:color="auto"/>
        <w:right w:val="none" w:sz="0" w:space="0" w:color="auto"/>
      </w:divBdr>
    </w:div>
    <w:div w:id="1626544446">
      <w:bodyDiv w:val="1"/>
      <w:marLeft w:val="0"/>
      <w:marRight w:val="0"/>
      <w:marTop w:val="0"/>
      <w:marBottom w:val="0"/>
      <w:divBdr>
        <w:top w:val="none" w:sz="0" w:space="0" w:color="auto"/>
        <w:left w:val="none" w:sz="0" w:space="0" w:color="auto"/>
        <w:bottom w:val="none" w:sz="0" w:space="0" w:color="auto"/>
        <w:right w:val="none" w:sz="0" w:space="0" w:color="auto"/>
      </w:divBdr>
    </w:div>
    <w:div w:id="1824616917">
      <w:bodyDiv w:val="1"/>
      <w:marLeft w:val="0"/>
      <w:marRight w:val="0"/>
      <w:marTop w:val="0"/>
      <w:marBottom w:val="0"/>
      <w:divBdr>
        <w:top w:val="none" w:sz="0" w:space="0" w:color="auto"/>
        <w:left w:val="none" w:sz="0" w:space="0" w:color="auto"/>
        <w:bottom w:val="none" w:sz="0" w:space="0" w:color="auto"/>
        <w:right w:val="none" w:sz="0" w:space="0" w:color="auto"/>
      </w:divBdr>
    </w:div>
    <w:div w:id="1877766680">
      <w:bodyDiv w:val="1"/>
      <w:marLeft w:val="0"/>
      <w:marRight w:val="0"/>
      <w:marTop w:val="0"/>
      <w:marBottom w:val="0"/>
      <w:divBdr>
        <w:top w:val="none" w:sz="0" w:space="0" w:color="auto"/>
        <w:left w:val="none" w:sz="0" w:space="0" w:color="auto"/>
        <w:bottom w:val="none" w:sz="0" w:space="0" w:color="auto"/>
        <w:right w:val="none" w:sz="0" w:space="0" w:color="auto"/>
      </w:divBdr>
    </w:div>
    <w:div w:id="1904756475">
      <w:bodyDiv w:val="1"/>
      <w:marLeft w:val="0"/>
      <w:marRight w:val="0"/>
      <w:marTop w:val="0"/>
      <w:marBottom w:val="0"/>
      <w:divBdr>
        <w:top w:val="none" w:sz="0" w:space="0" w:color="auto"/>
        <w:left w:val="none" w:sz="0" w:space="0" w:color="auto"/>
        <w:bottom w:val="none" w:sz="0" w:space="0" w:color="auto"/>
        <w:right w:val="none" w:sz="0" w:space="0" w:color="auto"/>
      </w:divBdr>
    </w:div>
    <w:div w:id="1951819546">
      <w:bodyDiv w:val="1"/>
      <w:marLeft w:val="0"/>
      <w:marRight w:val="0"/>
      <w:marTop w:val="0"/>
      <w:marBottom w:val="0"/>
      <w:divBdr>
        <w:top w:val="none" w:sz="0" w:space="0" w:color="auto"/>
        <w:left w:val="none" w:sz="0" w:space="0" w:color="auto"/>
        <w:bottom w:val="none" w:sz="0" w:space="0" w:color="auto"/>
        <w:right w:val="none" w:sz="0" w:space="0" w:color="auto"/>
      </w:divBdr>
    </w:div>
    <w:div w:id="1997420447">
      <w:bodyDiv w:val="1"/>
      <w:marLeft w:val="0"/>
      <w:marRight w:val="0"/>
      <w:marTop w:val="0"/>
      <w:marBottom w:val="0"/>
      <w:divBdr>
        <w:top w:val="none" w:sz="0" w:space="0" w:color="auto"/>
        <w:left w:val="none" w:sz="0" w:space="0" w:color="auto"/>
        <w:bottom w:val="none" w:sz="0" w:space="0" w:color="auto"/>
        <w:right w:val="none" w:sz="0" w:space="0" w:color="auto"/>
      </w:divBdr>
    </w:div>
    <w:div w:id="21211414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mailto:marcelo.alves@anatel.gov.br" TargetMode="External"/><Relationship Id="rId18" Type="http://schemas.openxmlformats.org/officeDocument/2006/relationships/header" Target="header3.xml"/><Relationship Id="rId26" Type="http://schemas.openxmlformats.org/officeDocument/2006/relationships/image" Target="media/image5.jpeg"/><Relationship Id="rId39" Type="http://schemas.openxmlformats.org/officeDocument/2006/relationships/hyperlink" Target="https://new.uzimei.uz/" TargetMode="External"/><Relationship Id="rId21" Type="http://schemas.openxmlformats.org/officeDocument/2006/relationships/footer" Target="footer2.xml"/><Relationship Id="rId34" Type="http://schemas.openxmlformats.org/officeDocument/2006/relationships/image" Target="media/image13.png"/><Relationship Id="rId42" Type="http://schemas.openxmlformats.org/officeDocument/2006/relationships/hyperlink" Target="https://nkrzi.gov.ua/images/upload/142/9088/Zvit_2020_NKRZI.pdf" TargetMode="External"/><Relationship Id="rId47" Type="http://schemas.openxmlformats.org/officeDocument/2006/relationships/footer" Target="footer3.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image" Target="media/image8.png"/><Relationship Id="rId11" Type="http://schemas.openxmlformats.org/officeDocument/2006/relationships/image" Target="media/image1.png"/><Relationship Id="rId24" Type="http://schemas.openxmlformats.org/officeDocument/2006/relationships/image" Target="media/image3.png"/><Relationship Id="rId32" Type="http://schemas.openxmlformats.org/officeDocument/2006/relationships/image" Target="media/image11.jpeg"/><Relationship Id="rId37" Type="http://schemas.openxmlformats.org/officeDocument/2006/relationships/image" Target="media/image16.png"/><Relationship Id="rId40" Type="http://schemas.openxmlformats.org/officeDocument/2006/relationships/hyperlink" Target="http://www.uzimei.uz" TargetMode="External"/><Relationship Id="rId45" Type="http://schemas.openxmlformats.org/officeDocument/2006/relationships/hyperlink" Target="https://www.itu.int/dms_pub/itu-t/opb/tut/T-TUT-CCICT-2015-PDF-E.pdf" TargetMode="External"/><Relationship Id="rId5" Type="http://schemas.openxmlformats.org/officeDocument/2006/relationships/numbering" Target="numbering.xml"/><Relationship Id="rId15" Type="http://schemas.openxmlformats.org/officeDocument/2006/relationships/hyperlink" Target="mailto:biren@cdot.in" TargetMode="External"/><Relationship Id="rId23" Type="http://schemas.openxmlformats.org/officeDocument/2006/relationships/image" Target="media/image2.emf"/><Relationship Id="rId28" Type="http://schemas.openxmlformats.org/officeDocument/2006/relationships/image" Target="media/image7.png"/><Relationship Id="rId36" Type="http://schemas.openxmlformats.org/officeDocument/2006/relationships/image" Target="media/image15.png"/><Relationship Id="rId49"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1.xml"/><Relationship Id="rId31" Type="http://schemas.openxmlformats.org/officeDocument/2006/relationships/image" Target="media/image10.png"/><Relationship Id="rId44" Type="http://schemas.openxmlformats.org/officeDocument/2006/relationships/hyperlink" Target="http://www.ukrstat.gov.u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tulio@anatel.gov.br" TargetMode="External"/><Relationship Id="rId22" Type="http://schemas.openxmlformats.org/officeDocument/2006/relationships/hyperlink" Target="http://www.itu.int/pub/T-TUT-CCICT" TargetMode="Externa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hyperlink" Target="https://www.ucrf.gov.ua/ua/services/vvezennya-v-ukrayinu-radioelektronnih-zasobiv-ta-viprominyuvalnih-pristroyiv" TargetMode="External"/><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mailto:rafael.araujo@anatel.gov.br" TargetMode="External"/><Relationship Id="rId17" Type="http://schemas.openxmlformats.org/officeDocument/2006/relationships/header" Target="header2.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hyperlink" Target="http://www.uzimei.uz" TargetMode="External"/><Relationship Id="rId46" Type="http://schemas.openxmlformats.org/officeDocument/2006/relationships/header" Target="header5.xml"/><Relationship Id="rId20" Type="http://schemas.openxmlformats.org/officeDocument/2006/relationships/header" Target="header4.xml"/><Relationship Id="rId41" Type="http://schemas.openxmlformats.org/officeDocument/2006/relationships/hyperlink" Target="https://mcks.gov.tr/en" TargetMode="External"/><Relationship Id="rId1" Type="http://schemas.openxmlformats.org/officeDocument/2006/relationships/customXml" Target="../customXml/item1.xml"/><Relationship Id="rId6" Type="http://schemas.openxmlformats.org/officeDocument/2006/relationships/styles" Target="styles.xml"/></Relationships>
</file>

<file path=word/_rels/footnotes.xml.rels><?xml version="1.0" encoding="UTF-8" standalone="yes"?>
<Relationships xmlns="http://schemas.openxmlformats.org/package/2006/relationships"><Relationship Id="rId8" Type="http://schemas.openxmlformats.org/officeDocument/2006/relationships/hyperlink" Target="https://www.gov.br/anatel/pt-br/assuntos/celular-legal" TargetMode="External"/><Relationship Id="rId13" Type="http://schemas.openxmlformats.org/officeDocument/2006/relationships/hyperlink" Target="http://www.itu.int/md/D18-SG02.RGQ-C-0080/" TargetMode="External"/><Relationship Id="rId3" Type="http://schemas.openxmlformats.org/officeDocument/2006/relationships/hyperlink" Target="http://www.itu.int/md/D18-SG02.RGQ-C-0085/" TargetMode="External"/><Relationship Id="rId7" Type="http://schemas.openxmlformats.org/officeDocument/2006/relationships/hyperlink" Target="https://www.youtube.com/channel/UCdAapZdKU0BMJR8De8phg1Q" TargetMode="External"/><Relationship Id="rId12" Type="http://schemas.openxmlformats.org/officeDocument/2006/relationships/hyperlink" Target="https://mitc.uz/ru/news/1690" TargetMode="External"/><Relationship Id="rId2" Type="http://schemas.openxmlformats.org/officeDocument/2006/relationships/hyperlink" Target="http://www.itu.int/md/D18-SG02.RGQ-C-0066/" TargetMode="External"/><Relationship Id="rId1" Type="http://schemas.openxmlformats.org/officeDocument/2006/relationships/hyperlink" Target="http://www.bocra.org.bw/sites/default/files/documents/Final_Report_BOCRA_Cust_Satisfaction.pdf" TargetMode="External"/><Relationship Id="rId6" Type="http://schemas.openxmlformats.org/officeDocument/2006/relationships/hyperlink" Target="https://www.gov.br/anatel/pt-br/assuntos/celular-legal" TargetMode="External"/><Relationship Id="rId11" Type="http://schemas.openxmlformats.org/officeDocument/2006/relationships/hyperlink" Target="https://mitc.uz/ru/news/1691" TargetMode="External"/><Relationship Id="rId5" Type="http://schemas.openxmlformats.org/officeDocument/2006/relationships/hyperlink" Target="https://informacoes.anatel.gov.br/paineis/acessos/telefonia-movel" TargetMode="External"/><Relationship Id="rId10" Type="http://schemas.openxmlformats.org/officeDocument/2006/relationships/hyperlink" Target="http://www.dirbs.pta.gov.pk/" TargetMode="External"/><Relationship Id="rId4" Type="http://schemas.openxmlformats.org/officeDocument/2006/relationships/hyperlink" Target="https://informacoes.anatel.gov.br/legislacao/resolucoes/2014/750-resolucao-632" TargetMode="External"/><Relationship Id="rId9" Type="http://schemas.openxmlformats.org/officeDocument/2006/relationships/hyperlink" Target="https://www.itu.int/md/D18-SG02-C-032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onga\AppData\Roaming\Microsoft\Templates\QuickPub\QPUB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4B5938D773D3A4395C019AD5B578696" ma:contentTypeVersion="17" ma:contentTypeDescription="Crie um novo documento." ma:contentTypeScope="" ma:versionID="82c594097b4531b2eeb891d1e68b9e73">
  <xsd:schema xmlns:xsd="http://www.w3.org/2001/XMLSchema" xmlns:xs="http://www.w3.org/2001/XMLSchema" xmlns:p="http://schemas.microsoft.com/office/2006/metadata/properties" xmlns:ns2="9f3ac614-4c91-4b8f-aaf6-36d24099a022" xmlns:ns3="ff821e2e-f9bb-4d8e-b560-bb17213875cd" targetNamespace="http://schemas.microsoft.com/office/2006/metadata/properties" ma:root="true" ma:fieldsID="2970488461971a6ea598d1a4ad8fe2bc" ns2:_="" ns3:_="">
    <xsd:import namespace="9f3ac614-4c91-4b8f-aaf6-36d24099a022"/>
    <xsd:import namespace="ff821e2e-f9bb-4d8e-b560-bb17213875c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3ac614-4c91-4b8f-aaf6-36d24099a0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Marcações de imagem" ma:readOnly="false" ma:fieldId="{5cf76f15-5ced-4ddc-b409-7134ff3c332f}" ma:taxonomyMulti="true" ma:sspId="92256847-c89a-490e-8bb5-77c5fe9a1cea"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821e2e-f9bb-4d8e-b560-bb17213875cd" elementFormDefault="qualified">
    <xsd:import namespace="http://schemas.microsoft.com/office/2006/documentManagement/types"/>
    <xsd:import namespace="http://schemas.microsoft.com/office/infopath/2007/PartnerControls"/>
    <xsd:element name="SharedWithUsers" ma:index="16"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hes de Compartilhado Com" ma:internalName="SharedWithDetails" ma:readOnly="true">
      <xsd:simpleType>
        <xsd:restriction base="dms:Note">
          <xsd:maxLength value="255"/>
        </xsd:restriction>
      </xsd:simpleType>
    </xsd:element>
    <xsd:element name="TaxCatchAll" ma:index="23" nillable="true" ma:displayName="Taxonomy Catch All Column" ma:hidden="true" ma:list="{758b1320-d193-42ef-a456-dfc53dcf7f23}" ma:internalName="TaxCatchAll" ma:showField="CatchAllData" ma:web="ff821e2e-f9bb-4d8e-b560-bb17213875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ff821e2e-f9bb-4d8e-b560-bb17213875cd" xsi:nil="true"/>
    <lcf76f155ced4ddcb4097134ff3c332f xmlns="9f3ac614-4c91-4b8f-aaf6-36d24099a02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6902F3D-F7B4-478E-AF5F-24203A801F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3ac614-4c91-4b8f-aaf6-36d24099a022"/>
    <ds:schemaRef ds:uri="ff821e2e-f9bb-4d8e-b560-bb17213875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6E5DF11-65E5-45CB-86FC-13C0AACF6E09}">
  <ds:schemaRefs>
    <ds:schemaRef ds:uri="http://schemas.openxmlformats.org/officeDocument/2006/bibliography"/>
  </ds:schemaRefs>
</ds:datastoreItem>
</file>

<file path=customXml/itemProps3.xml><?xml version="1.0" encoding="utf-8"?>
<ds:datastoreItem xmlns:ds="http://schemas.openxmlformats.org/officeDocument/2006/customXml" ds:itemID="{9E67ACF3-832E-4574-96A3-63C15E15BF01}">
  <ds:schemaRefs>
    <ds:schemaRef ds:uri="http://schemas.microsoft.com/office/2006/metadata/properties"/>
    <ds:schemaRef ds:uri="http://schemas.microsoft.com/office/infopath/2007/PartnerControls"/>
    <ds:schemaRef ds:uri="ff821e2e-f9bb-4d8e-b560-bb17213875cd"/>
    <ds:schemaRef ds:uri="9f3ac614-4c91-4b8f-aaf6-36d24099a022"/>
  </ds:schemaRefs>
</ds:datastoreItem>
</file>

<file path=customXml/itemProps4.xml><?xml version="1.0" encoding="utf-8"?>
<ds:datastoreItem xmlns:ds="http://schemas.openxmlformats.org/officeDocument/2006/customXml" ds:itemID="{D71A5627-89E2-423C-9B18-6CBCE5F93F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QPUBE.dotm</Template>
  <TotalTime>2</TotalTime>
  <Pages>56</Pages>
  <Words>20463</Words>
  <Characters>116640</Characters>
  <Application>Microsoft Office Word</Application>
  <DocSecurity>0</DocSecurity>
  <Lines>972</Lines>
  <Paragraphs>273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Updates to draft Supplement ITU-T Q.Supplement.75-Rev: “Use cases on the combat of counterfeit ICT and stolen mobile devices”</vt:lpstr>
      <vt:lpstr>Updates to draft Supplement ITU-T Q.Supplement.75-Rev: “Use cases on the combat of counterfeit ICT and stolen mobile devices”</vt:lpstr>
    </vt:vector>
  </TitlesOfParts>
  <Manager>ITU-T</Manager>
  <Company>International Telecommunication Union (ITU)</Company>
  <LinksUpToDate>false</LinksUpToDate>
  <CharactersWithSpaces>136830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Updates to draft Supplement ITU-T Q.Supplement.75-Rev: “Use cases on the combat of counterfeit ICT and stolen mobile devices”</dc:title>
  <dc:subject>SERIES Q: SWITCHING AND SIGNALLING, AND ASSOCIATED MEASUREMENTS AND TESTS -</dc:subject>
  <dc:creator>Editor</dc:creator>
  <cp:keywords>Combating counterfeit; Combating Stolen ICT, Series Q, Use Cases</cp:keywords>
  <dc:description/>
  <cp:lastModifiedBy>editor</cp:lastModifiedBy>
  <cp:revision>5</cp:revision>
  <dcterms:created xsi:type="dcterms:W3CDTF">2025-02-27T13:35:00Z</dcterms:created>
  <dcterms:modified xsi:type="dcterms:W3CDTF">2025-02-27T19:32:00Z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0x01010074B5938D773D3A4395C019AD5B578696</vt:lpwstr>
  </property>
  <property fmtid="{D5CDD505-2E9C-101B-9397-08002B2CF9AE}" pid="3" name="docnum">
    <vt:lpwstr>SG11-TD761/GEN</vt:lpwstr>
  </property>
  <property fmtid="{D5CDD505-2E9C-101B-9397-08002B2CF9AE}" pid="4" name="doctitle2">
    <vt:lpwstr>SERIES Q: SWITCHING AND SIGNALLING, AND ASSOCIATED MEASUREMENTS AND TESTS</vt:lpwstr>
  </property>
  <property fmtid="{D5CDD505-2E9C-101B-9397-08002B2CF9AE}" pid="5" name="doctitle">
    <vt:lpwstr>Use cases on the combat of counterfeit ICT and stolen mobile devices</vt:lpwstr>
  </property>
  <property fmtid="{D5CDD505-2E9C-101B-9397-08002B2CF9AE}" pid="6" name="grammarly_documentId">
    <vt:lpwstr>documentId_6074</vt:lpwstr>
  </property>
  <property fmtid="{D5CDD505-2E9C-101B-9397-08002B2CF9AE}" pid="7" name="grammarly_documentContext">
    <vt:lpwstr>{"goals":[],"domain":"general","emotions":[],"dialect":"american"}</vt:lpwstr>
  </property>
  <property fmtid="{D5CDD505-2E9C-101B-9397-08002B2CF9AE}" pid="8" name="Language">
    <vt:lpwstr>English</vt:lpwstr>
  </property>
  <property fmtid="{D5CDD505-2E9C-101B-9397-08002B2CF9AE}" pid="9" name="Typist">
    <vt:lpwstr>Yammouni</vt:lpwstr>
  </property>
  <property fmtid="{D5CDD505-2E9C-101B-9397-08002B2CF9AE}" pid="10" name="Date completed">
    <vt:lpwstr>09 February 2022</vt:lpwstr>
  </property>
  <property fmtid="{D5CDD505-2E9C-101B-9397-08002B2CF9AE}" pid="11" name="MediaServiceImageTags">
    <vt:lpwstr/>
  </property>
  <property fmtid="{D5CDD505-2E9C-101B-9397-08002B2CF9AE}" pid="12" name="Docdate">
    <vt:lpwstr/>
  </property>
  <property fmtid="{D5CDD505-2E9C-101B-9397-08002B2CF9AE}" pid="13" name="Docorlang">
    <vt:lpwstr/>
  </property>
  <property fmtid="{D5CDD505-2E9C-101B-9397-08002B2CF9AE}" pid="14" name="Docbluepink">
    <vt:lpwstr>15/11</vt:lpwstr>
  </property>
  <property fmtid="{D5CDD505-2E9C-101B-9397-08002B2CF9AE}" pid="15" name="Docdest">
    <vt:lpwstr>Geneva, 10-20 October 2023</vt:lpwstr>
  </property>
  <property fmtid="{D5CDD505-2E9C-101B-9397-08002B2CF9AE}" pid="16" name="Docauthor">
    <vt:lpwstr>Editor</vt:lpwstr>
  </property>
</Properties>
</file>