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57" w:type="dxa"/>
          <w:right w:w="57" w:type="dxa"/>
        </w:tblCellMar>
        <w:tblLook w:val="0000" w:firstRow="0" w:lastRow="0" w:firstColumn="0" w:lastColumn="0" w:noHBand="0" w:noVBand="0"/>
      </w:tblPr>
      <w:tblGrid>
        <w:gridCol w:w="1158"/>
        <w:gridCol w:w="384"/>
        <w:gridCol w:w="29"/>
        <w:gridCol w:w="3817"/>
        <w:gridCol w:w="66"/>
        <w:gridCol w:w="4185"/>
      </w:tblGrid>
      <w:tr w:rsidR="009F1548" w:rsidRPr="009F1548" w14:paraId="55B9AB02" w14:textId="77777777" w:rsidTr="00564982">
        <w:trPr>
          <w:cantSplit/>
        </w:trPr>
        <w:tc>
          <w:tcPr>
            <w:tcW w:w="601" w:type="pct"/>
            <w:vMerge w:val="restart"/>
          </w:tcPr>
          <w:p w14:paraId="69AD700A" w14:textId="77777777" w:rsidR="009F1548" w:rsidRPr="009F1548" w:rsidRDefault="009F1548" w:rsidP="00A14874">
            <w:pPr>
              <w:jc w:val="both"/>
              <w:rPr>
                <w:sz w:val="20"/>
                <w:szCs w:val="20"/>
              </w:rPr>
            </w:pPr>
            <w:bookmarkStart w:id="0" w:name="dnum" w:colFirst="2" w:colLast="2"/>
            <w:bookmarkStart w:id="1" w:name="dsg" w:colFirst="1" w:colLast="1"/>
            <w:bookmarkStart w:id="2" w:name="dtableau"/>
            <w:bookmarkStart w:id="3" w:name="dcontact"/>
            <w:bookmarkStart w:id="4" w:name="dcontact1"/>
            <w:bookmarkStart w:id="5" w:name="dcontent1" w:colFirst="1" w:colLast="1"/>
            <w:bookmarkStart w:id="6" w:name="_Hlk98768222"/>
            <w:r w:rsidRPr="009F1548">
              <w:rPr>
                <w:noProof/>
              </w:rPr>
              <w:drawing>
                <wp:inline distT="0" distB="0" distL="0" distR="0" wp14:anchorId="717B4DB4" wp14:editId="2260DF1D">
                  <wp:extent cx="647700" cy="704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2194" w:type="pct"/>
            <w:gridSpan w:val="3"/>
            <w:vMerge w:val="restart"/>
          </w:tcPr>
          <w:p w14:paraId="3DB02B7D" w14:textId="77777777" w:rsidR="009F1548" w:rsidRPr="009F1548" w:rsidRDefault="009F1548" w:rsidP="009F1548">
            <w:pPr>
              <w:rPr>
                <w:sz w:val="16"/>
                <w:szCs w:val="16"/>
              </w:rPr>
            </w:pPr>
            <w:r w:rsidRPr="009F1548">
              <w:rPr>
                <w:sz w:val="16"/>
                <w:szCs w:val="16"/>
              </w:rPr>
              <w:t>INTERNATIONAL TELECOMMUNICATION UNION</w:t>
            </w:r>
          </w:p>
          <w:p w14:paraId="2A813DEB" w14:textId="77777777" w:rsidR="009F1548" w:rsidRPr="009F1548" w:rsidRDefault="009F1548" w:rsidP="009F1548">
            <w:pPr>
              <w:rPr>
                <w:b/>
                <w:bCs/>
                <w:sz w:val="26"/>
                <w:szCs w:val="26"/>
              </w:rPr>
            </w:pPr>
            <w:r w:rsidRPr="009F1548">
              <w:rPr>
                <w:b/>
                <w:bCs/>
                <w:sz w:val="26"/>
                <w:szCs w:val="26"/>
              </w:rPr>
              <w:t>TELECOMMUNICATION</w:t>
            </w:r>
            <w:r w:rsidRPr="009F1548">
              <w:rPr>
                <w:b/>
                <w:bCs/>
                <w:sz w:val="26"/>
                <w:szCs w:val="26"/>
              </w:rPr>
              <w:br/>
              <w:t>STANDARDIZATION SECTOR</w:t>
            </w:r>
          </w:p>
          <w:p w14:paraId="3B311C3D" w14:textId="77777777" w:rsidR="009F1548" w:rsidRPr="009F1548" w:rsidRDefault="009F1548" w:rsidP="009F1548">
            <w:pPr>
              <w:rPr>
                <w:sz w:val="20"/>
                <w:szCs w:val="20"/>
              </w:rPr>
            </w:pPr>
            <w:r w:rsidRPr="009F1548">
              <w:rPr>
                <w:sz w:val="20"/>
                <w:szCs w:val="20"/>
              </w:rPr>
              <w:t xml:space="preserve">STUDY PERIOD </w:t>
            </w:r>
            <w:bookmarkStart w:id="7" w:name="dstudyperiod"/>
            <w:r w:rsidRPr="009F1548">
              <w:rPr>
                <w:sz w:val="20"/>
              </w:rPr>
              <w:t>2022</w:t>
            </w:r>
            <w:r w:rsidRPr="009F1548">
              <w:rPr>
                <w:sz w:val="20"/>
                <w:szCs w:val="20"/>
              </w:rPr>
              <w:t>-</w:t>
            </w:r>
            <w:r w:rsidRPr="009F1548">
              <w:rPr>
                <w:sz w:val="20"/>
              </w:rPr>
              <w:t>2024</w:t>
            </w:r>
            <w:bookmarkEnd w:id="7"/>
          </w:p>
        </w:tc>
        <w:tc>
          <w:tcPr>
            <w:tcW w:w="2205" w:type="pct"/>
            <w:gridSpan w:val="2"/>
            <w:vAlign w:val="center"/>
          </w:tcPr>
          <w:p w14:paraId="66152F04" w14:textId="76A9809B" w:rsidR="009F1548" w:rsidRPr="00135F17" w:rsidRDefault="009F1548" w:rsidP="009F1548">
            <w:pPr>
              <w:pStyle w:val="Docnumber"/>
            </w:pPr>
            <w:r w:rsidRPr="00135F17">
              <w:t>SG11-</w:t>
            </w:r>
            <w:r w:rsidR="00A708CD" w:rsidRPr="00A708CD">
              <w:t>TD403/GEN</w:t>
            </w:r>
          </w:p>
        </w:tc>
      </w:tr>
      <w:bookmarkEnd w:id="0"/>
      <w:tr w:rsidR="009F1548" w:rsidRPr="009F1548" w14:paraId="688F59BC" w14:textId="77777777" w:rsidTr="00564982">
        <w:trPr>
          <w:cantSplit/>
        </w:trPr>
        <w:tc>
          <w:tcPr>
            <w:tcW w:w="601" w:type="pct"/>
            <w:vMerge/>
          </w:tcPr>
          <w:p w14:paraId="4EE23D8C" w14:textId="77777777" w:rsidR="009F1548" w:rsidRPr="009F1548" w:rsidRDefault="009F1548" w:rsidP="009F1548">
            <w:pPr>
              <w:rPr>
                <w:smallCaps/>
                <w:sz w:val="20"/>
              </w:rPr>
            </w:pPr>
          </w:p>
        </w:tc>
        <w:tc>
          <w:tcPr>
            <w:tcW w:w="2194" w:type="pct"/>
            <w:gridSpan w:val="3"/>
            <w:vMerge/>
          </w:tcPr>
          <w:p w14:paraId="58600B2F" w14:textId="77777777" w:rsidR="009F1548" w:rsidRPr="009F1548" w:rsidRDefault="009F1548" w:rsidP="009F1548">
            <w:pPr>
              <w:rPr>
                <w:smallCaps/>
                <w:sz w:val="20"/>
              </w:rPr>
            </w:pPr>
          </w:p>
        </w:tc>
        <w:tc>
          <w:tcPr>
            <w:tcW w:w="2205" w:type="pct"/>
            <w:gridSpan w:val="2"/>
          </w:tcPr>
          <w:p w14:paraId="7799F66B" w14:textId="5226B975" w:rsidR="009F1548" w:rsidRPr="00135F17" w:rsidRDefault="009F1548" w:rsidP="009F1548">
            <w:pPr>
              <w:jc w:val="right"/>
              <w:rPr>
                <w:b/>
                <w:bCs/>
                <w:smallCaps/>
                <w:sz w:val="28"/>
                <w:szCs w:val="28"/>
              </w:rPr>
            </w:pPr>
            <w:r w:rsidRPr="00135F17">
              <w:rPr>
                <w:b/>
                <w:bCs/>
                <w:smallCaps/>
                <w:sz w:val="28"/>
                <w:szCs w:val="28"/>
              </w:rPr>
              <w:t>STUDY GROUP 11</w:t>
            </w:r>
          </w:p>
        </w:tc>
      </w:tr>
      <w:tr w:rsidR="009F1548" w:rsidRPr="009F1548" w14:paraId="4B36AABB" w14:textId="77777777" w:rsidTr="00564982">
        <w:trPr>
          <w:cantSplit/>
        </w:trPr>
        <w:tc>
          <w:tcPr>
            <w:tcW w:w="601" w:type="pct"/>
            <w:vMerge/>
            <w:tcBorders>
              <w:bottom w:val="single" w:sz="12" w:space="0" w:color="auto"/>
            </w:tcBorders>
          </w:tcPr>
          <w:p w14:paraId="5E726CAB" w14:textId="77777777" w:rsidR="009F1548" w:rsidRPr="009F1548" w:rsidRDefault="009F1548" w:rsidP="009F1548">
            <w:pPr>
              <w:rPr>
                <w:b/>
                <w:bCs/>
                <w:sz w:val="26"/>
              </w:rPr>
            </w:pPr>
          </w:p>
        </w:tc>
        <w:tc>
          <w:tcPr>
            <w:tcW w:w="2194" w:type="pct"/>
            <w:gridSpan w:val="3"/>
            <w:vMerge/>
            <w:tcBorders>
              <w:bottom w:val="single" w:sz="12" w:space="0" w:color="auto"/>
            </w:tcBorders>
          </w:tcPr>
          <w:p w14:paraId="66BFC11F" w14:textId="77777777" w:rsidR="009F1548" w:rsidRPr="009F1548" w:rsidRDefault="009F1548" w:rsidP="009F1548">
            <w:pPr>
              <w:rPr>
                <w:b/>
                <w:bCs/>
                <w:sz w:val="26"/>
              </w:rPr>
            </w:pPr>
          </w:p>
        </w:tc>
        <w:tc>
          <w:tcPr>
            <w:tcW w:w="2205" w:type="pct"/>
            <w:gridSpan w:val="2"/>
            <w:tcBorders>
              <w:bottom w:val="single" w:sz="12" w:space="0" w:color="auto"/>
            </w:tcBorders>
            <w:vAlign w:val="center"/>
          </w:tcPr>
          <w:p w14:paraId="6560BCC4" w14:textId="77777777" w:rsidR="009F1548" w:rsidRPr="00135F17" w:rsidRDefault="009F1548" w:rsidP="009F1548">
            <w:pPr>
              <w:jc w:val="right"/>
              <w:rPr>
                <w:b/>
                <w:bCs/>
                <w:sz w:val="28"/>
                <w:szCs w:val="28"/>
              </w:rPr>
            </w:pPr>
            <w:r w:rsidRPr="00135F17">
              <w:rPr>
                <w:b/>
                <w:bCs/>
                <w:sz w:val="28"/>
                <w:szCs w:val="28"/>
              </w:rPr>
              <w:t>Original: English</w:t>
            </w:r>
          </w:p>
        </w:tc>
      </w:tr>
      <w:tr w:rsidR="009F1548" w:rsidRPr="009F1548" w14:paraId="2C458449" w14:textId="77777777" w:rsidTr="00564982">
        <w:trPr>
          <w:cantSplit/>
        </w:trPr>
        <w:tc>
          <w:tcPr>
            <w:tcW w:w="815" w:type="pct"/>
            <w:gridSpan w:val="3"/>
          </w:tcPr>
          <w:p w14:paraId="0B40A79F" w14:textId="77777777" w:rsidR="009F1548" w:rsidRPr="009F1548" w:rsidRDefault="009F1548" w:rsidP="009F1548">
            <w:pPr>
              <w:rPr>
                <w:b/>
                <w:bCs/>
              </w:rPr>
            </w:pPr>
            <w:bookmarkStart w:id="8" w:name="dbluepink" w:colFirst="1" w:colLast="1"/>
            <w:bookmarkStart w:id="9" w:name="dmeeting" w:colFirst="2" w:colLast="2"/>
            <w:bookmarkEnd w:id="1"/>
            <w:r w:rsidRPr="009F1548">
              <w:rPr>
                <w:b/>
                <w:bCs/>
              </w:rPr>
              <w:t>Question(s):</w:t>
            </w:r>
          </w:p>
        </w:tc>
        <w:tc>
          <w:tcPr>
            <w:tcW w:w="1980" w:type="pct"/>
          </w:tcPr>
          <w:p w14:paraId="4A6B3084" w14:textId="170F2284" w:rsidR="009F1548" w:rsidRPr="009F1548" w:rsidRDefault="00564982" w:rsidP="009F1548">
            <w:r>
              <w:t>14</w:t>
            </w:r>
            <w:r w:rsidR="00870EF0">
              <w:t>/11</w:t>
            </w:r>
          </w:p>
        </w:tc>
        <w:tc>
          <w:tcPr>
            <w:tcW w:w="2205" w:type="pct"/>
            <w:gridSpan w:val="2"/>
          </w:tcPr>
          <w:p w14:paraId="0D3102CF" w14:textId="1E18045E" w:rsidR="009F1548" w:rsidRPr="009F1548" w:rsidRDefault="002C67A3" w:rsidP="009F1548">
            <w:pPr>
              <w:jc w:val="right"/>
            </w:pPr>
            <w:r w:rsidRPr="002C67A3">
              <w:t>Geneva, 10-19 May 2023</w:t>
            </w:r>
          </w:p>
        </w:tc>
      </w:tr>
      <w:tr w:rsidR="009F1548" w:rsidRPr="009F1548" w14:paraId="08BB8404" w14:textId="77777777" w:rsidTr="00564982">
        <w:trPr>
          <w:cantSplit/>
        </w:trPr>
        <w:tc>
          <w:tcPr>
            <w:tcW w:w="5000" w:type="pct"/>
            <w:gridSpan w:val="6"/>
          </w:tcPr>
          <w:p w14:paraId="01F0AA22" w14:textId="243F131A" w:rsidR="009F1548" w:rsidRPr="009F1548" w:rsidRDefault="009F1548" w:rsidP="009F1548">
            <w:pPr>
              <w:jc w:val="center"/>
              <w:rPr>
                <w:b/>
                <w:bCs/>
              </w:rPr>
            </w:pPr>
            <w:bookmarkStart w:id="10" w:name="ddoctype"/>
            <w:bookmarkStart w:id="11" w:name="dtitle" w:colFirst="0" w:colLast="0"/>
            <w:bookmarkEnd w:id="8"/>
            <w:bookmarkEnd w:id="9"/>
            <w:r w:rsidRPr="009F1548">
              <w:rPr>
                <w:b/>
                <w:bCs/>
              </w:rPr>
              <w:t>TD</w:t>
            </w:r>
          </w:p>
        </w:tc>
      </w:tr>
      <w:tr w:rsidR="009F1548" w:rsidRPr="009F1548" w14:paraId="31C5B281" w14:textId="77777777" w:rsidTr="00564982">
        <w:trPr>
          <w:cantSplit/>
        </w:trPr>
        <w:tc>
          <w:tcPr>
            <w:tcW w:w="815" w:type="pct"/>
            <w:gridSpan w:val="3"/>
          </w:tcPr>
          <w:p w14:paraId="1CC440A2" w14:textId="77777777" w:rsidR="009F1548" w:rsidRPr="009F1548" w:rsidRDefault="009F1548" w:rsidP="009F1548">
            <w:pPr>
              <w:rPr>
                <w:b/>
                <w:bCs/>
              </w:rPr>
            </w:pPr>
            <w:bookmarkStart w:id="12" w:name="dsource" w:colFirst="1" w:colLast="1"/>
            <w:bookmarkEnd w:id="10"/>
            <w:bookmarkEnd w:id="11"/>
            <w:r w:rsidRPr="009F1548">
              <w:rPr>
                <w:b/>
                <w:bCs/>
              </w:rPr>
              <w:t>Source:</w:t>
            </w:r>
          </w:p>
        </w:tc>
        <w:tc>
          <w:tcPr>
            <w:tcW w:w="4185" w:type="pct"/>
            <w:gridSpan w:val="3"/>
          </w:tcPr>
          <w:p w14:paraId="2FF053A5" w14:textId="25521042" w:rsidR="00564982" w:rsidRPr="00564982" w:rsidRDefault="00564982" w:rsidP="009F1548">
            <w:pPr>
              <w:rPr>
                <w:rFonts w:eastAsia="MS Mincho"/>
              </w:rPr>
            </w:pPr>
            <w:r>
              <w:t>Editor</w:t>
            </w:r>
            <w:r w:rsidR="00BE18D5">
              <w:t>s</w:t>
            </w:r>
          </w:p>
        </w:tc>
      </w:tr>
      <w:tr w:rsidR="009F1548" w:rsidRPr="00E30DA1" w14:paraId="6F5D8319" w14:textId="77777777" w:rsidTr="00564982">
        <w:trPr>
          <w:cantSplit/>
        </w:trPr>
        <w:tc>
          <w:tcPr>
            <w:tcW w:w="815" w:type="pct"/>
            <w:gridSpan w:val="3"/>
            <w:tcBorders>
              <w:bottom w:val="single" w:sz="8" w:space="0" w:color="auto"/>
            </w:tcBorders>
          </w:tcPr>
          <w:p w14:paraId="085DBA9F" w14:textId="77777777" w:rsidR="009F1548" w:rsidRPr="009F1548" w:rsidRDefault="009F1548" w:rsidP="009F1548">
            <w:pPr>
              <w:rPr>
                <w:b/>
                <w:bCs/>
              </w:rPr>
            </w:pPr>
            <w:bookmarkStart w:id="13" w:name="dtitle1" w:colFirst="1" w:colLast="1"/>
            <w:bookmarkEnd w:id="12"/>
            <w:r w:rsidRPr="009F1548">
              <w:rPr>
                <w:b/>
                <w:bCs/>
              </w:rPr>
              <w:t>Title:</w:t>
            </w:r>
          </w:p>
        </w:tc>
        <w:tc>
          <w:tcPr>
            <w:tcW w:w="4185" w:type="pct"/>
            <w:gridSpan w:val="3"/>
            <w:tcBorders>
              <w:bottom w:val="single" w:sz="8" w:space="0" w:color="auto"/>
            </w:tcBorders>
          </w:tcPr>
          <w:p w14:paraId="0ECD26FD" w14:textId="6E604AEA" w:rsidR="009F1548" w:rsidRPr="009F1548" w:rsidRDefault="002864BE" w:rsidP="009F1548">
            <w:r w:rsidRPr="002864BE">
              <w:t>Output</w:t>
            </w:r>
            <w:r w:rsidR="00135F17">
              <w:t xml:space="preserve"> – </w:t>
            </w:r>
            <w:r w:rsidR="00BE18D5">
              <w:t>d</w:t>
            </w:r>
            <w:r w:rsidRPr="002864BE">
              <w:t>raft</w:t>
            </w:r>
            <w:r w:rsidR="00135F17">
              <w:t xml:space="preserve"> </w:t>
            </w:r>
            <w:r w:rsidR="00BE18D5">
              <w:t xml:space="preserve">baseline text of </w:t>
            </w:r>
            <w:r w:rsidRPr="002864BE">
              <w:t>Recommendation</w:t>
            </w:r>
            <w:r w:rsidR="00135F17">
              <w:t xml:space="preserve"> </w:t>
            </w:r>
            <w:r w:rsidR="00BE18D5">
              <w:t xml:space="preserve">ITU-T </w:t>
            </w:r>
            <w:r w:rsidRPr="002864BE">
              <w:t>Q.N-att-framework</w:t>
            </w:r>
            <w:r w:rsidR="00BE18D5">
              <w:t xml:space="preserve"> </w:t>
            </w:r>
            <w:r w:rsidRPr="002864BE">
              <w:t>“Framework of NFV automated testing” (</w:t>
            </w:r>
            <w:r w:rsidR="002C67A3" w:rsidRPr="002C67A3">
              <w:t>Geneva, 10-19 May 2023</w:t>
            </w:r>
            <w:r w:rsidRPr="002864BE">
              <w:t>)</w:t>
            </w:r>
          </w:p>
        </w:tc>
      </w:tr>
      <w:bookmarkEnd w:id="2"/>
      <w:bookmarkEnd w:id="13"/>
      <w:tr w:rsidR="007552C9" w:rsidRPr="00364979" w14:paraId="77CF8951" w14:textId="77777777" w:rsidTr="00564982">
        <w:trPr>
          <w:cantSplit/>
        </w:trPr>
        <w:tc>
          <w:tcPr>
            <w:tcW w:w="800" w:type="pct"/>
            <w:gridSpan w:val="2"/>
            <w:tcBorders>
              <w:top w:val="single" w:sz="8" w:space="0" w:color="auto"/>
              <w:bottom w:val="single" w:sz="8" w:space="0" w:color="auto"/>
            </w:tcBorders>
          </w:tcPr>
          <w:p w14:paraId="6DC6FCE4" w14:textId="77777777" w:rsidR="007552C9" w:rsidRPr="00136DDD" w:rsidRDefault="007552C9" w:rsidP="004C39A6">
            <w:pPr>
              <w:rPr>
                <w:b/>
                <w:bCs/>
              </w:rPr>
            </w:pPr>
            <w:r w:rsidRPr="2149A48D">
              <w:rPr>
                <w:b/>
                <w:bCs/>
              </w:rPr>
              <w:t>Contact:</w:t>
            </w:r>
          </w:p>
        </w:tc>
        <w:tc>
          <w:tcPr>
            <w:tcW w:w="2029" w:type="pct"/>
            <w:gridSpan w:val="3"/>
            <w:tcBorders>
              <w:top w:val="single" w:sz="8" w:space="0" w:color="auto"/>
              <w:bottom w:val="single" w:sz="8" w:space="0" w:color="auto"/>
            </w:tcBorders>
          </w:tcPr>
          <w:p w14:paraId="05E0B60F" w14:textId="7BBB3638" w:rsidR="007552C9" w:rsidRPr="00801B42" w:rsidRDefault="002864BE" w:rsidP="004C39A6">
            <w:r>
              <w:rPr>
                <w:rFonts w:hint="eastAsia"/>
                <w:lang w:eastAsia="zh-CN"/>
              </w:rPr>
              <w:t>Linze</w:t>
            </w:r>
            <w:sdt>
              <w:sdtPr>
                <w:alias w:val="ContactNameOrgCountry"/>
                <w:tag w:val="ContactNameOrgCountry"/>
                <w:id w:val="370574230"/>
                <w:placeholder>
                  <w:docPart w:val="44D9B11A8D9649BA98E55F07DECE5270"/>
                </w:placeholder>
                <w:text w:multiLine="1"/>
              </w:sdtPr>
              <w:sdtEndPr/>
              <w:sdtContent>
                <w:r>
                  <w:rPr>
                    <w:rFonts w:hint="eastAsia"/>
                    <w:lang w:val="en-US" w:eastAsia="zh-CN"/>
                  </w:rPr>
                  <w:t xml:space="preserve"> Wu</w:t>
                </w:r>
                <w:r>
                  <w:br/>
                </w:r>
                <w:r>
                  <w:rPr>
                    <w:rFonts w:hint="eastAsia"/>
                  </w:rPr>
                  <w:t>China Telecom</w:t>
                </w:r>
                <w:r>
                  <w:br/>
                </w:r>
                <w:r>
                  <w:rPr>
                    <w:rFonts w:hint="eastAsia"/>
                  </w:rPr>
                  <w:t>China</w:t>
                </w:r>
              </w:sdtContent>
            </w:sdt>
          </w:p>
        </w:tc>
        <w:tc>
          <w:tcPr>
            <w:tcW w:w="2171" w:type="pct"/>
            <w:tcBorders>
              <w:top w:val="single" w:sz="8" w:space="0" w:color="auto"/>
              <w:bottom w:val="single" w:sz="8" w:space="0" w:color="auto"/>
            </w:tcBorders>
          </w:tcPr>
          <w:p w14:paraId="18B52169" w14:textId="121D4F2B" w:rsidR="007552C9" w:rsidRPr="00D10A47" w:rsidRDefault="007552C9" w:rsidP="004C39A6">
            <w:pPr>
              <w:tabs>
                <w:tab w:val="left" w:pos="794"/>
              </w:tabs>
            </w:pPr>
            <w:r>
              <w:t>Tel:</w:t>
            </w:r>
            <w:r>
              <w:tab/>
            </w:r>
            <w:r w:rsidR="002864BE" w:rsidRPr="002864BE">
              <w:t>+ 86 20 38639090</w:t>
            </w:r>
            <w:r>
              <w:br/>
              <w:t>E-mail:</w:t>
            </w:r>
            <w:r>
              <w:tab/>
            </w:r>
            <w:hyperlink r:id="rId12" w:history="1">
              <w:r w:rsidR="00135F17" w:rsidRPr="0066401C">
                <w:rPr>
                  <w:rStyle w:val="Hyperlink"/>
                </w:rPr>
                <w:t>wulinz@chinatelecom.cn</w:t>
              </w:r>
            </w:hyperlink>
            <w:r w:rsidR="00135F17">
              <w:t xml:space="preserve"> </w:t>
            </w:r>
          </w:p>
        </w:tc>
      </w:tr>
      <w:tr w:rsidR="00141525" w:rsidRPr="00364979" w14:paraId="4CFFDEBE" w14:textId="77777777" w:rsidTr="00564982">
        <w:trPr>
          <w:cantSplit/>
        </w:trPr>
        <w:tc>
          <w:tcPr>
            <w:tcW w:w="800" w:type="pct"/>
            <w:gridSpan w:val="2"/>
            <w:tcBorders>
              <w:top w:val="single" w:sz="8" w:space="0" w:color="auto"/>
              <w:bottom w:val="single" w:sz="8" w:space="0" w:color="auto"/>
            </w:tcBorders>
          </w:tcPr>
          <w:p w14:paraId="7EA48079" w14:textId="3DBEADBA" w:rsidR="00141525" w:rsidRPr="2149A48D" w:rsidRDefault="00141525" w:rsidP="00141525">
            <w:pPr>
              <w:rPr>
                <w:b/>
                <w:bCs/>
              </w:rPr>
            </w:pPr>
            <w:r w:rsidRPr="008F7104">
              <w:rPr>
                <w:b/>
                <w:bCs/>
              </w:rPr>
              <w:t>Contact:</w:t>
            </w:r>
          </w:p>
        </w:tc>
        <w:tc>
          <w:tcPr>
            <w:tcW w:w="2029" w:type="pct"/>
            <w:gridSpan w:val="3"/>
            <w:tcBorders>
              <w:top w:val="single" w:sz="8" w:space="0" w:color="auto"/>
              <w:bottom w:val="single" w:sz="8" w:space="0" w:color="auto"/>
            </w:tcBorders>
          </w:tcPr>
          <w:p w14:paraId="07E19547" w14:textId="571B9B40" w:rsidR="00141525" w:rsidRDefault="00141525" w:rsidP="00141525">
            <w:pPr>
              <w:rPr>
                <w:lang w:eastAsia="zh-CN"/>
              </w:rPr>
            </w:pPr>
            <w:r>
              <w:t>Krishna Kumar Lahoti</w:t>
            </w:r>
            <w:r>
              <w:br/>
              <w:t>Criterion Network Labs</w:t>
            </w:r>
            <w:r w:rsidRPr="000A7D00">
              <w:br/>
            </w:r>
            <w:r w:rsidRPr="00986BD4">
              <w:rPr>
                <w:lang w:val="en-US"/>
              </w:rPr>
              <w:t>India</w:t>
            </w:r>
          </w:p>
        </w:tc>
        <w:tc>
          <w:tcPr>
            <w:tcW w:w="2171" w:type="pct"/>
            <w:tcBorders>
              <w:top w:val="single" w:sz="8" w:space="0" w:color="auto"/>
              <w:bottom w:val="single" w:sz="8" w:space="0" w:color="auto"/>
            </w:tcBorders>
          </w:tcPr>
          <w:p w14:paraId="742866E2" w14:textId="591FC88E" w:rsidR="00141525" w:rsidRDefault="00141525" w:rsidP="00141525">
            <w:pPr>
              <w:tabs>
                <w:tab w:val="left" w:pos="794"/>
              </w:tabs>
            </w:pPr>
            <w:r w:rsidRPr="000A7D00">
              <w:t>Tel:</w:t>
            </w:r>
            <w:r w:rsidRPr="000A7D00">
              <w:tab/>
              <w:t>+</w:t>
            </w:r>
            <w:r>
              <w:t>91 7207580125</w:t>
            </w:r>
            <w:r w:rsidRPr="000A7D00">
              <w:br/>
              <w:t>E-mail:</w:t>
            </w:r>
            <w:r w:rsidRPr="000A7D00">
              <w:tab/>
            </w:r>
            <w:r w:rsidRPr="00126126">
              <w:t>krishna@cnlabs.in</w:t>
            </w:r>
          </w:p>
        </w:tc>
      </w:tr>
    </w:tbl>
    <w:p w14:paraId="7783D1D0" w14:textId="5B50100C" w:rsidR="001F7693" w:rsidRDefault="001F7693" w:rsidP="001F7693">
      <w:pPr>
        <w:spacing w:before="60"/>
        <w:rPr>
          <w:rFonts w:eastAsia="MS Mincho"/>
        </w:rPr>
      </w:pPr>
      <w:bookmarkStart w:id="14" w:name="_Hlk98856042"/>
      <w:bookmarkEnd w:id="3"/>
      <w:bookmarkEnd w:id="4"/>
      <w:bookmarkEnd w:id="5"/>
      <w:bookmarkEnd w:id="6"/>
    </w:p>
    <w:tbl>
      <w:tblPr>
        <w:tblW w:w="5000" w:type="pct"/>
        <w:jc w:val="center"/>
        <w:tblCellMar>
          <w:left w:w="57" w:type="dxa"/>
          <w:right w:w="57" w:type="dxa"/>
        </w:tblCellMar>
        <w:tblLook w:val="04A0" w:firstRow="1" w:lastRow="0" w:firstColumn="1" w:lastColumn="0" w:noHBand="0" w:noVBand="1"/>
      </w:tblPr>
      <w:tblGrid>
        <w:gridCol w:w="1419"/>
        <w:gridCol w:w="8220"/>
      </w:tblGrid>
      <w:tr w:rsidR="00A36D9E" w:rsidRPr="00DF08F3" w14:paraId="0C6A5206" w14:textId="77777777" w:rsidTr="00B90441">
        <w:trPr>
          <w:cantSplit/>
          <w:jc w:val="center"/>
        </w:trPr>
        <w:tc>
          <w:tcPr>
            <w:tcW w:w="736" w:type="pct"/>
          </w:tcPr>
          <w:p w14:paraId="2F57C792" w14:textId="77777777" w:rsidR="00A36D9E" w:rsidRDefault="00A36D9E" w:rsidP="00B90441">
            <w:pPr>
              <w:rPr>
                <w:b/>
                <w:bCs/>
              </w:rPr>
            </w:pPr>
            <w:r>
              <w:rPr>
                <w:b/>
                <w:bCs/>
              </w:rPr>
              <w:t>Abstract:</w:t>
            </w:r>
          </w:p>
        </w:tc>
        <w:sdt>
          <w:sdtPr>
            <w:rPr>
              <w:rFonts w:eastAsia="SimSun" w:hint="eastAsia"/>
              <w:lang w:val="en-US" w:eastAsia="zh-CN"/>
            </w:rPr>
            <w:alias w:val="Abstract"/>
            <w:tag w:val="Abstract"/>
            <w:id w:val="-729142425"/>
            <w:placeholder>
              <w:docPart w:val="B4926F4745304A63B1E4083838CA8DE0"/>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EndPr/>
          <w:sdtContent>
            <w:tc>
              <w:tcPr>
                <w:tcW w:w="4264" w:type="pct"/>
              </w:tcPr>
              <w:p w14:paraId="558FE5A8" w14:textId="451A52E2" w:rsidR="00A36D9E" w:rsidRDefault="00DF08F3" w:rsidP="00135F17">
                <w:r w:rsidRPr="00DF08F3">
                  <w:rPr>
                    <w:rFonts w:eastAsia="SimSun" w:hint="eastAsia"/>
                    <w:lang w:val="en-US" w:eastAsia="zh-CN"/>
                  </w:rPr>
                  <w:t xml:space="preserve">This document is the output of draft Recommendation Q.N-att-framework </w:t>
                </w:r>
                <w:r w:rsidR="00BE18D5">
                  <w:rPr>
                    <w:rFonts w:eastAsia="SimSun"/>
                    <w:lang w:val="en-US" w:eastAsia="zh-CN"/>
                  </w:rPr>
                  <w:t>“</w:t>
                </w:r>
                <w:r w:rsidRPr="00DF08F3">
                  <w:rPr>
                    <w:rFonts w:eastAsia="SimSun" w:hint="eastAsia"/>
                    <w:lang w:val="en-US" w:eastAsia="zh-CN"/>
                  </w:rPr>
                  <w:t>Framework of NFV automated testing</w:t>
                </w:r>
                <w:r w:rsidR="00BE18D5">
                  <w:rPr>
                    <w:rFonts w:eastAsia="SimSun"/>
                    <w:lang w:val="en-US" w:eastAsia="zh-CN"/>
                  </w:rPr>
                  <w:t>”</w:t>
                </w:r>
                <w:r w:rsidRPr="00DF08F3">
                  <w:rPr>
                    <w:rFonts w:eastAsia="SimSun" w:hint="eastAsia"/>
                    <w:lang w:val="en-US" w:eastAsia="zh-CN"/>
                  </w:rPr>
                  <w:t>. This document includes the results of discussion during the Q14/11 meeting, which was held on 10-19 May 2023</w:t>
                </w:r>
                <w:r>
                  <w:rPr>
                    <w:rFonts w:eastAsia="SimSun" w:hint="eastAsia"/>
                    <w:lang w:val="en-US" w:eastAsia="zh-CN"/>
                  </w:rPr>
                  <w:t>,</w:t>
                </w:r>
                <w:r w:rsidRPr="006978C3">
                  <w:rPr>
                    <w:rFonts w:eastAsia="SimSun"/>
                    <w:lang w:val="en-US" w:eastAsia="zh-CN"/>
                  </w:rPr>
                  <w:t xml:space="preserve"> Geneva</w:t>
                </w:r>
                <w:r w:rsidRPr="00DF08F3">
                  <w:rPr>
                    <w:rFonts w:eastAsia="SimSun" w:hint="eastAsia"/>
                    <w:lang w:val="en-US" w:eastAsia="zh-CN"/>
                  </w:rPr>
                  <w:t xml:space="preserve">. </w:t>
                </w:r>
              </w:p>
            </w:tc>
          </w:sdtContent>
        </w:sdt>
      </w:tr>
    </w:tbl>
    <w:p w14:paraId="0C5C9C51" w14:textId="7D9D19CE" w:rsidR="00A36D9E" w:rsidRDefault="00A36D9E" w:rsidP="001F7693">
      <w:pPr>
        <w:spacing w:before="60"/>
        <w:rPr>
          <w:rFonts w:eastAsia="MS Mincho"/>
        </w:rPr>
      </w:pPr>
    </w:p>
    <w:p w14:paraId="0502D569" w14:textId="77777777" w:rsidR="00A36D9E" w:rsidRPr="00A36D9E" w:rsidRDefault="00A36D9E" w:rsidP="00A36D9E">
      <w:pPr>
        <w:rPr>
          <w:rFonts w:eastAsia="SimSun"/>
          <w:lang w:val="en-US" w:eastAsia="zh-CN"/>
        </w:rPr>
      </w:pPr>
      <w:r w:rsidRPr="00A36D9E">
        <w:rPr>
          <w:rFonts w:eastAsia="SimSun"/>
          <w:lang w:eastAsia="ko-KR"/>
        </w:rPr>
        <w:t>The following table shows discussion results for input documents</w:t>
      </w:r>
      <w:r w:rsidRPr="00A36D9E">
        <w:rPr>
          <w:rFonts w:eastAsia="SimSun" w:hint="eastAsia"/>
          <w:lang w:val="en-US" w:eastAsia="zh-CN"/>
        </w:rPr>
        <w:t>:</w:t>
      </w:r>
    </w:p>
    <w:p w14:paraId="58C1C082" w14:textId="77777777" w:rsidR="00A36D9E" w:rsidRPr="00A36D9E" w:rsidRDefault="00A36D9E" w:rsidP="00A36D9E">
      <w:pPr>
        <w:rPr>
          <w:rFonts w:eastAsia="SimSun"/>
          <w:lang w:val="en-US" w:eastAsia="ko-KR"/>
        </w:rPr>
      </w:pPr>
    </w:p>
    <w:tbl>
      <w:tblPr>
        <w:tblW w:w="994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1134"/>
        <w:gridCol w:w="4961"/>
        <w:gridCol w:w="2694"/>
      </w:tblGrid>
      <w:tr w:rsidR="00A36D9E" w:rsidRPr="00A36D9E" w14:paraId="3B2EAB52" w14:textId="77777777" w:rsidTr="007D4159">
        <w:trPr>
          <w:trHeight w:val="668"/>
        </w:trPr>
        <w:tc>
          <w:tcPr>
            <w:tcW w:w="1158" w:type="dxa"/>
            <w:shd w:val="clear" w:color="auto" w:fill="auto"/>
            <w:vAlign w:val="center"/>
          </w:tcPr>
          <w:p w14:paraId="1C03313E" w14:textId="77777777" w:rsidR="00A36D9E" w:rsidRPr="00A36D9E" w:rsidRDefault="00A36D9E" w:rsidP="00A36D9E">
            <w:pPr>
              <w:spacing w:after="120" w:line="240" w:lineRule="atLeast"/>
              <w:jc w:val="center"/>
              <w:rPr>
                <w:rFonts w:eastAsia="SimSun"/>
                <w:lang w:eastAsia="ko-KR"/>
              </w:rPr>
            </w:pPr>
            <w:r w:rsidRPr="00A36D9E">
              <w:rPr>
                <w:rFonts w:eastAsia="SimSun"/>
                <w:lang w:eastAsia="ko-KR"/>
              </w:rPr>
              <w:t>DOC No.</w:t>
            </w:r>
          </w:p>
        </w:tc>
        <w:tc>
          <w:tcPr>
            <w:tcW w:w="1134" w:type="dxa"/>
            <w:shd w:val="clear" w:color="auto" w:fill="auto"/>
            <w:vAlign w:val="center"/>
          </w:tcPr>
          <w:p w14:paraId="4184CE39" w14:textId="77777777" w:rsidR="00A36D9E" w:rsidRPr="00A36D9E" w:rsidRDefault="00A36D9E" w:rsidP="00A36D9E">
            <w:pPr>
              <w:spacing w:after="120" w:line="240" w:lineRule="atLeast"/>
              <w:jc w:val="center"/>
              <w:rPr>
                <w:rFonts w:eastAsia="SimSun"/>
                <w:lang w:eastAsia="ko-KR"/>
              </w:rPr>
            </w:pPr>
            <w:r w:rsidRPr="00A36D9E">
              <w:rPr>
                <w:rFonts w:eastAsia="SimSun" w:hint="eastAsia"/>
                <w:lang w:eastAsia="ko-KR"/>
              </w:rPr>
              <w:t>Source</w:t>
            </w:r>
          </w:p>
        </w:tc>
        <w:tc>
          <w:tcPr>
            <w:tcW w:w="4961" w:type="dxa"/>
            <w:shd w:val="clear" w:color="auto" w:fill="auto"/>
            <w:vAlign w:val="center"/>
          </w:tcPr>
          <w:p w14:paraId="1EE82B1D" w14:textId="77777777" w:rsidR="00A36D9E" w:rsidRPr="00A36D9E" w:rsidRDefault="00A36D9E" w:rsidP="00A36D9E">
            <w:pPr>
              <w:spacing w:before="80" w:after="120" w:line="240" w:lineRule="atLeast"/>
              <w:jc w:val="center"/>
              <w:rPr>
                <w:rFonts w:eastAsia="SimSun"/>
                <w:lang w:eastAsia="ko-KR"/>
              </w:rPr>
            </w:pPr>
            <w:r w:rsidRPr="00A36D9E">
              <w:rPr>
                <w:rFonts w:eastAsia="SimSun"/>
                <w:lang w:eastAsia="ko-KR"/>
              </w:rPr>
              <w:t>T</w:t>
            </w:r>
            <w:r w:rsidRPr="00A36D9E">
              <w:rPr>
                <w:rFonts w:eastAsia="SimSun" w:hint="eastAsia"/>
                <w:lang w:eastAsia="ko-KR"/>
              </w:rPr>
              <w:t>itle</w:t>
            </w:r>
          </w:p>
        </w:tc>
        <w:tc>
          <w:tcPr>
            <w:tcW w:w="2694" w:type="dxa"/>
            <w:shd w:val="clear" w:color="auto" w:fill="auto"/>
            <w:vAlign w:val="center"/>
          </w:tcPr>
          <w:p w14:paraId="4BCAB92C" w14:textId="77777777" w:rsidR="00A36D9E" w:rsidRPr="00A36D9E" w:rsidRDefault="00A36D9E" w:rsidP="00A36D9E">
            <w:pPr>
              <w:spacing w:after="120" w:line="240" w:lineRule="atLeast"/>
              <w:jc w:val="center"/>
              <w:rPr>
                <w:rFonts w:eastAsia="SimSun"/>
                <w:lang w:eastAsia="ko-KR"/>
              </w:rPr>
            </w:pPr>
            <w:r w:rsidRPr="00A36D9E">
              <w:rPr>
                <w:rFonts w:eastAsia="SimSun"/>
                <w:lang w:eastAsia="ko-KR"/>
              </w:rPr>
              <w:t>Result and action</w:t>
            </w:r>
          </w:p>
        </w:tc>
      </w:tr>
      <w:tr w:rsidR="005A326C" w:rsidRPr="00A36D9E" w14:paraId="1F301EE8" w14:textId="77777777" w:rsidTr="007D4159">
        <w:trPr>
          <w:trHeight w:val="668"/>
        </w:trPr>
        <w:tc>
          <w:tcPr>
            <w:tcW w:w="1158" w:type="dxa"/>
            <w:shd w:val="clear" w:color="auto" w:fill="auto"/>
          </w:tcPr>
          <w:p w14:paraId="50D8CE28" w14:textId="2FAE6965" w:rsidR="005A326C" w:rsidRDefault="0019724B" w:rsidP="005A326C">
            <w:pPr>
              <w:spacing w:after="120" w:line="240" w:lineRule="atLeast"/>
              <w:jc w:val="center"/>
              <w:rPr>
                <w:lang w:eastAsia="zh-CN"/>
              </w:rPr>
            </w:pPr>
            <w:r>
              <w:rPr>
                <w:rFonts w:hint="eastAsia"/>
                <w:lang w:eastAsia="zh-CN"/>
              </w:rPr>
              <w:t>C</w:t>
            </w:r>
            <w:r>
              <w:rPr>
                <w:lang w:eastAsia="zh-CN"/>
              </w:rPr>
              <w:t>207R1</w:t>
            </w:r>
          </w:p>
        </w:tc>
        <w:tc>
          <w:tcPr>
            <w:tcW w:w="1134" w:type="dxa"/>
            <w:shd w:val="clear" w:color="auto" w:fill="auto"/>
          </w:tcPr>
          <w:p w14:paraId="2869C154" w14:textId="5420FA79" w:rsidR="005A326C" w:rsidRPr="00A36D9E" w:rsidRDefault="0019724B" w:rsidP="0019724B">
            <w:pPr>
              <w:rPr>
                <w:rFonts w:eastAsia="SimSun"/>
                <w:lang w:val="en-US" w:eastAsia="zh-CN"/>
              </w:rPr>
            </w:pPr>
            <w:r w:rsidRPr="0019724B">
              <w:rPr>
                <w:sz w:val="22"/>
                <w:szCs w:val="22"/>
              </w:rPr>
              <w:t>India</w:t>
            </w:r>
          </w:p>
        </w:tc>
        <w:tc>
          <w:tcPr>
            <w:tcW w:w="4961" w:type="dxa"/>
            <w:shd w:val="clear" w:color="auto" w:fill="auto"/>
          </w:tcPr>
          <w:p w14:paraId="7C2A8376" w14:textId="0048A89C" w:rsidR="005A326C" w:rsidRPr="00E30DA1" w:rsidRDefault="0019724B" w:rsidP="00E30DA1">
            <w:pPr>
              <w:rPr>
                <w:rFonts w:eastAsia="MS Mincho"/>
                <w:sz w:val="22"/>
                <w:szCs w:val="22"/>
              </w:rPr>
            </w:pPr>
            <w:r w:rsidRPr="0019724B">
              <w:rPr>
                <w:sz w:val="22"/>
                <w:szCs w:val="22"/>
              </w:rPr>
              <w:t>Proposal to advance baseline text of draft ITU-T Recommendation Q.N-att-framework “Framework of NFV automated testing”.</w:t>
            </w:r>
          </w:p>
        </w:tc>
        <w:tc>
          <w:tcPr>
            <w:tcW w:w="2694" w:type="dxa"/>
            <w:shd w:val="clear" w:color="auto" w:fill="auto"/>
            <w:vAlign w:val="center"/>
          </w:tcPr>
          <w:p w14:paraId="06023ECE" w14:textId="733A7508" w:rsidR="005A326C" w:rsidRPr="00A36D9E" w:rsidRDefault="005A326C" w:rsidP="005A326C">
            <w:pPr>
              <w:spacing w:after="120" w:line="240" w:lineRule="atLeast"/>
              <w:rPr>
                <w:rFonts w:eastAsia="SimSun"/>
                <w:lang w:val="en-US" w:eastAsia="zh-CN"/>
              </w:rPr>
            </w:pPr>
            <w:r>
              <w:rPr>
                <w:rFonts w:eastAsia="SimSun"/>
                <w:lang w:val="en-US" w:eastAsia="zh-CN"/>
              </w:rPr>
              <w:t>A</w:t>
            </w:r>
            <w:r>
              <w:rPr>
                <w:rFonts w:eastAsia="SimSun" w:hint="eastAsia"/>
                <w:lang w:val="en-US" w:eastAsia="zh-CN"/>
              </w:rPr>
              <w:t>ccept</w:t>
            </w:r>
            <w:r>
              <w:rPr>
                <w:rFonts w:eastAsia="SimSun"/>
                <w:lang w:val="en-US" w:eastAsia="zh-CN"/>
              </w:rPr>
              <w:t xml:space="preserve">ed </w:t>
            </w:r>
            <w:r>
              <w:rPr>
                <w:rFonts w:eastAsia="SimSun" w:hint="eastAsia"/>
                <w:lang w:val="en-US" w:eastAsia="zh-CN"/>
              </w:rPr>
              <w:t>with</w:t>
            </w:r>
            <w:r>
              <w:rPr>
                <w:rFonts w:eastAsia="SimSun"/>
                <w:lang w:val="en-US" w:eastAsia="zh-CN"/>
              </w:rPr>
              <w:t xml:space="preserve"> modification</w:t>
            </w:r>
          </w:p>
        </w:tc>
      </w:tr>
      <w:tr w:rsidR="0019724B" w:rsidRPr="00A36D9E" w14:paraId="68B7D056" w14:textId="77777777" w:rsidTr="007D4159">
        <w:trPr>
          <w:trHeight w:val="668"/>
        </w:trPr>
        <w:tc>
          <w:tcPr>
            <w:tcW w:w="1158" w:type="dxa"/>
            <w:shd w:val="clear" w:color="auto" w:fill="auto"/>
          </w:tcPr>
          <w:p w14:paraId="11AACB53" w14:textId="2508DF56" w:rsidR="0019724B" w:rsidRPr="00E30DA1" w:rsidRDefault="0019724B" w:rsidP="0019724B">
            <w:pPr>
              <w:spacing w:after="120" w:line="240" w:lineRule="atLeast"/>
              <w:jc w:val="center"/>
              <w:rPr>
                <w:lang w:eastAsia="zh-CN"/>
              </w:rPr>
            </w:pPr>
            <w:r>
              <w:rPr>
                <w:rFonts w:hint="eastAsia"/>
                <w:lang w:eastAsia="zh-CN"/>
              </w:rPr>
              <w:t>C</w:t>
            </w:r>
            <w:r>
              <w:rPr>
                <w:lang w:eastAsia="zh-CN"/>
              </w:rPr>
              <w:t>139R1</w:t>
            </w:r>
          </w:p>
        </w:tc>
        <w:tc>
          <w:tcPr>
            <w:tcW w:w="1134" w:type="dxa"/>
            <w:shd w:val="clear" w:color="auto" w:fill="auto"/>
          </w:tcPr>
          <w:p w14:paraId="6046E27A" w14:textId="41F36EE2" w:rsidR="0019724B" w:rsidRPr="007D4159" w:rsidRDefault="0019724B" w:rsidP="007D4159">
            <w:pPr>
              <w:rPr>
                <w:rFonts w:eastAsia="MS Mincho"/>
                <w:sz w:val="22"/>
                <w:szCs w:val="22"/>
              </w:rPr>
            </w:pPr>
            <w:r w:rsidRPr="0019724B">
              <w:rPr>
                <w:sz w:val="22"/>
                <w:szCs w:val="22"/>
              </w:rPr>
              <w:t xml:space="preserve">China Telecom </w:t>
            </w:r>
          </w:p>
        </w:tc>
        <w:tc>
          <w:tcPr>
            <w:tcW w:w="4961" w:type="dxa"/>
            <w:shd w:val="clear" w:color="auto" w:fill="auto"/>
          </w:tcPr>
          <w:p w14:paraId="1A6B4C6C" w14:textId="287CF47A" w:rsidR="0019724B" w:rsidRPr="00E30DA1" w:rsidRDefault="0019724B" w:rsidP="0019724B">
            <w:pPr>
              <w:rPr>
                <w:sz w:val="22"/>
                <w:szCs w:val="22"/>
              </w:rPr>
            </w:pPr>
            <w:r w:rsidRPr="0033593F">
              <w:t>Proposal for updating clause 4 and clause 8 in draft ITU-T Q.N-att-framework</w:t>
            </w:r>
          </w:p>
        </w:tc>
        <w:tc>
          <w:tcPr>
            <w:tcW w:w="2694" w:type="dxa"/>
            <w:shd w:val="clear" w:color="auto" w:fill="auto"/>
            <w:vAlign w:val="center"/>
          </w:tcPr>
          <w:p w14:paraId="215F8681" w14:textId="45068ED7" w:rsidR="0019724B" w:rsidRDefault="0019724B" w:rsidP="0019724B">
            <w:pPr>
              <w:spacing w:after="120" w:line="240" w:lineRule="atLeast"/>
              <w:rPr>
                <w:rFonts w:eastAsia="SimSun"/>
                <w:lang w:val="en-US" w:eastAsia="zh-CN"/>
              </w:rPr>
            </w:pPr>
            <w:r>
              <w:rPr>
                <w:rFonts w:eastAsia="SimSun"/>
                <w:lang w:val="en-US" w:eastAsia="zh-CN"/>
              </w:rPr>
              <w:t>A</w:t>
            </w:r>
            <w:r>
              <w:rPr>
                <w:rFonts w:eastAsia="SimSun" w:hint="eastAsia"/>
                <w:lang w:val="en-US" w:eastAsia="zh-CN"/>
              </w:rPr>
              <w:t>ccept</w:t>
            </w:r>
            <w:r>
              <w:rPr>
                <w:rFonts w:eastAsia="SimSun"/>
                <w:lang w:val="en-US" w:eastAsia="zh-CN"/>
              </w:rPr>
              <w:t>ed</w:t>
            </w:r>
          </w:p>
        </w:tc>
      </w:tr>
    </w:tbl>
    <w:p w14:paraId="666B8119" w14:textId="77777777" w:rsidR="00A36D9E" w:rsidRPr="00A36D9E" w:rsidRDefault="00A36D9E" w:rsidP="00A43805">
      <w:pPr>
        <w:spacing w:line="360" w:lineRule="auto"/>
        <w:jc w:val="both"/>
        <w:rPr>
          <w:rFonts w:eastAsia="SimSun"/>
          <w:lang w:eastAsia="ko-KR"/>
        </w:rPr>
      </w:pPr>
      <w:r w:rsidRPr="00A36D9E">
        <w:rPr>
          <w:rFonts w:eastAsia="SimSun"/>
          <w:lang w:eastAsia="ko-KR"/>
        </w:rPr>
        <w:t>Major issues of the draft Recommendation are summarized as follows.</w:t>
      </w:r>
    </w:p>
    <w:p w14:paraId="526B7FF3" w14:textId="37BF2B8C" w:rsidR="00E30DA1" w:rsidRPr="00E30DA1" w:rsidRDefault="006D64FB" w:rsidP="00E30DA1">
      <w:pPr>
        <w:numPr>
          <w:ilvl w:val="0"/>
          <w:numId w:val="33"/>
        </w:numPr>
        <w:tabs>
          <w:tab w:val="left" w:pos="480"/>
          <w:tab w:val="left" w:pos="1134"/>
          <w:tab w:val="left" w:pos="1871"/>
          <w:tab w:val="left" w:pos="2268"/>
        </w:tabs>
        <w:adjustRightInd w:val="0"/>
        <w:spacing w:before="0" w:line="360" w:lineRule="auto"/>
        <w:rPr>
          <w:rFonts w:eastAsia="SimSun"/>
          <w:lang w:val="en-US" w:eastAsia="zh-CN"/>
        </w:rPr>
      </w:pPr>
      <w:r w:rsidRPr="006D64FB">
        <w:rPr>
          <w:rFonts w:eastAsia="SimSun"/>
          <w:lang w:val="en-US" w:eastAsia="zh-CN"/>
        </w:rPr>
        <w:t xml:space="preserve">Abbreviations and acronyms </w:t>
      </w:r>
      <w:r w:rsidR="00DA3220">
        <w:rPr>
          <w:rFonts w:eastAsia="SimSun"/>
          <w:lang w:val="en-US" w:eastAsia="zh-CN"/>
        </w:rPr>
        <w:t>are</w:t>
      </w:r>
      <w:r>
        <w:rPr>
          <w:rFonts w:eastAsia="SimSun"/>
          <w:lang w:val="en-US" w:eastAsia="zh-CN"/>
        </w:rPr>
        <w:t xml:space="preserve"> added </w:t>
      </w:r>
      <w:r w:rsidRPr="006D64FB">
        <w:rPr>
          <w:rFonts w:eastAsia="SimSun"/>
          <w:lang w:val="en-US" w:eastAsia="zh-CN"/>
        </w:rPr>
        <w:t>in clause 4</w:t>
      </w:r>
      <w:r w:rsidR="00DA3220">
        <w:rPr>
          <w:rFonts w:eastAsia="SimSun"/>
          <w:lang w:val="en-US" w:eastAsia="zh-CN"/>
        </w:rPr>
        <w:t>;</w:t>
      </w:r>
    </w:p>
    <w:p w14:paraId="01185BF5" w14:textId="773D5D28" w:rsidR="00E30DA1" w:rsidRDefault="00DA3220" w:rsidP="00E30DA1">
      <w:pPr>
        <w:numPr>
          <w:ilvl w:val="0"/>
          <w:numId w:val="33"/>
        </w:numPr>
        <w:tabs>
          <w:tab w:val="left" w:pos="480"/>
          <w:tab w:val="left" w:pos="1134"/>
          <w:tab w:val="left" w:pos="1871"/>
          <w:tab w:val="left" w:pos="2268"/>
        </w:tabs>
        <w:adjustRightInd w:val="0"/>
        <w:spacing w:before="0" w:line="360" w:lineRule="auto"/>
        <w:rPr>
          <w:rFonts w:eastAsia="SimSun"/>
          <w:lang w:val="en-US" w:eastAsia="zh-CN"/>
        </w:rPr>
      </w:pPr>
      <w:r>
        <w:rPr>
          <w:rFonts w:eastAsia="SimSun"/>
          <w:lang w:val="en-US" w:eastAsia="zh-CN"/>
        </w:rPr>
        <w:t>Add NFV test objective based on NFV architecture in clause 6 to give a whole picture of NFV testing;</w:t>
      </w:r>
    </w:p>
    <w:p w14:paraId="63B15395" w14:textId="0FAC0AE0" w:rsidR="00DA3220" w:rsidRPr="00E30DA1" w:rsidRDefault="00DA3220" w:rsidP="00E30DA1">
      <w:pPr>
        <w:numPr>
          <w:ilvl w:val="0"/>
          <w:numId w:val="33"/>
        </w:numPr>
        <w:tabs>
          <w:tab w:val="left" w:pos="480"/>
          <w:tab w:val="left" w:pos="1134"/>
          <w:tab w:val="left" w:pos="1871"/>
          <w:tab w:val="left" w:pos="2268"/>
        </w:tabs>
        <w:adjustRightInd w:val="0"/>
        <w:spacing w:before="0" w:line="360" w:lineRule="auto"/>
        <w:rPr>
          <w:rFonts w:eastAsia="SimSun"/>
          <w:lang w:val="en-US" w:eastAsia="zh-CN"/>
        </w:rPr>
      </w:pPr>
      <w:r>
        <w:rPr>
          <w:rFonts w:eastAsia="SimSun" w:hint="eastAsia"/>
          <w:lang w:val="en-US" w:eastAsia="zh-CN"/>
        </w:rPr>
        <w:t>M</w:t>
      </w:r>
      <w:r>
        <w:rPr>
          <w:rFonts w:eastAsia="SimSun"/>
          <w:lang w:val="en-US" w:eastAsia="zh-CN"/>
        </w:rPr>
        <w:t>ore NFV automated testing scenarios are given in clause 7;</w:t>
      </w:r>
    </w:p>
    <w:p w14:paraId="1493BC4C" w14:textId="625AC05C" w:rsidR="00A43805" w:rsidRPr="00A43805" w:rsidRDefault="00DA3220" w:rsidP="00E30DA1">
      <w:pPr>
        <w:numPr>
          <w:ilvl w:val="0"/>
          <w:numId w:val="33"/>
        </w:numPr>
        <w:tabs>
          <w:tab w:val="left" w:pos="480"/>
          <w:tab w:val="left" w:pos="1134"/>
          <w:tab w:val="left" w:pos="1871"/>
          <w:tab w:val="left" w:pos="2268"/>
        </w:tabs>
        <w:adjustRightInd w:val="0"/>
        <w:spacing w:before="0" w:line="360" w:lineRule="auto"/>
        <w:rPr>
          <w:rFonts w:eastAsia="SimSun"/>
          <w:lang w:val="en-US" w:eastAsia="zh-CN"/>
        </w:rPr>
      </w:pPr>
      <w:r>
        <w:rPr>
          <w:rFonts w:eastAsia="SimSun"/>
          <w:lang w:val="en-US" w:eastAsia="zh-CN"/>
        </w:rPr>
        <w:t>Refine requirement description and add more requirements in clause 8</w:t>
      </w:r>
      <w:r w:rsidR="00E30DA1" w:rsidRPr="00E30DA1">
        <w:rPr>
          <w:rFonts w:eastAsia="SimSun"/>
          <w:lang w:val="en-US" w:eastAsia="zh-CN"/>
        </w:rPr>
        <w:t>.</w:t>
      </w:r>
    </w:p>
    <w:p w14:paraId="7D70DCBF" w14:textId="77777777" w:rsidR="00A36D9E" w:rsidRPr="00A36D9E" w:rsidRDefault="00A36D9E" w:rsidP="00A43805">
      <w:pPr>
        <w:spacing w:line="360" w:lineRule="auto"/>
        <w:jc w:val="both"/>
        <w:rPr>
          <w:rFonts w:eastAsia="SimSun"/>
          <w:lang w:val="en-US" w:eastAsia="zh-CN"/>
        </w:rPr>
      </w:pPr>
      <w:r w:rsidRPr="00A36D9E">
        <w:rPr>
          <w:rFonts w:eastAsia="SimSun" w:hint="eastAsia"/>
          <w:lang w:eastAsia="ko-KR"/>
        </w:rPr>
        <w:t xml:space="preserve">It is </w:t>
      </w:r>
      <w:r w:rsidRPr="00A36D9E">
        <w:rPr>
          <w:rFonts w:eastAsia="SimSun"/>
          <w:lang w:eastAsia="ko-KR"/>
        </w:rPr>
        <w:t>recommend</w:t>
      </w:r>
      <w:r w:rsidRPr="00A36D9E">
        <w:rPr>
          <w:rFonts w:eastAsia="SimSun" w:hint="eastAsia"/>
          <w:lang w:eastAsia="ko-KR"/>
        </w:rPr>
        <w:t>ed that future contributions cover following topics</w:t>
      </w:r>
      <w:r w:rsidRPr="00A36D9E">
        <w:rPr>
          <w:rFonts w:eastAsia="SimSun" w:hint="eastAsia"/>
          <w:lang w:val="en-US" w:eastAsia="zh-CN"/>
        </w:rPr>
        <w:t>:</w:t>
      </w:r>
    </w:p>
    <w:p w14:paraId="3EFAA780" w14:textId="63850DAF" w:rsidR="00A43805" w:rsidRDefault="00DA3220" w:rsidP="00A43805">
      <w:pPr>
        <w:numPr>
          <w:ilvl w:val="0"/>
          <w:numId w:val="33"/>
        </w:numPr>
        <w:tabs>
          <w:tab w:val="left" w:pos="480"/>
          <w:tab w:val="left" w:pos="1134"/>
          <w:tab w:val="left" w:pos="1871"/>
          <w:tab w:val="left" w:pos="2268"/>
        </w:tabs>
        <w:adjustRightInd w:val="0"/>
        <w:spacing w:before="0" w:line="360" w:lineRule="auto"/>
        <w:rPr>
          <w:rFonts w:eastAsia="SimSun"/>
          <w:lang w:val="en-US" w:eastAsia="zh-CN"/>
        </w:rPr>
      </w:pPr>
      <w:r w:rsidRPr="00DA3220">
        <w:rPr>
          <w:rFonts w:eastAsia="SimSun"/>
          <w:lang w:val="en-US" w:eastAsia="zh-CN"/>
        </w:rPr>
        <w:t>Enhance</w:t>
      </w:r>
      <w:r>
        <w:rPr>
          <w:rFonts w:eastAsia="SimSun"/>
          <w:lang w:val="en-US" w:eastAsia="zh-CN"/>
        </w:rPr>
        <w:t xml:space="preserve"> </w:t>
      </w:r>
      <w:r w:rsidRPr="00DA3220">
        <w:rPr>
          <w:rFonts w:eastAsia="SimSun"/>
          <w:lang w:val="en-US" w:eastAsia="zh-CN"/>
        </w:rPr>
        <w:t xml:space="preserve">the descriptions </w:t>
      </w:r>
      <w:r w:rsidR="00E608F5">
        <w:rPr>
          <w:rFonts w:eastAsia="SimSun"/>
          <w:lang w:val="en-US" w:eastAsia="zh-CN"/>
        </w:rPr>
        <w:t>in</w:t>
      </w:r>
      <w:r w:rsidRPr="00DA3220">
        <w:rPr>
          <w:rFonts w:eastAsia="SimSun"/>
          <w:lang w:val="en-US" w:eastAsia="zh-CN"/>
        </w:rPr>
        <w:t xml:space="preserve"> the main body</w:t>
      </w:r>
      <w:r w:rsidR="00E608F5">
        <w:rPr>
          <w:rFonts w:eastAsia="SimSun"/>
          <w:lang w:val="en-US" w:eastAsia="zh-CN"/>
        </w:rPr>
        <w:t xml:space="preserve"> for consent</w:t>
      </w:r>
      <w:r w:rsidR="00E30DA1">
        <w:rPr>
          <w:rFonts w:eastAsia="SimSun"/>
          <w:lang w:val="en-US" w:eastAsia="zh-CN"/>
        </w:rPr>
        <w:t>;</w:t>
      </w:r>
    </w:p>
    <w:p w14:paraId="00052207" w14:textId="087D0377" w:rsidR="00A36D9E" w:rsidRPr="00A43805" w:rsidRDefault="00A36D9E" w:rsidP="00A43805">
      <w:pPr>
        <w:numPr>
          <w:ilvl w:val="0"/>
          <w:numId w:val="33"/>
        </w:numPr>
        <w:tabs>
          <w:tab w:val="left" w:pos="480"/>
          <w:tab w:val="left" w:pos="1134"/>
          <w:tab w:val="left" w:pos="1871"/>
          <w:tab w:val="left" w:pos="2268"/>
        </w:tabs>
        <w:adjustRightInd w:val="0"/>
        <w:spacing w:before="0" w:line="360" w:lineRule="auto"/>
        <w:rPr>
          <w:rFonts w:eastAsia="SimSun"/>
          <w:lang w:val="en-US" w:eastAsia="zh-CN"/>
        </w:rPr>
      </w:pPr>
      <w:r w:rsidRPr="00A43805">
        <w:rPr>
          <w:rFonts w:eastAsia="SimSun" w:hint="eastAsia"/>
          <w:lang w:val="en-US" w:eastAsia="zh-CN"/>
        </w:rPr>
        <w:t>But not limited to.</w:t>
      </w:r>
    </w:p>
    <w:p w14:paraId="0EF3EA4D" w14:textId="23693AD2" w:rsidR="00A36D9E" w:rsidRDefault="00A36D9E">
      <w:pPr>
        <w:spacing w:before="0" w:after="160" w:line="259" w:lineRule="auto"/>
        <w:rPr>
          <w:rFonts w:eastAsia="MS Mincho"/>
        </w:rPr>
      </w:pPr>
      <w:r>
        <w:rPr>
          <w:rFonts w:eastAsia="MS Mincho"/>
        </w:rPr>
        <w:br w:type="page"/>
      </w:r>
    </w:p>
    <w:p w14:paraId="6ED8FAEE" w14:textId="0A0220AA" w:rsidR="00A36D9E" w:rsidRPr="00A36D9E" w:rsidRDefault="00A36D9E" w:rsidP="00A36D9E">
      <w:pPr>
        <w:rPr>
          <w:rFonts w:eastAsia="SimSun"/>
          <w:b/>
          <w:bCs/>
          <w:sz w:val="28"/>
          <w:szCs w:val="28"/>
          <w:lang w:val="en-US" w:eastAsia="zh-CN"/>
        </w:rPr>
      </w:pPr>
      <w:r w:rsidRPr="00A36D9E">
        <w:rPr>
          <w:rFonts w:eastAsia="SimSun"/>
          <w:b/>
          <w:bCs/>
          <w:sz w:val="28"/>
          <w:szCs w:val="28"/>
          <w:lang w:val="en-US" w:eastAsia="zh-CN"/>
        </w:rPr>
        <w:lastRenderedPageBreak/>
        <w:t>Draft Recommendation ITU-T Q.N-att-framework</w:t>
      </w:r>
    </w:p>
    <w:p w14:paraId="151F7613" w14:textId="77777777" w:rsidR="00A36D9E" w:rsidRPr="00A36D9E" w:rsidRDefault="00A36D9E" w:rsidP="00A36D9E">
      <w:pPr>
        <w:jc w:val="center"/>
        <w:rPr>
          <w:rFonts w:eastAsia="SimSun"/>
          <w:b/>
          <w:bCs/>
          <w:sz w:val="28"/>
          <w:szCs w:val="28"/>
          <w:lang w:val="en-US" w:eastAsia="zh-CN"/>
        </w:rPr>
      </w:pPr>
      <w:r w:rsidRPr="00A36D9E">
        <w:rPr>
          <w:rFonts w:eastAsia="SimSun"/>
          <w:b/>
          <w:bCs/>
          <w:sz w:val="28"/>
          <w:szCs w:val="28"/>
          <w:lang w:val="en-US" w:eastAsia="zh-CN"/>
        </w:rPr>
        <w:t>Framework of NFV automated testing</w:t>
      </w:r>
    </w:p>
    <w:p w14:paraId="730162E2" w14:textId="77777777" w:rsidR="00A36D9E" w:rsidRPr="00A36D9E" w:rsidRDefault="00A36D9E" w:rsidP="00A36D9E">
      <w:pPr>
        <w:rPr>
          <w:rFonts w:eastAsia="SimSun"/>
          <w:b/>
          <w:bCs/>
          <w:lang w:val="en-US" w:eastAsia="zh-CN"/>
        </w:rPr>
      </w:pPr>
      <w:r w:rsidRPr="00A36D9E">
        <w:rPr>
          <w:rFonts w:eastAsia="SimSun" w:hint="eastAsia"/>
          <w:b/>
          <w:bCs/>
          <w:lang w:val="en-US" w:eastAsia="zh-CN"/>
        </w:rPr>
        <w:t>Summary</w:t>
      </w:r>
    </w:p>
    <w:p w14:paraId="173B69D8" w14:textId="77777777" w:rsidR="00A36D9E" w:rsidRPr="00A36D9E" w:rsidRDefault="00A36D9E" w:rsidP="001D08B5">
      <w:pPr>
        <w:jc w:val="both"/>
        <w:rPr>
          <w:rFonts w:eastAsia="SimSun"/>
          <w:sz w:val="20"/>
          <w:lang w:val="en-US" w:eastAsia="zh-CN"/>
        </w:rPr>
      </w:pPr>
      <w:r w:rsidRPr="00A36D9E">
        <w:rPr>
          <w:rFonts w:eastAsia="SimSun"/>
          <w:lang w:val="en-US" w:eastAsia="zh-CN"/>
        </w:rPr>
        <w:t>The purpose of this Recommendation is to provide a framework for NFV automated testing. Firstly, as a high-level demand, design consideration for NFV automated testing is analyzed. Then, framework requirements for NFV automated testing will be derived based on the use case. Besides, reference framework and reference implementation of NFV automated testing will also be introduced</w:t>
      </w:r>
      <w:r w:rsidRPr="00A36D9E">
        <w:rPr>
          <w:rFonts w:eastAsia="SimSun"/>
          <w:sz w:val="20"/>
          <w:lang w:val="en-US" w:eastAsia="zh-CN"/>
        </w:rPr>
        <w:t>.</w:t>
      </w:r>
    </w:p>
    <w:p w14:paraId="5D58531E" w14:textId="77777777" w:rsidR="00A36D9E" w:rsidRPr="00A36D9E" w:rsidRDefault="00A36D9E" w:rsidP="00A36D9E">
      <w:pPr>
        <w:rPr>
          <w:rFonts w:eastAsia="SimSun"/>
          <w:b/>
          <w:bCs/>
          <w:lang w:val="en-US" w:eastAsia="zh-CN"/>
        </w:rPr>
      </w:pPr>
      <w:r w:rsidRPr="00A36D9E">
        <w:rPr>
          <w:rFonts w:eastAsia="SimSun" w:hint="eastAsia"/>
          <w:b/>
          <w:bCs/>
          <w:lang w:val="en-US" w:eastAsia="zh-CN"/>
        </w:rPr>
        <w:t>Keywords</w:t>
      </w:r>
    </w:p>
    <w:p w14:paraId="207982F6" w14:textId="77777777" w:rsidR="00A36D9E" w:rsidRPr="00A36D9E" w:rsidRDefault="00A36D9E" w:rsidP="00A36D9E">
      <w:pPr>
        <w:rPr>
          <w:rFonts w:eastAsia="SimSun"/>
          <w:lang w:val="en-US" w:eastAsia="zh-CN"/>
        </w:rPr>
      </w:pPr>
      <w:r w:rsidRPr="00A36D9E">
        <w:rPr>
          <w:rFonts w:eastAsia="SimSun" w:hint="eastAsia"/>
          <w:lang w:val="en-US" w:eastAsia="zh-CN"/>
        </w:rPr>
        <w:t>NFV, automated testing, framework</w:t>
      </w:r>
    </w:p>
    <w:p w14:paraId="17024662" w14:textId="2F5E2261" w:rsidR="00A36D9E" w:rsidRDefault="00A36D9E">
      <w:pPr>
        <w:spacing w:before="0" w:after="160" w:line="259" w:lineRule="auto"/>
        <w:rPr>
          <w:rFonts w:eastAsia="MS Mincho"/>
        </w:rPr>
      </w:pPr>
      <w:r>
        <w:rPr>
          <w:rFonts w:eastAsia="MS Mincho"/>
        </w:rPr>
        <w:br w:type="page"/>
      </w:r>
    </w:p>
    <w:sdt>
      <w:sdtPr>
        <w:rPr>
          <w:rFonts w:eastAsia="SimSun"/>
          <w:b/>
          <w:lang w:eastAsia="en-US"/>
        </w:rPr>
        <w:id w:val="-1000427283"/>
        <w:docPartObj>
          <w:docPartGallery w:val="Table of Contents"/>
          <w:docPartUnique/>
        </w:docPartObj>
      </w:sdtPr>
      <w:sdtEndPr>
        <w:rPr>
          <w:rFonts w:eastAsiaTheme="minorEastAsia"/>
          <w:b w:val="0"/>
          <w:lang w:eastAsia="ja-JP"/>
        </w:rPr>
      </w:sdtEndPr>
      <w:sdtContent>
        <w:p w14:paraId="6CA5FCE7" w14:textId="77777777" w:rsidR="00A36D9E" w:rsidRPr="004238FC" w:rsidRDefault="00A36D9E" w:rsidP="00A36D9E">
          <w:pPr>
            <w:jc w:val="center"/>
            <w:rPr>
              <w:rFonts w:eastAsia="SimSun"/>
              <w:b/>
              <w:lang w:eastAsia="en-US"/>
            </w:rPr>
          </w:pPr>
          <w:r w:rsidRPr="004238FC">
            <w:rPr>
              <w:rFonts w:eastAsia="SimSun"/>
              <w:b/>
              <w:lang w:eastAsia="en-US"/>
            </w:rPr>
            <w:t>Table of Contents</w:t>
          </w:r>
        </w:p>
        <w:p w14:paraId="36E42939" w14:textId="77777777" w:rsidR="00A36D9E" w:rsidRPr="004238FC" w:rsidRDefault="00A36D9E" w:rsidP="00A36D9E">
          <w:pPr>
            <w:keepLines/>
            <w:tabs>
              <w:tab w:val="right" w:pos="9639"/>
            </w:tabs>
            <w:ind w:right="992"/>
            <w:rPr>
              <w:rFonts w:eastAsia="SimSun"/>
              <w:b/>
              <w:lang w:eastAsia="en-US"/>
            </w:rPr>
          </w:pPr>
          <w:r w:rsidRPr="004238FC">
            <w:rPr>
              <w:rFonts w:eastAsia="SimSun"/>
              <w:b/>
              <w:lang w:eastAsia="en-US"/>
            </w:rPr>
            <w:tab/>
            <w:t>Page</w:t>
          </w:r>
        </w:p>
        <w:p w14:paraId="23701DE9" w14:textId="035EC0F2" w:rsidR="004A09A8" w:rsidRDefault="00A36D9E">
          <w:pPr>
            <w:pStyle w:val="TOC1"/>
            <w:rPr>
              <w:rFonts w:asciiTheme="minorHAnsi" w:eastAsiaTheme="minorEastAsia" w:hAnsiTheme="minorHAnsi" w:cstheme="minorBidi"/>
              <w:kern w:val="2"/>
              <w:sz w:val="21"/>
              <w:szCs w:val="22"/>
              <w:lang w:val="en-US" w:eastAsia="zh-CN"/>
            </w:rPr>
          </w:pPr>
          <w:r>
            <w:rPr>
              <w:rFonts w:eastAsia="Times New Roman"/>
              <w:bCs/>
              <w:szCs w:val="24"/>
            </w:rPr>
            <w:fldChar w:fldCharType="begin"/>
          </w:r>
          <w:r>
            <w:instrText xml:space="preserve"> TOC \o "1-2" \h \z \u </w:instrText>
          </w:r>
          <w:r>
            <w:rPr>
              <w:rFonts w:eastAsia="Times New Roman"/>
              <w:bCs/>
              <w:szCs w:val="24"/>
            </w:rPr>
            <w:fldChar w:fldCharType="separate"/>
          </w:r>
          <w:hyperlink w:anchor="_Toc108164379" w:history="1">
            <w:r w:rsidR="004A09A8" w:rsidRPr="00F119B0">
              <w:rPr>
                <w:rStyle w:val="Hyperlink"/>
                <w:rFonts w:eastAsia="SimSun"/>
              </w:rPr>
              <w:t>1.</w:t>
            </w:r>
            <w:r w:rsidR="004A09A8">
              <w:rPr>
                <w:rFonts w:asciiTheme="minorHAnsi" w:eastAsiaTheme="minorEastAsia" w:hAnsiTheme="minorHAnsi" w:cstheme="minorBidi"/>
                <w:kern w:val="2"/>
                <w:sz w:val="21"/>
                <w:szCs w:val="22"/>
                <w:lang w:val="en-US" w:eastAsia="zh-CN"/>
              </w:rPr>
              <w:tab/>
            </w:r>
            <w:r w:rsidR="004A09A8" w:rsidRPr="00F119B0">
              <w:rPr>
                <w:rStyle w:val="Hyperlink"/>
                <w:rFonts w:eastAsia="SimSun"/>
                <w:lang w:val="en-US" w:eastAsia="zh-CN"/>
              </w:rPr>
              <w:t>S</w:t>
            </w:r>
            <w:r w:rsidR="004A09A8" w:rsidRPr="00F119B0">
              <w:rPr>
                <w:rStyle w:val="Hyperlink"/>
              </w:rPr>
              <w:t>cope</w:t>
            </w:r>
            <w:r w:rsidR="004A09A8">
              <w:rPr>
                <w:webHidden/>
              </w:rPr>
              <w:tab/>
            </w:r>
            <w:r w:rsidR="004A09A8">
              <w:rPr>
                <w:webHidden/>
              </w:rPr>
              <w:fldChar w:fldCharType="begin"/>
            </w:r>
            <w:r w:rsidR="004A09A8">
              <w:rPr>
                <w:webHidden/>
              </w:rPr>
              <w:instrText xml:space="preserve"> PAGEREF _Toc108164379 \h </w:instrText>
            </w:r>
            <w:r w:rsidR="004A09A8">
              <w:rPr>
                <w:webHidden/>
              </w:rPr>
            </w:r>
            <w:r w:rsidR="004A09A8">
              <w:rPr>
                <w:webHidden/>
              </w:rPr>
              <w:fldChar w:fldCharType="separate"/>
            </w:r>
            <w:r w:rsidR="004A09A8">
              <w:rPr>
                <w:webHidden/>
              </w:rPr>
              <w:t>5</w:t>
            </w:r>
            <w:r w:rsidR="004A09A8">
              <w:rPr>
                <w:webHidden/>
              </w:rPr>
              <w:fldChar w:fldCharType="end"/>
            </w:r>
          </w:hyperlink>
        </w:p>
        <w:p w14:paraId="1F382639" w14:textId="347E6FF6" w:rsidR="004A09A8" w:rsidRDefault="00BE18D5">
          <w:pPr>
            <w:pStyle w:val="TOC1"/>
            <w:rPr>
              <w:rFonts w:asciiTheme="minorHAnsi" w:eastAsiaTheme="minorEastAsia" w:hAnsiTheme="minorHAnsi" w:cstheme="minorBidi"/>
              <w:kern w:val="2"/>
              <w:sz w:val="21"/>
              <w:szCs w:val="22"/>
              <w:lang w:val="en-US" w:eastAsia="zh-CN"/>
            </w:rPr>
          </w:pPr>
          <w:hyperlink w:anchor="_Toc108164380" w:history="1">
            <w:r w:rsidR="004A09A8" w:rsidRPr="00F119B0">
              <w:rPr>
                <w:rStyle w:val="Hyperlink"/>
                <w:rFonts w:eastAsia="SimSun"/>
              </w:rPr>
              <w:t>2.</w:t>
            </w:r>
            <w:r w:rsidR="004A09A8">
              <w:rPr>
                <w:rFonts w:asciiTheme="minorHAnsi" w:eastAsiaTheme="minorEastAsia" w:hAnsiTheme="minorHAnsi" w:cstheme="minorBidi"/>
                <w:kern w:val="2"/>
                <w:sz w:val="21"/>
                <w:szCs w:val="22"/>
                <w:lang w:val="en-US" w:eastAsia="zh-CN"/>
              </w:rPr>
              <w:tab/>
            </w:r>
            <w:r w:rsidR="004A09A8" w:rsidRPr="00F119B0">
              <w:rPr>
                <w:rStyle w:val="Hyperlink"/>
              </w:rPr>
              <w:t>Reference</w:t>
            </w:r>
            <w:r w:rsidR="004A09A8">
              <w:rPr>
                <w:webHidden/>
              </w:rPr>
              <w:tab/>
            </w:r>
            <w:r w:rsidR="004A09A8">
              <w:rPr>
                <w:webHidden/>
              </w:rPr>
              <w:fldChar w:fldCharType="begin"/>
            </w:r>
            <w:r w:rsidR="004A09A8">
              <w:rPr>
                <w:webHidden/>
              </w:rPr>
              <w:instrText xml:space="preserve"> PAGEREF _Toc108164380 \h </w:instrText>
            </w:r>
            <w:r w:rsidR="004A09A8">
              <w:rPr>
                <w:webHidden/>
              </w:rPr>
            </w:r>
            <w:r w:rsidR="004A09A8">
              <w:rPr>
                <w:webHidden/>
              </w:rPr>
              <w:fldChar w:fldCharType="separate"/>
            </w:r>
            <w:r w:rsidR="004A09A8">
              <w:rPr>
                <w:webHidden/>
              </w:rPr>
              <w:t>5</w:t>
            </w:r>
            <w:r w:rsidR="004A09A8">
              <w:rPr>
                <w:webHidden/>
              </w:rPr>
              <w:fldChar w:fldCharType="end"/>
            </w:r>
          </w:hyperlink>
        </w:p>
        <w:p w14:paraId="481F237C" w14:textId="6B6DB0E2" w:rsidR="004A09A8" w:rsidRDefault="00BE18D5">
          <w:pPr>
            <w:pStyle w:val="TOC1"/>
            <w:rPr>
              <w:rFonts w:asciiTheme="minorHAnsi" w:eastAsiaTheme="minorEastAsia" w:hAnsiTheme="minorHAnsi" w:cstheme="minorBidi"/>
              <w:kern w:val="2"/>
              <w:sz w:val="21"/>
              <w:szCs w:val="22"/>
              <w:lang w:val="en-US" w:eastAsia="zh-CN"/>
            </w:rPr>
          </w:pPr>
          <w:hyperlink w:anchor="_Toc108164381" w:history="1">
            <w:r w:rsidR="004A09A8" w:rsidRPr="00F119B0">
              <w:rPr>
                <w:rStyle w:val="Hyperlink"/>
                <w:rFonts w:eastAsia="SimSun"/>
              </w:rPr>
              <w:t>3.</w:t>
            </w:r>
            <w:r w:rsidR="004A09A8">
              <w:rPr>
                <w:rFonts w:asciiTheme="minorHAnsi" w:eastAsiaTheme="minorEastAsia" w:hAnsiTheme="minorHAnsi" w:cstheme="minorBidi"/>
                <w:kern w:val="2"/>
                <w:sz w:val="21"/>
                <w:szCs w:val="22"/>
                <w:lang w:val="en-US" w:eastAsia="zh-CN"/>
              </w:rPr>
              <w:tab/>
            </w:r>
            <w:r w:rsidR="004A09A8" w:rsidRPr="00F119B0">
              <w:rPr>
                <w:rStyle w:val="Hyperlink"/>
              </w:rPr>
              <w:t>Definition</w:t>
            </w:r>
            <w:r w:rsidR="004A09A8">
              <w:rPr>
                <w:webHidden/>
              </w:rPr>
              <w:tab/>
            </w:r>
            <w:r w:rsidR="004A09A8">
              <w:rPr>
                <w:webHidden/>
              </w:rPr>
              <w:fldChar w:fldCharType="begin"/>
            </w:r>
            <w:r w:rsidR="004A09A8">
              <w:rPr>
                <w:webHidden/>
              </w:rPr>
              <w:instrText xml:space="preserve"> PAGEREF _Toc108164381 \h </w:instrText>
            </w:r>
            <w:r w:rsidR="004A09A8">
              <w:rPr>
                <w:webHidden/>
              </w:rPr>
            </w:r>
            <w:r w:rsidR="004A09A8">
              <w:rPr>
                <w:webHidden/>
              </w:rPr>
              <w:fldChar w:fldCharType="separate"/>
            </w:r>
            <w:r w:rsidR="004A09A8">
              <w:rPr>
                <w:webHidden/>
              </w:rPr>
              <w:t>5</w:t>
            </w:r>
            <w:r w:rsidR="004A09A8">
              <w:rPr>
                <w:webHidden/>
              </w:rPr>
              <w:fldChar w:fldCharType="end"/>
            </w:r>
          </w:hyperlink>
        </w:p>
        <w:p w14:paraId="6DA13086" w14:textId="6BE7E32D" w:rsidR="004A09A8" w:rsidRDefault="00BE18D5">
          <w:pPr>
            <w:pStyle w:val="TOC1"/>
            <w:rPr>
              <w:rFonts w:asciiTheme="minorHAnsi" w:eastAsiaTheme="minorEastAsia" w:hAnsiTheme="minorHAnsi" w:cstheme="minorBidi"/>
              <w:kern w:val="2"/>
              <w:sz w:val="21"/>
              <w:szCs w:val="22"/>
              <w:lang w:val="en-US" w:eastAsia="zh-CN"/>
            </w:rPr>
          </w:pPr>
          <w:hyperlink w:anchor="_Toc108164382" w:history="1">
            <w:r w:rsidR="004A09A8" w:rsidRPr="00F119B0">
              <w:rPr>
                <w:rStyle w:val="Hyperlink"/>
                <w:rFonts w:eastAsia="SimSun"/>
              </w:rPr>
              <w:t>3.1.</w:t>
            </w:r>
            <w:r w:rsidR="004A09A8">
              <w:rPr>
                <w:rFonts w:asciiTheme="minorHAnsi" w:eastAsiaTheme="minorEastAsia" w:hAnsiTheme="minorHAnsi" w:cstheme="minorBidi"/>
                <w:kern w:val="2"/>
                <w:sz w:val="21"/>
                <w:szCs w:val="22"/>
                <w:lang w:val="en-US" w:eastAsia="zh-CN"/>
              </w:rPr>
              <w:tab/>
            </w:r>
            <w:r w:rsidR="004A09A8" w:rsidRPr="00F119B0">
              <w:rPr>
                <w:rStyle w:val="Hyperlink"/>
              </w:rPr>
              <w:t>Terms defined elsewhere</w:t>
            </w:r>
            <w:r w:rsidR="004A09A8">
              <w:rPr>
                <w:webHidden/>
              </w:rPr>
              <w:tab/>
            </w:r>
            <w:r w:rsidR="004A09A8">
              <w:rPr>
                <w:webHidden/>
              </w:rPr>
              <w:fldChar w:fldCharType="begin"/>
            </w:r>
            <w:r w:rsidR="004A09A8">
              <w:rPr>
                <w:webHidden/>
              </w:rPr>
              <w:instrText xml:space="preserve"> PAGEREF _Toc108164382 \h </w:instrText>
            </w:r>
            <w:r w:rsidR="004A09A8">
              <w:rPr>
                <w:webHidden/>
              </w:rPr>
            </w:r>
            <w:r w:rsidR="004A09A8">
              <w:rPr>
                <w:webHidden/>
              </w:rPr>
              <w:fldChar w:fldCharType="separate"/>
            </w:r>
            <w:r w:rsidR="004A09A8">
              <w:rPr>
                <w:webHidden/>
              </w:rPr>
              <w:t>5</w:t>
            </w:r>
            <w:r w:rsidR="004A09A8">
              <w:rPr>
                <w:webHidden/>
              </w:rPr>
              <w:fldChar w:fldCharType="end"/>
            </w:r>
          </w:hyperlink>
        </w:p>
        <w:p w14:paraId="5BCF74C5" w14:textId="02498B2C" w:rsidR="004A09A8" w:rsidRDefault="00BE18D5">
          <w:pPr>
            <w:pStyle w:val="TOC1"/>
            <w:rPr>
              <w:rFonts w:asciiTheme="minorHAnsi" w:eastAsiaTheme="minorEastAsia" w:hAnsiTheme="minorHAnsi" w:cstheme="minorBidi"/>
              <w:kern w:val="2"/>
              <w:sz w:val="21"/>
              <w:szCs w:val="22"/>
              <w:lang w:val="en-US" w:eastAsia="zh-CN"/>
            </w:rPr>
          </w:pPr>
          <w:hyperlink w:anchor="_Toc108164383" w:history="1">
            <w:r w:rsidR="004A09A8" w:rsidRPr="00F119B0">
              <w:rPr>
                <w:rStyle w:val="Hyperlink"/>
                <w:rFonts w:eastAsia="SimSun"/>
              </w:rPr>
              <w:t>3.2.</w:t>
            </w:r>
            <w:r w:rsidR="004A09A8">
              <w:rPr>
                <w:rFonts w:asciiTheme="minorHAnsi" w:eastAsiaTheme="minorEastAsia" w:hAnsiTheme="minorHAnsi" w:cstheme="minorBidi"/>
                <w:kern w:val="2"/>
                <w:sz w:val="21"/>
                <w:szCs w:val="22"/>
                <w:lang w:val="en-US" w:eastAsia="zh-CN"/>
              </w:rPr>
              <w:tab/>
            </w:r>
            <w:r w:rsidR="004A09A8" w:rsidRPr="00F119B0">
              <w:rPr>
                <w:rStyle w:val="Hyperlink"/>
              </w:rPr>
              <w:t>Terms defined in this Recommendation</w:t>
            </w:r>
            <w:r w:rsidR="004A09A8">
              <w:rPr>
                <w:webHidden/>
              </w:rPr>
              <w:tab/>
            </w:r>
            <w:r w:rsidR="004A09A8">
              <w:rPr>
                <w:webHidden/>
              </w:rPr>
              <w:fldChar w:fldCharType="begin"/>
            </w:r>
            <w:r w:rsidR="004A09A8">
              <w:rPr>
                <w:webHidden/>
              </w:rPr>
              <w:instrText xml:space="preserve"> PAGEREF _Toc108164383 \h </w:instrText>
            </w:r>
            <w:r w:rsidR="004A09A8">
              <w:rPr>
                <w:webHidden/>
              </w:rPr>
            </w:r>
            <w:r w:rsidR="004A09A8">
              <w:rPr>
                <w:webHidden/>
              </w:rPr>
              <w:fldChar w:fldCharType="separate"/>
            </w:r>
            <w:r w:rsidR="004A09A8">
              <w:rPr>
                <w:webHidden/>
              </w:rPr>
              <w:t>5</w:t>
            </w:r>
            <w:r w:rsidR="004A09A8">
              <w:rPr>
                <w:webHidden/>
              </w:rPr>
              <w:fldChar w:fldCharType="end"/>
            </w:r>
          </w:hyperlink>
        </w:p>
        <w:p w14:paraId="40BF9F94" w14:textId="373EB97A" w:rsidR="004A09A8" w:rsidRDefault="00BE18D5">
          <w:pPr>
            <w:pStyle w:val="TOC1"/>
            <w:rPr>
              <w:rFonts w:asciiTheme="minorHAnsi" w:eastAsiaTheme="minorEastAsia" w:hAnsiTheme="minorHAnsi" w:cstheme="minorBidi"/>
              <w:kern w:val="2"/>
              <w:sz w:val="21"/>
              <w:szCs w:val="22"/>
              <w:lang w:val="en-US" w:eastAsia="zh-CN"/>
            </w:rPr>
          </w:pPr>
          <w:hyperlink w:anchor="_Toc108164384" w:history="1">
            <w:r w:rsidR="004A09A8" w:rsidRPr="00F119B0">
              <w:rPr>
                <w:rStyle w:val="Hyperlink"/>
                <w:rFonts w:eastAsia="SimSun"/>
              </w:rPr>
              <w:t>4.</w:t>
            </w:r>
            <w:r w:rsidR="004A09A8">
              <w:rPr>
                <w:rFonts w:asciiTheme="minorHAnsi" w:eastAsiaTheme="minorEastAsia" w:hAnsiTheme="minorHAnsi" w:cstheme="minorBidi"/>
                <w:kern w:val="2"/>
                <w:sz w:val="21"/>
                <w:szCs w:val="22"/>
                <w:lang w:val="en-US" w:eastAsia="zh-CN"/>
              </w:rPr>
              <w:tab/>
            </w:r>
            <w:r w:rsidR="004A09A8" w:rsidRPr="00F119B0">
              <w:rPr>
                <w:rStyle w:val="Hyperlink"/>
                <w:lang w:val="en-US" w:eastAsia="zh-CN"/>
              </w:rPr>
              <w:t>Abbreviations</w:t>
            </w:r>
            <w:r w:rsidR="004A09A8" w:rsidRPr="00F119B0">
              <w:rPr>
                <w:rStyle w:val="Hyperlink"/>
              </w:rPr>
              <w:t xml:space="preserve"> and acronyms</w:t>
            </w:r>
            <w:r w:rsidR="004A09A8">
              <w:rPr>
                <w:webHidden/>
              </w:rPr>
              <w:tab/>
            </w:r>
            <w:r w:rsidR="004A09A8">
              <w:rPr>
                <w:webHidden/>
              </w:rPr>
              <w:fldChar w:fldCharType="begin"/>
            </w:r>
            <w:r w:rsidR="004A09A8">
              <w:rPr>
                <w:webHidden/>
              </w:rPr>
              <w:instrText xml:space="preserve"> PAGEREF _Toc108164384 \h </w:instrText>
            </w:r>
            <w:r w:rsidR="004A09A8">
              <w:rPr>
                <w:webHidden/>
              </w:rPr>
            </w:r>
            <w:r w:rsidR="004A09A8">
              <w:rPr>
                <w:webHidden/>
              </w:rPr>
              <w:fldChar w:fldCharType="separate"/>
            </w:r>
            <w:r w:rsidR="004A09A8">
              <w:rPr>
                <w:webHidden/>
              </w:rPr>
              <w:t>6</w:t>
            </w:r>
            <w:r w:rsidR="004A09A8">
              <w:rPr>
                <w:webHidden/>
              </w:rPr>
              <w:fldChar w:fldCharType="end"/>
            </w:r>
          </w:hyperlink>
        </w:p>
        <w:p w14:paraId="1259CDD4" w14:textId="3A936FD1" w:rsidR="004A09A8" w:rsidRDefault="00BE18D5">
          <w:pPr>
            <w:pStyle w:val="TOC1"/>
            <w:rPr>
              <w:rFonts w:asciiTheme="minorHAnsi" w:eastAsiaTheme="minorEastAsia" w:hAnsiTheme="minorHAnsi" w:cstheme="minorBidi"/>
              <w:kern w:val="2"/>
              <w:sz w:val="21"/>
              <w:szCs w:val="22"/>
              <w:lang w:val="en-US" w:eastAsia="zh-CN"/>
            </w:rPr>
          </w:pPr>
          <w:hyperlink w:anchor="_Toc108164385" w:history="1">
            <w:r w:rsidR="004A09A8" w:rsidRPr="00F119B0">
              <w:rPr>
                <w:rStyle w:val="Hyperlink"/>
                <w:rFonts w:eastAsia="SimSun"/>
              </w:rPr>
              <w:t>5.</w:t>
            </w:r>
            <w:r w:rsidR="004A09A8">
              <w:rPr>
                <w:rFonts w:asciiTheme="minorHAnsi" w:eastAsiaTheme="minorEastAsia" w:hAnsiTheme="minorHAnsi" w:cstheme="minorBidi"/>
                <w:kern w:val="2"/>
                <w:sz w:val="21"/>
                <w:szCs w:val="22"/>
                <w:lang w:val="en-US" w:eastAsia="zh-CN"/>
              </w:rPr>
              <w:tab/>
            </w:r>
            <w:r w:rsidR="004A09A8" w:rsidRPr="00F119B0">
              <w:rPr>
                <w:rStyle w:val="Hyperlink"/>
              </w:rPr>
              <w:t>Conventions</w:t>
            </w:r>
            <w:r w:rsidR="004A09A8">
              <w:rPr>
                <w:webHidden/>
              </w:rPr>
              <w:tab/>
            </w:r>
            <w:r w:rsidR="004A09A8">
              <w:rPr>
                <w:webHidden/>
              </w:rPr>
              <w:fldChar w:fldCharType="begin"/>
            </w:r>
            <w:r w:rsidR="004A09A8">
              <w:rPr>
                <w:webHidden/>
              </w:rPr>
              <w:instrText xml:space="preserve"> PAGEREF _Toc108164385 \h </w:instrText>
            </w:r>
            <w:r w:rsidR="004A09A8">
              <w:rPr>
                <w:webHidden/>
              </w:rPr>
            </w:r>
            <w:r w:rsidR="004A09A8">
              <w:rPr>
                <w:webHidden/>
              </w:rPr>
              <w:fldChar w:fldCharType="separate"/>
            </w:r>
            <w:r w:rsidR="004A09A8">
              <w:rPr>
                <w:webHidden/>
              </w:rPr>
              <w:t>6</w:t>
            </w:r>
            <w:r w:rsidR="004A09A8">
              <w:rPr>
                <w:webHidden/>
              </w:rPr>
              <w:fldChar w:fldCharType="end"/>
            </w:r>
          </w:hyperlink>
        </w:p>
        <w:p w14:paraId="1A3A086C" w14:textId="6BC78464" w:rsidR="004A09A8" w:rsidRDefault="00BE18D5">
          <w:pPr>
            <w:pStyle w:val="TOC1"/>
            <w:rPr>
              <w:rFonts w:asciiTheme="minorHAnsi" w:eastAsiaTheme="minorEastAsia" w:hAnsiTheme="minorHAnsi" w:cstheme="minorBidi"/>
              <w:kern w:val="2"/>
              <w:sz w:val="21"/>
              <w:szCs w:val="22"/>
              <w:lang w:val="en-US" w:eastAsia="zh-CN"/>
            </w:rPr>
          </w:pPr>
          <w:hyperlink w:anchor="_Toc108164386" w:history="1">
            <w:r w:rsidR="004A09A8" w:rsidRPr="00F119B0">
              <w:rPr>
                <w:rStyle w:val="Hyperlink"/>
                <w:rFonts w:eastAsia="SimSun"/>
              </w:rPr>
              <w:t>6.</w:t>
            </w:r>
            <w:r w:rsidR="004A09A8">
              <w:rPr>
                <w:rFonts w:asciiTheme="minorHAnsi" w:eastAsiaTheme="minorEastAsia" w:hAnsiTheme="minorHAnsi" w:cstheme="minorBidi"/>
                <w:kern w:val="2"/>
                <w:sz w:val="21"/>
                <w:szCs w:val="22"/>
                <w:lang w:val="en-US" w:eastAsia="zh-CN"/>
              </w:rPr>
              <w:tab/>
            </w:r>
            <w:r w:rsidR="004A09A8" w:rsidRPr="00F119B0">
              <w:rPr>
                <w:rStyle w:val="Hyperlink"/>
                <w:rFonts w:eastAsia="SimSun"/>
                <w:lang w:val="en-US" w:eastAsia="zh-CN"/>
              </w:rPr>
              <w:t>O</w:t>
            </w:r>
            <w:r w:rsidR="004A09A8" w:rsidRPr="00F119B0">
              <w:rPr>
                <w:rStyle w:val="Hyperlink"/>
                <w:lang w:val="en-US" w:eastAsia="zh-CN"/>
              </w:rPr>
              <w:t>verview of NFV architecture and NFV automated testing</w:t>
            </w:r>
            <w:r w:rsidR="004A09A8">
              <w:rPr>
                <w:webHidden/>
              </w:rPr>
              <w:tab/>
            </w:r>
            <w:r w:rsidR="004A09A8">
              <w:rPr>
                <w:webHidden/>
              </w:rPr>
              <w:fldChar w:fldCharType="begin"/>
            </w:r>
            <w:r w:rsidR="004A09A8">
              <w:rPr>
                <w:webHidden/>
              </w:rPr>
              <w:instrText xml:space="preserve"> PAGEREF _Toc108164386 \h </w:instrText>
            </w:r>
            <w:r w:rsidR="004A09A8">
              <w:rPr>
                <w:webHidden/>
              </w:rPr>
            </w:r>
            <w:r w:rsidR="004A09A8">
              <w:rPr>
                <w:webHidden/>
              </w:rPr>
              <w:fldChar w:fldCharType="separate"/>
            </w:r>
            <w:r w:rsidR="004A09A8">
              <w:rPr>
                <w:webHidden/>
              </w:rPr>
              <w:t>6</w:t>
            </w:r>
            <w:r w:rsidR="004A09A8">
              <w:rPr>
                <w:webHidden/>
              </w:rPr>
              <w:fldChar w:fldCharType="end"/>
            </w:r>
          </w:hyperlink>
        </w:p>
        <w:p w14:paraId="3F61D8DF" w14:textId="7BF6E5AB" w:rsidR="004A09A8" w:rsidRDefault="00BE18D5">
          <w:pPr>
            <w:pStyle w:val="TOC1"/>
            <w:rPr>
              <w:rFonts w:asciiTheme="minorHAnsi" w:eastAsiaTheme="minorEastAsia" w:hAnsiTheme="minorHAnsi" w:cstheme="minorBidi"/>
              <w:kern w:val="2"/>
              <w:sz w:val="21"/>
              <w:szCs w:val="22"/>
              <w:lang w:val="en-US" w:eastAsia="zh-CN"/>
            </w:rPr>
          </w:pPr>
          <w:hyperlink w:anchor="_Toc108164387" w:history="1">
            <w:r w:rsidR="004A09A8" w:rsidRPr="00F119B0">
              <w:rPr>
                <w:rStyle w:val="Hyperlink"/>
                <w:rFonts w:eastAsia="SimSun"/>
              </w:rPr>
              <w:t>6.1.</w:t>
            </w:r>
            <w:r w:rsidR="004A09A8">
              <w:rPr>
                <w:rFonts w:asciiTheme="minorHAnsi" w:eastAsiaTheme="minorEastAsia" w:hAnsiTheme="minorHAnsi" w:cstheme="minorBidi"/>
                <w:kern w:val="2"/>
                <w:sz w:val="21"/>
                <w:szCs w:val="22"/>
                <w:lang w:val="en-US" w:eastAsia="zh-CN"/>
              </w:rPr>
              <w:tab/>
            </w:r>
            <w:r w:rsidR="004A09A8" w:rsidRPr="00F119B0">
              <w:rPr>
                <w:rStyle w:val="Hyperlink"/>
              </w:rPr>
              <w:t>NFV architecture</w:t>
            </w:r>
            <w:r w:rsidR="004A09A8">
              <w:rPr>
                <w:webHidden/>
              </w:rPr>
              <w:tab/>
            </w:r>
            <w:r w:rsidR="004A09A8">
              <w:rPr>
                <w:webHidden/>
              </w:rPr>
              <w:fldChar w:fldCharType="begin"/>
            </w:r>
            <w:r w:rsidR="004A09A8">
              <w:rPr>
                <w:webHidden/>
              </w:rPr>
              <w:instrText xml:space="preserve"> PAGEREF _Toc108164387 \h </w:instrText>
            </w:r>
            <w:r w:rsidR="004A09A8">
              <w:rPr>
                <w:webHidden/>
              </w:rPr>
            </w:r>
            <w:r w:rsidR="004A09A8">
              <w:rPr>
                <w:webHidden/>
              </w:rPr>
              <w:fldChar w:fldCharType="separate"/>
            </w:r>
            <w:r w:rsidR="004A09A8">
              <w:rPr>
                <w:webHidden/>
              </w:rPr>
              <w:t>6</w:t>
            </w:r>
            <w:r w:rsidR="004A09A8">
              <w:rPr>
                <w:webHidden/>
              </w:rPr>
              <w:fldChar w:fldCharType="end"/>
            </w:r>
          </w:hyperlink>
        </w:p>
        <w:p w14:paraId="27C9C159" w14:textId="445E9533" w:rsidR="004A09A8" w:rsidRDefault="00BE18D5">
          <w:pPr>
            <w:pStyle w:val="TOC1"/>
            <w:rPr>
              <w:rFonts w:asciiTheme="minorHAnsi" w:eastAsiaTheme="minorEastAsia" w:hAnsiTheme="minorHAnsi" w:cstheme="minorBidi"/>
              <w:kern w:val="2"/>
              <w:sz w:val="21"/>
              <w:szCs w:val="22"/>
              <w:lang w:val="en-US" w:eastAsia="zh-CN"/>
            </w:rPr>
          </w:pPr>
          <w:hyperlink w:anchor="_Toc108164388" w:history="1">
            <w:r w:rsidR="004A09A8" w:rsidRPr="00F119B0">
              <w:rPr>
                <w:rStyle w:val="Hyperlink"/>
                <w:rFonts w:eastAsia="SimSun"/>
              </w:rPr>
              <w:t>6.2.</w:t>
            </w:r>
            <w:r w:rsidR="004A09A8">
              <w:rPr>
                <w:rFonts w:asciiTheme="minorHAnsi" w:eastAsiaTheme="minorEastAsia" w:hAnsiTheme="minorHAnsi" w:cstheme="minorBidi"/>
                <w:kern w:val="2"/>
                <w:sz w:val="21"/>
                <w:szCs w:val="22"/>
                <w:lang w:val="en-US" w:eastAsia="zh-CN"/>
              </w:rPr>
              <w:tab/>
            </w:r>
            <w:r w:rsidR="004A09A8" w:rsidRPr="00F119B0">
              <w:rPr>
                <w:rStyle w:val="Hyperlink"/>
              </w:rPr>
              <w:t>NFV automated testing</w:t>
            </w:r>
            <w:r w:rsidR="004A09A8">
              <w:rPr>
                <w:webHidden/>
              </w:rPr>
              <w:tab/>
            </w:r>
            <w:r w:rsidR="004A09A8">
              <w:rPr>
                <w:webHidden/>
              </w:rPr>
              <w:fldChar w:fldCharType="begin"/>
            </w:r>
            <w:r w:rsidR="004A09A8">
              <w:rPr>
                <w:webHidden/>
              </w:rPr>
              <w:instrText xml:space="preserve"> PAGEREF _Toc108164388 \h </w:instrText>
            </w:r>
            <w:r w:rsidR="004A09A8">
              <w:rPr>
                <w:webHidden/>
              </w:rPr>
            </w:r>
            <w:r w:rsidR="004A09A8">
              <w:rPr>
                <w:webHidden/>
              </w:rPr>
              <w:fldChar w:fldCharType="separate"/>
            </w:r>
            <w:r w:rsidR="004A09A8">
              <w:rPr>
                <w:webHidden/>
              </w:rPr>
              <w:t>7</w:t>
            </w:r>
            <w:r w:rsidR="004A09A8">
              <w:rPr>
                <w:webHidden/>
              </w:rPr>
              <w:fldChar w:fldCharType="end"/>
            </w:r>
          </w:hyperlink>
        </w:p>
        <w:p w14:paraId="020B411D" w14:textId="562AA597" w:rsidR="004A09A8" w:rsidRDefault="00BE18D5">
          <w:pPr>
            <w:pStyle w:val="TOC1"/>
            <w:rPr>
              <w:rFonts w:asciiTheme="minorHAnsi" w:eastAsiaTheme="minorEastAsia" w:hAnsiTheme="minorHAnsi" w:cstheme="minorBidi"/>
              <w:kern w:val="2"/>
              <w:sz w:val="21"/>
              <w:szCs w:val="22"/>
              <w:lang w:val="en-US" w:eastAsia="zh-CN"/>
            </w:rPr>
          </w:pPr>
          <w:hyperlink w:anchor="_Toc108164389" w:history="1">
            <w:r w:rsidR="004A09A8" w:rsidRPr="00F119B0">
              <w:rPr>
                <w:rStyle w:val="Hyperlink"/>
                <w:rFonts w:eastAsia="SimSun"/>
                <w:lang w:val="en-US" w:eastAsia="zh-CN"/>
              </w:rPr>
              <w:t>7.</w:t>
            </w:r>
            <w:r w:rsidR="004A09A8">
              <w:rPr>
                <w:rFonts w:asciiTheme="minorHAnsi" w:eastAsiaTheme="minorEastAsia" w:hAnsiTheme="minorHAnsi" w:cstheme="minorBidi"/>
                <w:kern w:val="2"/>
                <w:sz w:val="21"/>
                <w:szCs w:val="22"/>
                <w:lang w:val="en-US" w:eastAsia="zh-CN"/>
              </w:rPr>
              <w:tab/>
            </w:r>
            <w:r w:rsidR="004A09A8" w:rsidRPr="00F119B0">
              <w:rPr>
                <w:rStyle w:val="Hyperlink"/>
                <w:lang w:val="en-US" w:eastAsia="zh-CN"/>
              </w:rPr>
              <w:t>Design</w:t>
            </w:r>
            <w:r w:rsidR="004A09A8" w:rsidRPr="00F119B0">
              <w:rPr>
                <w:rStyle w:val="Hyperlink"/>
              </w:rPr>
              <w:t xml:space="preserve"> consideration </w:t>
            </w:r>
            <w:r w:rsidR="004A09A8" w:rsidRPr="00F119B0">
              <w:rPr>
                <w:rStyle w:val="Hyperlink"/>
                <w:rFonts w:eastAsia="SimSun"/>
                <w:lang w:val="en-US" w:eastAsia="zh-CN"/>
              </w:rPr>
              <w:t>of</w:t>
            </w:r>
            <w:r w:rsidR="004A09A8" w:rsidRPr="00F119B0">
              <w:rPr>
                <w:rStyle w:val="Hyperlink"/>
              </w:rPr>
              <w:t xml:space="preserve"> NFV automated testing</w:t>
            </w:r>
            <w:r w:rsidR="004A09A8">
              <w:rPr>
                <w:webHidden/>
              </w:rPr>
              <w:tab/>
            </w:r>
            <w:r w:rsidR="004A09A8">
              <w:rPr>
                <w:webHidden/>
              </w:rPr>
              <w:fldChar w:fldCharType="begin"/>
            </w:r>
            <w:r w:rsidR="004A09A8">
              <w:rPr>
                <w:webHidden/>
              </w:rPr>
              <w:instrText xml:space="preserve"> PAGEREF _Toc108164389 \h </w:instrText>
            </w:r>
            <w:r w:rsidR="004A09A8">
              <w:rPr>
                <w:webHidden/>
              </w:rPr>
            </w:r>
            <w:r w:rsidR="004A09A8">
              <w:rPr>
                <w:webHidden/>
              </w:rPr>
              <w:fldChar w:fldCharType="separate"/>
            </w:r>
            <w:r w:rsidR="004A09A8">
              <w:rPr>
                <w:webHidden/>
              </w:rPr>
              <w:t>8</w:t>
            </w:r>
            <w:r w:rsidR="004A09A8">
              <w:rPr>
                <w:webHidden/>
              </w:rPr>
              <w:fldChar w:fldCharType="end"/>
            </w:r>
          </w:hyperlink>
        </w:p>
        <w:p w14:paraId="04CD977B" w14:textId="575963E2" w:rsidR="004A09A8" w:rsidRDefault="00BE18D5">
          <w:pPr>
            <w:pStyle w:val="TOC1"/>
            <w:rPr>
              <w:rFonts w:asciiTheme="minorHAnsi" w:eastAsiaTheme="minorEastAsia" w:hAnsiTheme="minorHAnsi" w:cstheme="minorBidi"/>
              <w:kern w:val="2"/>
              <w:sz w:val="21"/>
              <w:szCs w:val="22"/>
              <w:lang w:val="en-US" w:eastAsia="zh-CN"/>
            </w:rPr>
          </w:pPr>
          <w:hyperlink w:anchor="_Toc108164390" w:history="1">
            <w:r w:rsidR="004A09A8" w:rsidRPr="00F119B0">
              <w:rPr>
                <w:rStyle w:val="Hyperlink"/>
                <w:rFonts w:eastAsia="SimSun"/>
              </w:rPr>
              <w:t>7.1.</w:t>
            </w:r>
            <w:r w:rsidR="004A09A8">
              <w:rPr>
                <w:rFonts w:asciiTheme="minorHAnsi" w:eastAsiaTheme="minorEastAsia" w:hAnsiTheme="minorHAnsi" w:cstheme="minorBidi"/>
                <w:kern w:val="2"/>
                <w:sz w:val="21"/>
                <w:szCs w:val="22"/>
                <w:lang w:val="en-US" w:eastAsia="zh-CN"/>
              </w:rPr>
              <w:tab/>
            </w:r>
            <w:r w:rsidR="004A09A8" w:rsidRPr="00F119B0">
              <w:rPr>
                <w:rStyle w:val="Hyperlink"/>
              </w:rPr>
              <w:t>Role consideration for NFV automated testing:</w:t>
            </w:r>
            <w:r w:rsidR="004A09A8">
              <w:rPr>
                <w:webHidden/>
              </w:rPr>
              <w:tab/>
            </w:r>
            <w:r w:rsidR="004A09A8">
              <w:rPr>
                <w:webHidden/>
              </w:rPr>
              <w:fldChar w:fldCharType="begin"/>
            </w:r>
            <w:r w:rsidR="004A09A8">
              <w:rPr>
                <w:webHidden/>
              </w:rPr>
              <w:instrText xml:space="preserve"> PAGEREF _Toc108164390 \h </w:instrText>
            </w:r>
            <w:r w:rsidR="004A09A8">
              <w:rPr>
                <w:webHidden/>
              </w:rPr>
            </w:r>
            <w:r w:rsidR="004A09A8">
              <w:rPr>
                <w:webHidden/>
              </w:rPr>
              <w:fldChar w:fldCharType="separate"/>
            </w:r>
            <w:r w:rsidR="004A09A8">
              <w:rPr>
                <w:webHidden/>
              </w:rPr>
              <w:t>8</w:t>
            </w:r>
            <w:r w:rsidR="004A09A8">
              <w:rPr>
                <w:webHidden/>
              </w:rPr>
              <w:fldChar w:fldCharType="end"/>
            </w:r>
          </w:hyperlink>
        </w:p>
        <w:p w14:paraId="5E390806" w14:textId="75C172AD" w:rsidR="004A09A8" w:rsidRDefault="00BE18D5">
          <w:pPr>
            <w:pStyle w:val="TOC1"/>
            <w:rPr>
              <w:rFonts w:asciiTheme="minorHAnsi" w:eastAsiaTheme="minorEastAsia" w:hAnsiTheme="minorHAnsi" w:cstheme="minorBidi"/>
              <w:kern w:val="2"/>
              <w:sz w:val="21"/>
              <w:szCs w:val="22"/>
              <w:lang w:val="en-US" w:eastAsia="zh-CN"/>
            </w:rPr>
          </w:pPr>
          <w:hyperlink w:anchor="_Toc108164391" w:history="1">
            <w:r w:rsidR="004A09A8" w:rsidRPr="00F119B0">
              <w:rPr>
                <w:rStyle w:val="Hyperlink"/>
                <w:rFonts w:eastAsia="SimSun"/>
              </w:rPr>
              <w:t>7.2.</w:t>
            </w:r>
            <w:r w:rsidR="004A09A8">
              <w:rPr>
                <w:rFonts w:asciiTheme="minorHAnsi" w:eastAsiaTheme="minorEastAsia" w:hAnsiTheme="minorHAnsi" w:cstheme="minorBidi"/>
                <w:kern w:val="2"/>
                <w:sz w:val="21"/>
                <w:szCs w:val="22"/>
                <w:lang w:val="en-US" w:eastAsia="zh-CN"/>
              </w:rPr>
              <w:tab/>
            </w:r>
            <w:r w:rsidR="004A09A8" w:rsidRPr="00F119B0">
              <w:rPr>
                <w:rStyle w:val="Hyperlink"/>
              </w:rPr>
              <w:t>Support of single component test and scenario test</w:t>
            </w:r>
            <w:r w:rsidR="004A09A8">
              <w:rPr>
                <w:webHidden/>
              </w:rPr>
              <w:tab/>
            </w:r>
            <w:r w:rsidR="004A09A8">
              <w:rPr>
                <w:webHidden/>
              </w:rPr>
              <w:fldChar w:fldCharType="begin"/>
            </w:r>
            <w:r w:rsidR="004A09A8">
              <w:rPr>
                <w:webHidden/>
              </w:rPr>
              <w:instrText xml:space="preserve"> PAGEREF _Toc108164391 \h </w:instrText>
            </w:r>
            <w:r w:rsidR="004A09A8">
              <w:rPr>
                <w:webHidden/>
              </w:rPr>
            </w:r>
            <w:r w:rsidR="004A09A8">
              <w:rPr>
                <w:webHidden/>
              </w:rPr>
              <w:fldChar w:fldCharType="separate"/>
            </w:r>
            <w:r w:rsidR="004A09A8">
              <w:rPr>
                <w:webHidden/>
              </w:rPr>
              <w:t>8</w:t>
            </w:r>
            <w:r w:rsidR="004A09A8">
              <w:rPr>
                <w:webHidden/>
              </w:rPr>
              <w:fldChar w:fldCharType="end"/>
            </w:r>
          </w:hyperlink>
        </w:p>
        <w:p w14:paraId="4CF5C3CF" w14:textId="6380CD9E" w:rsidR="004A09A8" w:rsidRDefault="00BE18D5">
          <w:pPr>
            <w:pStyle w:val="TOC1"/>
            <w:rPr>
              <w:rFonts w:asciiTheme="minorHAnsi" w:eastAsiaTheme="minorEastAsia" w:hAnsiTheme="minorHAnsi" w:cstheme="minorBidi"/>
              <w:kern w:val="2"/>
              <w:sz w:val="21"/>
              <w:szCs w:val="22"/>
              <w:lang w:val="en-US" w:eastAsia="zh-CN"/>
            </w:rPr>
          </w:pPr>
          <w:hyperlink w:anchor="_Toc108164392" w:history="1">
            <w:r w:rsidR="004A09A8" w:rsidRPr="00F119B0">
              <w:rPr>
                <w:rStyle w:val="Hyperlink"/>
                <w:rFonts w:eastAsia="SimSun"/>
              </w:rPr>
              <w:t>7.3.</w:t>
            </w:r>
            <w:r w:rsidR="004A09A8">
              <w:rPr>
                <w:rFonts w:asciiTheme="minorHAnsi" w:eastAsiaTheme="minorEastAsia" w:hAnsiTheme="minorHAnsi" w:cstheme="minorBidi"/>
                <w:kern w:val="2"/>
                <w:sz w:val="21"/>
                <w:szCs w:val="22"/>
                <w:lang w:val="en-US" w:eastAsia="zh-CN"/>
              </w:rPr>
              <w:tab/>
            </w:r>
            <w:r w:rsidR="004A09A8" w:rsidRPr="00F119B0">
              <w:rPr>
                <w:rStyle w:val="Hyperlink"/>
              </w:rPr>
              <w:t>Support of reusability and flexibility</w:t>
            </w:r>
            <w:r w:rsidR="004A09A8">
              <w:rPr>
                <w:webHidden/>
              </w:rPr>
              <w:tab/>
            </w:r>
            <w:r w:rsidR="004A09A8">
              <w:rPr>
                <w:webHidden/>
              </w:rPr>
              <w:fldChar w:fldCharType="begin"/>
            </w:r>
            <w:r w:rsidR="004A09A8">
              <w:rPr>
                <w:webHidden/>
              </w:rPr>
              <w:instrText xml:space="preserve"> PAGEREF _Toc108164392 \h </w:instrText>
            </w:r>
            <w:r w:rsidR="004A09A8">
              <w:rPr>
                <w:webHidden/>
              </w:rPr>
            </w:r>
            <w:r w:rsidR="004A09A8">
              <w:rPr>
                <w:webHidden/>
              </w:rPr>
              <w:fldChar w:fldCharType="separate"/>
            </w:r>
            <w:r w:rsidR="004A09A8">
              <w:rPr>
                <w:webHidden/>
              </w:rPr>
              <w:t>8</w:t>
            </w:r>
            <w:r w:rsidR="004A09A8">
              <w:rPr>
                <w:webHidden/>
              </w:rPr>
              <w:fldChar w:fldCharType="end"/>
            </w:r>
          </w:hyperlink>
        </w:p>
        <w:p w14:paraId="0B65AD80" w14:textId="1C6828E8" w:rsidR="004A09A8" w:rsidRDefault="00BE18D5">
          <w:pPr>
            <w:pStyle w:val="TOC1"/>
            <w:rPr>
              <w:rFonts w:asciiTheme="minorHAnsi" w:eastAsiaTheme="minorEastAsia" w:hAnsiTheme="minorHAnsi" w:cstheme="minorBidi"/>
              <w:kern w:val="2"/>
              <w:sz w:val="21"/>
              <w:szCs w:val="22"/>
              <w:lang w:val="en-US" w:eastAsia="zh-CN"/>
            </w:rPr>
          </w:pPr>
          <w:hyperlink w:anchor="_Toc108164394" w:history="1">
            <w:r w:rsidR="004A09A8" w:rsidRPr="00F119B0">
              <w:rPr>
                <w:rStyle w:val="Hyperlink"/>
                <w:rFonts w:eastAsia="SimSun"/>
              </w:rPr>
              <w:t>7.4.</w:t>
            </w:r>
            <w:r w:rsidR="004A09A8">
              <w:rPr>
                <w:rFonts w:asciiTheme="minorHAnsi" w:eastAsiaTheme="minorEastAsia" w:hAnsiTheme="minorHAnsi" w:cstheme="minorBidi"/>
                <w:kern w:val="2"/>
                <w:sz w:val="21"/>
                <w:szCs w:val="22"/>
                <w:lang w:val="en-US" w:eastAsia="zh-CN"/>
              </w:rPr>
              <w:tab/>
            </w:r>
            <w:r w:rsidR="004A09A8" w:rsidRPr="00F119B0">
              <w:rPr>
                <w:rStyle w:val="Hyperlink"/>
              </w:rPr>
              <w:t>Support of test result reliability</w:t>
            </w:r>
            <w:r w:rsidR="004A09A8">
              <w:rPr>
                <w:webHidden/>
              </w:rPr>
              <w:tab/>
            </w:r>
            <w:r w:rsidR="004A09A8">
              <w:rPr>
                <w:webHidden/>
              </w:rPr>
              <w:fldChar w:fldCharType="begin"/>
            </w:r>
            <w:r w:rsidR="004A09A8">
              <w:rPr>
                <w:webHidden/>
              </w:rPr>
              <w:instrText xml:space="preserve"> PAGEREF _Toc108164394 \h </w:instrText>
            </w:r>
            <w:r w:rsidR="004A09A8">
              <w:rPr>
                <w:webHidden/>
              </w:rPr>
            </w:r>
            <w:r w:rsidR="004A09A8">
              <w:rPr>
                <w:webHidden/>
              </w:rPr>
              <w:fldChar w:fldCharType="separate"/>
            </w:r>
            <w:r w:rsidR="004A09A8">
              <w:rPr>
                <w:webHidden/>
              </w:rPr>
              <w:t>8</w:t>
            </w:r>
            <w:r w:rsidR="004A09A8">
              <w:rPr>
                <w:webHidden/>
              </w:rPr>
              <w:fldChar w:fldCharType="end"/>
            </w:r>
          </w:hyperlink>
        </w:p>
        <w:p w14:paraId="56BDBE0C" w14:textId="0D655AF1" w:rsidR="004A09A8" w:rsidRDefault="00BE18D5">
          <w:pPr>
            <w:pStyle w:val="TOC1"/>
            <w:rPr>
              <w:rFonts w:asciiTheme="minorHAnsi" w:eastAsiaTheme="minorEastAsia" w:hAnsiTheme="minorHAnsi" w:cstheme="minorBidi"/>
              <w:kern w:val="2"/>
              <w:sz w:val="21"/>
              <w:szCs w:val="22"/>
              <w:lang w:val="en-US" w:eastAsia="zh-CN"/>
            </w:rPr>
          </w:pPr>
          <w:hyperlink w:anchor="_Toc108164395" w:history="1">
            <w:r w:rsidR="004A09A8" w:rsidRPr="00F119B0">
              <w:rPr>
                <w:rStyle w:val="Hyperlink"/>
                <w:rFonts w:eastAsia="SimSun"/>
              </w:rPr>
              <w:t>8.</w:t>
            </w:r>
            <w:r w:rsidR="004A09A8">
              <w:rPr>
                <w:rFonts w:asciiTheme="minorHAnsi" w:eastAsiaTheme="minorEastAsia" w:hAnsiTheme="minorHAnsi" w:cstheme="minorBidi"/>
                <w:kern w:val="2"/>
                <w:sz w:val="21"/>
                <w:szCs w:val="22"/>
                <w:lang w:val="en-US" w:eastAsia="zh-CN"/>
              </w:rPr>
              <w:tab/>
            </w:r>
            <w:r w:rsidR="004A09A8" w:rsidRPr="00F119B0">
              <w:rPr>
                <w:rStyle w:val="Hyperlink"/>
                <w:lang w:val="en-US" w:eastAsia="zh-CN"/>
              </w:rPr>
              <w:t>Framework</w:t>
            </w:r>
            <w:r w:rsidR="004A09A8" w:rsidRPr="00F119B0">
              <w:rPr>
                <w:rStyle w:val="Hyperlink"/>
              </w:rPr>
              <w:t xml:space="preserve"> requirements</w:t>
            </w:r>
            <w:r w:rsidR="004A09A8">
              <w:rPr>
                <w:webHidden/>
              </w:rPr>
              <w:tab/>
            </w:r>
            <w:r w:rsidR="004A09A8">
              <w:rPr>
                <w:webHidden/>
              </w:rPr>
              <w:fldChar w:fldCharType="begin"/>
            </w:r>
            <w:r w:rsidR="004A09A8">
              <w:rPr>
                <w:webHidden/>
              </w:rPr>
              <w:instrText xml:space="preserve"> PAGEREF _Toc108164395 \h </w:instrText>
            </w:r>
            <w:r w:rsidR="004A09A8">
              <w:rPr>
                <w:webHidden/>
              </w:rPr>
            </w:r>
            <w:r w:rsidR="004A09A8">
              <w:rPr>
                <w:webHidden/>
              </w:rPr>
              <w:fldChar w:fldCharType="separate"/>
            </w:r>
            <w:r w:rsidR="004A09A8">
              <w:rPr>
                <w:webHidden/>
              </w:rPr>
              <w:t>9</w:t>
            </w:r>
            <w:r w:rsidR="004A09A8">
              <w:rPr>
                <w:webHidden/>
              </w:rPr>
              <w:fldChar w:fldCharType="end"/>
            </w:r>
          </w:hyperlink>
        </w:p>
        <w:p w14:paraId="4830B531" w14:textId="6D8891CF" w:rsidR="004A09A8" w:rsidRDefault="00BE18D5">
          <w:pPr>
            <w:pStyle w:val="TOC1"/>
            <w:rPr>
              <w:rFonts w:asciiTheme="minorHAnsi" w:eastAsiaTheme="minorEastAsia" w:hAnsiTheme="minorHAnsi" w:cstheme="minorBidi"/>
              <w:kern w:val="2"/>
              <w:sz w:val="21"/>
              <w:szCs w:val="22"/>
              <w:lang w:val="en-US" w:eastAsia="zh-CN"/>
            </w:rPr>
          </w:pPr>
          <w:hyperlink w:anchor="_Toc108164396" w:history="1">
            <w:r w:rsidR="004A09A8" w:rsidRPr="00F119B0">
              <w:rPr>
                <w:rStyle w:val="Hyperlink"/>
                <w:rFonts w:eastAsia="SimSun"/>
              </w:rPr>
              <w:t>8.1.</w:t>
            </w:r>
            <w:r w:rsidR="004A09A8">
              <w:rPr>
                <w:rFonts w:asciiTheme="minorHAnsi" w:eastAsiaTheme="minorEastAsia" w:hAnsiTheme="minorHAnsi" w:cstheme="minorBidi"/>
                <w:kern w:val="2"/>
                <w:sz w:val="21"/>
                <w:szCs w:val="22"/>
                <w:lang w:val="en-US" w:eastAsia="zh-CN"/>
              </w:rPr>
              <w:tab/>
            </w:r>
            <w:r w:rsidR="004A09A8" w:rsidRPr="00F119B0">
              <w:rPr>
                <w:rStyle w:val="Hyperlink"/>
              </w:rPr>
              <w:t>Test scheme template management function requirements for framework of NFV automated testing</w:t>
            </w:r>
            <w:r w:rsidR="004A09A8">
              <w:rPr>
                <w:webHidden/>
              </w:rPr>
              <w:tab/>
            </w:r>
            <w:r w:rsidR="004A09A8">
              <w:rPr>
                <w:webHidden/>
              </w:rPr>
              <w:fldChar w:fldCharType="begin"/>
            </w:r>
            <w:r w:rsidR="004A09A8">
              <w:rPr>
                <w:webHidden/>
              </w:rPr>
              <w:instrText xml:space="preserve"> PAGEREF _Toc108164396 \h </w:instrText>
            </w:r>
            <w:r w:rsidR="004A09A8">
              <w:rPr>
                <w:webHidden/>
              </w:rPr>
            </w:r>
            <w:r w:rsidR="004A09A8">
              <w:rPr>
                <w:webHidden/>
              </w:rPr>
              <w:fldChar w:fldCharType="separate"/>
            </w:r>
            <w:r w:rsidR="004A09A8">
              <w:rPr>
                <w:webHidden/>
              </w:rPr>
              <w:t>9</w:t>
            </w:r>
            <w:r w:rsidR="004A09A8">
              <w:rPr>
                <w:webHidden/>
              </w:rPr>
              <w:fldChar w:fldCharType="end"/>
            </w:r>
          </w:hyperlink>
        </w:p>
        <w:p w14:paraId="0FA3E2AF" w14:textId="62696CB4" w:rsidR="004A09A8" w:rsidRDefault="00BE18D5">
          <w:pPr>
            <w:pStyle w:val="TOC1"/>
            <w:rPr>
              <w:rFonts w:asciiTheme="minorHAnsi" w:eastAsiaTheme="minorEastAsia" w:hAnsiTheme="minorHAnsi" w:cstheme="minorBidi"/>
              <w:kern w:val="2"/>
              <w:sz w:val="21"/>
              <w:szCs w:val="22"/>
              <w:lang w:val="en-US" w:eastAsia="zh-CN"/>
            </w:rPr>
          </w:pPr>
          <w:hyperlink w:anchor="_Toc108164397" w:history="1">
            <w:r w:rsidR="004A09A8" w:rsidRPr="00F119B0">
              <w:rPr>
                <w:rStyle w:val="Hyperlink"/>
                <w:rFonts w:eastAsia="SimSun"/>
              </w:rPr>
              <w:t>8.2.</w:t>
            </w:r>
            <w:r w:rsidR="004A09A8">
              <w:rPr>
                <w:rFonts w:asciiTheme="minorHAnsi" w:eastAsiaTheme="minorEastAsia" w:hAnsiTheme="minorHAnsi" w:cstheme="minorBidi"/>
                <w:kern w:val="2"/>
                <w:sz w:val="21"/>
                <w:szCs w:val="22"/>
                <w:lang w:val="en-US" w:eastAsia="zh-CN"/>
              </w:rPr>
              <w:tab/>
            </w:r>
            <w:r w:rsidR="004A09A8" w:rsidRPr="00F119B0">
              <w:rPr>
                <w:rStyle w:val="Hyperlink"/>
              </w:rPr>
              <w:t>Test case management function requirements for framework of NFV automated testing</w:t>
            </w:r>
            <w:r w:rsidR="004A09A8">
              <w:rPr>
                <w:webHidden/>
              </w:rPr>
              <w:tab/>
            </w:r>
            <w:r w:rsidR="004A09A8">
              <w:rPr>
                <w:webHidden/>
              </w:rPr>
              <w:fldChar w:fldCharType="begin"/>
            </w:r>
            <w:r w:rsidR="004A09A8">
              <w:rPr>
                <w:webHidden/>
              </w:rPr>
              <w:instrText xml:space="preserve"> PAGEREF _Toc108164397 \h </w:instrText>
            </w:r>
            <w:r w:rsidR="004A09A8">
              <w:rPr>
                <w:webHidden/>
              </w:rPr>
            </w:r>
            <w:r w:rsidR="004A09A8">
              <w:rPr>
                <w:webHidden/>
              </w:rPr>
              <w:fldChar w:fldCharType="separate"/>
            </w:r>
            <w:r w:rsidR="004A09A8">
              <w:rPr>
                <w:webHidden/>
              </w:rPr>
              <w:t>9</w:t>
            </w:r>
            <w:r w:rsidR="004A09A8">
              <w:rPr>
                <w:webHidden/>
              </w:rPr>
              <w:fldChar w:fldCharType="end"/>
            </w:r>
          </w:hyperlink>
        </w:p>
        <w:p w14:paraId="1D3C0ACC" w14:textId="7BEEE8DC" w:rsidR="004A09A8" w:rsidRDefault="00BE18D5">
          <w:pPr>
            <w:pStyle w:val="TOC1"/>
            <w:rPr>
              <w:rFonts w:asciiTheme="minorHAnsi" w:eastAsiaTheme="minorEastAsia" w:hAnsiTheme="minorHAnsi" w:cstheme="minorBidi"/>
              <w:kern w:val="2"/>
              <w:sz w:val="21"/>
              <w:szCs w:val="22"/>
              <w:lang w:val="en-US" w:eastAsia="zh-CN"/>
            </w:rPr>
          </w:pPr>
          <w:hyperlink w:anchor="_Toc108164398" w:history="1">
            <w:r w:rsidR="004A09A8" w:rsidRPr="00F119B0">
              <w:rPr>
                <w:rStyle w:val="Hyperlink"/>
                <w:rFonts w:eastAsia="SimSun"/>
              </w:rPr>
              <w:t>8.3.</w:t>
            </w:r>
            <w:r w:rsidR="004A09A8">
              <w:rPr>
                <w:rFonts w:asciiTheme="minorHAnsi" w:eastAsiaTheme="minorEastAsia" w:hAnsiTheme="minorHAnsi" w:cstheme="minorBidi"/>
                <w:kern w:val="2"/>
                <w:sz w:val="21"/>
                <w:szCs w:val="22"/>
                <w:lang w:val="en-US" w:eastAsia="zh-CN"/>
              </w:rPr>
              <w:tab/>
            </w:r>
            <w:r w:rsidR="004A09A8" w:rsidRPr="00F119B0">
              <w:rPr>
                <w:rStyle w:val="Hyperlink"/>
              </w:rPr>
              <w:t>Test task management function requirements for framework of NFV automated testing</w:t>
            </w:r>
            <w:r w:rsidR="004A09A8">
              <w:rPr>
                <w:webHidden/>
              </w:rPr>
              <w:tab/>
            </w:r>
            <w:r w:rsidR="004A09A8">
              <w:rPr>
                <w:webHidden/>
              </w:rPr>
              <w:fldChar w:fldCharType="begin"/>
            </w:r>
            <w:r w:rsidR="004A09A8">
              <w:rPr>
                <w:webHidden/>
              </w:rPr>
              <w:instrText xml:space="preserve"> PAGEREF _Toc108164398 \h </w:instrText>
            </w:r>
            <w:r w:rsidR="004A09A8">
              <w:rPr>
                <w:webHidden/>
              </w:rPr>
            </w:r>
            <w:r w:rsidR="004A09A8">
              <w:rPr>
                <w:webHidden/>
              </w:rPr>
              <w:fldChar w:fldCharType="separate"/>
            </w:r>
            <w:r w:rsidR="004A09A8">
              <w:rPr>
                <w:webHidden/>
              </w:rPr>
              <w:t>10</w:t>
            </w:r>
            <w:r w:rsidR="004A09A8">
              <w:rPr>
                <w:webHidden/>
              </w:rPr>
              <w:fldChar w:fldCharType="end"/>
            </w:r>
          </w:hyperlink>
        </w:p>
        <w:p w14:paraId="237708EE" w14:textId="1B90D3CE" w:rsidR="004A09A8" w:rsidRDefault="00BE18D5">
          <w:pPr>
            <w:pStyle w:val="TOC1"/>
            <w:rPr>
              <w:rFonts w:asciiTheme="minorHAnsi" w:eastAsiaTheme="minorEastAsia" w:hAnsiTheme="minorHAnsi" w:cstheme="minorBidi"/>
              <w:kern w:val="2"/>
              <w:sz w:val="21"/>
              <w:szCs w:val="22"/>
              <w:lang w:val="en-US" w:eastAsia="zh-CN"/>
            </w:rPr>
          </w:pPr>
          <w:hyperlink w:anchor="_Toc108164399" w:history="1">
            <w:r w:rsidR="004A09A8" w:rsidRPr="00F119B0">
              <w:rPr>
                <w:rStyle w:val="Hyperlink"/>
                <w:rFonts w:eastAsia="SimSun"/>
              </w:rPr>
              <w:t>8.4.</w:t>
            </w:r>
            <w:r w:rsidR="004A09A8">
              <w:rPr>
                <w:rFonts w:asciiTheme="minorHAnsi" w:eastAsiaTheme="minorEastAsia" w:hAnsiTheme="minorHAnsi" w:cstheme="minorBidi"/>
                <w:kern w:val="2"/>
                <w:sz w:val="21"/>
                <w:szCs w:val="22"/>
                <w:lang w:val="en-US" w:eastAsia="zh-CN"/>
              </w:rPr>
              <w:tab/>
            </w:r>
            <w:r w:rsidR="004A09A8" w:rsidRPr="00F119B0">
              <w:rPr>
                <w:rStyle w:val="Hyperlink"/>
              </w:rPr>
              <w:t>Test orchestration function requirements for NFV automated testing framework</w:t>
            </w:r>
            <w:r w:rsidR="004A09A8">
              <w:rPr>
                <w:webHidden/>
              </w:rPr>
              <w:tab/>
            </w:r>
            <w:r w:rsidR="004A09A8">
              <w:rPr>
                <w:webHidden/>
              </w:rPr>
              <w:fldChar w:fldCharType="begin"/>
            </w:r>
            <w:r w:rsidR="004A09A8">
              <w:rPr>
                <w:webHidden/>
              </w:rPr>
              <w:instrText xml:space="preserve"> PAGEREF _Toc108164399 \h </w:instrText>
            </w:r>
            <w:r w:rsidR="004A09A8">
              <w:rPr>
                <w:webHidden/>
              </w:rPr>
            </w:r>
            <w:r w:rsidR="004A09A8">
              <w:rPr>
                <w:webHidden/>
              </w:rPr>
              <w:fldChar w:fldCharType="separate"/>
            </w:r>
            <w:r w:rsidR="004A09A8">
              <w:rPr>
                <w:webHidden/>
              </w:rPr>
              <w:t>10</w:t>
            </w:r>
            <w:r w:rsidR="004A09A8">
              <w:rPr>
                <w:webHidden/>
              </w:rPr>
              <w:fldChar w:fldCharType="end"/>
            </w:r>
          </w:hyperlink>
        </w:p>
        <w:p w14:paraId="289E5D9E" w14:textId="1DB3FD40" w:rsidR="004A09A8" w:rsidRDefault="00BE18D5">
          <w:pPr>
            <w:pStyle w:val="TOC1"/>
            <w:rPr>
              <w:rFonts w:asciiTheme="minorHAnsi" w:eastAsiaTheme="minorEastAsia" w:hAnsiTheme="minorHAnsi" w:cstheme="minorBidi"/>
              <w:kern w:val="2"/>
              <w:sz w:val="21"/>
              <w:szCs w:val="22"/>
              <w:lang w:val="en-US" w:eastAsia="zh-CN"/>
            </w:rPr>
          </w:pPr>
          <w:hyperlink w:anchor="_Toc108164400" w:history="1">
            <w:r w:rsidR="004A09A8" w:rsidRPr="00F119B0">
              <w:rPr>
                <w:rStyle w:val="Hyperlink"/>
                <w:rFonts w:eastAsia="SimSun"/>
              </w:rPr>
              <w:t>8.5.</w:t>
            </w:r>
            <w:r w:rsidR="004A09A8">
              <w:rPr>
                <w:rFonts w:asciiTheme="minorHAnsi" w:eastAsiaTheme="minorEastAsia" w:hAnsiTheme="minorHAnsi" w:cstheme="minorBidi"/>
                <w:kern w:val="2"/>
                <w:sz w:val="21"/>
                <w:szCs w:val="22"/>
                <w:lang w:val="en-US" w:eastAsia="zh-CN"/>
              </w:rPr>
              <w:tab/>
            </w:r>
            <w:r w:rsidR="004A09A8" w:rsidRPr="00F119B0">
              <w:rPr>
                <w:rStyle w:val="Hyperlink"/>
              </w:rPr>
              <w:t>Test tool management function requirements for NFV automated testing framework</w:t>
            </w:r>
            <w:r w:rsidR="004A09A8">
              <w:rPr>
                <w:webHidden/>
              </w:rPr>
              <w:tab/>
            </w:r>
            <w:r w:rsidR="004A09A8">
              <w:rPr>
                <w:webHidden/>
              </w:rPr>
              <w:fldChar w:fldCharType="begin"/>
            </w:r>
            <w:r w:rsidR="004A09A8">
              <w:rPr>
                <w:webHidden/>
              </w:rPr>
              <w:instrText xml:space="preserve"> PAGEREF _Toc108164400 \h </w:instrText>
            </w:r>
            <w:r w:rsidR="004A09A8">
              <w:rPr>
                <w:webHidden/>
              </w:rPr>
            </w:r>
            <w:r w:rsidR="004A09A8">
              <w:rPr>
                <w:webHidden/>
              </w:rPr>
              <w:fldChar w:fldCharType="separate"/>
            </w:r>
            <w:r w:rsidR="004A09A8">
              <w:rPr>
                <w:webHidden/>
              </w:rPr>
              <w:t>11</w:t>
            </w:r>
            <w:r w:rsidR="004A09A8">
              <w:rPr>
                <w:webHidden/>
              </w:rPr>
              <w:fldChar w:fldCharType="end"/>
            </w:r>
          </w:hyperlink>
        </w:p>
        <w:p w14:paraId="5E7A30FE" w14:textId="4A01D234" w:rsidR="004A09A8" w:rsidRDefault="00BE18D5">
          <w:pPr>
            <w:pStyle w:val="TOC1"/>
            <w:rPr>
              <w:rFonts w:asciiTheme="minorHAnsi" w:eastAsiaTheme="minorEastAsia" w:hAnsiTheme="minorHAnsi" w:cstheme="minorBidi"/>
              <w:kern w:val="2"/>
              <w:sz w:val="21"/>
              <w:szCs w:val="22"/>
              <w:lang w:val="en-US" w:eastAsia="zh-CN"/>
            </w:rPr>
          </w:pPr>
          <w:hyperlink w:anchor="_Toc108164401" w:history="1">
            <w:r w:rsidR="004A09A8" w:rsidRPr="00F119B0">
              <w:rPr>
                <w:rStyle w:val="Hyperlink"/>
                <w:rFonts w:eastAsia="SimSun"/>
              </w:rPr>
              <w:t>8.6.</w:t>
            </w:r>
            <w:r w:rsidR="004A09A8">
              <w:rPr>
                <w:rFonts w:asciiTheme="minorHAnsi" w:eastAsiaTheme="minorEastAsia" w:hAnsiTheme="minorHAnsi" w:cstheme="minorBidi"/>
                <w:kern w:val="2"/>
                <w:sz w:val="21"/>
                <w:szCs w:val="22"/>
                <w:lang w:val="en-US" w:eastAsia="zh-CN"/>
              </w:rPr>
              <w:tab/>
            </w:r>
            <w:r w:rsidR="004A09A8" w:rsidRPr="00F119B0">
              <w:rPr>
                <w:rStyle w:val="Hyperlink"/>
              </w:rPr>
              <w:t>Test report management requirements for NFV automated testing framework</w:t>
            </w:r>
            <w:r w:rsidR="004A09A8">
              <w:rPr>
                <w:webHidden/>
              </w:rPr>
              <w:tab/>
            </w:r>
            <w:r w:rsidR="004A09A8">
              <w:rPr>
                <w:webHidden/>
              </w:rPr>
              <w:fldChar w:fldCharType="begin"/>
            </w:r>
            <w:r w:rsidR="004A09A8">
              <w:rPr>
                <w:webHidden/>
              </w:rPr>
              <w:instrText xml:space="preserve"> PAGEREF _Toc108164401 \h </w:instrText>
            </w:r>
            <w:r w:rsidR="004A09A8">
              <w:rPr>
                <w:webHidden/>
              </w:rPr>
            </w:r>
            <w:r w:rsidR="004A09A8">
              <w:rPr>
                <w:webHidden/>
              </w:rPr>
              <w:fldChar w:fldCharType="separate"/>
            </w:r>
            <w:r w:rsidR="004A09A8">
              <w:rPr>
                <w:webHidden/>
              </w:rPr>
              <w:t>11</w:t>
            </w:r>
            <w:r w:rsidR="004A09A8">
              <w:rPr>
                <w:webHidden/>
              </w:rPr>
              <w:fldChar w:fldCharType="end"/>
            </w:r>
          </w:hyperlink>
        </w:p>
        <w:p w14:paraId="10B65BC4" w14:textId="7029F0FC" w:rsidR="004A09A8" w:rsidRDefault="00BE18D5">
          <w:pPr>
            <w:pStyle w:val="TOC1"/>
            <w:rPr>
              <w:rFonts w:asciiTheme="minorHAnsi" w:eastAsiaTheme="minorEastAsia" w:hAnsiTheme="minorHAnsi" w:cstheme="minorBidi"/>
              <w:kern w:val="2"/>
              <w:sz w:val="21"/>
              <w:szCs w:val="22"/>
              <w:lang w:val="en-US" w:eastAsia="zh-CN"/>
            </w:rPr>
          </w:pPr>
          <w:hyperlink w:anchor="_Toc108164402" w:history="1">
            <w:r w:rsidR="004A09A8" w:rsidRPr="00F119B0">
              <w:rPr>
                <w:rStyle w:val="Hyperlink"/>
                <w:rFonts w:eastAsia="SimSun"/>
              </w:rPr>
              <w:t>8.7.</w:t>
            </w:r>
            <w:r w:rsidR="004A09A8">
              <w:rPr>
                <w:rFonts w:asciiTheme="minorHAnsi" w:eastAsiaTheme="minorEastAsia" w:hAnsiTheme="minorHAnsi" w:cstheme="minorBidi"/>
                <w:kern w:val="2"/>
                <w:sz w:val="21"/>
                <w:szCs w:val="22"/>
                <w:lang w:val="en-US" w:eastAsia="zh-CN"/>
              </w:rPr>
              <w:tab/>
            </w:r>
            <w:r w:rsidR="004A09A8" w:rsidRPr="00F119B0">
              <w:rPr>
                <w:rStyle w:val="Hyperlink"/>
              </w:rPr>
              <w:t>Test object management requirements for NFV automated testing framework</w:t>
            </w:r>
            <w:r w:rsidR="004A09A8">
              <w:rPr>
                <w:webHidden/>
              </w:rPr>
              <w:tab/>
            </w:r>
            <w:r w:rsidR="004A09A8">
              <w:rPr>
                <w:webHidden/>
              </w:rPr>
              <w:fldChar w:fldCharType="begin"/>
            </w:r>
            <w:r w:rsidR="004A09A8">
              <w:rPr>
                <w:webHidden/>
              </w:rPr>
              <w:instrText xml:space="preserve"> PAGEREF _Toc108164402 \h </w:instrText>
            </w:r>
            <w:r w:rsidR="004A09A8">
              <w:rPr>
                <w:webHidden/>
              </w:rPr>
            </w:r>
            <w:r w:rsidR="004A09A8">
              <w:rPr>
                <w:webHidden/>
              </w:rPr>
              <w:fldChar w:fldCharType="separate"/>
            </w:r>
            <w:r w:rsidR="004A09A8">
              <w:rPr>
                <w:webHidden/>
              </w:rPr>
              <w:t>11</w:t>
            </w:r>
            <w:r w:rsidR="004A09A8">
              <w:rPr>
                <w:webHidden/>
              </w:rPr>
              <w:fldChar w:fldCharType="end"/>
            </w:r>
          </w:hyperlink>
        </w:p>
        <w:p w14:paraId="3EEB195D" w14:textId="190EA195" w:rsidR="004A09A8" w:rsidRDefault="00BE18D5">
          <w:pPr>
            <w:pStyle w:val="TOC1"/>
            <w:rPr>
              <w:rFonts w:asciiTheme="minorHAnsi" w:eastAsiaTheme="minorEastAsia" w:hAnsiTheme="minorHAnsi" w:cstheme="minorBidi"/>
              <w:kern w:val="2"/>
              <w:sz w:val="21"/>
              <w:szCs w:val="22"/>
              <w:lang w:val="en-US" w:eastAsia="zh-CN"/>
            </w:rPr>
          </w:pPr>
          <w:hyperlink w:anchor="_Toc108164403" w:history="1">
            <w:r w:rsidR="004A09A8" w:rsidRPr="00F119B0">
              <w:rPr>
                <w:rStyle w:val="Hyperlink"/>
                <w:rFonts w:eastAsia="SimSun"/>
              </w:rPr>
              <w:t>9.</w:t>
            </w:r>
            <w:r w:rsidR="004A09A8">
              <w:rPr>
                <w:rFonts w:asciiTheme="minorHAnsi" w:eastAsiaTheme="minorEastAsia" w:hAnsiTheme="minorHAnsi" w:cstheme="minorBidi"/>
                <w:kern w:val="2"/>
                <w:sz w:val="21"/>
                <w:szCs w:val="22"/>
                <w:lang w:val="en-US" w:eastAsia="zh-CN"/>
              </w:rPr>
              <w:tab/>
            </w:r>
            <w:r w:rsidR="004A09A8" w:rsidRPr="00F119B0">
              <w:rPr>
                <w:rStyle w:val="Hyperlink"/>
              </w:rPr>
              <w:t>Reference NFV automated testing framework</w:t>
            </w:r>
            <w:r w:rsidR="004A09A8">
              <w:rPr>
                <w:webHidden/>
              </w:rPr>
              <w:tab/>
            </w:r>
            <w:r w:rsidR="004A09A8">
              <w:rPr>
                <w:webHidden/>
              </w:rPr>
              <w:fldChar w:fldCharType="begin"/>
            </w:r>
            <w:r w:rsidR="004A09A8">
              <w:rPr>
                <w:webHidden/>
              </w:rPr>
              <w:instrText xml:space="preserve"> PAGEREF _Toc108164403 \h </w:instrText>
            </w:r>
            <w:r w:rsidR="004A09A8">
              <w:rPr>
                <w:webHidden/>
              </w:rPr>
            </w:r>
            <w:r w:rsidR="004A09A8">
              <w:rPr>
                <w:webHidden/>
              </w:rPr>
              <w:fldChar w:fldCharType="separate"/>
            </w:r>
            <w:r w:rsidR="004A09A8">
              <w:rPr>
                <w:webHidden/>
              </w:rPr>
              <w:t>11</w:t>
            </w:r>
            <w:r w:rsidR="004A09A8">
              <w:rPr>
                <w:webHidden/>
              </w:rPr>
              <w:fldChar w:fldCharType="end"/>
            </w:r>
          </w:hyperlink>
        </w:p>
        <w:p w14:paraId="5C38D03D" w14:textId="4800491C" w:rsidR="004A09A8" w:rsidRDefault="00BE18D5">
          <w:pPr>
            <w:pStyle w:val="TOC1"/>
            <w:rPr>
              <w:rFonts w:asciiTheme="minorHAnsi" w:eastAsiaTheme="minorEastAsia" w:hAnsiTheme="minorHAnsi" w:cstheme="minorBidi"/>
              <w:kern w:val="2"/>
              <w:sz w:val="21"/>
              <w:szCs w:val="22"/>
              <w:lang w:val="en-US" w:eastAsia="zh-CN"/>
            </w:rPr>
          </w:pPr>
          <w:hyperlink w:anchor="_Toc108164405" w:history="1">
            <w:r w:rsidR="004A09A8" w:rsidRPr="00F119B0">
              <w:rPr>
                <w:rStyle w:val="Hyperlink"/>
              </w:rPr>
              <w:t>Appendix</w:t>
            </w:r>
            <w:r w:rsidR="004A09A8" w:rsidRPr="00F119B0">
              <w:rPr>
                <w:rStyle w:val="Hyperlink"/>
                <w:lang w:val="en-US" w:eastAsia="zh-CN"/>
              </w:rPr>
              <w:t xml:space="preserve"> I.</w:t>
            </w:r>
            <w:r w:rsidR="004A09A8" w:rsidRPr="00F119B0">
              <w:rPr>
                <w:rStyle w:val="Hyperlink"/>
              </w:rPr>
              <w:t xml:space="preserve"> </w:t>
            </w:r>
            <w:r w:rsidR="004A09A8" w:rsidRPr="00F119B0">
              <w:rPr>
                <w:rStyle w:val="Hyperlink"/>
                <w:lang w:val="en-US" w:eastAsia="zh-CN"/>
              </w:rPr>
              <w:t>U</w:t>
            </w:r>
            <w:r w:rsidR="004A09A8" w:rsidRPr="00F119B0">
              <w:rPr>
                <w:rStyle w:val="Hyperlink"/>
              </w:rPr>
              <w:t>se cases of automated testing of NFV</w:t>
            </w:r>
            <w:r w:rsidR="004A09A8">
              <w:rPr>
                <w:webHidden/>
              </w:rPr>
              <w:tab/>
            </w:r>
            <w:r w:rsidR="004A09A8">
              <w:rPr>
                <w:webHidden/>
              </w:rPr>
              <w:fldChar w:fldCharType="begin"/>
            </w:r>
            <w:r w:rsidR="004A09A8">
              <w:rPr>
                <w:webHidden/>
              </w:rPr>
              <w:instrText xml:space="preserve"> PAGEREF _Toc108164405 \h </w:instrText>
            </w:r>
            <w:r w:rsidR="004A09A8">
              <w:rPr>
                <w:webHidden/>
              </w:rPr>
            </w:r>
            <w:r w:rsidR="004A09A8">
              <w:rPr>
                <w:webHidden/>
              </w:rPr>
              <w:fldChar w:fldCharType="separate"/>
            </w:r>
            <w:r w:rsidR="004A09A8">
              <w:rPr>
                <w:webHidden/>
              </w:rPr>
              <w:t>11</w:t>
            </w:r>
            <w:r w:rsidR="004A09A8">
              <w:rPr>
                <w:webHidden/>
              </w:rPr>
              <w:fldChar w:fldCharType="end"/>
            </w:r>
          </w:hyperlink>
        </w:p>
        <w:p w14:paraId="0A998AA2" w14:textId="70799ADC" w:rsidR="004A09A8" w:rsidRPr="004A09A8" w:rsidRDefault="00BE18D5">
          <w:pPr>
            <w:pStyle w:val="TOC2"/>
            <w:rPr>
              <w:rFonts w:asciiTheme="minorHAnsi" w:eastAsiaTheme="minorEastAsia" w:hAnsiTheme="minorHAnsi" w:cstheme="minorBidi"/>
              <w:kern w:val="2"/>
              <w:sz w:val="21"/>
              <w:szCs w:val="22"/>
              <w:lang w:val="en-US" w:eastAsia="zh-CN"/>
            </w:rPr>
          </w:pPr>
          <w:hyperlink w:anchor="_Toc108164406" w:history="1">
            <w:r w:rsidR="004A09A8" w:rsidRPr="00441B32">
              <w:rPr>
                <w:rStyle w:val="Hyperlink"/>
                <w:lang w:eastAsia="zh-CN"/>
              </w:rPr>
              <w:t>I.1 Use case template</w:t>
            </w:r>
            <w:r w:rsidR="004A09A8" w:rsidRPr="004A09A8">
              <w:rPr>
                <w:webHidden/>
              </w:rPr>
              <w:tab/>
            </w:r>
            <w:r w:rsidR="004A09A8" w:rsidRPr="004A09A8">
              <w:rPr>
                <w:webHidden/>
              </w:rPr>
              <w:fldChar w:fldCharType="begin"/>
            </w:r>
            <w:r w:rsidR="004A09A8" w:rsidRPr="004A09A8">
              <w:rPr>
                <w:webHidden/>
              </w:rPr>
              <w:instrText xml:space="preserve"> PAGEREF _Toc108164406 \h </w:instrText>
            </w:r>
            <w:r w:rsidR="004A09A8" w:rsidRPr="004A09A8">
              <w:rPr>
                <w:webHidden/>
              </w:rPr>
            </w:r>
            <w:r w:rsidR="004A09A8" w:rsidRPr="004A09A8">
              <w:rPr>
                <w:webHidden/>
              </w:rPr>
              <w:fldChar w:fldCharType="separate"/>
            </w:r>
            <w:r w:rsidR="004A09A8" w:rsidRPr="004A09A8">
              <w:rPr>
                <w:webHidden/>
              </w:rPr>
              <w:t>11</w:t>
            </w:r>
            <w:r w:rsidR="004A09A8" w:rsidRPr="004A09A8">
              <w:rPr>
                <w:webHidden/>
              </w:rPr>
              <w:fldChar w:fldCharType="end"/>
            </w:r>
          </w:hyperlink>
        </w:p>
        <w:p w14:paraId="3F680D7E" w14:textId="496DEF11" w:rsidR="004A09A8" w:rsidRPr="004A09A8" w:rsidRDefault="00BE18D5">
          <w:pPr>
            <w:pStyle w:val="TOC2"/>
            <w:rPr>
              <w:rFonts w:asciiTheme="minorHAnsi" w:eastAsiaTheme="minorEastAsia" w:hAnsiTheme="minorHAnsi" w:cstheme="minorBidi"/>
              <w:kern w:val="2"/>
              <w:sz w:val="21"/>
              <w:szCs w:val="22"/>
              <w:lang w:val="en-US" w:eastAsia="zh-CN"/>
            </w:rPr>
          </w:pPr>
          <w:hyperlink w:anchor="_Toc108164407" w:history="1">
            <w:r w:rsidR="004A09A8" w:rsidRPr="00441B32">
              <w:rPr>
                <w:rStyle w:val="Hyperlink"/>
                <w:lang w:eastAsia="zh-CN"/>
              </w:rPr>
              <w:t>I.2 Use case of test case template</w:t>
            </w:r>
            <w:r w:rsidR="004A09A8" w:rsidRPr="004A09A8">
              <w:rPr>
                <w:webHidden/>
              </w:rPr>
              <w:tab/>
            </w:r>
            <w:r w:rsidR="004A09A8" w:rsidRPr="004A09A8">
              <w:rPr>
                <w:webHidden/>
              </w:rPr>
              <w:fldChar w:fldCharType="begin"/>
            </w:r>
            <w:r w:rsidR="004A09A8" w:rsidRPr="004A09A8">
              <w:rPr>
                <w:webHidden/>
              </w:rPr>
              <w:instrText xml:space="preserve"> PAGEREF _Toc108164407 \h </w:instrText>
            </w:r>
            <w:r w:rsidR="004A09A8" w:rsidRPr="004A09A8">
              <w:rPr>
                <w:webHidden/>
              </w:rPr>
            </w:r>
            <w:r w:rsidR="004A09A8" w:rsidRPr="004A09A8">
              <w:rPr>
                <w:webHidden/>
              </w:rPr>
              <w:fldChar w:fldCharType="separate"/>
            </w:r>
            <w:r w:rsidR="004A09A8" w:rsidRPr="004A09A8">
              <w:rPr>
                <w:webHidden/>
              </w:rPr>
              <w:t>12</w:t>
            </w:r>
            <w:r w:rsidR="004A09A8" w:rsidRPr="004A09A8">
              <w:rPr>
                <w:webHidden/>
              </w:rPr>
              <w:fldChar w:fldCharType="end"/>
            </w:r>
          </w:hyperlink>
        </w:p>
        <w:p w14:paraId="15DA6DCC" w14:textId="79D28693" w:rsidR="004A09A8" w:rsidRPr="004A09A8" w:rsidRDefault="00BE18D5">
          <w:pPr>
            <w:pStyle w:val="TOC2"/>
            <w:rPr>
              <w:rFonts w:asciiTheme="minorHAnsi" w:eastAsiaTheme="minorEastAsia" w:hAnsiTheme="minorHAnsi" w:cstheme="minorBidi"/>
              <w:kern w:val="2"/>
              <w:sz w:val="21"/>
              <w:szCs w:val="22"/>
              <w:lang w:val="en-US" w:eastAsia="zh-CN"/>
            </w:rPr>
          </w:pPr>
          <w:hyperlink w:anchor="_Toc108164408" w:history="1">
            <w:r w:rsidR="004A09A8" w:rsidRPr="00441B32">
              <w:rPr>
                <w:rStyle w:val="Hyperlink"/>
                <w:lang w:eastAsia="zh-CN"/>
              </w:rPr>
              <w:t xml:space="preserve">I.2 Use case of test </w:t>
            </w:r>
            <w:r w:rsidR="004A09A8" w:rsidRPr="00441B32">
              <w:rPr>
                <w:rStyle w:val="Hyperlink"/>
              </w:rPr>
              <w:t>reliability</w:t>
            </w:r>
            <w:r w:rsidR="004A09A8" w:rsidRPr="004A09A8">
              <w:rPr>
                <w:webHidden/>
              </w:rPr>
              <w:tab/>
            </w:r>
            <w:r w:rsidR="004A09A8" w:rsidRPr="004A09A8">
              <w:rPr>
                <w:webHidden/>
              </w:rPr>
              <w:fldChar w:fldCharType="begin"/>
            </w:r>
            <w:r w:rsidR="004A09A8" w:rsidRPr="004A09A8">
              <w:rPr>
                <w:webHidden/>
              </w:rPr>
              <w:instrText xml:space="preserve"> PAGEREF _Toc108164408 \h </w:instrText>
            </w:r>
            <w:r w:rsidR="004A09A8" w:rsidRPr="004A09A8">
              <w:rPr>
                <w:webHidden/>
              </w:rPr>
            </w:r>
            <w:r w:rsidR="004A09A8" w:rsidRPr="004A09A8">
              <w:rPr>
                <w:webHidden/>
              </w:rPr>
              <w:fldChar w:fldCharType="separate"/>
            </w:r>
            <w:r w:rsidR="004A09A8" w:rsidRPr="004A09A8">
              <w:rPr>
                <w:webHidden/>
              </w:rPr>
              <w:t>14</w:t>
            </w:r>
            <w:r w:rsidR="004A09A8" w:rsidRPr="004A09A8">
              <w:rPr>
                <w:webHidden/>
              </w:rPr>
              <w:fldChar w:fldCharType="end"/>
            </w:r>
          </w:hyperlink>
        </w:p>
        <w:p w14:paraId="4D27BAB7" w14:textId="77777777" w:rsidR="00A36D9E" w:rsidRDefault="00A36D9E" w:rsidP="00A36D9E">
          <w:pPr>
            <w:rPr>
              <w:b/>
              <w:bCs/>
              <w:szCs w:val="28"/>
              <w:lang w:val="en-US" w:eastAsia="zh-CN"/>
            </w:rPr>
          </w:pPr>
          <w:r>
            <w:fldChar w:fldCharType="end"/>
          </w:r>
        </w:p>
      </w:sdtContent>
    </w:sdt>
    <w:p w14:paraId="0832DCAB" w14:textId="77777777" w:rsidR="00A36D9E" w:rsidRDefault="00A36D9E" w:rsidP="00A36D9E">
      <w:pPr>
        <w:rPr>
          <w:b/>
          <w:bCs/>
          <w:szCs w:val="28"/>
          <w:lang w:val="en-US" w:eastAsia="zh-CN"/>
        </w:rPr>
      </w:pPr>
      <w:r>
        <w:rPr>
          <w:rFonts w:hint="eastAsia"/>
          <w:b/>
          <w:bCs/>
          <w:szCs w:val="28"/>
          <w:lang w:val="en-US" w:eastAsia="zh-CN"/>
        </w:rPr>
        <w:br w:type="page"/>
      </w:r>
    </w:p>
    <w:p w14:paraId="22484BF6" w14:textId="77777777" w:rsidR="00A36D9E" w:rsidRDefault="00A36D9E" w:rsidP="00A36D9E">
      <w:pPr>
        <w:pStyle w:val="t1"/>
      </w:pPr>
      <w:bookmarkStart w:id="15" w:name="_Toc5888"/>
      <w:bookmarkStart w:id="16" w:name="_Toc27010"/>
      <w:bookmarkStart w:id="17" w:name="_Toc9469"/>
      <w:bookmarkStart w:id="18" w:name="_Toc1117"/>
      <w:bookmarkStart w:id="19" w:name="_Toc26444"/>
      <w:bookmarkStart w:id="20" w:name="_Toc15253"/>
      <w:bookmarkStart w:id="21" w:name="_Toc1285"/>
      <w:bookmarkStart w:id="22" w:name="_Toc23949"/>
      <w:bookmarkStart w:id="23" w:name="_Toc2516"/>
      <w:bookmarkStart w:id="24" w:name="_Toc11276"/>
      <w:bookmarkStart w:id="25" w:name="_Toc7206"/>
      <w:bookmarkStart w:id="26" w:name="_Toc19235"/>
      <w:bookmarkStart w:id="27" w:name="_Toc11464"/>
      <w:bookmarkStart w:id="28" w:name="_Toc13442"/>
      <w:bookmarkStart w:id="29" w:name="_Toc108164379"/>
      <w:r>
        <w:rPr>
          <w:rFonts w:eastAsia="SimSun" w:hint="eastAsia"/>
          <w:lang w:val="en-US" w:eastAsia="zh-CN"/>
        </w:rPr>
        <w:lastRenderedPageBreak/>
        <w:t>S</w:t>
      </w:r>
      <w:r>
        <w:t>cope</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t xml:space="preserve"> </w:t>
      </w:r>
    </w:p>
    <w:p w14:paraId="4A96ECEA" w14:textId="77777777" w:rsidR="00A36D9E" w:rsidRDefault="00A36D9E" w:rsidP="00A36D9E">
      <w:pPr>
        <w:rPr>
          <w:lang w:val="en-US" w:eastAsia="zh-CN"/>
        </w:rPr>
      </w:pPr>
      <w:r>
        <w:rPr>
          <w:lang w:val="en-US" w:eastAsia="zh-CN"/>
        </w:rPr>
        <w:t>This Recommendation provides the framework of NFV automated testing. This Recommendation addresses the following subjects:</w:t>
      </w:r>
    </w:p>
    <w:p w14:paraId="1B0BB0F7" w14:textId="77777777" w:rsidR="00A36D9E" w:rsidRDefault="00A36D9E" w:rsidP="00A36D9E">
      <w:pPr>
        <w:rPr>
          <w:lang w:val="en-US" w:eastAsia="zh-CN"/>
        </w:rPr>
      </w:pPr>
      <w:r>
        <w:rPr>
          <w:rFonts w:hint="eastAsia"/>
          <w:lang w:val="en-US" w:eastAsia="zh-CN"/>
        </w:rPr>
        <w:t>-</w:t>
      </w:r>
      <w:r>
        <w:rPr>
          <w:rFonts w:hint="eastAsia"/>
          <w:lang w:val="en-US" w:eastAsia="zh-CN"/>
        </w:rPr>
        <w:tab/>
      </w:r>
      <w:r>
        <w:rPr>
          <w:lang w:val="en-US" w:eastAsia="zh-CN"/>
        </w:rPr>
        <w:t xml:space="preserve">Overview of </w:t>
      </w:r>
      <w:r>
        <w:rPr>
          <w:rFonts w:hint="eastAsia"/>
          <w:lang w:val="en-US" w:eastAsia="zh-CN"/>
        </w:rPr>
        <w:t xml:space="preserve">NFV </w:t>
      </w:r>
      <w:r>
        <w:rPr>
          <w:lang w:val="en-US" w:eastAsia="zh-CN"/>
        </w:rPr>
        <w:t xml:space="preserve">architecture and </w:t>
      </w:r>
      <w:r>
        <w:rPr>
          <w:rFonts w:hint="eastAsia"/>
          <w:lang w:val="en-US" w:eastAsia="zh-CN"/>
        </w:rPr>
        <w:t xml:space="preserve">NFV </w:t>
      </w:r>
      <w:r>
        <w:rPr>
          <w:lang w:val="en-US" w:eastAsia="zh-CN"/>
        </w:rPr>
        <w:t>automated testing</w:t>
      </w:r>
    </w:p>
    <w:p w14:paraId="2A90B30C" w14:textId="77777777" w:rsidR="00A36D9E" w:rsidRDefault="00A36D9E" w:rsidP="00A36D9E">
      <w:pPr>
        <w:rPr>
          <w:lang w:val="en-US" w:eastAsia="zh-CN"/>
        </w:rPr>
      </w:pPr>
      <w:r>
        <w:rPr>
          <w:rFonts w:hint="eastAsia"/>
          <w:lang w:val="en-US" w:eastAsia="zh-CN"/>
        </w:rPr>
        <w:t>-</w:t>
      </w:r>
      <w:r>
        <w:rPr>
          <w:rFonts w:hint="eastAsia"/>
          <w:lang w:val="en-US" w:eastAsia="zh-CN"/>
        </w:rPr>
        <w:tab/>
      </w:r>
      <w:r>
        <w:rPr>
          <w:lang w:val="en-US" w:eastAsia="zh-CN"/>
        </w:rPr>
        <w:t xml:space="preserve">Design consideration for </w:t>
      </w:r>
      <w:r>
        <w:rPr>
          <w:rFonts w:hint="eastAsia"/>
          <w:lang w:val="en-US" w:eastAsia="zh-CN"/>
        </w:rPr>
        <w:t xml:space="preserve">NFV </w:t>
      </w:r>
      <w:r>
        <w:rPr>
          <w:lang w:val="en-US" w:eastAsia="zh-CN"/>
        </w:rPr>
        <w:t>automated testing</w:t>
      </w:r>
    </w:p>
    <w:p w14:paraId="0C31997F" w14:textId="77777777" w:rsidR="00A36D9E" w:rsidRDefault="00A36D9E" w:rsidP="00A36D9E">
      <w:pPr>
        <w:rPr>
          <w:lang w:val="en-US" w:eastAsia="zh-CN"/>
        </w:rPr>
      </w:pPr>
      <w:r>
        <w:rPr>
          <w:rFonts w:hint="eastAsia"/>
          <w:lang w:val="en-US" w:eastAsia="zh-CN"/>
        </w:rPr>
        <w:t>-</w:t>
      </w:r>
      <w:r>
        <w:rPr>
          <w:rFonts w:hint="eastAsia"/>
          <w:lang w:val="en-US" w:eastAsia="zh-CN"/>
        </w:rPr>
        <w:tab/>
      </w:r>
      <w:r>
        <w:rPr>
          <w:lang w:val="en-US" w:eastAsia="zh-CN"/>
        </w:rPr>
        <w:t>Framework requirements</w:t>
      </w:r>
    </w:p>
    <w:p w14:paraId="65DA5136" w14:textId="77777777" w:rsidR="00A36D9E" w:rsidRDefault="00A36D9E" w:rsidP="00A36D9E">
      <w:pPr>
        <w:rPr>
          <w:lang w:val="en-US" w:eastAsia="zh-CN"/>
        </w:rPr>
      </w:pPr>
      <w:r>
        <w:rPr>
          <w:rFonts w:hint="eastAsia"/>
          <w:lang w:val="en-US" w:eastAsia="zh-CN"/>
        </w:rPr>
        <w:t>-</w:t>
      </w:r>
      <w:r>
        <w:rPr>
          <w:rFonts w:hint="eastAsia"/>
          <w:lang w:val="en-US" w:eastAsia="zh-CN"/>
        </w:rPr>
        <w:tab/>
      </w:r>
      <w:r>
        <w:rPr>
          <w:lang w:val="en-US" w:eastAsia="zh-CN"/>
        </w:rPr>
        <w:t xml:space="preserve">Reference </w:t>
      </w:r>
      <w:r>
        <w:rPr>
          <w:rFonts w:hint="eastAsia"/>
          <w:lang w:val="en-US" w:eastAsia="zh-CN"/>
        </w:rPr>
        <w:t xml:space="preserve">NFV </w:t>
      </w:r>
      <w:r>
        <w:rPr>
          <w:lang w:val="en-US" w:eastAsia="zh-CN"/>
        </w:rPr>
        <w:t>automated testing framework</w:t>
      </w:r>
    </w:p>
    <w:p w14:paraId="24181045" w14:textId="77777777" w:rsidR="00A36D9E" w:rsidRDefault="00A36D9E" w:rsidP="00A36D9E">
      <w:pPr>
        <w:rPr>
          <w:lang w:val="en-US" w:eastAsia="zh-CN"/>
        </w:rPr>
      </w:pPr>
      <w:r>
        <w:rPr>
          <w:rFonts w:hint="eastAsia"/>
          <w:lang w:val="en-US" w:eastAsia="zh-CN"/>
        </w:rPr>
        <w:t>-</w:t>
      </w:r>
      <w:r>
        <w:rPr>
          <w:rFonts w:hint="eastAsia"/>
          <w:lang w:val="en-US" w:eastAsia="zh-CN"/>
        </w:rPr>
        <w:tab/>
        <w:t>Use cases of NFV automated testing</w:t>
      </w:r>
    </w:p>
    <w:p w14:paraId="4A34F84A" w14:textId="77777777" w:rsidR="00A36D9E" w:rsidRDefault="00A36D9E" w:rsidP="00A36D9E">
      <w:pPr>
        <w:pStyle w:val="t1"/>
      </w:pPr>
      <w:bookmarkStart w:id="30" w:name="_Toc870"/>
      <w:bookmarkStart w:id="31" w:name="_Toc23927"/>
      <w:bookmarkStart w:id="32" w:name="_Toc29828"/>
      <w:bookmarkStart w:id="33" w:name="_Toc24630"/>
      <w:bookmarkStart w:id="34" w:name="_Toc30893"/>
      <w:bookmarkStart w:id="35" w:name="_Toc28023"/>
      <w:bookmarkStart w:id="36" w:name="_Toc8635"/>
      <w:bookmarkStart w:id="37" w:name="_Toc31884"/>
      <w:bookmarkStart w:id="38" w:name="_Toc7493"/>
      <w:bookmarkStart w:id="39" w:name="_Toc12826"/>
      <w:bookmarkStart w:id="40" w:name="_Toc19457"/>
      <w:bookmarkStart w:id="41" w:name="_Toc370"/>
      <w:bookmarkStart w:id="42" w:name="_Toc20428"/>
      <w:bookmarkStart w:id="43" w:name="_Toc20640"/>
      <w:bookmarkStart w:id="44" w:name="_Toc108164380"/>
      <w:r>
        <w:t>Reference</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6D2604D3" w14:textId="77777777" w:rsidR="00A36D9E" w:rsidRDefault="00A36D9E" w:rsidP="00A36D9E">
      <w:pPr>
        <w:tabs>
          <w:tab w:val="left" w:pos="794"/>
          <w:tab w:val="left" w:pos="1191"/>
          <w:tab w:val="left" w:pos="1588"/>
          <w:tab w:val="left" w:pos="1985"/>
        </w:tabs>
        <w:jc w:val="both"/>
      </w:pPr>
      <w: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6693F99A" w14:textId="77777777" w:rsidR="00A36D9E" w:rsidRDefault="00A36D9E" w:rsidP="00A36D9E">
      <w:pPr>
        <w:pStyle w:val="enumlev1"/>
        <w:tabs>
          <w:tab w:val="clear" w:pos="794"/>
          <w:tab w:val="clear" w:pos="1191"/>
          <w:tab w:val="clear" w:pos="1588"/>
          <w:tab w:val="clear" w:pos="1985"/>
          <w:tab w:val="left" w:pos="2160"/>
        </w:tabs>
        <w:ind w:left="2160" w:hanging="2160"/>
        <w:rPr>
          <w:rFonts w:eastAsia="SimSun"/>
          <w:i/>
          <w:szCs w:val="24"/>
          <w:lang w:val="en-US" w:eastAsia="zh-CN"/>
        </w:rPr>
      </w:pPr>
      <w:r>
        <w:rPr>
          <w:szCs w:val="24"/>
        </w:rPr>
        <w:t>[</w:t>
      </w:r>
      <w:r>
        <w:rPr>
          <w:rFonts w:hint="eastAsia"/>
          <w:lang w:val="en-US" w:eastAsia="zh-CN"/>
        </w:rPr>
        <w:t>ETSI GS NFV 002</w:t>
      </w:r>
      <w:r>
        <w:rPr>
          <w:szCs w:val="24"/>
        </w:rPr>
        <w:t>]</w:t>
      </w:r>
      <w:r>
        <w:rPr>
          <w:szCs w:val="24"/>
        </w:rPr>
        <w:tab/>
        <w:t xml:space="preserve">Recommendation </w:t>
      </w:r>
      <w:r>
        <w:rPr>
          <w:rFonts w:hint="eastAsia"/>
          <w:lang w:val="en-US" w:eastAsia="zh-CN"/>
        </w:rPr>
        <w:t>ETSI GS NFV 002</w:t>
      </w:r>
      <w:r>
        <w:rPr>
          <w:szCs w:val="24"/>
        </w:rPr>
        <w:t xml:space="preserve"> (</w:t>
      </w:r>
      <w:r>
        <w:rPr>
          <w:rFonts w:eastAsia="SimSun" w:hint="eastAsia"/>
          <w:szCs w:val="24"/>
          <w:lang w:val="en-US" w:eastAsia="zh-CN"/>
        </w:rPr>
        <w:t>2014</w:t>
      </w:r>
      <w:r>
        <w:rPr>
          <w:szCs w:val="24"/>
        </w:rPr>
        <w:t xml:space="preserve">), </w:t>
      </w:r>
      <w:r>
        <w:rPr>
          <w:rFonts w:eastAsia="SimSun" w:hint="eastAsia"/>
          <w:i/>
          <w:szCs w:val="24"/>
          <w:lang w:val="en-US" w:eastAsia="zh-CN"/>
        </w:rPr>
        <w:t>NFV architecture f</w:t>
      </w:r>
      <w:r>
        <w:rPr>
          <w:i/>
          <w:szCs w:val="24"/>
        </w:rPr>
        <w:t>or including references to documents of other organizations in ITU-T Recommendations</w:t>
      </w:r>
    </w:p>
    <w:p w14:paraId="55DB78F6" w14:textId="77777777" w:rsidR="00A36D9E" w:rsidRDefault="00A36D9E" w:rsidP="00A36D9E">
      <w:pPr>
        <w:rPr>
          <w:lang w:val="en-US" w:eastAsia="zh-CN"/>
        </w:rPr>
      </w:pPr>
      <w:r>
        <w:rPr>
          <w:lang w:val="en-US" w:eastAsia="zh-CN"/>
        </w:rPr>
        <w:t>[TBD]</w:t>
      </w:r>
    </w:p>
    <w:p w14:paraId="5FBC6469" w14:textId="77777777" w:rsidR="00A36D9E" w:rsidRDefault="00A36D9E" w:rsidP="00A36D9E">
      <w:pPr>
        <w:pStyle w:val="t1"/>
      </w:pPr>
      <w:bookmarkStart w:id="45" w:name="_Toc2306"/>
      <w:bookmarkStart w:id="46" w:name="_Toc13913"/>
      <w:bookmarkStart w:id="47" w:name="_Toc10315"/>
      <w:bookmarkStart w:id="48" w:name="_Toc2156"/>
      <w:bookmarkStart w:id="49" w:name="_Toc14667"/>
      <w:bookmarkStart w:id="50" w:name="_Toc18128"/>
      <w:bookmarkStart w:id="51" w:name="_Toc20907"/>
      <w:bookmarkStart w:id="52" w:name="_Toc16682"/>
      <w:bookmarkStart w:id="53" w:name="_Toc11155"/>
      <w:bookmarkStart w:id="54" w:name="_Toc5891"/>
      <w:bookmarkStart w:id="55" w:name="_Toc30591"/>
      <w:bookmarkStart w:id="56" w:name="_Toc2259"/>
      <w:bookmarkStart w:id="57" w:name="_Toc30294"/>
      <w:bookmarkStart w:id="58" w:name="_Toc17968"/>
      <w:bookmarkStart w:id="59" w:name="_Toc108164381"/>
      <w:r>
        <w:t>Definition</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5964F153" w14:textId="7A33EDC5" w:rsidR="00A36D9E" w:rsidRDefault="00A36D9E" w:rsidP="00A36D9E">
      <w:pPr>
        <w:pStyle w:val="t11"/>
      </w:pPr>
      <w:bookmarkStart w:id="60" w:name="_Toc1164"/>
      <w:bookmarkStart w:id="61" w:name="_Toc3456"/>
      <w:bookmarkStart w:id="62" w:name="_Toc31552"/>
      <w:bookmarkStart w:id="63" w:name="_Toc31022"/>
      <w:bookmarkStart w:id="64" w:name="_Toc28923"/>
      <w:bookmarkStart w:id="65" w:name="_Toc12565"/>
      <w:bookmarkStart w:id="66" w:name="_Toc6957"/>
      <w:bookmarkStart w:id="67" w:name="_Toc15988"/>
      <w:bookmarkStart w:id="68" w:name="_Toc10556"/>
      <w:bookmarkStart w:id="69" w:name="_Toc30404"/>
      <w:bookmarkStart w:id="70" w:name="_Toc17208"/>
      <w:bookmarkStart w:id="71" w:name="_Toc6566"/>
      <w:bookmarkStart w:id="72" w:name="_Toc25590"/>
      <w:bookmarkStart w:id="73" w:name="_Toc108164382"/>
      <w:r>
        <w:t>Terms defined elsewhere</w:t>
      </w:r>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3535A92F" w14:textId="09BCB786" w:rsidR="00A9723E" w:rsidRPr="00441B32" w:rsidRDefault="00A9723E" w:rsidP="00441B32">
      <w:pPr>
        <w:pStyle w:val="t11"/>
        <w:numPr>
          <w:ilvl w:val="0"/>
          <w:numId w:val="0"/>
        </w:numPr>
        <w:rPr>
          <w:b w:val="0"/>
          <w:bCs w:val="0"/>
        </w:rPr>
      </w:pPr>
      <w:r w:rsidRPr="00441B32">
        <w:rPr>
          <w:b w:val="0"/>
          <w:bCs w:val="0"/>
          <w:i/>
          <w:iCs/>
        </w:rPr>
        <w:t xml:space="preserve">[Editor’s NOTE on July 2022]: </w:t>
      </w:r>
      <w:r w:rsidR="00925A57">
        <w:rPr>
          <w:b w:val="0"/>
          <w:bCs w:val="0"/>
          <w:i/>
          <w:iCs/>
        </w:rPr>
        <w:t>Definition of NFV in this Recommendation should be addressed. Contributions are invited</w:t>
      </w:r>
      <w:r>
        <w:rPr>
          <w:b w:val="0"/>
          <w:bCs w:val="0"/>
          <w:i/>
          <w:iCs/>
        </w:rPr>
        <w:t xml:space="preserve"> </w:t>
      </w:r>
      <w:r w:rsidRPr="00441B32">
        <w:rPr>
          <w:b w:val="0"/>
          <w:bCs w:val="0"/>
          <w:i/>
          <w:iCs/>
        </w:rPr>
        <w:t>.</w:t>
      </w:r>
    </w:p>
    <w:p w14:paraId="108AED8C" w14:textId="77777777" w:rsidR="00A36D9E" w:rsidRDefault="00A36D9E" w:rsidP="00A36D9E">
      <w:pPr>
        <w:rPr>
          <w:lang w:val="en-US" w:eastAsia="zh-CN"/>
        </w:rPr>
      </w:pPr>
      <w:r>
        <w:rPr>
          <w:lang w:val="en-US" w:eastAsia="zh-CN"/>
        </w:rPr>
        <w:t>This Recommendation uses the following terms defined elsewhere:</w:t>
      </w:r>
    </w:p>
    <w:p w14:paraId="3CC7D905" w14:textId="0A385293" w:rsidR="00A36D9E" w:rsidRDefault="00A36D9E" w:rsidP="00A36D9E">
      <w:pPr>
        <w:jc w:val="both"/>
      </w:pPr>
      <w:bookmarkStart w:id="74" w:name="_Toc2047"/>
      <w:bookmarkStart w:id="75" w:name="_Toc24241"/>
      <w:bookmarkStart w:id="76" w:name="_Toc13185"/>
      <w:bookmarkStart w:id="77" w:name="_Toc213"/>
      <w:bookmarkStart w:id="78" w:name="_Toc12157"/>
      <w:bookmarkStart w:id="79" w:name="_Toc17765"/>
      <w:bookmarkStart w:id="80" w:name="_Toc32035"/>
      <w:bookmarkStart w:id="81" w:name="_Toc6886"/>
      <w:bookmarkStart w:id="82" w:name="_Toc29727"/>
      <w:bookmarkStart w:id="83" w:name="_Toc23003"/>
      <w:bookmarkStart w:id="84" w:name="_Toc15032"/>
      <w:bookmarkStart w:id="85" w:name="_Toc80689141"/>
      <w:r w:rsidRPr="00B84107">
        <w:rPr>
          <w:rFonts w:eastAsia="Batang"/>
          <w:b/>
          <w:bCs/>
          <w:iCs/>
          <w:kern w:val="2"/>
          <w:szCs w:val="20"/>
        </w:rPr>
        <w:t>3.1.</w:t>
      </w:r>
      <w:r w:rsidRPr="00B84107">
        <w:rPr>
          <w:rFonts w:eastAsia="SimSun"/>
          <w:b/>
          <w:bCs/>
          <w:iCs/>
          <w:kern w:val="2"/>
          <w:szCs w:val="20"/>
          <w:lang w:eastAsia="zh-CN"/>
        </w:rPr>
        <w:t>1</w:t>
      </w:r>
      <w:r>
        <w:rPr>
          <w:rFonts w:eastAsia="SimSun"/>
          <w:b/>
          <w:bCs/>
          <w:iCs/>
          <w:kern w:val="2"/>
          <w:szCs w:val="20"/>
          <w:lang w:eastAsia="zh-CN"/>
        </w:rPr>
        <w:tab/>
      </w:r>
      <w:r w:rsidRPr="00B84107">
        <w:rPr>
          <w:b/>
          <w:bCs/>
        </w:rPr>
        <w:t>test case</w:t>
      </w:r>
      <w:r>
        <w:t xml:space="preserve"> [ITU-T Y.4500.15/Q.3955]: Specification of the actions required to achieve a specific test purpose, starting in a stable testing state, ending in a stable testing state and defined in either natural language for manual operation or in a machine-readable language (such as testing and test control notation version 3 (TTCN-3)) for automatic execution.</w:t>
      </w:r>
      <w:bookmarkEnd w:id="74"/>
      <w:bookmarkEnd w:id="75"/>
      <w:bookmarkEnd w:id="76"/>
      <w:bookmarkEnd w:id="77"/>
      <w:bookmarkEnd w:id="78"/>
      <w:bookmarkEnd w:id="79"/>
      <w:bookmarkEnd w:id="80"/>
      <w:bookmarkEnd w:id="81"/>
      <w:bookmarkEnd w:id="82"/>
      <w:bookmarkEnd w:id="83"/>
      <w:bookmarkEnd w:id="84"/>
      <w:bookmarkEnd w:id="85"/>
    </w:p>
    <w:p w14:paraId="2DC48DB9" w14:textId="4DBF6839" w:rsidR="00D34E36" w:rsidRPr="002C67A3" w:rsidRDefault="00D34E36" w:rsidP="00A36D9E">
      <w:pPr>
        <w:jc w:val="both"/>
        <w:rPr>
          <w:rFonts w:eastAsia="MS Mincho"/>
          <w:b/>
          <w:bCs/>
        </w:rPr>
      </w:pPr>
      <w:r>
        <w:rPr>
          <w:b/>
          <w:bCs/>
        </w:rPr>
        <w:t>3.1.2</w:t>
      </w:r>
      <w:r w:rsidRPr="0095126A">
        <w:rPr>
          <w:rFonts w:eastAsia="SimSun"/>
          <w:b/>
          <w:bCs/>
          <w:iCs/>
          <w:kern w:val="2"/>
          <w:szCs w:val="20"/>
          <w:lang w:eastAsia="zh-CN"/>
        </w:rPr>
        <w:t xml:space="preserve"> </w:t>
      </w:r>
      <w:r w:rsidRPr="0095126A">
        <w:rPr>
          <w:b/>
          <w:bCs/>
          <w:iCs/>
        </w:rPr>
        <w:tab/>
      </w:r>
      <w:r w:rsidRPr="0095126A">
        <w:rPr>
          <w:b/>
          <w:bCs/>
        </w:rPr>
        <w:t xml:space="preserve">network functions virtualization (NFV) </w:t>
      </w:r>
      <w:r w:rsidRPr="00AE5D6C">
        <w:t>[</w:t>
      </w:r>
      <w:r w:rsidRPr="00D34E36">
        <w:t>b-ETSI GS NFV 003</w:t>
      </w:r>
      <w:r w:rsidRPr="00AE5D6C">
        <w:t xml:space="preserve">]: </w:t>
      </w:r>
      <w:r w:rsidRPr="0095126A">
        <w:t>Principle of separating network functions from the hardware they run on by using virtual hardware abstraction.</w:t>
      </w:r>
    </w:p>
    <w:p w14:paraId="59DD6164" w14:textId="77777777" w:rsidR="00A36D9E" w:rsidRDefault="00A36D9E" w:rsidP="00A36D9E">
      <w:pPr>
        <w:rPr>
          <w:lang w:val="en-US" w:eastAsia="zh-CN"/>
        </w:rPr>
      </w:pPr>
      <w:r>
        <w:rPr>
          <w:lang w:val="en-US" w:eastAsia="zh-CN"/>
        </w:rPr>
        <w:t>[TBD]</w:t>
      </w:r>
    </w:p>
    <w:p w14:paraId="1CEE2B99" w14:textId="77777777" w:rsidR="00A36D9E" w:rsidRDefault="00A36D9E" w:rsidP="00A36D9E">
      <w:pPr>
        <w:pStyle w:val="t11"/>
      </w:pPr>
      <w:bookmarkStart w:id="86" w:name="_Toc20259"/>
      <w:bookmarkStart w:id="87" w:name="_Toc18164"/>
      <w:bookmarkStart w:id="88" w:name="_Toc13239"/>
      <w:bookmarkStart w:id="89" w:name="_Toc13406"/>
      <w:bookmarkStart w:id="90" w:name="_Toc22159"/>
      <w:bookmarkStart w:id="91" w:name="_Toc21641"/>
      <w:bookmarkStart w:id="92" w:name="_Toc32184"/>
      <w:bookmarkStart w:id="93" w:name="_Toc18183"/>
      <w:bookmarkStart w:id="94" w:name="_Toc14697"/>
      <w:bookmarkStart w:id="95" w:name="_Toc4896"/>
      <w:bookmarkStart w:id="96" w:name="_Toc3094"/>
      <w:bookmarkStart w:id="97" w:name="_Toc3586"/>
      <w:bookmarkStart w:id="98" w:name="_Toc25573"/>
      <w:bookmarkStart w:id="99" w:name="_Toc108164383"/>
      <w:r>
        <w:t>Terms defined in this Recommendation</w:t>
      </w:r>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780B4021" w14:textId="77777777" w:rsidR="00A36D9E" w:rsidRDefault="00A36D9E" w:rsidP="00A36D9E">
      <w:pPr>
        <w:numPr>
          <w:ilvl w:val="255"/>
          <w:numId w:val="0"/>
        </w:numPr>
      </w:pPr>
      <w:bookmarkStart w:id="100" w:name="_Toc74822657"/>
      <w:r>
        <w:t>This Recommendation defines the following terms:</w:t>
      </w:r>
      <w:bookmarkEnd w:id="100"/>
    </w:p>
    <w:p w14:paraId="62A830FD" w14:textId="77777777" w:rsidR="00A36D9E" w:rsidRDefault="00A36D9E" w:rsidP="00A36D9E">
      <w:pPr>
        <w:jc w:val="both"/>
      </w:pPr>
      <w:bookmarkStart w:id="101" w:name="_Toc74822659"/>
      <w:bookmarkStart w:id="102" w:name="OLE_LINK2"/>
      <w:bookmarkStart w:id="103" w:name="_Toc74822660"/>
      <w:r w:rsidRPr="00B84107">
        <w:rPr>
          <w:rFonts w:eastAsia="Batang"/>
          <w:b/>
          <w:bCs/>
          <w:iCs/>
          <w:kern w:val="2"/>
          <w:szCs w:val="20"/>
        </w:rPr>
        <w:t>3.</w:t>
      </w:r>
      <w:r>
        <w:rPr>
          <w:rFonts w:eastAsia="Batang"/>
          <w:b/>
          <w:bCs/>
          <w:iCs/>
          <w:kern w:val="2"/>
          <w:szCs w:val="20"/>
        </w:rPr>
        <w:t>2</w:t>
      </w:r>
      <w:r w:rsidRPr="00B84107">
        <w:rPr>
          <w:rFonts w:eastAsia="Batang"/>
          <w:b/>
          <w:bCs/>
          <w:iCs/>
          <w:kern w:val="2"/>
          <w:szCs w:val="20"/>
        </w:rPr>
        <w:t>.</w:t>
      </w:r>
      <w:r w:rsidRPr="00B84107">
        <w:rPr>
          <w:rFonts w:eastAsia="SimSun"/>
          <w:b/>
          <w:bCs/>
          <w:iCs/>
          <w:kern w:val="2"/>
          <w:szCs w:val="20"/>
          <w:lang w:eastAsia="zh-CN"/>
        </w:rPr>
        <w:t>1</w:t>
      </w:r>
      <w:r>
        <w:rPr>
          <w:rFonts w:eastAsia="SimSun"/>
          <w:b/>
          <w:bCs/>
          <w:iCs/>
          <w:kern w:val="2"/>
          <w:szCs w:val="20"/>
          <w:lang w:eastAsia="zh-CN"/>
        </w:rPr>
        <w:tab/>
      </w:r>
      <w:r>
        <w:rPr>
          <w:b/>
          <w:bCs/>
        </w:rPr>
        <w:t>test orchestration</w:t>
      </w:r>
      <w:r>
        <w:t>:</w:t>
      </w:r>
      <w:bookmarkStart w:id="104" w:name="_Hlk74862521"/>
      <w:r>
        <w:t xml:space="preserve"> A process that sorts the execution order of a set of test cases and interactions with the test tools of carrying out certain test cases in an automated manner.</w:t>
      </w:r>
      <w:bookmarkEnd w:id="101"/>
      <w:bookmarkEnd w:id="104"/>
    </w:p>
    <w:p w14:paraId="696C559D" w14:textId="6C09207E" w:rsidR="00A36D9E" w:rsidRDefault="00A36D9E" w:rsidP="00A36D9E">
      <w:pPr>
        <w:jc w:val="both"/>
        <w:rPr>
          <w:b/>
          <w:bCs/>
        </w:rPr>
      </w:pPr>
      <w:bookmarkStart w:id="105" w:name="_Toc26584"/>
      <w:bookmarkStart w:id="106" w:name="_Toc15235"/>
      <w:bookmarkStart w:id="107" w:name="_Toc26265"/>
      <w:bookmarkStart w:id="108" w:name="_Toc80689143"/>
      <w:bookmarkStart w:id="109" w:name="_Toc10688"/>
      <w:bookmarkStart w:id="110" w:name="_Toc23284"/>
      <w:bookmarkStart w:id="111" w:name="_Toc16176"/>
      <w:bookmarkStart w:id="112" w:name="_Toc5529"/>
      <w:bookmarkStart w:id="113" w:name="_Toc23872"/>
      <w:bookmarkStart w:id="114" w:name="_Toc9048"/>
      <w:bookmarkStart w:id="115" w:name="_Toc31145"/>
      <w:bookmarkStart w:id="116" w:name="_Toc26350"/>
      <w:r w:rsidRPr="00B84107">
        <w:rPr>
          <w:rFonts w:eastAsia="Batang"/>
          <w:b/>
          <w:bCs/>
          <w:iCs/>
          <w:kern w:val="2"/>
          <w:szCs w:val="20"/>
        </w:rPr>
        <w:t>3.</w:t>
      </w:r>
      <w:r>
        <w:rPr>
          <w:rFonts w:eastAsia="Batang"/>
          <w:b/>
          <w:bCs/>
          <w:iCs/>
          <w:kern w:val="2"/>
          <w:szCs w:val="20"/>
        </w:rPr>
        <w:t>2</w:t>
      </w:r>
      <w:r w:rsidRPr="00B84107">
        <w:rPr>
          <w:rFonts w:eastAsia="Batang"/>
          <w:b/>
          <w:bCs/>
          <w:iCs/>
          <w:kern w:val="2"/>
          <w:szCs w:val="20"/>
        </w:rPr>
        <w:t>.</w:t>
      </w:r>
      <w:r w:rsidR="0014661F">
        <w:rPr>
          <w:rFonts w:eastAsia="SimSun"/>
          <w:b/>
          <w:bCs/>
          <w:iCs/>
          <w:kern w:val="2"/>
          <w:szCs w:val="20"/>
          <w:lang w:eastAsia="zh-CN"/>
        </w:rPr>
        <w:t>2</w:t>
      </w:r>
      <w:r>
        <w:rPr>
          <w:rFonts w:eastAsia="SimSun"/>
          <w:b/>
          <w:bCs/>
          <w:iCs/>
          <w:kern w:val="2"/>
          <w:szCs w:val="20"/>
          <w:lang w:eastAsia="zh-CN"/>
        </w:rPr>
        <w:tab/>
      </w:r>
      <w:r w:rsidRPr="00B84107">
        <w:rPr>
          <w:b/>
          <w:bCs/>
        </w:rPr>
        <w:t xml:space="preserve">test </w:t>
      </w:r>
      <w:bookmarkEnd w:id="102"/>
      <w:r w:rsidR="0014661F" w:rsidRPr="0014661F">
        <w:rPr>
          <w:b/>
          <w:bCs/>
        </w:rPr>
        <w:t xml:space="preserve">scheme </w:t>
      </w:r>
      <w:r w:rsidRPr="00B84107">
        <w:rPr>
          <w:b/>
          <w:bCs/>
        </w:rPr>
        <w:t>template</w:t>
      </w:r>
      <w:r>
        <w:t xml:space="preserve">: A test </w:t>
      </w:r>
      <w:r w:rsidR="0014661F" w:rsidRPr="0014661F">
        <w:t xml:space="preserve">scheme </w:t>
      </w:r>
      <w:r>
        <w:t>template refers to a combination of test cases and relevant test parameters, which can be used directly or be customized based on different requirements.</w:t>
      </w:r>
      <w:bookmarkEnd w:id="105"/>
      <w:bookmarkEnd w:id="106"/>
      <w:bookmarkEnd w:id="107"/>
      <w:bookmarkEnd w:id="108"/>
      <w:r>
        <w:t xml:space="preserve"> </w:t>
      </w:r>
      <w:r>
        <w:rPr>
          <w:rFonts w:hint="eastAsia"/>
        </w:rPr>
        <w:t xml:space="preserve"> </w:t>
      </w:r>
      <w:bookmarkStart w:id="117" w:name="_Toc26642"/>
      <w:bookmarkStart w:id="118" w:name="_Toc5553"/>
      <w:bookmarkStart w:id="119" w:name="_Toc15638"/>
      <w:bookmarkEnd w:id="109"/>
      <w:bookmarkEnd w:id="110"/>
      <w:bookmarkEnd w:id="111"/>
      <w:bookmarkEnd w:id="112"/>
      <w:bookmarkEnd w:id="113"/>
      <w:bookmarkEnd w:id="114"/>
      <w:bookmarkEnd w:id="115"/>
      <w:bookmarkEnd w:id="116"/>
    </w:p>
    <w:p w14:paraId="7C1D63F7" w14:textId="353074A4" w:rsidR="00A36D9E" w:rsidRDefault="00A36D9E" w:rsidP="00A36D9E">
      <w:pPr>
        <w:jc w:val="both"/>
      </w:pPr>
      <w:bookmarkStart w:id="120" w:name="_Toc11668"/>
      <w:bookmarkStart w:id="121" w:name="_Toc28455"/>
      <w:bookmarkStart w:id="122" w:name="_Toc24117"/>
      <w:bookmarkStart w:id="123" w:name="_Toc25390"/>
      <w:bookmarkStart w:id="124" w:name="_Toc1126"/>
      <w:bookmarkStart w:id="125" w:name="_Toc25231"/>
      <w:bookmarkStart w:id="126" w:name="_Toc11024"/>
      <w:bookmarkStart w:id="127" w:name="_Toc3409"/>
      <w:bookmarkStart w:id="128" w:name="_Toc80689144"/>
      <w:r w:rsidRPr="00B84107">
        <w:rPr>
          <w:rFonts w:eastAsia="Batang"/>
          <w:b/>
          <w:bCs/>
          <w:iCs/>
          <w:kern w:val="2"/>
          <w:szCs w:val="20"/>
        </w:rPr>
        <w:t>3.</w:t>
      </w:r>
      <w:r>
        <w:rPr>
          <w:rFonts w:eastAsia="Batang"/>
          <w:b/>
          <w:bCs/>
          <w:iCs/>
          <w:kern w:val="2"/>
          <w:szCs w:val="20"/>
        </w:rPr>
        <w:t>2</w:t>
      </w:r>
      <w:r w:rsidRPr="00B84107">
        <w:rPr>
          <w:rFonts w:eastAsia="Batang"/>
          <w:b/>
          <w:bCs/>
          <w:iCs/>
          <w:kern w:val="2"/>
          <w:szCs w:val="20"/>
        </w:rPr>
        <w:t>.</w:t>
      </w:r>
      <w:r w:rsidR="0014661F">
        <w:rPr>
          <w:rFonts w:eastAsia="SimSun"/>
          <w:b/>
          <w:bCs/>
          <w:iCs/>
          <w:kern w:val="2"/>
          <w:szCs w:val="20"/>
          <w:lang w:eastAsia="zh-CN"/>
        </w:rPr>
        <w:t>3</w:t>
      </w:r>
      <w:r>
        <w:rPr>
          <w:rFonts w:eastAsia="SimSun"/>
          <w:b/>
          <w:bCs/>
          <w:iCs/>
          <w:kern w:val="2"/>
          <w:szCs w:val="20"/>
          <w:lang w:eastAsia="zh-CN"/>
        </w:rPr>
        <w:tab/>
      </w:r>
      <w:r w:rsidRPr="00B84107">
        <w:rPr>
          <w:b/>
          <w:bCs/>
        </w:rPr>
        <w:t>test task</w:t>
      </w:r>
      <w:r>
        <w:t>: A test task is the instantiation of a test template, which is created by the tester based on the test template in the test library.</w:t>
      </w:r>
      <w:bookmarkEnd w:id="117"/>
      <w:bookmarkEnd w:id="118"/>
      <w:bookmarkEnd w:id="119"/>
      <w:bookmarkEnd w:id="120"/>
      <w:bookmarkEnd w:id="121"/>
      <w:bookmarkEnd w:id="122"/>
      <w:bookmarkEnd w:id="123"/>
      <w:bookmarkEnd w:id="124"/>
      <w:bookmarkEnd w:id="125"/>
      <w:bookmarkEnd w:id="126"/>
      <w:bookmarkEnd w:id="127"/>
      <w:bookmarkEnd w:id="128"/>
      <w:r>
        <w:t xml:space="preserve"> </w:t>
      </w:r>
      <w:bookmarkEnd w:id="103"/>
    </w:p>
    <w:p w14:paraId="1E0BD0BF" w14:textId="77777777" w:rsidR="0014661F" w:rsidRPr="00441B32" w:rsidRDefault="0014661F" w:rsidP="0014661F">
      <w:pPr>
        <w:jc w:val="both"/>
        <w:rPr>
          <w:rFonts w:eastAsia="MS Mincho"/>
        </w:rPr>
      </w:pPr>
      <w:r w:rsidRPr="007F1B6E">
        <w:rPr>
          <w:rFonts w:eastAsia="MS Mincho"/>
          <w:b/>
          <w:bCs/>
        </w:rPr>
        <w:t>3.2.4</w:t>
      </w:r>
      <w:r w:rsidRPr="00441B32">
        <w:rPr>
          <w:rFonts w:eastAsia="MS Mincho"/>
        </w:rPr>
        <w:tab/>
      </w:r>
      <w:r w:rsidRPr="0014661F">
        <w:rPr>
          <w:rFonts w:eastAsia="MS Mincho"/>
          <w:b/>
          <w:bCs/>
        </w:rPr>
        <w:t>test entity</w:t>
      </w:r>
      <w:r w:rsidRPr="00441B32">
        <w:rPr>
          <w:rFonts w:eastAsia="MS Mincho"/>
        </w:rPr>
        <w:t xml:space="preserve">: A test entity is an object in the test script, which corresponds to the test-related software and hardware. </w:t>
      </w:r>
    </w:p>
    <w:p w14:paraId="417BDE44" w14:textId="465403C2" w:rsidR="0014661F" w:rsidRPr="00441B32" w:rsidRDefault="0014661F" w:rsidP="0014661F">
      <w:pPr>
        <w:jc w:val="both"/>
        <w:rPr>
          <w:rFonts w:eastAsia="MS Mincho"/>
        </w:rPr>
      </w:pPr>
      <w:r w:rsidRPr="007F1B6E">
        <w:rPr>
          <w:rFonts w:eastAsia="MS Mincho"/>
          <w:b/>
          <w:bCs/>
        </w:rPr>
        <w:lastRenderedPageBreak/>
        <w:t>3.2.5</w:t>
      </w:r>
      <w:r w:rsidRPr="00441B32">
        <w:rPr>
          <w:rFonts w:eastAsia="MS Mincho"/>
        </w:rPr>
        <w:tab/>
      </w:r>
      <w:r w:rsidRPr="0014661F">
        <w:rPr>
          <w:rFonts w:eastAsia="MS Mincho"/>
          <w:b/>
          <w:bCs/>
        </w:rPr>
        <w:t>test case template</w:t>
      </w:r>
      <w:r w:rsidRPr="00441B32">
        <w:rPr>
          <w:rFonts w:eastAsia="MS Mincho"/>
        </w:rPr>
        <w:t>: A test case template is a structured description of a test case, which organizes the unstructured data of the test case into a standardized data structure to simplify the conversion from test case to test script.</w:t>
      </w:r>
    </w:p>
    <w:p w14:paraId="0E90E535" w14:textId="77777777" w:rsidR="00A36D9E" w:rsidRDefault="00A36D9E" w:rsidP="00A36D9E">
      <w:pPr>
        <w:rPr>
          <w:lang w:val="en-US" w:eastAsia="zh-CN"/>
        </w:rPr>
      </w:pPr>
      <w:r>
        <w:rPr>
          <w:lang w:val="en-US" w:eastAsia="zh-CN"/>
        </w:rPr>
        <w:t>[TBD]</w:t>
      </w:r>
    </w:p>
    <w:p w14:paraId="67B5DA13" w14:textId="77777777" w:rsidR="00A36D9E" w:rsidRDefault="00A36D9E" w:rsidP="00A36D9E">
      <w:pPr>
        <w:pStyle w:val="t1"/>
      </w:pPr>
      <w:bookmarkStart w:id="129" w:name="_Toc31127"/>
      <w:bookmarkStart w:id="130" w:name="_Toc29071"/>
      <w:bookmarkStart w:id="131" w:name="_Toc1738"/>
      <w:bookmarkStart w:id="132" w:name="_Toc14135"/>
      <w:bookmarkStart w:id="133" w:name="_Toc14336"/>
      <w:bookmarkStart w:id="134" w:name="_Toc15159"/>
      <w:bookmarkStart w:id="135" w:name="_Toc31324"/>
      <w:bookmarkStart w:id="136" w:name="_Toc25541"/>
      <w:bookmarkStart w:id="137" w:name="_Toc11925"/>
      <w:bookmarkStart w:id="138" w:name="_Toc21616"/>
      <w:bookmarkStart w:id="139" w:name="_Toc25751"/>
      <w:bookmarkStart w:id="140" w:name="_Toc28319"/>
      <w:bookmarkStart w:id="141" w:name="_Toc21427"/>
      <w:bookmarkStart w:id="142" w:name="_Toc18978"/>
      <w:bookmarkStart w:id="143" w:name="_Toc108164384"/>
      <w:r>
        <w:rPr>
          <w:lang w:val="en-US" w:eastAsia="zh-CN"/>
        </w:rPr>
        <w:t>Abbreviations</w:t>
      </w:r>
      <w:r>
        <w:t xml:space="preserve"> and acronyms</w:t>
      </w:r>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14:paraId="467BF11B" w14:textId="77777777" w:rsidR="00A36D9E" w:rsidRDefault="00A36D9E" w:rsidP="00A36D9E">
      <w:pPr>
        <w:rPr>
          <w:lang w:val="en-US" w:eastAsia="zh-CN"/>
        </w:rPr>
      </w:pPr>
      <w:r>
        <w:rPr>
          <w:lang w:val="en-US" w:eastAsia="zh-CN"/>
        </w:rPr>
        <w:t>This Recommendation uses the following abbreviations:</w:t>
      </w:r>
    </w:p>
    <w:p w14:paraId="7FC5519F" w14:textId="77777777" w:rsidR="00D55AE4" w:rsidRPr="00D55AE4" w:rsidRDefault="00D55AE4" w:rsidP="00D55AE4">
      <w:pPr>
        <w:rPr>
          <w:ins w:id="144" w:author="wulinz@chinatelecom.cn" w:date="2023-04-12T11:51:00Z"/>
          <w:lang w:val="en-US" w:eastAsia="zh-CN"/>
        </w:rPr>
      </w:pPr>
      <w:ins w:id="145" w:author="wulinz@chinatelecom.cn" w:date="2023-04-12T11:51:00Z">
        <w:r w:rsidRPr="00D55AE4">
          <w:rPr>
            <w:lang w:val="en-US" w:eastAsia="zh-CN"/>
          </w:rPr>
          <w:t>API</w:t>
        </w:r>
        <w:r w:rsidRPr="00D55AE4">
          <w:rPr>
            <w:rFonts w:hint="eastAsia"/>
            <w:lang w:val="en-US" w:eastAsia="zh-CN"/>
          </w:rPr>
          <w:tab/>
        </w:r>
        <w:r w:rsidRPr="00D55AE4">
          <w:rPr>
            <w:rFonts w:hint="eastAsia"/>
            <w:lang w:val="en-US" w:eastAsia="zh-CN"/>
          </w:rPr>
          <w:tab/>
        </w:r>
        <w:r w:rsidRPr="00D55AE4">
          <w:rPr>
            <w:rFonts w:hint="eastAsia"/>
            <w:lang w:val="en-US" w:eastAsia="zh-CN"/>
          </w:rPr>
          <w:tab/>
        </w:r>
      </w:ins>
      <w:ins w:id="146" w:author="wulinz@chinatelecom.cn" w:date="2023-04-12T13:57:00Z">
        <w:r w:rsidRPr="00D55AE4">
          <w:rPr>
            <w:lang w:val="en-US" w:eastAsia="zh-CN"/>
          </w:rPr>
          <w:t>Application Programming Interface</w:t>
        </w:r>
      </w:ins>
    </w:p>
    <w:p w14:paraId="4FD939C5" w14:textId="77777777" w:rsidR="00D55AE4" w:rsidRPr="00D55AE4" w:rsidRDefault="00D55AE4" w:rsidP="00D55AE4">
      <w:pPr>
        <w:rPr>
          <w:lang w:val="en-US" w:eastAsia="zh-CN"/>
        </w:rPr>
      </w:pPr>
      <w:ins w:id="147" w:author="wulinz@chinatelecom.cn" w:date="2023-04-12T13:48:00Z">
        <w:r w:rsidRPr="00D55AE4">
          <w:rPr>
            <w:lang w:val="en-US" w:eastAsia="zh-CN"/>
          </w:rPr>
          <w:t>CLI</w:t>
        </w:r>
        <w:r w:rsidRPr="00D55AE4">
          <w:rPr>
            <w:rFonts w:hint="eastAsia"/>
            <w:lang w:val="en-US" w:eastAsia="zh-CN"/>
          </w:rPr>
          <w:tab/>
        </w:r>
        <w:r w:rsidRPr="00D55AE4">
          <w:rPr>
            <w:rFonts w:hint="eastAsia"/>
            <w:lang w:val="en-US" w:eastAsia="zh-CN"/>
          </w:rPr>
          <w:tab/>
        </w:r>
        <w:r w:rsidRPr="00D55AE4">
          <w:rPr>
            <w:rFonts w:hint="eastAsia"/>
            <w:lang w:val="en-US" w:eastAsia="zh-CN"/>
          </w:rPr>
          <w:tab/>
        </w:r>
      </w:ins>
      <w:ins w:id="148" w:author="wulinz@chinatelecom.cn" w:date="2023-04-12T13:57:00Z">
        <w:r w:rsidRPr="00D55AE4">
          <w:rPr>
            <w:lang w:val="en-US" w:eastAsia="zh-CN"/>
          </w:rPr>
          <w:t>Command Line Interface</w:t>
        </w:r>
      </w:ins>
    </w:p>
    <w:p w14:paraId="5B8A21E4" w14:textId="77777777" w:rsidR="00D55AE4" w:rsidRPr="00D55AE4" w:rsidRDefault="00D55AE4" w:rsidP="00D55AE4">
      <w:pPr>
        <w:rPr>
          <w:ins w:id="149" w:author="wulinz@chinatelecom.cn" w:date="2023-04-12T13:49:00Z"/>
          <w:lang w:val="en-US" w:eastAsia="zh-CN"/>
        </w:rPr>
      </w:pPr>
      <w:ins w:id="150" w:author="wulinz@chinatelecom.cn" w:date="2023-04-12T13:49:00Z">
        <w:r w:rsidRPr="00D55AE4">
          <w:rPr>
            <w:lang w:val="en-US" w:eastAsia="zh-CN"/>
          </w:rPr>
          <w:t>I</w:t>
        </w:r>
      </w:ins>
      <w:r w:rsidRPr="00D55AE4">
        <w:rPr>
          <w:lang w:val="en-US" w:eastAsia="zh-CN"/>
        </w:rPr>
        <w:t>D</w:t>
      </w:r>
      <w:ins w:id="151" w:author="wulinz@chinatelecom.cn" w:date="2023-04-12T13:49:00Z">
        <w:r w:rsidRPr="00D55AE4">
          <w:rPr>
            <w:rFonts w:hint="eastAsia"/>
            <w:lang w:val="en-US" w:eastAsia="zh-CN"/>
          </w:rPr>
          <w:tab/>
        </w:r>
        <w:r w:rsidRPr="00D55AE4">
          <w:rPr>
            <w:rFonts w:hint="eastAsia"/>
            <w:lang w:val="en-US" w:eastAsia="zh-CN"/>
          </w:rPr>
          <w:tab/>
        </w:r>
        <w:r w:rsidRPr="00D55AE4">
          <w:rPr>
            <w:rFonts w:hint="eastAsia"/>
            <w:lang w:val="en-US" w:eastAsia="zh-CN"/>
          </w:rPr>
          <w:tab/>
        </w:r>
      </w:ins>
      <w:r w:rsidRPr="00D55AE4">
        <w:rPr>
          <w:lang w:val="en-US" w:eastAsia="zh-CN"/>
        </w:rPr>
        <w:t>IDentification</w:t>
      </w:r>
    </w:p>
    <w:p w14:paraId="5D43142C" w14:textId="77777777" w:rsidR="00D55AE4" w:rsidRPr="00D55AE4" w:rsidRDefault="00D55AE4" w:rsidP="00D55AE4">
      <w:pPr>
        <w:rPr>
          <w:ins w:id="152" w:author="wulinz@chinatelecom.cn" w:date="2023-04-12T13:49:00Z"/>
          <w:lang w:val="en-US" w:eastAsia="zh-CN"/>
        </w:rPr>
      </w:pPr>
      <w:ins w:id="153" w:author="wulinz@chinatelecom.cn" w:date="2023-04-12T13:49:00Z">
        <w:r w:rsidRPr="00D55AE4">
          <w:rPr>
            <w:lang w:val="en-US" w:eastAsia="zh-CN"/>
          </w:rPr>
          <w:t>IT</w:t>
        </w:r>
        <w:r w:rsidRPr="00D55AE4">
          <w:rPr>
            <w:rFonts w:hint="eastAsia"/>
            <w:lang w:val="en-US" w:eastAsia="zh-CN"/>
          </w:rPr>
          <w:tab/>
        </w:r>
        <w:r w:rsidRPr="00D55AE4">
          <w:rPr>
            <w:rFonts w:hint="eastAsia"/>
            <w:lang w:val="en-US" w:eastAsia="zh-CN"/>
          </w:rPr>
          <w:tab/>
        </w:r>
        <w:r w:rsidRPr="00D55AE4">
          <w:rPr>
            <w:rFonts w:hint="eastAsia"/>
            <w:lang w:val="en-US" w:eastAsia="zh-CN"/>
          </w:rPr>
          <w:tab/>
        </w:r>
      </w:ins>
      <w:ins w:id="154" w:author="wulinz@chinatelecom.cn" w:date="2023-04-12T13:58:00Z">
        <w:r w:rsidRPr="00D55AE4">
          <w:rPr>
            <w:lang w:val="en-US" w:eastAsia="zh-CN"/>
          </w:rPr>
          <w:t>Information Technology</w:t>
        </w:r>
      </w:ins>
    </w:p>
    <w:p w14:paraId="7169CED9" w14:textId="77777777" w:rsidR="00D55AE4" w:rsidRPr="00D55AE4" w:rsidDel="00A3308B" w:rsidRDefault="00D55AE4" w:rsidP="00D55AE4">
      <w:pPr>
        <w:rPr>
          <w:del w:id="155" w:author="wulinz@chinatelecom.cn" w:date="2023-04-12T13:57:00Z"/>
          <w:moveTo w:id="156" w:author="wulinz@chinatelecom.cn" w:date="2023-04-12T13:50:00Z"/>
          <w:lang w:val="en-US" w:eastAsia="zh-CN"/>
        </w:rPr>
      </w:pPr>
      <w:moveToRangeStart w:id="157" w:author="wulinz@chinatelecom.cn" w:date="2023-04-12T13:50:00Z" w:name="move132199856"/>
      <w:moveTo w:id="158" w:author="wulinz@chinatelecom.cn" w:date="2023-04-12T13:50:00Z">
        <w:r w:rsidRPr="00D55AE4">
          <w:rPr>
            <w:rFonts w:hint="eastAsia"/>
            <w:lang w:val="en-US" w:eastAsia="zh-CN"/>
          </w:rPr>
          <w:t>MANO</w:t>
        </w:r>
        <w:r w:rsidRPr="00D55AE4">
          <w:rPr>
            <w:rFonts w:hint="eastAsia"/>
            <w:lang w:val="en-US" w:eastAsia="zh-CN"/>
          </w:rPr>
          <w:tab/>
        </w:r>
        <w:r w:rsidRPr="00D55AE4">
          <w:rPr>
            <w:rFonts w:hint="eastAsia"/>
            <w:lang w:val="en-US" w:eastAsia="zh-CN"/>
          </w:rPr>
          <w:tab/>
          <w:t>Management And Orchestration</w:t>
        </w:r>
      </w:moveTo>
    </w:p>
    <w:moveToRangeEnd w:id="157"/>
    <w:p w14:paraId="03314622" w14:textId="77777777" w:rsidR="00D55AE4" w:rsidRPr="00D55AE4" w:rsidRDefault="00D55AE4" w:rsidP="00D55AE4">
      <w:pPr>
        <w:rPr>
          <w:lang w:val="en-US" w:eastAsia="zh-CN"/>
        </w:rPr>
      </w:pPr>
    </w:p>
    <w:p w14:paraId="145C3E07" w14:textId="77777777" w:rsidR="00D55AE4" w:rsidRPr="00D55AE4" w:rsidRDefault="00D55AE4" w:rsidP="00D55AE4">
      <w:pPr>
        <w:rPr>
          <w:ins w:id="159" w:author="wulinz@chinatelecom.cn" w:date="2023-04-12T15:07:00Z"/>
          <w:lang w:val="en-US" w:eastAsia="zh-CN"/>
        </w:rPr>
      </w:pPr>
      <w:r w:rsidRPr="00D55AE4">
        <w:rPr>
          <w:rFonts w:hint="eastAsia"/>
          <w:lang w:val="en-US" w:eastAsia="zh-CN"/>
        </w:rPr>
        <w:t>NFV</w:t>
      </w:r>
      <w:r w:rsidRPr="00D55AE4">
        <w:rPr>
          <w:rFonts w:hint="eastAsia"/>
          <w:lang w:val="en-US" w:eastAsia="zh-CN"/>
        </w:rPr>
        <w:tab/>
      </w:r>
      <w:r w:rsidRPr="00D55AE4">
        <w:rPr>
          <w:rFonts w:hint="eastAsia"/>
          <w:lang w:val="en-US" w:eastAsia="zh-CN"/>
        </w:rPr>
        <w:tab/>
      </w:r>
      <w:r w:rsidRPr="00D55AE4">
        <w:rPr>
          <w:rFonts w:hint="eastAsia"/>
          <w:lang w:val="en-US" w:eastAsia="zh-CN"/>
        </w:rPr>
        <w:tab/>
        <w:t>Network Function Virtualization</w:t>
      </w:r>
    </w:p>
    <w:p w14:paraId="31C44473" w14:textId="77777777" w:rsidR="00D55AE4" w:rsidRPr="00D55AE4" w:rsidRDefault="00D55AE4" w:rsidP="00D55AE4">
      <w:pPr>
        <w:rPr>
          <w:lang w:val="en-US" w:eastAsia="zh-CN"/>
        </w:rPr>
      </w:pPr>
      <w:ins w:id="160" w:author="wulinz@chinatelecom.cn" w:date="2023-04-12T15:07:00Z">
        <w:r w:rsidRPr="00D55AE4">
          <w:rPr>
            <w:rFonts w:hint="eastAsia"/>
            <w:lang w:val="en-US" w:eastAsia="zh-CN"/>
          </w:rPr>
          <w:t>NFV</w:t>
        </w:r>
        <w:r w:rsidRPr="00D55AE4">
          <w:rPr>
            <w:lang w:val="en-US" w:eastAsia="zh-CN"/>
          </w:rPr>
          <w:t>AT</w:t>
        </w:r>
        <w:r w:rsidRPr="00D55AE4">
          <w:rPr>
            <w:rFonts w:hint="eastAsia"/>
            <w:lang w:val="en-US" w:eastAsia="zh-CN"/>
          </w:rPr>
          <w:tab/>
        </w:r>
        <w:r w:rsidRPr="00D55AE4">
          <w:rPr>
            <w:rFonts w:hint="eastAsia"/>
            <w:lang w:val="en-US" w:eastAsia="zh-CN"/>
          </w:rPr>
          <w:tab/>
        </w:r>
        <w:r w:rsidRPr="00D55AE4">
          <w:rPr>
            <w:lang w:val="en-US" w:eastAsia="zh-CN"/>
          </w:rPr>
          <w:t>NFV automated testing</w:t>
        </w:r>
      </w:ins>
    </w:p>
    <w:p w14:paraId="5182B935" w14:textId="77777777" w:rsidR="00D55AE4" w:rsidRPr="00D55AE4" w:rsidDel="00A3308B" w:rsidRDefault="00D55AE4" w:rsidP="00D55AE4">
      <w:pPr>
        <w:rPr>
          <w:moveFrom w:id="161" w:author="wulinz@chinatelecom.cn" w:date="2023-04-12T13:50:00Z"/>
          <w:lang w:val="en-US" w:eastAsia="zh-CN"/>
        </w:rPr>
      </w:pPr>
      <w:moveFromRangeStart w:id="162" w:author="wulinz@chinatelecom.cn" w:date="2023-04-12T13:50:00Z" w:name="move132199856"/>
      <w:moveFrom w:id="163" w:author="wulinz@chinatelecom.cn" w:date="2023-04-12T13:50:00Z">
        <w:r w:rsidRPr="00D55AE4" w:rsidDel="00A3308B">
          <w:rPr>
            <w:rFonts w:hint="eastAsia"/>
            <w:lang w:val="en-US" w:eastAsia="zh-CN"/>
          </w:rPr>
          <w:t>MANO</w:t>
        </w:r>
        <w:r w:rsidRPr="00D55AE4" w:rsidDel="00A3308B">
          <w:rPr>
            <w:rFonts w:hint="eastAsia"/>
            <w:lang w:val="en-US" w:eastAsia="zh-CN"/>
          </w:rPr>
          <w:tab/>
        </w:r>
        <w:r w:rsidRPr="00D55AE4" w:rsidDel="00A3308B">
          <w:rPr>
            <w:rFonts w:hint="eastAsia"/>
            <w:lang w:val="en-US" w:eastAsia="zh-CN"/>
          </w:rPr>
          <w:tab/>
          <w:t>Management And Orchestration</w:t>
        </w:r>
      </w:moveFrom>
    </w:p>
    <w:moveFromRangeEnd w:id="162"/>
    <w:p w14:paraId="1F080065" w14:textId="77777777" w:rsidR="00D55AE4" w:rsidRPr="00D55AE4" w:rsidRDefault="00D55AE4" w:rsidP="00D55AE4">
      <w:pPr>
        <w:rPr>
          <w:lang w:val="en-US" w:eastAsia="zh-CN"/>
        </w:rPr>
      </w:pPr>
      <w:r w:rsidRPr="00D55AE4">
        <w:rPr>
          <w:rFonts w:hint="eastAsia"/>
          <w:lang w:val="en-US" w:eastAsia="zh-CN"/>
        </w:rPr>
        <w:t>NF</w:t>
      </w:r>
      <w:r w:rsidRPr="00D55AE4">
        <w:rPr>
          <w:rFonts w:hint="eastAsia"/>
          <w:lang w:val="en-US" w:eastAsia="zh-CN"/>
        </w:rPr>
        <w:tab/>
      </w:r>
      <w:r w:rsidRPr="00D55AE4">
        <w:rPr>
          <w:rFonts w:hint="eastAsia"/>
          <w:lang w:val="en-US" w:eastAsia="zh-CN"/>
        </w:rPr>
        <w:tab/>
      </w:r>
      <w:r w:rsidRPr="00D55AE4">
        <w:rPr>
          <w:rFonts w:hint="eastAsia"/>
          <w:lang w:val="en-US" w:eastAsia="zh-CN"/>
        </w:rPr>
        <w:tab/>
        <w:t>Network Function</w:t>
      </w:r>
    </w:p>
    <w:p w14:paraId="1103E9E0" w14:textId="77777777" w:rsidR="00D55AE4" w:rsidRPr="00D55AE4" w:rsidRDefault="00D55AE4" w:rsidP="00D55AE4">
      <w:pPr>
        <w:rPr>
          <w:lang w:val="en-US" w:eastAsia="zh-CN"/>
        </w:rPr>
      </w:pPr>
      <w:r w:rsidRPr="00D55AE4">
        <w:rPr>
          <w:rFonts w:hint="eastAsia"/>
          <w:lang w:val="en-US" w:eastAsia="zh-CN"/>
        </w:rPr>
        <w:t>NFVI</w:t>
      </w:r>
      <w:r w:rsidRPr="00D55AE4">
        <w:rPr>
          <w:rFonts w:hint="eastAsia"/>
          <w:lang w:val="en-US" w:eastAsia="zh-CN"/>
        </w:rPr>
        <w:tab/>
      </w:r>
      <w:r w:rsidRPr="00D55AE4">
        <w:rPr>
          <w:rFonts w:hint="eastAsia"/>
          <w:lang w:val="en-US" w:eastAsia="zh-CN"/>
        </w:rPr>
        <w:tab/>
      </w:r>
      <w:r w:rsidRPr="00D55AE4">
        <w:rPr>
          <w:rFonts w:hint="eastAsia"/>
          <w:lang w:val="en-US" w:eastAsia="zh-CN"/>
        </w:rPr>
        <w:tab/>
        <w:t>Network Function Virtualization</w:t>
      </w:r>
    </w:p>
    <w:p w14:paraId="5E2FFF47" w14:textId="77777777" w:rsidR="00D55AE4" w:rsidRPr="00D55AE4" w:rsidRDefault="00D55AE4" w:rsidP="00D55AE4">
      <w:pPr>
        <w:rPr>
          <w:ins w:id="164" w:author="wulinz@chinatelecom.cn" w:date="2023-04-12T13:51:00Z"/>
          <w:lang w:val="en-US" w:eastAsia="zh-CN"/>
        </w:rPr>
      </w:pPr>
      <w:r w:rsidRPr="00D55AE4">
        <w:rPr>
          <w:rFonts w:hint="eastAsia"/>
          <w:lang w:val="en-US" w:eastAsia="zh-CN"/>
        </w:rPr>
        <w:t>NFVO</w:t>
      </w:r>
      <w:r w:rsidRPr="00D55AE4">
        <w:rPr>
          <w:rFonts w:hint="eastAsia"/>
          <w:lang w:val="en-US" w:eastAsia="zh-CN"/>
        </w:rPr>
        <w:tab/>
      </w:r>
      <w:r w:rsidRPr="00D55AE4">
        <w:rPr>
          <w:rFonts w:hint="eastAsia"/>
          <w:lang w:val="en-US" w:eastAsia="zh-CN"/>
        </w:rPr>
        <w:tab/>
      </w:r>
      <w:r w:rsidRPr="00D55AE4">
        <w:rPr>
          <w:rFonts w:hint="eastAsia"/>
          <w:lang w:val="en-US" w:eastAsia="zh-CN"/>
        </w:rPr>
        <w:tab/>
        <w:t>Network Function Virtualization Orchestration</w:t>
      </w:r>
    </w:p>
    <w:p w14:paraId="72613CE1" w14:textId="77777777" w:rsidR="00D55AE4" w:rsidRPr="00D55AE4" w:rsidRDefault="00D55AE4" w:rsidP="00D55AE4">
      <w:pPr>
        <w:rPr>
          <w:ins w:id="165" w:author="wulinz@chinatelecom.cn" w:date="2023-04-12T13:51:00Z"/>
          <w:lang w:val="en-US" w:eastAsia="zh-CN"/>
        </w:rPr>
      </w:pPr>
      <w:ins w:id="166" w:author="wulinz@chinatelecom.cn" w:date="2023-04-12T13:51:00Z">
        <w:r w:rsidRPr="00D55AE4">
          <w:rPr>
            <w:lang w:val="en-US" w:eastAsia="zh-CN"/>
          </w:rPr>
          <w:t>NS</w:t>
        </w:r>
        <w:r w:rsidRPr="00D55AE4">
          <w:rPr>
            <w:rFonts w:hint="eastAsia"/>
            <w:lang w:val="en-US" w:eastAsia="zh-CN"/>
          </w:rPr>
          <w:tab/>
        </w:r>
        <w:r w:rsidRPr="00D55AE4">
          <w:rPr>
            <w:rFonts w:hint="eastAsia"/>
            <w:lang w:val="en-US" w:eastAsia="zh-CN"/>
          </w:rPr>
          <w:tab/>
        </w:r>
        <w:r w:rsidRPr="00D55AE4">
          <w:rPr>
            <w:rFonts w:hint="eastAsia"/>
            <w:lang w:val="en-US" w:eastAsia="zh-CN"/>
          </w:rPr>
          <w:tab/>
        </w:r>
      </w:ins>
      <w:ins w:id="167" w:author="wulinz@chinatelecom.cn" w:date="2023-04-12T13:58:00Z">
        <w:r w:rsidRPr="00D55AE4">
          <w:rPr>
            <w:lang w:val="en-US" w:eastAsia="zh-CN"/>
          </w:rPr>
          <w:t>Network Service</w:t>
        </w:r>
      </w:ins>
    </w:p>
    <w:p w14:paraId="176967C5" w14:textId="77777777" w:rsidR="00D55AE4" w:rsidRPr="00D55AE4" w:rsidRDefault="00D55AE4" w:rsidP="00D55AE4">
      <w:pPr>
        <w:rPr>
          <w:lang w:val="en-US" w:eastAsia="zh-CN"/>
        </w:rPr>
      </w:pPr>
      <w:ins w:id="168" w:author="wulinz@chinatelecom.cn" w:date="2023-04-12T13:51:00Z">
        <w:r w:rsidRPr="00D55AE4">
          <w:rPr>
            <w:rFonts w:hint="eastAsia"/>
            <w:lang w:val="en-US" w:eastAsia="zh-CN"/>
          </w:rPr>
          <w:t>V</w:t>
        </w:r>
        <w:r w:rsidRPr="00D55AE4">
          <w:rPr>
            <w:lang w:val="en-US" w:eastAsia="zh-CN"/>
          </w:rPr>
          <w:t>IM</w:t>
        </w:r>
        <w:r w:rsidRPr="00D55AE4">
          <w:rPr>
            <w:rFonts w:hint="eastAsia"/>
            <w:lang w:val="en-US" w:eastAsia="zh-CN"/>
          </w:rPr>
          <w:tab/>
        </w:r>
        <w:r w:rsidRPr="00D55AE4">
          <w:rPr>
            <w:rFonts w:hint="eastAsia"/>
            <w:lang w:val="en-US" w:eastAsia="zh-CN"/>
          </w:rPr>
          <w:tab/>
        </w:r>
        <w:r w:rsidRPr="00D55AE4">
          <w:rPr>
            <w:rFonts w:hint="eastAsia"/>
            <w:lang w:val="en-US" w:eastAsia="zh-CN"/>
          </w:rPr>
          <w:tab/>
          <w:t xml:space="preserve">Virtual </w:t>
        </w:r>
      </w:ins>
      <w:ins w:id="169" w:author="wulinz@chinatelecom.cn" w:date="2023-04-12T13:58:00Z">
        <w:r w:rsidRPr="00D55AE4">
          <w:rPr>
            <w:lang w:val="en-US" w:eastAsia="zh-CN"/>
          </w:rPr>
          <w:t>Infrastructure</w:t>
        </w:r>
      </w:ins>
      <w:ins w:id="170" w:author="wulinz@chinatelecom.cn" w:date="2023-04-12T13:51:00Z">
        <w:r w:rsidRPr="00D55AE4">
          <w:rPr>
            <w:rFonts w:hint="eastAsia"/>
            <w:lang w:val="en-US" w:eastAsia="zh-CN"/>
          </w:rPr>
          <w:t xml:space="preserve"> </w:t>
        </w:r>
      </w:ins>
      <w:ins w:id="171" w:author="wulinz@chinatelecom.cn" w:date="2023-04-12T13:58:00Z">
        <w:r w:rsidRPr="00D55AE4">
          <w:rPr>
            <w:rFonts w:hint="eastAsia"/>
            <w:lang w:val="en-US" w:eastAsia="zh-CN"/>
          </w:rPr>
          <w:t>Management</w:t>
        </w:r>
      </w:ins>
    </w:p>
    <w:p w14:paraId="41BEB6ED" w14:textId="77777777" w:rsidR="00D55AE4" w:rsidRPr="00D55AE4" w:rsidRDefault="00D55AE4" w:rsidP="00D55AE4">
      <w:pPr>
        <w:rPr>
          <w:lang w:val="en-US" w:eastAsia="zh-CN"/>
        </w:rPr>
      </w:pPr>
      <w:r w:rsidRPr="00D55AE4">
        <w:rPr>
          <w:rFonts w:hint="eastAsia"/>
          <w:lang w:val="en-US" w:eastAsia="zh-CN"/>
        </w:rPr>
        <w:t>VNF</w:t>
      </w:r>
      <w:r w:rsidRPr="00D55AE4">
        <w:rPr>
          <w:rFonts w:hint="eastAsia"/>
          <w:lang w:val="en-US" w:eastAsia="zh-CN"/>
        </w:rPr>
        <w:tab/>
      </w:r>
      <w:r w:rsidRPr="00D55AE4">
        <w:rPr>
          <w:rFonts w:hint="eastAsia"/>
          <w:lang w:val="en-US" w:eastAsia="zh-CN"/>
        </w:rPr>
        <w:tab/>
      </w:r>
      <w:r w:rsidRPr="00D55AE4">
        <w:rPr>
          <w:rFonts w:hint="eastAsia"/>
          <w:lang w:val="en-US" w:eastAsia="zh-CN"/>
        </w:rPr>
        <w:tab/>
        <w:t>Virtualization Network Function</w:t>
      </w:r>
    </w:p>
    <w:p w14:paraId="4C7C6B14" w14:textId="77777777" w:rsidR="00D55AE4" w:rsidRPr="00D55AE4" w:rsidRDefault="00D55AE4" w:rsidP="00D55AE4">
      <w:pPr>
        <w:rPr>
          <w:ins w:id="172" w:author="wulinz@chinatelecom.cn" w:date="2023-04-12T13:51:00Z"/>
          <w:lang w:val="en-US" w:eastAsia="zh-CN"/>
        </w:rPr>
      </w:pPr>
      <w:r w:rsidRPr="00D55AE4">
        <w:rPr>
          <w:rFonts w:hint="eastAsia"/>
          <w:lang w:val="en-US" w:eastAsia="zh-CN"/>
        </w:rPr>
        <w:t>VNFM</w:t>
      </w:r>
      <w:r w:rsidRPr="00D55AE4">
        <w:rPr>
          <w:rFonts w:hint="eastAsia"/>
          <w:lang w:val="en-US" w:eastAsia="zh-CN"/>
        </w:rPr>
        <w:tab/>
      </w:r>
      <w:r w:rsidRPr="00D55AE4">
        <w:rPr>
          <w:rFonts w:hint="eastAsia"/>
          <w:lang w:val="en-US" w:eastAsia="zh-CN"/>
        </w:rPr>
        <w:tab/>
      </w:r>
      <w:r w:rsidRPr="00D55AE4">
        <w:rPr>
          <w:rFonts w:hint="eastAsia"/>
          <w:lang w:val="en-US" w:eastAsia="zh-CN"/>
        </w:rPr>
        <w:tab/>
        <w:t>Virtualization Network Function Management</w:t>
      </w:r>
    </w:p>
    <w:p w14:paraId="5C24B4F5" w14:textId="77777777" w:rsidR="00D55AE4" w:rsidRPr="00D55AE4" w:rsidRDefault="00D55AE4" w:rsidP="00D55AE4">
      <w:pPr>
        <w:rPr>
          <w:ins w:id="173" w:author="wulinz@chinatelecom.cn" w:date="2023-04-12T13:50:00Z"/>
          <w:lang w:val="en-US" w:eastAsia="zh-CN"/>
        </w:rPr>
      </w:pPr>
      <w:ins w:id="174" w:author="wulinz@chinatelecom.cn" w:date="2023-04-12T13:51:00Z">
        <w:r w:rsidRPr="00D55AE4">
          <w:rPr>
            <w:rFonts w:hint="eastAsia"/>
            <w:lang w:val="en-US" w:eastAsia="zh-CN"/>
          </w:rPr>
          <w:t>V</w:t>
        </w:r>
      </w:ins>
      <w:ins w:id="175" w:author="wulinz@chinatelecom.cn" w:date="2023-04-12T13:52:00Z">
        <w:r w:rsidRPr="00D55AE4">
          <w:rPr>
            <w:lang w:val="en-US" w:eastAsia="zh-CN"/>
          </w:rPr>
          <w:t>OLTE</w:t>
        </w:r>
      </w:ins>
      <w:ins w:id="176" w:author="wulinz@chinatelecom.cn" w:date="2023-04-12T13:51:00Z">
        <w:r w:rsidRPr="00D55AE4">
          <w:rPr>
            <w:rFonts w:hint="eastAsia"/>
            <w:lang w:val="en-US" w:eastAsia="zh-CN"/>
          </w:rPr>
          <w:tab/>
        </w:r>
        <w:r w:rsidRPr="00D55AE4">
          <w:rPr>
            <w:rFonts w:hint="eastAsia"/>
            <w:lang w:val="en-US" w:eastAsia="zh-CN"/>
          </w:rPr>
          <w:tab/>
        </w:r>
      </w:ins>
      <w:ins w:id="177" w:author="wulinz@chinatelecom.cn" w:date="2023-04-12T13:59:00Z">
        <w:r w:rsidRPr="00D55AE4">
          <w:rPr>
            <w:lang w:val="en-US" w:eastAsia="zh-CN"/>
          </w:rPr>
          <w:t>Voice Over LTE</w:t>
        </w:r>
      </w:ins>
    </w:p>
    <w:p w14:paraId="073EFAEA" w14:textId="77777777" w:rsidR="00D55AE4" w:rsidRPr="00D55AE4" w:rsidRDefault="00D55AE4" w:rsidP="00D55AE4">
      <w:pPr>
        <w:rPr>
          <w:lang w:val="en-US" w:eastAsia="zh-CN"/>
        </w:rPr>
      </w:pPr>
      <w:ins w:id="178" w:author="wulinz@chinatelecom.cn" w:date="2023-04-12T13:49:00Z">
        <w:r w:rsidRPr="00D55AE4">
          <w:rPr>
            <w:lang w:val="en-US" w:eastAsia="zh-CN"/>
          </w:rPr>
          <w:t>5GC</w:t>
        </w:r>
        <w:r w:rsidRPr="00D55AE4">
          <w:rPr>
            <w:rFonts w:hint="eastAsia"/>
            <w:lang w:val="en-US" w:eastAsia="zh-CN"/>
          </w:rPr>
          <w:tab/>
        </w:r>
        <w:r w:rsidRPr="00D55AE4">
          <w:rPr>
            <w:rFonts w:hint="eastAsia"/>
            <w:lang w:val="en-US" w:eastAsia="zh-CN"/>
          </w:rPr>
          <w:tab/>
        </w:r>
        <w:r w:rsidRPr="00D55AE4">
          <w:rPr>
            <w:rFonts w:hint="eastAsia"/>
            <w:lang w:val="en-US" w:eastAsia="zh-CN"/>
          </w:rPr>
          <w:tab/>
        </w:r>
      </w:ins>
      <w:ins w:id="179" w:author="wulinz@chinatelecom.cn" w:date="2023-04-12T13:59:00Z">
        <w:r w:rsidRPr="00D55AE4">
          <w:rPr>
            <w:lang w:val="en-US" w:eastAsia="zh-CN"/>
          </w:rPr>
          <w:t>5G Core</w:t>
        </w:r>
      </w:ins>
    </w:p>
    <w:p w14:paraId="0BCB0775" w14:textId="5FBD647F" w:rsidR="00A36D9E" w:rsidRDefault="00A36D9E" w:rsidP="00A36D9E">
      <w:pPr>
        <w:rPr>
          <w:lang w:val="en-US" w:eastAsia="zh-CN"/>
        </w:rPr>
      </w:pPr>
    </w:p>
    <w:p w14:paraId="06E9CC4E" w14:textId="77777777" w:rsidR="00A36D9E" w:rsidRDefault="00A36D9E" w:rsidP="00A36D9E">
      <w:pPr>
        <w:rPr>
          <w:lang w:val="en-US" w:eastAsia="zh-CN"/>
        </w:rPr>
      </w:pPr>
      <w:r>
        <w:rPr>
          <w:lang w:val="en-US" w:eastAsia="zh-CN"/>
        </w:rPr>
        <w:t>[TBD]</w:t>
      </w:r>
    </w:p>
    <w:p w14:paraId="524F73AC" w14:textId="77777777" w:rsidR="00A36D9E" w:rsidRDefault="00A36D9E" w:rsidP="00A36D9E">
      <w:pPr>
        <w:pStyle w:val="t1"/>
      </w:pPr>
      <w:bookmarkStart w:id="180" w:name="_Toc23254"/>
      <w:bookmarkStart w:id="181" w:name="_Toc12582"/>
      <w:bookmarkStart w:id="182" w:name="_Toc10566"/>
      <w:bookmarkStart w:id="183" w:name="_Toc225"/>
      <w:bookmarkStart w:id="184" w:name="_Toc17427"/>
      <w:bookmarkStart w:id="185" w:name="_Toc6518"/>
      <w:bookmarkStart w:id="186" w:name="_Toc8997"/>
      <w:bookmarkStart w:id="187" w:name="_Toc4984"/>
      <w:bookmarkStart w:id="188" w:name="_Toc10583"/>
      <w:bookmarkStart w:id="189" w:name="_Toc12635"/>
      <w:bookmarkStart w:id="190" w:name="_Toc20614"/>
      <w:bookmarkStart w:id="191" w:name="_Toc9026"/>
      <w:bookmarkStart w:id="192" w:name="_Toc5495"/>
      <w:bookmarkStart w:id="193" w:name="_Toc2164"/>
      <w:bookmarkStart w:id="194" w:name="_Toc108164385"/>
      <w:r>
        <w:t>Conventions</w:t>
      </w:r>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4D15752F" w14:textId="77777777" w:rsidR="00A36D9E" w:rsidRDefault="00A36D9E" w:rsidP="00A36D9E">
      <w:pPr>
        <w:rPr>
          <w:lang w:val="en-US" w:eastAsia="zh-CN"/>
        </w:rPr>
      </w:pPr>
      <w:r>
        <w:rPr>
          <w:lang w:val="en-US" w:eastAsia="zh-CN"/>
        </w:rPr>
        <w:t>[TBD]</w:t>
      </w:r>
    </w:p>
    <w:p w14:paraId="4B3D74E6" w14:textId="77777777" w:rsidR="00A36D9E" w:rsidRDefault="00A36D9E" w:rsidP="00A36D9E">
      <w:pPr>
        <w:pStyle w:val="t1"/>
      </w:pPr>
      <w:bookmarkStart w:id="195" w:name="_Toc21988"/>
      <w:bookmarkStart w:id="196" w:name="_Toc6391"/>
      <w:bookmarkStart w:id="197" w:name="_Toc26130"/>
      <w:bookmarkStart w:id="198" w:name="_Toc29594"/>
      <w:bookmarkStart w:id="199" w:name="_Toc14379"/>
      <w:bookmarkStart w:id="200" w:name="_Toc22747"/>
      <w:bookmarkStart w:id="201" w:name="_Toc3192"/>
      <w:bookmarkStart w:id="202" w:name="_Toc32482"/>
      <w:bookmarkStart w:id="203" w:name="_Toc6419"/>
      <w:bookmarkStart w:id="204" w:name="_Toc1687"/>
      <w:bookmarkStart w:id="205" w:name="_Toc8482"/>
      <w:bookmarkStart w:id="206" w:name="_Toc108164386"/>
      <w:r>
        <w:rPr>
          <w:rFonts w:eastAsia="SimSun"/>
          <w:lang w:val="en-US" w:eastAsia="zh-CN"/>
        </w:rPr>
        <w:t>O</w:t>
      </w:r>
      <w:r>
        <w:rPr>
          <w:lang w:val="en-US" w:eastAsia="zh-CN"/>
        </w:rPr>
        <w:t>verview of NFV architecture and NFV automated testing</w:t>
      </w:r>
      <w:bookmarkEnd w:id="195"/>
      <w:bookmarkEnd w:id="196"/>
      <w:bookmarkEnd w:id="197"/>
      <w:bookmarkEnd w:id="198"/>
      <w:bookmarkEnd w:id="199"/>
      <w:bookmarkEnd w:id="200"/>
      <w:bookmarkEnd w:id="201"/>
      <w:bookmarkEnd w:id="202"/>
      <w:bookmarkEnd w:id="203"/>
      <w:bookmarkEnd w:id="204"/>
      <w:bookmarkEnd w:id="205"/>
      <w:bookmarkEnd w:id="206"/>
    </w:p>
    <w:p w14:paraId="0FBA79D1" w14:textId="77777777" w:rsidR="00A36D9E" w:rsidRDefault="00A36D9E" w:rsidP="00A36D9E">
      <w:pPr>
        <w:pStyle w:val="t11"/>
      </w:pPr>
      <w:bookmarkStart w:id="207" w:name="_Toc19143"/>
      <w:bookmarkStart w:id="208" w:name="_Toc8260"/>
      <w:bookmarkStart w:id="209" w:name="_Toc8822"/>
      <w:bookmarkStart w:id="210" w:name="_Toc31038"/>
      <w:bookmarkStart w:id="211" w:name="_Toc22882"/>
      <w:bookmarkStart w:id="212" w:name="_Toc164"/>
      <w:bookmarkStart w:id="213" w:name="_Toc22963"/>
      <w:bookmarkStart w:id="214" w:name="_Toc5698"/>
      <w:bookmarkStart w:id="215" w:name="_Toc25056"/>
      <w:bookmarkStart w:id="216" w:name="_Toc5024"/>
      <w:bookmarkStart w:id="217" w:name="_Toc1625"/>
      <w:bookmarkStart w:id="218" w:name="_Toc108164387"/>
      <w:r>
        <w:t>NFV architecture</w:t>
      </w:r>
      <w:bookmarkEnd w:id="207"/>
      <w:bookmarkEnd w:id="208"/>
      <w:bookmarkEnd w:id="209"/>
      <w:bookmarkEnd w:id="210"/>
      <w:bookmarkEnd w:id="211"/>
      <w:bookmarkEnd w:id="212"/>
      <w:bookmarkEnd w:id="213"/>
      <w:bookmarkEnd w:id="214"/>
      <w:bookmarkEnd w:id="215"/>
      <w:bookmarkEnd w:id="216"/>
      <w:bookmarkEnd w:id="217"/>
      <w:bookmarkEnd w:id="218"/>
    </w:p>
    <w:p w14:paraId="7FE00DBB" w14:textId="77777777" w:rsidR="00A36D9E" w:rsidRDefault="00A36D9E" w:rsidP="00A36D9E">
      <w:pPr>
        <w:jc w:val="both"/>
        <w:rPr>
          <w:lang w:val="en-US" w:eastAsia="zh-CN"/>
        </w:rPr>
      </w:pPr>
      <w:r>
        <w:rPr>
          <w:rFonts w:hint="eastAsia"/>
          <w:lang w:val="en-US" w:eastAsia="zh-CN"/>
        </w:rPr>
        <w:t>NFV</w:t>
      </w:r>
      <w:r>
        <w:rPr>
          <w:lang w:val="en-US" w:eastAsia="zh-CN"/>
        </w:rPr>
        <w:t xml:space="preserve"> is a sort of network virtualization technology, which uses software to install, control and operate the network functions running on general hardware. It integrates cloud and virtualization technology, making the new generation of network services have better scalability and automation ability.</w:t>
      </w:r>
      <w:r>
        <w:t xml:space="preserve"> </w:t>
      </w:r>
      <w:r>
        <w:rPr>
          <w:lang w:val="en-US" w:eastAsia="zh-CN"/>
        </w:rPr>
        <w:t xml:space="preserve">The goal of NFV is to replace the private, specialized and closed network function in the telecommunication network, and </w:t>
      </w:r>
      <w:r>
        <w:rPr>
          <w:rFonts w:hint="eastAsia"/>
          <w:lang w:val="en-US" w:eastAsia="zh-CN"/>
        </w:rPr>
        <w:t xml:space="preserve">to </w:t>
      </w:r>
      <w:r>
        <w:rPr>
          <w:lang w:val="en-US" w:eastAsia="zh-CN"/>
        </w:rPr>
        <w:t>realize the unified and universal software open architecture.</w:t>
      </w:r>
    </w:p>
    <w:p w14:paraId="517BB1B9" w14:textId="77777777" w:rsidR="00A36D9E" w:rsidRDefault="00A36D9E" w:rsidP="00A36D9E">
      <w:pPr>
        <w:jc w:val="both"/>
        <w:rPr>
          <w:lang w:val="en-US" w:eastAsia="zh-CN"/>
        </w:rPr>
      </w:pPr>
      <w:r w:rsidRPr="002072D9">
        <w:rPr>
          <w:lang w:val="en-US" w:eastAsia="zh-CN"/>
        </w:rPr>
        <w:t xml:space="preserve">The underlying </w:t>
      </w:r>
      <w:r>
        <w:rPr>
          <w:rFonts w:hint="eastAsia"/>
          <w:lang w:val="en-US" w:eastAsia="zh-CN"/>
        </w:rPr>
        <w:t xml:space="preserve">technology </w:t>
      </w:r>
      <w:r w:rsidRPr="002072D9">
        <w:rPr>
          <w:lang w:val="en-US" w:eastAsia="zh-CN"/>
        </w:rPr>
        <w:t>logic</w:t>
      </w:r>
      <w:r>
        <w:rPr>
          <w:rFonts w:hint="eastAsia"/>
          <w:lang w:val="en-US" w:eastAsia="zh-CN"/>
        </w:rPr>
        <w:t xml:space="preserve"> </w:t>
      </w:r>
      <w:r w:rsidRPr="002072D9">
        <w:rPr>
          <w:lang w:val="en-US" w:eastAsia="zh-CN"/>
        </w:rPr>
        <w:t xml:space="preserve">of </w:t>
      </w:r>
      <w:r>
        <w:rPr>
          <w:rFonts w:hint="eastAsia"/>
          <w:lang w:val="en-US" w:eastAsia="zh-CN"/>
        </w:rPr>
        <w:t xml:space="preserve">NFV </w:t>
      </w:r>
      <w:r w:rsidRPr="002072D9">
        <w:rPr>
          <w:lang w:val="en-US" w:eastAsia="zh-CN"/>
        </w:rPr>
        <w:t>technology</w:t>
      </w:r>
      <w:r>
        <w:rPr>
          <w:rFonts w:hint="eastAsia"/>
          <w:lang w:val="en-US" w:eastAsia="zh-CN"/>
        </w:rPr>
        <w:t xml:space="preserve"> largely depends on </w:t>
      </w:r>
      <w:r>
        <w:rPr>
          <w:lang w:val="en-US" w:eastAsia="zh-CN"/>
        </w:rPr>
        <w:t>virtualization</w:t>
      </w:r>
      <w:r>
        <w:rPr>
          <w:rFonts w:hint="eastAsia"/>
          <w:lang w:val="en-US" w:eastAsia="zh-CN"/>
        </w:rPr>
        <w:t xml:space="preserve"> technology</w:t>
      </w:r>
      <w:r>
        <w:rPr>
          <w:lang w:val="en-US" w:eastAsia="zh-CN"/>
        </w:rPr>
        <w:t xml:space="preserve">. Virtualization technology can decompose general computing, storage, network and other hardware devices into a variety of virtual resources, realize hardware decoupling, and realize network functions and dynamic flexible deployment according to needs. </w:t>
      </w:r>
      <w:r>
        <w:rPr>
          <w:rFonts w:hint="eastAsia"/>
          <w:lang w:val="en-US" w:eastAsia="zh-CN"/>
        </w:rPr>
        <w:t xml:space="preserve">The bottom design philosophy of NFV architecture relies on cloud computing pattern. </w:t>
      </w:r>
      <w:r>
        <w:rPr>
          <w:lang w:val="en-US" w:eastAsia="zh-CN"/>
        </w:rPr>
        <w:t xml:space="preserve">Cloud computing can realize the elasticity of </w:t>
      </w:r>
      <w:r>
        <w:rPr>
          <w:lang w:val="en-US" w:eastAsia="zh-CN"/>
        </w:rPr>
        <w:lastRenderedPageBreak/>
        <w:t>application or even the matching of resources and business load, which not only improves the utilization of resources, but also ensures the response speed of the system.</w:t>
      </w:r>
    </w:p>
    <w:p w14:paraId="115DEA8A" w14:textId="77777777" w:rsidR="00A36D9E" w:rsidRDefault="00A36D9E" w:rsidP="00A36D9E">
      <w:pPr>
        <w:jc w:val="both"/>
        <w:rPr>
          <w:lang w:val="en-US" w:eastAsia="zh-CN"/>
        </w:rPr>
      </w:pPr>
      <w:r>
        <w:rPr>
          <w:lang w:val="en-US" w:eastAsia="zh-CN"/>
        </w:rPr>
        <w:t xml:space="preserve">The </w:t>
      </w:r>
      <w:r>
        <w:rPr>
          <w:rFonts w:hint="eastAsia"/>
          <w:lang w:val="en-US" w:eastAsia="zh-CN"/>
        </w:rPr>
        <w:t>F</w:t>
      </w:r>
      <w:r>
        <w:rPr>
          <w:lang w:val="en-US" w:eastAsia="zh-CN"/>
        </w:rPr>
        <w:t>igure</w:t>
      </w:r>
      <w:r>
        <w:rPr>
          <w:rFonts w:hint="eastAsia"/>
          <w:lang w:val="en-US" w:eastAsia="zh-CN"/>
        </w:rPr>
        <w:t xml:space="preserve"> </w:t>
      </w:r>
      <w:r>
        <w:rPr>
          <w:lang w:val="en-US" w:eastAsia="zh-CN"/>
        </w:rPr>
        <w:t>6-</w:t>
      </w:r>
      <w:r>
        <w:rPr>
          <w:rFonts w:hint="eastAsia"/>
          <w:lang w:val="en-US" w:eastAsia="zh-CN"/>
        </w:rPr>
        <w:t xml:space="preserve">1 [ETSI GS NFV 002] </w:t>
      </w:r>
      <w:r>
        <w:rPr>
          <w:lang w:val="en-US" w:eastAsia="zh-CN"/>
        </w:rPr>
        <w:t>stands for the NFV high-level architecture, including NFVI, MANO and VNF.</w:t>
      </w:r>
    </w:p>
    <w:p w14:paraId="5AFB6BED" w14:textId="77777777" w:rsidR="00A36D9E" w:rsidRDefault="00A36D9E" w:rsidP="00A36D9E">
      <w:pPr>
        <w:jc w:val="center"/>
        <w:rPr>
          <w:highlight w:val="yellow"/>
        </w:rPr>
      </w:pPr>
      <w:r>
        <w:rPr>
          <w:noProof/>
        </w:rPr>
        <w:drawing>
          <wp:inline distT="0" distB="0" distL="0" distR="0" wp14:anchorId="2EED9D38" wp14:editId="6CB52BE8">
            <wp:extent cx="5086350" cy="32861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086350" cy="3286125"/>
                    </a:xfrm>
                    <a:prstGeom prst="rect">
                      <a:avLst/>
                    </a:prstGeom>
                  </pic:spPr>
                </pic:pic>
              </a:graphicData>
            </a:graphic>
          </wp:inline>
        </w:drawing>
      </w:r>
    </w:p>
    <w:p w14:paraId="7A683AFC" w14:textId="77777777" w:rsidR="00A36D9E" w:rsidRDefault="00A36D9E" w:rsidP="00A36D9E">
      <w:pPr>
        <w:jc w:val="center"/>
        <w:rPr>
          <w:sz w:val="22"/>
          <w:szCs w:val="22"/>
          <w:lang w:val="en-US" w:eastAsia="zh-CN"/>
        </w:rPr>
      </w:pPr>
      <w:r>
        <w:rPr>
          <w:sz w:val="22"/>
          <w:szCs w:val="22"/>
          <w:lang w:val="en-US" w:eastAsia="zh-CN"/>
        </w:rPr>
        <w:t>Figure 6-1. High-level NFV architecture</w:t>
      </w:r>
      <w:r>
        <w:rPr>
          <w:rFonts w:hint="eastAsia"/>
          <w:sz w:val="22"/>
          <w:szCs w:val="22"/>
          <w:lang w:val="en-US" w:eastAsia="zh-CN"/>
        </w:rPr>
        <w:t xml:space="preserve"> </w:t>
      </w:r>
      <w:r>
        <w:rPr>
          <w:sz w:val="22"/>
          <w:szCs w:val="22"/>
          <w:lang w:val="en-US" w:eastAsia="zh-CN"/>
        </w:rPr>
        <w:t>[ETSI GS NFV 002]</w:t>
      </w:r>
    </w:p>
    <w:p w14:paraId="591FAF85" w14:textId="77E47964" w:rsidR="00D55AE4" w:rsidRPr="00BE18D5" w:rsidRDefault="00A36D9E" w:rsidP="00A36D9E">
      <w:pPr>
        <w:jc w:val="both"/>
        <w:rPr>
          <w:lang w:val="en-US" w:eastAsia="zh-CN"/>
        </w:rPr>
      </w:pPr>
      <w:r>
        <w:rPr>
          <w:lang w:val="en-US" w:eastAsia="zh-CN"/>
        </w:rPr>
        <w:t>NFVI includes virtualization layer and hardware resources, which can be deployed across several physical locations.</w:t>
      </w:r>
      <w:r>
        <w:rPr>
          <w:rFonts w:hint="eastAsia"/>
          <w:lang w:val="en-US" w:eastAsia="zh-CN"/>
        </w:rPr>
        <w:t xml:space="preserve"> </w:t>
      </w:r>
      <w:r>
        <w:rPr>
          <w:lang w:val="en-US" w:eastAsia="zh-CN"/>
        </w:rPr>
        <w:t>All virtual resources should be in a unified shared resource pool.</w:t>
      </w:r>
      <w:r>
        <w:rPr>
          <w:rFonts w:hint="eastAsia"/>
          <w:lang w:val="en-US" w:eastAsia="zh-CN"/>
        </w:rPr>
        <w:t xml:space="preserve"> </w:t>
      </w:r>
      <w:r>
        <w:rPr>
          <w:lang w:val="en-US" w:eastAsia="zh-CN"/>
        </w:rPr>
        <w:t>VNFs run on top of NFVI, which provide some kind of network services deployed in virtual machine, container or bare-metal physical machine by using the infrastructure provided by NFVI. MANO provides the overall management and orchestration of NFV, which is composed of NFVO, VNFM and VIM.</w:t>
      </w:r>
      <w:r>
        <w:rPr>
          <w:rFonts w:hint="eastAsia"/>
          <w:lang w:val="en-US" w:eastAsia="zh-CN"/>
        </w:rPr>
        <w:t xml:space="preserve"> </w:t>
      </w:r>
      <w:r>
        <w:rPr>
          <w:lang w:val="en-US" w:eastAsia="zh-CN"/>
        </w:rPr>
        <w:t>They manage, respectively, NS life</w:t>
      </w:r>
      <w:r>
        <w:rPr>
          <w:rFonts w:hint="eastAsia"/>
          <w:lang w:val="en-US" w:eastAsia="zh-CN"/>
        </w:rPr>
        <w:t>-</w:t>
      </w:r>
      <w:r>
        <w:rPr>
          <w:lang w:val="en-US" w:eastAsia="zh-CN"/>
        </w:rPr>
        <w:t>cycle, VNF life</w:t>
      </w:r>
      <w:r>
        <w:rPr>
          <w:rFonts w:hint="eastAsia"/>
          <w:lang w:val="en-US" w:eastAsia="zh-CN"/>
        </w:rPr>
        <w:t>-</w:t>
      </w:r>
      <w:r>
        <w:rPr>
          <w:lang w:val="en-US" w:eastAsia="zh-CN"/>
        </w:rPr>
        <w:t>cycle and NFVI.</w:t>
      </w:r>
    </w:p>
    <w:p w14:paraId="5A92D427" w14:textId="77777777" w:rsidR="00A36D9E" w:rsidRDefault="00A36D9E" w:rsidP="00A36D9E">
      <w:pPr>
        <w:pStyle w:val="t11"/>
      </w:pPr>
      <w:bookmarkStart w:id="219" w:name="_Toc13283"/>
      <w:bookmarkStart w:id="220" w:name="_Toc20955"/>
      <w:bookmarkStart w:id="221" w:name="_Toc7813"/>
      <w:bookmarkStart w:id="222" w:name="_Toc15608"/>
      <w:bookmarkStart w:id="223" w:name="_Toc1983"/>
      <w:bookmarkStart w:id="224" w:name="_Toc25918"/>
      <w:bookmarkStart w:id="225" w:name="_Toc31163"/>
      <w:bookmarkStart w:id="226" w:name="_Toc15865"/>
      <w:bookmarkStart w:id="227" w:name="_Toc6251"/>
      <w:bookmarkStart w:id="228" w:name="_Toc58"/>
      <w:bookmarkStart w:id="229" w:name="_Toc2656"/>
      <w:bookmarkStart w:id="230" w:name="_Toc108164388"/>
      <w:r>
        <w:rPr>
          <w:rFonts w:hint="eastAsia"/>
        </w:rPr>
        <w:t>NFV automated testing</w:t>
      </w:r>
      <w:bookmarkEnd w:id="219"/>
      <w:bookmarkEnd w:id="220"/>
      <w:bookmarkEnd w:id="221"/>
      <w:bookmarkEnd w:id="222"/>
      <w:bookmarkEnd w:id="223"/>
      <w:bookmarkEnd w:id="224"/>
      <w:bookmarkEnd w:id="225"/>
      <w:bookmarkEnd w:id="226"/>
      <w:bookmarkEnd w:id="227"/>
      <w:bookmarkEnd w:id="228"/>
      <w:bookmarkEnd w:id="229"/>
      <w:bookmarkEnd w:id="230"/>
    </w:p>
    <w:p w14:paraId="44DAB003" w14:textId="5EE085C0" w:rsidR="00D55AE4" w:rsidRDefault="00A36D9E" w:rsidP="00D55AE4">
      <w:pPr>
        <w:jc w:val="both"/>
        <w:rPr>
          <w:ins w:id="231" w:author="wulinz@chinatelecom.cn" w:date="2023-05-12T10:11:00Z"/>
        </w:rPr>
      </w:pPr>
      <w:r>
        <w:t xml:space="preserve">Three main working layers </w:t>
      </w:r>
      <w:r>
        <w:rPr>
          <w:rFonts w:hint="eastAsia"/>
          <w:lang w:eastAsia="zh-CN"/>
        </w:rPr>
        <w:t>of</w:t>
      </w:r>
      <w:r>
        <w:t xml:space="preserve"> NFV are identified: VNF layer, NFVI layer, and NFV MANO layer. Each layer is composed of multi-components, with many participants from different vendors. Each </w:t>
      </w:r>
      <w:bookmarkStart w:id="232" w:name="_Hlk80693007"/>
      <w:r>
        <w:t xml:space="preserve">component </w:t>
      </w:r>
      <w:bookmarkEnd w:id="232"/>
      <w:r>
        <w:t xml:space="preserve">depends on and calls each other. </w:t>
      </w:r>
      <w:ins w:id="233" w:author="wulinz@chinatelecom.cn" w:date="2023-05-12T10:11:00Z">
        <w:r w:rsidR="00D55AE4">
          <w:t xml:space="preserve">NFV automated testing </w:t>
        </w:r>
      </w:ins>
      <w:ins w:id="234" w:author="wulinz@chinatelecom.cn" w:date="2023-05-12T10:12:00Z">
        <w:r w:rsidR="00786756">
          <w:t>should</w:t>
        </w:r>
      </w:ins>
      <w:ins w:id="235" w:author="wulinz@chinatelecom.cn" w:date="2023-05-12T10:11:00Z">
        <w:r w:rsidR="00D55AE4">
          <w:t xml:space="preserve"> support the following test </w:t>
        </w:r>
      </w:ins>
      <w:ins w:id="236" w:author="wulinz@chinatelecom.cn" w:date="2023-05-12T10:47:00Z">
        <w:r w:rsidR="00E87BD3">
          <w:rPr>
            <w:lang w:eastAsia="zh-CN"/>
          </w:rPr>
          <w:t>d</w:t>
        </w:r>
        <w:r w:rsidR="00E87BD3" w:rsidRPr="00E87BD3">
          <w:rPr>
            <w:lang w:eastAsia="zh-CN"/>
          </w:rPr>
          <w:t xml:space="preserve">imensions </w:t>
        </w:r>
      </w:ins>
      <w:ins w:id="237" w:author="wulinz@chinatelecom.cn" w:date="2023-05-12T10:11:00Z">
        <w:r w:rsidR="00D55AE4">
          <w:t xml:space="preserve">for Baseline, Security, NFVI and Assurance so that basic goals of Solution Validation, Interoperability, Verification of SLA/Assurance, and Deployment Readiness can be validated. </w:t>
        </w:r>
      </w:ins>
    </w:p>
    <w:p w14:paraId="149F4493" w14:textId="5E19A9B5" w:rsidR="00D55AE4" w:rsidRPr="0019329B" w:rsidRDefault="00D55AE4" w:rsidP="00D55AE4">
      <w:pPr>
        <w:jc w:val="both"/>
        <w:rPr>
          <w:ins w:id="238" w:author="wulinz@chinatelecom.cn" w:date="2023-05-12T10:11:00Z"/>
        </w:rPr>
      </w:pPr>
      <w:ins w:id="239" w:author="wulinz@chinatelecom.cn" w:date="2023-05-12T10:11:00Z">
        <w:r w:rsidRPr="0019329B">
          <w:t xml:space="preserve">Test </w:t>
        </w:r>
      </w:ins>
      <w:ins w:id="240" w:author="wulinz@chinatelecom.cn" w:date="2023-05-12T10:47:00Z">
        <w:r w:rsidR="00E87BD3">
          <w:rPr>
            <w:lang w:eastAsia="zh-CN"/>
          </w:rPr>
          <w:t>d</w:t>
        </w:r>
        <w:r w:rsidR="00E87BD3" w:rsidRPr="00E87BD3">
          <w:rPr>
            <w:lang w:eastAsia="zh-CN"/>
          </w:rPr>
          <w:t xml:space="preserve">imensions </w:t>
        </w:r>
      </w:ins>
      <w:ins w:id="241" w:author="wulinz@chinatelecom.cn" w:date="2023-05-12T10:13:00Z">
        <w:r w:rsidR="00786756">
          <w:t xml:space="preserve">for </w:t>
        </w:r>
        <w:r w:rsidR="00786756" w:rsidRPr="0019329B">
          <w:t>VNF</w:t>
        </w:r>
      </w:ins>
      <w:ins w:id="242" w:author="wulinz@chinatelecom.cn" w:date="2023-05-12T10:11:00Z">
        <w:r w:rsidRPr="0019329B">
          <w:t>:</w:t>
        </w:r>
      </w:ins>
    </w:p>
    <w:p w14:paraId="3D167AF1" w14:textId="77777777" w:rsidR="00D55AE4" w:rsidRPr="0019329B" w:rsidRDefault="00D55AE4" w:rsidP="00BE18D5">
      <w:pPr>
        <w:pStyle w:val="ListParagraph"/>
        <w:numPr>
          <w:ilvl w:val="0"/>
          <w:numId w:val="35"/>
        </w:numPr>
        <w:spacing w:before="0"/>
        <w:contextualSpacing w:val="0"/>
        <w:jc w:val="both"/>
        <w:rPr>
          <w:ins w:id="243" w:author="wulinz@chinatelecom.cn" w:date="2023-05-12T10:11:00Z"/>
          <w:lang w:eastAsia="zh-CN"/>
        </w:rPr>
      </w:pPr>
      <w:ins w:id="244" w:author="wulinz@chinatelecom.cn" w:date="2023-05-12T10:11:00Z">
        <w:r w:rsidRPr="0019329B">
          <w:rPr>
            <w:lang w:eastAsia="zh-CN"/>
          </w:rPr>
          <w:t>Basic Validation – Verification of core services, verification of LCM operations, onboarding.</w:t>
        </w:r>
      </w:ins>
    </w:p>
    <w:p w14:paraId="22774A97" w14:textId="504D1C24" w:rsidR="00D55AE4" w:rsidRPr="0019329B" w:rsidRDefault="00D55AE4" w:rsidP="00BE18D5">
      <w:pPr>
        <w:pStyle w:val="ListParagraph"/>
        <w:numPr>
          <w:ilvl w:val="0"/>
          <w:numId w:val="35"/>
        </w:numPr>
        <w:spacing w:before="0"/>
        <w:contextualSpacing w:val="0"/>
        <w:jc w:val="both"/>
        <w:rPr>
          <w:ins w:id="245" w:author="wulinz@chinatelecom.cn" w:date="2023-05-12T10:11:00Z"/>
          <w:lang w:eastAsia="zh-CN"/>
        </w:rPr>
      </w:pPr>
      <w:ins w:id="246" w:author="wulinz@chinatelecom.cn" w:date="2023-05-12T10:11:00Z">
        <w:r w:rsidRPr="0019329B">
          <w:rPr>
            <w:lang w:eastAsia="zh-CN"/>
          </w:rPr>
          <w:t>Functionality – verification of basic functionality, after reboot, behaviour with VIM network fault, behaviour when VIM controller is restarted, VIM network restarted, support for</w:t>
        </w:r>
      </w:ins>
      <w:ins w:id="247" w:author="wulinz@chinatelecom.cn" w:date="2023-05-12T15:47:00Z">
        <w:r w:rsidR="004322DA">
          <w:rPr>
            <w:lang w:eastAsia="zh-CN"/>
          </w:rPr>
          <w:t xml:space="preserve"> </w:t>
        </w:r>
      </w:ins>
      <w:ins w:id="248" w:author="wulinz@chinatelecom.cn" w:date="2023-05-12T10:11:00Z">
        <w:r w:rsidRPr="0019329B">
          <w:rPr>
            <w:lang w:eastAsia="zh-CN"/>
          </w:rPr>
          <w:t>IPv6</w:t>
        </w:r>
      </w:ins>
      <w:ins w:id="249" w:author="wulinz@chinatelecom.cn" w:date="2023-05-12T15:48:00Z">
        <w:r w:rsidR="004322DA">
          <w:rPr>
            <w:lang w:eastAsia="zh-CN"/>
          </w:rPr>
          <w:t>-Only</w:t>
        </w:r>
      </w:ins>
      <w:ins w:id="250" w:author="wulinz@chinatelecom.cn" w:date="2023-05-12T15:47:00Z">
        <w:r w:rsidR="004322DA" w:rsidRPr="004322DA">
          <w:rPr>
            <w:lang w:eastAsia="zh-CN"/>
          </w:rPr>
          <w:t xml:space="preserve"> (test by turning off IPv4 on the interfaces)</w:t>
        </w:r>
      </w:ins>
      <w:ins w:id="251" w:author="wulinz@chinatelecom.cn" w:date="2023-05-12T10:11:00Z">
        <w:r w:rsidRPr="0019329B">
          <w:rPr>
            <w:lang w:eastAsia="zh-CN"/>
          </w:rPr>
          <w:t xml:space="preserve">, </w:t>
        </w:r>
      </w:ins>
    </w:p>
    <w:p w14:paraId="557550EE" w14:textId="77777777" w:rsidR="00D55AE4" w:rsidRPr="0019329B" w:rsidRDefault="00D55AE4" w:rsidP="00BE18D5">
      <w:pPr>
        <w:pStyle w:val="ListParagraph"/>
        <w:numPr>
          <w:ilvl w:val="0"/>
          <w:numId w:val="35"/>
        </w:numPr>
        <w:spacing w:before="0"/>
        <w:contextualSpacing w:val="0"/>
        <w:jc w:val="both"/>
        <w:rPr>
          <w:ins w:id="252" w:author="wulinz@chinatelecom.cn" w:date="2023-05-12T10:11:00Z"/>
          <w:lang w:eastAsia="zh-CN"/>
        </w:rPr>
      </w:pPr>
      <w:ins w:id="253" w:author="wulinz@chinatelecom.cn" w:date="2023-05-12T10:11:00Z">
        <w:r w:rsidRPr="0019329B">
          <w:rPr>
            <w:lang w:eastAsia="zh-CN"/>
          </w:rPr>
          <w:t xml:space="preserve">Performance – verification based on different resource configurations, max throughput, instance creation/deletion time, forwarding performance benchmarking using different traffic types, packet/frame size, load tests, </w:t>
        </w:r>
      </w:ins>
    </w:p>
    <w:p w14:paraId="10AE9EA5" w14:textId="2F77076E" w:rsidR="00D55AE4" w:rsidRPr="0019329B" w:rsidRDefault="00D55AE4" w:rsidP="00BE18D5">
      <w:pPr>
        <w:pStyle w:val="ListParagraph"/>
        <w:numPr>
          <w:ilvl w:val="0"/>
          <w:numId w:val="35"/>
        </w:numPr>
        <w:spacing w:before="0"/>
        <w:contextualSpacing w:val="0"/>
        <w:jc w:val="both"/>
        <w:rPr>
          <w:ins w:id="254" w:author="wulinz@chinatelecom.cn" w:date="2023-05-12T10:11:00Z"/>
          <w:lang w:eastAsia="zh-CN"/>
        </w:rPr>
      </w:pPr>
      <w:ins w:id="255" w:author="wulinz@chinatelecom.cn" w:date="2023-05-12T10:11:00Z">
        <w:r w:rsidRPr="0019329B">
          <w:rPr>
            <w:lang w:eastAsia="zh-CN"/>
          </w:rPr>
          <w:t>Scale – verification of multiple instances of VNF, max number of VNF, scale-out/in</w:t>
        </w:r>
      </w:ins>
      <w:ins w:id="256" w:author="wulinz@chinatelecom.cn" w:date="2023-05-12T15:49:00Z">
        <w:r w:rsidR="006412D9">
          <w:rPr>
            <w:lang w:eastAsia="zh-CN"/>
          </w:rPr>
          <w:t>,</w:t>
        </w:r>
      </w:ins>
      <w:ins w:id="257" w:author="wulinz@chinatelecom.cn" w:date="2023-05-12T10:11:00Z">
        <w:r w:rsidRPr="0019329B">
          <w:rPr>
            <w:lang w:eastAsia="zh-CN"/>
          </w:rPr>
          <w:t xml:space="preserve"> </w:t>
        </w:r>
      </w:ins>
    </w:p>
    <w:p w14:paraId="1608CDCD" w14:textId="77777777" w:rsidR="00D55AE4" w:rsidRPr="0019329B" w:rsidRDefault="00D55AE4" w:rsidP="00BE18D5">
      <w:pPr>
        <w:pStyle w:val="ListParagraph"/>
        <w:numPr>
          <w:ilvl w:val="0"/>
          <w:numId w:val="35"/>
        </w:numPr>
        <w:spacing w:before="0"/>
        <w:contextualSpacing w:val="0"/>
        <w:jc w:val="both"/>
        <w:rPr>
          <w:ins w:id="258" w:author="wulinz@chinatelecom.cn" w:date="2023-05-12T10:11:00Z"/>
          <w:lang w:eastAsia="zh-CN"/>
        </w:rPr>
      </w:pPr>
      <w:ins w:id="259" w:author="wulinz@chinatelecom.cn" w:date="2023-05-12T10:11:00Z">
        <w:r w:rsidRPr="0019329B">
          <w:rPr>
            <w:lang w:eastAsia="zh-CN"/>
          </w:rPr>
          <w:t xml:space="preserve">VNFM interactions - Verification of integrity of VNFD/NSD, instantiation, placement, destruction, resilience/recovery, monitoring, backup/restore, updates/roll-back, LCM after rebooting the VNF, VNF config injection/reconfig time, </w:t>
        </w:r>
      </w:ins>
    </w:p>
    <w:p w14:paraId="6ACBEB3D" w14:textId="77777777" w:rsidR="00D55AE4" w:rsidRDefault="00D55AE4">
      <w:pPr>
        <w:pStyle w:val="ListParagraph"/>
        <w:numPr>
          <w:ilvl w:val="0"/>
          <w:numId w:val="35"/>
        </w:numPr>
        <w:spacing w:before="0"/>
        <w:contextualSpacing w:val="0"/>
        <w:jc w:val="both"/>
        <w:rPr>
          <w:ins w:id="260" w:author="wulinz@chinatelecom.cn" w:date="2023-05-12T15:49:00Z"/>
          <w:lang w:eastAsia="zh-CN"/>
        </w:rPr>
      </w:pPr>
      <w:ins w:id="261" w:author="wulinz@chinatelecom.cn" w:date="2023-05-12T10:11:00Z">
        <w:r w:rsidRPr="0019329B">
          <w:rPr>
            <w:lang w:eastAsia="zh-CN"/>
          </w:rPr>
          <w:lastRenderedPageBreak/>
          <w:t xml:space="preserve">NFVO interactions – verification of VNF deployment using available NSDs, Live migration, fault management and logging, </w:t>
        </w:r>
      </w:ins>
    </w:p>
    <w:p w14:paraId="3DCEA7B3" w14:textId="6A1D8393" w:rsidR="006412D9" w:rsidRPr="0019329B" w:rsidRDefault="006412D9" w:rsidP="00BE18D5">
      <w:pPr>
        <w:pStyle w:val="ListParagraph"/>
        <w:numPr>
          <w:ilvl w:val="0"/>
          <w:numId w:val="35"/>
        </w:numPr>
        <w:spacing w:before="0"/>
        <w:contextualSpacing w:val="0"/>
        <w:jc w:val="both"/>
        <w:rPr>
          <w:ins w:id="262" w:author="wulinz@chinatelecom.cn" w:date="2023-05-12T10:11:00Z"/>
          <w:lang w:eastAsia="zh-CN"/>
        </w:rPr>
      </w:pPr>
      <w:ins w:id="263" w:author="wulinz@chinatelecom.cn" w:date="2023-05-12T15:49:00Z">
        <w:r>
          <w:rPr>
            <w:rFonts w:hint="eastAsia"/>
            <w:lang w:eastAsia="zh-CN"/>
          </w:rPr>
          <w:t>S</w:t>
        </w:r>
        <w:r>
          <w:rPr>
            <w:lang w:eastAsia="zh-CN"/>
          </w:rPr>
          <w:t>ervice chain,</w:t>
        </w:r>
      </w:ins>
    </w:p>
    <w:p w14:paraId="2C0C8516" w14:textId="18E08F9E" w:rsidR="00D55AE4" w:rsidRPr="0019329B" w:rsidRDefault="00D55AE4" w:rsidP="00D55AE4">
      <w:pPr>
        <w:jc w:val="both"/>
        <w:rPr>
          <w:ins w:id="264" w:author="wulinz@chinatelecom.cn" w:date="2023-05-12T10:11:00Z"/>
        </w:rPr>
      </w:pPr>
      <w:ins w:id="265" w:author="wulinz@chinatelecom.cn" w:date="2023-05-12T10:11:00Z">
        <w:r w:rsidRPr="0019329B">
          <w:t xml:space="preserve">Test </w:t>
        </w:r>
      </w:ins>
      <w:ins w:id="266" w:author="wulinz@chinatelecom.cn" w:date="2023-05-12T10:47:00Z">
        <w:r w:rsidR="00E87BD3">
          <w:rPr>
            <w:lang w:eastAsia="zh-CN"/>
          </w:rPr>
          <w:t>d</w:t>
        </w:r>
        <w:r w:rsidR="00E87BD3" w:rsidRPr="00E87BD3">
          <w:rPr>
            <w:lang w:eastAsia="zh-CN"/>
          </w:rPr>
          <w:t xml:space="preserve">imensions </w:t>
        </w:r>
      </w:ins>
      <w:ins w:id="267" w:author="wulinz@chinatelecom.cn" w:date="2023-05-12T10:11:00Z">
        <w:r w:rsidRPr="0019329B">
          <w:t>for NFVI:</w:t>
        </w:r>
      </w:ins>
    </w:p>
    <w:p w14:paraId="775A75A1" w14:textId="77777777" w:rsidR="00D55AE4" w:rsidRPr="0019329B" w:rsidRDefault="00D55AE4" w:rsidP="00BE18D5">
      <w:pPr>
        <w:pStyle w:val="ListParagraph"/>
        <w:numPr>
          <w:ilvl w:val="0"/>
          <w:numId w:val="35"/>
        </w:numPr>
        <w:spacing w:before="0"/>
        <w:contextualSpacing w:val="0"/>
        <w:jc w:val="both"/>
        <w:rPr>
          <w:ins w:id="268" w:author="wulinz@chinatelecom.cn" w:date="2023-05-12T10:11:00Z"/>
          <w:lang w:eastAsia="zh-CN"/>
        </w:rPr>
      </w:pPr>
      <w:ins w:id="269" w:author="wulinz@chinatelecom.cn" w:date="2023-05-12T10:11:00Z">
        <w:r w:rsidRPr="0019329B">
          <w:rPr>
            <w:lang w:eastAsia="zh-CN"/>
          </w:rPr>
          <w:t>NFVI stack installation</w:t>
        </w:r>
      </w:ins>
    </w:p>
    <w:p w14:paraId="645F9D1E" w14:textId="77777777" w:rsidR="00D55AE4" w:rsidRPr="0019329B" w:rsidRDefault="00D55AE4" w:rsidP="00BE18D5">
      <w:pPr>
        <w:pStyle w:val="ListParagraph"/>
        <w:numPr>
          <w:ilvl w:val="0"/>
          <w:numId w:val="35"/>
        </w:numPr>
        <w:spacing w:before="0"/>
        <w:contextualSpacing w:val="0"/>
        <w:jc w:val="both"/>
        <w:rPr>
          <w:ins w:id="270" w:author="wulinz@chinatelecom.cn" w:date="2023-05-12T10:11:00Z"/>
          <w:lang w:eastAsia="zh-CN"/>
        </w:rPr>
      </w:pPr>
      <w:ins w:id="271" w:author="wulinz@chinatelecom.cn" w:date="2023-05-12T10:11:00Z">
        <w:r w:rsidRPr="0019329B">
          <w:rPr>
            <w:lang w:eastAsia="zh-CN"/>
          </w:rPr>
          <w:t>Fault Management and Log Collection</w:t>
        </w:r>
      </w:ins>
    </w:p>
    <w:p w14:paraId="431B7D03" w14:textId="77777777" w:rsidR="00D55AE4" w:rsidRPr="0019329B" w:rsidRDefault="00D55AE4" w:rsidP="00BE18D5">
      <w:pPr>
        <w:pStyle w:val="ListParagraph"/>
        <w:numPr>
          <w:ilvl w:val="0"/>
          <w:numId w:val="35"/>
        </w:numPr>
        <w:spacing w:before="0"/>
        <w:contextualSpacing w:val="0"/>
        <w:jc w:val="both"/>
        <w:rPr>
          <w:ins w:id="272" w:author="wulinz@chinatelecom.cn" w:date="2023-05-12T10:11:00Z"/>
          <w:lang w:eastAsia="zh-CN"/>
        </w:rPr>
      </w:pPr>
      <w:ins w:id="273" w:author="wulinz@chinatelecom.cn" w:date="2023-05-12T10:11:00Z">
        <w:r w:rsidRPr="0019329B">
          <w:rPr>
            <w:lang w:eastAsia="zh-CN"/>
          </w:rPr>
          <w:t>MTU changes</w:t>
        </w:r>
      </w:ins>
    </w:p>
    <w:p w14:paraId="1097B243" w14:textId="77777777" w:rsidR="00D55AE4" w:rsidRPr="0019329B" w:rsidRDefault="00D55AE4" w:rsidP="00BE18D5">
      <w:pPr>
        <w:pStyle w:val="ListParagraph"/>
        <w:numPr>
          <w:ilvl w:val="0"/>
          <w:numId w:val="35"/>
        </w:numPr>
        <w:spacing w:before="0"/>
        <w:contextualSpacing w:val="0"/>
        <w:jc w:val="both"/>
        <w:rPr>
          <w:ins w:id="274" w:author="wulinz@chinatelecom.cn" w:date="2023-05-12T10:11:00Z"/>
          <w:lang w:eastAsia="zh-CN"/>
        </w:rPr>
      </w:pPr>
      <w:ins w:id="275" w:author="wulinz@chinatelecom.cn" w:date="2023-05-12T10:11:00Z">
        <w:r w:rsidRPr="0019329B">
          <w:rPr>
            <w:lang w:eastAsia="zh-CN"/>
          </w:rPr>
          <w:t>Platform awareness</w:t>
        </w:r>
      </w:ins>
    </w:p>
    <w:p w14:paraId="269E6379" w14:textId="77777777" w:rsidR="00D55AE4" w:rsidRDefault="00D55AE4">
      <w:pPr>
        <w:pStyle w:val="ListParagraph"/>
        <w:numPr>
          <w:ilvl w:val="0"/>
          <w:numId w:val="35"/>
        </w:numPr>
        <w:spacing w:before="0"/>
        <w:contextualSpacing w:val="0"/>
        <w:jc w:val="both"/>
        <w:rPr>
          <w:ins w:id="276" w:author="wulinz@chinatelecom.cn" w:date="2023-05-12T15:43:00Z"/>
          <w:lang w:eastAsia="zh-CN"/>
        </w:rPr>
      </w:pPr>
      <w:ins w:id="277" w:author="wulinz@chinatelecom.cn" w:date="2023-05-12T10:11:00Z">
        <w:r w:rsidRPr="0019329B">
          <w:rPr>
            <w:lang w:eastAsia="zh-CN"/>
          </w:rPr>
          <w:t>NFVI under loaded conditions</w:t>
        </w:r>
      </w:ins>
    </w:p>
    <w:p w14:paraId="5ACF18D6" w14:textId="2A630EF3" w:rsidR="004322DA" w:rsidRDefault="004322DA">
      <w:pPr>
        <w:pStyle w:val="ListParagraph"/>
        <w:numPr>
          <w:ilvl w:val="0"/>
          <w:numId w:val="35"/>
        </w:numPr>
        <w:spacing w:before="0"/>
        <w:contextualSpacing w:val="0"/>
        <w:jc w:val="both"/>
        <w:rPr>
          <w:ins w:id="278" w:author="wulinz@chinatelecom.cn" w:date="2023-05-12T15:48:00Z"/>
          <w:lang w:eastAsia="zh-CN"/>
        </w:rPr>
      </w:pPr>
      <w:ins w:id="279" w:author="wulinz@chinatelecom.cn" w:date="2023-05-12T15:47:00Z">
        <w:r w:rsidRPr="004322DA">
          <w:rPr>
            <w:lang w:eastAsia="zh-CN"/>
          </w:rPr>
          <w:t>Support for IPv6-Only (test by turning off IPv4 on the interfaces)</w:t>
        </w:r>
      </w:ins>
    </w:p>
    <w:p w14:paraId="5DD5AE16" w14:textId="0231402B" w:rsidR="006412D9" w:rsidRPr="0019329B" w:rsidRDefault="006412D9" w:rsidP="00BE18D5">
      <w:pPr>
        <w:pStyle w:val="ListParagraph"/>
        <w:numPr>
          <w:ilvl w:val="0"/>
          <w:numId w:val="35"/>
        </w:numPr>
        <w:spacing w:before="0"/>
        <w:contextualSpacing w:val="0"/>
        <w:jc w:val="both"/>
        <w:rPr>
          <w:ins w:id="280" w:author="wulinz@chinatelecom.cn" w:date="2023-05-12T10:11:00Z"/>
          <w:lang w:eastAsia="zh-CN"/>
        </w:rPr>
      </w:pPr>
      <w:ins w:id="281" w:author="wulinz@chinatelecom.cn" w:date="2023-05-12T15:48:00Z">
        <w:r>
          <w:rPr>
            <w:rFonts w:hint="eastAsia"/>
            <w:lang w:eastAsia="zh-CN"/>
          </w:rPr>
          <w:t>S</w:t>
        </w:r>
        <w:r>
          <w:rPr>
            <w:lang w:eastAsia="zh-CN"/>
          </w:rPr>
          <w:t xml:space="preserve">upport for service chain </w:t>
        </w:r>
      </w:ins>
    </w:p>
    <w:p w14:paraId="255AD61A" w14:textId="260E0F47" w:rsidR="00D55AE4" w:rsidRPr="0019329B" w:rsidRDefault="00D55AE4" w:rsidP="00D55AE4">
      <w:pPr>
        <w:jc w:val="both"/>
        <w:rPr>
          <w:ins w:id="282" w:author="wulinz@chinatelecom.cn" w:date="2023-05-12T10:11:00Z"/>
        </w:rPr>
      </w:pPr>
      <w:ins w:id="283" w:author="wulinz@chinatelecom.cn" w:date="2023-05-12T10:11:00Z">
        <w:r w:rsidRPr="0019329B">
          <w:t xml:space="preserve">Test </w:t>
        </w:r>
      </w:ins>
      <w:ins w:id="284" w:author="wulinz@chinatelecom.cn" w:date="2023-05-12T10:47:00Z">
        <w:r w:rsidR="00E87BD3">
          <w:rPr>
            <w:lang w:eastAsia="zh-CN"/>
          </w:rPr>
          <w:t>d</w:t>
        </w:r>
        <w:r w:rsidR="00E87BD3" w:rsidRPr="00E87BD3">
          <w:rPr>
            <w:lang w:eastAsia="zh-CN"/>
          </w:rPr>
          <w:t xml:space="preserve">imensions </w:t>
        </w:r>
      </w:ins>
      <w:ins w:id="285" w:author="wulinz@chinatelecom.cn" w:date="2023-05-12T10:11:00Z">
        <w:r w:rsidRPr="0019329B">
          <w:t>for MANO (VNFM, NFVO, VIM):</w:t>
        </w:r>
      </w:ins>
    </w:p>
    <w:p w14:paraId="28D45F51" w14:textId="77777777" w:rsidR="00D55AE4" w:rsidRPr="0019329B" w:rsidRDefault="00D55AE4" w:rsidP="00BE18D5">
      <w:pPr>
        <w:pStyle w:val="ListParagraph"/>
        <w:numPr>
          <w:ilvl w:val="0"/>
          <w:numId w:val="35"/>
        </w:numPr>
        <w:spacing w:before="0"/>
        <w:contextualSpacing w:val="0"/>
        <w:jc w:val="both"/>
        <w:rPr>
          <w:ins w:id="286" w:author="wulinz@chinatelecom.cn" w:date="2023-05-12T10:11:00Z"/>
          <w:lang w:eastAsia="zh-CN"/>
        </w:rPr>
      </w:pPr>
      <w:ins w:id="287" w:author="wulinz@chinatelecom.cn" w:date="2023-05-12T10:11:00Z">
        <w:r w:rsidRPr="0019329B">
          <w:rPr>
            <w:lang w:eastAsia="zh-CN"/>
          </w:rPr>
          <w:t>VNF Types</w:t>
        </w:r>
      </w:ins>
    </w:p>
    <w:p w14:paraId="76595EEB" w14:textId="77777777" w:rsidR="00D55AE4" w:rsidRPr="0019329B" w:rsidRDefault="00D55AE4" w:rsidP="00BE18D5">
      <w:pPr>
        <w:pStyle w:val="ListParagraph"/>
        <w:numPr>
          <w:ilvl w:val="0"/>
          <w:numId w:val="35"/>
        </w:numPr>
        <w:spacing w:before="0"/>
        <w:contextualSpacing w:val="0"/>
        <w:jc w:val="both"/>
        <w:rPr>
          <w:ins w:id="288" w:author="wulinz@chinatelecom.cn" w:date="2023-05-12T10:11:00Z"/>
          <w:lang w:eastAsia="zh-CN"/>
        </w:rPr>
      </w:pPr>
      <w:ins w:id="289" w:author="wulinz@chinatelecom.cn" w:date="2023-05-12T10:11:00Z">
        <w:r w:rsidRPr="0019329B">
          <w:rPr>
            <w:lang w:eastAsia="zh-CN"/>
          </w:rPr>
          <w:t xml:space="preserve">Lifecycle Management – VNFD/VNF image onboarding, deployment using supported flavor, instantiation/destruction/resilience/recovery/monitoring/updates/rollbacks. </w:t>
        </w:r>
      </w:ins>
    </w:p>
    <w:p w14:paraId="5D9B5BEC" w14:textId="77777777" w:rsidR="00D55AE4" w:rsidRPr="0019329B" w:rsidRDefault="00D55AE4" w:rsidP="00BE18D5">
      <w:pPr>
        <w:pStyle w:val="ListParagraph"/>
        <w:numPr>
          <w:ilvl w:val="0"/>
          <w:numId w:val="35"/>
        </w:numPr>
        <w:spacing w:before="0"/>
        <w:contextualSpacing w:val="0"/>
        <w:jc w:val="both"/>
        <w:rPr>
          <w:ins w:id="290" w:author="wulinz@chinatelecom.cn" w:date="2023-05-12T10:11:00Z"/>
          <w:lang w:eastAsia="zh-CN"/>
        </w:rPr>
      </w:pPr>
      <w:ins w:id="291" w:author="wulinz@chinatelecom.cn" w:date="2023-05-12T10:11:00Z">
        <w:r w:rsidRPr="0019329B">
          <w:rPr>
            <w:lang w:eastAsia="zh-CN"/>
          </w:rPr>
          <w:t>Various VIM Infrastructure</w:t>
        </w:r>
      </w:ins>
    </w:p>
    <w:p w14:paraId="2C2264FF" w14:textId="77777777" w:rsidR="00D55AE4" w:rsidRPr="0019329B" w:rsidRDefault="00D55AE4" w:rsidP="00BE18D5">
      <w:pPr>
        <w:pStyle w:val="ListParagraph"/>
        <w:numPr>
          <w:ilvl w:val="0"/>
          <w:numId w:val="35"/>
        </w:numPr>
        <w:spacing w:before="0"/>
        <w:contextualSpacing w:val="0"/>
        <w:jc w:val="both"/>
        <w:rPr>
          <w:ins w:id="292" w:author="wulinz@chinatelecom.cn" w:date="2023-05-12T10:11:00Z"/>
          <w:lang w:eastAsia="zh-CN"/>
        </w:rPr>
      </w:pPr>
      <w:ins w:id="293" w:author="wulinz@chinatelecom.cn" w:date="2023-05-12T10:11:00Z">
        <w:r w:rsidRPr="0019329B">
          <w:rPr>
            <w:lang w:eastAsia="zh-CN"/>
          </w:rPr>
          <w:t>VNF Placement / Scaling</w:t>
        </w:r>
      </w:ins>
    </w:p>
    <w:p w14:paraId="3E895291" w14:textId="77777777" w:rsidR="00D55AE4" w:rsidRPr="0019329B" w:rsidRDefault="00D55AE4" w:rsidP="00BE18D5">
      <w:pPr>
        <w:pStyle w:val="ListParagraph"/>
        <w:numPr>
          <w:ilvl w:val="0"/>
          <w:numId w:val="35"/>
        </w:numPr>
        <w:spacing w:before="0"/>
        <w:contextualSpacing w:val="0"/>
        <w:jc w:val="both"/>
        <w:rPr>
          <w:ins w:id="294" w:author="wulinz@chinatelecom.cn" w:date="2023-05-12T10:11:00Z"/>
          <w:lang w:eastAsia="zh-CN"/>
        </w:rPr>
      </w:pPr>
      <w:ins w:id="295" w:author="wulinz@chinatelecom.cn" w:date="2023-05-12T10:11:00Z">
        <w:r w:rsidRPr="0019329B">
          <w:rPr>
            <w:lang w:eastAsia="zh-CN"/>
          </w:rPr>
          <w:t>NFVO Fault Management and Log Collection</w:t>
        </w:r>
      </w:ins>
    </w:p>
    <w:p w14:paraId="35316CE7" w14:textId="77777777" w:rsidR="00D55AE4" w:rsidRPr="0019329B" w:rsidRDefault="00D55AE4" w:rsidP="00BE18D5">
      <w:pPr>
        <w:pStyle w:val="ListParagraph"/>
        <w:numPr>
          <w:ilvl w:val="0"/>
          <w:numId w:val="35"/>
        </w:numPr>
        <w:spacing w:before="0"/>
        <w:contextualSpacing w:val="0"/>
        <w:jc w:val="both"/>
        <w:rPr>
          <w:ins w:id="296" w:author="wulinz@chinatelecom.cn" w:date="2023-05-12T10:11:00Z"/>
          <w:lang w:eastAsia="zh-CN"/>
        </w:rPr>
      </w:pPr>
      <w:ins w:id="297" w:author="wulinz@chinatelecom.cn" w:date="2023-05-12T10:11:00Z">
        <w:r w:rsidRPr="0019329B">
          <w:rPr>
            <w:lang w:eastAsia="zh-CN"/>
          </w:rPr>
          <w:t>Different types of NFVO (component testing of VNFM)</w:t>
        </w:r>
      </w:ins>
    </w:p>
    <w:p w14:paraId="442BA6CB" w14:textId="77777777" w:rsidR="00D55AE4" w:rsidRPr="0019329B" w:rsidRDefault="00D55AE4" w:rsidP="00BE18D5">
      <w:pPr>
        <w:pStyle w:val="ListParagraph"/>
        <w:numPr>
          <w:ilvl w:val="0"/>
          <w:numId w:val="35"/>
        </w:numPr>
        <w:spacing w:before="0"/>
        <w:contextualSpacing w:val="0"/>
        <w:jc w:val="both"/>
        <w:rPr>
          <w:ins w:id="298" w:author="wulinz@chinatelecom.cn" w:date="2023-05-12T10:11:00Z"/>
          <w:lang w:eastAsia="zh-CN"/>
        </w:rPr>
      </w:pPr>
      <w:ins w:id="299" w:author="wulinz@chinatelecom.cn" w:date="2023-05-12T10:11:00Z">
        <w:r w:rsidRPr="0019329B">
          <w:rPr>
            <w:lang w:eastAsia="zh-CN"/>
          </w:rPr>
          <w:t>End-to-End service orchestration</w:t>
        </w:r>
      </w:ins>
    </w:p>
    <w:p w14:paraId="59AAA185" w14:textId="77777777" w:rsidR="00D55AE4" w:rsidRPr="0019329B" w:rsidRDefault="00D55AE4" w:rsidP="00BE18D5">
      <w:pPr>
        <w:pStyle w:val="ListParagraph"/>
        <w:numPr>
          <w:ilvl w:val="0"/>
          <w:numId w:val="35"/>
        </w:numPr>
        <w:spacing w:before="0"/>
        <w:contextualSpacing w:val="0"/>
        <w:jc w:val="both"/>
        <w:rPr>
          <w:ins w:id="300" w:author="wulinz@chinatelecom.cn" w:date="2023-05-12T10:11:00Z"/>
          <w:lang w:eastAsia="zh-CN"/>
        </w:rPr>
      </w:pPr>
      <w:ins w:id="301" w:author="wulinz@chinatelecom.cn" w:date="2023-05-12T10:11:00Z">
        <w:r w:rsidRPr="0019329B">
          <w:rPr>
            <w:lang w:eastAsia="zh-CN"/>
          </w:rPr>
          <w:t>Different types of VNFM (component testing of NFVO)</w:t>
        </w:r>
      </w:ins>
    </w:p>
    <w:p w14:paraId="02035B1D" w14:textId="77777777" w:rsidR="00D55AE4" w:rsidRPr="0019329B" w:rsidRDefault="00D55AE4" w:rsidP="00BE18D5">
      <w:pPr>
        <w:pStyle w:val="ListParagraph"/>
        <w:numPr>
          <w:ilvl w:val="0"/>
          <w:numId w:val="35"/>
        </w:numPr>
        <w:spacing w:before="0"/>
        <w:contextualSpacing w:val="0"/>
        <w:jc w:val="both"/>
        <w:rPr>
          <w:ins w:id="302" w:author="wulinz@chinatelecom.cn" w:date="2023-05-12T10:11:00Z"/>
          <w:lang w:eastAsia="zh-CN"/>
        </w:rPr>
      </w:pPr>
      <w:ins w:id="303" w:author="wulinz@chinatelecom.cn" w:date="2023-05-12T10:11:00Z">
        <w:r w:rsidRPr="0019329B">
          <w:rPr>
            <w:lang w:eastAsia="zh-CN"/>
          </w:rPr>
          <w:t xml:space="preserve">Different types of VIM (component testing of NFVO) </w:t>
        </w:r>
      </w:ins>
    </w:p>
    <w:p w14:paraId="6BE3933F" w14:textId="3BF2B6D2" w:rsidR="00D55AE4" w:rsidRPr="00BE18D5" w:rsidRDefault="00D55AE4" w:rsidP="00BE18D5">
      <w:pPr>
        <w:pStyle w:val="ListParagraph"/>
        <w:numPr>
          <w:ilvl w:val="0"/>
          <w:numId w:val="35"/>
        </w:numPr>
        <w:spacing w:before="0"/>
        <w:contextualSpacing w:val="0"/>
        <w:jc w:val="both"/>
        <w:rPr>
          <w:ins w:id="304" w:author="wulinz@chinatelecom.cn" w:date="2023-05-12T10:11:00Z"/>
          <w:lang w:eastAsia="zh-CN"/>
        </w:rPr>
      </w:pPr>
      <w:ins w:id="305" w:author="wulinz@chinatelecom.cn" w:date="2023-05-12T10:11:00Z">
        <w:r w:rsidRPr="0019329B">
          <w:rPr>
            <w:lang w:eastAsia="zh-CN"/>
          </w:rPr>
          <w:t xml:space="preserve">Network Service Instantiation </w:t>
        </w:r>
      </w:ins>
    </w:p>
    <w:p w14:paraId="1494B7CC" w14:textId="77777777" w:rsidR="00D55AE4" w:rsidRPr="0019329B" w:rsidRDefault="00D55AE4" w:rsidP="00D55AE4">
      <w:pPr>
        <w:rPr>
          <w:ins w:id="306" w:author="wulinz@chinatelecom.cn" w:date="2023-05-12T10:11:00Z"/>
          <w:lang w:val="en-US" w:eastAsia="zh-CN"/>
        </w:rPr>
      </w:pPr>
      <w:ins w:id="307" w:author="wulinz@chinatelecom.cn" w:date="2023-05-12T10:11:00Z">
        <w:r w:rsidRPr="0019329B">
          <w:rPr>
            <w:lang w:val="en-US" w:eastAsia="zh-CN"/>
          </w:rPr>
          <w:t xml:space="preserve">Broad Test </w:t>
        </w:r>
        <w:bookmarkStart w:id="308" w:name="_Hlk134780844"/>
        <w:r w:rsidRPr="0019329B">
          <w:rPr>
            <w:lang w:val="en-US" w:eastAsia="zh-CN"/>
          </w:rPr>
          <w:t xml:space="preserve">Dimensions </w:t>
        </w:r>
        <w:bookmarkEnd w:id="308"/>
        <w:r w:rsidRPr="0019329B">
          <w:rPr>
            <w:lang w:val="en-US" w:eastAsia="zh-CN"/>
          </w:rPr>
          <w:t xml:space="preserve">to cover Interoperability, Compatibility, Assurance, Service Orchestration, Deployment Readiness. </w:t>
        </w:r>
      </w:ins>
    </w:p>
    <w:p w14:paraId="285BD3C5" w14:textId="77777777" w:rsidR="00D55AE4" w:rsidRPr="00BE18D5" w:rsidRDefault="00D55AE4" w:rsidP="00BE18D5">
      <w:pPr>
        <w:pStyle w:val="ListParagraph"/>
        <w:numPr>
          <w:ilvl w:val="0"/>
          <w:numId w:val="35"/>
        </w:numPr>
        <w:spacing w:before="0"/>
        <w:contextualSpacing w:val="0"/>
        <w:jc w:val="both"/>
        <w:rPr>
          <w:ins w:id="309" w:author="wulinz@chinatelecom.cn" w:date="2023-05-12T10:11:00Z"/>
          <w:lang w:eastAsia="zh-CN"/>
        </w:rPr>
      </w:pPr>
      <w:ins w:id="310" w:author="wulinz@chinatelecom.cn" w:date="2023-05-12T10:11:00Z">
        <w:r w:rsidRPr="00BE18D5">
          <w:rPr>
            <w:lang w:eastAsia="zh-CN"/>
          </w:rPr>
          <w:t>VNF Onboarding</w:t>
        </w:r>
      </w:ins>
    </w:p>
    <w:p w14:paraId="65D7EB0E" w14:textId="77777777" w:rsidR="00D55AE4" w:rsidRPr="00BE18D5" w:rsidRDefault="00D55AE4" w:rsidP="00BE18D5">
      <w:pPr>
        <w:pStyle w:val="ListParagraph"/>
        <w:numPr>
          <w:ilvl w:val="0"/>
          <w:numId w:val="35"/>
        </w:numPr>
        <w:spacing w:before="0"/>
        <w:contextualSpacing w:val="0"/>
        <w:jc w:val="both"/>
        <w:rPr>
          <w:ins w:id="311" w:author="wulinz@chinatelecom.cn" w:date="2023-05-12T10:11:00Z"/>
          <w:lang w:eastAsia="zh-CN"/>
        </w:rPr>
      </w:pPr>
      <w:ins w:id="312" w:author="wulinz@chinatelecom.cn" w:date="2023-05-12T10:11:00Z">
        <w:r w:rsidRPr="00BE18D5">
          <w:rPr>
            <w:lang w:eastAsia="zh-CN"/>
          </w:rPr>
          <w:t>VNF Config Upgrades</w:t>
        </w:r>
      </w:ins>
    </w:p>
    <w:p w14:paraId="276164A9" w14:textId="77777777" w:rsidR="00D55AE4" w:rsidRPr="00BE18D5" w:rsidRDefault="00D55AE4" w:rsidP="00BE18D5">
      <w:pPr>
        <w:pStyle w:val="ListParagraph"/>
        <w:numPr>
          <w:ilvl w:val="0"/>
          <w:numId w:val="35"/>
        </w:numPr>
        <w:spacing w:before="0"/>
        <w:contextualSpacing w:val="0"/>
        <w:jc w:val="both"/>
        <w:rPr>
          <w:ins w:id="313" w:author="wulinz@chinatelecom.cn" w:date="2023-05-12T10:11:00Z"/>
          <w:lang w:eastAsia="zh-CN"/>
        </w:rPr>
      </w:pPr>
      <w:ins w:id="314" w:author="wulinz@chinatelecom.cn" w:date="2023-05-12T10:11:00Z">
        <w:r w:rsidRPr="00BE18D5">
          <w:rPr>
            <w:lang w:eastAsia="zh-CN"/>
          </w:rPr>
          <w:t>Data Plane Performance</w:t>
        </w:r>
      </w:ins>
    </w:p>
    <w:p w14:paraId="5E5F6270" w14:textId="77777777" w:rsidR="00D55AE4" w:rsidRPr="00BE18D5" w:rsidRDefault="00D55AE4" w:rsidP="00BE18D5">
      <w:pPr>
        <w:pStyle w:val="ListParagraph"/>
        <w:numPr>
          <w:ilvl w:val="0"/>
          <w:numId w:val="35"/>
        </w:numPr>
        <w:spacing w:before="0"/>
        <w:contextualSpacing w:val="0"/>
        <w:jc w:val="both"/>
        <w:rPr>
          <w:ins w:id="315" w:author="wulinz@chinatelecom.cn" w:date="2023-05-12T10:11:00Z"/>
          <w:lang w:eastAsia="zh-CN"/>
        </w:rPr>
      </w:pPr>
      <w:ins w:id="316" w:author="wulinz@chinatelecom.cn" w:date="2023-05-12T10:11:00Z">
        <w:r w:rsidRPr="00BE18D5">
          <w:rPr>
            <w:lang w:eastAsia="zh-CN"/>
          </w:rPr>
          <w:t>Fault and Healing</w:t>
        </w:r>
      </w:ins>
    </w:p>
    <w:p w14:paraId="0C5041A0" w14:textId="77777777" w:rsidR="00D55AE4" w:rsidRPr="00BE18D5" w:rsidRDefault="00D55AE4" w:rsidP="00BE18D5">
      <w:pPr>
        <w:pStyle w:val="ListParagraph"/>
        <w:numPr>
          <w:ilvl w:val="0"/>
          <w:numId w:val="35"/>
        </w:numPr>
        <w:spacing w:before="0"/>
        <w:contextualSpacing w:val="0"/>
        <w:jc w:val="both"/>
        <w:rPr>
          <w:ins w:id="317" w:author="wulinz@chinatelecom.cn" w:date="2023-05-12T10:11:00Z"/>
          <w:lang w:eastAsia="zh-CN"/>
        </w:rPr>
      </w:pPr>
      <w:ins w:id="318" w:author="wulinz@chinatelecom.cn" w:date="2023-05-12T10:11:00Z">
        <w:r w:rsidRPr="00BE18D5">
          <w:rPr>
            <w:lang w:eastAsia="zh-CN"/>
          </w:rPr>
          <w:t>Functionality</w:t>
        </w:r>
      </w:ins>
    </w:p>
    <w:p w14:paraId="7DF24FEB" w14:textId="77777777" w:rsidR="00D55AE4" w:rsidRPr="00BE18D5" w:rsidRDefault="00D55AE4" w:rsidP="00BE18D5">
      <w:pPr>
        <w:pStyle w:val="ListParagraph"/>
        <w:numPr>
          <w:ilvl w:val="0"/>
          <w:numId w:val="35"/>
        </w:numPr>
        <w:spacing w:before="0"/>
        <w:contextualSpacing w:val="0"/>
        <w:jc w:val="both"/>
        <w:rPr>
          <w:ins w:id="319" w:author="wulinz@chinatelecom.cn" w:date="2023-05-12T10:11:00Z"/>
          <w:lang w:eastAsia="zh-CN"/>
        </w:rPr>
      </w:pPr>
      <w:ins w:id="320" w:author="wulinz@chinatelecom.cn" w:date="2023-05-12T10:11:00Z">
        <w:r w:rsidRPr="00BE18D5">
          <w:rPr>
            <w:lang w:eastAsia="zh-CN"/>
          </w:rPr>
          <w:t xml:space="preserve">Service Instantiation </w:t>
        </w:r>
      </w:ins>
    </w:p>
    <w:p w14:paraId="53F0DE6F" w14:textId="77777777" w:rsidR="00D55AE4" w:rsidRPr="00BE18D5" w:rsidRDefault="00D55AE4" w:rsidP="00BE18D5">
      <w:pPr>
        <w:pStyle w:val="ListParagraph"/>
        <w:numPr>
          <w:ilvl w:val="0"/>
          <w:numId w:val="35"/>
        </w:numPr>
        <w:spacing w:before="0"/>
        <w:contextualSpacing w:val="0"/>
        <w:jc w:val="both"/>
        <w:rPr>
          <w:ins w:id="321" w:author="wulinz@chinatelecom.cn" w:date="2023-05-12T10:11:00Z"/>
          <w:lang w:eastAsia="zh-CN"/>
        </w:rPr>
      </w:pPr>
      <w:ins w:id="322" w:author="wulinz@chinatelecom.cn" w:date="2023-05-12T10:11:00Z">
        <w:r w:rsidRPr="00BE18D5">
          <w:rPr>
            <w:lang w:eastAsia="zh-CN"/>
          </w:rPr>
          <w:t>NFV service configuration</w:t>
        </w:r>
      </w:ins>
    </w:p>
    <w:p w14:paraId="5A923019" w14:textId="77777777" w:rsidR="00D55AE4" w:rsidRPr="00BE18D5" w:rsidRDefault="00D55AE4" w:rsidP="00BE18D5">
      <w:pPr>
        <w:pStyle w:val="ListParagraph"/>
        <w:numPr>
          <w:ilvl w:val="0"/>
          <w:numId w:val="35"/>
        </w:numPr>
        <w:spacing w:before="0"/>
        <w:contextualSpacing w:val="0"/>
        <w:jc w:val="both"/>
        <w:rPr>
          <w:ins w:id="323" w:author="wulinz@chinatelecom.cn" w:date="2023-05-12T10:11:00Z"/>
          <w:lang w:eastAsia="zh-CN"/>
        </w:rPr>
      </w:pPr>
      <w:ins w:id="324" w:author="wulinz@chinatelecom.cn" w:date="2023-05-12T10:11:00Z">
        <w:r w:rsidRPr="00BE18D5">
          <w:rPr>
            <w:lang w:eastAsia="zh-CN"/>
          </w:rPr>
          <w:t>Control Plane Scaling</w:t>
        </w:r>
      </w:ins>
    </w:p>
    <w:p w14:paraId="354C1EE0" w14:textId="77777777" w:rsidR="00D55AE4" w:rsidRPr="00BE18D5" w:rsidRDefault="00D55AE4" w:rsidP="00BE18D5">
      <w:pPr>
        <w:pStyle w:val="ListParagraph"/>
        <w:numPr>
          <w:ilvl w:val="0"/>
          <w:numId w:val="35"/>
        </w:numPr>
        <w:spacing w:before="0"/>
        <w:contextualSpacing w:val="0"/>
        <w:jc w:val="both"/>
        <w:rPr>
          <w:ins w:id="325" w:author="wulinz@chinatelecom.cn" w:date="2023-05-12T10:11:00Z"/>
          <w:lang w:eastAsia="zh-CN"/>
        </w:rPr>
      </w:pPr>
      <w:ins w:id="326" w:author="wulinz@chinatelecom.cn" w:date="2023-05-12T10:11:00Z">
        <w:r w:rsidRPr="00BE18D5">
          <w:rPr>
            <w:lang w:eastAsia="zh-CN"/>
          </w:rPr>
          <w:t>Placement constraints</w:t>
        </w:r>
      </w:ins>
    </w:p>
    <w:p w14:paraId="4845916F" w14:textId="76C5947D" w:rsidR="00D55AE4" w:rsidRPr="00BE18D5" w:rsidRDefault="00D55AE4" w:rsidP="00BE18D5">
      <w:pPr>
        <w:pStyle w:val="ListParagraph"/>
        <w:numPr>
          <w:ilvl w:val="0"/>
          <w:numId w:val="35"/>
        </w:numPr>
        <w:spacing w:before="0"/>
        <w:contextualSpacing w:val="0"/>
        <w:jc w:val="both"/>
        <w:rPr>
          <w:lang w:eastAsia="zh-CN"/>
        </w:rPr>
      </w:pPr>
      <w:ins w:id="327" w:author="wulinz@chinatelecom.cn" w:date="2023-05-12T10:11:00Z">
        <w:r w:rsidRPr="00BE18D5">
          <w:rPr>
            <w:lang w:eastAsia="zh-CN"/>
          </w:rPr>
          <w:t>Use-case specific test cases</w:t>
        </w:r>
      </w:ins>
    </w:p>
    <w:p w14:paraId="699CBF0A" w14:textId="77777777" w:rsidR="00A36D9E" w:rsidRDefault="00A36D9E" w:rsidP="00A36D9E">
      <w:pPr>
        <w:jc w:val="both"/>
        <w:rPr>
          <w:lang w:eastAsia="zh-CN"/>
        </w:rPr>
      </w:pPr>
      <w:r>
        <w:t xml:space="preserve">Because many </w:t>
      </w:r>
      <w:r w:rsidRPr="00BD57C1">
        <w:t>realization</w:t>
      </w:r>
      <w:r>
        <w:rPr>
          <w:rFonts w:hint="eastAsia"/>
          <w:lang w:eastAsia="zh-CN"/>
        </w:rPr>
        <w:t>s</w:t>
      </w:r>
      <w:r w:rsidRPr="00BD57C1">
        <w:t xml:space="preserve"> </w:t>
      </w:r>
      <w:r>
        <w:t>of component</w:t>
      </w:r>
      <w:r>
        <w:rPr>
          <w:rFonts w:hint="eastAsia"/>
          <w:lang w:eastAsia="zh-CN"/>
        </w:rPr>
        <w:t>s</w:t>
      </w:r>
      <w:r>
        <w:t xml:space="preserve"> are private </w:t>
      </w:r>
      <w:r>
        <w:rPr>
          <w:rFonts w:hint="eastAsia"/>
          <w:lang w:eastAsia="zh-CN"/>
        </w:rPr>
        <w:t>commercial</w:t>
      </w:r>
      <w:r>
        <w:t xml:space="preserve"> </w:t>
      </w:r>
      <w:r>
        <w:rPr>
          <w:rFonts w:hint="eastAsia"/>
          <w:lang w:eastAsia="zh-CN"/>
        </w:rPr>
        <w:t>solutions</w:t>
      </w:r>
      <w:r>
        <w:t xml:space="preserve"> instead of open sourced, the compatibility and interoperability between </w:t>
      </w:r>
      <w:r>
        <w:rPr>
          <w:rFonts w:hint="eastAsia"/>
          <w:lang w:eastAsia="zh-CN"/>
        </w:rPr>
        <w:t>them</w:t>
      </w:r>
      <w:r>
        <w:t xml:space="preserve"> are poor, and the system integration complexity is high.</w:t>
      </w:r>
      <w:r>
        <w:rPr>
          <w:rFonts w:hint="eastAsia"/>
          <w:lang w:eastAsia="zh-CN"/>
        </w:rPr>
        <w:t xml:space="preserve"> </w:t>
      </w:r>
      <w:r>
        <w:t xml:space="preserve">In order to promote the application and implementation of NFV architecture, a lot of repetitive testing work needs to be carried out. </w:t>
      </w:r>
      <w:r w:rsidRPr="003C76E3">
        <w:t>Compared with traditional IT test, NFV testing</w:t>
      </w:r>
      <w:r>
        <w:t xml:space="preserve"> </w:t>
      </w:r>
      <w:r>
        <w:rPr>
          <w:rFonts w:hint="eastAsia"/>
          <w:lang w:eastAsia="zh-CN"/>
        </w:rPr>
        <w:t>has</w:t>
      </w:r>
      <w:r>
        <w:t xml:space="preserve"> </w:t>
      </w:r>
      <w:r>
        <w:rPr>
          <w:rFonts w:hint="eastAsia"/>
          <w:lang w:eastAsia="zh-CN"/>
        </w:rPr>
        <w:t>the</w:t>
      </w:r>
      <w:r>
        <w:t xml:space="preserve"> </w:t>
      </w:r>
      <w:r>
        <w:rPr>
          <w:rFonts w:hint="eastAsia"/>
          <w:lang w:eastAsia="zh-CN"/>
        </w:rPr>
        <w:t>following</w:t>
      </w:r>
      <w:r>
        <w:t xml:space="preserve"> </w:t>
      </w:r>
      <w:r>
        <w:rPr>
          <w:rFonts w:hint="eastAsia"/>
          <w:lang w:eastAsia="zh-CN"/>
        </w:rPr>
        <w:t>features:</w:t>
      </w:r>
    </w:p>
    <w:p w14:paraId="3D59D3A0" w14:textId="77777777" w:rsidR="00A36D9E" w:rsidRPr="005B583E" w:rsidRDefault="00A36D9E" w:rsidP="00A36D9E">
      <w:pPr>
        <w:pStyle w:val="ListParagraph"/>
        <w:numPr>
          <w:ilvl w:val="0"/>
          <w:numId w:val="35"/>
        </w:numPr>
        <w:contextualSpacing w:val="0"/>
        <w:jc w:val="both"/>
        <w:rPr>
          <w:rFonts w:eastAsia="MS Mincho"/>
        </w:rPr>
      </w:pPr>
      <w:r>
        <w:rPr>
          <w:lang w:eastAsia="zh-CN"/>
        </w:rPr>
        <w:t>With more components involved, the t</w:t>
      </w:r>
      <w:r>
        <w:rPr>
          <w:rFonts w:hint="eastAsia"/>
          <w:lang w:eastAsia="zh-CN"/>
        </w:rPr>
        <w:t>esting</w:t>
      </w:r>
      <w:r>
        <w:rPr>
          <w:lang w:eastAsia="zh-CN"/>
        </w:rPr>
        <w:t xml:space="preserve"> </w:t>
      </w:r>
      <w:r>
        <w:rPr>
          <w:rFonts w:hint="eastAsia"/>
          <w:lang w:eastAsia="zh-CN"/>
        </w:rPr>
        <w:t>environment</w:t>
      </w:r>
      <w:r>
        <w:rPr>
          <w:lang w:eastAsia="zh-CN"/>
        </w:rPr>
        <w:t xml:space="preserve"> </w:t>
      </w:r>
      <w:r>
        <w:rPr>
          <w:rFonts w:hint="eastAsia"/>
          <w:lang w:eastAsia="zh-CN"/>
        </w:rPr>
        <w:t>is</w:t>
      </w:r>
      <w:r>
        <w:rPr>
          <w:lang w:eastAsia="zh-CN"/>
        </w:rPr>
        <w:t xml:space="preserve"> </w:t>
      </w:r>
      <w:r>
        <w:rPr>
          <w:rFonts w:hint="eastAsia"/>
          <w:lang w:eastAsia="zh-CN"/>
        </w:rPr>
        <w:t>more</w:t>
      </w:r>
      <w:r>
        <w:rPr>
          <w:lang w:eastAsia="zh-CN"/>
        </w:rPr>
        <w:t xml:space="preserve"> </w:t>
      </w:r>
      <w:r>
        <w:rPr>
          <w:rFonts w:hint="eastAsia"/>
          <w:lang w:eastAsia="zh-CN"/>
        </w:rPr>
        <w:t>complicated.</w:t>
      </w:r>
      <w:r>
        <w:rPr>
          <w:lang w:eastAsia="zh-CN"/>
        </w:rPr>
        <w:t xml:space="preserve"> </w:t>
      </w:r>
      <w:r w:rsidRPr="00F461C3">
        <w:rPr>
          <w:lang w:eastAsia="zh-CN"/>
        </w:rPr>
        <w:t>Upgrade</w:t>
      </w:r>
      <w:r>
        <w:rPr>
          <w:lang w:eastAsia="zh-CN"/>
        </w:rPr>
        <w:t>s</w:t>
      </w:r>
      <w:r w:rsidRPr="00F461C3">
        <w:rPr>
          <w:lang w:eastAsia="zh-CN"/>
        </w:rPr>
        <w:t xml:space="preserve"> </w:t>
      </w:r>
      <w:r>
        <w:rPr>
          <w:lang w:eastAsia="zh-CN"/>
        </w:rPr>
        <w:t>in each component may lead to changes in the testing environment, requiring re-testing. At the same time, the iteration cycle of NFV network elements is shorter, which requires higher testing frequency.</w:t>
      </w:r>
    </w:p>
    <w:p w14:paraId="3A1877AB" w14:textId="77777777" w:rsidR="00A36D9E" w:rsidRPr="005B583E" w:rsidRDefault="00A36D9E" w:rsidP="00A36D9E">
      <w:pPr>
        <w:pStyle w:val="ListParagraph"/>
        <w:numPr>
          <w:ilvl w:val="0"/>
          <w:numId w:val="35"/>
        </w:numPr>
        <w:contextualSpacing w:val="0"/>
        <w:jc w:val="both"/>
        <w:rPr>
          <w:rFonts w:eastAsia="MS Mincho"/>
        </w:rPr>
      </w:pPr>
      <w:r>
        <w:rPr>
          <w:lang w:eastAsia="zh-CN"/>
        </w:rPr>
        <w:t xml:space="preserve">Adoption of NFV has cloud-based elastic resource management issues, orchestration issues, </w:t>
      </w:r>
      <w:r w:rsidRPr="006D6D5A">
        <w:rPr>
          <w:lang w:eastAsia="zh-CN"/>
        </w:rPr>
        <w:t>operation and maintenance</w:t>
      </w:r>
      <w:r>
        <w:rPr>
          <w:lang w:eastAsia="zh-CN"/>
        </w:rPr>
        <w:t xml:space="preserve"> issues, as well as interoperability issues caused by layer decoupling. So, the test content and test scope are larger, including infrastructure testing, VNF functions testing, performance testing, security testing, compatibility testing, interoperability testing, </w:t>
      </w:r>
      <w:r w:rsidRPr="00523EFB">
        <w:rPr>
          <w:lang w:eastAsia="zh-CN"/>
        </w:rPr>
        <w:t xml:space="preserve">orchestration and management </w:t>
      </w:r>
      <w:r>
        <w:rPr>
          <w:lang w:eastAsia="zh-CN"/>
        </w:rPr>
        <w:t xml:space="preserve">testing </w:t>
      </w:r>
      <w:r w:rsidRPr="00523EFB">
        <w:rPr>
          <w:lang w:eastAsia="zh-CN"/>
        </w:rPr>
        <w:t>of network services, etc.</w:t>
      </w:r>
    </w:p>
    <w:p w14:paraId="57B3AD17" w14:textId="77777777" w:rsidR="00A36D9E" w:rsidRDefault="00A36D9E" w:rsidP="00A36D9E">
      <w:pPr>
        <w:jc w:val="both"/>
      </w:pPr>
      <w:r>
        <w:lastRenderedPageBreak/>
        <w:t xml:space="preserve">The testing carried out manually is inefficient and unreliable. </w:t>
      </w:r>
      <w:r>
        <w:rPr>
          <w:lang w:eastAsia="zh-CN"/>
        </w:rPr>
        <w:t>T</w:t>
      </w:r>
      <w:r>
        <w:rPr>
          <w:rFonts w:hint="eastAsia"/>
          <w:lang w:eastAsia="zh-CN"/>
        </w:rPr>
        <w:t>here</w:t>
      </w:r>
      <w:r>
        <w:t xml:space="preserve"> </w:t>
      </w:r>
      <w:r>
        <w:rPr>
          <w:rFonts w:hint="eastAsia"/>
          <w:lang w:eastAsia="zh-CN"/>
        </w:rPr>
        <w:t>is</w:t>
      </w:r>
      <w:r>
        <w:t xml:space="preserve"> </w:t>
      </w:r>
      <w:r>
        <w:rPr>
          <w:rFonts w:hint="eastAsia"/>
          <w:lang w:eastAsia="zh-CN"/>
        </w:rPr>
        <w:t>a</w:t>
      </w:r>
      <w:r>
        <w:t xml:space="preserve"> </w:t>
      </w:r>
      <w:r>
        <w:rPr>
          <w:rFonts w:hint="eastAsia"/>
          <w:lang w:eastAsia="zh-CN"/>
        </w:rPr>
        <w:t>need</w:t>
      </w:r>
      <w:r>
        <w:t xml:space="preserve"> </w:t>
      </w:r>
      <w:r>
        <w:rPr>
          <w:rFonts w:hint="eastAsia"/>
          <w:lang w:eastAsia="zh-CN"/>
        </w:rPr>
        <w:t>to</w:t>
      </w:r>
      <w:r>
        <w:t xml:space="preserve"> </w:t>
      </w:r>
      <w:r>
        <w:rPr>
          <w:lang w:eastAsia="zh-CN"/>
        </w:rPr>
        <w:t xml:space="preserve">develop </w:t>
      </w:r>
      <w:bookmarkStart w:id="328" w:name="OLE_LINK1"/>
      <w:r>
        <w:rPr>
          <w:lang w:eastAsia="zh-CN"/>
        </w:rPr>
        <w:t xml:space="preserve">NFV </w:t>
      </w:r>
      <w:r>
        <w:rPr>
          <w:rFonts w:hint="eastAsia"/>
          <w:lang w:eastAsia="zh-CN"/>
        </w:rPr>
        <w:t>a</w:t>
      </w:r>
      <w:r>
        <w:t xml:space="preserve">utomated </w:t>
      </w:r>
      <w:r>
        <w:rPr>
          <w:rFonts w:hint="eastAsia"/>
          <w:lang w:eastAsia="zh-CN"/>
        </w:rPr>
        <w:t>testing</w:t>
      </w:r>
      <w:bookmarkEnd w:id="328"/>
      <w:r>
        <w:t xml:space="preserve"> tools </w:t>
      </w:r>
      <w:r>
        <w:rPr>
          <w:rFonts w:hint="eastAsia"/>
          <w:lang w:eastAsia="zh-CN"/>
        </w:rPr>
        <w:t>to</w:t>
      </w:r>
      <w:r>
        <w:t xml:space="preserve"> improve the efficiency and reliability of NFV testing. Test cases in automated testing are usually developed before test execution in the format of scripts which can be executed repeatedly to reduce testing cost. It is also easy to fix the script flaws after they are discovered and modify the script based on different situation. Besides, </w:t>
      </w:r>
      <w:r w:rsidRPr="00C843E1">
        <w:t>automated testing</w:t>
      </w:r>
      <w:r>
        <w:t xml:space="preserve"> takes advantage of a lot of existing testing tools and executes test tasks in parallel.</w:t>
      </w:r>
    </w:p>
    <w:p w14:paraId="2304409F" w14:textId="77777777" w:rsidR="00A36D9E" w:rsidRDefault="00A36D9E" w:rsidP="00A36D9E"/>
    <w:p w14:paraId="752FD180" w14:textId="77777777" w:rsidR="00A36D9E" w:rsidRDefault="00A36D9E" w:rsidP="00A36D9E">
      <w:pPr>
        <w:pStyle w:val="t1"/>
        <w:rPr>
          <w:rFonts w:eastAsiaTheme="minorEastAsia"/>
          <w:lang w:val="en-US" w:eastAsia="zh-CN"/>
        </w:rPr>
      </w:pPr>
      <w:bookmarkStart w:id="329" w:name="_Toc74838882"/>
      <w:bookmarkStart w:id="330" w:name="_Toc2591"/>
      <w:bookmarkStart w:id="331" w:name="_Toc7979"/>
      <w:bookmarkStart w:id="332" w:name="_Toc8583"/>
      <w:bookmarkStart w:id="333" w:name="_Toc1731"/>
      <w:bookmarkStart w:id="334" w:name="_Toc18129"/>
      <w:bookmarkStart w:id="335" w:name="_Toc26299"/>
      <w:bookmarkStart w:id="336" w:name="_Toc22568"/>
      <w:bookmarkStart w:id="337" w:name="_Toc15811"/>
      <w:bookmarkStart w:id="338" w:name="_Toc21227"/>
      <w:bookmarkStart w:id="339" w:name="_Toc8313"/>
      <w:bookmarkStart w:id="340" w:name="_Toc24313"/>
      <w:bookmarkStart w:id="341" w:name="_Toc108164389"/>
      <w:bookmarkEnd w:id="329"/>
      <w:r>
        <w:rPr>
          <w:lang w:val="en-US" w:eastAsia="zh-CN"/>
        </w:rPr>
        <w:t>Design</w:t>
      </w:r>
      <w:r>
        <w:t xml:space="preserve"> consideration </w:t>
      </w:r>
      <w:r>
        <w:rPr>
          <w:rFonts w:eastAsia="SimSun"/>
          <w:lang w:val="en-US" w:eastAsia="zh-CN"/>
        </w:rPr>
        <w:t>of</w:t>
      </w:r>
      <w:r>
        <w:t xml:space="preserve"> NFV automated testing</w:t>
      </w:r>
      <w:bookmarkEnd w:id="330"/>
      <w:bookmarkEnd w:id="331"/>
      <w:bookmarkEnd w:id="332"/>
      <w:bookmarkEnd w:id="333"/>
      <w:bookmarkEnd w:id="334"/>
      <w:bookmarkEnd w:id="335"/>
      <w:bookmarkEnd w:id="336"/>
      <w:bookmarkEnd w:id="337"/>
      <w:bookmarkEnd w:id="338"/>
      <w:bookmarkEnd w:id="339"/>
      <w:bookmarkEnd w:id="340"/>
      <w:bookmarkEnd w:id="341"/>
    </w:p>
    <w:p w14:paraId="46850F1D" w14:textId="77777777" w:rsidR="00A36D9E" w:rsidRPr="001D08B5" w:rsidRDefault="00A36D9E" w:rsidP="00A36D9E">
      <w:pPr>
        <w:spacing w:line="276" w:lineRule="auto"/>
        <w:rPr>
          <w:rFonts w:eastAsia="Malgun Gothic"/>
          <w:b/>
          <w:bCs/>
          <w:i/>
          <w:iCs/>
          <w:color w:val="000000" w:themeColor="text1"/>
          <w:lang w:eastAsia="ko-KR"/>
        </w:rPr>
      </w:pPr>
      <w:bookmarkStart w:id="342" w:name="_Hlk74820118"/>
      <w:r w:rsidRPr="001D08B5">
        <w:rPr>
          <w:rStyle w:val="1"/>
          <w:b w:val="0"/>
          <w:bCs w:val="0"/>
          <w:color w:val="000000" w:themeColor="text1"/>
          <w:lang w:eastAsia="ko-KR"/>
        </w:rPr>
        <w:t>[Contributor’s note]: This clause describes the design consideration of NFV automated testing, which may include roles consideration, signal component test and scenario test consideration, reusability and flexibility consideration, template-based testing consideration, test result reliability consideration.</w:t>
      </w:r>
      <w:bookmarkEnd w:id="342"/>
    </w:p>
    <w:p w14:paraId="79A1AFDC" w14:textId="1EF77C97" w:rsidR="00A36D9E" w:rsidRDefault="00A36D9E" w:rsidP="00A36D9E">
      <w:pPr>
        <w:pStyle w:val="t11"/>
      </w:pPr>
      <w:bookmarkStart w:id="343" w:name="_Toc7549"/>
      <w:bookmarkStart w:id="344" w:name="_Toc18736"/>
      <w:bookmarkStart w:id="345" w:name="_Toc27409"/>
      <w:bookmarkStart w:id="346" w:name="_Toc29100"/>
      <w:bookmarkStart w:id="347" w:name="_Toc27278"/>
      <w:bookmarkStart w:id="348" w:name="_Toc19158"/>
      <w:bookmarkStart w:id="349" w:name="_Toc16456"/>
      <w:bookmarkStart w:id="350" w:name="_Toc22597"/>
      <w:bookmarkStart w:id="351" w:name="_Toc5686"/>
      <w:bookmarkStart w:id="352" w:name="_Toc27144"/>
      <w:bookmarkStart w:id="353" w:name="_Toc3089"/>
      <w:bookmarkStart w:id="354" w:name="_Toc108164390"/>
      <w:r>
        <w:t>Role consideration for NFV automated testing:</w:t>
      </w:r>
      <w:bookmarkEnd w:id="343"/>
      <w:bookmarkEnd w:id="344"/>
      <w:bookmarkEnd w:id="345"/>
      <w:bookmarkEnd w:id="346"/>
      <w:bookmarkEnd w:id="347"/>
      <w:bookmarkEnd w:id="348"/>
      <w:bookmarkEnd w:id="349"/>
      <w:bookmarkEnd w:id="350"/>
      <w:bookmarkEnd w:id="351"/>
      <w:bookmarkEnd w:id="352"/>
      <w:bookmarkEnd w:id="353"/>
      <w:bookmarkEnd w:id="354"/>
    </w:p>
    <w:p w14:paraId="4AE49371" w14:textId="77777777" w:rsidR="00A36D9E" w:rsidRPr="00C03FB9" w:rsidRDefault="00A36D9E" w:rsidP="001D08B5">
      <w:pPr>
        <w:jc w:val="both"/>
        <w:rPr>
          <w:rFonts w:eastAsia="SimSun"/>
          <w:lang w:val="en-US" w:eastAsia="zh-CN"/>
        </w:rPr>
      </w:pPr>
      <w:r w:rsidRPr="00C03FB9">
        <w:rPr>
          <w:rFonts w:eastAsia="SimSun"/>
          <w:lang w:val="en-US" w:eastAsia="zh-CN"/>
        </w:rPr>
        <w:t>There are three roles involved in NFV automated testing, test designer, script developer and tester:</w:t>
      </w:r>
    </w:p>
    <w:p w14:paraId="3DF92E18" w14:textId="77777777" w:rsidR="00A36D9E" w:rsidRPr="00C03FB9" w:rsidRDefault="00A36D9E" w:rsidP="001D08B5">
      <w:pPr>
        <w:numPr>
          <w:ilvl w:val="0"/>
          <w:numId w:val="36"/>
        </w:numPr>
        <w:jc w:val="both"/>
        <w:rPr>
          <w:rFonts w:eastAsia="SimSun"/>
          <w:lang w:val="en-US" w:eastAsia="zh-CN"/>
        </w:rPr>
      </w:pPr>
      <w:r w:rsidRPr="00C03FB9">
        <w:rPr>
          <w:rFonts w:eastAsia="SimSun"/>
          <w:lang w:val="en-US" w:eastAsia="zh-CN"/>
        </w:rPr>
        <w:t>Test designer: test designer is responsible for the design of NFV test plan. Based on the test purpose, the role involves identifying what test cases need to be conducted with which test tools during the test, determining the execution order of test cases</w:t>
      </w:r>
      <w:r w:rsidRPr="00C03FB9">
        <w:rPr>
          <w:rFonts w:eastAsia="SimSun" w:hint="eastAsia"/>
          <w:lang w:val="en-US" w:eastAsia="zh-CN"/>
        </w:rPr>
        <w:t>,</w:t>
      </w:r>
      <w:r w:rsidRPr="00C03FB9">
        <w:rPr>
          <w:rFonts w:eastAsia="SimSun"/>
          <w:lang w:val="en-US" w:eastAsia="zh-CN"/>
        </w:rPr>
        <w:t xml:space="preserve"> determining what parameters need to be configured. Test designer in NFV automated testing is usually someone with professional NFV background and rich test experience.</w:t>
      </w:r>
    </w:p>
    <w:p w14:paraId="1B6A129B" w14:textId="77777777" w:rsidR="00A36D9E" w:rsidRDefault="00A36D9E" w:rsidP="001D08B5">
      <w:pPr>
        <w:numPr>
          <w:ilvl w:val="0"/>
          <w:numId w:val="36"/>
        </w:numPr>
        <w:jc w:val="both"/>
        <w:rPr>
          <w:rFonts w:eastAsia="SimSun"/>
          <w:lang w:val="en-US" w:eastAsia="zh-CN"/>
        </w:rPr>
      </w:pPr>
      <w:r w:rsidRPr="00C03FB9">
        <w:rPr>
          <w:rFonts w:eastAsia="SimSun"/>
          <w:lang w:val="en-US" w:eastAsia="zh-CN"/>
        </w:rPr>
        <w:t>Script Developer: script developer is responsible for the developing of test scripts based on the test cases designed by test designers. Script developer is usually a programmer with a background in computer or software development. There is no need for script developer to have test related experience.</w:t>
      </w:r>
    </w:p>
    <w:p w14:paraId="4F588D83" w14:textId="77777777" w:rsidR="00A36D9E" w:rsidRPr="000E74B3" w:rsidRDefault="00A36D9E" w:rsidP="001D08B5">
      <w:pPr>
        <w:pStyle w:val="ListParagraph"/>
        <w:numPr>
          <w:ilvl w:val="0"/>
          <w:numId w:val="36"/>
        </w:numPr>
        <w:tabs>
          <w:tab w:val="left" w:pos="480"/>
          <w:tab w:val="left" w:pos="1134"/>
          <w:tab w:val="left" w:pos="1871"/>
          <w:tab w:val="left" w:pos="2268"/>
        </w:tabs>
        <w:adjustRightInd w:val="0"/>
        <w:spacing w:before="0"/>
        <w:contextualSpacing w:val="0"/>
        <w:jc w:val="both"/>
        <w:rPr>
          <w:rFonts w:eastAsia="SimSun"/>
          <w:lang w:val="en-US" w:eastAsia="zh-CN"/>
        </w:rPr>
      </w:pPr>
      <w:r w:rsidRPr="000E74B3">
        <w:rPr>
          <w:rFonts w:eastAsia="SimSun"/>
          <w:lang w:val="en-US" w:eastAsia="zh-CN"/>
        </w:rPr>
        <w:t xml:space="preserve">Tester: tester is responsible for the conduction of test, which involves choosing appropriate test plan, setting up test environment, executing test cases automatically and analyzing testing results. Tester is someone who is familiar with the NFV automated testing tool. </w:t>
      </w:r>
    </w:p>
    <w:p w14:paraId="1339C631" w14:textId="77777777" w:rsidR="00A36D9E" w:rsidRPr="00B615BC" w:rsidRDefault="00A36D9E" w:rsidP="00A36D9E">
      <w:pPr>
        <w:jc w:val="both"/>
        <w:rPr>
          <w:rFonts w:eastAsia="SimSun"/>
          <w:lang w:val="en-US" w:eastAsia="zh-CN"/>
        </w:rPr>
      </w:pPr>
    </w:p>
    <w:p w14:paraId="2A74F2FC" w14:textId="77777777" w:rsidR="00A36D9E" w:rsidRDefault="00A36D9E" w:rsidP="00A36D9E">
      <w:pPr>
        <w:pStyle w:val="t11"/>
      </w:pPr>
      <w:bookmarkStart w:id="355" w:name="_Toc23448"/>
      <w:bookmarkStart w:id="356" w:name="_Toc6268"/>
      <w:bookmarkStart w:id="357" w:name="_Toc26612"/>
      <w:bookmarkStart w:id="358" w:name="_Toc649"/>
      <w:bookmarkStart w:id="359" w:name="_Toc24105"/>
      <w:bookmarkStart w:id="360" w:name="_Toc16774"/>
      <w:bookmarkStart w:id="361" w:name="_Toc2712"/>
      <w:bookmarkStart w:id="362" w:name="_Toc32527"/>
      <w:bookmarkStart w:id="363" w:name="_Toc3171"/>
      <w:bookmarkStart w:id="364" w:name="_Toc14632"/>
      <w:bookmarkStart w:id="365" w:name="_Toc23883"/>
      <w:bookmarkStart w:id="366" w:name="_Toc108164391"/>
      <w:r>
        <w:t>Support of single component test and scenario test</w:t>
      </w:r>
      <w:bookmarkEnd w:id="355"/>
      <w:bookmarkEnd w:id="356"/>
      <w:bookmarkEnd w:id="357"/>
      <w:bookmarkEnd w:id="358"/>
      <w:bookmarkEnd w:id="359"/>
      <w:bookmarkEnd w:id="360"/>
      <w:bookmarkEnd w:id="361"/>
      <w:bookmarkEnd w:id="362"/>
      <w:bookmarkEnd w:id="363"/>
      <w:bookmarkEnd w:id="364"/>
      <w:bookmarkEnd w:id="365"/>
      <w:bookmarkEnd w:id="366"/>
    </w:p>
    <w:p w14:paraId="639A7554" w14:textId="77777777" w:rsidR="00A36D9E" w:rsidRDefault="00A36D9E" w:rsidP="00A36D9E">
      <w:pPr>
        <w:jc w:val="both"/>
      </w:pPr>
      <w:r>
        <w:t>Three main working layers are identified in NFV architecture: VNF, NFVI and NFV MANO. Each layer is composed of multiple components. It is necessary for</w:t>
      </w:r>
      <w:r>
        <w:rPr>
          <w:rFonts w:hint="eastAsia"/>
          <w:lang w:val="en-US" w:eastAsia="zh-CN"/>
        </w:rPr>
        <w:t xml:space="preserve"> </w:t>
      </w:r>
      <w:r>
        <w:t>a single component</w:t>
      </w:r>
      <w:r>
        <w:rPr>
          <w:rFonts w:hint="eastAsia"/>
          <w:lang w:val="en-US" w:eastAsia="zh-CN"/>
        </w:rPr>
        <w:t xml:space="preserve"> test</w:t>
      </w:r>
      <w:r>
        <w:t xml:space="preserve"> to make sure it can function correctly. NFV automated testing is required to support single component test.</w:t>
      </w:r>
    </w:p>
    <w:p w14:paraId="3793F1CE" w14:textId="0B690387" w:rsidR="00A36D9E" w:rsidRDefault="00A36D9E" w:rsidP="00A36D9E">
      <w:pPr>
        <w:jc w:val="both"/>
      </w:pPr>
      <w:r>
        <w:t xml:space="preserve">Applications and implementations of NFV architecture usually include </w:t>
      </w:r>
      <w:r>
        <w:rPr>
          <w:rFonts w:hint="eastAsia"/>
          <w:lang w:val="en-US" w:eastAsia="zh-CN"/>
        </w:rPr>
        <w:t xml:space="preserve">multiple </w:t>
      </w:r>
      <w:r>
        <w:t>components provided by various vendors from the three working layers. These components work together for different scenario. Examples of NFV scenario are: 5GC, VIMs, VOLTE</w:t>
      </w:r>
      <w:del w:id="367" w:author="wulinz@chinatelecom.cn" w:date="2023-05-12T10:17:00Z">
        <w:r w:rsidDel="0034546A">
          <w:delText xml:space="preserve"> </w:delText>
        </w:r>
      </w:del>
      <w:ins w:id="368" w:author="wulinz@chinatelecom.cn" w:date="2023-05-12T10:16:00Z">
        <w:r w:rsidR="00786756" w:rsidRPr="00786756">
          <w:t xml:space="preserve">, Enterprise SD-WAN, E-CORD, Access vCPE, Service Provider vEPC, vCDN, Data Center SDDC </w:t>
        </w:r>
      </w:ins>
      <w:r>
        <w:t>and etc. It is essential for a specific scenario</w:t>
      </w:r>
      <w:r>
        <w:rPr>
          <w:rFonts w:hint="eastAsia"/>
          <w:lang w:val="en-US" w:eastAsia="zh-CN"/>
        </w:rPr>
        <w:t xml:space="preserve"> test</w:t>
      </w:r>
      <w:r>
        <w:t xml:space="preserve"> to confirm whether these components are compatible with each other and </w:t>
      </w:r>
      <w:r>
        <w:rPr>
          <w:rFonts w:hint="eastAsia"/>
          <w:lang w:val="en-US" w:eastAsia="zh-CN"/>
        </w:rPr>
        <w:t xml:space="preserve">whether they </w:t>
      </w:r>
      <w:r>
        <w:t>provide corresponding functions together. NFV automated testing is required to support scenario test.</w:t>
      </w:r>
    </w:p>
    <w:p w14:paraId="41B040F4" w14:textId="77777777" w:rsidR="00A36D9E" w:rsidRDefault="00A36D9E" w:rsidP="00A36D9E">
      <w:pPr>
        <w:rPr>
          <w:lang w:val="en-US" w:eastAsia="zh-CN"/>
        </w:rPr>
      </w:pPr>
      <w:r>
        <w:rPr>
          <w:lang w:val="en-US" w:eastAsia="zh-CN"/>
        </w:rPr>
        <w:t>[TBD]</w:t>
      </w:r>
    </w:p>
    <w:p w14:paraId="21B8B7AB" w14:textId="77777777" w:rsidR="00A36D9E" w:rsidRDefault="00A36D9E" w:rsidP="00A36D9E">
      <w:pPr>
        <w:pStyle w:val="t11"/>
      </w:pPr>
      <w:bookmarkStart w:id="369" w:name="_Toc7126"/>
      <w:bookmarkStart w:id="370" w:name="_Toc8660"/>
      <w:bookmarkStart w:id="371" w:name="_Toc7775"/>
      <w:bookmarkStart w:id="372" w:name="_Toc10148"/>
      <w:bookmarkStart w:id="373" w:name="_Toc7155"/>
      <w:bookmarkStart w:id="374" w:name="_Toc24674"/>
      <w:bookmarkStart w:id="375" w:name="_Toc2123"/>
      <w:bookmarkStart w:id="376" w:name="_Toc5254"/>
      <w:bookmarkStart w:id="377" w:name="_Toc108164392"/>
      <w:bookmarkStart w:id="378" w:name="_Toc28137"/>
      <w:bookmarkStart w:id="379" w:name="_Toc2176"/>
      <w:bookmarkStart w:id="380" w:name="_Toc32034"/>
      <w:r>
        <w:t xml:space="preserve">Support of reusability and </w:t>
      </w:r>
      <w:bookmarkStart w:id="381" w:name="_Hlk74842770"/>
      <w:r>
        <w:t>flexibility</w:t>
      </w:r>
      <w:bookmarkEnd w:id="369"/>
      <w:bookmarkEnd w:id="370"/>
      <w:bookmarkEnd w:id="371"/>
      <w:bookmarkEnd w:id="372"/>
      <w:bookmarkEnd w:id="373"/>
      <w:bookmarkEnd w:id="374"/>
      <w:bookmarkEnd w:id="375"/>
      <w:bookmarkEnd w:id="376"/>
      <w:bookmarkEnd w:id="377"/>
      <w:r>
        <w:t xml:space="preserve"> </w:t>
      </w:r>
      <w:bookmarkEnd w:id="378"/>
      <w:bookmarkEnd w:id="379"/>
      <w:bookmarkEnd w:id="380"/>
      <w:bookmarkEnd w:id="381"/>
    </w:p>
    <w:p w14:paraId="466AEB98" w14:textId="17736B80" w:rsidR="00A36D9E" w:rsidRDefault="00A36D9E" w:rsidP="001D08B5">
      <w:pPr>
        <w:jc w:val="both"/>
      </w:pPr>
      <w:r>
        <w:t xml:space="preserve">In order to promote the applications and implementations of NFV architecture in different locations, especially for telecommunication provider and </w:t>
      </w:r>
      <w:r>
        <w:rPr>
          <w:lang w:eastAsia="zh-CN"/>
        </w:rPr>
        <w:t>manufacturers</w:t>
      </w:r>
      <w:r>
        <w:t xml:space="preserve">, </w:t>
      </w:r>
      <w:r>
        <w:rPr>
          <w:rFonts w:hint="eastAsia"/>
          <w:lang w:val="en-US" w:eastAsia="zh-CN"/>
        </w:rPr>
        <w:t>many</w:t>
      </w:r>
      <w:r>
        <w:t xml:space="preserve"> repetitive testing work needs to be carried out. </w:t>
      </w:r>
      <w:r w:rsidR="008A2FDD" w:rsidRPr="008A2FDD">
        <w:t xml:space="preserve">NFV automated testing needs to support test reusability to avoid extra work, which can be achieved by template. Templating includes the templating of test schemes and the templating </w:t>
      </w:r>
      <w:r w:rsidR="008A2FDD" w:rsidRPr="008A2FDD">
        <w:lastRenderedPageBreak/>
        <w:t xml:space="preserve">of test cases, which can be used directly or be customized based on different requirements. They are both the concept of test design time. </w:t>
      </w:r>
    </w:p>
    <w:p w14:paraId="0EDD0335" w14:textId="04B23D52" w:rsidR="00A36D9E" w:rsidRDefault="00A36D9E" w:rsidP="001D08B5">
      <w:pPr>
        <w:jc w:val="both"/>
      </w:pPr>
      <w:r>
        <w:rPr>
          <w:lang w:eastAsia="zh-CN"/>
        </w:rPr>
        <w:t xml:space="preserve">Besides, </w:t>
      </w:r>
      <w:r>
        <w:t xml:space="preserve">applications and implementations of NFV architecture in different locations may differ from each other because of some special local conditions. NFV automated testing is required to support flexible </w:t>
      </w:r>
      <w:r>
        <w:rPr>
          <w:rFonts w:hint="eastAsia"/>
          <w:lang w:val="en-US" w:eastAsia="zh-CN"/>
        </w:rPr>
        <w:t xml:space="preserve">scalability </w:t>
      </w:r>
      <w:r>
        <w:t xml:space="preserve">for testers to adjust test </w:t>
      </w:r>
      <w:r w:rsidR="008A2FDD" w:rsidRPr="008A2FDD">
        <w:t xml:space="preserve">schemes, test </w:t>
      </w:r>
      <w:r>
        <w:t>cases and relevant test parameters in order to adapt to different conditions.</w:t>
      </w:r>
    </w:p>
    <w:p w14:paraId="358AB971" w14:textId="1FD66F2E" w:rsidR="00A36D9E" w:rsidRPr="0034546A" w:rsidRDefault="00A36D9E" w:rsidP="00A36D9E">
      <w:pPr>
        <w:pStyle w:val="t11"/>
      </w:pPr>
      <w:bookmarkStart w:id="382" w:name="_Toc1568"/>
      <w:bookmarkStart w:id="383" w:name="_Toc8447"/>
      <w:bookmarkStart w:id="384" w:name="_Toc7857"/>
      <w:bookmarkStart w:id="385" w:name="_Toc30377"/>
      <w:bookmarkStart w:id="386" w:name="_Toc18300"/>
      <w:bookmarkStart w:id="387" w:name="_Toc18356"/>
      <w:bookmarkStart w:id="388" w:name="_Toc12122"/>
      <w:bookmarkStart w:id="389" w:name="_Toc28847"/>
      <w:bookmarkStart w:id="390" w:name="_Toc27321"/>
      <w:bookmarkStart w:id="391" w:name="_Toc11584"/>
      <w:bookmarkStart w:id="392" w:name="_Toc3599"/>
      <w:bookmarkStart w:id="393" w:name="_Toc108164394"/>
      <w:r>
        <w:rPr>
          <w:rFonts w:eastAsiaTheme="minorEastAsia"/>
        </w:rPr>
        <w:t xml:space="preserve">Support of </w:t>
      </w:r>
      <w:bookmarkStart w:id="394" w:name="_Hlk74856975"/>
      <w:r>
        <w:rPr>
          <w:rFonts w:eastAsiaTheme="minorEastAsia"/>
        </w:rPr>
        <w:t>test result reliability</w:t>
      </w:r>
      <w:bookmarkEnd w:id="382"/>
      <w:bookmarkEnd w:id="383"/>
      <w:bookmarkEnd w:id="384"/>
      <w:bookmarkEnd w:id="385"/>
      <w:bookmarkEnd w:id="386"/>
      <w:bookmarkEnd w:id="387"/>
      <w:bookmarkEnd w:id="388"/>
      <w:bookmarkEnd w:id="389"/>
      <w:bookmarkEnd w:id="390"/>
      <w:bookmarkEnd w:id="391"/>
      <w:bookmarkEnd w:id="392"/>
      <w:bookmarkEnd w:id="393"/>
      <w:bookmarkEnd w:id="394"/>
    </w:p>
    <w:p w14:paraId="67C8234F" w14:textId="44C6DD4F" w:rsidR="00A52024" w:rsidRDefault="00A52024" w:rsidP="00441B32">
      <w:pPr>
        <w:jc w:val="both"/>
      </w:pPr>
      <w:r w:rsidRPr="00A52024">
        <w:t>Automated testing requires less manual participation, so there is requirement to ensure the reliability of test results. However, the NFV system is complex, a test task will contain multiple complete test cases, and a complete test case contains multiple steps, each of which performs multiple operations on multiple test objects. The intermediate operating state is difficult to retain. As a result, it is difficult to reproduce the intermediate state after the test, which challenges the reliability of the test results. Through the real-time test log during test execution, the test task stoppage to check the status, and the detailed test report after the test is completed, the reliability of the test results can be guaranteed.</w:t>
      </w:r>
    </w:p>
    <w:p w14:paraId="7894E14F" w14:textId="77777777" w:rsidR="0034546A" w:rsidRPr="0034546A" w:rsidRDefault="0034546A" w:rsidP="0034546A">
      <w:pPr>
        <w:keepNext/>
        <w:keepLines/>
        <w:numPr>
          <w:ilvl w:val="0"/>
          <w:numId w:val="46"/>
        </w:numPr>
        <w:tabs>
          <w:tab w:val="left" w:pos="480"/>
          <w:tab w:val="left" w:pos="1134"/>
          <w:tab w:val="left" w:pos="1871"/>
          <w:tab w:val="left" w:pos="2268"/>
        </w:tabs>
        <w:overflowPunct w:val="0"/>
        <w:autoSpaceDE w:val="0"/>
        <w:autoSpaceDN w:val="0"/>
        <w:adjustRightInd w:val="0"/>
        <w:spacing w:before="360"/>
        <w:textAlignment w:val="baseline"/>
        <w:outlineLvl w:val="0"/>
        <w:rPr>
          <w:rFonts w:eastAsia="Times New Roman"/>
          <w:b/>
          <w:lang w:eastAsia="en-US"/>
        </w:rPr>
      </w:pPr>
      <w:bookmarkStart w:id="395" w:name="_Toc15587"/>
      <w:bookmarkStart w:id="396" w:name="_Toc329"/>
      <w:bookmarkStart w:id="397" w:name="_Toc32073"/>
      <w:bookmarkStart w:id="398" w:name="_Toc30446"/>
      <w:bookmarkStart w:id="399" w:name="_Toc13669"/>
      <w:bookmarkStart w:id="400" w:name="_Toc22571"/>
      <w:bookmarkStart w:id="401" w:name="_Toc13303"/>
      <w:bookmarkStart w:id="402" w:name="_Toc26804"/>
      <w:bookmarkStart w:id="403" w:name="_Toc3561"/>
      <w:bookmarkStart w:id="404" w:name="_Toc26694"/>
      <w:bookmarkStart w:id="405" w:name="_Toc13051"/>
      <w:bookmarkStart w:id="406" w:name="_Toc14709"/>
      <w:bookmarkStart w:id="407" w:name="_Toc30784"/>
      <w:bookmarkStart w:id="408" w:name="_Toc108164395"/>
      <w:r w:rsidRPr="0034546A">
        <w:rPr>
          <w:rFonts w:eastAsia="Times New Roman"/>
          <w:b/>
          <w:lang w:val="en-US" w:eastAsia="zh-CN"/>
        </w:rPr>
        <w:t>Framework</w:t>
      </w:r>
      <w:r w:rsidRPr="0034546A">
        <w:rPr>
          <w:rFonts w:eastAsia="Times New Roman"/>
          <w:b/>
          <w:lang w:eastAsia="en-US"/>
        </w:rPr>
        <w:t xml:space="preserve"> requirements</w:t>
      </w:r>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p>
    <w:p w14:paraId="02947FE6" w14:textId="77777777" w:rsidR="0034546A" w:rsidRPr="0034546A" w:rsidRDefault="0034546A" w:rsidP="0034546A">
      <w:pPr>
        <w:spacing w:line="276" w:lineRule="auto"/>
        <w:jc w:val="both"/>
        <w:rPr>
          <w:rFonts w:eastAsia="SimSun"/>
        </w:rPr>
      </w:pPr>
      <w:bookmarkStart w:id="409" w:name="_Hlk74820753"/>
      <w:r w:rsidRPr="0034546A">
        <w:rPr>
          <w:rFonts w:eastAsia="SimSun"/>
          <w:i/>
          <w:iCs/>
          <w:color w:val="000000"/>
          <w:lang w:eastAsia="ko-KR"/>
        </w:rPr>
        <w:t>[Contributor’s note]:</w:t>
      </w:r>
      <w:bookmarkStart w:id="410" w:name="_Hlk132204713"/>
      <w:r w:rsidRPr="0034546A">
        <w:rPr>
          <w:rFonts w:eastAsia="SimSun"/>
          <w:i/>
          <w:iCs/>
          <w:color w:val="000000"/>
          <w:lang w:eastAsia="ko-KR"/>
        </w:rPr>
        <w:t xml:space="preserve"> This clause describes t</w:t>
      </w:r>
      <w:bookmarkEnd w:id="409"/>
      <w:r w:rsidRPr="0034546A">
        <w:rPr>
          <w:rFonts w:eastAsia="SimSun"/>
          <w:i/>
          <w:iCs/>
          <w:color w:val="000000"/>
          <w:lang w:eastAsia="ko-KR"/>
        </w:rPr>
        <w:t>he framework requirements of NFV automated testing, which may include test template requirement,</w:t>
      </w:r>
      <w:bookmarkEnd w:id="410"/>
      <w:r w:rsidRPr="0034546A">
        <w:rPr>
          <w:rFonts w:eastAsia="SimSun"/>
          <w:i/>
          <w:iCs/>
          <w:color w:val="000000"/>
          <w:lang w:eastAsia="ko-KR"/>
        </w:rPr>
        <w:t xml:space="preserve"> test case management function requirement, test orchestration function requirement, test tools management function requirement, test report management function requirement, and test object management.</w:t>
      </w:r>
    </w:p>
    <w:p w14:paraId="15FB591F" w14:textId="77777777" w:rsidR="0034546A" w:rsidRPr="0034546A" w:rsidRDefault="0034546A" w:rsidP="0034546A">
      <w:pPr>
        <w:pStyle w:val="t11"/>
      </w:pPr>
      <w:bookmarkStart w:id="411" w:name="_Toc7659"/>
      <w:bookmarkStart w:id="412" w:name="_Toc4066"/>
      <w:bookmarkStart w:id="413" w:name="_Toc26934"/>
      <w:bookmarkStart w:id="414" w:name="_Toc567"/>
      <w:bookmarkStart w:id="415" w:name="_Toc29381"/>
      <w:bookmarkStart w:id="416" w:name="_Toc5733"/>
      <w:bookmarkStart w:id="417" w:name="_Toc10980"/>
      <w:bookmarkStart w:id="418" w:name="_Toc9150"/>
      <w:bookmarkStart w:id="419" w:name="_Toc10937"/>
      <w:bookmarkStart w:id="420" w:name="_Toc1067"/>
      <w:bookmarkStart w:id="421" w:name="_Toc20846"/>
      <w:bookmarkStart w:id="422" w:name="_Toc9680"/>
      <w:bookmarkStart w:id="423" w:name="_Toc11041"/>
      <w:bookmarkStart w:id="424" w:name="_Toc108164396"/>
      <w:ins w:id="425" w:author="wulinz@chinatelecom.cn" w:date="2023-04-12T15:09:00Z">
        <w:r w:rsidRPr="0034546A">
          <w:t xml:space="preserve">Requirements of NFVAT for </w:t>
        </w:r>
      </w:ins>
      <w:ins w:id="426" w:author="wulinz@chinatelecom.cn" w:date="2023-04-12T15:10:00Z">
        <w:r w:rsidRPr="0034546A">
          <w:t>t</w:t>
        </w:r>
      </w:ins>
      <w:del w:id="427" w:author="wulinz@chinatelecom.cn" w:date="2023-04-12T15:10:00Z">
        <w:r w:rsidRPr="0034546A" w:rsidDel="00712DFD">
          <w:delText>T</w:delText>
        </w:r>
      </w:del>
      <w:r w:rsidRPr="0034546A">
        <w:t xml:space="preserve">est </w:t>
      </w:r>
      <w:del w:id="428" w:author="wulinz@chinatelecom.cn" w:date="2023-04-12T15:08:00Z">
        <w:r w:rsidRPr="0034546A" w:rsidDel="00712DFD">
          <w:delText xml:space="preserve">scheme </w:delText>
        </w:r>
      </w:del>
      <w:r w:rsidRPr="0034546A">
        <w:t>template</w:t>
      </w:r>
      <w:ins w:id="429" w:author="wulinz@chinatelecom.cn" w:date="2023-04-12T16:09:00Z">
        <w:r w:rsidRPr="0034546A">
          <w:t xml:space="preserve"> support</w:t>
        </w:r>
      </w:ins>
      <w:del w:id="430" w:author="wulinz@chinatelecom.cn" w:date="2023-04-12T15:10:00Z">
        <w:r w:rsidRPr="0034546A" w:rsidDel="00712DFD">
          <w:delText xml:space="preserve"> </w:delText>
        </w:r>
      </w:del>
      <w:del w:id="431" w:author="wulinz@chinatelecom.cn" w:date="2023-04-12T15:09:00Z">
        <w:r w:rsidRPr="0034546A" w:rsidDel="00712DFD">
          <w:delText xml:space="preserve">management </w:delText>
        </w:r>
      </w:del>
      <w:del w:id="432" w:author="wulinz@chinatelecom.cn" w:date="2023-04-12T15:10:00Z">
        <w:r w:rsidRPr="0034546A" w:rsidDel="00712DFD">
          <w:delText>function requirements for framework of NFV automated testing</w:delText>
        </w:r>
      </w:del>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p>
    <w:p w14:paraId="6696C770" w14:textId="77777777" w:rsidR="0034546A" w:rsidRPr="0034546A" w:rsidRDefault="0034546A" w:rsidP="0034546A">
      <w:pPr>
        <w:jc w:val="both"/>
        <w:rPr>
          <w:ins w:id="433" w:author="wulinz@chinatelecom.cn" w:date="2023-04-12T15:10:00Z"/>
          <w:rFonts w:eastAsia="SimSun"/>
          <w:i/>
          <w:iCs/>
          <w:lang w:val="en-US" w:eastAsia="zh-CN"/>
        </w:rPr>
      </w:pPr>
      <w:bookmarkStart w:id="434" w:name="_Hlk108181233"/>
      <w:r w:rsidRPr="0034546A">
        <w:rPr>
          <w:rFonts w:eastAsia="SimSun"/>
          <w:i/>
          <w:iCs/>
          <w:lang w:val="en-US" w:eastAsia="zh-CN"/>
        </w:rPr>
        <w:t xml:space="preserve">[Editor’s NOTE on July 2022]: These are general descriptions about test templates, research should be done to find if there is any existing Recs which we can refer to. </w:t>
      </w:r>
      <w:bookmarkEnd w:id="434"/>
    </w:p>
    <w:p w14:paraId="416E07FA" w14:textId="77777777" w:rsidR="0034546A" w:rsidRPr="0034546A" w:rsidRDefault="0034546A" w:rsidP="0034546A">
      <w:pPr>
        <w:jc w:val="both"/>
        <w:rPr>
          <w:rFonts w:eastAsia="SimSun"/>
          <w:lang w:val="en-US" w:eastAsia="zh-CN"/>
        </w:rPr>
      </w:pPr>
      <w:ins w:id="435" w:author="wulinz@chinatelecom.cn" w:date="2023-04-12T15:10:00Z">
        <w:r w:rsidRPr="0034546A">
          <w:rPr>
            <w:rFonts w:eastAsia="SimSun"/>
            <w:i/>
            <w:iCs/>
            <w:lang w:val="en-US" w:eastAsia="zh-CN"/>
          </w:rPr>
          <w:t xml:space="preserve">[Editor’s NOTE on April 2023]: </w:t>
        </w:r>
      </w:ins>
      <w:ins w:id="436" w:author="wulinz@chinatelecom.cn" w:date="2023-04-12T15:11:00Z">
        <w:r w:rsidRPr="0034546A">
          <w:rPr>
            <w:rFonts w:eastAsia="SimSun"/>
            <w:i/>
            <w:iCs/>
            <w:lang w:val="en-US" w:eastAsia="zh-CN"/>
          </w:rPr>
          <w:t>This clause describes the test template requirements of NFV automated testing, which may include test</w:t>
        </w:r>
      </w:ins>
      <w:ins w:id="437" w:author="wulinz@chinatelecom.cn" w:date="2023-04-12T15:12:00Z">
        <w:r w:rsidRPr="0034546A">
          <w:rPr>
            <w:rFonts w:eastAsia="SimSun"/>
            <w:i/>
            <w:iCs/>
            <w:lang w:val="en-US" w:eastAsia="zh-CN"/>
          </w:rPr>
          <w:t xml:space="preserve"> scheme</w:t>
        </w:r>
      </w:ins>
      <w:ins w:id="438" w:author="wulinz@chinatelecom.cn" w:date="2023-04-12T15:11:00Z">
        <w:r w:rsidRPr="0034546A">
          <w:rPr>
            <w:rFonts w:eastAsia="SimSun"/>
            <w:i/>
            <w:iCs/>
            <w:lang w:val="en-US" w:eastAsia="zh-CN"/>
          </w:rPr>
          <w:t xml:space="preserve"> template requirement</w:t>
        </w:r>
      </w:ins>
      <w:ins w:id="439" w:author="wulinz@chinatelecom.cn" w:date="2023-04-12T15:12:00Z">
        <w:r w:rsidRPr="0034546A">
          <w:rPr>
            <w:rFonts w:eastAsia="SimSun"/>
            <w:i/>
            <w:iCs/>
            <w:lang w:val="en-US" w:eastAsia="zh-CN"/>
          </w:rPr>
          <w:t xml:space="preserve"> and </w:t>
        </w:r>
      </w:ins>
      <w:ins w:id="440" w:author="wulinz@chinatelecom.cn" w:date="2023-04-12T15:13:00Z">
        <w:r w:rsidRPr="0034546A">
          <w:rPr>
            <w:rFonts w:eastAsia="SimSun"/>
            <w:i/>
            <w:iCs/>
            <w:lang w:val="en-US" w:eastAsia="zh-CN"/>
          </w:rPr>
          <w:t>test case template requirement</w:t>
        </w:r>
      </w:ins>
      <w:ins w:id="441" w:author="wulinz@chinatelecom.cn" w:date="2023-04-12T15:10:00Z">
        <w:r w:rsidRPr="0034546A">
          <w:rPr>
            <w:rFonts w:eastAsia="SimSun"/>
            <w:i/>
            <w:iCs/>
            <w:lang w:val="en-US" w:eastAsia="zh-CN"/>
          </w:rPr>
          <w:t xml:space="preserve">. </w:t>
        </w:r>
      </w:ins>
    </w:p>
    <w:p w14:paraId="3534D810" w14:textId="77777777" w:rsidR="0034546A" w:rsidRPr="0034546A" w:rsidRDefault="0034546A" w:rsidP="0034546A">
      <w:pPr>
        <w:jc w:val="both"/>
        <w:rPr>
          <w:ins w:id="442" w:author="wulinz@chinatelecom.cn" w:date="2023-04-12T15:14:00Z"/>
          <w:rFonts w:eastAsia="SimSun"/>
          <w:lang w:val="en-US" w:eastAsia="zh-CN"/>
        </w:rPr>
      </w:pPr>
      <w:ins w:id="443" w:author="wulinz@chinatelecom.cn" w:date="2023-04-12T15:14:00Z">
        <w:r w:rsidRPr="0034546A">
          <w:rPr>
            <w:rFonts w:eastAsia="SimSun"/>
            <w:lang w:val="en-US" w:eastAsia="zh-CN"/>
          </w:rPr>
          <w:t xml:space="preserve">It is required that </w:t>
        </w:r>
        <w:bookmarkStart w:id="444" w:name="_Hlk132205990"/>
        <w:r w:rsidRPr="0034546A">
          <w:rPr>
            <w:rFonts w:eastAsia="SimSun"/>
            <w:lang w:val="en-US" w:eastAsia="zh-CN"/>
          </w:rPr>
          <w:t xml:space="preserve">NFVAT </w:t>
        </w:r>
        <w:bookmarkEnd w:id="444"/>
        <w:r w:rsidRPr="0034546A">
          <w:rPr>
            <w:rFonts w:eastAsia="SimSun"/>
            <w:lang w:val="en-US" w:eastAsia="zh-CN"/>
          </w:rPr>
          <w:t xml:space="preserve">provides test </w:t>
        </w:r>
      </w:ins>
      <w:ins w:id="445" w:author="wulinz@chinatelecom.cn" w:date="2023-04-12T15:25:00Z">
        <w:r w:rsidRPr="0034546A">
          <w:rPr>
            <w:rFonts w:eastAsia="SimSun"/>
            <w:lang w:val="en-US" w:eastAsia="zh-CN"/>
          </w:rPr>
          <w:t xml:space="preserve">scheme </w:t>
        </w:r>
      </w:ins>
      <w:ins w:id="446" w:author="wulinz@chinatelecom.cn" w:date="2023-04-12T15:14:00Z">
        <w:r w:rsidRPr="0034546A">
          <w:rPr>
            <w:rFonts w:eastAsia="SimSun"/>
            <w:lang w:val="en-US" w:eastAsia="zh-CN"/>
          </w:rPr>
          <w:t>template</w:t>
        </w:r>
      </w:ins>
      <w:ins w:id="447" w:author="wulinz@chinatelecom.cn" w:date="2023-04-12T15:24:00Z">
        <w:r w:rsidRPr="0034546A">
          <w:rPr>
            <w:rFonts w:eastAsia="SimSun"/>
            <w:lang w:val="en-US" w:eastAsia="zh-CN"/>
          </w:rPr>
          <w:t>s</w:t>
        </w:r>
      </w:ins>
      <w:ins w:id="448" w:author="wulinz@chinatelecom.cn" w:date="2023-04-12T15:14:00Z">
        <w:r w:rsidRPr="0034546A">
          <w:rPr>
            <w:rFonts w:eastAsia="SimSun"/>
            <w:lang w:val="en-US" w:eastAsia="zh-CN"/>
          </w:rPr>
          <w:t xml:space="preserve"> </w:t>
        </w:r>
      </w:ins>
      <w:ins w:id="449" w:author="wulinz@chinatelecom.cn" w:date="2023-04-12T15:25:00Z">
        <w:r w:rsidRPr="0034546A">
          <w:rPr>
            <w:rFonts w:eastAsia="SimSun"/>
            <w:lang w:val="en-US" w:eastAsia="zh-CN"/>
          </w:rPr>
          <w:t>and test case te</w:t>
        </w:r>
      </w:ins>
      <w:ins w:id="450" w:author="wulinz@chinatelecom.cn" w:date="2023-04-12T15:26:00Z">
        <w:r w:rsidRPr="0034546A">
          <w:rPr>
            <w:rFonts w:eastAsia="SimSun"/>
            <w:lang w:val="en-US" w:eastAsia="zh-CN"/>
          </w:rPr>
          <w:t xml:space="preserve">mplates </w:t>
        </w:r>
      </w:ins>
      <w:ins w:id="451" w:author="wulinz@chinatelecom.cn" w:date="2023-04-12T15:14:00Z">
        <w:r w:rsidRPr="0034546A">
          <w:rPr>
            <w:rFonts w:eastAsia="SimSun"/>
            <w:lang w:val="en-US" w:eastAsia="zh-CN"/>
          </w:rPr>
          <w:t xml:space="preserve">for </w:t>
        </w:r>
      </w:ins>
      <w:ins w:id="452" w:author="wulinz@chinatelecom.cn" w:date="2023-04-12T15:27:00Z">
        <w:r w:rsidRPr="0034546A">
          <w:rPr>
            <w:rFonts w:eastAsia="SimSun"/>
            <w:lang w:val="en-US" w:eastAsia="zh-CN"/>
          </w:rPr>
          <w:t xml:space="preserve">NFV </w:t>
        </w:r>
      </w:ins>
      <w:ins w:id="453" w:author="wulinz@chinatelecom.cn" w:date="2023-04-12T15:14:00Z">
        <w:r w:rsidRPr="0034546A">
          <w:rPr>
            <w:rFonts w:eastAsia="SimSun"/>
            <w:lang w:val="en-US" w:eastAsia="zh-CN"/>
          </w:rPr>
          <w:t>testers.</w:t>
        </w:r>
      </w:ins>
    </w:p>
    <w:p w14:paraId="4751BA46" w14:textId="77777777" w:rsidR="0034546A" w:rsidRPr="0034546A" w:rsidDel="004C213C" w:rsidRDefault="0034546A" w:rsidP="0034546A">
      <w:pPr>
        <w:jc w:val="both"/>
        <w:rPr>
          <w:del w:id="454" w:author="wulinz@chinatelecom.cn" w:date="2023-04-12T15:28:00Z"/>
          <w:rFonts w:eastAsia="SimSun"/>
          <w:sz w:val="22"/>
          <w:szCs w:val="22"/>
          <w:lang w:val="en-US" w:eastAsia="zh-CN"/>
        </w:rPr>
      </w:pPr>
      <w:del w:id="455" w:author="wulinz@chinatelecom.cn" w:date="2023-04-12T15:28:00Z">
        <w:r w:rsidRPr="0034546A" w:rsidDel="004C213C">
          <w:rPr>
            <w:rFonts w:eastAsia="SimSun"/>
            <w:sz w:val="22"/>
            <w:szCs w:val="22"/>
            <w:lang w:val="en-US" w:eastAsia="zh-CN"/>
          </w:rPr>
          <w:delText xml:space="preserve">It is required that </w:delText>
        </w:r>
      </w:del>
      <w:del w:id="456" w:author="wulinz@chinatelecom.cn" w:date="2023-04-12T15:13:00Z">
        <w:r w:rsidRPr="0034546A" w:rsidDel="00712DFD">
          <w:rPr>
            <w:rFonts w:eastAsia="SimSun"/>
            <w:sz w:val="22"/>
            <w:szCs w:val="22"/>
            <w:lang w:val="en-US" w:eastAsia="zh-CN"/>
          </w:rPr>
          <w:delText xml:space="preserve">test scheme template management </w:delText>
        </w:r>
        <w:r w:rsidRPr="0034546A" w:rsidDel="00712DFD">
          <w:rPr>
            <w:rFonts w:eastAsia="SimSun"/>
            <w:sz w:val="22"/>
            <w:szCs w:val="22"/>
          </w:rPr>
          <w:delText>function</w:delText>
        </w:r>
      </w:del>
      <w:del w:id="457" w:author="wulinz@chinatelecom.cn" w:date="2023-04-12T15:28:00Z">
        <w:r w:rsidRPr="0034546A" w:rsidDel="004C213C">
          <w:rPr>
            <w:rFonts w:eastAsia="SimSun"/>
            <w:sz w:val="22"/>
            <w:szCs w:val="22"/>
          </w:rPr>
          <w:delText xml:space="preserve"> </w:delText>
        </w:r>
        <w:r w:rsidRPr="0034546A" w:rsidDel="004C213C">
          <w:rPr>
            <w:rFonts w:eastAsia="SimSun"/>
            <w:sz w:val="22"/>
            <w:szCs w:val="22"/>
            <w:lang w:val="en-US" w:eastAsia="zh-CN"/>
          </w:rPr>
          <w:delText>provides test scheme template repository for testers to select the required templates, or add new template to the repository.</w:delText>
        </w:r>
      </w:del>
    </w:p>
    <w:p w14:paraId="2563EED1" w14:textId="77777777" w:rsidR="0034546A" w:rsidRPr="0034546A" w:rsidRDefault="0034546A" w:rsidP="0034546A">
      <w:pPr>
        <w:jc w:val="both"/>
        <w:rPr>
          <w:ins w:id="458" w:author="wulinz@chinatelecom.cn" w:date="2023-04-23T16:20:00Z"/>
          <w:rFonts w:eastAsia="SimSun"/>
          <w:sz w:val="22"/>
          <w:szCs w:val="22"/>
          <w:lang w:val="en-US" w:eastAsia="zh-CN"/>
        </w:rPr>
      </w:pPr>
      <w:r w:rsidRPr="0034546A">
        <w:rPr>
          <w:rFonts w:eastAsia="SimSun"/>
          <w:sz w:val="22"/>
          <w:szCs w:val="22"/>
          <w:lang w:val="en-US" w:eastAsia="zh-CN"/>
        </w:rPr>
        <w:t>NOTE 1 –</w:t>
      </w:r>
      <w:ins w:id="459" w:author="wulinz@chinatelecom.cn" w:date="2023-04-23T14:14:00Z">
        <w:r w:rsidRPr="0034546A">
          <w:rPr>
            <w:rFonts w:eastAsia="SimSun"/>
            <w:sz w:val="22"/>
            <w:szCs w:val="22"/>
            <w:lang w:val="en-US" w:eastAsia="zh-CN"/>
          </w:rPr>
          <w:t xml:space="preserve"> </w:t>
        </w:r>
      </w:ins>
      <w:del w:id="460" w:author="wulinz@chinatelecom.cn" w:date="2023-04-23T11:38:00Z">
        <w:r w:rsidRPr="0034546A" w:rsidDel="00D850FA">
          <w:rPr>
            <w:rFonts w:eastAsia="SimSun"/>
            <w:sz w:val="22"/>
            <w:szCs w:val="22"/>
            <w:lang w:val="en-US" w:eastAsia="zh-CN"/>
          </w:rPr>
          <w:delText xml:space="preserve"> </w:delText>
        </w:r>
      </w:del>
      <w:ins w:id="461" w:author="wulinz@chinatelecom.cn" w:date="2023-04-23T11:38:00Z">
        <w:r w:rsidRPr="0034546A">
          <w:rPr>
            <w:rFonts w:eastAsia="SimSun"/>
            <w:sz w:val="22"/>
            <w:szCs w:val="22"/>
            <w:lang w:val="en-US" w:eastAsia="zh-CN"/>
          </w:rPr>
          <w:t xml:space="preserve">Test scheme template and test case template are the </w:t>
        </w:r>
      </w:ins>
      <w:del w:id="462" w:author="wulinz@chinatelecom.cn" w:date="2023-04-23T11:38:00Z">
        <w:r w:rsidRPr="0034546A" w:rsidDel="00D850FA">
          <w:rPr>
            <w:rFonts w:eastAsia="SimSun"/>
            <w:sz w:val="22"/>
            <w:szCs w:val="22"/>
            <w:lang w:val="en-US" w:eastAsia="zh-CN"/>
          </w:rPr>
          <w:delText>A test scheme template refers to a template which is a combination of test cases and relevant test parameters</w:delText>
        </w:r>
      </w:del>
      <w:del w:id="463" w:author="wulinz@chinatelecom.cn" w:date="2023-04-12T15:31:00Z">
        <w:r w:rsidRPr="0034546A" w:rsidDel="00170224">
          <w:rPr>
            <w:rFonts w:eastAsia="SimSun"/>
            <w:sz w:val="22"/>
            <w:szCs w:val="22"/>
            <w:lang w:val="en-US" w:eastAsia="zh-CN"/>
          </w:rPr>
          <w:delText xml:space="preserve">. A test template </w:delText>
        </w:r>
      </w:del>
      <w:del w:id="464" w:author="wulinz@chinatelecom.cn" w:date="2023-04-23T11:38:00Z">
        <w:r w:rsidRPr="0034546A" w:rsidDel="00D850FA">
          <w:rPr>
            <w:rFonts w:eastAsia="SimSun"/>
            <w:sz w:val="22"/>
            <w:szCs w:val="22"/>
            <w:lang w:val="en-US" w:eastAsia="zh-CN"/>
          </w:rPr>
          <w:delText xml:space="preserve">can be used directly or be customized based on different requirements. It is a </w:delText>
        </w:r>
      </w:del>
      <w:r w:rsidRPr="0034546A">
        <w:rPr>
          <w:rFonts w:eastAsia="SimSun"/>
          <w:sz w:val="22"/>
          <w:szCs w:val="22"/>
          <w:lang w:val="en-US" w:eastAsia="zh-CN"/>
        </w:rPr>
        <w:t>concept</w:t>
      </w:r>
      <w:ins w:id="465" w:author="wulinz@chinatelecom.cn" w:date="2023-04-23T11:41:00Z">
        <w:r w:rsidRPr="0034546A">
          <w:rPr>
            <w:rFonts w:eastAsia="SimSun"/>
            <w:sz w:val="22"/>
            <w:szCs w:val="22"/>
            <w:lang w:val="en-US" w:eastAsia="zh-CN"/>
          </w:rPr>
          <w:t>s</w:t>
        </w:r>
      </w:ins>
      <w:r w:rsidRPr="0034546A">
        <w:rPr>
          <w:rFonts w:eastAsia="SimSun"/>
          <w:sz w:val="22"/>
          <w:szCs w:val="22"/>
          <w:lang w:val="en-US" w:eastAsia="zh-CN"/>
        </w:rPr>
        <w:t xml:space="preserve"> of test design state. Test scheme templates can be divided into component test scheme templates and scenario test scheme templates. </w:t>
      </w:r>
    </w:p>
    <w:p w14:paraId="05CD842C" w14:textId="77777777" w:rsidR="0034546A" w:rsidRPr="0034546A" w:rsidRDefault="0034546A" w:rsidP="0034546A">
      <w:pPr>
        <w:jc w:val="both"/>
        <w:rPr>
          <w:ins w:id="466" w:author="wulinz@chinatelecom.cn" w:date="2023-04-23T16:20:00Z"/>
          <w:rFonts w:eastAsia="SimSun"/>
          <w:sz w:val="22"/>
          <w:szCs w:val="22"/>
          <w:lang w:val="en-US" w:eastAsia="zh-CN"/>
        </w:rPr>
      </w:pPr>
      <w:ins w:id="467" w:author="wulinz@chinatelecom.cn" w:date="2023-04-23T16:51:00Z">
        <w:r w:rsidRPr="0034546A">
          <w:rPr>
            <w:rFonts w:eastAsia="SimSun"/>
            <w:sz w:val="22"/>
            <w:szCs w:val="22"/>
            <w:lang w:val="en-US" w:eastAsia="zh-CN"/>
          </w:rPr>
          <w:t xml:space="preserve">NOTE 2 – </w:t>
        </w:r>
      </w:ins>
      <w:r w:rsidRPr="0034546A">
        <w:rPr>
          <w:rFonts w:eastAsia="SimSun"/>
          <w:sz w:val="22"/>
          <w:szCs w:val="22"/>
          <w:lang w:val="en-US" w:eastAsia="zh-CN"/>
        </w:rPr>
        <w:t>A component test scheme template</w:t>
      </w:r>
      <w:ins w:id="468" w:author="wulinz@chinatelecom.cn" w:date="2023-04-23T14:09:00Z">
        <w:r w:rsidRPr="0034546A">
          <w:rPr>
            <w:rFonts w:eastAsia="SimSun"/>
            <w:sz w:val="22"/>
            <w:szCs w:val="22"/>
            <w:lang w:val="en-US" w:eastAsia="zh-CN"/>
          </w:rPr>
          <w:t xml:space="preserve"> of NFV</w:t>
        </w:r>
      </w:ins>
      <w:r w:rsidRPr="0034546A">
        <w:rPr>
          <w:rFonts w:eastAsia="SimSun"/>
          <w:sz w:val="22"/>
          <w:szCs w:val="22"/>
          <w:lang w:val="en-US" w:eastAsia="zh-CN"/>
        </w:rPr>
        <w:t xml:space="preserve"> aims at the testing of a single component</w:t>
      </w:r>
      <w:ins w:id="469" w:author="wulinz@chinatelecom.cn" w:date="2023-04-23T16:54:00Z">
        <w:r w:rsidRPr="0034546A">
          <w:rPr>
            <w:rFonts w:eastAsia="SimSun"/>
            <w:sz w:val="22"/>
            <w:szCs w:val="22"/>
            <w:lang w:val="en-US" w:eastAsia="zh-CN"/>
          </w:rPr>
          <w:t xml:space="preserve"> w</w:t>
        </w:r>
      </w:ins>
      <w:ins w:id="470" w:author="wulinz@chinatelecom.cn" w:date="2023-04-23T16:55:00Z">
        <w:r w:rsidRPr="0034546A">
          <w:rPr>
            <w:rFonts w:eastAsia="SimSun"/>
            <w:sz w:val="22"/>
            <w:szCs w:val="22"/>
            <w:lang w:val="en-US" w:eastAsia="zh-CN"/>
          </w:rPr>
          <w:t xml:space="preserve">hich </w:t>
        </w:r>
      </w:ins>
      <w:ins w:id="471" w:author="wulinz@chinatelecom.cn" w:date="2023-04-23T16:56:00Z">
        <w:r w:rsidRPr="0034546A">
          <w:rPr>
            <w:rFonts w:eastAsia="SimSun"/>
            <w:sz w:val="22"/>
            <w:szCs w:val="22"/>
            <w:lang w:val="en-US" w:eastAsia="zh-CN"/>
          </w:rPr>
          <w:t xml:space="preserve">only </w:t>
        </w:r>
      </w:ins>
      <w:ins w:id="472" w:author="wulinz@chinatelecom.cn" w:date="2023-04-23T16:55:00Z">
        <w:r w:rsidRPr="0034546A">
          <w:rPr>
            <w:rFonts w:eastAsia="SimSun"/>
            <w:sz w:val="22"/>
            <w:szCs w:val="22"/>
            <w:lang w:val="en-US" w:eastAsia="zh-CN"/>
          </w:rPr>
          <w:t>belong to one working layer in NFV architecture</w:t>
        </w:r>
        <w:r w:rsidRPr="0034546A">
          <w:rPr>
            <w:rFonts w:eastAsia="SimSun" w:hint="eastAsia"/>
            <w:sz w:val="22"/>
            <w:szCs w:val="22"/>
            <w:lang w:val="en-US" w:eastAsia="zh-CN"/>
          </w:rPr>
          <w:t>.</w:t>
        </w:r>
      </w:ins>
      <w:del w:id="473" w:author="wulinz@chinatelecom.cn" w:date="2023-04-23T16:54:00Z">
        <w:r w:rsidRPr="0034546A" w:rsidDel="00241209">
          <w:rPr>
            <w:rFonts w:eastAsia="SimSun"/>
            <w:sz w:val="22"/>
            <w:szCs w:val="22"/>
            <w:lang w:val="en-US" w:eastAsia="zh-CN"/>
          </w:rPr>
          <w:delText>,</w:delText>
        </w:r>
      </w:del>
      <w:r w:rsidRPr="0034546A">
        <w:rPr>
          <w:rFonts w:eastAsia="SimSun"/>
          <w:sz w:val="22"/>
          <w:szCs w:val="22"/>
          <w:lang w:val="en-US" w:eastAsia="zh-CN"/>
        </w:rPr>
        <w:t xml:space="preserve"> </w:t>
      </w:r>
    </w:p>
    <w:p w14:paraId="385440F6" w14:textId="77777777" w:rsidR="0034546A" w:rsidRPr="0034546A" w:rsidRDefault="0034546A" w:rsidP="0034546A">
      <w:pPr>
        <w:jc w:val="both"/>
        <w:rPr>
          <w:ins w:id="474" w:author="wulinz@chinatelecom.cn" w:date="2023-04-23T14:27:00Z"/>
          <w:rFonts w:eastAsia="SimSun"/>
          <w:sz w:val="22"/>
          <w:szCs w:val="22"/>
          <w:lang w:val="en-US" w:eastAsia="zh-CN"/>
        </w:rPr>
      </w:pPr>
      <w:ins w:id="475" w:author="wulinz@chinatelecom.cn" w:date="2023-04-23T16:51:00Z">
        <w:r w:rsidRPr="0034546A">
          <w:rPr>
            <w:rFonts w:eastAsia="SimSun"/>
            <w:sz w:val="22"/>
            <w:szCs w:val="22"/>
            <w:lang w:val="en-US" w:eastAsia="zh-CN"/>
          </w:rPr>
          <w:t xml:space="preserve">NOTE </w:t>
        </w:r>
      </w:ins>
      <w:ins w:id="476" w:author="wulinz@chinatelecom.cn" w:date="2023-04-23T16:58:00Z">
        <w:r w:rsidRPr="0034546A">
          <w:rPr>
            <w:rFonts w:eastAsia="SimSun"/>
            <w:sz w:val="22"/>
            <w:szCs w:val="22"/>
            <w:lang w:val="en-US" w:eastAsia="zh-CN"/>
          </w:rPr>
          <w:t>3</w:t>
        </w:r>
      </w:ins>
      <w:ins w:id="477" w:author="wulinz@chinatelecom.cn" w:date="2023-04-23T16:51:00Z">
        <w:r w:rsidRPr="0034546A">
          <w:rPr>
            <w:rFonts w:eastAsia="SimSun"/>
            <w:sz w:val="22"/>
            <w:szCs w:val="22"/>
            <w:lang w:val="en-US" w:eastAsia="zh-CN"/>
          </w:rPr>
          <w:t xml:space="preserve"> – </w:t>
        </w:r>
      </w:ins>
      <w:del w:id="478" w:author="wulinz@chinatelecom.cn" w:date="2023-04-23T16:51:00Z">
        <w:r w:rsidRPr="0034546A" w:rsidDel="00241209">
          <w:rPr>
            <w:rFonts w:eastAsia="SimSun"/>
            <w:sz w:val="22"/>
            <w:szCs w:val="22"/>
            <w:lang w:val="en-US" w:eastAsia="zh-CN"/>
          </w:rPr>
          <w:delText>while a</w:delText>
        </w:r>
      </w:del>
      <w:ins w:id="479" w:author="wulinz@chinatelecom.cn" w:date="2023-04-23T16:51:00Z">
        <w:r w:rsidRPr="0034546A">
          <w:rPr>
            <w:rFonts w:eastAsia="SimSun"/>
            <w:sz w:val="22"/>
            <w:szCs w:val="22"/>
            <w:lang w:val="en-US" w:eastAsia="zh-CN"/>
          </w:rPr>
          <w:t>A</w:t>
        </w:r>
      </w:ins>
      <w:r w:rsidRPr="0034546A">
        <w:rPr>
          <w:rFonts w:eastAsia="SimSun"/>
          <w:sz w:val="22"/>
          <w:szCs w:val="22"/>
          <w:lang w:val="en-US" w:eastAsia="zh-CN"/>
        </w:rPr>
        <w:t xml:space="preserve"> scenario test scheme template</w:t>
      </w:r>
      <w:ins w:id="480" w:author="wulinz@chinatelecom.cn" w:date="2023-04-23T14:10:00Z">
        <w:r w:rsidRPr="0034546A">
          <w:rPr>
            <w:rFonts w:eastAsia="SimSun"/>
            <w:sz w:val="22"/>
            <w:szCs w:val="22"/>
            <w:lang w:val="en-US" w:eastAsia="zh-CN"/>
          </w:rPr>
          <w:t xml:space="preserve"> of NFV</w:t>
        </w:r>
      </w:ins>
      <w:r w:rsidRPr="0034546A">
        <w:rPr>
          <w:rFonts w:eastAsia="SimSun"/>
          <w:sz w:val="22"/>
          <w:szCs w:val="22"/>
          <w:lang w:val="en-US" w:eastAsia="zh-CN"/>
        </w:rPr>
        <w:t xml:space="preserve"> aims at the testing of a specific scenario to confirm whether the functional components are compatible with each other and whether they have the ability to provide corresponding capabilities together in the specific scenario.</w:t>
      </w:r>
      <w:ins w:id="481" w:author="wulinz@chinatelecom.cn" w:date="2023-04-23T16:56:00Z">
        <w:r w:rsidRPr="0034546A">
          <w:rPr>
            <w:rFonts w:eastAsia="SimSun"/>
            <w:sz w:val="22"/>
            <w:szCs w:val="22"/>
            <w:lang w:val="en-US" w:eastAsia="zh-CN"/>
          </w:rPr>
          <w:t xml:space="preserve"> An NFV scenario</w:t>
        </w:r>
      </w:ins>
      <w:ins w:id="482" w:author="wulinz@chinatelecom.cn" w:date="2023-04-23T16:57:00Z">
        <w:r w:rsidRPr="0034546A">
          <w:rPr>
            <w:rFonts w:eastAsia="SimSun"/>
          </w:rPr>
          <w:t xml:space="preserve"> </w:t>
        </w:r>
        <w:r w:rsidRPr="0034546A">
          <w:rPr>
            <w:rFonts w:eastAsia="SimSun"/>
            <w:sz w:val="22"/>
            <w:szCs w:val="22"/>
            <w:lang w:val="en-US" w:eastAsia="zh-CN"/>
          </w:rPr>
          <w:t>consists of</w:t>
        </w:r>
      </w:ins>
      <w:ins w:id="483" w:author="wulinz@chinatelecom.cn" w:date="2023-04-23T16:56:00Z">
        <w:r w:rsidRPr="0034546A">
          <w:rPr>
            <w:rFonts w:eastAsia="SimSun"/>
            <w:sz w:val="22"/>
            <w:szCs w:val="22"/>
            <w:lang w:val="en-US" w:eastAsia="zh-CN"/>
          </w:rPr>
          <w:t xml:space="preserve"> </w:t>
        </w:r>
      </w:ins>
      <w:ins w:id="484" w:author="wulinz@chinatelecom.cn" w:date="2023-04-23T16:57:00Z">
        <w:r w:rsidRPr="0034546A">
          <w:rPr>
            <w:rFonts w:eastAsia="SimSun"/>
            <w:sz w:val="22"/>
            <w:szCs w:val="22"/>
            <w:lang w:val="en-US" w:eastAsia="zh-CN"/>
          </w:rPr>
          <w:t xml:space="preserve">multiple components from different </w:t>
        </w:r>
      </w:ins>
      <w:ins w:id="485" w:author="wulinz@chinatelecom.cn" w:date="2023-04-23T17:01:00Z">
        <w:r w:rsidRPr="0034546A">
          <w:rPr>
            <w:rFonts w:eastAsia="SimSun"/>
            <w:sz w:val="22"/>
            <w:szCs w:val="22"/>
            <w:lang w:val="en-US" w:eastAsia="zh-CN"/>
          </w:rPr>
          <w:t xml:space="preserve">NFV architecture </w:t>
        </w:r>
      </w:ins>
      <w:ins w:id="486" w:author="wulinz@chinatelecom.cn" w:date="2023-04-23T16:57:00Z">
        <w:r w:rsidRPr="0034546A">
          <w:rPr>
            <w:rFonts w:eastAsia="SimSun"/>
            <w:sz w:val="22"/>
            <w:szCs w:val="22"/>
            <w:lang w:val="en-US" w:eastAsia="zh-CN"/>
          </w:rPr>
          <w:t>layers.</w:t>
        </w:r>
      </w:ins>
    </w:p>
    <w:p w14:paraId="134CE0F5" w14:textId="77777777" w:rsidR="0034546A" w:rsidRPr="0034546A" w:rsidDel="00241209" w:rsidRDefault="0034546A" w:rsidP="0034546A">
      <w:pPr>
        <w:jc w:val="both"/>
        <w:rPr>
          <w:del w:id="487" w:author="wulinz@chinatelecom.cn" w:date="2023-04-23T16:57:00Z"/>
          <w:rFonts w:eastAsia="SimSun"/>
          <w:sz w:val="22"/>
          <w:szCs w:val="22"/>
          <w:lang w:val="en-US" w:eastAsia="zh-CN"/>
        </w:rPr>
      </w:pPr>
    </w:p>
    <w:p w14:paraId="075EC457" w14:textId="77777777" w:rsidR="0034546A" w:rsidRPr="0034546A" w:rsidDel="004633B8" w:rsidRDefault="0034546A" w:rsidP="0034546A">
      <w:pPr>
        <w:jc w:val="both"/>
        <w:rPr>
          <w:del w:id="488" w:author="wulinz@chinatelecom.cn" w:date="2023-04-12T15:47:00Z"/>
          <w:rFonts w:eastAsia="SimSun"/>
          <w:lang w:val="en-US" w:eastAsia="zh-CN"/>
        </w:rPr>
      </w:pPr>
      <w:del w:id="489" w:author="wulinz@chinatelecom.cn" w:date="2023-04-12T15:58:00Z">
        <w:r w:rsidRPr="0034546A" w:rsidDel="00EB4DE9">
          <w:rPr>
            <w:rFonts w:eastAsia="SimSun"/>
            <w:lang w:val="en-US" w:eastAsia="zh-CN"/>
          </w:rPr>
          <w:delText xml:space="preserve">It is required that </w:delText>
        </w:r>
      </w:del>
      <w:del w:id="490" w:author="wulinz@chinatelecom.cn" w:date="2023-04-12T15:32:00Z">
        <w:r w:rsidRPr="0034546A" w:rsidDel="00170224">
          <w:rPr>
            <w:rFonts w:eastAsia="SimSun"/>
            <w:lang w:val="en-US" w:eastAsia="zh-CN"/>
          </w:rPr>
          <w:delText xml:space="preserve">test scheme template management </w:delText>
        </w:r>
        <w:r w:rsidRPr="0034546A" w:rsidDel="00170224">
          <w:rPr>
            <w:rFonts w:eastAsia="SimSun"/>
          </w:rPr>
          <w:delText>function</w:delText>
        </w:r>
      </w:del>
      <w:del w:id="491" w:author="wulinz@chinatelecom.cn" w:date="2023-04-12T15:58:00Z">
        <w:r w:rsidRPr="0034546A" w:rsidDel="00EB4DE9">
          <w:rPr>
            <w:rFonts w:eastAsia="SimSun"/>
            <w:lang w:val="en-US" w:eastAsia="zh-CN"/>
          </w:rPr>
          <w:delText xml:space="preserve"> provides the </w:delText>
        </w:r>
      </w:del>
      <w:del w:id="492" w:author="wulinz@chinatelecom.cn" w:date="2023-04-12T15:38:00Z">
        <w:r w:rsidRPr="0034546A" w:rsidDel="004633B8">
          <w:rPr>
            <w:rFonts w:eastAsia="SimSun"/>
            <w:lang w:val="en-US" w:eastAsia="zh-CN"/>
          </w:rPr>
          <w:delText>management of</w:delText>
        </w:r>
        <w:r w:rsidRPr="0034546A" w:rsidDel="004633B8">
          <w:rPr>
            <w:rFonts w:eastAsia="SimSun" w:hint="eastAsia"/>
            <w:lang w:val="en-US" w:eastAsia="zh-CN"/>
          </w:rPr>
          <w:delText xml:space="preserve"> c</w:delText>
        </w:r>
        <w:r w:rsidRPr="0034546A" w:rsidDel="004633B8">
          <w:rPr>
            <w:rFonts w:eastAsia="SimSun"/>
            <w:lang w:val="en-US" w:eastAsia="zh-CN"/>
          </w:rPr>
          <w:delText>omponent/scenario test</w:delText>
        </w:r>
        <w:r w:rsidRPr="0034546A" w:rsidDel="004633B8">
          <w:rPr>
            <w:rFonts w:eastAsia="SimSun"/>
          </w:rPr>
          <w:delText xml:space="preserve"> </w:delText>
        </w:r>
        <w:r w:rsidRPr="0034546A" w:rsidDel="004633B8">
          <w:rPr>
            <w:rFonts w:eastAsia="SimSun"/>
            <w:lang w:val="en-US" w:eastAsia="zh-CN"/>
          </w:rPr>
          <w:delText>scheme template</w:delText>
        </w:r>
      </w:del>
      <w:del w:id="493" w:author="wulinz@chinatelecom.cn" w:date="2023-04-12T15:58:00Z">
        <w:r w:rsidRPr="0034546A" w:rsidDel="00EB4DE9">
          <w:rPr>
            <w:rFonts w:eastAsia="SimSun"/>
            <w:lang w:val="en-US" w:eastAsia="zh-CN"/>
          </w:rPr>
          <w:delText>,</w:delText>
        </w:r>
      </w:del>
      <w:del w:id="494" w:author="wulinz@chinatelecom.cn" w:date="2023-04-12T15:47:00Z">
        <w:r w:rsidRPr="0034546A" w:rsidDel="004633B8">
          <w:rPr>
            <w:rFonts w:eastAsia="SimSun"/>
            <w:lang w:val="en-US" w:eastAsia="zh-CN"/>
          </w:rPr>
          <w:delText xml:space="preserve"> which includes:</w:delText>
        </w:r>
      </w:del>
    </w:p>
    <w:p w14:paraId="599EECF5" w14:textId="77777777" w:rsidR="0034546A" w:rsidRPr="0034546A" w:rsidDel="004633B8" w:rsidRDefault="0034546A" w:rsidP="0034546A">
      <w:pPr>
        <w:jc w:val="both"/>
        <w:rPr>
          <w:del w:id="495" w:author="wulinz@chinatelecom.cn" w:date="2023-04-12T15:47:00Z"/>
          <w:rFonts w:eastAsia="SimSun"/>
          <w:lang w:val="en-US" w:eastAsia="zh-CN"/>
        </w:rPr>
      </w:pPr>
      <w:del w:id="496" w:author="wulinz@chinatelecom.cn" w:date="2023-04-12T15:47:00Z">
        <w:r w:rsidRPr="0034546A" w:rsidDel="004633B8">
          <w:rPr>
            <w:rFonts w:eastAsia="SimSun" w:hint="eastAsia"/>
            <w:lang w:val="en-US" w:eastAsia="zh-CN"/>
          </w:rPr>
          <w:delText>-</w:delText>
        </w:r>
        <w:r w:rsidRPr="0034546A" w:rsidDel="004633B8">
          <w:rPr>
            <w:rFonts w:eastAsia="SimSun" w:hint="eastAsia"/>
            <w:lang w:val="en-US" w:eastAsia="zh-CN"/>
          </w:rPr>
          <w:tab/>
          <w:delText>Test cases</w:delText>
        </w:r>
      </w:del>
    </w:p>
    <w:p w14:paraId="40F56B6A" w14:textId="77777777" w:rsidR="0034546A" w:rsidRPr="0034546A" w:rsidRDefault="0034546A" w:rsidP="0034546A">
      <w:pPr>
        <w:jc w:val="both"/>
        <w:rPr>
          <w:rFonts w:eastAsia="SimSun"/>
          <w:lang w:val="en-US" w:eastAsia="zh-CN"/>
        </w:rPr>
      </w:pPr>
      <w:del w:id="497" w:author="wulinz@chinatelecom.cn" w:date="2023-04-12T15:47:00Z">
        <w:r w:rsidRPr="0034546A" w:rsidDel="004633B8">
          <w:rPr>
            <w:rFonts w:eastAsia="SimSun" w:hint="eastAsia"/>
            <w:lang w:val="en-US" w:eastAsia="zh-CN"/>
          </w:rPr>
          <w:delText>-</w:delText>
        </w:r>
        <w:r w:rsidRPr="0034546A" w:rsidDel="004633B8">
          <w:rPr>
            <w:rFonts w:eastAsia="SimSun" w:hint="eastAsia"/>
            <w:lang w:val="en-US" w:eastAsia="zh-CN"/>
          </w:rPr>
          <w:tab/>
          <w:delText>T</w:delText>
        </w:r>
        <w:r w:rsidRPr="0034546A" w:rsidDel="004633B8">
          <w:rPr>
            <w:rFonts w:eastAsia="SimSun"/>
            <w:lang w:val="en-US" w:eastAsia="zh-CN"/>
          </w:rPr>
          <w:delText xml:space="preserve">he related test parameters, </w:delText>
        </w:r>
      </w:del>
      <w:del w:id="498" w:author="wulinz@chinatelecom.cn" w:date="2023-04-12T15:58:00Z">
        <w:r w:rsidRPr="0034546A" w:rsidDel="00EB4DE9">
          <w:rPr>
            <w:rFonts w:eastAsia="SimSun"/>
            <w:lang w:val="en-US" w:eastAsia="zh-CN"/>
          </w:rPr>
          <w:delText xml:space="preserve">which contains the parameters of test cases, and the parameters </w:delText>
        </w:r>
        <w:r w:rsidRPr="0034546A" w:rsidDel="00EB4DE9">
          <w:rPr>
            <w:rFonts w:eastAsia="SimSun" w:hint="eastAsia"/>
            <w:lang w:val="en-US" w:eastAsia="zh-CN"/>
          </w:rPr>
          <w:delText>of</w:delText>
        </w:r>
        <w:r w:rsidRPr="0034546A" w:rsidDel="00EB4DE9">
          <w:rPr>
            <w:rFonts w:eastAsia="SimSun"/>
            <w:lang w:val="en-US" w:eastAsia="zh-CN"/>
          </w:rPr>
          <w:delText xml:space="preserve"> </w:delText>
        </w:r>
        <w:r w:rsidRPr="0034546A" w:rsidDel="00EB4DE9">
          <w:rPr>
            <w:rFonts w:eastAsia="SimSun" w:hint="eastAsia"/>
            <w:lang w:val="en-US" w:eastAsia="zh-CN"/>
          </w:rPr>
          <w:delText>test</w:delText>
        </w:r>
        <w:r w:rsidRPr="0034546A" w:rsidDel="00EB4DE9">
          <w:rPr>
            <w:rFonts w:eastAsia="SimSun"/>
            <w:lang w:val="en-US" w:eastAsia="zh-CN"/>
          </w:rPr>
          <w:delText xml:space="preserve"> component/scenario.</w:delText>
        </w:r>
      </w:del>
      <w:del w:id="499" w:author="wulinz@chinatelecom.cn" w:date="2023-04-12T15:47:00Z">
        <w:r w:rsidRPr="0034546A" w:rsidDel="004633B8">
          <w:rPr>
            <w:rFonts w:eastAsia="SimSun"/>
            <w:lang w:val="en-US" w:eastAsia="zh-CN"/>
          </w:rPr>
          <w:delText xml:space="preserve"> </w:delText>
        </w:r>
      </w:del>
      <w:del w:id="500" w:author="wulinz@chinatelecom.cn" w:date="2023-04-12T15:58:00Z">
        <w:r w:rsidRPr="0034546A" w:rsidDel="00EB4DE9">
          <w:rPr>
            <w:rFonts w:eastAsia="SimSun"/>
            <w:lang w:val="en-US" w:eastAsia="zh-CN"/>
          </w:rPr>
          <w:delText>Example of test case parameters are the type of test case to indicate whether it is a functional test case or a performance test case, test tool which will carry out the test case, and test category parameter closed/semi-closed to identify whether this test case will pass data to other test cases. Examples of test component/scenario parameters are the test object/objects of the test component/scenario, the execution order and number of all test cases, input and output data of all test cases.</w:delText>
        </w:r>
      </w:del>
      <w:ins w:id="501" w:author="wulinz@chinatelecom.cn" w:date="2023-04-12T15:28:00Z">
        <w:r w:rsidRPr="0034546A">
          <w:rPr>
            <w:rFonts w:eastAsia="SimSun"/>
            <w:lang w:val="en-US" w:eastAsia="zh-CN"/>
          </w:rPr>
          <w:t>It is required that NFVAT</w:t>
        </w:r>
        <w:r w:rsidRPr="0034546A">
          <w:rPr>
            <w:rFonts w:eastAsia="SimSun"/>
          </w:rPr>
          <w:t xml:space="preserve"> </w:t>
        </w:r>
        <w:r w:rsidRPr="0034546A">
          <w:rPr>
            <w:rFonts w:eastAsia="SimSun"/>
            <w:lang w:val="en-US" w:eastAsia="zh-CN"/>
          </w:rPr>
          <w:t xml:space="preserve">provides test </w:t>
        </w:r>
      </w:ins>
      <w:ins w:id="502" w:author="wulinz@chinatelecom.cn" w:date="2023-04-12T15:30:00Z">
        <w:r w:rsidRPr="0034546A">
          <w:rPr>
            <w:rFonts w:eastAsia="SimSun"/>
            <w:lang w:val="en-US" w:eastAsia="zh-CN"/>
          </w:rPr>
          <w:t xml:space="preserve">scheme </w:t>
        </w:r>
      </w:ins>
      <w:ins w:id="503" w:author="wulinz@chinatelecom.cn" w:date="2023-04-12T15:28:00Z">
        <w:r w:rsidRPr="0034546A">
          <w:rPr>
            <w:rFonts w:eastAsia="SimSun"/>
            <w:lang w:val="en-US" w:eastAsia="zh-CN"/>
          </w:rPr>
          <w:t>template repository</w:t>
        </w:r>
      </w:ins>
      <w:ins w:id="504" w:author="wulinz@chinatelecom.cn" w:date="2023-04-12T15:30:00Z">
        <w:r w:rsidRPr="0034546A">
          <w:rPr>
            <w:rFonts w:eastAsia="SimSun"/>
            <w:lang w:val="en-US" w:eastAsia="zh-CN"/>
          </w:rPr>
          <w:t xml:space="preserve"> and test case template repository</w:t>
        </w:r>
      </w:ins>
      <w:r w:rsidRPr="0034546A">
        <w:rPr>
          <w:rFonts w:eastAsia="SimSun"/>
          <w:lang w:val="en-US" w:eastAsia="zh-CN"/>
        </w:rPr>
        <w:t xml:space="preserve"> to</w:t>
      </w:r>
      <w:ins w:id="505" w:author="wulinz@chinatelecom.cn" w:date="2023-04-12T15:28:00Z">
        <w:r w:rsidRPr="0034546A">
          <w:rPr>
            <w:rFonts w:eastAsia="SimSun"/>
            <w:lang w:val="en-US" w:eastAsia="zh-CN"/>
          </w:rPr>
          <w:t xml:space="preserve"> </w:t>
        </w:r>
      </w:ins>
      <w:r w:rsidRPr="0034546A">
        <w:rPr>
          <w:rFonts w:eastAsia="SimSun"/>
          <w:lang w:val="en-US" w:eastAsia="zh-CN"/>
        </w:rPr>
        <w:t xml:space="preserve">upload, store, update, and delete templates </w:t>
      </w:r>
      <w:ins w:id="506" w:author="wulinz@chinatelecom.cn" w:date="2023-04-12T15:28:00Z">
        <w:r w:rsidRPr="0034546A">
          <w:rPr>
            <w:rFonts w:eastAsia="SimSun"/>
            <w:lang w:val="en-US" w:eastAsia="zh-CN"/>
          </w:rPr>
          <w:t>for</w:t>
        </w:r>
      </w:ins>
      <w:ins w:id="507" w:author="wulinz@chinatelecom.cn" w:date="2023-04-12T15:30:00Z">
        <w:r w:rsidRPr="0034546A">
          <w:rPr>
            <w:rFonts w:eastAsia="SimSun"/>
            <w:lang w:val="en-US" w:eastAsia="zh-CN"/>
          </w:rPr>
          <w:t xml:space="preserve"> NFV</w:t>
        </w:r>
      </w:ins>
      <w:ins w:id="508" w:author="wulinz@chinatelecom.cn" w:date="2023-04-12T15:28:00Z">
        <w:r w:rsidRPr="0034546A">
          <w:rPr>
            <w:rFonts w:eastAsia="SimSun"/>
            <w:lang w:val="en-US" w:eastAsia="zh-CN"/>
          </w:rPr>
          <w:t xml:space="preserve"> testers.</w:t>
        </w:r>
      </w:ins>
    </w:p>
    <w:p w14:paraId="22269761" w14:textId="77777777" w:rsidR="0034546A" w:rsidRPr="0034546A" w:rsidDel="00EB4DE9" w:rsidRDefault="0034546A" w:rsidP="0034546A">
      <w:pPr>
        <w:jc w:val="both"/>
        <w:rPr>
          <w:del w:id="509" w:author="wulinz@chinatelecom.cn" w:date="2023-04-12T16:01:00Z"/>
          <w:rFonts w:eastAsia="SimSun"/>
          <w:lang w:val="en-US" w:eastAsia="zh-CN"/>
        </w:rPr>
      </w:pPr>
      <w:bookmarkStart w:id="510" w:name="_Hlk74823162"/>
      <w:del w:id="511" w:author="wulinz@chinatelecom.cn" w:date="2023-04-12T16:01:00Z">
        <w:r w:rsidRPr="0034546A" w:rsidDel="00EB4DE9">
          <w:rPr>
            <w:rFonts w:eastAsia="SimSun"/>
            <w:lang w:val="en-US" w:eastAsia="zh-CN"/>
          </w:rPr>
          <w:delText>[TBD]</w:delText>
        </w:r>
        <w:bookmarkEnd w:id="510"/>
      </w:del>
    </w:p>
    <w:p w14:paraId="3D8A1DDC" w14:textId="77777777" w:rsidR="0034546A" w:rsidRPr="0034546A" w:rsidDel="00EB4DE9" w:rsidRDefault="0034546A" w:rsidP="0034546A">
      <w:pPr>
        <w:numPr>
          <w:ilvl w:val="1"/>
          <w:numId w:val="0"/>
        </w:numPr>
        <w:ind w:left="567" w:hanging="567"/>
        <w:outlineLvl w:val="0"/>
        <w:rPr>
          <w:del w:id="512" w:author="wulinz@chinatelecom.cn" w:date="2023-04-12T16:01:00Z"/>
          <w:rFonts w:eastAsia="time"/>
          <w:b/>
          <w:bCs/>
          <w:lang w:val="en-US" w:eastAsia="zh-CN"/>
        </w:rPr>
      </w:pPr>
      <w:bookmarkStart w:id="513" w:name="_Toc15860"/>
      <w:bookmarkStart w:id="514" w:name="_Toc11604"/>
      <w:bookmarkStart w:id="515" w:name="_Toc32145"/>
      <w:bookmarkStart w:id="516" w:name="_Toc17980"/>
      <w:bookmarkStart w:id="517" w:name="_Toc16653"/>
      <w:bookmarkStart w:id="518" w:name="_Toc3170"/>
      <w:bookmarkStart w:id="519" w:name="_Toc24372"/>
      <w:bookmarkStart w:id="520" w:name="_Toc2479"/>
      <w:bookmarkStart w:id="521" w:name="_Toc12226"/>
      <w:bookmarkStart w:id="522" w:name="_Toc7918"/>
      <w:bookmarkStart w:id="523" w:name="_Toc10075"/>
      <w:bookmarkStart w:id="524" w:name="_Toc15616"/>
      <w:bookmarkStart w:id="525" w:name="_Toc14293"/>
      <w:bookmarkStart w:id="526" w:name="_Toc108164397"/>
      <w:del w:id="527" w:author="wulinz@chinatelecom.cn" w:date="2023-04-12T16:01:00Z">
        <w:r w:rsidRPr="0034546A" w:rsidDel="00EB4DE9">
          <w:rPr>
            <w:rFonts w:eastAsia="time"/>
            <w:b/>
            <w:bCs/>
            <w:lang w:val="en-US" w:eastAsia="zh-CN"/>
          </w:rPr>
          <w:delText>Test case management function requirements for framework of NFV automated testing</w:delText>
        </w:r>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del>
    </w:p>
    <w:p w14:paraId="76A84E8B" w14:textId="77777777" w:rsidR="0034546A" w:rsidRPr="0034546A" w:rsidDel="00EB4DE9" w:rsidRDefault="0034546A" w:rsidP="0034546A">
      <w:pPr>
        <w:jc w:val="both"/>
        <w:rPr>
          <w:del w:id="528" w:author="wulinz@chinatelecom.cn" w:date="2023-04-12T16:01:00Z"/>
          <w:rFonts w:eastAsia="SimSun"/>
          <w:lang w:val="en-US" w:eastAsia="zh-CN"/>
        </w:rPr>
      </w:pPr>
      <w:del w:id="529" w:author="wulinz@chinatelecom.cn" w:date="2023-04-12T16:01:00Z">
        <w:r w:rsidRPr="0034546A" w:rsidDel="00EB4DE9">
          <w:rPr>
            <w:rFonts w:eastAsia="SimSun"/>
            <w:lang w:val="en-US" w:eastAsia="zh-CN"/>
          </w:rPr>
          <w:delText xml:space="preserve">It is required that test </w:delText>
        </w:r>
        <w:r w:rsidRPr="0034546A" w:rsidDel="00EB4DE9">
          <w:rPr>
            <w:rFonts w:eastAsia="SimSun" w:hint="eastAsia"/>
            <w:lang w:val="en-US" w:eastAsia="zh-CN"/>
          </w:rPr>
          <w:delText>case</w:delText>
        </w:r>
        <w:r w:rsidRPr="0034546A" w:rsidDel="00EB4DE9">
          <w:rPr>
            <w:rFonts w:eastAsia="SimSun"/>
            <w:lang w:val="en-US" w:eastAsia="zh-CN"/>
          </w:rPr>
          <w:delText xml:space="preserve"> management function provides management of test case parameters</w:delText>
        </w:r>
        <w:r w:rsidRPr="0034546A" w:rsidDel="00EB4DE9">
          <w:rPr>
            <w:rFonts w:eastAsia="SimSun" w:hint="eastAsia"/>
            <w:lang w:val="en-US" w:eastAsia="zh-CN"/>
          </w:rPr>
          <w:delText>.</w:delText>
        </w:r>
      </w:del>
    </w:p>
    <w:p w14:paraId="31DA3198" w14:textId="77777777" w:rsidR="0034546A" w:rsidRPr="0034546A" w:rsidRDefault="0034546A" w:rsidP="0034546A">
      <w:pPr>
        <w:jc w:val="both"/>
        <w:rPr>
          <w:ins w:id="530" w:author="wulinz@chinatelecom.cn" w:date="2023-04-12T16:07:00Z"/>
          <w:rFonts w:eastAsia="SimSun"/>
          <w:lang w:val="en-US" w:eastAsia="zh-CN"/>
        </w:rPr>
      </w:pPr>
      <w:r w:rsidRPr="0034546A">
        <w:rPr>
          <w:rFonts w:eastAsia="SimSun" w:hint="eastAsia"/>
          <w:lang w:val="en-US" w:eastAsia="zh-CN"/>
        </w:rPr>
        <w:t>It is required that</w:t>
      </w:r>
      <w:ins w:id="531" w:author="wulinz@chinatelecom.cn" w:date="2023-04-12T16:02:00Z">
        <w:r w:rsidRPr="0034546A">
          <w:rPr>
            <w:rFonts w:eastAsia="SimSun"/>
          </w:rPr>
          <w:t xml:space="preserve"> </w:t>
        </w:r>
        <w:r w:rsidRPr="0034546A">
          <w:rPr>
            <w:rFonts w:eastAsia="SimSun"/>
            <w:lang w:val="en-US" w:eastAsia="zh-CN"/>
          </w:rPr>
          <w:t>NFVAT</w:t>
        </w:r>
      </w:ins>
      <w:del w:id="532" w:author="wulinz@chinatelecom.cn" w:date="2023-04-12T16:02:00Z">
        <w:r w:rsidRPr="0034546A" w:rsidDel="00EB4DE9">
          <w:rPr>
            <w:rFonts w:eastAsia="SimSun" w:hint="eastAsia"/>
            <w:lang w:val="en-US" w:eastAsia="zh-CN"/>
          </w:rPr>
          <w:delText xml:space="preserve"> test case management function</w:delText>
        </w:r>
      </w:del>
      <w:r w:rsidRPr="0034546A">
        <w:rPr>
          <w:rFonts w:eastAsia="SimSun" w:hint="eastAsia"/>
          <w:lang w:val="en-US" w:eastAsia="zh-CN"/>
        </w:rPr>
        <w:t xml:space="preserve"> generates test case templates according to the test information input by NFV testers</w:t>
      </w:r>
      <w:del w:id="533" w:author="wulinz@chinatelecom.cn" w:date="2023-04-12T16:03:00Z">
        <w:r w:rsidRPr="0034546A" w:rsidDel="00EB4DE9">
          <w:rPr>
            <w:rFonts w:eastAsia="SimSun" w:hint="eastAsia"/>
            <w:lang w:val="en-US" w:eastAsia="zh-CN"/>
          </w:rPr>
          <w:delText>. T</w:delText>
        </w:r>
      </w:del>
      <w:del w:id="534" w:author="wulinz@chinatelecom.cn" w:date="2023-04-12T16:07:00Z">
        <w:r w:rsidRPr="0034546A" w:rsidDel="00EB4DE9">
          <w:rPr>
            <w:rFonts w:eastAsia="SimSun" w:hint="eastAsia"/>
            <w:lang w:val="en-US" w:eastAsia="zh-CN"/>
          </w:rPr>
          <w:delText>he test case template includes test case description, inputs, preconditions, test steps, and expected results</w:delText>
        </w:r>
      </w:del>
      <w:ins w:id="535" w:author="wulinz@chinatelecom.cn" w:date="2023-04-12T16:07:00Z">
        <w:r w:rsidRPr="0034546A">
          <w:rPr>
            <w:rFonts w:eastAsia="SimSun" w:hint="eastAsia"/>
            <w:lang w:val="en-US" w:eastAsia="zh-CN"/>
          </w:rPr>
          <w:t>.</w:t>
        </w:r>
      </w:ins>
      <w:del w:id="536" w:author="wulinz@chinatelecom.cn" w:date="2023-04-12T16:07:00Z">
        <w:r w:rsidRPr="0034546A" w:rsidDel="00EB4DE9">
          <w:rPr>
            <w:rFonts w:eastAsia="SimSun" w:hint="eastAsia"/>
            <w:lang w:val="en-US" w:eastAsia="zh-CN"/>
          </w:rPr>
          <w:delText>；</w:delText>
        </w:r>
      </w:del>
    </w:p>
    <w:p w14:paraId="1AAD5AE1" w14:textId="77777777" w:rsidR="0034546A" w:rsidRPr="0034546A" w:rsidRDefault="0034546A" w:rsidP="0034546A">
      <w:pPr>
        <w:jc w:val="both"/>
        <w:rPr>
          <w:rFonts w:eastAsia="SimSun"/>
          <w:sz w:val="22"/>
          <w:szCs w:val="22"/>
          <w:lang w:val="en-US" w:eastAsia="zh-CN"/>
        </w:rPr>
      </w:pPr>
      <w:ins w:id="537" w:author="wulinz@chinatelecom.cn" w:date="2023-04-12T16:07:00Z">
        <w:r w:rsidRPr="0034546A">
          <w:rPr>
            <w:rFonts w:eastAsia="SimSun"/>
            <w:sz w:val="22"/>
            <w:szCs w:val="22"/>
            <w:lang w:val="en-US" w:eastAsia="zh-CN"/>
          </w:rPr>
          <w:t xml:space="preserve">NOTE </w:t>
        </w:r>
      </w:ins>
      <w:r w:rsidRPr="0034546A">
        <w:rPr>
          <w:rFonts w:eastAsia="SimSun"/>
          <w:sz w:val="22"/>
          <w:szCs w:val="22"/>
          <w:lang w:val="en-US" w:eastAsia="zh-CN"/>
        </w:rPr>
        <w:t>3</w:t>
      </w:r>
      <w:ins w:id="538" w:author="wulinz@chinatelecom.cn" w:date="2023-04-12T16:07:00Z">
        <w:r w:rsidRPr="0034546A">
          <w:rPr>
            <w:rFonts w:eastAsia="SimSun"/>
            <w:sz w:val="22"/>
            <w:szCs w:val="22"/>
            <w:lang w:val="en-US" w:eastAsia="zh-CN"/>
          </w:rPr>
          <w:t xml:space="preserve"> – Test case templates includes test case description, inputs, preconditions, test steps, and expected results.</w:t>
        </w:r>
      </w:ins>
    </w:p>
    <w:p w14:paraId="0784283B" w14:textId="77777777" w:rsidR="0034546A" w:rsidRPr="0034546A" w:rsidRDefault="0034546A" w:rsidP="0034546A">
      <w:pPr>
        <w:jc w:val="both"/>
        <w:rPr>
          <w:rFonts w:eastAsia="SimSun"/>
          <w:sz w:val="22"/>
          <w:szCs w:val="22"/>
          <w:lang w:val="en-US" w:eastAsia="zh-CN"/>
        </w:rPr>
      </w:pPr>
      <w:r w:rsidRPr="0034546A">
        <w:rPr>
          <w:rFonts w:eastAsia="SimSun"/>
          <w:sz w:val="22"/>
          <w:szCs w:val="22"/>
          <w:lang w:val="en-US" w:eastAsia="zh-CN"/>
        </w:rPr>
        <w:t xml:space="preserve">NOTE </w:t>
      </w:r>
      <w:del w:id="539" w:author="wulinz@chinatelecom.cn" w:date="2023-04-12T16:08:00Z">
        <w:r w:rsidRPr="0034546A" w:rsidDel="00EB4DE9">
          <w:rPr>
            <w:rFonts w:eastAsia="SimSun"/>
            <w:sz w:val="22"/>
            <w:szCs w:val="22"/>
            <w:lang w:val="en-US" w:eastAsia="zh-CN"/>
          </w:rPr>
          <w:delText xml:space="preserve">1 </w:delText>
        </w:r>
      </w:del>
      <w:r w:rsidRPr="0034546A">
        <w:rPr>
          <w:rFonts w:eastAsia="SimSun"/>
          <w:sz w:val="22"/>
          <w:szCs w:val="22"/>
          <w:lang w:val="en-US" w:eastAsia="zh-CN"/>
        </w:rPr>
        <w:t>4</w:t>
      </w:r>
      <w:ins w:id="540" w:author="wulinz@chinatelecom.cn" w:date="2023-04-12T16:08:00Z">
        <w:r w:rsidRPr="0034546A">
          <w:rPr>
            <w:rFonts w:eastAsia="SimSun"/>
            <w:sz w:val="22"/>
            <w:szCs w:val="22"/>
            <w:lang w:val="en-US" w:eastAsia="zh-CN"/>
          </w:rPr>
          <w:t xml:space="preserve"> </w:t>
        </w:r>
      </w:ins>
      <w:r w:rsidRPr="0034546A">
        <w:rPr>
          <w:rFonts w:eastAsia="SimSun"/>
          <w:sz w:val="22"/>
          <w:szCs w:val="22"/>
          <w:lang w:val="en-US" w:eastAsia="zh-CN"/>
        </w:rPr>
        <w:t>– Test information input by NFV testers is the description of test steps and expected results.</w:t>
      </w:r>
    </w:p>
    <w:p w14:paraId="740825A3" w14:textId="77777777" w:rsidR="0034546A" w:rsidRPr="0034546A" w:rsidRDefault="0034546A" w:rsidP="0034546A">
      <w:pPr>
        <w:jc w:val="both"/>
        <w:rPr>
          <w:rFonts w:eastAsia="SimSun"/>
          <w:sz w:val="22"/>
          <w:szCs w:val="22"/>
          <w:lang w:val="en-US" w:eastAsia="zh-CN"/>
        </w:rPr>
      </w:pPr>
      <w:r w:rsidRPr="0034546A">
        <w:rPr>
          <w:rFonts w:eastAsia="SimSun"/>
          <w:sz w:val="22"/>
          <w:szCs w:val="22"/>
          <w:lang w:val="en-US" w:eastAsia="zh-CN"/>
        </w:rPr>
        <w:t xml:space="preserve">NOTE </w:t>
      </w:r>
      <w:del w:id="541" w:author="wulinz@chinatelecom.cn" w:date="2023-04-12T16:08:00Z">
        <w:r w:rsidRPr="0034546A" w:rsidDel="00EB4DE9">
          <w:rPr>
            <w:rFonts w:eastAsia="SimSun"/>
            <w:sz w:val="22"/>
            <w:szCs w:val="22"/>
            <w:lang w:val="en-US" w:eastAsia="zh-CN"/>
          </w:rPr>
          <w:delText xml:space="preserve">2 </w:delText>
        </w:r>
      </w:del>
      <w:r w:rsidRPr="0034546A">
        <w:rPr>
          <w:rFonts w:eastAsia="SimSun"/>
          <w:sz w:val="22"/>
          <w:szCs w:val="22"/>
          <w:lang w:val="en-US" w:eastAsia="zh-CN"/>
        </w:rPr>
        <w:t>5</w:t>
      </w:r>
      <w:ins w:id="542" w:author="wulinz@chinatelecom.cn" w:date="2023-04-12T16:08:00Z">
        <w:r w:rsidRPr="0034546A">
          <w:rPr>
            <w:rFonts w:eastAsia="SimSun"/>
            <w:sz w:val="22"/>
            <w:szCs w:val="22"/>
            <w:lang w:val="en-US" w:eastAsia="zh-CN"/>
          </w:rPr>
          <w:t xml:space="preserve"> </w:t>
        </w:r>
      </w:ins>
      <w:r w:rsidRPr="0034546A">
        <w:rPr>
          <w:rFonts w:eastAsia="SimSun"/>
          <w:sz w:val="22"/>
          <w:szCs w:val="22"/>
          <w:lang w:val="en-US" w:eastAsia="zh-CN"/>
        </w:rPr>
        <w:t>– Test case description includes test case ID, test case type, test object, and test case provider.</w:t>
      </w:r>
    </w:p>
    <w:p w14:paraId="7798E5FB" w14:textId="77777777" w:rsidR="0034546A" w:rsidRPr="0034546A" w:rsidRDefault="0034546A" w:rsidP="0034546A">
      <w:pPr>
        <w:jc w:val="both"/>
        <w:rPr>
          <w:rFonts w:eastAsia="SimSun"/>
          <w:sz w:val="22"/>
          <w:szCs w:val="22"/>
          <w:lang w:val="en-US" w:eastAsia="zh-CN"/>
        </w:rPr>
      </w:pPr>
      <w:r w:rsidRPr="0034546A">
        <w:rPr>
          <w:rFonts w:eastAsia="SimSun"/>
          <w:sz w:val="22"/>
          <w:szCs w:val="22"/>
          <w:lang w:val="en-US" w:eastAsia="zh-CN"/>
        </w:rPr>
        <w:t xml:space="preserve">NOTE </w:t>
      </w:r>
      <w:del w:id="543" w:author="wulinz@chinatelecom.cn" w:date="2023-04-12T16:08:00Z">
        <w:r w:rsidRPr="0034546A" w:rsidDel="00EB4DE9">
          <w:rPr>
            <w:rFonts w:eastAsia="SimSun"/>
            <w:sz w:val="22"/>
            <w:szCs w:val="22"/>
            <w:lang w:val="en-US" w:eastAsia="zh-CN"/>
          </w:rPr>
          <w:delText xml:space="preserve">3 </w:delText>
        </w:r>
      </w:del>
      <w:r w:rsidRPr="0034546A">
        <w:rPr>
          <w:rFonts w:eastAsia="SimSun"/>
          <w:sz w:val="22"/>
          <w:szCs w:val="22"/>
          <w:lang w:val="en-US" w:eastAsia="zh-CN"/>
        </w:rPr>
        <w:t>6</w:t>
      </w:r>
      <w:ins w:id="544" w:author="wulinz@chinatelecom.cn" w:date="2023-04-12T16:08:00Z">
        <w:r w:rsidRPr="0034546A">
          <w:rPr>
            <w:rFonts w:eastAsia="SimSun"/>
            <w:sz w:val="22"/>
            <w:szCs w:val="22"/>
            <w:lang w:val="en-US" w:eastAsia="zh-CN"/>
          </w:rPr>
          <w:t xml:space="preserve"> </w:t>
        </w:r>
      </w:ins>
      <w:r w:rsidRPr="0034546A">
        <w:rPr>
          <w:rFonts w:eastAsia="SimSun"/>
          <w:sz w:val="22"/>
          <w:szCs w:val="22"/>
          <w:lang w:val="en-US" w:eastAsia="zh-CN"/>
        </w:rPr>
        <w:t>– Inputs include the information required for script execution and the serialized byte sequence of the test entity.</w:t>
      </w:r>
    </w:p>
    <w:p w14:paraId="3FBBD37B" w14:textId="77777777" w:rsidR="0034546A" w:rsidRPr="0034546A" w:rsidRDefault="0034546A" w:rsidP="0034546A">
      <w:pPr>
        <w:jc w:val="both"/>
        <w:rPr>
          <w:rFonts w:eastAsia="SimSun"/>
          <w:sz w:val="22"/>
          <w:szCs w:val="22"/>
          <w:lang w:val="en-US" w:eastAsia="zh-CN"/>
        </w:rPr>
      </w:pPr>
      <w:r w:rsidRPr="0034546A">
        <w:rPr>
          <w:rFonts w:eastAsia="SimSun"/>
          <w:sz w:val="22"/>
          <w:szCs w:val="22"/>
          <w:lang w:val="en-US" w:eastAsia="zh-CN"/>
        </w:rPr>
        <w:lastRenderedPageBreak/>
        <w:t xml:space="preserve">NOTE </w:t>
      </w:r>
      <w:del w:id="545" w:author="wulinz@chinatelecom.cn" w:date="2023-04-12T16:08:00Z">
        <w:r w:rsidRPr="0034546A" w:rsidDel="00EB4DE9">
          <w:rPr>
            <w:rFonts w:eastAsia="SimSun"/>
            <w:sz w:val="22"/>
            <w:szCs w:val="22"/>
            <w:lang w:val="en-US" w:eastAsia="zh-CN"/>
          </w:rPr>
          <w:delText xml:space="preserve">4 </w:delText>
        </w:r>
      </w:del>
      <w:r w:rsidRPr="0034546A">
        <w:rPr>
          <w:rFonts w:eastAsia="SimSun"/>
          <w:sz w:val="22"/>
          <w:szCs w:val="22"/>
          <w:lang w:val="en-US" w:eastAsia="zh-CN"/>
        </w:rPr>
        <w:t>7</w:t>
      </w:r>
      <w:ins w:id="546" w:author="wulinz@chinatelecom.cn" w:date="2023-04-12T16:08:00Z">
        <w:r w:rsidRPr="0034546A">
          <w:rPr>
            <w:rFonts w:eastAsia="SimSun"/>
            <w:sz w:val="22"/>
            <w:szCs w:val="22"/>
            <w:lang w:val="en-US" w:eastAsia="zh-CN"/>
          </w:rPr>
          <w:t xml:space="preserve"> </w:t>
        </w:r>
      </w:ins>
      <w:r w:rsidRPr="0034546A">
        <w:rPr>
          <w:rFonts w:eastAsia="SimSun"/>
          <w:sz w:val="22"/>
          <w:szCs w:val="22"/>
          <w:lang w:val="en-US" w:eastAsia="zh-CN"/>
        </w:rPr>
        <w:t>– Preconditions include test cases that this test case depends on, conditions that the test environment needs to meet, and scripts required to verify the conditions.</w:t>
      </w:r>
    </w:p>
    <w:p w14:paraId="23ACF4EB" w14:textId="77777777" w:rsidR="0034546A" w:rsidRPr="0034546A" w:rsidRDefault="0034546A" w:rsidP="0034546A">
      <w:pPr>
        <w:jc w:val="both"/>
        <w:rPr>
          <w:rFonts w:eastAsia="SimSun"/>
          <w:sz w:val="22"/>
          <w:szCs w:val="22"/>
          <w:lang w:val="en-US" w:eastAsia="zh-CN"/>
        </w:rPr>
      </w:pPr>
      <w:r w:rsidRPr="0034546A">
        <w:rPr>
          <w:rFonts w:eastAsia="SimSun"/>
          <w:sz w:val="22"/>
          <w:szCs w:val="22"/>
          <w:lang w:val="en-US" w:eastAsia="zh-CN"/>
        </w:rPr>
        <w:t xml:space="preserve">NOTE </w:t>
      </w:r>
      <w:del w:id="547" w:author="wulinz@chinatelecom.cn" w:date="2023-04-12T16:08:00Z">
        <w:r w:rsidRPr="0034546A" w:rsidDel="00EB4DE9">
          <w:rPr>
            <w:rFonts w:eastAsia="SimSun"/>
            <w:sz w:val="22"/>
            <w:szCs w:val="22"/>
            <w:lang w:val="en-US" w:eastAsia="zh-CN"/>
          </w:rPr>
          <w:delText xml:space="preserve">5 </w:delText>
        </w:r>
      </w:del>
      <w:r w:rsidRPr="0034546A">
        <w:rPr>
          <w:rFonts w:eastAsia="SimSun"/>
          <w:sz w:val="22"/>
          <w:szCs w:val="22"/>
          <w:lang w:val="en-US" w:eastAsia="zh-CN"/>
        </w:rPr>
        <w:t>8</w:t>
      </w:r>
      <w:ins w:id="548" w:author="wulinz@chinatelecom.cn" w:date="2023-04-12T16:08:00Z">
        <w:r w:rsidRPr="0034546A">
          <w:rPr>
            <w:rFonts w:eastAsia="SimSun"/>
            <w:sz w:val="22"/>
            <w:szCs w:val="22"/>
            <w:lang w:val="en-US" w:eastAsia="zh-CN"/>
          </w:rPr>
          <w:t xml:space="preserve"> </w:t>
        </w:r>
      </w:ins>
      <w:r w:rsidRPr="0034546A">
        <w:rPr>
          <w:rFonts w:eastAsia="SimSun"/>
          <w:sz w:val="22"/>
          <w:szCs w:val="22"/>
          <w:lang w:val="en-US" w:eastAsia="zh-CN"/>
        </w:rPr>
        <w:t>– A test step includes step description, preconditions, step identifiers, and step details; the preconditions are used to identify whether the step can be executed; the step details are used to define the specific actions of each step.</w:t>
      </w:r>
    </w:p>
    <w:p w14:paraId="3D3CB00A" w14:textId="77777777" w:rsidR="0034546A" w:rsidRPr="0034546A" w:rsidRDefault="0034546A" w:rsidP="0034546A">
      <w:pPr>
        <w:jc w:val="both"/>
        <w:rPr>
          <w:rFonts w:eastAsia="SimSun"/>
          <w:sz w:val="22"/>
          <w:szCs w:val="22"/>
          <w:lang w:val="en-US" w:eastAsia="zh-CN"/>
        </w:rPr>
      </w:pPr>
      <w:r w:rsidRPr="0034546A">
        <w:rPr>
          <w:rFonts w:eastAsia="SimSun"/>
          <w:sz w:val="22"/>
          <w:szCs w:val="22"/>
          <w:lang w:val="en-US" w:eastAsia="zh-CN"/>
        </w:rPr>
        <w:t xml:space="preserve">NOTE </w:t>
      </w:r>
      <w:del w:id="549" w:author="wulinz@chinatelecom.cn" w:date="2023-04-12T16:08:00Z">
        <w:r w:rsidRPr="0034546A" w:rsidDel="00EB4DE9">
          <w:rPr>
            <w:rFonts w:eastAsia="SimSun"/>
            <w:sz w:val="22"/>
            <w:szCs w:val="22"/>
            <w:lang w:val="en-US" w:eastAsia="zh-CN"/>
          </w:rPr>
          <w:delText xml:space="preserve">6 </w:delText>
        </w:r>
      </w:del>
      <w:r w:rsidRPr="0034546A">
        <w:rPr>
          <w:rFonts w:eastAsia="SimSun"/>
          <w:sz w:val="22"/>
          <w:szCs w:val="22"/>
          <w:lang w:val="en-US" w:eastAsia="zh-CN"/>
        </w:rPr>
        <w:t>9</w:t>
      </w:r>
      <w:ins w:id="550" w:author="wulinz@chinatelecom.cn" w:date="2023-04-12T16:08:00Z">
        <w:r w:rsidRPr="0034546A">
          <w:rPr>
            <w:rFonts w:eastAsia="SimSun"/>
            <w:sz w:val="22"/>
            <w:szCs w:val="22"/>
            <w:lang w:val="en-US" w:eastAsia="zh-CN"/>
          </w:rPr>
          <w:t xml:space="preserve"> </w:t>
        </w:r>
      </w:ins>
      <w:r w:rsidRPr="0034546A">
        <w:rPr>
          <w:rFonts w:eastAsia="SimSun"/>
          <w:sz w:val="22"/>
          <w:szCs w:val="22"/>
          <w:lang w:val="en-US" w:eastAsia="zh-CN"/>
        </w:rPr>
        <w:t>– Step details, define the interaction type, entities involved in the test, interaction content, and output information; the type is CLI or API; the output information includes the log generated by the test step, the entity generated by the test step, and the result of the test step.</w:t>
      </w:r>
    </w:p>
    <w:p w14:paraId="5C3A5336" w14:textId="77777777" w:rsidR="0034546A" w:rsidRPr="0034546A" w:rsidRDefault="0034546A" w:rsidP="0034546A">
      <w:pPr>
        <w:jc w:val="both"/>
        <w:rPr>
          <w:rFonts w:eastAsia="SimSun"/>
          <w:sz w:val="22"/>
          <w:szCs w:val="22"/>
          <w:lang w:val="en-US" w:eastAsia="zh-CN"/>
        </w:rPr>
      </w:pPr>
      <w:r w:rsidRPr="0034546A">
        <w:rPr>
          <w:rFonts w:eastAsia="SimSun"/>
          <w:sz w:val="22"/>
          <w:szCs w:val="22"/>
          <w:lang w:val="en-US" w:eastAsia="zh-CN"/>
        </w:rPr>
        <w:t xml:space="preserve">NOTE </w:t>
      </w:r>
      <w:del w:id="551" w:author="wulinz@chinatelecom.cn" w:date="2023-04-12T16:08:00Z">
        <w:r w:rsidRPr="0034546A" w:rsidDel="00EB4DE9">
          <w:rPr>
            <w:rFonts w:eastAsia="SimSun"/>
            <w:sz w:val="22"/>
            <w:szCs w:val="22"/>
            <w:lang w:val="en-US" w:eastAsia="zh-CN"/>
          </w:rPr>
          <w:delText xml:space="preserve">7 </w:delText>
        </w:r>
      </w:del>
      <w:r w:rsidRPr="0034546A">
        <w:rPr>
          <w:rFonts w:eastAsia="SimSun"/>
          <w:sz w:val="22"/>
          <w:szCs w:val="22"/>
          <w:lang w:val="en-US" w:eastAsia="zh-CN"/>
        </w:rPr>
        <w:t>10</w:t>
      </w:r>
      <w:ins w:id="552" w:author="wulinz@chinatelecom.cn" w:date="2023-04-12T16:08:00Z">
        <w:r w:rsidRPr="0034546A">
          <w:rPr>
            <w:rFonts w:eastAsia="SimSun"/>
            <w:sz w:val="22"/>
            <w:szCs w:val="22"/>
            <w:lang w:val="en-US" w:eastAsia="zh-CN"/>
          </w:rPr>
          <w:t xml:space="preserve"> </w:t>
        </w:r>
      </w:ins>
      <w:r w:rsidRPr="0034546A">
        <w:rPr>
          <w:rFonts w:eastAsia="SimSun"/>
          <w:sz w:val="22"/>
          <w:szCs w:val="22"/>
          <w:lang w:val="en-US" w:eastAsia="zh-CN"/>
        </w:rPr>
        <w:t>– Expected results describe the final results that the test should obtain.</w:t>
      </w:r>
    </w:p>
    <w:p w14:paraId="449727D1" w14:textId="77777777" w:rsidR="0034546A" w:rsidRPr="0034546A" w:rsidDel="00EB4DE9" w:rsidRDefault="0034546A" w:rsidP="0034546A">
      <w:pPr>
        <w:jc w:val="both"/>
        <w:rPr>
          <w:del w:id="553" w:author="wulinz@chinatelecom.cn" w:date="2023-04-12T16:04:00Z"/>
          <w:rFonts w:eastAsia="SimSun"/>
          <w:lang w:val="en-US" w:eastAsia="zh-CN"/>
        </w:rPr>
      </w:pPr>
      <w:del w:id="554" w:author="wulinz@chinatelecom.cn" w:date="2023-04-12T16:04:00Z">
        <w:r w:rsidRPr="0034546A" w:rsidDel="00EB4DE9">
          <w:rPr>
            <w:rFonts w:eastAsia="SimSun"/>
            <w:lang w:val="en-US" w:eastAsia="zh-CN"/>
          </w:rPr>
          <w:delText>It is recommended that test case management function provides test case template repository for testers to select the required templates, or add new template to the repository.</w:delText>
        </w:r>
      </w:del>
    </w:p>
    <w:p w14:paraId="75DF57A9" w14:textId="77777777" w:rsidR="0034546A" w:rsidRPr="0034546A" w:rsidRDefault="0034546A" w:rsidP="0034546A">
      <w:pPr>
        <w:jc w:val="both"/>
        <w:rPr>
          <w:rFonts w:eastAsia="SimSun"/>
          <w:lang w:val="en-US" w:eastAsia="zh-CN"/>
        </w:rPr>
      </w:pPr>
      <w:r w:rsidRPr="0034546A">
        <w:rPr>
          <w:rFonts w:eastAsia="SimSun"/>
          <w:lang w:val="en-US" w:eastAsia="zh-CN"/>
        </w:rPr>
        <w:t xml:space="preserve">It is required that </w:t>
      </w:r>
      <w:ins w:id="555" w:author="wulinz@chinatelecom.cn" w:date="2023-04-12T16:06:00Z">
        <w:r w:rsidRPr="0034546A">
          <w:rPr>
            <w:rFonts w:eastAsia="SimSun"/>
            <w:lang w:val="en-US" w:eastAsia="zh-CN"/>
          </w:rPr>
          <w:t xml:space="preserve">NFVAT </w:t>
        </w:r>
      </w:ins>
      <w:del w:id="556" w:author="wulinz@chinatelecom.cn" w:date="2023-04-12T16:06:00Z">
        <w:r w:rsidRPr="0034546A" w:rsidDel="00EB4DE9">
          <w:rPr>
            <w:rFonts w:eastAsia="SimSun"/>
            <w:lang w:val="en-US" w:eastAsia="zh-CN"/>
          </w:rPr>
          <w:delText>the test case management function</w:delText>
        </w:r>
      </w:del>
      <w:r w:rsidRPr="0034546A">
        <w:rPr>
          <w:rFonts w:eastAsia="SimSun"/>
          <w:lang w:val="en-US" w:eastAsia="zh-CN"/>
        </w:rPr>
        <w:t>generates test scripts based on the test case template.</w:t>
      </w:r>
    </w:p>
    <w:p w14:paraId="1432ED53" w14:textId="77777777" w:rsidR="0034546A" w:rsidRPr="0034546A" w:rsidRDefault="0034546A" w:rsidP="0034546A">
      <w:pPr>
        <w:rPr>
          <w:rFonts w:eastAsia="SimSun"/>
          <w:lang w:eastAsia="zh-CN"/>
        </w:rPr>
      </w:pPr>
      <w:r w:rsidRPr="0034546A">
        <w:rPr>
          <w:rFonts w:eastAsia="SimSun"/>
          <w:lang w:val="en-US" w:eastAsia="zh-CN"/>
        </w:rPr>
        <w:t>[TBD]</w:t>
      </w:r>
    </w:p>
    <w:p w14:paraId="00C7579B" w14:textId="77777777" w:rsidR="0034546A" w:rsidRPr="0034546A" w:rsidRDefault="0034546A" w:rsidP="0034546A">
      <w:pPr>
        <w:pStyle w:val="t11"/>
      </w:pPr>
      <w:bookmarkStart w:id="557" w:name="_Hlk74863783"/>
      <w:bookmarkStart w:id="558" w:name="_Toc22313"/>
      <w:bookmarkStart w:id="559" w:name="_Toc10846"/>
      <w:bookmarkStart w:id="560" w:name="_Toc27277"/>
      <w:bookmarkStart w:id="561" w:name="_Toc31533"/>
      <w:bookmarkStart w:id="562" w:name="_Toc13572"/>
      <w:bookmarkStart w:id="563" w:name="_Toc19865"/>
      <w:bookmarkStart w:id="564" w:name="_Toc19567"/>
      <w:bookmarkStart w:id="565" w:name="_Toc32539"/>
      <w:bookmarkStart w:id="566" w:name="_Toc16232"/>
      <w:bookmarkStart w:id="567" w:name="_Toc24582"/>
      <w:bookmarkStart w:id="568" w:name="_Toc3316"/>
      <w:bookmarkStart w:id="569" w:name="_Toc29977"/>
      <w:bookmarkStart w:id="570" w:name="_Toc29856"/>
      <w:bookmarkStart w:id="571" w:name="_Toc108164398"/>
      <w:ins w:id="572" w:author="wulinz@chinatelecom.cn" w:date="2023-04-12T16:09:00Z">
        <w:r w:rsidRPr="0034546A">
          <w:t xml:space="preserve">Requirements of </w:t>
        </w:r>
      </w:ins>
      <w:ins w:id="573" w:author="wulinz@chinatelecom.cn" w:date="2023-04-12T16:10:00Z">
        <w:r w:rsidRPr="0034546A">
          <w:t>NFVAT for t</w:t>
        </w:r>
      </w:ins>
      <w:del w:id="574" w:author="wulinz@chinatelecom.cn" w:date="2023-04-12T16:10:00Z">
        <w:r w:rsidRPr="0034546A" w:rsidDel="00EC40A3">
          <w:delText>T</w:delText>
        </w:r>
      </w:del>
      <w:r w:rsidRPr="0034546A">
        <w:t xml:space="preserve">est task </w:t>
      </w:r>
      <w:del w:id="575" w:author="wulinz@chinatelecom.cn" w:date="2023-04-12T16:10:00Z">
        <w:r w:rsidRPr="0034546A" w:rsidDel="00EC40A3">
          <w:delText>management function</w:delText>
        </w:r>
        <w:bookmarkEnd w:id="557"/>
        <w:r w:rsidRPr="0034546A" w:rsidDel="00EC40A3">
          <w:delText xml:space="preserve"> requirements for framework of NFV automated </w:delText>
        </w:r>
        <w:bookmarkEnd w:id="558"/>
        <w:bookmarkEnd w:id="559"/>
        <w:r w:rsidRPr="0034546A" w:rsidDel="00EC40A3">
          <w:delText>testing</w:delText>
        </w:r>
      </w:del>
      <w:bookmarkEnd w:id="560"/>
      <w:bookmarkEnd w:id="561"/>
      <w:bookmarkEnd w:id="562"/>
      <w:bookmarkEnd w:id="563"/>
      <w:bookmarkEnd w:id="564"/>
      <w:bookmarkEnd w:id="565"/>
      <w:bookmarkEnd w:id="566"/>
      <w:bookmarkEnd w:id="567"/>
      <w:bookmarkEnd w:id="568"/>
      <w:bookmarkEnd w:id="569"/>
      <w:bookmarkEnd w:id="570"/>
      <w:bookmarkEnd w:id="571"/>
      <w:ins w:id="576" w:author="wulinz@chinatelecom.cn" w:date="2023-04-12T16:10:00Z">
        <w:r w:rsidRPr="0034546A">
          <w:t>execution</w:t>
        </w:r>
      </w:ins>
    </w:p>
    <w:p w14:paraId="7A788F99" w14:textId="77777777" w:rsidR="0034546A" w:rsidRPr="0034546A" w:rsidRDefault="0034546A" w:rsidP="0034546A">
      <w:pPr>
        <w:jc w:val="both"/>
        <w:rPr>
          <w:ins w:id="577" w:author="wulinz@chinatelecom.cn" w:date="2023-04-12T15:59:00Z"/>
          <w:rFonts w:eastAsia="SimSun"/>
          <w:lang w:eastAsia="zh-CN"/>
        </w:rPr>
      </w:pPr>
      <w:r w:rsidRPr="0034546A">
        <w:rPr>
          <w:rFonts w:eastAsia="SimSun"/>
          <w:lang w:eastAsia="zh-CN"/>
        </w:rPr>
        <w:t>A test task is the instantiation of a test template</w:t>
      </w:r>
      <w:r w:rsidRPr="0034546A">
        <w:rPr>
          <w:rFonts w:eastAsia="SimSun" w:hint="eastAsia"/>
          <w:lang w:val="en-US" w:eastAsia="zh-CN"/>
        </w:rPr>
        <w:t xml:space="preserve">, a </w:t>
      </w:r>
      <w:r w:rsidRPr="0034546A">
        <w:rPr>
          <w:rFonts w:eastAsia="SimSun"/>
          <w:lang w:eastAsia="zh-CN"/>
        </w:rPr>
        <w:t>concept of test execution state, which is created by the tester based on the test template in the test template repository</w:t>
      </w:r>
      <w:r w:rsidRPr="0034546A">
        <w:rPr>
          <w:rFonts w:eastAsia="SimSun"/>
          <w:lang w:val="en-US" w:eastAsia="zh-CN"/>
        </w:rPr>
        <w:t xml:space="preserve">. </w:t>
      </w:r>
      <w:r w:rsidRPr="0034546A">
        <w:rPr>
          <w:rFonts w:eastAsia="SimSun"/>
          <w:lang w:eastAsia="zh-CN"/>
        </w:rPr>
        <w:t>A test task is initialized by just filling test parameters in test cases templates, or by adjusting the test cases contained in the test template and filling test parameters. Test tasks can be divided into scenario test tasks and component test tasks.</w:t>
      </w:r>
    </w:p>
    <w:p w14:paraId="7E29ECEC" w14:textId="77777777" w:rsidR="0034546A" w:rsidRPr="0034546A" w:rsidRDefault="0034546A" w:rsidP="0034546A">
      <w:pPr>
        <w:jc w:val="both"/>
        <w:rPr>
          <w:ins w:id="578" w:author="wulinz@chinatelecom.cn" w:date="2023-04-12T15:59:00Z"/>
          <w:rFonts w:eastAsia="SimSun"/>
          <w:lang w:eastAsia="zh-CN"/>
        </w:rPr>
      </w:pPr>
      <w:ins w:id="579" w:author="wulinz@chinatelecom.cn" w:date="2023-04-12T15:59:00Z">
        <w:r w:rsidRPr="0034546A">
          <w:rPr>
            <w:rFonts w:eastAsia="SimSun"/>
            <w:lang w:eastAsia="zh-CN"/>
          </w:rPr>
          <w:t>It is required that NFVAT provides the management of test parameters, which contains the parameters of test cases, and the parameters of test component/scenario.</w:t>
        </w:r>
      </w:ins>
    </w:p>
    <w:p w14:paraId="2973075B" w14:textId="77777777" w:rsidR="0034546A" w:rsidRPr="0034546A" w:rsidRDefault="0034546A" w:rsidP="0034546A">
      <w:pPr>
        <w:jc w:val="both"/>
        <w:rPr>
          <w:ins w:id="580" w:author="wulinz@chinatelecom.cn" w:date="2023-04-12T15:59:00Z"/>
          <w:rFonts w:eastAsia="SimSun"/>
          <w:sz w:val="22"/>
          <w:szCs w:val="22"/>
          <w:lang w:eastAsia="zh-CN"/>
        </w:rPr>
      </w:pPr>
      <w:ins w:id="581" w:author="wulinz@chinatelecom.cn" w:date="2023-04-12T15:59:00Z">
        <w:r w:rsidRPr="0034546A">
          <w:rPr>
            <w:rFonts w:eastAsia="SimSun"/>
            <w:sz w:val="22"/>
            <w:szCs w:val="22"/>
            <w:lang w:eastAsia="zh-CN"/>
          </w:rPr>
          <w:t xml:space="preserve">NOTE </w:t>
        </w:r>
      </w:ins>
      <w:r w:rsidRPr="0034546A">
        <w:rPr>
          <w:rFonts w:eastAsia="SimSun"/>
          <w:sz w:val="22"/>
          <w:szCs w:val="22"/>
          <w:lang w:eastAsia="zh-CN"/>
        </w:rPr>
        <w:t>1</w:t>
      </w:r>
      <w:ins w:id="582" w:author="wulinz@chinatelecom.cn" w:date="2023-04-12T15:59:00Z">
        <w:r w:rsidRPr="0034546A">
          <w:rPr>
            <w:rFonts w:eastAsia="SimSun"/>
            <w:sz w:val="22"/>
            <w:szCs w:val="22"/>
            <w:lang w:eastAsia="zh-CN"/>
          </w:rPr>
          <w:t xml:space="preserve"> – Example of test case parameters are the type of test case to indicate whether it is a functional test case or a performance test case, test tool which will carry out the test case, and test category parameter closed/semi-closed to identify whether this test case will pass data to other test cases. </w:t>
        </w:r>
      </w:ins>
    </w:p>
    <w:p w14:paraId="3CEDFE02" w14:textId="77777777" w:rsidR="0034546A" w:rsidRPr="0034546A" w:rsidRDefault="0034546A" w:rsidP="0034546A">
      <w:pPr>
        <w:jc w:val="both"/>
        <w:rPr>
          <w:rFonts w:eastAsia="SimSun"/>
          <w:sz w:val="22"/>
          <w:szCs w:val="22"/>
          <w:lang w:eastAsia="zh-CN"/>
        </w:rPr>
      </w:pPr>
      <w:ins w:id="583" w:author="wulinz@chinatelecom.cn" w:date="2023-04-12T15:59:00Z">
        <w:r w:rsidRPr="0034546A">
          <w:rPr>
            <w:rFonts w:eastAsia="SimSun"/>
            <w:sz w:val="22"/>
            <w:szCs w:val="22"/>
            <w:lang w:eastAsia="zh-CN"/>
          </w:rPr>
          <w:t xml:space="preserve">NOTE </w:t>
        </w:r>
      </w:ins>
      <w:r w:rsidRPr="0034546A">
        <w:rPr>
          <w:rFonts w:eastAsia="SimSun"/>
          <w:sz w:val="22"/>
          <w:szCs w:val="22"/>
          <w:lang w:eastAsia="zh-CN"/>
        </w:rPr>
        <w:t>2</w:t>
      </w:r>
      <w:ins w:id="584" w:author="wulinz@chinatelecom.cn" w:date="2023-04-12T15:59:00Z">
        <w:r w:rsidRPr="0034546A">
          <w:rPr>
            <w:rFonts w:eastAsia="SimSun"/>
            <w:sz w:val="22"/>
            <w:szCs w:val="22"/>
            <w:lang w:eastAsia="zh-CN"/>
          </w:rPr>
          <w:t xml:space="preserve"> – Examples of test component/scenario parameters are the test object/objects of the test component/scenario, the execution order and number of all test cases, input and output data of all test cases.</w:t>
        </w:r>
      </w:ins>
    </w:p>
    <w:p w14:paraId="1136654D" w14:textId="77777777" w:rsidR="0034546A" w:rsidRPr="0034546A" w:rsidRDefault="0034546A" w:rsidP="0034546A">
      <w:pPr>
        <w:jc w:val="both"/>
        <w:rPr>
          <w:rFonts w:eastAsia="SimSun"/>
          <w:lang w:eastAsia="zh-CN"/>
        </w:rPr>
      </w:pPr>
      <w:r w:rsidRPr="0034546A">
        <w:rPr>
          <w:rFonts w:eastAsia="SimSun"/>
          <w:lang w:eastAsia="zh-CN"/>
        </w:rPr>
        <w:t xml:space="preserve">It is required that </w:t>
      </w:r>
      <w:ins w:id="585" w:author="wulinz@chinatelecom.cn" w:date="2023-04-12T16:14:00Z">
        <w:r w:rsidRPr="0034546A">
          <w:rPr>
            <w:rFonts w:eastAsia="SimSun"/>
            <w:lang w:eastAsia="zh-CN"/>
          </w:rPr>
          <w:t>NFVAT</w:t>
        </w:r>
      </w:ins>
      <w:del w:id="586" w:author="wulinz@chinatelecom.cn" w:date="2023-04-12T16:14:00Z">
        <w:r w:rsidRPr="0034546A" w:rsidDel="00EC40A3">
          <w:rPr>
            <w:rFonts w:eastAsia="SimSun"/>
            <w:lang w:eastAsia="zh-CN"/>
          </w:rPr>
          <w:delText>test task management function</w:delText>
        </w:r>
      </w:del>
      <w:r w:rsidRPr="0034546A">
        <w:rPr>
          <w:rFonts w:eastAsia="SimSun"/>
          <w:lang w:eastAsia="zh-CN"/>
        </w:rPr>
        <w:t xml:space="preserve"> manages the life cycle of test tasks, including the creation, start, update, pause and deletion of test tasks.</w:t>
      </w:r>
    </w:p>
    <w:p w14:paraId="6ED8F4E4" w14:textId="77777777" w:rsidR="0034546A" w:rsidRPr="0034546A" w:rsidRDefault="0034546A" w:rsidP="0034546A">
      <w:pPr>
        <w:jc w:val="both"/>
        <w:rPr>
          <w:rFonts w:eastAsia="SimSun"/>
          <w:lang w:eastAsia="zh-CN"/>
        </w:rPr>
      </w:pPr>
      <w:r w:rsidRPr="0034546A">
        <w:rPr>
          <w:rFonts w:eastAsia="SimSun"/>
          <w:lang w:eastAsia="zh-CN"/>
        </w:rPr>
        <w:t xml:space="preserve">It is recommended that </w:t>
      </w:r>
      <w:ins w:id="587" w:author="wulinz@chinatelecom.cn" w:date="2023-04-12T16:15:00Z">
        <w:r w:rsidRPr="0034546A">
          <w:rPr>
            <w:rFonts w:eastAsia="SimSun"/>
            <w:lang w:eastAsia="zh-CN"/>
          </w:rPr>
          <w:t>NFVAT</w:t>
        </w:r>
      </w:ins>
      <w:del w:id="588" w:author="wulinz@chinatelecom.cn" w:date="2023-04-12T16:15:00Z">
        <w:r w:rsidRPr="0034546A" w:rsidDel="00EC40A3">
          <w:rPr>
            <w:rFonts w:eastAsia="SimSun"/>
            <w:lang w:eastAsia="zh-CN"/>
          </w:rPr>
          <w:delText>test task management function</w:delText>
        </w:r>
      </w:del>
      <w:r w:rsidRPr="0034546A">
        <w:rPr>
          <w:rFonts w:eastAsia="SimSun"/>
          <w:lang w:eastAsia="zh-CN"/>
        </w:rPr>
        <w:t xml:space="preserve"> supports the viewing of the intermediate status of the test task execution.</w:t>
      </w:r>
    </w:p>
    <w:p w14:paraId="1437B855" w14:textId="77777777" w:rsidR="0034546A" w:rsidRPr="0034546A" w:rsidRDefault="0034546A" w:rsidP="0034546A">
      <w:pPr>
        <w:jc w:val="both"/>
        <w:rPr>
          <w:rFonts w:eastAsia="SimSun"/>
          <w:lang w:eastAsia="zh-CN"/>
        </w:rPr>
      </w:pPr>
      <w:r w:rsidRPr="0034546A">
        <w:rPr>
          <w:rFonts w:eastAsia="SimSun"/>
          <w:lang w:eastAsia="zh-CN"/>
        </w:rPr>
        <w:t xml:space="preserve">It is recommended that </w:t>
      </w:r>
      <w:ins w:id="589" w:author="wulinz@chinatelecom.cn" w:date="2023-04-12T16:15:00Z">
        <w:r w:rsidRPr="0034546A">
          <w:rPr>
            <w:rFonts w:eastAsia="SimSun"/>
            <w:lang w:eastAsia="zh-CN"/>
          </w:rPr>
          <w:t>NFVAT</w:t>
        </w:r>
      </w:ins>
      <w:ins w:id="590" w:author="wulinz@chinatelecom.cn" w:date="2023-04-12T16:16:00Z">
        <w:r w:rsidRPr="0034546A">
          <w:rPr>
            <w:rFonts w:eastAsia="SimSun"/>
            <w:lang w:eastAsia="zh-CN"/>
          </w:rPr>
          <w:t xml:space="preserve"> provides test detection points and</w:t>
        </w:r>
      </w:ins>
      <w:del w:id="591" w:author="wulinz@chinatelecom.cn" w:date="2023-04-12T16:15:00Z">
        <w:r w:rsidRPr="0034546A" w:rsidDel="00EC40A3">
          <w:rPr>
            <w:rFonts w:eastAsia="SimSun"/>
            <w:lang w:eastAsia="zh-CN"/>
          </w:rPr>
          <w:delText>test task management function</w:delText>
        </w:r>
      </w:del>
      <w:r w:rsidRPr="0034546A">
        <w:rPr>
          <w:rFonts w:eastAsia="SimSun"/>
          <w:lang w:eastAsia="zh-CN"/>
        </w:rPr>
        <w:t xml:space="preserve"> supports troubleshooting during test task execution.</w:t>
      </w:r>
    </w:p>
    <w:p w14:paraId="38A73EC4" w14:textId="77777777" w:rsidR="0034546A" w:rsidRPr="0034546A" w:rsidRDefault="0034546A" w:rsidP="0034546A">
      <w:pPr>
        <w:jc w:val="both"/>
        <w:rPr>
          <w:rFonts w:eastAsia="SimSun"/>
          <w:sz w:val="22"/>
          <w:szCs w:val="22"/>
          <w:lang w:eastAsia="zh-CN"/>
        </w:rPr>
      </w:pPr>
      <w:r w:rsidRPr="0034546A">
        <w:rPr>
          <w:rFonts w:eastAsia="SimSun"/>
          <w:sz w:val="22"/>
          <w:szCs w:val="22"/>
          <w:lang w:eastAsia="zh-CN"/>
        </w:rPr>
        <w:t>NOTE 3 – The test case script writer sets test detection points and develops test cases according to test requirements during the development of test case scripts.</w:t>
      </w:r>
    </w:p>
    <w:p w14:paraId="031FAD4A" w14:textId="77777777" w:rsidR="0034546A" w:rsidRPr="0034546A" w:rsidRDefault="0034546A" w:rsidP="0034546A">
      <w:pPr>
        <w:jc w:val="both"/>
        <w:rPr>
          <w:rFonts w:eastAsia="SimSun"/>
          <w:sz w:val="22"/>
          <w:szCs w:val="22"/>
          <w:lang w:eastAsia="zh-CN"/>
        </w:rPr>
      </w:pPr>
      <w:r w:rsidRPr="0034546A">
        <w:rPr>
          <w:rFonts w:eastAsia="SimSun"/>
          <w:sz w:val="22"/>
          <w:szCs w:val="22"/>
          <w:lang w:eastAsia="zh-CN"/>
        </w:rPr>
        <w:t>NOTE 4 – Before testing, NFV tester selects several expected pause positions from the test detection point.</w:t>
      </w:r>
    </w:p>
    <w:p w14:paraId="71479951" w14:textId="77777777" w:rsidR="0034546A" w:rsidRPr="0034546A" w:rsidRDefault="0034546A" w:rsidP="0034546A">
      <w:pPr>
        <w:jc w:val="both"/>
        <w:rPr>
          <w:rFonts w:eastAsia="SimSun"/>
          <w:sz w:val="22"/>
          <w:szCs w:val="22"/>
          <w:lang w:eastAsia="zh-CN"/>
        </w:rPr>
      </w:pPr>
      <w:r w:rsidRPr="0034546A">
        <w:rPr>
          <w:rFonts w:eastAsia="SimSun"/>
          <w:sz w:val="22"/>
          <w:szCs w:val="22"/>
          <w:lang w:eastAsia="zh-CN"/>
        </w:rPr>
        <w:t>NOTE 5 – During the execution of the test task, when it is executed to the detection point of the test case script, check whether the position of the detection point matches the expected pause position; If it matches, generate a test pause instruction and pause the test task. The tester shall inspect the intermediate state of the test; If it doesn't match, generate the test continue instruction and continue to execute the test task.</w:t>
      </w:r>
    </w:p>
    <w:p w14:paraId="62D1A36D" w14:textId="77777777" w:rsidR="0034546A" w:rsidRPr="0034546A" w:rsidRDefault="0034546A" w:rsidP="0034546A">
      <w:pPr>
        <w:jc w:val="both"/>
        <w:rPr>
          <w:ins w:id="592" w:author="wulinz@chinatelecom.cn" w:date="2023-04-23T15:10:00Z"/>
          <w:rFonts w:eastAsia="SimSun"/>
          <w:lang w:eastAsia="zh-CN"/>
        </w:rPr>
      </w:pPr>
      <w:r w:rsidRPr="0034546A">
        <w:rPr>
          <w:rFonts w:eastAsia="SimSun"/>
          <w:lang w:eastAsia="zh-CN"/>
        </w:rPr>
        <w:t xml:space="preserve">It is required that </w:t>
      </w:r>
      <w:ins w:id="593" w:author="wulinz@chinatelecom.cn" w:date="2023-04-12T16:17:00Z">
        <w:r w:rsidRPr="0034546A">
          <w:rPr>
            <w:rFonts w:eastAsia="SimSun"/>
            <w:lang w:eastAsia="zh-CN"/>
          </w:rPr>
          <w:t>NFVAT</w:t>
        </w:r>
      </w:ins>
      <w:del w:id="594" w:author="wulinz@chinatelecom.cn" w:date="2023-04-12T16:17:00Z">
        <w:r w:rsidRPr="0034546A" w:rsidDel="00EC40A3">
          <w:rPr>
            <w:rFonts w:eastAsia="SimSun"/>
            <w:lang w:eastAsia="zh-CN"/>
          </w:rPr>
          <w:delText>test task management function</w:delText>
        </w:r>
      </w:del>
      <w:r w:rsidRPr="0034546A">
        <w:rPr>
          <w:rFonts w:eastAsia="SimSun"/>
          <w:lang w:eastAsia="zh-CN"/>
        </w:rPr>
        <w:t xml:space="preserve"> monitoring the test task execution</w:t>
      </w:r>
      <w:ins w:id="595" w:author="wulinz@chinatelecom.cn" w:date="2023-04-23T15:10:00Z">
        <w:r w:rsidRPr="0034546A">
          <w:rPr>
            <w:rFonts w:eastAsia="SimSun"/>
            <w:lang w:eastAsia="zh-CN"/>
          </w:rPr>
          <w:t xml:space="preserve"> </w:t>
        </w:r>
        <w:r w:rsidRPr="0034546A">
          <w:rPr>
            <w:rFonts w:eastAsia="SimSun" w:hint="eastAsia"/>
            <w:lang w:eastAsia="zh-CN"/>
          </w:rPr>
          <w:t>metrics</w:t>
        </w:r>
      </w:ins>
      <w:ins w:id="596" w:author="wulinz@chinatelecom.cn" w:date="2023-04-23T15:09:00Z">
        <w:r w:rsidRPr="0034546A">
          <w:rPr>
            <w:rFonts w:eastAsia="SimSun"/>
            <w:lang w:eastAsia="zh-CN"/>
          </w:rPr>
          <w:t xml:space="preserve"> </w:t>
        </w:r>
        <w:r w:rsidRPr="0034546A">
          <w:rPr>
            <w:rFonts w:eastAsia="SimSun" w:hint="eastAsia"/>
            <w:lang w:eastAsia="zh-CN"/>
          </w:rPr>
          <w:t>to</w:t>
        </w:r>
        <w:r w:rsidRPr="0034546A">
          <w:rPr>
            <w:rFonts w:eastAsia="SimSun"/>
            <w:lang w:eastAsia="zh-CN"/>
          </w:rPr>
          <w:t xml:space="preserve"> </w:t>
        </w:r>
        <w:r w:rsidRPr="0034546A">
          <w:rPr>
            <w:rFonts w:eastAsia="SimSun" w:hint="eastAsia"/>
            <w:lang w:eastAsia="zh-CN"/>
          </w:rPr>
          <w:t>reflect</w:t>
        </w:r>
        <w:r w:rsidRPr="0034546A">
          <w:rPr>
            <w:rFonts w:eastAsia="SimSun"/>
            <w:lang w:eastAsia="zh-CN"/>
          </w:rPr>
          <w:t xml:space="preserve"> </w:t>
        </w:r>
        <w:r w:rsidRPr="0034546A">
          <w:rPr>
            <w:rFonts w:eastAsia="SimSun" w:hint="eastAsia"/>
            <w:lang w:eastAsia="zh-CN"/>
          </w:rPr>
          <w:t>test</w:t>
        </w:r>
      </w:ins>
      <w:r w:rsidRPr="0034546A">
        <w:rPr>
          <w:rFonts w:eastAsia="SimSun"/>
          <w:lang w:eastAsia="zh-CN"/>
        </w:rPr>
        <w:t xml:space="preserve"> status.</w:t>
      </w:r>
    </w:p>
    <w:p w14:paraId="1F7765D7" w14:textId="77777777" w:rsidR="0034546A" w:rsidRPr="00BE18D5" w:rsidRDefault="0034546A" w:rsidP="0034546A">
      <w:pPr>
        <w:jc w:val="both"/>
        <w:rPr>
          <w:ins w:id="597" w:author="wulinz@chinatelecom.cn" w:date="2023-04-23T15:10:00Z"/>
          <w:rFonts w:eastAsia="SimSun"/>
          <w:sz w:val="22"/>
          <w:szCs w:val="22"/>
          <w:lang w:eastAsia="zh-CN"/>
        </w:rPr>
      </w:pPr>
      <w:ins w:id="598" w:author="wulinz@chinatelecom.cn" w:date="2023-04-23T15:10:00Z">
        <w:r w:rsidRPr="00BE18D5">
          <w:rPr>
            <w:rFonts w:eastAsia="SimSun"/>
            <w:sz w:val="22"/>
            <w:szCs w:val="22"/>
            <w:lang w:eastAsia="zh-CN"/>
          </w:rPr>
          <w:t xml:space="preserve">NOTE </w:t>
        </w:r>
      </w:ins>
      <w:ins w:id="599" w:author="wulinz@chinatelecom.cn" w:date="2023-04-23T15:50:00Z">
        <w:r w:rsidRPr="0034546A">
          <w:rPr>
            <w:rFonts w:eastAsia="SimSun"/>
            <w:sz w:val="22"/>
            <w:szCs w:val="22"/>
            <w:lang w:eastAsia="zh-CN"/>
          </w:rPr>
          <w:t>6</w:t>
        </w:r>
      </w:ins>
      <w:ins w:id="600" w:author="wulinz@chinatelecom.cn" w:date="2023-04-23T15:10:00Z">
        <w:r w:rsidRPr="00BE18D5">
          <w:rPr>
            <w:rFonts w:eastAsia="SimSun"/>
            <w:sz w:val="22"/>
            <w:szCs w:val="22"/>
            <w:lang w:eastAsia="zh-CN"/>
          </w:rPr>
          <w:t xml:space="preserve"> – The metrics of </w:t>
        </w:r>
      </w:ins>
      <w:ins w:id="601" w:author="wulinz@chinatelecom.cn" w:date="2023-04-23T15:11:00Z">
        <w:r w:rsidRPr="0034546A">
          <w:rPr>
            <w:rFonts w:eastAsia="SimSun" w:hint="eastAsia"/>
            <w:sz w:val="22"/>
            <w:szCs w:val="22"/>
            <w:lang w:eastAsia="zh-CN"/>
          </w:rPr>
          <w:t>NFV</w:t>
        </w:r>
        <w:r w:rsidRPr="0034546A">
          <w:rPr>
            <w:rFonts w:eastAsia="SimSun"/>
            <w:sz w:val="22"/>
            <w:szCs w:val="22"/>
            <w:lang w:eastAsia="zh-CN"/>
          </w:rPr>
          <w:t xml:space="preserve"> </w:t>
        </w:r>
        <w:r w:rsidRPr="0034546A">
          <w:rPr>
            <w:rFonts w:eastAsia="SimSun" w:hint="eastAsia"/>
            <w:sz w:val="22"/>
            <w:szCs w:val="22"/>
            <w:lang w:eastAsia="zh-CN"/>
          </w:rPr>
          <w:t>automated</w:t>
        </w:r>
        <w:r w:rsidRPr="0034546A">
          <w:rPr>
            <w:rFonts w:eastAsia="SimSun"/>
            <w:sz w:val="22"/>
            <w:szCs w:val="22"/>
            <w:lang w:eastAsia="zh-CN"/>
          </w:rPr>
          <w:t xml:space="preserve"> </w:t>
        </w:r>
      </w:ins>
      <w:ins w:id="602" w:author="wulinz@chinatelecom.cn" w:date="2023-04-23T15:12:00Z">
        <w:r w:rsidRPr="0034546A">
          <w:rPr>
            <w:rFonts w:eastAsia="SimSun"/>
            <w:sz w:val="22"/>
            <w:szCs w:val="22"/>
            <w:lang w:eastAsia="zh-CN"/>
          </w:rPr>
          <w:t xml:space="preserve">testing task </w:t>
        </w:r>
      </w:ins>
      <w:ins w:id="603" w:author="wulinz@chinatelecom.cn" w:date="2023-04-23T15:10:00Z">
        <w:r w:rsidRPr="00BE18D5">
          <w:rPr>
            <w:rFonts w:eastAsia="SimSun"/>
            <w:sz w:val="22"/>
            <w:szCs w:val="22"/>
            <w:lang w:eastAsia="zh-CN"/>
          </w:rPr>
          <w:t xml:space="preserve">are used by both </w:t>
        </w:r>
      </w:ins>
      <w:ins w:id="604" w:author="wulinz@chinatelecom.cn" w:date="2023-04-23T15:13:00Z">
        <w:r w:rsidRPr="0034546A">
          <w:rPr>
            <w:rFonts w:eastAsia="SimSun"/>
            <w:sz w:val="22"/>
            <w:szCs w:val="22"/>
            <w:lang w:eastAsia="zh-CN"/>
          </w:rPr>
          <w:t>NFV tester</w:t>
        </w:r>
      </w:ins>
      <w:ins w:id="605" w:author="wulinz@chinatelecom.cn" w:date="2023-04-23T15:10:00Z">
        <w:r w:rsidRPr="00BE18D5">
          <w:rPr>
            <w:rFonts w:eastAsia="SimSun"/>
            <w:sz w:val="22"/>
            <w:szCs w:val="22"/>
            <w:lang w:eastAsia="zh-CN"/>
          </w:rPr>
          <w:t xml:space="preserve"> and </w:t>
        </w:r>
      </w:ins>
      <w:ins w:id="606" w:author="wulinz@chinatelecom.cn" w:date="2023-04-23T15:13:00Z">
        <w:r w:rsidRPr="0034546A">
          <w:rPr>
            <w:rFonts w:eastAsia="SimSun"/>
            <w:sz w:val="22"/>
            <w:szCs w:val="22"/>
            <w:lang w:eastAsia="zh-CN"/>
          </w:rPr>
          <w:t>opera</w:t>
        </w:r>
      </w:ins>
      <w:ins w:id="607" w:author="wulinz@chinatelecom.cn" w:date="2023-04-23T15:14:00Z">
        <w:r w:rsidRPr="0034546A">
          <w:rPr>
            <w:rFonts w:eastAsia="SimSun"/>
            <w:sz w:val="22"/>
            <w:szCs w:val="22"/>
            <w:lang w:eastAsia="zh-CN"/>
          </w:rPr>
          <w:t xml:space="preserve">tor </w:t>
        </w:r>
      </w:ins>
      <w:ins w:id="608" w:author="wulinz@chinatelecom.cn" w:date="2023-04-23T15:10:00Z">
        <w:r w:rsidRPr="00BE18D5">
          <w:rPr>
            <w:rFonts w:eastAsia="SimSun"/>
            <w:sz w:val="22"/>
            <w:szCs w:val="22"/>
            <w:lang w:eastAsia="zh-CN"/>
          </w:rPr>
          <w:t xml:space="preserve">to know whether a </w:t>
        </w:r>
      </w:ins>
      <w:ins w:id="609" w:author="wulinz@chinatelecom.cn" w:date="2023-04-23T15:14:00Z">
        <w:r w:rsidRPr="0034546A">
          <w:rPr>
            <w:rFonts w:eastAsia="SimSun"/>
            <w:sz w:val="22"/>
            <w:szCs w:val="22"/>
            <w:lang w:eastAsia="zh-CN"/>
          </w:rPr>
          <w:t>test task</w:t>
        </w:r>
      </w:ins>
      <w:ins w:id="610" w:author="wulinz@chinatelecom.cn" w:date="2023-04-23T15:10:00Z">
        <w:r w:rsidRPr="00BE18D5">
          <w:rPr>
            <w:rFonts w:eastAsia="SimSun"/>
            <w:sz w:val="22"/>
            <w:szCs w:val="22"/>
            <w:lang w:eastAsia="zh-CN"/>
          </w:rPr>
          <w:t xml:space="preserve"> works properly. It usually includes</w:t>
        </w:r>
      </w:ins>
      <w:ins w:id="611" w:author="wulinz@chinatelecom.cn" w:date="2023-04-23T15:14:00Z">
        <w:r w:rsidRPr="0034546A">
          <w:rPr>
            <w:rFonts w:eastAsia="SimSun"/>
            <w:sz w:val="22"/>
            <w:szCs w:val="22"/>
            <w:lang w:eastAsia="zh-CN"/>
          </w:rPr>
          <w:t xml:space="preserve"> resource-level metrics</w:t>
        </w:r>
      </w:ins>
      <w:ins w:id="612" w:author="wulinz@chinatelecom.cn" w:date="2023-04-23T15:37:00Z">
        <w:r w:rsidRPr="0034546A">
          <w:rPr>
            <w:rFonts w:eastAsia="SimSun"/>
            <w:sz w:val="22"/>
            <w:szCs w:val="22"/>
            <w:lang w:eastAsia="zh-CN"/>
          </w:rPr>
          <w:t xml:space="preserve"> and </w:t>
        </w:r>
      </w:ins>
      <w:ins w:id="613" w:author="wulinz@chinatelecom.cn" w:date="2023-04-23T15:36:00Z">
        <w:r w:rsidRPr="0034546A">
          <w:rPr>
            <w:rFonts w:eastAsia="SimSun"/>
            <w:sz w:val="22"/>
            <w:szCs w:val="22"/>
            <w:lang w:eastAsia="zh-CN"/>
          </w:rPr>
          <w:t>test</w:t>
        </w:r>
      </w:ins>
      <w:ins w:id="614" w:author="wulinz@chinatelecom.cn" w:date="2023-04-23T15:10:00Z">
        <w:r w:rsidRPr="00BE18D5">
          <w:rPr>
            <w:rFonts w:eastAsia="SimSun"/>
            <w:sz w:val="22"/>
            <w:szCs w:val="22"/>
            <w:lang w:eastAsia="zh-CN"/>
          </w:rPr>
          <w:t xml:space="preserve">-level metrics. </w:t>
        </w:r>
      </w:ins>
    </w:p>
    <w:p w14:paraId="428AA965" w14:textId="77777777" w:rsidR="0034546A" w:rsidRPr="00BE18D5" w:rsidRDefault="0034546A" w:rsidP="0034546A">
      <w:pPr>
        <w:jc w:val="both"/>
        <w:rPr>
          <w:ins w:id="615" w:author="wulinz@chinatelecom.cn" w:date="2023-04-23T15:10:00Z"/>
          <w:rFonts w:eastAsia="SimSun"/>
          <w:sz w:val="22"/>
          <w:szCs w:val="22"/>
          <w:lang w:eastAsia="zh-CN"/>
        </w:rPr>
      </w:pPr>
      <w:ins w:id="616" w:author="wulinz@chinatelecom.cn" w:date="2023-04-23T15:10:00Z">
        <w:r w:rsidRPr="00BE18D5">
          <w:rPr>
            <w:rFonts w:eastAsia="SimSun"/>
            <w:sz w:val="22"/>
            <w:szCs w:val="22"/>
            <w:lang w:eastAsia="zh-CN"/>
          </w:rPr>
          <w:t xml:space="preserve">NOTE </w:t>
        </w:r>
      </w:ins>
      <w:ins w:id="617" w:author="wulinz@chinatelecom.cn" w:date="2023-04-23T15:50:00Z">
        <w:r w:rsidRPr="0034546A">
          <w:rPr>
            <w:rFonts w:eastAsia="SimSun"/>
            <w:sz w:val="22"/>
            <w:szCs w:val="22"/>
            <w:lang w:eastAsia="zh-CN"/>
          </w:rPr>
          <w:t>7</w:t>
        </w:r>
      </w:ins>
      <w:ins w:id="618" w:author="wulinz@chinatelecom.cn" w:date="2023-04-23T15:10:00Z">
        <w:r w:rsidRPr="00BE18D5">
          <w:rPr>
            <w:rFonts w:eastAsia="SimSun"/>
            <w:sz w:val="22"/>
            <w:szCs w:val="22"/>
            <w:lang w:eastAsia="zh-CN"/>
          </w:rPr>
          <w:t xml:space="preserve"> – Resource-level metrics are metrics of </w:t>
        </w:r>
      </w:ins>
      <w:ins w:id="619" w:author="wulinz@chinatelecom.cn" w:date="2023-04-23T15:48:00Z">
        <w:r w:rsidRPr="0034546A">
          <w:rPr>
            <w:rFonts w:eastAsia="SimSun"/>
            <w:sz w:val="22"/>
            <w:szCs w:val="22"/>
            <w:lang w:eastAsia="zh-CN"/>
          </w:rPr>
          <w:t xml:space="preserve">resources used during NFVAT, including </w:t>
        </w:r>
      </w:ins>
      <w:ins w:id="620" w:author="wulinz@chinatelecom.cn" w:date="2023-04-23T15:43:00Z">
        <w:r w:rsidRPr="0034546A">
          <w:rPr>
            <w:rFonts w:eastAsia="SimSun"/>
            <w:sz w:val="22"/>
            <w:szCs w:val="22"/>
            <w:lang w:eastAsia="zh-CN"/>
          </w:rPr>
          <w:t>compute/network/storage hardware metrics</w:t>
        </w:r>
      </w:ins>
      <w:ins w:id="621" w:author="wulinz@chinatelecom.cn" w:date="2023-04-23T15:44:00Z">
        <w:r w:rsidRPr="0034546A">
          <w:rPr>
            <w:rFonts w:eastAsia="SimSun"/>
            <w:sz w:val="22"/>
            <w:szCs w:val="22"/>
            <w:lang w:eastAsia="zh-CN"/>
          </w:rPr>
          <w:t>, virtualization layer metrics, virtual compute/network/storage resource metrics</w:t>
        </w:r>
      </w:ins>
      <w:ins w:id="622" w:author="wulinz@chinatelecom.cn" w:date="2023-04-23T15:45:00Z">
        <w:r w:rsidRPr="0034546A">
          <w:rPr>
            <w:rFonts w:eastAsia="SimSun"/>
            <w:sz w:val="22"/>
            <w:szCs w:val="22"/>
            <w:lang w:eastAsia="zh-CN"/>
          </w:rPr>
          <w:t>, VNF metrics</w:t>
        </w:r>
      </w:ins>
      <w:ins w:id="623" w:author="wulinz@chinatelecom.cn" w:date="2023-04-23T15:41:00Z">
        <w:r w:rsidRPr="0034546A">
          <w:rPr>
            <w:rFonts w:eastAsia="SimSun"/>
            <w:sz w:val="22"/>
            <w:szCs w:val="22"/>
            <w:lang w:eastAsia="zh-CN"/>
          </w:rPr>
          <w:t xml:space="preserve"> </w:t>
        </w:r>
      </w:ins>
      <w:ins w:id="624" w:author="wulinz@chinatelecom.cn" w:date="2023-04-23T15:10:00Z">
        <w:r w:rsidRPr="00BE18D5">
          <w:rPr>
            <w:rFonts w:eastAsia="SimSun"/>
            <w:sz w:val="22"/>
            <w:szCs w:val="22"/>
            <w:lang w:eastAsia="zh-CN"/>
          </w:rPr>
          <w:t xml:space="preserve">and etc. </w:t>
        </w:r>
      </w:ins>
      <w:ins w:id="625" w:author="wulinz@chinatelecom.cn" w:date="2023-04-23T15:50:00Z">
        <w:r w:rsidRPr="0034546A">
          <w:rPr>
            <w:rFonts w:eastAsia="SimSun"/>
            <w:sz w:val="22"/>
            <w:szCs w:val="22"/>
            <w:lang w:eastAsia="zh-CN"/>
          </w:rPr>
          <w:t>Each r</w:t>
        </w:r>
      </w:ins>
      <w:ins w:id="626" w:author="wulinz@chinatelecom.cn" w:date="2023-04-23T15:47:00Z">
        <w:r w:rsidRPr="0034546A">
          <w:rPr>
            <w:rFonts w:eastAsia="SimSun"/>
            <w:sz w:val="22"/>
            <w:szCs w:val="22"/>
            <w:lang w:eastAsia="zh-CN"/>
          </w:rPr>
          <w:t xml:space="preserve">esource-level metrics </w:t>
        </w:r>
      </w:ins>
      <w:ins w:id="627" w:author="wulinz@chinatelecom.cn" w:date="2023-04-23T15:48:00Z">
        <w:r w:rsidRPr="0034546A">
          <w:rPr>
            <w:rFonts w:eastAsia="SimSun"/>
            <w:sz w:val="22"/>
            <w:szCs w:val="22"/>
            <w:lang w:eastAsia="zh-CN"/>
          </w:rPr>
          <w:t>can be divided into resource</w:t>
        </w:r>
      </w:ins>
      <w:ins w:id="628" w:author="wulinz@chinatelecom.cn" w:date="2023-04-23T15:50:00Z">
        <w:r w:rsidRPr="0034546A">
          <w:rPr>
            <w:rFonts w:eastAsia="SimSun"/>
          </w:rPr>
          <w:t xml:space="preserve"> </w:t>
        </w:r>
        <w:r w:rsidRPr="0034546A">
          <w:rPr>
            <w:rFonts w:eastAsia="SimSun"/>
            <w:sz w:val="22"/>
            <w:szCs w:val="22"/>
            <w:lang w:eastAsia="zh-CN"/>
          </w:rPr>
          <w:t>utilization rate, resource operation status, resource quantity, and etc</w:t>
        </w:r>
      </w:ins>
      <w:ins w:id="629" w:author="wulinz@chinatelecom.cn" w:date="2023-04-23T15:48:00Z">
        <w:r w:rsidRPr="0034546A">
          <w:rPr>
            <w:rFonts w:eastAsia="SimSun"/>
            <w:sz w:val="22"/>
            <w:szCs w:val="22"/>
            <w:lang w:eastAsia="zh-CN"/>
          </w:rPr>
          <w:t xml:space="preserve"> </w:t>
        </w:r>
      </w:ins>
    </w:p>
    <w:p w14:paraId="5C915BAF" w14:textId="77777777" w:rsidR="0034546A" w:rsidRPr="00BE18D5" w:rsidRDefault="0034546A" w:rsidP="0034546A">
      <w:pPr>
        <w:jc w:val="both"/>
        <w:rPr>
          <w:rFonts w:eastAsia="SimSun"/>
          <w:sz w:val="22"/>
          <w:szCs w:val="22"/>
          <w:lang w:eastAsia="zh-CN"/>
        </w:rPr>
      </w:pPr>
      <w:ins w:id="630" w:author="wulinz@chinatelecom.cn" w:date="2023-04-23T15:10:00Z">
        <w:r w:rsidRPr="00BE18D5">
          <w:rPr>
            <w:rFonts w:eastAsia="SimSun"/>
            <w:sz w:val="22"/>
            <w:szCs w:val="22"/>
            <w:lang w:eastAsia="zh-CN"/>
          </w:rPr>
          <w:t xml:space="preserve">NOTE </w:t>
        </w:r>
      </w:ins>
      <w:ins w:id="631" w:author="wulinz@chinatelecom.cn" w:date="2023-04-23T15:50:00Z">
        <w:r w:rsidRPr="0034546A">
          <w:rPr>
            <w:rFonts w:eastAsia="SimSun"/>
            <w:sz w:val="22"/>
            <w:szCs w:val="22"/>
            <w:lang w:eastAsia="zh-CN"/>
          </w:rPr>
          <w:t>8</w:t>
        </w:r>
      </w:ins>
      <w:ins w:id="632" w:author="wulinz@chinatelecom.cn" w:date="2023-04-23T15:10:00Z">
        <w:r w:rsidRPr="00BE18D5">
          <w:rPr>
            <w:rFonts w:eastAsia="SimSun"/>
            <w:sz w:val="22"/>
            <w:szCs w:val="22"/>
            <w:lang w:eastAsia="zh-CN"/>
          </w:rPr>
          <w:t xml:space="preserve"> – </w:t>
        </w:r>
      </w:ins>
      <w:ins w:id="633" w:author="wulinz@chinatelecom.cn" w:date="2023-04-23T15:51:00Z">
        <w:r w:rsidRPr="0034546A">
          <w:rPr>
            <w:rFonts w:eastAsia="SimSun"/>
            <w:sz w:val="22"/>
            <w:szCs w:val="22"/>
            <w:lang w:eastAsia="zh-CN"/>
          </w:rPr>
          <w:t>Test</w:t>
        </w:r>
      </w:ins>
      <w:ins w:id="634" w:author="wulinz@chinatelecom.cn" w:date="2023-04-23T15:10:00Z">
        <w:r w:rsidRPr="00BE18D5">
          <w:rPr>
            <w:rFonts w:eastAsia="SimSun"/>
            <w:sz w:val="22"/>
            <w:szCs w:val="22"/>
            <w:lang w:eastAsia="zh-CN"/>
          </w:rPr>
          <w:t xml:space="preserve">-level metrics are usually defined by </w:t>
        </w:r>
      </w:ins>
      <w:ins w:id="635" w:author="wulinz@chinatelecom.cn" w:date="2023-04-23T15:51:00Z">
        <w:r w:rsidRPr="0034546A">
          <w:rPr>
            <w:rFonts w:eastAsia="SimSun"/>
            <w:sz w:val="22"/>
            <w:szCs w:val="22"/>
            <w:lang w:eastAsia="zh-CN"/>
          </w:rPr>
          <w:t>NFVAT designer</w:t>
        </w:r>
      </w:ins>
      <w:ins w:id="636" w:author="wulinz@chinatelecom.cn" w:date="2023-04-23T15:10:00Z">
        <w:r w:rsidRPr="00BE18D5">
          <w:rPr>
            <w:rFonts w:eastAsia="SimSun"/>
            <w:sz w:val="22"/>
            <w:szCs w:val="22"/>
            <w:lang w:eastAsia="zh-CN"/>
          </w:rPr>
          <w:t xml:space="preserve">, and vary from </w:t>
        </w:r>
      </w:ins>
      <w:ins w:id="637" w:author="wulinz@chinatelecom.cn" w:date="2023-04-23T15:51:00Z">
        <w:r w:rsidRPr="0034546A">
          <w:rPr>
            <w:rFonts w:eastAsia="SimSun"/>
            <w:sz w:val="22"/>
            <w:szCs w:val="22"/>
            <w:lang w:eastAsia="zh-CN"/>
          </w:rPr>
          <w:t>test task</w:t>
        </w:r>
      </w:ins>
      <w:ins w:id="638" w:author="wulinz@chinatelecom.cn" w:date="2023-04-23T15:10:00Z">
        <w:r w:rsidRPr="00BE18D5">
          <w:rPr>
            <w:rFonts w:eastAsia="SimSun"/>
            <w:sz w:val="22"/>
            <w:szCs w:val="22"/>
            <w:lang w:eastAsia="zh-CN"/>
          </w:rPr>
          <w:t xml:space="preserve"> to </w:t>
        </w:r>
      </w:ins>
      <w:ins w:id="639" w:author="wulinz@chinatelecom.cn" w:date="2023-04-23T15:52:00Z">
        <w:r w:rsidRPr="0034546A">
          <w:rPr>
            <w:rFonts w:eastAsia="SimSun"/>
            <w:sz w:val="22"/>
            <w:szCs w:val="22"/>
            <w:lang w:eastAsia="zh-CN"/>
          </w:rPr>
          <w:t>test task</w:t>
        </w:r>
      </w:ins>
      <w:ins w:id="640" w:author="wulinz@chinatelecom.cn" w:date="2023-04-23T15:10:00Z">
        <w:r w:rsidRPr="00BE18D5">
          <w:rPr>
            <w:rFonts w:eastAsia="SimSun"/>
            <w:sz w:val="22"/>
            <w:szCs w:val="22"/>
            <w:lang w:eastAsia="zh-CN"/>
          </w:rPr>
          <w:t xml:space="preserve">. For a </w:t>
        </w:r>
      </w:ins>
      <w:ins w:id="641" w:author="wulinz@chinatelecom.cn" w:date="2023-04-23T15:55:00Z">
        <w:r w:rsidRPr="0034546A">
          <w:rPr>
            <w:rFonts w:eastAsia="SimSun"/>
            <w:sz w:val="22"/>
            <w:szCs w:val="22"/>
            <w:lang w:eastAsia="zh-CN"/>
          </w:rPr>
          <w:t>5GC network function</w:t>
        </w:r>
      </w:ins>
      <w:ins w:id="642" w:author="wulinz@chinatelecom.cn" w:date="2023-04-23T16:18:00Z">
        <w:r w:rsidRPr="0034546A">
          <w:rPr>
            <w:rFonts w:eastAsia="SimSun"/>
            <w:sz w:val="22"/>
            <w:szCs w:val="22"/>
            <w:lang w:eastAsia="zh-CN"/>
          </w:rPr>
          <w:t xml:space="preserve"> te</w:t>
        </w:r>
      </w:ins>
      <w:ins w:id="643" w:author="wulinz@chinatelecom.cn" w:date="2023-04-23T16:19:00Z">
        <w:r w:rsidRPr="0034546A">
          <w:rPr>
            <w:rFonts w:eastAsia="SimSun"/>
            <w:sz w:val="22"/>
            <w:szCs w:val="22"/>
            <w:lang w:eastAsia="zh-CN"/>
          </w:rPr>
          <w:t>sting task</w:t>
        </w:r>
      </w:ins>
      <w:ins w:id="644" w:author="wulinz@chinatelecom.cn" w:date="2023-04-23T15:10:00Z">
        <w:r w:rsidRPr="00BE18D5">
          <w:rPr>
            <w:rFonts w:eastAsia="SimSun"/>
            <w:sz w:val="22"/>
            <w:szCs w:val="22"/>
            <w:lang w:eastAsia="zh-CN"/>
          </w:rPr>
          <w:t>, metrics include</w:t>
        </w:r>
      </w:ins>
      <w:ins w:id="645" w:author="wulinz@chinatelecom.cn" w:date="2023-04-23T15:56:00Z">
        <w:r w:rsidRPr="0034546A">
          <w:rPr>
            <w:rFonts w:eastAsia="SimSun"/>
            <w:sz w:val="22"/>
            <w:szCs w:val="22"/>
            <w:lang w:eastAsia="zh-CN"/>
          </w:rPr>
          <w:t xml:space="preserve"> </w:t>
        </w:r>
      </w:ins>
      <w:ins w:id="646" w:author="wulinz@chinatelecom.cn" w:date="2023-04-23T16:18:00Z">
        <w:r w:rsidRPr="0034546A">
          <w:rPr>
            <w:rFonts w:eastAsia="SimSun"/>
            <w:sz w:val="22"/>
            <w:szCs w:val="22"/>
            <w:lang w:eastAsia="zh-CN"/>
          </w:rPr>
          <w:t>session number, traffic throughput</w:t>
        </w:r>
      </w:ins>
      <w:ins w:id="647" w:author="wulinz@chinatelecom.cn" w:date="2023-04-23T15:10:00Z">
        <w:r w:rsidRPr="00BE18D5">
          <w:rPr>
            <w:rFonts w:eastAsia="SimSun"/>
            <w:sz w:val="22"/>
            <w:szCs w:val="22"/>
            <w:lang w:eastAsia="zh-CN"/>
          </w:rPr>
          <w:t xml:space="preserve"> and etc.</w:t>
        </w:r>
      </w:ins>
    </w:p>
    <w:p w14:paraId="4F773A2A" w14:textId="77777777" w:rsidR="0034546A" w:rsidRPr="0034546A" w:rsidRDefault="0034546A" w:rsidP="0034546A">
      <w:pPr>
        <w:jc w:val="both"/>
        <w:rPr>
          <w:rFonts w:eastAsia="SimSun"/>
          <w:lang w:eastAsia="zh-CN"/>
        </w:rPr>
      </w:pPr>
      <w:r w:rsidRPr="0034546A">
        <w:rPr>
          <w:rFonts w:eastAsia="SimSun"/>
          <w:lang w:eastAsia="zh-CN"/>
        </w:rPr>
        <w:lastRenderedPageBreak/>
        <w:t xml:space="preserve">It is required that </w:t>
      </w:r>
      <w:ins w:id="648" w:author="wulinz@chinatelecom.cn" w:date="2023-04-12T16:17:00Z">
        <w:r w:rsidRPr="0034546A">
          <w:rPr>
            <w:rFonts w:eastAsia="SimSun"/>
            <w:lang w:eastAsia="zh-CN"/>
          </w:rPr>
          <w:t>NFVAT</w:t>
        </w:r>
      </w:ins>
      <w:del w:id="649" w:author="wulinz@chinatelecom.cn" w:date="2023-04-12T16:17:00Z">
        <w:r w:rsidRPr="0034546A" w:rsidDel="00EC40A3">
          <w:rPr>
            <w:rFonts w:eastAsia="SimSun"/>
            <w:lang w:eastAsia="zh-CN"/>
          </w:rPr>
          <w:delText>test task management function</w:delText>
        </w:r>
      </w:del>
      <w:r w:rsidRPr="0034546A">
        <w:rPr>
          <w:rFonts w:eastAsia="SimSun"/>
          <w:lang w:eastAsia="zh-CN"/>
        </w:rPr>
        <w:t xml:space="preserve"> stores the history of test task failure during task execution.</w:t>
      </w:r>
    </w:p>
    <w:p w14:paraId="2BFF452F" w14:textId="77777777" w:rsidR="0034546A" w:rsidRPr="0034546A" w:rsidRDefault="0034546A" w:rsidP="0034546A">
      <w:pPr>
        <w:jc w:val="both"/>
        <w:rPr>
          <w:rFonts w:eastAsia="SimSun"/>
          <w:lang w:val="en-US" w:eastAsia="zh-CN"/>
        </w:rPr>
      </w:pPr>
      <w:r w:rsidRPr="0034546A">
        <w:rPr>
          <w:rFonts w:eastAsia="SimSun"/>
          <w:lang w:val="en-US" w:eastAsia="zh-CN"/>
        </w:rPr>
        <w:t>It is required that</w:t>
      </w:r>
      <w:ins w:id="650" w:author="wulinz@chinatelecom.cn" w:date="2023-04-12T16:17:00Z">
        <w:r w:rsidRPr="0034546A">
          <w:rPr>
            <w:rFonts w:eastAsia="SimSun"/>
          </w:rPr>
          <w:t xml:space="preserve"> </w:t>
        </w:r>
        <w:r w:rsidRPr="0034546A">
          <w:rPr>
            <w:rFonts w:eastAsia="SimSun"/>
            <w:lang w:val="en-US" w:eastAsia="zh-CN"/>
          </w:rPr>
          <w:t>NFVAT</w:t>
        </w:r>
      </w:ins>
      <w:del w:id="651" w:author="wulinz@chinatelecom.cn" w:date="2023-04-12T16:17:00Z">
        <w:r w:rsidRPr="0034546A" w:rsidDel="00EC40A3">
          <w:rPr>
            <w:rFonts w:eastAsia="SimSun"/>
            <w:lang w:val="en-US" w:eastAsia="zh-CN"/>
          </w:rPr>
          <w:delText xml:space="preserve"> test task management function</w:delText>
        </w:r>
      </w:del>
      <w:r w:rsidRPr="0034546A">
        <w:rPr>
          <w:rFonts w:eastAsia="SimSun"/>
          <w:lang w:val="en-US" w:eastAsia="zh-CN"/>
        </w:rPr>
        <w:t xml:space="preserve"> provide</w:t>
      </w:r>
      <w:ins w:id="652" w:author="wulinz@chinatelecom.cn" w:date="2023-04-12T16:17:00Z">
        <w:r w:rsidRPr="0034546A">
          <w:rPr>
            <w:rFonts w:eastAsia="SimSun"/>
            <w:lang w:val="en-US" w:eastAsia="zh-CN"/>
          </w:rPr>
          <w:t>s</w:t>
        </w:r>
      </w:ins>
      <w:r w:rsidRPr="0034546A">
        <w:rPr>
          <w:rFonts w:eastAsia="SimSun"/>
          <w:lang w:val="en-US" w:eastAsia="zh-CN"/>
        </w:rPr>
        <w:t xml:space="preserve"> user interface for users to create test task, search test task status and view test task results.</w:t>
      </w:r>
    </w:p>
    <w:p w14:paraId="7B0DF370" w14:textId="77777777" w:rsidR="0034546A" w:rsidRPr="0034546A" w:rsidRDefault="0034546A" w:rsidP="0034546A">
      <w:pPr>
        <w:jc w:val="both"/>
        <w:rPr>
          <w:rFonts w:eastAsia="SimSun"/>
          <w:lang w:val="en-US" w:eastAsia="zh-CN"/>
        </w:rPr>
      </w:pPr>
      <w:bookmarkStart w:id="653" w:name="_Hlk74820718"/>
      <w:r w:rsidRPr="0034546A">
        <w:rPr>
          <w:rFonts w:eastAsia="SimSun"/>
          <w:lang w:val="en-US" w:eastAsia="zh-CN"/>
        </w:rPr>
        <w:t>[TBD]</w:t>
      </w:r>
      <w:bookmarkEnd w:id="653"/>
    </w:p>
    <w:p w14:paraId="614107F2" w14:textId="77777777" w:rsidR="0034546A" w:rsidRPr="0034546A" w:rsidRDefault="0034546A" w:rsidP="0034546A">
      <w:pPr>
        <w:pStyle w:val="t11"/>
      </w:pPr>
      <w:bookmarkStart w:id="654" w:name="_Toc27301"/>
      <w:bookmarkStart w:id="655" w:name="_Toc28901"/>
      <w:bookmarkStart w:id="656" w:name="_Toc22758"/>
      <w:bookmarkStart w:id="657" w:name="_Toc18134"/>
      <w:bookmarkStart w:id="658" w:name="_Toc11811"/>
      <w:bookmarkStart w:id="659" w:name="_Toc16604"/>
      <w:bookmarkStart w:id="660" w:name="_Toc9706"/>
      <w:bookmarkStart w:id="661" w:name="_Toc9163"/>
      <w:bookmarkStart w:id="662" w:name="_Toc24740"/>
      <w:bookmarkStart w:id="663" w:name="_Toc4743"/>
      <w:bookmarkStart w:id="664" w:name="_Toc29815"/>
      <w:bookmarkStart w:id="665" w:name="_Toc23680"/>
      <w:bookmarkStart w:id="666" w:name="_Toc23737"/>
      <w:bookmarkStart w:id="667" w:name="_Toc108164399"/>
      <w:ins w:id="668" w:author="wulinz@chinatelecom.cn" w:date="2023-04-12T16:26:00Z">
        <w:r w:rsidRPr="0034546A">
          <w:t>Requirements of NFVAT for</w:t>
        </w:r>
        <w:r w:rsidRPr="0034546A">
          <w:rPr>
            <w:rFonts w:hint="eastAsia"/>
          </w:rPr>
          <w:t xml:space="preserve"> </w:t>
        </w:r>
      </w:ins>
      <w:del w:id="669" w:author="wulinz@chinatelecom.cn" w:date="2023-04-12T16:26:00Z">
        <w:r w:rsidRPr="0034546A" w:rsidDel="00CA40DE">
          <w:rPr>
            <w:rFonts w:hint="eastAsia"/>
          </w:rPr>
          <w:delText>T</w:delText>
        </w:r>
        <w:r w:rsidRPr="0034546A" w:rsidDel="00CA40DE">
          <w:delText xml:space="preserve">est </w:delText>
        </w:r>
      </w:del>
      <w:ins w:id="670" w:author="wulinz@chinatelecom.cn" w:date="2023-04-12T16:26:00Z">
        <w:r w:rsidRPr="0034546A">
          <w:t xml:space="preserve">test task </w:t>
        </w:r>
      </w:ins>
      <w:r w:rsidRPr="0034546A">
        <w:t>orchestration</w:t>
      </w:r>
      <w:del w:id="671" w:author="wulinz@chinatelecom.cn" w:date="2023-04-12T16:26:00Z">
        <w:r w:rsidRPr="0034546A" w:rsidDel="00CA40DE">
          <w:delText xml:space="preserve"> function requirements for NFV automated testing framework</w:delText>
        </w:r>
      </w:del>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p>
    <w:p w14:paraId="16DABD49" w14:textId="77777777" w:rsidR="0034546A" w:rsidRPr="0034546A" w:rsidRDefault="0034546A" w:rsidP="0034546A">
      <w:pPr>
        <w:jc w:val="both"/>
        <w:rPr>
          <w:rFonts w:eastAsia="SimSun"/>
          <w:lang w:val="en-US" w:eastAsia="zh-CN"/>
        </w:rPr>
      </w:pPr>
      <w:r w:rsidRPr="0034546A">
        <w:rPr>
          <w:rFonts w:eastAsia="SimSun"/>
          <w:lang w:eastAsia="zh-CN"/>
        </w:rPr>
        <w:t>T</w:t>
      </w:r>
      <w:r w:rsidRPr="0034546A">
        <w:rPr>
          <w:rFonts w:eastAsia="SimSun" w:hint="eastAsia"/>
          <w:lang w:eastAsia="zh-CN"/>
        </w:rPr>
        <w:t>his</w:t>
      </w:r>
      <w:r w:rsidRPr="0034546A">
        <w:rPr>
          <w:rFonts w:eastAsia="SimSun"/>
        </w:rPr>
        <w:t xml:space="preserve"> </w:t>
      </w:r>
      <w:r w:rsidRPr="0034546A">
        <w:rPr>
          <w:rFonts w:eastAsia="SimSun" w:hint="eastAsia"/>
          <w:lang w:eastAsia="zh-CN"/>
        </w:rPr>
        <w:t>function</w:t>
      </w:r>
      <w:r w:rsidRPr="0034546A">
        <w:rPr>
          <w:rFonts w:eastAsia="SimSun"/>
        </w:rPr>
        <w:t xml:space="preserve"> provides process to sort the execution order of a set of test cases and interactions with the test tools of carrying out certain test cases in an automated manner.</w:t>
      </w:r>
      <w:r w:rsidRPr="0034546A">
        <w:rPr>
          <w:rFonts w:eastAsia="SimSun" w:hint="eastAsia"/>
          <w:lang w:val="en-US" w:eastAsia="zh-CN"/>
        </w:rPr>
        <w:t xml:space="preserve"> </w:t>
      </w:r>
      <w:r w:rsidRPr="0034546A">
        <w:rPr>
          <w:rFonts w:eastAsia="SimSun"/>
        </w:rPr>
        <w:t>It interacts between test cases and test tools to help test execution.</w:t>
      </w:r>
    </w:p>
    <w:p w14:paraId="609C6259" w14:textId="77777777" w:rsidR="0034546A" w:rsidRPr="0034546A" w:rsidRDefault="0034546A" w:rsidP="0034546A">
      <w:pPr>
        <w:jc w:val="both"/>
        <w:rPr>
          <w:rFonts w:eastAsia="SimSun"/>
          <w:lang w:val="en-US" w:eastAsia="zh-CN"/>
        </w:rPr>
      </w:pPr>
      <w:r w:rsidRPr="0034546A">
        <w:rPr>
          <w:rFonts w:eastAsia="SimSun"/>
          <w:lang w:val="en-US" w:eastAsia="zh-CN"/>
        </w:rPr>
        <w:t>It is required that</w:t>
      </w:r>
      <w:ins w:id="672" w:author="wulinz@chinatelecom.cn" w:date="2023-04-12T16:31:00Z">
        <w:r w:rsidRPr="0034546A">
          <w:rPr>
            <w:rFonts w:eastAsia="SimSun"/>
          </w:rPr>
          <w:t xml:space="preserve"> </w:t>
        </w:r>
        <w:r w:rsidRPr="0034546A">
          <w:rPr>
            <w:rFonts w:eastAsia="SimSun"/>
            <w:lang w:val="en-US" w:eastAsia="zh-CN"/>
          </w:rPr>
          <w:t>NFVAT</w:t>
        </w:r>
      </w:ins>
      <w:del w:id="673" w:author="wulinz@chinatelecom.cn" w:date="2023-04-12T16:31:00Z">
        <w:r w:rsidRPr="0034546A" w:rsidDel="00CA40DE">
          <w:rPr>
            <w:rFonts w:eastAsia="SimSun"/>
            <w:lang w:val="en-US" w:eastAsia="zh-CN"/>
          </w:rPr>
          <w:delText xml:space="preserve"> test orchestration function</w:delText>
        </w:r>
      </w:del>
      <w:r w:rsidRPr="0034546A">
        <w:rPr>
          <w:rFonts w:eastAsia="SimSun"/>
          <w:lang w:val="en-US" w:eastAsia="zh-CN"/>
        </w:rPr>
        <w:t xml:space="preserve"> provides analysis of test cases to form a process file </w:t>
      </w:r>
      <w:del w:id="674" w:author="wulinz@chinatelecom.cn" w:date="2023-04-12T16:31:00Z">
        <w:r w:rsidRPr="0034546A" w:rsidDel="00CA40DE">
          <w:rPr>
            <w:rFonts w:eastAsia="SimSun"/>
            <w:lang w:val="en-US" w:eastAsia="zh-CN"/>
          </w:rPr>
          <w:delText xml:space="preserve">for </w:delText>
        </w:r>
      </w:del>
      <w:r w:rsidRPr="0034546A">
        <w:rPr>
          <w:rFonts w:eastAsia="SimSun"/>
          <w:lang w:val="en-US" w:eastAsia="zh-CN"/>
        </w:rPr>
        <w:t>recording the execution order of each test case in the test template.</w:t>
      </w:r>
    </w:p>
    <w:p w14:paraId="6A75DF73" w14:textId="77777777" w:rsidR="0034546A" w:rsidRDefault="0034546A" w:rsidP="0034546A">
      <w:pPr>
        <w:jc w:val="both"/>
        <w:rPr>
          <w:ins w:id="675" w:author="wulinz@chinatelecom.cn" w:date="2023-05-12T10:21:00Z"/>
          <w:rFonts w:eastAsia="SimSun"/>
          <w:lang w:val="en-US" w:eastAsia="zh-CN"/>
        </w:rPr>
      </w:pPr>
      <w:r w:rsidRPr="0034546A">
        <w:rPr>
          <w:rFonts w:eastAsia="SimSun"/>
          <w:lang w:val="en-US" w:eastAsia="zh-CN"/>
        </w:rPr>
        <w:t xml:space="preserve">It is required that </w:t>
      </w:r>
      <w:ins w:id="676" w:author="wulinz@chinatelecom.cn" w:date="2023-04-12T16:33:00Z">
        <w:r w:rsidRPr="0034546A">
          <w:rPr>
            <w:rFonts w:eastAsia="SimSun"/>
            <w:lang w:val="en-US" w:eastAsia="zh-CN"/>
          </w:rPr>
          <w:t>NFVAT</w:t>
        </w:r>
      </w:ins>
      <w:del w:id="677" w:author="wulinz@chinatelecom.cn" w:date="2023-04-12T16:33:00Z">
        <w:r w:rsidRPr="0034546A" w:rsidDel="005048D6">
          <w:rPr>
            <w:rFonts w:eastAsia="SimSun"/>
            <w:lang w:val="en-US" w:eastAsia="zh-CN"/>
          </w:rPr>
          <w:delText>test orchestration function</w:delText>
        </w:r>
      </w:del>
      <w:r w:rsidRPr="0034546A">
        <w:rPr>
          <w:rFonts w:eastAsia="SimSun"/>
          <w:lang w:val="en-US" w:eastAsia="zh-CN"/>
        </w:rPr>
        <w:t xml:space="preserve"> carries out test cases in the test template according to the execution order in the process file.</w:t>
      </w:r>
    </w:p>
    <w:p w14:paraId="5466E84B" w14:textId="60E8FE76" w:rsidR="0034546A" w:rsidRPr="0034546A" w:rsidRDefault="0034546A" w:rsidP="0034546A">
      <w:pPr>
        <w:jc w:val="both"/>
        <w:rPr>
          <w:ins w:id="678" w:author="wulinz@chinatelecom.cn" w:date="2023-05-12T10:21:00Z"/>
          <w:rFonts w:eastAsia="SimSun"/>
          <w:lang w:val="en-US" w:eastAsia="zh-CN"/>
        </w:rPr>
      </w:pPr>
      <w:ins w:id="679" w:author="wulinz@chinatelecom.cn" w:date="2023-05-12T10:21:00Z">
        <w:r w:rsidRPr="0034546A">
          <w:rPr>
            <w:rFonts w:eastAsia="SimSun"/>
            <w:lang w:val="en-US" w:eastAsia="zh-CN"/>
          </w:rPr>
          <w:t xml:space="preserve">It is required that NFVAT </w:t>
        </w:r>
      </w:ins>
      <w:ins w:id="680" w:author="wulinz@chinatelecom.cn" w:date="2023-05-12T10:22:00Z">
        <w:r w:rsidRPr="0034546A">
          <w:rPr>
            <w:rFonts w:eastAsia="SimSun"/>
            <w:lang w:val="en-US" w:eastAsia="zh-CN"/>
          </w:rPr>
          <w:t>generates independent log files for Main Script Log, VIM log, NFVO log, VNFM log, VNF log for each test case, as applicable.</w:t>
        </w:r>
      </w:ins>
    </w:p>
    <w:p w14:paraId="4799EFBE" w14:textId="77777777" w:rsidR="0034546A" w:rsidRPr="0034546A" w:rsidRDefault="0034546A" w:rsidP="0034546A">
      <w:pPr>
        <w:jc w:val="both"/>
        <w:rPr>
          <w:ins w:id="681" w:author="wulinz@chinatelecom.cn" w:date="2023-04-23T16:11:00Z"/>
          <w:rFonts w:eastAsia="SimSun"/>
          <w:lang w:val="en-US" w:eastAsia="zh-CN"/>
        </w:rPr>
      </w:pPr>
    </w:p>
    <w:p w14:paraId="470A26ED" w14:textId="77777777" w:rsidR="0034546A" w:rsidRPr="0034546A" w:rsidDel="00CB5D38" w:rsidRDefault="0034546A" w:rsidP="0034546A">
      <w:pPr>
        <w:jc w:val="both"/>
        <w:rPr>
          <w:del w:id="682" w:author="wulinz@chinatelecom.cn" w:date="2023-04-23T16:12:00Z"/>
          <w:rFonts w:eastAsia="SimSun"/>
          <w:lang w:val="en-US" w:eastAsia="zh-CN"/>
        </w:rPr>
      </w:pPr>
    </w:p>
    <w:p w14:paraId="6B843E5E" w14:textId="77777777" w:rsidR="0034546A" w:rsidRPr="0034546A" w:rsidRDefault="0034546A" w:rsidP="0034546A">
      <w:pPr>
        <w:jc w:val="both"/>
        <w:rPr>
          <w:rFonts w:eastAsia="SimSun"/>
          <w:lang w:val="en-US" w:eastAsia="zh-CN"/>
        </w:rPr>
      </w:pPr>
      <w:r w:rsidRPr="0034546A">
        <w:rPr>
          <w:rFonts w:eastAsia="SimSun"/>
          <w:lang w:val="en-US" w:eastAsia="zh-CN"/>
        </w:rPr>
        <w:t>[TBD]</w:t>
      </w:r>
    </w:p>
    <w:p w14:paraId="4B59880B" w14:textId="77777777" w:rsidR="0034546A" w:rsidRPr="0034546A" w:rsidDel="00641EC5" w:rsidRDefault="0034546A" w:rsidP="0034546A">
      <w:pPr>
        <w:numPr>
          <w:ilvl w:val="1"/>
          <w:numId w:val="0"/>
        </w:numPr>
        <w:ind w:left="567" w:hanging="567"/>
        <w:outlineLvl w:val="0"/>
        <w:rPr>
          <w:del w:id="683" w:author="wulinz@chinatelecom.cn" w:date="2023-04-12T16:37:00Z"/>
          <w:rFonts w:eastAsia="time"/>
          <w:b/>
          <w:bCs/>
          <w:lang w:val="en-US" w:eastAsia="zh-CN"/>
        </w:rPr>
      </w:pPr>
      <w:bookmarkStart w:id="684" w:name="_Toc14944"/>
      <w:bookmarkStart w:id="685" w:name="_Toc9234"/>
      <w:bookmarkStart w:id="686" w:name="_Toc9723"/>
      <w:bookmarkStart w:id="687" w:name="_Toc16528"/>
      <w:bookmarkStart w:id="688" w:name="_Toc30423"/>
      <w:bookmarkStart w:id="689" w:name="_Toc8459"/>
      <w:bookmarkStart w:id="690" w:name="_Toc14055"/>
      <w:bookmarkStart w:id="691" w:name="_Toc30418"/>
      <w:bookmarkStart w:id="692" w:name="_Toc18197"/>
      <w:bookmarkStart w:id="693" w:name="_Toc23507"/>
      <w:bookmarkStart w:id="694" w:name="_Toc18871"/>
      <w:bookmarkStart w:id="695" w:name="_Toc7463"/>
      <w:bookmarkStart w:id="696" w:name="_Toc13173"/>
      <w:bookmarkStart w:id="697" w:name="_Toc108164400"/>
      <w:del w:id="698" w:author="wulinz@chinatelecom.cn" w:date="2023-04-12T16:28:00Z">
        <w:r w:rsidRPr="0034546A" w:rsidDel="00CA40DE">
          <w:rPr>
            <w:rFonts w:eastAsia="time" w:hint="eastAsia"/>
            <w:b/>
            <w:bCs/>
            <w:lang w:val="en-US" w:eastAsia="zh-CN"/>
          </w:rPr>
          <w:delText>T</w:delText>
        </w:r>
        <w:r w:rsidRPr="0034546A" w:rsidDel="00CA40DE">
          <w:rPr>
            <w:rFonts w:eastAsia="time"/>
            <w:b/>
            <w:bCs/>
            <w:lang w:val="en-US" w:eastAsia="zh-CN"/>
          </w:rPr>
          <w:delText xml:space="preserve">est </w:delText>
        </w:r>
      </w:del>
      <w:del w:id="699" w:author="wulinz@chinatelecom.cn" w:date="2023-04-12T16:37:00Z">
        <w:r w:rsidRPr="0034546A" w:rsidDel="00641EC5">
          <w:rPr>
            <w:rFonts w:eastAsia="time"/>
            <w:b/>
            <w:bCs/>
            <w:lang w:val="en-US" w:eastAsia="zh-CN"/>
          </w:rPr>
          <w:delText xml:space="preserve">tool management </w:delText>
        </w:r>
      </w:del>
      <w:del w:id="700" w:author="wulinz@chinatelecom.cn" w:date="2023-04-12T16:28:00Z">
        <w:r w:rsidRPr="0034546A" w:rsidDel="00CA40DE">
          <w:rPr>
            <w:rFonts w:eastAsia="time"/>
            <w:b/>
            <w:bCs/>
            <w:lang w:val="en-US" w:eastAsia="zh-CN"/>
          </w:rPr>
          <w:delText>function requirements for NFV automated testing framework</w:delText>
        </w:r>
      </w:del>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p>
    <w:p w14:paraId="44C4FD6A" w14:textId="77777777" w:rsidR="0034546A" w:rsidRPr="0034546A" w:rsidDel="00641EC5" w:rsidRDefault="0034546A" w:rsidP="0034546A">
      <w:pPr>
        <w:jc w:val="both"/>
        <w:rPr>
          <w:del w:id="701" w:author="wulinz@chinatelecom.cn" w:date="2023-04-12T16:37:00Z"/>
          <w:rFonts w:eastAsia="SimSun"/>
          <w:lang w:val="en-US" w:eastAsia="zh-CN"/>
        </w:rPr>
      </w:pPr>
      <w:del w:id="702" w:author="wulinz@chinatelecom.cn" w:date="2023-04-12T16:37:00Z">
        <w:r w:rsidRPr="0034546A" w:rsidDel="00641EC5">
          <w:rPr>
            <w:rFonts w:eastAsia="SimSun"/>
            <w:lang w:val="en-US" w:eastAsia="zh-CN"/>
          </w:rPr>
          <w:delText xml:space="preserve">It is required that </w:delText>
        </w:r>
      </w:del>
      <w:del w:id="703" w:author="wulinz@chinatelecom.cn" w:date="2023-04-12T16:36:00Z">
        <w:r w:rsidRPr="0034546A" w:rsidDel="00D93D80">
          <w:rPr>
            <w:rFonts w:eastAsia="SimSun"/>
            <w:lang w:val="en-US" w:eastAsia="zh-CN"/>
          </w:rPr>
          <w:delText>test tool management function</w:delText>
        </w:r>
      </w:del>
      <w:del w:id="704" w:author="wulinz@chinatelecom.cn" w:date="2023-04-12T16:37:00Z">
        <w:r w:rsidRPr="0034546A" w:rsidDel="00641EC5">
          <w:rPr>
            <w:rFonts w:eastAsia="SimSun"/>
            <w:lang w:val="en-US" w:eastAsia="zh-CN"/>
          </w:rPr>
          <w:delText xml:space="preserve"> provides </w:delText>
        </w:r>
        <w:r w:rsidRPr="0034546A" w:rsidDel="00641EC5">
          <w:rPr>
            <w:rFonts w:eastAsia="SimSun"/>
            <w:lang w:eastAsia="zh-CN"/>
          </w:rPr>
          <w:delText xml:space="preserve">instantiation </w:delText>
        </w:r>
        <w:r w:rsidRPr="0034546A" w:rsidDel="00641EC5">
          <w:rPr>
            <w:rFonts w:eastAsia="SimSun"/>
            <w:lang w:val="en-US" w:eastAsia="zh-CN"/>
          </w:rPr>
          <w:delText>ability of test tool according to corresponding test cases and call of test tools to execute test cases.</w:delText>
        </w:r>
      </w:del>
    </w:p>
    <w:p w14:paraId="543AA92B" w14:textId="77777777" w:rsidR="0034546A" w:rsidRPr="0034546A" w:rsidDel="00641EC5" w:rsidRDefault="0034546A" w:rsidP="0034546A">
      <w:pPr>
        <w:jc w:val="both"/>
        <w:rPr>
          <w:del w:id="705" w:author="wulinz@chinatelecom.cn" w:date="2023-04-12T16:38:00Z"/>
          <w:rFonts w:eastAsia="SimSun"/>
          <w:b/>
          <w:bCs/>
          <w:lang w:val="en-US" w:eastAsia="zh-CN"/>
        </w:rPr>
      </w:pPr>
      <w:del w:id="706" w:author="wulinz@chinatelecom.cn" w:date="2023-04-12T16:38:00Z">
        <w:r w:rsidRPr="0034546A" w:rsidDel="00641EC5">
          <w:rPr>
            <w:rFonts w:eastAsia="SimSun"/>
            <w:lang w:val="en-US" w:eastAsia="zh-CN"/>
          </w:rPr>
          <w:delText>[TBD]</w:delText>
        </w:r>
      </w:del>
    </w:p>
    <w:p w14:paraId="6978B268" w14:textId="1F355AF5" w:rsidR="0034546A" w:rsidRPr="0034546A" w:rsidRDefault="0034546A" w:rsidP="0034546A">
      <w:pPr>
        <w:pStyle w:val="t11"/>
      </w:pPr>
      <w:bookmarkStart w:id="707" w:name="_Toc14436"/>
      <w:bookmarkStart w:id="708" w:name="_Toc22858"/>
      <w:bookmarkStart w:id="709" w:name="_Toc1490"/>
      <w:bookmarkStart w:id="710" w:name="_Toc27718"/>
      <w:bookmarkStart w:id="711" w:name="_Toc18429"/>
      <w:bookmarkStart w:id="712" w:name="_Toc30343"/>
      <w:bookmarkStart w:id="713" w:name="_Toc26837"/>
      <w:bookmarkStart w:id="714" w:name="_Toc2731"/>
      <w:bookmarkStart w:id="715" w:name="_Toc17736"/>
      <w:bookmarkStart w:id="716" w:name="_Toc22257"/>
      <w:bookmarkStart w:id="717" w:name="_Toc26767"/>
      <w:bookmarkStart w:id="718" w:name="_Toc17609"/>
      <w:bookmarkStart w:id="719" w:name="_Toc728"/>
      <w:bookmarkStart w:id="720" w:name="_Toc108164401"/>
      <w:ins w:id="721" w:author="wulinz@chinatelecom.cn" w:date="2023-04-12T16:28:00Z">
        <w:r w:rsidRPr="0034546A">
          <w:t xml:space="preserve">Requirements of NFVAT for </w:t>
        </w:r>
      </w:ins>
      <w:del w:id="722" w:author="wulinz@chinatelecom.cn" w:date="2023-04-12T16:28:00Z">
        <w:r w:rsidRPr="0034546A" w:rsidDel="00CA40DE">
          <w:rPr>
            <w:rFonts w:hint="eastAsia"/>
          </w:rPr>
          <w:delText>T</w:delText>
        </w:r>
        <w:r w:rsidRPr="0034546A" w:rsidDel="00CA40DE">
          <w:delText xml:space="preserve">est </w:delText>
        </w:r>
      </w:del>
      <w:ins w:id="723" w:author="wulinz@chinatelecom.cn" w:date="2023-04-12T16:28:00Z">
        <w:r w:rsidRPr="0034546A">
          <w:t xml:space="preserve">test </w:t>
        </w:r>
      </w:ins>
      <w:r w:rsidRPr="0034546A">
        <w:t xml:space="preserve">report </w:t>
      </w:r>
      <w:del w:id="724" w:author="wulinz@chinatelecom.cn" w:date="2023-04-12T16:28:00Z">
        <w:r w:rsidRPr="0034546A" w:rsidDel="00CA40DE">
          <w:delText>management requirements for NFV automated testing framework</w:delText>
        </w:r>
      </w:del>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ins w:id="725" w:author="wulinz@chinatelecom.cn" w:date="2023-04-12T16:28:00Z">
        <w:r w:rsidRPr="0034546A">
          <w:t>generat</w:t>
        </w:r>
      </w:ins>
      <w:ins w:id="726" w:author="wulinz@chinatelecom.cn" w:date="2023-05-12T10:21:00Z">
        <w:r>
          <w:t>ion</w:t>
        </w:r>
      </w:ins>
    </w:p>
    <w:p w14:paraId="56612D2D" w14:textId="77777777" w:rsidR="0034546A" w:rsidRPr="0034546A" w:rsidRDefault="0034546A" w:rsidP="0034546A">
      <w:pPr>
        <w:jc w:val="both"/>
        <w:rPr>
          <w:rFonts w:eastAsia="SimSun"/>
          <w:lang w:val="en-US" w:eastAsia="zh-CN"/>
        </w:rPr>
      </w:pPr>
      <w:r w:rsidRPr="0034546A">
        <w:rPr>
          <w:rFonts w:eastAsia="SimSun"/>
          <w:lang w:val="en-US" w:eastAsia="zh-CN"/>
        </w:rPr>
        <w:t xml:space="preserve">It is required that </w:t>
      </w:r>
      <w:ins w:id="727" w:author="wulinz@chinatelecom.cn" w:date="2023-04-12T16:36:00Z">
        <w:r w:rsidRPr="0034546A">
          <w:rPr>
            <w:rFonts w:eastAsia="SimSun"/>
            <w:lang w:val="en-US" w:eastAsia="zh-CN"/>
          </w:rPr>
          <w:t>NFVAT</w:t>
        </w:r>
      </w:ins>
      <w:del w:id="728" w:author="wulinz@chinatelecom.cn" w:date="2023-04-12T16:36:00Z">
        <w:r w:rsidRPr="0034546A" w:rsidDel="00D93D80">
          <w:rPr>
            <w:rFonts w:eastAsia="SimSun"/>
            <w:lang w:val="en-US" w:eastAsia="zh-CN"/>
          </w:rPr>
          <w:delText>the test report management function</w:delText>
        </w:r>
      </w:del>
      <w:r w:rsidRPr="0034546A">
        <w:rPr>
          <w:rFonts w:eastAsia="SimSun"/>
          <w:lang w:val="en-US" w:eastAsia="zh-CN"/>
        </w:rPr>
        <w:t xml:space="preserve"> generates test report of each test task automatically</w:t>
      </w:r>
      <w:ins w:id="729" w:author="wulinz@chinatelecom.cn" w:date="2023-04-23T16:10:00Z">
        <w:r w:rsidRPr="0034546A">
          <w:rPr>
            <w:rFonts w:eastAsia="SimSun"/>
            <w:lang w:val="en-US" w:eastAsia="zh-CN"/>
          </w:rPr>
          <w:t xml:space="preserve"> for the NFV tester </w:t>
        </w:r>
      </w:ins>
      <w:ins w:id="730" w:author="wulinz@chinatelecom.cn" w:date="2023-04-23T16:11:00Z">
        <w:r w:rsidRPr="0034546A">
          <w:rPr>
            <w:rFonts w:eastAsia="SimSun"/>
            <w:lang w:val="en-US" w:eastAsia="zh-CN"/>
          </w:rPr>
          <w:t>to download</w:t>
        </w:r>
      </w:ins>
      <w:r w:rsidRPr="0034546A">
        <w:rPr>
          <w:rFonts w:eastAsia="SimSun"/>
          <w:lang w:val="en-US" w:eastAsia="zh-CN"/>
        </w:rPr>
        <w:t xml:space="preserve">. </w:t>
      </w:r>
    </w:p>
    <w:p w14:paraId="690EF8AD" w14:textId="77777777" w:rsidR="0034546A" w:rsidRPr="0034546A" w:rsidRDefault="0034546A" w:rsidP="0034546A">
      <w:pPr>
        <w:jc w:val="both"/>
        <w:rPr>
          <w:rFonts w:eastAsia="SimSun"/>
          <w:lang w:val="en-US" w:eastAsia="zh-CN"/>
        </w:rPr>
      </w:pPr>
      <w:r w:rsidRPr="0034546A">
        <w:rPr>
          <w:rFonts w:eastAsia="SimSun"/>
          <w:lang w:val="en-US" w:eastAsia="zh-CN"/>
        </w:rPr>
        <w:t xml:space="preserve">It is required that </w:t>
      </w:r>
      <w:ins w:id="731" w:author="wulinz@chinatelecom.cn" w:date="2023-04-12T16:36:00Z">
        <w:r w:rsidRPr="0034546A">
          <w:rPr>
            <w:rFonts w:eastAsia="SimSun"/>
            <w:lang w:val="en-US" w:eastAsia="zh-CN"/>
          </w:rPr>
          <w:t>NFVAT</w:t>
        </w:r>
      </w:ins>
      <w:del w:id="732" w:author="wulinz@chinatelecom.cn" w:date="2023-04-12T16:36:00Z">
        <w:r w:rsidRPr="0034546A" w:rsidDel="00D93D80">
          <w:rPr>
            <w:rFonts w:eastAsia="SimSun"/>
            <w:lang w:val="en-US" w:eastAsia="zh-CN"/>
          </w:rPr>
          <w:delText>the test report management function</w:delText>
        </w:r>
      </w:del>
      <w:r w:rsidRPr="0034546A">
        <w:rPr>
          <w:rFonts w:eastAsia="SimSun"/>
          <w:lang w:val="en-US" w:eastAsia="zh-CN"/>
        </w:rPr>
        <w:t xml:space="preserve"> provides information about the test task in the report. </w:t>
      </w:r>
    </w:p>
    <w:p w14:paraId="7E67032C" w14:textId="77777777" w:rsidR="0034546A" w:rsidRPr="00BE18D5" w:rsidRDefault="0034546A" w:rsidP="0034546A">
      <w:pPr>
        <w:jc w:val="both"/>
        <w:rPr>
          <w:rFonts w:eastAsia="SimSun"/>
          <w:sz w:val="22"/>
          <w:szCs w:val="22"/>
          <w:lang w:eastAsia="zh-CN"/>
        </w:rPr>
      </w:pPr>
      <w:r w:rsidRPr="00BE18D5">
        <w:rPr>
          <w:rFonts w:eastAsia="SimSun"/>
          <w:sz w:val="22"/>
          <w:szCs w:val="22"/>
          <w:lang w:eastAsia="zh-CN"/>
        </w:rPr>
        <w:t>NOTE - Information includes stakeholders involved in the test, information about the test environment, all parameters set during the task, records of the execution process, problems found and etc</w:t>
      </w:r>
      <w:ins w:id="733" w:author="wulinz@chinatelecom.cn" w:date="2023-04-23T14:43:00Z">
        <w:r w:rsidRPr="0034546A">
          <w:rPr>
            <w:rFonts w:eastAsia="SimSun" w:hint="eastAsia"/>
            <w:sz w:val="22"/>
            <w:szCs w:val="22"/>
            <w:lang w:eastAsia="zh-CN"/>
          </w:rPr>
          <w:t>.</w:t>
        </w:r>
      </w:ins>
    </w:p>
    <w:p w14:paraId="50F1B8A0" w14:textId="77777777" w:rsidR="0034546A" w:rsidRPr="0034546A" w:rsidRDefault="0034546A" w:rsidP="0034546A">
      <w:pPr>
        <w:jc w:val="both"/>
        <w:rPr>
          <w:rFonts w:eastAsia="SimSun"/>
          <w:lang w:val="en-US" w:eastAsia="zh-CN"/>
        </w:rPr>
      </w:pPr>
      <w:r w:rsidRPr="0034546A">
        <w:rPr>
          <w:rFonts w:eastAsia="SimSun"/>
          <w:lang w:val="en-US" w:eastAsia="zh-CN"/>
        </w:rPr>
        <w:t xml:space="preserve">It is required </w:t>
      </w:r>
      <w:ins w:id="734" w:author="wulinz@chinatelecom.cn" w:date="2023-04-12T16:36:00Z">
        <w:r w:rsidRPr="0034546A">
          <w:rPr>
            <w:rFonts w:eastAsia="SimSun"/>
            <w:lang w:val="en-US" w:eastAsia="zh-CN"/>
          </w:rPr>
          <w:t>NFVAT</w:t>
        </w:r>
      </w:ins>
      <w:del w:id="735" w:author="wulinz@chinatelecom.cn" w:date="2023-04-12T16:36:00Z">
        <w:r w:rsidRPr="0034546A" w:rsidDel="00D93D80">
          <w:rPr>
            <w:rFonts w:eastAsia="SimSun"/>
            <w:lang w:val="en-US" w:eastAsia="zh-CN"/>
          </w:rPr>
          <w:delText>that the test report management function</w:delText>
        </w:r>
      </w:del>
      <w:r w:rsidRPr="0034546A">
        <w:rPr>
          <w:rFonts w:eastAsia="SimSun"/>
          <w:lang w:val="en-US" w:eastAsia="zh-CN"/>
        </w:rPr>
        <w:t xml:space="preserve"> provides test result to indicate whether the test is passed, partially passed or failed.</w:t>
      </w:r>
    </w:p>
    <w:p w14:paraId="6444C5E3" w14:textId="77777777" w:rsidR="0034546A" w:rsidRPr="0034546A" w:rsidRDefault="0034546A" w:rsidP="0034546A">
      <w:pPr>
        <w:jc w:val="both"/>
        <w:rPr>
          <w:ins w:id="736" w:author="wulinz@chinatelecom.cn" w:date="2023-04-23T16:12:00Z"/>
          <w:rFonts w:eastAsia="SimSun"/>
          <w:lang w:val="en-US" w:eastAsia="zh-CN"/>
        </w:rPr>
      </w:pPr>
      <w:r w:rsidRPr="0034546A">
        <w:rPr>
          <w:rFonts w:eastAsia="SimSun"/>
          <w:lang w:val="en-US" w:eastAsia="zh-CN"/>
        </w:rPr>
        <w:t xml:space="preserve">It is recommended </w:t>
      </w:r>
      <w:ins w:id="737" w:author="wulinz@chinatelecom.cn" w:date="2023-04-12T16:36:00Z">
        <w:r w:rsidRPr="0034546A">
          <w:rPr>
            <w:rFonts w:eastAsia="SimSun"/>
            <w:lang w:val="en-US" w:eastAsia="zh-CN"/>
          </w:rPr>
          <w:t>NFVAT</w:t>
        </w:r>
      </w:ins>
      <w:del w:id="738" w:author="wulinz@chinatelecom.cn" w:date="2023-04-12T16:36:00Z">
        <w:r w:rsidRPr="0034546A" w:rsidDel="00D93D80">
          <w:rPr>
            <w:rFonts w:eastAsia="SimSun"/>
            <w:lang w:val="en-US" w:eastAsia="zh-CN"/>
          </w:rPr>
          <w:delText>that the test report management function</w:delText>
        </w:r>
      </w:del>
      <w:r w:rsidRPr="0034546A">
        <w:rPr>
          <w:rFonts w:eastAsia="SimSun"/>
          <w:lang w:val="en-US" w:eastAsia="zh-CN"/>
        </w:rPr>
        <w:t xml:space="preserve"> scores </w:t>
      </w:r>
      <w:ins w:id="739" w:author="wulinz@chinatelecom.cn" w:date="2023-04-12T16:37:00Z">
        <w:r w:rsidRPr="0034546A">
          <w:rPr>
            <w:rFonts w:eastAsia="SimSun"/>
            <w:lang w:val="en-US" w:eastAsia="zh-CN"/>
          </w:rPr>
          <w:t xml:space="preserve">the test based on </w:t>
        </w:r>
      </w:ins>
      <w:r w:rsidRPr="0034546A">
        <w:rPr>
          <w:rFonts w:eastAsia="SimSun"/>
          <w:lang w:val="en-US" w:eastAsia="zh-CN"/>
        </w:rPr>
        <w:t>test results.</w:t>
      </w:r>
    </w:p>
    <w:p w14:paraId="3D6887A8" w14:textId="77777777" w:rsidR="0034546A" w:rsidRPr="0034546A" w:rsidRDefault="0034546A" w:rsidP="0034546A">
      <w:pPr>
        <w:jc w:val="both"/>
        <w:rPr>
          <w:ins w:id="740" w:author="wulinz@chinatelecom.cn" w:date="2023-04-23T16:12:00Z"/>
          <w:rFonts w:eastAsia="SimSun"/>
          <w:lang w:val="en-US" w:eastAsia="zh-CN"/>
        </w:rPr>
      </w:pPr>
      <w:ins w:id="741" w:author="wulinz@chinatelecom.cn" w:date="2023-04-23T16:12:00Z">
        <w:r w:rsidRPr="0034546A">
          <w:rPr>
            <w:rFonts w:eastAsia="SimSun"/>
            <w:lang w:val="en-US" w:eastAsia="zh-CN"/>
          </w:rPr>
          <w:t>It is recommended that NFVAT provides setting on the storage time length of the test report, beyond which test reports would be automatically deleted.</w:t>
        </w:r>
      </w:ins>
    </w:p>
    <w:p w14:paraId="6E290AF9" w14:textId="77777777" w:rsidR="0034546A" w:rsidRPr="0034546A" w:rsidRDefault="0034546A" w:rsidP="0034546A">
      <w:pPr>
        <w:jc w:val="both"/>
        <w:rPr>
          <w:rFonts w:eastAsia="SimSun"/>
          <w:lang w:val="en-US" w:eastAsia="zh-CN"/>
        </w:rPr>
      </w:pPr>
    </w:p>
    <w:p w14:paraId="3796F595" w14:textId="77777777" w:rsidR="0034546A" w:rsidRPr="0034546A" w:rsidRDefault="0034546A" w:rsidP="0034546A">
      <w:pPr>
        <w:jc w:val="both"/>
        <w:rPr>
          <w:ins w:id="742" w:author="wulinz@chinatelecom.cn" w:date="2023-04-12T16:38:00Z"/>
          <w:rFonts w:eastAsia="SimSun"/>
          <w:lang w:val="en-US" w:eastAsia="zh-CN"/>
        </w:rPr>
      </w:pPr>
      <w:r w:rsidRPr="0034546A">
        <w:rPr>
          <w:rFonts w:eastAsia="SimSun"/>
          <w:lang w:val="en-US" w:eastAsia="zh-CN"/>
        </w:rPr>
        <w:t>[TBD]</w:t>
      </w:r>
    </w:p>
    <w:p w14:paraId="35582A2C" w14:textId="77777777" w:rsidR="0034546A" w:rsidRPr="0034546A" w:rsidRDefault="0034546A" w:rsidP="0034546A">
      <w:pPr>
        <w:pStyle w:val="t11"/>
        <w:rPr>
          <w:ins w:id="743" w:author="wulinz@chinatelecom.cn" w:date="2023-04-12T16:38:00Z"/>
        </w:rPr>
      </w:pPr>
      <w:ins w:id="744" w:author="wulinz@chinatelecom.cn" w:date="2023-04-12T16:38:00Z">
        <w:r w:rsidRPr="0034546A">
          <w:t>Requirements of NFVAT for</w:t>
        </w:r>
        <w:r w:rsidRPr="0034546A">
          <w:rPr>
            <w:rFonts w:hint="eastAsia"/>
          </w:rPr>
          <w:t xml:space="preserve"> </w:t>
        </w:r>
        <w:r w:rsidRPr="0034546A">
          <w:t xml:space="preserve">test tool management </w:t>
        </w:r>
      </w:ins>
    </w:p>
    <w:p w14:paraId="1256BA0C" w14:textId="77777777" w:rsidR="0034546A" w:rsidRPr="0034546A" w:rsidRDefault="0034546A" w:rsidP="0034546A">
      <w:pPr>
        <w:jc w:val="both"/>
        <w:rPr>
          <w:ins w:id="745" w:author="wulinz@chinatelecom.cn" w:date="2023-04-23T15:03:00Z"/>
          <w:rFonts w:eastAsia="SimSun"/>
          <w:lang w:val="en-US" w:eastAsia="zh-CN"/>
        </w:rPr>
      </w:pPr>
      <w:bookmarkStart w:id="746" w:name="_Hlk133154639"/>
      <w:ins w:id="747" w:author="wulinz@chinatelecom.cn" w:date="2023-04-23T15:03:00Z">
        <w:r w:rsidRPr="0034546A">
          <w:rPr>
            <w:rFonts w:eastAsia="SimSun"/>
            <w:lang w:val="en-US" w:eastAsia="zh-CN"/>
          </w:rPr>
          <w:t xml:space="preserve">It is </w:t>
        </w:r>
      </w:ins>
      <w:ins w:id="748" w:author="wulinz@chinatelecom.cn" w:date="2023-04-23T15:32:00Z">
        <w:r w:rsidRPr="0034546A">
          <w:rPr>
            <w:rFonts w:eastAsia="SimSun"/>
            <w:lang w:val="en-US" w:eastAsia="zh-CN"/>
          </w:rPr>
          <w:t xml:space="preserve">recommended </w:t>
        </w:r>
      </w:ins>
      <w:ins w:id="749" w:author="wulinz@chinatelecom.cn" w:date="2023-04-23T15:03:00Z">
        <w:r w:rsidRPr="0034546A">
          <w:rPr>
            <w:rFonts w:eastAsia="SimSun"/>
            <w:lang w:val="en-US" w:eastAsia="zh-CN"/>
          </w:rPr>
          <w:t xml:space="preserve">that NFVAT supports registry of test </w:t>
        </w:r>
        <w:r w:rsidRPr="0034546A">
          <w:rPr>
            <w:rFonts w:eastAsia="SimSun" w:hint="eastAsia"/>
            <w:lang w:val="en-US" w:eastAsia="zh-CN"/>
          </w:rPr>
          <w:t>tool</w:t>
        </w:r>
        <w:r w:rsidRPr="0034546A">
          <w:rPr>
            <w:rFonts w:eastAsia="SimSun"/>
            <w:lang w:val="en-US" w:eastAsia="zh-CN"/>
          </w:rPr>
          <w:t xml:space="preserve"> in the test </w:t>
        </w:r>
        <w:r w:rsidRPr="0034546A">
          <w:rPr>
            <w:rFonts w:eastAsia="SimSun" w:hint="eastAsia"/>
            <w:lang w:val="en-US" w:eastAsia="zh-CN"/>
          </w:rPr>
          <w:t>tool</w:t>
        </w:r>
        <w:r w:rsidRPr="0034546A">
          <w:rPr>
            <w:rFonts w:eastAsia="SimSun"/>
            <w:lang w:val="en-US" w:eastAsia="zh-CN"/>
          </w:rPr>
          <w:t xml:space="preserve"> catalogue.</w:t>
        </w:r>
      </w:ins>
    </w:p>
    <w:bookmarkEnd w:id="746"/>
    <w:p w14:paraId="242C0C98" w14:textId="77777777" w:rsidR="0034546A" w:rsidRPr="0034546A" w:rsidRDefault="0034546A" w:rsidP="0034546A">
      <w:pPr>
        <w:jc w:val="both"/>
        <w:rPr>
          <w:ins w:id="750" w:author="wulinz@chinatelecom.cn" w:date="2023-04-23T16:04:00Z"/>
          <w:rFonts w:eastAsia="SimSun"/>
          <w:lang w:val="en-US" w:eastAsia="zh-CN"/>
        </w:rPr>
      </w:pPr>
      <w:ins w:id="751" w:author="wulinz@chinatelecom.cn" w:date="2023-04-12T16:38:00Z">
        <w:r w:rsidRPr="0034546A">
          <w:rPr>
            <w:rFonts w:eastAsia="SimSun"/>
            <w:lang w:val="en-US" w:eastAsia="zh-CN"/>
          </w:rPr>
          <w:t xml:space="preserve">It is required that NFVAT provides </w:t>
        </w:r>
        <w:r w:rsidRPr="0034546A">
          <w:rPr>
            <w:rFonts w:eastAsia="SimSun"/>
            <w:lang w:eastAsia="zh-CN"/>
          </w:rPr>
          <w:t xml:space="preserve">instantiation </w:t>
        </w:r>
        <w:r w:rsidRPr="0034546A">
          <w:rPr>
            <w:rFonts w:eastAsia="SimSun"/>
            <w:lang w:val="en-US" w:eastAsia="zh-CN"/>
          </w:rPr>
          <w:t>ability of test tool according to corresponding test cases and call of test tools to execute test cases.</w:t>
        </w:r>
      </w:ins>
    </w:p>
    <w:p w14:paraId="48EBD977" w14:textId="77777777" w:rsidR="0034546A" w:rsidRPr="0034546A" w:rsidRDefault="0034546A" w:rsidP="0034546A">
      <w:pPr>
        <w:jc w:val="both"/>
        <w:rPr>
          <w:ins w:id="752" w:author="wulinz@chinatelecom.cn" w:date="2023-04-23T16:04:00Z"/>
          <w:rFonts w:eastAsia="SimSun"/>
          <w:lang w:val="en-US" w:eastAsia="zh-CN"/>
        </w:rPr>
      </w:pPr>
      <w:ins w:id="753" w:author="wulinz@chinatelecom.cn" w:date="2023-04-23T16:04:00Z">
        <w:r w:rsidRPr="0034546A">
          <w:rPr>
            <w:rFonts w:eastAsia="SimSun"/>
            <w:lang w:val="en-US" w:eastAsia="zh-CN"/>
          </w:rPr>
          <w:t xml:space="preserve">It is recommended that NFVAT </w:t>
        </w:r>
      </w:ins>
      <w:ins w:id="754" w:author="wulinz@chinatelecom.cn" w:date="2023-04-23T16:05:00Z">
        <w:r w:rsidRPr="0034546A">
          <w:rPr>
            <w:rFonts w:eastAsia="SimSun"/>
            <w:lang w:val="en-US" w:eastAsia="zh-CN"/>
          </w:rPr>
          <w:t>provides version control for test tools</w:t>
        </w:r>
      </w:ins>
      <w:ins w:id="755" w:author="wulinz@chinatelecom.cn" w:date="2023-04-23T16:04:00Z">
        <w:r w:rsidRPr="0034546A">
          <w:rPr>
            <w:rFonts w:eastAsia="SimSun"/>
            <w:lang w:val="en-US" w:eastAsia="zh-CN"/>
          </w:rPr>
          <w:t>.</w:t>
        </w:r>
      </w:ins>
    </w:p>
    <w:p w14:paraId="1B02978E" w14:textId="77777777" w:rsidR="0034546A" w:rsidRPr="0034546A" w:rsidRDefault="0034546A" w:rsidP="0034546A">
      <w:pPr>
        <w:jc w:val="both"/>
        <w:rPr>
          <w:ins w:id="756" w:author="wulinz@chinatelecom.cn" w:date="2023-04-23T15:03:00Z"/>
          <w:rFonts w:eastAsia="SimSun"/>
          <w:lang w:val="en-US" w:eastAsia="zh-CN"/>
        </w:rPr>
      </w:pPr>
      <w:ins w:id="757" w:author="wulinz@chinatelecom.cn" w:date="2023-04-23T16:16:00Z">
        <w:r w:rsidRPr="0034546A">
          <w:rPr>
            <w:rFonts w:eastAsia="SimSun"/>
            <w:lang w:val="en-US" w:eastAsia="zh-CN"/>
          </w:rPr>
          <w:t xml:space="preserve">It is recommended that NFVAT </w:t>
        </w:r>
      </w:ins>
      <w:ins w:id="758" w:author="wulinz@chinatelecom.cn" w:date="2023-04-23T17:33:00Z">
        <w:r w:rsidRPr="0034546A">
          <w:rPr>
            <w:rFonts w:eastAsia="SimSun"/>
            <w:lang w:val="en-US" w:eastAsia="zh-CN"/>
          </w:rPr>
          <w:t>supports</w:t>
        </w:r>
      </w:ins>
      <w:ins w:id="759" w:author="wulinz@chinatelecom.cn" w:date="2023-04-23T16:16:00Z">
        <w:r w:rsidRPr="0034546A">
          <w:rPr>
            <w:rFonts w:eastAsia="SimSun"/>
            <w:lang w:val="en-US" w:eastAsia="zh-CN"/>
          </w:rPr>
          <w:t xml:space="preserve"> pushing </w:t>
        </w:r>
      </w:ins>
      <w:ins w:id="760" w:author="wulinz@chinatelecom.cn" w:date="2023-04-23T16:17:00Z">
        <w:r w:rsidRPr="0034546A">
          <w:rPr>
            <w:rFonts w:eastAsia="SimSun"/>
            <w:lang w:val="en-US" w:eastAsia="zh-CN"/>
          </w:rPr>
          <w:t>test tools</w:t>
        </w:r>
      </w:ins>
      <w:ins w:id="761" w:author="wulinz@chinatelecom.cn" w:date="2023-04-23T16:16:00Z">
        <w:r w:rsidRPr="0034546A">
          <w:rPr>
            <w:rFonts w:eastAsia="SimSun"/>
            <w:lang w:val="en-US" w:eastAsia="zh-CN"/>
          </w:rPr>
          <w:t xml:space="preserve"> from repositor</w:t>
        </w:r>
      </w:ins>
      <w:ins w:id="762" w:author="wulinz@chinatelecom.cn" w:date="2023-04-23T16:17:00Z">
        <w:r w:rsidRPr="0034546A">
          <w:rPr>
            <w:rFonts w:eastAsia="SimSun"/>
            <w:lang w:val="en-US" w:eastAsia="zh-CN"/>
          </w:rPr>
          <w:t>y</w:t>
        </w:r>
      </w:ins>
      <w:ins w:id="763" w:author="wulinz@chinatelecom.cn" w:date="2023-04-23T16:16:00Z">
        <w:r w:rsidRPr="0034546A">
          <w:rPr>
            <w:rFonts w:eastAsia="SimSun"/>
            <w:lang w:val="en-US" w:eastAsia="zh-CN"/>
          </w:rPr>
          <w:t xml:space="preserve"> </w:t>
        </w:r>
      </w:ins>
      <w:ins w:id="764" w:author="wulinz@chinatelecom.cn" w:date="2023-04-23T16:17:00Z">
        <w:r w:rsidRPr="0034546A">
          <w:rPr>
            <w:rFonts w:eastAsia="SimSun"/>
            <w:lang w:val="en-US" w:eastAsia="zh-CN"/>
          </w:rPr>
          <w:t>to remote NFV test bed</w:t>
        </w:r>
      </w:ins>
      <w:ins w:id="765" w:author="wulinz@chinatelecom.cn" w:date="2023-04-23T16:16:00Z">
        <w:r w:rsidRPr="0034546A">
          <w:rPr>
            <w:rFonts w:eastAsia="SimSun"/>
            <w:lang w:val="en-US" w:eastAsia="zh-CN"/>
          </w:rPr>
          <w:t>.</w:t>
        </w:r>
      </w:ins>
    </w:p>
    <w:p w14:paraId="4D7CD696" w14:textId="77777777" w:rsidR="0034546A" w:rsidRPr="0034546A" w:rsidDel="009267C6" w:rsidRDefault="0034546A" w:rsidP="0034546A">
      <w:pPr>
        <w:jc w:val="both"/>
        <w:rPr>
          <w:del w:id="766" w:author="wulinz@chinatelecom.cn" w:date="2023-04-23T15:32:00Z"/>
          <w:rFonts w:eastAsia="SimSun"/>
          <w:lang w:val="en-US" w:eastAsia="zh-CN"/>
        </w:rPr>
      </w:pPr>
    </w:p>
    <w:p w14:paraId="49411494" w14:textId="77777777" w:rsidR="0034546A" w:rsidRPr="0034546A" w:rsidRDefault="0034546A" w:rsidP="0034546A">
      <w:pPr>
        <w:pStyle w:val="t11"/>
      </w:pPr>
      <w:bookmarkStart w:id="767" w:name="_Toc1310"/>
      <w:bookmarkStart w:id="768" w:name="_Toc22087"/>
      <w:bookmarkStart w:id="769" w:name="_Toc18718"/>
      <w:bookmarkStart w:id="770" w:name="_Toc29294"/>
      <w:bookmarkStart w:id="771" w:name="_Toc4449"/>
      <w:bookmarkStart w:id="772" w:name="_Toc26669"/>
      <w:bookmarkStart w:id="773" w:name="_Toc11463"/>
      <w:bookmarkStart w:id="774" w:name="_Toc30665"/>
      <w:bookmarkStart w:id="775" w:name="_Toc17997"/>
      <w:bookmarkStart w:id="776" w:name="_Toc13379"/>
      <w:bookmarkStart w:id="777" w:name="_Toc10861"/>
      <w:bookmarkStart w:id="778" w:name="_Toc26255"/>
      <w:bookmarkStart w:id="779" w:name="_Toc22492"/>
      <w:bookmarkStart w:id="780" w:name="_Toc108164402"/>
      <w:ins w:id="781" w:author="wulinz@chinatelecom.cn" w:date="2023-04-12T16:29:00Z">
        <w:r w:rsidRPr="0034546A">
          <w:t>Requirements of NFVAT for</w:t>
        </w:r>
        <w:r w:rsidRPr="0034546A" w:rsidDel="00CA40DE">
          <w:t xml:space="preserve"> </w:t>
        </w:r>
        <w:r w:rsidRPr="0034546A">
          <w:t>t</w:t>
        </w:r>
      </w:ins>
      <w:del w:id="782" w:author="wulinz@chinatelecom.cn" w:date="2023-04-12T16:29:00Z">
        <w:r w:rsidRPr="0034546A" w:rsidDel="00CA40DE">
          <w:delText>T</w:delText>
        </w:r>
      </w:del>
      <w:r w:rsidRPr="0034546A">
        <w:t>est object management</w:t>
      </w:r>
      <w:bookmarkEnd w:id="767"/>
      <w:bookmarkEnd w:id="768"/>
      <w:bookmarkEnd w:id="769"/>
      <w:bookmarkEnd w:id="770"/>
      <w:bookmarkEnd w:id="771"/>
      <w:del w:id="783" w:author="wulinz@chinatelecom.cn" w:date="2023-04-12T16:29:00Z">
        <w:r w:rsidRPr="0034546A" w:rsidDel="00CA40DE">
          <w:delText xml:space="preserve"> requirements for NFV automated testing framework</w:delText>
        </w:r>
      </w:del>
      <w:bookmarkEnd w:id="772"/>
      <w:bookmarkEnd w:id="773"/>
      <w:bookmarkEnd w:id="774"/>
      <w:bookmarkEnd w:id="775"/>
      <w:bookmarkEnd w:id="776"/>
      <w:bookmarkEnd w:id="777"/>
      <w:bookmarkEnd w:id="778"/>
      <w:bookmarkEnd w:id="779"/>
      <w:bookmarkEnd w:id="780"/>
    </w:p>
    <w:p w14:paraId="60BF54AB" w14:textId="77777777" w:rsidR="0034546A" w:rsidRPr="0034546A" w:rsidRDefault="0034546A" w:rsidP="0034546A">
      <w:pPr>
        <w:rPr>
          <w:rFonts w:eastAsia="SimSun"/>
          <w:lang w:val="en-US" w:eastAsia="zh-CN"/>
        </w:rPr>
      </w:pPr>
      <w:bookmarkStart w:id="784" w:name="_Hlk133154607"/>
      <w:del w:id="785" w:author="wulinz@chinatelecom.cn" w:date="2023-04-12T16:38:00Z">
        <w:r w:rsidRPr="0034546A" w:rsidDel="00641EC5">
          <w:rPr>
            <w:rFonts w:eastAsia="SimSun"/>
          </w:rPr>
          <w:delText xml:space="preserve"> </w:delText>
        </w:r>
      </w:del>
      <w:r w:rsidRPr="0034546A">
        <w:rPr>
          <w:rFonts w:eastAsia="SimSun"/>
          <w:lang w:val="en-US" w:eastAsia="zh-CN"/>
        </w:rPr>
        <w:t xml:space="preserve">It is required that </w:t>
      </w:r>
      <w:ins w:id="786" w:author="wulinz@chinatelecom.cn" w:date="2023-04-12T16:35:00Z">
        <w:r w:rsidRPr="0034546A">
          <w:rPr>
            <w:rFonts w:eastAsia="SimSun"/>
            <w:lang w:val="en-US" w:eastAsia="zh-CN"/>
          </w:rPr>
          <w:t>NFVAT</w:t>
        </w:r>
      </w:ins>
      <w:del w:id="787" w:author="wulinz@chinatelecom.cn" w:date="2023-04-12T16:35:00Z">
        <w:r w:rsidRPr="0034546A" w:rsidDel="002E6387">
          <w:rPr>
            <w:rFonts w:eastAsia="SimSun"/>
            <w:lang w:val="en-US" w:eastAsia="zh-CN"/>
          </w:rPr>
          <w:delText>test object management function</w:delText>
        </w:r>
      </w:del>
      <w:r w:rsidRPr="0034546A">
        <w:rPr>
          <w:rFonts w:eastAsia="SimSun"/>
          <w:lang w:val="en-US" w:eastAsia="zh-CN"/>
        </w:rPr>
        <w:t xml:space="preserve"> supports registry of test object in the test object catalogue.</w:t>
      </w:r>
    </w:p>
    <w:bookmarkEnd w:id="784"/>
    <w:p w14:paraId="27201B55" w14:textId="77777777" w:rsidR="0034546A" w:rsidRDefault="0034546A" w:rsidP="0034546A">
      <w:pPr>
        <w:rPr>
          <w:ins w:id="788" w:author="wulinz@chinatelecom.cn" w:date="2023-05-12T10:23:00Z"/>
          <w:rFonts w:eastAsia="SimSun"/>
          <w:lang w:val="en-US" w:eastAsia="zh-CN"/>
        </w:rPr>
      </w:pPr>
      <w:r w:rsidRPr="0034546A">
        <w:rPr>
          <w:rFonts w:eastAsia="SimSun"/>
          <w:lang w:val="en-US" w:eastAsia="zh-CN"/>
        </w:rPr>
        <w:t xml:space="preserve">It is recommended that </w:t>
      </w:r>
      <w:ins w:id="789" w:author="wulinz@chinatelecom.cn" w:date="2023-04-12T16:35:00Z">
        <w:r w:rsidRPr="0034546A">
          <w:rPr>
            <w:rFonts w:eastAsia="SimSun"/>
            <w:lang w:val="en-US" w:eastAsia="zh-CN"/>
          </w:rPr>
          <w:t>NFVAT</w:t>
        </w:r>
      </w:ins>
      <w:del w:id="790" w:author="wulinz@chinatelecom.cn" w:date="2023-04-12T16:35:00Z">
        <w:r w:rsidRPr="0034546A" w:rsidDel="002E6387">
          <w:rPr>
            <w:rFonts w:eastAsia="SimSun"/>
            <w:lang w:val="en-US" w:eastAsia="zh-CN"/>
          </w:rPr>
          <w:delText>test object management function</w:delText>
        </w:r>
      </w:del>
      <w:r w:rsidRPr="0034546A">
        <w:rPr>
          <w:rFonts w:eastAsia="SimSun"/>
          <w:lang w:val="en-US" w:eastAsia="zh-CN"/>
        </w:rPr>
        <w:t xml:space="preserve"> </w:t>
      </w:r>
      <w:del w:id="791" w:author="wulinz@chinatelecom.cn" w:date="2023-04-12T16:35:00Z">
        <w:r w:rsidRPr="0034546A" w:rsidDel="002E6387">
          <w:rPr>
            <w:rFonts w:eastAsia="SimSun"/>
            <w:lang w:val="en-US" w:eastAsia="zh-CN"/>
          </w:rPr>
          <w:delText xml:space="preserve">can </w:delText>
        </w:r>
      </w:del>
      <w:r w:rsidRPr="0034546A">
        <w:rPr>
          <w:rFonts w:eastAsia="SimSun"/>
          <w:lang w:val="en-US" w:eastAsia="zh-CN"/>
        </w:rPr>
        <w:t>verif</w:t>
      </w:r>
      <w:ins w:id="792" w:author="wulinz@chinatelecom.cn" w:date="2023-04-12T16:35:00Z">
        <w:r w:rsidRPr="0034546A">
          <w:rPr>
            <w:rFonts w:eastAsia="SimSun"/>
            <w:lang w:val="en-US" w:eastAsia="zh-CN"/>
          </w:rPr>
          <w:t>ies</w:t>
        </w:r>
      </w:ins>
      <w:del w:id="793" w:author="wulinz@chinatelecom.cn" w:date="2023-04-12T16:35:00Z">
        <w:r w:rsidRPr="0034546A" w:rsidDel="002E6387">
          <w:rPr>
            <w:rFonts w:eastAsia="SimSun"/>
            <w:lang w:val="en-US" w:eastAsia="zh-CN"/>
          </w:rPr>
          <w:delText>y</w:delText>
        </w:r>
      </w:del>
      <w:r w:rsidRPr="0034546A">
        <w:rPr>
          <w:rFonts w:eastAsia="SimSun"/>
          <w:lang w:val="en-US" w:eastAsia="zh-CN"/>
        </w:rPr>
        <w:t xml:space="preserve"> the </w:t>
      </w:r>
      <w:ins w:id="794" w:author="wulinz@chinatelecom.cn" w:date="2023-04-23T16:09:00Z">
        <w:r w:rsidRPr="0034546A">
          <w:rPr>
            <w:rFonts w:eastAsia="SimSun"/>
            <w:lang w:val="en-US" w:eastAsia="zh-CN"/>
          </w:rPr>
          <w:t xml:space="preserve">network </w:t>
        </w:r>
      </w:ins>
      <w:r w:rsidRPr="0034546A">
        <w:rPr>
          <w:rFonts w:eastAsia="SimSun"/>
          <w:lang w:val="en-US" w:eastAsia="zh-CN"/>
        </w:rPr>
        <w:t>connectivity of test objects.</w:t>
      </w:r>
    </w:p>
    <w:p w14:paraId="59D78ECA" w14:textId="5FA621E3" w:rsidR="00DE3D37" w:rsidRPr="00BE18D5" w:rsidRDefault="00DE3D37" w:rsidP="00BE18D5">
      <w:pPr>
        <w:pStyle w:val="t11"/>
        <w:rPr>
          <w:ins w:id="795" w:author="wulinz@chinatelecom.cn" w:date="2023-04-23T16:16:00Z"/>
        </w:rPr>
      </w:pPr>
      <w:ins w:id="796" w:author="wulinz@chinatelecom.cn" w:date="2023-05-12T10:23:00Z">
        <w:r w:rsidRPr="00BE18D5">
          <w:t>Requirements of NFV</w:t>
        </w:r>
      </w:ins>
      <w:ins w:id="797" w:author="wulinz@chinatelecom.cn" w:date="2023-05-12T10:24:00Z">
        <w:r w:rsidRPr="00BE18D5">
          <w:t xml:space="preserve">AT </w:t>
        </w:r>
      </w:ins>
      <w:ins w:id="798" w:author="wulinz@chinatelecom.cn" w:date="2023-05-12T10:40:00Z">
        <w:r w:rsidR="00480EAC">
          <w:t>from</w:t>
        </w:r>
      </w:ins>
      <w:ins w:id="799" w:author="wulinz@chinatelecom.cn" w:date="2023-05-12T10:24:00Z">
        <w:r w:rsidRPr="00BE18D5">
          <w:t xml:space="preserve"> </w:t>
        </w:r>
      </w:ins>
      <w:ins w:id="800" w:author="wulinz@chinatelecom.cn" w:date="2023-05-12T10:30:00Z">
        <w:r>
          <w:t>system</w:t>
        </w:r>
      </w:ins>
      <w:ins w:id="801" w:author="wulinz@chinatelecom.cn" w:date="2023-05-12T10:24:00Z">
        <w:r w:rsidRPr="00BE18D5">
          <w:t xml:space="preserve"> level</w:t>
        </w:r>
      </w:ins>
    </w:p>
    <w:p w14:paraId="7BD8AE46" w14:textId="77777777" w:rsidR="00DE3D37" w:rsidRDefault="00DE3D37" w:rsidP="00DE3D37">
      <w:pPr>
        <w:jc w:val="both"/>
        <w:rPr>
          <w:ins w:id="802" w:author="wulinz@chinatelecom.cn" w:date="2023-05-12T10:27:00Z"/>
          <w:lang w:val="en-US"/>
        </w:rPr>
      </w:pPr>
      <w:ins w:id="803" w:author="wulinz@chinatelecom.cn" w:date="2023-05-12T10:26:00Z">
        <w:r w:rsidRPr="0034546A">
          <w:rPr>
            <w:rFonts w:eastAsia="SimSun"/>
            <w:lang w:val="en-US" w:eastAsia="zh-CN"/>
          </w:rPr>
          <w:lastRenderedPageBreak/>
          <w:t>It is required that</w:t>
        </w:r>
        <w:r>
          <w:rPr>
            <w:rFonts w:eastAsia="SimSun"/>
            <w:lang w:val="en-US" w:eastAsia="zh-CN"/>
          </w:rPr>
          <w:t xml:space="preserve"> NFVAT</w:t>
        </w:r>
        <w:r>
          <w:rPr>
            <w:rFonts w:hint="eastAsia"/>
            <w:lang w:val="en-US" w:eastAsia="zh-CN"/>
          </w:rPr>
          <w:t xml:space="preserve"> </w:t>
        </w:r>
        <w:r>
          <w:rPr>
            <w:lang w:val="en-US" w:eastAsia="zh-CN"/>
          </w:rPr>
          <w:t>c</w:t>
        </w:r>
        <w:r>
          <w:rPr>
            <w:lang w:val="en-US"/>
          </w:rPr>
          <w:t xml:space="preserve">an </w:t>
        </w:r>
        <w:r w:rsidRPr="00DE3D37">
          <w:rPr>
            <w:lang w:val="en-US"/>
          </w:rPr>
          <w:t>be customizable to accommodate different types of MANO platforms and include at least one open-source MANO platforms</w:t>
        </w:r>
      </w:ins>
      <w:ins w:id="804" w:author="wulinz@chinatelecom.cn" w:date="2023-05-12T10:27:00Z">
        <w:r>
          <w:rPr>
            <w:lang w:val="en-US"/>
          </w:rPr>
          <w:t>.</w:t>
        </w:r>
      </w:ins>
    </w:p>
    <w:p w14:paraId="5CF19C70" w14:textId="5E14F895" w:rsidR="00DE3D37" w:rsidRPr="00DE3D37" w:rsidRDefault="00B01751" w:rsidP="00DE3D37">
      <w:pPr>
        <w:jc w:val="both"/>
        <w:rPr>
          <w:ins w:id="805" w:author="wulinz@chinatelecom.cn" w:date="2023-05-12T10:26:00Z"/>
          <w:lang w:val="en-US"/>
        </w:rPr>
      </w:pPr>
      <w:bookmarkStart w:id="806" w:name="_Hlk134780129"/>
      <w:ins w:id="807" w:author="wulinz@chinatelecom.cn" w:date="2023-05-12T10:34:00Z">
        <w:r w:rsidRPr="0034546A">
          <w:rPr>
            <w:rFonts w:eastAsia="SimSun"/>
            <w:sz w:val="22"/>
            <w:szCs w:val="22"/>
            <w:lang w:eastAsia="zh-CN"/>
          </w:rPr>
          <w:t xml:space="preserve">NOTE 1 – Example of </w:t>
        </w:r>
        <w:r w:rsidRPr="00DE3D37">
          <w:rPr>
            <w:lang w:val="en-US"/>
          </w:rPr>
          <w:t>open-source</w:t>
        </w:r>
        <w:bookmarkEnd w:id="806"/>
        <w:r w:rsidRPr="00DE3D37">
          <w:rPr>
            <w:lang w:val="en-US"/>
          </w:rPr>
          <w:t xml:space="preserve"> MANO platforms</w:t>
        </w:r>
        <w:r>
          <w:rPr>
            <w:lang w:val="en-US"/>
          </w:rPr>
          <w:t xml:space="preserve"> are</w:t>
        </w:r>
      </w:ins>
      <w:ins w:id="808" w:author="wulinz@chinatelecom.cn" w:date="2023-05-12T10:26:00Z">
        <w:r w:rsidR="00DE3D37" w:rsidRPr="00DE3D37">
          <w:rPr>
            <w:lang w:val="en-US"/>
          </w:rPr>
          <w:t xml:space="preserve"> OSM, ONAP, Tacker, XOS</w:t>
        </w:r>
      </w:ins>
      <w:ins w:id="809" w:author="wulinz@chinatelecom.cn" w:date="2023-05-12T10:34:00Z">
        <w:r>
          <w:rPr>
            <w:lang w:val="en-US"/>
          </w:rPr>
          <w:t xml:space="preserve"> and etc</w:t>
        </w:r>
      </w:ins>
      <w:ins w:id="810" w:author="wulinz@chinatelecom.cn" w:date="2023-05-12T10:26:00Z">
        <w:r w:rsidR="00DE3D37" w:rsidRPr="00DE3D37">
          <w:rPr>
            <w:lang w:val="en-US"/>
          </w:rPr>
          <w:t xml:space="preserve">. </w:t>
        </w:r>
      </w:ins>
    </w:p>
    <w:p w14:paraId="3C0B62C2" w14:textId="3B3EC42B" w:rsidR="00DE3D37" w:rsidRPr="00DE3D37" w:rsidRDefault="00DE3D37" w:rsidP="00DE3D37">
      <w:pPr>
        <w:jc w:val="both"/>
        <w:rPr>
          <w:ins w:id="811" w:author="wulinz@chinatelecom.cn" w:date="2023-05-12T10:26:00Z"/>
          <w:lang w:val="en-US"/>
        </w:rPr>
      </w:pPr>
      <w:ins w:id="812" w:author="wulinz@chinatelecom.cn" w:date="2023-05-12T10:27:00Z">
        <w:r w:rsidRPr="0034546A">
          <w:rPr>
            <w:rFonts w:eastAsia="SimSun"/>
            <w:lang w:val="en-US" w:eastAsia="zh-CN"/>
          </w:rPr>
          <w:t>It is recommended</w:t>
        </w:r>
        <w:r w:rsidRPr="00DE3D37">
          <w:rPr>
            <w:lang w:val="en-US"/>
          </w:rPr>
          <w:t xml:space="preserve"> </w:t>
        </w:r>
        <w:r>
          <w:rPr>
            <w:lang w:val="en-US"/>
          </w:rPr>
          <w:t>NFVAT</w:t>
        </w:r>
      </w:ins>
      <w:ins w:id="813" w:author="wulinz@chinatelecom.cn" w:date="2023-05-12T10:26:00Z">
        <w:r w:rsidRPr="00DE3D37">
          <w:rPr>
            <w:lang w:val="en-US"/>
          </w:rPr>
          <w:t xml:space="preserve"> include pre-built dynamically configurable NFVI templates</w:t>
        </w:r>
      </w:ins>
    </w:p>
    <w:p w14:paraId="6A864CF0" w14:textId="4078C2C9" w:rsidR="00DE3D37" w:rsidRDefault="00DE3D37" w:rsidP="00DE3D37">
      <w:pPr>
        <w:jc w:val="both"/>
        <w:rPr>
          <w:ins w:id="814" w:author="wulinz@chinatelecom.cn" w:date="2023-05-12T10:29:00Z"/>
          <w:lang w:val="en-US"/>
        </w:rPr>
      </w:pPr>
      <w:ins w:id="815" w:author="wulinz@chinatelecom.cn" w:date="2023-05-12T10:27:00Z">
        <w:r w:rsidRPr="00DE3D37">
          <w:rPr>
            <w:lang w:val="en-US"/>
          </w:rPr>
          <w:t>It is required that NFVAT</w:t>
        </w:r>
      </w:ins>
      <w:ins w:id="816" w:author="wulinz@chinatelecom.cn" w:date="2023-05-12T10:28:00Z">
        <w:r>
          <w:rPr>
            <w:lang w:val="en-US"/>
          </w:rPr>
          <w:t xml:space="preserve"> can be deployed</w:t>
        </w:r>
      </w:ins>
      <w:ins w:id="817" w:author="wulinz@chinatelecom.cn" w:date="2023-05-12T10:26:00Z">
        <w:r w:rsidRPr="00DE3D37">
          <w:rPr>
            <w:lang w:val="en-US"/>
          </w:rPr>
          <w:t xml:space="preserve"> </w:t>
        </w:r>
      </w:ins>
      <w:ins w:id="818" w:author="wulinz@chinatelecom.cn" w:date="2023-05-12T10:28:00Z">
        <w:r>
          <w:rPr>
            <w:lang w:val="en-US"/>
          </w:rPr>
          <w:t xml:space="preserve">in </w:t>
        </w:r>
      </w:ins>
      <w:ins w:id="819" w:author="wulinz@chinatelecom.cn" w:date="2023-05-12T10:26:00Z">
        <w:r w:rsidRPr="00DE3D37">
          <w:rPr>
            <w:lang w:val="en-US"/>
          </w:rPr>
          <w:t xml:space="preserve">container and VM infrastructure based on </w:t>
        </w:r>
      </w:ins>
      <w:ins w:id="820" w:author="wulinz@chinatelecom.cn" w:date="2023-05-12T10:29:00Z">
        <w:r>
          <w:rPr>
            <w:lang w:val="en-US"/>
          </w:rPr>
          <w:t>open</w:t>
        </w:r>
      </w:ins>
      <w:ins w:id="821" w:author="wulinz@chinatelecom.cn" w:date="2023-05-12T10:35:00Z">
        <w:r w:rsidR="00B01751">
          <w:rPr>
            <w:lang w:val="en-US"/>
          </w:rPr>
          <w:t>-</w:t>
        </w:r>
      </w:ins>
      <w:ins w:id="822" w:author="wulinz@chinatelecom.cn" w:date="2023-05-12T10:29:00Z">
        <w:r>
          <w:rPr>
            <w:lang w:val="en-US"/>
          </w:rPr>
          <w:t xml:space="preserve">source </w:t>
        </w:r>
      </w:ins>
      <w:ins w:id="823" w:author="wulinz@chinatelecom.cn" w:date="2023-05-12T10:35:00Z">
        <w:r w:rsidR="00B01751" w:rsidRPr="00DE3D37">
          <w:rPr>
            <w:lang w:val="en-US"/>
          </w:rPr>
          <w:t xml:space="preserve">infrastructure </w:t>
        </w:r>
      </w:ins>
      <w:ins w:id="824" w:author="wulinz@chinatelecom.cn" w:date="2023-05-12T10:29:00Z">
        <w:r>
          <w:rPr>
            <w:lang w:val="en-US"/>
          </w:rPr>
          <w:t>platform</w:t>
        </w:r>
      </w:ins>
      <w:ins w:id="825" w:author="wulinz@chinatelecom.cn" w:date="2023-05-12T10:35:00Z">
        <w:r w:rsidR="00B01751">
          <w:rPr>
            <w:lang w:val="en-US"/>
          </w:rPr>
          <w:t>s</w:t>
        </w:r>
      </w:ins>
      <w:ins w:id="826" w:author="wulinz@chinatelecom.cn" w:date="2023-05-12T10:29:00Z">
        <w:r>
          <w:rPr>
            <w:lang w:val="en-US"/>
          </w:rPr>
          <w:t>.</w:t>
        </w:r>
      </w:ins>
    </w:p>
    <w:p w14:paraId="1BD87FCD" w14:textId="3F5A74AF" w:rsidR="00DE3D37" w:rsidRPr="00DE3D37" w:rsidRDefault="00B01751" w:rsidP="00DE3D37">
      <w:pPr>
        <w:jc w:val="both"/>
        <w:rPr>
          <w:ins w:id="827" w:author="wulinz@chinatelecom.cn" w:date="2023-05-12T10:26:00Z"/>
          <w:lang w:val="en-US"/>
        </w:rPr>
      </w:pPr>
      <w:ins w:id="828" w:author="wulinz@chinatelecom.cn" w:date="2023-05-12T10:35:00Z">
        <w:r w:rsidRPr="0034546A">
          <w:rPr>
            <w:rFonts w:eastAsia="SimSun"/>
            <w:sz w:val="22"/>
            <w:szCs w:val="22"/>
            <w:lang w:eastAsia="zh-CN"/>
          </w:rPr>
          <w:t xml:space="preserve">NOTE </w:t>
        </w:r>
      </w:ins>
      <w:ins w:id="829" w:author="wulinz@chinatelecom.cn" w:date="2023-05-12T10:36:00Z">
        <w:r>
          <w:rPr>
            <w:rFonts w:eastAsia="SimSun"/>
            <w:sz w:val="22"/>
            <w:szCs w:val="22"/>
            <w:lang w:eastAsia="zh-CN"/>
          </w:rPr>
          <w:t>2</w:t>
        </w:r>
      </w:ins>
      <w:ins w:id="830" w:author="wulinz@chinatelecom.cn" w:date="2023-05-12T10:35:00Z">
        <w:r w:rsidRPr="0034546A">
          <w:rPr>
            <w:rFonts w:eastAsia="SimSun"/>
            <w:sz w:val="22"/>
            <w:szCs w:val="22"/>
            <w:lang w:eastAsia="zh-CN"/>
          </w:rPr>
          <w:t xml:space="preserve"> – Example of </w:t>
        </w:r>
        <w:r w:rsidRPr="00DE3D37">
          <w:rPr>
            <w:lang w:val="en-US"/>
          </w:rPr>
          <w:t xml:space="preserve">open-source infrastructure </w:t>
        </w:r>
        <w:r>
          <w:rPr>
            <w:lang w:val="en-US"/>
          </w:rPr>
          <w:t>platforms</w:t>
        </w:r>
        <w:r w:rsidRPr="00DE3D37">
          <w:rPr>
            <w:lang w:val="en-US"/>
          </w:rPr>
          <w:t xml:space="preserve"> </w:t>
        </w:r>
        <w:r>
          <w:rPr>
            <w:lang w:val="en-US"/>
          </w:rPr>
          <w:t xml:space="preserve">are </w:t>
        </w:r>
      </w:ins>
      <w:ins w:id="831" w:author="wulinz@chinatelecom.cn" w:date="2023-05-12T10:26:00Z">
        <w:r w:rsidR="00DE3D37" w:rsidRPr="00DE3D37">
          <w:rPr>
            <w:lang w:val="en-US"/>
          </w:rPr>
          <w:t>OpenStack</w:t>
        </w:r>
      </w:ins>
      <w:ins w:id="832" w:author="wulinz@chinatelecom.cn" w:date="2023-05-12T10:35:00Z">
        <w:r>
          <w:rPr>
            <w:lang w:val="en-US"/>
          </w:rPr>
          <w:t xml:space="preserve"> and </w:t>
        </w:r>
      </w:ins>
      <w:ins w:id="833" w:author="wulinz@chinatelecom.cn" w:date="2023-05-12T10:26:00Z">
        <w:r w:rsidR="00DE3D37" w:rsidRPr="00DE3D37">
          <w:rPr>
            <w:lang w:val="en-US"/>
          </w:rPr>
          <w:t>Kubernetes</w:t>
        </w:r>
      </w:ins>
      <w:ins w:id="834" w:author="wulinz@chinatelecom.cn" w:date="2023-05-12T10:35:00Z">
        <w:r>
          <w:rPr>
            <w:lang w:val="en-US"/>
          </w:rPr>
          <w:t>.</w:t>
        </w:r>
      </w:ins>
    </w:p>
    <w:p w14:paraId="5BAB8E59" w14:textId="2B0C9ACD" w:rsidR="00DE3D37" w:rsidRPr="00DE3D37" w:rsidRDefault="00DE3D37" w:rsidP="00DE3D37">
      <w:pPr>
        <w:jc w:val="both"/>
        <w:rPr>
          <w:ins w:id="835" w:author="wulinz@chinatelecom.cn" w:date="2023-05-12T10:26:00Z"/>
          <w:lang w:val="en-US"/>
        </w:rPr>
      </w:pPr>
      <w:ins w:id="836" w:author="wulinz@chinatelecom.cn" w:date="2023-05-12T10:29:00Z">
        <w:r w:rsidRPr="00DE3D37">
          <w:rPr>
            <w:lang w:val="en-US"/>
          </w:rPr>
          <w:t xml:space="preserve">It is required that NFVAT </w:t>
        </w:r>
      </w:ins>
      <w:ins w:id="837" w:author="wulinz@chinatelecom.cn" w:date="2023-05-12T10:31:00Z">
        <w:r>
          <w:rPr>
            <w:lang w:val="en-US"/>
          </w:rPr>
          <w:t>provides e</w:t>
        </w:r>
      </w:ins>
      <w:ins w:id="838" w:author="wulinz@chinatelecom.cn" w:date="2023-05-12T10:26:00Z">
        <w:r w:rsidRPr="00DE3D37">
          <w:rPr>
            <w:lang w:val="en-US"/>
          </w:rPr>
          <w:t xml:space="preserve">xtensible interface </w:t>
        </w:r>
      </w:ins>
      <w:ins w:id="839" w:author="wulinz@chinatelecom.cn" w:date="2023-05-12T10:31:00Z">
        <w:r>
          <w:rPr>
            <w:lang w:val="en-US"/>
          </w:rPr>
          <w:t>for</w:t>
        </w:r>
      </w:ins>
      <w:ins w:id="840" w:author="wulinz@chinatelecom.cn" w:date="2023-05-12T10:26:00Z">
        <w:r w:rsidRPr="00DE3D37">
          <w:rPr>
            <w:lang w:val="en-US"/>
          </w:rPr>
          <w:t xml:space="preserve"> external hardware traffic generators and network devices</w:t>
        </w:r>
      </w:ins>
      <w:ins w:id="841" w:author="wulinz@chinatelecom.cn" w:date="2023-05-12T10:30:00Z">
        <w:r>
          <w:rPr>
            <w:lang w:val="en-US"/>
          </w:rPr>
          <w:t>.</w:t>
        </w:r>
      </w:ins>
    </w:p>
    <w:p w14:paraId="5F80D2FB" w14:textId="2CF26DBE" w:rsidR="00DE3D37" w:rsidRPr="00DE3D37" w:rsidRDefault="00B01751" w:rsidP="00DE3D37">
      <w:pPr>
        <w:jc w:val="both"/>
        <w:rPr>
          <w:ins w:id="842" w:author="wulinz@chinatelecom.cn" w:date="2023-05-12T10:26:00Z"/>
          <w:lang w:val="en-US"/>
        </w:rPr>
      </w:pPr>
      <w:ins w:id="843" w:author="wulinz@chinatelecom.cn" w:date="2023-05-12T10:33:00Z">
        <w:r w:rsidRPr="00DE3D37">
          <w:rPr>
            <w:lang w:val="en-US"/>
          </w:rPr>
          <w:t xml:space="preserve">It is required that NFVAT </w:t>
        </w:r>
        <w:r>
          <w:rPr>
            <w:lang w:val="en-US"/>
          </w:rPr>
          <w:t>provides f</w:t>
        </w:r>
      </w:ins>
      <w:ins w:id="844" w:author="wulinz@chinatelecom.cn" w:date="2023-05-12T10:26:00Z">
        <w:r w:rsidR="00DE3D37" w:rsidRPr="00DE3D37">
          <w:rPr>
            <w:lang w:val="en-US"/>
          </w:rPr>
          <w:t xml:space="preserve">unctional and </w:t>
        </w:r>
      </w:ins>
      <w:ins w:id="845" w:author="wulinz@chinatelecom.cn" w:date="2023-05-12T10:33:00Z">
        <w:r>
          <w:rPr>
            <w:lang w:val="en-US"/>
          </w:rPr>
          <w:t>u</w:t>
        </w:r>
      </w:ins>
      <w:ins w:id="846" w:author="wulinz@chinatelecom.cn" w:date="2023-05-12T10:26:00Z">
        <w:r w:rsidR="00DE3D37" w:rsidRPr="00DE3D37">
          <w:rPr>
            <w:lang w:val="en-US"/>
          </w:rPr>
          <w:t>se case focused test suites</w:t>
        </w:r>
      </w:ins>
      <w:ins w:id="847" w:author="wulinz@chinatelecom.cn" w:date="2023-05-12T10:33:00Z">
        <w:r>
          <w:rPr>
            <w:lang w:val="en-US"/>
          </w:rPr>
          <w:t>.</w:t>
        </w:r>
      </w:ins>
    </w:p>
    <w:p w14:paraId="1FEB9D2B" w14:textId="248D4B49" w:rsidR="0034546A" w:rsidRPr="0034546A" w:rsidRDefault="00DE3D37" w:rsidP="00DE3D37">
      <w:pPr>
        <w:jc w:val="both"/>
        <w:rPr>
          <w:lang w:val="en-US"/>
        </w:rPr>
      </w:pPr>
      <w:ins w:id="848" w:author="wulinz@chinatelecom.cn" w:date="2023-05-12T10:31:00Z">
        <w:r w:rsidRPr="00DE3D37">
          <w:rPr>
            <w:lang w:val="en-US"/>
          </w:rPr>
          <w:t xml:space="preserve">It is required that NFVAT </w:t>
        </w:r>
        <w:r>
          <w:rPr>
            <w:lang w:val="en-US"/>
          </w:rPr>
          <w:t>supports</w:t>
        </w:r>
      </w:ins>
      <w:ins w:id="849" w:author="wulinz@chinatelecom.cn" w:date="2023-05-12T10:32:00Z">
        <w:r>
          <w:rPr>
            <w:lang w:val="en-US"/>
          </w:rPr>
          <w:t xml:space="preserve"> c</w:t>
        </w:r>
      </w:ins>
      <w:ins w:id="850" w:author="wulinz@chinatelecom.cn" w:date="2023-05-12T10:26:00Z">
        <w:r w:rsidRPr="00DE3D37">
          <w:rPr>
            <w:lang w:val="en-US"/>
          </w:rPr>
          <w:t>ustomizable for product vendor and end user needs</w:t>
        </w:r>
      </w:ins>
      <w:ins w:id="851" w:author="wulinz@chinatelecom.cn" w:date="2023-05-12T10:32:00Z">
        <w:r w:rsidR="00B01751">
          <w:rPr>
            <w:lang w:val="en-US"/>
          </w:rPr>
          <w:t>.</w:t>
        </w:r>
      </w:ins>
    </w:p>
    <w:p w14:paraId="63B5F90E" w14:textId="0252F68B" w:rsidR="00A36D9E" w:rsidRDefault="00A36D9E" w:rsidP="00A36D9E">
      <w:pPr>
        <w:pStyle w:val="t1"/>
      </w:pPr>
      <w:bookmarkStart w:id="852" w:name="_Toc4254"/>
      <w:bookmarkStart w:id="853" w:name="_Toc3057"/>
      <w:bookmarkStart w:id="854" w:name="_Toc19845"/>
      <w:bookmarkStart w:id="855" w:name="_Toc93"/>
      <w:bookmarkStart w:id="856" w:name="_Toc31348"/>
      <w:bookmarkStart w:id="857" w:name="_Toc2084"/>
      <w:bookmarkStart w:id="858" w:name="_Toc24534"/>
      <w:bookmarkStart w:id="859" w:name="_Toc30010"/>
      <w:bookmarkStart w:id="860" w:name="_Toc23313"/>
      <w:bookmarkStart w:id="861" w:name="_Toc30440"/>
      <w:bookmarkStart w:id="862" w:name="_Toc5499"/>
      <w:bookmarkStart w:id="863" w:name="_Toc108164403"/>
      <w:r>
        <w:rPr>
          <w:rFonts w:hint="eastAsia"/>
        </w:rPr>
        <w:t>NFV automated testing framework</w:t>
      </w:r>
      <w:bookmarkEnd w:id="852"/>
      <w:bookmarkEnd w:id="853"/>
      <w:bookmarkEnd w:id="854"/>
      <w:bookmarkEnd w:id="855"/>
      <w:bookmarkEnd w:id="856"/>
      <w:bookmarkEnd w:id="857"/>
      <w:bookmarkEnd w:id="858"/>
      <w:bookmarkEnd w:id="859"/>
      <w:bookmarkEnd w:id="860"/>
      <w:bookmarkEnd w:id="861"/>
      <w:bookmarkEnd w:id="862"/>
      <w:bookmarkEnd w:id="863"/>
      <w:r>
        <w:t xml:space="preserve"> </w:t>
      </w:r>
    </w:p>
    <w:p w14:paraId="572070FD" w14:textId="77777777" w:rsidR="00A36D9E" w:rsidRDefault="00A36D9E" w:rsidP="00A36D9E">
      <w:pPr>
        <w:rPr>
          <w:bCs/>
          <w:i/>
          <w:iCs/>
          <w:lang w:eastAsia="zh-CN"/>
        </w:rPr>
      </w:pPr>
      <w:r>
        <w:rPr>
          <w:bCs/>
          <w:i/>
          <w:iCs/>
          <w:lang w:eastAsia="zh-CN"/>
        </w:rPr>
        <w:t>[Contributor’s note]: This clause will give the reference framework of NFV automated testing.</w:t>
      </w:r>
    </w:p>
    <w:p w14:paraId="08BEDD1A" w14:textId="77777777" w:rsidR="00D34E36" w:rsidRPr="00AE5D6C" w:rsidRDefault="00D34E36" w:rsidP="00D34E36">
      <w:pPr>
        <w:pStyle w:val="t11"/>
      </w:pPr>
      <w:r>
        <w:t xml:space="preserve">Resource data </w:t>
      </w:r>
      <w:r>
        <w:rPr>
          <w:rFonts w:hint="eastAsia"/>
        </w:rPr>
        <w:t>m</w:t>
      </w:r>
      <w:r>
        <w:t xml:space="preserve">odel </w:t>
      </w:r>
    </w:p>
    <w:p w14:paraId="1D34DD5B" w14:textId="77777777" w:rsidR="00D34E36" w:rsidRDefault="00D34E36" w:rsidP="00D34E36">
      <w:pPr>
        <w:jc w:val="both"/>
      </w:pPr>
      <w:r w:rsidRPr="00DF2894">
        <w:t>The core elements of resource data models</w:t>
      </w:r>
      <w:r>
        <w:t xml:space="preserve"> in NFV automated testing</w:t>
      </w:r>
      <w:r w:rsidRPr="00DF2894">
        <w:t xml:space="preserve"> include </w:t>
      </w:r>
      <w:r>
        <w:t>test scheme template</w:t>
      </w:r>
      <w:r w:rsidRPr="00DF2894">
        <w:t xml:space="preserve">, </w:t>
      </w:r>
      <w:r>
        <w:t>test case</w:t>
      </w:r>
      <w:r w:rsidRPr="00502E98">
        <w:t xml:space="preserve"> </w:t>
      </w:r>
      <w:r>
        <w:t xml:space="preserve">template, </w:t>
      </w:r>
      <w:r>
        <w:rPr>
          <w:rFonts w:hint="eastAsia"/>
          <w:lang w:eastAsia="zh-CN"/>
        </w:rPr>
        <w:t>test</w:t>
      </w:r>
      <w:r>
        <w:t xml:space="preserve"> task, test case, test tool, test parameter, test object and test report</w:t>
      </w:r>
      <w:r w:rsidRPr="00DF2894">
        <w:t xml:space="preserve">. The relationship among </w:t>
      </w:r>
      <w:r>
        <w:t>the elements</w:t>
      </w:r>
      <w:r w:rsidRPr="00DF2894">
        <w:t xml:space="preserve"> is shown in Figure </w:t>
      </w:r>
      <w:r>
        <w:t>9</w:t>
      </w:r>
      <w:r w:rsidRPr="00DF2894">
        <w:t>-1.</w:t>
      </w:r>
    </w:p>
    <w:p w14:paraId="101CAB4B" w14:textId="77777777" w:rsidR="00D34E36" w:rsidRDefault="00D34E36" w:rsidP="00D34E36">
      <w:pPr>
        <w:jc w:val="center"/>
        <w:rPr>
          <w:rFonts w:eastAsia="MS Mincho"/>
        </w:rPr>
      </w:pPr>
      <w:r>
        <w:rPr>
          <w:noProof/>
        </w:rPr>
        <w:drawing>
          <wp:inline distT="0" distB="0" distL="0" distR="0" wp14:anchorId="04F38693" wp14:editId="0D7E78EB">
            <wp:extent cx="5592951" cy="3304477"/>
            <wp:effectExtent l="0" t="0" r="825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00205" cy="3308763"/>
                    </a:xfrm>
                    <a:prstGeom prst="rect">
                      <a:avLst/>
                    </a:prstGeom>
                  </pic:spPr>
                </pic:pic>
              </a:graphicData>
            </a:graphic>
          </wp:inline>
        </w:drawing>
      </w:r>
    </w:p>
    <w:p w14:paraId="36E40C2A" w14:textId="77777777" w:rsidR="00D34E36" w:rsidRDefault="00D34E36" w:rsidP="00D34E36">
      <w:pPr>
        <w:jc w:val="center"/>
        <w:rPr>
          <w:rFonts w:eastAsia="MS Mincho"/>
        </w:rPr>
      </w:pPr>
      <w:r w:rsidRPr="00AE5D6C">
        <w:rPr>
          <w:lang w:eastAsia="zh-CN"/>
        </w:rPr>
        <w:t>Figure</w:t>
      </w:r>
      <w:r>
        <w:rPr>
          <w:rFonts w:eastAsia="MS Mincho"/>
        </w:rPr>
        <w:t xml:space="preserve"> 9-1 resource data model in the NFV automated testing</w:t>
      </w:r>
    </w:p>
    <w:p w14:paraId="65B37405" w14:textId="77777777" w:rsidR="00D34E36" w:rsidRPr="006C6B5C" w:rsidRDefault="00D34E36" w:rsidP="00D34E36">
      <w:pPr>
        <w:jc w:val="both"/>
        <w:rPr>
          <w:rFonts w:eastAsia="MS Mincho"/>
        </w:rPr>
      </w:pPr>
      <w:r>
        <w:rPr>
          <w:rFonts w:eastAsia="MS Mincho"/>
        </w:rPr>
        <w:t xml:space="preserve">A </w:t>
      </w:r>
      <w:r w:rsidRPr="00544689">
        <w:rPr>
          <w:rFonts w:eastAsia="MS Mincho"/>
        </w:rPr>
        <w:t>test scheme template</w:t>
      </w:r>
      <w:r>
        <w:rPr>
          <w:rFonts w:eastAsia="MS Mincho"/>
        </w:rPr>
        <w:t xml:space="preserve"> </w:t>
      </w:r>
      <w:r w:rsidRPr="006F45A1">
        <w:rPr>
          <w:rFonts w:eastAsia="MS Mincho"/>
        </w:rPr>
        <w:t>refers to a combination of test cases</w:t>
      </w:r>
      <w:r>
        <w:rPr>
          <w:rFonts w:eastAsia="MS Mincho"/>
        </w:rPr>
        <w:t xml:space="preserve"> templates</w:t>
      </w:r>
      <w:r w:rsidRPr="006F45A1">
        <w:rPr>
          <w:rFonts w:eastAsia="MS Mincho"/>
        </w:rPr>
        <w:t xml:space="preserve"> and relevant test parameters, which can be used directly or be customized based on different requirements. A test case template is a structured description of a test case, which organizes the unstructured data of the test case into a standardized data structure to simplify the conversion from test case to test script.</w:t>
      </w:r>
      <w:r>
        <w:rPr>
          <w:rFonts w:eastAsia="MS Mincho"/>
        </w:rPr>
        <w:t xml:space="preserve"> </w:t>
      </w:r>
      <w:r w:rsidRPr="00704940">
        <w:rPr>
          <w:rFonts w:eastAsia="MS Mincho"/>
        </w:rPr>
        <w:t>A test task is the instantiation of a test scheme template</w:t>
      </w:r>
      <w:r>
        <w:rPr>
          <w:rFonts w:eastAsia="MS Mincho"/>
        </w:rPr>
        <w:t xml:space="preserve"> while a test case is </w:t>
      </w:r>
      <w:r w:rsidRPr="00704940">
        <w:rPr>
          <w:rFonts w:eastAsia="MS Mincho"/>
        </w:rPr>
        <w:t xml:space="preserve">the instantiation of a test </w:t>
      </w:r>
      <w:r>
        <w:rPr>
          <w:rFonts w:eastAsia="MS Mincho"/>
        </w:rPr>
        <w:t xml:space="preserve">case </w:t>
      </w:r>
      <w:r w:rsidRPr="00704940">
        <w:rPr>
          <w:rFonts w:eastAsia="MS Mincho"/>
        </w:rPr>
        <w:t>template</w:t>
      </w:r>
      <w:r>
        <w:rPr>
          <w:rFonts w:eastAsia="MS Mincho"/>
        </w:rPr>
        <w:t>, both</w:t>
      </w:r>
      <w:r w:rsidRPr="00704940">
        <w:rPr>
          <w:rFonts w:eastAsia="MS Mincho"/>
        </w:rPr>
        <w:t xml:space="preserve"> by filling in the parameters.</w:t>
      </w:r>
      <w:r>
        <w:rPr>
          <w:rFonts w:eastAsia="MS Mincho"/>
        </w:rPr>
        <w:t xml:space="preserve"> </w:t>
      </w:r>
      <w:r w:rsidRPr="003960D2">
        <w:rPr>
          <w:rFonts w:eastAsia="MS Mincho"/>
        </w:rPr>
        <w:t xml:space="preserve">A </w:t>
      </w:r>
      <w:r>
        <w:rPr>
          <w:rFonts w:eastAsia="MS Mincho"/>
        </w:rPr>
        <w:t xml:space="preserve">test object is a </w:t>
      </w:r>
      <w:r w:rsidRPr="003960D2">
        <w:rPr>
          <w:rFonts w:eastAsia="MS Mincho"/>
        </w:rPr>
        <w:t>managed object which has attributes, operations and notifications to</w:t>
      </w:r>
      <w:r>
        <w:rPr>
          <w:rFonts w:eastAsia="MS Mincho"/>
        </w:rPr>
        <w:t xml:space="preserve"> the test task</w:t>
      </w:r>
      <w:r w:rsidRPr="003960D2">
        <w:rPr>
          <w:rFonts w:eastAsia="MS Mincho"/>
        </w:rPr>
        <w:t>.</w:t>
      </w:r>
      <w:r>
        <w:rPr>
          <w:rFonts w:eastAsia="MS Mincho"/>
        </w:rPr>
        <w:t xml:space="preserve"> A test tool is the hardware or software </w:t>
      </w:r>
      <w:r w:rsidRPr="003960D2">
        <w:rPr>
          <w:rFonts w:eastAsia="MS Mincho"/>
        </w:rPr>
        <w:t xml:space="preserve">used to carry out or assist in </w:t>
      </w:r>
      <w:r w:rsidRPr="003960D2">
        <w:rPr>
          <w:rFonts w:eastAsia="MS Mincho"/>
        </w:rPr>
        <w:lastRenderedPageBreak/>
        <w:t>carrying out the test</w:t>
      </w:r>
      <w:r>
        <w:rPr>
          <w:rFonts w:eastAsia="MS Mincho"/>
        </w:rPr>
        <w:t xml:space="preserve"> case</w:t>
      </w:r>
      <w:r w:rsidRPr="003960D2">
        <w:rPr>
          <w:rFonts w:eastAsia="MS Mincho"/>
        </w:rPr>
        <w:t xml:space="preserve"> required.</w:t>
      </w:r>
      <w:r w:rsidRPr="00E07F89">
        <w:rPr>
          <w:rFonts w:eastAsia="MS Mincho"/>
        </w:rPr>
        <w:t xml:space="preserve"> </w:t>
      </w:r>
      <w:r>
        <w:rPr>
          <w:rFonts w:eastAsia="MS Mincho"/>
        </w:rPr>
        <w:t>A test report is a</w:t>
      </w:r>
      <w:r w:rsidRPr="00C007B5">
        <w:rPr>
          <w:rFonts w:eastAsia="MS Mincho"/>
        </w:rPr>
        <w:t xml:space="preserve"> document produced at the end of the </w:t>
      </w:r>
      <w:r>
        <w:rPr>
          <w:rFonts w:eastAsia="MS Mincho"/>
        </w:rPr>
        <w:t xml:space="preserve">test </w:t>
      </w:r>
      <w:r w:rsidRPr="00C007B5">
        <w:rPr>
          <w:rFonts w:eastAsia="MS Mincho"/>
        </w:rPr>
        <w:t xml:space="preserve">giving an overall summary of </w:t>
      </w:r>
      <w:r>
        <w:rPr>
          <w:rFonts w:eastAsia="MS Mincho"/>
        </w:rPr>
        <w:t>the test carried out</w:t>
      </w:r>
      <w:r w:rsidRPr="00C007B5">
        <w:rPr>
          <w:rFonts w:eastAsia="MS Mincho"/>
        </w:rPr>
        <w:t>.</w:t>
      </w:r>
    </w:p>
    <w:p w14:paraId="3076D45C" w14:textId="77777777" w:rsidR="00D34E36" w:rsidRPr="00C87885" w:rsidRDefault="00D34E36" w:rsidP="00D34E36">
      <w:pPr>
        <w:pStyle w:val="t11"/>
      </w:pPr>
      <w:r w:rsidRPr="00C87885">
        <w:t xml:space="preserve">NFV automated testing </w:t>
      </w:r>
      <w:r>
        <w:t>stages</w:t>
      </w:r>
    </w:p>
    <w:p w14:paraId="59BDA084" w14:textId="77777777" w:rsidR="00D34E36" w:rsidRDefault="00D34E36" w:rsidP="00D34E36">
      <w:pPr>
        <w:rPr>
          <w:rFonts w:eastAsia="MS Mincho"/>
          <w:b/>
        </w:rPr>
      </w:pPr>
      <w:r>
        <w:rPr>
          <w:noProof/>
        </w:rPr>
        <w:drawing>
          <wp:inline distT="0" distB="0" distL="0" distR="0" wp14:anchorId="47F175BC" wp14:editId="153E8724">
            <wp:extent cx="6120765" cy="97726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765" cy="977265"/>
                    </a:xfrm>
                    <a:prstGeom prst="rect">
                      <a:avLst/>
                    </a:prstGeom>
                  </pic:spPr>
                </pic:pic>
              </a:graphicData>
            </a:graphic>
          </wp:inline>
        </w:drawing>
      </w:r>
    </w:p>
    <w:p w14:paraId="5AC3D2A6" w14:textId="77777777" w:rsidR="00D34E36" w:rsidRDefault="00D34E36" w:rsidP="00D34E36">
      <w:pPr>
        <w:jc w:val="center"/>
        <w:rPr>
          <w:bCs/>
          <w:lang w:eastAsia="zh-CN"/>
        </w:rPr>
      </w:pPr>
      <w:r w:rsidRPr="00AE5D6C">
        <w:rPr>
          <w:bCs/>
          <w:lang w:eastAsia="zh-CN"/>
        </w:rPr>
        <w:t>Figure</w:t>
      </w:r>
      <w:r w:rsidRPr="00AE5D6C">
        <w:rPr>
          <w:rFonts w:eastAsia="MS Mincho"/>
          <w:bCs/>
        </w:rPr>
        <w:t xml:space="preserve"> 9-1 </w:t>
      </w:r>
      <w:r w:rsidRPr="00AE5D6C">
        <w:rPr>
          <w:bCs/>
          <w:lang w:eastAsia="zh-CN"/>
        </w:rPr>
        <w:t>NFV</w:t>
      </w:r>
      <w:r w:rsidRPr="00AE5D6C">
        <w:rPr>
          <w:rFonts w:eastAsia="MS Mincho"/>
          <w:bCs/>
        </w:rPr>
        <w:t xml:space="preserve"> </w:t>
      </w:r>
      <w:r w:rsidRPr="00AE5D6C">
        <w:rPr>
          <w:bCs/>
          <w:lang w:eastAsia="zh-CN"/>
        </w:rPr>
        <w:t>automated</w:t>
      </w:r>
      <w:r w:rsidRPr="00AE5D6C">
        <w:rPr>
          <w:rFonts w:eastAsia="MS Mincho"/>
          <w:bCs/>
        </w:rPr>
        <w:t xml:space="preserve"> </w:t>
      </w:r>
      <w:r w:rsidRPr="00AE5D6C">
        <w:rPr>
          <w:bCs/>
          <w:lang w:eastAsia="zh-CN"/>
        </w:rPr>
        <w:t>testing</w:t>
      </w:r>
      <w:r w:rsidRPr="00AE5D6C">
        <w:rPr>
          <w:rFonts w:eastAsia="MS Mincho"/>
          <w:bCs/>
        </w:rPr>
        <w:t xml:space="preserve"> </w:t>
      </w:r>
      <w:r>
        <w:rPr>
          <w:bCs/>
          <w:lang w:eastAsia="zh-CN"/>
        </w:rPr>
        <w:t>stages</w:t>
      </w:r>
    </w:p>
    <w:p w14:paraId="25751D52" w14:textId="77777777" w:rsidR="00D34E36" w:rsidRPr="00AE5D6C" w:rsidRDefault="00D34E36" w:rsidP="00D34E36">
      <w:pPr>
        <w:jc w:val="both"/>
        <w:rPr>
          <w:rFonts w:eastAsia="SimSun"/>
          <w:color w:val="000000"/>
          <w:lang w:val="en-US" w:eastAsia="zh-CN"/>
        </w:rPr>
      </w:pPr>
      <w:r w:rsidRPr="006D6DBF">
        <w:rPr>
          <w:rFonts w:eastAsia="SimSun"/>
          <w:color w:val="000000"/>
          <w:lang w:val="en-US" w:eastAsia="zh-CN"/>
        </w:rPr>
        <w:t xml:space="preserve">The lifecycle of </w:t>
      </w:r>
      <w:r>
        <w:rPr>
          <w:rFonts w:eastAsia="SimSun"/>
          <w:color w:val="000000"/>
          <w:lang w:val="en-US" w:eastAsia="zh-CN"/>
        </w:rPr>
        <w:t>NFV automated testing</w:t>
      </w:r>
      <w:r w:rsidRPr="006D6DBF">
        <w:rPr>
          <w:rFonts w:eastAsia="SimSun"/>
          <w:color w:val="000000"/>
          <w:lang w:val="en-US" w:eastAsia="zh-CN"/>
        </w:rPr>
        <w:t xml:space="preserve"> includes 8 stages, where each stage is iterative. Each stage defined in Figure </w:t>
      </w:r>
      <w:r>
        <w:rPr>
          <w:rFonts w:eastAsia="SimSun"/>
          <w:color w:val="000000"/>
          <w:lang w:val="en-US" w:eastAsia="zh-CN"/>
        </w:rPr>
        <w:t>9</w:t>
      </w:r>
      <w:r w:rsidRPr="006D6DBF">
        <w:rPr>
          <w:rFonts w:eastAsia="SimSun"/>
          <w:color w:val="000000"/>
          <w:lang w:val="en-US" w:eastAsia="zh-CN"/>
        </w:rPr>
        <w:t>-1 is described as follows</w:t>
      </w:r>
      <w:r w:rsidRPr="00C87885">
        <w:rPr>
          <w:rFonts w:eastAsia="SimSun"/>
          <w:color w:val="000000"/>
          <w:lang w:val="en-US" w:eastAsia="zh-CN"/>
        </w:rPr>
        <w:t>.</w:t>
      </w:r>
    </w:p>
    <w:p w14:paraId="18F2A5AA" w14:textId="77777777" w:rsidR="00D34E36" w:rsidRDefault="00D34E36" w:rsidP="00D34E36">
      <w:pPr>
        <w:numPr>
          <w:ilvl w:val="0"/>
          <w:numId w:val="38"/>
        </w:numPr>
        <w:jc w:val="both"/>
        <w:rPr>
          <w:rFonts w:eastAsia="Times New Roman"/>
          <w:b/>
          <w:bCs/>
          <w:lang w:val="en-US" w:eastAsia="zh-CN"/>
        </w:rPr>
      </w:pPr>
      <w:bookmarkStart w:id="864" w:name="OLE_LINK94"/>
      <w:bookmarkStart w:id="865" w:name="OLE_LINK112"/>
      <w:r>
        <w:rPr>
          <w:rFonts w:eastAsia="Times New Roman"/>
          <w:b/>
          <w:bCs/>
          <w:lang w:val="en-US" w:eastAsia="zh-CN"/>
        </w:rPr>
        <w:t>Plan</w:t>
      </w:r>
    </w:p>
    <w:p w14:paraId="2FCA1A30" w14:textId="77777777" w:rsidR="00D34E36" w:rsidRPr="00AE5D6C" w:rsidRDefault="00D34E36" w:rsidP="00D34E36">
      <w:pPr>
        <w:jc w:val="both"/>
      </w:pPr>
      <w:r>
        <w:t>At this</w:t>
      </w:r>
      <w:r w:rsidRPr="00AE5D6C">
        <w:t xml:space="preserve"> stage,</w:t>
      </w:r>
      <w:r w:rsidRPr="00D14B44">
        <w:t xml:space="preserve"> the test designer</w:t>
      </w:r>
      <w:r>
        <w:t xml:space="preserve"> defines test plan </w:t>
      </w:r>
      <w:r w:rsidRPr="00E95CBE">
        <w:t>based on the test requirements provided by NFV tester.</w:t>
      </w:r>
      <w:r>
        <w:t xml:space="preserve"> The test plan</w:t>
      </w:r>
      <w:r>
        <w:rPr>
          <w:rFonts w:hint="eastAsia"/>
          <w:lang w:eastAsia="zh-CN"/>
        </w:rPr>
        <w:t>e</w:t>
      </w:r>
      <w:r>
        <w:t xml:space="preserve"> can be presented by </w:t>
      </w:r>
      <w:r w:rsidRPr="00471C49">
        <w:t xml:space="preserve">test </w:t>
      </w:r>
      <w:r>
        <w:t>task</w:t>
      </w:r>
      <w:r w:rsidRPr="00286300">
        <w:t xml:space="preserve"> </w:t>
      </w:r>
      <w:r w:rsidRPr="00471C49">
        <w:t>description documents and test case description</w:t>
      </w:r>
      <w:r>
        <w:t xml:space="preserve"> </w:t>
      </w:r>
      <w:r w:rsidRPr="00471C49">
        <w:t>documents</w:t>
      </w:r>
      <w:r>
        <w:t>.</w:t>
      </w:r>
    </w:p>
    <w:p w14:paraId="775B7C73" w14:textId="77777777" w:rsidR="00D34E36" w:rsidRPr="00AE5D6C" w:rsidRDefault="00D34E36" w:rsidP="00D34E36">
      <w:pPr>
        <w:numPr>
          <w:ilvl w:val="0"/>
          <w:numId w:val="38"/>
        </w:numPr>
        <w:jc w:val="both"/>
        <w:rPr>
          <w:rFonts w:eastAsia="Times New Roman"/>
          <w:b/>
          <w:bCs/>
          <w:lang w:val="en-US" w:eastAsia="zh-CN"/>
        </w:rPr>
      </w:pPr>
      <w:r w:rsidRPr="00471C49">
        <w:rPr>
          <w:b/>
          <w:bCs/>
          <w:lang w:val="en-US" w:eastAsia="zh-CN"/>
        </w:rPr>
        <w:t>D</w:t>
      </w:r>
      <w:r w:rsidRPr="00AE5D6C">
        <w:rPr>
          <w:b/>
          <w:bCs/>
          <w:lang w:val="en-US" w:eastAsia="zh-CN"/>
        </w:rPr>
        <w:t>esign</w:t>
      </w:r>
    </w:p>
    <w:p w14:paraId="0BC23FE4" w14:textId="77777777" w:rsidR="00D34E36" w:rsidRDefault="00D34E36" w:rsidP="00D34E36">
      <w:pPr>
        <w:jc w:val="both"/>
        <w:rPr>
          <w:rFonts w:eastAsia="SimSun"/>
          <w:lang w:val="en-US" w:eastAsia="zh-CN"/>
        </w:rPr>
      </w:pPr>
      <w:r>
        <w:t>At this</w:t>
      </w:r>
      <w:r w:rsidRPr="00B546BE">
        <w:t xml:space="preserve"> stage,</w:t>
      </w:r>
      <w:r w:rsidRPr="00D14B44">
        <w:t xml:space="preserve"> the test designer</w:t>
      </w:r>
      <w:r>
        <w:t xml:space="preserve"> </w:t>
      </w:r>
      <w:r w:rsidRPr="004F1C75">
        <w:rPr>
          <w:rFonts w:eastAsia="SimSun"/>
          <w:lang w:val="en-US" w:eastAsia="zh-CN"/>
        </w:rPr>
        <w:t xml:space="preserve">designs </w:t>
      </w:r>
      <w:r>
        <w:rPr>
          <w:rFonts w:eastAsia="SimSun"/>
          <w:lang w:val="en-US" w:eastAsia="zh-CN"/>
        </w:rPr>
        <w:t>what</w:t>
      </w:r>
      <w:r w:rsidRPr="00A6079B">
        <w:rPr>
          <w:rFonts w:eastAsia="SimSun"/>
          <w:lang w:val="en-US" w:eastAsia="zh-CN"/>
        </w:rPr>
        <w:t xml:space="preserve"> test cases need to be executed to complete the test </w:t>
      </w:r>
      <w:r>
        <w:rPr>
          <w:rFonts w:eastAsia="SimSun"/>
          <w:lang w:val="en-US" w:eastAsia="zh-CN"/>
        </w:rPr>
        <w:t>scheme, what input</w:t>
      </w:r>
      <w:r w:rsidRPr="00A6079B">
        <w:rPr>
          <w:rFonts w:eastAsia="SimSun"/>
          <w:lang w:val="en-US" w:eastAsia="zh-CN"/>
        </w:rPr>
        <w:t xml:space="preserve"> should be set for </w:t>
      </w:r>
      <w:r>
        <w:rPr>
          <w:rFonts w:eastAsia="SimSun"/>
          <w:lang w:val="en-US" w:eastAsia="zh-CN"/>
        </w:rPr>
        <w:t xml:space="preserve">each </w:t>
      </w:r>
      <w:r w:rsidRPr="00A6079B">
        <w:rPr>
          <w:rFonts w:eastAsia="SimSun"/>
          <w:lang w:val="en-US" w:eastAsia="zh-CN"/>
        </w:rPr>
        <w:t>test case</w:t>
      </w:r>
      <w:r>
        <w:rPr>
          <w:rFonts w:eastAsia="SimSun"/>
          <w:lang w:val="en-US" w:eastAsia="zh-CN"/>
        </w:rPr>
        <w:t xml:space="preserve"> template</w:t>
      </w:r>
      <w:r w:rsidRPr="00A6079B">
        <w:rPr>
          <w:rFonts w:eastAsia="SimSun"/>
          <w:lang w:val="en-US" w:eastAsia="zh-CN"/>
        </w:rPr>
        <w:t>, and the execution order of the test cases</w:t>
      </w:r>
      <w:r>
        <w:rPr>
          <w:rFonts w:eastAsia="SimSun"/>
          <w:lang w:val="en-US" w:eastAsia="zh-CN"/>
        </w:rPr>
        <w:t xml:space="preserve"> </w:t>
      </w:r>
      <w:r>
        <w:rPr>
          <w:rFonts w:eastAsia="SimSun" w:hint="eastAsia"/>
          <w:lang w:val="en-US" w:eastAsia="zh-CN"/>
        </w:rPr>
        <w:t>based</w:t>
      </w:r>
      <w:r>
        <w:rPr>
          <w:rFonts w:eastAsia="SimSun"/>
          <w:lang w:val="en-US" w:eastAsia="zh-CN"/>
        </w:rPr>
        <w:t xml:space="preserve"> </w:t>
      </w:r>
      <w:r>
        <w:rPr>
          <w:rFonts w:eastAsia="SimSun" w:hint="eastAsia"/>
          <w:lang w:val="en-US" w:eastAsia="zh-CN"/>
        </w:rPr>
        <w:t>on</w:t>
      </w:r>
      <w:r>
        <w:rPr>
          <w:rFonts w:eastAsia="SimSun"/>
          <w:lang w:val="en-US" w:eastAsia="zh-CN"/>
        </w:rPr>
        <w:t xml:space="preserve"> </w:t>
      </w:r>
      <w:r>
        <w:rPr>
          <w:rFonts w:eastAsia="SimSun" w:hint="eastAsia"/>
          <w:lang w:val="en-US" w:eastAsia="zh-CN"/>
        </w:rPr>
        <w:t>test</w:t>
      </w:r>
      <w:r>
        <w:rPr>
          <w:rFonts w:eastAsia="SimSun"/>
          <w:lang w:val="en-US" w:eastAsia="zh-CN"/>
        </w:rPr>
        <w:t xml:space="preserve"> </w:t>
      </w:r>
      <w:r>
        <w:rPr>
          <w:rFonts w:eastAsia="SimSun" w:hint="eastAsia"/>
          <w:lang w:val="en-US" w:eastAsia="zh-CN"/>
        </w:rPr>
        <w:t>plan</w:t>
      </w:r>
      <w:r w:rsidRPr="00A6079B">
        <w:rPr>
          <w:rFonts w:eastAsia="SimSun"/>
          <w:lang w:val="en-US" w:eastAsia="zh-CN"/>
        </w:rPr>
        <w:t>.</w:t>
      </w:r>
      <w:r>
        <w:rPr>
          <w:rFonts w:eastAsia="SimSun"/>
          <w:lang w:val="en-US" w:eastAsia="zh-CN"/>
        </w:rPr>
        <w:t xml:space="preserve"> T</w:t>
      </w:r>
      <w:r w:rsidRPr="00CE75D1">
        <w:rPr>
          <w:rFonts w:eastAsia="SimSun"/>
          <w:lang w:val="en-US" w:eastAsia="zh-CN"/>
        </w:rPr>
        <w:t xml:space="preserve">emplates are generated after the design is completed, and these templates follow the design </w:t>
      </w:r>
      <w:r>
        <w:rPr>
          <w:rFonts w:eastAsia="SimSun"/>
          <w:lang w:val="en-US" w:eastAsia="zh-CN"/>
        </w:rPr>
        <w:t>consideration in clause 7</w:t>
      </w:r>
      <w:r w:rsidRPr="00CE75D1">
        <w:rPr>
          <w:rFonts w:eastAsia="SimSun"/>
          <w:lang w:val="en-US" w:eastAsia="zh-CN"/>
        </w:rPr>
        <w:t>.</w:t>
      </w:r>
    </w:p>
    <w:p w14:paraId="3619C7E6" w14:textId="77777777" w:rsidR="00D34E36" w:rsidRPr="00AE5D6C" w:rsidRDefault="00D34E36" w:rsidP="00D34E36">
      <w:pPr>
        <w:numPr>
          <w:ilvl w:val="0"/>
          <w:numId w:val="38"/>
        </w:numPr>
        <w:jc w:val="both"/>
        <w:rPr>
          <w:rFonts w:eastAsia="Times New Roman"/>
          <w:b/>
          <w:bCs/>
          <w:lang w:val="en-US" w:eastAsia="zh-CN"/>
        </w:rPr>
      </w:pPr>
      <w:r>
        <w:rPr>
          <w:b/>
          <w:bCs/>
          <w:lang w:val="en-US" w:eastAsia="zh-CN"/>
        </w:rPr>
        <w:t>Code</w:t>
      </w:r>
    </w:p>
    <w:p w14:paraId="161693A1" w14:textId="77777777" w:rsidR="00D34E36" w:rsidRPr="00AE5D6C" w:rsidRDefault="00D34E36" w:rsidP="00D34E36">
      <w:pPr>
        <w:jc w:val="both"/>
        <w:rPr>
          <w:rFonts w:eastAsia="Times New Roman"/>
          <w:b/>
          <w:bCs/>
          <w:lang w:val="en-US" w:eastAsia="zh-CN"/>
        </w:rPr>
      </w:pPr>
      <w:r>
        <w:t>At this</w:t>
      </w:r>
      <w:r w:rsidRPr="00B546BE">
        <w:t xml:space="preserve"> stage,</w:t>
      </w:r>
      <w:r w:rsidRPr="00D14B44">
        <w:t xml:space="preserve"> the test </w:t>
      </w:r>
      <w:r>
        <w:t xml:space="preserve">developer </w:t>
      </w:r>
      <w:r>
        <w:rPr>
          <w:rFonts w:eastAsia="SimSun"/>
          <w:lang w:val="en-US" w:eastAsia="zh-CN"/>
        </w:rPr>
        <w:t>develops t</w:t>
      </w:r>
      <w:r w:rsidRPr="00961EFA">
        <w:rPr>
          <w:rFonts w:eastAsia="SimSun"/>
          <w:lang w:val="en-US" w:eastAsia="zh-CN"/>
        </w:rPr>
        <w:t xml:space="preserve">he test script according to the test case </w:t>
      </w:r>
      <w:r>
        <w:rPr>
          <w:rFonts w:eastAsia="SimSun"/>
          <w:lang w:val="en-US" w:eastAsia="zh-CN"/>
        </w:rPr>
        <w:t xml:space="preserve">template </w:t>
      </w:r>
      <w:r w:rsidRPr="00961EFA">
        <w:rPr>
          <w:rFonts w:eastAsia="SimSun"/>
          <w:lang w:val="en-US" w:eastAsia="zh-CN"/>
        </w:rPr>
        <w:t>designed by the test designer and the test parameters required by the test case.</w:t>
      </w:r>
    </w:p>
    <w:p w14:paraId="7B2A4F7E" w14:textId="77777777" w:rsidR="00D34E36" w:rsidRPr="00AE5D6C" w:rsidRDefault="00D34E36" w:rsidP="00D34E36">
      <w:pPr>
        <w:numPr>
          <w:ilvl w:val="0"/>
          <w:numId w:val="38"/>
        </w:numPr>
        <w:jc w:val="both"/>
        <w:rPr>
          <w:rFonts w:eastAsia="Times New Roman"/>
          <w:b/>
          <w:bCs/>
          <w:lang w:val="en-US" w:eastAsia="zh-CN"/>
        </w:rPr>
      </w:pPr>
      <w:r>
        <w:rPr>
          <w:b/>
          <w:bCs/>
          <w:lang w:val="en-US" w:eastAsia="zh-CN"/>
        </w:rPr>
        <w:t>Verify</w:t>
      </w:r>
    </w:p>
    <w:p w14:paraId="213883F8" w14:textId="77777777" w:rsidR="00D34E36" w:rsidRPr="00AE5D6C" w:rsidRDefault="00D34E36" w:rsidP="00D34E36">
      <w:pPr>
        <w:jc w:val="both"/>
        <w:rPr>
          <w:rFonts w:eastAsia="Times New Roman"/>
          <w:b/>
          <w:bCs/>
          <w:lang w:val="en-US" w:eastAsia="zh-CN"/>
        </w:rPr>
      </w:pPr>
      <w:r w:rsidRPr="00AE5D6C">
        <w:t xml:space="preserve">At this stage, </w:t>
      </w:r>
      <w:r w:rsidRPr="00D73575">
        <w:t>t</w:t>
      </w:r>
      <w:r w:rsidRPr="00D14B44">
        <w:t xml:space="preserve">he test </w:t>
      </w:r>
      <w:r>
        <w:t xml:space="preserve">developer </w:t>
      </w:r>
      <w:r w:rsidRPr="00961EFA">
        <w:rPr>
          <w:rFonts w:eastAsia="SimSun"/>
          <w:lang w:val="en-US" w:eastAsia="zh-CN"/>
        </w:rPr>
        <w:t>tests the usability of the test script</w:t>
      </w:r>
      <w:r>
        <w:rPr>
          <w:rFonts w:eastAsia="SimSun"/>
          <w:lang w:val="en-US" w:eastAsia="zh-CN"/>
        </w:rPr>
        <w:t xml:space="preserve"> </w:t>
      </w:r>
      <w:r>
        <w:rPr>
          <w:rFonts w:eastAsia="SimSun" w:hint="eastAsia"/>
          <w:lang w:val="en-US" w:eastAsia="zh-CN"/>
        </w:rPr>
        <w:t>and</w:t>
      </w:r>
      <w:r>
        <w:rPr>
          <w:rFonts w:eastAsia="SimSun"/>
          <w:lang w:val="en-US" w:eastAsia="zh-CN"/>
        </w:rPr>
        <w:t xml:space="preserve"> </w:t>
      </w:r>
      <w:r w:rsidRPr="00D73575">
        <w:rPr>
          <w:rFonts w:eastAsia="SimSun"/>
          <w:lang w:val="en-US" w:eastAsia="zh-CN"/>
        </w:rPr>
        <w:t>resolve</w:t>
      </w:r>
      <w:r>
        <w:rPr>
          <w:rFonts w:eastAsia="SimSun" w:hint="eastAsia"/>
          <w:lang w:val="en-US" w:eastAsia="zh-CN"/>
        </w:rPr>
        <w:t>s</w:t>
      </w:r>
      <w:r w:rsidRPr="00D73575">
        <w:rPr>
          <w:rFonts w:eastAsia="SimSun"/>
          <w:lang w:val="en-US" w:eastAsia="zh-CN"/>
        </w:rPr>
        <w:t xml:space="preserve"> bugs found</w:t>
      </w:r>
      <w:r>
        <w:rPr>
          <w:rFonts w:eastAsia="SimSun"/>
          <w:lang w:val="en-US" w:eastAsia="zh-CN"/>
        </w:rPr>
        <w:t>.</w:t>
      </w:r>
    </w:p>
    <w:p w14:paraId="102B89DA" w14:textId="77777777" w:rsidR="00D34E36" w:rsidRPr="00D73575" w:rsidRDefault="00D34E36" w:rsidP="00D34E36">
      <w:pPr>
        <w:numPr>
          <w:ilvl w:val="0"/>
          <w:numId w:val="38"/>
        </w:numPr>
        <w:jc w:val="both"/>
        <w:rPr>
          <w:b/>
          <w:bCs/>
          <w:lang w:val="en-US" w:eastAsia="zh-CN"/>
        </w:rPr>
      </w:pPr>
      <w:r w:rsidRPr="00D73575">
        <w:rPr>
          <w:b/>
          <w:bCs/>
          <w:lang w:val="en-US" w:eastAsia="zh-CN"/>
        </w:rPr>
        <w:t>Initiation</w:t>
      </w:r>
    </w:p>
    <w:p w14:paraId="715431FB" w14:textId="77777777" w:rsidR="00D34E36" w:rsidRDefault="00D34E36" w:rsidP="00D34E36">
      <w:pPr>
        <w:rPr>
          <w:rFonts w:eastAsia="MS Mincho"/>
        </w:rPr>
      </w:pPr>
      <w:r w:rsidRPr="00AE5D6C">
        <w:t xml:space="preserve">At this stage, </w:t>
      </w:r>
      <w:r w:rsidRPr="00D73575">
        <w:rPr>
          <w:rFonts w:eastAsia="MS Mincho"/>
        </w:rPr>
        <w:t>the tester selects the required test scheme template and instantiates the test task to perform automated testing on the test object</w:t>
      </w:r>
      <w:r>
        <w:rPr>
          <w:rFonts w:eastAsia="MS Mincho"/>
        </w:rPr>
        <w:t>s</w:t>
      </w:r>
      <w:r w:rsidRPr="00D73575">
        <w:rPr>
          <w:rFonts w:eastAsia="MS Mincho"/>
        </w:rPr>
        <w:t>.</w:t>
      </w:r>
      <w:r w:rsidRPr="001B0640">
        <w:t xml:space="preserve"> </w:t>
      </w:r>
    </w:p>
    <w:p w14:paraId="460E5674" w14:textId="77777777" w:rsidR="00D34E36" w:rsidRDefault="00D34E36" w:rsidP="00D34E36">
      <w:pPr>
        <w:numPr>
          <w:ilvl w:val="0"/>
          <w:numId w:val="38"/>
        </w:numPr>
        <w:jc w:val="both"/>
        <w:rPr>
          <w:b/>
          <w:bCs/>
          <w:lang w:val="en-US" w:eastAsia="zh-CN"/>
        </w:rPr>
      </w:pPr>
      <w:r>
        <w:rPr>
          <w:b/>
          <w:bCs/>
          <w:lang w:val="en-US" w:eastAsia="zh-CN"/>
        </w:rPr>
        <w:t>Orchestration and execution</w:t>
      </w:r>
    </w:p>
    <w:p w14:paraId="2F178C1D" w14:textId="77777777" w:rsidR="00D34E36" w:rsidRPr="00AE5D6C" w:rsidRDefault="00D34E36" w:rsidP="00D34E36">
      <w:pPr>
        <w:rPr>
          <w:lang w:val="en-US" w:eastAsia="zh-CN"/>
        </w:rPr>
      </w:pPr>
      <w:r w:rsidRPr="001B0640">
        <w:rPr>
          <w:rFonts w:eastAsia="Times New Roman"/>
          <w:lang w:val="en-US" w:eastAsia="zh-CN"/>
        </w:rPr>
        <w:t xml:space="preserve">At this stage, the execution order of test cases </w:t>
      </w:r>
      <w:r>
        <w:rPr>
          <w:rFonts w:eastAsia="Times New Roman"/>
          <w:lang w:val="en-US" w:eastAsia="zh-CN"/>
        </w:rPr>
        <w:t>is generated for</w:t>
      </w:r>
      <w:r w:rsidRPr="001B0640">
        <w:rPr>
          <w:rFonts w:eastAsia="Times New Roman"/>
          <w:lang w:val="en-US" w:eastAsia="zh-CN"/>
        </w:rPr>
        <w:t xml:space="preserve"> </w:t>
      </w:r>
      <w:r>
        <w:rPr>
          <w:rFonts w:eastAsia="Times New Roman"/>
          <w:lang w:val="en-US" w:eastAsia="zh-CN"/>
        </w:rPr>
        <w:t xml:space="preserve">the tester to adjust </w:t>
      </w:r>
      <w:r w:rsidRPr="00C94F9D">
        <w:rPr>
          <w:rFonts w:eastAsia="Times New Roman"/>
          <w:lang w:val="en-US" w:eastAsia="zh-CN"/>
        </w:rPr>
        <w:t>according to specific needs</w:t>
      </w:r>
      <w:r>
        <w:rPr>
          <w:rFonts w:eastAsia="Times New Roman"/>
          <w:lang w:val="en-US" w:eastAsia="zh-CN"/>
        </w:rPr>
        <w:t>.</w:t>
      </w:r>
      <w:r>
        <w:rPr>
          <w:rFonts w:hint="eastAsia"/>
          <w:lang w:val="en-US" w:eastAsia="zh-CN"/>
        </w:rPr>
        <w:t xml:space="preserve"> </w:t>
      </w:r>
      <w:r>
        <w:rPr>
          <w:lang w:val="en-US" w:eastAsia="zh-CN"/>
        </w:rPr>
        <w:t xml:space="preserve">Then </w:t>
      </w:r>
      <w:r w:rsidRPr="001B0640">
        <w:rPr>
          <w:rFonts w:eastAsia="Times New Roman"/>
          <w:lang w:val="en-US" w:eastAsia="zh-CN"/>
        </w:rPr>
        <w:t xml:space="preserve">the test tools </w:t>
      </w:r>
      <w:r>
        <w:rPr>
          <w:rFonts w:eastAsia="Times New Roman"/>
          <w:lang w:val="en-US" w:eastAsia="zh-CN"/>
        </w:rPr>
        <w:t>will</w:t>
      </w:r>
      <w:r w:rsidRPr="001B0640">
        <w:rPr>
          <w:rFonts w:eastAsia="Times New Roman"/>
          <w:lang w:val="en-US" w:eastAsia="zh-CN"/>
        </w:rPr>
        <w:t xml:space="preserve"> carry out </w:t>
      </w:r>
      <w:r>
        <w:rPr>
          <w:rFonts w:eastAsia="Times New Roman"/>
          <w:lang w:val="en-US" w:eastAsia="zh-CN"/>
        </w:rPr>
        <w:t xml:space="preserve">those </w:t>
      </w:r>
      <w:r w:rsidRPr="001B0640">
        <w:rPr>
          <w:rFonts w:eastAsia="Times New Roman"/>
          <w:lang w:val="en-US" w:eastAsia="zh-CN"/>
        </w:rPr>
        <w:t>test cases in an automated manner.</w:t>
      </w:r>
    </w:p>
    <w:p w14:paraId="3567048F" w14:textId="77777777" w:rsidR="00D34E36" w:rsidRPr="00C87885" w:rsidRDefault="00D34E36" w:rsidP="00D34E36">
      <w:pPr>
        <w:numPr>
          <w:ilvl w:val="0"/>
          <w:numId w:val="38"/>
        </w:numPr>
        <w:jc w:val="both"/>
        <w:rPr>
          <w:rFonts w:eastAsia="Times New Roman"/>
          <w:b/>
          <w:bCs/>
          <w:lang w:val="en-US" w:eastAsia="zh-CN"/>
        </w:rPr>
      </w:pPr>
      <w:r>
        <w:rPr>
          <w:rFonts w:hint="eastAsia"/>
          <w:b/>
          <w:bCs/>
          <w:lang w:val="en-US" w:eastAsia="zh-CN"/>
        </w:rPr>
        <w:t>c</w:t>
      </w:r>
      <w:r>
        <w:rPr>
          <w:b/>
          <w:bCs/>
          <w:lang w:val="en-US" w:eastAsia="zh-CN"/>
        </w:rPr>
        <w:t>heck</w:t>
      </w:r>
    </w:p>
    <w:bookmarkEnd w:id="864"/>
    <w:bookmarkEnd w:id="865"/>
    <w:p w14:paraId="4C26BB7D" w14:textId="77777777" w:rsidR="00D34E36" w:rsidRPr="00AE5D6C" w:rsidRDefault="00D34E36" w:rsidP="00D34E36">
      <w:pPr>
        <w:jc w:val="both"/>
        <w:rPr>
          <w:rFonts w:eastAsia="SimSun"/>
          <w:lang w:val="en-US" w:eastAsia="zh-CN"/>
        </w:rPr>
      </w:pPr>
      <w:r w:rsidRPr="00B546BE">
        <w:t>At this stage,</w:t>
      </w:r>
      <w:r w:rsidRPr="00D73575">
        <w:rPr>
          <w:rFonts w:eastAsia="SimSun"/>
          <w:lang w:val="en-US" w:eastAsia="zh-CN"/>
        </w:rPr>
        <w:t xml:space="preserve"> </w:t>
      </w:r>
      <w:r>
        <w:rPr>
          <w:rFonts w:eastAsia="SimSun"/>
          <w:lang w:val="en-US" w:eastAsia="zh-CN"/>
        </w:rPr>
        <w:t xml:space="preserve">the tester </w:t>
      </w:r>
      <w:r w:rsidRPr="00D73575">
        <w:rPr>
          <w:rFonts w:eastAsia="SimSun"/>
          <w:lang w:val="en-US" w:eastAsia="zh-CN"/>
        </w:rPr>
        <w:t>will get a test report produced by the system.</w:t>
      </w:r>
      <w:r>
        <w:rPr>
          <w:rFonts w:eastAsia="SimSun"/>
          <w:lang w:val="en-US" w:eastAsia="zh-CN"/>
        </w:rPr>
        <w:t xml:space="preserve"> The tester </w:t>
      </w:r>
      <w:r w:rsidRPr="00984145">
        <w:rPr>
          <w:rFonts w:eastAsia="SimSun"/>
          <w:lang w:val="en-US" w:eastAsia="zh-CN"/>
        </w:rPr>
        <w:t xml:space="preserve">measures and analyzes </w:t>
      </w:r>
      <w:r>
        <w:rPr>
          <w:rFonts w:eastAsia="SimSun"/>
          <w:lang w:val="en-US" w:eastAsia="zh-CN"/>
        </w:rPr>
        <w:t xml:space="preserve">the report </w:t>
      </w:r>
      <w:r w:rsidRPr="00984145">
        <w:rPr>
          <w:rFonts w:eastAsia="SimSun"/>
          <w:lang w:val="en-US" w:eastAsia="zh-CN"/>
        </w:rPr>
        <w:t xml:space="preserve">and then conduct acceptance of the </w:t>
      </w:r>
      <w:r>
        <w:rPr>
          <w:rFonts w:eastAsia="SimSun"/>
          <w:lang w:val="en-US" w:eastAsia="zh-CN"/>
        </w:rPr>
        <w:t>test objects</w:t>
      </w:r>
      <w:r w:rsidRPr="00984145">
        <w:rPr>
          <w:rFonts w:eastAsia="SimSun"/>
          <w:lang w:val="en-US" w:eastAsia="zh-CN"/>
        </w:rPr>
        <w:t>.</w:t>
      </w:r>
      <w:r w:rsidRPr="00984145">
        <w:t xml:space="preserve"> </w:t>
      </w:r>
      <w:r>
        <w:rPr>
          <w:rFonts w:eastAsia="SimSun"/>
          <w:lang w:val="en-US" w:eastAsia="zh-CN"/>
        </w:rPr>
        <w:t xml:space="preserve">If the </w:t>
      </w:r>
      <w:r w:rsidRPr="00984145">
        <w:rPr>
          <w:rFonts w:eastAsia="SimSun"/>
          <w:lang w:val="en-US" w:eastAsia="zh-CN"/>
        </w:rPr>
        <w:t xml:space="preserve">acceptance conclusion </w:t>
      </w:r>
      <w:r>
        <w:rPr>
          <w:rFonts w:eastAsia="SimSun"/>
          <w:lang w:val="en-US" w:eastAsia="zh-CN"/>
        </w:rPr>
        <w:t>is</w:t>
      </w:r>
      <w:r w:rsidRPr="00984145">
        <w:rPr>
          <w:rFonts w:eastAsia="SimSun"/>
          <w:lang w:val="en-US" w:eastAsia="zh-CN"/>
        </w:rPr>
        <w:t xml:space="preserve"> failed</w:t>
      </w:r>
      <w:r>
        <w:rPr>
          <w:rFonts w:eastAsia="SimSun"/>
          <w:lang w:val="en-US" w:eastAsia="zh-CN"/>
        </w:rPr>
        <w:t xml:space="preserve">, </w:t>
      </w:r>
      <w:r w:rsidRPr="00984145">
        <w:rPr>
          <w:rFonts w:eastAsia="SimSun"/>
          <w:lang w:val="en-US" w:eastAsia="zh-CN"/>
        </w:rPr>
        <w:t xml:space="preserve">new demands </w:t>
      </w:r>
      <w:r>
        <w:rPr>
          <w:rFonts w:eastAsia="SimSun"/>
          <w:lang w:val="en-US" w:eastAsia="zh-CN"/>
        </w:rPr>
        <w:t>will be provided to the product development team</w:t>
      </w:r>
      <w:r w:rsidRPr="00984145">
        <w:rPr>
          <w:rFonts w:eastAsia="SimSun"/>
          <w:lang w:val="en-US" w:eastAsia="zh-CN"/>
        </w:rPr>
        <w:t>.</w:t>
      </w:r>
    </w:p>
    <w:p w14:paraId="751B2BB9" w14:textId="77777777" w:rsidR="00A36D9E" w:rsidRPr="002C67A3" w:rsidRDefault="00A36D9E" w:rsidP="00A36D9E">
      <w:pPr>
        <w:rPr>
          <w:lang w:val="en-US" w:eastAsia="zh-CN"/>
        </w:rPr>
      </w:pPr>
    </w:p>
    <w:p w14:paraId="77A3FAF8" w14:textId="77777777" w:rsidR="00A36D9E" w:rsidRDefault="00A36D9E" w:rsidP="00A36D9E">
      <w:pPr>
        <w:pStyle w:val="t1"/>
        <w:numPr>
          <w:ilvl w:val="0"/>
          <w:numId w:val="0"/>
        </w:numPr>
        <w:jc w:val="center"/>
      </w:pPr>
      <w:bookmarkStart w:id="866" w:name="_Toc32468"/>
      <w:bookmarkStart w:id="867" w:name="_Toc13883"/>
      <w:bookmarkStart w:id="868" w:name="_Toc19587"/>
      <w:bookmarkStart w:id="869" w:name="_Toc27132"/>
      <w:bookmarkStart w:id="870" w:name="_Toc2299"/>
      <w:bookmarkStart w:id="871" w:name="_Toc11173"/>
      <w:bookmarkStart w:id="872" w:name="_Toc30324"/>
      <w:bookmarkStart w:id="873" w:name="_Toc22657"/>
      <w:bookmarkStart w:id="874" w:name="_Toc26432"/>
      <w:bookmarkStart w:id="875" w:name="_Toc20255"/>
      <w:bookmarkStart w:id="876" w:name="_Toc30348"/>
      <w:bookmarkStart w:id="877" w:name="_Toc27088"/>
      <w:bookmarkStart w:id="878" w:name="_Toc108164405"/>
      <w:r>
        <w:t>Appendix</w:t>
      </w:r>
      <w:r>
        <w:rPr>
          <w:lang w:val="en-US" w:eastAsia="zh-CN"/>
        </w:rPr>
        <w:t xml:space="preserve"> I.</w:t>
      </w:r>
      <w:r>
        <w:t xml:space="preserve"> </w:t>
      </w:r>
      <w:r>
        <w:rPr>
          <w:lang w:val="en-US" w:eastAsia="zh-CN"/>
        </w:rPr>
        <w:t>U</w:t>
      </w:r>
      <w:r>
        <w:t>se cases of automated testing of NFV</w:t>
      </w:r>
      <w:bookmarkEnd w:id="866"/>
      <w:bookmarkEnd w:id="867"/>
      <w:bookmarkEnd w:id="868"/>
      <w:bookmarkEnd w:id="869"/>
      <w:bookmarkEnd w:id="870"/>
      <w:bookmarkEnd w:id="871"/>
      <w:bookmarkEnd w:id="872"/>
      <w:bookmarkEnd w:id="873"/>
      <w:bookmarkEnd w:id="874"/>
      <w:bookmarkEnd w:id="875"/>
      <w:bookmarkEnd w:id="876"/>
      <w:bookmarkEnd w:id="877"/>
      <w:bookmarkEnd w:id="878"/>
    </w:p>
    <w:p w14:paraId="68DFE2BE" w14:textId="77777777" w:rsidR="00A36D9E" w:rsidRPr="00CC67B9" w:rsidRDefault="00A36D9E" w:rsidP="00A36D9E">
      <w:pPr>
        <w:jc w:val="center"/>
        <w:rPr>
          <w:lang w:val="en-US" w:eastAsia="zh-CN"/>
        </w:rPr>
      </w:pPr>
      <w:r w:rsidRPr="00CC67B9">
        <w:rPr>
          <w:rFonts w:hint="eastAsia"/>
          <w:lang w:val="en-US" w:eastAsia="zh-CN"/>
        </w:rPr>
        <w:t>(</w:t>
      </w:r>
      <w:r w:rsidRPr="00CC67B9">
        <w:rPr>
          <w:lang w:val="en-US" w:eastAsia="zh-CN"/>
        </w:rPr>
        <w:t>This appendix does not form an integral part of this Recommendation.</w:t>
      </w:r>
      <w:r w:rsidRPr="00CC67B9">
        <w:rPr>
          <w:rFonts w:hint="eastAsia"/>
          <w:lang w:val="en-US" w:eastAsia="zh-CN"/>
        </w:rPr>
        <w:t>)</w:t>
      </w:r>
    </w:p>
    <w:p w14:paraId="700A8D87" w14:textId="77777777" w:rsidR="00A36D9E" w:rsidRDefault="00A36D9E" w:rsidP="00A36D9E">
      <w:pPr>
        <w:rPr>
          <w:i/>
          <w:iCs/>
          <w:lang w:eastAsia="zh-CN"/>
        </w:rPr>
      </w:pPr>
      <w:r>
        <w:rPr>
          <w:i/>
          <w:iCs/>
          <w:lang w:eastAsia="zh-CN"/>
        </w:rPr>
        <w:t>[Contributor’s note]: This clause will give the use case for exporting clause8.</w:t>
      </w:r>
    </w:p>
    <w:p w14:paraId="5FE47392" w14:textId="77777777" w:rsidR="00A36D9E" w:rsidRPr="002072D9" w:rsidRDefault="00A36D9E" w:rsidP="00A36D9E">
      <w:pPr>
        <w:rPr>
          <w:i/>
          <w:iCs/>
          <w:lang w:eastAsia="zh-CN"/>
        </w:rPr>
      </w:pPr>
    </w:p>
    <w:p w14:paraId="5A3287DF" w14:textId="77777777" w:rsidR="00A36D9E" w:rsidRDefault="00A36D9E" w:rsidP="00A36D9E">
      <w:pPr>
        <w:rPr>
          <w:lang w:val="en-US" w:eastAsia="zh-CN"/>
        </w:rPr>
      </w:pPr>
      <w:r>
        <w:rPr>
          <w:lang w:val="en-US" w:eastAsia="zh-CN"/>
        </w:rPr>
        <w:lastRenderedPageBreak/>
        <w:t>[TBD]</w:t>
      </w:r>
    </w:p>
    <w:p w14:paraId="631B6917" w14:textId="289CB3D9" w:rsidR="008A2FDD" w:rsidRPr="00FC1299" w:rsidRDefault="008A2FDD" w:rsidP="008A2FDD">
      <w:pPr>
        <w:keepNext/>
        <w:keepLines/>
        <w:overflowPunct w:val="0"/>
        <w:autoSpaceDE w:val="0"/>
        <w:autoSpaceDN w:val="0"/>
        <w:adjustRightInd w:val="0"/>
        <w:spacing w:before="240" w:after="240"/>
        <w:jc w:val="both"/>
        <w:textAlignment w:val="baseline"/>
        <w:outlineLvl w:val="1"/>
        <w:rPr>
          <w:b/>
          <w:kern w:val="2"/>
          <w:szCs w:val="20"/>
          <w:lang w:eastAsia="zh-CN"/>
        </w:rPr>
      </w:pPr>
      <w:bookmarkStart w:id="879" w:name="_Toc108164406"/>
      <w:r w:rsidRPr="00FC1299">
        <w:rPr>
          <w:b/>
          <w:kern w:val="2"/>
          <w:szCs w:val="20"/>
          <w:lang w:eastAsia="zh-CN"/>
        </w:rPr>
        <w:t>I.</w:t>
      </w:r>
      <w:r>
        <w:rPr>
          <w:b/>
          <w:kern w:val="2"/>
          <w:szCs w:val="20"/>
          <w:lang w:eastAsia="zh-CN"/>
        </w:rPr>
        <w:t xml:space="preserve">1 </w:t>
      </w:r>
      <w:r w:rsidRPr="00FC1299">
        <w:rPr>
          <w:b/>
          <w:kern w:val="2"/>
          <w:szCs w:val="20"/>
          <w:lang w:eastAsia="zh-CN"/>
        </w:rPr>
        <w:t>Use case template</w:t>
      </w:r>
      <w:bookmarkEnd w:id="879"/>
    </w:p>
    <w:p w14:paraId="2D9B8760" w14:textId="77777777" w:rsidR="008A2FDD" w:rsidRPr="00FC1299" w:rsidRDefault="008A2FDD" w:rsidP="008A2FDD">
      <w:pPr>
        <w:spacing w:before="0"/>
        <w:jc w:val="both"/>
        <w:rPr>
          <w:lang w:val="en-US" w:eastAsia="zh-CN"/>
        </w:rPr>
      </w:pPr>
      <w:r w:rsidRPr="00FC1299">
        <w:rPr>
          <w:lang w:val="en-US" w:eastAsia="zh-CN"/>
        </w:rPr>
        <w:t>The use cases developed in Appendix I should adopt the following unified format for consistent readability and convenient material organization.</w:t>
      </w:r>
    </w:p>
    <w:p w14:paraId="42A5368E" w14:textId="77777777" w:rsidR="008A2FDD" w:rsidRPr="00FC1299" w:rsidRDefault="008A2FDD" w:rsidP="008A2FDD">
      <w:pPr>
        <w:spacing w:afterLines="100" w:after="240"/>
        <w:jc w:val="center"/>
        <w:rPr>
          <w:b/>
        </w:rPr>
      </w:pPr>
      <w:r w:rsidRPr="00FC1299">
        <w:rPr>
          <w:b/>
        </w:rPr>
        <w:t xml:space="preserve">Table I.1 </w:t>
      </w:r>
      <w:r w:rsidRPr="00FC1299">
        <w:rPr>
          <w:b/>
          <w:lang w:eastAsia="zh-CN"/>
        </w:rPr>
        <w:t>Use case template</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7659"/>
      </w:tblGrid>
      <w:tr w:rsidR="008A2FDD" w:rsidRPr="00FC1299" w14:paraId="7FFFDBBD" w14:textId="77777777" w:rsidTr="00E35223">
        <w:trPr>
          <w:jc w:val="center"/>
        </w:trPr>
        <w:tc>
          <w:tcPr>
            <w:tcW w:w="1980" w:type="dxa"/>
          </w:tcPr>
          <w:p w14:paraId="572AC6C4"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Title</w:t>
            </w:r>
          </w:p>
        </w:tc>
        <w:tc>
          <w:tcPr>
            <w:tcW w:w="7659" w:type="dxa"/>
          </w:tcPr>
          <w:p w14:paraId="1F183D99"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Title of the use case</w:t>
            </w:r>
          </w:p>
        </w:tc>
      </w:tr>
      <w:tr w:rsidR="008A2FDD" w:rsidRPr="00FC1299" w14:paraId="74C4957C" w14:textId="77777777" w:rsidTr="00E35223">
        <w:trPr>
          <w:jc w:val="center"/>
        </w:trPr>
        <w:tc>
          <w:tcPr>
            <w:tcW w:w="1980" w:type="dxa"/>
          </w:tcPr>
          <w:p w14:paraId="159DD49A"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Description</w:t>
            </w:r>
          </w:p>
        </w:tc>
        <w:tc>
          <w:tcPr>
            <w:tcW w:w="7659" w:type="dxa"/>
          </w:tcPr>
          <w:p w14:paraId="62F1E3FF"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Scenario description of the use case</w:t>
            </w:r>
          </w:p>
        </w:tc>
      </w:tr>
      <w:tr w:rsidR="008A2FDD" w:rsidRPr="00FC1299" w14:paraId="722AA6C5" w14:textId="77777777" w:rsidTr="00E35223">
        <w:trPr>
          <w:jc w:val="center"/>
        </w:trPr>
        <w:tc>
          <w:tcPr>
            <w:tcW w:w="1980" w:type="dxa"/>
          </w:tcPr>
          <w:p w14:paraId="34A7ACCF"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Roles</w:t>
            </w:r>
          </w:p>
        </w:tc>
        <w:tc>
          <w:tcPr>
            <w:tcW w:w="7659" w:type="dxa"/>
          </w:tcPr>
          <w:p w14:paraId="1F9D574B"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Roles involved in the use case</w:t>
            </w:r>
          </w:p>
        </w:tc>
      </w:tr>
      <w:tr w:rsidR="008A2FDD" w:rsidRPr="00FC1299" w14:paraId="4A457748" w14:textId="77777777" w:rsidTr="00E35223">
        <w:trPr>
          <w:jc w:val="center"/>
        </w:trPr>
        <w:tc>
          <w:tcPr>
            <w:tcW w:w="1980" w:type="dxa"/>
          </w:tcPr>
          <w:p w14:paraId="694CBB31"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Figure (optional)</w:t>
            </w:r>
          </w:p>
        </w:tc>
        <w:tc>
          <w:tcPr>
            <w:tcW w:w="7659" w:type="dxa"/>
          </w:tcPr>
          <w:p w14:paraId="3FB628BB"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Figure to explain the use case, but is not mandatory</w:t>
            </w:r>
          </w:p>
        </w:tc>
      </w:tr>
      <w:tr w:rsidR="008A2FDD" w:rsidRPr="00FC1299" w14:paraId="7D81CC70" w14:textId="77777777" w:rsidTr="00E35223">
        <w:trPr>
          <w:jc w:val="center"/>
        </w:trPr>
        <w:tc>
          <w:tcPr>
            <w:tcW w:w="1980" w:type="dxa"/>
          </w:tcPr>
          <w:p w14:paraId="65FDEDD4"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Pre-conditions (optional)</w:t>
            </w:r>
          </w:p>
        </w:tc>
        <w:tc>
          <w:tcPr>
            <w:tcW w:w="7659" w:type="dxa"/>
          </w:tcPr>
          <w:p w14:paraId="5999D4B3"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en-US"/>
              </w:rPr>
              <w:t xml:space="preserve">The necessary </w:t>
            </w:r>
            <w:r w:rsidRPr="00FC1299">
              <w:rPr>
                <w:rFonts w:eastAsia="Times New Roman"/>
                <w:kern w:val="2"/>
                <w:lang w:eastAsia="zh-CN"/>
              </w:rPr>
              <w:t>pre-</w:t>
            </w:r>
            <w:r w:rsidRPr="00FC1299">
              <w:rPr>
                <w:rFonts w:eastAsia="Times New Roman"/>
                <w:kern w:val="2"/>
                <w:lang w:eastAsia="en-US"/>
              </w:rPr>
              <w:t xml:space="preserve">conditions that should be achieved before starting the use case. </w:t>
            </w:r>
          </w:p>
        </w:tc>
      </w:tr>
      <w:tr w:rsidR="008A2FDD" w:rsidRPr="00FC1299" w14:paraId="08962A60" w14:textId="77777777" w:rsidTr="00E35223">
        <w:trPr>
          <w:jc w:val="center"/>
        </w:trPr>
        <w:tc>
          <w:tcPr>
            <w:tcW w:w="1980" w:type="dxa"/>
          </w:tcPr>
          <w:p w14:paraId="778CD6BA"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Post-conditions (optional)</w:t>
            </w:r>
          </w:p>
        </w:tc>
        <w:tc>
          <w:tcPr>
            <w:tcW w:w="7659" w:type="dxa"/>
          </w:tcPr>
          <w:p w14:paraId="71168917"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T</w:t>
            </w:r>
            <w:r w:rsidRPr="00FC1299">
              <w:rPr>
                <w:rFonts w:eastAsia="Times New Roman"/>
                <w:kern w:val="2"/>
                <w:lang w:eastAsia="en-US"/>
              </w:rPr>
              <w:t>he post-condition that will be carried out after the termination of current use case.</w:t>
            </w:r>
          </w:p>
        </w:tc>
      </w:tr>
      <w:tr w:rsidR="008A2FDD" w:rsidRPr="00FC1299" w14:paraId="05304F9A" w14:textId="77777777" w:rsidTr="00E35223">
        <w:trPr>
          <w:jc w:val="center"/>
        </w:trPr>
        <w:tc>
          <w:tcPr>
            <w:tcW w:w="1980" w:type="dxa"/>
          </w:tcPr>
          <w:p w14:paraId="03E45176"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Derived requirements</w:t>
            </w:r>
          </w:p>
        </w:tc>
        <w:tc>
          <w:tcPr>
            <w:tcW w:w="7659" w:type="dxa"/>
          </w:tcPr>
          <w:p w14:paraId="6915D243"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Requirements derived from the use cases, whose detailed descriptions are presented in the dedicated clauses.</w:t>
            </w:r>
          </w:p>
        </w:tc>
      </w:tr>
    </w:tbl>
    <w:p w14:paraId="296A72B5" w14:textId="77777777" w:rsidR="008A2FDD" w:rsidRPr="00FC1299" w:rsidRDefault="008A2FDD" w:rsidP="008A2FDD">
      <w:pPr>
        <w:keepNext/>
        <w:keepLines/>
        <w:overflowPunct w:val="0"/>
        <w:autoSpaceDE w:val="0"/>
        <w:autoSpaceDN w:val="0"/>
        <w:adjustRightInd w:val="0"/>
        <w:spacing w:before="240" w:after="240"/>
        <w:jc w:val="both"/>
        <w:textAlignment w:val="baseline"/>
        <w:outlineLvl w:val="1"/>
        <w:rPr>
          <w:b/>
          <w:kern w:val="2"/>
          <w:szCs w:val="20"/>
          <w:lang w:eastAsia="zh-CN"/>
        </w:rPr>
      </w:pPr>
      <w:bookmarkStart w:id="880" w:name="_Toc108164407"/>
      <w:r w:rsidRPr="00FC1299">
        <w:rPr>
          <w:b/>
          <w:kern w:val="2"/>
          <w:szCs w:val="20"/>
          <w:lang w:eastAsia="zh-CN"/>
        </w:rPr>
        <w:t>I.</w:t>
      </w:r>
      <w:r>
        <w:rPr>
          <w:b/>
          <w:kern w:val="2"/>
          <w:szCs w:val="20"/>
          <w:lang w:eastAsia="zh-CN"/>
        </w:rPr>
        <w:t>2</w:t>
      </w:r>
      <w:r w:rsidRPr="00FC1299">
        <w:rPr>
          <w:b/>
          <w:kern w:val="2"/>
          <w:szCs w:val="20"/>
          <w:lang w:eastAsia="zh-CN"/>
        </w:rPr>
        <w:t xml:space="preserve"> </w:t>
      </w:r>
      <w:r w:rsidRPr="00FC1299">
        <w:rPr>
          <w:rFonts w:hint="eastAsia"/>
          <w:b/>
          <w:kern w:val="2"/>
          <w:szCs w:val="20"/>
          <w:lang w:eastAsia="zh-CN"/>
        </w:rPr>
        <w:t>Use</w:t>
      </w:r>
      <w:r w:rsidRPr="00FC1299">
        <w:rPr>
          <w:b/>
          <w:kern w:val="2"/>
          <w:szCs w:val="20"/>
          <w:lang w:eastAsia="zh-CN"/>
        </w:rPr>
        <w:t xml:space="preserve"> </w:t>
      </w:r>
      <w:r w:rsidRPr="00FC1299">
        <w:rPr>
          <w:rFonts w:hint="eastAsia"/>
          <w:b/>
          <w:kern w:val="2"/>
          <w:szCs w:val="20"/>
          <w:lang w:eastAsia="zh-CN"/>
        </w:rPr>
        <w:t>case</w:t>
      </w:r>
      <w:r w:rsidRPr="00FC1299">
        <w:rPr>
          <w:b/>
          <w:kern w:val="2"/>
          <w:szCs w:val="20"/>
          <w:lang w:eastAsia="zh-CN"/>
        </w:rPr>
        <w:t xml:space="preserve"> </w:t>
      </w:r>
      <w:r w:rsidRPr="00FC1299">
        <w:rPr>
          <w:rFonts w:hint="eastAsia"/>
          <w:b/>
          <w:kern w:val="2"/>
          <w:szCs w:val="20"/>
          <w:lang w:eastAsia="zh-CN"/>
        </w:rPr>
        <w:t>of</w:t>
      </w:r>
      <w:r w:rsidRPr="00FC1299">
        <w:rPr>
          <w:b/>
          <w:kern w:val="2"/>
          <w:szCs w:val="20"/>
          <w:lang w:eastAsia="zh-CN"/>
        </w:rPr>
        <w:t xml:space="preserve"> </w:t>
      </w:r>
      <w:r w:rsidRPr="00FC1299">
        <w:rPr>
          <w:rFonts w:hint="eastAsia"/>
          <w:b/>
          <w:kern w:val="2"/>
          <w:szCs w:val="20"/>
          <w:lang w:eastAsia="zh-CN"/>
        </w:rPr>
        <w:t>test</w:t>
      </w:r>
      <w:r w:rsidRPr="00FC1299">
        <w:rPr>
          <w:b/>
          <w:kern w:val="2"/>
          <w:szCs w:val="20"/>
          <w:lang w:eastAsia="zh-CN"/>
        </w:rPr>
        <w:t xml:space="preserve"> </w:t>
      </w:r>
      <w:r w:rsidRPr="00FC1299">
        <w:rPr>
          <w:rFonts w:hint="eastAsia"/>
          <w:b/>
          <w:kern w:val="2"/>
          <w:szCs w:val="20"/>
          <w:lang w:eastAsia="zh-CN"/>
        </w:rPr>
        <w:t>c</w:t>
      </w:r>
      <w:r w:rsidRPr="00FC1299">
        <w:rPr>
          <w:b/>
          <w:kern w:val="2"/>
          <w:szCs w:val="20"/>
          <w:lang w:eastAsia="zh-CN"/>
        </w:rPr>
        <w:t>ase template</w:t>
      </w:r>
      <w:bookmarkEnd w:id="880"/>
      <w:r w:rsidRPr="00FC1299">
        <w:rPr>
          <w:b/>
          <w:kern w:val="2"/>
          <w:szCs w:val="20"/>
          <w:lang w:eastAsia="zh-CN"/>
        </w:rPr>
        <w:t xml:space="preserve"> </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7659"/>
      </w:tblGrid>
      <w:tr w:rsidR="008A2FDD" w:rsidRPr="00FC1299" w14:paraId="7835BAF9" w14:textId="77777777" w:rsidTr="00E35223">
        <w:trPr>
          <w:jc w:val="center"/>
        </w:trPr>
        <w:tc>
          <w:tcPr>
            <w:tcW w:w="1980" w:type="dxa"/>
          </w:tcPr>
          <w:p w14:paraId="73BF4039"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Title</w:t>
            </w:r>
          </w:p>
        </w:tc>
        <w:tc>
          <w:tcPr>
            <w:tcW w:w="7659" w:type="dxa"/>
          </w:tcPr>
          <w:p w14:paraId="0B0FCCF0"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FC1299">
              <w:rPr>
                <w:rFonts w:eastAsia="Times New Roman"/>
                <w:kern w:val="2"/>
                <w:lang w:eastAsia="zh-CN"/>
              </w:rPr>
              <w:t>Use case of test case template</w:t>
            </w:r>
          </w:p>
        </w:tc>
      </w:tr>
      <w:tr w:rsidR="008A2FDD" w:rsidRPr="00FC1299" w14:paraId="78D32DED" w14:textId="77777777" w:rsidTr="00E35223">
        <w:trPr>
          <w:jc w:val="center"/>
        </w:trPr>
        <w:tc>
          <w:tcPr>
            <w:tcW w:w="1980" w:type="dxa"/>
          </w:tcPr>
          <w:p w14:paraId="4052CD9B"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Description</w:t>
            </w:r>
          </w:p>
        </w:tc>
        <w:tc>
          <w:tcPr>
            <w:tcW w:w="7659" w:type="dxa"/>
          </w:tcPr>
          <w:p w14:paraId="43A6838F"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FC1299">
              <w:rPr>
                <w:rFonts w:eastAsia="SimSun"/>
                <w:kern w:val="2"/>
                <w:lang w:eastAsia="zh-CN"/>
              </w:rPr>
              <w:t>In the process of NFV testing, NFV tester often need to create a virtual machine for test tools to call. As a basic operation, a test case template can be created for it, which is convenient for repeated use in the future.</w:t>
            </w:r>
          </w:p>
          <w:p w14:paraId="6611CD07"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FC1299">
              <w:rPr>
                <w:rFonts w:eastAsia="SimSun"/>
                <w:kern w:val="2"/>
                <w:lang w:eastAsia="zh-CN"/>
              </w:rPr>
              <w:t>This test case template should contain the following information:</w:t>
            </w:r>
          </w:p>
          <w:p w14:paraId="53F37BB4" w14:textId="77777777" w:rsidR="008A2FDD" w:rsidRPr="00FC1299" w:rsidRDefault="008A2FDD" w:rsidP="008A2FDD">
            <w:pPr>
              <w:numPr>
                <w:ilvl w:val="0"/>
                <w:numId w:val="37"/>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contextualSpacing/>
              <w:jc w:val="both"/>
              <w:textAlignment w:val="baseline"/>
              <w:rPr>
                <w:rFonts w:eastAsia="SimSun"/>
                <w:kern w:val="2"/>
                <w:lang w:eastAsia="zh-CN"/>
              </w:rPr>
            </w:pPr>
            <w:r w:rsidRPr="00FC1299">
              <w:rPr>
                <w:rFonts w:eastAsia="SimSun"/>
                <w:kern w:val="2"/>
                <w:lang w:eastAsia="zh-CN"/>
              </w:rPr>
              <w:t>test case id;</w:t>
            </w:r>
          </w:p>
          <w:p w14:paraId="3EDD9363" w14:textId="77777777" w:rsidR="008A2FDD" w:rsidRPr="00FC1299" w:rsidRDefault="008A2FDD" w:rsidP="008A2FDD">
            <w:pPr>
              <w:numPr>
                <w:ilvl w:val="0"/>
                <w:numId w:val="37"/>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contextualSpacing/>
              <w:jc w:val="both"/>
              <w:textAlignment w:val="baseline"/>
              <w:rPr>
                <w:rFonts w:eastAsia="SimSun"/>
                <w:kern w:val="2"/>
                <w:lang w:eastAsia="zh-CN"/>
              </w:rPr>
            </w:pPr>
            <w:r w:rsidRPr="00FC1299">
              <w:rPr>
                <w:rFonts w:eastAsia="SimSun"/>
                <w:kern w:val="2"/>
                <w:lang w:eastAsia="zh-CN"/>
              </w:rPr>
              <w:t>test case type: this test case is a functional test case;</w:t>
            </w:r>
          </w:p>
          <w:p w14:paraId="556C257D" w14:textId="77777777" w:rsidR="008A2FDD" w:rsidRPr="00FC1299" w:rsidRDefault="008A2FDD" w:rsidP="008A2FDD">
            <w:pPr>
              <w:numPr>
                <w:ilvl w:val="0"/>
                <w:numId w:val="37"/>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contextualSpacing/>
              <w:jc w:val="both"/>
              <w:textAlignment w:val="baseline"/>
              <w:rPr>
                <w:rFonts w:eastAsia="SimSun"/>
                <w:kern w:val="2"/>
                <w:lang w:eastAsia="zh-CN"/>
              </w:rPr>
            </w:pPr>
            <w:r w:rsidRPr="00FC1299">
              <w:rPr>
                <w:rFonts w:eastAsia="SimSun"/>
                <w:kern w:val="2"/>
                <w:lang w:eastAsia="zh-CN"/>
              </w:rPr>
              <w:t>precondition: the jump host where the test tool is located needs to communicate with the network where the virtual machine will be created, which can be verified by the ping command;</w:t>
            </w:r>
          </w:p>
          <w:p w14:paraId="30E71529" w14:textId="77777777" w:rsidR="008A2FDD" w:rsidRPr="00FC1299" w:rsidRDefault="008A2FDD" w:rsidP="008A2FDD">
            <w:pPr>
              <w:numPr>
                <w:ilvl w:val="0"/>
                <w:numId w:val="37"/>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contextualSpacing/>
              <w:jc w:val="both"/>
              <w:textAlignment w:val="baseline"/>
              <w:rPr>
                <w:rFonts w:eastAsia="SimSun"/>
                <w:kern w:val="2"/>
                <w:lang w:eastAsia="zh-CN"/>
              </w:rPr>
            </w:pPr>
            <w:r w:rsidRPr="00FC1299">
              <w:rPr>
                <w:rFonts w:eastAsia="SimSun"/>
                <w:kern w:val="2"/>
                <w:lang w:eastAsia="zh-CN"/>
              </w:rPr>
              <w:t>input information: the name of the virtual machine, the flavour of the virtual machine, the network of the virtual machine, etc;</w:t>
            </w:r>
          </w:p>
          <w:p w14:paraId="2C239D30" w14:textId="77777777" w:rsidR="008A2FDD" w:rsidRPr="00FC1299" w:rsidRDefault="008A2FDD" w:rsidP="008A2FDD">
            <w:pPr>
              <w:numPr>
                <w:ilvl w:val="0"/>
                <w:numId w:val="37"/>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contextualSpacing/>
              <w:jc w:val="both"/>
              <w:textAlignment w:val="baseline"/>
              <w:rPr>
                <w:rFonts w:eastAsia="SimSun"/>
                <w:kern w:val="2"/>
                <w:lang w:eastAsia="zh-CN"/>
              </w:rPr>
            </w:pPr>
            <w:r w:rsidRPr="00FC1299">
              <w:rPr>
                <w:rFonts w:eastAsia="SimSun"/>
                <w:kern w:val="2"/>
                <w:lang w:eastAsia="zh-CN"/>
              </w:rPr>
              <w:t>test steps: call the API of the virtual infrastructure management platform, request to create a virtual machine;</w:t>
            </w:r>
          </w:p>
          <w:p w14:paraId="6D52055D" w14:textId="77777777" w:rsidR="008A2FDD" w:rsidRPr="00FC1299" w:rsidRDefault="008A2FDD" w:rsidP="008A2FDD">
            <w:pPr>
              <w:numPr>
                <w:ilvl w:val="0"/>
                <w:numId w:val="37"/>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contextualSpacing/>
              <w:jc w:val="both"/>
              <w:textAlignment w:val="baseline"/>
              <w:rPr>
                <w:rFonts w:ascii="SimSun" w:eastAsia="SimSun" w:hAnsi="SimSun" w:cs="SimSun"/>
                <w:kern w:val="2"/>
                <w:lang w:eastAsia="zh-CN"/>
              </w:rPr>
            </w:pPr>
            <w:r w:rsidRPr="00FC1299">
              <w:rPr>
                <w:rFonts w:eastAsia="SimSun"/>
                <w:kern w:val="2"/>
                <w:lang w:eastAsia="zh-CN"/>
              </w:rPr>
              <w:t>expected results: virtual machine1 is successfully created, the operating system of virtual machine1 is working well, and virtual machine1 is in flavour1.</w:t>
            </w:r>
          </w:p>
          <w:p w14:paraId="7EA4B332" w14:textId="77777777" w:rsidR="008A2FDD"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FC1299">
              <w:rPr>
                <w:rFonts w:eastAsia="SimSun"/>
                <w:kern w:val="2"/>
                <w:lang w:eastAsia="zh-CN"/>
              </w:rPr>
              <w:t>The test case template can be structured as below.</w:t>
            </w:r>
          </w:p>
          <w:p w14:paraId="0F7B9375" w14:textId="77777777" w:rsidR="008A2FDD"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w:t>
            </w:r>
          </w:p>
          <w:p w14:paraId="12D4A096" w14:textId="77777777" w:rsidR="008A2FDD" w:rsidRPr="00E35223" w:rsidRDefault="008A2FDD" w:rsidP="00E35223">
            <w:pPr>
              <w:rPr>
                <w:sz w:val="21"/>
                <w:szCs w:val="21"/>
                <w:shd w:val="pct15" w:color="auto" w:fill="FFFFFF"/>
              </w:rPr>
            </w:pPr>
            <w:r w:rsidRPr="00E35223">
              <w:rPr>
                <w:sz w:val="21"/>
                <w:szCs w:val="21"/>
                <w:shd w:val="pct15" w:color="auto" w:fill="FFFFFF"/>
              </w:rPr>
              <w:t>ID: 002</w:t>
            </w:r>
          </w:p>
          <w:p w14:paraId="02214CFF" w14:textId="77777777" w:rsidR="008A2FDD" w:rsidRPr="00E35223" w:rsidRDefault="008A2FDD" w:rsidP="00E35223">
            <w:pPr>
              <w:rPr>
                <w:sz w:val="21"/>
                <w:szCs w:val="21"/>
                <w:shd w:val="pct15" w:color="auto" w:fill="FFFFFF"/>
              </w:rPr>
            </w:pPr>
            <w:r w:rsidRPr="00E35223">
              <w:rPr>
                <w:sz w:val="21"/>
                <w:szCs w:val="21"/>
                <w:shd w:val="pct15" w:color="auto" w:fill="FFFFFF"/>
              </w:rPr>
              <w:t>Test_case_type: functional</w:t>
            </w:r>
          </w:p>
          <w:p w14:paraId="52939672" w14:textId="77777777" w:rsidR="008A2FDD" w:rsidRPr="00E35223" w:rsidRDefault="008A2FDD" w:rsidP="00E35223">
            <w:pPr>
              <w:rPr>
                <w:sz w:val="21"/>
                <w:szCs w:val="21"/>
                <w:shd w:val="pct15" w:color="auto" w:fill="FFFFFF"/>
              </w:rPr>
            </w:pPr>
            <w:r w:rsidRPr="00E35223">
              <w:rPr>
                <w:sz w:val="21"/>
                <w:szCs w:val="21"/>
                <w:shd w:val="pct15" w:color="auto" w:fill="FFFFFF"/>
              </w:rPr>
              <w:t>Object: OpenStack</w:t>
            </w:r>
          </w:p>
          <w:p w14:paraId="02FF7C05" w14:textId="77777777" w:rsidR="008A2FDD" w:rsidRPr="00E35223" w:rsidRDefault="008A2FDD" w:rsidP="00E35223">
            <w:pPr>
              <w:rPr>
                <w:sz w:val="21"/>
                <w:szCs w:val="21"/>
                <w:shd w:val="pct15" w:color="auto" w:fill="FFFFFF"/>
              </w:rPr>
            </w:pPr>
            <w:r w:rsidRPr="00E35223">
              <w:rPr>
                <w:sz w:val="21"/>
                <w:szCs w:val="21"/>
                <w:shd w:val="pct15" w:color="auto" w:fill="FFFFFF"/>
              </w:rPr>
              <w:t>Inputs:</w:t>
            </w:r>
          </w:p>
          <w:p w14:paraId="1E4585D0"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 name: flavor_1</w:t>
            </w:r>
          </w:p>
          <w:p w14:paraId="6C2B46AB"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type: openstack_flavor</w:t>
            </w:r>
          </w:p>
          <w:p w14:paraId="5342F140"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 name: network_1</w:t>
            </w:r>
          </w:p>
          <w:p w14:paraId="4A2E0A14" w14:textId="77777777" w:rsidR="008A2FDD" w:rsidRPr="00E35223" w:rsidRDefault="008A2FDD" w:rsidP="00E35223">
            <w:pPr>
              <w:rPr>
                <w:sz w:val="21"/>
                <w:szCs w:val="21"/>
                <w:shd w:val="pct15" w:color="auto" w:fill="FFFFFF"/>
              </w:rPr>
            </w:pPr>
            <w:r w:rsidRPr="00E35223">
              <w:rPr>
                <w:sz w:val="21"/>
                <w:szCs w:val="21"/>
                <w:shd w:val="pct15" w:color="auto" w:fill="FFFFFF"/>
              </w:rPr>
              <w:lastRenderedPageBreak/>
              <w:t xml:space="preserve">    type: openstack_network</w:t>
            </w:r>
          </w:p>
          <w:p w14:paraId="63457555" w14:textId="77777777" w:rsidR="008A2FDD" w:rsidRPr="00E35223" w:rsidRDefault="008A2FDD" w:rsidP="00E35223">
            <w:pPr>
              <w:rPr>
                <w:sz w:val="21"/>
                <w:szCs w:val="21"/>
                <w:shd w:val="pct15" w:color="auto" w:fill="FFFFFF"/>
              </w:rPr>
            </w:pPr>
            <w:r w:rsidRPr="00E35223">
              <w:rPr>
                <w:sz w:val="21"/>
                <w:szCs w:val="21"/>
                <w:shd w:val="pct15" w:color="auto" w:fill="FFFFFF"/>
              </w:rPr>
              <w:t>pre_conditions:</w:t>
            </w:r>
          </w:p>
          <w:p w14:paraId="7AB3366F"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dependency: 001 #None</w:t>
            </w:r>
          </w:p>
          <w:p w14:paraId="483C4A7E"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condition: jump host connects to network_1</w:t>
            </w:r>
          </w:p>
          <w:p w14:paraId="4C029B84"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pre_steps:</w:t>
            </w:r>
          </w:p>
          <w:p w14:paraId="1B14E555"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 step_id: server_ping_server</w:t>
            </w:r>
          </w:p>
          <w:p w14:paraId="0BAEA135"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description: jump host connects to network_1</w:t>
            </w:r>
          </w:p>
          <w:p w14:paraId="456B31FD"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step_detail:</w:t>
            </w:r>
          </w:p>
          <w:p w14:paraId="3C69988B"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entity: $jump host$network_1</w:t>
            </w:r>
          </w:p>
          <w:p w14:paraId="3A0DD9F9"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type: CLI</w:t>
            </w:r>
          </w:p>
          <w:p w14:paraId="406FF841"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content: ping $network_1.gateway</w:t>
            </w:r>
          </w:p>
          <w:p w14:paraId="2293A471" w14:textId="77777777" w:rsidR="008A2FDD" w:rsidRPr="00E35223" w:rsidRDefault="008A2FDD" w:rsidP="00E35223">
            <w:pPr>
              <w:rPr>
                <w:rFonts w:eastAsia="MS Mincho"/>
                <w:sz w:val="21"/>
                <w:szCs w:val="21"/>
                <w:shd w:val="pct15" w:color="auto" w:fill="FFFFFF"/>
              </w:rPr>
            </w:pPr>
            <w:r w:rsidRPr="00E35223">
              <w:rPr>
                <w:rFonts w:eastAsia="MS Mincho"/>
                <w:sz w:val="21"/>
                <w:szCs w:val="21"/>
                <w:shd w:val="pct15" w:color="auto" w:fill="FFFFFF"/>
              </w:rPr>
              <w:t xml:space="preserve">        //</w:t>
            </w:r>
            <w:r w:rsidRPr="00E35223">
              <w:rPr>
                <w:sz w:val="21"/>
                <w:szCs w:val="21"/>
                <w:shd w:val="pct15" w:color="auto" w:fill="FFFFFF"/>
              </w:rPr>
              <w:t xml:space="preserve"> the gateway of network_1</w:t>
            </w:r>
          </w:p>
          <w:p w14:paraId="151839D4"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output:</w:t>
            </w:r>
          </w:p>
          <w:p w14:paraId="5D6F2506"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log: $log1</w:t>
            </w:r>
          </w:p>
          <w:p w14:paraId="0BEC3B10"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result: $status1</w:t>
            </w:r>
          </w:p>
          <w:p w14:paraId="00A28D2A" w14:textId="77777777" w:rsidR="008A2FDD" w:rsidRPr="00E35223" w:rsidRDefault="008A2FDD" w:rsidP="00E35223">
            <w:pPr>
              <w:rPr>
                <w:sz w:val="21"/>
                <w:szCs w:val="21"/>
                <w:shd w:val="pct15" w:color="auto" w:fill="FFFFFF"/>
              </w:rPr>
            </w:pPr>
            <w:r w:rsidRPr="00E35223">
              <w:rPr>
                <w:sz w:val="21"/>
                <w:szCs w:val="21"/>
                <w:shd w:val="pct15" w:color="auto" w:fill="FFFFFF"/>
              </w:rPr>
              <w:t>steps:</w:t>
            </w:r>
          </w:p>
          <w:p w14:paraId="770E2825"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 step_id: create_server</w:t>
            </w:r>
          </w:p>
          <w:p w14:paraId="752713DE" w14:textId="77777777" w:rsidR="008A2FDD" w:rsidRPr="00E35223" w:rsidRDefault="008A2FDD" w:rsidP="00E35223">
            <w:pPr>
              <w:rPr>
                <w:sz w:val="21"/>
                <w:szCs w:val="21"/>
                <w:shd w:val="pct15" w:color="auto" w:fill="FFFFFF"/>
                <w:lang w:eastAsia="zh-CN"/>
              </w:rPr>
            </w:pPr>
            <w:r w:rsidRPr="00E35223">
              <w:rPr>
                <w:sz w:val="21"/>
                <w:szCs w:val="21"/>
                <w:shd w:val="pct15" w:color="auto" w:fill="FFFFFF"/>
              </w:rPr>
              <w:t xml:space="preserve">    description: </w:t>
            </w:r>
            <w:r w:rsidRPr="00E35223">
              <w:rPr>
                <w:sz w:val="21"/>
                <w:szCs w:val="21"/>
                <w:shd w:val="pct15" w:color="auto" w:fill="FFFFFF"/>
                <w:lang w:eastAsia="zh-CN"/>
              </w:rPr>
              <w:t xml:space="preserve">call </w:t>
            </w:r>
            <w:r w:rsidRPr="00E35223">
              <w:rPr>
                <w:sz w:val="21"/>
                <w:szCs w:val="21"/>
                <w:shd w:val="pct15" w:color="auto" w:fill="FFFFFF"/>
              </w:rPr>
              <w:t xml:space="preserve">openstack </w:t>
            </w:r>
            <w:r w:rsidRPr="00E35223">
              <w:rPr>
                <w:sz w:val="21"/>
                <w:szCs w:val="21"/>
                <w:shd w:val="pct15" w:color="auto" w:fill="FFFFFF"/>
                <w:lang w:eastAsia="zh-CN"/>
              </w:rPr>
              <w:t>create virtual machine API</w:t>
            </w:r>
          </w:p>
          <w:p w14:paraId="77321DC3"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pre_condition: $status1</w:t>
            </w:r>
          </w:p>
          <w:p w14:paraId="58ACB441"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step_detail:</w:t>
            </w:r>
          </w:p>
          <w:p w14:paraId="748C0989"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entity: $openstack</w:t>
            </w:r>
          </w:p>
          <w:p w14:paraId="3B56CA80"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type: API</w:t>
            </w:r>
          </w:p>
          <w:p w14:paraId="0BA3628D" w14:textId="77777777" w:rsidR="008A2FDD" w:rsidRPr="00E35223" w:rsidRDefault="008A2FDD" w:rsidP="00E35223">
            <w:pPr>
              <w:rPr>
                <w:sz w:val="21"/>
                <w:szCs w:val="21"/>
                <w:shd w:val="pct15" w:color="auto" w:fill="FFFFFF"/>
                <w:lang w:eastAsia="zh-CN"/>
              </w:rPr>
            </w:pPr>
            <w:r w:rsidRPr="00E35223">
              <w:rPr>
                <w:sz w:val="21"/>
                <w:szCs w:val="21"/>
                <w:shd w:val="pct15" w:color="auto" w:fill="FFFFFF"/>
              </w:rPr>
              <w:t xml:space="preserve">      content: #API</w:t>
            </w:r>
            <w:r w:rsidRPr="00E35223">
              <w:rPr>
                <w:sz w:val="21"/>
                <w:szCs w:val="21"/>
                <w:shd w:val="pct15" w:color="auto" w:fill="FFFFFF"/>
                <w:lang w:eastAsia="zh-CN"/>
              </w:rPr>
              <w:t xml:space="preserve"> request body</w:t>
            </w:r>
          </w:p>
          <w:p w14:paraId="16086ABB"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output:</w:t>
            </w:r>
          </w:p>
          <w:p w14:paraId="5BF3418D"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log: $log2</w:t>
            </w:r>
          </w:p>
          <w:p w14:paraId="1E26B237" w14:textId="77777777" w:rsidR="008A2FDD" w:rsidRPr="00E35223" w:rsidRDefault="008A2FDD" w:rsidP="00E35223">
            <w:pPr>
              <w:rPr>
                <w:sz w:val="21"/>
                <w:szCs w:val="21"/>
                <w:shd w:val="pct15" w:color="auto" w:fill="FFFFFF"/>
              </w:rPr>
            </w:pPr>
            <w:r w:rsidRPr="00E35223">
              <w:rPr>
                <w:shd w:val="pct15" w:color="auto" w:fill="FFFFFF"/>
              </w:rPr>
              <w:t xml:space="preserve">     </w:t>
            </w:r>
            <w:r w:rsidRPr="00E35223">
              <w:rPr>
                <w:sz w:val="21"/>
                <w:szCs w:val="21"/>
                <w:shd w:val="pct15" w:color="auto" w:fill="FFFFFF"/>
              </w:rPr>
              <w:t xml:space="preserve">   result: $status2</w:t>
            </w:r>
          </w:p>
          <w:p w14:paraId="4D8FA259"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entity: $</w:t>
            </w:r>
            <w:r w:rsidRPr="00E35223">
              <w:rPr>
                <w:sz w:val="21"/>
                <w:szCs w:val="21"/>
                <w:shd w:val="pct15" w:color="auto" w:fill="FFFFFF"/>
                <w:lang w:eastAsia="zh-CN"/>
              </w:rPr>
              <w:t>virtual machine</w:t>
            </w:r>
            <w:r w:rsidRPr="00E35223">
              <w:rPr>
                <w:sz w:val="21"/>
                <w:szCs w:val="21"/>
                <w:shd w:val="pct15" w:color="auto" w:fill="FFFFFF"/>
              </w:rPr>
              <w:t>1</w:t>
            </w:r>
          </w:p>
          <w:p w14:paraId="1A541D48" w14:textId="77777777" w:rsidR="008A2FDD" w:rsidRPr="00E35223" w:rsidRDefault="008A2FDD" w:rsidP="00E35223">
            <w:pPr>
              <w:rPr>
                <w:sz w:val="21"/>
                <w:szCs w:val="21"/>
                <w:shd w:val="pct15" w:color="auto" w:fill="FFFFFF"/>
              </w:rPr>
            </w:pPr>
            <w:r w:rsidRPr="00E35223">
              <w:rPr>
                <w:sz w:val="21"/>
                <w:szCs w:val="21"/>
                <w:shd w:val="pct15" w:color="auto" w:fill="FFFFFF"/>
              </w:rPr>
              <w:t>Expected results:</w:t>
            </w:r>
          </w:p>
          <w:p w14:paraId="27F40AAE"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 virtual machine1 is successfully created</w:t>
            </w:r>
          </w:p>
          <w:p w14:paraId="584A7F8A" w14:textId="77777777" w:rsidR="008A2FDD" w:rsidRPr="00E35223" w:rsidRDefault="008A2FDD" w:rsidP="00E35223">
            <w:pPr>
              <w:rPr>
                <w:sz w:val="21"/>
                <w:szCs w:val="21"/>
                <w:shd w:val="pct15" w:color="auto" w:fill="FFFFFF"/>
              </w:rPr>
            </w:pPr>
            <w:r w:rsidRPr="00E35223">
              <w:rPr>
                <w:sz w:val="21"/>
                <w:szCs w:val="21"/>
                <w:shd w:val="pct15" w:color="auto" w:fill="FFFFFF"/>
              </w:rPr>
              <w:t xml:space="preserve">  - the operating system of virtual machine1 is working well</w:t>
            </w:r>
          </w:p>
          <w:p w14:paraId="3D0BB22A" w14:textId="77777777" w:rsidR="008A2FDD" w:rsidRPr="00E35223" w:rsidRDefault="008A2FDD" w:rsidP="00E35223">
            <w:pPr>
              <w:rPr>
                <w:rFonts w:eastAsia="MS Mincho"/>
                <w:sz w:val="21"/>
                <w:szCs w:val="21"/>
                <w:shd w:val="pct15" w:color="auto" w:fill="FFFFFF"/>
              </w:rPr>
            </w:pPr>
            <w:r w:rsidRPr="00E35223">
              <w:rPr>
                <w:sz w:val="21"/>
                <w:szCs w:val="21"/>
                <w:shd w:val="pct15" w:color="auto" w:fill="FFFFFF"/>
              </w:rPr>
              <w:t xml:space="preserve">  - virtual machine1 is in flavour1</w:t>
            </w:r>
          </w:p>
          <w:p w14:paraId="04BED7B8" w14:textId="77777777" w:rsidR="008A2FDD"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w:t>
            </w:r>
          </w:p>
          <w:p w14:paraId="286654E2"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FC1299">
              <w:rPr>
                <w:rFonts w:eastAsia="SimSun"/>
                <w:kern w:val="2"/>
                <w:lang w:eastAsia="zh-CN"/>
              </w:rPr>
              <w:t>Based on the test case template, the test case can be easily transformed into test scripts.</w:t>
            </w:r>
          </w:p>
        </w:tc>
      </w:tr>
      <w:tr w:rsidR="008A2FDD" w:rsidRPr="00FC1299" w14:paraId="0408F944" w14:textId="77777777" w:rsidTr="00E35223">
        <w:trPr>
          <w:jc w:val="center"/>
        </w:trPr>
        <w:tc>
          <w:tcPr>
            <w:tcW w:w="1980" w:type="dxa"/>
          </w:tcPr>
          <w:p w14:paraId="5895D668"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lastRenderedPageBreak/>
              <w:t>Roles</w:t>
            </w:r>
          </w:p>
        </w:tc>
        <w:tc>
          <w:tcPr>
            <w:tcW w:w="7659" w:type="dxa"/>
          </w:tcPr>
          <w:p w14:paraId="074F309F"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NFV tester</w:t>
            </w:r>
          </w:p>
        </w:tc>
      </w:tr>
      <w:tr w:rsidR="008A2FDD" w:rsidRPr="00FC1299" w14:paraId="67D52D44" w14:textId="77777777" w:rsidTr="00E35223">
        <w:trPr>
          <w:jc w:val="center"/>
        </w:trPr>
        <w:tc>
          <w:tcPr>
            <w:tcW w:w="1980" w:type="dxa"/>
          </w:tcPr>
          <w:p w14:paraId="674F4D57"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lastRenderedPageBreak/>
              <w:t>Figure (optional)</w:t>
            </w:r>
          </w:p>
        </w:tc>
        <w:tc>
          <w:tcPr>
            <w:tcW w:w="7659" w:type="dxa"/>
          </w:tcPr>
          <w:p w14:paraId="6856DFD0"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noProof/>
                <w:kern w:val="2"/>
                <w:lang w:eastAsia="zh-CN"/>
              </w:rPr>
              <w:drawing>
                <wp:inline distT="0" distB="0" distL="0" distR="0" wp14:anchorId="49673961" wp14:editId="181124AB">
                  <wp:extent cx="4403909" cy="271297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16197" cy="2720544"/>
                          </a:xfrm>
                          <a:prstGeom prst="rect">
                            <a:avLst/>
                          </a:prstGeom>
                          <a:noFill/>
                        </pic:spPr>
                      </pic:pic>
                    </a:graphicData>
                  </a:graphic>
                </wp:inline>
              </w:drawing>
            </w:r>
          </w:p>
        </w:tc>
      </w:tr>
      <w:tr w:rsidR="008A2FDD" w:rsidRPr="00FC1299" w14:paraId="63760172" w14:textId="77777777" w:rsidTr="00E35223">
        <w:trPr>
          <w:jc w:val="center"/>
        </w:trPr>
        <w:tc>
          <w:tcPr>
            <w:tcW w:w="1980" w:type="dxa"/>
          </w:tcPr>
          <w:p w14:paraId="78366975"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Pre-conditions (optional)</w:t>
            </w:r>
          </w:p>
        </w:tc>
        <w:tc>
          <w:tcPr>
            <w:tcW w:w="7659" w:type="dxa"/>
          </w:tcPr>
          <w:p w14:paraId="5A78B2F3"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8A2FDD" w:rsidRPr="00FC1299" w14:paraId="6725267F" w14:textId="77777777" w:rsidTr="00E35223">
        <w:trPr>
          <w:jc w:val="center"/>
        </w:trPr>
        <w:tc>
          <w:tcPr>
            <w:tcW w:w="1980" w:type="dxa"/>
          </w:tcPr>
          <w:p w14:paraId="41226534"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Post-conditions (optional)</w:t>
            </w:r>
          </w:p>
        </w:tc>
        <w:tc>
          <w:tcPr>
            <w:tcW w:w="7659" w:type="dxa"/>
          </w:tcPr>
          <w:p w14:paraId="5F916038"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8A2FDD" w:rsidRPr="00FC1299" w14:paraId="23A343A8" w14:textId="77777777" w:rsidTr="00E35223">
        <w:trPr>
          <w:jc w:val="center"/>
        </w:trPr>
        <w:tc>
          <w:tcPr>
            <w:tcW w:w="1980" w:type="dxa"/>
          </w:tcPr>
          <w:p w14:paraId="1742D465"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Derived requirements</w:t>
            </w:r>
          </w:p>
        </w:tc>
        <w:tc>
          <w:tcPr>
            <w:tcW w:w="7659" w:type="dxa"/>
          </w:tcPr>
          <w:p w14:paraId="79DADCA3"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hint="eastAsia"/>
                <w:kern w:val="2"/>
                <w:lang w:eastAsia="zh-CN"/>
              </w:rPr>
              <w:t>It is required that test case management function generates test case templates according to the test information input by NFV testers. The test case template includes test case description, inputs, preconditions, test steps, and expected results</w:t>
            </w:r>
            <w:r w:rsidRPr="00FC1299">
              <w:rPr>
                <w:rFonts w:ascii="SimSun" w:eastAsia="SimSun" w:hAnsi="SimSun" w:cs="SimSun" w:hint="eastAsia"/>
                <w:kern w:val="2"/>
                <w:lang w:eastAsia="zh-CN"/>
              </w:rPr>
              <w:t>；</w:t>
            </w:r>
          </w:p>
          <w:p w14:paraId="5C4F5106"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NOTE 1 – Test case description information includes test case ID, test case type, test object, and test case provider.</w:t>
            </w:r>
          </w:p>
          <w:p w14:paraId="69E43E1A"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NOTE 2 – Inputs include the information required for script execution and the serialized byte sequence of the test entity.</w:t>
            </w:r>
          </w:p>
          <w:p w14:paraId="742F4D00"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 xml:space="preserve">NOTE 3 – Preconditions include test cases that this test case depends on, conditions that the test environment needs to meet, and </w:t>
            </w:r>
            <w:r w:rsidRPr="00FC1299">
              <w:rPr>
                <w:kern w:val="2"/>
                <w:lang w:eastAsia="zh-CN"/>
              </w:rPr>
              <w:t>steps</w:t>
            </w:r>
            <w:r w:rsidRPr="00FC1299">
              <w:rPr>
                <w:rFonts w:asciiTheme="minorEastAsia" w:hAnsiTheme="minorEastAsia"/>
                <w:kern w:val="2"/>
                <w:lang w:eastAsia="zh-CN"/>
              </w:rPr>
              <w:t xml:space="preserve"> </w:t>
            </w:r>
            <w:r w:rsidRPr="00FC1299">
              <w:rPr>
                <w:rFonts w:eastAsia="Times New Roman"/>
                <w:kern w:val="2"/>
                <w:lang w:eastAsia="zh-CN"/>
              </w:rPr>
              <w:t>required to verify the conditions.</w:t>
            </w:r>
          </w:p>
          <w:p w14:paraId="55A9E5DF"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NOTE 4 – A test step includes step description, preconditions, step identifiers, and step details; the preconditions are used to identify whether the step can be executed; the step details are used to define the specific interaction of the step.</w:t>
            </w:r>
          </w:p>
          <w:p w14:paraId="71E47300"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NOTE 5 – Step details, defines the interaction type, entities involved in the test, interaction content, and output information; the type is CLI or API; the output information includes the log generated by the test step, the entity generated by the test step, and the result of the test step.</w:t>
            </w:r>
          </w:p>
          <w:p w14:paraId="641CC2C8"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NOTE 6 – Expected results describe the final results that the test should obtain.</w:t>
            </w:r>
          </w:p>
          <w:p w14:paraId="3E694F31" w14:textId="77777777" w:rsidR="008A2FDD" w:rsidRPr="00FC1299"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 xml:space="preserve">It is </w:t>
            </w:r>
            <w:r w:rsidRPr="00E35223">
              <w:t>recommended</w:t>
            </w:r>
            <w:r w:rsidRPr="00FC1299">
              <w:rPr>
                <w:rFonts w:eastAsia="Times New Roman"/>
                <w:kern w:val="2"/>
                <w:lang w:eastAsia="zh-CN"/>
              </w:rPr>
              <w:t xml:space="preserve"> that test case management function provides test case template repository for testers to select the required templates, or add new template to the repository.</w:t>
            </w:r>
          </w:p>
          <w:p w14:paraId="690FF127" w14:textId="77777777" w:rsidR="008A2FDD" w:rsidRPr="00490E5B" w:rsidRDefault="008A2FDD" w:rsidP="00E3522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FC1299">
              <w:rPr>
                <w:rFonts w:eastAsia="Times New Roman"/>
                <w:kern w:val="2"/>
                <w:lang w:eastAsia="zh-CN"/>
              </w:rPr>
              <w:t>It is required that the test case management function generate test scripts based on the test case template.</w:t>
            </w:r>
          </w:p>
        </w:tc>
      </w:tr>
    </w:tbl>
    <w:p w14:paraId="2BCD212C" w14:textId="0D760FC6" w:rsidR="001F61C6" w:rsidRPr="001F61C6" w:rsidRDefault="001F61C6" w:rsidP="001F61C6">
      <w:pPr>
        <w:keepNext/>
        <w:keepLines/>
        <w:overflowPunct w:val="0"/>
        <w:autoSpaceDE w:val="0"/>
        <w:autoSpaceDN w:val="0"/>
        <w:adjustRightInd w:val="0"/>
        <w:spacing w:before="240" w:after="240"/>
        <w:jc w:val="both"/>
        <w:textAlignment w:val="baseline"/>
        <w:outlineLvl w:val="1"/>
        <w:rPr>
          <w:b/>
          <w:kern w:val="2"/>
          <w:szCs w:val="20"/>
          <w:lang w:eastAsia="zh-CN"/>
        </w:rPr>
      </w:pPr>
      <w:bookmarkStart w:id="881" w:name="_Toc108164408"/>
      <w:r w:rsidRPr="001F61C6">
        <w:rPr>
          <w:b/>
          <w:kern w:val="2"/>
          <w:szCs w:val="20"/>
          <w:lang w:eastAsia="zh-CN"/>
        </w:rPr>
        <w:t>I.</w:t>
      </w:r>
      <w:r w:rsidR="00D34E36">
        <w:rPr>
          <w:b/>
          <w:kern w:val="2"/>
          <w:szCs w:val="20"/>
          <w:lang w:eastAsia="zh-CN"/>
        </w:rPr>
        <w:t>3</w:t>
      </w:r>
      <w:r w:rsidR="00D34E36" w:rsidRPr="001F61C6">
        <w:rPr>
          <w:b/>
          <w:kern w:val="2"/>
          <w:szCs w:val="20"/>
          <w:lang w:eastAsia="zh-CN"/>
        </w:rPr>
        <w:t xml:space="preserve"> </w:t>
      </w:r>
      <w:r w:rsidRPr="001F61C6">
        <w:rPr>
          <w:rFonts w:hint="eastAsia"/>
          <w:b/>
          <w:kern w:val="2"/>
          <w:szCs w:val="20"/>
          <w:lang w:eastAsia="zh-CN"/>
        </w:rPr>
        <w:t>Use</w:t>
      </w:r>
      <w:r w:rsidRPr="001F61C6">
        <w:rPr>
          <w:b/>
          <w:kern w:val="2"/>
          <w:szCs w:val="20"/>
          <w:lang w:eastAsia="zh-CN"/>
        </w:rPr>
        <w:t xml:space="preserve"> </w:t>
      </w:r>
      <w:r w:rsidRPr="001F61C6">
        <w:rPr>
          <w:rFonts w:hint="eastAsia"/>
          <w:b/>
          <w:kern w:val="2"/>
          <w:szCs w:val="20"/>
          <w:lang w:eastAsia="zh-CN"/>
        </w:rPr>
        <w:t>case</w:t>
      </w:r>
      <w:r w:rsidRPr="001F61C6">
        <w:rPr>
          <w:b/>
          <w:kern w:val="2"/>
          <w:szCs w:val="20"/>
          <w:lang w:eastAsia="zh-CN"/>
        </w:rPr>
        <w:t xml:space="preserve"> </w:t>
      </w:r>
      <w:r w:rsidRPr="001F61C6">
        <w:rPr>
          <w:rFonts w:hint="eastAsia"/>
          <w:b/>
          <w:kern w:val="2"/>
          <w:szCs w:val="20"/>
          <w:lang w:eastAsia="zh-CN"/>
        </w:rPr>
        <w:t>of</w:t>
      </w:r>
      <w:r w:rsidRPr="001F61C6">
        <w:rPr>
          <w:b/>
          <w:kern w:val="2"/>
          <w:szCs w:val="20"/>
          <w:lang w:eastAsia="zh-CN"/>
        </w:rPr>
        <w:t xml:space="preserve"> </w:t>
      </w:r>
      <w:r w:rsidRPr="001F61C6">
        <w:rPr>
          <w:rFonts w:hint="eastAsia"/>
          <w:b/>
          <w:kern w:val="2"/>
          <w:szCs w:val="20"/>
          <w:lang w:eastAsia="zh-CN"/>
        </w:rPr>
        <w:t>test</w:t>
      </w:r>
      <w:r w:rsidRPr="001F61C6">
        <w:rPr>
          <w:b/>
          <w:kern w:val="2"/>
          <w:szCs w:val="20"/>
          <w:lang w:eastAsia="zh-CN"/>
        </w:rPr>
        <w:t xml:space="preserve"> </w:t>
      </w:r>
      <w:r w:rsidRPr="001F61C6">
        <w:rPr>
          <w:b/>
          <w:bCs/>
        </w:rPr>
        <w:t>reliability</w:t>
      </w:r>
      <w:bookmarkEnd w:id="881"/>
      <w:r w:rsidRPr="001F61C6">
        <w:t xml:space="preserve"> </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7659"/>
      </w:tblGrid>
      <w:tr w:rsidR="001F61C6" w:rsidRPr="001F61C6" w14:paraId="1D94EEE1" w14:textId="77777777" w:rsidTr="00B47985">
        <w:trPr>
          <w:jc w:val="center"/>
        </w:trPr>
        <w:tc>
          <w:tcPr>
            <w:tcW w:w="1980" w:type="dxa"/>
          </w:tcPr>
          <w:p w14:paraId="777E5C17"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1F61C6">
              <w:rPr>
                <w:rFonts w:eastAsia="Times New Roman"/>
                <w:kern w:val="2"/>
                <w:lang w:eastAsia="zh-CN"/>
              </w:rPr>
              <w:t>Title</w:t>
            </w:r>
          </w:p>
        </w:tc>
        <w:tc>
          <w:tcPr>
            <w:tcW w:w="7659" w:type="dxa"/>
          </w:tcPr>
          <w:p w14:paraId="459FC6A8"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1F61C6">
              <w:rPr>
                <w:rFonts w:eastAsia="Times New Roman"/>
                <w:kern w:val="2"/>
                <w:lang w:eastAsia="zh-CN"/>
              </w:rPr>
              <w:t xml:space="preserve">Use case of test </w:t>
            </w:r>
            <w:r w:rsidRPr="001F61C6">
              <w:t xml:space="preserve">reliability </w:t>
            </w:r>
          </w:p>
        </w:tc>
      </w:tr>
      <w:tr w:rsidR="001F61C6" w:rsidRPr="001F61C6" w14:paraId="3C5D7995" w14:textId="77777777" w:rsidTr="00B47985">
        <w:trPr>
          <w:jc w:val="center"/>
        </w:trPr>
        <w:tc>
          <w:tcPr>
            <w:tcW w:w="1980" w:type="dxa"/>
          </w:tcPr>
          <w:p w14:paraId="759CEB07"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1F61C6">
              <w:rPr>
                <w:rFonts w:eastAsia="Times New Roman"/>
                <w:kern w:val="2"/>
                <w:lang w:eastAsia="zh-CN"/>
              </w:rPr>
              <w:t>Description</w:t>
            </w:r>
          </w:p>
        </w:tc>
        <w:tc>
          <w:tcPr>
            <w:tcW w:w="7659" w:type="dxa"/>
          </w:tcPr>
          <w:p w14:paraId="1FF15BB7"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MS Mincho"/>
              </w:rPr>
              <w:t>Automated testing requires less manual participation</w:t>
            </w:r>
            <w:r w:rsidRPr="001F61C6">
              <w:rPr>
                <w:rFonts w:eastAsia="SimSun"/>
                <w:kern w:val="2"/>
                <w:lang w:eastAsia="zh-CN"/>
              </w:rPr>
              <w:t xml:space="preserve">. The state of the system usually returns to the initial state after the test is completed. If the automatic </w:t>
            </w:r>
            <w:r w:rsidRPr="001F61C6">
              <w:rPr>
                <w:rFonts w:eastAsia="SimSun"/>
                <w:kern w:val="2"/>
                <w:lang w:eastAsia="zh-CN"/>
              </w:rPr>
              <w:lastRenderedPageBreak/>
              <w:t>testing is executed in the black box, it is difficult to reproduce and check the intermediate state of the test after the test is completed.</w:t>
            </w:r>
            <w:r w:rsidRPr="001F61C6">
              <w:t xml:space="preserve"> </w:t>
            </w:r>
            <w:r w:rsidRPr="001F61C6">
              <w:rPr>
                <w:rFonts w:eastAsia="SimSun"/>
                <w:kern w:val="2"/>
                <w:lang w:eastAsia="zh-CN"/>
              </w:rPr>
              <w:t>This reduces the credibility of the final test results. At the same time, if the test is terminated due to problems encountered during the test, these problems may be the problem of VNF service, the problem of network configuration, the problem of environment setting, the problem of resource quota, etc. It is difficult to locate faults. If a test pause point is provided during the test process for testers to pause the execution of the test during NFV automatic testing and check the intermediate state of the test, such as checking the network connection of virtual machine and verifying the configuration of VNF, the reliability of test results can be improved. At the same time, it can provide a guarantee for the troubleshooting of environmental problems, the recurrence of faults and the confirmation of the state of test objects.</w:t>
            </w:r>
          </w:p>
          <w:p w14:paraId="09582BD0"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The interaction between NFV testers and NFV automatic testing system is as follows:</w:t>
            </w:r>
          </w:p>
          <w:p w14:paraId="1695841C"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 xml:space="preserve">1. Script developers develop test case scripts, set </w:t>
            </w:r>
            <w:r w:rsidRPr="001F61C6">
              <w:rPr>
                <w:rFonts w:eastAsia="SimSun" w:hint="eastAsia"/>
                <w:kern w:val="2"/>
                <w:lang w:eastAsia="zh-CN"/>
              </w:rPr>
              <w:t>check</w:t>
            </w:r>
            <w:r w:rsidRPr="001F61C6">
              <w:rPr>
                <w:rFonts w:eastAsia="SimSun"/>
                <w:kern w:val="2"/>
                <w:lang w:eastAsia="zh-CN"/>
              </w:rPr>
              <w:t xml:space="preserve"> points at key positions of test cases, and write relevant codes.</w:t>
            </w:r>
          </w:p>
          <w:p w14:paraId="00F9ECD5"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 xml:space="preserve">2. NFV testers create test task, select test cases in NFV automatic testing platform according to test requirements. For each test case, NFV tester select the pause points that meet the test requirements from the </w:t>
            </w:r>
            <w:r w:rsidRPr="001F61C6">
              <w:rPr>
                <w:rFonts w:eastAsia="SimSun" w:hint="eastAsia"/>
                <w:kern w:val="2"/>
                <w:lang w:eastAsia="zh-CN"/>
              </w:rPr>
              <w:t>check</w:t>
            </w:r>
            <w:r w:rsidRPr="001F61C6">
              <w:rPr>
                <w:rFonts w:eastAsia="SimSun"/>
                <w:kern w:val="2"/>
                <w:lang w:eastAsia="zh-CN"/>
              </w:rPr>
              <w:t xml:space="preserve"> points in the test case script</w:t>
            </w:r>
            <w:r w:rsidRPr="001F61C6">
              <w:rPr>
                <w:rFonts w:eastAsia="SimSun" w:hint="eastAsia"/>
                <w:kern w:val="2"/>
                <w:lang w:eastAsia="zh-CN"/>
              </w:rPr>
              <w:t>.</w:t>
            </w:r>
            <w:r w:rsidRPr="001F61C6">
              <w:rPr>
                <w:rFonts w:eastAsia="SimSun"/>
                <w:kern w:val="2"/>
                <w:lang w:eastAsia="zh-CN"/>
              </w:rPr>
              <w:t xml:space="preserve"> A list of test task pause points is formed.</w:t>
            </w:r>
          </w:p>
          <w:p w14:paraId="0EFF65DF"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3. The NFV automatic testing platform selects the corresponding test tool, and gradually performs the test on the test object according to the step information of the test case.</w:t>
            </w:r>
          </w:p>
          <w:p w14:paraId="76F3E238"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 xml:space="preserve">4. When the test case script executes to the </w:t>
            </w:r>
            <w:r w:rsidRPr="001F61C6">
              <w:rPr>
                <w:rFonts w:eastAsia="SimSun" w:hint="eastAsia"/>
                <w:kern w:val="2"/>
                <w:lang w:eastAsia="zh-CN"/>
              </w:rPr>
              <w:t>check</w:t>
            </w:r>
            <w:r w:rsidRPr="001F61C6">
              <w:rPr>
                <w:rFonts w:eastAsia="SimSun"/>
                <w:kern w:val="2"/>
                <w:lang w:eastAsia="zh-CN"/>
              </w:rPr>
              <w:t xml:space="preserve"> point, query whether the current </w:t>
            </w:r>
            <w:r w:rsidRPr="001F61C6">
              <w:rPr>
                <w:rFonts w:eastAsia="SimSun" w:hint="eastAsia"/>
                <w:kern w:val="2"/>
                <w:lang w:eastAsia="zh-CN"/>
              </w:rPr>
              <w:t>check</w:t>
            </w:r>
            <w:r w:rsidRPr="001F61C6">
              <w:rPr>
                <w:rFonts w:eastAsia="SimSun"/>
                <w:kern w:val="2"/>
                <w:lang w:eastAsia="zh-CN"/>
              </w:rPr>
              <w:t xml:space="preserve"> point is in the test task pause point list. If the </w:t>
            </w:r>
            <w:r w:rsidRPr="001F61C6">
              <w:rPr>
                <w:rFonts w:eastAsia="SimSun" w:hint="eastAsia"/>
                <w:kern w:val="2"/>
                <w:lang w:eastAsia="zh-CN"/>
              </w:rPr>
              <w:t>check</w:t>
            </w:r>
            <w:r w:rsidRPr="001F61C6">
              <w:rPr>
                <w:rFonts w:eastAsia="SimSun"/>
                <w:kern w:val="2"/>
                <w:lang w:eastAsia="zh-CN"/>
              </w:rPr>
              <w:t xml:space="preserve"> point is in the test task pause point list, the automatic test platform sends the test pause instruction to the test tool to pause the current test task.</w:t>
            </w:r>
          </w:p>
          <w:p w14:paraId="053A6B42"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5. After the test task is suspended, the tester logs in the management module or GUI of the test object and the test environment to check the intermediate state, such as the network connection of the virtual machine and the port group setting of the virtualization platform, and analyses whether the current state is consistent with expectation. If the situation is inconsistent with the expectation, troubleshoot the problem. If the current state is consistent with the expectation, request</w:t>
            </w:r>
            <w:r w:rsidRPr="001F61C6">
              <w:rPr>
                <w:rFonts w:eastAsia="SimSun" w:hint="eastAsia"/>
                <w:kern w:val="2"/>
                <w:lang w:eastAsia="zh-CN"/>
              </w:rPr>
              <w:t>s</w:t>
            </w:r>
            <w:r w:rsidRPr="001F61C6">
              <w:rPr>
                <w:rFonts w:eastAsia="SimSun"/>
                <w:kern w:val="2"/>
                <w:lang w:eastAsia="zh-CN"/>
              </w:rPr>
              <w:t xml:space="preserve"> to continue the test.</w:t>
            </w:r>
          </w:p>
          <w:p w14:paraId="2D3163DF"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6. The automated test platform receives the request to continue the test and continues to execute the test case until the test task is completed.</w:t>
            </w:r>
          </w:p>
          <w:p w14:paraId="5AD131E2"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The test execution workflow is as follow.</w:t>
            </w:r>
          </w:p>
          <w:p w14:paraId="26739D12"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p>
        </w:tc>
      </w:tr>
      <w:tr w:rsidR="001F61C6" w:rsidRPr="001F61C6" w14:paraId="040FB346" w14:textId="77777777" w:rsidTr="00B47985">
        <w:trPr>
          <w:jc w:val="center"/>
        </w:trPr>
        <w:tc>
          <w:tcPr>
            <w:tcW w:w="1980" w:type="dxa"/>
          </w:tcPr>
          <w:p w14:paraId="690E0BE3"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1F61C6">
              <w:rPr>
                <w:rFonts w:eastAsia="Times New Roman"/>
                <w:kern w:val="2"/>
                <w:lang w:eastAsia="zh-CN"/>
              </w:rPr>
              <w:lastRenderedPageBreak/>
              <w:t>Roles</w:t>
            </w:r>
          </w:p>
        </w:tc>
        <w:tc>
          <w:tcPr>
            <w:tcW w:w="7659" w:type="dxa"/>
          </w:tcPr>
          <w:p w14:paraId="5AEAFD99"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1F61C6">
              <w:rPr>
                <w:rFonts w:eastAsia="Times New Roman"/>
                <w:kern w:val="2"/>
                <w:lang w:eastAsia="zh-CN"/>
              </w:rPr>
              <w:t>NFV tester,</w:t>
            </w:r>
            <w:r w:rsidRPr="001F61C6">
              <w:rPr>
                <w:rFonts w:eastAsia="SimSun"/>
                <w:kern w:val="2"/>
                <w:lang w:eastAsia="zh-CN"/>
              </w:rPr>
              <w:t xml:space="preserve"> Script developers</w:t>
            </w:r>
          </w:p>
        </w:tc>
      </w:tr>
      <w:tr w:rsidR="001F61C6" w:rsidRPr="001F61C6" w14:paraId="22A7F56B" w14:textId="77777777" w:rsidTr="00B47985">
        <w:trPr>
          <w:jc w:val="center"/>
        </w:trPr>
        <w:tc>
          <w:tcPr>
            <w:tcW w:w="1980" w:type="dxa"/>
          </w:tcPr>
          <w:p w14:paraId="695D2BFD"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1F61C6">
              <w:rPr>
                <w:rFonts w:eastAsia="Times New Roman"/>
                <w:kern w:val="2"/>
                <w:lang w:eastAsia="zh-CN"/>
              </w:rPr>
              <w:lastRenderedPageBreak/>
              <w:t>Figure (optional)</w:t>
            </w:r>
          </w:p>
        </w:tc>
        <w:tc>
          <w:tcPr>
            <w:tcW w:w="7659" w:type="dxa"/>
          </w:tcPr>
          <w:p w14:paraId="366D8584"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1F61C6">
              <w:rPr>
                <w:rFonts w:eastAsia="Times New Roman"/>
                <w:noProof/>
                <w:kern w:val="2"/>
                <w:lang w:eastAsia="zh-CN"/>
              </w:rPr>
              <w:drawing>
                <wp:inline distT="0" distB="0" distL="0" distR="0" wp14:anchorId="0898CCEE" wp14:editId="68FA7CEE">
                  <wp:extent cx="4726305" cy="310388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26305" cy="3103880"/>
                          </a:xfrm>
                          <a:prstGeom prst="rect">
                            <a:avLst/>
                          </a:prstGeom>
                        </pic:spPr>
                      </pic:pic>
                    </a:graphicData>
                  </a:graphic>
                </wp:inline>
              </w:drawing>
            </w:r>
          </w:p>
        </w:tc>
      </w:tr>
      <w:tr w:rsidR="001F61C6" w:rsidRPr="001F61C6" w14:paraId="4DE388A9" w14:textId="77777777" w:rsidTr="00B47985">
        <w:trPr>
          <w:jc w:val="center"/>
        </w:trPr>
        <w:tc>
          <w:tcPr>
            <w:tcW w:w="1980" w:type="dxa"/>
          </w:tcPr>
          <w:p w14:paraId="207EC2E5"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1F61C6">
              <w:rPr>
                <w:rFonts w:eastAsia="Times New Roman"/>
                <w:kern w:val="2"/>
                <w:lang w:eastAsia="zh-CN"/>
              </w:rPr>
              <w:t>Pre-conditions (optional)</w:t>
            </w:r>
          </w:p>
        </w:tc>
        <w:tc>
          <w:tcPr>
            <w:tcW w:w="7659" w:type="dxa"/>
          </w:tcPr>
          <w:p w14:paraId="3A07876F"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1F61C6" w:rsidRPr="001F61C6" w14:paraId="3ECBF37A" w14:textId="77777777" w:rsidTr="00B47985">
        <w:trPr>
          <w:jc w:val="center"/>
        </w:trPr>
        <w:tc>
          <w:tcPr>
            <w:tcW w:w="1980" w:type="dxa"/>
          </w:tcPr>
          <w:p w14:paraId="2CFEA558"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1F61C6">
              <w:rPr>
                <w:rFonts w:eastAsia="Times New Roman"/>
                <w:kern w:val="2"/>
                <w:lang w:eastAsia="zh-CN"/>
              </w:rPr>
              <w:t>Post-conditions (optional)</w:t>
            </w:r>
          </w:p>
        </w:tc>
        <w:tc>
          <w:tcPr>
            <w:tcW w:w="7659" w:type="dxa"/>
          </w:tcPr>
          <w:p w14:paraId="4019F4AA"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1F61C6" w:rsidRPr="001F61C6" w14:paraId="1D8F351B" w14:textId="77777777" w:rsidTr="00B47985">
        <w:trPr>
          <w:jc w:val="center"/>
        </w:trPr>
        <w:tc>
          <w:tcPr>
            <w:tcW w:w="1980" w:type="dxa"/>
          </w:tcPr>
          <w:p w14:paraId="3148615E"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bookmarkStart w:id="882" w:name="_Hlk105422371"/>
            <w:r w:rsidRPr="001F61C6">
              <w:rPr>
                <w:rFonts w:eastAsia="Times New Roman"/>
                <w:kern w:val="2"/>
                <w:lang w:eastAsia="zh-CN"/>
              </w:rPr>
              <w:t>Derived requirements</w:t>
            </w:r>
          </w:p>
        </w:tc>
        <w:tc>
          <w:tcPr>
            <w:tcW w:w="7659" w:type="dxa"/>
          </w:tcPr>
          <w:p w14:paraId="40CC2904"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It is required that test task management function manages the life cycle of test tasks, including the creation, start, pause and deletion of test tasks.</w:t>
            </w:r>
          </w:p>
          <w:p w14:paraId="734E5E6F"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It is recommended that test task management function supports the viewing of the intermediate status of the test task execution.</w:t>
            </w:r>
          </w:p>
          <w:p w14:paraId="2089BC51"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It is recommended that test task management function supports troubleshooting during test task execution.</w:t>
            </w:r>
          </w:p>
          <w:p w14:paraId="5F0A29CB"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NOTE 1 – The test case script writer sets test detection points and develops test cases according to test requirements during the development of test case scripts.</w:t>
            </w:r>
          </w:p>
          <w:p w14:paraId="23F23DB2"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NOTE 2 – Before testing, NFV tester selects several expected pause positions from the test detection point.</w:t>
            </w:r>
          </w:p>
          <w:p w14:paraId="1F358D30"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NOTE 3 – During the execution of the test task, when it is executed to the detection point of the test case script, check whether the position of the detection point matches the expected pause position;</w:t>
            </w:r>
          </w:p>
          <w:p w14:paraId="647634C4"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If it matches, generate a test pause instruction and pause the test task. The tester shall inspect the intermediate state of the test;</w:t>
            </w:r>
          </w:p>
          <w:p w14:paraId="25D3243D"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If it doesn't match, generate the test continue instruction and continue to execute the test task.</w:t>
            </w:r>
          </w:p>
          <w:p w14:paraId="3021F441"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rFonts w:eastAsia="SimSun"/>
                <w:kern w:val="2"/>
                <w:lang w:eastAsia="zh-CN"/>
              </w:rPr>
              <w:t xml:space="preserve">It is required that test task management function </w:t>
            </w:r>
            <w:r w:rsidRPr="001F61C6">
              <w:rPr>
                <w:rFonts w:eastAsia="SimSun" w:hint="eastAsia"/>
                <w:kern w:val="2"/>
                <w:lang w:eastAsia="zh-CN"/>
              </w:rPr>
              <w:t>monitoring</w:t>
            </w:r>
            <w:r w:rsidRPr="001F61C6">
              <w:rPr>
                <w:rFonts w:eastAsia="SimSun"/>
                <w:kern w:val="2"/>
                <w:lang w:eastAsia="zh-CN"/>
              </w:rPr>
              <w:t xml:space="preserve"> the test task execution status.</w:t>
            </w:r>
          </w:p>
          <w:p w14:paraId="21A42F04" w14:textId="77777777" w:rsidR="001F61C6" w:rsidRPr="001F61C6" w:rsidRDefault="001F61C6" w:rsidP="001F61C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1F61C6">
              <w:rPr>
                <w:lang w:eastAsia="zh-CN"/>
              </w:rPr>
              <w:t xml:space="preserve">It is required that test task management function </w:t>
            </w:r>
            <w:r w:rsidRPr="001F61C6">
              <w:rPr>
                <w:rFonts w:hint="eastAsia"/>
                <w:lang w:eastAsia="zh-CN"/>
              </w:rPr>
              <w:t>store</w:t>
            </w:r>
            <w:r w:rsidRPr="001F61C6">
              <w:rPr>
                <w:lang w:eastAsia="zh-CN"/>
              </w:rPr>
              <w:t>s the history of test task failure during task execution.</w:t>
            </w:r>
          </w:p>
          <w:p w14:paraId="32AC7848" w14:textId="77777777" w:rsidR="001F61C6" w:rsidRPr="00441B32" w:rsidRDefault="001F61C6" w:rsidP="00441B32">
            <w:pPr>
              <w:tabs>
                <w:tab w:val="left" w:pos="794"/>
                <w:tab w:val="left" w:pos="1191"/>
                <w:tab w:val="left" w:pos="1588"/>
                <w:tab w:val="left" w:pos="1985"/>
              </w:tabs>
              <w:overflowPunct w:val="0"/>
              <w:autoSpaceDE w:val="0"/>
              <w:autoSpaceDN w:val="0"/>
              <w:adjustRightInd w:val="0"/>
              <w:spacing w:before="80"/>
              <w:ind w:left="794"/>
              <w:textAlignment w:val="baseline"/>
              <w:rPr>
                <w:kern w:val="2"/>
                <w:szCs w:val="20"/>
                <w:lang w:eastAsia="zh-CN"/>
              </w:rPr>
            </w:pPr>
          </w:p>
        </w:tc>
      </w:tr>
    </w:tbl>
    <w:bookmarkEnd w:id="882"/>
    <w:p w14:paraId="34E6AFA9" w14:textId="6A0394B2" w:rsidR="00D34E36" w:rsidRPr="00FC1299" w:rsidRDefault="00D34E36" w:rsidP="00D34E36">
      <w:pPr>
        <w:keepNext/>
        <w:keepLines/>
        <w:overflowPunct w:val="0"/>
        <w:autoSpaceDE w:val="0"/>
        <w:autoSpaceDN w:val="0"/>
        <w:adjustRightInd w:val="0"/>
        <w:spacing w:before="240" w:after="240"/>
        <w:jc w:val="both"/>
        <w:textAlignment w:val="baseline"/>
        <w:outlineLvl w:val="1"/>
        <w:rPr>
          <w:b/>
          <w:kern w:val="2"/>
          <w:szCs w:val="20"/>
          <w:lang w:eastAsia="zh-CN"/>
        </w:rPr>
      </w:pPr>
      <w:r w:rsidRPr="001F61C6">
        <w:rPr>
          <w:b/>
          <w:kern w:val="2"/>
          <w:szCs w:val="20"/>
          <w:lang w:eastAsia="zh-CN"/>
        </w:rPr>
        <w:t>I.</w:t>
      </w:r>
      <w:r>
        <w:rPr>
          <w:b/>
          <w:kern w:val="2"/>
          <w:szCs w:val="20"/>
          <w:lang w:eastAsia="zh-CN"/>
        </w:rPr>
        <w:t xml:space="preserve">4 </w:t>
      </w:r>
      <w:r w:rsidRPr="00FC1299">
        <w:rPr>
          <w:rFonts w:hint="eastAsia"/>
          <w:b/>
          <w:kern w:val="2"/>
          <w:szCs w:val="20"/>
          <w:lang w:eastAsia="zh-CN"/>
        </w:rPr>
        <w:t>Use</w:t>
      </w:r>
      <w:r w:rsidRPr="00FC1299">
        <w:rPr>
          <w:b/>
          <w:kern w:val="2"/>
          <w:szCs w:val="20"/>
          <w:lang w:eastAsia="zh-CN"/>
        </w:rPr>
        <w:t xml:space="preserve"> </w:t>
      </w:r>
      <w:r w:rsidRPr="00FC1299">
        <w:rPr>
          <w:rFonts w:hint="eastAsia"/>
          <w:b/>
          <w:kern w:val="2"/>
          <w:szCs w:val="20"/>
          <w:lang w:eastAsia="zh-CN"/>
        </w:rPr>
        <w:t>case</w:t>
      </w:r>
      <w:r w:rsidRPr="00FC1299">
        <w:rPr>
          <w:b/>
          <w:kern w:val="2"/>
          <w:szCs w:val="20"/>
          <w:lang w:eastAsia="zh-CN"/>
        </w:rPr>
        <w:t xml:space="preserve"> </w:t>
      </w:r>
      <w:r w:rsidRPr="00FC1299">
        <w:rPr>
          <w:rFonts w:hint="eastAsia"/>
          <w:b/>
          <w:kern w:val="2"/>
          <w:szCs w:val="20"/>
          <w:lang w:eastAsia="zh-CN"/>
        </w:rPr>
        <w:t>of</w:t>
      </w:r>
      <w:r w:rsidRPr="00FC1299">
        <w:rPr>
          <w:b/>
          <w:kern w:val="2"/>
          <w:szCs w:val="20"/>
          <w:lang w:eastAsia="zh-CN"/>
        </w:rPr>
        <w:t xml:space="preserve"> </w:t>
      </w:r>
      <w:r>
        <w:rPr>
          <w:b/>
          <w:kern w:val="2"/>
          <w:szCs w:val="20"/>
          <w:lang w:eastAsia="zh-CN"/>
        </w:rPr>
        <w:t xml:space="preserve">NFV automated testing in </w:t>
      </w:r>
      <w:r w:rsidRPr="00C04EA0">
        <w:rPr>
          <w:b/>
          <w:kern w:val="2"/>
          <w:szCs w:val="20"/>
          <w:lang w:eastAsia="zh-CN"/>
        </w:rPr>
        <w:t>cloud service continues integration / continues delivery</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7659"/>
      </w:tblGrid>
      <w:tr w:rsidR="00D34E36" w:rsidRPr="00FC1299" w14:paraId="36AE53AA" w14:textId="77777777" w:rsidTr="00AE5D6C">
        <w:trPr>
          <w:jc w:val="center"/>
        </w:trPr>
        <w:tc>
          <w:tcPr>
            <w:tcW w:w="1980" w:type="dxa"/>
          </w:tcPr>
          <w:p w14:paraId="10EDB2C0"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Title</w:t>
            </w:r>
          </w:p>
        </w:tc>
        <w:tc>
          <w:tcPr>
            <w:tcW w:w="7659" w:type="dxa"/>
          </w:tcPr>
          <w:p w14:paraId="09EF26C0"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C04EA0">
              <w:rPr>
                <w:rFonts w:eastAsia="Times New Roman"/>
                <w:kern w:val="2"/>
                <w:lang w:eastAsia="zh-CN"/>
              </w:rPr>
              <w:t>Use case of NFV automated testing in cloud service continues integration / continues delivery</w:t>
            </w:r>
          </w:p>
        </w:tc>
      </w:tr>
      <w:tr w:rsidR="00D34E36" w:rsidRPr="00FC1299" w14:paraId="4B810767" w14:textId="77777777" w:rsidTr="00AE5D6C">
        <w:trPr>
          <w:jc w:val="center"/>
        </w:trPr>
        <w:tc>
          <w:tcPr>
            <w:tcW w:w="1980" w:type="dxa"/>
          </w:tcPr>
          <w:p w14:paraId="58CC7846"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lastRenderedPageBreak/>
              <w:t>Description</w:t>
            </w:r>
          </w:p>
        </w:tc>
        <w:tc>
          <w:tcPr>
            <w:tcW w:w="7659" w:type="dxa"/>
          </w:tcPr>
          <w:p w14:paraId="372EF544" w14:textId="77777777" w:rsidR="00D34E36" w:rsidRPr="00DB3D00"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A97707">
              <w:rPr>
                <w:rFonts w:eastAsia="SimSun"/>
                <w:kern w:val="2"/>
                <w:lang w:eastAsia="zh-CN"/>
              </w:rPr>
              <w:t xml:space="preserve">VNF </w:t>
            </w:r>
            <w:r w:rsidRPr="00DB3D00">
              <w:rPr>
                <w:rFonts w:eastAsia="SimSun"/>
                <w:kern w:val="2"/>
                <w:lang w:eastAsia="zh-CN"/>
              </w:rPr>
              <w:t xml:space="preserve">can be provided based on cloud computing, and the continuous integration and delivery of cloud services can be used to accelerate the online </w:t>
            </w:r>
            <w:r>
              <w:rPr>
                <w:rFonts w:eastAsia="SimSun" w:hint="eastAsia"/>
                <w:kern w:val="2"/>
                <w:lang w:eastAsia="zh-CN"/>
              </w:rPr>
              <w:t>process</w:t>
            </w:r>
            <w:r>
              <w:rPr>
                <w:rFonts w:eastAsia="SimSun"/>
                <w:kern w:val="2"/>
                <w:lang w:eastAsia="zh-CN"/>
              </w:rPr>
              <w:t xml:space="preserve"> </w:t>
            </w:r>
            <w:r w:rsidRPr="00DB3D00">
              <w:rPr>
                <w:rFonts w:eastAsia="SimSun"/>
                <w:kern w:val="2"/>
                <w:lang w:eastAsia="zh-CN"/>
              </w:rPr>
              <w:t>of network functions. The continuous integration and delivery process of cloud computing-based</w:t>
            </w:r>
            <w:r>
              <w:rPr>
                <w:rFonts w:eastAsia="SimSun"/>
                <w:kern w:val="2"/>
                <w:lang w:eastAsia="zh-CN"/>
              </w:rPr>
              <w:t xml:space="preserve"> VNF </w:t>
            </w:r>
            <w:r w:rsidRPr="00DB3D00">
              <w:rPr>
                <w:rFonts w:eastAsia="SimSun"/>
                <w:kern w:val="2"/>
                <w:lang w:eastAsia="zh-CN"/>
              </w:rPr>
              <w:t>can be summarized as follows:</w:t>
            </w:r>
          </w:p>
          <w:p w14:paraId="1F83F165" w14:textId="77777777" w:rsidR="00D34E36" w:rsidRPr="00DB3D00"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DB3D00">
              <w:rPr>
                <w:rFonts w:eastAsia="SimSun"/>
                <w:kern w:val="2"/>
                <w:lang w:eastAsia="zh-CN"/>
              </w:rPr>
              <w:t>CSN: Network service developers analyse CSC's network requirements and define specific tasks.</w:t>
            </w:r>
          </w:p>
          <w:p w14:paraId="23D0724E" w14:textId="77777777" w:rsidR="00D34E36" w:rsidRPr="00DB3D00"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DB3D00">
              <w:rPr>
                <w:rFonts w:eastAsia="SimSun"/>
                <w:kern w:val="2"/>
                <w:lang w:eastAsia="zh-CN"/>
              </w:rPr>
              <w:t>Based on this, the CSN: network service developers provide a development plan. The plan and corresponding tasks are created on the development platform.</w:t>
            </w:r>
          </w:p>
          <w:p w14:paraId="0EBDE02C" w14:textId="77777777" w:rsidR="00D34E36" w:rsidRPr="00E64B1E"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DB3D00">
              <w:rPr>
                <w:rFonts w:eastAsia="SimSun"/>
                <w:kern w:val="2"/>
                <w:lang w:eastAsia="zh-CN"/>
              </w:rPr>
              <w:t>Then, a series of CI based development practices are used to ensure that VNF code or functional entities can be integrated, tested and deployed.</w:t>
            </w:r>
          </w:p>
          <w:p w14:paraId="254DB68D" w14:textId="77777777" w:rsidR="00D34E36" w:rsidRPr="00DB3D00"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DB3D00">
              <w:rPr>
                <w:rFonts w:eastAsia="SimSun"/>
                <w:kern w:val="2"/>
                <w:lang w:eastAsia="zh-CN"/>
              </w:rPr>
              <w:t>VNF has passed strict automated tests to verify whether the requirements of VNF are met. Only the code or functional entity that has passed the automated test can be deployed to the real environment through the deployment pipeline defined in the CD.</w:t>
            </w:r>
          </w:p>
          <w:p w14:paraId="31610C66" w14:textId="77777777" w:rsidR="00D34E36" w:rsidRPr="00DB3D00"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DB3D00">
              <w:rPr>
                <w:rFonts w:eastAsia="SimSun"/>
                <w:kern w:val="2"/>
                <w:lang w:eastAsia="zh-CN"/>
              </w:rPr>
              <w:t>After the code is delivered to the production environment, CSP automatically monitors its status to receive quality assurance feedback. According to the service level agreement (SLA) between CSP and CSC, CSP is responsible for the continuity of network functions in the cloud.</w:t>
            </w:r>
          </w:p>
          <w:p w14:paraId="73258256" w14:textId="77777777" w:rsidR="00D34E36" w:rsidRPr="00DB3D00"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DB3D00">
              <w:rPr>
                <w:rFonts w:eastAsia="SimSun"/>
                <w:kern w:val="2"/>
                <w:lang w:eastAsia="zh-CN"/>
              </w:rPr>
              <w:t>Finally, CSP provides</w:t>
            </w:r>
            <w:r>
              <w:rPr>
                <w:rFonts w:eastAsia="SimSun"/>
                <w:kern w:val="2"/>
                <w:lang w:eastAsia="zh-CN"/>
              </w:rPr>
              <w:t xml:space="preserve"> VNF</w:t>
            </w:r>
            <w:r w:rsidRPr="00DB3D00">
              <w:rPr>
                <w:rFonts w:eastAsia="SimSun"/>
                <w:kern w:val="2"/>
                <w:lang w:eastAsia="zh-CN"/>
              </w:rPr>
              <w:t xml:space="preserve"> services to CSC.</w:t>
            </w:r>
          </w:p>
          <w:p w14:paraId="010622EB" w14:textId="77777777" w:rsidR="00D34E36" w:rsidRPr="00E64B1E"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p>
          <w:p w14:paraId="637646A5"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DB3D00">
              <w:rPr>
                <w:rFonts w:eastAsia="SimSun"/>
                <w:kern w:val="2"/>
                <w:lang w:eastAsia="zh-CN"/>
              </w:rPr>
              <w:t>VNF automated testing is an important part of continuous integration and continuous delivery, which determines whether the service can meet user needs</w:t>
            </w:r>
            <w:r>
              <w:rPr>
                <w:rFonts w:eastAsia="SimSun"/>
                <w:kern w:val="2"/>
                <w:lang w:eastAsia="zh-CN"/>
              </w:rPr>
              <w:t xml:space="preserve"> before deployment</w:t>
            </w:r>
            <w:r w:rsidRPr="00DB3D00">
              <w:rPr>
                <w:rFonts w:eastAsia="SimSun"/>
                <w:kern w:val="2"/>
                <w:lang w:eastAsia="zh-CN"/>
              </w:rPr>
              <w:t>.</w:t>
            </w:r>
          </w:p>
        </w:tc>
      </w:tr>
      <w:tr w:rsidR="00D34E36" w:rsidRPr="00FC1299" w14:paraId="2B1FCC9A" w14:textId="77777777" w:rsidTr="00AE5D6C">
        <w:trPr>
          <w:jc w:val="center"/>
        </w:trPr>
        <w:tc>
          <w:tcPr>
            <w:tcW w:w="1980" w:type="dxa"/>
          </w:tcPr>
          <w:p w14:paraId="3005C918"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Roles</w:t>
            </w:r>
          </w:p>
        </w:tc>
        <w:tc>
          <w:tcPr>
            <w:tcW w:w="7659" w:type="dxa"/>
          </w:tcPr>
          <w:p w14:paraId="69006CEA" w14:textId="77777777" w:rsidR="00D34E36"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DB3D00">
              <w:rPr>
                <w:rFonts w:eastAsia="SimSun"/>
                <w:kern w:val="2"/>
                <w:lang w:eastAsia="zh-CN"/>
              </w:rPr>
              <w:t>CSN: Network service developers</w:t>
            </w:r>
          </w:p>
          <w:p w14:paraId="505F4CFC" w14:textId="77777777" w:rsidR="00D34E36"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E64B1E">
              <w:rPr>
                <w:rFonts w:eastAsia="Times New Roman"/>
                <w:kern w:val="2"/>
                <w:lang w:eastAsia="zh-CN"/>
              </w:rPr>
              <w:t>CSC</w:t>
            </w:r>
          </w:p>
          <w:p w14:paraId="731942AD" w14:textId="77777777" w:rsidR="00D34E36" w:rsidRPr="00A97707"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E64B1E">
              <w:rPr>
                <w:rFonts w:eastAsia="Times New Roman"/>
                <w:kern w:val="2"/>
                <w:lang w:eastAsia="zh-CN"/>
              </w:rPr>
              <w:t>CSP</w:t>
            </w:r>
          </w:p>
        </w:tc>
      </w:tr>
      <w:tr w:rsidR="00D34E36" w:rsidRPr="00FC1299" w14:paraId="76582335" w14:textId="77777777" w:rsidTr="00AE5D6C">
        <w:trPr>
          <w:jc w:val="center"/>
        </w:trPr>
        <w:tc>
          <w:tcPr>
            <w:tcW w:w="1980" w:type="dxa"/>
          </w:tcPr>
          <w:p w14:paraId="7DF8FD31"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Figure (optional)</w:t>
            </w:r>
          </w:p>
        </w:tc>
        <w:tc>
          <w:tcPr>
            <w:tcW w:w="7659" w:type="dxa"/>
          </w:tcPr>
          <w:p w14:paraId="54164B6B"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Pr>
                <w:noProof/>
              </w:rPr>
              <w:drawing>
                <wp:inline distT="0" distB="0" distL="0" distR="0" wp14:anchorId="5C0C24EB" wp14:editId="58F141D5">
                  <wp:extent cx="4726305" cy="27692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26305" cy="2769235"/>
                          </a:xfrm>
                          <a:prstGeom prst="rect">
                            <a:avLst/>
                          </a:prstGeom>
                        </pic:spPr>
                      </pic:pic>
                    </a:graphicData>
                  </a:graphic>
                </wp:inline>
              </w:drawing>
            </w:r>
          </w:p>
        </w:tc>
      </w:tr>
      <w:tr w:rsidR="00D34E36" w:rsidRPr="00FC1299" w14:paraId="133A17F4" w14:textId="77777777" w:rsidTr="00AE5D6C">
        <w:trPr>
          <w:jc w:val="center"/>
        </w:trPr>
        <w:tc>
          <w:tcPr>
            <w:tcW w:w="1980" w:type="dxa"/>
          </w:tcPr>
          <w:p w14:paraId="2E4B9234"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Pre-conditions (optional)</w:t>
            </w:r>
          </w:p>
        </w:tc>
        <w:tc>
          <w:tcPr>
            <w:tcW w:w="7659" w:type="dxa"/>
          </w:tcPr>
          <w:p w14:paraId="2434A8BD"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D34E36" w:rsidRPr="00FC1299" w14:paraId="0C40E4DA" w14:textId="77777777" w:rsidTr="00AE5D6C">
        <w:trPr>
          <w:jc w:val="center"/>
        </w:trPr>
        <w:tc>
          <w:tcPr>
            <w:tcW w:w="1980" w:type="dxa"/>
          </w:tcPr>
          <w:p w14:paraId="36B5B572"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Post-conditions (optional)</w:t>
            </w:r>
          </w:p>
        </w:tc>
        <w:tc>
          <w:tcPr>
            <w:tcW w:w="7659" w:type="dxa"/>
          </w:tcPr>
          <w:p w14:paraId="73FEAD07"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D34E36" w:rsidRPr="00FC1299" w14:paraId="5E0E97C9" w14:textId="77777777" w:rsidTr="00AE5D6C">
        <w:trPr>
          <w:jc w:val="center"/>
        </w:trPr>
        <w:tc>
          <w:tcPr>
            <w:tcW w:w="1980" w:type="dxa"/>
          </w:tcPr>
          <w:p w14:paraId="309823B0"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Derived requirements</w:t>
            </w:r>
          </w:p>
        </w:tc>
        <w:tc>
          <w:tcPr>
            <w:tcW w:w="7659" w:type="dxa"/>
          </w:tcPr>
          <w:p w14:paraId="579DDC05" w14:textId="77777777" w:rsidR="00D34E36" w:rsidRPr="00490E5B"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p>
        </w:tc>
      </w:tr>
    </w:tbl>
    <w:p w14:paraId="70E1F067" w14:textId="4980117C" w:rsidR="00D34E36" w:rsidRPr="00AE5D6C" w:rsidRDefault="00D34E36" w:rsidP="00D34E36">
      <w:pPr>
        <w:keepNext/>
        <w:keepLines/>
        <w:overflowPunct w:val="0"/>
        <w:autoSpaceDE w:val="0"/>
        <w:autoSpaceDN w:val="0"/>
        <w:adjustRightInd w:val="0"/>
        <w:spacing w:before="240" w:after="240"/>
        <w:jc w:val="both"/>
        <w:textAlignment w:val="baseline"/>
        <w:outlineLvl w:val="1"/>
        <w:rPr>
          <w:b/>
          <w:kern w:val="2"/>
          <w:szCs w:val="20"/>
          <w:lang w:eastAsia="zh-CN"/>
        </w:rPr>
      </w:pPr>
      <w:bookmarkStart w:id="883" w:name="_Hlk119332054"/>
      <w:r w:rsidRPr="00563B3E">
        <w:rPr>
          <w:b/>
          <w:kern w:val="2"/>
          <w:szCs w:val="20"/>
          <w:lang w:eastAsia="zh-CN"/>
        </w:rPr>
        <w:lastRenderedPageBreak/>
        <w:t>I.</w:t>
      </w:r>
      <w:bookmarkEnd w:id="883"/>
      <w:r>
        <w:rPr>
          <w:b/>
          <w:kern w:val="2"/>
          <w:szCs w:val="20"/>
          <w:lang w:eastAsia="zh-CN"/>
        </w:rPr>
        <w:t xml:space="preserve">5 </w:t>
      </w:r>
      <w:bookmarkStart w:id="884" w:name="_Hlk119331961"/>
      <w:r w:rsidRPr="00AE5D6C">
        <w:rPr>
          <w:b/>
          <w:kern w:val="2"/>
          <w:szCs w:val="20"/>
          <w:lang w:eastAsia="zh-CN"/>
        </w:rPr>
        <w:t>Use case of NFV automated testing report</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7659"/>
      </w:tblGrid>
      <w:tr w:rsidR="00D34E36" w:rsidRPr="00FC1299" w14:paraId="4F047C05" w14:textId="77777777" w:rsidTr="00AE5D6C">
        <w:trPr>
          <w:jc w:val="center"/>
        </w:trPr>
        <w:tc>
          <w:tcPr>
            <w:tcW w:w="1980" w:type="dxa"/>
          </w:tcPr>
          <w:p w14:paraId="26D09F53"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Title</w:t>
            </w:r>
          </w:p>
        </w:tc>
        <w:tc>
          <w:tcPr>
            <w:tcW w:w="7659" w:type="dxa"/>
          </w:tcPr>
          <w:p w14:paraId="2C7CE907"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DE2C6B">
              <w:rPr>
                <w:rFonts w:eastAsia="Times New Roman"/>
                <w:kern w:val="2"/>
                <w:lang w:eastAsia="zh-CN"/>
              </w:rPr>
              <w:t>Use case of NFV automated testing report</w:t>
            </w:r>
          </w:p>
        </w:tc>
      </w:tr>
      <w:tr w:rsidR="00D34E36" w:rsidRPr="00FC1299" w14:paraId="6FB70974" w14:textId="77777777" w:rsidTr="00AE5D6C">
        <w:trPr>
          <w:jc w:val="center"/>
        </w:trPr>
        <w:tc>
          <w:tcPr>
            <w:tcW w:w="1980" w:type="dxa"/>
          </w:tcPr>
          <w:p w14:paraId="7A16BAC8"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Description</w:t>
            </w:r>
          </w:p>
        </w:tc>
        <w:tc>
          <w:tcPr>
            <w:tcW w:w="7659" w:type="dxa"/>
          </w:tcPr>
          <w:p w14:paraId="55088B3B" w14:textId="77777777" w:rsidR="00D34E36"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460C3B">
              <w:rPr>
                <w:rFonts w:eastAsia="SimSun"/>
                <w:kern w:val="2"/>
                <w:lang w:eastAsia="zh-CN"/>
              </w:rPr>
              <w:t>The test report of NFV automat</w:t>
            </w:r>
            <w:r>
              <w:rPr>
                <w:rFonts w:eastAsia="SimSun" w:hint="eastAsia"/>
                <w:kern w:val="2"/>
                <w:lang w:eastAsia="zh-CN"/>
              </w:rPr>
              <w:t>ed</w:t>
            </w:r>
            <w:r w:rsidRPr="00460C3B">
              <w:rPr>
                <w:rFonts w:eastAsia="SimSun"/>
                <w:kern w:val="2"/>
                <w:lang w:eastAsia="zh-CN"/>
              </w:rPr>
              <w:t xml:space="preserve"> test</w:t>
            </w:r>
            <w:r>
              <w:rPr>
                <w:rFonts w:eastAsia="SimSun"/>
                <w:kern w:val="2"/>
                <w:lang w:eastAsia="zh-CN"/>
              </w:rPr>
              <w:t>ing</w:t>
            </w:r>
            <w:r w:rsidRPr="00460C3B">
              <w:rPr>
                <w:rFonts w:eastAsia="SimSun"/>
                <w:kern w:val="2"/>
                <w:lang w:eastAsia="zh-CN"/>
              </w:rPr>
              <w:t xml:space="preserve"> </w:t>
            </w:r>
            <w:r>
              <w:rPr>
                <w:rFonts w:eastAsia="SimSun"/>
                <w:kern w:val="2"/>
                <w:lang w:eastAsia="zh-CN"/>
              </w:rPr>
              <w:t>is the documents which can present</w:t>
            </w:r>
            <w:r w:rsidRPr="00460C3B">
              <w:rPr>
                <w:rFonts w:eastAsia="SimSun"/>
                <w:kern w:val="2"/>
                <w:lang w:eastAsia="zh-CN"/>
              </w:rPr>
              <w:t xml:space="preserve"> the process and results</w:t>
            </w:r>
            <w:r>
              <w:rPr>
                <w:rFonts w:eastAsia="SimSun"/>
                <w:kern w:val="2"/>
                <w:lang w:eastAsia="zh-CN"/>
              </w:rPr>
              <w:t xml:space="preserve"> of the test</w:t>
            </w:r>
            <w:r w:rsidRPr="00460C3B">
              <w:rPr>
                <w:rFonts w:eastAsia="SimSun"/>
                <w:kern w:val="2"/>
                <w:lang w:eastAsia="zh-CN"/>
              </w:rPr>
              <w:t>, present the problems and defects found</w:t>
            </w:r>
            <w:r>
              <w:rPr>
                <w:rFonts w:eastAsia="SimSun"/>
                <w:kern w:val="2"/>
                <w:lang w:eastAsia="zh-CN"/>
              </w:rPr>
              <w:t xml:space="preserve"> during the test</w:t>
            </w:r>
            <w:r w:rsidRPr="00460C3B">
              <w:rPr>
                <w:rFonts w:eastAsia="SimSun"/>
                <w:kern w:val="2"/>
                <w:lang w:eastAsia="zh-CN"/>
              </w:rPr>
              <w:t>, provide a basis for correcting the problems in the NFV system, and lay a foundation for NFV acceptance and delivery.</w:t>
            </w:r>
          </w:p>
          <w:p w14:paraId="43D24AF2" w14:textId="77777777" w:rsidR="00D34E36" w:rsidRPr="00DE2C6B"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T</w:t>
            </w:r>
            <w:r w:rsidRPr="00DE2C6B">
              <w:rPr>
                <w:rFonts w:eastAsia="SimSun"/>
                <w:kern w:val="2"/>
                <w:lang w:eastAsia="zh-CN"/>
              </w:rPr>
              <w:t xml:space="preserve">est </w:t>
            </w:r>
            <w:r>
              <w:rPr>
                <w:rFonts w:eastAsia="SimSun"/>
                <w:kern w:val="2"/>
                <w:lang w:eastAsia="zh-CN"/>
              </w:rPr>
              <w:t>report</w:t>
            </w:r>
            <w:r w:rsidRPr="00DE2C6B">
              <w:rPr>
                <w:rFonts w:eastAsia="SimSun"/>
                <w:kern w:val="2"/>
                <w:lang w:eastAsia="zh-CN"/>
              </w:rPr>
              <w:t xml:space="preserve"> should contain the following information:</w:t>
            </w:r>
          </w:p>
          <w:p w14:paraId="7592110F" w14:textId="77777777" w:rsidR="00D34E36" w:rsidRDefault="00D34E36" w:rsidP="00D34E36">
            <w:pPr>
              <w:pStyle w:val="ListParagraph"/>
              <w:numPr>
                <w:ilvl w:val="0"/>
                <w:numId w:val="39"/>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Information of the test</w:t>
            </w:r>
            <w:r>
              <w:rPr>
                <w:rFonts w:eastAsia="SimSun" w:hint="eastAsia"/>
                <w:kern w:val="2"/>
                <w:lang w:eastAsia="zh-CN"/>
              </w:rPr>
              <w:t>er</w:t>
            </w:r>
            <w:r>
              <w:rPr>
                <w:rFonts w:eastAsia="SimSun"/>
                <w:kern w:val="2"/>
                <w:lang w:eastAsia="zh-CN"/>
              </w:rPr>
              <w:t>;</w:t>
            </w:r>
          </w:p>
          <w:p w14:paraId="7FA562E8" w14:textId="77777777" w:rsidR="00D34E36" w:rsidRPr="00AE5D6C" w:rsidRDefault="00D34E36" w:rsidP="00D34E36">
            <w:pPr>
              <w:pStyle w:val="ListParagraph"/>
              <w:numPr>
                <w:ilvl w:val="0"/>
                <w:numId w:val="39"/>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Test object information, including product name, version and product provider;</w:t>
            </w:r>
          </w:p>
          <w:p w14:paraId="06D0653B" w14:textId="77777777" w:rsidR="00D34E36" w:rsidRDefault="00D34E36" w:rsidP="00D34E36">
            <w:pPr>
              <w:pStyle w:val="ListParagraph"/>
              <w:numPr>
                <w:ilvl w:val="0"/>
                <w:numId w:val="39"/>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 xml:space="preserve">Test environment information, </w:t>
            </w:r>
            <w:r w:rsidRPr="00746A3F">
              <w:rPr>
                <w:rFonts w:eastAsia="SimSun"/>
                <w:kern w:val="2"/>
                <w:lang w:eastAsia="zh-CN"/>
              </w:rPr>
              <w:t>including deployment location, surrounding systems and equipment, and equipment connection</w:t>
            </w:r>
            <w:r>
              <w:rPr>
                <w:rFonts w:eastAsia="SimSun"/>
                <w:kern w:val="2"/>
                <w:lang w:eastAsia="zh-CN"/>
              </w:rPr>
              <w:t>, etc</w:t>
            </w:r>
            <w:r w:rsidRPr="00AE5D6C">
              <w:rPr>
                <w:rFonts w:eastAsia="SimSun"/>
                <w:kern w:val="2"/>
                <w:lang w:eastAsia="zh-CN"/>
              </w:rPr>
              <w:t>;</w:t>
            </w:r>
          </w:p>
          <w:p w14:paraId="03C84129" w14:textId="77777777" w:rsidR="00D34E36" w:rsidRDefault="00D34E36" w:rsidP="00D34E36">
            <w:pPr>
              <w:pStyle w:val="ListParagraph"/>
              <w:numPr>
                <w:ilvl w:val="0"/>
                <w:numId w:val="39"/>
              </w:num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T</w:t>
            </w:r>
            <w:r w:rsidRPr="00746A3F">
              <w:rPr>
                <w:rFonts w:eastAsia="SimSun"/>
                <w:kern w:val="2"/>
                <w:lang w:eastAsia="zh-CN"/>
              </w:rPr>
              <w:t>est task information, including task name, test template used</w:t>
            </w:r>
            <w:r>
              <w:rPr>
                <w:rFonts w:eastAsia="SimSun"/>
                <w:kern w:val="2"/>
                <w:lang w:eastAsia="zh-CN"/>
              </w:rPr>
              <w:t>;</w:t>
            </w:r>
          </w:p>
          <w:p w14:paraId="34786244" w14:textId="77777777" w:rsidR="00D34E36" w:rsidRDefault="00D34E36" w:rsidP="00D34E36">
            <w:pPr>
              <w:pStyle w:val="ListParagraph"/>
              <w:numPr>
                <w:ilvl w:val="0"/>
                <w:numId w:val="39"/>
              </w:numPr>
              <w:tabs>
                <w:tab w:val="left" w:pos="284"/>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746A3F">
              <w:rPr>
                <w:rFonts w:eastAsia="SimSun"/>
                <w:kern w:val="2"/>
                <w:lang w:eastAsia="zh-CN"/>
              </w:rPr>
              <w:t xml:space="preserve">Test case information, including the total </w:t>
            </w:r>
            <w:r>
              <w:rPr>
                <w:rFonts w:eastAsia="SimSun"/>
                <w:kern w:val="2"/>
                <w:lang w:eastAsia="zh-CN"/>
              </w:rPr>
              <w:t>amount</w:t>
            </w:r>
            <w:r w:rsidRPr="00746A3F">
              <w:rPr>
                <w:rFonts w:eastAsia="SimSun"/>
                <w:kern w:val="2"/>
                <w:lang w:eastAsia="zh-CN"/>
              </w:rPr>
              <w:t xml:space="preserve"> of test cases, the detailed information of each test case, the start time and end time of each test case, the test conclusion of each test case (including pass, fail, partial pass), etc</w:t>
            </w:r>
            <w:r>
              <w:rPr>
                <w:rFonts w:eastAsia="SimSun"/>
                <w:kern w:val="2"/>
                <w:lang w:eastAsia="zh-CN"/>
              </w:rPr>
              <w:t>;</w:t>
            </w:r>
          </w:p>
          <w:p w14:paraId="095E902A" w14:textId="77777777" w:rsidR="00D34E36" w:rsidRDefault="00D34E36" w:rsidP="00D34E36">
            <w:pPr>
              <w:pStyle w:val="ListParagraph"/>
              <w:numPr>
                <w:ilvl w:val="0"/>
                <w:numId w:val="39"/>
              </w:numPr>
              <w:tabs>
                <w:tab w:val="left" w:pos="284"/>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746A3F">
              <w:rPr>
                <w:rFonts w:eastAsia="SimSun"/>
                <w:kern w:val="2"/>
                <w:lang w:eastAsia="zh-CN"/>
              </w:rPr>
              <w:t>The execution process of the test, including the resources used, the parameters configured, the intermediate execution status, the execution results obtained, the verification of the results, etc</w:t>
            </w:r>
            <w:r>
              <w:rPr>
                <w:rFonts w:eastAsia="SimSun"/>
                <w:kern w:val="2"/>
                <w:lang w:eastAsia="zh-CN"/>
              </w:rPr>
              <w:t>;</w:t>
            </w:r>
          </w:p>
          <w:p w14:paraId="0BCD5D59" w14:textId="77777777" w:rsidR="00D34E36" w:rsidRPr="00AE5D6C" w:rsidRDefault="00D34E36" w:rsidP="00D34E36">
            <w:pPr>
              <w:pStyle w:val="ListParagraph"/>
              <w:numPr>
                <w:ilvl w:val="0"/>
                <w:numId w:val="39"/>
              </w:numPr>
              <w:tabs>
                <w:tab w:val="left" w:pos="284"/>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 xml:space="preserve">test score </w:t>
            </w:r>
            <w:r>
              <w:rPr>
                <w:rFonts w:eastAsia="SimSun" w:hint="eastAsia"/>
                <w:kern w:val="2"/>
                <w:lang w:eastAsia="zh-CN"/>
              </w:rPr>
              <w:t>and</w:t>
            </w:r>
            <w:r>
              <w:rPr>
                <w:rFonts w:eastAsia="SimSun"/>
                <w:kern w:val="2"/>
                <w:lang w:eastAsia="zh-CN"/>
              </w:rPr>
              <w:t xml:space="preserve"> </w:t>
            </w:r>
            <w:r>
              <w:rPr>
                <w:rFonts w:eastAsia="SimSun" w:hint="eastAsia"/>
                <w:kern w:val="2"/>
                <w:lang w:eastAsia="zh-CN"/>
              </w:rPr>
              <w:t>test</w:t>
            </w:r>
            <w:r>
              <w:rPr>
                <w:rFonts w:eastAsia="SimSun"/>
                <w:kern w:val="2"/>
                <w:lang w:eastAsia="zh-CN"/>
              </w:rPr>
              <w:t xml:space="preserve"> </w:t>
            </w:r>
            <w:r>
              <w:rPr>
                <w:rFonts w:eastAsia="SimSun" w:hint="eastAsia"/>
                <w:kern w:val="2"/>
                <w:lang w:eastAsia="zh-CN"/>
              </w:rPr>
              <w:t>result.</w:t>
            </w:r>
          </w:p>
          <w:p w14:paraId="6082DAC0" w14:textId="77777777" w:rsidR="00D34E36"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hint="eastAsia"/>
                <w:kern w:val="2"/>
                <w:lang w:eastAsia="zh-CN"/>
              </w:rPr>
              <w:t>An</w:t>
            </w:r>
            <w:r>
              <w:rPr>
                <w:rFonts w:eastAsia="SimSun"/>
                <w:kern w:val="2"/>
                <w:lang w:eastAsia="zh-CN"/>
              </w:rPr>
              <w:t xml:space="preserve"> </w:t>
            </w:r>
            <w:r>
              <w:rPr>
                <w:rFonts w:eastAsia="SimSun" w:hint="eastAsia"/>
                <w:kern w:val="2"/>
                <w:lang w:eastAsia="zh-CN"/>
              </w:rPr>
              <w:t>example</w:t>
            </w:r>
            <w:r>
              <w:rPr>
                <w:rFonts w:eastAsia="SimSun"/>
                <w:kern w:val="2"/>
                <w:lang w:eastAsia="zh-CN"/>
              </w:rPr>
              <w:t xml:space="preserve"> </w:t>
            </w:r>
            <w:r>
              <w:rPr>
                <w:rFonts w:eastAsia="SimSun" w:hint="eastAsia"/>
                <w:kern w:val="2"/>
                <w:lang w:eastAsia="zh-CN"/>
              </w:rPr>
              <w:t>of</w:t>
            </w:r>
            <w:r>
              <w:rPr>
                <w:rFonts w:eastAsia="SimSun"/>
                <w:kern w:val="2"/>
                <w:lang w:eastAsia="zh-CN"/>
              </w:rPr>
              <w:t xml:space="preserve"> </w:t>
            </w:r>
            <w:r>
              <w:rPr>
                <w:rFonts w:eastAsia="SimSun" w:hint="eastAsia"/>
                <w:kern w:val="2"/>
                <w:lang w:eastAsia="zh-CN"/>
              </w:rPr>
              <w:t>the</w:t>
            </w:r>
            <w:r>
              <w:rPr>
                <w:rFonts w:eastAsia="SimSun"/>
                <w:kern w:val="2"/>
                <w:lang w:eastAsia="zh-CN"/>
              </w:rPr>
              <w:t xml:space="preserve"> </w:t>
            </w:r>
            <w:r>
              <w:rPr>
                <w:rFonts w:eastAsia="SimSun" w:hint="eastAsia"/>
                <w:kern w:val="2"/>
                <w:lang w:eastAsia="zh-CN"/>
              </w:rPr>
              <w:t>test</w:t>
            </w:r>
            <w:r>
              <w:rPr>
                <w:rFonts w:eastAsia="SimSun"/>
                <w:kern w:val="2"/>
                <w:lang w:eastAsia="zh-CN"/>
              </w:rPr>
              <w:t xml:space="preserve"> </w:t>
            </w:r>
            <w:r>
              <w:rPr>
                <w:rFonts w:eastAsia="SimSun" w:hint="eastAsia"/>
                <w:kern w:val="2"/>
                <w:lang w:eastAsia="zh-CN"/>
              </w:rPr>
              <w:t>report</w:t>
            </w:r>
            <w:r>
              <w:rPr>
                <w:rFonts w:eastAsia="SimSun"/>
                <w:kern w:val="2"/>
                <w:lang w:eastAsia="zh-CN"/>
              </w:rPr>
              <w:t xml:space="preserve"> </w:t>
            </w:r>
            <w:r>
              <w:rPr>
                <w:rFonts w:eastAsia="SimSun" w:hint="eastAsia"/>
                <w:kern w:val="2"/>
                <w:lang w:eastAsia="zh-CN"/>
              </w:rPr>
              <w:t>is</w:t>
            </w:r>
            <w:r>
              <w:rPr>
                <w:rFonts w:eastAsia="SimSun"/>
                <w:kern w:val="2"/>
                <w:lang w:eastAsia="zh-CN"/>
              </w:rPr>
              <w:t xml:space="preserve"> shown below</w:t>
            </w:r>
            <w:r w:rsidRPr="00DE2C6B">
              <w:rPr>
                <w:rFonts w:eastAsia="SimSun"/>
                <w:kern w:val="2"/>
                <w:lang w:eastAsia="zh-CN"/>
              </w:rPr>
              <w:t>.</w:t>
            </w:r>
          </w:p>
          <w:p w14:paraId="170ED32A" w14:textId="77777777" w:rsidR="00D34E36"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w:t>
            </w:r>
          </w:p>
          <w:p w14:paraId="2EC7BCD0" w14:textId="77777777" w:rsidR="00D34E36" w:rsidRPr="00E35223" w:rsidRDefault="00D34E36" w:rsidP="00AE5D6C">
            <w:pPr>
              <w:rPr>
                <w:sz w:val="21"/>
                <w:szCs w:val="21"/>
                <w:shd w:val="pct15" w:color="auto" w:fill="FFFFFF"/>
              </w:rPr>
            </w:pPr>
            <w:r>
              <w:rPr>
                <w:sz w:val="21"/>
                <w:szCs w:val="21"/>
                <w:shd w:val="pct15" w:color="auto" w:fill="FFFFFF"/>
              </w:rPr>
              <w:t>Tester</w:t>
            </w:r>
            <w:r w:rsidRPr="00E35223">
              <w:rPr>
                <w:sz w:val="21"/>
                <w:szCs w:val="21"/>
                <w:shd w:val="pct15" w:color="auto" w:fill="FFFFFF"/>
              </w:rPr>
              <w:t xml:space="preserve">: </w:t>
            </w:r>
            <w:r>
              <w:rPr>
                <w:sz w:val="21"/>
                <w:szCs w:val="21"/>
                <w:shd w:val="pct15" w:color="auto" w:fill="FFFFFF"/>
              </w:rPr>
              <w:t>Davide</w:t>
            </w:r>
          </w:p>
          <w:p w14:paraId="3FA34723" w14:textId="77777777" w:rsidR="00D34E36" w:rsidRDefault="00D34E36" w:rsidP="00AE5D6C">
            <w:pPr>
              <w:rPr>
                <w:sz w:val="21"/>
                <w:szCs w:val="21"/>
                <w:shd w:val="pct15" w:color="auto" w:fill="FFFFFF"/>
              </w:rPr>
            </w:pPr>
            <w:r>
              <w:rPr>
                <w:sz w:val="21"/>
                <w:szCs w:val="21"/>
                <w:shd w:val="pct15" w:color="auto" w:fill="FFFFFF"/>
              </w:rPr>
              <w:t>Test object: hypervisor</w:t>
            </w:r>
          </w:p>
          <w:p w14:paraId="75ECDFCE" w14:textId="77777777" w:rsidR="00D34E36" w:rsidRDefault="00D34E36" w:rsidP="00AE5D6C">
            <w:pPr>
              <w:rPr>
                <w:sz w:val="21"/>
                <w:szCs w:val="21"/>
                <w:shd w:val="pct15" w:color="auto" w:fill="FFFFFF"/>
              </w:rPr>
            </w:pPr>
            <w:r>
              <w:rPr>
                <w:sz w:val="21"/>
                <w:szCs w:val="21"/>
                <w:shd w:val="pct15" w:color="auto" w:fill="FFFFFF"/>
              </w:rPr>
              <w:t>Product type: computing virtualization</w:t>
            </w:r>
          </w:p>
          <w:p w14:paraId="1B52D6BA" w14:textId="77777777" w:rsidR="00D34E36" w:rsidRDefault="00D34E36" w:rsidP="00AE5D6C">
            <w:pPr>
              <w:rPr>
                <w:sz w:val="21"/>
                <w:szCs w:val="21"/>
                <w:shd w:val="pct15" w:color="auto" w:fill="FFFFFF"/>
              </w:rPr>
            </w:pPr>
            <w:r>
              <w:rPr>
                <w:sz w:val="21"/>
                <w:szCs w:val="21"/>
                <w:shd w:val="pct15" w:color="auto" w:fill="FFFFFF"/>
              </w:rPr>
              <w:t>Product version: v0.05</w:t>
            </w:r>
          </w:p>
          <w:p w14:paraId="54045ED5" w14:textId="77777777" w:rsidR="00D34E36" w:rsidRDefault="00D34E36" w:rsidP="00AE5D6C">
            <w:pPr>
              <w:rPr>
                <w:rFonts w:eastAsia="MS Mincho"/>
                <w:sz w:val="21"/>
                <w:szCs w:val="21"/>
                <w:shd w:val="pct15" w:color="auto" w:fill="FFFFFF"/>
              </w:rPr>
            </w:pPr>
            <w:r>
              <w:rPr>
                <w:sz w:val="21"/>
                <w:szCs w:val="21"/>
                <w:shd w:val="pct15" w:color="auto" w:fill="FFFFFF"/>
              </w:rPr>
              <w:t>Provider: Hua Wei</w:t>
            </w:r>
          </w:p>
          <w:p w14:paraId="46B6F33C" w14:textId="77777777" w:rsidR="00D34E36" w:rsidRDefault="00D34E36" w:rsidP="00AE5D6C">
            <w:pPr>
              <w:rPr>
                <w:sz w:val="21"/>
                <w:szCs w:val="21"/>
                <w:shd w:val="pct15" w:color="auto" w:fill="FFFFFF"/>
                <w:lang w:eastAsia="zh-CN"/>
              </w:rPr>
            </w:pPr>
            <w:r>
              <w:rPr>
                <w:rFonts w:hint="eastAsia"/>
                <w:sz w:val="21"/>
                <w:szCs w:val="21"/>
                <w:shd w:val="pct15" w:color="auto" w:fill="FFFFFF"/>
                <w:lang w:eastAsia="zh-CN"/>
              </w:rPr>
              <w:t>E</w:t>
            </w:r>
            <w:r>
              <w:rPr>
                <w:sz w:val="21"/>
                <w:szCs w:val="21"/>
                <w:shd w:val="pct15" w:color="auto" w:fill="FFFFFF"/>
                <w:lang w:eastAsia="zh-CN"/>
              </w:rPr>
              <w:t xml:space="preserve">nvironment name: </w:t>
            </w:r>
            <w:r w:rsidRPr="00746A3F">
              <w:rPr>
                <w:sz w:val="21"/>
                <w:szCs w:val="21"/>
                <w:shd w:val="pct15" w:color="auto" w:fill="FFFFFF"/>
                <w:lang w:eastAsia="zh-CN"/>
              </w:rPr>
              <w:t>Washington Data Center</w:t>
            </w:r>
            <w:r>
              <w:rPr>
                <w:sz w:val="21"/>
                <w:szCs w:val="21"/>
                <w:shd w:val="pct15" w:color="auto" w:fill="FFFFFF"/>
                <w:lang w:eastAsia="zh-CN"/>
              </w:rPr>
              <w:t xml:space="preserve"> </w:t>
            </w:r>
          </w:p>
          <w:p w14:paraId="739E272D" w14:textId="77777777" w:rsidR="00D34E36" w:rsidRDefault="00D34E36" w:rsidP="00AE5D6C">
            <w:pPr>
              <w:rPr>
                <w:sz w:val="21"/>
                <w:szCs w:val="21"/>
                <w:shd w:val="pct15" w:color="auto" w:fill="FFFFFF"/>
                <w:lang w:eastAsia="zh-CN"/>
              </w:rPr>
            </w:pPr>
            <w:r>
              <w:rPr>
                <w:rFonts w:hint="eastAsia"/>
                <w:sz w:val="21"/>
                <w:szCs w:val="21"/>
                <w:shd w:val="pct15" w:color="auto" w:fill="FFFFFF"/>
                <w:lang w:eastAsia="zh-CN"/>
              </w:rPr>
              <w:t>E</w:t>
            </w:r>
            <w:r>
              <w:rPr>
                <w:sz w:val="21"/>
                <w:szCs w:val="21"/>
                <w:shd w:val="pct15" w:color="auto" w:fill="FFFFFF"/>
                <w:lang w:eastAsia="zh-CN"/>
              </w:rPr>
              <w:t xml:space="preserve">nvironment description: </w:t>
            </w:r>
            <w:r>
              <w:rPr>
                <w:rFonts w:hint="eastAsia"/>
                <w:sz w:val="21"/>
                <w:szCs w:val="21"/>
                <w:shd w:val="pct15" w:color="auto" w:fill="FFFFFF"/>
                <w:lang w:eastAsia="zh-CN"/>
              </w:rPr>
              <w:t>None</w:t>
            </w:r>
          </w:p>
          <w:p w14:paraId="1551D625" w14:textId="77777777" w:rsidR="00D34E36" w:rsidRDefault="00D34E36" w:rsidP="00AE5D6C">
            <w:pPr>
              <w:rPr>
                <w:sz w:val="21"/>
                <w:szCs w:val="21"/>
                <w:shd w:val="pct15" w:color="auto" w:fill="FFFFFF"/>
                <w:lang w:eastAsia="zh-CN"/>
              </w:rPr>
            </w:pPr>
            <w:r>
              <w:rPr>
                <w:rFonts w:hint="eastAsia"/>
                <w:sz w:val="21"/>
                <w:szCs w:val="21"/>
                <w:shd w:val="pct15" w:color="auto" w:fill="FFFFFF"/>
                <w:lang w:eastAsia="zh-CN"/>
              </w:rPr>
              <w:t>T</w:t>
            </w:r>
            <w:r>
              <w:rPr>
                <w:sz w:val="21"/>
                <w:szCs w:val="21"/>
                <w:shd w:val="pct15" w:color="auto" w:fill="FFFFFF"/>
                <w:lang w:eastAsia="zh-CN"/>
              </w:rPr>
              <w:t>est case amount: 3</w:t>
            </w:r>
          </w:p>
          <w:p w14:paraId="7F911963" w14:textId="77777777" w:rsidR="00D34E36" w:rsidRDefault="00D34E36" w:rsidP="00AE5D6C">
            <w:pPr>
              <w:rPr>
                <w:sz w:val="21"/>
                <w:szCs w:val="21"/>
                <w:shd w:val="pct15" w:color="auto" w:fill="FFFFFF"/>
                <w:lang w:eastAsia="zh-CN"/>
              </w:rPr>
            </w:pPr>
            <w:r>
              <w:rPr>
                <w:sz w:val="21"/>
                <w:szCs w:val="21"/>
                <w:shd w:val="pct15" w:color="auto" w:fill="FFFFFF"/>
                <w:lang w:eastAsia="zh-CN"/>
              </w:rPr>
              <w:t>Amount</w:t>
            </w:r>
            <w:r w:rsidRPr="00746A3F">
              <w:rPr>
                <w:sz w:val="21"/>
                <w:szCs w:val="21"/>
                <w:shd w:val="pct15" w:color="auto" w:fill="FFFFFF"/>
                <w:lang w:eastAsia="zh-CN"/>
              </w:rPr>
              <w:t xml:space="preserve"> of </w:t>
            </w:r>
            <w:r>
              <w:rPr>
                <w:sz w:val="21"/>
                <w:szCs w:val="21"/>
                <w:shd w:val="pct15" w:color="auto" w:fill="FFFFFF"/>
                <w:lang w:eastAsia="zh-CN"/>
              </w:rPr>
              <w:t>test</w:t>
            </w:r>
            <w:r w:rsidRPr="00746A3F">
              <w:rPr>
                <w:sz w:val="21"/>
                <w:szCs w:val="21"/>
                <w:shd w:val="pct15" w:color="auto" w:fill="FFFFFF"/>
                <w:lang w:eastAsia="zh-CN"/>
              </w:rPr>
              <w:t xml:space="preserve"> cases that do not pass</w:t>
            </w:r>
            <w:r>
              <w:rPr>
                <w:sz w:val="21"/>
                <w:szCs w:val="21"/>
                <w:shd w:val="pct15" w:color="auto" w:fill="FFFFFF"/>
                <w:lang w:eastAsia="zh-CN"/>
              </w:rPr>
              <w:t>: 0</w:t>
            </w:r>
          </w:p>
          <w:p w14:paraId="7C87E3E5" w14:textId="77777777" w:rsidR="00D34E36" w:rsidRDefault="00D34E36" w:rsidP="00AE5D6C">
            <w:pPr>
              <w:rPr>
                <w:sz w:val="21"/>
                <w:szCs w:val="21"/>
                <w:shd w:val="pct15" w:color="auto" w:fill="FFFFFF"/>
                <w:lang w:eastAsia="zh-CN"/>
              </w:rPr>
            </w:pPr>
            <w:r>
              <w:rPr>
                <w:sz w:val="21"/>
                <w:szCs w:val="21"/>
                <w:shd w:val="pct15" w:color="auto" w:fill="FFFFFF"/>
                <w:lang w:eastAsia="zh-CN"/>
              </w:rPr>
              <w:t>Amount</w:t>
            </w:r>
            <w:r w:rsidRPr="00746A3F">
              <w:rPr>
                <w:sz w:val="21"/>
                <w:szCs w:val="21"/>
                <w:shd w:val="pct15" w:color="auto" w:fill="FFFFFF"/>
                <w:lang w:eastAsia="zh-CN"/>
              </w:rPr>
              <w:t xml:space="preserve"> of </w:t>
            </w:r>
            <w:r>
              <w:rPr>
                <w:sz w:val="21"/>
                <w:szCs w:val="21"/>
                <w:shd w:val="pct15" w:color="auto" w:fill="FFFFFF"/>
                <w:lang w:eastAsia="zh-CN"/>
              </w:rPr>
              <w:t>test</w:t>
            </w:r>
            <w:r w:rsidRPr="00746A3F">
              <w:rPr>
                <w:sz w:val="21"/>
                <w:szCs w:val="21"/>
                <w:shd w:val="pct15" w:color="auto" w:fill="FFFFFF"/>
                <w:lang w:eastAsia="zh-CN"/>
              </w:rPr>
              <w:t xml:space="preserve"> cases that pass</w:t>
            </w:r>
            <w:r>
              <w:rPr>
                <w:sz w:val="21"/>
                <w:szCs w:val="21"/>
                <w:shd w:val="pct15" w:color="auto" w:fill="FFFFFF"/>
                <w:lang w:eastAsia="zh-CN"/>
              </w:rPr>
              <w:t>: 3</w:t>
            </w:r>
          </w:p>
          <w:p w14:paraId="043ECEFE" w14:textId="77777777" w:rsidR="00D34E36" w:rsidRPr="00746A3F" w:rsidRDefault="00D34E36" w:rsidP="00AE5D6C">
            <w:pPr>
              <w:rPr>
                <w:sz w:val="21"/>
                <w:szCs w:val="21"/>
                <w:shd w:val="pct15" w:color="auto" w:fill="FFFFFF"/>
                <w:lang w:eastAsia="zh-CN"/>
              </w:rPr>
            </w:pPr>
            <w:r>
              <w:rPr>
                <w:rFonts w:hint="eastAsia"/>
                <w:sz w:val="21"/>
                <w:szCs w:val="21"/>
                <w:shd w:val="pct15" w:color="auto" w:fill="FFFFFF"/>
                <w:lang w:eastAsia="zh-CN"/>
              </w:rPr>
              <w:t>T</w:t>
            </w:r>
            <w:r>
              <w:rPr>
                <w:sz w:val="21"/>
                <w:szCs w:val="21"/>
                <w:shd w:val="pct15" w:color="auto" w:fill="FFFFFF"/>
                <w:lang w:eastAsia="zh-CN"/>
              </w:rPr>
              <w:t>est score: 100</w:t>
            </w:r>
          </w:p>
          <w:p w14:paraId="7897910E" w14:textId="77777777" w:rsidR="00D34E36" w:rsidRPr="00AE5D6C" w:rsidRDefault="00D34E36" w:rsidP="00AE5D6C">
            <w:pPr>
              <w:rPr>
                <w:sz w:val="21"/>
                <w:szCs w:val="21"/>
                <w:shd w:val="pct15" w:color="auto" w:fill="FFFFFF"/>
                <w:lang w:eastAsia="zh-CN"/>
              </w:rPr>
            </w:pPr>
            <w:r>
              <w:rPr>
                <w:sz w:val="21"/>
                <w:szCs w:val="21"/>
                <w:shd w:val="pct15" w:color="auto" w:fill="FFFFFF"/>
                <w:lang w:eastAsia="zh-CN"/>
              </w:rPr>
              <w:t>Test result: PASS</w:t>
            </w:r>
          </w:p>
          <w:p w14:paraId="69A4BB6C" w14:textId="77777777" w:rsidR="00D34E36" w:rsidRPr="008C170D"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Pr>
                <w:rFonts w:eastAsia="SimSun"/>
                <w:kern w:val="2"/>
                <w:lang w:eastAsia="zh-CN"/>
              </w:rPr>
              <w:t>------------------------------------------------------------------------------------</w:t>
            </w:r>
          </w:p>
        </w:tc>
      </w:tr>
      <w:tr w:rsidR="00D34E36" w:rsidRPr="00FC1299" w14:paraId="4F665AC1" w14:textId="77777777" w:rsidTr="00AE5D6C">
        <w:trPr>
          <w:jc w:val="center"/>
        </w:trPr>
        <w:tc>
          <w:tcPr>
            <w:tcW w:w="1980" w:type="dxa"/>
          </w:tcPr>
          <w:p w14:paraId="5BF2A492"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Roles</w:t>
            </w:r>
          </w:p>
        </w:tc>
        <w:tc>
          <w:tcPr>
            <w:tcW w:w="7659" w:type="dxa"/>
          </w:tcPr>
          <w:p w14:paraId="06A05194" w14:textId="77777777" w:rsidR="00D34E36" w:rsidRPr="00A97707"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p>
        </w:tc>
      </w:tr>
      <w:tr w:rsidR="00D34E36" w:rsidRPr="00FC1299" w14:paraId="5C2F84AC" w14:textId="77777777" w:rsidTr="00AE5D6C">
        <w:trPr>
          <w:jc w:val="center"/>
        </w:trPr>
        <w:tc>
          <w:tcPr>
            <w:tcW w:w="1980" w:type="dxa"/>
          </w:tcPr>
          <w:p w14:paraId="24B47C9A"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Figure (optional)</w:t>
            </w:r>
          </w:p>
        </w:tc>
        <w:tc>
          <w:tcPr>
            <w:tcW w:w="7659" w:type="dxa"/>
          </w:tcPr>
          <w:p w14:paraId="3B1CD54B"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D34E36" w:rsidRPr="00FC1299" w14:paraId="65226618" w14:textId="77777777" w:rsidTr="00AE5D6C">
        <w:trPr>
          <w:jc w:val="center"/>
        </w:trPr>
        <w:tc>
          <w:tcPr>
            <w:tcW w:w="1980" w:type="dxa"/>
          </w:tcPr>
          <w:p w14:paraId="26019FF0"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Pre-conditions (optional)</w:t>
            </w:r>
          </w:p>
        </w:tc>
        <w:tc>
          <w:tcPr>
            <w:tcW w:w="7659" w:type="dxa"/>
          </w:tcPr>
          <w:p w14:paraId="276191C8"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D34E36" w:rsidRPr="00FC1299" w14:paraId="6F13BC7D" w14:textId="77777777" w:rsidTr="00AE5D6C">
        <w:trPr>
          <w:jc w:val="center"/>
        </w:trPr>
        <w:tc>
          <w:tcPr>
            <w:tcW w:w="1980" w:type="dxa"/>
          </w:tcPr>
          <w:p w14:paraId="73B388A6"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Post-conditions (optional)</w:t>
            </w:r>
          </w:p>
        </w:tc>
        <w:tc>
          <w:tcPr>
            <w:tcW w:w="7659" w:type="dxa"/>
          </w:tcPr>
          <w:p w14:paraId="498E31A7"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D34E36" w:rsidRPr="00FC1299" w14:paraId="39FC03EA" w14:textId="77777777" w:rsidTr="00AE5D6C">
        <w:trPr>
          <w:jc w:val="center"/>
        </w:trPr>
        <w:tc>
          <w:tcPr>
            <w:tcW w:w="1980" w:type="dxa"/>
          </w:tcPr>
          <w:p w14:paraId="63330C08"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Derived requirements</w:t>
            </w:r>
          </w:p>
        </w:tc>
        <w:tc>
          <w:tcPr>
            <w:tcW w:w="7659" w:type="dxa"/>
          </w:tcPr>
          <w:p w14:paraId="38617C3A" w14:textId="77777777" w:rsidR="00D34E36"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bookmarkStart w:id="885" w:name="_Hlk120701089"/>
            <w:r w:rsidRPr="00C511D4">
              <w:rPr>
                <w:kern w:val="2"/>
                <w:lang w:eastAsia="zh-CN"/>
              </w:rPr>
              <w:t xml:space="preserve">It is required that the test </w:t>
            </w:r>
            <w:r>
              <w:rPr>
                <w:rFonts w:hint="eastAsia"/>
                <w:kern w:val="2"/>
                <w:lang w:eastAsia="zh-CN"/>
              </w:rPr>
              <w:t>report</w:t>
            </w:r>
            <w:r>
              <w:rPr>
                <w:kern w:val="2"/>
                <w:lang w:eastAsia="zh-CN"/>
              </w:rPr>
              <w:t xml:space="preserve"> </w:t>
            </w:r>
            <w:r w:rsidRPr="00C511D4">
              <w:rPr>
                <w:kern w:val="2"/>
                <w:lang w:eastAsia="zh-CN"/>
              </w:rPr>
              <w:t>management function generates</w:t>
            </w:r>
            <w:r>
              <w:rPr>
                <w:kern w:val="2"/>
                <w:lang w:eastAsia="zh-CN"/>
              </w:rPr>
              <w:t xml:space="preserve"> </w:t>
            </w:r>
            <w:r>
              <w:rPr>
                <w:rFonts w:hint="eastAsia"/>
                <w:kern w:val="2"/>
                <w:lang w:eastAsia="zh-CN"/>
              </w:rPr>
              <w:t>test</w:t>
            </w:r>
            <w:r>
              <w:rPr>
                <w:kern w:val="2"/>
                <w:lang w:eastAsia="zh-CN"/>
              </w:rPr>
              <w:t xml:space="preserve"> </w:t>
            </w:r>
            <w:r>
              <w:rPr>
                <w:rFonts w:hint="eastAsia"/>
                <w:kern w:val="2"/>
                <w:lang w:eastAsia="zh-CN"/>
              </w:rPr>
              <w:t>report</w:t>
            </w:r>
            <w:r>
              <w:rPr>
                <w:kern w:val="2"/>
                <w:lang w:eastAsia="zh-CN"/>
              </w:rPr>
              <w:t xml:space="preserve"> </w:t>
            </w:r>
            <w:r>
              <w:rPr>
                <w:rFonts w:hint="eastAsia"/>
                <w:kern w:val="2"/>
                <w:lang w:eastAsia="zh-CN"/>
              </w:rPr>
              <w:t>of</w:t>
            </w:r>
            <w:r>
              <w:rPr>
                <w:kern w:val="2"/>
                <w:lang w:eastAsia="zh-CN"/>
              </w:rPr>
              <w:t xml:space="preserve"> </w:t>
            </w:r>
            <w:r>
              <w:rPr>
                <w:rFonts w:hint="eastAsia"/>
                <w:kern w:val="2"/>
                <w:lang w:eastAsia="zh-CN"/>
              </w:rPr>
              <w:t>each</w:t>
            </w:r>
            <w:r>
              <w:rPr>
                <w:kern w:val="2"/>
                <w:lang w:eastAsia="zh-CN"/>
              </w:rPr>
              <w:t xml:space="preserve"> </w:t>
            </w:r>
            <w:r>
              <w:rPr>
                <w:rFonts w:hint="eastAsia"/>
                <w:kern w:val="2"/>
                <w:lang w:eastAsia="zh-CN"/>
              </w:rPr>
              <w:t>test</w:t>
            </w:r>
            <w:r>
              <w:rPr>
                <w:kern w:val="2"/>
                <w:lang w:eastAsia="zh-CN"/>
              </w:rPr>
              <w:t xml:space="preserve"> </w:t>
            </w:r>
            <w:r>
              <w:rPr>
                <w:rFonts w:hint="eastAsia"/>
                <w:kern w:val="2"/>
                <w:lang w:eastAsia="zh-CN"/>
              </w:rPr>
              <w:t>task</w:t>
            </w:r>
            <w:r>
              <w:rPr>
                <w:kern w:val="2"/>
                <w:lang w:eastAsia="zh-CN"/>
              </w:rPr>
              <w:t xml:space="preserve"> </w:t>
            </w:r>
            <w:r>
              <w:rPr>
                <w:rFonts w:hint="eastAsia"/>
                <w:kern w:val="2"/>
                <w:lang w:eastAsia="zh-CN"/>
              </w:rPr>
              <w:t>automatically.</w:t>
            </w:r>
            <w:r>
              <w:rPr>
                <w:kern w:val="2"/>
                <w:lang w:eastAsia="zh-CN"/>
              </w:rPr>
              <w:t xml:space="preserve"> </w:t>
            </w:r>
          </w:p>
          <w:p w14:paraId="0EE79770" w14:textId="77777777" w:rsidR="00D34E36"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C511D4">
              <w:rPr>
                <w:kern w:val="2"/>
                <w:lang w:eastAsia="zh-CN"/>
              </w:rPr>
              <w:t xml:space="preserve">It is required that the test </w:t>
            </w:r>
            <w:r>
              <w:rPr>
                <w:rFonts w:hint="eastAsia"/>
                <w:kern w:val="2"/>
                <w:lang w:eastAsia="zh-CN"/>
              </w:rPr>
              <w:t>report</w:t>
            </w:r>
            <w:r>
              <w:rPr>
                <w:kern w:val="2"/>
                <w:lang w:eastAsia="zh-CN"/>
              </w:rPr>
              <w:t xml:space="preserve"> </w:t>
            </w:r>
            <w:r w:rsidRPr="00C511D4">
              <w:rPr>
                <w:kern w:val="2"/>
                <w:lang w:eastAsia="zh-CN"/>
              </w:rPr>
              <w:t xml:space="preserve">management function </w:t>
            </w:r>
            <w:r>
              <w:rPr>
                <w:kern w:val="2"/>
                <w:lang w:eastAsia="zh-CN"/>
              </w:rPr>
              <w:t xml:space="preserve">provides </w:t>
            </w:r>
            <w:r w:rsidRPr="00645BCB">
              <w:rPr>
                <w:kern w:val="2"/>
                <w:lang w:eastAsia="zh-CN"/>
              </w:rPr>
              <w:t xml:space="preserve">information about the test task in the report. </w:t>
            </w:r>
          </w:p>
          <w:p w14:paraId="65A95969" w14:textId="77777777" w:rsidR="00D34E36" w:rsidRPr="00AE5D6C"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sz w:val="22"/>
                <w:szCs w:val="22"/>
                <w:lang w:eastAsia="zh-CN"/>
              </w:rPr>
            </w:pPr>
            <w:r w:rsidRPr="00AE5D6C">
              <w:rPr>
                <w:kern w:val="2"/>
                <w:sz w:val="22"/>
                <w:szCs w:val="22"/>
                <w:lang w:eastAsia="zh-CN"/>
              </w:rPr>
              <w:lastRenderedPageBreak/>
              <w:t xml:space="preserve">NOTE - Information includes stakeholders involved in the test, information about the test environment, all parameters </w:t>
            </w:r>
            <w:r>
              <w:rPr>
                <w:rFonts w:hint="eastAsia"/>
                <w:kern w:val="2"/>
                <w:sz w:val="22"/>
                <w:szCs w:val="22"/>
                <w:lang w:eastAsia="zh-CN"/>
              </w:rPr>
              <w:t>set</w:t>
            </w:r>
            <w:r>
              <w:rPr>
                <w:kern w:val="2"/>
                <w:sz w:val="22"/>
                <w:szCs w:val="22"/>
                <w:lang w:eastAsia="zh-CN"/>
              </w:rPr>
              <w:t xml:space="preserve"> </w:t>
            </w:r>
            <w:r>
              <w:rPr>
                <w:rFonts w:hint="eastAsia"/>
                <w:kern w:val="2"/>
                <w:sz w:val="22"/>
                <w:szCs w:val="22"/>
                <w:lang w:eastAsia="zh-CN"/>
              </w:rPr>
              <w:t>during</w:t>
            </w:r>
            <w:r>
              <w:rPr>
                <w:kern w:val="2"/>
                <w:sz w:val="22"/>
                <w:szCs w:val="22"/>
                <w:lang w:eastAsia="zh-CN"/>
              </w:rPr>
              <w:t xml:space="preserve"> </w:t>
            </w:r>
            <w:r>
              <w:rPr>
                <w:rFonts w:hint="eastAsia"/>
                <w:kern w:val="2"/>
                <w:sz w:val="22"/>
                <w:szCs w:val="22"/>
                <w:lang w:eastAsia="zh-CN"/>
              </w:rPr>
              <w:t>the</w:t>
            </w:r>
            <w:r>
              <w:rPr>
                <w:kern w:val="2"/>
                <w:sz w:val="22"/>
                <w:szCs w:val="22"/>
                <w:lang w:eastAsia="zh-CN"/>
              </w:rPr>
              <w:t xml:space="preserve"> </w:t>
            </w:r>
            <w:r>
              <w:rPr>
                <w:rFonts w:hint="eastAsia"/>
                <w:kern w:val="2"/>
                <w:sz w:val="22"/>
                <w:szCs w:val="22"/>
                <w:lang w:eastAsia="zh-CN"/>
              </w:rPr>
              <w:t>task</w:t>
            </w:r>
            <w:r w:rsidRPr="00AE5D6C">
              <w:rPr>
                <w:kern w:val="2"/>
                <w:sz w:val="22"/>
                <w:szCs w:val="22"/>
                <w:lang w:eastAsia="zh-CN"/>
              </w:rPr>
              <w:t>, records of the execution process, problems found and etc</w:t>
            </w:r>
          </w:p>
          <w:p w14:paraId="2CD7F40D" w14:textId="77777777" w:rsidR="00D34E36" w:rsidRPr="001C0E7A"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1C0E7A">
              <w:rPr>
                <w:kern w:val="2"/>
                <w:lang w:eastAsia="zh-CN"/>
              </w:rPr>
              <w:t>It is required that the test report management function provides</w:t>
            </w:r>
            <w:r>
              <w:rPr>
                <w:kern w:val="2"/>
                <w:lang w:eastAsia="zh-CN"/>
              </w:rPr>
              <w:t xml:space="preserve"> </w:t>
            </w:r>
            <w:r>
              <w:rPr>
                <w:rFonts w:hint="eastAsia"/>
                <w:kern w:val="2"/>
                <w:lang w:eastAsia="zh-CN"/>
              </w:rPr>
              <w:t>test</w:t>
            </w:r>
            <w:r>
              <w:rPr>
                <w:kern w:val="2"/>
                <w:lang w:eastAsia="zh-CN"/>
              </w:rPr>
              <w:t xml:space="preserve"> </w:t>
            </w:r>
            <w:r>
              <w:rPr>
                <w:rFonts w:hint="eastAsia"/>
                <w:kern w:val="2"/>
                <w:lang w:eastAsia="zh-CN"/>
              </w:rPr>
              <w:t>result</w:t>
            </w:r>
            <w:r>
              <w:rPr>
                <w:kern w:val="2"/>
                <w:lang w:eastAsia="zh-CN"/>
              </w:rPr>
              <w:t xml:space="preserve"> </w:t>
            </w:r>
            <w:r>
              <w:rPr>
                <w:rFonts w:hint="eastAsia"/>
                <w:kern w:val="2"/>
                <w:lang w:eastAsia="zh-CN"/>
              </w:rPr>
              <w:t>to</w:t>
            </w:r>
            <w:r>
              <w:rPr>
                <w:kern w:val="2"/>
                <w:lang w:eastAsia="zh-CN"/>
              </w:rPr>
              <w:t xml:space="preserve"> </w:t>
            </w:r>
            <w:r w:rsidRPr="001C0E7A">
              <w:rPr>
                <w:kern w:val="2"/>
                <w:lang w:eastAsia="zh-CN"/>
              </w:rPr>
              <w:t>indicate whether the test is passed, partially passed or failed</w:t>
            </w:r>
            <w:r>
              <w:rPr>
                <w:rFonts w:hint="eastAsia"/>
                <w:kern w:val="2"/>
                <w:lang w:eastAsia="zh-CN"/>
              </w:rPr>
              <w:t>.</w:t>
            </w:r>
          </w:p>
          <w:p w14:paraId="73BA6791" w14:textId="77777777" w:rsidR="00D34E36" w:rsidRPr="00645BCB"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1C0E7A">
              <w:rPr>
                <w:kern w:val="2"/>
                <w:lang w:eastAsia="zh-CN"/>
              </w:rPr>
              <w:t>It is recommended that the test report management function score</w:t>
            </w:r>
            <w:r>
              <w:rPr>
                <w:rFonts w:hint="eastAsia"/>
                <w:kern w:val="2"/>
                <w:lang w:eastAsia="zh-CN"/>
              </w:rPr>
              <w:t>s</w:t>
            </w:r>
            <w:r w:rsidRPr="001C0E7A">
              <w:rPr>
                <w:kern w:val="2"/>
                <w:lang w:eastAsia="zh-CN"/>
              </w:rPr>
              <w:t xml:space="preserve"> test results.</w:t>
            </w:r>
          </w:p>
          <w:bookmarkEnd w:id="885"/>
          <w:p w14:paraId="51242581" w14:textId="77777777" w:rsidR="00D34E36" w:rsidRPr="00645BCB"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p>
          <w:p w14:paraId="72BF9B34" w14:textId="77777777" w:rsidR="00D34E36"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bookmarkStart w:id="886" w:name="_Hlk120701142"/>
            <w:r w:rsidRPr="00645BCB">
              <w:rPr>
                <w:kern w:val="2"/>
                <w:lang w:eastAsia="zh-CN"/>
              </w:rPr>
              <w:t xml:space="preserve">It is </w:t>
            </w:r>
            <w:r w:rsidRPr="001C0E7A">
              <w:rPr>
                <w:kern w:val="2"/>
                <w:lang w:eastAsia="zh-CN"/>
              </w:rPr>
              <w:t xml:space="preserve">required </w:t>
            </w:r>
            <w:r>
              <w:rPr>
                <w:rFonts w:hint="eastAsia"/>
                <w:kern w:val="2"/>
                <w:lang w:eastAsia="zh-CN"/>
              </w:rPr>
              <w:t>that</w:t>
            </w:r>
            <w:r>
              <w:rPr>
                <w:kern w:val="2"/>
                <w:lang w:eastAsia="zh-CN"/>
              </w:rPr>
              <w:t xml:space="preserve"> </w:t>
            </w:r>
            <w:r>
              <w:rPr>
                <w:rFonts w:hint="eastAsia"/>
                <w:kern w:val="2"/>
                <w:lang w:eastAsia="zh-CN"/>
              </w:rPr>
              <w:t>test</w:t>
            </w:r>
            <w:r>
              <w:rPr>
                <w:kern w:val="2"/>
                <w:lang w:eastAsia="zh-CN"/>
              </w:rPr>
              <w:t xml:space="preserve"> </w:t>
            </w:r>
            <w:r>
              <w:rPr>
                <w:rFonts w:hint="eastAsia"/>
                <w:kern w:val="2"/>
                <w:lang w:eastAsia="zh-CN"/>
              </w:rPr>
              <w:t>object</w:t>
            </w:r>
            <w:r>
              <w:rPr>
                <w:kern w:val="2"/>
                <w:lang w:eastAsia="zh-CN"/>
              </w:rPr>
              <w:t xml:space="preserve"> </w:t>
            </w:r>
            <w:r>
              <w:rPr>
                <w:rFonts w:hint="eastAsia"/>
                <w:kern w:val="2"/>
                <w:lang w:eastAsia="zh-CN"/>
              </w:rPr>
              <w:t>management</w:t>
            </w:r>
            <w:r>
              <w:rPr>
                <w:kern w:val="2"/>
                <w:lang w:eastAsia="zh-CN"/>
              </w:rPr>
              <w:t xml:space="preserve"> </w:t>
            </w:r>
            <w:r>
              <w:rPr>
                <w:rFonts w:hint="eastAsia"/>
                <w:kern w:val="2"/>
                <w:lang w:eastAsia="zh-CN"/>
              </w:rPr>
              <w:t>function</w:t>
            </w:r>
            <w:r>
              <w:rPr>
                <w:kern w:val="2"/>
                <w:lang w:eastAsia="zh-CN"/>
              </w:rPr>
              <w:t xml:space="preserve"> </w:t>
            </w:r>
            <w:r w:rsidRPr="008F3F74">
              <w:rPr>
                <w:kern w:val="2"/>
                <w:lang w:eastAsia="zh-CN"/>
              </w:rPr>
              <w:t>support</w:t>
            </w:r>
            <w:r>
              <w:rPr>
                <w:rFonts w:hint="eastAsia"/>
                <w:kern w:val="2"/>
                <w:lang w:eastAsia="zh-CN"/>
              </w:rPr>
              <w:t>s</w:t>
            </w:r>
            <w:r w:rsidRPr="008F3F74">
              <w:rPr>
                <w:kern w:val="2"/>
                <w:lang w:eastAsia="zh-CN"/>
              </w:rPr>
              <w:t xml:space="preserve"> registry of </w:t>
            </w:r>
            <w:r>
              <w:rPr>
                <w:kern w:val="2"/>
                <w:lang w:eastAsia="zh-CN"/>
              </w:rPr>
              <w:t>test object</w:t>
            </w:r>
            <w:r w:rsidRPr="008F3F74">
              <w:rPr>
                <w:kern w:val="2"/>
                <w:lang w:eastAsia="zh-CN"/>
              </w:rPr>
              <w:t xml:space="preserve"> in the </w:t>
            </w:r>
            <w:r>
              <w:rPr>
                <w:kern w:val="2"/>
                <w:lang w:eastAsia="zh-CN"/>
              </w:rPr>
              <w:t>test object</w:t>
            </w:r>
            <w:r w:rsidRPr="008F3F74">
              <w:rPr>
                <w:kern w:val="2"/>
                <w:lang w:eastAsia="zh-CN"/>
              </w:rPr>
              <w:t xml:space="preserve"> catalogue.</w:t>
            </w:r>
          </w:p>
          <w:p w14:paraId="3BB215D3" w14:textId="77777777" w:rsidR="00D34E36" w:rsidRPr="00C511D4"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645BCB">
              <w:rPr>
                <w:kern w:val="2"/>
                <w:lang w:eastAsia="zh-CN"/>
              </w:rPr>
              <w:t xml:space="preserve">It is </w:t>
            </w:r>
            <w:r w:rsidRPr="001C0E7A">
              <w:rPr>
                <w:kern w:val="2"/>
                <w:lang w:eastAsia="zh-CN"/>
              </w:rPr>
              <w:t xml:space="preserve">recommended </w:t>
            </w:r>
            <w:r>
              <w:rPr>
                <w:rFonts w:hint="eastAsia"/>
                <w:kern w:val="2"/>
                <w:lang w:eastAsia="zh-CN"/>
              </w:rPr>
              <w:t>that</w:t>
            </w:r>
            <w:r>
              <w:rPr>
                <w:kern w:val="2"/>
                <w:lang w:eastAsia="zh-CN"/>
              </w:rPr>
              <w:t xml:space="preserve"> </w:t>
            </w:r>
            <w:r>
              <w:rPr>
                <w:rFonts w:hint="eastAsia"/>
                <w:kern w:val="2"/>
                <w:lang w:eastAsia="zh-CN"/>
              </w:rPr>
              <w:t>test</w:t>
            </w:r>
            <w:r>
              <w:rPr>
                <w:kern w:val="2"/>
                <w:lang w:eastAsia="zh-CN"/>
              </w:rPr>
              <w:t xml:space="preserve"> </w:t>
            </w:r>
            <w:r>
              <w:rPr>
                <w:rFonts w:hint="eastAsia"/>
                <w:kern w:val="2"/>
                <w:lang w:eastAsia="zh-CN"/>
              </w:rPr>
              <w:t>object</w:t>
            </w:r>
            <w:r>
              <w:rPr>
                <w:kern w:val="2"/>
                <w:lang w:eastAsia="zh-CN"/>
              </w:rPr>
              <w:t xml:space="preserve"> </w:t>
            </w:r>
            <w:r>
              <w:rPr>
                <w:rFonts w:hint="eastAsia"/>
                <w:kern w:val="2"/>
                <w:lang w:eastAsia="zh-CN"/>
              </w:rPr>
              <w:t>management</w:t>
            </w:r>
            <w:r>
              <w:rPr>
                <w:kern w:val="2"/>
                <w:lang w:eastAsia="zh-CN"/>
              </w:rPr>
              <w:t xml:space="preserve"> </w:t>
            </w:r>
            <w:r>
              <w:rPr>
                <w:rFonts w:hint="eastAsia"/>
                <w:kern w:val="2"/>
                <w:lang w:eastAsia="zh-CN"/>
              </w:rPr>
              <w:t>function</w:t>
            </w:r>
            <w:r>
              <w:rPr>
                <w:kern w:val="2"/>
                <w:lang w:eastAsia="zh-CN"/>
              </w:rPr>
              <w:t xml:space="preserve"> </w:t>
            </w:r>
            <w:r w:rsidRPr="003A4AF3">
              <w:rPr>
                <w:kern w:val="2"/>
                <w:lang w:eastAsia="zh-CN"/>
              </w:rPr>
              <w:t>can verify the connectivity of test objects.</w:t>
            </w:r>
            <w:bookmarkEnd w:id="886"/>
          </w:p>
        </w:tc>
      </w:tr>
    </w:tbl>
    <w:bookmarkEnd w:id="884"/>
    <w:p w14:paraId="142EEDB2" w14:textId="68243FD0" w:rsidR="00D34E36" w:rsidRPr="0020207B" w:rsidRDefault="00D34E36" w:rsidP="00D34E36">
      <w:pPr>
        <w:keepNext/>
        <w:keepLines/>
        <w:overflowPunct w:val="0"/>
        <w:autoSpaceDE w:val="0"/>
        <w:autoSpaceDN w:val="0"/>
        <w:adjustRightInd w:val="0"/>
        <w:spacing w:before="240" w:after="240"/>
        <w:jc w:val="both"/>
        <w:textAlignment w:val="baseline"/>
        <w:outlineLvl w:val="1"/>
        <w:rPr>
          <w:b/>
          <w:kern w:val="2"/>
          <w:szCs w:val="20"/>
          <w:lang w:eastAsia="zh-CN"/>
        </w:rPr>
      </w:pPr>
      <w:r w:rsidRPr="0061271F">
        <w:rPr>
          <w:b/>
          <w:kern w:val="2"/>
          <w:szCs w:val="20"/>
          <w:lang w:eastAsia="zh-CN"/>
        </w:rPr>
        <w:lastRenderedPageBreak/>
        <w:t>I.</w:t>
      </w:r>
      <w:r>
        <w:rPr>
          <w:b/>
          <w:kern w:val="2"/>
          <w:szCs w:val="20"/>
          <w:lang w:eastAsia="zh-CN"/>
        </w:rPr>
        <w:t xml:space="preserve">6 </w:t>
      </w:r>
      <w:r w:rsidRPr="0020207B">
        <w:rPr>
          <w:b/>
          <w:kern w:val="2"/>
          <w:szCs w:val="20"/>
          <w:lang w:eastAsia="zh-CN"/>
        </w:rPr>
        <w:t xml:space="preserve">Use case of NFV automated testing </w:t>
      </w:r>
      <w:r>
        <w:rPr>
          <w:rFonts w:hint="eastAsia"/>
          <w:b/>
          <w:kern w:val="2"/>
          <w:szCs w:val="20"/>
          <w:lang w:eastAsia="zh-CN"/>
        </w:rPr>
        <w:t>orchestration</w:t>
      </w: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7659"/>
      </w:tblGrid>
      <w:tr w:rsidR="00D34E36" w:rsidRPr="00FC1299" w14:paraId="2F34864C" w14:textId="77777777" w:rsidTr="00AE5D6C">
        <w:trPr>
          <w:jc w:val="center"/>
        </w:trPr>
        <w:tc>
          <w:tcPr>
            <w:tcW w:w="1980" w:type="dxa"/>
          </w:tcPr>
          <w:p w14:paraId="6761764A"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Title</w:t>
            </w:r>
          </w:p>
        </w:tc>
        <w:tc>
          <w:tcPr>
            <w:tcW w:w="7659" w:type="dxa"/>
          </w:tcPr>
          <w:p w14:paraId="2103F0AB"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sidRPr="00DE2C6B">
              <w:rPr>
                <w:rFonts w:eastAsia="Times New Roman"/>
                <w:kern w:val="2"/>
                <w:lang w:eastAsia="zh-CN"/>
              </w:rPr>
              <w:t xml:space="preserve">Use case of NFV automated testing </w:t>
            </w:r>
            <w:r w:rsidRPr="00704F08">
              <w:rPr>
                <w:rFonts w:eastAsia="Times New Roman"/>
                <w:kern w:val="2"/>
                <w:lang w:eastAsia="zh-CN"/>
              </w:rPr>
              <w:t>orchestration</w:t>
            </w:r>
          </w:p>
        </w:tc>
      </w:tr>
      <w:tr w:rsidR="00D34E36" w:rsidRPr="00FC1299" w14:paraId="498F8130" w14:textId="77777777" w:rsidTr="00AE5D6C">
        <w:trPr>
          <w:jc w:val="center"/>
        </w:trPr>
        <w:tc>
          <w:tcPr>
            <w:tcW w:w="1980" w:type="dxa"/>
          </w:tcPr>
          <w:p w14:paraId="0D10D19A"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Description</w:t>
            </w:r>
          </w:p>
        </w:tc>
        <w:tc>
          <w:tcPr>
            <w:tcW w:w="7659" w:type="dxa"/>
          </w:tcPr>
          <w:p w14:paraId="5945B911" w14:textId="77777777" w:rsidR="00D34E36" w:rsidRPr="00CE2F1F"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CE2F1F">
              <w:rPr>
                <w:rFonts w:eastAsia="SimSun"/>
                <w:kern w:val="2"/>
                <w:lang w:eastAsia="zh-CN"/>
              </w:rPr>
              <w:t xml:space="preserve">The purpose of </w:t>
            </w:r>
            <w:r>
              <w:rPr>
                <w:rFonts w:eastAsia="SimSun"/>
                <w:kern w:val="2"/>
                <w:lang w:eastAsia="zh-CN"/>
              </w:rPr>
              <w:t xml:space="preserve">NFV </w:t>
            </w:r>
            <w:r w:rsidRPr="00CE2F1F">
              <w:rPr>
                <w:rFonts w:eastAsia="SimSun"/>
                <w:kern w:val="2"/>
                <w:lang w:eastAsia="zh-CN"/>
              </w:rPr>
              <w:t>test orchestration is to create multiple automated test</w:t>
            </w:r>
            <w:r>
              <w:rPr>
                <w:rFonts w:eastAsia="SimSun"/>
                <w:kern w:val="2"/>
                <w:lang w:eastAsia="zh-CN"/>
              </w:rPr>
              <w:t xml:space="preserve"> </w:t>
            </w:r>
            <w:r>
              <w:rPr>
                <w:rFonts w:eastAsia="SimSun" w:hint="eastAsia"/>
                <w:kern w:val="2"/>
                <w:lang w:eastAsia="zh-CN"/>
              </w:rPr>
              <w:t>job</w:t>
            </w:r>
            <w:r w:rsidRPr="00CE2F1F">
              <w:rPr>
                <w:rFonts w:eastAsia="SimSun"/>
                <w:kern w:val="2"/>
                <w:lang w:eastAsia="zh-CN"/>
              </w:rPr>
              <w:t>s and execute them one by one as planned. It is the most critical</w:t>
            </w:r>
            <w:r>
              <w:rPr>
                <w:rFonts w:eastAsia="SimSun"/>
                <w:kern w:val="2"/>
                <w:lang w:eastAsia="zh-CN"/>
              </w:rPr>
              <w:t xml:space="preserve"> step</w:t>
            </w:r>
            <w:r w:rsidRPr="00CE2F1F">
              <w:rPr>
                <w:rFonts w:eastAsia="SimSun"/>
                <w:kern w:val="2"/>
                <w:lang w:eastAsia="zh-CN"/>
              </w:rPr>
              <w:t xml:space="preserve"> in </w:t>
            </w:r>
            <w:r>
              <w:rPr>
                <w:rFonts w:eastAsia="SimSun"/>
                <w:kern w:val="2"/>
                <w:lang w:eastAsia="zh-CN"/>
              </w:rPr>
              <w:t xml:space="preserve">NFV </w:t>
            </w:r>
            <w:r w:rsidRPr="00CE2F1F">
              <w:rPr>
                <w:rFonts w:eastAsia="SimSun"/>
                <w:kern w:val="2"/>
                <w:lang w:eastAsia="zh-CN"/>
              </w:rPr>
              <w:t xml:space="preserve">automated testing. Figure </w:t>
            </w:r>
            <w:r w:rsidRPr="00AE5D6C">
              <w:rPr>
                <w:kern w:val="2"/>
                <w:szCs w:val="20"/>
                <w:lang w:eastAsia="zh-CN"/>
              </w:rPr>
              <w:t>I</w:t>
            </w:r>
            <w:r w:rsidRPr="00CE2F1F">
              <w:rPr>
                <w:rFonts w:eastAsia="SimSun"/>
                <w:kern w:val="2"/>
                <w:lang w:eastAsia="zh-CN"/>
              </w:rPr>
              <w:t xml:space="preserve">-5 shows an implementation example of test orchestration. It usually includes the following </w:t>
            </w:r>
            <w:r>
              <w:rPr>
                <w:rFonts w:eastAsia="SimSun"/>
                <w:kern w:val="2"/>
                <w:lang w:eastAsia="zh-CN"/>
              </w:rPr>
              <w:t>modules</w:t>
            </w:r>
            <w:r w:rsidRPr="00CE2F1F">
              <w:rPr>
                <w:rFonts w:eastAsia="SimSun"/>
                <w:kern w:val="2"/>
                <w:lang w:eastAsia="zh-CN"/>
              </w:rPr>
              <w:t>:</w:t>
            </w:r>
          </w:p>
          <w:p w14:paraId="62D99CE3" w14:textId="77777777" w:rsidR="00D34E36" w:rsidRPr="00CE2F1F"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CE2F1F">
              <w:rPr>
                <w:rFonts w:eastAsia="SimSun"/>
                <w:kern w:val="2"/>
                <w:lang w:eastAsia="zh-CN"/>
              </w:rPr>
              <w:t>Workflow manager: receives requests from the web side, generates workflow description files, deploys specific workflows to the workflow engine, instantiates workflows, etc</w:t>
            </w:r>
            <w:r>
              <w:rPr>
                <w:rFonts w:eastAsia="SimSun"/>
                <w:kern w:val="2"/>
                <w:lang w:eastAsia="zh-CN"/>
              </w:rPr>
              <w:t>;</w:t>
            </w:r>
          </w:p>
          <w:p w14:paraId="516496E4" w14:textId="77777777" w:rsidR="00D34E36" w:rsidRPr="00CE2F1F"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CE2F1F">
              <w:rPr>
                <w:rFonts w:eastAsia="SimSun"/>
                <w:kern w:val="2"/>
                <w:lang w:eastAsia="zh-CN"/>
              </w:rPr>
              <w:t xml:space="preserve">Workflow engine: receives the workflow issued by the workflow manager, and generates the job to be processed according to the parameters </w:t>
            </w:r>
            <w:r>
              <w:rPr>
                <w:rFonts w:eastAsia="SimSun"/>
                <w:kern w:val="2"/>
                <w:lang w:eastAsia="zh-CN"/>
              </w:rPr>
              <w:t>input</w:t>
            </w:r>
            <w:r w:rsidRPr="00CE2F1F">
              <w:rPr>
                <w:rFonts w:eastAsia="SimSun"/>
                <w:kern w:val="2"/>
                <w:lang w:eastAsia="zh-CN"/>
              </w:rPr>
              <w:t xml:space="preserve"> by the </w:t>
            </w:r>
            <w:r>
              <w:rPr>
                <w:rFonts w:eastAsia="SimSun"/>
                <w:kern w:val="2"/>
                <w:lang w:eastAsia="zh-CN"/>
              </w:rPr>
              <w:t xml:space="preserve">NFV </w:t>
            </w:r>
            <w:r w:rsidRPr="00CE2F1F">
              <w:rPr>
                <w:rFonts w:eastAsia="SimSun"/>
                <w:kern w:val="2"/>
                <w:lang w:eastAsia="zh-CN"/>
              </w:rPr>
              <w:t>tester</w:t>
            </w:r>
            <w:r>
              <w:rPr>
                <w:rFonts w:eastAsia="SimSun"/>
                <w:kern w:val="2"/>
                <w:lang w:eastAsia="zh-CN"/>
              </w:rPr>
              <w:t>;</w:t>
            </w:r>
          </w:p>
          <w:p w14:paraId="1AFD8E49" w14:textId="77777777" w:rsidR="00D34E36" w:rsidRPr="00CE2F1F"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CE2F1F">
              <w:rPr>
                <w:rFonts w:eastAsia="SimSun"/>
                <w:kern w:val="2"/>
                <w:lang w:eastAsia="zh-CN"/>
              </w:rPr>
              <w:t>Worker: provides the job workers of various types of jobs to process jobs. The workflow engine can actively call the job workers to execute jobs or put the jobs in the queue for the job workers to obtain</w:t>
            </w:r>
            <w:r>
              <w:rPr>
                <w:rFonts w:eastAsia="SimSun"/>
                <w:kern w:val="2"/>
                <w:lang w:eastAsia="zh-CN"/>
              </w:rPr>
              <w:t>;</w:t>
            </w:r>
          </w:p>
          <w:p w14:paraId="0C4837C0" w14:textId="77777777" w:rsidR="00D34E36" w:rsidRPr="008C170D"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SimSun"/>
                <w:kern w:val="2"/>
                <w:lang w:eastAsia="zh-CN"/>
              </w:rPr>
            </w:pPr>
            <w:r w:rsidRPr="00CE2F1F">
              <w:rPr>
                <w:rFonts w:eastAsia="SimSun"/>
                <w:kern w:val="2"/>
                <w:lang w:eastAsia="zh-CN"/>
              </w:rPr>
              <w:t xml:space="preserve">Query manager: </w:t>
            </w:r>
            <w:r>
              <w:rPr>
                <w:rFonts w:eastAsia="SimSun"/>
                <w:kern w:val="2"/>
                <w:lang w:eastAsia="zh-CN"/>
              </w:rPr>
              <w:t xml:space="preserve">NFV tester </w:t>
            </w:r>
            <w:r w:rsidRPr="00CE2F1F">
              <w:rPr>
                <w:rFonts w:eastAsia="SimSun"/>
                <w:kern w:val="2"/>
                <w:lang w:eastAsia="zh-CN"/>
              </w:rPr>
              <w:t>queri</w:t>
            </w:r>
            <w:r>
              <w:rPr>
                <w:rFonts w:eastAsia="SimSun"/>
                <w:kern w:val="2"/>
                <w:lang w:eastAsia="zh-CN"/>
              </w:rPr>
              <w:t>es</w:t>
            </w:r>
            <w:r w:rsidRPr="00CE2F1F">
              <w:rPr>
                <w:rFonts w:eastAsia="SimSun"/>
                <w:kern w:val="2"/>
                <w:lang w:eastAsia="zh-CN"/>
              </w:rPr>
              <w:t xml:space="preserve"> the execution status and results of workflow instances</w:t>
            </w:r>
            <w:r>
              <w:rPr>
                <w:rFonts w:eastAsia="SimSun"/>
                <w:kern w:val="2"/>
                <w:lang w:eastAsia="zh-CN"/>
              </w:rPr>
              <w:t xml:space="preserve"> by query manager.</w:t>
            </w:r>
          </w:p>
        </w:tc>
      </w:tr>
      <w:tr w:rsidR="00D34E36" w:rsidRPr="00FC1299" w14:paraId="172803D0" w14:textId="77777777" w:rsidTr="00AE5D6C">
        <w:trPr>
          <w:jc w:val="center"/>
        </w:trPr>
        <w:tc>
          <w:tcPr>
            <w:tcW w:w="1980" w:type="dxa"/>
          </w:tcPr>
          <w:p w14:paraId="215BF05F"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Roles</w:t>
            </w:r>
          </w:p>
        </w:tc>
        <w:tc>
          <w:tcPr>
            <w:tcW w:w="7659" w:type="dxa"/>
          </w:tcPr>
          <w:p w14:paraId="5F212F7F" w14:textId="77777777" w:rsidR="00D34E36" w:rsidRPr="00A97707"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r>
              <w:rPr>
                <w:rFonts w:eastAsia="SimSun"/>
                <w:kern w:val="2"/>
                <w:lang w:eastAsia="zh-CN"/>
              </w:rPr>
              <w:t>NFV tester</w:t>
            </w:r>
          </w:p>
        </w:tc>
      </w:tr>
      <w:tr w:rsidR="00D34E36" w:rsidRPr="00FC1299" w14:paraId="306C5CB5" w14:textId="77777777" w:rsidTr="00AE5D6C">
        <w:trPr>
          <w:jc w:val="center"/>
        </w:trPr>
        <w:tc>
          <w:tcPr>
            <w:tcW w:w="1980" w:type="dxa"/>
          </w:tcPr>
          <w:p w14:paraId="752712E2"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Figure (optional)</w:t>
            </w:r>
          </w:p>
        </w:tc>
        <w:tc>
          <w:tcPr>
            <w:tcW w:w="7659" w:type="dxa"/>
          </w:tcPr>
          <w:p w14:paraId="770C5D83"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Pr>
                <w:noProof/>
              </w:rPr>
              <w:drawing>
                <wp:inline distT="0" distB="0" distL="0" distR="0" wp14:anchorId="3A777FE4" wp14:editId="15721CCE">
                  <wp:extent cx="4726305" cy="2570480"/>
                  <wp:effectExtent l="0" t="0" r="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26305" cy="2570480"/>
                          </a:xfrm>
                          <a:prstGeom prst="rect">
                            <a:avLst/>
                          </a:prstGeom>
                        </pic:spPr>
                      </pic:pic>
                    </a:graphicData>
                  </a:graphic>
                </wp:inline>
              </w:drawing>
            </w:r>
          </w:p>
        </w:tc>
      </w:tr>
      <w:tr w:rsidR="00D34E36" w:rsidRPr="00FC1299" w14:paraId="07466D57" w14:textId="77777777" w:rsidTr="00AE5D6C">
        <w:trPr>
          <w:jc w:val="center"/>
        </w:trPr>
        <w:tc>
          <w:tcPr>
            <w:tcW w:w="1980" w:type="dxa"/>
          </w:tcPr>
          <w:p w14:paraId="482D57CE"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Pre-conditions (optional)</w:t>
            </w:r>
          </w:p>
        </w:tc>
        <w:tc>
          <w:tcPr>
            <w:tcW w:w="7659" w:type="dxa"/>
          </w:tcPr>
          <w:p w14:paraId="0E8E61B1"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D34E36" w:rsidRPr="00FC1299" w14:paraId="21CE8BF1" w14:textId="77777777" w:rsidTr="00AE5D6C">
        <w:trPr>
          <w:jc w:val="center"/>
        </w:trPr>
        <w:tc>
          <w:tcPr>
            <w:tcW w:w="1980" w:type="dxa"/>
          </w:tcPr>
          <w:p w14:paraId="33DD5243"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t>Post-conditions (optional)</w:t>
            </w:r>
          </w:p>
        </w:tc>
        <w:tc>
          <w:tcPr>
            <w:tcW w:w="7659" w:type="dxa"/>
          </w:tcPr>
          <w:p w14:paraId="4CA99BE5"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p>
        </w:tc>
      </w:tr>
      <w:tr w:rsidR="00D34E36" w:rsidRPr="00FC1299" w14:paraId="5762BE37" w14:textId="77777777" w:rsidTr="00AE5D6C">
        <w:trPr>
          <w:jc w:val="center"/>
        </w:trPr>
        <w:tc>
          <w:tcPr>
            <w:tcW w:w="1980" w:type="dxa"/>
          </w:tcPr>
          <w:p w14:paraId="0BDB57AC" w14:textId="77777777" w:rsidR="00D34E36" w:rsidRPr="00FC1299"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rFonts w:eastAsia="Times New Roman"/>
                <w:kern w:val="2"/>
                <w:lang w:eastAsia="zh-CN"/>
              </w:rPr>
            </w:pPr>
            <w:r w:rsidRPr="00FC1299">
              <w:rPr>
                <w:rFonts w:eastAsia="Times New Roman"/>
                <w:kern w:val="2"/>
                <w:lang w:eastAsia="zh-CN"/>
              </w:rPr>
              <w:lastRenderedPageBreak/>
              <w:t>Derived requirements</w:t>
            </w:r>
          </w:p>
        </w:tc>
        <w:tc>
          <w:tcPr>
            <w:tcW w:w="7659" w:type="dxa"/>
          </w:tcPr>
          <w:p w14:paraId="78BF2105" w14:textId="77777777" w:rsidR="00D34E36" w:rsidRPr="00C511D4" w:rsidRDefault="00D34E36" w:rsidP="00AE5D6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both"/>
              <w:textAlignment w:val="baseline"/>
              <w:rPr>
                <w:kern w:val="2"/>
                <w:lang w:eastAsia="zh-CN"/>
              </w:rPr>
            </w:pPr>
          </w:p>
        </w:tc>
      </w:tr>
    </w:tbl>
    <w:p w14:paraId="02283880" w14:textId="77777777" w:rsidR="00D34E36" w:rsidRPr="0061271F" w:rsidRDefault="00D34E36" w:rsidP="00D34E36">
      <w:pPr>
        <w:rPr>
          <w:b/>
        </w:rPr>
      </w:pPr>
    </w:p>
    <w:bookmarkEnd w:id="14"/>
    <w:p w14:paraId="1715037D" w14:textId="0547CA8B" w:rsidR="001F7693" w:rsidRDefault="001F7693" w:rsidP="002C67A3">
      <w:pPr>
        <w:keepNext/>
        <w:keepLines/>
        <w:overflowPunct w:val="0"/>
        <w:autoSpaceDE w:val="0"/>
        <w:autoSpaceDN w:val="0"/>
        <w:adjustRightInd w:val="0"/>
        <w:spacing w:before="240" w:after="240"/>
        <w:jc w:val="both"/>
        <w:textAlignment w:val="baseline"/>
        <w:outlineLvl w:val="1"/>
      </w:pPr>
    </w:p>
    <w:sectPr w:rsidR="001F7693" w:rsidSect="001D08B5">
      <w:headerReference w:type="default" r:id="rId20"/>
      <w:headerReference w:type="first" r:id="rId21"/>
      <w:pgSz w:w="11907" w:h="16840"/>
      <w:pgMar w:top="1134" w:right="1134" w:bottom="1134" w:left="1134" w:header="51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DCEF1" w14:textId="77777777" w:rsidR="00FA520A" w:rsidRDefault="00FA520A" w:rsidP="00C42125">
      <w:pPr>
        <w:spacing w:before="0"/>
      </w:pPr>
      <w:r>
        <w:separator/>
      </w:r>
    </w:p>
  </w:endnote>
  <w:endnote w:type="continuationSeparator" w:id="0">
    <w:p w14:paraId="64F93B9E" w14:textId="77777777" w:rsidR="00FA520A" w:rsidRDefault="00FA520A"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altName w:val="MS Mincho"/>
    <w:panose1 w:val="00000000000000000000"/>
    <w:charset w:val="80"/>
    <w:family w:val="auto"/>
    <w:notTrueType/>
    <w:pitch w:val="variable"/>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
    <w:altName w:val="Yu Gothic UI"/>
    <w:panose1 w:val="00000000000000000000"/>
    <w:charset w:val="80"/>
    <w:family w:val="roman"/>
    <w:notTrueType/>
    <w:pitch w:val="fixed"/>
    <w:sig w:usb0="00000000" w:usb1="08070000" w:usb2="00000010" w:usb3="00000000" w:csb0="00020000" w:csb1="00000000"/>
  </w:font>
  <w:font w:name="time">
    <w:altName w:val="Segoe Print"/>
    <w:charset w:val="00"/>
    <w:family w:val="auto"/>
    <w:pitch w:val="default"/>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96EA9" w14:textId="77777777" w:rsidR="00FA520A" w:rsidRDefault="00FA520A" w:rsidP="00C42125">
      <w:pPr>
        <w:spacing w:before="0"/>
      </w:pPr>
      <w:r>
        <w:separator/>
      </w:r>
    </w:p>
  </w:footnote>
  <w:footnote w:type="continuationSeparator" w:id="0">
    <w:p w14:paraId="0EB12D45" w14:textId="77777777" w:rsidR="00FA520A" w:rsidRDefault="00FA520A"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39FD5" w14:textId="0551FCFE" w:rsidR="005976A1" w:rsidRPr="009F1548" w:rsidRDefault="009F1548" w:rsidP="009F1548">
    <w:pPr>
      <w:pStyle w:val="Header"/>
    </w:pPr>
    <w:r w:rsidRPr="009F1548">
      <w:t xml:space="preserve">- </w:t>
    </w:r>
    <w:r w:rsidRPr="009F1548">
      <w:fldChar w:fldCharType="begin"/>
    </w:r>
    <w:r w:rsidRPr="009F1548">
      <w:instrText xml:space="preserve"> PAGE  \* MERGEFORMAT </w:instrText>
    </w:r>
    <w:r w:rsidRPr="009F1548">
      <w:fldChar w:fldCharType="separate"/>
    </w:r>
    <w:r w:rsidRPr="009F1548">
      <w:rPr>
        <w:noProof/>
      </w:rPr>
      <w:t>1</w:t>
    </w:r>
    <w:r w:rsidRPr="009F1548">
      <w:fldChar w:fldCharType="end"/>
    </w:r>
    <w:r w:rsidRPr="009F1548">
      <w:t xml:space="preserve"> -</w:t>
    </w:r>
  </w:p>
  <w:p w14:paraId="35634C9A" w14:textId="10D3CB94" w:rsidR="009F1548" w:rsidRPr="009F1548" w:rsidRDefault="009F1548" w:rsidP="00D45CBC">
    <w:pPr>
      <w:pStyle w:val="Header"/>
      <w:spacing w:after="120"/>
    </w:pPr>
    <w:r w:rsidRPr="009F1548">
      <w:fldChar w:fldCharType="begin"/>
    </w:r>
    <w:r w:rsidRPr="009F1548">
      <w:instrText xml:space="preserve"> STYLEREF  Docnumber  </w:instrText>
    </w:r>
    <w:r w:rsidRPr="009F1548">
      <w:fldChar w:fldCharType="separate"/>
    </w:r>
    <w:r w:rsidR="00BE18D5">
      <w:rPr>
        <w:noProof/>
      </w:rPr>
      <w:t>SG11-TD403/GEN</w:t>
    </w:r>
    <w:r w:rsidRPr="009F1548">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E07A5" w14:textId="729D6DDA" w:rsidR="00D45CBC" w:rsidRDefault="00D45CBC" w:rsidP="00135F17">
    <w:pPr>
      <w:pStyle w:val="Header"/>
      <w:spacing w:after="12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A139EB4"/>
    <w:multiLevelType w:val="multilevel"/>
    <w:tmpl w:val="AA139EB4"/>
    <w:lvl w:ilvl="0">
      <w:start w:val="1"/>
      <w:numFmt w:val="decimal"/>
      <w:pStyle w:val="t1"/>
      <w:lvlText w:val="%1."/>
      <w:lvlJc w:val="left"/>
      <w:pPr>
        <w:ind w:left="425" w:hanging="425"/>
      </w:pPr>
      <w:rPr>
        <w:rFonts w:ascii="Times New Roman" w:eastAsia="SimSun" w:hAnsi="Times New Roman" w:cs="Times New Roman" w:hint="default"/>
      </w:rPr>
    </w:lvl>
    <w:lvl w:ilvl="1">
      <w:start w:val="1"/>
      <w:numFmt w:val="decimal"/>
      <w:pStyle w:val="t11"/>
      <w:isLgl/>
      <w:lvlText w:val="%1.%2."/>
      <w:lvlJc w:val="left"/>
      <w:pPr>
        <w:ind w:left="567" w:hanging="567"/>
      </w:pPr>
      <w:rPr>
        <w:rFonts w:ascii="Times New Roman" w:eastAsia="SimSun" w:hAnsi="Times New Roman" w:cs="Times New Roman" w:hint="default"/>
        <w:b/>
        <w:bCs/>
      </w:rPr>
    </w:lvl>
    <w:lvl w:ilvl="2">
      <w:start w:val="1"/>
      <w:numFmt w:val="decimal"/>
      <w:lvlText w:val="%1.%2.%3."/>
      <w:lvlJc w:val="left"/>
      <w:pPr>
        <w:ind w:left="709" w:hanging="709"/>
      </w:pPr>
      <w:rPr>
        <w:rFonts w:hint="default"/>
        <w:b/>
        <w:bCs/>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FFFFFF7C"/>
    <w:multiLevelType w:val="singleLevel"/>
    <w:tmpl w:val="B9EE94FE"/>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B08C5A5A"/>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E90E7114"/>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8F0E8A02"/>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F446C58A"/>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77C64BC"/>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2360DC6"/>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A5042C8C"/>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8C27546"/>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0BBEF67C"/>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EA6CC02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0C70BC9"/>
    <w:multiLevelType w:val="hybridMultilevel"/>
    <w:tmpl w:val="979E0866"/>
    <w:lvl w:ilvl="0" w:tplc="21901C42">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13" w15:restartNumberingAfterBreak="0">
    <w:nsid w:val="02867454"/>
    <w:multiLevelType w:val="hybridMultilevel"/>
    <w:tmpl w:val="A4503DE4"/>
    <w:lvl w:ilvl="0" w:tplc="5C5EE6FC">
      <w:start w:val="1"/>
      <w:numFmt w:val="decimal"/>
      <w:lvlText w:val="%1."/>
      <w:lvlJc w:val="left"/>
      <w:pPr>
        <w:tabs>
          <w:tab w:val="num" w:pos="420"/>
        </w:tabs>
        <w:ind w:left="420" w:hanging="420"/>
      </w:pPr>
      <w:rPr>
        <w:rFonts w:hint="eastAsia"/>
        <w:b/>
        <w:bCs/>
      </w:rPr>
    </w:lvl>
    <w:lvl w:ilvl="1" w:tplc="B1C6AB0E">
      <w:start w:val="7"/>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05D74955"/>
    <w:multiLevelType w:val="hybridMultilevel"/>
    <w:tmpl w:val="53346C7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80C5B78"/>
    <w:multiLevelType w:val="hybridMultilevel"/>
    <w:tmpl w:val="A23EB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AC42510"/>
    <w:multiLevelType w:val="hybridMultilevel"/>
    <w:tmpl w:val="087CBFEA"/>
    <w:lvl w:ilvl="0" w:tplc="21901C42">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17" w15:restartNumberingAfterBreak="0">
    <w:nsid w:val="14A35680"/>
    <w:multiLevelType w:val="hybridMultilevel"/>
    <w:tmpl w:val="4C72044C"/>
    <w:lvl w:ilvl="0" w:tplc="CF3EF30C">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1C1E4FF0"/>
    <w:multiLevelType w:val="hybridMultilevel"/>
    <w:tmpl w:val="DD5245D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1C2B5878"/>
    <w:multiLevelType w:val="hybridMultilevel"/>
    <w:tmpl w:val="7D825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7232C0"/>
    <w:multiLevelType w:val="multilevel"/>
    <w:tmpl w:val="5F3E5230"/>
    <w:lvl w:ilvl="0">
      <w:start w:val="5"/>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23302467"/>
    <w:multiLevelType w:val="multilevel"/>
    <w:tmpl w:val="55C856AC"/>
    <w:lvl w:ilvl="0">
      <w:start w:val="1"/>
      <w:numFmt w:val="decimal"/>
      <w:lvlText w:val="%1"/>
      <w:lvlJc w:val="left"/>
      <w:pPr>
        <w:tabs>
          <w:tab w:val="num" w:pos="432"/>
        </w:tabs>
        <w:ind w:left="567" w:hanging="567"/>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2" w15:restartNumberingAfterBreak="0">
    <w:nsid w:val="28CE2C5A"/>
    <w:multiLevelType w:val="hybridMultilevel"/>
    <w:tmpl w:val="6AAA5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C1D17C1"/>
    <w:multiLevelType w:val="hybridMultilevel"/>
    <w:tmpl w:val="15A0F784"/>
    <w:lvl w:ilvl="0" w:tplc="21901C42">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24" w15:restartNumberingAfterBreak="0">
    <w:nsid w:val="2D246988"/>
    <w:multiLevelType w:val="hybridMultilevel"/>
    <w:tmpl w:val="99283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8E0357"/>
    <w:multiLevelType w:val="hybridMultilevel"/>
    <w:tmpl w:val="8F88CCF4"/>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37337116"/>
    <w:multiLevelType w:val="hybridMultilevel"/>
    <w:tmpl w:val="37B44036"/>
    <w:lvl w:ilvl="0" w:tplc="BBF681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D008E0"/>
    <w:multiLevelType w:val="hybridMultilevel"/>
    <w:tmpl w:val="01BC0AB6"/>
    <w:lvl w:ilvl="0" w:tplc="CF3EF30C">
      <w:start w:val="1"/>
      <w:numFmt w:val="bullet"/>
      <w:lvlText w:val="‐"/>
      <w:lvlJc w:val="left"/>
      <w:pPr>
        <w:ind w:left="720" w:hanging="360"/>
      </w:pPr>
      <w:rPr>
        <w:rFonts w:ascii="SimSun" w:eastAsia="SimSun" w:hAnsi="SimSun" w:hint="eastAsi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F5448FA"/>
    <w:multiLevelType w:val="multilevel"/>
    <w:tmpl w:val="C2886100"/>
    <w:lvl w:ilvl="0">
      <w:start w:val="1"/>
      <w:numFmt w:val="bullet"/>
      <w:lvlText w:val=""/>
      <w:lvlJc w:val="left"/>
      <w:pPr>
        <w:tabs>
          <w:tab w:val="num" w:pos="927"/>
        </w:tabs>
        <w:ind w:left="927" w:hanging="360"/>
      </w:pPr>
      <w:rPr>
        <w:rFonts w:ascii="Symbol" w:hAnsi="Symbol" w:hint="default"/>
        <w:sz w:val="24"/>
      </w:rPr>
    </w:lvl>
    <w:lvl w:ilvl="1">
      <w:start w:val="1"/>
      <w:numFmt w:val="bullet"/>
      <w:lvlText w:val=""/>
      <w:lvlJc w:val="left"/>
      <w:pPr>
        <w:tabs>
          <w:tab w:val="num" w:pos="1647"/>
        </w:tabs>
        <w:ind w:left="1647" w:hanging="360"/>
      </w:pPr>
      <w:rPr>
        <w:rFonts w:ascii="Symbol" w:hAnsi="Symbol" w:hint="default"/>
        <w:color w:val="auto"/>
      </w:rPr>
    </w:lvl>
    <w:lvl w:ilvl="2">
      <w:start w:val="1"/>
      <w:numFmt w:val="bullet"/>
      <w:lvlText w:val=""/>
      <w:lvlJc w:val="left"/>
      <w:pPr>
        <w:tabs>
          <w:tab w:val="num" w:pos="2367"/>
        </w:tabs>
        <w:ind w:left="2367" w:hanging="360"/>
      </w:pPr>
      <w:rPr>
        <w:rFonts w:ascii="Wingdings" w:hAnsi="Wingdings" w:hint="default"/>
      </w:rPr>
    </w:lvl>
    <w:lvl w:ilvl="3">
      <w:start w:val="1"/>
      <w:numFmt w:val="bullet"/>
      <w:lvlText w:val=""/>
      <w:lvlJc w:val="left"/>
      <w:pPr>
        <w:tabs>
          <w:tab w:val="num" w:pos="3087"/>
        </w:tabs>
        <w:ind w:left="3087" w:hanging="360"/>
      </w:pPr>
      <w:rPr>
        <w:rFonts w:ascii="Symbol" w:hAnsi="Symbol" w:hint="default"/>
      </w:rPr>
    </w:lvl>
    <w:lvl w:ilvl="4">
      <w:start w:val="1"/>
      <w:numFmt w:val="bullet"/>
      <w:lvlText w:val="o"/>
      <w:lvlJc w:val="left"/>
      <w:pPr>
        <w:tabs>
          <w:tab w:val="num" w:pos="3807"/>
        </w:tabs>
        <w:ind w:left="3807" w:hanging="360"/>
      </w:pPr>
      <w:rPr>
        <w:rFonts w:ascii="Courier New" w:hAnsi="Courier New" w:hint="default"/>
      </w:rPr>
    </w:lvl>
    <w:lvl w:ilvl="5">
      <w:start w:val="1"/>
      <w:numFmt w:val="bullet"/>
      <w:lvlText w:val=""/>
      <w:lvlJc w:val="left"/>
      <w:pPr>
        <w:tabs>
          <w:tab w:val="num" w:pos="4527"/>
        </w:tabs>
        <w:ind w:left="4527" w:hanging="360"/>
      </w:pPr>
      <w:rPr>
        <w:rFonts w:ascii="Wingdings" w:hAnsi="Wingdings" w:hint="default"/>
      </w:rPr>
    </w:lvl>
    <w:lvl w:ilvl="6">
      <w:start w:val="1"/>
      <w:numFmt w:val="bullet"/>
      <w:lvlText w:val=""/>
      <w:lvlJc w:val="left"/>
      <w:pPr>
        <w:tabs>
          <w:tab w:val="num" w:pos="5247"/>
        </w:tabs>
        <w:ind w:left="5247" w:hanging="360"/>
      </w:pPr>
      <w:rPr>
        <w:rFonts w:ascii="Symbol" w:hAnsi="Symbol" w:hint="default"/>
      </w:rPr>
    </w:lvl>
    <w:lvl w:ilvl="7">
      <w:start w:val="1"/>
      <w:numFmt w:val="bullet"/>
      <w:lvlText w:val="o"/>
      <w:lvlJc w:val="left"/>
      <w:pPr>
        <w:tabs>
          <w:tab w:val="num" w:pos="5967"/>
        </w:tabs>
        <w:ind w:left="5967" w:hanging="360"/>
      </w:pPr>
      <w:rPr>
        <w:rFonts w:ascii="Courier New" w:hAnsi="Courier New" w:hint="default"/>
      </w:rPr>
    </w:lvl>
    <w:lvl w:ilvl="8">
      <w:start w:val="1"/>
      <w:numFmt w:val="bullet"/>
      <w:lvlText w:val=""/>
      <w:lvlJc w:val="left"/>
      <w:pPr>
        <w:tabs>
          <w:tab w:val="num" w:pos="6687"/>
        </w:tabs>
        <w:ind w:left="6687" w:hanging="360"/>
      </w:pPr>
      <w:rPr>
        <w:rFonts w:ascii="Wingdings" w:hAnsi="Wingdings" w:hint="default"/>
      </w:rPr>
    </w:lvl>
  </w:abstractNum>
  <w:abstractNum w:abstractNumId="29" w15:restartNumberingAfterBreak="0">
    <w:nsid w:val="42C367DF"/>
    <w:multiLevelType w:val="hybridMultilevel"/>
    <w:tmpl w:val="2542D862"/>
    <w:lvl w:ilvl="0" w:tplc="21901C42">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30" w15:restartNumberingAfterBreak="0">
    <w:nsid w:val="52FB3C8F"/>
    <w:multiLevelType w:val="hybridMultilevel"/>
    <w:tmpl w:val="DDC689EE"/>
    <w:lvl w:ilvl="0" w:tplc="CF3EF30C">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AE43815"/>
    <w:multiLevelType w:val="hybridMultilevel"/>
    <w:tmpl w:val="53346C74"/>
    <w:lvl w:ilvl="0" w:tplc="46E653AA">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2AC21D9"/>
    <w:multiLevelType w:val="hybridMultilevel"/>
    <w:tmpl w:val="0A825A3E"/>
    <w:lvl w:ilvl="0" w:tplc="5C5EE6FC">
      <w:start w:val="1"/>
      <w:numFmt w:val="decimal"/>
      <w:lvlText w:val="%1."/>
      <w:lvlJc w:val="left"/>
      <w:pPr>
        <w:tabs>
          <w:tab w:val="num" w:pos="420"/>
        </w:tabs>
        <w:ind w:left="420" w:hanging="420"/>
      </w:pPr>
      <w:rPr>
        <w:rFonts w:hint="eastAsia"/>
        <w:b/>
        <w:bCs/>
      </w:rPr>
    </w:lvl>
    <w:lvl w:ilvl="1" w:tplc="B1C6AB0E">
      <w:start w:val="7"/>
      <w:numFmt w:val="decimal"/>
      <w:lvlText w:val="%2)"/>
      <w:lvlJc w:val="left"/>
      <w:pPr>
        <w:tabs>
          <w:tab w:val="num" w:pos="780"/>
        </w:tabs>
        <w:ind w:left="780" w:hanging="36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64236356"/>
    <w:multiLevelType w:val="hybridMultilevel"/>
    <w:tmpl w:val="60A628D2"/>
    <w:lvl w:ilvl="0" w:tplc="A574C4B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67684B0A"/>
    <w:multiLevelType w:val="hybridMultilevel"/>
    <w:tmpl w:val="F272BEDC"/>
    <w:lvl w:ilvl="0" w:tplc="BBF681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93374B"/>
    <w:multiLevelType w:val="multilevel"/>
    <w:tmpl w:val="C4244C12"/>
    <w:lvl w:ilvl="0">
      <w:start w:val="1"/>
      <w:numFmt w:val="bullet"/>
      <w:lvlText w:val=""/>
      <w:lvlJc w:val="left"/>
      <w:pPr>
        <w:tabs>
          <w:tab w:val="num" w:pos="927"/>
        </w:tabs>
        <w:ind w:left="927" w:hanging="360"/>
      </w:pPr>
      <w:rPr>
        <w:rFonts w:ascii="Symbol" w:hAnsi="Symbol"/>
        <w:sz w:val="24"/>
      </w:rPr>
    </w:lvl>
    <w:lvl w:ilvl="1">
      <w:start w:val="1"/>
      <w:numFmt w:val="bullet"/>
      <w:lvlText w:val=""/>
      <w:lvlJc w:val="left"/>
      <w:pPr>
        <w:tabs>
          <w:tab w:val="num" w:pos="1647"/>
        </w:tabs>
        <w:ind w:left="1647" w:hanging="360"/>
      </w:pPr>
      <w:rPr>
        <w:rFonts w:ascii="Symbol" w:hAnsi="Symbol" w:hint="default"/>
        <w:color w:val="auto"/>
      </w:rPr>
    </w:lvl>
    <w:lvl w:ilvl="2">
      <w:start w:val="1"/>
      <w:numFmt w:val="bullet"/>
      <w:lvlText w:val=""/>
      <w:lvlJc w:val="left"/>
      <w:pPr>
        <w:tabs>
          <w:tab w:val="num" w:pos="2367"/>
        </w:tabs>
        <w:ind w:left="2367" w:hanging="360"/>
      </w:pPr>
      <w:rPr>
        <w:rFonts w:ascii="Wingdings" w:hAnsi="Wingdings" w:hint="default"/>
      </w:rPr>
    </w:lvl>
    <w:lvl w:ilvl="3">
      <w:start w:val="1"/>
      <w:numFmt w:val="bullet"/>
      <w:lvlText w:val=""/>
      <w:lvlJc w:val="left"/>
      <w:pPr>
        <w:tabs>
          <w:tab w:val="num" w:pos="3087"/>
        </w:tabs>
        <w:ind w:left="3087" w:hanging="360"/>
      </w:pPr>
      <w:rPr>
        <w:rFonts w:ascii="Symbol" w:hAnsi="Symbol" w:hint="default"/>
      </w:rPr>
    </w:lvl>
    <w:lvl w:ilvl="4">
      <w:start w:val="1"/>
      <w:numFmt w:val="bullet"/>
      <w:lvlText w:val="o"/>
      <w:lvlJc w:val="left"/>
      <w:pPr>
        <w:tabs>
          <w:tab w:val="num" w:pos="3807"/>
        </w:tabs>
        <w:ind w:left="3807" w:hanging="360"/>
      </w:pPr>
      <w:rPr>
        <w:rFonts w:ascii="Courier New" w:hAnsi="Courier New" w:hint="default"/>
      </w:rPr>
    </w:lvl>
    <w:lvl w:ilvl="5">
      <w:start w:val="1"/>
      <w:numFmt w:val="bullet"/>
      <w:lvlText w:val=""/>
      <w:lvlJc w:val="left"/>
      <w:pPr>
        <w:tabs>
          <w:tab w:val="num" w:pos="4527"/>
        </w:tabs>
        <w:ind w:left="4527" w:hanging="360"/>
      </w:pPr>
      <w:rPr>
        <w:rFonts w:ascii="Wingdings" w:hAnsi="Wingdings" w:hint="default"/>
      </w:rPr>
    </w:lvl>
    <w:lvl w:ilvl="6">
      <w:start w:val="1"/>
      <w:numFmt w:val="bullet"/>
      <w:lvlText w:val=""/>
      <w:lvlJc w:val="left"/>
      <w:pPr>
        <w:tabs>
          <w:tab w:val="num" w:pos="5247"/>
        </w:tabs>
        <w:ind w:left="5247" w:hanging="360"/>
      </w:pPr>
      <w:rPr>
        <w:rFonts w:ascii="Symbol" w:hAnsi="Symbol" w:hint="default"/>
      </w:rPr>
    </w:lvl>
    <w:lvl w:ilvl="7">
      <w:start w:val="1"/>
      <w:numFmt w:val="bullet"/>
      <w:lvlText w:val="o"/>
      <w:lvlJc w:val="left"/>
      <w:pPr>
        <w:tabs>
          <w:tab w:val="num" w:pos="5967"/>
        </w:tabs>
        <w:ind w:left="5967" w:hanging="360"/>
      </w:pPr>
      <w:rPr>
        <w:rFonts w:ascii="Courier New" w:hAnsi="Courier New" w:hint="default"/>
      </w:rPr>
    </w:lvl>
    <w:lvl w:ilvl="8">
      <w:start w:val="1"/>
      <w:numFmt w:val="bullet"/>
      <w:lvlText w:val=""/>
      <w:lvlJc w:val="left"/>
      <w:pPr>
        <w:tabs>
          <w:tab w:val="num" w:pos="6687"/>
        </w:tabs>
        <w:ind w:left="6687" w:hanging="360"/>
      </w:pPr>
      <w:rPr>
        <w:rFonts w:ascii="Wingdings" w:hAnsi="Wingdings" w:hint="default"/>
      </w:rPr>
    </w:lvl>
  </w:abstractNum>
  <w:abstractNum w:abstractNumId="36" w15:restartNumberingAfterBreak="0">
    <w:nsid w:val="693151F0"/>
    <w:multiLevelType w:val="hybridMultilevel"/>
    <w:tmpl w:val="55809A5A"/>
    <w:lvl w:ilvl="0" w:tplc="21901C42">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37" w15:restartNumberingAfterBreak="0">
    <w:nsid w:val="6B601A54"/>
    <w:multiLevelType w:val="hybridMultilevel"/>
    <w:tmpl w:val="802A3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C7061FD"/>
    <w:multiLevelType w:val="hybridMultilevel"/>
    <w:tmpl w:val="C28AC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5F26DF"/>
    <w:multiLevelType w:val="hybridMultilevel"/>
    <w:tmpl w:val="504C0234"/>
    <w:lvl w:ilvl="0" w:tplc="47F29C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2C153C"/>
    <w:multiLevelType w:val="hybridMultilevel"/>
    <w:tmpl w:val="D7685C26"/>
    <w:lvl w:ilvl="0" w:tplc="FFFFFFFF">
      <w:start w:val="4"/>
      <w:numFmt w:val="bullet"/>
      <w:pStyle w:val="Enumerated"/>
      <w:lvlText w:val="-"/>
      <w:lvlJc w:val="left"/>
      <w:pPr>
        <w:tabs>
          <w:tab w:val="num" w:pos="720"/>
        </w:tabs>
        <w:ind w:left="720" w:hanging="360"/>
      </w:pPr>
      <w:rPr>
        <w:rFonts w:ascii="Times New Roman" w:eastAsia="Times New Roman" w:hAnsi="Times New Roman"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1" w15:restartNumberingAfterBreak="0">
    <w:nsid w:val="77FE20A8"/>
    <w:multiLevelType w:val="multilevel"/>
    <w:tmpl w:val="77FE20A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7CBA485D"/>
    <w:multiLevelType w:val="hybridMultilevel"/>
    <w:tmpl w:val="9808EC1C"/>
    <w:lvl w:ilvl="0" w:tplc="A4C47C4A">
      <w:start w:val="1"/>
      <w:numFmt w:val="bullet"/>
      <w:lvlRestart w:val="0"/>
      <w:lvlText w:val="–"/>
      <w:lvlJc w:val="left"/>
      <w:pPr>
        <w:ind w:left="363" w:hanging="363"/>
      </w:pPr>
      <w:rPr>
        <w:rFonts w:ascii="Times New Roman" w:hAnsi="Times New Roman" w:cs="Times New Roman" w:hint="default"/>
      </w:rPr>
    </w:lvl>
    <w:lvl w:ilvl="1" w:tplc="04090003" w:tentative="1">
      <w:start w:val="1"/>
      <w:numFmt w:val="bullet"/>
      <w:lvlText w:val="o"/>
      <w:lvlJc w:val="left"/>
      <w:pPr>
        <w:ind w:left="1083" w:hanging="360"/>
      </w:pPr>
      <w:rPr>
        <w:rFonts w:ascii="Courier New" w:hAnsi="Courier New" w:cs="Courier New" w:hint="default"/>
      </w:rPr>
    </w:lvl>
    <w:lvl w:ilvl="2" w:tplc="04090005" w:tentative="1">
      <w:start w:val="1"/>
      <w:numFmt w:val="bullet"/>
      <w:lvlText w:val=""/>
      <w:lvlJc w:val="left"/>
      <w:pPr>
        <w:ind w:left="1803" w:hanging="360"/>
      </w:pPr>
      <w:rPr>
        <w:rFonts w:ascii="Wingdings" w:hAnsi="Wingdings" w:hint="default"/>
      </w:rPr>
    </w:lvl>
    <w:lvl w:ilvl="3" w:tplc="04090001" w:tentative="1">
      <w:start w:val="1"/>
      <w:numFmt w:val="bullet"/>
      <w:lvlText w:val=""/>
      <w:lvlJc w:val="left"/>
      <w:pPr>
        <w:ind w:left="2523" w:hanging="360"/>
      </w:pPr>
      <w:rPr>
        <w:rFonts w:ascii="Symbol" w:hAnsi="Symbol" w:hint="default"/>
      </w:rPr>
    </w:lvl>
    <w:lvl w:ilvl="4" w:tplc="04090003" w:tentative="1">
      <w:start w:val="1"/>
      <w:numFmt w:val="bullet"/>
      <w:lvlText w:val="o"/>
      <w:lvlJc w:val="left"/>
      <w:pPr>
        <w:ind w:left="3243" w:hanging="360"/>
      </w:pPr>
      <w:rPr>
        <w:rFonts w:ascii="Courier New" w:hAnsi="Courier New" w:cs="Courier New" w:hint="default"/>
      </w:rPr>
    </w:lvl>
    <w:lvl w:ilvl="5" w:tplc="04090005" w:tentative="1">
      <w:start w:val="1"/>
      <w:numFmt w:val="bullet"/>
      <w:lvlText w:val=""/>
      <w:lvlJc w:val="left"/>
      <w:pPr>
        <w:ind w:left="3963" w:hanging="360"/>
      </w:pPr>
      <w:rPr>
        <w:rFonts w:ascii="Wingdings" w:hAnsi="Wingdings" w:hint="default"/>
      </w:rPr>
    </w:lvl>
    <w:lvl w:ilvl="6" w:tplc="04090001" w:tentative="1">
      <w:start w:val="1"/>
      <w:numFmt w:val="bullet"/>
      <w:lvlText w:val=""/>
      <w:lvlJc w:val="left"/>
      <w:pPr>
        <w:ind w:left="4683" w:hanging="360"/>
      </w:pPr>
      <w:rPr>
        <w:rFonts w:ascii="Symbol" w:hAnsi="Symbol" w:hint="default"/>
      </w:rPr>
    </w:lvl>
    <w:lvl w:ilvl="7" w:tplc="04090003" w:tentative="1">
      <w:start w:val="1"/>
      <w:numFmt w:val="bullet"/>
      <w:lvlText w:val="o"/>
      <w:lvlJc w:val="left"/>
      <w:pPr>
        <w:ind w:left="5403" w:hanging="360"/>
      </w:pPr>
      <w:rPr>
        <w:rFonts w:ascii="Courier New" w:hAnsi="Courier New" w:cs="Courier New" w:hint="default"/>
      </w:rPr>
    </w:lvl>
    <w:lvl w:ilvl="8" w:tplc="04090005" w:tentative="1">
      <w:start w:val="1"/>
      <w:numFmt w:val="bullet"/>
      <w:lvlText w:val=""/>
      <w:lvlJc w:val="left"/>
      <w:pPr>
        <w:ind w:left="6123" w:hanging="360"/>
      </w:pPr>
      <w:rPr>
        <w:rFonts w:ascii="Wingdings" w:hAnsi="Wingdings" w:hint="default"/>
      </w:rPr>
    </w:lvl>
  </w:abstractNum>
  <w:abstractNum w:abstractNumId="43" w15:restartNumberingAfterBreak="0">
    <w:nsid w:val="7EB71238"/>
    <w:multiLevelType w:val="multilevel"/>
    <w:tmpl w:val="2DA447E2"/>
    <w:lvl w:ilvl="0">
      <w:start w:val="1"/>
      <w:numFmt w:val="decimal"/>
      <w:lvlText w:val="%1."/>
      <w:lvlJc w:val="left"/>
      <w:pPr>
        <w:ind w:left="2771" w:hanging="360"/>
      </w:p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num w:numId="1" w16cid:durableId="527841611">
    <w:abstractNumId w:val="10"/>
  </w:num>
  <w:num w:numId="2" w16cid:durableId="1625966348">
    <w:abstractNumId w:val="8"/>
  </w:num>
  <w:num w:numId="3" w16cid:durableId="1472211644">
    <w:abstractNumId w:val="7"/>
  </w:num>
  <w:num w:numId="4" w16cid:durableId="396321640">
    <w:abstractNumId w:val="6"/>
  </w:num>
  <w:num w:numId="5" w16cid:durableId="36439324">
    <w:abstractNumId w:val="5"/>
  </w:num>
  <w:num w:numId="6" w16cid:durableId="1317798932">
    <w:abstractNumId w:val="9"/>
  </w:num>
  <w:num w:numId="7" w16cid:durableId="1429080125">
    <w:abstractNumId w:val="4"/>
  </w:num>
  <w:num w:numId="8" w16cid:durableId="615720353">
    <w:abstractNumId w:val="3"/>
  </w:num>
  <w:num w:numId="9" w16cid:durableId="1881361167">
    <w:abstractNumId w:val="2"/>
  </w:num>
  <w:num w:numId="10" w16cid:durableId="1739984924">
    <w:abstractNumId w:val="1"/>
  </w:num>
  <w:num w:numId="11" w16cid:durableId="914629460">
    <w:abstractNumId w:val="43"/>
  </w:num>
  <w:num w:numId="12" w16cid:durableId="1941792298">
    <w:abstractNumId w:val="39"/>
  </w:num>
  <w:num w:numId="13" w16cid:durableId="554392270">
    <w:abstractNumId w:val="13"/>
  </w:num>
  <w:num w:numId="14" w16cid:durableId="1360862075">
    <w:abstractNumId w:val="32"/>
  </w:num>
  <w:num w:numId="15" w16cid:durableId="1956984911">
    <w:abstractNumId w:val="34"/>
  </w:num>
  <w:num w:numId="16" w16cid:durableId="1737705094">
    <w:abstractNumId w:val="20"/>
  </w:num>
  <w:num w:numId="17" w16cid:durableId="1658457307">
    <w:abstractNumId w:val="31"/>
  </w:num>
  <w:num w:numId="18" w16cid:durableId="2080639495">
    <w:abstractNumId w:val="14"/>
  </w:num>
  <w:num w:numId="19" w16cid:durableId="1764838009">
    <w:abstractNumId w:val="11"/>
  </w:num>
  <w:num w:numId="20" w16cid:durableId="1413046332">
    <w:abstractNumId w:val="19"/>
  </w:num>
  <w:num w:numId="21" w16cid:durableId="798761872">
    <w:abstractNumId w:val="40"/>
  </w:num>
  <w:num w:numId="22" w16cid:durableId="340157844">
    <w:abstractNumId w:val="21"/>
  </w:num>
  <w:num w:numId="23" w16cid:durableId="913392049">
    <w:abstractNumId w:val="12"/>
  </w:num>
  <w:num w:numId="24" w16cid:durableId="1537818022">
    <w:abstractNumId w:val="29"/>
  </w:num>
  <w:num w:numId="25" w16cid:durableId="1305818526">
    <w:abstractNumId w:val="36"/>
  </w:num>
  <w:num w:numId="26" w16cid:durableId="677585608">
    <w:abstractNumId w:val="16"/>
  </w:num>
  <w:num w:numId="27" w16cid:durableId="240677227">
    <w:abstractNumId w:val="23"/>
  </w:num>
  <w:num w:numId="28" w16cid:durableId="1421878271">
    <w:abstractNumId w:val="24"/>
  </w:num>
  <w:num w:numId="29" w16cid:durableId="429471865">
    <w:abstractNumId w:val="42"/>
  </w:num>
  <w:num w:numId="30" w16cid:durableId="1122457783">
    <w:abstractNumId w:val="35"/>
  </w:num>
  <w:num w:numId="31" w16cid:durableId="1002856587">
    <w:abstractNumId w:val="28"/>
  </w:num>
  <w:num w:numId="32" w16cid:durableId="167258220">
    <w:abstractNumId w:val="26"/>
  </w:num>
  <w:num w:numId="33" w16cid:durableId="1435370224">
    <w:abstractNumId w:val="33"/>
  </w:num>
  <w:num w:numId="34" w16cid:durableId="634676568">
    <w:abstractNumId w:val="0"/>
  </w:num>
  <w:num w:numId="35" w16cid:durableId="821431655">
    <w:abstractNumId w:val="30"/>
  </w:num>
  <w:num w:numId="36" w16cid:durableId="1797525064">
    <w:abstractNumId w:val="17"/>
  </w:num>
  <w:num w:numId="37" w16cid:durableId="1093430693">
    <w:abstractNumId w:val="25"/>
  </w:num>
  <w:num w:numId="38" w16cid:durableId="1298487084">
    <w:abstractNumId w:val="41"/>
  </w:num>
  <w:num w:numId="39" w16cid:durableId="2126534055">
    <w:abstractNumId w:val="18"/>
  </w:num>
  <w:num w:numId="40" w16cid:durableId="1660187771">
    <w:abstractNumId w:val="0"/>
  </w:num>
  <w:num w:numId="41" w16cid:durableId="537199961">
    <w:abstractNumId w:val="38"/>
  </w:num>
  <w:num w:numId="42" w16cid:durableId="1340497636">
    <w:abstractNumId w:val="22"/>
  </w:num>
  <w:num w:numId="43" w16cid:durableId="728380666">
    <w:abstractNumId w:val="15"/>
  </w:num>
  <w:num w:numId="44" w16cid:durableId="522131661">
    <w:abstractNumId w:val="37"/>
  </w:num>
  <w:num w:numId="45" w16cid:durableId="940452933">
    <w:abstractNumId w:val="27"/>
  </w:num>
  <w:num w:numId="46" w16cid:durableId="1638801263">
    <w:abstractNumId w:val="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3087074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ulinz@chinatelecom.cn">
    <w15:presenceInfo w15:providerId="Windows Live" w15:userId="f94ec4f7b1c86e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99E"/>
    <w:rsid w:val="00002637"/>
    <w:rsid w:val="00014F69"/>
    <w:rsid w:val="000171DB"/>
    <w:rsid w:val="0001757A"/>
    <w:rsid w:val="000210E5"/>
    <w:rsid w:val="00023D9A"/>
    <w:rsid w:val="0003036F"/>
    <w:rsid w:val="0003582E"/>
    <w:rsid w:val="00043D75"/>
    <w:rsid w:val="00057000"/>
    <w:rsid w:val="000640E0"/>
    <w:rsid w:val="00070B86"/>
    <w:rsid w:val="00086D80"/>
    <w:rsid w:val="000966A8"/>
    <w:rsid w:val="000A0A5C"/>
    <w:rsid w:val="000A5CA2"/>
    <w:rsid w:val="000B4401"/>
    <w:rsid w:val="000E3C61"/>
    <w:rsid w:val="000E3E55"/>
    <w:rsid w:val="000E6083"/>
    <w:rsid w:val="000E6125"/>
    <w:rsid w:val="000E7827"/>
    <w:rsid w:val="000F7E43"/>
    <w:rsid w:val="00100BAF"/>
    <w:rsid w:val="00113DBE"/>
    <w:rsid w:val="001200A6"/>
    <w:rsid w:val="00123A93"/>
    <w:rsid w:val="001242E9"/>
    <w:rsid w:val="00124307"/>
    <w:rsid w:val="001251DA"/>
    <w:rsid w:val="00125432"/>
    <w:rsid w:val="00135F17"/>
    <w:rsid w:val="00136298"/>
    <w:rsid w:val="00136DDD"/>
    <w:rsid w:val="00137F40"/>
    <w:rsid w:val="00141525"/>
    <w:rsid w:val="00144BDF"/>
    <w:rsid w:val="0014661F"/>
    <w:rsid w:val="00155DDC"/>
    <w:rsid w:val="001871EC"/>
    <w:rsid w:val="0019724B"/>
    <w:rsid w:val="001A20C3"/>
    <w:rsid w:val="001A670F"/>
    <w:rsid w:val="001B6A45"/>
    <w:rsid w:val="001C1003"/>
    <w:rsid w:val="001C4B91"/>
    <w:rsid w:val="001C62B8"/>
    <w:rsid w:val="001D033C"/>
    <w:rsid w:val="001D08B5"/>
    <w:rsid w:val="001D22D8"/>
    <w:rsid w:val="001D4296"/>
    <w:rsid w:val="001E7B0E"/>
    <w:rsid w:val="001F141D"/>
    <w:rsid w:val="001F61C6"/>
    <w:rsid w:val="001F7693"/>
    <w:rsid w:val="00200A06"/>
    <w:rsid w:val="00200A98"/>
    <w:rsid w:val="00201AFA"/>
    <w:rsid w:val="002229F1"/>
    <w:rsid w:val="00223DDD"/>
    <w:rsid w:val="00230B96"/>
    <w:rsid w:val="00233F75"/>
    <w:rsid w:val="0025233B"/>
    <w:rsid w:val="002528F9"/>
    <w:rsid w:val="00253DBE"/>
    <w:rsid w:val="00253DC6"/>
    <w:rsid w:val="0025489C"/>
    <w:rsid w:val="002622FA"/>
    <w:rsid w:val="00263518"/>
    <w:rsid w:val="002759E7"/>
    <w:rsid w:val="00276CF7"/>
    <w:rsid w:val="00277326"/>
    <w:rsid w:val="002864BE"/>
    <w:rsid w:val="002A11C4"/>
    <w:rsid w:val="002A399B"/>
    <w:rsid w:val="002C26C0"/>
    <w:rsid w:val="002C2B24"/>
    <w:rsid w:val="002C2BC5"/>
    <w:rsid w:val="002C67A3"/>
    <w:rsid w:val="002D299B"/>
    <w:rsid w:val="002E0407"/>
    <w:rsid w:val="002E79CB"/>
    <w:rsid w:val="002F0471"/>
    <w:rsid w:val="002F08F4"/>
    <w:rsid w:val="002F1714"/>
    <w:rsid w:val="002F5CA7"/>
    <w:rsid w:val="002F7F55"/>
    <w:rsid w:val="0030745F"/>
    <w:rsid w:val="00314630"/>
    <w:rsid w:val="0032090A"/>
    <w:rsid w:val="0032102A"/>
    <w:rsid w:val="00321A37"/>
    <w:rsid w:val="00321CDE"/>
    <w:rsid w:val="00324202"/>
    <w:rsid w:val="00333E15"/>
    <w:rsid w:val="003416D3"/>
    <w:rsid w:val="0034546A"/>
    <w:rsid w:val="003571BC"/>
    <w:rsid w:val="0036090C"/>
    <w:rsid w:val="00364979"/>
    <w:rsid w:val="0037273D"/>
    <w:rsid w:val="00382592"/>
    <w:rsid w:val="00385B9C"/>
    <w:rsid w:val="00385FB5"/>
    <w:rsid w:val="0038715D"/>
    <w:rsid w:val="00392E84"/>
    <w:rsid w:val="00394DBF"/>
    <w:rsid w:val="003957A6"/>
    <w:rsid w:val="00397713"/>
    <w:rsid w:val="003A43EF"/>
    <w:rsid w:val="003B60A2"/>
    <w:rsid w:val="003C7445"/>
    <w:rsid w:val="003E1E46"/>
    <w:rsid w:val="003E39A2"/>
    <w:rsid w:val="003E54DF"/>
    <w:rsid w:val="003E57AB"/>
    <w:rsid w:val="003F2BED"/>
    <w:rsid w:val="00400B49"/>
    <w:rsid w:val="0040415B"/>
    <w:rsid w:val="004139E4"/>
    <w:rsid w:val="00415999"/>
    <w:rsid w:val="00415B4B"/>
    <w:rsid w:val="004322DA"/>
    <w:rsid w:val="00433084"/>
    <w:rsid w:val="00441B32"/>
    <w:rsid w:val="00443878"/>
    <w:rsid w:val="004539A8"/>
    <w:rsid w:val="004646F1"/>
    <w:rsid w:val="004712CA"/>
    <w:rsid w:val="0047422E"/>
    <w:rsid w:val="00480EAC"/>
    <w:rsid w:val="00486319"/>
    <w:rsid w:val="00496190"/>
    <w:rsid w:val="0049674B"/>
    <w:rsid w:val="004A09A8"/>
    <w:rsid w:val="004B3E11"/>
    <w:rsid w:val="004C0673"/>
    <w:rsid w:val="004C4E4E"/>
    <w:rsid w:val="004E08F2"/>
    <w:rsid w:val="004F3816"/>
    <w:rsid w:val="004F500A"/>
    <w:rsid w:val="005126A0"/>
    <w:rsid w:val="00515678"/>
    <w:rsid w:val="00541CAF"/>
    <w:rsid w:val="00543D41"/>
    <w:rsid w:val="00545472"/>
    <w:rsid w:val="00545FF8"/>
    <w:rsid w:val="005571A4"/>
    <w:rsid w:val="005604FC"/>
    <w:rsid w:val="00564982"/>
    <w:rsid w:val="00566EDA"/>
    <w:rsid w:val="0057081A"/>
    <w:rsid w:val="00572654"/>
    <w:rsid w:val="005976A1"/>
    <w:rsid w:val="005A326C"/>
    <w:rsid w:val="005A34E7"/>
    <w:rsid w:val="005A69A3"/>
    <w:rsid w:val="005A6B14"/>
    <w:rsid w:val="005B5629"/>
    <w:rsid w:val="005C0300"/>
    <w:rsid w:val="005C27A2"/>
    <w:rsid w:val="005D4FEB"/>
    <w:rsid w:val="005D65ED"/>
    <w:rsid w:val="005E0E6C"/>
    <w:rsid w:val="005F4B6A"/>
    <w:rsid w:val="006010F3"/>
    <w:rsid w:val="006142CA"/>
    <w:rsid w:val="00615A0A"/>
    <w:rsid w:val="006333D4"/>
    <w:rsid w:val="006369B2"/>
    <w:rsid w:val="0063718D"/>
    <w:rsid w:val="006412D9"/>
    <w:rsid w:val="00647525"/>
    <w:rsid w:val="00647A71"/>
    <w:rsid w:val="006530A8"/>
    <w:rsid w:val="006570B0"/>
    <w:rsid w:val="0066022F"/>
    <w:rsid w:val="006755BC"/>
    <w:rsid w:val="00681897"/>
    <w:rsid w:val="006823F3"/>
    <w:rsid w:val="0069210B"/>
    <w:rsid w:val="00693139"/>
    <w:rsid w:val="00695DD7"/>
    <w:rsid w:val="00697061"/>
    <w:rsid w:val="006A0F3F"/>
    <w:rsid w:val="006A2A02"/>
    <w:rsid w:val="006A4055"/>
    <w:rsid w:val="006A7C27"/>
    <w:rsid w:val="006B2FE4"/>
    <w:rsid w:val="006B37B0"/>
    <w:rsid w:val="006B474A"/>
    <w:rsid w:val="006B6BA2"/>
    <w:rsid w:val="006B7E24"/>
    <w:rsid w:val="006C5641"/>
    <w:rsid w:val="006C74FE"/>
    <w:rsid w:val="006D1089"/>
    <w:rsid w:val="006D1B86"/>
    <w:rsid w:val="006D1C80"/>
    <w:rsid w:val="006D64FB"/>
    <w:rsid w:val="006D6C0E"/>
    <w:rsid w:val="006D7355"/>
    <w:rsid w:val="006F0797"/>
    <w:rsid w:val="006F7DEE"/>
    <w:rsid w:val="00715CA6"/>
    <w:rsid w:val="00731135"/>
    <w:rsid w:val="007324AF"/>
    <w:rsid w:val="007409B4"/>
    <w:rsid w:val="00741974"/>
    <w:rsid w:val="007454B6"/>
    <w:rsid w:val="0075525E"/>
    <w:rsid w:val="007552C9"/>
    <w:rsid w:val="00756D3D"/>
    <w:rsid w:val="00777F0E"/>
    <w:rsid w:val="007806C2"/>
    <w:rsid w:val="00781FEE"/>
    <w:rsid w:val="0078275D"/>
    <w:rsid w:val="00786756"/>
    <w:rsid w:val="007903F8"/>
    <w:rsid w:val="00794F4F"/>
    <w:rsid w:val="007974BE"/>
    <w:rsid w:val="007A0916"/>
    <w:rsid w:val="007A0DFD"/>
    <w:rsid w:val="007A47B1"/>
    <w:rsid w:val="007C5ED4"/>
    <w:rsid w:val="007C7122"/>
    <w:rsid w:val="007D3F11"/>
    <w:rsid w:val="007D4159"/>
    <w:rsid w:val="007E2C69"/>
    <w:rsid w:val="007E53E4"/>
    <w:rsid w:val="007E656A"/>
    <w:rsid w:val="007F1B6E"/>
    <w:rsid w:val="007F3CAA"/>
    <w:rsid w:val="007F664D"/>
    <w:rsid w:val="00801B42"/>
    <w:rsid w:val="0080502A"/>
    <w:rsid w:val="008249A7"/>
    <w:rsid w:val="00833A12"/>
    <w:rsid w:val="00836396"/>
    <w:rsid w:val="00836D45"/>
    <w:rsid w:val="00837203"/>
    <w:rsid w:val="00842137"/>
    <w:rsid w:val="00851E6C"/>
    <w:rsid w:val="00853F5F"/>
    <w:rsid w:val="00856C7A"/>
    <w:rsid w:val="008623ED"/>
    <w:rsid w:val="00870EF0"/>
    <w:rsid w:val="00875AA6"/>
    <w:rsid w:val="00880944"/>
    <w:rsid w:val="0089088E"/>
    <w:rsid w:val="00892297"/>
    <w:rsid w:val="008964D6"/>
    <w:rsid w:val="008A2FDD"/>
    <w:rsid w:val="008B5123"/>
    <w:rsid w:val="008C5A9A"/>
    <w:rsid w:val="008D1E1E"/>
    <w:rsid w:val="008E0172"/>
    <w:rsid w:val="008E20C0"/>
    <w:rsid w:val="00925A57"/>
    <w:rsid w:val="00936690"/>
    <w:rsid w:val="00936852"/>
    <w:rsid w:val="0094045D"/>
    <w:rsid w:val="009406B5"/>
    <w:rsid w:val="00946166"/>
    <w:rsid w:val="00947A39"/>
    <w:rsid w:val="00966B5C"/>
    <w:rsid w:val="00983164"/>
    <w:rsid w:val="00984252"/>
    <w:rsid w:val="00986425"/>
    <w:rsid w:val="009972EF"/>
    <w:rsid w:val="009B5035"/>
    <w:rsid w:val="009C3160"/>
    <w:rsid w:val="009D399E"/>
    <w:rsid w:val="009D644B"/>
    <w:rsid w:val="009E4B6B"/>
    <w:rsid w:val="009E766E"/>
    <w:rsid w:val="009F1548"/>
    <w:rsid w:val="009F1960"/>
    <w:rsid w:val="009F4B1A"/>
    <w:rsid w:val="009F715E"/>
    <w:rsid w:val="009F78FE"/>
    <w:rsid w:val="00A10DBB"/>
    <w:rsid w:val="00A11720"/>
    <w:rsid w:val="00A14874"/>
    <w:rsid w:val="00A21247"/>
    <w:rsid w:val="00A311F0"/>
    <w:rsid w:val="00A31D47"/>
    <w:rsid w:val="00A36D9E"/>
    <w:rsid w:val="00A4013E"/>
    <w:rsid w:val="00A4045F"/>
    <w:rsid w:val="00A427CD"/>
    <w:rsid w:val="00A43805"/>
    <w:rsid w:val="00A45FEE"/>
    <w:rsid w:val="00A4600B"/>
    <w:rsid w:val="00A50506"/>
    <w:rsid w:val="00A51630"/>
    <w:rsid w:val="00A51EF0"/>
    <w:rsid w:val="00A52024"/>
    <w:rsid w:val="00A600CD"/>
    <w:rsid w:val="00A67A81"/>
    <w:rsid w:val="00A708CD"/>
    <w:rsid w:val="00A730A6"/>
    <w:rsid w:val="00A80441"/>
    <w:rsid w:val="00A807D5"/>
    <w:rsid w:val="00A81A0E"/>
    <w:rsid w:val="00A827B0"/>
    <w:rsid w:val="00A96899"/>
    <w:rsid w:val="00A971A0"/>
    <w:rsid w:val="00A9723E"/>
    <w:rsid w:val="00AA1186"/>
    <w:rsid w:val="00AA1D12"/>
    <w:rsid w:val="00AA1F22"/>
    <w:rsid w:val="00AB37FB"/>
    <w:rsid w:val="00AC3E73"/>
    <w:rsid w:val="00AC63B0"/>
    <w:rsid w:val="00AE4E21"/>
    <w:rsid w:val="00AF14F5"/>
    <w:rsid w:val="00B01567"/>
    <w:rsid w:val="00B01751"/>
    <w:rsid w:val="00B05821"/>
    <w:rsid w:val="00B100D6"/>
    <w:rsid w:val="00B125BA"/>
    <w:rsid w:val="00B164C9"/>
    <w:rsid w:val="00B2519B"/>
    <w:rsid w:val="00B26C28"/>
    <w:rsid w:val="00B4174C"/>
    <w:rsid w:val="00B42CF1"/>
    <w:rsid w:val="00B453F5"/>
    <w:rsid w:val="00B5162E"/>
    <w:rsid w:val="00B61624"/>
    <w:rsid w:val="00B66481"/>
    <w:rsid w:val="00B7189C"/>
    <w:rsid w:val="00B718A5"/>
    <w:rsid w:val="00B86602"/>
    <w:rsid w:val="00BA7411"/>
    <w:rsid w:val="00BA788A"/>
    <w:rsid w:val="00BB4120"/>
    <w:rsid w:val="00BB4983"/>
    <w:rsid w:val="00BB7597"/>
    <w:rsid w:val="00BC62E2"/>
    <w:rsid w:val="00BE18D5"/>
    <w:rsid w:val="00BE4AC3"/>
    <w:rsid w:val="00BF3B7D"/>
    <w:rsid w:val="00C175C1"/>
    <w:rsid w:val="00C200B8"/>
    <w:rsid w:val="00C20269"/>
    <w:rsid w:val="00C42125"/>
    <w:rsid w:val="00C47120"/>
    <w:rsid w:val="00C557CE"/>
    <w:rsid w:val="00C62814"/>
    <w:rsid w:val="00C67B25"/>
    <w:rsid w:val="00C67D83"/>
    <w:rsid w:val="00C748F7"/>
    <w:rsid w:val="00C74937"/>
    <w:rsid w:val="00CA0A70"/>
    <w:rsid w:val="00CB2599"/>
    <w:rsid w:val="00CC2083"/>
    <w:rsid w:val="00CC386F"/>
    <w:rsid w:val="00CD2139"/>
    <w:rsid w:val="00CD5ECB"/>
    <w:rsid w:val="00CD7B95"/>
    <w:rsid w:val="00CE5986"/>
    <w:rsid w:val="00D01472"/>
    <w:rsid w:val="00D02F60"/>
    <w:rsid w:val="00D10A47"/>
    <w:rsid w:val="00D26477"/>
    <w:rsid w:val="00D34E36"/>
    <w:rsid w:val="00D45CBC"/>
    <w:rsid w:val="00D52B0A"/>
    <w:rsid w:val="00D55AE4"/>
    <w:rsid w:val="00D56CC3"/>
    <w:rsid w:val="00D647EF"/>
    <w:rsid w:val="00D73137"/>
    <w:rsid w:val="00D759A1"/>
    <w:rsid w:val="00D779DE"/>
    <w:rsid w:val="00D977A2"/>
    <w:rsid w:val="00DA1D47"/>
    <w:rsid w:val="00DA3220"/>
    <w:rsid w:val="00DB0706"/>
    <w:rsid w:val="00DD50DE"/>
    <w:rsid w:val="00DE1204"/>
    <w:rsid w:val="00DE3062"/>
    <w:rsid w:val="00DE3D37"/>
    <w:rsid w:val="00DF08F3"/>
    <w:rsid w:val="00DF25A7"/>
    <w:rsid w:val="00DF706F"/>
    <w:rsid w:val="00E0581D"/>
    <w:rsid w:val="00E1590B"/>
    <w:rsid w:val="00E204DD"/>
    <w:rsid w:val="00E228B7"/>
    <w:rsid w:val="00E30DA1"/>
    <w:rsid w:val="00E353EC"/>
    <w:rsid w:val="00E51F61"/>
    <w:rsid w:val="00E53C24"/>
    <w:rsid w:val="00E56E77"/>
    <w:rsid w:val="00E608F5"/>
    <w:rsid w:val="00E863E5"/>
    <w:rsid w:val="00E87BD3"/>
    <w:rsid w:val="00EA0BE7"/>
    <w:rsid w:val="00EB444D"/>
    <w:rsid w:val="00ED1B45"/>
    <w:rsid w:val="00EE1A06"/>
    <w:rsid w:val="00EE5C0D"/>
    <w:rsid w:val="00EF4792"/>
    <w:rsid w:val="00EF76DC"/>
    <w:rsid w:val="00F02294"/>
    <w:rsid w:val="00F30DE7"/>
    <w:rsid w:val="00F35F57"/>
    <w:rsid w:val="00F50467"/>
    <w:rsid w:val="00F562A0"/>
    <w:rsid w:val="00F57FA4"/>
    <w:rsid w:val="00F623AD"/>
    <w:rsid w:val="00F86026"/>
    <w:rsid w:val="00F9547A"/>
    <w:rsid w:val="00FA02CB"/>
    <w:rsid w:val="00FA2177"/>
    <w:rsid w:val="00FA520A"/>
    <w:rsid w:val="00FB0783"/>
    <w:rsid w:val="00FB7A8B"/>
    <w:rsid w:val="00FC2485"/>
    <w:rsid w:val="00FD0797"/>
    <w:rsid w:val="00FD439E"/>
    <w:rsid w:val="00FD76CB"/>
    <w:rsid w:val="00FE152B"/>
    <w:rsid w:val="00FE239E"/>
    <w:rsid w:val="00FE2528"/>
    <w:rsid w:val="00FE399B"/>
    <w:rsid w:val="00FF1151"/>
    <w:rsid w:val="00FF4546"/>
    <w:rsid w:val="00FF538F"/>
    <w:rsid w:val="2149A48D"/>
    <w:rsid w:val="3439E286"/>
    <w:rsid w:val="51AD965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12DA3"/>
  <w15:chartTrackingRefBased/>
  <w15:docId w15:val="{0FA2AEC0-461D-4965-9E18-236DA493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D033C"/>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qFormat/>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qFormat/>
    <w:rsid w:val="005D65ED"/>
    <w:pPr>
      <w:spacing w:before="240"/>
      <w:outlineLvl w:val="1"/>
    </w:pPr>
  </w:style>
  <w:style w:type="paragraph" w:styleId="Heading3">
    <w:name w:val="heading 3"/>
    <w:basedOn w:val="Heading1"/>
    <w:next w:val="Normal"/>
    <w:link w:val="Heading3Char"/>
    <w:qFormat/>
    <w:rsid w:val="005D65ED"/>
    <w:pPr>
      <w:spacing w:before="160"/>
      <w:outlineLvl w:val="2"/>
    </w:pPr>
  </w:style>
  <w:style w:type="paragraph" w:styleId="Heading4">
    <w:name w:val="heading 4"/>
    <w:basedOn w:val="Heading3"/>
    <w:next w:val="Normal"/>
    <w:link w:val="Heading4Char"/>
    <w:qFormat/>
    <w:rsid w:val="005D65ED"/>
    <w:pPr>
      <w:tabs>
        <w:tab w:val="clear" w:pos="794"/>
        <w:tab w:val="left" w:pos="1021"/>
      </w:tabs>
      <w:ind w:left="1021" w:hanging="1021"/>
      <w:outlineLvl w:val="3"/>
    </w:pPr>
  </w:style>
  <w:style w:type="paragraph" w:styleId="Heading5">
    <w:name w:val="heading 5"/>
    <w:basedOn w:val="Heading4"/>
    <w:next w:val="Normal"/>
    <w:link w:val="Heading5Char"/>
    <w:qFormat/>
    <w:rsid w:val="005D65ED"/>
    <w:pPr>
      <w:outlineLvl w:val="4"/>
    </w:pPr>
  </w:style>
  <w:style w:type="paragraph" w:styleId="Heading6">
    <w:name w:val="heading 6"/>
    <w:basedOn w:val="Heading4"/>
    <w:next w:val="Normal"/>
    <w:link w:val="Heading6Char"/>
    <w:qFormat/>
    <w:rsid w:val="005D65ED"/>
    <w:pPr>
      <w:tabs>
        <w:tab w:val="clear" w:pos="1021"/>
        <w:tab w:val="clear" w:pos="1191"/>
      </w:tabs>
      <w:ind w:left="1588" w:hanging="1588"/>
      <w:outlineLvl w:val="5"/>
    </w:pPr>
  </w:style>
  <w:style w:type="paragraph" w:styleId="Heading7">
    <w:name w:val="heading 7"/>
    <w:basedOn w:val="Heading6"/>
    <w:next w:val="Normal"/>
    <w:link w:val="Heading7Char"/>
    <w:qFormat/>
    <w:rsid w:val="005D65ED"/>
    <w:pPr>
      <w:outlineLvl w:val="6"/>
    </w:pPr>
  </w:style>
  <w:style w:type="paragraph" w:styleId="Heading8">
    <w:name w:val="heading 8"/>
    <w:basedOn w:val="Heading6"/>
    <w:next w:val="Normal"/>
    <w:link w:val="Heading8Char"/>
    <w:qFormat/>
    <w:rsid w:val="005D65ED"/>
    <w:pPr>
      <w:outlineLvl w:val="7"/>
    </w:pPr>
  </w:style>
  <w:style w:type="paragraph" w:styleId="Heading9">
    <w:name w:val="heading 9"/>
    <w:basedOn w:val="Heading6"/>
    <w:next w:val="Normal"/>
    <w:link w:val="Heading9Char"/>
    <w:qFormat/>
    <w:rsid w:val="005D65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65ED"/>
    <w:rPr>
      <w:rFonts w:ascii="Times New Roman" w:hAnsi="Times New Roman"/>
      <w:color w:val="808080"/>
    </w:rPr>
  </w:style>
  <w:style w:type="paragraph" w:customStyle="1" w:styleId="Docnumber">
    <w:name w:val="Docnumber"/>
    <w:basedOn w:val="Normal"/>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5D65ED"/>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1D033C"/>
  </w:style>
  <w:style w:type="paragraph" w:customStyle="1" w:styleId="CorrectionSeparatorBegin">
    <w:name w:val="Correction Separator Begin"/>
    <w:basedOn w:val="Normal"/>
    <w:rsid w:val="001D033C"/>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1D033C"/>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1D033C"/>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1D033C"/>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1D033C"/>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1D033C"/>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1D033C"/>
    <w:rPr>
      <w:b/>
      <w:bCs/>
    </w:rPr>
  </w:style>
  <w:style w:type="paragraph" w:customStyle="1" w:styleId="Normalbeforetable">
    <w:name w:val="Normal before table"/>
    <w:basedOn w:val="Normal"/>
    <w:rsid w:val="001D033C"/>
    <w:pPr>
      <w:keepNext/>
      <w:spacing w:after="120"/>
    </w:pPr>
    <w:rPr>
      <w:rFonts w:eastAsia="????"/>
      <w:lang w:eastAsia="en-US"/>
    </w:rPr>
  </w:style>
  <w:style w:type="paragraph" w:customStyle="1" w:styleId="RecNo">
    <w:name w:val="Rec_No"/>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1D033C"/>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1D033C"/>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1D033C"/>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1D033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1D033C"/>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link w:val="TabletextChar"/>
    <w:rsid w:val="001D033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1D033C"/>
    <w:pPr>
      <w:tabs>
        <w:tab w:val="right" w:leader="dot" w:pos="9639"/>
      </w:tabs>
    </w:pPr>
    <w:rPr>
      <w:rFonts w:eastAsia="MS Mincho"/>
    </w:rPr>
  </w:style>
  <w:style w:type="paragraph" w:styleId="TOC1">
    <w:name w:val="toc 1"/>
    <w:basedOn w:val="Normal"/>
    <w:uiPriority w:val="39"/>
    <w:qFormat/>
    <w:rsid w:val="001D033C"/>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qFormat/>
    <w:rsid w:val="001D033C"/>
    <w:pPr>
      <w:tabs>
        <w:tab w:val="clear" w:pos="964"/>
      </w:tabs>
      <w:spacing w:before="80"/>
      <w:ind w:left="1531" w:hanging="851"/>
    </w:pPr>
  </w:style>
  <w:style w:type="paragraph" w:styleId="TOC3">
    <w:name w:val="toc 3"/>
    <w:basedOn w:val="TOC2"/>
    <w:uiPriority w:val="39"/>
    <w:qFormat/>
    <w:rsid w:val="001D033C"/>
    <w:pPr>
      <w:ind w:left="2269"/>
    </w:pPr>
  </w:style>
  <w:style w:type="character" w:styleId="Hyperlink">
    <w:name w:val="Hyperlink"/>
    <w:aliases w:val="CEO_Hyperlink,超级链接,超?级链,Style 58,超????,超链接1,하이퍼링크2"/>
    <w:basedOn w:val="DefaultParagraphFont"/>
    <w:uiPriority w:val="99"/>
    <w:qFormat/>
    <w:rsid w:val="001D033C"/>
    <w:rPr>
      <w:color w:val="0000FF"/>
      <w:u w:val="single"/>
    </w:rPr>
  </w:style>
  <w:style w:type="character" w:customStyle="1" w:styleId="Heading1Char">
    <w:name w:val="Heading 1 Char"/>
    <w:basedOn w:val="DefaultParagraphFont"/>
    <w:link w:val="Heading1"/>
    <w:rsid w:val="005D65ED"/>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5D65ED"/>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5D65ED"/>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5D65ED"/>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5D65ED"/>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5D65ED"/>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5D65ED"/>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5D65ED"/>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5D65ED"/>
    <w:rPr>
      <w:rFonts w:ascii="Times New Roman" w:eastAsia="Times New Roman" w:hAnsi="Times New Roman" w:cs="Times New Roman"/>
      <w:b/>
      <w:sz w:val="24"/>
      <w:szCs w:val="20"/>
      <w:lang w:val="en-GB" w:eastAsia="en-US"/>
    </w:rPr>
  </w:style>
  <w:style w:type="paragraph" w:styleId="Caption">
    <w:name w:val="caption"/>
    <w:basedOn w:val="Normal"/>
    <w:next w:val="Normal"/>
    <w:semiHidden/>
    <w:unhideWhenUsed/>
    <w:rsid w:val="005D65ED"/>
    <w:pPr>
      <w:spacing w:before="0" w:after="200"/>
    </w:pPr>
    <w:rPr>
      <w:i/>
      <w:iCs/>
      <w:color w:val="44546A" w:themeColor="text2"/>
      <w:sz w:val="18"/>
      <w:szCs w:val="18"/>
    </w:rPr>
  </w:style>
  <w:style w:type="paragraph" w:styleId="Header">
    <w:name w:val="header"/>
    <w:basedOn w:val="Normal"/>
    <w:link w:val="HeaderChar"/>
    <w:uiPriority w:val="99"/>
    <w:rsid w:val="001D033C"/>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uiPriority w:val="99"/>
    <w:rsid w:val="001D033C"/>
    <w:rPr>
      <w:rFonts w:ascii="Times New Roman" w:eastAsia="Times New Roman" w:hAnsi="Times New Roman" w:cs="Times New Roman"/>
      <w:sz w:val="18"/>
      <w:szCs w:val="20"/>
      <w:lang w:val="en-GB" w:eastAsia="en-US"/>
    </w:rPr>
  </w:style>
  <w:style w:type="paragraph" w:styleId="Footer">
    <w:name w:val="footer"/>
    <w:basedOn w:val="Normal"/>
    <w:link w:val="FooterChar"/>
    <w:unhideWhenUsed/>
    <w:rsid w:val="005D65ED"/>
    <w:pPr>
      <w:tabs>
        <w:tab w:val="center" w:pos="4680"/>
        <w:tab w:val="right" w:pos="9360"/>
      </w:tabs>
      <w:spacing w:before="0"/>
    </w:pPr>
    <w:rPr>
      <w:sz w:val="20"/>
    </w:rPr>
  </w:style>
  <w:style w:type="character" w:customStyle="1" w:styleId="FooterChar">
    <w:name w:val="Footer Char"/>
    <w:basedOn w:val="DefaultParagraphFont"/>
    <w:link w:val="Footer"/>
    <w:uiPriority w:val="99"/>
    <w:rsid w:val="005D65ED"/>
    <w:rPr>
      <w:rFonts w:ascii="Times New Roman" w:hAnsi="Times New Roman" w:cs="Times New Roman"/>
      <w:sz w:val="20"/>
      <w:szCs w:val="24"/>
      <w:lang w:val="en-GB" w:eastAsia="ja-JP"/>
    </w:rPr>
  </w:style>
  <w:style w:type="character" w:styleId="Emphasis">
    <w:name w:val="Emphasis"/>
    <w:basedOn w:val="DefaultParagraphFont"/>
    <w:rsid w:val="005D65ED"/>
    <w:rPr>
      <w:i/>
      <w:iCs/>
    </w:rPr>
  </w:style>
  <w:style w:type="paragraph" w:styleId="Quote">
    <w:name w:val="Quote"/>
    <w:basedOn w:val="Normal"/>
    <w:next w:val="Normal"/>
    <w:link w:val="QuoteChar"/>
    <w:uiPriority w:val="29"/>
    <w:rsid w:val="005D65E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65ED"/>
    <w:rPr>
      <w:rFonts w:ascii="Times New Roman" w:hAnsi="Times New Roman" w:cs="Times New Roman"/>
      <w:i/>
      <w:iCs/>
      <w:color w:val="404040" w:themeColor="text1" w:themeTint="BF"/>
      <w:sz w:val="24"/>
      <w:szCs w:val="24"/>
      <w:lang w:val="en-GB" w:eastAsia="ja-JP"/>
    </w:rPr>
  </w:style>
  <w:style w:type="paragraph" w:styleId="BalloonText">
    <w:name w:val="Balloon Text"/>
    <w:basedOn w:val="Normal"/>
    <w:link w:val="BalloonTextChar"/>
    <w:unhideWhenUsed/>
    <w:rsid w:val="006A7C27"/>
    <w:pPr>
      <w:spacing w:before="0"/>
    </w:pPr>
    <w:rPr>
      <w:rFonts w:ascii="Segoe UI" w:hAnsi="Segoe UI" w:cs="Segoe UI"/>
      <w:sz w:val="18"/>
      <w:szCs w:val="18"/>
    </w:rPr>
  </w:style>
  <w:style w:type="character" w:customStyle="1" w:styleId="BalloonTextChar">
    <w:name w:val="Balloon Text Char"/>
    <w:basedOn w:val="DefaultParagraphFont"/>
    <w:link w:val="BalloonText"/>
    <w:rsid w:val="006A7C27"/>
    <w:rPr>
      <w:rFonts w:ascii="Segoe UI" w:hAnsi="Segoe UI" w:cs="Segoe UI"/>
      <w:sz w:val="18"/>
      <w:szCs w:val="18"/>
      <w:lang w:val="en-GB" w:eastAsia="ja-JP"/>
    </w:rPr>
  </w:style>
  <w:style w:type="paragraph" w:customStyle="1" w:styleId="enumlev1">
    <w:name w:val="enumlev1"/>
    <w:basedOn w:val="Normal"/>
    <w:qFormat/>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Revision">
    <w:name w:val="Revision"/>
    <w:hidden/>
    <w:uiPriority w:val="99"/>
    <w:semiHidden/>
    <w:rsid w:val="00AB37FB"/>
    <w:pPr>
      <w:spacing w:after="0" w:line="240" w:lineRule="auto"/>
    </w:pPr>
    <w:rPr>
      <w:rFonts w:ascii="Times New Roman" w:hAnsi="Times New Roman" w:cs="Times New Roman"/>
      <w:sz w:val="24"/>
      <w:szCs w:val="24"/>
      <w:lang w:val="en-GB" w:eastAsia="ja-JP"/>
    </w:rPr>
  </w:style>
  <w:style w:type="paragraph" w:customStyle="1" w:styleId="VenueDate">
    <w:name w:val="VenueDate"/>
    <w:basedOn w:val="Normal"/>
    <w:rsid w:val="006B6BA2"/>
    <w:pPr>
      <w:jc w:val="right"/>
    </w:pPr>
  </w:style>
  <w:style w:type="character" w:styleId="CommentReference">
    <w:name w:val="annotation reference"/>
    <w:basedOn w:val="DefaultParagraphFont"/>
    <w:unhideWhenUsed/>
    <w:rsid w:val="00DE1204"/>
    <w:rPr>
      <w:sz w:val="16"/>
      <w:szCs w:val="16"/>
    </w:rPr>
  </w:style>
  <w:style w:type="paragraph" w:styleId="CommentText">
    <w:name w:val="annotation text"/>
    <w:basedOn w:val="Normal"/>
    <w:link w:val="CommentTextChar"/>
    <w:unhideWhenUsed/>
    <w:rsid w:val="00DE1204"/>
    <w:rPr>
      <w:sz w:val="20"/>
      <w:szCs w:val="20"/>
    </w:rPr>
  </w:style>
  <w:style w:type="character" w:customStyle="1" w:styleId="CommentTextChar">
    <w:name w:val="Comment Text Char"/>
    <w:basedOn w:val="DefaultParagraphFont"/>
    <w:link w:val="CommentText"/>
    <w:rsid w:val="00DE1204"/>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semiHidden/>
    <w:unhideWhenUsed/>
    <w:rsid w:val="00DE1204"/>
    <w:rPr>
      <w:b/>
      <w:bCs/>
    </w:rPr>
  </w:style>
  <w:style w:type="character" w:customStyle="1" w:styleId="CommentSubjectChar">
    <w:name w:val="Comment Subject Char"/>
    <w:basedOn w:val="CommentTextChar"/>
    <w:link w:val="CommentSubject"/>
    <w:semiHidden/>
    <w:rsid w:val="00DE1204"/>
    <w:rPr>
      <w:rFonts w:ascii="Times New Roman" w:hAnsi="Times New Roman" w:cs="Times New Roman"/>
      <w:b/>
      <w:bCs/>
      <w:sz w:val="20"/>
      <w:szCs w:val="20"/>
      <w:lang w:val="en-GB" w:eastAsia="ja-JP"/>
    </w:rPr>
  </w:style>
  <w:style w:type="character" w:styleId="UnresolvedMention">
    <w:name w:val="Unresolved Mention"/>
    <w:basedOn w:val="DefaultParagraphFont"/>
    <w:uiPriority w:val="99"/>
    <w:unhideWhenUsed/>
    <w:rsid w:val="002528F9"/>
    <w:rPr>
      <w:color w:val="605E5C"/>
      <w:shd w:val="clear" w:color="auto" w:fill="E1DFDD"/>
    </w:rPr>
  </w:style>
  <w:style w:type="character" w:styleId="Mention">
    <w:name w:val="Mention"/>
    <w:basedOn w:val="DefaultParagraphFont"/>
    <w:uiPriority w:val="99"/>
    <w:unhideWhenUsed/>
    <w:rsid w:val="002528F9"/>
    <w:rPr>
      <w:color w:val="2B579A"/>
      <w:shd w:val="clear" w:color="auto" w:fill="E1DFDD"/>
    </w:rPr>
  </w:style>
  <w:style w:type="character" w:customStyle="1" w:styleId="ReftextArial9pt">
    <w:name w:val="Ref_text Arial 9 pt"/>
    <w:rsid w:val="001D033C"/>
    <w:rPr>
      <w:rFonts w:ascii="Arial" w:hAnsi="Arial" w:cs="Arial"/>
      <w:sz w:val="18"/>
      <w:szCs w:val="18"/>
    </w:rPr>
  </w:style>
  <w:style w:type="paragraph" w:customStyle="1" w:styleId="Title4">
    <w:name w:val="Title 4"/>
    <w:basedOn w:val="Normal"/>
    <w:next w:val="Heading1"/>
    <w:rsid w:val="001D033C"/>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1D033C"/>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semiHidden/>
    <w:unhideWhenUsed/>
    <w:rsid w:val="001D033C"/>
    <w:pPr>
      <w:spacing w:before="0"/>
    </w:pPr>
    <w:rPr>
      <w:sz w:val="20"/>
      <w:szCs w:val="20"/>
    </w:rPr>
  </w:style>
  <w:style w:type="character" w:customStyle="1" w:styleId="FootnoteTextChar">
    <w:name w:val="Footnote Text Char"/>
    <w:basedOn w:val="DefaultParagraphFont"/>
    <w:link w:val="FootnoteText"/>
    <w:uiPriority w:val="99"/>
    <w:semiHidden/>
    <w:rsid w:val="001D033C"/>
    <w:rPr>
      <w:rFonts w:ascii="Times New Roman" w:hAnsi="Times New Roman" w:cs="Times New Roman"/>
      <w:sz w:val="20"/>
      <w:szCs w:val="20"/>
      <w:lang w:val="en-GB" w:eastAsia="ja-JP"/>
    </w:rPr>
  </w:style>
  <w:style w:type="character" w:styleId="FootnoteReference">
    <w:name w:val="footnote reference"/>
    <w:basedOn w:val="DefaultParagraphFont"/>
    <w:semiHidden/>
    <w:unhideWhenUsed/>
    <w:rsid w:val="001D033C"/>
    <w:rPr>
      <w:vertAlign w:val="superscript"/>
    </w:rPr>
  </w:style>
  <w:style w:type="paragraph" w:styleId="Bibliography">
    <w:name w:val="Bibliography"/>
    <w:basedOn w:val="Normal"/>
    <w:next w:val="Normal"/>
    <w:uiPriority w:val="37"/>
    <w:semiHidden/>
    <w:unhideWhenUsed/>
    <w:rsid w:val="001D033C"/>
  </w:style>
  <w:style w:type="paragraph" w:styleId="BlockText">
    <w:name w:val="Block Text"/>
    <w:basedOn w:val="Normal"/>
    <w:uiPriority w:val="99"/>
    <w:semiHidden/>
    <w:unhideWhenUsed/>
    <w:rsid w:val="001D033C"/>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1D033C"/>
    <w:pPr>
      <w:spacing w:after="120"/>
    </w:pPr>
  </w:style>
  <w:style w:type="character" w:customStyle="1" w:styleId="BodyTextChar">
    <w:name w:val="Body Text Char"/>
    <w:basedOn w:val="DefaultParagraphFont"/>
    <w:link w:val="BodyText"/>
    <w:uiPriority w:val="99"/>
    <w:semiHidden/>
    <w:rsid w:val="001D033C"/>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1D033C"/>
    <w:pPr>
      <w:spacing w:after="120" w:line="480" w:lineRule="auto"/>
    </w:pPr>
  </w:style>
  <w:style w:type="character" w:customStyle="1" w:styleId="BodyText2Char">
    <w:name w:val="Body Text 2 Char"/>
    <w:basedOn w:val="DefaultParagraphFont"/>
    <w:link w:val="BodyText2"/>
    <w:uiPriority w:val="99"/>
    <w:semiHidden/>
    <w:rsid w:val="001D033C"/>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1D033C"/>
    <w:pPr>
      <w:spacing w:after="120"/>
    </w:pPr>
    <w:rPr>
      <w:sz w:val="16"/>
      <w:szCs w:val="16"/>
    </w:rPr>
  </w:style>
  <w:style w:type="character" w:customStyle="1" w:styleId="BodyText3Char">
    <w:name w:val="Body Text 3 Char"/>
    <w:basedOn w:val="DefaultParagraphFont"/>
    <w:link w:val="BodyText3"/>
    <w:uiPriority w:val="99"/>
    <w:semiHidden/>
    <w:rsid w:val="001D033C"/>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1D033C"/>
    <w:pPr>
      <w:spacing w:after="0"/>
      <w:ind w:firstLine="360"/>
    </w:pPr>
  </w:style>
  <w:style w:type="character" w:customStyle="1" w:styleId="BodyTextFirstIndentChar">
    <w:name w:val="Body Text First Indent Char"/>
    <w:basedOn w:val="BodyTextChar"/>
    <w:link w:val="BodyTextFirstIndent"/>
    <w:uiPriority w:val="99"/>
    <w:semiHidden/>
    <w:rsid w:val="001D033C"/>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1D033C"/>
    <w:pPr>
      <w:spacing w:after="120"/>
      <w:ind w:left="360"/>
    </w:pPr>
  </w:style>
  <w:style w:type="character" w:customStyle="1" w:styleId="BodyTextIndentChar">
    <w:name w:val="Body Text Indent Char"/>
    <w:basedOn w:val="DefaultParagraphFont"/>
    <w:link w:val="BodyTextIndent"/>
    <w:uiPriority w:val="99"/>
    <w:semiHidden/>
    <w:rsid w:val="001D033C"/>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1D033C"/>
    <w:pPr>
      <w:spacing w:after="0"/>
      <w:ind w:firstLine="360"/>
    </w:pPr>
  </w:style>
  <w:style w:type="character" w:customStyle="1" w:styleId="BodyTextFirstIndent2Char">
    <w:name w:val="Body Text First Indent 2 Char"/>
    <w:basedOn w:val="BodyTextIndentChar"/>
    <w:link w:val="BodyTextFirstIndent2"/>
    <w:uiPriority w:val="99"/>
    <w:semiHidden/>
    <w:rsid w:val="001D033C"/>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1D033C"/>
    <w:pPr>
      <w:spacing w:after="120" w:line="480" w:lineRule="auto"/>
      <w:ind w:left="360"/>
    </w:pPr>
  </w:style>
  <w:style w:type="character" w:customStyle="1" w:styleId="BodyTextIndent2Char">
    <w:name w:val="Body Text Indent 2 Char"/>
    <w:basedOn w:val="DefaultParagraphFont"/>
    <w:link w:val="BodyTextIndent2"/>
    <w:uiPriority w:val="99"/>
    <w:semiHidden/>
    <w:rsid w:val="001D033C"/>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1D03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D033C"/>
    <w:rPr>
      <w:rFonts w:ascii="Times New Roman" w:hAnsi="Times New Roman" w:cs="Times New Roman"/>
      <w:sz w:val="16"/>
      <w:szCs w:val="16"/>
      <w:lang w:val="en-GB" w:eastAsia="ja-JP"/>
    </w:rPr>
  </w:style>
  <w:style w:type="character" w:styleId="BookTitle">
    <w:name w:val="Book Title"/>
    <w:basedOn w:val="DefaultParagraphFont"/>
    <w:uiPriority w:val="33"/>
    <w:rsid w:val="001D033C"/>
    <w:rPr>
      <w:b/>
      <w:bCs/>
      <w:i/>
      <w:iCs/>
      <w:spacing w:val="5"/>
    </w:rPr>
  </w:style>
  <w:style w:type="paragraph" w:styleId="Closing">
    <w:name w:val="Closing"/>
    <w:basedOn w:val="Normal"/>
    <w:link w:val="ClosingChar"/>
    <w:uiPriority w:val="99"/>
    <w:semiHidden/>
    <w:unhideWhenUsed/>
    <w:rsid w:val="001D033C"/>
    <w:pPr>
      <w:spacing w:before="0"/>
      <w:ind w:left="4320"/>
    </w:pPr>
  </w:style>
  <w:style w:type="character" w:customStyle="1" w:styleId="ClosingChar">
    <w:name w:val="Closing Char"/>
    <w:basedOn w:val="DefaultParagraphFont"/>
    <w:link w:val="Closing"/>
    <w:uiPriority w:val="99"/>
    <w:semiHidden/>
    <w:rsid w:val="001D033C"/>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1D033C"/>
  </w:style>
  <w:style w:type="character" w:customStyle="1" w:styleId="DateChar">
    <w:name w:val="Date Char"/>
    <w:basedOn w:val="DefaultParagraphFont"/>
    <w:link w:val="Date"/>
    <w:uiPriority w:val="99"/>
    <w:semiHidden/>
    <w:rsid w:val="001D033C"/>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1D033C"/>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D033C"/>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1D033C"/>
    <w:pPr>
      <w:spacing w:before="0"/>
    </w:pPr>
  </w:style>
  <w:style w:type="character" w:customStyle="1" w:styleId="E-mailSignatureChar">
    <w:name w:val="E-mail Signature Char"/>
    <w:basedOn w:val="DefaultParagraphFont"/>
    <w:link w:val="E-mailSignature"/>
    <w:uiPriority w:val="99"/>
    <w:semiHidden/>
    <w:rsid w:val="001D033C"/>
    <w:rPr>
      <w:rFonts w:ascii="Times New Roman" w:hAnsi="Times New Roman" w:cs="Times New Roman"/>
      <w:sz w:val="24"/>
      <w:szCs w:val="24"/>
      <w:lang w:val="en-GB" w:eastAsia="ja-JP"/>
    </w:rPr>
  </w:style>
  <w:style w:type="character" w:styleId="EndnoteReference">
    <w:name w:val="endnote reference"/>
    <w:basedOn w:val="DefaultParagraphFont"/>
    <w:semiHidden/>
    <w:unhideWhenUsed/>
    <w:rsid w:val="001D033C"/>
    <w:rPr>
      <w:vertAlign w:val="superscript"/>
    </w:rPr>
  </w:style>
  <w:style w:type="paragraph" w:styleId="EndnoteText">
    <w:name w:val="endnote text"/>
    <w:basedOn w:val="Normal"/>
    <w:link w:val="EndnoteTextChar"/>
    <w:uiPriority w:val="99"/>
    <w:semiHidden/>
    <w:unhideWhenUsed/>
    <w:rsid w:val="001D033C"/>
    <w:pPr>
      <w:spacing w:before="0"/>
    </w:pPr>
    <w:rPr>
      <w:sz w:val="20"/>
      <w:szCs w:val="20"/>
    </w:rPr>
  </w:style>
  <w:style w:type="character" w:customStyle="1" w:styleId="EndnoteTextChar">
    <w:name w:val="Endnote Text Char"/>
    <w:basedOn w:val="DefaultParagraphFont"/>
    <w:link w:val="EndnoteText"/>
    <w:uiPriority w:val="99"/>
    <w:semiHidden/>
    <w:rsid w:val="001D033C"/>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1D033C"/>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1D033C"/>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nhideWhenUsed/>
    <w:rsid w:val="001D033C"/>
    <w:rPr>
      <w:color w:val="954F72" w:themeColor="followedHyperlink"/>
      <w:u w:val="single"/>
    </w:rPr>
  </w:style>
  <w:style w:type="character" w:styleId="Hashtag">
    <w:name w:val="Hashtag"/>
    <w:basedOn w:val="DefaultParagraphFont"/>
    <w:uiPriority w:val="99"/>
    <w:semiHidden/>
    <w:unhideWhenUsed/>
    <w:rsid w:val="001D033C"/>
    <w:rPr>
      <w:color w:val="2B579A"/>
      <w:shd w:val="clear" w:color="auto" w:fill="E1DFDD"/>
    </w:rPr>
  </w:style>
  <w:style w:type="character" w:styleId="HTMLAcronym">
    <w:name w:val="HTML Acronym"/>
    <w:basedOn w:val="DefaultParagraphFont"/>
    <w:uiPriority w:val="99"/>
    <w:semiHidden/>
    <w:unhideWhenUsed/>
    <w:rsid w:val="001D033C"/>
  </w:style>
  <w:style w:type="paragraph" w:styleId="HTMLAddress">
    <w:name w:val="HTML Address"/>
    <w:basedOn w:val="Normal"/>
    <w:link w:val="HTMLAddressChar"/>
    <w:uiPriority w:val="99"/>
    <w:semiHidden/>
    <w:unhideWhenUsed/>
    <w:rsid w:val="001D033C"/>
    <w:pPr>
      <w:spacing w:before="0"/>
    </w:pPr>
    <w:rPr>
      <w:i/>
      <w:iCs/>
    </w:rPr>
  </w:style>
  <w:style w:type="character" w:customStyle="1" w:styleId="HTMLAddressChar">
    <w:name w:val="HTML Address Char"/>
    <w:basedOn w:val="DefaultParagraphFont"/>
    <w:link w:val="HTMLAddress"/>
    <w:uiPriority w:val="99"/>
    <w:semiHidden/>
    <w:rsid w:val="001D033C"/>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1D033C"/>
    <w:rPr>
      <w:i/>
      <w:iCs/>
    </w:rPr>
  </w:style>
  <w:style w:type="character" w:styleId="HTMLCode">
    <w:name w:val="HTML Code"/>
    <w:basedOn w:val="DefaultParagraphFont"/>
    <w:uiPriority w:val="99"/>
    <w:semiHidden/>
    <w:unhideWhenUsed/>
    <w:rsid w:val="001D033C"/>
    <w:rPr>
      <w:rFonts w:ascii="Consolas" w:hAnsi="Consolas"/>
      <w:sz w:val="20"/>
      <w:szCs w:val="20"/>
    </w:rPr>
  </w:style>
  <w:style w:type="character" w:styleId="HTMLDefinition">
    <w:name w:val="HTML Definition"/>
    <w:basedOn w:val="DefaultParagraphFont"/>
    <w:uiPriority w:val="99"/>
    <w:semiHidden/>
    <w:unhideWhenUsed/>
    <w:rsid w:val="001D033C"/>
    <w:rPr>
      <w:i/>
      <w:iCs/>
    </w:rPr>
  </w:style>
  <w:style w:type="character" w:styleId="HTMLKeyboard">
    <w:name w:val="HTML Keyboard"/>
    <w:basedOn w:val="DefaultParagraphFont"/>
    <w:uiPriority w:val="99"/>
    <w:semiHidden/>
    <w:unhideWhenUsed/>
    <w:rsid w:val="001D033C"/>
    <w:rPr>
      <w:rFonts w:ascii="Consolas" w:hAnsi="Consolas"/>
      <w:sz w:val="20"/>
      <w:szCs w:val="20"/>
    </w:rPr>
  </w:style>
  <w:style w:type="paragraph" w:styleId="HTMLPreformatted">
    <w:name w:val="HTML Preformatted"/>
    <w:basedOn w:val="Normal"/>
    <w:link w:val="HTMLPreformattedChar"/>
    <w:uiPriority w:val="99"/>
    <w:semiHidden/>
    <w:unhideWhenUsed/>
    <w:rsid w:val="001D033C"/>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D033C"/>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1D033C"/>
    <w:rPr>
      <w:rFonts w:ascii="Consolas" w:hAnsi="Consolas"/>
      <w:sz w:val="24"/>
      <w:szCs w:val="24"/>
    </w:rPr>
  </w:style>
  <w:style w:type="character" w:styleId="HTMLTypewriter">
    <w:name w:val="HTML Typewriter"/>
    <w:basedOn w:val="DefaultParagraphFont"/>
    <w:uiPriority w:val="99"/>
    <w:semiHidden/>
    <w:unhideWhenUsed/>
    <w:rsid w:val="001D033C"/>
    <w:rPr>
      <w:rFonts w:ascii="Consolas" w:hAnsi="Consolas"/>
      <w:sz w:val="20"/>
      <w:szCs w:val="20"/>
    </w:rPr>
  </w:style>
  <w:style w:type="character" w:styleId="HTMLVariable">
    <w:name w:val="HTML Variable"/>
    <w:basedOn w:val="DefaultParagraphFont"/>
    <w:uiPriority w:val="99"/>
    <w:semiHidden/>
    <w:unhideWhenUsed/>
    <w:rsid w:val="001D033C"/>
    <w:rPr>
      <w:i/>
      <w:iCs/>
    </w:rPr>
  </w:style>
  <w:style w:type="paragraph" w:styleId="Index1">
    <w:name w:val="index 1"/>
    <w:basedOn w:val="Normal"/>
    <w:next w:val="Normal"/>
    <w:autoRedefine/>
    <w:semiHidden/>
    <w:unhideWhenUsed/>
    <w:rsid w:val="001D033C"/>
    <w:pPr>
      <w:spacing w:before="0"/>
      <w:ind w:left="240" w:hanging="240"/>
    </w:pPr>
  </w:style>
  <w:style w:type="paragraph" w:styleId="Index2">
    <w:name w:val="index 2"/>
    <w:basedOn w:val="Normal"/>
    <w:next w:val="Normal"/>
    <w:autoRedefine/>
    <w:semiHidden/>
    <w:unhideWhenUsed/>
    <w:rsid w:val="001D033C"/>
    <w:pPr>
      <w:spacing w:before="0"/>
      <w:ind w:left="480" w:hanging="240"/>
    </w:pPr>
  </w:style>
  <w:style w:type="paragraph" w:styleId="Index3">
    <w:name w:val="index 3"/>
    <w:basedOn w:val="Normal"/>
    <w:next w:val="Normal"/>
    <w:autoRedefine/>
    <w:semiHidden/>
    <w:unhideWhenUsed/>
    <w:rsid w:val="001D033C"/>
    <w:pPr>
      <w:spacing w:before="0"/>
      <w:ind w:left="720" w:hanging="240"/>
    </w:pPr>
  </w:style>
  <w:style w:type="paragraph" w:styleId="Index4">
    <w:name w:val="index 4"/>
    <w:basedOn w:val="Normal"/>
    <w:next w:val="Normal"/>
    <w:autoRedefine/>
    <w:uiPriority w:val="99"/>
    <w:semiHidden/>
    <w:unhideWhenUsed/>
    <w:rsid w:val="001D033C"/>
    <w:pPr>
      <w:spacing w:before="0"/>
      <w:ind w:left="960" w:hanging="240"/>
    </w:pPr>
  </w:style>
  <w:style w:type="paragraph" w:styleId="Index5">
    <w:name w:val="index 5"/>
    <w:basedOn w:val="Normal"/>
    <w:next w:val="Normal"/>
    <w:autoRedefine/>
    <w:uiPriority w:val="99"/>
    <w:semiHidden/>
    <w:unhideWhenUsed/>
    <w:rsid w:val="001D033C"/>
    <w:pPr>
      <w:spacing w:before="0"/>
      <w:ind w:left="1200" w:hanging="240"/>
    </w:pPr>
  </w:style>
  <w:style w:type="paragraph" w:styleId="Index6">
    <w:name w:val="index 6"/>
    <w:basedOn w:val="Normal"/>
    <w:next w:val="Normal"/>
    <w:autoRedefine/>
    <w:uiPriority w:val="99"/>
    <w:semiHidden/>
    <w:unhideWhenUsed/>
    <w:rsid w:val="001D033C"/>
    <w:pPr>
      <w:spacing w:before="0"/>
      <w:ind w:left="1440" w:hanging="240"/>
    </w:pPr>
  </w:style>
  <w:style w:type="paragraph" w:styleId="Index7">
    <w:name w:val="index 7"/>
    <w:basedOn w:val="Normal"/>
    <w:next w:val="Normal"/>
    <w:autoRedefine/>
    <w:uiPriority w:val="99"/>
    <w:semiHidden/>
    <w:unhideWhenUsed/>
    <w:rsid w:val="001D033C"/>
    <w:pPr>
      <w:spacing w:before="0"/>
      <w:ind w:left="1680" w:hanging="240"/>
    </w:pPr>
  </w:style>
  <w:style w:type="paragraph" w:styleId="Index8">
    <w:name w:val="index 8"/>
    <w:basedOn w:val="Normal"/>
    <w:next w:val="Normal"/>
    <w:autoRedefine/>
    <w:uiPriority w:val="99"/>
    <w:semiHidden/>
    <w:unhideWhenUsed/>
    <w:rsid w:val="001D033C"/>
    <w:pPr>
      <w:spacing w:before="0"/>
      <w:ind w:left="1920" w:hanging="240"/>
    </w:pPr>
  </w:style>
  <w:style w:type="paragraph" w:styleId="Index9">
    <w:name w:val="index 9"/>
    <w:basedOn w:val="Normal"/>
    <w:next w:val="Normal"/>
    <w:autoRedefine/>
    <w:uiPriority w:val="99"/>
    <w:semiHidden/>
    <w:unhideWhenUsed/>
    <w:rsid w:val="001D033C"/>
    <w:pPr>
      <w:spacing w:before="0"/>
      <w:ind w:left="2160" w:hanging="240"/>
    </w:pPr>
  </w:style>
  <w:style w:type="paragraph" w:styleId="IndexHeading">
    <w:name w:val="index heading"/>
    <w:basedOn w:val="Normal"/>
    <w:next w:val="Index1"/>
    <w:uiPriority w:val="99"/>
    <w:semiHidden/>
    <w:unhideWhenUsed/>
    <w:rsid w:val="001D033C"/>
    <w:rPr>
      <w:rFonts w:asciiTheme="majorHAnsi" w:eastAsiaTheme="majorEastAsia" w:hAnsiTheme="majorHAnsi" w:cstheme="majorBidi"/>
      <w:b/>
      <w:bCs/>
    </w:rPr>
  </w:style>
  <w:style w:type="character" w:styleId="IntenseEmphasis">
    <w:name w:val="Intense Emphasis"/>
    <w:basedOn w:val="DefaultParagraphFont"/>
    <w:uiPriority w:val="21"/>
    <w:rsid w:val="001D033C"/>
    <w:rPr>
      <w:i/>
      <w:iCs/>
      <w:color w:val="5B9BD5" w:themeColor="accent1"/>
    </w:rPr>
  </w:style>
  <w:style w:type="paragraph" w:styleId="IntenseQuote">
    <w:name w:val="Intense Quote"/>
    <w:basedOn w:val="Normal"/>
    <w:next w:val="Normal"/>
    <w:link w:val="IntenseQuoteChar"/>
    <w:uiPriority w:val="30"/>
    <w:rsid w:val="001D033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D033C"/>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1D033C"/>
    <w:rPr>
      <w:b/>
      <w:bCs/>
      <w:smallCaps/>
      <w:color w:val="5B9BD5" w:themeColor="accent1"/>
      <w:spacing w:val="5"/>
    </w:rPr>
  </w:style>
  <w:style w:type="character" w:styleId="LineNumber">
    <w:name w:val="line number"/>
    <w:basedOn w:val="DefaultParagraphFont"/>
    <w:uiPriority w:val="99"/>
    <w:semiHidden/>
    <w:unhideWhenUsed/>
    <w:rsid w:val="001D033C"/>
  </w:style>
  <w:style w:type="paragraph" w:styleId="List">
    <w:name w:val="List"/>
    <w:basedOn w:val="Normal"/>
    <w:uiPriority w:val="99"/>
    <w:semiHidden/>
    <w:unhideWhenUsed/>
    <w:rsid w:val="001D033C"/>
    <w:pPr>
      <w:ind w:left="360" w:hanging="360"/>
      <w:contextualSpacing/>
    </w:pPr>
  </w:style>
  <w:style w:type="paragraph" w:styleId="List2">
    <w:name w:val="List 2"/>
    <w:basedOn w:val="Normal"/>
    <w:uiPriority w:val="99"/>
    <w:semiHidden/>
    <w:unhideWhenUsed/>
    <w:rsid w:val="001D033C"/>
    <w:pPr>
      <w:ind w:left="720" w:hanging="360"/>
      <w:contextualSpacing/>
    </w:pPr>
  </w:style>
  <w:style w:type="paragraph" w:styleId="List3">
    <w:name w:val="List 3"/>
    <w:basedOn w:val="Normal"/>
    <w:uiPriority w:val="99"/>
    <w:semiHidden/>
    <w:unhideWhenUsed/>
    <w:rsid w:val="001D033C"/>
    <w:pPr>
      <w:ind w:left="1080" w:hanging="360"/>
      <w:contextualSpacing/>
    </w:pPr>
  </w:style>
  <w:style w:type="paragraph" w:styleId="List4">
    <w:name w:val="List 4"/>
    <w:basedOn w:val="Normal"/>
    <w:uiPriority w:val="99"/>
    <w:semiHidden/>
    <w:unhideWhenUsed/>
    <w:rsid w:val="001D033C"/>
    <w:pPr>
      <w:ind w:left="1440" w:hanging="360"/>
      <w:contextualSpacing/>
    </w:pPr>
  </w:style>
  <w:style w:type="paragraph" w:styleId="List5">
    <w:name w:val="List 5"/>
    <w:basedOn w:val="Normal"/>
    <w:uiPriority w:val="99"/>
    <w:semiHidden/>
    <w:unhideWhenUsed/>
    <w:rsid w:val="001D033C"/>
    <w:pPr>
      <w:ind w:left="1800" w:hanging="360"/>
      <w:contextualSpacing/>
    </w:pPr>
  </w:style>
  <w:style w:type="paragraph" w:styleId="ListBullet">
    <w:name w:val="List Bullet"/>
    <w:basedOn w:val="Normal"/>
    <w:uiPriority w:val="99"/>
    <w:semiHidden/>
    <w:unhideWhenUsed/>
    <w:rsid w:val="001D033C"/>
    <w:pPr>
      <w:numPr>
        <w:numId w:val="1"/>
      </w:numPr>
      <w:contextualSpacing/>
    </w:pPr>
  </w:style>
  <w:style w:type="paragraph" w:styleId="ListBullet2">
    <w:name w:val="List Bullet 2"/>
    <w:basedOn w:val="Normal"/>
    <w:uiPriority w:val="99"/>
    <w:semiHidden/>
    <w:unhideWhenUsed/>
    <w:rsid w:val="001D033C"/>
    <w:pPr>
      <w:numPr>
        <w:numId w:val="2"/>
      </w:numPr>
      <w:contextualSpacing/>
    </w:pPr>
  </w:style>
  <w:style w:type="paragraph" w:styleId="ListBullet3">
    <w:name w:val="List Bullet 3"/>
    <w:basedOn w:val="Normal"/>
    <w:uiPriority w:val="99"/>
    <w:semiHidden/>
    <w:unhideWhenUsed/>
    <w:rsid w:val="001D033C"/>
    <w:pPr>
      <w:numPr>
        <w:numId w:val="3"/>
      </w:numPr>
      <w:contextualSpacing/>
    </w:pPr>
  </w:style>
  <w:style w:type="paragraph" w:styleId="ListBullet4">
    <w:name w:val="List Bullet 4"/>
    <w:basedOn w:val="Normal"/>
    <w:uiPriority w:val="99"/>
    <w:semiHidden/>
    <w:unhideWhenUsed/>
    <w:rsid w:val="001D033C"/>
    <w:pPr>
      <w:numPr>
        <w:numId w:val="4"/>
      </w:numPr>
      <w:contextualSpacing/>
    </w:pPr>
  </w:style>
  <w:style w:type="paragraph" w:styleId="ListBullet5">
    <w:name w:val="List Bullet 5"/>
    <w:basedOn w:val="Normal"/>
    <w:uiPriority w:val="99"/>
    <w:semiHidden/>
    <w:unhideWhenUsed/>
    <w:rsid w:val="001D033C"/>
    <w:pPr>
      <w:numPr>
        <w:numId w:val="5"/>
      </w:numPr>
      <w:contextualSpacing/>
    </w:pPr>
  </w:style>
  <w:style w:type="paragraph" w:styleId="ListContinue">
    <w:name w:val="List Continue"/>
    <w:basedOn w:val="Normal"/>
    <w:uiPriority w:val="99"/>
    <w:semiHidden/>
    <w:unhideWhenUsed/>
    <w:rsid w:val="001D033C"/>
    <w:pPr>
      <w:spacing w:after="120"/>
      <w:ind w:left="360"/>
      <w:contextualSpacing/>
    </w:pPr>
  </w:style>
  <w:style w:type="paragraph" w:styleId="ListContinue2">
    <w:name w:val="List Continue 2"/>
    <w:basedOn w:val="Normal"/>
    <w:uiPriority w:val="99"/>
    <w:semiHidden/>
    <w:unhideWhenUsed/>
    <w:rsid w:val="001D033C"/>
    <w:pPr>
      <w:spacing w:after="120"/>
      <w:ind w:left="720"/>
      <w:contextualSpacing/>
    </w:pPr>
  </w:style>
  <w:style w:type="paragraph" w:styleId="ListContinue3">
    <w:name w:val="List Continue 3"/>
    <w:basedOn w:val="Normal"/>
    <w:uiPriority w:val="99"/>
    <w:semiHidden/>
    <w:unhideWhenUsed/>
    <w:rsid w:val="001D033C"/>
    <w:pPr>
      <w:spacing w:after="120"/>
      <w:ind w:left="1080"/>
      <w:contextualSpacing/>
    </w:pPr>
  </w:style>
  <w:style w:type="paragraph" w:styleId="ListContinue4">
    <w:name w:val="List Continue 4"/>
    <w:basedOn w:val="Normal"/>
    <w:uiPriority w:val="99"/>
    <w:semiHidden/>
    <w:unhideWhenUsed/>
    <w:rsid w:val="001D033C"/>
    <w:pPr>
      <w:spacing w:after="120"/>
      <w:ind w:left="1440"/>
      <w:contextualSpacing/>
    </w:pPr>
  </w:style>
  <w:style w:type="paragraph" w:styleId="ListContinue5">
    <w:name w:val="List Continue 5"/>
    <w:basedOn w:val="Normal"/>
    <w:uiPriority w:val="99"/>
    <w:semiHidden/>
    <w:unhideWhenUsed/>
    <w:rsid w:val="001D033C"/>
    <w:pPr>
      <w:spacing w:after="120"/>
      <w:ind w:left="1800"/>
      <w:contextualSpacing/>
    </w:pPr>
  </w:style>
  <w:style w:type="paragraph" w:styleId="ListNumber">
    <w:name w:val="List Number"/>
    <w:basedOn w:val="Normal"/>
    <w:uiPriority w:val="99"/>
    <w:semiHidden/>
    <w:unhideWhenUsed/>
    <w:rsid w:val="001D033C"/>
    <w:pPr>
      <w:numPr>
        <w:numId w:val="6"/>
      </w:numPr>
      <w:contextualSpacing/>
    </w:pPr>
  </w:style>
  <w:style w:type="paragraph" w:styleId="ListNumber2">
    <w:name w:val="List Number 2"/>
    <w:basedOn w:val="Normal"/>
    <w:uiPriority w:val="99"/>
    <w:semiHidden/>
    <w:unhideWhenUsed/>
    <w:rsid w:val="001D033C"/>
    <w:pPr>
      <w:numPr>
        <w:numId w:val="7"/>
      </w:numPr>
      <w:contextualSpacing/>
    </w:pPr>
  </w:style>
  <w:style w:type="paragraph" w:styleId="ListNumber3">
    <w:name w:val="List Number 3"/>
    <w:basedOn w:val="Normal"/>
    <w:uiPriority w:val="99"/>
    <w:semiHidden/>
    <w:unhideWhenUsed/>
    <w:rsid w:val="001D033C"/>
    <w:pPr>
      <w:numPr>
        <w:numId w:val="8"/>
      </w:numPr>
      <w:contextualSpacing/>
    </w:pPr>
  </w:style>
  <w:style w:type="paragraph" w:styleId="ListNumber4">
    <w:name w:val="List Number 4"/>
    <w:basedOn w:val="Normal"/>
    <w:uiPriority w:val="99"/>
    <w:semiHidden/>
    <w:unhideWhenUsed/>
    <w:rsid w:val="001D033C"/>
    <w:pPr>
      <w:numPr>
        <w:numId w:val="9"/>
      </w:numPr>
      <w:contextualSpacing/>
    </w:pPr>
  </w:style>
  <w:style w:type="paragraph" w:styleId="ListNumber5">
    <w:name w:val="List Number 5"/>
    <w:basedOn w:val="Normal"/>
    <w:uiPriority w:val="99"/>
    <w:semiHidden/>
    <w:unhideWhenUsed/>
    <w:rsid w:val="001D033C"/>
    <w:pPr>
      <w:numPr>
        <w:numId w:val="10"/>
      </w:numPr>
      <w:contextualSpacing/>
    </w:pPr>
  </w:style>
  <w:style w:type="paragraph" w:styleId="ListParagraph">
    <w:name w:val="List Paragraph"/>
    <w:basedOn w:val="Normal"/>
    <w:uiPriority w:val="34"/>
    <w:qFormat/>
    <w:rsid w:val="001D033C"/>
    <w:pPr>
      <w:ind w:left="720"/>
      <w:contextualSpacing/>
    </w:pPr>
  </w:style>
  <w:style w:type="paragraph" w:styleId="MacroText">
    <w:name w:val="macro"/>
    <w:link w:val="MacroTextChar"/>
    <w:uiPriority w:val="99"/>
    <w:semiHidden/>
    <w:unhideWhenUsed/>
    <w:rsid w:val="001D033C"/>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1D033C"/>
    <w:rPr>
      <w:rFonts w:ascii="Consolas" w:hAnsi="Consolas" w:cs="Times New Roman"/>
      <w:sz w:val="20"/>
      <w:szCs w:val="20"/>
      <w:lang w:val="en-GB" w:eastAsia="ja-JP"/>
    </w:rPr>
  </w:style>
  <w:style w:type="paragraph" w:styleId="MessageHeader">
    <w:name w:val="Message Header"/>
    <w:basedOn w:val="Normal"/>
    <w:link w:val="MessageHeaderChar"/>
    <w:uiPriority w:val="99"/>
    <w:semiHidden/>
    <w:unhideWhenUsed/>
    <w:rsid w:val="001D033C"/>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D033C"/>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1D033C"/>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1D033C"/>
  </w:style>
  <w:style w:type="paragraph" w:styleId="NormalIndent">
    <w:name w:val="Normal Indent"/>
    <w:basedOn w:val="Normal"/>
    <w:uiPriority w:val="99"/>
    <w:semiHidden/>
    <w:unhideWhenUsed/>
    <w:rsid w:val="001D033C"/>
    <w:pPr>
      <w:ind w:left="720"/>
    </w:pPr>
  </w:style>
  <w:style w:type="paragraph" w:styleId="NoteHeading">
    <w:name w:val="Note Heading"/>
    <w:basedOn w:val="Normal"/>
    <w:next w:val="Normal"/>
    <w:link w:val="NoteHeadingChar"/>
    <w:uiPriority w:val="99"/>
    <w:semiHidden/>
    <w:unhideWhenUsed/>
    <w:rsid w:val="001D033C"/>
    <w:pPr>
      <w:spacing w:before="0"/>
    </w:pPr>
  </w:style>
  <w:style w:type="character" w:customStyle="1" w:styleId="NoteHeadingChar">
    <w:name w:val="Note Heading Char"/>
    <w:basedOn w:val="DefaultParagraphFont"/>
    <w:link w:val="NoteHeading"/>
    <w:uiPriority w:val="99"/>
    <w:semiHidden/>
    <w:rsid w:val="001D033C"/>
    <w:rPr>
      <w:rFonts w:ascii="Times New Roman" w:hAnsi="Times New Roman" w:cs="Times New Roman"/>
      <w:sz w:val="24"/>
      <w:szCs w:val="24"/>
      <w:lang w:val="en-GB" w:eastAsia="ja-JP"/>
    </w:rPr>
  </w:style>
  <w:style w:type="character" w:styleId="PageNumber">
    <w:name w:val="page number"/>
    <w:basedOn w:val="DefaultParagraphFont"/>
    <w:unhideWhenUsed/>
    <w:rsid w:val="001D033C"/>
  </w:style>
  <w:style w:type="paragraph" w:styleId="PlainText">
    <w:name w:val="Plain Text"/>
    <w:basedOn w:val="Normal"/>
    <w:link w:val="PlainTextChar"/>
    <w:uiPriority w:val="99"/>
    <w:semiHidden/>
    <w:unhideWhenUsed/>
    <w:rsid w:val="001D033C"/>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1D033C"/>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1D033C"/>
  </w:style>
  <w:style w:type="character" w:customStyle="1" w:styleId="SalutationChar">
    <w:name w:val="Salutation Char"/>
    <w:basedOn w:val="DefaultParagraphFont"/>
    <w:link w:val="Salutation"/>
    <w:uiPriority w:val="99"/>
    <w:semiHidden/>
    <w:rsid w:val="001D033C"/>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1D033C"/>
    <w:pPr>
      <w:spacing w:before="0"/>
      <w:ind w:left="4320"/>
    </w:pPr>
  </w:style>
  <w:style w:type="character" w:customStyle="1" w:styleId="SignatureChar">
    <w:name w:val="Signature Char"/>
    <w:basedOn w:val="DefaultParagraphFont"/>
    <w:link w:val="Signature"/>
    <w:uiPriority w:val="99"/>
    <w:semiHidden/>
    <w:rsid w:val="001D033C"/>
    <w:rPr>
      <w:rFonts w:ascii="Times New Roman" w:hAnsi="Times New Roman" w:cs="Times New Roman"/>
      <w:sz w:val="24"/>
      <w:szCs w:val="24"/>
      <w:lang w:val="en-GB" w:eastAsia="ja-JP"/>
    </w:rPr>
  </w:style>
  <w:style w:type="character" w:styleId="SmartHyperlink">
    <w:name w:val="Smart Hyperlink"/>
    <w:basedOn w:val="DefaultParagraphFont"/>
    <w:uiPriority w:val="99"/>
    <w:semiHidden/>
    <w:unhideWhenUsed/>
    <w:rsid w:val="001D033C"/>
    <w:rPr>
      <w:u w:val="dotted"/>
    </w:rPr>
  </w:style>
  <w:style w:type="character" w:styleId="SmartLink">
    <w:name w:val="Smart Link"/>
    <w:basedOn w:val="DefaultParagraphFont"/>
    <w:uiPriority w:val="99"/>
    <w:semiHidden/>
    <w:unhideWhenUsed/>
    <w:rsid w:val="001D033C"/>
    <w:rPr>
      <w:color w:val="0000FF"/>
      <w:u w:val="single"/>
      <w:shd w:val="clear" w:color="auto" w:fill="F3F2F1"/>
    </w:rPr>
  </w:style>
  <w:style w:type="character" w:styleId="Strong">
    <w:name w:val="Strong"/>
    <w:basedOn w:val="DefaultParagraphFont"/>
    <w:uiPriority w:val="22"/>
    <w:qFormat/>
    <w:rsid w:val="001D033C"/>
    <w:rPr>
      <w:b/>
      <w:bCs/>
    </w:rPr>
  </w:style>
  <w:style w:type="paragraph" w:styleId="Subtitle">
    <w:name w:val="Subtitle"/>
    <w:basedOn w:val="Normal"/>
    <w:next w:val="Normal"/>
    <w:link w:val="SubtitleChar"/>
    <w:rsid w:val="001D033C"/>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D033C"/>
    <w:rPr>
      <w:color w:val="5A5A5A" w:themeColor="text1" w:themeTint="A5"/>
      <w:spacing w:val="15"/>
      <w:lang w:val="en-GB" w:eastAsia="ja-JP"/>
    </w:rPr>
  </w:style>
  <w:style w:type="character" w:styleId="SubtleEmphasis">
    <w:name w:val="Subtle Emphasis"/>
    <w:basedOn w:val="DefaultParagraphFont"/>
    <w:uiPriority w:val="19"/>
    <w:rsid w:val="001D033C"/>
    <w:rPr>
      <w:i/>
      <w:iCs/>
      <w:color w:val="404040" w:themeColor="text1" w:themeTint="BF"/>
    </w:rPr>
  </w:style>
  <w:style w:type="character" w:styleId="SubtleReference">
    <w:name w:val="Subtle Reference"/>
    <w:basedOn w:val="DefaultParagraphFont"/>
    <w:uiPriority w:val="31"/>
    <w:rsid w:val="001D033C"/>
    <w:rPr>
      <w:smallCaps/>
      <w:color w:val="5A5A5A" w:themeColor="text1" w:themeTint="A5"/>
    </w:rPr>
  </w:style>
  <w:style w:type="paragraph" w:styleId="TableofAuthorities">
    <w:name w:val="table of authorities"/>
    <w:basedOn w:val="Normal"/>
    <w:next w:val="Normal"/>
    <w:uiPriority w:val="99"/>
    <w:semiHidden/>
    <w:unhideWhenUsed/>
    <w:rsid w:val="001D033C"/>
    <w:pPr>
      <w:ind w:left="240" w:hanging="240"/>
    </w:pPr>
  </w:style>
  <w:style w:type="paragraph" w:styleId="Title">
    <w:name w:val="Title"/>
    <w:basedOn w:val="Normal"/>
    <w:next w:val="Normal"/>
    <w:link w:val="TitleChar"/>
    <w:uiPriority w:val="10"/>
    <w:rsid w:val="001D033C"/>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33C"/>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1D033C"/>
    <w:rPr>
      <w:rFonts w:asciiTheme="majorHAnsi" w:eastAsiaTheme="majorEastAsia" w:hAnsiTheme="majorHAnsi" w:cstheme="majorBidi"/>
      <w:b/>
      <w:bCs/>
    </w:rPr>
  </w:style>
  <w:style w:type="paragraph" w:styleId="TOC4">
    <w:name w:val="toc 4"/>
    <w:basedOn w:val="Normal"/>
    <w:next w:val="Normal"/>
    <w:autoRedefine/>
    <w:uiPriority w:val="39"/>
    <w:unhideWhenUsed/>
    <w:rsid w:val="001D033C"/>
    <w:pPr>
      <w:spacing w:after="100"/>
      <w:ind w:left="720"/>
    </w:pPr>
  </w:style>
  <w:style w:type="paragraph" w:styleId="TOC5">
    <w:name w:val="toc 5"/>
    <w:basedOn w:val="Normal"/>
    <w:next w:val="Normal"/>
    <w:autoRedefine/>
    <w:semiHidden/>
    <w:unhideWhenUsed/>
    <w:rsid w:val="001D033C"/>
    <w:pPr>
      <w:spacing w:after="100"/>
      <w:ind w:left="960"/>
    </w:pPr>
  </w:style>
  <w:style w:type="paragraph" w:styleId="TOC6">
    <w:name w:val="toc 6"/>
    <w:basedOn w:val="Normal"/>
    <w:next w:val="Normal"/>
    <w:autoRedefine/>
    <w:semiHidden/>
    <w:unhideWhenUsed/>
    <w:rsid w:val="001D033C"/>
    <w:pPr>
      <w:spacing w:after="100"/>
      <w:ind w:left="1200"/>
    </w:pPr>
  </w:style>
  <w:style w:type="paragraph" w:styleId="TOC7">
    <w:name w:val="toc 7"/>
    <w:basedOn w:val="Normal"/>
    <w:next w:val="Normal"/>
    <w:autoRedefine/>
    <w:semiHidden/>
    <w:unhideWhenUsed/>
    <w:rsid w:val="001D033C"/>
    <w:pPr>
      <w:spacing w:after="100"/>
      <w:ind w:left="1440"/>
    </w:pPr>
  </w:style>
  <w:style w:type="paragraph" w:styleId="TOC8">
    <w:name w:val="toc 8"/>
    <w:basedOn w:val="Normal"/>
    <w:next w:val="Normal"/>
    <w:autoRedefine/>
    <w:semiHidden/>
    <w:unhideWhenUsed/>
    <w:rsid w:val="001D033C"/>
    <w:pPr>
      <w:spacing w:after="100"/>
      <w:ind w:left="1680"/>
    </w:pPr>
  </w:style>
  <w:style w:type="paragraph" w:styleId="TOC9">
    <w:name w:val="toc 9"/>
    <w:basedOn w:val="Normal"/>
    <w:next w:val="Normal"/>
    <w:autoRedefine/>
    <w:unhideWhenUsed/>
    <w:rsid w:val="001D033C"/>
    <w:pPr>
      <w:spacing w:after="100"/>
      <w:ind w:left="1920"/>
    </w:pPr>
  </w:style>
  <w:style w:type="paragraph" w:styleId="TOCHeading">
    <w:name w:val="TOC Heading"/>
    <w:basedOn w:val="Heading1"/>
    <w:next w:val="Normal"/>
    <w:uiPriority w:val="39"/>
    <w:unhideWhenUsed/>
    <w:qFormat/>
    <w:rsid w:val="001D033C"/>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paragraph" w:customStyle="1" w:styleId="TSBHeaderRight14">
    <w:name w:val="TSBHeaderRight14"/>
    <w:basedOn w:val="Normal"/>
    <w:rsid w:val="00397713"/>
    <w:pPr>
      <w:jc w:val="right"/>
    </w:pPr>
    <w:rPr>
      <w:b/>
      <w:bCs/>
      <w:sz w:val="28"/>
      <w:szCs w:val="28"/>
    </w:rPr>
  </w:style>
  <w:style w:type="paragraph" w:customStyle="1" w:styleId="TSBHeaderQuestion">
    <w:name w:val="TSBHeaderQuestion"/>
    <w:basedOn w:val="Normal"/>
    <w:rsid w:val="00397713"/>
  </w:style>
  <w:style w:type="paragraph" w:customStyle="1" w:styleId="TSBHeaderSource">
    <w:name w:val="TSBHeaderSource"/>
    <w:basedOn w:val="Normal"/>
    <w:rsid w:val="00397713"/>
  </w:style>
  <w:style w:type="paragraph" w:customStyle="1" w:styleId="TSBHeaderTitle">
    <w:name w:val="TSBHeaderTitle"/>
    <w:basedOn w:val="Normal"/>
    <w:rsid w:val="00397713"/>
  </w:style>
  <w:style w:type="paragraph" w:customStyle="1" w:styleId="TSBHeaderSummary">
    <w:name w:val="TSBHeaderSummary"/>
    <w:basedOn w:val="Normal"/>
    <w:rsid w:val="00397713"/>
  </w:style>
  <w:style w:type="paragraph" w:customStyle="1" w:styleId="Default">
    <w:name w:val="Default"/>
    <w:rsid w:val="007552C9"/>
    <w:pPr>
      <w:autoSpaceDE w:val="0"/>
      <w:autoSpaceDN w:val="0"/>
      <w:adjustRightInd w:val="0"/>
      <w:spacing w:after="0" w:line="240" w:lineRule="auto"/>
    </w:pPr>
    <w:rPr>
      <w:rFonts w:ascii="Times New Roman" w:eastAsia="MS Mincho" w:hAnsi="Times New Roman" w:cs="Times New Roman"/>
      <w:color w:val="000000"/>
      <w:sz w:val="24"/>
      <w:szCs w:val="24"/>
    </w:rPr>
  </w:style>
  <w:style w:type="table" w:styleId="TableGrid">
    <w:name w:val="Table Grid"/>
    <w:basedOn w:val="TableNormal"/>
    <w:rsid w:val="00986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def">
    <w:name w:val="App_def"/>
    <w:rsid w:val="001F7693"/>
    <w:rPr>
      <w:rFonts w:ascii="Times New Roman" w:hAnsi="Times New Roman"/>
      <w:b/>
    </w:rPr>
  </w:style>
  <w:style w:type="character" w:customStyle="1" w:styleId="Appref">
    <w:name w:val="App_ref"/>
    <w:basedOn w:val="DefaultParagraphFont"/>
    <w:rsid w:val="001F7693"/>
  </w:style>
  <w:style w:type="character" w:customStyle="1" w:styleId="Artdef">
    <w:name w:val="Art_def"/>
    <w:rsid w:val="001F7693"/>
    <w:rPr>
      <w:rFonts w:ascii="Times New Roman" w:hAnsi="Times New Roman"/>
      <w:b/>
    </w:rPr>
  </w:style>
  <w:style w:type="paragraph" w:customStyle="1" w:styleId="Artheading">
    <w:name w:val="Art_heading"/>
    <w:basedOn w:val="Normal"/>
    <w:next w:val="Normal"/>
    <w:rsid w:val="001F7693"/>
    <w:pPr>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rtNo">
    <w:name w:val="Art_No"/>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caps/>
      <w:sz w:val="28"/>
      <w:szCs w:val="20"/>
      <w:lang w:eastAsia="en-US"/>
    </w:rPr>
  </w:style>
  <w:style w:type="character" w:customStyle="1" w:styleId="Artref">
    <w:name w:val="Art_ref"/>
    <w:basedOn w:val="DefaultParagraphFont"/>
    <w:rsid w:val="001F7693"/>
  </w:style>
  <w:style w:type="paragraph" w:customStyle="1" w:styleId="Arttitle">
    <w:name w:val="Art_title"/>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ASN1">
    <w:name w:val="ASN.1"/>
    <w:basedOn w:val="Normal"/>
    <w:rsid w:val="001F7693"/>
    <w:pPr>
      <w:tabs>
        <w:tab w:val="left" w:pos="567"/>
        <w:tab w:val="left" w:pos="1134"/>
        <w:tab w:val="left" w:pos="1701"/>
        <w:tab w:val="left" w:pos="2268"/>
        <w:tab w:val="left" w:pos="2835"/>
        <w:tab w:val="left" w:pos="3402"/>
        <w:tab w:val="left" w:pos="3969"/>
        <w:tab w:val="left" w:pos="4536"/>
        <w:tab w:val="left" w:pos="5103"/>
        <w:tab w:val="left" w:pos="5670"/>
      </w:tabs>
      <w:overflowPunct w:val="0"/>
      <w:autoSpaceDE w:val="0"/>
      <w:autoSpaceDN w:val="0"/>
      <w:adjustRightInd w:val="0"/>
      <w:spacing w:before="0"/>
      <w:textAlignment w:val="baseline"/>
    </w:pPr>
    <w:rPr>
      <w:rFonts w:ascii="Courier New" w:eastAsia="Times New Roman" w:hAnsi="Courier New"/>
      <w:b/>
      <w:noProof/>
      <w:sz w:val="20"/>
      <w:szCs w:val="20"/>
      <w:lang w:eastAsia="en-US"/>
    </w:rPr>
  </w:style>
  <w:style w:type="paragraph" w:customStyle="1" w:styleId="Call">
    <w:name w:val="Call"/>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160"/>
      <w:ind w:left="794"/>
      <w:textAlignment w:val="baseline"/>
    </w:pPr>
    <w:rPr>
      <w:rFonts w:eastAsia="Times New Roman"/>
      <w:i/>
      <w:szCs w:val="20"/>
      <w:lang w:eastAsia="en-US"/>
    </w:rPr>
  </w:style>
  <w:style w:type="paragraph" w:customStyle="1" w:styleId="ChapNo">
    <w:name w:val="Chap_No"/>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caps/>
      <w:sz w:val="28"/>
      <w:szCs w:val="20"/>
      <w:lang w:eastAsia="en-US"/>
    </w:rPr>
  </w:style>
  <w:style w:type="paragraph" w:customStyle="1" w:styleId="Chaptitle">
    <w:name w:val="Chap_title"/>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Equation">
    <w:name w:val="Equation"/>
    <w:basedOn w:val="Normal"/>
    <w:rsid w:val="001F7693"/>
    <w:pPr>
      <w:tabs>
        <w:tab w:val="left" w:pos="794"/>
        <w:tab w:val="center" w:pos="4820"/>
        <w:tab w:val="right" w:pos="9639"/>
      </w:tabs>
      <w:overflowPunct w:val="0"/>
      <w:autoSpaceDE w:val="0"/>
      <w:autoSpaceDN w:val="0"/>
      <w:adjustRightInd w:val="0"/>
      <w:textAlignment w:val="baseline"/>
    </w:pPr>
    <w:rPr>
      <w:rFonts w:eastAsia="Times New Roman"/>
      <w:szCs w:val="20"/>
      <w:lang w:eastAsia="en-US"/>
    </w:rPr>
  </w:style>
  <w:style w:type="paragraph" w:customStyle="1" w:styleId="Equationlegend">
    <w:name w:val="Equation_legend"/>
    <w:basedOn w:val="Normal"/>
    <w:rsid w:val="001F7693"/>
    <w:pPr>
      <w:tabs>
        <w:tab w:val="right" w:pos="1814"/>
        <w:tab w:val="left" w:pos="1985"/>
      </w:tabs>
      <w:overflowPunct w:val="0"/>
      <w:autoSpaceDE w:val="0"/>
      <w:autoSpaceDN w:val="0"/>
      <w:adjustRightInd w:val="0"/>
      <w:spacing w:before="80"/>
      <w:ind w:left="1985" w:hanging="1985"/>
      <w:textAlignment w:val="baseline"/>
    </w:pPr>
    <w:rPr>
      <w:rFonts w:eastAsia="Times New Roman"/>
      <w:szCs w:val="20"/>
      <w:lang w:eastAsia="en-US"/>
    </w:rPr>
  </w:style>
  <w:style w:type="paragraph" w:customStyle="1" w:styleId="Figurelegend">
    <w:name w:val="Figure_legend"/>
    <w:basedOn w:val="Normal"/>
    <w:rsid w:val="001F7693"/>
    <w:pPr>
      <w:keepNext/>
      <w:keepLines/>
      <w:overflowPunct w:val="0"/>
      <w:autoSpaceDE w:val="0"/>
      <w:autoSpaceDN w:val="0"/>
      <w:adjustRightInd w:val="0"/>
      <w:spacing w:before="20" w:after="20"/>
      <w:textAlignment w:val="baseline"/>
    </w:pPr>
    <w:rPr>
      <w:rFonts w:eastAsia="Times New Roman"/>
      <w:sz w:val="18"/>
      <w:szCs w:val="20"/>
      <w:lang w:eastAsia="en-US"/>
    </w:rPr>
  </w:style>
  <w:style w:type="paragraph" w:customStyle="1" w:styleId="FigureNoBR">
    <w:name w:val="Figure_No_BR"/>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480" w:after="120"/>
      <w:jc w:val="center"/>
      <w:textAlignment w:val="baseline"/>
    </w:pPr>
    <w:rPr>
      <w:rFonts w:eastAsia="Times New Roman"/>
      <w:caps/>
      <w:szCs w:val="20"/>
      <w:lang w:eastAsia="en-US"/>
    </w:rPr>
  </w:style>
  <w:style w:type="paragraph" w:customStyle="1" w:styleId="TabletitleBR">
    <w:name w:val="Table_title_BR"/>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0" w:after="120"/>
      <w:jc w:val="center"/>
      <w:textAlignment w:val="baseline"/>
    </w:pPr>
    <w:rPr>
      <w:rFonts w:eastAsia="Times New Roman"/>
      <w:b/>
      <w:szCs w:val="20"/>
      <w:lang w:eastAsia="en-US"/>
    </w:rPr>
  </w:style>
  <w:style w:type="paragraph" w:customStyle="1" w:styleId="FiguretitleBR">
    <w:name w:val="Figure_title_BR"/>
    <w:basedOn w:val="TabletitleBR"/>
    <w:next w:val="Normal"/>
    <w:rsid w:val="001F7693"/>
    <w:pPr>
      <w:keepNext w:val="0"/>
      <w:spacing w:after="480"/>
    </w:pPr>
  </w:style>
  <w:style w:type="paragraph" w:customStyle="1" w:styleId="Figurewithouttitle">
    <w:name w:val="Figure_without_title"/>
    <w:basedOn w:val="Normal"/>
    <w:next w:val="Normal"/>
    <w:rsid w:val="001F7693"/>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rstFooter">
    <w:name w:val="FirstFooter"/>
    <w:basedOn w:val="Footer"/>
    <w:rsid w:val="001F7693"/>
    <w:pPr>
      <w:tabs>
        <w:tab w:val="clear" w:pos="4680"/>
        <w:tab w:val="clear" w:pos="9360"/>
      </w:tabs>
      <w:spacing w:before="40"/>
    </w:pPr>
    <w:rPr>
      <w:rFonts w:eastAsia="Times New Roman"/>
      <w:sz w:val="16"/>
      <w:szCs w:val="20"/>
      <w:lang w:eastAsia="en-US"/>
    </w:rPr>
  </w:style>
  <w:style w:type="paragraph" w:customStyle="1" w:styleId="FooterQP">
    <w:name w:val="Footer_QP"/>
    <w:basedOn w:val="Normal"/>
    <w:rsid w:val="001F7693"/>
    <w:pPr>
      <w:tabs>
        <w:tab w:val="left" w:pos="907"/>
        <w:tab w:val="right" w:pos="8789"/>
        <w:tab w:val="right" w:pos="9639"/>
      </w:tabs>
      <w:overflowPunct w:val="0"/>
      <w:autoSpaceDE w:val="0"/>
      <w:autoSpaceDN w:val="0"/>
      <w:adjustRightInd w:val="0"/>
      <w:spacing w:before="0"/>
      <w:textAlignment w:val="baseline"/>
    </w:pPr>
    <w:rPr>
      <w:rFonts w:eastAsia="Times New Roman"/>
      <w:b/>
      <w:sz w:val="22"/>
      <w:szCs w:val="20"/>
      <w:lang w:eastAsia="en-US"/>
    </w:rPr>
  </w:style>
  <w:style w:type="paragraph" w:customStyle="1" w:styleId="Normalaftertitle">
    <w:name w:val="Normal_after_title"/>
    <w:basedOn w:val="Normal"/>
    <w:next w:val="Normal"/>
    <w:rsid w:val="001F7693"/>
    <w:pPr>
      <w:tabs>
        <w:tab w:val="left" w:pos="794"/>
        <w:tab w:val="left" w:pos="1191"/>
        <w:tab w:val="left" w:pos="1588"/>
        <w:tab w:val="left" w:pos="1985"/>
      </w:tabs>
      <w:overflowPunct w:val="0"/>
      <w:autoSpaceDE w:val="0"/>
      <w:autoSpaceDN w:val="0"/>
      <w:adjustRightInd w:val="0"/>
      <w:spacing w:before="360"/>
      <w:textAlignment w:val="baseline"/>
    </w:pPr>
    <w:rPr>
      <w:rFonts w:eastAsia="Times New Roman"/>
      <w:szCs w:val="20"/>
      <w:lang w:eastAsia="en-US"/>
    </w:rPr>
  </w:style>
  <w:style w:type="paragraph" w:customStyle="1" w:styleId="PartNo">
    <w:name w:val="Part_No"/>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480" w:after="80"/>
      <w:jc w:val="center"/>
      <w:textAlignment w:val="baseline"/>
    </w:pPr>
    <w:rPr>
      <w:rFonts w:eastAsia="Times New Roman"/>
      <w:caps/>
      <w:sz w:val="28"/>
      <w:szCs w:val="20"/>
      <w:lang w:eastAsia="en-US"/>
    </w:rPr>
  </w:style>
  <w:style w:type="paragraph" w:customStyle="1" w:styleId="Partref">
    <w:name w:val="Part_ref"/>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280"/>
      <w:jc w:val="center"/>
      <w:textAlignment w:val="baseline"/>
    </w:pPr>
    <w:rPr>
      <w:rFonts w:eastAsia="Times New Roman"/>
      <w:szCs w:val="20"/>
      <w:lang w:eastAsia="en-US"/>
    </w:rPr>
  </w:style>
  <w:style w:type="paragraph" w:customStyle="1" w:styleId="Parttitle">
    <w:name w:val="Part_title"/>
    <w:basedOn w:val="Normal"/>
    <w:next w:val="Normalaftertitle"/>
    <w:rsid w:val="001F7693"/>
    <w:pPr>
      <w:keepNext/>
      <w:keepLines/>
      <w:tabs>
        <w:tab w:val="left" w:pos="794"/>
        <w:tab w:val="left" w:pos="1191"/>
        <w:tab w:val="left" w:pos="1588"/>
        <w:tab w:val="left" w:pos="1985"/>
      </w:tabs>
      <w:overflowPunct w:val="0"/>
      <w:autoSpaceDE w:val="0"/>
      <w:autoSpaceDN w:val="0"/>
      <w:adjustRightInd w:val="0"/>
      <w:spacing w:before="240" w:after="280"/>
      <w:jc w:val="center"/>
      <w:textAlignment w:val="baseline"/>
    </w:pPr>
    <w:rPr>
      <w:rFonts w:eastAsia="Times New Roman"/>
      <w:b/>
      <w:sz w:val="28"/>
      <w:szCs w:val="20"/>
      <w:lang w:eastAsia="en-US"/>
    </w:rPr>
  </w:style>
  <w:style w:type="paragraph" w:customStyle="1" w:styleId="Recdate">
    <w:name w:val="Rec_date"/>
    <w:basedOn w:val="Normal"/>
    <w:next w:val="Normalaftertitle"/>
    <w:rsid w:val="001F7693"/>
    <w:pPr>
      <w:keepNext/>
      <w:keepLines/>
      <w:overflowPunct w:val="0"/>
      <w:autoSpaceDE w:val="0"/>
      <w:autoSpaceDN w:val="0"/>
      <w:adjustRightInd w:val="0"/>
      <w:jc w:val="right"/>
      <w:textAlignment w:val="baseline"/>
    </w:pPr>
    <w:rPr>
      <w:rFonts w:eastAsia="Times New Roman"/>
      <w:i/>
      <w:sz w:val="22"/>
      <w:szCs w:val="20"/>
      <w:lang w:eastAsia="en-US"/>
    </w:rPr>
  </w:style>
  <w:style w:type="paragraph" w:customStyle="1" w:styleId="Questiondate">
    <w:name w:val="Question_date"/>
    <w:basedOn w:val="Recdate"/>
    <w:next w:val="Normalaftertitle"/>
    <w:rsid w:val="001F7693"/>
  </w:style>
  <w:style w:type="paragraph" w:customStyle="1" w:styleId="QuestionNo">
    <w:name w:val="Question_No"/>
    <w:basedOn w:val="RecNo"/>
    <w:next w:val="Normal"/>
    <w:rsid w:val="001F7693"/>
    <w:rPr>
      <w:rFonts w:eastAsia="Times New Roman"/>
      <w:lang w:eastAsia="en-US"/>
    </w:rPr>
  </w:style>
  <w:style w:type="paragraph" w:customStyle="1" w:styleId="RecNoBR">
    <w:name w:val="Rec_No_BR"/>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caps/>
      <w:sz w:val="28"/>
      <w:szCs w:val="20"/>
      <w:lang w:eastAsia="en-US"/>
    </w:rPr>
  </w:style>
  <w:style w:type="paragraph" w:customStyle="1" w:styleId="QuestionNoBR">
    <w:name w:val="Question_No_BR"/>
    <w:basedOn w:val="RecNoBR"/>
    <w:next w:val="Normal"/>
    <w:rsid w:val="001F7693"/>
  </w:style>
  <w:style w:type="paragraph" w:customStyle="1" w:styleId="Recref">
    <w:name w:val="Rec_ref"/>
    <w:basedOn w:val="Normal"/>
    <w:next w:val="Recdate"/>
    <w:rsid w:val="001F7693"/>
    <w:pPr>
      <w:keepNext/>
      <w:keepLines/>
      <w:overflowPunct w:val="0"/>
      <w:autoSpaceDE w:val="0"/>
      <w:autoSpaceDN w:val="0"/>
      <w:adjustRightInd w:val="0"/>
      <w:jc w:val="center"/>
      <w:textAlignment w:val="baseline"/>
    </w:pPr>
    <w:rPr>
      <w:rFonts w:eastAsia="Times New Roman"/>
      <w:i/>
      <w:szCs w:val="20"/>
      <w:lang w:eastAsia="en-US"/>
    </w:rPr>
  </w:style>
  <w:style w:type="paragraph" w:customStyle="1" w:styleId="Questionref">
    <w:name w:val="Question_ref"/>
    <w:basedOn w:val="Recref"/>
    <w:next w:val="Questiondate"/>
    <w:rsid w:val="001F7693"/>
  </w:style>
  <w:style w:type="paragraph" w:customStyle="1" w:styleId="Questiontitle">
    <w:name w:val="Question_title"/>
    <w:basedOn w:val="Rectitle"/>
    <w:next w:val="Questionref"/>
    <w:rsid w:val="001F7693"/>
    <w:rPr>
      <w:rFonts w:eastAsia="Times New Roman"/>
      <w:lang w:eastAsia="en-US"/>
    </w:rPr>
  </w:style>
  <w:style w:type="character" w:customStyle="1" w:styleId="Recdef">
    <w:name w:val="Rec_def"/>
    <w:rsid w:val="001F7693"/>
    <w:rPr>
      <w:b/>
    </w:rPr>
  </w:style>
  <w:style w:type="paragraph" w:customStyle="1" w:styleId="Reftitle">
    <w:name w:val="Ref_title"/>
    <w:basedOn w:val="Normal"/>
    <w:next w:val="Reftext"/>
    <w:rsid w:val="001F7693"/>
    <w:pPr>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Cs w:val="20"/>
      <w:lang w:eastAsia="en-US"/>
    </w:rPr>
  </w:style>
  <w:style w:type="paragraph" w:customStyle="1" w:styleId="Repdate">
    <w:name w:val="Rep_date"/>
    <w:basedOn w:val="Recdate"/>
    <w:next w:val="Normalaftertitle"/>
    <w:rsid w:val="001F7693"/>
  </w:style>
  <w:style w:type="paragraph" w:customStyle="1" w:styleId="RepNo">
    <w:name w:val="Rep_No"/>
    <w:basedOn w:val="RecNo"/>
    <w:next w:val="Normal"/>
    <w:rsid w:val="001F7693"/>
    <w:rPr>
      <w:rFonts w:eastAsia="Times New Roman"/>
      <w:lang w:eastAsia="en-US"/>
    </w:rPr>
  </w:style>
  <w:style w:type="paragraph" w:customStyle="1" w:styleId="RepNoBR">
    <w:name w:val="Rep_No_BR"/>
    <w:basedOn w:val="RecNoBR"/>
    <w:next w:val="Normal"/>
    <w:rsid w:val="001F7693"/>
  </w:style>
  <w:style w:type="paragraph" w:customStyle="1" w:styleId="Repref">
    <w:name w:val="Rep_ref"/>
    <w:basedOn w:val="Recref"/>
    <w:next w:val="Repdate"/>
    <w:rsid w:val="001F7693"/>
  </w:style>
  <w:style w:type="paragraph" w:customStyle="1" w:styleId="Reptitle">
    <w:name w:val="Rep_title"/>
    <w:basedOn w:val="Rectitle"/>
    <w:next w:val="Repref"/>
    <w:rsid w:val="001F7693"/>
    <w:rPr>
      <w:rFonts w:eastAsia="Times New Roman"/>
      <w:lang w:eastAsia="en-US"/>
    </w:rPr>
  </w:style>
  <w:style w:type="paragraph" w:customStyle="1" w:styleId="Resdate">
    <w:name w:val="Res_date"/>
    <w:basedOn w:val="Recdate"/>
    <w:next w:val="Normalaftertitle"/>
    <w:rsid w:val="001F7693"/>
  </w:style>
  <w:style w:type="character" w:customStyle="1" w:styleId="Resdef">
    <w:name w:val="Res_def"/>
    <w:rsid w:val="001F7693"/>
    <w:rPr>
      <w:rFonts w:ascii="Times New Roman" w:hAnsi="Times New Roman"/>
      <w:b/>
    </w:rPr>
  </w:style>
  <w:style w:type="paragraph" w:customStyle="1" w:styleId="ResNo">
    <w:name w:val="Res_No"/>
    <w:basedOn w:val="RecNo"/>
    <w:next w:val="Normal"/>
    <w:rsid w:val="001F7693"/>
    <w:rPr>
      <w:rFonts w:eastAsia="Times New Roman"/>
      <w:lang w:eastAsia="en-US"/>
    </w:rPr>
  </w:style>
  <w:style w:type="paragraph" w:customStyle="1" w:styleId="ResNoBR">
    <w:name w:val="Res_No_BR"/>
    <w:basedOn w:val="RecNoBR"/>
    <w:next w:val="Normal"/>
    <w:rsid w:val="001F7693"/>
  </w:style>
  <w:style w:type="paragraph" w:customStyle="1" w:styleId="Resref">
    <w:name w:val="Res_ref"/>
    <w:basedOn w:val="Recref"/>
    <w:next w:val="Resdate"/>
    <w:rsid w:val="001F7693"/>
  </w:style>
  <w:style w:type="paragraph" w:customStyle="1" w:styleId="Restitle">
    <w:name w:val="Res_title"/>
    <w:basedOn w:val="Rectitle"/>
    <w:next w:val="Resref"/>
    <w:rsid w:val="001F7693"/>
    <w:rPr>
      <w:rFonts w:eastAsia="Times New Roman"/>
      <w:lang w:eastAsia="en-US"/>
    </w:rPr>
  </w:style>
  <w:style w:type="paragraph" w:customStyle="1" w:styleId="Section1">
    <w:name w:val="Section_1"/>
    <w:basedOn w:val="Normal"/>
    <w:next w:val="Normal"/>
    <w:rsid w:val="001F7693"/>
    <w:pPr>
      <w:overflowPunct w:val="0"/>
      <w:autoSpaceDE w:val="0"/>
      <w:autoSpaceDN w:val="0"/>
      <w:adjustRightInd w:val="0"/>
      <w:spacing w:before="624"/>
      <w:jc w:val="center"/>
      <w:textAlignment w:val="baseline"/>
    </w:pPr>
    <w:rPr>
      <w:rFonts w:eastAsia="Times New Roman"/>
      <w:b/>
      <w:szCs w:val="20"/>
      <w:lang w:eastAsia="en-US"/>
    </w:rPr>
  </w:style>
  <w:style w:type="paragraph" w:customStyle="1" w:styleId="Section2">
    <w:name w:val="Section_2"/>
    <w:basedOn w:val="Normal"/>
    <w:next w:val="Normal"/>
    <w:rsid w:val="001F7693"/>
    <w:pPr>
      <w:overflowPunct w:val="0"/>
      <w:autoSpaceDE w:val="0"/>
      <w:autoSpaceDN w:val="0"/>
      <w:adjustRightInd w:val="0"/>
      <w:spacing w:before="240"/>
      <w:jc w:val="center"/>
      <w:textAlignment w:val="baseline"/>
    </w:pPr>
    <w:rPr>
      <w:rFonts w:eastAsia="Times New Roman"/>
      <w:i/>
      <w:szCs w:val="20"/>
      <w:lang w:eastAsia="en-US"/>
    </w:rPr>
  </w:style>
  <w:style w:type="paragraph" w:customStyle="1" w:styleId="SectionNo">
    <w:name w:val="Section_No"/>
    <w:basedOn w:val="Normal"/>
    <w:next w:val="Normal"/>
    <w:rsid w:val="001F7693"/>
    <w:pPr>
      <w:keepNext/>
      <w:keepLines/>
      <w:tabs>
        <w:tab w:val="left" w:pos="794"/>
        <w:tab w:val="left" w:pos="1191"/>
        <w:tab w:val="left" w:pos="1588"/>
        <w:tab w:val="left" w:pos="1985"/>
      </w:tabs>
      <w:overflowPunct w:val="0"/>
      <w:autoSpaceDE w:val="0"/>
      <w:autoSpaceDN w:val="0"/>
      <w:adjustRightInd w:val="0"/>
      <w:spacing w:before="480" w:after="80"/>
      <w:jc w:val="center"/>
      <w:textAlignment w:val="baseline"/>
    </w:pPr>
    <w:rPr>
      <w:rFonts w:eastAsia="Times New Roman"/>
      <w:caps/>
      <w:sz w:val="28"/>
      <w:szCs w:val="20"/>
      <w:lang w:eastAsia="en-US"/>
    </w:rPr>
  </w:style>
  <w:style w:type="paragraph" w:customStyle="1" w:styleId="Sectiontitle">
    <w:name w:val="Section_title"/>
    <w:basedOn w:val="Normal"/>
    <w:next w:val="Normalaftertitle"/>
    <w:rsid w:val="001F7693"/>
    <w:pPr>
      <w:keepNext/>
      <w:keepLines/>
      <w:tabs>
        <w:tab w:val="left" w:pos="794"/>
        <w:tab w:val="left" w:pos="1191"/>
        <w:tab w:val="left" w:pos="1588"/>
        <w:tab w:val="left" w:pos="1985"/>
      </w:tabs>
      <w:overflowPunct w:val="0"/>
      <w:autoSpaceDE w:val="0"/>
      <w:autoSpaceDN w:val="0"/>
      <w:adjustRightInd w:val="0"/>
      <w:spacing w:before="480" w:after="280"/>
      <w:jc w:val="center"/>
      <w:textAlignment w:val="baseline"/>
    </w:pPr>
    <w:rPr>
      <w:rFonts w:eastAsia="Times New Roman"/>
      <w:b/>
      <w:sz w:val="28"/>
      <w:szCs w:val="20"/>
      <w:lang w:eastAsia="en-US"/>
    </w:rPr>
  </w:style>
  <w:style w:type="paragraph" w:customStyle="1" w:styleId="Source">
    <w:name w:val="Source"/>
    <w:basedOn w:val="Normal"/>
    <w:next w:val="Normalaftertitle"/>
    <w:rsid w:val="001F7693"/>
    <w:pPr>
      <w:tabs>
        <w:tab w:val="left" w:pos="794"/>
        <w:tab w:val="left" w:pos="1191"/>
        <w:tab w:val="left" w:pos="1588"/>
        <w:tab w:val="left" w:pos="1985"/>
      </w:tabs>
      <w:overflowPunct w:val="0"/>
      <w:autoSpaceDE w:val="0"/>
      <w:autoSpaceDN w:val="0"/>
      <w:adjustRightInd w:val="0"/>
      <w:spacing w:before="840" w:after="200"/>
      <w:jc w:val="center"/>
      <w:textAlignment w:val="baseline"/>
    </w:pPr>
    <w:rPr>
      <w:rFonts w:eastAsia="Times New Roman"/>
      <w:b/>
      <w:sz w:val="28"/>
      <w:szCs w:val="20"/>
      <w:lang w:eastAsia="en-US"/>
    </w:rPr>
  </w:style>
  <w:style w:type="paragraph" w:customStyle="1" w:styleId="SpecialFooter">
    <w:name w:val="Special Footer"/>
    <w:basedOn w:val="Footer"/>
    <w:rsid w:val="001F7693"/>
    <w:pPr>
      <w:tabs>
        <w:tab w:val="clear" w:pos="4680"/>
        <w:tab w:val="clear" w:pos="9360"/>
        <w:tab w:val="left" w:pos="567"/>
        <w:tab w:val="left" w:pos="1134"/>
        <w:tab w:val="left" w:pos="1701"/>
        <w:tab w:val="left" w:pos="2268"/>
        <w:tab w:val="left" w:pos="2835"/>
        <w:tab w:val="left" w:pos="5954"/>
        <w:tab w:val="right" w:pos="9639"/>
      </w:tabs>
      <w:overflowPunct w:val="0"/>
      <w:autoSpaceDE w:val="0"/>
      <w:autoSpaceDN w:val="0"/>
      <w:adjustRightInd w:val="0"/>
      <w:jc w:val="both"/>
      <w:textAlignment w:val="baseline"/>
    </w:pPr>
    <w:rPr>
      <w:rFonts w:eastAsia="Times New Roman"/>
      <w:sz w:val="16"/>
      <w:szCs w:val="20"/>
      <w:lang w:eastAsia="en-US"/>
    </w:rPr>
  </w:style>
  <w:style w:type="character" w:customStyle="1" w:styleId="Tablefreq">
    <w:name w:val="Table_freq"/>
    <w:rsid w:val="001F7693"/>
    <w:rPr>
      <w:b/>
      <w:color w:val="auto"/>
    </w:rPr>
  </w:style>
  <w:style w:type="paragraph" w:customStyle="1" w:styleId="TableNoBR">
    <w:name w:val="Table_No_BR"/>
    <w:basedOn w:val="Normal"/>
    <w:next w:val="TabletitleBR"/>
    <w:rsid w:val="001F7693"/>
    <w:pPr>
      <w:keepNext/>
      <w:tabs>
        <w:tab w:val="left" w:pos="794"/>
        <w:tab w:val="left" w:pos="1191"/>
        <w:tab w:val="left" w:pos="1588"/>
        <w:tab w:val="left" w:pos="1985"/>
      </w:tabs>
      <w:overflowPunct w:val="0"/>
      <w:autoSpaceDE w:val="0"/>
      <w:autoSpaceDN w:val="0"/>
      <w:adjustRightInd w:val="0"/>
      <w:spacing w:before="560" w:after="120"/>
      <w:jc w:val="center"/>
      <w:textAlignment w:val="baseline"/>
    </w:pPr>
    <w:rPr>
      <w:rFonts w:eastAsia="Times New Roman"/>
      <w:caps/>
      <w:szCs w:val="20"/>
      <w:lang w:eastAsia="en-US"/>
    </w:rPr>
  </w:style>
  <w:style w:type="paragraph" w:customStyle="1" w:styleId="Tableref">
    <w:name w:val="Table_ref"/>
    <w:basedOn w:val="Normal"/>
    <w:next w:val="TabletitleBR"/>
    <w:rsid w:val="001F7693"/>
    <w:pPr>
      <w:keepNext/>
      <w:tabs>
        <w:tab w:val="left" w:pos="794"/>
        <w:tab w:val="left" w:pos="1191"/>
        <w:tab w:val="left" w:pos="1588"/>
        <w:tab w:val="left" w:pos="1985"/>
      </w:tabs>
      <w:overflowPunct w:val="0"/>
      <w:autoSpaceDE w:val="0"/>
      <w:autoSpaceDN w:val="0"/>
      <w:adjustRightInd w:val="0"/>
      <w:spacing w:before="0" w:after="120"/>
      <w:jc w:val="center"/>
      <w:textAlignment w:val="baseline"/>
    </w:pPr>
    <w:rPr>
      <w:rFonts w:eastAsia="Times New Roman"/>
      <w:szCs w:val="20"/>
      <w:lang w:eastAsia="en-US"/>
    </w:rPr>
  </w:style>
  <w:style w:type="paragraph" w:customStyle="1" w:styleId="Title1">
    <w:name w:val="Title 1"/>
    <w:basedOn w:val="Source"/>
    <w:next w:val="Normal"/>
    <w:rsid w:val="001F7693"/>
    <w:pPr>
      <w:tabs>
        <w:tab w:val="clear" w:pos="794"/>
        <w:tab w:val="clear" w:pos="1191"/>
        <w:tab w:val="clear" w:pos="1588"/>
        <w:tab w:val="clear" w:pos="1985"/>
        <w:tab w:val="left" w:pos="567"/>
        <w:tab w:val="left" w:pos="1134"/>
        <w:tab w:val="left" w:pos="1701"/>
        <w:tab w:val="left" w:pos="2268"/>
        <w:tab w:val="left" w:pos="2835"/>
      </w:tabs>
      <w:spacing w:before="240" w:after="0"/>
    </w:pPr>
    <w:rPr>
      <w:b w:val="0"/>
      <w:caps/>
    </w:rPr>
  </w:style>
  <w:style w:type="paragraph" w:customStyle="1" w:styleId="Title2">
    <w:name w:val="Title 2"/>
    <w:basedOn w:val="Title1"/>
    <w:next w:val="Normal"/>
    <w:rsid w:val="001F7693"/>
  </w:style>
  <w:style w:type="paragraph" w:customStyle="1" w:styleId="Title3">
    <w:name w:val="Title 3"/>
    <w:basedOn w:val="Title2"/>
    <w:next w:val="Normal"/>
    <w:rsid w:val="001F7693"/>
    <w:rPr>
      <w:caps w:val="0"/>
    </w:rPr>
  </w:style>
  <w:style w:type="paragraph" w:customStyle="1" w:styleId="toc0">
    <w:name w:val="toc 0"/>
    <w:basedOn w:val="Normal"/>
    <w:next w:val="TOC1"/>
    <w:rsid w:val="001F7693"/>
    <w:pPr>
      <w:tabs>
        <w:tab w:val="right" w:pos="9639"/>
      </w:tabs>
      <w:overflowPunct w:val="0"/>
      <w:autoSpaceDE w:val="0"/>
      <w:autoSpaceDN w:val="0"/>
      <w:adjustRightInd w:val="0"/>
      <w:textAlignment w:val="baseline"/>
    </w:pPr>
    <w:rPr>
      <w:rFonts w:eastAsia="Times New Roman"/>
      <w:b/>
      <w:szCs w:val="20"/>
      <w:lang w:eastAsia="en-US"/>
    </w:rPr>
  </w:style>
  <w:style w:type="paragraph" w:customStyle="1" w:styleId="Heading1Centered">
    <w:name w:val="Heading 1 Centered"/>
    <w:basedOn w:val="Heading1"/>
    <w:rsid w:val="001F7693"/>
    <w:pPr>
      <w:tabs>
        <w:tab w:val="num" w:pos="432"/>
      </w:tabs>
      <w:ind w:left="567" w:hanging="567"/>
      <w:jc w:val="center"/>
    </w:pPr>
    <w:rPr>
      <w:sz w:val="28"/>
    </w:rPr>
  </w:style>
  <w:style w:type="paragraph" w:customStyle="1" w:styleId="Head">
    <w:name w:val="Head"/>
    <w:basedOn w:val="Normal"/>
    <w:rsid w:val="001F7693"/>
    <w:pPr>
      <w:tabs>
        <w:tab w:val="left" w:pos="6663"/>
      </w:tabs>
    </w:pPr>
    <w:rPr>
      <w:rFonts w:eastAsia="????"/>
      <w:lang w:eastAsia="en-US"/>
    </w:rPr>
  </w:style>
  <w:style w:type="paragraph" w:customStyle="1" w:styleId="Normalaftertitle0">
    <w:name w:val="Normal after title"/>
    <w:basedOn w:val="Normal"/>
    <w:next w:val="Normal"/>
    <w:rsid w:val="001F7693"/>
    <w:pPr>
      <w:tabs>
        <w:tab w:val="left" w:pos="794"/>
        <w:tab w:val="left" w:pos="1191"/>
        <w:tab w:val="left" w:pos="1588"/>
        <w:tab w:val="left" w:pos="1985"/>
      </w:tabs>
      <w:spacing w:before="320"/>
    </w:pPr>
    <w:rPr>
      <w:rFonts w:eastAsia="????"/>
      <w:lang w:eastAsia="en-US"/>
    </w:rPr>
  </w:style>
  <w:style w:type="paragraph" w:customStyle="1" w:styleId="Ellipsis">
    <w:name w:val="Ellipsis"/>
    <w:basedOn w:val="Normal"/>
    <w:rsid w:val="001F7693"/>
    <w:pPr>
      <w:spacing w:before="0"/>
    </w:pPr>
    <w:rPr>
      <w:rFonts w:eastAsia="????"/>
      <w:b/>
      <w:bCs/>
      <w:sz w:val="48"/>
      <w:szCs w:val="48"/>
      <w:lang w:eastAsia="en-US"/>
    </w:rPr>
  </w:style>
  <w:style w:type="paragraph" w:customStyle="1" w:styleId="Keywords">
    <w:name w:val="Keywords"/>
    <w:basedOn w:val="Normal"/>
    <w:rsid w:val="001F7693"/>
    <w:pPr>
      <w:tabs>
        <w:tab w:val="left" w:pos="794"/>
        <w:tab w:val="left" w:pos="1985"/>
      </w:tabs>
      <w:spacing w:before="0"/>
      <w:ind w:left="794" w:hanging="794"/>
    </w:pPr>
    <w:rPr>
      <w:rFonts w:eastAsia="Times New Roman"/>
      <w:lang w:eastAsia="en-US"/>
    </w:rPr>
  </w:style>
  <w:style w:type="paragraph" w:customStyle="1" w:styleId="Enumerated">
    <w:name w:val="Enumerated"/>
    <w:basedOn w:val="Normal"/>
    <w:rsid w:val="001F7693"/>
    <w:pPr>
      <w:numPr>
        <w:numId w:val="21"/>
      </w:numPr>
      <w:tabs>
        <w:tab w:val="num" w:pos="400"/>
      </w:tabs>
      <w:spacing w:before="0"/>
      <w:ind w:left="397" w:hanging="397"/>
    </w:pPr>
    <w:rPr>
      <w:rFonts w:eastAsia="MS ??"/>
      <w:sz w:val="20"/>
      <w:szCs w:val="20"/>
      <w:lang w:val="en-US" w:eastAsia="en-US"/>
    </w:rPr>
  </w:style>
  <w:style w:type="character" w:customStyle="1" w:styleId="TabletextChar">
    <w:name w:val="Table_text Char"/>
    <w:link w:val="Tabletext"/>
    <w:locked/>
    <w:rsid w:val="001F7693"/>
    <w:rPr>
      <w:rFonts w:ascii="Times New Roman" w:eastAsia="Times New Roman" w:hAnsi="Times New Roman" w:cs="Times New Roman"/>
      <w:szCs w:val="20"/>
      <w:lang w:val="en-GB" w:eastAsia="en-US"/>
    </w:rPr>
  </w:style>
  <w:style w:type="paragraph" w:customStyle="1" w:styleId="t1">
    <w:name w:val="t1"/>
    <w:basedOn w:val="Normal"/>
    <w:next w:val="Normal"/>
    <w:qFormat/>
    <w:rsid w:val="00A36D9E"/>
    <w:pPr>
      <w:keepNext/>
      <w:keepLines/>
      <w:numPr>
        <w:numId w:val="34"/>
      </w:numPr>
      <w:tabs>
        <w:tab w:val="left" w:pos="480"/>
        <w:tab w:val="left" w:pos="1134"/>
        <w:tab w:val="left" w:pos="1871"/>
        <w:tab w:val="left" w:pos="2268"/>
      </w:tabs>
      <w:overflowPunct w:val="0"/>
      <w:autoSpaceDE w:val="0"/>
      <w:autoSpaceDN w:val="0"/>
      <w:adjustRightInd w:val="0"/>
      <w:spacing w:before="360"/>
      <w:textAlignment w:val="baseline"/>
      <w:outlineLvl w:val="0"/>
    </w:pPr>
    <w:rPr>
      <w:rFonts w:eastAsia="Times New Roman"/>
      <w:b/>
      <w:lang w:eastAsia="en-US"/>
    </w:rPr>
  </w:style>
  <w:style w:type="paragraph" w:customStyle="1" w:styleId="t11">
    <w:name w:val="t1.1"/>
    <w:basedOn w:val="Normal"/>
    <w:link w:val="t11Char"/>
    <w:qFormat/>
    <w:rsid w:val="00A36D9E"/>
    <w:pPr>
      <w:numPr>
        <w:ilvl w:val="1"/>
        <w:numId w:val="34"/>
      </w:numPr>
      <w:outlineLvl w:val="0"/>
    </w:pPr>
    <w:rPr>
      <w:rFonts w:eastAsia="time"/>
      <w:b/>
      <w:bCs/>
      <w:lang w:val="en-US" w:eastAsia="zh-CN"/>
    </w:rPr>
  </w:style>
  <w:style w:type="character" w:customStyle="1" w:styleId="t11Char">
    <w:name w:val="t1.1 Char"/>
    <w:link w:val="t11"/>
    <w:qFormat/>
    <w:rsid w:val="00A36D9E"/>
    <w:rPr>
      <w:rFonts w:ascii="Times New Roman" w:eastAsia="time" w:hAnsi="Times New Roman" w:cs="Times New Roman"/>
      <w:b/>
      <w:bCs/>
      <w:sz w:val="24"/>
      <w:szCs w:val="24"/>
    </w:rPr>
  </w:style>
  <w:style w:type="character" w:customStyle="1" w:styleId="1">
    <w:name w:val="明显强调1"/>
    <w:qFormat/>
    <w:rsid w:val="00A36D9E"/>
    <w:rPr>
      <w:b/>
      <w:bCs/>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797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mailto:wulinz@chinatelecom.cn"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4.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mpos\AppData\Roaming\Microsoft\Templates\ITU-T%20SG\Basic_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4926F4745304A63B1E4083838CA8DE0"/>
        <w:category>
          <w:name w:val="常规"/>
          <w:gallery w:val="placeholder"/>
        </w:category>
        <w:types>
          <w:type w:val="bbPlcHdr"/>
        </w:types>
        <w:behaviors>
          <w:behavior w:val="content"/>
        </w:behaviors>
        <w:guid w:val="{3E91FB65-7A8A-4907-94DD-EE43626C21C0}"/>
      </w:docPartPr>
      <w:docPartBody>
        <w:p w:rsidR="00E5532D" w:rsidRDefault="006D45B1" w:rsidP="006D45B1">
          <w:pPr>
            <w:pStyle w:val="B4926F4745304A63B1E4083838CA8DE0"/>
          </w:pPr>
          <w:r>
            <w:rPr>
              <w:rStyle w:val="PlaceholderText"/>
            </w:rPr>
            <w:t>[Abstract]</w:t>
          </w:r>
        </w:p>
      </w:docPartBody>
    </w:docPart>
    <w:docPart>
      <w:docPartPr>
        <w:name w:val="44D9B11A8D9649BA98E55F07DECE5270"/>
        <w:category>
          <w:name w:val="常规"/>
          <w:gallery w:val="placeholder"/>
        </w:category>
        <w:types>
          <w:type w:val="bbPlcHdr"/>
        </w:types>
        <w:behaviors>
          <w:behavior w:val="content"/>
        </w:behaviors>
        <w:guid w:val="{2E142825-6A07-4732-9FA4-0D134732584B}"/>
      </w:docPartPr>
      <w:docPartBody>
        <w:p w:rsidR="00C271E8" w:rsidRDefault="00E5532D" w:rsidP="00E5532D">
          <w:pPr>
            <w:pStyle w:val="44D9B11A8D9649BA98E55F07DECE5270"/>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altName w:val="MS Mincho"/>
    <w:panose1 w:val="00000000000000000000"/>
    <w:charset w:val="80"/>
    <w:family w:val="auto"/>
    <w:notTrueType/>
    <w:pitch w:val="variable"/>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
    <w:altName w:val="Yu Gothic UI"/>
    <w:panose1 w:val="00000000000000000000"/>
    <w:charset w:val="80"/>
    <w:family w:val="roman"/>
    <w:notTrueType/>
    <w:pitch w:val="fixed"/>
    <w:sig w:usb0="00000000" w:usb1="08070000" w:usb2="00000010" w:usb3="00000000" w:csb0="00020000" w:csb1="00000000"/>
  </w:font>
  <w:font w:name="time">
    <w:altName w:val="Segoe Print"/>
    <w:charset w:val="00"/>
    <w:family w:val="auto"/>
    <w:pitch w:val="default"/>
  </w:font>
  <w:font w:name="Malgun Gothic">
    <w:panose1 w:val="020B0503020000020004"/>
    <w:charset w:val="81"/>
    <w:family w:val="swiss"/>
    <w:pitch w:val="variable"/>
    <w:sig w:usb0="9000002F" w:usb1="29D77CFB" w:usb2="00000012" w:usb3="00000000" w:csb0="0008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5AE"/>
    <w:rsid w:val="000200CC"/>
    <w:rsid w:val="000B1F32"/>
    <w:rsid w:val="001456A3"/>
    <w:rsid w:val="001652B2"/>
    <w:rsid w:val="003765AE"/>
    <w:rsid w:val="006D45B1"/>
    <w:rsid w:val="007033B6"/>
    <w:rsid w:val="00943C2D"/>
    <w:rsid w:val="009A78F0"/>
    <w:rsid w:val="00A9555B"/>
    <w:rsid w:val="00AA0A35"/>
    <w:rsid w:val="00AF3575"/>
    <w:rsid w:val="00BD65A0"/>
    <w:rsid w:val="00C271E8"/>
    <w:rsid w:val="00C34034"/>
    <w:rsid w:val="00C37AF2"/>
    <w:rsid w:val="00CB603E"/>
    <w:rsid w:val="00CD0ECA"/>
    <w:rsid w:val="00CD7444"/>
    <w:rsid w:val="00DB656F"/>
    <w:rsid w:val="00E5532D"/>
    <w:rsid w:val="00E57ED7"/>
    <w:rsid w:val="00E84D17"/>
    <w:rsid w:val="00F31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E5532D"/>
    <w:rPr>
      <w:color w:val="808080"/>
    </w:rPr>
  </w:style>
  <w:style w:type="paragraph" w:customStyle="1" w:styleId="B4926F4745304A63B1E4083838CA8DE0">
    <w:name w:val="B4926F4745304A63B1E4083838CA8DE0"/>
    <w:rsid w:val="006D45B1"/>
    <w:pPr>
      <w:widowControl w:val="0"/>
      <w:jc w:val="both"/>
    </w:pPr>
  </w:style>
  <w:style w:type="paragraph" w:customStyle="1" w:styleId="44D9B11A8D9649BA98E55F07DECE5270">
    <w:name w:val="44D9B11A8D9649BA98E55F07DECE5270"/>
    <w:rsid w:val="00E5532D"/>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 xmlns="1238c2fb-f919-419c-a17c-617fee3c8b8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3" ma:contentTypeDescription="Create a new document." ma:contentTypeScope="" ma:versionID="e830e95c80d01d3c77f9c8d76986a6e8">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80e8854e3f0d6c79f468e007b42a6179"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Com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Comment" ma:index="20" nillable="true" ma:displayName="Comment" ma:description="A comment on the item"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1238c2fb-f919-419c-a17c-617fee3c8b80"/>
  </ds:schemaRefs>
</ds:datastoreItem>
</file>

<file path=customXml/itemProps2.xml><?xml version="1.0" encoding="utf-8"?>
<ds:datastoreItem xmlns:ds="http://schemas.openxmlformats.org/officeDocument/2006/customXml" ds:itemID="{EFBBA7A6-AE2F-44D1-85FE-811BBDB2A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4.xml><?xml version="1.0" encoding="utf-8"?>
<ds:datastoreItem xmlns:ds="http://schemas.openxmlformats.org/officeDocument/2006/customXml" ds:itemID="{E156D120-7A8D-4235-A055-A06BCD8FB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Basic_Document.dotx</Template>
  <TotalTime>148</TotalTime>
  <Pages>24</Pages>
  <Words>7427</Words>
  <Characters>42336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ITU-T</Manager>
  <Company>International Telecommunication Union (ITU)</Company>
  <LinksUpToDate>false</LinksUpToDate>
  <CharactersWithSpaces>49664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Output – draft new Recommendation Q.N-att-framework “Framework of NFV automated testing” (Geneva, 6-15 July 2022)</dc:title>
  <dc:subject/>
  <dc:creator>Editor</dc:creator>
  <cp:keywords/>
  <dc:description>SG11-TD176/GEN  For: Geneva, 6-15 July 2022_x000d_Document date: _x000d_Saved by ITU51014337 at 12:29:57 on 13.07.2022</dc:description>
  <cp:lastModifiedBy>editor</cp:lastModifiedBy>
  <cp:revision>24</cp:revision>
  <cp:lastPrinted>2016-12-23T12:52:00Z</cp:lastPrinted>
  <dcterms:created xsi:type="dcterms:W3CDTF">2022-07-08T06:11:00Z</dcterms:created>
  <dcterms:modified xsi:type="dcterms:W3CDTF">2023-05-16T11:07:00Z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0x010100DD41769929400247A482A6B8D8C3D7A8</vt:lpwstr>
  </property>
  <property fmtid="{D5CDD505-2E9C-101B-9397-08002B2CF9AE}" pid="3" name="Docnum">
    <vt:lpwstr>SG11-TD176/GEN</vt:lpwstr>
  </property>
  <property fmtid="{D5CDD505-2E9C-101B-9397-08002B2CF9AE}" pid="4" name="Docdate">
    <vt:lpwstr/>
  </property>
  <property fmtid="{D5CDD505-2E9C-101B-9397-08002B2CF9AE}" pid="5" name="Docorlang">
    <vt:lpwstr/>
  </property>
  <property fmtid="{D5CDD505-2E9C-101B-9397-08002B2CF9AE}" pid="6" name="Docbluepink">
    <vt:lpwstr>14/11</vt:lpwstr>
  </property>
  <property fmtid="{D5CDD505-2E9C-101B-9397-08002B2CF9AE}" pid="7" name="Docdest">
    <vt:lpwstr>Geneva, 6-15 July 2022</vt:lpwstr>
  </property>
  <property fmtid="{D5CDD505-2E9C-101B-9397-08002B2CF9AE}" pid="8" name="Docauthor">
    <vt:lpwstr>Editor</vt:lpwstr>
  </property>
</Properties>
</file>