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4864CD" w:rsidRPr="0037415F" w14:paraId="392815A8" w14:textId="77777777" w:rsidTr="00DC422D">
        <w:trPr>
          <w:cantSplit/>
          <w:jc w:val="center"/>
        </w:trPr>
        <w:tc>
          <w:tcPr>
            <w:tcW w:w="1134" w:type="dxa"/>
            <w:vMerge w:val="restart"/>
            <w:vAlign w:val="center"/>
          </w:tcPr>
          <w:p w14:paraId="20174E20" w14:textId="77777777" w:rsidR="004864CD" w:rsidRPr="00567F52" w:rsidRDefault="004864CD" w:rsidP="00DC422D">
            <w:pPr>
              <w:spacing w:before="0"/>
              <w:jc w:val="center"/>
            </w:pPr>
            <w:bookmarkStart w:id="0" w:name="dnum" w:colFirst="2" w:colLast="2"/>
            <w:bookmarkStart w:id="1" w:name="dsg" w:colFirst="1" w:colLast="1"/>
            <w:bookmarkStart w:id="2" w:name="dtableau"/>
            <w:r>
              <w:rPr>
                <w:noProof/>
                <w:lang w:val="es-ES" w:eastAsia="es-ES"/>
              </w:rPr>
              <w:drawing>
                <wp:inline distT="0" distB="0" distL="0" distR="0" wp14:anchorId="68151D0C" wp14:editId="0D083306">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shd w:val="clear" w:color="auto" w:fill="auto"/>
            <w:vAlign w:val="center"/>
          </w:tcPr>
          <w:p w14:paraId="391CEFDA" w14:textId="77777777" w:rsidR="004864CD" w:rsidRPr="00B3640D" w:rsidRDefault="004864CD" w:rsidP="00DC422D">
            <w:pPr>
              <w:rPr>
                <w:sz w:val="16"/>
                <w:szCs w:val="16"/>
              </w:rPr>
            </w:pPr>
            <w:r w:rsidRPr="00B3640D">
              <w:rPr>
                <w:sz w:val="16"/>
                <w:szCs w:val="16"/>
              </w:rPr>
              <w:t>INTERNATIONAL TELECOMMUNICATION UNION</w:t>
            </w:r>
          </w:p>
          <w:p w14:paraId="262A49F3" w14:textId="77777777" w:rsidR="004864CD" w:rsidRPr="00B3640D" w:rsidRDefault="004864CD" w:rsidP="00DC422D">
            <w:pPr>
              <w:rPr>
                <w:b/>
                <w:bCs/>
                <w:sz w:val="26"/>
                <w:szCs w:val="26"/>
              </w:rPr>
            </w:pPr>
            <w:r w:rsidRPr="00B3640D">
              <w:rPr>
                <w:b/>
                <w:bCs/>
                <w:sz w:val="26"/>
                <w:szCs w:val="26"/>
              </w:rPr>
              <w:t>TELECOMMUNICATION</w:t>
            </w:r>
            <w:r w:rsidRPr="00B3640D">
              <w:rPr>
                <w:b/>
                <w:bCs/>
                <w:sz w:val="26"/>
                <w:szCs w:val="26"/>
              </w:rPr>
              <w:br/>
              <w:t>STANDARDIZATION SECTOR</w:t>
            </w:r>
          </w:p>
          <w:p w14:paraId="3F63BB41" w14:textId="77777777" w:rsidR="004864CD" w:rsidRPr="00B3640D" w:rsidRDefault="004864CD" w:rsidP="00DC422D">
            <w:pPr>
              <w:rPr>
                <w:sz w:val="20"/>
                <w:szCs w:val="20"/>
              </w:rPr>
            </w:pPr>
            <w:r w:rsidRPr="00B3640D">
              <w:rPr>
                <w:sz w:val="20"/>
                <w:szCs w:val="20"/>
              </w:rPr>
              <w:t>STUDY PERIOD 2022-2024</w:t>
            </w:r>
          </w:p>
        </w:tc>
        <w:tc>
          <w:tcPr>
            <w:tcW w:w="4537" w:type="dxa"/>
            <w:gridSpan w:val="3"/>
            <w:shd w:val="clear" w:color="auto" w:fill="auto"/>
            <w:vAlign w:val="center"/>
          </w:tcPr>
          <w:p w14:paraId="70138D7E" w14:textId="77777777" w:rsidR="004864CD" w:rsidRPr="00B3640D" w:rsidRDefault="004864CD" w:rsidP="00DC422D">
            <w:pPr>
              <w:pStyle w:val="Docnumber"/>
            </w:pPr>
            <w:r w:rsidRPr="00B3640D">
              <w:rPr>
                <w:noProof/>
              </w:rPr>
              <w:t>SG12</w:t>
            </w:r>
            <w:r w:rsidRPr="00B3640D">
              <w:t>-</w:t>
            </w:r>
            <w:r>
              <w:t>TD</w:t>
            </w:r>
            <w:r w:rsidR="00260F7A">
              <w:t>121</w:t>
            </w:r>
            <w:r w:rsidR="00967B96">
              <w:t>R1</w:t>
            </w:r>
          </w:p>
        </w:tc>
      </w:tr>
      <w:bookmarkEnd w:id="0"/>
      <w:tr w:rsidR="004864CD" w:rsidRPr="0095099F" w14:paraId="62912F99" w14:textId="77777777" w:rsidTr="00DC422D">
        <w:trPr>
          <w:cantSplit/>
          <w:jc w:val="center"/>
        </w:trPr>
        <w:tc>
          <w:tcPr>
            <w:tcW w:w="1134" w:type="dxa"/>
            <w:vMerge/>
          </w:tcPr>
          <w:p w14:paraId="51D3A3AC" w14:textId="77777777" w:rsidR="004864CD" w:rsidRPr="00072A4E" w:rsidRDefault="004864CD" w:rsidP="00DC422D">
            <w:pPr>
              <w:rPr>
                <w:smallCaps/>
                <w:sz w:val="20"/>
              </w:rPr>
            </w:pPr>
          </w:p>
        </w:tc>
        <w:tc>
          <w:tcPr>
            <w:tcW w:w="3969" w:type="dxa"/>
            <w:gridSpan w:val="2"/>
            <w:vMerge/>
            <w:shd w:val="clear" w:color="auto" w:fill="auto"/>
          </w:tcPr>
          <w:p w14:paraId="3F3AEEED" w14:textId="77777777" w:rsidR="004864CD" w:rsidRPr="00B3640D" w:rsidRDefault="004864CD" w:rsidP="00DC422D">
            <w:pPr>
              <w:rPr>
                <w:smallCaps/>
                <w:sz w:val="20"/>
              </w:rPr>
            </w:pPr>
          </w:p>
        </w:tc>
        <w:tc>
          <w:tcPr>
            <w:tcW w:w="4537" w:type="dxa"/>
            <w:gridSpan w:val="3"/>
            <w:shd w:val="clear" w:color="auto" w:fill="auto"/>
          </w:tcPr>
          <w:p w14:paraId="52ECD416" w14:textId="77777777" w:rsidR="004864CD" w:rsidRPr="00B3640D" w:rsidRDefault="004864CD" w:rsidP="00DC422D">
            <w:pPr>
              <w:pStyle w:val="TSBHeaderRight14"/>
            </w:pPr>
            <w:r w:rsidRPr="00B3640D">
              <w:rPr>
                <w:noProof/>
              </w:rPr>
              <w:t>STUDY GROUP 12</w:t>
            </w:r>
            <w:r w:rsidRPr="00B3640D">
              <w:t xml:space="preserve"> </w:t>
            </w:r>
          </w:p>
        </w:tc>
      </w:tr>
      <w:tr w:rsidR="004864CD" w:rsidRPr="0037415F" w14:paraId="1C32AFD3" w14:textId="77777777" w:rsidTr="00DC422D">
        <w:trPr>
          <w:cantSplit/>
          <w:jc w:val="center"/>
        </w:trPr>
        <w:tc>
          <w:tcPr>
            <w:tcW w:w="1134" w:type="dxa"/>
            <w:vMerge/>
            <w:tcBorders>
              <w:bottom w:val="single" w:sz="12" w:space="0" w:color="auto"/>
            </w:tcBorders>
          </w:tcPr>
          <w:p w14:paraId="76DBF817" w14:textId="77777777" w:rsidR="004864CD" w:rsidRPr="0037415F" w:rsidRDefault="004864CD" w:rsidP="00DC422D">
            <w:pPr>
              <w:rPr>
                <w:b/>
                <w:bCs/>
                <w:sz w:val="26"/>
              </w:rPr>
            </w:pPr>
          </w:p>
        </w:tc>
        <w:tc>
          <w:tcPr>
            <w:tcW w:w="3969" w:type="dxa"/>
            <w:gridSpan w:val="2"/>
            <w:vMerge/>
            <w:tcBorders>
              <w:bottom w:val="single" w:sz="12" w:space="0" w:color="auto"/>
            </w:tcBorders>
            <w:shd w:val="clear" w:color="auto" w:fill="auto"/>
          </w:tcPr>
          <w:p w14:paraId="6FC97FB1" w14:textId="77777777" w:rsidR="004864CD" w:rsidRPr="00B3640D" w:rsidRDefault="004864CD" w:rsidP="00DC422D">
            <w:pPr>
              <w:rPr>
                <w:b/>
                <w:bCs/>
                <w:sz w:val="26"/>
              </w:rPr>
            </w:pPr>
          </w:p>
        </w:tc>
        <w:tc>
          <w:tcPr>
            <w:tcW w:w="4537" w:type="dxa"/>
            <w:gridSpan w:val="3"/>
            <w:tcBorders>
              <w:bottom w:val="single" w:sz="12" w:space="0" w:color="auto"/>
            </w:tcBorders>
            <w:shd w:val="clear" w:color="auto" w:fill="auto"/>
            <w:vAlign w:val="center"/>
          </w:tcPr>
          <w:p w14:paraId="20349487" w14:textId="77777777" w:rsidR="004864CD" w:rsidRPr="00B3640D" w:rsidRDefault="004864CD" w:rsidP="00DC422D">
            <w:pPr>
              <w:pStyle w:val="TSBHeaderRight14"/>
            </w:pPr>
            <w:r w:rsidRPr="00B3640D">
              <w:t>Original: English</w:t>
            </w:r>
          </w:p>
        </w:tc>
      </w:tr>
      <w:tr w:rsidR="004864CD" w:rsidRPr="00B3640D" w14:paraId="280D46FF" w14:textId="77777777" w:rsidTr="00DC422D">
        <w:trPr>
          <w:cantSplit/>
          <w:jc w:val="center"/>
        </w:trPr>
        <w:tc>
          <w:tcPr>
            <w:tcW w:w="1418" w:type="dxa"/>
            <w:gridSpan w:val="2"/>
          </w:tcPr>
          <w:p w14:paraId="5F8FEEA4" w14:textId="77777777" w:rsidR="004864CD" w:rsidRPr="0037415F" w:rsidRDefault="004864CD" w:rsidP="00DC422D">
            <w:pPr>
              <w:rPr>
                <w:b/>
                <w:bCs/>
              </w:rPr>
            </w:pPr>
            <w:bookmarkStart w:id="3" w:name="dbluepink" w:colFirst="1" w:colLast="1"/>
            <w:bookmarkStart w:id="4" w:name="dmeeting" w:colFirst="2" w:colLast="2"/>
            <w:bookmarkEnd w:id="1"/>
            <w:r w:rsidRPr="0037415F">
              <w:rPr>
                <w:b/>
                <w:bCs/>
              </w:rPr>
              <w:t>Question(s):</w:t>
            </w:r>
          </w:p>
        </w:tc>
        <w:tc>
          <w:tcPr>
            <w:tcW w:w="3827" w:type="dxa"/>
            <w:gridSpan w:val="2"/>
            <w:shd w:val="clear" w:color="auto" w:fill="auto"/>
          </w:tcPr>
          <w:p w14:paraId="2FC3043D" w14:textId="77777777" w:rsidR="004864CD" w:rsidRPr="00B3640D" w:rsidRDefault="004864CD" w:rsidP="00DC422D">
            <w:pPr>
              <w:pStyle w:val="TSBHeaderQuestion"/>
            </w:pPr>
            <w:r w:rsidRPr="00B3640D">
              <w:rPr>
                <w:noProof/>
              </w:rPr>
              <w:t>12/12</w:t>
            </w:r>
          </w:p>
        </w:tc>
        <w:tc>
          <w:tcPr>
            <w:tcW w:w="4395" w:type="dxa"/>
            <w:gridSpan w:val="2"/>
          </w:tcPr>
          <w:p w14:paraId="678658E5" w14:textId="77777777" w:rsidR="004864CD" w:rsidRPr="00B3640D" w:rsidRDefault="004864CD" w:rsidP="00DC422D">
            <w:pPr>
              <w:pStyle w:val="VenueDate"/>
            </w:pPr>
            <w:r w:rsidRPr="00B3640D">
              <w:t>Geneva, 7-17 June 2022</w:t>
            </w:r>
          </w:p>
        </w:tc>
      </w:tr>
      <w:tr w:rsidR="004864CD" w:rsidRPr="00A4045F" w14:paraId="0A0081AD" w14:textId="77777777" w:rsidTr="00DC422D">
        <w:trPr>
          <w:cantSplit/>
          <w:jc w:val="center"/>
        </w:trPr>
        <w:tc>
          <w:tcPr>
            <w:tcW w:w="9640" w:type="dxa"/>
            <w:gridSpan w:val="6"/>
            <w:shd w:val="clear" w:color="auto" w:fill="auto"/>
          </w:tcPr>
          <w:p w14:paraId="20697D81" w14:textId="77777777" w:rsidR="004864CD" w:rsidRPr="00B3640D" w:rsidRDefault="004864CD" w:rsidP="00DC422D">
            <w:pPr>
              <w:jc w:val="center"/>
              <w:rPr>
                <w:b/>
                <w:bCs/>
              </w:rPr>
            </w:pPr>
            <w:bookmarkStart w:id="5" w:name="dtitle" w:colFirst="0" w:colLast="0"/>
            <w:bookmarkEnd w:id="3"/>
            <w:bookmarkEnd w:id="4"/>
            <w:r>
              <w:rPr>
                <w:b/>
                <w:bCs/>
              </w:rPr>
              <w:t>TD</w:t>
            </w:r>
          </w:p>
        </w:tc>
      </w:tr>
      <w:tr w:rsidR="004864CD" w:rsidRPr="0037415F" w14:paraId="2E6CB681" w14:textId="77777777" w:rsidTr="00DC422D">
        <w:trPr>
          <w:cantSplit/>
          <w:jc w:val="center"/>
        </w:trPr>
        <w:tc>
          <w:tcPr>
            <w:tcW w:w="1418" w:type="dxa"/>
            <w:gridSpan w:val="2"/>
          </w:tcPr>
          <w:p w14:paraId="507B8C15" w14:textId="77777777" w:rsidR="004864CD" w:rsidRPr="0037415F" w:rsidRDefault="004864CD" w:rsidP="00DC422D">
            <w:pPr>
              <w:rPr>
                <w:b/>
                <w:bCs/>
              </w:rPr>
            </w:pPr>
            <w:bookmarkStart w:id="6" w:name="dsource" w:colFirst="1" w:colLast="1"/>
            <w:bookmarkEnd w:id="5"/>
            <w:r>
              <w:rPr>
                <w:b/>
                <w:bCs/>
              </w:rPr>
              <w:t>Source:</w:t>
            </w:r>
          </w:p>
        </w:tc>
        <w:tc>
          <w:tcPr>
            <w:tcW w:w="8222" w:type="dxa"/>
            <w:gridSpan w:val="4"/>
            <w:shd w:val="clear" w:color="auto" w:fill="auto"/>
          </w:tcPr>
          <w:p w14:paraId="2EB9F159" w14:textId="77777777" w:rsidR="004864CD" w:rsidRPr="00B3640D" w:rsidRDefault="00C14249" w:rsidP="00DC422D">
            <w:pPr>
              <w:pStyle w:val="TSBHeaderSource"/>
            </w:pPr>
            <w:r>
              <w:t>Editor E.MVS</w:t>
            </w:r>
          </w:p>
        </w:tc>
      </w:tr>
      <w:tr w:rsidR="004864CD" w:rsidRPr="0037415F" w14:paraId="07D36B6B" w14:textId="77777777" w:rsidTr="00DC422D">
        <w:trPr>
          <w:cantSplit/>
          <w:jc w:val="center"/>
        </w:trPr>
        <w:tc>
          <w:tcPr>
            <w:tcW w:w="1418" w:type="dxa"/>
            <w:gridSpan w:val="2"/>
          </w:tcPr>
          <w:p w14:paraId="1BA23E2B" w14:textId="77777777" w:rsidR="004864CD" w:rsidRPr="0037415F" w:rsidRDefault="004864CD" w:rsidP="00DC422D">
            <w:bookmarkStart w:id="7" w:name="dtitle1" w:colFirst="1" w:colLast="1"/>
            <w:bookmarkEnd w:id="6"/>
            <w:r w:rsidRPr="0037415F">
              <w:rPr>
                <w:b/>
                <w:bCs/>
              </w:rPr>
              <w:t>Title:</w:t>
            </w:r>
          </w:p>
        </w:tc>
        <w:tc>
          <w:tcPr>
            <w:tcW w:w="8222" w:type="dxa"/>
            <w:gridSpan w:val="4"/>
            <w:shd w:val="clear" w:color="auto" w:fill="auto"/>
          </w:tcPr>
          <w:p w14:paraId="3A37C027" w14:textId="77777777" w:rsidR="004864CD" w:rsidRPr="00B3640D" w:rsidRDefault="00C14249" w:rsidP="00DC422D">
            <w:pPr>
              <w:pStyle w:val="TSBHeaderTitle"/>
            </w:pPr>
            <w:r>
              <w:t>Draft b</w:t>
            </w:r>
            <w:r w:rsidR="004864CD">
              <w:t>aseline</w:t>
            </w:r>
            <w:r w:rsidR="004864CD" w:rsidRPr="004864CD">
              <w:t xml:space="preserve"> </w:t>
            </w:r>
            <w:r w:rsidR="004864CD">
              <w:t xml:space="preserve">text </w:t>
            </w:r>
            <w:r w:rsidR="004864CD" w:rsidRPr="004864CD">
              <w:t>ITU-T E.MVS "Mapping and visualization strategies for the assessment of connectivity and QoS"</w:t>
            </w:r>
          </w:p>
        </w:tc>
      </w:tr>
      <w:bookmarkEnd w:id="2"/>
      <w:bookmarkEnd w:id="7"/>
      <w:tr w:rsidR="004864CD" w:rsidRPr="00B3640D" w14:paraId="40C927DC" w14:textId="77777777" w:rsidTr="00DC422D">
        <w:trPr>
          <w:cantSplit/>
          <w:jc w:val="center"/>
        </w:trPr>
        <w:tc>
          <w:tcPr>
            <w:tcW w:w="1418" w:type="dxa"/>
            <w:gridSpan w:val="2"/>
            <w:tcBorders>
              <w:top w:val="single" w:sz="6" w:space="0" w:color="auto"/>
              <w:bottom w:val="single" w:sz="6" w:space="0" w:color="auto"/>
            </w:tcBorders>
          </w:tcPr>
          <w:p w14:paraId="54CC93C7" w14:textId="77777777" w:rsidR="004864CD" w:rsidRPr="008F7104" w:rsidRDefault="004864CD" w:rsidP="00DC422D">
            <w:pPr>
              <w:rPr>
                <w:b/>
                <w:bCs/>
              </w:rPr>
            </w:pPr>
            <w:r w:rsidRPr="008F7104">
              <w:rPr>
                <w:b/>
                <w:bCs/>
              </w:rPr>
              <w:t>Contact:</w:t>
            </w:r>
          </w:p>
        </w:tc>
        <w:tc>
          <w:tcPr>
            <w:tcW w:w="4111" w:type="dxa"/>
            <w:gridSpan w:val="3"/>
            <w:tcBorders>
              <w:top w:val="single" w:sz="6" w:space="0" w:color="auto"/>
              <w:bottom w:val="single" w:sz="6" w:space="0" w:color="auto"/>
            </w:tcBorders>
            <w:shd w:val="clear" w:color="auto" w:fill="auto"/>
          </w:tcPr>
          <w:p w14:paraId="474E2411" w14:textId="77777777" w:rsidR="004864CD" w:rsidRPr="00B3640D" w:rsidRDefault="004864CD" w:rsidP="00DC422D">
            <w:pPr>
              <w:rPr>
                <w:lang w:val="es-MX"/>
              </w:rPr>
            </w:pPr>
            <w:r w:rsidRPr="00B3640D">
              <w:rPr>
                <w:lang w:val="es-MX"/>
              </w:rPr>
              <w:t>Rocio Nahiely Velasco Santos</w:t>
            </w:r>
            <w:r w:rsidRPr="00B3640D">
              <w:rPr>
                <w:lang w:val="es-MX"/>
              </w:rPr>
              <w:br/>
              <w:t xml:space="preserve">Federal </w:t>
            </w:r>
            <w:proofErr w:type="spellStart"/>
            <w:r w:rsidRPr="00B3640D">
              <w:rPr>
                <w:lang w:val="es-MX"/>
              </w:rPr>
              <w:t>Institute</w:t>
            </w:r>
            <w:proofErr w:type="spellEnd"/>
            <w:r w:rsidRPr="00B3640D">
              <w:rPr>
                <w:lang w:val="es-MX"/>
              </w:rPr>
              <w:t xml:space="preserve"> </w:t>
            </w:r>
            <w:proofErr w:type="spellStart"/>
            <w:r w:rsidRPr="00B3640D">
              <w:rPr>
                <w:lang w:val="es-MX"/>
              </w:rPr>
              <w:t>of</w:t>
            </w:r>
            <w:proofErr w:type="spellEnd"/>
            <w:r w:rsidRPr="00B3640D">
              <w:rPr>
                <w:lang w:val="es-MX"/>
              </w:rPr>
              <w:t xml:space="preserve"> </w:t>
            </w:r>
            <w:proofErr w:type="spellStart"/>
            <w:r w:rsidRPr="00B3640D">
              <w:rPr>
                <w:lang w:val="es-MX"/>
              </w:rPr>
              <w:t>Telecommunications</w:t>
            </w:r>
            <w:proofErr w:type="spellEnd"/>
            <w:r w:rsidRPr="00B3640D">
              <w:rPr>
                <w:lang w:val="es-MX"/>
              </w:rPr>
              <w:br/>
            </w:r>
            <w:proofErr w:type="spellStart"/>
            <w:r w:rsidRPr="00B3640D">
              <w:rPr>
                <w:lang w:val="es-MX"/>
              </w:rPr>
              <w:t>Mexico</w:t>
            </w:r>
            <w:proofErr w:type="spellEnd"/>
          </w:p>
        </w:tc>
        <w:tc>
          <w:tcPr>
            <w:tcW w:w="4111" w:type="dxa"/>
            <w:tcBorders>
              <w:top w:val="single" w:sz="6" w:space="0" w:color="auto"/>
              <w:bottom w:val="single" w:sz="6" w:space="0" w:color="auto"/>
            </w:tcBorders>
          </w:tcPr>
          <w:p w14:paraId="1BCA73CC" w14:textId="77777777" w:rsidR="004864CD" w:rsidRPr="00B3640D" w:rsidRDefault="004864CD" w:rsidP="00DC422D">
            <w:pPr>
              <w:tabs>
                <w:tab w:val="left" w:pos="794"/>
              </w:tabs>
              <w:rPr>
                <w:lang w:val="es-MX"/>
              </w:rPr>
            </w:pPr>
            <w:r w:rsidRPr="00B3640D">
              <w:rPr>
                <w:lang w:val="es-MX"/>
              </w:rPr>
              <w:t>Tel:</w:t>
            </w:r>
            <w:r w:rsidRPr="00B3640D">
              <w:rPr>
                <w:lang w:val="es-MX"/>
              </w:rPr>
              <w:tab/>
              <w:t>+5</w:t>
            </w:r>
            <w:r>
              <w:rPr>
                <w:lang w:val="es-MX"/>
              </w:rPr>
              <w:t>2 55 50154000</w:t>
            </w:r>
            <w:r w:rsidRPr="00B3640D">
              <w:rPr>
                <w:lang w:val="es-MX"/>
              </w:rPr>
              <w:br/>
              <w:t>E-mail:</w:t>
            </w:r>
            <w:r w:rsidRPr="00B3640D">
              <w:rPr>
                <w:lang w:val="es-MX"/>
              </w:rPr>
              <w:tab/>
            </w:r>
            <w:r>
              <w:rPr>
                <w:lang w:val="es-MX"/>
              </w:rPr>
              <w:t>rocio.velasco</w:t>
            </w:r>
            <w:r w:rsidRPr="00B3640D">
              <w:rPr>
                <w:lang w:val="es-MX"/>
              </w:rPr>
              <w:t>@</w:t>
            </w:r>
            <w:r>
              <w:rPr>
                <w:lang w:val="es-MX"/>
              </w:rPr>
              <w:t>ift.org.mx</w:t>
            </w:r>
          </w:p>
        </w:tc>
      </w:tr>
      <w:tr w:rsidR="00FD0B35" w:rsidRPr="00B3640D" w14:paraId="42FA371C" w14:textId="77777777" w:rsidTr="00DC422D">
        <w:trPr>
          <w:cantSplit/>
          <w:jc w:val="center"/>
        </w:trPr>
        <w:tc>
          <w:tcPr>
            <w:tcW w:w="1418" w:type="dxa"/>
            <w:gridSpan w:val="2"/>
            <w:tcBorders>
              <w:top w:val="single" w:sz="6" w:space="0" w:color="auto"/>
              <w:bottom w:val="single" w:sz="6" w:space="0" w:color="auto"/>
            </w:tcBorders>
          </w:tcPr>
          <w:p w14:paraId="000AF918"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4002BCD9" w14:textId="77777777" w:rsidR="00FD0B35" w:rsidRPr="007C4B2C" w:rsidRDefault="00FD0B35" w:rsidP="00FD0B35">
            <w:pPr>
              <w:rPr>
                <w:lang w:val="en-US"/>
              </w:rPr>
            </w:pPr>
            <w:r>
              <w:t>Abdul Kayum</w:t>
            </w:r>
            <w:r>
              <w:br/>
              <w:t>Telecommunication Engineering Centre,</w:t>
            </w:r>
            <w:r>
              <w:br/>
              <w:t>Ministry of Communications</w:t>
            </w:r>
            <w:r>
              <w:br/>
              <w:t>India</w:t>
            </w:r>
          </w:p>
        </w:tc>
        <w:tc>
          <w:tcPr>
            <w:tcW w:w="4111" w:type="dxa"/>
            <w:tcBorders>
              <w:top w:val="single" w:sz="6" w:space="0" w:color="auto"/>
              <w:bottom w:val="single" w:sz="6" w:space="0" w:color="auto"/>
            </w:tcBorders>
          </w:tcPr>
          <w:p w14:paraId="4413B457" w14:textId="77777777" w:rsidR="00FD0B35" w:rsidRPr="007C4B2C" w:rsidRDefault="00FD0B35" w:rsidP="0015538A">
            <w:pPr>
              <w:tabs>
                <w:tab w:val="left" w:pos="794"/>
              </w:tabs>
              <w:rPr>
                <w:lang w:val="en-US"/>
              </w:rPr>
            </w:pPr>
            <w:r w:rsidRPr="007C4B2C">
              <w:rPr>
                <w:lang w:val="en-US"/>
              </w:rPr>
              <w:t xml:space="preserve">Tel: </w:t>
            </w:r>
            <w:r w:rsidR="0040446D" w:rsidRPr="007C4B2C">
              <w:rPr>
                <w:lang w:val="en-US"/>
              </w:rPr>
              <w:t>+918874209603</w:t>
            </w:r>
            <w:r w:rsidR="0015538A" w:rsidRPr="007C4B2C">
              <w:rPr>
                <w:lang w:val="en-US"/>
              </w:rPr>
              <w:br/>
            </w:r>
            <w:r w:rsidRPr="007C4B2C">
              <w:rPr>
                <w:lang w:val="en-US"/>
              </w:rPr>
              <w:t xml:space="preserve">Email: </w:t>
            </w:r>
            <w:hyperlink r:id="rId12" w:history="1">
              <w:r w:rsidRPr="00504E50">
                <w:t>Abdul.kayum@gov.in</w:t>
              </w:r>
            </w:hyperlink>
          </w:p>
        </w:tc>
      </w:tr>
      <w:tr w:rsidR="00FD0B35" w:rsidRPr="00B3640D" w14:paraId="05EED7F2" w14:textId="77777777" w:rsidTr="00DC422D">
        <w:trPr>
          <w:cantSplit/>
          <w:jc w:val="center"/>
        </w:trPr>
        <w:tc>
          <w:tcPr>
            <w:tcW w:w="1418" w:type="dxa"/>
            <w:gridSpan w:val="2"/>
            <w:tcBorders>
              <w:top w:val="single" w:sz="6" w:space="0" w:color="auto"/>
              <w:bottom w:val="single" w:sz="6" w:space="0" w:color="auto"/>
            </w:tcBorders>
          </w:tcPr>
          <w:p w14:paraId="14210E48"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532DA337" w14:textId="77777777" w:rsidR="0040446D" w:rsidRPr="0015538A" w:rsidRDefault="00FD0B35"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 xml:space="preserve">Zeid ALKADI   Telecommunication Regulatory Commission (TRC) </w:t>
            </w:r>
          </w:p>
          <w:p w14:paraId="18DB64A0" w14:textId="77777777" w:rsidR="00FD0B35" w:rsidRPr="0015538A" w:rsidRDefault="00FD0B35" w:rsidP="004055A9">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pPr>
            <w:r w:rsidRPr="0015538A">
              <w:rPr>
                <w:sz w:val="24"/>
                <w:szCs w:val="24"/>
              </w:rPr>
              <w:t>Jordan</w:t>
            </w:r>
          </w:p>
        </w:tc>
        <w:tc>
          <w:tcPr>
            <w:tcW w:w="4111" w:type="dxa"/>
            <w:tcBorders>
              <w:top w:val="single" w:sz="6" w:space="0" w:color="auto"/>
              <w:bottom w:val="single" w:sz="6" w:space="0" w:color="auto"/>
            </w:tcBorders>
          </w:tcPr>
          <w:p w14:paraId="33B01A54" w14:textId="77777777" w:rsidR="00FD0B35" w:rsidRPr="007C4B2C" w:rsidRDefault="00FD0B35" w:rsidP="0015538A">
            <w:pPr>
              <w:tabs>
                <w:tab w:val="left" w:pos="794"/>
              </w:tabs>
              <w:rPr>
                <w:lang w:val="en-US"/>
              </w:rPr>
            </w:pPr>
            <w:r w:rsidRPr="007C4B2C">
              <w:rPr>
                <w:lang w:val="en-US"/>
              </w:rPr>
              <w:t>Tel:</w:t>
            </w:r>
            <w:r w:rsidR="0040446D" w:rsidRPr="007C4B2C">
              <w:rPr>
                <w:lang w:val="en-US"/>
              </w:rPr>
              <w:t xml:space="preserve"> +962791997878</w:t>
            </w:r>
            <w:r w:rsidR="0015538A" w:rsidRPr="007C4B2C">
              <w:rPr>
                <w:lang w:val="en-US"/>
              </w:rPr>
              <w:br/>
            </w:r>
            <w:r w:rsidRPr="007C4B2C">
              <w:rPr>
                <w:lang w:val="en-US"/>
              </w:rPr>
              <w:t xml:space="preserve">Email: </w:t>
            </w:r>
            <w:hyperlink r:id="rId13" w:history="1">
              <w:r w:rsidRPr="0015538A">
                <w:t>zeid.alkadi@trc.gov.jo</w:t>
              </w:r>
            </w:hyperlink>
            <w:r w:rsidRPr="007C4B2C">
              <w:rPr>
                <w:lang w:val="en-US"/>
              </w:rPr>
              <w:t xml:space="preserve"> </w:t>
            </w:r>
          </w:p>
        </w:tc>
      </w:tr>
      <w:tr w:rsidR="00FD0B35" w:rsidRPr="00B3640D" w14:paraId="0D62CF82" w14:textId="77777777" w:rsidTr="00DC422D">
        <w:trPr>
          <w:cantSplit/>
          <w:jc w:val="center"/>
        </w:trPr>
        <w:tc>
          <w:tcPr>
            <w:tcW w:w="1418" w:type="dxa"/>
            <w:gridSpan w:val="2"/>
            <w:tcBorders>
              <w:top w:val="single" w:sz="6" w:space="0" w:color="auto"/>
              <w:bottom w:val="single" w:sz="6" w:space="0" w:color="auto"/>
            </w:tcBorders>
          </w:tcPr>
          <w:p w14:paraId="36DF00B5" w14:textId="77777777" w:rsidR="00FD0B35" w:rsidRPr="008F7104" w:rsidRDefault="00FD0B35" w:rsidP="00FD0B35">
            <w:pPr>
              <w:rPr>
                <w:b/>
                <w:bCs/>
              </w:rPr>
            </w:pPr>
          </w:p>
        </w:tc>
        <w:tc>
          <w:tcPr>
            <w:tcW w:w="4111" w:type="dxa"/>
            <w:gridSpan w:val="3"/>
            <w:tcBorders>
              <w:top w:val="single" w:sz="6" w:space="0" w:color="auto"/>
              <w:bottom w:val="single" w:sz="6" w:space="0" w:color="auto"/>
            </w:tcBorders>
            <w:shd w:val="clear" w:color="auto" w:fill="auto"/>
          </w:tcPr>
          <w:p w14:paraId="242AF686" w14:textId="77777777" w:rsidR="00FD0B35" w:rsidRPr="0015538A" w:rsidRDefault="0040446D"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Joachim POMY</w:t>
            </w:r>
          </w:p>
          <w:p w14:paraId="1F403332" w14:textId="77777777" w:rsidR="0040446D" w:rsidRPr="0015538A" w:rsidRDefault="0040446D"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Opticom GmbH</w:t>
            </w:r>
          </w:p>
          <w:p w14:paraId="7CF8C7B2" w14:textId="77777777" w:rsidR="0040446D" w:rsidRPr="0015538A" w:rsidRDefault="0040446D" w:rsidP="0015538A">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pPr>
            <w:r w:rsidRPr="0015538A">
              <w:rPr>
                <w:sz w:val="24"/>
                <w:szCs w:val="24"/>
              </w:rPr>
              <w:t>Germany</w:t>
            </w:r>
          </w:p>
        </w:tc>
        <w:tc>
          <w:tcPr>
            <w:tcW w:w="4111" w:type="dxa"/>
            <w:tcBorders>
              <w:top w:val="single" w:sz="6" w:space="0" w:color="auto"/>
              <w:bottom w:val="single" w:sz="6" w:space="0" w:color="auto"/>
            </w:tcBorders>
          </w:tcPr>
          <w:p w14:paraId="6F120341" w14:textId="77777777" w:rsidR="00FD0B35" w:rsidRPr="0015538A" w:rsidRDefault="0040446D" w:rsidP="00FD0B35">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15538A">
              <w:rPr>
                <w:sz w:val="24"/>
                <w:szCs w:val="24"/>
              </w:rPr>
              <w:t>Tel:</w:t>
            </w:r>
            <w:r>
              <w:t xml:space="preserve"> </w:t>
            </w:r>
            <w:r w:rsidRPr="0040446D">
              <w:rPr>
                <w:sz w:val="24"/>
                <w:szCs w:val="24"/>
              </w:rPr>
              <w:t>+49177 78 71958</w:t>
            </w:r>
          </w:p>
          <w:p w14:paraId="2113BDBD" w14:textId="77777777" w:rsidR="0040446D" w:rsidRPr="0015538A" w:rsidRDefault="0040446D" w:rsidP="0015538A">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pPr>
            <w:r w:rsidRPr="0015538A">
              <w:rPr>
                <w:sz w:val="24"/>
                <w:szCs w:val="24"/>
              </w:rPr>
              <w:t>Email: jp@joachimpomy.de</w:t>
            </w:r>
          </w:p>
        </w:tc>
      </w:tr>
    </w:tbl>
    <w:p w14:paraId="22BF6B85" w14:textId="77777777" w:rsidR="004864CD" w:rsidRDefault="004864CD" w:rsidP="004864CD"/>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4864CD" w:rsidRPr="0037415F" w14:paraId="2FA7CEAE" w14:textId="77777777" w:rsidTr="00DC422D">
        <w:trPr>
          <w:cantSplit/>
          <w:jc w:val="center"/>
        </w:trPr>
        <w:tc>
          <w:tcPr>
            <w:tcW w:w="1418" w:type="dxa"/>
          </w:tcPr>
          <w:p w14:paraId="248C971F" w14:textId="77777777" w:rsidR="004864CD" w:rsidRPr="008F7104" w:rsidRDefault="004864CD" w:rsidP="00DC422D">
            <w:pPr>
              <w:rPr>
                <w:b/>
                <w:bCs/>
              </w:rPr>
            </w:pPr>
            <w:r w:rsidRPr="008F7104">
              <w:rPr>
                <w:b/>
                <w:bCs/>
              </w:rPr>
              <w:t>Abstract:</w:t>
            </w:r>
          </w:p>
        </w:tc>
        <w:tc>
          <w:tcPr>
            <w:tcW w:w="8222" w:type="dxa"/>
          </w:tcPr>
          <w:p w14:paraId="408E56E1" w14:textId="77777777" w:rsidR="004864CD" w:rsidRPr="00165942" w:rsidRDefault="004864CD" w:rsidP="00DC422D">
            <w:pPr>
              <w:pStyle w:val="TSBHeaderSummary"/>
              <w:rPr>
                <w:highlight w:val="yellow"/>
              </w:rPr>
            </w:pPr>
            <w:r w:rsidRPr="00E319FA">
              <w:t xml:space="preserve">This </w:t>
            </w:r>
            <w:r>
              <w:t>TD</w:t>
            </w:r>
            <w:r w:rsidRPr="00E319FA">
              <w:t xml:space="preserve"> pro</w:t>
            </w:r>
            <w:r>
              <w:t xml:space="preserve">vides the baseline text for the work item </w:t>
            </w:r>
            <w:r w:rsidRPr="004864CD">
              <w:t>ITU-T E.MVS " Mapping and visualization strategies for the assessment of connectivity and QoS "</w:t>
            </w:r>
            <w:r w:rsidRPr="0036772C">
              <w:t>.</w:t>
            </w:r>
            <w:r w:rsidR="00A848D3">
              <w:t xml:space="preserve"> This is the outcome of the discussion on the C.43 and C.46R1 conducted on 10</w:t>
            </w:r>
            <w:r w:rsidR="00A848D3" w:rsidRPr="00A848D3">
              <w:rPr>
                <w:vertAlign w:val="superscript"/>
              </w:rPr>
              <w:t>th</w:t>
            </w:r>
            <w:r w:rsidR="00A848D3">
              <w:t xml:space="preserve"> June 2022.</w:t>
            </w:r>
          </w:p>
        </w:tc>
      </w:tr>
    </w:tbl>
    <w:p w14:paraId="53B0B3FD" w14:textId="77777777" w:rsidR="004864CD" w:rsidRPr="00EC2A42" w:rsidRDefault="004864CD" w:rsidP="00AD6A4D"/>
    <w:p w14:paraId="3CF5D564" w14:textId="77777777" w:rsidR="004A106E" w:rsidRPr="00EC2A42" w:rsidRDefault="00C14249" w:rsidP="00AD6A4D">
      <w:pPr>
        <w:pStyle w:val="RecNo"/>
      </w:pPr>
      <w:r>
        <w:t xml:space="preserve">Draft new </w:t>
      </w:r>
      <w:r w:rsidR="004A106E" w:rsidRPr="00EC2A42">
        <w:t xml:space="preserve">Recommendation </w:t>
      </w:r>
      <w:r w:rsidR="005C053E">
        <w:t xml:space="preserve">ITU-T </w:t>
      </w:r>
      <w:r w:rsidR="004864CD">
        <w:t>E.MVS</w:t>
      </w:r>
    </w:p>
    <w:p w14:paraId="3E08270F" w14:textId="77777777" w:rsidR="009B6584" w:rsidRDefault="009B6584" w:rsidP="009B6584">
      <w:pPr>
        <w:rPr>
          <w:b/>
          <w:sz w:val="28"/>
          <w:szCs w:val="20"/>
        </w:rPr>
      </w:pPr>
    </w:p>
    <w:p w14:paraId="59CF3A19" w14:textId="77777777" w:rsidR="009B6584" w:rsidRPr="009B6584" w:rsidRDefault="009B6584" w:rsidP="009B6584">
      <w:r w:rsidRPr="009B6584">
        <w:rPr>
          <w:b/>
          <w:sz w:val="28"/>
          <w:szCs w:val="20"/>
        </w:rPr>
        <w:t>Mapping and visualization strategies for the assessment of connectivity and QoS</w:t>
      </w:r>
    </w:p>
    <w:p w14:paraId="7DF4AE24" w14:textId="77777777" w:rsidR="009B6584" w:rsidRDefault="009B6584" w:rsidP="004A106E">
      <w:pPr>
        <w:pStyle w:val="Headingb"/>
      </w:pPr>
    </w:p>
    <w:p w14:paraId="2EC98BD9" w14:textId="77777777" w:rsidR="004A106E" w:rsidRPr="00EC2A42" w:rsidRDefault="004A106E" w:rsidP="004A106E">
      <w:pPr>
        <w:pStyle w:val="Headingb"/>
      </w:pPr>
      <w:r w:rsidRPr="00EC2A42">
        <w:t>Summary</w:t>
      </w:r>
    </w:p>
    <w:p w14:paraId="6FD54ACC" w14:textId="6552966E" w:rsidR="00475856" w:rsidRPr="004055A9" w:rsidRDefault="009B6584" w:rsidP="00475856">
      <w:pPr>
        <w:jc w:val="both"/>
        <w:rPr>
          <w:color w:val="000000" w:themeColor="text1"/>
        </w:rPr>
      </w:pPr>
      <w:r w:rsidRPr="004055A9">
        <w:rPr>
          <w:color w:val="000000" w:themeColor="text1"/>
        </w:rPr>
        <w:t>Mapping the QoS/QoE of the telecommunication services is crucial to the work of regulators</w:t>
      </w:r>
      <w:del w:id="8" w:author="RV" w:date="2022-08-28T18:08:00Z">
        <w:r w:rsidRPr="004055A9" w:rsidDel="00FD2B5D">
          <w:rPr>
            <w:color w:val="000000" w:themeColor="text1"/>
          </w:rPr>
          <w:delText xml:space="preserve"> </w:delText>
        </w:r>
      </w:del>
      <w:r w:rsidR="009E6FAC" w:rsidRPr="004055A9">
        <w:rPr>
          <w:color w:val="000000" w:themeColor="text1"/>
        </w:rPr>
        <w:t xml:space="preserve">, </w:t>
      </w:r>
      <w:r w:rsidRPr="004055A9">
        <w:rPr>
          <w:color w:val="000000" w:themeColor="text1"/>
        </w:rPr>
        <w:t>government entities</w:t>
      </w:r>
      <w:r w:rsidR="009E6FAC" w:rsidRPr="004055A9">
        <w:rPr>
          <w:color w:val="000000" w:themeColor="text1"/>
        </w:rPr>
        <w:t xml:space="preserve"> and operators</w:t>
      </w:r>
      <w:r w:rsidRPr="004055A9">
        <w:rPr>
          <w:color w:val="000000" w:themeColor="text1"/>
        </w:rPr>
        <w:t xml:space="preserve"> since it provides inputs that facilitate the decision-making process to reduce the digital </w:t>
      </w:r>
      <w:r w:rsidR="00227101" w:rsidRPr="004055A9">
        <w:rPr>
          <w:color w:val="000000" w:themeColor="text1"/>
        </w:rPr>
        <w:t>divide</w:t>
      </w:r>
      <w:r w:rsidRPr="004055A9">
        <w:rPr>
          <w:color w:val="000000" w:themeColor="text1"/>
        </w:rPr>
        <w:t>. Therefore, this work item provides guidance, especially when</w:t>
      </w:r>
      <w:r w:rsidR="007C307E" w:rsidRPr="004055A9">
        <w:rPr>
          <w:color w:val="000000" w:themeColor="text1"/>
        </w:rPr>
        <w:t xml:space="preserve"> evaluating and</w:t>
      </w:r>
      <w:r w:rsidRPr="004055A9">
        <w:rPr>
          <w:color w:val="000000" w:themeColor="text1"/>
        </w:rPr>
        <w:t xml:space="preserve"> communicating connectivity </w:t>
      </w:r>
      <w:r w:rsidR="007C307E" w:rsidRPr="004055A9">
        <w:rPr>
          <w:color w:val="000000" w:themeColor="text1"/>
        </w:rPr>
        <w:t xml:space="preserve">status </w:t>
      </w:r>
      <w:r w:rsidRPr="004055A9">
        <w:rPr>
          <w:color w:val="000000" w:themeColor="text1"/>
        </w:rPr>
        <w:t xml:space="preserve">and its relation to QoS/QoE across different </w:t>
      </w:r>
      <w:r w:rsidR="003F1A2C" w:rsidRPr="004055A9">
        <w:rPr>
          <w:color w:val="000000" w:themeColor="text1"/>
        </w:rPr>
        <w:t>topolog</w:t>
      </w:r>
      <w:r w:rsidR="001B5FCC" w:rsidRPr="004055A9">
        <w:rPr>
          <w:color w:val="000000" w:themeColor="text1"/>
        </w:rPr>
        <w:t>ies [including in-building scenarios]</w:t>
      </w:r>
      <w:r w:rsidR="007C307E" w:rsidRPr="004055A9">
        <w:rPr>
          <w:color w:val="000000" w:themeColor="text1"/>
        </w:rPr>
        <w:t xml:space="preserve"> and population densities within the </w:t>
      </w:r>
      <w:r w:rsidRPr="004055A9">
        <w:rPr>
          <w:color w:val="000000" w:themeColor="text1"/>
        </w:rPr>
        <w:t xml:space="preserve">country. </w:t>
      </w:r>
      <w:r w:rsidR="00475856" w:rsidRPr="004055A9">
        <w:rPr>
          <w:color w:val="000000" w:themeColor="text1"/>
        </w:rPr>
        <w:t xml:space="preserve">Where connectivity should be understood not only as the presence or not of telecommunications services, but as a concept that should be built upon different perspectives through relevant sources of information. </w:t>
      </w:r>
    </w:p>
    <w:p w14:paraId="64A36420" w14:textId="10969D89" w:rsidR="0012386B" w:rsidRPr="004055A9" w:rsidRDefault="009B6584" w:rsidP="009B6584">
      <w:pPr>
        <w:jc w:val="both"/>
        <w:rPr>
          <w:color w:val="000000" w:themeColor="text1"/>
        </w:rPr>
      </w:pPr>
      <w:r w:rsidRPr="004055A9">
        <w:rPr>
          <w:color w:val="000000" w:themeColor="text1"/>
        </w:rPr>
        <w:t>T</w:t>
      </w:r>
      <w:r w:rsidR="00197011" w:rsidRPr="004055A9">
        <w:rPr>
          <w:color w:val="000000" w:themeColor="text1"/>
        </w:rPr>
        <w:t>herefore, t</w:t>
      </w:r>
      <w:r w:rsidRPr="004055A9">
        <w:rPr>
          <w:color w:val="000000" w:themeColor="text1"/>
        </w:rPr>
        <w:t>his work item defines a high-level framework for mapping and visualization strategies that include guidelines to define</w:t>
      </w:r>
      <w:r w:rsidR="0018385E" w:rsidRPr="004055A9">
        <w:rPr>
          <w:color w:val="000000" w:themeColor="text1"/>
        </w:rPr>
        <w:t xml:space="preserve"> first</w:t>
      </w:r>
      <w:r w:rsidR="00677BA2" w:rsidRPr="004055A9">
        <w:rPr>
          <w:color w:val="000000" w:themeColor="text1"/>
        </w:rPr>
        <w:t xml:space="preserve"> </w:t>
      </w:r>
      <w:r w:rsidR="0018385E" w:rsidRPr="004055A9">
        <w:rPr>
          <w:color w:val="000000" w:themeColor="text1"/>
        </w:rPr>
        <w:t xml:space="preserve">how to identify </w:t>
      </w:r>
      <w:r w:rsidR="007A6AA7" w:rsidRPr="004055A9">
        <w:rPr>
          <w:color w:val="000000" w:themeColor="text1"/>
        </w:rPr>
        <w:t xml:space="preserve">and measure </w:t>
      </w:r>
      <w:r w:rsidR="0018385E" w:rsidRPr="004055A9">
        <w:rPr>
          <w:color w:val="000000" w:themeColor="text1"/>
        </w:rPr>
        <w:t xml:space="preserve">the level of connectivity and </w:t>
      </w:r>
      <w:r w:rsidR="007A6AA7" w:rsidRPr="004055A9">
        <w:rPr>
          <w:color w:val="000000" w:themeColor="text1"/>
        </w:rPr>
        <w:t>second</w:t>
      </w:r>
      <w:r w:rsidR="0012386B" w:rsidRPr="004055A9">
        <w:rPr>
          <w:color w:val="000000" w:themeColor="text1"/>
        </w:rPr>
        <w:t xml:space="preserve"> which</w:t>
      </w:r>
      <w:r w:rsidR="007A6AA7" w:rsidRPr="004055A9">
        <w:rPr>
          <w:color w:val="000000" w:themeColor="text1"/>
        </w:rPr>
        <w:t xml:space="preserve"> </w:t>
      </w:r>
      <w:r w:rsidRPr="004055A9">
        <w:rPr>
          <w:color w:val="000000" w:themeColor="text1"/>
        </w:rPr>
        <w:t xml:space="preserve">tools and functionalities are useful in communicating the status of </w:t>
      </w:r>
      <w:r w:rsidR="0012386B" w:rsidRPr="004055A9">
        <w:rPr>
          <w:color w:val="000000" w:themeColor="text1"/>
        </w:rPr>
        <w:t xml:space="preserve">this </w:t>
      </w:r>
      <w:r w:rsidRPr="004055A9">
        <w:rPr>
          <w:color w:val="000000" w:themeColor="text1"/>
        </w:rPr>
        <w:t xml:space="preserve">connectivity. </w:t>
      </w:r>
    </w:p>
    <w:p w14:paraId="5353772C" w14:textId="77777777" w:rsidR="004864CD" w:rsidRPr="004055A9" w:rsidRDefault="004A106E" w:rsidP="004A106E">
      <w:pPr>
        <w:pStyle w:val="Headingb"/>
        <w:rPr>
          <w:color w:val="000000" w:themeColor="text1"/>
        </w:rPr>
      </w:pPr>
      <w:r w:rsidRPr="004055A9">
        <w:rPr>
          <w:color w:val="000000" w:themeColor="text1"/>
        </w:rPr>
        <w:lastRenderedPageBreak/>
        <w:t>Keywords</w:t>
      </w:r>
    </w:p>
    <w:p w14:paraId="440FBF68" w14:textId="6CC2786A" w:rsidR="004864CD" w:rsidRPr="00121A3C" w:rsidRDefault="004864CD" w:rsidP="004864CD">
      <w:pPr>
        <w:rPr>
          <w:color w:val="000000" w:themeColor="text1"/>
          <w:lang w:val="en-US"/>
          <w:rPrChange w:id="9" w:author="RV" w:date="2022-09-09T13:06:00Z">
            <w:rPr>
              <w:color w:val="000000" w:themeColor="text1"/>
            </w:rPr>
          </w:rPrChange>
        </w:rPr>
      </w:pPr>
      <w:r w:rsidRPr="004055A9">
        <w:rPr>
          <w:color w:val="000000" w:themeColor="text1"/>
        </w:rPr>
        <w:t xml:space="preserve">Connectivity assessment, mapping, visualization, </w:t>
      </w:r>
      <w:r w:rsidR="005529BA" w:rsidRPr="004055A9">
        <w:rPr>
          <w:color w:val="000000" w:themeColor="text1"/>
        </w:rPr>
        <w:t>QoS, QoE</w:t>
      </w:r>
      <w:r w:rsidR="00292AB3" w:rsidRPr="004055A9">
        <w:rPr>
          <w:color w:val="000000" w:themeColor="text1"/>
        </w:rPr>
        <w:t>, IOA, MUP, FUP</w:t>
      </w:r>
      <w:ins w:id="10" w:author="RV" w:date="2022-09-09T13:06:00Z">
        <w:r w:rsidR="00121A3C">
          <w:rPr>
            <w:color w:val="000000" w:themeColor="text1"/>
          </w:rPr>
          <w:t xml:space="preserve">, </w:t>
        </w:r>
        <w:r w:rsidR="00121A3C">
          <w:rPr>
            <w:rFonts w:eastAsia="Times New Roman"/>
            <w:lang w:val="en-US" w:eastAsia="zh-CN"/>
          </w:rPr>
          <w:t>i</w:t>
        </w:r>
        <w:r w:rsidR="00121A3C" w:rsidRPr="00121A3C">
          <w:rPr>
            <w:rFonts w:eastAsia="Times New Roman"/>
            <w:lang w:val="en-US" w:eastAsia="zh-CN"/>
            <w:rPrChange w:id="11" w:author="RV" w:date="2022-09-09T13:06:00Z">
              <w:rPr>
                <w:rFonts w:eastAsia="Times New Roman"/>
                <w:lang w:val="es-MX" w:eastAsia="zh-CN"/>
              </w:rPr>
            </w:rPrChange>
          </w:rPr>
          <w:t>ndex construction, multivariate methods, principal components, cluster analysis</w:t>
        </w:r>
      </w:ins>
    </w:p>
    <w:p w14:paraId="2B2ECC41" w14:textId="77777777" w:rsidR="005529BA" w:rsidRPr="004864CD" w:rsidRDefault="005529BA" w:rsidP="004864CD"/>
    <w:p w14:paraId="3D5E9A6D" w14:textId="77777777" w:rsidR="004A106E" w:rsidRPr="00EC2A42" w:rsidRDefault="004A106E" w:rsidP="004A106E">
      <w:pPr>
        <w:pStyle w:val="Headingb"/>
      </w:pPr>
      <w:r w:rsidRPr="00EC2A42">
        <w:t>Introduction</w:t>
      </w:r>
    </w:p>
    <w:p w14:paraId="71572601" w14:textId="77777777" w:rsidR="004A106E" w:rsidRPr="00EC2A42" w:rsidRDefault="004A106E" w:rsidP="006E3981">
      <w:r w:rsidRPr="00EC2A42">
        <w:t xml:space="preserve">&lt;Optional </w:t>
      </w:r>
      <w:r w:rsidR="008A6476" w:rsidRPr="00EC2A42">
        <w:t>–</w:t>
      </w:r>
      <w:r w:rsidRPr="00EC2A42">
        <w:t xml:space="preserve"> This clause should appear only if it contains information different from </w:t>
      </w:r>
      <w:r w:rsidR="00A06D6F" w:rsidRPr="00EC2A42">
        <w:t xml:space="preserve">that in </w:t>
      </w:r>
      <w:r w:rsidRPr="00EC2A42">
        <w:t>Scope and Summary&gt;</w:t>
      </w:r>
    </w:p>
    <w:p w14:paraId="3759EF79" w14:textId="77777777" w:rsidR="004A106E" w:rsidRPr="00EC2A42" w:rsidRDefault="004A106E" w:rsidP="004A106E">
      <w:pPr>
        <w:pStyle w:val="Heading1"/>
      </w:pPr>
      <w:r w:rsidRPr="00EC2A42">
        <w:t>1</w:t>
      </w:r>
      <w:r w:rsidRPr="00EC2A42">
        <w:tab/>
        <w:t>Scope</w:t>
      </w:r>
    </w:p>
    <w:p w14:paraId="37825F07" w14:textId="51F65587" w:rsidR="00BE6969" w:rsidRPr="004055A9" w:rsidRDefault="00BE6969" w:rsidP="004055A9">
      <w:pPr>
        <w:jc w:val="both"/>
        <w:rPr>
          <w:color w:val="000000" w:themeColor="text1"/>
        </w:rPr>
      </w:pPr>
      <w:r w:rsidRPr="004055A9">
        <w:rPr>
          <w:color w:val="000000" w:themeColor="text1"/>
        </w:rPr>
        <w:t xml:space="preserve">This recommendation proposes </w:t>
      </w:r>
      <w:commentRangeStart w:id="12"/>
      <w:ins w:id="13" w:author="RV" w:date="2022-09-06T12:53:00Z">
        <w:r w:rsidR="00D247F6" w:rsidRPr="004055A9">
          <w:rPr>
            <w:color w:val="000000" w:themeColor="text1"/>
          </w:rPr>
          <w:t>s</w:t>
        </w:r>
        <w:r w:rsidR="00D247F6">
          <w:rPr>
            <w:color w:val="000000" w:themeColor="text1"/>
          </w:rPr>
          <w:t>elected</w:t>
        </w:r>
        <w:r w:rsidR="00D247F6" w:rsidRPr="004055A9">
          <w:rPr>
            <w:color w:val="000000" w:themeColor="text1"/>
          </w:rPr>
          <w:t xml:space="preserve"> methodologies </w:t>
        </w:r>
        <w:commentRangeEnd w:id="12"/>
        <w:r w:rsidR="00D247F6">
          <w:rPr>
            <w:rStyle w:val="CommentReference"/>
          </w:rPr>
          <w:commentReference w:id="12"/>
        </w:r>
      </w:ins>
      <w:del w:id="14" w:author="RV" w:date="2022-09-06T12:53:00Z">
        <w:r w:rsidRPr="004055A9" w:rsidDel="00D247F6">
          <w:rPr>
            <w:color w:val="000000" w:themeColor="text1"/>
          </w:rPr>
          <w:delText xml:space="preserve">some methodologies </w:delText>
        </w:r>
      </w:del>
      <w:r w:rsidRPr="004055A9">
        <w:rPr>
          <w:color w:val="000000" w:themeColor="text1"/>
        </w:rPr>
        <w:t>for connectivity assessment in a country to be able to identify Investment Opportunity Areas (IOA) for telecommunication services through the use of mapping tools</w:t>
      </w:r>
      <w:r w:rsidR="00EB2229" w:rsidRPr="004055A9">
        <w:rPr>
          <w:color w:val="000000" w:themeColor="text1"/>
        </w:rPr>
        <w:t xml:space="preserve"> where </w:t>
      </w:r>
      <w:r w:rsidR="0042774C" w:rsidRPr="004055A9">
        <w:rPr>
          <w:color w:val="000000" w:themeColor="text1"/>
        </w:rPr>
        <w:t xml:space="preserve">the </w:t>
      </w:r>
      <w:r w:rsidR="00136137" w:rsidRPr="004055A9">
        <w:rPr>
          <w:color w:val="000000" w:themeColor="text1"/>
        </w:rPr>
        <w:t xml:space="preserve">connectivity </w:t>
      </w:r>
      <w:r w:rsidR="0042774C" w:rsidRPr="004055A9">
        <w:rPr>
          <w:color w:val="000000" w:themeColor="text1"/>
        </w:rPr>
        <w:t xml:space="preserve">is represented </w:t>
      </w:r>
      <w:r w:rsidR="00136137" w:rsidRPr="004055A9">
        <w:rPr>
          <w:color w:val="000000" w:themeColor="text1"/>
        </w:rPr>
        <w:t>as a</w:t>
      </w:r>
      <w:r w:rsidR="006F4430" w:rsidRPr="004055A9">
        <w:rPr>
          <w:color w:val="000000" w:themeColor="text1"/>
        </w:rPr>
        <w:t xml:space="preserve"> composite</w:t>
      </w:r>
      <w:r w:rsidR="00136137" w:rsidRPr="004055A9">
        <w:rPr>
          <w:color w:val="000000" w:themeColor="text1"/>
        </w:rPr>
        <w:t xml:space="preserve"> index </w:t>
      </w:r>
      <w:r w:rsidR="006F4430" w:rsidRPr="004055A9">
        <w:rPr>
          <w:color w:val="000000" w:themeColor="text1"/>
        </w:rPr>
        <w:t xml:space="preserve">that is built </w:t>
      </w:r>
      <w:r w:rsidR="00136137" w:rsidRPr="004055A9">
        <w:rPr>
          <w:color w:val="000000" w:themeColor="text1"/>
        </w:rPr>
        <w:t>from relevant sources of information, including QoS and QoE.</w:t>
      </w:r>
    </w:p>
    <w:p w14:paraId="1F846689" w14:textId="1FB6295B" w:rsidR="004562DE" w:rsidRPr="004055A9" w:rsidRDefault="003D60AD" w:rsidP="004055A9">
      <w:pPr>
        <w:jc w:val="both"/>
        <w:rPr>
          <w:color w:val="000000" w:themeColor="text1"/>
        </w:rPr>
      </w:pPr>
      <w:r w:rsidRPr="004055A9">
        <w:rPr>
          <w:color w:val="000000" w:themeColor="text1"/>
        </w:rPr>
        <w:t>W</w:t>
      </w:r>
      <w:ins w:id="15" w:author="AK" w:date="2022-09-10T11:44:00Z">
        <w:r w:rsidR="00FE6E38">
          <w:rPr>
            <w:color w:val="000000" w:themeColor="text1"/>
          </w:rPr>
          <w:t>ith</w:t>
        </w:r>
      </w:ins>
      <w:del w:id="16" w:author="AK" w:date="2022-09-10T11:44:00Z">
        <w:r w:rsidRPr="004055A9" w:rsidDel="00FE6E38">
          <w:rPr>
            <w:color w:val="000000" w:themeColor="text1"/>
          </w:rPr>
          <w:delText>hit</w:delText>
        </w:r>
      </w:del>
      <w:r w:rsidRPr="004055A9">
        <w:rPr>
          <w:color w:val="000000" w:themeColor="text1"/>
        </w:rPr>
        <w:t xml:space="preserve"> this in mind, the document </w:t>
      </w:r>
      <w:r w:rsidR="006044D0" w:rsidRPr="004055A9">
        <w:rPr>
          <w:color w:val="000000" w:themeColor="text1"/>
        </w:rPr>
        <w:t>brings a list of</w:t>
      </w:r>
      <w:r w:rsidRPr="004055A9">
        <w:rPr>
          <w:color w:val="000000" w:themeColor="text1"/>
        </w:rPr>
        <w:t xml:space="preserve"> parameters</w:t>
      </w:r>
      <w:r w:rsidR="006044D0" w:rsidRPr="004055A9">
        <w:rPr>
          <w:color w:val="000000" w:themeColor="text1"/>
        </w:rPr>
        <w:t xml:space="preserve"> that</w:t>
      </w:r>
      <w:r w:rsidRPr="004055A9">
        <w:rPr>
          <w:color w:val="000000" w:themeColor="text1"/>
        </w:rPr>
        <w:t xml:space="preserve"> could be considered</w:t>
      </w:r>
      <w:r w:rsidR="006044D0" w:rsidRPr="004055A9">
        <w:rPr>
          <w:color w:val="000000" w:themeColor="text1"/>
        </w:rPr>
        <w:t xml:space="preserve">, depending </w:t>
      </w:r>
      <w:ins w:id="17" w:author="AK" w:date="2022-09-10T11:45:00Z">
        <w:r w:rsidR="00FE6E38">
          <w:rPr>
            <w:color w:val="000000" w:themeColor="text1"/>
          </w:rPr>
          <w:t>upon</w:t>
        </w:r>
      </w:ins>
      <w:del w:id="18" w:author="AK" w:date="2022-09-10T11:45:00Z">
        <w:r w:rsidR="006044D0" w:rsidRPr="004055A9" w:rsidDel="00FE6E38">
          <w:rPr>
            <w:color w:val="000000" w:themeColor="text1"/>
          </w:rPr>
          <w:delText>of</w:delText>
        </w:r>
      </w:del>
      <w:r w:rsidR="006044D0" w:rsidRPr="004055A9">
        <w:rPr>
          <w:color w:val="000000" w:themeColor="text1"/>
        </w:rPr>
        <w:t xml:space="preserve"> the conceivable </w:t>
      </w:r>
      <w:r w:rsidR="00192FF0" w:rsidRPr="004055A9">
        <w:rPr>
          <w:color w:val="000000" w:themeColor="text1"/>
        </w:rPr>
        <w:t>target,</w:t>
      </w:r>
      <w:r w:rsidR="00354358" w:rsidRPr="004055A9">
        <w:rPr>
          <w:color w:val="000000" w:themeColor="text1"/>
        </w:rPr>
        <w:t xml:space="preserve"> </w:t>
      </w:r>
      <w:r w:rsidR="00EB2229" w:rsidRPr="004055A9">
        <w:rPr>
          <w:color w:val="000000" w:themeColor="text1"/>
        </w:rPr>
        <w:t xml:space="preserve">and describes </w:t>
      </w:r>
      <w:r w:rsidRPr="004055A9">
        <w:rPr>
          <w:color w:val="000000" w:themeColor="text1"/>
        </w:rPr>
        <w:t>some</w:t>
      </w:r>
      <w:r w:rsidR="00AC4EBB" w:rsidRPr="004055A9">
        <w:rPr>
          <w:color w:val="000000" w:themeColor="text1"/>
        </w:rPr>
        <w:t xml:space="preserve"> useful</w:t>
      </w:r>
      <w:r w:rsidRPr="004055A9">
        <w:rPr>
          <w:color w:val="000000" w:themeColor="text1"/>
        </w:rPr>
        <w:t xml:space="preserve"> methodologies to </w:t>
      </w:r>
      <w:r w:rsidR="00D879B0" w:rsidRPr="004055A9">
        <w:rPr>
          <w:color w:val="000000" w:themeColor="text1"/>
        </w:rPr>
        <w:t xml:space="preserve">select </w:t>
      </w:r>
      <w:r w:rsidRPr="004055A9">
        <w:rPr>
          <w:color w:val="000000" w:themeColor="text1"/>
        </w:rPr>
        <w:t>the relevant parameters to build</w:t>
      </w:r>
      <w:r w:rsidR="00873173" w:rsidRPr="004055A9">
        <w:rPr>
          <w:color w:val="000000" w:themeColor="text1"/>
        </w:rPr>
        <w:t xml:space="preserve"> the most appropriate connectivity index</w:t>
      </w:r>
      <w:r w:rsidR="00EB2229" w:rsidRPr="004055A9">
        <w:rPr>
          <w:color w:val="000000" w:themeColor="text1"/>
        </w:rPr>
        <w:t xml:space="preserve">. Besides, it is described how </w:t>
      </w:r>
      <w:r w:rsidR="00E159A1" w:rsidRPr="004055A9">
        <w:rPr>
          <w:color w:val="000000" w:themeColor="text1"/>
        </w:rPr>
        <w:t>the connectivity</w:t>
      </w:r>
      <w:r w:rsidR="00EB2229" w:rsidRPr="004055A9">
        <w:rPr>
          <w:color w:val="000000" w:themeColor="text1"/>
        </w:rPr>
        <w:t xml:space="preserve"> could be visualized thanks to the characteristics of mapping tools</w:t>
      </w:r>
      <w:r w:rsidR="00D879B0" w:rsidRPr="004055A9">
        <w:rPr>
          <w:color w:val="000000" w:themeColor="text1"/>
        </w:rPr>
        <w:t xml:space="preserve">, </w:t>
      </w:r>
      <w:r w:rsidR="00E159A1" w:rsidRPr="004055A9">
        <w:rPr>
          <w:color w:val="000000" w:themeColor="text1"/>
        </w:rPr>
        <w:t xml:space="preserve">what </w:t>
      </w:r>
      <w:r w:rsidR="00354358" w:rsidRPr="004055A9">
        <w:rPr>
          <w:color w:val="000000" w:themeColor="text1"/>
        </w:rPr>
        <w:t xml:space="preserve">could be some stratification strategies to classify the geographical area in terms of data granularity and collection mechanism and what are </w:t>
      </w:r>
      <w:r w:rsidR="00D327D0" w:rsidRPr="004055A9">
        <w:rPr>
          <w:color w:val="000000" w:themeColor="text1"/>
        </w:rPr>
        <w:t>the possible visualizations depending of different audiences (end user, regulators, etc).</w:t>
      </w:r>
    </w:p>
    <w:p w14:paraId="5107CD10" w14:textId="7043F3F9" w:rsidR="009B6584" w:rsidRPr="004055A9" w:rsidRDefault="00D327D0" w:rsidP="004055A9">
      <w:pPr>
        <w:jc w:val="both"/>
        <w:rPr>
          <w:color w:val="000000" w:themeColor="text1"/>
        </w:rPr>
      </w:pPr>
      <w:r w:rsidRPr="004055A9">
        <w:rPr>
          <w:color w:val="000000" w:themeColor="text1"/>
        </w:rPr>
        <w:t xml:space="preserve">Moreover, </w:t>
      </w:r>
      <w:r w:rsidR="00513871" w:rsidRPr="004055A9">
        <w:rPr>
          <w:color w:val="000000" w:themeColor="text1"/>
        </w:rPr>
        <w:t xml:space="preserve">it </w:t>
      </w:r>
      <w:del w:id="19" w:author="Shagufta Parveen" w:date="2022-08-21T18:30:00Z">
        <w:r w:rsidR="00513871" w:rsidRPr="004055A9" w:rsidDel="00E53F03">
          <w:rPr>
            <w:color w:val="000000" w:themeColor="text1"/>
          </w:rPr>
          <w:delText xml:space="preserve">is </w:delText>
        </w:r>
      </w:del>
      <w:r w:rsidR="00513871" w:rsidRPr="004055A9">
        <w:rPr>
          <w:color w:val="000000" w:themeColor="text1"/>
        </w:rPr>
        <w:t>include</w:t>
      </w:r>
      <w:ins w:id="20" w:author="Shagufta Parveen" w:date="2022-08-21T18:30:00Z">
        <w:r w:rsidR="00E53F03">
          <w:rPr>
            <w:color w:val="000000" w:themeColor="text1"/>
          </w:rPr>
          <w:t>s</w:t>
        </w:r>
      </w:ins>
      <w:del w:id="21" w:author="Shagufta Parveen" w:date="2022-08-21T18:30:00Z">
        <w:r w:rsidR="00513871" w:rsidRPr="004055A9" w:rsidDel="00E53F03">
          <w:rPr>
            <w:color w:val="000000" w:themeColor="text1"/>
          </w:rPr>
          <w:delText>d</w:delText>
        </w:r>
      </w:del>
      <w:r w:rsidR="00513871" w:rsidRPr="004055A9">
        <w:rPr>
          <w:color w:val="000000" w:themeColor="text1"/>
        </w:rPr>
        <w:t xml:space="preserve"> a</w:t>
      </w:r>
      <w:r w:rsidR="00634FC8" w:rsidRPr="004055A9">
        <w:rPr>
          <w:color w:val="000000" w:themeColor="text1"/>
        </w:rPr>
        <w:t xml:space="preserve"> section for in-building assessment of connectivity.</w:t>
      </w:r>
    </w:p>
    <w:p w14:paraId="3352C59D" w14:textId="77777777" w:rsidR="004A106E" w:rsidRPr="00EC2A42" w:rsidRDefault="004A106E" w:rsidP="004A106E">
      <w:pPr>
        <w:pStyle w:val="Heading1"/>
      </w:pPr>
      <w:r w:rsidRPr="00EC2A42">
        <w:t>2</w:t>
      </w:r>
      <w:r w:rsidRPr="00EC2A42">
        <w:tab/>
        <w:t>References</w:t>
      </w:r>
    </w:p>
    <w:p w14:paraId="0973F9F8" w14:textId="77777777" w:rsidR="004A106E" w:rsidRPr="00EC2A42" w:rsidRDefault="004A106E" w:rsidP="006E3981">
      <w:r w:rsidRPr="00EC2A42">
        <w:t>The following ITU-T Recommendations and othe</w:t>
      </w:r>
      <w:r w:rsidR="008C473D" w:rsidRPr="00EC2A42">
        <w:t>r references contain provisions</w:t>
      </w:r>
      <w:r w:rsidRPr="00EC2A42">
        <w:t xml:space="preserve">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w:t>
      </w:r>
      <w:r w:rsidR="008A6476" w:rsidRPr="00EC2A42">
        <w:t xml:space="preserve"> </w:t>
      </w:r>
      <w:r w:rsidRPr="00EC2A42">
        <w:t>The reference to a document within this Recommendation does not give it, as a stand-alone document, the status of a Recommendation.</w:t>
      </w:r>
    </w:p>
    <w:p w14:paraId="41496214" w14:textId="77777777" w:rsidR="004A106E" w:rsidRPr="00A848D3" w:rsidRDefault="004A106E" w:rsidP="00C20FB0">
      <w:pPr>
        <w:pStyle w:val="Reftext"/>
        <w:rPr>
          <w:lang w:val="fr-FR"/>
        </w:rPr>
      </w:pPr>
      <w:r w:rsidRPr="00A848D3">
        <w:rPr>
          <w:lang w:val="fr-FR"/>
        </w:rPr>
        <w:t>[</w:t>
      </w:r>
      <w:r w:rsidR="00F31B0E" w:rsidRPr="00A848D3">
        <w:rPr>
          <w:lang w:val="fr-FR"/>
        </w:rPr>
        <w:t xml:space="preserve">ITU-T </w:t>
      </w:r>
      <w:proofErr w:type="spellStart"/>
      <w:r w:rsidRPr="00A848D3">
        <w:rPr>
          <w:lang w:val="fr-FR"/>
        </w:rPr>
        <w:t>X.yyy</w:t>
      </w:r>
      <w:proofErr w:type="spellEnd"/>
      <w:r w:rsidRPr="00A848D3">
        <w:rPr>
          <w:lang w:val="fr-FR"/>
        </w:rPr>
        <w:t>]</w:t>
      </w:r>
      <w:r w:rsidRPr="00A848D3">
        <w:rPr>
          <w:lang w:val="fr-FR"/>
        </w:rPr>
        <w:tab/>
      </w:r>
      <w:proofErr w:type="spellStart"/>
      <w:r w:rsidR="005D2541" w:rsidRPr="00A848D3">
        <w:rPr>
          <w:lang w:val="fr-FR"/>
        </w:rPr>
        <w:t>R</w:t>
      </w:r>
      <w:r w:rsidRPr="00A848D3">
        <w:rPr>
          <w:lang w:val="fr-FR"/>
        </w:rPr>
        <w:t>ecommendation</w:t>
      </w:r>
      <w:proofErr w:type="spellEnd"/>
      <w:r w:rsidRPr="00A848D3">
        <w:rPr>
          <w:lang w:val="fr-FR"/>
        </w:rPr>
        <w:t xml:space="preserve"> </w:t>
      </w:r>
      <w:r w:rsidR="005D2541" w:rsidRPr="00A848D3">
        <w:rPr>
          <w:lang w:val="fr-FR"/>
        </w:rPr>
        <w:t xml:space="preserve">ITU-T </w:t>
      </w:r>
      <w:proofErr w:type="spellStart"/>
      <w:r w:rsidRPr="00A848D3">
        <w:rPr>
          <w:lang w:val="fr-FR"/>
        </w:rPr>
        <w:t>X.yyy</w:t>
      </w:r>
      <w:proofErr w:type="spellEnd"/>
      <w:r w:rsidRPr="00A848D3">
        <w:rPr>
          <w:lang w:val="fr-FR"/>
        </w:rPr>
        <w:t xml:space="preserve"> (date)</w:t>
      </w:r>
      <w:r w:rsidR="00B774CF" w:rsidRPr="00A848D3">
        <w:rPr>
          <w:lang w:val="fr-FR"/>
        </w:rPr>
        <w:t>,</w:t>
      </w:r>
      <w:r w:rsidRPr="00A848D3">
        <w:rPr>
          <w:lang w:val="fr-FR"/>
        </w:rPr>
        <w:t xml:space="preserve"> </w:t>
      </w:r>
      <w:proofErr w:type="spellStart"/>
      <w:r w:rsidRPr="00A848D3">
        <w:rPr>
          <w:i/>
          <w:iCs/>
          <w:lang w:val="fr-FR"/>
        </w:rPr>
        <w:t>Title</w:t>
      </w:r>
      <w:proofErr w:type="spellEnd"/>
      <w:r w:rsidR="005C053E" w:rsidRPr="00A848D3">
        <w:rPr>
          <w:lang w:val="fr-FR"/>
        </w:rPr>
        <w:t>.</w:t>
      </w:r>
    </w:p>
    <w:p w14:paraId="374481F1" w14:textId="77777777" w:rsidR="005529BA" w:rsidRPr="00A848D3" w:rsidRDefault="005529BA" w:rsidP="00C20FB0">
      <w:pPr>
        <w:pStyle w:val="Reftext"/>
        <w:rPr>
          <w:lang w:val="fr-FR"/>
        </w:rPr>
      </w:pPr>
    </w:p>
    <w:p w14:paraId="5A39CADF" w14:textId="77777777" w:rsidR="005529BA" w:rsidRPr="00C14249" w:rsidRDefault="005529BA" w:rsidP="005529BA">
      <w:pPr>
        <w:pStyle w:val="Default"/>
        <w:jc w:val="both"/>
        <w:rPr>
          <w:i/>
          <w:iCs/>
          <w:lang w:val="en-US"/>
        </w:rPr>
      </w:pPr>
      <w:r w:rsidRPr="00C14249">
        <w:rPr>
          <w:lang w:val="en-US"/>
        </w:rPr>
        <w:t>[ITU-T E.805]</w:t>
      </w:r>
      <w:r w:rsidR="00C14249">
        <w:rPr>
          <w:lang w:val="en-US"/>
        </w:rPr>
        <w:tab/>
      </w:r>
      <w:r w:rsidRPr="00C14249">
        <w:rPr>
          <w:lang w:val="en-US"/>
        </w:rPr>
        <w:t>Recommendation ITU-T E.805 (2019</w:t>
      </w:r>
      <w:proofErr w:type="gramStart"/>
      <w:r w:rsidRPr="00C14249">
        <w:rPr>
          <w:lang w:val="en-US"/>
        </w:rPr>
        <w:t>),</w:t>
      </w:r>
      <w:r w:rsidRPr="00C14249">
        <w:rPr>
          <w:i/>
          <w:iCs/>
          <w:lang w:val="en-US"/>
        </w:rPr>
        <w:t>Strategies</w:t>
      </w:r>
      <w:proofErr w:type="gramEnd"/>
      <w:r w:rsidRPr="00C14249">
        <w:rPr>
          <w:i/>
          <w:iCs/>
          <w:lang w:val="en-US"/>
        </w:rPr>
        <w:t xml:space="preserve"> to establish quality regulatory</w:t>
      </w:r>
    </w:p>
    <w:p w14:paraId="7628C26C" w14:textId="77777777" w:rsidR="005529BA" w:rsidRPr="00C14249" w:rsidRDefault="005529BA" w:rsidP="005529BA">
      <w:pPr>
        <w:pStyle w:val="Default"/>
        <w:jc w:val="both"/>
        <w:rPr>
          <w:lang w:val="en-US"/>
        </w:rPr>
      </w:pPr>
      <w:r w:rsidRPr="00C14249">
        <w:rPr>
          <w:i/>
          <w:iCs/>
          <w:lang w:val="en-US"/>
        </w:rPr>
        <w:t>frameworks</w:t>
      </w:r>
      <w:r w:rsidRPr="00C14249">
        <w:rPr>
          <w:lang w:val="en-US"/>
        </w:rPr>
        <w:t xml:space="preserve">. </w:t>
      </w:r>
    </w:p>
    <w:p w14:paraId="14B79B47" w14:textId="77777777" w:rsidR="005529BA" w:rsidRPr="00C14249" w:rsidRDefault="005529BA" w:rsidP="005529BA">
      <w:pPr>
        <w:pStyle w:val="Default"/>
        <w:jc w:val="both"/>
        <w:rPr>
          <w:lang w:val="en-US"/>
        </w:rPr>
      </w:pPr>
    </w:p>
    <w:p w14:paraId="62CCB7F3" w14:textId="77777777" w:rsidR="005529BA" w:rsidRPr="00C14249" w:rsidRDefault="005529BA" w:rsidP="005529BA">
      <w:pPr>
        <w:pStyle w:val="Default"/>
        <w:jc w:val="both"/>
        <w:rPr>
          <w:lang w:val="en-US"/>
        </w:rPr>
      </w:pPr>
      <w:r w:rsidRPr="00C14249">
        <w:rPr>
          <w:lang w:val="en-US"/>
        </w:rPr>
        <w:t>[ITU-T E.805.1]</w:t>
      </w:r>
      <w:r w:rsidR="00C14249">
        <w:rPr>
          <w:lang w:val="en-US"/>
        </w:rPr>
        <w:tab/>
      </w:r>
      <w:r w:rsidRPr="00C14249">
        <w:rPr>
          <w:lang w:val="en-US"/>
        </w:rPr>
        <w:t xml:space="preserve">Recommendation ITU-T E.805.1 (2021), </w:t>
      </w:r>
      <w:r w:rsidRPr="00C14249">
        <w:rPr>
          <w:i/>
          <w:iCs/>
          <w:lang w:val="en-US"/>
        </w:rPr>
        <w:t>Quality of service operational strategy for improved regulatory supervision of providers of mobile telecommunication services</w:t>
      </w:r>
      <w:r w:rsidRPr="00C14249">
        <w:rPr>
          <w:lang w:val="en-US"/>
        </w:rPr>
        <w:t xml:space="preserve">. </w:t>
      </w:r>
    </w:p>
    <w:p w14:paraId="62B9D837" w14:textId="77777777" w:rsidR="005529BA" w:rsidRPr="00C14249" w:rsidRDefault="005529BA" w:rsidP="005529BA">
      <w:pPr>
        <w:pStyle w:val="Default"/>
        <w:jc w:val="both"/>
        <w:rPr>
          <w:lang w:val="en-US"/>
        </w:rPr>
      </w:pPr>
    </w:p>
    <w:p w14:paraId="0EA8A840" w14:textId="77777777" w:rsidR="005529BA" w:rsidRPr="00C14249" w:rsidRDefault="005529BA" w:rsidP="005529BA">
      <w:pPr>
        <w:pStyle w:val="Default"/>
        <w:jc w:val="both"/>
        <w:rPr>
          <w:lang w:val="en-US"/>
        </w:rPr>
      </w:pPr>
      <w:r w:rsidRPr="00C14249">
        <w:rPr>
          <w:lang w:val="en-US"/>
        </w:rPr>
        <w:t>[ITU-T E.806]</w:t>
      </w:r>
      <w:r w:rsidR="00C14249">
        <w:rPr>
          <w:lang w:val="en-US"/>
        </w:rPr>
        <w:tab/>
      </w:r>
      <w:r w:rsidRPr="00C14249">
        <w:rPr>
          <w:lang w:val="en-US"/>
        </w:rPr>
        <w:t xml:space="preserve">Recommendation ITU-T E.806 (2019), </w:t>
      </w:r>
      <w:r w:rsidRPr="00C14249">
        <w:rPr>
          <w:i/>
          <w:iCs/>
          <w:lang w:val="en-US"/>
        </w:rPr>
        <w:t>Measurement campaigns, monitoring systems and sampling methodologies to monitor the quality of service in mobile networks</w:t>
      </w:r>
      <w:r w:rsidRPr="00C14249">
        <w:rPr>
          <w:lang w:val="en-US"/>
        </w:rPr>
        <w:t>.</w:t>
      </w:r>
    </w:p>
    <w:p w14:paraId="774B52CC" w14:textId="77777777" w:rsidR="005529BA" w:rsidRPr="00C14249" w:rsidRDefault="005529BA" w:rsidP="005529BA">
      <w:pPr>
        <w:pStyle w:val="Reftext"/>
        <w:jc w:val="both"/>
        <w:rPr>
          <w:szCs w:val="24"/>
        </w:rPr>
      </w:pPr>
    </w:p>
    <w:p w14:paraId="1FB45B1D" w14:textId="77777777" w:rsidR="005529BA" w:rsidRPr="00C14249" w:rsidRDefault="005529BA" w:rsidP="005529BA">
      <w:pPr>
        <w:pStyle w:val="Default"/>
        <w:jc w:val="both"/>
        <w:rPr>
          <w:lang w:val="en-US"/>
        </w:rPr>
      </w:pPr>
      <w:r w:rsidRPr="00C14249">
        <w:rPr>
          <w:lang w:val="en-US"/>
        </w:rPr>
        <w:t>[ITU-T E.812]</w:t>
      </w:r>
      <w:r w:rsidR="00C14249">
        <w:rPr>
          <w:lang w:val="en-US"/>
        </w:rPr>
        <w:tab/>
      </w:r>
      <w:r w:rsidRPr="00C14249">
        <w:rPr>
          <w:lang w:val="en-US"/>
        </w:rPr>
        <w:t xml:space="preserve">Recommendation ITU-T E.812 (2020), </w:t>
      </w:r>
      <w:r w:rsidRPr="00C14249">
        <w:rPr>
          <w:i/>
          <w:iCs/>
          <w:lang w:val="en-US"/>
        </w:rPr>
        <w:t>Crowdsourcing approach for the assessment of end-to-end quality of service in fixed and mobile broadband networks</w:t>
      </w:r>
      <w:r w:rsidRPr="00C14249">
        <w:rPr>
          <w:lang w:val="en-US"/>
        </w:rPr>
        <w:t>.</w:t>
      </w:r>
    </w:p>
    <w:p w14:paraId="65183CE0" w14:textId="77777777" w:rsidR="005529BA" w:rsidRPr="00C14249" w:rsidRDefault="005529BA" w:rsidP="005529BA">
      <w:pPr>
        <w:pStyle w:val="Reftext"/>
        <w:rPr>
          <w:szCs w:val="24"/>
          <w:lang w:val="en-US"/>
        </w:rPr>
      </w:pPr>
    </w:p>
    <w:p w14:paraId="6DE4594E" w14:textId="77777777" w:rsidR="005529BA" w:rsidRPr="00C14249" w:rsidRDefault="005529BA" w:rsidP="005529BA">
      <w:pPr>
        <w:pStyle w:val="Reftext"/>
        <w:ind w:left="0" w:firstLine="0"/>
        <w:rPr>
          <w:szCs w:val="24"/>
        </w:rPr>
      </w:pPr>
      <w:r w:rsidRPr="00C14249">
        <w:rPr>
          <w:szCs w:val="24"/>
        </w:rPr>
        <w:t>[ITU-T E.840]</w:t>
      </w:r>
      <w:r w:rsidR="00C14249">
        <w:rPr>
          <w:szCs w:val="24"/>
        </w:rPr>
        <w:tab/>
      </w:r>
      <w:r w:rsidRPr="00C14249">
        <w:rPr>
          <w:szCs w:val="24"/>
        </w:rPr>
        <w:t xml:space="preserve">Recommendation ITU-T E.840 (2018), </w:t>
      </w:r>
      <w:r w:rsidRPr="00C14249">
        <w:rPr>
          <w:i/>
          <w:iCs/>
          <w:szCs w:val="24"/>
        </w:rPr>
        <w:t>Statistical framework for end-to-end network performance benchmark scoring and ranking.</w:t>
      </w:r>
    </w:p>
    <w:p w14:paraId="6C42EFCF" w14:textId="77777777" w:rsidR="004A106E" w:rsidRPr="00EC2A42" w:rsidRDefault="004A106E" w:rsidP="004A106E">
      <w:pPr>
        <w:pStyle w:val="Heading1"/>
      </w:pPr>
      <w:r w:rsidRPr="00EC2A42">
        <w:lastRenderedPageBreak/>
        <w:t>3</w:t>
      </w:r>
      <w:r w:rsidRPr="00EC2A42">
        <w:tab/>
        <w:t>Definitions</w:t>
      </w:r>
    </w:p>
    <w:p w14:paraId="5EF6B662" w14:textId="77777777" w:rsidR="004A106E" w:rsidRPr="00EC2A42" w:rsidRDefault="004A106E" w:rsidP="006E3981">
      <w:r w:rsidRPr="006E3981">
        <w:t xml:space="preserve">&lt;Check in </w:t>
      </w:r>
      <w:r w:rsidR="00701334" w:rsidRPr="006E3981">
        <w:t xml:space="preserve">the </w:t>
      </w:r>
      <w:r w:rsidR="00EC2A42" w:rsidRPr="006E3981">
        <w:t>ITU-T terms and definitions database</w:t>
      </w:r>
      <w:r w:rsidRPr="006E3981">
        <w:t xml:space="preserve"> </w:t>
      </w:r>
      <w:r w:rsidR="00EC2A42" w:rsidRPr="006E3981">
        <w:t xml:space="preserve">at </w:t>
      </w:r>
      <w:hyperlink r:id="rId18" w:history="1">
        <w:r w:rsidR="00EC2A42" w:rsidRPr="006E3981">
          <w:t>www.itu.int/go/terminology-database</w:t>
        </w:r>
      </w:hyperlink>
      <w:r w:rsidR="00EC2A42" w:rsidRPr="006E3981">
        <w:t xml:space="preserve"> </w:t>
      </w:r>
      <w:r w:rsidR="00701334" w:rsidRPr="006E3981">
        <w:t xml:space="preserve">whether the term </w:t>
      </w:r>
      <w:r w:rsidR="00EC2A42" w:rsidRPr="006E3981">
        <w:t xml:space="preserve">has </w:t>
      </w:r>
      <w:r w:rsidR="00701334" w:rsidRPr="006E3981">
        <w:t xml:space="preserve">already </w:t>
      </w:r>
      <w:r w:rsidR="00EC2A42" w:rsidRPr="006E3981">
        <w:t xml:space="preserve">been </w:t>
      </w:r>
      <w:r w:rsidR="00701334" w:rsidRPr="006E3981">
        <w:t>defined in another R</w:t>
      </w:r>
      <w:r w:rsidRPr="006E3981">
        <w:t xml:space="preserve">ecommendation. It </w:t>
      </w:r>
      <w:r w:rsidR="00EC2A42" w:rsidRPr="006E3981">
        <w:t xml:space="preserve">would </w:t>
      </w:r>
      <w:r w:rsidRPr="006E3981">
        <w:t xml:space="preserve">be more consistent to refer to such a definition rather than </w:t>
      </w:r>
      <w:r w:rsidR="00EC2A42" w:rsidRPr="006E3981">
        <w:t xml:space="preserve">to </w:t>
      </w:r>
      <w:r w:rsidRPr="006E3981">
        <w:t>red</w:t>
      </w:r>
      <w:r w:rsidR="0020399F" w:rsidRPr="006E3981">
        <w:t>efine</w:t>
      </w:r>
      <w:r w:rsidRPr="006E3981">
        <w:t xml:space="preserve"> </w:t>
      </w:r>
      <w:r w:rsidR="00EC2A42" w:rsidRPr="006E3981">
        <w:t>the term</w:t>
      </w:r>
      <w:r w:rsidRPr="006E3981">
        <w:t>&gt;</w:t>
      </w:r>
    </w:p>
    <w:p w14:paraId="39BFB3E1" w14:textId="77777777" w:rsidR="004A106E" w:rsidRPr="00EC2A42" w:rsidRDefault="004A106E" w:rsidP="004A106E">
      <w:pPr>
        <w:pStyle w:val="Heading2"/>
      </w:pPr>
      <w:r w:rsidRPr="00EC2A42">
        <w:t>3.1</w:t>
      </w:r>
      <w:r w:rsidRPr="00EC2A42">
        <w:tab/>
      </w:r>
      <w:r w:rsidR="00701334" w:rsidRPr="00EC2A42">
        <w:t>T</w:t>
      </w:r>
      <w:r w:rsidRPr="00EC2A42">
        <w:t xml:space="preserve">erms defined </w:t>
      </w:r>
      <w:r w:rsidR="00284941" w:rsidRPr="00EC2A42">
        <w:t>elsewhere</w:t>
      </w:r>
    </w:p>
    <w:p w14:paraId="0A649642" w14:textId="77777777" w:rsidR="00F31B0E" w:rsidRPr="00EC2A42" w:rsidRDefault="00F31B0E" w:rsidP="266133BA">
      <w:r>
        <w:t>&lt;Normally</w:t>
      </w:r>
      <w:r w:rsidR="008A6476">
        <w:t>,</w:t>
      </w:r>
      <w:r>
        <w:t xml:space="preserve"> terms defined elsewhere will simply refer to the defining document. In certain cases, it may be desirable to quote the definition to allow for a</w:t>
      </w:r>
      <w:r w:rsidR="00701334">
        <w:t xml:space="preserve"> stand-alone</w:t>
      </w:r>
      <w:r>
        <w:t xml:space="preserve"> document</w:t>
      </w:r>
      <w:r w:rsidR="1103B123">
        <w:t xml:space="preserve">. Before defining a new term, verify </w:t>
      </w:r>
      <w:r w:rsidR="187FDDF7">
        <w:t xml:space="preserve">whether it has already been defined </w:t>
      </w:r>
      <w:r w:rsidR="16E40D96">
        <w:t xml:space="preserve">in the official ITU terminology database, </w:t>
      </w:r>
      <w:r w:rsidR="1103B123">
        <w:t xml:space="preserve">at </w:t>
      </w:r>
      <w:hyperlink r:id="rId19" w:history="1">
        <w:r w:rsidR="00C14249" w:rsidRPr="005A468B">
          <w:rPr>
            <w:rStyle w:val="Hyperlink"/>
          </w:rPr>
          <w:t>www.itu.int/go/terms</w:t>
        </w:r>
      </w:hyperlink>
      <w:r w:rsidR="196F91D1">
        <w:t xml:space="preserve">. </w:t>
      </w:r>
      <w:r>
        <w:t>&gt;</w:t>
      </w:r>
    </w:p>
    <w:p w14:paraId="4FE51B72" w14:textId="77777777" w:rsidR="00701334" w:rsidRPr="00EC2A42" w:rsidRDefault="00701334" w:rsidP="00F31B0E">
      <w:r w:rsidRPr="00EC2A42">
        <w:t>This Recommendation uses the following terms defined elsewhere:</w:t>
      </w:r>
    </w:p>
    <w:p w14:paraId="235ACA78" w14:textId="77777777" w:rsidR="004A106E" w:rsidRPr="006E3981" w:rsidRDefault="004A106E" w:rsidP="006E3981">
      <w:pPr>
        <w:tabs>
          <w:tab w:val="left" w:pos="851"/>
        </w:tabs>
      </w:pPr>
      <w:r w:rsidRPr="006E3981">
        <w:rPr>
          <w:b/>
          <w:bCs/>
        </w:rPr>
        <w:t>3.1.1</w:t>
      </w:r>
      <w:r w:rsidRPr="006E3981">
        <w:rPr>
          <w:b/>
          <w:bCs/>
        </w:rPr>
        <w:tab/>
        <w:t>&lt;Term 1&gt;</w:t>
      </w:r>
      <w:r w:rsidRPr="006E3981">
        <w:t xml:space="preserve"> [Reference]</w:t>
      </w:r>
      <w:r w:rsidR="003352F5" w:rsidRPr="006E3981">
        <w:t>:</w:t>
      </w:r>
      <w:r w:rsidRPr="006E3981">
        <w:t xml:space="preserve"> &lt;optional quoted definition&gt;</w:t>
      </w:r>
      <w:r w:rsidR="0023670C">
        <w:t>.</w:t>
      </w:r>
    </w:p>
    <w:p w14:paraId="6D162034" w14:textId="77777777" w:rsidR="004A106E" w:rsidRPr="006E3981" w:rsidRDefault="004A106E" w:rsidP="006E3981">
      <w:pPr>
        <w:tabs>
          <w:tab w:val="left" w:pos="851"/>
        </w:tabs>
      </w:pPr>
      <w:r w:rsidRPr="006E3981">
        <w:rPr>
          <w:b/>
          <w:bCs/>
        </w:rPr>
        <w:t>3.1.2</w:t>
      </w:r>
      <w:r w:rsidRPr="006E3981">
        <w:rPr>
          <w:b/>
          <w:bCs/>
        </w:rPr>
        <w:tab/>
        <w:t>&lt;Term 2&gt;</w:t>
      </w:r>
      <w:r w:rsidRPr="006E3981">
        <w:t xml:space="preserve"> [Reference]</w:t>
      </w:r>
      <w:r w:rsidR="003352F5" w:rsidRPr="006E3981">
        <w:t>:</w:t>
      </w:r>
      <w:r w:rsidRPr="006E3981">
        <w:t xml:space="preserve"> &lt;optional quoted definition&gt;</w:t>
      </w:r>
      <w:r w:rsidR="0023670C">
        <w:t>.</w:t>
      </w:r>
    </w:p>
    <w:p w14:paraId="04DE5717" w14:textId="77777777" w:rsidR="004A106E" w:rsidRPr="00EC2A42" w:rsidRDefault="004A106E" w:rsidP="004A106E">
      <w:pPr>
        <w:pStyle w:val="Heading2"/>
      </w:pPr>
      <w:r w:rsidRPr="00EC2A42">
        <w:t>3.2</w:t>
      </w:r>
      <w:r w:rsidRPr="00EC2A42">
        <w:tab/>
      </w:r>
      <w:r w:rsidR="00701334" w:rsidRPr="00EC2A42">
        <w:t>Terms defined in t</w:t>
      </w:r>
      <w:r w:rsidRPr="00EC2A42">
        <w:t>his Recommenda</w:t>
      </w:r>
      <w:r w:rsidR="00701334" w:rsidRPr="00EC2A42">
        <w:t>tion</w:t>
      </w:r>
    </w:p>
    <w:p w14:paraId="60BFCBEB" w14:textId="77777777" w:rsidR="00701334" w:rsidRPr="00EC2A42" w:rsidRDefault="00701334" w:rsidP="00701334">
      <w:r w:rsidRPr="00EC2A42">
        <w:t>This Recommendation defines the following terms:</w:t>
      </w:r>
    </w:p>
    <w:p w14:paraId="38FEE9E9" w14:textId="77777777" w:rsidR="004A106E" w:rsidRPr="006E3981" w:rsidRDefault="004A106E" w:rsidP="006E3981">
      <w:pPr>
        <w:tabs>
          <w:tab w:val="left" w:pos="851"/>
        </w:tabs>
      </w:pPr>
      <w:r w:rsidRPr="006E3981">
        <w:rPr>
          <w:b/>
          <w:bCs/>
        </w:rPr>
        <w:t>3.2.1</w:t>
      </w:r>
      <w:r w:rsidRPr="006E3981">
        <w:rPr>
          <w:b/>
          <w:bCs/>
        </w:rPr>
        <w:tab/>
        <w:t>&lt;Term 3&gt;</w:t>
      </w:r>
      <w:r w:rsidR="003352F5" w:rsidRPr="006E3981">
        <w:t>:</w:t>
      </w:r>
      <w:r w:rsidRPr="006E3981">
        <w:t xml:space="preserve"> &lt;definition&gt;</w:t>
      </w:r>
      <w:r w:rsidR="0023670C">
        <w:t>.</w:t>
      </w:r>
    </w:p>
    <w:p w14:paraId="26606CEF" w14:textId="77777777" w:rsidR="004A106E" w:rsidRPr="00EC2A42" w:rsidRDefault="004A106E" w:rsidP="004A106E">
      <w:pPr>
        <w:pStyle w:val="Heading1"/>
      </w:pPr>
      <w:r w:rsidRPr="00EC2A42">
        <w:t>4</w:t>
      </w:r>
      <w:r w:rsidRPr="00EC2A42">
        <w:tab/>
        <w:t>Abbreviations and acronyms</w:t>
      </w:r>
    </w:p>
    <w:p w14:paraId="5C3FC5C5" w14:textId="77777777" w:rsidR="004A106E" w:rsidRPr="00EC2A42" w:rsidRDefault="004A106E" w:rsidP="004A106E">
      <w:r w:rsidRPr="00EC2A42">
        <w:t>This Recommendation uses the following abbreviations and acronyms:</w:t>
      </w:r>
    </w:p>
    <w:p w14:paraId="1592F235" w14:textId="77777777" w:rsidR="004A106E" w:rsidRPr="00EC2A42" w:rsidRDefault="004A106E" w:rsidP="006E3981">
      <w:r w:rsidRPr="00EC2A42">
        <w:t>&lt;</w:t>
      </w:r>
      <w:proofErr w:type="spellStart"/>
      <w:r w:rsidRPr="00EC2A42">
        <w:t>abbr</w:t>
      </w:r>
      <w:proofErr w:type="spellEnd"/>
      <w:r w:rsidRPr="00EC2A42">
        <w:t>&gt;</w:t>
      </w:r>
      <w:r w:rsidRPr="00EC2A42">
        <w:tab/>
        <w:t>&lt;</w:t>
      </w:r>
      <w:r w:rsidR="008A6476" w:rsidRPr="00EC2A42">
        <w:t>expansion</w:t>
      </w:r>
      <w:r w:rsidRPr="00EC2A42">
        <w:t>&gt;</w:t>
      </w:r>
    </w:p>
    <w:p w14:paraId="41629459" w14:textId="77777777" w:rsidR="004A106E" w:rsidRPr="00EC2A42" w:rsidRDefault="004A106E" w:rsidP="004A106E">
      <w:r w:rsidRPr="00EC2A42">
        <w:t>&lt;Include all abbreviations and acronyms used in this Recommendation&gt;</w:t>
      </w:r>
    </w:p>
    <w:p w14:paraId="7DE203E7" w14:textId="77777777" w:rsidR="004A106E" w:rsidRPr="00EC2A42" w:rsidRDefault="004A106E" w:rsidP="004A106E">
      <w:pPr>
        <w:pStyle w:val="Heading1"/>
      </w:pPr>
      <w:r w:rsidRPr="00EC2A42">
        <w:t>5</w:t>
      </w:r>
      <w:r w:rsidRPr="00EC2A42">
        <w:tab/>
        <w:t>Conventions</w:t>
      </w:r>
    </w:p>
    <w:p w14:paraId="62BCB27F" w14:textId="77777777" w:rsidR="004A106E" w:rsidRDefault="004A106E" w:rsidP="004A106E">
      <w:r w:rsidRPr="00EC2A42">
        <w:t>&lt;</w:t>
      </w:r>
      <w:r w:rsidR="0023670C">
        <w:t xml:space="preserve">Mandatory clause. </w:t>
      </w:r>
      <w:r w:rsidRPr="00EC2A42">
        <w:t>Describe any particular notation, style, presentation, etc. used within the Recommendation</w:t>
      </w:r>
      <w:r w:rsidR="00701334" w:rsidRPr="00EC2A42">
        <w:t>,</w:t>
      </w:r>
      <w:r w:rsidRPr="00EC2A42">
        <w:t xml:space="preserve"> if any</w:t>
      </w:r>
      <w:r w:rsidR="0023670C">
        <w:t>. If none, write "None."</w:t>
      </w:r>
      <w:r w:rsidRPr="00EC2A42">
        <w:t>&gt;</w:t>
      </w:r>
    </w:p>
    <w:p w14:paraId="7C189C75" w14:textId="77777777" w:rsidR="00B63E72" w:rsidRPr="00EC2A42" w:rsidRDefault="00B63E72" w:rsidP="004A106E"/>
    <w:p w14:paraId="57372B0A" w14:textId="77777777" w:rsidR="004A106E" w:rsidRPr="00EC2A42" w:rsidRDefault="004A106E" w:rsidP="004A106E">
      <w:pPr>
        <w:pStyle w:val="Heading1"/>
      </w:pPr>
      <w:r w:rsidRPr="00EC2A42">
        <w:t>6</w:t>
      </w:r>
      <w:r w:rsidRPr="00EC2A42">
        <w:tab/>
        <w:t>Clause 6 of the Recommendation</w:t>
      </w:r>
    </w:p>
    <w:p w14:paraId="7A7B0641" w14:textId="77777777" w:rsidR="004A106E" w:rsidRPr="00EC2A42" w:rsidRDefault="004A106E" w:rsidP="004A106E">
      <w:r w:rsidRPr="00EC2A42">
        <w:t>&lt;Clause 6 onwards contains the body of the Recommendation&gt;</w:t>
      </w:r>
    </w:p>
    <w:p w14:paraId="5CABF3D5" w14:textId="77777777" w:rsidR="00CC31F6" w:rsidRDefault="00CC31F6" w:rsidP="00CC31F6"/>
    <w:p w14:paraId="4BB614E9" w14:textId="3762C217" w:rsidR="00FB6416" w:rsidRPr="00FB6416" w:rsidRDefault="00FB6416" w:rsidP="00C14249">
      <w:pPr>
        <w:pStyle w:val="Heading2"/>
        <w:rPr>
          <w:lang w:val="en-US" w:eastAsia="zh-CN"/>
        </w:rPr>
      </w:pPr>
      <w:r w:rsidRPr="00FB6416">
        <w:rPr>
          <w:lang w:val="en-US" w:eastAsia="zh-CN"/>
        </w:rPr>
        <w:t>6.</w:t>
      </w:r>
      <w:r w:rsidR="008F000B">
        <w:rPr>
          <w:lang w:val="en-US" w:eastAsia="zh-CN"/>
        </w:rPr>
        <w:t>1</w:t>
      </w:r>
      <w:r w:rsidR="00C14249">
        <w:rPr>
          <w:lang w:val="en-US" w:eastAsia="zh-CN"/>
        </w:rPr>
        <w:tab/>
      </w:r>
      <w:r w:rsidR="00D75442">
        <w:rPr>
          <w:lang w:val="en-US" w:eastAsia="zh-CN"/>
        </w:rPr>
        <w:t xml:space="preserve">Connectivity </w:t>
      </w:r>
      <w:r w:rsidR="00721BE4">
        <w:rPr>
          <w:lang w:val="en-US" w:eastAsia="zh-CN"/>
        </w:rPr>
        <w:t>Assessment</w:t>
      </w:r>
    </w:p>
    <w:p w14:paraId="234D0304" w14:textId="77777777" w:rsidR="00FB6416" w:rsidRDefault="00D31F65" w:rsidP="00C14249">
      <w:pPr>
        <w:rPr>
          <w:i/>
          <w:iCs/>
        </w:rPr>
      </w:pPr>
      <w:r>
        <w:rPr>
          <w:i/>
          <w:iCs/>
        </w:rPr>
        <w:t xml:space="preserve">Editor’s note: </w:t>
      </w:r>
      <w:r w:rsidR="00FB6416" w:rsidRPr="00FB6416">
        <w:rPr>
          <w:i/>
          <w:iCs/>
        </w:rPr>
        <w:t xml:space="preserve">Contributions are </w:t>
      </w:r>
      <w:r>
        <w:rPr>
          <w:i/>
          <w:iCs/>
        </w:rPr>
        <w:t>invited</w:t>
      </w:r>
    </w:p>
    <w:p w14:paraId="12C06739" w14:textId="16BD1A7E" w:rsidR="00A56016" w:rsidRPr="004055A9" w:rsidRDefault="003B7462" w:rsidP="004055A9">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Connectivity assessment is a strong first step to better understand the opportunities that exist in a community or geographical area. In this sense, connectivity assessment helps to identify the need of a specified service, but it usually does not consider the resources needed for a service to be provided. </w:t>
      </w:r>
      <w:r w:rsidR="00174EE3" w:rsidRPr="004055A9">
        <w:rPr>
          <w:rFonts w:eastAsia="Times New Roman"/>
          <w:color w:val="000000" w:themeColor="text1"/>
          <w:lang w:val="en-US" w:eastAsia="es-MX"/>
        </w:rPr>
        <w:t>Therefore, a</w:t>
      </w:r>
      <w:r w:rsidRPr="004055A9">
        <w:rPr>
          <w:rFonts w:eastAsia="Times New Roman"/>
          <w:color w:val="000000" w:themeColor="text1"/>
          <w:lang w:val="en-US" w:eastAsia="es-MX"/>
        </w:rPr>
        <w:t xml:space="preserve"> more holistic way to understand connectivity is needed to prioritize infrastructure deployment that can help close the digital divide.</w:t>
      </w:r>
    </w:p>
    <w:p w14:paraId="3906CBA2" w14:textId="168218E3" w:rsidR="00841300" w:rsidRPr="004055A9" w:rsidRDefault="00174EE3" w:rsidP="00F86A14">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Indeed, i</w:t>
      </w:r>
      <w:r w:rsidR="00DC50D1" w:rsidRPr="004055A9">
        <w:rPr>
          <w:rFonts w:eastAsia="Times New Roman"/>
          <w:color w:val="000000" w:themeColor="text1"/>
          <w:lang w:val="en-US" w:eastAsia="es-MX"/>
        </w:rPr>
        <w:t xml:space="preserve">dentifying </w:t>
      </w:r>
      <w:r w:rsidR="003B7462" w:rsidRPr="004055A9">
        <w:rPr>
          <w:rFonts w:eastAsia="Times New Roman"/>
          <w:color w:val="000000" w:themeColor="text1"/>
          <w:lang w:val="en-US" w:eastAsia="es-MX"/>
        </w:rPr>
        <w:t xml:space="preserve">the </w:t>
      </w:r>
      <w:r w:rsidR="009B1242" w:rsidRPr="004055A9">
        <w:rPr>
          <w:rFonts w:eastAsia="Times New Roman"/>
          <w:color w:val="000000" w:themeColor="text1"/>
          <w:lang w:val="en-US" w:eastAsia="es-MX"/>
        </w:rPr>
        <w:t xml:space="preserve">different levels of </w:t>
      </w:r>
      <w:r w:rsidR="00DC50D1" w:rsidRPr="004055A9">
        <w:rPr>
          <w:rFonts w:eastAsia="Times New Roman"/>
          <w:color w:val="000000" w:themeColor="text1"/>
          <w:lang w:val="en-US" w:eastAsia="es-MX"/>
        </w:rPr>
        <w:t xml:space="preserve">connectivity areas </w:t>
      </w:r>
      <w:r w:rsidR="003B7462" w:rsidRPr="004055A9">
        <w:rPr>
          <w:rFonts w:eastAsia="Times New Roman"/>
          <w:color w:val="000000" w:themeColor="text1"/>
          <w:lang w:val="en-US" w:eastAsia="es-MX"/>
        </w:rPr>
        <w:t>can</w:t>
      </w:r>
      <w:r w:rsidR="00DC50D1" w:rsidRPr="004055A9">
        <w:rPr>
          <w:rFonts w:eastAsia="Times New Roman"/>
          <w:color w:val="000000" w:themeColor="text1"/>
          <w:lang w:val="en-US" w:eastAsia="es-MX"/>
        </w:rPr>
        <w:t xml:space="preserve"> lead to greater competition and investment, to </w:t>
      </w:r>
      <w:r w:rsidR="003B7462" w:rsidRPr="004055A9">
        <w:rPr>
          <w:rFonts w:eastAsia="Times New Roman"/>
          <w:color w:val="000000" w:themeColor="text1"/>
          <w:lang w:val="en-US" w:eastAsia="es-MX"/>
        </w:rPr>
        <w:t xml:space="preserve">the </w:t>
      </w:r>
      <w:r w:rsidR="00DC50D1" w:rsidRPr="004055A9">
        <w:rPr>
          <w:rFonts w:eastAsia="Times New Roman"/>
          <w:color w:val="000000" w:themeColor="text1"/>
          <w:lang w:val="en-US" w:eastAsia="es-MX"/>
        </w:rPr>
        <w:t>benefit</w:t>
      </w:r>
      <w:r w:rsidR="003B7462" w:rsidRPr="004055A9">
        <w:rPr>
          <w:rFonts w:eastAsia="Times New Roman"/>
          <w:color w:val="000000" w:themeColor="text1"/>
          <w:lang w:val="en-US" w:eastAsia="es-MX"/>
        </w:rPr>
        <w:t xml:space="preserve"> of</w:t>
      </w:r>
      <w:r w:rsidR="00DC50D1" w:rsidRPr="004055A9">
        <w:rPr>
          <w:rFonts w:eastAsia="Times New Roman"/>
          <w:color w:val="000000" w:themeColor="text1"/>
          <w:lang w:val="en-US" w:eastAsia="es-MX"/>
        </w:rPr>
        <w:t xml:space="preserve"> all the different players in the digital ecosystem.</w:t>
      </w:r>
      <w:r w:rsidR="004755C7" w:rsidRPr="004055A9">
        <w:rPr>
          <w:rFonts w:eastAsia="Times New Roman"/>
          <w:color w:val="000000" w:themeColor="text1"/>
          <w:lang w:val="en-US" w:eastAsia="es-MX"/>
        </w:rPr>
        <w:t xml:space="preserve"> These connectivity levels can p</w:t>
      </w:r>
      <w:r w:rsidR="0008083B" w:rsidRPr="004055A9">
        <w:rPr>
          <w:rFonts w:eastAsia="Times New Roman"/>
          <w:color w:val="000000" w:themeColor="text1"/>
          <w:lang w:val="en-US" w:eastAsia="es-MX"/>
        </w:rPr>
        <w:t>rovid</w:t>
      </w:r>
      <w:r w:rsidR="004755C7" w:rsidRPr="004055A9">
        <w:rPr>
          <w:rFonts w:eastAsia="Times New Roman"/>
          <w:color w:val="000000" w:themeColor="text1"/>
          <w:lang w:val="en-US" w:eastAsia="es-MX"/>
        </w:rPr>
        <w:t>e</w:t>
      </w:r>
      <w:r w:rsidR="0008083B" w:rsidRPr="004055A9">
        <w:rPr>
          <w:rFonts w:eastAsia="Times New Roman"/>
          <w:color w:val="000000" w:themeColor="text1"/>
          <w:lang w:val="en-US" w:eastAsia="es-MX"/>
        </w:rPr>
        <w:t xml:space="preserve"> investors with country-level market intelligence that highlights key intersections </w:t>
      </w:r>
      <w:r w:rsidR="003363ED" w:rsidRPr="004055A9">
        <w:rPr>
          <w:rFonts w:eastAsia="Times New Roman"/>
          <w:color w:val="000000" w:themeColor="text1"/>
          <w:lang w:val="en-US" w:eastAsia="es-MX"/>
        </w:rPr>
        <w:t>of</w:t>
      </w:r>
      <w:r w:rsidR="0008083B" w:rsidRPr="004055A9">
        <w:rPr>
          <w:rFonts w:eastAsia="Times New Roman"/>
          <w:color w:val="000000" w:themeColor="text1"/>
          <w:lang w:val="en-US" w:eastAsia="es-MX"/>
        </w:rPr>
        <w:t xml:space="preserve"> telecommunication development need</w:t>
      </w:r>
      <w:r w:rsidR="003363ED" w:rsidRPr="004055A9">
        <w:rPr>
          <w:rFonts w:eastAsia="Times New Roman"/>
          <w:color w:val="000000" w:themeColor="text1"/>
          <w:lang w:val="en-US" w:eastAsia="es-MX"/>
        </w:rPr>
        <w:t>s</w:t>
      </w:r>
      <w:r w:rsidR="0008083B" w:rsidRPr="004055A9">
        <w:rPr>
          <w:rFonts w:eastAsia="Times New Roman"/>
          <w:color w:val="000000" w:themeColor="text1"/>
          <w:lang w:val="en-US" w:eastAsia="es-MX"/>
        </w:rPr>
        <w:t>.</w:t>
      </w:r>
    </w:p>
    <w:p w14:paraId="376AB410" w14:textId="1E5DD86D" w:rsidR="00F35ECE" w:rsidRPr="004055A9" w:rsidRDefault="005E4B9A" w:rsidP="00F86A14">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lastRenderedPageBreak/>
        <w:t>In general,</w:t>
      </w:r>
      <w:r w:rsidR="00060E17" w:rsidRPr="004055A9">
        <w:rPr>
          <w:rFonts w:eastAsia="Times New Roman"/>
          <w:color w:val="000000" w:themeColor="text1"/>
          <w:lang w:val="en-US" w:eastAsia="es-MX"/>
        </w:rPr>
        <w:t xml:space="preserve"> </w:t>
      </w:r>
      <w:r w:rsidR="00392EC1" w:rsidRPr="004055A9">
        <w:rPr>
          <w:rFonts w:eastAsia="Times New Roman"/>
          <w:color w:val="000000" w:themeColor="text1"/>
          <w:lang w:val="en-US" w:eastAsia="es-MX"/>
        </w:rPr>
        <w:t>the</w:t>
      </w:r>
      <w:r w:rsidR="00060E17" w:rsidRPr="004055A9">
        <w:rPr>
          <w:rFonts w:eastAsia="Times New Roman"/>
          <w:color w:val="000000" w:themeColor="text1"/>
          <w:lang w:val="en-US" w:eastAsia="es-MX"/>
        </w:rPr>
        <w:t xml:space="preserve"> </w:t>
      </w:r>
      <w:r w:rsidR="00174EE3" w:rsidRPr="004055A9">
        <w:rPr>
          <w:rFonts w:eastAsia="Times New Roman"/>
          <w:color w:val="000000" w:themeColor="text1"/>
          <w:lang w:val="en-US" w:eastAsia="es-MX"/>
        </w:rPr>
        <w:t>c</w:t>
      </w:r>
      <w:r w:rsidR="00227101" w:rsidRPr="004055A9">
        <w:rPr>
          <w:rFonts w:eastAsia="Times New Roman"/>
          <w:color w:val="000000" w:themeColor="text1"/>
          <w:lang w:val="en-US" w:eastAsia="es-MX"/>
        </w:rPr>
        <w:t xml:space="preserve">onnectivity </w:t>
      </w:r>
      <w:r w:rsidR="00060E17" w:rsidRPr="004055A9">
        <w:rPr>
          <w:rFonts w:eastAsia="Times New Roman"/>
          <w:color w:val="000000" w:themeColor="text1"/>
          <w:lang w:val="en-US" w:eastAsia="es-MX"/>
        </w:rPr>
        <w:t>assessment</w:t>
      </w:r>
      <w:r w:rsidR="00392EC1" w:rsidRPr="004055A9">
        <w:rPr>
          <w:rFonts w:eastAsia="Times New Roman"/>
          <w:color w:val="000000" w:themeColor="text1"/>
          <w:lang w:val="en-US" w:eastAsia="es-MX"/>
        </w:rPr>
        <w:t xml:space="preserve"> </w:t>
      </w:r>
      <w:r w:rsidRPr="004055A9">
        <w:rPr>
          <w:rFonts w:eastAsia="Times New Roman"/>
          <w:color w:val="000000" w:themeColor="text1"/>
          <w:lang w:val="en-US" w:eastAsia="es-MX"/>
        </w:rPr>
        <w:t xml:space="preserve">referred </w:t>
      </w:r>
      <w:r w:rsidR="00392EC1" w:rsidRPr="004055A9">
        <w:rPr>
          <w:rFonts w:eastAsia="Times New Roman"/>
          <w:color w:val="000000" w:themeColor="text1"/>
          <w:lang w:val="en-US" w:eastAsia="es-MX"/>
        </w:rPr>
        <w:t xml:space="preserve">could be achieved by a </w:t>
      </w:r>
      <w:r w:rsidR="00227101" w:rsidRPr="004055A9">
        <w:rPr>
          <w:rFonts w:eastAsia="Times New Roman"/>
          <w:color w:val="000000" w:themeColor="text1"/>
          <w:lang w:val="en-US" w:eastAsia="es-MX"/>
        </w:rPr>
        <w:t>composite index</w:t>
      </w:r>
      <w:r w:rsidR="00392EC1" w:rsidRPr="004055A9">
        <w:rPr>
          <w:rFonts w:eastAsia="Times New Roman"/>
          <w:color w:val="000000" w:themeColor="text1"/>
          <w:lang w:val="en-US" w:eastAsia="es-MX"/>
        </w:rPr>
        <w:t xml:space="preserve"> </w:t>
      </w:r>
      <w:r w:rsidR="00227101" w:rsidRPr="004055A9">
        <w:rPr>
          <w:rFonts w:eastAsia="Times New Roman"/>
          <w:color w:val="000000" w:themeColor="text1"/>
          <w:lang w:val="en-US" w:eastAsia="es-MX"/>
        </w:rPr>
        <w:t xml:space="preserve">that </w:t>
      </w:r>
      <w:r w:rsidR="00392EC1" w:rsidRPr="004055A9">
        <w:rPr>
          <w:rFonts w:eastAsia="Times New Roman"/>
          <w:color w:val="000000" w:themeColor="text1"/>
          <w:lang w:val="en-US" w:eastAsia="es-MX"/>
        </w:rPr>
        <w:t>in a single value represent</w:t>
      </w:r>
      <w:r w:rsidR="0052279A" w:rsidRPr="004055A9">
        <w:rPr>
          <w:rFonts w:eastAsia="Times New Roman"/>
          <w:color w:val="000000" w:themeColor="text1"/>
          <w:lang w:val="en-US" w:eastAsia="es-MX"/>
        </w:rPr>
        <w:t>s</w:t>
      </w:r>
      <w:r w:rsidR="00392EC1" w:rsidRPr="004055A9">
        <w:rPr>
          <w:rFonts w:eastAsia="Times New Roman"/>
          <w:color w:val="000000" w:themeColor="text1"/>
          <w:lang w:val="en-US" w:eastAsia="es-MX"/>
        </w:rPr>
        <w:t xml:space="preserve"> data from </w:t>
      </w:r>
      <w:r w:rsidR="00227101" w:rsidRPr="004055A9">
        <w:rPr>
          <w:rFonts w:eastAsia="Times New Roman"/>
          <w:color w:val="000000" w:themeColor="text1"/>
          <w:lang w:val="en-US" w:eastAsia="es-MX"/>
        </w:rPr>
        <w:t>multiple sources of information related to the digital ecosystem.</w:t>
      </w:r>
      <w:r w:rsidR="00B5766A" w:rsidRPr="004055A9">
        <w:rPr>
          <w:rFonts w:eastAsia="Times New Roman"/>
          <w:color w:val="000000" w:themeColor="text1"/>
          <w:lang w:val="en-US" w:eastAsia="es-MX"/>
        </w:rPr>
        <w:t xml:space="preserve"> For instance, this index could be the result of different categories of data, such as telecommunications infrastructure, topology or terrain characteristics, quality parameters</w:t>
      </w:r>
      <w:r w:rsidR="0052279A" w:rsidRPr="004055A9">
        <w:rPr>
          <w:rFonts w:eastAsia="Times New Roman"/>
          <w:color w:val="000000" w:themeColor="text1"/>
          <w:lang w:val="en-US" w:eastAsia="es-MX"/>
        </w:rPr>
        <w:t>, regulatory aspects, even socio-economic statistics</w:t>
      </w:r>
      <w:r w:rsidR="00F35ECE" w:rsidRPr="004055A9">
        <w:rPr>
          <w:rFonts w:eastAsia="Times New Roman"/>
          <w:color w:val="000000" w:themeColor="text1"/>
          <w:lang w:val="en-US" w:eastAsia="es-MX"/>
        </w:rPr>
        <w:t xml:space="preserve">, </w:t>
      </w:r>
      <w:r w:rsidR="00220A64" w:rsidRPr="004055A9">
        <w:rPr>
          <w:rFonts w:eastAsia="Times New Roman"/>
          <w:color w:val="000000" w:themeColor="text1"/>
          <w:lang w:val="en-US" w:eastAsia="es-MX"/>
        </w:rPr>
        <w:t xml:space="preserve">among </w:t>
      </w:r>
      <w:r w:rsidR="00F35ECE" w:rsidRPr="004055A9">
        <w:rPr>
          <w:rFonts w:eastAsia="Times New Roman"/>
          <w:color w:val="000000" w:themeColor="text1"/>
          <w:lang w:val="en-US" w:eastAsia="es-MX"/>
        </w:rPr>
        <w:t xml:space="preserve">others. </w:t>
      </w:r>
      <w:r w:rsidR="00220A64" w:rsidRPr="004055A9">
        <w:rPr>
          <w:rFonts w:eastAsia="Times New Roman"/>
          <w:color w:val="000000" w:themeColor="text1"/>
          <w:lang w:val="en-US" w:eastAsia="es-MX"/>
        </w:rPr>
        <w:t>Now, i</w:t>
      </w:r>
      <w:r w:rsidR="00F86A14" w:rsidRPr="004055A9">
        <w:rPr>
          <w:rFonts w:eastAsia="Times New Roman"/>
          <w:color w:val="000000" w:themeColor="text1"/>
          <w:lang w:val="en-US" w:eastAsia="es-MX"/>
        </w:rPr>
        <w:t>t is important to emphasize the sets of data to consider</w:t>
      </w:r>
      <w:r w:rsidR="00F35ECE" w:rsidRPr="004055A9">
        <w:rPr>
          <w:rFonts w:eastAsia="Times New Roman"/>
          <w:color w:val="000000" w:themeColor="text1"/>
          <w:lang w:val="en-US" w:eastAsia="es-MX"/>
        </w:rPr>
        <w:t xml:space="preserve"> will depend on the target </w:t>
      </w:r>
      <w:r w:rsidR="00F86A14" w:rsidRPr="004055A9">
        <w:rPr>
          <w:rFonts w:eastAsia="Times New Roman"/>
          <w:color w:val="000000" w:themeColor="text1"/>
          <w:lang w:val="en-US" w:eastAsia="es-MX"/>
        </w:rPr>
        <w:t>looked for</w:t>
      </w:r>
      <w:r w:rsidR="00220A64" w:rsidRPr="004055A9">
        <w:rPr>
          <w:rFonts w:eastAsia="Times New Roman"/>
          <w:color w:val="000000" w:themeColor="text1"/>
          <w:lang w:val="en-US" w:eastAsia="es-MX"/>
        </w:rPr>
        <w:t>, that is why, the list of categories mentioned before could be expanded to other</w:t>
      </w:r>
      <w:r w:rsidR="00C2152A" w:rsidRPr="004055A9">
        <w:rPr>
          <w:rFonts w:eastAsia="Times New Roman"/>
          <w:color w:val="000000" w:themeColor="text1"/>
          <w:lang w:val="en-US" w:eastAsia="es-MX"/>
        </w:rPr>
        <w:t>s</w:t>
      </w:r>
      <w:r w:rsidR="00220A64" w:rsidRPr="004055A9">
        <w:rPr>
          <w:rFonts w:eastAsia="Times New Roman"/>
          <w:color w:val="000000" w:themeColor="text1"/>
          <w:lang w:val="en-US" w:eastAsia="es-MX"/>
        </w:rPr>
        <w:t xml:space="preserve"> datasets.</w:t>
      </w:r>
    </w:p>
    <w:p w14:paraId="138A9D10" w14:textId="77777777" w:rsidR="00F35ECE" w:rsidRPr="003B7462" w:rsidRDefault="00F35ECE" w:rsidP="00F35ECE">
      <w:pPr>
        <w:jc w:val="both"/>
        <w:textAlignment w:val="baseline"/>
        <w:rPr>
          <w:rFonts w:eastAsia="Times New Roman"/>
          <w:color w:val="0070C0"/>
          <w:lang w:val="en-US" w:eastAsia="es-MX"/>
        </w:rPr>
      </w:pPr>
    </w:p>
    <w:p w14:paraId="7CE5EF9D" w14:textId="77777777" w:rsidR="00FB6416" w:rsidRPr="004A3128" w:rsidRDefault="00FB6416" w:rsidP="004055A9">
      <w:pPr>
        <w:jc w:val="both"/>
        <w:rPr>
          <w:lang w:val="en-US" w:eastAsia="zh-CN"/>
        </w:rPr>
      </w:pPr>
    </w:p>
    <w:p w14:paraId="1C265405" w14:textId="77777777" w:rsidR="00D75442" w:rsidRPr="00FB6416" w:rsidRDefault="00D75442" w:rsidP="00C14249">
      <w:pPr>
        <w:pStyle w:val="Heading3"/>
        <w:rPr>
          <w:lang w:val="en-US" w:eastAsia="zh-CN"/>
        </w:rPr>
      </w:pPr>
      <w:r w:rsidRPr="00FB6416">
        <w:rPr>
          <w:lang w:val="en-US" w:eastAsia="zh-CN"/>
        </w:rPr>
        <w:t>6.</w:t>
      </w:r>
      <w:r w:rsidR="008C2FE2">
        <w:rPr>
          <w:lang w:val="en-US" w:eastAsia="zh-CN"/>
        </w:rPr>
        <w:t>2</w:t>
      </w:r>
      <w:r w:rsidR="00C14249">
        <w:rPr>
          <w:lang w:val="en-US" w:eastAsia="zh-CN"/>
        </w:rPr>
        <w:tab/>
      </w:r>
      <w:r w:rsidRPr="00FB6416">
        <w:rPr>
          <w:lang w:val="en-US" w:eastAsia="zh-CN"/>
        </w:rPr>
        <w:t>Sources of information</w:t>
      </w:r>
    </w:p>
    <w:p w14:paraId="05721292" w14:textId="77777777" w:rsidR="00920163" w:rsidRPr="00FB6416" w:rsidRDefault="00D31F65" w:rsidP="00C14249">
      <w:pPr>
        <w:rPr>
          <w:i/>
          <w:iCs/>
        </w:rPr>
      </w:pPr>
      <w:r>
        <w:rPr>
          <w:i/>
          <w:iCs/>
        </w:rPr>
        <w:t xml:space="preserve">Editor’s note: </w:t>
      </w:r>
      <w:r w:rsidRPr="00FB6416">
        <w:rPr>
          <w:i/>
          <w:iCs/>
        </w:rPr>
        <w:t xml:space="preserve">Contributions are </w:t>
      </w:r>
      <w:r>
        <w:rPr>
          <w:i/>
          <w:iCs/>
        </w:rPr>
        <w:t>invited</w:t>
      </w:r>
    </w:p>
    <w:p w14:paraId="043F1AD9" w14:textId="77777777" w:rsidR="004755C7" w:rsidRDefault="005547C5" w:rsidP="004755C7">
      <w:pPr>
        <w:pStyle w:val="ListParagraph"/>
        <w:numPr>
          <w:ilvl w:val="2"/>
          <w:numId w:val="18"/>
        </w:numPr>
        <w:textAlignment w:val="baseline"/>
        <w:rPr>
          <w:rFonts w:eastAsia="Times New Roman"/>
          <w:b/>
          <w:bCs/>
          <w:color w:val="000000"/>
          <w:u w:val="single"/>
          <w:lang w:val="en-US" w:eastAsia="es-MX"/>
        </w:rPr>
      </w:pPr>
      <w:r w:rsidRPr="008C2FE2">
        <w:rPr>
          <w:rFonts w:eastAsia="Times New Roman"/>
          <w:b/>
          <w:bCs/>
          <w:color w:val="000000"/>
          <w:u w:val="single"/>
          <w:lang w:val="en-US" w:eastAsia="es-MX"/>
        </w:rPr>
        <w:t>Considerations when choosing the source</w:t>
      </w:r>
      <w:r w:rsidR="004755C7">
        <w:rPr>
          <w:rFonts w:eastAsia="Times New Roman"/>
          <w:b/>
          <w:bCs/>
          <w:color w:val="000000"/>
          <w:u w:val="single"/>
          <w:lang w:val="en-US" w:eastAsia="es-MX"/>
        </w:rPr>
        <w:t>s</w:t>
      </w:r>
      <w:r w:rsidRPr="008C2FE2">
        <w:rPr>
          <w:rFonts w:eastAsia="Times New Roman"/>
          <w:b/>
          <w:bCs/>
          <w:color w:val="000000"/>
          <w:u w:val="single"/>
          <w:lang w:val="en-US" w:eastAsia="es-MX"/>
        </w:rPr>
        <w:t xml:space="preserve"> of information</w:t>
      </w:r>
    </w:p>
    <w:p w14:paraId="01ECB1E0" w14:textId="77777777" w:rsidR="00E61159" w:rsidRDefault="00E61159" w:rsidP="004755C7">
      <w:pPr>
        <w:textAlignment w:val="baseline"/>
        <w:rPr>
          <w:rFonts w:eastAsia="Times New Roman"/>
          <w:color w:val="0070C0"/>
          <w:lang w:val="en-US" w:eastAsia="es-MX"/>
        </w:rPr>
      </w:pPr>
    </w:p>
    <w:p w14:paraId="70709A3D" w14:textId="7E8BD072" w:rsidR="00AA41C9" w:rsidRPr="004055A9" w:rsidRDefault="00394090" w:rsidP="00420AC8">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Gather</w:t>
      </w:r>
      <w:ins w:id="22" w:author="AK" w:date="2022-09-10T12:01:00Z">
        <w:r w:rsidR="003158E9">
          <w:rPr>
            <w:rFonts w:eastAsia="Times New Roman"/>
            <w:color w:val="000000" w:themeColor="text1"/>
            <w:lang w:val="en-US" w:eastAsia="es-MX"/>
          </w:rPr>
          <w:t>ing</w:t>
        </w:r>
      </w:ins>
      <w:r w:rsidRPr="004055A9">
        <w:rPr>
          <w:rFonts w:eastAsia="Times New Roman"/>
          <w:color w:val="000000" w:themeColor="text1"/>
          <w:lang w:val="en-US" w:eastAsia="es-MX"/>
        </w:rPr>
        <w:t xml:space="preserve"> the right data</w:t>
      </w:r>
      <w:r w:rsidR="00C2152A" w:rsidRPr="004055A9">
        <w:rPr>
          <w:rFonts w:eastAsia="Times New Roman"/>
          <w:color w:val="000000" w:themeColor="text1"/>
          <w:lang w:val="en-US" w:eastAsia="es-MX"/>
        </w:rPr>
        <w:t xml:space="preserve"> becomes the </w:t>
      </w:r>
      <w:r w:rsidRPr="004055A9">
        <w:rPr>
          <w:rFonts w:eastAsia="Times New Roman"/>
          <w:color w:val="000000" w:themeColor="text1"/>
          <w:lang w:val="en-US" w:eastAsia="es-MX"/>
        </w:rPr>
        <w:t xml:space="preserve">first step and the </w:t>
      </w:r>
      <w:r w:rsidR="00C2152A" w:rsidRPr="004055A9">
        <w:rPr>
          <w:rFonts w:eastAsia="Times New Roman"/>
          <w:color w:val="000000" w:themeColor="text1"/>
          <w:lang w:val="en-US" w:eastAsia="es-MX"/>
        </w:rPr>
        <w:t>base</w:t>
      </w:r>
      <w:r w:rsidR="00E43E48" w:rsidRPr="004055A9">
        <w:rPr>
          <w:rFonts w:eastAsia="Times New Roman"/>
          <w:color w:val="000000" w:themeColor="text1"/>
          <w:lang w:val="en-US" w:eastAsia="es-MX"/>
        </w:rPr>
        <w:t xml:space="preserve"> </w:t>
      </w:r>
      <w:r w:rsidR="00C2152A" w:rsidRPr="004055A9">
        <w:rPr>
          <w:rFonts w:eastAsia="Times New Roman"/>
          <w:color w:val="000000" w:themeColor="text1"/>
          <w:lang w:val="en-US" w:eastAsia="es-MX"/>
        </w:rPr>
        <w:t xml:space="preserve">to </w:t>
      </w:r>
      <w:r w:rsidR="00E43E48" w:rsidRPr="004055A9">
        <w:rPr>
          <w:rFonts w:eastAsia="Times New Roman"/>
          <w:color w:val="000000" w:themeColor="text1"/>
          <w:lang w:val="en-US" w:eastAsia="es-MX"/>
        </w:rPr>
        <w:t xml:space="preserve">perform connectivity assessment. </w:t>
      </w:r>
      <w:r w:rsidR="00103846" w:rsidRPr="004055A9">
        <w:rPr>
          <w:rFonts w:eastAsia="Times New Roman"/>
          <w:color w:val="000000" w:themeColor="text1"/>
          <w:lang w:val="en-US" w:eastAsia="es-MX"/>
        </w:rPr>
        <w:t xml:space="preserve">Data analysis will be possible through good data collection and organization. </w:t>
      </w:r>
      <w:r w:rsidR="00E43E48" w:rsidRPr="004055A9">
        <w:rPr>
          <w:rFonts w:eastAsia="Times New Roman"/>
          <w:color w:val="000000" w:themeColor="text1"/>
          <w:lang w:val="en-US" w:eastAsia="es-MX"/>
        </w:rPr>
        <w:t xml:space="preserve">That is why it is essential to dedicate time to </w:t>
      </w:r>
      <w:r w:rsidRPr="004055A9">
        <w:rPr>
          <w:rFonts w:eastAsia="Times New Roman"/>
          <w:color w:val="000000" w:themeColor="text1"/>
          <w:lang w:val="en-US" w:eastAsia="es-MX"/>
        </w:rPr>
        <w:t xml:space="preserve">look for </w:t>
      </w:r>
      <w:r w:rsidR="00420AC8" w:rsidRPr="004055A9">
        <w:rPr>
          <w:rFonts w:eastAsia="Times New Roman"/>
          <w:color w:val="000000" w:themeColor="text1"/>
          <w:lang w:val="en-US" w:eastAsia="es-MX"/>
        </w:rPr>
        <w:t xml:space="preserve">sources of information with </w:t>
      </w:r>
      <w:r w:rsidR="00E43E48" w:rsidRPr="004055A9">
        <w:rPr>
          <w:rFonts w:eastAsia="Times New Roman"/>
          <w:color w:val="000000" w:themeColor="text1"/>
          <w:lang w:val="en-US" w:eastAsia="es-MX"/>
        </w:rPr>
        <w:t xml:space="preserve">data of quality that allow </w:t>
      </w:r>
      <w:del w:id="23" w:author="RV" w:date="2022-08-28T17:59:00Z">
        <w:r w:rsidR="00E43E48" w:rsidRPr="004055A9" w:rsidDel="00B76F8D">
          <w:rPr>
            <w:rFonts w:eastAsia="Times New Roman"/>
            <w:color w:val="000000" w:themeColor="text1"/>
            <w:lang w:val="en-US" w:eastAsia="es-MX"/>
          </w:rPr>
          <w:delText>to obtain</w:delText>
        </w:r>
      </w:del>
      <w:ins w:id="24" w:author="RV" w:date="2022-08-28T17:59:00Z">
        <w:r w:rsidR="00B76F8D" w:rsidRPr="004055A9">
          <w:rPr>
            <w:rFonts w:eastAsia="Times New Roman"/>
            <w:color w:val="000000" w:themeColor="text1"/>
            <w:lang w:val="en-US" w:eastAsia="es-MX"/>
          </w:rPr>
          <w:t>obtaining</w:t>
        </w:r>
      </w:ins>
      <w:r w:rsidR="00E43E48" w:rsidRPr="004055A9">
        <w:rPr>
          <w:rFonts w:eastAsia="Times New Roman"/>
          <w:color w:val="000000" w:themeColor="text1"/>
          <w:lang w:val="en-US" w:eastAsia="es-MX"/>
        </w:rPr>
        <w:t xml:space="preserve"> an accurate index</w:t>
      </w:r>
      <w:r w:rsidRPr="004055A9">
        <w:rPr>
          <w:rFonts w:eastAsia="Times New Roman"/>
          <w:color w:val="000000" w:themeColor="text1"/>
          <w:lang w:val="en-US" w:eastAsia="es-MX"/>
        </w:rPr>
        <w:t xml:space="preserve"> according to the desired target.</w:t>
      </w:r>
      <w:r w:rsidR="00420AC8" w:rsidRPr="004055A9">
        <w:rPr>
          <w:rFonts w:eastAsia="Times New Roman"/>
          <w:color w:val="000000" w:themeColor="text1"/>
          <w:lang w:val="en-US" w:eastAsia="es-MX"/>
        </w:rPr>
        <w:t xml:space="preserve"> </w:t>
      </w:r>
      <w:r w:rsidR="00AA41C9" w:rsidRPr="004055A9">
        <w:rPr>
          <w:rFonts w:eastAsia="Times New Roman"/>
          <w:color w:val="000000" w:themeColor="text1"/>
          <w:lang w:val="en-US" w:eastAsia="es-MX"/>
        </w:rPr>
        <w:t xml:space="preserve">The more reliable and better organized the data, the more likely to analyze it and produce information that will be helpful to the </w:t>
      </w:r>
      <w:ins w:id="25" w:author="AK" w:date="2022-09-10T12:05:00Z">
        <w:r w:rsidR="003158E9">
          <w:rPr>
            <w:rFonts w:eastAsia="Times New Roman"/>
            <w:color w:val="000000" w:themeColor="text1"/>
            <w:lang w:val="en-US" w:eastAsia="es-MX"/>
          </w:rPr>
          <w:t>target</w:t>
        </w:r>
      </w:ins>
      <w:del w:id="26" w:author="AK" w:date="2022-09-10T12:05:00Z">
        <w:r w:rsidR="00AA41C9" w:rsidRPr="004055A9" w:rsidDel="003158E9">
          <w:rPr>
            <w:rFonts w:eastAsia="Times New Roman"/>
            <w:color w:val="000000" w:themeColor="text1"/>
            <w:lang w:val="en-US" w:eastAsia="es-MX"/>
          </w:rPr>
          <w:delText>purpose</w:delText>
        </w:r>
      </w:del>
      <w:r w:rsidR="00AA41C9" w:rsidRPr="004055A9">
        <w:rPr>
          <w:rFonts w:eastAsia="Times New Roman"/>
          <w:color w:val="000000" w:themeColor="text1"/>
          <w:lang w:val="en-US" w:eastAsia="es-MX"/>
        </w:rPr>
        <w:t>.</w:t>
      </w:r>
    </w:p>
    <w:p w14:paraId="2ADA1B63" w14:textId="23991BCB" w:rsidR="00C73DBD" w:rsidRPr="004055A9" w:rsidRDefault="004755C7" w:rsidP="00420AC8">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The</w:t>
      </w:r>
      <w:r w:rsidR="00420AC8" w:rsidRPr="004055A9">
        <w:rPr>
          <w:rFonts w:eastAsia="Times New Roman"/>
          <w:color w:val="000000" w:themeColor="text1"/>
          <w:lang w:val="en-US" w:eastAsia="es-MX"/>
        </w:rPr>
        <w:t xml:space="preserve"> next list contains some </w:t>
      </w:r>
      <w:r w:rsidR="00E87421" w:rsidRPr="004055A9">
        <w:rPr>
          <w:rFonts w:eastAsia="Times New Roman"/>
          <w:color w:val="000000" w:themeColor="text1"/>
          <w:lang w:val="en-US" w:eastAsia="es-MX"/>
        </w:rPr>
        <w:t xml:space="preserve">main </w:t>
      </w:r>
      <w:r w:rsidRPr="004055A9">
        <w:rPr>
          <w:rFonts w:eastAsia="Times New Roman"/>
          <w:color w:val="000000" w:themeColor="text1"/>
          <w:lang w:val="en-US" w:eastAsia="es-MX"/>
        </w:rPr>
        <w:t>characteristics recommended when considering</w:t>
      </w:r>
      <w:r w:rsidR="00774644" w:rsidRPr="004055A9">
        <w:rPr>
          <w:rFonts w:eastAsia="Times New Roman"/>
          <w:color w:val="000000" w:themeColor="text1"/>
          <w:lang w:val="en-US" w:eastAsia="es-MX"/>
        </w:rPr>
        <w:t xml:space="preserve"> sources of information</w:t>
      </w:r>
      <w:r w:rsidRPr="004055A9">
        <w:rPr>
          <w:rFonts w:eastAsia="Times New Roman"/>
          <w:color w:val="000000" w:themeColor="text1"/>
          <w:lang w:val="en-US" w:eastAsia="es-MX"/>
        </w:rPr>
        <w:t>:</w:t>
      </w:r>
    </w:p>
    <w:p w14:paraId="0C596DE0" w14:textId="77777777" w:rsidR="00B173BF" w:rsidRPr="004055A9" w:rsidRDefault="00B173BF" w:rsidP="004055A9">
      <w:pPr>
        <w:jc w:val="both"/>
        <w:textAlignment w:val="baseline"/>
        <w:rPr>
          <w:rFonts w:eastAsia="Times New Roman"/>
          <w:color w:val="000000" w:themeColor="text1"/>
          <w:lang w:val="en-US" w:eastAsia="es-MX"/>
        </w:rPr>
      </w:pPr>
    </w:p>
    <w:p w14:paraId="5DD8D3BC" w14:textId="7812F36D" w:rsidR="005331A8" w:rsidRPr="004055A9" w:rsidRDefault="00CD3092" w:rsidP="004055A9">
      <w:pPr>
        <w:pStyle w:val="ListParagraph"/>
        <w:numPr>
          <w:ilvl w:val="0"/>
          <w:numId w:val="36"/>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should be</w:t>
      </w:r>
      <w:r w:rsidRPr="004055A9">
        <w:rPr>
          <w:rFonts w:eastAsia="Times New Roman"/>
          <w:color w:val="000000" w:themeColor="text1"/>
          <w:lang w:val="en-US" w:eastAsia="es-MX"/>
        </w:rPr>
        <w:t xml:space="preserve"> related directly or indirectly to the telecommunication services</w:t>
      </w:r>
    </w:p>
    <w:p w14:paraId="623FB753" w14:textId="77777777" w:rsidR="00420AC8" w:rsidRPr="004055A9" w:rsidRDefault="005331A8" w:rsidP="004055A9">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In the </w:t>
      </w:r>
      <w:r w:rsidR="00BB38CC" w:rsidRPr="004055A9">
        <w:rPr>
          <w:rFonts w:eastAsia="Times New Roman"/>
          <w:color w:val="000000" w:themeColor="text1"/>
          <w:lang w:val="en-US" w:eastAsia="es-MX"/>
        </w:rPr>
        <w:t>Global Connectivity Report</w:t>
      </w:r>
      <w:r w:rsidRPr="004055A9">
        <w:rPr>
          <w:rFonts w:eastAsia="Times New Roman"/>
          <w:color w:val="000000" w:themeColor="text1"/>
          <w:lang w:val="en-US" w:eastAsia="es-MX"/>
        </w:rPr>
        <w:t xml:space="preserve"> 2022, it is identified </w:t>
      </w:r>
      <w:r w:rsidR="00BB38CC" w:rsidRPr="004055A9">
        <w:rPr>
          <w:rFonts w:eastAsia="Times New Roman"/>
          <w:color w:val="000000" w:themeColor="text1"/>
          <w:lang w:val="en-US" w:eastAsia="es-MX"/>
        </w:rPr>
        <w:t>five enablers of connectivity</w:t>
      </w:r>
      <w:r w:rsidRPr="004055A9">
        <w:rPr>
          <w:rFonts w:eastAsia="Times New Roman"/>
          <w:color w:val="000000" w:themeColor="text1"/>
          <w:lang w:val="en-US" w:eastAsia="es-MX"/>
        </w:rPr>
        <w:t xml:space="preserve"> or the </w:t>
      </w:r>
      <w:r w:rsidR="00BB38CC" w:rsidRPr="004055A9">
        <w:rPr>
          <w:rFonts w:eastAsia="Times New Roman"/>
          <w:color w:val="000000" w:themeColor="text1"/>
          <w:lang w:val="en-US" w:eastAsia="es-MX"/>
        </w:rPr>
        <w:t>meaningful dimension</w:t>
      </w:r>
      <w:r w:rsidRPr="004055A9">
        <w:rPr>
          <w:rFonts w:eastAsia="Times New Roman"/>
          <w:color w:val="000000" w:themeColor="text1"/>
          <w:lang w:val="en-US" w:eastAsia="es-MX"/>
        </w:rPr>
        <w:t>s</w:t>
      </w:r>
      <w:r w:rsidR="00BB38CC" w:rsidRPr="004055A9">
        <w:rPr>
          <w:rFonts w:eastAsia="Times New Roman"/>
          <w:color w:val="000000" w:themeColor="text1"/>
          <w:lang w:val="en-US" w:eastAsia="es-MX"/>
        </w:rPr>
        <w:t xml:space="preserve"> of connectivity</w:t>
      </w:r>
      <w:r w:rsidRPr="004055A9">
        <w:rPr>
          <w:rFonts w:eastAsia="Times New Roman"/>
          <w:color w:val="000000" w:themeColor="text1"/>
          <w:lang w:val="en-US" w:eastAsia="es-MX"/>
        </w:rPr>
        <w:t xml:space="preserve"> that are</w:t>
      </w:r>
      <w:r w:rsidR="00151E59" w:rsidRPr="004055A9">
        <w:rPr>
          <w:rFonts w:eastAsia="Times New Roman"/>
          <w:color w:val="000000" w:themeColor="text1"/>
          <w:lang w:val="en-US" w:eastAsia="es-MX"/>
        </w:rPr>
        <w:t>:</w:t>
      </w:r>
      <w:r w:rsidR="00BB38CC" w:rsidRPr="004055A9">
        <w:rPr>
          <w:rFonts w:eastAsia="Times New Roman"/>
          <w:color w:val="000000" w:themeColor="text1"/>
          <w:lang w:val="en-US" w:eastAsia="es-MX"/>
        </w:rPr>
        <w:t xml:space="preserve"> infrastructure, device, affordability, skills, and safety and security.</w:t>
      </w:r>
      <w:r w:rsidR="00C74F86" w:rsidRPr="004055A9">
        <w:rPr>
          <w:rFonts w:eastAsia="Times New Roman"/>
          <w:color w:val="000000" w:themeColor="text1"/>
          <w:lang w:val="en-US" w:eastAsia="es-MX"/>
        </w:rPr>
        <w:t xml:space="preserve"> Some of them are not precisely telecommunication </w:t>
      </w:r>
      <w:r w:rsidR="00151E59" w:rsidRPr="004055A9">
        <w:rPr>
          <w:rFonts w:eastAsia="Times New Roman"/>
          <w:color w:val="000000" w:themeColor="text1"/>
          <w:lang w:val="en-US" w:eastAsia="es-MX"/>
        </w:rPr>
        <w:t>variables</w:t>
      </w:r>
      <w:r w:rsidR="00C74F86" w:rsidRPr="004055A9">
        <w:rPr>
          <w:rFonts w:eastAsia="Times New Roman"/>
          <w:color w:val="000000" w:themeColor="text1"/>
          <w:lang w:val="en-US" w:eastAsia="es-MX"/>
        </w:rPr>
        <w:t xml:space="preserve"> but have an impact in the level of connectivity. A</w:t>
      </w:r>
      <w:r w:rsidR="00B173BF" w:rsidRPr="004055A9">
        <w:rPr>
          <w:rFonts w:eastAsia="Times New Roman"/>
          <w:color w:val="000000" w:themeColor="text1"/>
          <w:lang w:val="en-US" w:eastAsia="es-MX"/>
        </w:rPr>
        <w:t>s</w:t>
      </w:r>
      <w:r w:rsidR="00C74F86" w:rsidRPr="004055A9">
        <w:rPr>
          <w:rFonts w:eastAsia="Times New Roman"/>
          <w:color w:val="000000" w:themeColor="text1"/>
          <w:lang w:val="en-US" w:eastAsia="es-MX"/>
        </w:rPr>
        <w:t xml:space="preserve"> it was mentioned before, </w:t>
      </w:r>
      <w:r w:rsidR="00B173BF" w:rsidRPr="004055A9">
        <w:rPr>
          <w:rFonts w:eastAsia="Times New Roman"/>
          <w:color w:val="000000" w:themeColor="text1"/>
          <w:lang w:val="en-US" w:eastAsia="es-MX"/>
        </w:rPr>
        <w:t xml:space="preserve">the connectivity </w:t>
      </w:r>
      <w:r w:rsidR="00151E59" w:rsidRPr="004055A9">
        <w:rPr>
          <w:rFonts w:eastAsia="Times New Roman"/>
          <w:color w:val="000000" w:themeColor="text1"/>
          <w:lang w:val="en-US" w:eastAsia="es-MX"/>
        </w:rPr>
        <w:t xml:space="preserve">must be seen </w:t>
      </w:r>
      <w:r w:rsidR="00B173BF" w:rsidRPr="004055A9">
        <w:rPr>
          <w:rFonts w:eastAsia="Times New Roman"/>
          <w:color w:val="000000" w:themeColor="text1"/>
          <w:lang w:val="en-US" w:eastAsia="es-MX"/>
        </w:rPr>
        <w:t xml:space="preserve">in a holistic </w:t>
      </w:r>
      <w:r w:rsidR="00A75A6A" w:rsidRPr="004055A9">
        <w:rPr>
          <w:rFonts w:eastAsia="Times New Roman"/>
          <w:color w:val="000000" w:themeColor="text1"/>
          <w:lang w:val="en-US" w:eastAsia="es-MX"/>
        </w:rPr>
        <w:t xml:space="preserve">way </w:t>
      </w:r>
      <w:r w:rsidR="00BB38CC" w:rsidRPr="004055A9">
        <w:rPr>
          <w:rFonts w:eastAsia="Times New Roman"/>
          <w:color w:val="000000" w:themeColor="text1"/>
          <w:lang w:val="en-US" w:eastAsia="es-MX"/>
        </w:rPr>
        <w:t xml:space="preserve">through </w:t>
      </w:r>
      <w:r w:rsidR="00151E59" w:rsidRPr="004055A9">
        <w:rPr>
          <w:rFonts w:eastAsia="Times New Roman"/>
          <w:color w:val="000000" w:themeColor="text1"/>
          <w:lang w:val="en-US" w:eastAsia="es-MX"/>
        </w:rPr>
        <w:t xml:space="preserve">different perspectives </w:t>
      </w:r>
      <w:r w:rsidR="00A75A6A" w:rsidRPr="004055A9">
        <w:rPr>
          <w:rFonts w:eastAsia="Times New Roman"/>
          <w:color w:val="000000" w:themeColor="text1"/>
          <w:lang w:val="en-US" w:eastAsia="es-MX"/>
        </w:rPr>
        <w:t xml:space="preserve">of </w:t>
      </w:r>
      <w:r w:rsidR="00151E59" w:rsidRPr="004055A9">
        <w:rPr>
          <w:rFonts w:eastAsia="Times New Roman"/>
          <w:color w:val="000000" w:themeColor="text1"/>
          <w:lang w:val="en-US" w:eastAsia="es-MX"/>
        </w:rPr>
        <w:t>sources of information</w:t>
      </w:r>
      <w:r w:rsidR="00A75A6A" w:rsidRPr="004055A9">
        <w:rPr>
          <w:rFonts w:eastAsia="Times New Roman"/>
          <w:color w:val="000000" w:themeColor="text1"/>
          <w:lang w:val="en-US" w:eastAsia="es-MX"/>
        </w:rPr>
        <w:t xml:space="preserve"> that become relevant in this kind of analysis.</w:t>
      </w:r>
    </w:p>
    <w:p w14:paraId="4168D7CC" w14:textId="4593C44C" w:rsidR="00420AC8" w:rsidRPr="004055A9" w:rsidRDefault="00D247F6" w:rsidP="004055A9">
      <w:pPr>
        <w:pStyle w:val="ListParagraph"/>
        <w:ind w:left="360"/>
        <w:textAlignment w:val="baseline"/>
        <w:rPr>
          <w:rFonts w:eastAsia="Times New Roman"/>
          <w:color w:val="000000" w:themeColor="text1"/>
          <w:lang w:val="en-US" w:eastAsia="es-MX"/>
        </w:rPr>
      </w:pPr>
      <w:ins w:id="27" w:author="RV" w:date="2022-09-06T12:56:00Z">
        <w:r>
          <w:rPr>
            <w:rFonts w:eastAsia="Times New Roman"/>
            <w:color w:val="000000" w:themeColor="text1"/>
            <w:lang w:val="en-US" w:eastAsia="es-MX"/>
          </w:rPr>
          <w:tab/>
        </w:r>
      </w:ins>
    </w:p>
    <w:p w14:paraId="6E2B957B" w14:textId="23C15C20" w:rsidR="00CD3092" w:rsidRPr="004055A9" w:rsidRDefault="00D247F6" w:rsidP="004755C7">
      <w:pPr>
        <w:pStyle w:val="ListParagraph"/>
        <w:numPr>
          <w:ilvl w:val="0"/>
          <w:numId w:val="36"/>
        </w:numPr>
        <w:textAlignment w:val="baseline"/>
        <w:rPr>
          <w:rFonts w:eastAsia="Times New Roman"/>
          <w:color w:val="000000" w:themeColor="text1"/>
          <w:lang w:val="en-US" w:eastAsia="es-MX"/>
        </w:rPr>
      </w:pPr>
      <w:commentRangeStart w:id="28"/>
      <w:ins w:id="29" w:author="RV" w:date="2022-09-06T12:56:00Z">
        <w:r w:rsidRPr="004055A9">
          <w:rPr>
            <w:rFonts w:eastAsia="Times New Roman"/>
            <w:color w:val="000000" w:themeColor="text1"/>
            <w:lang w:val="en-US" w:eastAsia="es-MX"/>
          </w:rPr>
          <w:t xml:space="preserve">Data </w:t>
        </w:r>
        <w:commentRangeEnd w:id="28"/>
        <w:r>
          <w:rPr>
            <w:rStyle w:val="CommentReference"/>
          </w:rPr>
          <w:commentReference w:id="28"/>
        </w:r>
      </w:ins>
      <w:del w:id="30" w:author="RV" w:date="2022-09-06T12:56:00Z">
        <w:r w:rsidR="00CD3092" w:rsidRPr="004055A9" w:rsidDel="00D247F6">
          <w:rPr>
            <w:rFonts w:eastAsia="Times New Roman"/>
            <w:color w:val="000000" w:themeColor="text1"/>
            <w:lang w:val="en-US" w:eastAsia="es-MX"/>
          </w:rPr>
          <w:delText>Data</w:delText>
        </w:r>
      </w:del>
      <w:r w:rsidR="00CD3092" w:rsidRPr="004055A9">
        <w:rPr>
          <w:rFonts w:eastAsia="Times New Roman"/>
          <w:color w:val="000000" w:themeColor="text1"/>
          <w:lang w:val="en-US" w:eastAsia="es-MX"/>
        </w:rPr>
        <w:t xml:space="preserve"> </w:t>
      </w:r>
      <w:r w:rsidR="004755C7" w:rsidRPr="004055A9">
        <w:rPr>
          <w:rFonts w:eastAsia="Times New Roman"/>
          <w:color w:val="000000" w:themeColor="text1"/>
          <w:lang w:val="en-US" w:eastAsia="es-MX"/>
        </w:rPr>
        <w:t xml:space="preserve">should be </w:t>
      </w:r>
      <w:r w:rsidR="00CD3092" w:rsidRPr="004055A9">
        <w:rPr>
          <w:rFonts w:eastAsia="Times New Roman"/>
          <w:color w:val="000000" w:themeColor="text1"/>
          <w:lang w:val="en-US" w:eastAsia="es-MX"/>
        </w:rPr>
        <w:t xml:space="preserve">representative </w:t>
      </w:r>
      <w:commentRangeStart w:id="31"/>
      <w:r w:rsidR="00CD3092" w:rsidRPr="004055A9">
        <w:rPr>
          <w:rFonts w:eastAsia="Times New Roman"/>
          <w:color w:val="000000" w:themeColor="text1"/>
          <w:lang w:val="en-US" w:eastAsia="es-MX"/>
        </w:rPr>
        <w:t xml:space="preserve">of </w:t>
      </w:r>
      <w:ins w:id="32" w:author="RV" w:date="2022-08-28T18:01:00Z">
        <w:r w:rsidR="00B76F8D">
          <w:rPr>
            <w:rFonts w:eastAsia="Times New Roman"/>
            <w:color w:val="000000" w:themeColor="text1"/>
            <w:lang w:val="en-US" w:eastAsia="es-MX"/>
          </w:rPr>
          <w:t xml:space="preserve">the </w:t>
        </w:r>
      </w:ins>
      <w:del w:id="33" w:author="RV" w:date="2022-08-28T18:01:00Z">
        <w:r w:rsidR="00CD3092" w:rsidRPr="004055A9" w:rsidDel="00B76F8D">
          <w:rPr>
            <w:rFonts w:eastAsia="Times New Roman"/>
            <w:color w:val="000000" w:themeColor="text1"/>
            <w:lang w:val="en-US" w:eastAsia="es-MX"/>
          </w:rPr>
          <w:delText xml:space="preserve">a </w:delText>
        </w:r>
      </w:del>
      <w:ins w:id="34" w:author="RV" w:date="2022-08-28T18:01:00Z">
        <w:r w:rsidR="00B76F8D">
          <w:rPr>
            <w:rFonts w:eastAsia="Times New Roman"/>
            <w:color w:val="000000" w:themeColor="text1"/>
            <w:lang w:val="en-US" w:eastAsia="es-MX"/>
          </w:rPr>
          <w:t xml:space="preserve">geographical </w:t>
        </w:r>
      </w:ins>
      <w:commentRangeEnd w:id="31"/>
      <w:ins w:id="35" w:author="RV" w:date="2022-09-05T09:31:00Z">
        <w:r w:rsidR="00CE074C">
          <w:rPr>
            <w:rStyle w:val="CommentReference"/>
          </w:rPr>
          <w:commentReference w:id="31"/>
        </w:r>
      </w:ins>
      <w:ins w:id="36" w:author="RV" w:date="2022-08-28T18:01:00Z">
        <w:r w:rsidR="00B76F8D">
          <w:rPr>
            <w:rFonts w:eastAsia="Times New Roman"/>
            <w:color w:val="000000" w:themeColor="text1"/>
            <w:lang w:val="en-US" w:eastAsia="es-MX"/>
          </w:rPr>
          <w:t>area that is studied</w:t>
        </w:r>
      </w:ins>
      <w:del w:id="37" w:author="RV" w:date="2022-08-28T18:30:00Z">
        <w:r w:rsidR="00CD3092" w:rsidRPr="004055A9" w:rsidDel="00A63945">
          <w:rPr>
            <w:rFonts w:eastAsia="Times New Roman"/>
            <w:color w:val="000000" w:themeColor="text1"/>
            <w:lang w:val="en-US" w:eastAsia="es-MX"/>
          </w:rPr>
          <w:delText>country</w:delText>
        </w:r>
      </w:del>
      <w:del w:id="38" w:author="RV" w:date="2022-08-28T18:02:00Z">
        <w:r w:rsidR="00CD3092" w:rsidRPr="004055A9" w:rsidDel="00B76F8D">
          <w:rPr>
            <w:rFonts w:eastAsia="Times New Roman"/>
            <w:color w:val="000000" w:themeColor="text1"/>
            <w:lang w:val="en-US" w:eastAsia="es-MX"/>
          </w:rPr>
          <w:delText>.</w:delText>
        </w:r>
      </w:del>
    </w:p>
    <w:p w14:paraId="192BCAEF" w14:textId="79950C7F" w:rsidR="00A63945" w:rsidRDefault="009B1AE3" w:rsidP="00A63945">
      <w:pPr>
        <w:jc w:val="both"/>
        <w:textAlignment w:val="baseline"/>
        <w:rPr>
          <w:ins w:id="39" w:author="RV" w:date="2022-08-28T18:29:00Z"/>
          <w:rFonts w:eastAsia="Times New Roman"/>
          <w:color w:val="000000" w:themeColor="text1"/>
          <w:lang w:val="en-US" w:eastAsia="es-MX"/>
        </w:rPr>
      </w:pPr>
      <w:del w:id="40" w:author="RV" w:date="2022-08-28T18:06:00Z">
        <w:r w:rsidRPr="004055A9" w:rsidDel="00FD2B5D">
          <w:rPr>
            <w:rFonts w:eastAsia="Times New Roman"/>
            <w:color w:val="000000" w:themeColor="text1"/>
            <w:lang w:val="en-US" w:eastAsia="es-MX"/>
          </w:rPr>
          <w:delText xml:space="preserve">If </w:delText>
        </w:r>
      </w:del>
      <w:del w:id="41" w:author="RV" w:date="2022-08-28T18:29:00Z">
        <w:r w:rsidRPr="004055A9" w:rsidDel="00A63945">
          <w:rPr>
            <w:rFonts w:eastAsia="Times New Roman"/>
            <w:color w:val="000000" w:themeColor="text1"/>
            <w:lang w:val="en-US" w:eastAsia="es-MX"/>
          </w:rPr>
          <w:delText xml:space="preserve">the target </w:delText>
        </w:r>
      </w:del>
      <w:ins w:id="42" w:author="RV" w:date="2022-08-28T18:27:00Z">
        <w:r w:rsidR="00A63945">
          <w:rPr>
            <w:rFonts w:eastAsia="Times New Roman"/>
            <w:color w:val="000000" w:themeColor="text1"/>
            <w:lang w:val="en-US" w:eastAsia="es-MX"/>
          </w:rPr>
          <w:t xml:space="preserve">In order </w:t>
        </w:r>
        <w:r w:rsidR="00A63945" w:rsidRPr="004055A9">
          <w:rPr>
            <w:rFonts w:eastAsia="Times New Roman"/>
            <w:color w:val="000000" w:themeColor="text1"/>
            <w:lang w:val="en-US" w:eastAsia="es-MX"/>
          </w:rPr>
          <w:t>to have a composite index of connectivity that will be comparable</w:t>
        </w:r>
        <w:r w:rsidR="00A63945">
          <w:rPr>
            <w:rFonts w:eastAsia="Times New Roman"/>
            <w:color w:val="000000" w:themeColor="text1"/>
            <w:lang w:val="en-US" w:eastAsia="es-MX"/>
          </w:rPr>
          <w:t xml:space="preserve"> into the </w:t>
        </w:r>
      </w:ins>
      <w:ins w:id="43" w:author="RV" w:date="2022-08-28T18:36:00Z">
        <w:r w:rsidR="00EF10E7">
          <w:rPr>
            <w:rFonts w:eastAsia="Times New Roman"/>
            <w:color w:val="000000" w:themeColor="text1"/>
            <w:lang w:val="en-US" w:eastAsia="es-MX"/>
          </w:rPr>
          <w:t xml:space="preserve">studied </w:t>
        </w:r>
      </w:ins>
      <w:ins w:id="44" w:author="RV" w:date="2022-08-28T18:27:00Z">
        <w:r w:rsidR="00A63945">
          <w:rPr>
            <w:rFonts w:eastAsia="Times New Roman"/>
            <w:color w:val="000000" w:themeColor="text1"/>
            <w:lang w:val="en-US" w:eastAsia="es-MX"/>
          </w:rPr>
          <w:t>geographical area,</w:t>
        </w:r>
        <w:r w:rsidR="00A63945" w:rsidRPr="004055A9">
          <w:rPr>
            <w:rFonts w:eastAsia="Times New Roman"/>
            <w:color w:val="000000" w:themeColor="text1"/>
            <w:lang w:val="en-US" w:eastAsia="es-MX"/>
          </w:rPr>
          <w:t xml:space="preserve"> </w:t>
        </w:r>
      </w:ins>
      <w:moveToRangeStart w:id="45" w:author="RV" w:date="2022-08-28T18:12:00Z" w:name="move112602795"/>
      <w:moveTo w:id="46" w:author="RV" w:date="2022-08-28T18:12:00Z">
        <w:del w:id="47" w:author="RV" w:date="2022-08-28T18:27:00Z">
          <w:r w:rsidR="00EA44F4" w:rsidRPr="004055A9" w:rsidDel="00A63945">
            <w:rPr>
              <w:rFonts w:eastAsia="Times New Roman"/>
              <w:color w:val="000000" w:themeColor="text1"/>
              <w:lang w:val="en-US" w:eastAsia="es-MX"/>
            </w:rPr>
            <w:delText>I</w:delText>
          </w:r>
        </w:del>
      </w:moveTo>
      <w:ins w:id="48" w:author="RV" w:date="2022-08-28T18:27:00Z">
        <w:r w:rsidR="00A63945">
          <w:rPr>
            <w:rFonts w:eastAsia="Times New Roman"/>
            <w:color w:val="000000" w:themeColor="text1"/>
            <w:lang w:val="en-US" w:eastAsia="es-MX"/>
          </w:rPr>
          <w:t>i</w:t>
        </w:r>
      </w:ins>
      <w:moveTo w:id="49" w:author="RV" w:date="2022-08-28T18:12:00Z">
        <w:r w:rsidR="00EA44F4" w:rsidRPr="004055A9">
          <w:rPr>
            <w:rFonts w:eastAsia="Times New Roman"/>
            <w:color w:val="000000" w:themeColor="text1"/>
            <w:lang w:val="en-US" w:eastAsia="es-MX"/>
          </w:rPr>
          <w:t xml:space="preserve">t is relevant all sources of information have the same representation in </w:t>
        </w:r>
        <w:del w:id="50" w:author="RV" w:date="2022-08-28T18:28:00Z">
          <w:r w:rsidR="00EA44F4" w:rsidRPr="004055A9" w:rsidDel="00A63945">
            <w:rPr>
              <w:rFonts w:eastAsia="Times New Roman"/>
              <w:color w:val="000000" w:themeColor="text1"/>
              <w:lang w:val="en-US" w:eastAsia="es-MX"/>
            </w:rPr>
            <w:delText xml:space="preserve">the </w:delText>
          </w:r>
        </w:del>
      </w:moveTo>
      <w:ins w:id="51" w:author="RV" w:date="2022-08-28T18:28:00Z">
        <w:r w:rsidR="00A63945">
          <w:rPr>
            <w:rFonts w:eastAsia="Times New Roman"/>
            <w:color w:val="000000" w:themeColor="text1"/>
            <w:lang w:val="en-US" w:eastAsia="es-MX"/>
          </w:rPr>
          <w:t>t</w:t>
        </w:r>
      </w:ins>
      <w:ins w:id="52" w:author="RV" w:date="2022-08-28T18:36:00Z">
        <w:r w:rsidR="00EF10E7">
          <w:rPr>
            <w:rFonts w:eastAsia="Times New Roman"/>
            <w:color w:val="000000" w:themeColor="text1"/>
            <w:lang w:val="en-US" w:eastAsia="es-MX"/>
          </w:rPr>
          <w:t>he whole</w:t>
        </w:r>
      </w:ins>
      <w:ins w:id="53" w:author="RV" w:date="2022-08-28T18:13:00Z">
        <w:r w:rsidR="00EA44F4">
          <w:rPr>
            <w:rFonts w:eastAsia="Times New Roman"/>
            <w:color w:val="000000" w:themeColor="text1"/>
            <w:lang w:val="en-US" w:eastAsia="es-MX"/>
          </w:rPr>
          <w:t xml:space="preserve"> area</w:t>
        </w:r>
      </w:ins>
      <w:moveTo w:id="54" w:author="RV" w:date="2022-08-28T18:12:00Z">
        <w:del w:id="55" w:author="RV" w:date="2022-08-28T18:13:00Z">
          <w:r w:rsidR="00EA44F4" w:rsidRPr="004055A9" w:rsidDel="00EA44F4">
            <w:rPr>
              <w:rFonts w:eastAsia="Times New Roman"/>
              <w:color w:val="000000" w:themeColor="text1"/>
              <w:lang w:val="en-US" w:eastAsia="es-MX"/>
            </w:rPr>
            <w:delText xml:space="preserve">country </w:delText>
          </w:r>
        </w:del>
        <w:del w:id="56" w:author="RV" w:date="2022-08-28T18:27:00Z">
          <w:r w:rsidR="00EA44F4" w:rsidRPr="004055A9" w:rsidDel="00A63945">
            <w:rPr>
              <w:rFonts w:eastAsia="Times New Roman"/>
              <w:color w:val="000000" w:themeColor="text1"/>
              <w:lang w:val="en-US" w:eastAsia="es-MX"/>
            </w:rPr>
            <w:delText>to have a composite index of connectivity that will be comparable</w:delText>
          </w:r>
        </w:del>
      </w:moveTo>
      <w:ins w:id="57" w:author="RV" w:date="2022-08-28T18:13:00Z">
        <w:r w:rsidR="00EA44F4">
          <w:rPr>
            <w:rFonts w:eastAsia="Times New Roman"/>
            <w:color w:val="000000" w:themeColor="text1"/>
            <w:lang w:val="en-US" w:eastAsia="es-MX"/>
          </w:rPr>
          <w:t>.</w:t>
        </w:r>
      </w:ins>
      <w:moveTo w:id="58" w:author="RV" w:date="2022-08-28T18:12:00Z">
        <w:del w:id="59" w:author="RV" w:date="2022-08-28T18:13:00Z">
          <w:r w:rsidR="00EA44F4" w:rsidRPr="004055A9" w:rsidDel="00EA44F4">
            <w:rPr>
              <w:rFonts w:eastAsia="Times New Roman"/>
              <w:color w:val="000000" w:themeColor="text1"/>
              <w:lang w:val="en-US" w:eastAsia="es-MX"/>
            </w:rPr>
            <w:delText xml:space="preserve"> for different geographical areas.</w:delText>
          </w:r>
        </w:del>
      </w:moveTo>
      <w:moveToRangeEnd w:id="45"/>
      <w:ins w:id="60" w:author="RV" w:date="2022-08-28T18:28:00Z">
        <w:r w:rsidR="00A63945" w:rsidRPr="00A63945">
          <w:rPr>
            <w:rFonts w:eastAsia="Times New Roman"/>
            <w:color w:val="000000" w:themeColor="text1"/>
            <w:lang w:val="en-US" w:eastAsia="es-MX"/>
          </w:rPr>
          <w:t xml:space="preserve"> </w:t>
        </w:r>
        <w:r w:rsidR="00A63945">
          <w:rPr>
            <w:rFonts w:eastAsia="Times New Roman"/>
            <w:color w:val="000000" w:themeColor="text1"/>
            <w:lang w:val="en-US" w:eastAsia="es-MX"/>
          </w:rPr>
          <w:t xml:space="preserve">Representativeness </w:t>
        </w:r>
      </w:ins>
      <w:moveToRangeStart w:id="61" w:author="RV" w:date="2022-08-28T18:28:00Z" w:name="move112603723"/>
      <w:moveTo w:id="62" w:author="RV" w:date="2022-08-28T18:28:00Z">
        <w:del w:id="63" w:author="RV" w:date="2022-08-28T18:28:00Z">
          <w:r w:rsidR="00A63945" w:rsidRPr="004055A9" w:rsidDel="00A63945">
            <w:rPr>
              <w:rFonts w:eastAsia="Times New Roman"/>
              <w:color w:val="000000" w:themeColor="text1"/>
              <w:lang w:val="en-US" w:eastAsia="es-MX"/>
            </w:rPr>
            <w:delText xml:space="preserve">It </w:delText>
          </w:r>
        </w:del>
        <w:r w:rsidR="00A63945" w:rsidRPr="004055A9">
          <w:rPr>
            <w:rFonts w:eastAsia="Times New Roman"/>
            <w:color w:val="000000" w:themeColor="text1"/>
            <w:lang w:val="en-US" w:eastAsia="es-MX"/>
          </w:rPr>
          <w:t xml:space="preserve">is not about the number the data from each source of information but the presence </w:t>
        </w:r>
      </w:moveTo>
      <w:ins w:id="64" w:author="RV" w:date="2022-08-28T18:29:00Z">
        <w:r w:rsidR="00A63945" w:rsidRPr="004055A9">
          <w:rPr>
            <w:rFonts w:eastAsia="Times New Roman"/>
            <w:color w:val="000000" w:themeColor="text1"/>
            <w:lang w:val="en-US" w:eastAsia="es-MX"/>
          </w:rPr>
          <w:t xml:space="preserve">of each source of information </w:t>
        </w:r>
      </w:ins>
      <w:moveTo w:id="65" w:author="RV" w:date="2022-08-28T18:28:00Z">
        <w:r w:rsidR="00A63945" w:rsidRPr="004055A9">
          <w:rPr>
            <w:rFonts w:eastAsia="Times New Roman"/>
            <w:color w:val="000000" w:themeColor="text1"/>
            <w:lang w:val="en-US" w:eastAsia="es-MX"/>
          </w:rPr>
          <w:t>in the same geographical area</w:t>
        </w:r>
        <w:del w:id="66" w:author="RV" w:date="2022-08-28T18:29:00Z">
          <w:r w:rsidR="00A63945" w:rsidRPr="004055A9" w:rsidDel="00A63945">
            <w:rPr>
              <w:rFonts w:eastAsia="Times New Roman"/>
              <w:color w:val="000000" w:themeColor="text1"/>
              <w:lang w:val="en-US" w:eastAsia="es-MX"/>
            </w:rPr>
            <w:delText>s of each source of information</w:delText>
          </w:r>
        </w:del>
        <w:r w:rsidR="00A63945" w:rsidRPr="004055A9">
          <w:rPr>
            <w:rFonts w:eastAsia="Times New Roman"/>
            <w:color w:val="000000" w:themeColor="text1"/>
            <w:lang w:val="en-US" w:eastAsia="es-MX"/>
          </w:rPr>
          <w:t>.</w:t>
        </w:r>
      </w:moveTo>
      <w:moveToRangeEnd w:id="61"/>
      <w:ins w:id="67" w:author="RV" w:date="2022-08-28T18:29:00Z">
        <w:r w:rsidR="00A63945" w:rsidRPr="00A63945">
          <w:rPr>
            <w:rFonts w:eastAsia="Times New Roman"/>
            <w:color w:val="000000" w:themeColor="text1"/>
            <w:lang w:val="en-US" w:eastAsia="es-MX"/>
          </w:rPr>
          <w:t xml:space="preserve"> </w:t>
        </w:r>
        <w:commentRangeStart w:id="68"/>
        <w:r w:rsidR="00A63945">
          <w:rPr>
            <w:rFonts w:eastAsia="Times New Roman"/>
            <w:color w:val="000000" w:themeColor="text1"/>
            <w:lang w:val="en-US" w:eastAsia="es-MX"/>
          </w:rPr>
          <w:t xml:space="preserve">Geographical area studied </w:t>
        </w:r>
      </w:ins>
      <w:ins w:id="69" w:author="RV" w:date="2022-08-28T18:31:00Z">
        <w:r w:rsidR="00A63945">
          <w:rPr>
            <w:rFonts w:eastAsia="Times New Roman"/>
            <w:color w:val="000000" w:themeColor="text1"/>
            <w:lang w:val="en-US" w:eastAsia="es-MX"/>
          </w:rPr>
          <w:t>could</w:t>
        </w:r>
      </w:ins>
      <w:ins w:id="70" w:author="RV" w:date="2022-08-28T18:29:00Z">
        <w:r w:rsidR="00A63945">
          <w:rPr>
            <w:rFonts w:eastAsia="Times New Roman"/>
            <w:color w:val="000000" w:themeColor="text1"/>
            <w:lang w:val="en-US" w:eastAsia="es-MX"/>
          </w:rPr>
          <w:t xml:space="preserve"> depend on </w:t>
        </w:r>
      </w:ins>
      <w:ins w:id="71" w:author="RV" w:date="2022-08-28T18:38:00Z">
        <w:r w:rsidR="00EF10E7" w:rsidRPr="004055A9">
          <w:rPr>
            <w:rFonts w:eastAsia="Times New Roman"/>
            <w:color w:val="000000" w:themeColor="text1"/>
            <w:lang w:val="en-US" w:eastAsia="es-MX"/>
          </w:rPr>
          <w:t xml:space="preserve">the target </w:t>
        </w:r>
        <w:r w:rsidR="00EF10E7">
          <w:rPr>
            <w:rFonts w:eastAsia="Times New Roman"/>
            <w:color w:val="000000" w:themeColor="text1"/>
            <w:lang w:val="en-US" w:eastAsia="es-MX"/>
          </w:rPr>
          <w:t xml:space="preserve">that is looking </w:t>
        </w:r>
      </w:ins>
      <w:ins w:id="72" w:author="RV" w:date="2022-08-28T18:29:00Z">
        <w:r w:rsidR="00A63945">
          <w:rPr>
            <w:rFonts w:eastAsia="Times New Roman"/>
            <w:color w:val="000000" w:themeColor="text1"/>
            <w:lang w:val="en-US" w:eastAsia="es-MX"/>
          </w:rPr>
          <w:t>the stakeholder</w:t>
        </w:r>
      </w:ins>
      <w:ins w:id="73" w:author="RV" w:date="2022-08-28T18:36:00Z">
        <w:r w:rsidR="00EF10E7">
          <w:rPr>
            <w:rFonts w:eastAsia="Times New Roman"/>
            <w:color w:val="000000" w:themeColor="text1"/>
            <w:lang w:val="en-US" w:eastAsia="es-MX"/>
          </w:rPr>
          <w:t xml:space="preserve"> that is </w:t>
        </w:r>
      </w:ins>
      <w:ins w:id="74" w:author="RV" w:date="2022-08-28T18:38:00Z">
        <w:r w:rsidR="00EF10E7">
          <w:rPr>
            <w:rFonts w:eastAsia="Times New Roman"/>
            <w:color w:val="000000" w:themeColor="text1"/>
            <w:lang w:val="en-US" w:eastAsia="es-MX"/>
          </w:rPr>
          <w:t>carrying out the analysis</w:t>
        </w:r>
      </w:ins>
      <w:ins w:id="75" w:author="RV" w:date="2022-08-28T18:29:00Z">
        <w:r w:rsidR="00A63945">
          <w:rPr>
            <w:rFonts w:eastAsia="Times New Roman"/>
            <w:color w:val="000000" w:themeColor="text1"/>
            <w:lang w:val="en-US" w:eastAsia="es-MX"/>
          </w:rPr>
          <w:t xml:space="preserve"> (</w:t>
        </w:r>
        <w:r w:rsidR="00A63945" w:rsidRPr="004055A9">
          <w:rPr>
            <w:color w:val="000000" w:themeColor="text1"/>
          </w:rPr>
          <w:t>regulators, government entities</w:t>
        </w:r>
      </w:ins>
      <w:ins w:id="76" w:author="RV" w:date="2022-08-28T18:39:00Z">
        <w:r w:rsidR="00EE3CA1">
          <w:rPr>
            <w:color w:val="000000" w:themeColor="text1"/>
          </w:rPr>
          <w:t>,</w:t>
        </w:r>
      </w:ins>
      <w:ins w:id="77" w:author="RV" w:date="2022-08-28T18:29:00Z">
        <w:r w:rsidR="00A63945" w:rsidRPr="004055A9">
          <w:rPr>
            <w:color w:val="000000" w:themeColor="text1"/>
          </w:rPr>
          <w:t xml:space="preserve"> operators</w:t>
        </w:r>
      </w:ins>
      <w:ins w:id="78" w:author="RV" w:date="2022-08-28T18:39:00Z">
        <w:r w:rsidR="00EE3CA1">
          <w:rPr>
            <w:color w:val="000000" w:themeColor="text1"/>
          </w:rPr>
          <w:t>, others</w:t>
        </w:r>
      </w:ins>
      <w:ins w:id="79" w:author="RV" w:date="2022-08-28T18:29:00Z">
        <w:r w:rsidR="00A63945">
          <w:rPr>
            <w:rFonts w:eastAsia="Times New Roman"/>
            <w:color w:val="000000" w:themeColor="text1"/>
            <w:lang w:val="en-US" w:eastAsia="es-MX"/>
          </w:rPr>
          <w:t>)</w:t>
        </w:r>
      </w:ins>
      <w:ins w:id="80" w:author="RV" w:date="2022-08-28T18:33:00Z">
        <w:r w:rsidR="00007BEC">
          <w:rPr>
            <w:rFonts w:eastAsia="Times New Roman"/>
            <w:color w:val="000000" w:themeColor="text1"/>
            <w:lang w:val="en-US" w:eastAsia="es-MX"/>
          </w:rPr>
          <w:t>;</w:t>
        </w:r>
      </w:ins>
      <w:ins w:id="81" w:author="RV" w:date="2022-08-28T18:32:00Z">
        <w:r w:rsidR="00A63945">
          <w:rPr>
            <w:rFonts w:eastAsia="Times New Roman"/>
            <w:color w:val="000000" w:themeColor="text1"/>
            <w:lang w:val="en-US" w:eastAsia="es-MX"/>
          </w:rPr>
          <w:t xml:space="preserve"> hence geographical areas could vary such a little town, a</w:t>
        </w:r>
      </w:ins>
      <w:ins w:id="82" w:author="RV" w:date="2022-08-28T18:33:00Z">
        <w:r w:rsidR="00A63945">
          <w:rPr>
            <w:rFonts w:eastAsia="Times New Roman"/>
            <w:color w:val="000000" w:themeColor="text1"/>
            <w:lang w:val="en-US" w:eastAsia="es-MX"/>
          </w:rPr>
          <w:t xml:space="preserve"> suburban area, a</w:t>
        </w:r>
      </w:ins>
      <w:ins w:id="83" w:author="RV" w:date="2022-08-28T18:32:00Z">
        <w:r w:rsidR="00A63945">
          <w:rPr>
            <w:rFonts w:eastAsia="Times New Roman"/>
            <w:color w:val="000000" w:themeColor="text1"/>
            <w:lang w:val="en-US" w:eastAsia="es-MX"/>
          </w:rPr>
          <w:t xml:space="preserve"> region</w:t>
        </w:r>
      </w:ins>
      <w:ins w:id="84" w:author="RV" w:date="2022-08-28T18:33:00Z">
        <w:r w:rsidR="00A63945">
          <w:rPr>
            <w:rFonts w:eastAsia="Times New Roman"/>
            <w:color w:val="000000" w:themeColor="text1"/>
            <w:lang w:val="en-US" w:eastAsia="es-MX"/>
          </w:rPr>
          <w:t xml:space="preserve"> or a country. </w:t>
        </w:r>
      </w:ins>
      <w:commentRangeEnd w:id="68"/>
      <w:r w:rsidR="00AC446A">
        <w:rPr>
          <w:rStyle w:val="CommentReference"/>
        </w:rPr>
        <w:commentReference w:id="68"/>
      </w:r>
    </w:p>
    <w:p w14:paraId="191290DD" w14:textId="61E8DB06" w:rsidR="009B1AE3" w:rsidRPr="004055A9" w:rsidDel="00007BEC" w:rsidRDefault="00094DBE" w:rsidP="004055A9">
      <w:pPr>
        <w:jc w:val="both"/>
        <w:textAlignment w:val="baseline"/>
        <w:rPr>
          <w:del w:id="85" w:author="RV" w:date="2022-08-28T18:34:00Z"/>
          <w:rFonts w:eastAsia="Times New Roman"/>
          <w:color w:val="000000" w:themeColor="text1"/>
          <w:lang w:val="en-US" w:eastAsia="es-MX"/>
        </w:rPr>
      </w:pPr>
      <w:del w:id="86" w:author="RV" w:date="2022-08-28T18:34:00Z">
        <w:r w:rsidRPr="004055A9" w:rsidDel="00007BEC">
          <w:rPr>
            <w:rFonts w:eastAsia="Times New Roman"/>
            <w:color w:val="000000" w:themeColor="text1"/>
            <w:lang w:val="en-US" w:eastAsia="es-MX"/>
          </w:rPr>
          <w:delText>is the evaluation of</w:delText>
        </w:r>
        <w:r w:rsidR="009B1AE3" w:rsidRPr="004055A9" w:rsidDel="00007BEC">
          <w:rPr>
            <w:rFonts w:eastAsia="Times New Roman"/>
            <w:color w:val="000000" w:themeColor="text1"/>
            <w:lang w:val="en-US" w:eastAsia="es-MX"/>
          </w:rPr>
          <w:delText xml:space="preserve"> the connectivity across a country, </w:delText>
        </w:r>
        <w:r w:rsidR="00771807" w:rsidRPr="004055A9" w:rsidDel="00007BEC">
          <w:rPr>
            <w:rFonts w:eastAsia="Times New Roman"/>
            <w:color w:val="000000" w:themeColor="text1"/>
            <w:lang w:val="en-US" w:eastAsia="es-MX"/>
          </w:rPr>
          <w:delText xml:space="preserve">data to compose this connectivity index must be also representative in all the country. </w:delText>
        </w:r>
      </w:del>
      <w:moveFromRangeStart w:id="87" w:author="RV" w:date="2022-08-28T18:12:00Z" w:name="move112602795"/>
      <w:moveFrom w:id="88" w:author="RV" w:date="2022-08-28T18:12:00Z">
        <w:del w:id="89" w:author="RV" w:date="2022-08-28T18:34:00Z">
          <w:r w:rsidR="000E4F0D" w:rsidRPr="004055A9" w:rsidDel="00007BEC">
            <w:rPr>
              <w:rFonts w:eastAsia="Times New Roman"/>
              <w:color w:val="000000" w:themeColor="text1"/>
              <w:lang w:val="en-US" w:eastAsia="es-MX"/>
            </w:rPr>
            <w:delText>It is relevant all sources of information have the same representation in the country to have a compos</w:delText>
          </w:r>
          <w:r w:rsidR="000B0060" w:rsidRPr="004055A9" w:rsidDel="00007BEC">
            <w:rPr>
              <w:rFonts w:eastAsia="Times New Roman"/>
              <w:color w:val="000000" w:themeColor="text1"/>
              <w:lang w:val="en-US" w:eastAsia="es-MX"/>
            </w:rPr>
            <w:delText>ite</w:delText>
          </w:r>
          <w:r w:rsidR="000E4F0D" w:rsidRPr="004055A9" w:rsidDel="00007BEC">
            <w:rPr>
              <w:rFonts w:eastAsia="Times New Roman"/>
              <w:color w:val="000000" w:themeColor="text1"/>
              <w:lang w:val="en-US" w:eastAsia="es-MX"/>
            </w:rPr>
            <w:delText xml:space="preserve"> index </w:delText>
          </w:r>
          <w:r w:rsidR="00A0557F" w:rsidRPr="004055A9" w:rsidDel="00007BEC">
            <w:rPr>
              <w:rFonts w:eastAsia="Times New Roman"/>
              <w:color w:val="000000" w:themeColor="text1"/>
              <w:lang w:val="en-US" w:eastAsia="es-MX"/>
            </w:rPr>
            <w:delText xml:space="preserve">of connectivity </w:delText>
          </w:r>
          <w:r w:rsidR="000E4F0D" w:rsidRPr="004055A9" w:rsidDel="00007BEC">
            <w:rPr>
              <w:rFonts w:eastAsia="Times New Roman"/>
              <w:color w:val="000000" w:themeColor="text1"/>
              <w:lang w:val="en-US" w:eastAsia="es-MX"/>
            </w:rPr>
            <w:delText>that will be comparable fo</w:delText>
          </w:r>
          <w:r w:rsidR="00A0557F" w:rsidRPr="004055A9" w:rsidDel="00007BEC">
            <w:rPr>
              <w:rFonts w:eastAsia="Times New Roman"/>
              <w:color w:val="000000" w:themeColor="text1"/>
              <w:lang w:val="en-US" w:eastAsia="es-MX"/>
            </w:rPr>
            <w:delText>r</w:delText>
          </w:r>
          <w:r w:rsidR="000E4F0D" w:rsidRPr="004055A9" w:rsidDel="00007BEC">
            <w:rPr>
              <w:rFonts w:eastAsia="Times New Roman"/>
              <w:color w:val="000000" w:themeColor="text1"/>
              <w:lang w:val="en-US" w:eastAsia="es-MX"/>
            </w:rPr>
            <w:delText xml:space="preserve"> different geographical areas.</w:delText>
          </w:r>
          <w:r w:rsidR="00A0557F" w:rsidRPr="004055A9" w:rsidDel="00007BEC">
            <w:rPr>
              <w:rFonts w:eastAsia="Times New Roman"/>
              <w:color w:val="000000" w:themeColor="text1"/>
              <w:lang w:val="en-US" w:eastAsia="es-MX"/>
            </w:rPr>
            <w:delText xml:space="preserve"> </w:delText>
          </w:r>
        </w:del>
      </w:moveFrom>
      <w:moveFromRangeStart w:id="90" w:author="RV" w:date="2022-08-28T18:28:00Z" w:name="move112603723"/>
      <w:moveFromRangeEnd w:id="87"/>
      <w:moveFrom w:id="91" w:author="RV" w:date="2022-08-28T18:28:00Z">
        <w:del w:id="92" w:author="RV" w:date="2022-08-28T18:34:00Z">
          <w:r w:rsidR="00CF07A6" w:rsidRPr="004055A9" w:rsidDel="00007BEC">
            <w:rPr>
              <w:rFonts w:eastAsia="Times New Roman"/>
              <w:color w:val="000000" w:themeColor="text1"/>
              <w:lang w:val="en-US" w:eastAsia="es-MX"/>
            </w:rPr>
            <w:delText>It is not about the number the data from each source of information but the presence in the same geographical areas of each source of information.</w:delText>
          </w:r>
        </w:del>
      </w:moveFrom>
      <w:moveFromRangeEnd w:id="90"/>
    </w:p>
    <w:p w14:paraId="784C2774" w14:textId="77777777" w:rsidR="009B1AE3" w:rsidRPr="004055A9" w:rsidRDefault="009B1AE3" w:rsidP="004055A9">
      <w:pPr>
        <w:textAlignment w:val="baseline"/>
        <w:rPr>
          <w:rFonts w:eastAsia="Times New Roman"/>
          <w:color w:val="000000" w:themeColor="text1"/>
          <w:lang w:val="en-US" w:eastAsia="es-MX"/>
        </w:rPr>
      </w:pPr>
    </w:p>
    <w:p w14:paraId="1C927DAF" w14:textId="77777777" w:rsidR="00CD3092" w:rsidRPr="004055A9" w:rsidRDefault="00CD3092" w:rsidP="004755C7">
      <w:pPr>
        <w:pStyle w:val="ListParagraph"/>
        <w:numPr>
          <w:ilvl w:val="0"/>
          <w:numId w:val="36"/>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 xml:space="preserve">should be </w:t>
      </w:r>
      <w:r w:rsidR="00F47A7A" w:rsidRPr="004055A9">
        <w:rPr>
          <w:rFonts w:eastAsia="Times New Roman"/>
          <w:color w:val="000000" w:themeColor="text1"/>
          <w:lang w:val="en-US" w:eastAsia="es-MX"/>
        </w:rPr>
        <w:t>obtained from official</w:t>
      </w:r>
      <w:r w:rsidR="002B3E66" w:rsidRPr="004055A9">
        <w:rPr>
          <w:rFonts w:eastAsia="Times New Roman"/>
          <w:color w:val="000000" w:themeColor="text1"/>
          <w:lang w:val="en-US" w:eastAsia="es-MX"/>
        </w:rPr>
        <w:t>/collaborative</w:t>
      </w:r>
      <w:r w:rsidR="00F47A7A" w:rsidRPr="004055A9">
        <w:rPr>
          <w:rFonts w:eastAsia="Times New Roman"/>
          <w:color w:val="000000" w:themeColor="text1"/>
          <w:lang w:val="en-US" w:eastAsia="es-MX"/>
        </w:rPr>
        <w:t xml:space="preserve"> </w:t>
      </w:r>
      <w:r w:rsidR="002B3E66" w:rsidRPr="004055A9">
        <w:rPr>
          <w:rFonts w:eastAsia="Times New Roman"/>
          <w:color w:val="000000" w:themeColor="text1"/>
          <w:lang w:val="en-US" w:eastAsia="es-MX"/>
        </w:rPr>
        <w:t>initiatives</w:t>
      </w:r>
      <w:r w:rsidR="00F47A7A" w:rsidRPr="004055A9">
        <w:rPr>
          <w:rFonts w:eastAsia="Times New Roman"/>
          <w:color w:val="000000" w:themeColor="text1"/>
          <w:lang w:val="en-US" w:eastAsia="es-MX"/>
        </w:rPr>
        <w:t>.</w:t>
      </w:r>
    </w:p>
    <w:p w14:paraId="3AEC75D2" w14:textId="02DB6270" w:rsidR="00B96B31" w:rsidRPr="004055A9" w:rsidRDefault="00B96B31" w:rsidP="00F2298A">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lastRenderedPageBreak/>
        <w:t xml:space="preserve">The composite index to reflect the connectivity will be </w:t>
      </w:r>
      <w:del w:id="93" w:author="AK" w:date="2022-09-10T12:20:00Z">
        <w:r w:rsidRPr="004055A9" w:rsidDel="00AC446A">
          <w:rPr>
            <w:rFonts w:eastAsia="Times New Roman"/>
            <w:color w:val="000000" w:themeColor="text1"/>
            <w:lang w:val="en-US" w:eastAsia="es-MX"/>
          </w:rPr>
          <w:delText>such</w:delText>
        </w:r>
      </w:del>
      <w:r w:rsidRPr="004055A9">
        <w:rPr>
          <w:rFonts w:eastAsia="Times New Roman"/>
          <w:color w:val="000000" w:themeColor="text1"/>
          <w:lang w:val="en-US" w:eastAsia="es-MX"/>
        </w:rPr>
        <w:t xml:space="preserve"> as accurate </w:t>
      </w:r>
      <w:ins w:id="94" w:author="AK" w:date="2022-09-10T12:20:00Z">
        <w:r w:rsidR="00AC446A">
          <w:rPr>
            <w:rFonts w:eastAsia="Times New Roman"/>
            <w:color w:val="000000" w:themeColor="text1"/>
            <w:lang w:val="en-US" w:eastAsia="es-MX"/>
          </w:rPr>
          <w:t>as</w:t>
        </w:r>
      </w:ins>
      <w:del w:id="95" w:author="AK" w:date="2022-09-10T12:20:00Z">
        <w:r w:rsidRPr="004055A9" w:rsidDel="00AC446A">
          <w:rPr>
            <w:rFonts w:eastAsia="Times New Roman"/>
            <w:color w:val="000000" w:themeColor="text1"/>
            <w:lang w:val="en-US" w:eastAsia="es-MX"/>
          </w:rPr>
          <w:delText>if</w:delText>
        </w:r>
      </w:del>
      <w:r w:rsidRPr="004055A9">
        <w:rPr>
          <w:rFonts w:eastAsia="Times New Roman"/>
          <w:color w:val="000000" w:themeColor="text1"/>
          <w:lang w:val="en-US" w:eastAsia="es-MX"/>
        </w:rPr>
        <w:t xml:space="preserve"> </w:t>
      </w:r>
      <w:r w:rsidR="003D02B1" w:rsidRPr="004055A9">
        <w:rPr>
          <w:rFonts w:eastAsia="Times New Roman"/>
          <w:color w:val="000000" w:themeColor="text1"/>
          <w:lang w:val="en-US" w:eastAsia="es-MX"/>
        </w:rPr>
        <w:t>sources of information from which it was obtained</w:t>
      </w:r>
      <w:ins w:id="96" w:author="AK" w:date="2022-09-10T12:20:00Z">
        <w:r w:rsidR="00AC446A">
          <w:rPr>
            <w:rFonts w:eastAsia="Times New Roman"/>
            <w:color w:val="000000" w:themeColor="text1"/>
            <w:lang w:val="en-US" w:eastAsia="es-MX"/>
          </w:rPr>
          <w:t>.</w:t>
        </w:r>
      </w:ins>
      <w:ins w:id="97" w:author="AK" w:date="2022-09-10T12:21:00Z">
        <w:r w:rsidR="00F73F8D">
          <w:rPr>
            <w:rFonts w:eastAsia="Times New Roman"/>
            <w:color w:val="000000" w:themeColor="text1"/>
            <w:lang w:val="en-US" w:eastAsia="es-MX"/>
          </w:rPr>
          <w:t xml:space="preserve"> </w:t>
        </w:r>
      </w:ins>
      <w:del w:id="98" w:author="AK" w:date="2022-09-10T12:23:00Z">
        <w:r w:rsidR="003D02B1" w:rsidRPr="004055A9" w:rsidDel="00F73F8D">
          <w:rPr>
            <w:rFonts w:eastAsia="Times New Roman"/>
            <w:color w:val="000000" w:themeColor="text1"/>
            <w:lang w:val="en-US" w:eastAsia="es-MX"/>
          </w:rPr>
          <w:delText xml:space="preserve"> comes from o</w:delText>
        </w:r>
      </w:del>
      <w:ins w:id="99" w:author="AK" w:date="2022-09-10T12:24:00Z">
        <w:r w:rsidR="00F73F8D">
          <w:rPr>
            <w:rFonts w:eastAsia="Times New Roman"/>
            <w:color w:val="000000" w:themeColor="text1"/>
            <w:lang w:val="en-US" w:eastAsia="es-MX"/>
          </w:rPr>
          <w:t>O</w:t>
        </w:r>
      </w:ins>
      <w:r w:rsidR="003D02B1" w:rsidRPr="004055A9">
        <w:rPr>
          <w:rFonts w:eastAsia="Times New Roman"/>
          <w:color w:val="000000" w:themeColor="text1"/>
          <w:lang w:val="en-US" w:eastAsia="es-MX"/>
        </w:rPr>
        <w:t>fficial or collaborative initiatives</w:t>
      </w:r>
      <w:ins w:id="100" w:author="AK" w:date="2022-09-10T12:24:00Z">
        <w:r w:rsidR="00F73F8D">
          <w:rPr>
            <w:rFonts w:eastAsia="Times New Roman"/>
            <w:color w:val="000000" w:themeColor="text1"/>
            <w:lang w:val="en-US" w:eastAsia="es-MX"/>
          </w:rPr>
          <w:t xml:space="preserve"> </w:t>
        </w:r>
      </w:ins>
      <w:ins w:id="101" w:author="AK" w:date="2022-09-10T12:28:00Z">
        <w:r w:rsidR="00AD74AD">
          <w:rPr>
            <w:rFonts w:eastAsia="Times New Roman"/>
            <w:color w:val="000000" w:themeColor="text1"/>
            <w:lang w:val="en-US" w:eastAsia="es-MX"/>
          </w:rPr>
          <w:t xml:space="preserve">said to </w:t>
        </w:r>
      </w:ins>
      <w:ins w:id="102" w:author="AK" w:date="2022-09-10T12:24:00Z">
        <w:r w:rsidR="00F73F8D">
          <w:rPr>
            <w:rFonts w:eastAsia="Times New Roman"/>
            <w:color w:val="000000" w:themeColor="text1"/>
            <w:lang w:val="en-US" w:eastAsia="es-MX"/>
          </w:rPr>
          <w:t xml:space="preserve">have </w:t>
        </w:r>
      </w:ins>
      <w:ins w:id="103" w:author="AK" w:date="2022-09-10T12:28:00Z">
        <w:r w:rsidR="00AD74AD">
          <w:rPr>
            <w:rFonts w:eastAsia="Times New Roman"/>
            <w:color w:val="000000" w:themeColor="text1"/>
            <w:lang w:val="en-US" w:eastAsia="es-MX"/>
          </w:rPr>
          <w:t xml:space="preserve">high accuracy and </w:t>
        </w:r>
      </w:ins>
      <w:ins w:id="104" w:author="AK" w:date="2022-09-10T12:24:00Z">
        <w:r w:rsidR="00F73F8D">
          <w:rPr>
            <w:rFonts w:eastAsia="Times New Roman"/>
            <w:color w:val="000000" w:themeColor="text1"/>
            <w:lang w:val="en-US" w:eastAsia="es-MX"/>
          </w:rPr>
          <w:t>wider acceptability</w:t>
        </w:r>
      </w:ins>
      <w:r w:rsidR="003D02B1" w:rsidRPr="004055A9">
        <w:rPr>
          <w:rFonts w:eastAsia="Times New Roman"/>
          <w:color w:val="000000" w:themeColor="text1"/>
          <w:lang w:val="en-US" w:eastAsia="es-MX"/>
        </w:rPr>
        <w:t xml:space="preserve">. </w:t>
      </w:r>
      <w:del w:id="105" w:author="AK" w:date="2022-09-10T12:24:00Z">
        <w:r w:rsidR="00F9204F" w:rsidRPr="004055A9" w:rsidDel="00F73F8D">
          <w:rPr>
            <w:rFonts w:eastAsia="Times New Roman"/>
            <w:color w:val="000000" w:themeColor="text1"/>
            <w:lang w:val="en-US" w:eastAsia="es-MX"/>
          </w:rPr>
          <w:delText xml:space="preserve">Firstly, </w:delText>
        </w:r>
      </w:del>
      <w:del w:id="106" w:author="AK" w:date="2022-09-10T12:18:00Z">
        <w:r w:rsidR="00F9204F" w:rsidRPr="004055A9" w:rsidDel="00AC446A">
          <w:rPr>
            <w:rFonts w:eastAsia="Times New Roman"/>
            <w:color w:val="000000" w:themeColor="text1"/>
            <w:lang w:val="en-US" w:eastAsia="es-MX"/>
          </w:rPr>
          <w:delText xml:space="preserve">to </w:delText>
        </w:r>
      </w:del>
      <w:del w:id="107" w:author="AK" w:date="2022-09-10T12:24:00Z">
        <w:r w:rsidR="00F9204F" w:rsidRPr="004055A9" w:rsidDel="00F73F8D">
          <w:rPr>
            <w:rFonts w:eastAsia="Times New Roman"/>
            <w:color w:val="000000" w:themeColor="text1"/>
            <w:lang w:val="en-US" w:eastAsia="es-MX"/>
          </w:rPr>
          <w:delText>a</w:delText>
        </w:r>
      </w:del>
      <w:ins w:id="108" w:author="AK" w:date="2022-09-10T12:24:00Z">
        <w:r w:rsidR="00F73F8D">
          <w:rPr>
            <w:rFonts w:eastAsia="Times New Roman"/>
            <w:color w:val="000000" w:themeColor="text1"/>
            <w:lang w:val="en-US" w:eastAsia="es-MX"/>
          </w:rPr>
          <w:t>A</w:t>
        </w:r>
      </w:ins>
      <w:r w:rsidR="00F9204F" w:rsidRPr="004055A9">
        <w:rPr>
          <w:rFonts w:eastAsia="Times New Roman"/>
          <w:color w:val="000000" w:themeColor="text1"/>
          <w:lang w:val="en-US" w:eastAsia="es-MX"/>
        </w:rPr>
        <w:t xml:space="preserve">ccess to official information </w:t>
      </w:r>
      <w:ins w:id="109" w:author="AK" w:date="2022-09-10T12:26:00Z">
        <w:r w:rsidR="00F73F8D">
          <w:rPr>
            <w:rFonts w:eastAsia="Times New Roman"/>
            <w:color w:val="000000" w:themeColor="text1"/>
            <w:lang w:val="en-US" w:eastAsia="es-MX"/>
          </w:rPr>
          <w:t xml:space="preserve">such as </w:t>
        </w:r>
        <w:r w:rsidR="00AD74AD">
          <w:rPr>
            <w:rFonts w:eastAsia="Times New Roman"/>
            <w:color w:val="000000" w:themeColor="text1"/>
            <w:lang w:val="en-US" w:eastAsia="es-MX"/>
          </w:rPr>
          <w:t xml:space="preserve">of </w:t>
        </w:r>
        <w:r w:rsidR="00AD74AD" w:rsidRPr="004055A9">
          <w:rPr>
            <w:rFonts w:eastAsia="Times New Roman"/>
            <w:color w:val="000000" w:themeColor="text1"/>
            <w:lang w:val="en-US" w:eastAsia="es-MX"/>
          </w:rPr>
          <w:t xml:space="preserve">central government departments or public bodies </w:t>
        </w:r>
      </w:ins>
      <w:r w:rsidR="00F9204F" w:rsidRPr="004055A9">
        <w:rPr>
          <w:rFonts w:eastAsia="Times New Roman"/>
          <w:color w:val="000000" w:themeColor="text1"/>
          <w:lang w:val="en-US" w:eastAsia="es-MX"/>
        </w:rPr>
        <w:t>can improve confidence of the result obtained due to</w:t>
      </w:r>
      <w:r w:rsidR="00E30403" w:rsidRPr="004055A9">
        <w:rPr>
          <w:rFonts w:eastAsia="Times New Roman"/>
          <w:color w:val="000000" w:themeColor="text1"/>
          <w:lang w:val="en-US" w:eastAsia="es-MX"/>
        </w:rPr>
        <w:t xml:space="preserve"> data</w:t>
      </w:r>
      <w:r w:rsidR="00F9204F" w:rsidRPr="004055A9">
        <w:rPr>
          <w:rFonts w:eastAsia="Times New Roman"/>
          <w:color w:val="000000" w:themeColor="text1"/>
          <w:lang w:val="en-US" w:eastAsia="es-MX"/>
        </w:rPr>
        <w:t xml:space="preserve"> </w:t>
      </w:r>
      <w:ins w:id="110" w:author="AK" w:date="2022-09-10T12:18:00Z">
        <w:r w:rsidR="00AC446A">
          <w:rPr>
            <w:rFonts w:eastAsia="Times New Roman"/>
            <w:color w:val="000000" w:themeColor="text1"/>
            <w:lang w:val="en-US" w:eastAsia="es-MX"/>
          </w:rPr>
          <w:t>source</w:t>
        </w:r>
      </w:ins>
      <w:ins w:id="111" w:author="AK" w:date="2022-09-10T12:19:00Z">
        <w:r w:rsidR="00AC446A">
          <w:rPr>
            <w:rFonts w:eastAsia="Times New Roman"/>
            <w:color w:val="000000" w:themeColor="text1"/>
            <w:lang w:val="en-US" w:eastAsia="es-MX"/>
          </w:rPr>
          <w:t xml:space="preserve"> authenticity</w:t>
        </w:r>
      </w:ins>
      <w:ins w:id="112" w:author="AK" w:date="2022-09-10T12:26:00Z">
        <w:r w:rsidR="00AD74AD">
          <w:rPr>
            <w:rFonts w:eastAsia="Times New Roman"/>
            <w:color w:val="000000" w:themeColor="text1"/>
            <w:lang w:val="en-US" w:eastAsia="es-MX"/>
          </w:rPr>
          <w:t>.</w:t>
        </w:r>
      </w:ins>
      <w:del w:id="113" w:author="AK" w:date="2022-09-10T12:19:00Z">
        <w:r w:rsidR="00F9204F" w:rsidRPr="004055A9" w:rsidDel="00AC446A">
          <w:rPr>
            <w:rFonts w:eastAsia="Times New Roman"/>
            <w:color w:val="000000" w:themeColor="text1"/>
            <w:lang w:val="en-US" w:eastAsia="es-MX"/>
          </w:rPr>
          <w:delText>comes from</w:delText>
        </w:r>
      </w:del>
      <w:r w:rsidR="00F9204F" w:rsidRPr="004055A9">
        <w:rPr>
          <w:rFonts w:eastAsia="Times New Roman"/>
          <w:color w:val="000000" w:themeColor="text1"/>
          <w:lang w:val="en-US" w:eastAsia="es-MX"/>
        </w:rPr>
        <w:t xml:space="preserve"> </w:t>
      </w:r>
      <w:del w:id="114" w:author="AK" w:date="2022-09-10T12:27:00Z">
        <w:r w:rsidR="00F9204F" w:rsidRPr="004055A9" w:rsidDel="00AD74AD">
          <w:rPr>
            <w:rFonts w:eastAsia="Times New Roman"/>
            <w:color w:val="000000" w:themeColor="text1"/>
            <w:lang w:val="en-US" w:eastAsia="es-MX"/>
          </w:rPr>
          <w:delText xml:space="preserve">for example central government departments or another public bodies. </w:delText>
        </w:r>
      </w:del>
      <w:ins w:id="115" w:author="AK" w:date="2022-09-10T12:27:00Z">
        <w:r w:rsidR="00AD74AD">
          <w:rPr>
            <w:rFonts w:eastAsia="Times New Roman"/>
            <w:color w:val="000000" w:themeColor="text1"/>
            <w:lang w:val="en-US" w:eastAsia="es-MX"/>
          </w:rPr>
          <w:t>Same way</w:t>
        </w:r>
      </w:ins>
      <w:del w:id="116" w:author="AK" w:date="2022-09-10T12:27:00Z">
        <w:r w:rsidR="00F9204F" w:rsidRPr="004055A9" w:rsidDel="00AD74AD">
          <w:rPr>
            <w:rFonts w:eastAsia="Times New Roman"/>
            <w:color w:val="000000" w:themeColor="text1"/>
            <w:lang w:val="en-US" w:eastAsia="es-MX"/>
          </w:rPr>
          <w:delText>Secondly</w:delText>
        </w:r>
      </w:del>
      <w:r w:rsidR="00F9204F" w:rsidRPr="004055A9">
        <w:rPr>
          <w:rFonts w:eastAsia="Times New Roman"/>
          <w:color w:val="000000" w:themeColor="text1"/>
          <w:lang w:val="en-US" w:eastAsia="es-MX"/>
        </w:rPr>
        <w:t xml:space="preserve">, </w:t>
      </w:r>
      <w:r w:rsidR="00E30403" w:rsidRPr="004055A9">
        <w:rPr>
          <w:rFonts w:eastAsia="Times New Roman"/>
          <w:color w:val="000000" w:themeColor="text1"/>
          <w:lang w:val="en-US" w:eastAsia="es-MX"/>
        </w:rPr>
        <w:t>source of information from collaborative initiatives, such as crowdsourcing data,</w:t>
      </w:r>
      <w:r w:rsidR="00C85BF3" w:rsidRPr="004055A9">
        <w:rPr>
          <w:rFonts w:eastAsia="Times New Roman"/>
          <w:color w:val="000000" w:themeColor="text1"/>
          <w:lang w:val="en-US" w:eastAsia="es-MX"/>
        </w:rPr>
        <w:t xml:space="preserve"> will have</w:t>
      </w:r>
      <w:r w:rsidR="00E30403" w:rsidRPr="004055A9">
        <w:rPr>
          <w:rFonts w:eastAsia="Times New Roman"/>
          <w:color w:val="000000" w:themeColor="text1"/>
          <w:lang w:val="en-US" w:eastAsia="es-MX"/>
        </w:rPr>
        <w:t xml:space="preserve"> a big impact in the result obtained thanks to the number of information gathered but also </w:t>
      </w:r>
      <w:r w:rsidR="00C85BF3" w:rsidRPr="004055A9">
        <w:rPr>
          <w:rFonts w:eastAsia="Times New Roman"/>
          <w:color w:val="000000" w:themeColor="text1"/>
          <w:lang w:val="en-US" w:eastAsia="es-MX"/>
        </w:rPr>
        <w:t xml:space="preserve">due </w:t>
      </w:r>
      <w:r w:rsidR="00E30403" w:rsidRPr="004055A9">
        <w:rPr>
          <w:rFonts w:eastAsia="Times New Roman"/>
          <w:color w:val="000000" w:themeColor="text1"/>
          <w:lang w:val="en-US" w:eastAsia="es-MX"/>
        </w:rPr>
        <w:t>to the quality of information collected.</w:t>
      </w:r>
    </w:p>
    <w:p w14:paraId="1C70CB90" w14:textId="77777777" w:rsidR="0065073D" w:rsidRPr="004055A9" w:rsidRDefault="0065073D" w:rsidP="004055A9">
      <w:pPr>
        <w:textAlignment w:val="baseline"/>
        <w:rPr>
          <w:rFonts w:eastAsia="Times New Roman"/>
          <w:color w:val="000000" w:themeColor="text1"/>
          <w:lang w:val="en-US" w:eastAsia="es-MX"/>
        </w:rPr>
      </w:pPr>
    </w:p>
    <w:p w14:paraId="2E3E17B9" w14:textId="0A119F0D" w:rsidR="00F47A7A" w:rsidRPr="004055A9" w:rsidRDefault="00F47A7A" w:rsidP="004755C7">
      <w:pPr>
        <w:pStyle w:val="ListParagraph"/>
        <w:numPr>
          <w:ilvl w:val="0"/>
          <w:numId w:val="36"/>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w:t>
      </w:r>
      <w:r w:rsidR="004755C7" w:rsidRPr="004055A9">
        <w:rPr>
          <w:rFonts w:eastAsia="Times New Roman"/>
          <w:color w:val="000000" w:themeColor="text1"/>
          <w:lang w:val="en-US" w:eastAsia="es-MX"/>
        </w:rPr>
        <w:t>should be</w:t>
      </w:r>
      <w:r w:rsidRPr="004055A9">
        <w:rPr>
          <w:rFonts w:eastAsia="Times New Roman"/>
          <w:color w:val="000000" w:themeColor="text1"/>
          <w:lang w:val="en-US" w:eastAsia="es-MX"/>
        </w:rPr>
        <w:t xml:space="preserve"> obtained periodically</w:t>
      </w:r>
    </w:p>
    <w:p w14:paraId="1F20E7D4" w14:textId="03C33990" w:rsidR="00420AC8" w:rsidRPr="004055A9" w:rsidRDefault="009C5766" w:rsidP="004055A9">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Data analysis </w:t>
      </w:r>
      <w:r w:rsidR="006E40CE" w:rsidRPr="004055A9">
        <w:rPr>
          <w:rFonts w:eastAsia="Times New Roman"/>
          <w:color w:val="000000" w:themeColor="text1"/>
          <w:lang w:val="en-US" w:eastAsia="es-MX"/>
        </w:rPr>
        <w:t xml:space="preserve">to assess connectivity </w:t>
      </w:r>
      <w:r w:rsidRPr="004055A9">
        <w:rPr>
          <w:rFonts w:eastAsia="Times New Roman"/>
          <w:color w:val="000000" w:themeColor="text1"/>
          <w:lang w:val="en-US" w:eastAsia="es-MX"/>
        </w:rPr>
        <w:t xml:space="preserve">is not a simple task and shouldn’t be performed only once. It needs to be performed periodically. </w:t>
      </w:r>
      <w:r w:rsidR="008302D3" w:rsidRPr="004055A9">
        <w:rPr>
          <w:rFonts w:eastAsia="Times New Roman"/>
          <w:color w:val="000000" w:themeColor="text1"/>
          <w:lang w:val="en-US" w:eastAsia="es-MX"/>
        </w:rPr>
        <w:t xml:space="preserve">Therefore, </w:t>
      </w:r>
      <w:r w:rsidRPr="004055A9">
        <w:rPr>
          <w:rFonts w:eastAsia="Times New Roman"/>
          <w:color w:val="000000" w:themeColor="text1"/>
          <w:lang w:val="en-US" w:eastAsia="es-MX"/>
        </w:rPr>
        <w:t>data should be followed weekly, monthly or whatever the best frequency is for</w:t>
      </w:r>
      <w:r w:rsidR="006E40CE" w:rsidRPr="004055A9">
        <w:rPr>
          <w:rFonts w:eastAsia="Times New Roman"/>
          <w:color w:val="000000" w:themeColor="text1"/>
          <w:lang w:val="en-US" w:eastAsia="es-MX"/>
        </w:rPr>
        <w:t xml:space="preserve"> the </w:t>
      </w:r>
      <w:ins w:id="117" w:author="AK" w:date="2022-09-10T13:42:00Z">
        <w:r w:rsidR="00143094">
          <w:rPr>
            <w:rFonts w:eastAsia="Times New Roman"/>
            <w:color w:val="000000" w:themeColor="text1"/>
            <w:lang w:val="en-US" w:eastAsia="es-MX"/>
          </w:rPr>
          <w:t xml:space="preserve">intended </w:t>
        </w:r>
      </w:ins>
      <w:r w:rsidR="006E40CE" w:rsidRPr="004055A9">
        <w:rPr>
          <w:rFonts w:eastAsia="Times New Roman"/>
          <w:color w:val="000000" w:themeColor="text1"/>
          <w:lang w:val="en-US" w:eastAsia="es-MX"/>
        </w:rPr>
        <w:t>target</w:t>
      </w:r>
      <w:r w:rsidR="008302D3" w:rsidRPr="004055A9">
        <w:rPr>
          <w:rFonts w:eastAsia="Times New Roman"/>
          <w:color w:val="000000" w:themeColor="text1"/>
          <w:lang w:val="en-US" w:eastAsia="es-MX"/>
        </w:rPr>
        <w:t xml:space="preserve"> </w:t>
      </w:r>
      <w:del w:id="118" w:author="AK" w:date="2022-09-10T13:42:00Z">
        <w:r w:rsidR="008302D3" w:rsidRPr="004055A9" w:rsidDel="00143094">
          <w:rPr>
            <w:rFonts w:eastAsia="Times New Roman"/>
            <w:color w:val="000000" w:themeColor="text1"/>
            <w:lang w:val="en-US" w:eastAsia="es-MX"/>
          </w:rPr>
          <w:delText>pursue</w:delText>
        </w:r>
      </w:del>
      <w:r w:rsidRPr="004055A9">
        <w:rPr>
          <w:rFonts w:eastAsia="Times New Roman"/>
          <w:color w:val="000000" w:themeColor="text1"/>
          <w:lang w:val="en-US" w:eastAsia="es-MX"/>
        </w:rPr>
        <w:t xml:space="preserve">. </w:t>
      </w:r>
      <w:r w:rsidR="00DD2BFB" w:rsidRPr="004055A9">
        <w:rPr>
          <w:rFonts w:eastAsia="Times New Roman"/>
          <w:color w:val="000000" w:themeColor="text1"/>
          <w:lang w:val="en-US" w:eastAsia="es-MX"/>
        </w:rPr>
        <w:t>Furthermore, data obtained periodically will allow to</w:t>
      </w:r>
      <w:ins w:id="119" w:author="RV" w:date="2022-08-28T18:39:00Z">
        <w:r w:rsidR="00C167A8">
          <w:rPr>
            <w:rFonts w:eastAsia="Times New Roman"/>
            <w:color w:val="000000" w:themeColor="text1"/>
            <w:lang w:val="en-US" w:eastAsia="es-MX"/>
          </w:rPr>
          <w:t xml:space="preserve"> </w:t>
        </w:r>
      </w:ins>
      <w:del w:id="120" w:author="RV" w:date="2022-08-28T18:39:00Z">
        <w:r w:rsidR="00DD2BFB" w:rsidRPr="004055A9" w:rsidDel="00C167A8">
          <w:rPr>
            <w:rFonts w:eastAsia="Times New Roman"/>
            <w:color w:val="000000" w:themeColor="text1"/>
            <w:lang w:val="en-US" w:eastAsia="es-MX"/>
          </w:rPr>
          <w:delText xml:space="preserve"> </w:delText>
        </w:r>
      </w:del>
      <w:r w:rsidR="00DD2BFB" w:rsidRPr="004055A9">
        <w:rPr>
          <w:rFonts w:eastAsia="Times New Roman"/>
          <w:color w:val="000000" w:themeColor="text1"/>
          <w:lang w:val="en-US" w:eastAsia="es-MX"/>
        </w:rPr>
        <w:t xml:space="preserve">build a historical database that will be handful </w:t>
      </w:r>
      <w:r w:rsidR="001B3CD2" w:rsidRPr="004055A9">
        <w:rPr>
          <w:rFonts w:eastAsia="Times New Roman"/>
          <w:color w:val="000000" w:themeColor="text1"/>
          <w:lang w:val="en-US" w:eastAsia="es-MX"/>
        </w:rPr>
        <w:t xml:space="preserve">in case </w:t>
      </w:r>
      <w:r w:rsidR="00DD2BFB" w:rsidRPr="004055A9">
        <w:rPr>
          <w:rFonts w:eastAsia="Times New Roman"/>
          <w:color w:val="000000" w:themeColor="text1"/>
          <w:lang w:val="en-US" w:eastAsia="es-MX"/>
        </w:rPr>
        <w:t xml:space="preserve">to </w:t>
      </w:r>
      <w:r w:rsidR="001B3CD2" w:rsidRPr="004055A9">
        <w:rPr>
          <w:rFonts w:eastAsia="Times New Roman"/>
          <w:color w:val="000000" w:themeColor="text1"/>
          <w:lang w:val="en-US" w:eastAsia="es-MX"/>
        </w:rPr>
        <w:t xml:space="preserve">be interested to </w:t>
      </w:r>
      <w:r w:rsidR="00DD2BFB" w:rsidRPr="004055A9">
        <w:rPr>
          <w:rFonts w:eastAsia="Times New Roman"/>
          <w:color w:val="000000" w:themeColor="text1"/>
          <w:lang w:val="en-US" w:eastAsia="es-MX"/>
        </w:rPr>
        <w:t>look at the evolution of the levels of connectivity through this composite index.</w:t>
      </w:r>
    </w:p>
    <w:p w14:paraId="4C6A7EC4" w14:textId="77777777" w:rsidR="007C3338" w:rsidRPr="004055A9" w:rsidRDefault="007C3338" w:rsidP="004055A9">
      <w:pPr>
        <w:textAlignment w:val="baseline"/>
        <w:rPr>
          <w:rFonts w:eastAsia="Times New Roman"/>
          <w:color w:val="000000" w:themeColor="text1"/>
          <w:lang w:val="en-US" w:eastAsia="es-MX"/>
        </w:rPr>
      </w:pPr>
    </w:p>
    <w:p w14:paraId="2C8DFB5F" w14:textId="77777777" w:rsidR="00AD0DB7" w:rsidRPr="004055A9" w:rsidRDefault="00AD0DB7" w:rsidP="004755C7">
      <w:pPr>
        <w:pStyle w:val="ListParagraph"/>
        <w:numPr>
          <w:ilvl w:val="0"/>
          <w:numId w:val="36"/>
        </w:numPr>
        <w:textAlignment w:val="baseline"/>
        <w:rPr>
          <w:rFonts w:eastAsia="Times New Roman"/>
          <w:color w:val="000000" w:themeColor="text1"/>
          <w:lang w:val="en-US" w:eastAsia="es-MX"/>
        </w:rPr>
      </w:pPr>
      <w:r w:rsidRPr="004055A9">
        <w:rPr>
          <w:rFonts w:eastAsia="Times New Roman"/>
          <w:color w:val="000000" w:themeColor="text1"/>
          <w:lang w:val="en-US" w:eastAsia="es-MX"/>
        </w:rPr>
        <w:t>Data sources should not be redundant</w:t>
      </w:r>
    </w:p>
    <w:p w14:paraId="5DF14101" w14:textId="0976295C" w:rsidR="001B3CD2" w:rsidRPr="004055A9" w:rsidRDefault="00B00983" w:rsidP="004055A9">
      <w:pPr>
        <w:jc w:val="both"/>
        <w:textAlignment w:val="baseline"/>
        <w:rPr>
          <w:rFonts w:eastAsia="Times New Roman"/>
          <w:color w:val="000000" w:themeColor="text1"/>
          <w:lang w:val="en-US" w:eastAsia="es-MX"/>
        </w:rPr>
      </w:pPr>
      <w:ins w:id="121" w:author="AK" w:date="2022-09-10T13:48:00Z">
        <w:r>
          <w:rPr>
            <w:rFonts w:eastAsia="Times New Roman"/>
            <w:color w:val="000000" w:themeColor="text1"/>
            <w:lang w:val="en-US" w:eastAsia="es-MX"/>
          </w:rPr>
          <w:t>As</w:t>
        </w:r>
      </w:ins>
      <w:del w:id="122" w:author="AK" w:date="2022-09-10T13:48:00Z">
        <w:r w:rsidR="00F74275" w:rsidRPr="004055A9" w:rsidDel="00B00983">
          <w:rPr>
            <w:rFonts w:eastAsia="Times New Roman"/>
            <w:color w:val="000000" w:themeColor="text1"/>
            <w:lang w:val="en-US" w:eastAsia="es-MX"/>
          </w:rPr>
          <w:delText>Due to</w:delText>
        </w:r>
      </w:del>
      <w:r w:rsidR="00F74275" w:rsidRPr="004055A9">
        <w:rPr>
          <w:rFonts w:eastAsia="Times New Roman"/>
          <w:color w:val="000000" w:themeColor="text1"/>
          <w:lang w:val="en-US" w:eastAsia="es-MX"/>
        </w:rPr>
        <w:t xml:space="preserve"> data is the basis to compose the connectivity index, it must be careful</w:t>
      </w:r>
      <w:ins w:id="123" w:author="AK" w:date="2022-09-10T13:49:00Z">
        <w:r>
          <w:rPr>
            <w:rFonts w:eastAsia="Times New Roman"/>
            <w:color w:val="000000" w:themeColor="text1"/>
            <w:lang w:val="en-US" w:eastAsia="es-MX"/>
          </w:rPr>
          <w:t>ly</w:t>
        </w:r>
      </w:ins>
      <w:r w:rsidR="00F74275" w:rsidRPr="004055A9">
        <w:rPr>
          <w:rFonts w:eastAsia="Times New Roman"/>
          <w:color w:val="000000" w:themeColor="text1"/>
          <w:lang w:val="en-US" w:eastAsia="es-MX"/>
        </w:rPr>
        <w:t xml:space="preserve"> </w:t>
      </w:r>
      <w:del w:id="124" w:author="AK" w:date="2022-09-10T13:49:00Z">
        <w:r w:rsidR="00F74275" w:rsidRPr="004055A9" w:rsidDel="00B00983">
          <w:rPr>
            <w:rFonts w:eastAsia="Times New Roman"/>
            <w:color w:val="000000" w:themeColor="text1"/>
            <w:lang w:val="en-US" w:eastAsia="es-MX"/>
          </w:rPr>
          <w:delText>to</w:delText>
        </w:r>
      </w:del>
      <w:r w:rsidR="00F74275" w:rsidRPr="004055A9">
        <w:rPr>
          <w:rFonts w:eastAsia="Times New Roman"/>
          <w:color w:val="000000" w:themeColor="text1"/>
          <w:lang w:val="en-US" w:eastAsia="es-MX"/>
        </w:rPr>
        <w:t xml:space="preserve"> </w:t>
      </w:r>
      <w:del w:id="125" w:author="AK" w:date="2022-09-10T13:52:00Z">
        <w:r w:rsidR="00F74275" w:rsidRPr="004055A9" w:rsidDel="00B00983">
          <w:rPr>
            <w:rFonts w:eastAsia="Times New Roman"/>
            <w:color w:val="000000" w:themeColor="text1"/>
            <w:lang w:val="en-US" w:eastAsia="es-MX"/>
          </w:rPr>
          <w:delText>choose</w:delText>
        </w:r>
      </w:del>
      <w:ins w:id="126" w:author="AK" w:date="2022-09-10T13:52:00Z">
        <w:r w:rsidRPr="004055A9">
          <w:rPr>
            <w:rFonts w:eastAsia="Times New Roman"/>
            <w:color w:val="000000" w:themeColor="text1"/>
            <w:lang w:val="en-US" w:eastAsia="es-MX"/>
          </w:rPr>
          <w:t>chosen</w:t>
        </w:r>
      </w:ins>
      <w:del w:id="127" w:author="AK" w:date="2022-09-10T13:49:00Z">
        <w:r w:rsidR="00F74275" w:rsidRPr="004055A9" w:rsidDel="00B00983">
          <w:rPr>
            <w:rFonts w:eastAsia="Times New Roman"/>
            <w:color w:val="000000" w:themeColor="text1"/>
            <w:lang w:val="en-US" w:eastAsia="es-MX"/>
          </w:rPr>
          <w:delText xml:space="preserve"> the suitable data</w:delText>
        </w:r>
      </w:del>
      <w:r w:rsidR="00F74275" w:rsidRPr="004055A9">
        <w:rPr>
          <w:rFonts w:eastAsia="Times New Roman"/>
          <w:color w:val="000000" w:themeColor="text1"/>
          <w:lang w:val="en-US" w:eastAsia="es-MX"/>
        </w:rPr>
        <w:t xml:space="preserve"> to avoid the same piece of data exists in multiple places. </w:t>
      </w:r>
      <w:r w:rsidR="002041D0" w:rsidRPr="004055A9">
        <w:rPr>
          <w:rFonts w:eastAsia="Times New Roman"/>
          <w:color w:val="000000" w:themeColor="text1"/>
          <w:lang w:val="en-US" w:eastAsia="es-MX"/>
        </w:rPr>
        <w:t>D</w:t>
      </w:r>
      <w:r w:rsidR="00F74275" w:rsidRPr="004055A9">
        <w:rPr>
          <w:rFonts w:eastAsia="Times New Roman"/>
          <w:color w:val="000000" w:themeColor="text1"/>
          <w:lang w:val="en-US" w:eastAsia="es-MX"/>
        </w:rPr>
        <w:t xml:space="preserve">ata redundancy can </w:t>
      </w:r>
      <w:r w:rsidR="007079F0" w:rsidRPr="004055A9">
        <w:rPr>
          <w:rFonts w:eastAsia="Times New Roman"/>
          <w:color w:val="000000" w:themeColor="text1"/>
          <w:lang w:val="en-US" w:eastAsia="es-MX"/>
        </w:rPr>
        <w:t>cause</w:t>
      </w:r>
      <w:r w:rsidR="00F74275" w:rsidRPr="004055A9">
        <w:rPr>
          <w:rFonts w:eastAsia="Times New Roman"/>
          <w:color w:val="000000" w:themeColor="text1"/>
          <w:lang w:val="en-US" w:eastAsia="es-MX"/>
        </w:rPr>
        <w:t xml:space="preserve"> inconsistency</w:t>
      </w:r>
      <w:r w:rsidR="007079F0" w:rsidRPr="004055A9">
        <w:rPr>
          <w:rFonts w:eastAsia="Times New Roman"/>
          <w:color w:val="000000" w:themeColor="text1"/>
          <w:lang w:val="en-US" w:eastAsia="es-MX"/>
        </w:rPr>
        <w:t xml:space="preserve">, which can provide unreliable and/or </w:t>
      </w:r>
      <w:del w:id="128" w:author="AK" w:date="2022-09-10T13:47:00Z">
        <w:r w:rsidR="007079F0" w:rsidRPr="004055A9" w:rsidDel="00B00983">
          <w:rPr>
            <w:rFonts w:eastAsia="Times New Roman"/>
            <w:color w:val="000000" w:themeColor="text1"/>
            <w:lang w:val="en-US" w:eastAsia="es-MX"/>
          </w:rPr>
          <w:delText>mean</w:delText>
        </w:r>
      </w:del>
      <w:r w:rsidR="007079F0" w:rsidRPr="004055A9">
        <w:rPr>
          <w:rFonts w:eastAsia="Times New Roman"/>
          <w:color w:val="000000" w:themeColor="text1"/>
          <w:lang w:val="en-US" w:eastAsia="es-MX"/>
        </w:rPr>
        <w:t xml:space="preserve"> </w:t>
      </w:r>
      <w:r w:rsidR="00F74275" w:rsidRPr="004055A9">
        <w:rPr>
          <w:rFonts w:eastAsia="Times New Roman"/>
          <w:color w:val="000000" w:themeColor="text1"/>
          <w:lang w:val="en-US" w:eastAsia="es-MX"/>
        </w:rPr>
        <w:t>meaningless information.</w:t>
      </w:r>
      <w:r w:rsidR="007079F0" w:rsidRPr="004055A9">
        <w:rPr>
          <w:rFonts w:eastAsia="Times New Roman"/>
          <w:color w:val="000000" w:themeColor="text1"/>
          <w:lang w:val="en-US" w:eastAsia="es-MX"/>
        </w:rPr>
        <w:t xml:space="preserve"> </w:t>
      </w:r>
      <w:r w:rsidR="00806E07" w:rsidRPr="004055A9">
        <w:rPr>
          <w:rFonts w:eastAsia="Times New Roman"/>
          <w:color w:val="000000" w:themeColor="text1"/>
          <w:lang w:val="en-US" w:eastAsia="es-MX"/>
        </w:rPr>
        <w:t>Besides</w:t>
      </w:r>
      <w:r w:rsidR="007079F0" w:rsidRPr="004055A9">
        <w:rPr>
          <w:rFonts w:eastAsia="Times New Roman"/>
          <w:color w:val="000000" w:themeColor="text1"/>
          <w:lang w:val="en-US" w:eastAsia="es-MX"/>
        </w:rPr>
        <w:t>, d</w:t>
      </w:r>
      <w:r w:rsidR="00F74275" w:rsidRPr="004055A9">
        <w:rPr>
          <w:rFonts w:eastAsia="Times New Roman"/>
          <w:color w:val="000000" w:themeColor="text1"/>
          <w:lang w:val="en-US" w:eastAsia="es-MX"/>
        </w:rPr>
        <w:t>ata redundancy may increase the size and complexity of a database making it more of a challenge to maintain. </w:t>
      </w:r>
    </w:p>
    <w:p w14:paraId="0B57A6DF" w14:textId="77777777" w:rsidR="008C2FE2" w:rsidRDefault="008C2FE2" w:rsidP="008C2FE2">
      <w:pPr>
        <w:ind w:left="720"/>
        <w:textAlignment w:val="baseline"/>
        <w:rPr>
          <w:rFonts w:eastAsia="Times New Roman"/>
          <w:color w:val="0070C0"/>
          <w:lang w:val="en-US" w:eastAsia="es-MX"/>
        </w:rPr>
      </w:pPr>
    </w:p>
    <w:p w14:paraId="3CA974E1" w14:textId="610F7257" w:rsidR="005547C5" w:rsidRPr="004755C7" w:rsidRDefault="00BD7B3A" w:rsidP="00354B46">
      <w:pPr>
        <w:pStyle w:val="ListParagraph"/>
        <w:numPr>
          <w:ilvl w:val="2"/>
          <w:numId w:val="18"/>
        </w:numPr>
        <w:textAlignment w:val="baseline"/>
        <w:rPr>
          <w:rFonts w:eastAsia="Times New Roman"/>
          <w:b/>
          <w:bCs/>
          <w:color w:val="000000"/>
          <w:u w:val="single"/>
          <w:lang w:val="en-US" w:eastAsia="es-MX"/>
        </w:rPr>
      </w:pPr>
      <w:r>
        <w:rPr>
          <w:rFonts w:eastAsia="Times New Roman"/>
          <w:b/>
          <w:bCs/>
          <w:color w:val="000000"/>
          <w:u w:val="single"/>
          <w:lang w:val="en-US" w:eastAsia="es-MX"/>
        </w:rPr>
        <w:t xml:space="preserve">Data Tools </w:t>
      </w:r>
    </w:p>
    <w:p w14:paraId="4BF5BA99" w14:textId="77777777" w:rsidR="005547C5" w:rsidRPr="004755C7" w:rsidRDefault="005547C5" w:rsidP="005547C5">
      <w:pPr>
        <w:ind w:left="720"/>
        <w:textAlignment w:val="baseline"/>
        <w:rPr>
          <w:rFonts w:eastAsia="Times New Roman"/>
          <w:b/>
          <w:bCs/>
          <w:color w:val="000000"/>
          <w:u w:val="single"/>
          <w:lang w:val="en-US" w:eastAsia="es-MX"/>
        </w:rPr>
      </w:pPr>
    </w:p>
    <w:p w14:paraId="2D0457C6" w14:textId="1A001205" w:rsidR="008C2FE2" w:rsidRPr="004055A9" w:rsidRDefault="0092174F" w:rsidP="004055A9">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t>A</w:t>
      </w:r>
      <w:r w:rsidR="009B1242" w:rsidRPr="004055A9">
        <w:rPr>
          <w:rFonts w:eastAsia="Times New Roman"/>
          <w:color w:val="000000" w:themeColor="text1"/>
          <w:lang w:val="en-US" w:eastAsia="es-MX"/>
        </w:rPr>
        <w:t>ssessment</w:t>
      </w:r>
      <w:r w:rsidRPr="004055A9">
        <w:rPr>
          <w:rFonts w:eastAsia="Times New Roman"/>
          <w:color w:val="000000" w:themeColor="text1"/>
          <w:lang w:val="en-US" w:eastAsia="es-MX"/>
        </w:rPr>
        <w:t xml:space="preserve"> </w:t>
      </w:r>
      <w:r w:rsidR="00BD7B3A" w:rsidRPr="004055A9">
        <w:rPr>
          <w:rFonts w:eastAsia="Times New Roman"/>
          <w:color w:val="000000" w:themeColor="text1"/>
          <w:lang w:val="en-US" w:eastAsia="es-MX"/>
        </w:rPr>
        <w:t xml:space="preserve">and evaluation </w:t>
      </w:r>
      <w:r w:rsidR="002D6136" w:rsidRPr="004055A9">
        <w:rPr>
          <w:rFonts w:eastAsia="Times New Roman"/>
          <w:color w:val="000000" w:themeColor="text1"/>
          <w:lang w:val="en-US" w:eastAsia="es-MX"/>
        </w:rPr>
        <w:t xml:space="preserve">of </w:t>
      </w:r>
      <w:r w:rsidRPr="004055A9">
        <w:rPr>
          <w:rFonts w:eastAsia="Times New Roman"/>
          <w:color w:val="000000" w:themeColor="text1"/>
          <w:lang w:val="en-US" w:eastAsia="es-MX"/>
        </w:rPr>
        <w:t>connectivity</w:t>
      </w:r>
      <w:r w:rsidR="00BD7B3A" w:rsidRPr="004055A9">
        <w:rPr>
          <w:rFonts w:eastAsia="Times New Roman"/>
          <w:color w:val="000000" w:themeColor="text1"/>
          <w:lang w:val="en-US" w:eastAsia="es-MX"/>
        </w:rPr>
        <w:t xml:space="preserve"> status</w:t>
      </w:r>
      <w:r w:rsidR="009B1242" w:rsidRPr="004055A9">
        <w:rPr>
          <w:rFonts w:eastAsia="Times New Roman"/>
          <w:color w:val="000000" w:themeColor="text1"/>
          <w:lang w:val="en-US" w:eastAsia="es-MX"/>
        </w:rPr>
        <w:t xml:space="preserve"> </w:t>
      </w:r>
      <w:r w:rsidR="00BD7B3A" w:rsidRPr="004055A9">
        <w:rPr>
          <w:rFonts w:eastAsia="Times New Roman"/>
          <w:color w:val="000000" w:themeColor="text1"/>
          <w:lang w:val="en-US" w:eastAsia="es-MX"/>
        </w:rPr>
        <w:t>depend on</w:t>
      </w:r>
      <w:r w:rsidR="003F5803" w:rsidRPr="004055A9">
        <w:rPr>
          <w:rFonts w:eastAsia="Times New Roman"/>
          <w:color w:val="000000" w:themeColor="text1"/>
          <w:lang w:val="en-US" w:eastAsia="es-MX"/>
        </w:rPr>
        <w:t xml:space="preserve"> different informational resources or data tools and set target</w:t>
      </w:r>
      <w:r w:rsidR="00BD7B3A" w:rsidRPr="004055A9">
        <w:rPr>
          <w:rFonts w:eastAsia="Times New Roman"/>
          <w:color w:val="000000" w:themeColor="text1"/>
          <w:lang w:val="en-US" w:eastAsia="es-MX"/>
        </w:rPr>
        <w:t>s</w:t>
      </w:r>
      <w:r w:rsidR="009225DD" w:rsidRPr="004055A9">
        <w:rPr>
          <w:rFonts w:eastAsia="Times New Roman"/>
          <w:color w:val="000000" w:themeColor="text1"/>
          <w:lang w:val="en-US" w:eastAsia="es-MX"/>
        </w:rPr>
        <w:t xml:space="preserve">. </w:t>
      </w:r>
      <w:r w:rsidR="00BC3921" w:rsidRPr="004055A9">
        <w:rPr>
          <w:rFonts w:eastAsia="Times New Roman"/>
          <w:color w:val="000000" w:themeColor="text1"/>
          <w:lang w:val="en-US" w:eastAsia="es-MX"/>
        </w:rPr>
        <w:t>For example, r</w:t>
      </w:r>
      <w:r w:rsidR="00BD7B3A" w:rsidRPr="004055A9">
        <w:rPr>
          <w:rFonts w:eastAsia="Times New Roman"/>
          <w:color w:val="000000" w:themeColor="text1"/>
          <w:lang w:val="en-US" w:eastAsia="es-MX"/>
        </w:rPr>
        <w:t xml:space="preserve">equired </w:t>
      </w:r>
      <w:r w:rsidR="003F5803" w:rsidRPr="004055A9">
        <w:rPr>
          <w:rFonts w:eastAsia="Times New Roman"/>
          <w:color w:val="000000" w:themeColor="text1"/>
          <w:lang w:val="en-US" w:eastAsia="es-MX"/>
        </w:rPr>
        <w:t>targets can range from new market entry, filling coverage holes, and</w:t>
      </w:r>
      <w:r w:rsidR="00F970A6" w:rsidRPr="004055A9">
        <w:rPr>
          <w:rFonts w:eastAsia="Times New Roman"/>
          <w:color w:val="000000" w:themeColor="text1"/>
          <w:lang w:val="en-US" w:eastAsia="es-MX"/>
        </w:rPr>
        <w:t xml:space="preserve"> </w:t>
      </w:r>
      <w:r w:rsidR="00E601B7" w:rsidRPr="004055A9">
        <w:rPr>
          <w:rFonts w:eastAsia="Times New Roman"/>
          <w:color w:val="000000" w:themeColor="text1"/>
          <w:lang w:val="en-US" w:eastAsia="es-MX"/>
        </w:rPr>
        <w:t>densification related matters.</w:t>
      </w:r>
      <w:r w:rsidR="003F5803" w:rsidRPr="004055A9">
        <w:rPr>
          <w:rFonts w:eastAsia="Times New Roman"/>
          <w:color w:val="000000" w:themeColor="text1"/>
          <w:lang w:val="en-US" w:eastAsia="es-MX"/>
        </w:rPr>
        <w:t xml:space="preserve"> </w:t>
      </w:r>
      <w:r w:rsidR="00E601B7" w:rsidRPr="004055A9">
        <w:rPr>
          <w:rFonts w:eastAsia="Times New Roman"/>
          <w:color w:val="000000" w:themeColor="text1"/>
          <w:lang w:val="en-US" w:eastAsia="es-MX"/>
        </w:rPr>
        <w:t xml:space="preserve">Such informational resources can dimension and </w:t>
      </w:r>
      <w:r w:rsidRPr="004055A9">
        <w:rPr>
          <w:rFonts w:eastAsia="Times New Roman"/>
          <w:color w:val="000000" w:themeColor="text1"/>
          <w:lang w:val="en-US" w:eastAsia="es-MX"/>
        </w:rPr>
        <w:t>scale telecommunication solutions</w:t>
      </w:r>
      <w:r w:rsidR="002D6136" w:rsidRPr="004055A9">
        <w:rPr>
          <w:rFonts w:eastAsia="Times New Roman"/>
          <w:color w:val="000000" w:themeColor="text1"/>
          <w:lang w:val="en-US" w:eastAsia="es-MX"/>
        </w:rPr>
        <w:t xml:space="preserve"> if it is according to set target</w:t>
      </w:r>
      <w:r w:rsidRPr="004055A9">
        <w:rPr>
          <w:rFonts w:eastAsia="Times New Roman"/>
          <w:color w:val="000000" w:themeColor="text1"/>
          <w:lang w:val="en-US" w:eastAsia="es-MX"/>
        </w:rPr>
        <w:t>.</w:t>
      </w:r>
    </w:p>
    <w:p w14:paraId="1AA818C1" w14:textId="299CEE13" w:rsidR="00D34A2A" w:rsidRPr="004055A9" w:rsidDel="00CE4CBA" w:rsidRDefault="00BC3921" w:rsidP="004055A9">
      <w:pPr>
        <w:jc w:val="both"/>
        <w:textAlignment w:val="baseline"/>
        <w:rPr>
          <w:del w:id="129" w:author="RV" w:date="2022-08-28T18:52:00Z"/>
          <w:rFonts w:eastAsia="Times New Roman"/>
          <w:color w:val="000000" w:themeColor="text1"/>
          <w:lang w:val="en-US" w:eastAsia="es-MX"/>
        </w:rPr>
      </w:pPr>
      <w:r w:rsidRPr="004055A9">
        <w:rPr>
          <w:rFonts w:eastAsia="Times New Roman"/>
          <w:color w:val="000000" w:themeColor="text1"/>
          <w:lang w:val="en-US" w:eastAsia="es-MX"/>
        </w:rPr>
        <w:t>For purposes of this recommendation, data</w:t>
      </w:r>
      <w:r w:rsidR="00D34A2A" w:rsidRPr="004055A9">
        <w:rPr>
          <w:rFonts w:eastAsia="Times New Roman"/>
          <w:color w:val="000000" w:themeColor="text1"/>
          <w:lang w:val="en-US" w:eastAsia="es-MX"/>
        </w:rPr>
        <w:t xml:space="preserve"> from sources of information</w:t>
      </w:r>
      <w:r w:rsidRPr="004055A9">
        <w:rPr>
          <w:rFonts w:eastAsia="Times New Roman"/>
          <w:color w:val="000000" w:themeColor="text1"/>
          <w:lang w:val="en-US" w:eastAsia="es-MX"/>
        </w:rPr>
        <w:t xml:space="preserve"> can be viewed as toolboxes</w:t>
      </w:r>
      <w:r w:rsidR="00D34A2A" w:rsidRPr="004055A9">
        <w:rPr>
          <w:rFonts w:eastAsia="Times New Roman"/>
          <w:color w:val="000000" w:themeColor="text1"/>
          <w:lang w:val="en-US" w:eastAsia="es-MX"/>
        </w:rPr>
        <w:t xml:space="preserve"> where five toolboxes are suggested to begin the analysis,</w:t>
      </w:r>
      <w:ins w:id="130" w:author="RV" w:date="2022-08-28T18:44:00Z">
        <w:r w:rsidR="00D46B32">
          <w:rPr>
            <w:rFonts w:eastAsia="Times New Roman"/>
            <w:color w:val="000000" w:themeColor="text1"/>
            <w:lang w:val="en-US" w:eastAsia="es-MX"/>
          </w:rPr>
          <w:t xml:space="preserve"> however</w:t>
        </w:r>
      </w:ins>
      <w:r w:rsidR="00D34A2A" w:rsidRPr="004055A9">
        <w:rPr>
          <w:rFonts w:eastAsia="Times New Roman"/>
          <w:color w:val="000000" w:themeColor="text1"/>
          <w:lang w:val="en-US" w:eastAsia="es-MX"/>
        </w:rPr>
        <w:t xml:space="preserve"> there could be others depending on the objective sought.</w:t>
      </w:r>
    </w:p>
    <w:p w14:paraId="3DCA6514" w14:textId="04A6A7CD" w:rsidR="00D34A2A" w:rsidRPr="004055A9" w:rsidDel="00CE4CBA" w:rsidRDefault="00D34A2A" w:rsidP="004055A9">
      <w:pPr>
        <w:pStyle w:val="ListParagraph"/>
        <w:numPr>
          <w:ilvl w:val="0"/>
          <w:numId w:val="47"/>
        </w:numPr>
        <w:textAlignment w:val="baseline"/>
        <w:rPr>
          <w:del w:id="131" w:author="RV" w:date="2022-08-28T18:52:00Z"/>
          <w:rFonts w:eastAsia="Times New Roman"/>
          <w:color w:val="000000" w:themeColor="text1"/>
          <w:lang w:val="en-US" w:eastAsia="es-MX"/>
        </w:rPr>
      </w:pPr>
      <w:del w:id="132" w:author="RV" w:date="2022-08-28T18:52:00Z">
        <w:r w:rsidRPr="004055A9" w:rsidDel="00CE4CBA">
          <w:rPr>
            <w:rFonts w:eastAsia="Times New Roman"/>
            <w:color w:val="000000" w:themeColor="text1"/>
            <w:lang w:val="en-US" w:eastAsia="es-MX"/>
          </w:rPr>
          <w:delText xml:space="preserve">Toolbox of Performance KPI </w:delText>
        </w:r>
      </w:del>
    </w:p>
    <w:p w14:paraId="18947640" w14:textId="3619CD26" w:rsidR="00D34A2A" w:rsidRPr="004055A9" w:rsidDel="00CE4CBA" w:rsidRDefault="00D34A2A" w:rsidP="004055A9">
      <w:pPr>
        <w:pStyle w:val="ListParagraph"/>
        <w:numPr>
          <w:ilvl w:val="0"/>
          <w:numId w:val="47"/>
        </w:numPr>
        <w:textAlignment w:val="baseline"/>
        <w:rPr>
          <w:del w:id="133" w:author="RV" w:date="2022-08-28T18:52:00Z"/>
          <w:rFonts w:eastAsia="Times New Roman"/>
          <w:color w:val="000000" w:themeColor="text1"/>
          <w:lang w:val="en-US" w:eastAsia="es-MX"/>
        </w:rPr>
      </w:pPr>
      <w:del w:id="134" w:author="RV" w:date="2022-08-28T18:52:00Z">
        <w:r w:rsidRPr="004055A9" w:rsidDel="00CE4CBA">
          <w:rPr>
            <w:rFonts w:eastAsia="Times New Roman"/>
            <w:color w:val="000000" w:themeColor="text1"/>
            <w:lang w:val="en-US" w:eastAsia="es-MX"/>
          </w:rPr>
          <w:delText xml:space="preserve">Toolbox of Coverage KPI </w:delText>
        </w:r>
      </w:del>
    </w:p>
    <w:p w14:paraId="128941C1" w14:textId="4A36199D" w:rsidR="00D34A2A" w:rsidRPr="004055A9" w:rsidDel="00CE4CBA" w:rsidRDefault="00D34A2A" w:rsidP="004055A9">
      <w:pPr>
        <w:pStyle w:val="ListParagraph"/>
        <w:numPr>
          <w:ilvl w:val="0"/>
          <w:numId w:val="47"/>
        </w:numPr>
        <w:textAlignment w:val="baseline"/>
        <w:rPr>
          <w:del w:id="135" w:author="RV" w:date="2022-08-28T18:52:00Z"/>
          <w:rFonts w:eastAsia="Times New Roman"/>
          <w:color w:val="000000" w:themeColor="text1"/>
          <w:lang w:val="en-US" w:eastAsia="es-MX"/>
        </w:rPr>
      </w:pPr>
      <w:del w:id="136" w:author="RV" w:date="2022-08-28T18:52:00Z">
        <w:r w:rsidRPr="004055A9" w:rsidDel="00CE4CBA">
          <w:rPr>
            <w:rFonts w:eastAsia="Times New Roman"/>
            <w:color w:val="000000" w:themeColor="text1"/>
            <w:lang w:val="en-US" w:eastAsia="es-MX"/>
          </w:rPr>
          <w:delText xml:space="preserve">Toolbox of Infrastructure </w:delText>
        </w:r>
        <w:r w:rsidR="00844EA0" w:rsidRPr="004055A9" w:rsidDel="00CE4CBA">
          <w:rPr>
            <w:rFonts w:eastAsia="Times New Roman"/>
            <w:color w:val="000000" w:themeColor="text1"/>
            <w:lang w:val="en-US" w:eastAsia="es-MX"/>
          </w:rPr>
          <w:delText>KPI</w:delText>
        </w:r>
      </w:del>
    </w:p>
    <w:p w14:paraId="36AC4E0C" w14:textId="0DFAE466" w:rsidR="00D34A2A" w:rsidRPr="004055A9" w:rsidDel="00CE4CBA" w:rsidRDefault="00D34A2A" w:rsidP="004055A9">
      <w:pPr>
        <w:pStyle w:val="ListParagraph"/>
        <w:numPr>
          <w:ilvl w:val="0"/>
          <w:numId w:val="47"/>
        </w:numPr>
        <w:textAlignment w:val="baseline"/>
        <w:rPr>
          <w:del w:id="137" w:author="RV" w:date="2022-08-28T18:52:00Z"/>
          <w:rFonts w:eastAsia="Times New Roman"/>
          <w:color w:val="000000" w:themeColor="text1"/>
          <w:lang w:val="en-US" w:eastAsia="es-MX"/>
        </w:rPr>
      </w:pPr>
      <w:del w:id="138" w:author="RV" w:date="2022-08-28T18:52:00Z">
        <w:r w:rsidRPr="004055A9" w:rsidDel="00CE4CBA">
          <w:rPr>
            <w:rFonts w:eastAsia="Times New Roman"/>
            <w:color w:val="000000" w:themeColor="text1"/>
            <w:lang w:val="en-US" w:eastAsia="es-MX"/>
          </w:rPr>
          <w:delText>Toolbox of Socio</w:delText>
        </w:r>
        <w:r w:rsidR="00844EA0" w:rsidRPr="004055A9" w:rsidDel="00CE4CBA">
          <w:rPr>
            <w:rFonts w:eastAsia="Times New Roman"/>
            <w:color w:val="000000" w:themeColor="text1"/>
            <w:lang w:val="en-US" w:eastAsia="es-MX"/>
          </w:rPr>
          <w:delText>-</w:delText>
        </w:r>
        <w:r w:rsidRPr="004055A9" w:rsidDel="00CE4CBA">
          <w:rPr>
            <w:rFonts w:eastAsia="Times New Roman"/>
            <w:color w:val="000000" w:themeColor="text1"/>
            <w:lang w:val="en-US" w:eastAsia="es-MX"/>
          </w:rPr>
          <w:delText>economic</w:delText>
        </w:r>
        <w:r w:rsidR="00844EA0" w:rsidRPr="004055A9" w:rsidDel="00CE4CBA">
          <w:rPr>
            <w:rFonts w:eastAsia="Times New Roman"/>
            <w:color w:val="000000" w:themeColor="text1"/>
            <w:lang w:val="en-US" w:eastAsia="es-MX"/>
          </w:rPr>
          <w:delText xml:space="preserve"> KPI</w:delText>
        </w:r>
      </w:del>
    </w:p>
    <w:p w14:paraId="0B3B0066" w14:textId="6881BC8D" w:rsidR="00BC3921" w:rsidRPr="004055A9" w:rsidDel="00CE4CBA" w:rsidRDefault="00D34A2A" w:rsidP="004055A9">
      <w:pPr>
        <w:pStyle w:val="ListParagraph"/>
        <w:numPr>
          <w:ilvl w:val="0"/>
          <w:numId w:val="47"/>
        </w:numPr>
        <w:textAlignment w:val="baseline"/>
        <w:rPr>
          <w:del w:id="139" w:author="RV" w:date="2022-08-28T18:52:00Z"/>
          <w:rFonts w:eastAsia="Times New Roman"/>
          <w:color w:val="000000" w:themeColor="text1"/>
          <w:lang w:val="en-US" w:eastAsia="es-MX"/>
        </w:rPr>
      </w:pPr>
      <w:del w:id="140" w:author="RV" w:date="2022-08-28T18:52:00Z">
        <w:r w:rsidRPr="004055A9" w:rsidDel="00CE4CBA">
          <w:rPr>
            <w:rFonts w:eastAsia="Times New Roman"/>
            <w:color w:val="000000" w:themeColor="text1"/>
            <w:lang w:val="en-US" w:eastAsia="es-MX"/>
          </w:rPr>
          <w:delText xml:space="preserve">Toolbox of </w:delText>
        </w:r>
        <w:r w:rsidR="00844EA0" w:rsidRPr="004055A9" w:rsidDel="00CE4CBA">
          <w:rPr>
            <w:rFonts w:eastAsia="Times New Roman"/>
            <w:color w:val="000000" w:themeColor="text1"/>
            <w:lang w:val="en-US" w:eastAsia="es-MX"/>
          </w:rPr>
          <w:delText>GIS Data</w:delText>
        </w:r>
      </w:del>
    </w:p>
    <w:p w14:paraId="718AFAF4" w14:textId="77777777" w:rsidR="004E2ADC" w:rsidRPr="004055A9" w:rsidRDefault="004E2ADC">
      <w:pPr>
        <w:jc w:val="both"/>
        <w:textAlignment w:val="baseline"/>
        <w:rPr>
          <w:rFonts w:eastAsia="Times New Roman"/>
          <w:color w:val="000000" w:themeColor="text1"/>
          <w:lang w:val="en-US" w:eastAsia="es-MX"/>
        </w:rPr>
        <w:pPrChange w:id="141" w:author="RV" w:date="2022-08-28T18:52:00Z">
          <w:pPr>
            <w:textAlignment w:val="baseline"/>
          </w:pPr>
        </w:pPrChange>
      </w:pPr>
    </w:p>
    <w:p w14:paraId="771DEE23" w14:textId="31932CE6" w:rsidR="00CE4CBA" w:rsidRDefault="00CE4CBA" w:rsidP="004755C7">
      <w:pPr>
        <w:textAlignment w:val="baseline"/>
        <w:rPr>
          <w:ins w:id="142" w:author="RV" w:date="2022-08-28T18:56:00Z"/>
          <w:rFonts w:eastAsia="Times New Roman"/>
          <w:color w:val="000000" w:themeColor="text1"/>
          <w:lang w:val="en-US" w:eastAsia="es-MX"/>
        </w:rPr>
      </w:pPr>
      <w:ins w:id="143" w:author="RV" w:date="2022-08-28T18:55:00Z">
        <w:del w:id="144" w:author="AK" w:date="2022-09-10T13:56:00Z">
          <w:r w:rsidDel="00D83233">
            <w:rPr>
              <w:rFonts w:eastAsia="Times New Roman"/>
              <w:color w:val="000000" w:themeColor="text1"/>
              <w:lang w:val="en-US" w:eastAsia="es-MX"/>
            </w:rPr>
            <w:delText xml:space="preserve">Some </w:delText>
          </w:r>
        </w:del>
        <w:r>
          <w:rPr>
            <w:rFonts w:eastAsia="Times New Roman"/>
            <w:color w:val="000000" w:themeColor="text1"/>
            <w:lang w:val="en-US" w:eastAsia="es-MX"/>
          </w:rPr>
          <w:t>KPI obtained f</w:t>
        </w:r>
      </w:ins>
      <w:ins w:id="145" w:author="RV" w:date="2022-08-28T18:53:00Z">
        <w:r>
          <w:rPr>
            <w:rFonts w:eastAsia="Times New Roman"/>
            <w:color w:val="000000" w:themeColor="text1"/>
            <w:lang w:val="en-US" w:eastAsia="es-MX"/>
          </w:rPr>
          <w:t xml:space="preserve">rom </w:t>
        </w:r>
      </w:ins>
      <w:ins w:id="146" w:author="RV" w:date="2022-08-28T18:54:00Z">
        <w:r>
          <w:rPr>
            <w:rFonts w:eastAsia="Times New Roman"/>
            <w:color w:val="000000" w:themeColor="text1"/>
            <w:lang w:val="en-US" w:eastAsia="es-MX"/>
          </w:rPr>
          <w:t xml:space="preserve">data </w:t>
        </w:r>
      </w:ins>
      <w:ins w:id="147" w:author="RV" w:date="2022-08-28T18:53:00Z">
        <w:r>
          <w:rPr>
            <w:rFonts w:eastAsia="Times New Roman"/>
            <w:color w:val="000000" w:themeColor="text1"/>
            <w:lang w:val="en-US" w:eastAsia="es-MX"/>
          </w:rPr>
          <w:t xml:space="preserve">sources of information </w:t>
        </w:r>
      </w:ins>
      <w:del w:id="148" w:author="RV" w:date="2022-08-28T18:53:00Z">
        <w:r w:rsidR="00F73A12" w:rsidRPr="004055A9" w:rsidDel="00CE4CBA">
          <w:rPr>
            <w:rFonts w:eastAsia="Times New Roman"/>
            <w:color w:val="000000" w:themeColor="text1"/>
            <w:lang w:val="en-US" w:eastAsia="es-MX"/>
          </w:rPr>
          <w:delText>T</w:delText>
        </w:r>
        <w:r w:rsidR="004E2ADC" w:rsidRPr="004055A9" w:rsidDel="00CE4CBA">
          <w:rPr>
            <w:rFonts w:eastAsia="Times New Roman"/>
            <w:color w:val="000000" w:themeColor="text1"/>
            <w:lang w:val="en-US" w:eastAsia="es-MX"/>
          </w:rPr>
          <w:delText xml:space="preserve">here </w:delText>
        </w:r>
        <w:r w:rsidR="00F73A12" w:rsidRPr="004055A9" w:rsidDel="00CE4CBA">
          <w:rPr>
            <w:rFonts w:eastAsia="Times New Roman"/>
            <w:color w:val="000000" w:themeColor="text1"/>
            <w:lang w:val="en-US" w:eastAsia="es-MX"/>
          </w:rPr>
          <w:delText>is</w:delText>
        </w:r>
        <w:r w:rsidR="004E2ADC" w:rsidRPr="004055A9" w:rsidDel="00CE4CBA">
          <w:rPr>
            <w:rFonts w:eastAsia="Times New Roman"/>
            <w:color w:val="000000" w:themeColor="text1"/>
            <w:lang w:val="en-US" w:eastAsia="es-MX"/>
          </w:rPr>
          <w:delText xml:space="preserve"> a list of</w:delText>
        </w:r>
      </w:del>
      <w:del w:id="149" w:author="RV" w:date="2022-08-28T18:55:00Z">
        <w:r w:rsidR="004E2ADC" w:rsidRPr="004055A9" w:rsidDel="00CE4CBA">
          <w:rPr>
            <w:rFonts w:eastAsia="Times New Roman"/>
            <w:color w:val="000000" w:themeColor="text1"/>
            <w:lang w:val="en-US" w:eastAsia="es-MX"/>
          </w:rPr>
          <w:delText xml:space="preserve"> KPI</w:delText>
        </w:r>
        <w:r w:rsidR="00F73A12" w:rsidRPr="004055A9" w:rsidDel="00CE4CBA">
          <w:rPr>
            <w:rFonts w:eastAsia="Times New Roman"/>
            <w:color w:val="000000" w:themeColor="text1"/>
            <w:lang w:val="en-US" w:eastAsia="es-MX"/>
          </w:rPr>
          <w:delText xml:space="preserve"> that </w:delText>
        </w:r>
      </w:del>
      <w:r w:rsidR="00F73A12" w:rsidRPr="004055A9">
        <w:rPr>
          <w:rFonts w:eastAsia="Times New Roman"/>
          <w:color w:val="000000" w:themeColor="text1"/>
          <w:lang w:val="en-US" w:eastAsia="es-MX"/>
        </w:rPr>
        <w:t>could be</w:t>
      </w:r>
      <w:r w:rsidR="004E2ADC" w:rsidRPr="004055A9">
        <w:rPr>
          <w:rFonts w:eastAsia="Times New Roman"/>
          <w:color w:val="000000" w:themeColor="text1"/>
          <w:lang w:val="en-US" w:eastAsia="es-MX"/>
        </w:rPr>
        <w:t xml:space="preserve"> associated to each toolbox.</w:t>
      </w:r>
      <w:r w:rsidR="00F73A12" w:rsidRPr="004055A9">
        <w:rPr>
          <w:rFonts w:eastAsia="Times New Roman"/>
          <w:color w:val="000000" w:themeColor="text1"/>
          <w:lang w:val="en-US" w:eastAsia="es-MX"/>
        </w:rPr>
        <w:t xml:space="preserve"> Next</w:t>
      </w:r>
      <w:ins w:id="150" w:author="AK" w:date="2022-09-10T13:57:00Z">
        <w:r w:rsidR="00D83233">
          <w:rPr>
            <w:rFonts w:eastAsia="Times New Roman"/>
            <w:color w:val="000000" w:themeColor="text1"/>
            <w:lang w:val="en-US" w:eastAsia="es-MX"/>
          </w:rPr>
          <w:t>,</w:t>
        </w:r>
      </w:ins>
      <w:r w:rsidR="00F73A12" w:rsidRPr="004055A9">
        <w:rPr>
          <w:rFonts w:eastAsia="Times New Roman"/>
          <w:color w:val="000000" w:themeColor="text1"/>
          <w:lang w:val="en-US" w:eastAsia="es-MX"/>
        </w:rPr>
        <w:t xml:space="preserve"> </w:t>
      </w:r>
      <w:del w:id="151" w:author="AK" w:date="2022-09-10T13:57:00Z">
        <w:r w:rsidR="00F73A12" w:rsidRPr="004055A9" w:rsidDel="00E60A7B">
          <w:rPr>
            <w:rFonts w:eastAsia="Times New Roman"/>
            <w:color w:val="000000" w:themeColor="text1"/>
            <w:lang w:val="en-US" w:eastAsia="es-MX"/>
          </w:rPr>
          <w:delText xml:space="preserve">it is proposed </w:delText>
        </w:r>
      </w:del>
      <w:r w:rsidR="00F73A12" w:rsidRPr="004055A9">
        <w:rPr>
          <w:rFonts w:eastAsia="Times New Roman"/>
          <w:color w:val="000000" w:themeColor="text1"/>
          <w:lang w:val="en-US" w:eastAsia="es-MX"/>
        </w:rPr>
        <w:t>some KPI</w:t>
      </w:r>
      <w:ins w:id="152" w:author="RV" w:date="2022-08-28T18:56:00Z">
        <w:r>
          <w:rPr>
            <w:rFonts w:eastAsia="Times New Roman"/>
            <w:color w:val="000000" w:themeColor="text1"/>
            <w:lang w:val="en-US" w:eastAsia="es-MX"/>
          </w:rPr>
          <w:t xml:space="preserve"> for each toolbox</w:t>
        </w:r>
      </w:ins>
      <w:ins w:id="153" w:author="AK" w:date="2022-09-10T13:57:00Z">
        <w:r w:rsidR="00D83233">
          <w:rPr>
            <w:rFonts w:eastAsia="Times New Roman"/>
            <w:color w:val="000000" w:themeColor="text1"/>
            <w:lang w:val="en-US" w:eastAsia="es-MX"/>
          </w:rPr>
          <w:t xml:space="preserve"> are proposed below</w:t>
        </w:r>
      </w:ins>
      <w:ins w:id="154" w:author="RV" w:date="2022-08-28T18:56:00Z">
        <w:r>
          <w:rPr>
            <w:rFonts w:eastAsia="Times New Roman"/>
            <w:color w:val="000000" w:themeColor="text1"/>
            <w:lang w:val="en-US" w:eastAsia="es-MX"/>
          </w:rPr>
          <w:t>.</w:t>
        </w:r>
      </w:ins>
    </w:p>
    <w:p w14:paraId="7BCA61CA" w14:textId="5245B1FF" w:rsidR="00982F17" w:rsidRPr="004055A9" w:rsidRDefault="00F73A12" w:rsidP="004755C7">
      <w:pPr>
        <w:textAlignment w:val="baseline"/>
        <w:rPr>
          <w:rFonts w:eastAsia="Times New Roman"/>
          <w:color w:val="000000" w:themeColor="text1"/>
          <w:lang w:val="en-US" w:eastAsia="es-MX"/>
        </w:rPr>
      </w:pPr>
      <w:del w:id="155" w:author="RV" w:date="2022-08-28T18:56:00Z">
        <w:r w:rsidRPr="004055A9" w:rsidDel="00CE4CBA">
          <w:rPr>
            <w:rFonts w:eastAsia="Times New Roman"/>
            <w:color w:val="000000" w:themeColor="text1"/>
            <w:lang w:val="en-US" w:eastAsia="es-MX"/>
          </w:rPr>
          <w:delText>.</w:delText>
        </w:r>
      </w:del>
    </w:p>
    <w:p w14:paraId="53E6D536" w14:textId="2A5C1B54" w:rsidR="00F26F65" w:rsidRDefault="00400D1E" w:rsidP="00400D1E">
      <w:pPr>
        <w:textAlignment w:val="baseline"/>
        <w:rPr>
          <w:ins w:id="156" w:author="RV" w:date="2022-08-30T17:05:00Z"/>
          <w:rFonts w:eastAsia="Times New Roman"/>
          <w:color w:val="000000" w:themeColor="text1"/>
          <w:u w:val="single"/>
          <w:lang w:val="en-US" w:eastAsia="es-MX"/>
        </w:rPr>
      </w:pPr>
      <w:commentRangeStart w:id="157"/>
      <w:r w:rsidRPr="00CE4CBA">
        <w:rPr>
          <w:rFonts w:eastAsia="Times New Roman"/>
          <w:color w:val="000000" w:themeColor="text1"/>
          <w:u w:val="single"/>
          <w:lang w:val="en-US" w:eastAsia="es-MX"/>
          <w:rPrChange w:id="158" w:author="RV" w:date="2022-08-28T18:56:00Z">
            <w:rPr>
              <w:rFonts w:eastAsia="Times New Roman"/>
              <w:color w:val="000000" w:themeColor="text1"/>
              <w:lang w:val="en-US" w:eastAsia="es-MX"/>
            </w:rPr>
          </w:rPrChange>
        </w:rPr>
        <w:t>Toolbox of Performance KPI</w:t>
      </w:r>
      <w:commentRangeEnd w:id="157"/>
      <w:r w:rsidRPr="00CE4CBA">
        <w:rPr>
          <w:rStyle w:val="CommentReference"/>
          <w:u w:val="single"/>
          <w:rPrChange w:id="159" w:author="RV" w:date="2022-08-28T18:56:00Z">
            <w:rPr>
              <w:rStyle w:val="CommentReference"/>
            </w:rPr>
          </w:rPrChange>
        </w:rPr>
        <w:commentReference w:id="157"/>
      </w:r>
    </w:p>
    <w:p w14:paraId="7C0BC0F6" w14:textId="41BB0013" w:rsidR="005163E3" w:rsidRDefault="00647ED0" w:rsidP="003C5422">
      <w:pPr>
        <w:jc w:val="both"/>
        <w:textAlignment w:val="baseline"/>
        <w:rPr>
          <w:ins w:id="160" w:author="RV" w:date="2022-08-30T17:22:00Z"/>
        </w:rPr>
      </w:pPr>
      <w:ins w:id="161" w:author="RV" w:date="2022-08-30T17:09:00Z">
        <w:r w:rsidRPr="003C5422">
          <w:rPr>
            <w:rFonts w:eastAsia="Times New Roman"/>
            <w:color w:val="000000" w:themeColor="text1"/>
            <w:lang w:val="en-US" w:eastAsia="es-MX"/>
            <w:rPrChange w:id="162" w:author="RV" w:date="2022-08-30T17:19:00Z">
              <w:rPr>
                <w:rFonts w:eastAsia="Times New Roman"/>
                <w:color w:val="000000" w:themeColor="text1"/>
                <w:u w:val="single"/>
                <w:lang w:val="en-US" w:eastAsia="es-MX"/>
              </w:rPr>
            </w:rPrChange>
          </w:rPr>
          <w:t xml:space="preserve">This toolbox put together those parameters that </w:t>
        </w:r>
      </w:ins>
      <w:ins w:id="163" w:author="RV" w:date="2022-08-30T17:12:00Z">
        <w:r w:rsidR="00755614" w:rsidRPr="003C5422">
          <w:rPr>
            <w:rFonts w:eastAsia="Times New Roman"/>
            <w:color w:val="000000" w:themeColor="text1"/>
            <w:lang w:val="en-US" w:eastAsia="es-MX"/>
            <w:rPrChange w:id="164" w:author="RV" w:date="2022-08-30T17:19:00Z">
              <w:rPr>
                <w:rFonts w:eastAsia="Times New Roman"/>
                <w:color w:val="000000" w:themeColor="text1"/>
                <w:u w:val="single"/>
                <w:lang w:val="en-US" w:eastAsia="es-MX"/>
              </w:rPr>
            </w:rPrChange>
          </w:rPr>
          <w:t xml:space="preserve">measure the </w:t>
        </w:r>
        <w:commentRangeStart w:id="165"/>
        <w:r w:rsidR="00755614" w:rsidRPr="003C5422">
          <w:rPr>
            <w:rFonts w:eastAsia="Times New Roman"/>
            <w:color w:val="000000" w:themeColor="text1"/>
            <w:lang w:val="en-US" w:eastAsia="es-MX"/>
            <w:rPrChange w:id="166" w:author="RV" w:date="2022-08-30T17:19:00Z">
              <w:rPr>
                <w:rFonts w:eastAsia="Times New Roman"/>
                <w:color w:val="000000" w:themeColor="text1"/>
                <w:u w:val="single"/>
                <w:lang w:val="en-US" w:eastAsia="es-MX"/>
              </w:rPr>
            </w:rPrChange>
          </w:rPr>
          <w:t>level of QoS achieved or delivered to the customer.</w:t>
        </w:r>
        <w:commentRangeEnd w:id="165"/>
        <w:r w:rsidR="00755614" w:rsidRPr="003C5422">
          <w:rPr>
            <w:rFonts w:eastAsia="Times New Roman"/>
            <w:color w:val="000000" w:themeColor="text1"/>
            <w:lang w:val="en-US" w:eastAsia="es-MX"/>
            <w:rPrChange w:id="167" w:author="RV" w:date="2022-08-30T17:19:00Z">
              <w:rPr>
                <w:rStyle w:val="CommentReference"/>
              </w:rPr>
            </w:rPrChange>
          </w:rPr>
          <w:commentReference w:id="165"/>
        </w:r>
        <w:r w:rsidR="00755614" w:rsidRPr="003C5422">
          <w:rPr>
            <w:rFonts w:eastAsia="Times New Roman"/>
            <w:color w:val="000000" w:themeColor="text1"/>
            <w:lang w:val="en-US" w:eastAsia="es-MX"/>
            <w:rPrChange w:id="168" w:author="RV" w:date="2022-08-30T17:19:00Z">
              <w:rPr>
                <w:rStyle w:val="CommentReference"/>
                <w:u w:val="single"/>
              </w:rPr>
            </w:rPrChange>
          </w:rPr>
          <w:t xml:space="preserve"> These p</w:t>
        </w:r>
      </w:ins>
      <w:ins w:id="169" w:author="RV" w:date="2022-08-30T17:06:00Z">
        <w:r w:rsidR="005163E3" w:rsidRPr="003C5422">
          <w:rPr>
            <w:rFonts w:eastAsia="Times New Roman"/>
            <w:color w:val="000000" w:themeColor="text1"/>
            <w:lang w:val="en-US" w:eastAsia="es-MX"/>
            <w:rPrChange w:id="170" w:author="RV" w:date="2022-08-30T17:19:00Z">
              <w:rPr/>
            </w:rPrChange>
          </w:rPr>
          <w:t xml:space="preserve">arameters are </w:t>
        </w:r>
        <w:commentRangeStart w:id="171"/>
        <w:r w:rsidR="005163E3" w:rsidRPr="003C5422">
          <w:rPr>
            <w:rFonts w:eastAsia="Times New Roman"/>
            <w:color w:val="000000" w:themeColor="text1"/>
            <w:lang w:val="en-US" w:eastAsia="es-MX"/>
            <w:rPrChange w:id="172" w:author="RV" w:date="2022-08-30T17:19:00Z">
              <w:rPr/>
            </w:rPrChange>
          </w:rPr>
          <w:t>measurable (with instruments or observations</w:t>
        </w:r>
      </w:ins>
      <w:commentRangeEnd w:id="171"/>
      <w:ins w:id="173" w:author="RV" w:date="2022-08-30T17:20:00Z">
        <w:r w:rsidR="003C5422">
          <w:rPr>
            <w:rStyle w:val="CommentReference"/>
          </w:rPr>
          <w:commentReference w:id="171"/>
        </w:r>
      </w:ins>
      <w:ins w:id="174" w:author="RV" w:date="2022-08-30T17:06:00Z">
        <w:r w:rsidR="005163E3" w:rsidRPr="003C5422">
          <w:rPr>
            <w:rFonts w:eastAsia="Times New Roman"/>
            <w:color w:val="000000" w:themeColor="text1"/>
            <w:lang w:val="en-US" w:eastAsia="es-MX"/>
            <w:rPrChange w:id="175" w:author="RV" w:date="2022-08-30T17:19:00Z">
              <w:rPr/>
            </w:rPrChange>
          </w:rPr>
          <w:t>)</w:t>
        </w:r>
      </w:ins>
      <w:ins w:id="176" w:author="RV" w:date="2022-08-30T17:17:00Z">
        <w:r w:rsidR="003C5422" w:rsidRPr="003C5422">
          <w:rPr>
            <w:rFonts w:eastAsia="Times New Roman"/>
            <w:color w:val="000000" w:themeColor="text1"/>
            <w:lang w:val="en-US" w:eastAsia="es-MX"/>
            <w:rPrChange w:id="177" w:author="RV" w:date="2022-08-30T17:19:00Z">
              <w:rPr>
                <w:rFonts w:eastAsia="Times New Roman"/>
                <w:color w:val="000000" w:themeColor="text1"/>
                <w:u w:val="single"/>
                <w:lang w:val="en-US" w:eastAsia="es-MX"/>
              </w:rPr>
            </w:rPrChange>
          </w:rPr>
          <w:t xml:space="preserve"> and allow to know</w:t>
        </w:r>
      </w:ins>
      <w:ins w:id="178" w:author="RV" w:date="2022-08-30T17:19:00Z">
        <w:r w:rsidR="003C5422">
          <w:rPr>
            <w:rFonts w:eastAsia="Times New Roman"/>
            <w:color w:val="000000" w:themeColor="text1"/>
            <w:lang w:val="en-US" w:eastAsia="es-MX"/>
          </w:rPr>
          <w:t xml:space="preserve"> </w:t>
        </w:r>
      </w:ins>
      <w:ins w:id="179" w:author="RV" w:date="2022-08-30T17:17:00Z">
        <w:r w:rsidR="003C5422" w:rsidRPr="003C5422">
          <w:rPr>
            <w:rFonts w:eastAsia="Times New Roman"/>
            <w:color w:val="000000" w:themeColor="text1"/>
            <w:lang w:val="en-US" w:eastAsia="es-MX"/>
            <w:rPrChange w:id="180" w:author="RV" w:date="2022-08-30T17:19:00Z">
              <w:rPr>
                <w:rFonts w:eastAsia="Times New Roman"/>
                <w:color w:val="000000" w:themeColor="text1"/>
                <w:u w:val="single"/>
                <w:lang w:val="en-US" w:eastAsia="es-MX"/>
              </w:rPr>
            </w:rPrChange>
          </w:rPr>
          <w:t>t</w:t>
        </w:r>
      </w:ins>
      <w:ins w:id="181" w:author="RV" w:date="2022-08-30T17:15:00Z">
        <w:r w:rsidR="00231E88">
          <w:t xml:space="preserve">he </w:t>
        </w:r>
        <w:commentRangeStart w:id="182"/>
        <w:r w:rsidR="00231E88">
          <w:lastRenderedPageBreak/>
          <w:t>ability of a network or network portion to provide the functions related to communications between users</w:t>
        </w:r>
      </w:ins>
      <w:commentRangeEnd w:id="182"/>
      <w:ins w:id="183" w:author="RV" w:date="2022-08-30T17:18:00Z">
        <w:r w:rsidR="003C5422">
          <w:rPr>
            <w:rStyle w:val="CommentReference"/>
          </w:rPr>
          <w:commentReference w:id="182"/>
        </w:r>
      </w:ins>
      <w:ins w:id="184" w:author="RV" w:date="2022-08-30T17:15:00Z">
        <w:r w:rsidR="00231E88">
          <w:t>.</w:t>
        </w:r>
      </w:ins>
    </w:p>
    <w:p w14:paraId="3DFEA27B" w14:textId="625D9A9B" w:rsidR="00781138" w:rsidRDefault="00781138">
      <w:pPr>
        <w:jc w:val="both"/>
        <w:textAlignment w:val="baseline"/>
        <w:rPr>
          <w:ins w:id="185" w:author="RV" w:date="2022-08-30T17:05:00Z"/>
          <w:rFonts w:eastAsia="Times New Roman"/>
          <w:color w:val="000000" w:themeColor="text1"/>
          <w:u w:val="single"/>
          <w:lang w:val="en-US" w:eastAsia="es-MX"/>
        </w:rPr>
        <w:pPrChange w:id="186" w:author="RV" w:date="2022-08-30T17:18:00Z">
          <w:pPr>
            <w:textAlignment w:val="baseline"/>
          </w:pPr>
        </w:pPrChange>
      </w:pPr>
      <w:ins w:id="187" w:author="RV" w:date="2022-08-30T17:22:00Z">
        <w:del w:id="188" w:author="AK" w:date="2022-09-10T14:00:00Z">
          <w:r w:rsidRPr="00BD25AB" w:rsidDel="00E60A7B">
            <w:rPr>
              <w:rFonts w:eastAsia="Times New Roman"/>
              <w:color w:val="000000" w:themeColor="text1"/>
              <w:lang w:val="en-US" w:eastAsia="es-MX"/>
            </w:rPr>
            <w:delText xml:space="preserve">Some </w:delText>
          </w:r>
        </w:del>
        <w:r w:rsidRPr="00BD25AB">
          <w:rPr>
            <w:rFonts w:eastAsia="Times New Roman"/>
            <w:color w:val="000000" w:themeColor="text1"/>
            <w:lang w:val="en-US" w:eastAsia="es-MX"/>
          </w:rPr>
          <w:t>KPI</w:t>
        </w:r>
      </w:ins>
      <w:ins w:id="189" w:author="AK" w:date="2022-09-10T13:59:00Z">
        <w:r w:rsidR="00E60A7B">
          <w:rPr>
            <w:rFonts w:eastAsia="Times New Roman"/>
            <w:color w:val="000000" w:themeColor="text1"/>
            <w:lang w:val="en-US" w:eastAsia="es-MX"/>
          </w:rPr>
          <w:t>s</w:t>
        </w:r>
      </w:ins>
      <w:ins w:id="190" w:author="RV" w:date="2022-08-30T17:22:00Z">
        <w:r w:rsidRPr="00BD25AB">
          <w:rPr>
            <w:rFonts w:eastAsia="Times New Roman"/>
            <w:color w:val="000000" w:themeColor="text1"/>
            <w:lang w:val="en-US" w:eastAsia="es-MX"/>
          </w:rPr>
          <w:t xml:space="preserve"> that could be considered in this toolbox</w:t>
        </w:r>
      </w:ins>
      <w:ins w:id="191" w:author="AK" w:date="2022-09-10T14:00:00Z">
        <w:r w:rsidR="00E60A7B">
          <w:rPr>
            <w:rFonts w:eastAsia="Times New Roman"/>
            <w:color w:val="000000" w:themeColor="text1"/>
            <w:lang w:val="en-US" w:eastAsia="es-MX"/>
          </w:rPr>
          <w:t xml:space="preserve"> but not limited to the followings</w:t>
        </w:r>
      </w:ins>
      <w:ins w:id="192" w:author="RV" w:date="2022-08-30T17:22:00Z">
        <w:r w:rsidRPr="00BD25AB">
          <w:rPr>
            <w:rFonts w:eastAsia="Times New Roman"/>
            <w:color w:val="000000" w:themeColor="text1"/>
            <w:lang w:val="en-US" w:eastAsia="es-MX"/>
          </w:rPr>
          <w:t>:</w:t>
        </w:r>
      </w:ins>
    </w:p>
    <w:p w14:paraId="262CDBA8" w14:textId="764914C2" w:rsidR="005163E3" w:rsidRPr="00CE4CBA" w:rsidDel="005163E3" w:rsidRDefault="005163E3" w:rsidP="005F3AB8">
      <w:pPr>
        <w:textAlignment w:val="baseline"/>
        <w:rPr>
          <w:del w:id="193" w:author="RV" w:date="2022-08-30T17:06:00Z"/>
          <w:rFonts w:eastAsia="Times New Roman"/>
          <w:color w:val="000000" w:themeColor="text1"/>
          <w:u w:val="single"/>
          <w:lang w:val="en-US" w:eastAsia="es-MX"/>
          <w:rPrChange w:id="194" w:author="RV" w:date="2022-08-28T18:56:00Z">
            <w:rPr>
              <w:del w:id="195" w:author="RV" w:date="2022-08-30T17:06:00Z"/>
              <w:rFonts w:eastAsia="Times New Roman"/>
              <w:color w:val="000000" w:themeColor="text1"/>
              <w:lang w:val="en-US" w:eastAsia="es-MX"/>
            </w:rPr>
          </w:rPrChange>
        </w:rPr>
      </w:pPr>
    </w:p>
    <w:p w14:paraId="6206B5F1" w14:textId="3894A2BC" w:rsidR="00FC5A17" w:rsidRPr="004055A9" w:rsidRDefault="00E04726" w:rsidP="004755C7">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D</w:t>
      </w:r>
      <w:r w:rsidR="00AF4D9A" w:rsidRPr="004055A9">
        <w:rPr>
          <w:rFonts w:eastAsia="Times New Roman"/>
          <w:color w:val="000000" w:themeColor="text1"/>
          <w:lang w:val="en-US" w:eastAsia="es-MX"/>
        </w:rPr>
        <w:t>ownload</w:t>
      </w:r>
      <w:r w:rsidR="004755C7" w:rsidRPr="004055A9">
        <w:rPr>
          <w:rFonts w:eastAsia="Times New Roman"/>
          <w:color w:val="000000" w:themeColor="text1"/>
          <w:lang w:val="en-US" w:eastAsia="es-MX"/>
        </w:rPr>
        <w:t>/Upload</w:t>
      </w:r>
      <w:r w:rsidRPr="004055A9">
        <w:rPr>
          <w:rFonts w:eastAsia="Times New Roman"/>
          <w:color w:val="000000" w:themeColor="text1"/>
          <w:lang w:val="en-US" w:eastAsia="es-MX"/>
        </w:rPr>
        <w:t xml:space="preserve"> Throughput</w:t>
      </w:r>
      <w:ins w:id="196" w:author="RV" w:date="2022-09-06T14:22:00Z">
        <w:r w:rsidR="00033C1B">
          <w:rPr>
            <w:rFonts w:eastAsia="Times New Roman"/>
            <w:color w:val="000000" w:themeColor="text1"/>
            <w:lang w:val="en-US" w:eastAsia="es-MX"/>
          </w:rPr>
          <w:t>, Packet Loss</w:t>
        </w:r>
      </w:ins>
      <w:ins w:id="197" w:author="RV" w:date="2022-09-06T14:23:00Z">
        <w:r w:rsidR="00033C1B">
          <w:rPr>
            <w:rFonts w:eastAsia="Times New Roman"/>
            <w:color w:val="000000" w:themeColor="text1"/>
            <w:lang w:val="en-US" w:eastAsia="es-MX"/>
          </w:rPr>
          <w:t>, Jitter</w:t>
        </w:r>
      </w:ins>
      <w:r w:rsidRPr="004055A9">
        <w:rPr>
          <w:rFonts w:eastAsia="Times New Roman"/>
          <w:color w:val="000000" w:themeColor="text1"/>
          <w:lang w:val="en-US" w:eastAsia="es-MX"/>
        </w:rPr>
        <w:t xml:space="preserve"> </w:t>
      </w:r>
      <w:r w:rsidR="00292AB3" w:rsidRPr="004055A9">
        <w:rPr>
          <w:rFonts w:eastAsia="Times New Roman"/>
          <w:color w:val="000000" w:themeColor="text1"/>
          <w:lang w:val="en-US" w:eastAsia="es-MX"/>
        </w:rPr>
        <w:t>and Latency</w:t>
      </w:r>
    </w:p>
    <w:p w14:paraId="367ED0BE" w14:textId="570C48C4" w:rsidR="00100D6E" w:rsidRDefault="00100D6E" w:rsidP="004755C7">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Unsuccessful Call Ratio, Dropped Call Ratio</w:t>
      </w:r>
      <w:r w:rsidR="00D8367E" w:rsidRPr="004055A9">
        <w:rPr>
          <w:rFonts w:eastAsia="Times New Roman"/>
          <w:color w:val="000000" w:themeColor="text1"/>
          <w:lang w:val="en-US" w:eastAsia="es-MX"/>
        </w:rPr>
        <w:t>, Call set up time</w:t>
      </w:r>
    </w:p>
    <w:p w14:paraId="3A1ADBF8" w14:textId="49846D61" w:rsidR="00E20164" w:rsidRPr="004055A9" w:rsidRDefault="000C136B" w:rsidP="00E74522">
      <w:pPr>
        <w:pStyle w:val="ListParagraph"/>
        <w:numPr>
          <w:ilvl w:val="0"/>
          <w:numId w:val="38"/>
        </w:numPr>
        <w:textAlignment w:val="baseline"/>
        <w:rPr>
          <w:rFonts w:eastAsia="Times New Roman"/>
          <w:color w:val="000000" w:themeColor="text1"/>
          <w:lang w:val="en-US" w:eastAsia="es-MX"/>
        </w:rPr>
      </w:pPr>
      <w:ins w:id="198" w:author="Janusz Jezowicz" w:date="2022-08-17T15:28:00Z">
        <w:r>
          <w:rPr>
            <w:rFonts w:eastAsia="Times New Roman"/>
            <w:color w:val="000000" w:themeColor="text1"/>
            <w:lang w:val="en-US" w:eastAsia="es-MX"/>
          </w:rPr>
          <w:t>Voice MOS, Video MOS</w:t>
        </w:r>
        <w:del w:id="199" w:author="RV" w:date="2022-08-30T13:34:00Z">
          <w:r w:rsidDel="00DE6968">
            <w:rPr>
              <w:rFonts w:eastAsia="Times New Roman"/>
              <w:color w:val="000000" w:themeColor="text1"/>
              <w:lang w:val="en-US" w:eastAsia="es-MX"/>
            </w:rPr>
            <w:delText>,</w:delText>
          </w:r>
        </w:del>
      </w:ins>
      <w:ins w:id="200" w:author="Janusz Jezowicz" w:date="2022-08-17T15:29:00Z">
        <w:del w:id="201" w:author="RV" w:date="2022-08-30T13:34:00Z">
          <w:r w:rsidDel="00DE6968">
            <w:rPr>
              <w:rFonts w:eastAsia="Times New Roman"/>
              <w:color w:val="000000" w:themeColor="text1"/>
              <w:lang w:val="en-US" w:eastAsia="es-MX"/>
            </w:rPr>
            <w:delText xml:space="preserve"> web browsing QoE</w:delText>
          </w:r>
        </w:del>
      </w:ins>
    </w:p>
    <w:p w14:paraId="42CEB101" w14:textId="77777777" w:rsidR="00915A4E" w:rsidRDefault="00915A4E" w:rsidP="004055A9">
      <w:pPr>
        <w:textAlignment w:val="baseline"/>
        <w:rPr>
          <w:rFonts w:eastAsia="Times New Roman"/>
          <w:color w:val="000000" w:themeColor="text1"/>
          <w:lang w:val="en-US" w:eastAsia="es-MX"/>
        </w:rPr>
      </w:pPr>
    </w:p>
    <w:p w14:paraId="557343AE" w14:textId="6DECB7C8" w:rsidR="00915A4E" w:rsidRDefault="00915A4E">
      <w:pPr>
        <w:jc w:val="both"/>
        <w:textAlignment w:val="baseline"/>
        <w:rPr>
          <w:ins w:id="202" w:author="RV" w:date="2022-09-06T14:55:00Z"/>
          <w:rFonts w:eastAsia="Times New Roman"/>
          <w:color w:val="000000" w:themeColor="text1"/>
          <w:u w:val="single"/>
          <w:lang w:val="en-US" w:eastAsia="es-MX"/>
        </w:rPr>
      </w:pPr>
      <w:ins w:id="203" w:author="RV" w:date="2022-09-06T14:55:00Z">
        <w:r>
          <w:rPr>
            <w:rFonts w:eastAsia="Times New Roman"/>
            <w:color w:val="000000" w:themeColor="text1"/>
            <w:u w:val="single"/>
            <w:lang w:val="en-US" w:eastAsia="es-MX"/>
          </w:rPr>
          <w:t xml:space="preserve">Toolbox of </w:t>
        </w:r>
        <w:commentRangeStart w:id="204"/>
        <w:r>
          <w:rPr>
            <w:rFonts w:eastAsia="Times New Roman"/>
            <w:color w:val="000000" w:themeColor="text1"/>
            <w:u w:val="single"/>
            <w:lang w:val="en-US" w:eastAsia="es-MX"/>
          </w:rPr>
          <w:t xml:space="preserve">Telecom Industry </w:t>
        </w:r>
        <w:commentRangeEnd w:id="204"/>
        <w:r>
          <w:rPr>
            <w:rStyle w:val="CommentReference"/>
          </w:rPr>
          <w:commentReference w:id="204"/>
        </w:r>
        <w:r>
          <w:rPr>
            <w:rFonts w:eastAsia="Times New Roman"/>
            <w:color w:val="000000" w:themeColor="text1"/>
            <w:u w:val="single"/>
            <w:lang w:val="en-US" w:eastAsia="es-MX"/>
          </w:rPr>
          <w:t xml:space="preserve">KPI </w:t>
        </w:r>
      </w:ins>
      <w:del w:id="205" w:author="RV" w:date="2022-09-06T14:54:00Z">
        <w:r w:rsidR="00571702" w:rsidRPr="00CE4CBA" w:rsidDel="00915A4E">
          <w:rPr>
            <w:rFonts w:eastAsia="Times New Roman"/>
            <w:color w:val="000000" w:themeColor="text1"/>
            <w:u w:val="single"/>
            <w:lang w:val="en-US" w:eastAsia="es-MX"/>
            <w:rPrChange w:id="206" w:author="RV" w:date="2022-08-28T18:56:00Z">
              <w:rPr>
                <w:rFonts w:eastAsia="Times New Roman"/>
                <w:color w:val="000000" w:themeColor="text1"/>
                <w:lang w:val="en-US" w:eastAsia="es-MX"/>
              </w:rPr>
            </w:rPrChange>
          </w:rPr>
          <w:delText xml:space="preserve">Toolbox of </w:delText>
        </w:r>
      </w:del>
      <w:del w:id="207" w:author="RV" w:date="2022-09-06T14:27:00Z">
        <w:r w:rsidR="00571702" w:rsidRPr="00CE4CBA" w:rsidDel="00033C1B">
          <w:rPr>
            <w:rFonts w:eastAsia="Times New Roman"/>
            <w:color w:val="000000" w:themeColor="text1"/>
            <w:u w:val="single"/>
            <w:lang w:val="en-US" w:eastAsia="es-MX"/>
            <w:rPrChange w:id="208" w:author="RV" w:date="2022-08-28T18:56:00Z">
              <w:rPr>
                <w:rFonts w:eastAsia="Times New Roman"/>
                <w:color w:val="000000" w:themeColor="text1"/>
                <w:lang w:val="en-US" w:eastAsia="es-MX"/>
              </w:rPr>
            </w:rPrChange>
          </w:rPr>
          <w:delText xml:space="preserve">Coverage </w:delText>
        </w:r>
      </w:del>
      <w:del w:id="209" w:author="RV" w:date="2022-09-06T14:54:00Z">
        <w:r w:rsidR="00571702" w:rsidRPr="00CE4CBA" w:rsidDel="00915A4E">
          <w:rPr>
            <w:rFonts w:eastAsia="Times New Roman"/>
            <w:color w:val="000000" w:themeColor="text1"/>
            <w:u w:val="single"/>
            <w:lang w:val="en-US" w:eastAsia="es-MX"/>
            <w:rPrChange w:id="210" w:author="RV" w:date="2022-08-28T18:56:00Z">
              <w:rPr>
                <w:rFonts w:eastAsia="Times New Roman"/>
                <w:color w:val="000000" w:themeColor="text1"/>
                <w:lang w:val="en-US" w:eastAsia="es-MX"/>
              </w:rPr>
            </w:rPrChange>
          </w:rPr>
          <w:delText>KPI</w:delText>
        </w:r>
      </w:del>
    </w:p>
    <w:p w14:paraId="66C462AD" w14:textId="155C7499" w:rsidR="00781138" w:rsidRPr="00915A4E" w:rsidDel="00274A28" w:rsidRDefault="00274A28">
      <w:pPr>
        <w:jc w:val="both"/>
        <w:textAlignment w:val="baseline"/>
        <w:rPr>
          <w:del w:id="211" w:author="RV" w:date="2022-09-06T14:52:00Z"/>
          <w:rFonts w:eastAsia="Times New Roman"/>
          <w:color w:val="000000" w:themeColor="text1"/>
          <w:lang w:val="en-US" w:eastAsia="es-MX"/>
        </w:rPr>
      </w:pPr>
      <w:ins w:id="212" w:author="RV" w:date="2022-09-06T14:52:00Z">
        <w:r w:rsidRPr="00915A4E">
          <w:rPr>
            <w:rFonts w:eastAsia="Times New Roman"/>
            <w:color w:val="000000" w:themeColor="text1"/>
            <w:lang w:val="en-US" w:eastAsia="es-MX"/>
          </w:rPr>
          <w:t xml:space="preserve">Telecommunications market indicators are very important </w:t>
        </w:r>
      </w:ins>
      <w:ins w:id="213" w:author="RV" w:date="2022-09-06T14:53:00Z">
        <w:r w:rsidRPr="00915A4E">
          <w:rPr>
            <w:rFonts w:eastAsia="Times New Roman"/>
            <w:color w:val="000000" w:themeColor="text1"/>
            <w:lang w:val="en-US" w:eastAsia="es-MX"/>
          </w:rPr>
          <w:t xml:space="preserve">to analyze and to effectively monitor the status of the </w:t>
        </w:r>
      </w:ins>
      <w:ins w:id="214" w:author="RV" w:date="2022-09-06T15:02:00Z">
        <w:r w:rsidR="00E67FAE">
          <w:rPr>
            <w:rFonts w:eastAsia="Times New Roman"/>
            <w:color w:val="000000" w:themeColor="text1"/>
            <w:lang w:val="en-US" w:eastAsia="es-MX"/>
          </w:rPr>
          <w:t xml:space="preserve">telecommunications </w:t>
        </w:r>
      </w:ins>
      <w:ins w:id="215" w:author="RV" w:date="2022-09-06T14:53:00Z">
        <w:r w:rsidRPr="00915A4E">
          <w:rPr>
            <w:rFonts w:eastAsia="Times New Roman"/>
            <w:color w:val="000000" w:themeColor="text1"/>
            <w:lang w:val="en-US" w:eastAsia="es-MX"/>
          </w:rPr>
          <w:t>market</w:t>
        </w:r>
      </w:ins>
      <w:ins w:id="216" w:author="RV" w:date="2022-09-06T14:58:00Z">
        <w:r w:rsidR="00915A4E">
          <w:rPr>
            <w:rFonts w:eastAsia="Times New Roman"/>
            <w:color w:val="000000" w:themeColor="text1"/>
            <w:lang w:val="en-US" w:eastAsia="es-MX"/>
          </w:rPr>
          <w:t>. They</w:t>
        </w:r>
      </w:ins>
      <w:ins w:id="217" w:author="RV" w:date="2022-09-06T14:59:00Z">
        <w:r w:rsidR="00E67FAE">
          <w:rPr>
            <w:rFonts w:eastAsia="Times New Roman"/>
            <w:color w:val="000000" w:themeColor="text1"/>
            <w:lang w:val="en-US" w:eastAsia="es-MX"/>
          </w:rPr>
          <w:t xml:space="preserve"> are useful </w:t>
        </w:r>
      </w:ins>
      <w:ins w:id="218" w:author="RV" w:date="2022-09-06T15:10:00Z">
        <w:r w:rsidR="00A361FD">
          <w:rPr>
            <w:rFonts w:eastAsia="Times New Roman"/>
            <w:color w:val="000000" w:themeColor="text1"/>
            <w:lang w:val="en-US" w:eastAsia="es-MX"/>
          </w:rPr>
          <w:t xml:space="preserve">to know the market sizing, </w:t>
        </w:r>
      </w:ins>
      <w:ins w:id="219" w:author="RV" w:date="2022-09-06T14:59:00Z">
        <w:r w:rsidR="00E67FAE">
          <w:rPr>
            <w:rFonts w:eastAsia="Times New Roman"/>
            <w:color w:val="000000" w:themeColor="text1"/>
            <w:lang w:val="en-US" w:eastAsia="es-MX"/>
          </w:rPr>
          <w:t>how many companies are</w:t>
        </w:r>
      </w:ins>
      <w:ins w:id="220" w:author="RV" w:date="2022-09-06T15:10:00Z">
        <w:r w:rsidR="00A361FD">
          <w:rPr>
            <w:rFonts w:eastAsia="Times New Roman"/>
            <w:color w:val="000000" w:themeColor="text1"/>
            <w:lang w:val="en-US" w:eastAsia="es-MX"/>
          </w:rPr>
          <w:t xml:space="preserve"> and</w:t>
        </w:r>
      </w:ins>
      <w:ins w:id="221" w:author="RV" w:date="2022-09-06T14:59:00Z">
        <w:r w:rsidR="00E67FAE">
          <w:rPr>
            <w:rFonts w:eastAsia="Times New Roman"/>
            <w:color w:val="000000" w:themeColor="text1"/>
            <w:lang w:val="en-US" w:eastAsia="es-MX"/>
          </w:rPr>
          <w:t xml:space="preserve"> </w:t>
        </w:r>
      </w:ins>
      <w:ins w:id="222" w:author="RV" w:date="2022-09-06T15:03:00Z">
        <w:r w:rsidR="00E67FAE">
          <w:rPr>
            <w:rFonts w:eastAsia="Times New Roman"/>
            <w:color w:val="000000" w:themeColor="text1"/>
            <w:lang w:val="en-US" w:eastAsia="es-MX"/>
          </w:rPr>
          <w:t>what telecom serv</w:t>
        </w:r>
      </w:ins>
      <w:ins w:id="223" w:author="RV" w:date="2022-09-06T15:04:00Z">
        <w:r w:rsidR="00E67FAE">
          <w:rPr>
            <w:rFonts w:eastAsia="Times New Roman"/>
            <w:color w:val="000000" w:themeColor="text1"/>
            <w:lang w:val="en-US" w:eastAsia="es-MX"/>
          </w:rPr>
          <w:t xml:space="preserve">ices </w:t>
        </w:r>
        <w:r w:rsidR="00780FA3">
          <w:rPr>
            <w:rFonts w:eastAsia="Times New Roman"/>
            <w:color w:val="000000" w:themeColor="text1"/>
            <w:lang w:val="en-US" w:eastAsia="es-MX"/>
          </w:rPr>
          <w:t>they offer,</w:t>
        </w:r>
      </w:ins>
      <w:ins w:id="224" w:author="RV" w:date="2022-09-06T15:07:00Z">
        <w:r w:rsidR="00780FA3">
          <w:rPr>
            <w:rFonts w:eastAsia="Times New Roman"/>
            <w:color w:val="000000" w:themeColor="text1"/>
            <w:lang w:val="en-US" w:eastAsia="es-MX"/>
          </w:rPr>
          <w:t xml:space="preserve"> </w:t>
        </w:r>
      </w:ins>
      <w:ins w:id="225" w:author="RV" w:date="2022-09-06T15:11:00Z">
        <w:r w:rsidR="00A361FD">
          <w:rPr>
            <w:rFonts w:eastAsia="Times New Roman"/>
            <w:color w:val="000000" w:themeColor="text1"/>
            <w:lang w:val="en-US" w:eastAsia="es-MX"/>
          </w:rPr>
          <w:t xml:space="preserve">who the key players are, </w:t>
        </w:r>
      </w:ins>
      <w:ins w:id="226" w:author="RV" w:date="2022-09-06T15:07:00Z">
        <w:r w:rsidR="00780FA3">
          <w:rPr>
            <w:rFonts w:eastAsia="Times New Roman"/>
            <w:color w:val="000000" w:themeColor="text1"/>
            <w:lang w:val="en-US" w:eastAsia="es-MX"/>
          </w:rPr>
          <w:t xml:space="preserve">how many </w:t>
        </w:r>
      </w:ins>
      <w:ins w:id="227" w:author="RV" w:date="2022-09-06T15:12:00Z">
        <w:r w:rsidR="00A361FD">
          <w:rPr>
            <w:rFonts w:eastAsia="Times New Roman"/>
            <w:color w:val="000000" w:themeColor="text1"/>
            <w:lang w:val="en-US" w:eastAsia="es-MX"/>
          </w:rPr>
          <w:t>subscribers are</w:t>
        </w:r>
      </w:ins>
      <w:ins w:id="228" w:author="RV" w:date="2022-09-06T15:10:00Z">
        <w:r w:rsidR="00A361FD">
          <w:rPr>
            <w:rFonts w:eastAsia="Times New Roman"/>
            <w:color w:val="000000" w:themeColor="text1"/>
            <w:lang w:val="en-US" w:eastAsia="es-MX"/>
          </w:rPr>
          <w:t>,</w:t>
        </w:r>
      </w:ins>
      <w:ins w:id="229" w:author="RV" w:date="2022-09-06T15:12:00Z">
        <w:r w:rsidR="00A361FD">
          <w:rPr>
            <w:rFonts w:eastAsia="Times New Roman"/>
            <w:color w:val="000000" w:themeColor="text1"/>
            <w:lang w:val="en-US" w:eastAsia="es-MX"/>
          </w:rPr>
          <w:t xml:space="preserve"> among others. </w:t>
        </w:r>
      </w:ins>
      <w:ins w:id="230" w:author="RV" w:date="2022-09-06T15:18:00Z">
        <w:r w:rsidR="00554EE7">
          <w:rPr>
            <w:rFonts w:eastAsia="Times New Roman"/>
            <w:color w:val="000000" w:themeColor="text1"/>
            <w:lang w:val="en-US" w:eastAsia="es-MX"/>
          </w:rPr>
          <w:t xml:space="preserve">Generally, </w:t>
        </w:r>
      </w:ins>
      <w:ins w:id="231" w:author="RV" w:date="2022-09-06T15:19:00Z">
        <w:r w:rsidR="00554EE7">
          <w:rPr>
            <w:rFonts w:eastAsia="Times New Roman"/>
            <w:color w:val="000000" w:themeColor="text1"/>
            <w:lang w:val="en-US" w:eastAsia="es-MX"/>
          </w:rPr>
          <w:t>KPIs from this</w:t>
        </w:r>
      </w:ins>
      <w:ins w:id="232" w:author="RV" w:date="2022-09-06T15:18:00Z">
        <w:r w:rsidR="00554EE7">
          <w:rPr>
            <w:rFonts w:eastAsia="Times New Roman"/>
            <w:color w:val="000000" w:themeColor="text1"/>
            <w:lang w:val="en-US" w:eastAsia="es-MX"/>
          </w:rPr>
          <w:t xml:space="preserve"> toolbox </w:t>
        </w:r>
      </w:ins>
      <w:ins w:id="233" w:author="RV" w:date="2022-09-06T15:19:00Z">
        <w:r w:rsidR="00554EE7">
          <w:rPr>
            <w:rFonts w:eastAsia="Times New Roman"/>
            <w:color w:val="000000" w:themeColor="text1"/>
            <w:lang w:val="en-US" w:eastAsia="es-MX"/>
          </w:rPr>
          <w:t xml:space="preserve">bring information about the </w:t>
        </w:r>
        <w:r w:rsidR="00554EE7" w:rsidRPr="00554EE7">
          <w:rPr>
            <w:rFonts w:eastAsia="Times New Roman"/>
            <w:color w:val="000000" w:themeColor="text1"/>
            <w:lang w:val="en-US" w:eastAsia="es-MX"/>
          </w:rPr>
          <w:t>development</w:t>
        </w:r>
        <w:r w:rsidR="00554EE7">
          <w:rPr>
            <w:rFonts w:eastAsia="Times New Roman"/>
            <w:color w:val="000000" w:themeColor="text1"/>
            <w:lang w:val="en-US" w:eastAsia="es-MX"/>
          </w:rPr>
          <w:t xml:space="preserve"> of the</w:t>
        </w:r>
      </w:ins>
      <w:ins w:id="234" w:author="RV" w:date="2022-09-06T15:11:00Z">
        <w:r w:rsidR="00A361FD">
          <w:rPr>
            <w:rFonts w:eastAsia="Times New Roman"/>
            <w:color w:val="000000" w:themeColor="text1"/>
            <w:lang w:val="en-US" w:eastAsia="es-MX"/>
          </w:rPr>
          <w:t xml:space="preserve"> </w:t>
        </w:r>
      </w:ins>
      <w:ins w:id="235" w:author="RV" w:date="2022-09-06T15:02:00Z">
        <w:r w:rsidR="00E67FAE">
          <w:rPr>
            <w:rFonts w:eastAsia="Times New Roman"/>
            <w:color w:val="000000" w:themeColor="text1"/>
            <w:lang w:val="en-US" w:eastAsia="es-MX"/>
          </w:rPr>
          <w:t>telecom industry</w:t>
        </w:r>
      </w:ins>
      <w:ins w:id="236" w:author="RV" w:date="2022-09-06T15:21:00Z">
        <w:r w:rsidR="00554EE7">
          <w:rPr>
            <w:rFonts w:eastAsia="Times New Roman"/>
            <w:color w:val="000000" w:themeColor="text1"/>
            <w:lang w:val="en-US" w:eastAsia="es-MX"/>
          </w:rPr>
          <w:t>, its</w:t>
        </w:r>
      </w:ins>
      <w:ins w:id="237" w:author="RV" w:date="2022-09-06T15:02:00Z">
        <w:r w:rsidR="00E67FAE">
          <w:rPr>
            <w:rFonts w:eastAsia="Times New Roman"/>
            <w:color w:val="000000" w:themeColor="text1"/>
            <w:lang w:val="en-US" w:eastAsia="es-MX"/>
          </w:rPr>
          <w:t xml:space="preserve"> grow</w:t>
        </w:r>
      </w:ins>
      <w:ins w:id="238" w:author="AK" w:date="2022-09-10T14:02:00Z">
        <w:r w:rsidR="00E60A7B">
          <w:rPr>
            <w:rFonts w:eastAsia="Times New Roman"/>
            <w:color w:val="000000" w:themeColor="text1"/>
            <w:lang w:val="en-US" w:eastAsia="es-MX"/>
          </w:rPr>
          <w:t>th</w:t>
        </w:r>
      </w:ins>
      <w:ins w:id="239" w:author="RV" w:date="2022-09-06T15:02:00Z">
        <w:del w:id="240" w:author="AK" w:date="2022-09-10T14:02:00Z">
          <w:r w:rsidR="00E67FAE" w:rsidDel="00E60A7B">
            <w:rPr>
              <w:rFonts w:eastAsia="Times New Roman"/>
              <w:color w:val="000000" w:themeColor="text1"/>
              <w:lang w:val="en-US" w:eastAsia="es-MX"/>
            </w:rPr>
            <w:delText>ing</w:delText>
          </w:r>
        </w:del>
      </w:ins>
      <w:ins w:id="241" w:author="RV" w:date="2022-09-06T15:21:00Z">
        <w:r w:rsidR="00554EE7">
          <w:rPr>
            <w:rFonts w:eastAsia="Times New Roman"/>
            <w:color w:val="000000" w:themeColor="text1"/>
            <w:lang w:val="en-US" w:eastAsia="es-MX"/>
          </w:rPr>
          <w:t xml:space="preserve"> </w:t>
        </w:r>
      </w:ins>
      <w:ins w:id="242" w:author="RV" w:date="2022-09-06T15:22:00Z">
        <w:r w:rsidR="00554EE7">
          <w:rPr>
            <w:rFonts w:eastAsia="Times New Roman"/>
            <w:color w:val="000000" w:themeColor="text1"/>
            <w:lang w:val="en-US" w:eastAsia="es-MX"/>
          </w:rPr>
          <w:t xml:space="preserve">and </w:t>
        </w:r>
      </w:ins>
      <w:ins w:id="243" w:author="RV" w:date="2022-09-06T15:21:00Z">
        <w:r w:rsidR="00554EE7">
          <w:rPr>
            <w:rFonts w:eastAsia="Times New Roman"/>
            <w:color w:val="000000" w:themeColor="text1"/>
            <w:lang w:val="en-US" w:eastAsia="es-MX"/>
          </w:rPr>
          <w:t xml:space="preserve">the </w:t>
        </w:r>
      </w:ins>
      <w:ins w:id="244" w:author="RV" w:date="2022-09-06T15:04:00Z">
        <w:r w:rsidR="00780FA3">
          <w:rPr>
            <w:rFonts w:eastAsia="Times New Roman"/>
            <w:color w:val="000000" w:themeColor="text1"/>
            <w:lang w:val="en-US" w:eastAsia="es-MX"/>
          </w:rPr>
          <w:t>opportunities</w:t>
        </w:r>
      </w:ins>
      <w:ins w:id="245" w:author="RV" w:date="2022-09-06T15:05:00Z">
        <w:r w:rsidR="00780FA3">
          <w:rPr>
            <w:rFonts w:eastAsia="Times New Roman"/>
            <w:color w:val="000000" w:themeColor="text1"/>
            <w:lang w:val="en-US" w:eastAsia="es-MX"/>
          </w:rPr>
          <w:t xml:space="preserve">. </w:t>
        </w:r>
      </w:ins>
    </w:p>
    <w:p w14:paraId="3BBBD239" w14:textId="38E0BBCC" w:rsidR="00757871" w:rsidRPr="003C5422" w:rsidRDefault="00757871">
      <w:pPr>
        <w:jc w:val="both"/>
        <w:textAlignment w:val="baseline"/>
        <w:rPr>
          <w:ins w:id="246" w:author="RV" w:date="2022-09-06T14:52:00Z"/>
          <w:rFonts w:eastAsia="Times New Roman"/>
          <w:color w:val="000000" w:themeColor="text1"/>
          <w:lang w:val="en-US" w:eastAsia="es-MX"/>
        </w:rPr>
        <w:pPrChange w:id="247" w:author="RV" w:date="2022-08-30T16:47:00Z">
          <w:pPr>
            <w:textAlignment w:val="baseline"/>
          </w:pPr>
        </w:pPrChange>
      </w:pPr>
      <w:ins w:id="248" w:author="RV" w:date="2022-09-06T16:15:00Z">
        <w:r w:rsidRPr="00BE023C">
          <w:rPr>
            <w:rFonts w:eastAsia="Times New Roman"/>
            <w:color w:val="000000" w:themeColor="text1"/>
            <w:lang w:val="en-US" w:eastAsia="es-MX"/>
          </w:rPr>
          <w:t>Some KPI that could be considered in this toolbox:</w:t>
        </w:r>
      </w:ins>
    </w:p>
    <w:p w14:paraId="22AA7F44" w14:textId="77777777" w:rsidR="00FC5A17" w:rsidRPr="004055A9" w:rsidRDefault="0082000D" w:rsidP="004755C7">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Mobile </w:t>
      </w:r>
      <w:r w:rsidR="00FC5A17" w:rsidRPr="004055A9">
        <w:rPr>
          <w:rFonts w:eastAsia="Times New Roman"/>
          <w:color w:val="000000" w:themeColor="text1"/>
          <w:lang w:val="en-US" w:eastAsia="es-MX"/>
        </w:rPr>
        <w:t>Users Penetration</w:t>
      </w:r>
      <w:r w:rsidR="00893408" w:rsidRPr="004055A9">
        <w:rPr>
          <w:rFonts w:eastAsia="Times New Roman"/>
          <w:color w:val="000000" w:themeColor="text1"/>
          <w:lang w:val="en-US" w:eastAsia="es-MX"/>
        </w:rPr>
        <w:t xml:space="preserve"> </w:t>
      </w:r>
      <w:r w:rsidR="00292AB3" w:rsidRPr="004055A9">
        <w:rPr>
          <w:rFonts w:eastAsia="Times New Roman"/>
          <w:color w:val="000000" w:themeColor="text1"/>
          <w:lang w:val="en-US" w:eastAsia="es-MX"/>
        </w:rPr>
        <w:t xml:space="preserve">(MUP) </w:t>
      </w:r>
      <w:r w:rsidR="00893408" w:rsidRPr="004055A9">
        <w:rPr>
          <w:rFonts w:eastAsia="Times New Roman"/>
          <w:color w:val="000000" w:themeColor="text1"/>
          <w:lang w:val="en-US" w:eastAsia="es-MX"/>
        </w:rPr>
        <w:t>(telephony, Internet access)</w:t>
      </w:r>
      <w:r w:rsidR="00292AB3" w:rsidRPr="004055A9">
        <w:rPr>
          <w:rFonts w:eastAsia="Times New Roman"/>
          <w:color w:val="000000" w:themeColor="text1"/>
          <w:lang w:val="en-US" w:eastAsia="es-MX"/>
        </w:rPr>
        <w:t xml:space="preserve"> per neighborhood polygon</w:t>
      </w:r>
    </w:p>
    <w:p w14:paraId="01E10A2E" w14:textId="77777777" w:rsidR="0082000D" w:rsidRPr="004055A9" w:rsidRDefault="0082000D" w:rsidP="004755C7">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Fixed Users Penetration</w:t>
      </w:r>
      <w:r w:rsidR="00292AB3" w:rsidRPr="004055A9">
        <w:rPr>
          <w:rFonts w:eastAsia="Times New Roman"/>
          <w:color w:val="000000" w:themeColor="text1"/>
          <w:lang w:val="en-US" w:eastAsia="es-MX"/>
        </w:rPr>
        <w:t xml:space="preserve"> (FUP)</w:t>
      </w:r>
      <w:r w:rsidR="00486317" w:rsidRPr="004055A9">
        <w:rPr>
          <w:rFonts w:eastAsia="Times New Roman"/>
          <w:color w:val="000000" w:themeColor="text1"/>
          <w:lang w:val="en-US" w:eastAsia="es-MX"/>
        </w:rPr>
        <w:t xml:space="preserve"> (telephony, Internet access</w:t>
      </w:r>
      <w:r w:rsidR="00893408" w:rsidRPr="004055A9">
        <w:rPr>
          <w:rFonts w:eastAsia="Times New Roman"/>
          <w:color w:val="000000" w:themeColor="text1"/>
          <w:lang w:val="en-US" w:eastAsia="es-MX"/>
        </w:rPr>
        <w:t>)</w:t>
      </w:r>
      <w:r w:rsidR="00292AB3" w:rsidRPr="004055A9">
        <w:rPr>
          <w:rFonts w:eastAsia="Times New Roman"/>
          <w:color w:val="000000" w:themeColor="text1"/>
          <w:lang w:val="en-US" w:eastAsia="es-MX"/>
        </w:rPr>
        <w:t xml:space="preserve"> per neighborhood polygon</w:t>
      </w:r>
    </w:p>
    <w:p w14:paraId="42526646" w14:textId="3AF8429D" w:rsidR="00F26E88" w:rsidRDefault="0014102D" w:rsidP="00F26E88">
      <w:pPr>
        <w:pStyle w:val="ListParagraph"/>
        <w:numPr>
          <w:ilvl w:val="0"/>
          <w:numId w:val="38"/>
        </w:numPr>
        <w:textAlignment w:val="baseline"/>
        <w:rPr>
          <w:ins w:id="249" w:author="RV" w:date="2022-09-06T18:28:00Z"/>
          <w:rFonts w:eastAsia="Times New Roman"/>
          <w:color w:val="000000" w:themeColor="text1"/>
          <w:lang w:val="en-US" w:eastAsia="es-MX"/>
        </w:rPr>
      </w:pPr>
      <w:r w:rsidRPr="004055A9">
        <w:rPr>
          <w:rFonts w:eastAsia="Times New Roman"/>
          <w:color w:val="000000" w:themeColor="text1"/>
          <w:lang w:val="en-US" w:eastAsia="es-MX"/>
        </w:rPr>
        <w:t>Presence of any kind of service provider such as mobile operators, fixed operators, mobile virtual operators, wireless Internet Service Provider</w:t>
      </w:r>
    </w:p>
    <w:p w14:paraId="047948A9" w14:textId="77777777" w:rsidR="005424F6" w:rsidRPr="005424F6" w:rsidRDefault="005424F6">
      <w:pPr>
        <w:pStyle w:val="ListParagraph"/>
        <w:numPr>
          <w:ilvl w:val="0"/>
          <w:numId w:val="38"/>
        </w:numPr>
        <w:textAlignment w:val="baseline"/>
        <w:rPr>
          <w:ins w:id="250" w:author="RV" w:date="2022-09-06T18:28:00Z"/>
          <w:rFonts w:eastAsia="Times New Roman"/>
          <w:color w:val="000000" w:themeColor="text1"/>
          <w:lang w:val="en-US" w:eastAsia="es-MX"/>
          <w:rPrChange w:id="251" w:author="RV" w:date="2022-09-06T18:28:00Z">
            <w:rPr>
              <w:ins w:id="252" w:author="RV" w:date="2022-09-06T18:28:00Z"/>
            </w:rPr>
          </w:rPrChange>
        </w:rPr>
        <w:pPrChange w:id="253" w:author="RV" w:date="2022-09-06T18:28:00Z">
          <w:pPr>
            <w:pStyle w:val="CommentText"/>
            <w:numPr>
              <w:numId w:val="38"/>
            </w:numPr>
            <w:ind w:left="927" w:hanging="360"/>
          </w:pPr>
        </w:pPrChange>
      </w:pPr>
      <w:ins w:id="254" w:author="RV" w:date="2022-09-06T18:28:00Z">
        <w:r w:rsidRPr="005424F6">
          <w:rPr>
            <w:rFonts w:eastAsia="Times New Roman"/>
            <w:color w:val="000000" w:themeColor="text1"/>
            <w:lang w:val="en-US" w:eastAsia="es-MX"/>
            <w:rPrChange w:id="255" w:author="RV" w:date="2022-09-06T18:28:00Z">
              <w:rPr/>
            </w:rPrChange>
          </w:rPr>
          <w:t>Fixed broadband basket</w:t>
        </w:r>
      </w:ins>
    </w:p>
    <w:p w14:paraId="3BE51CD0" w14:textId="77777777" w:rsidR="005424F6" w:rsidRPr="005424F6" w:rsidRDefault="005424F6">
      <w:pPr>
        <w:pStyle w:val="ListParagraph"/>
        <w:numPr>
          <w:ilvl w:val="0"/>
          <w:numId w:val="38"/>
        </w:numPr>
        <w:textAlignment w:val="baseline"/>
        <w:rPr>
          <w:ins w:id="256" w:author="RV" w:date="2022-09-06T18:28:00Z"/>
          <w:rFonts w:eastAsia="Times New Roman"/>
          <w:color w:val="000000" w:themeColor="text1"/>
          <w:lang w:val="en-US" w:eastAsia="es-MX"/>
          <w:rPrChange w:id="257" w:author="RV" w:date="2022-09-06T18:28:00Z">
            <w:rPr>
              <w:ins w:id="258" w:author="RV" w:date="2022-09-06T18:28:00Z"/>
            </w:rPr>
          </w:rPrChange>
        </w:rPr>
        <w:pPrChange w:id="259" w:author="RV" w:date="2022-09-06T18:28:00Z">
          <w:pPr>
            <w:pStyle w:val="CommentText"/>
            <w:numPr>
              <w:numId w:val="38"/>
            </w:numPr>
            <w:ind w:left="927" w:hanging="360"/>
          </w:pPr>
        </w:pPrChange>
      </w:pPr>
      <w:ins w:id="260" w:author="RV" w:date="2022-09-06T18:28:00Z">
        <w:r w:rsidRPr="005424F6">
          <w:rPr>
            <w:rFonts w:eastAsia="Times New Roman"/>
            <w:color w:val="000000" w:themeColor="text1"/>
            <w:lang w:val="en-US" w:eastAsia="es-MX"/>
            <w:rPrChange w:id="261" w:author="RV" w:date="2022-09-06T18:28:00Z">
              <w:rPr/>
            </w:rPrChange>
          </w:rPr>
          <w:t>Mobile cellular low-usage basket</w:t>
        </w:r>
      </w:ins>
    </w:p>
    <w:p w14:paraId="61205CD2" w14:textId="1E69CDC5" w:rsidR="005424F6" w:rsidRDefault="005424F6" w:rsidP="005424F6">
      <w:pPr>
        <w:pStyle w:val="ListParagraph"/>
        <w:numPr>
          <w:ilvl w:val="0"/>
          <w:numId w:val="38"/>
        </w:numPr>
        <w:textAlignment w:val="baseline"/>
        <w:rPr>
          <w:ins w:id="262" w:author="RV" w:date="2022-09-16T09:11:00Z"/>
          <w:rFonts w:eastAsia="Times New Roman"/>
          <w:color w:val="000000" w:themeColor="text1"/>
          <w:lang w:val="en-US" w:eastAsia="es-MX"/>
        </w:rPr>
      </w:pPr>
      <w:ins w:id="263" w:author="RV" w:date="2022-09-06T18:28:00Z">
        <w:r w:rsidRPr="005424F6">
          <w:rPr>
            <w:rFonts w:eastAsia="Times New Roman"/>
            <w:color w:val="000000" w:themeColor="text1"/>
            <w:lang w:val="en-US" w:eastAsia="es-MX"/>
            <w:rPrChange w:id="264" w:author="RV" w:date="2022-09-06T18:28:00Z">
              <w:rPr/>
            </w:rPrChange>
          </w:rPr>
          <w:t>Mobile broadband Internet prices per month</w:t>
        </w:r>
      </w:ins>
    </w:p>
    <w:p w14:paraId="5C07B3C4" w14:textId="22BC7A8B" w:rsidR="003B03ED" w:rsidRPr="00F26E88" w:rsidRDefault="003B03ED" w:rsidP="005424F6">
      <w:pPr>
        <w:pStyle w:val="ListParagraph"/>
        <w:numPr>
          <w:ilvl w:val="0"/>
          <w:numId w:val="38"/>
        </w:numPr>
        <w:textAlignment w:val="baseline"/>
        <w:rPr>
          <w:rFonts w:eastAsia="Times New Roman"/>
          <w:color w:val="000000" w:themeColor="text1"/>
          <w:lang w:val="en-US" w:eastAsia="es-MX"/>
          <w:rPrChange w:id="265" w:author="RV" w:date="2022-09-06T16:25:00Z">
            <w:rPr>
              <w:lang w:val="en-US" w:eastAsia="es-MX"/>
            </w:rPr>
          </w:rPrChange>
        </w:rPr>
      </w:pPr>
      <w:commentRangeStart w:id="266"/>
      <w:ins w:id="267" w:author="RV" w:date="2022-09-16T09:12:00Z">
        <w:r>
          <w:rPr>
            <w:rFonts w:eastAsia="Times New Roman"/>
            <w:color w:val="000000" w:themeColor="text1"/>
            <w:lang w:val="en-US" w:eastAsia="es-MX"/>
          </w:rPr>
          <w:t>Churn</w:t>
        </w:r>
      </w:ins>
      <w:commentRangeEnd w:id="266"/>
      <w:ins w:id="268" w:author="RV" w:date="2022-09-16T09:14:00Z">
        <w:r>
          <w:rPr>
            <w:rStyle w:val="CommentReference"/>
          </w:rPr>
          <w:commentReference w:id="266"/>
        </w:r>
      </w:ins>
      <w:ins w:id="269" w:author="RV" w:date="2022-09-16T09:12:00Z">
        <w:r>
          <w:rPr>
            <w:rFonts w:eastAsia="Times New Roman"/>
            <w:color w:val="000000" w:themeColor="text1"/>
            <w:lang w:val="en-US" w:eastAsia="es-MX"/>
          </w:rPr>
          <w:t xml:space="preserve"> </w:t>
        </w:r>
      </w:ins>
      <w:ins w:id="270" w:author="RV" w:date="2022-09-16T09:17:00Z">
        <w:r>
          <w:rPr>
            <w:rFonts w:eastAsia="Times New Roman"/>
            <w:color w:val="000000" w:themeColor="text1"/>
            <w:lang w:val="en-US" w:eastAsia="es-MX"/>
          </w:rPr>
          <w:t xml:space="preserve">and revenue loss </w:t>
        </w:r>
      </w:ins>
      <w:ins w:id="271" w:author="RV" w:date="2022-09-16T09:12:00Z">
        <w:r>
          <w:rPr>
            <w:rFonts w:eastAsia="Times New Roman"/>
            <w:color w:val="000000" w:themeColor="text1"/>
            <w:lang w:val="en-US" w:eastAsia="es-MX"/>
          </w:rPr>
          <w:t>(in terms of previous view of density population / capacity issues)</w:t>
        </w:r>
      </w:ins>
      <w:ins w:id="272" w:author="RV" w:date="2022-09-16T09:16:00Z">
        <w:r>
          <w:rPr>
            <w:rFonts w:eastAsia="Times New Roman"/>
            <w:color w:val="000000" w:themeColor="text1"/>
            <w:lang w:val="en-US" w:eastAsia="es-MX"/>
          </w:rPr>
          <w:t xml:space="preserve"> </w:t>
        </w:r>
      </w:ins>
    </w:p>
    <w:p w14:paraId="5B03A3B2" w14:textId="77777777" w:rsidR="00274A28" w:rsidRDefault="00274A28" w:rsidP="00274A28">
      <w:pPr>
        <w:jc w:val="both"/>
        <w:textAlignment w:val="baseline"/>
        <w:rPr>
          <w:ins w:id="273" w:author="RV" w:date="2022-09-06T14:52:00Z"/>
          <w:rFonts w:eastAsia="Times New Roman"/>
          <w:color w:val="000000" w:themeColor="text1"/>
          <w:lang w:val="en-US" w:eastAsia="es-MX"/>
        </w:rPr>
      </w:pPr>
    </w:p>
    <w:p w14:paraId="54AC12EF" w14:textId="7EFF8467" w:rsidR="00915A4E" w:rsidRDefault="00915A4E" w:rsidP="00915A4E">
      <w:pPr>
        <w:textAlignment w:val="baseline"/>
        <w:rPr>
          <w:ins w:id="274" w:author="RV" w:date="2022-09-06T14:55:00Z"/>
          <w:rFonts w:eastAsia="Times New Roman"/>
          <w:color w:val="000000" w:themeColor="text1"/>
          <w:u w:val="single"/>
          <w:lang w:val="en-US" w:eastAsia="es-MX"/>
        </w:rPr>
      </w:pPr>
      <w:ins w:id="275" w:author="RV" w:date="2022-09-06T14:55:00Z">
        <w:r w:rsidRPr="00BE023C">
          <w:rPr>
            <w:rFonts w:eastAsia="Times New Roman"/>
            <w:color w:val="000000" w:themeColor="text1"/>
            <w:u w:val="single"/>
            <w:lang w:val="en-US" w:eastAsia="es-MX"/>
          </w:rPr>
          <w:t xml:space="preserve">Toolbox of </w:t>
        </w:r>
      </w:ins>
      <w:ins w:id="276" w:author="RV" w:date="2022-09-06T16:16:00Z">
        <w:r w:rsidR="00757871">
          <w:rPr>
            <w:rFonts w:eastAsia="Times New Roman"/>
            <w:color w:val="000000" w:themeColor="text1"/>
            <w:u w:val="single"/>
            <w:lang w:val="en-US" w:eastAsia="es-MX"/>
          </w:rPr>
          <w:t>Coverage</w:t>
        </w:r>
      </w:ins>
    </w:p>
    <w:p w14:paraId="3272BF37" w14:textId="2C2885A9" w:rsidR="0049071B" w:rsidRDefault="00274A28" w:rsidP="00274A28">
      <w:pPr>
        <w:jc w:val="both"/>
        <w:textAlignment w:val="baseline"/>
        <w:rPr>
          <w:ins w:id="277" w:author="RV" w:date="2022-09-06T17:21:00Z"/>
          <w:rFonts w:eastAsia="Times New Roman"/>
          <w:color w:val="000000" w:themeColor="text1"/>
          <w:lang w:val="en-US" w:eastAsia="es-MX"/>
        </w:rPr>
      </w:pPr>
      <w:ins w:id="278" w:author="RV" w:date="2022-09-06T14:52:00Z">
        <w:r w:rsidRPr="00274A28">
          <w:rPr>
            <w:rFonts w:eastAsia="Times New Roman"/>
            <w:color w:val="000000" w:themeColor="text1"/>
            <w:lang w:val="en-US" w:eastAsia="es-MX"/>
            <w:rPrChange w:id="279" w:author="RV" w:date="2022-09-06T14:52:00Z">
              <w:rPr>
                <w:lang w:val="en-US" w:eastAsia="es-MX"/>
              </w:rPr>
            </w:rPrChange>
          </w:rPr>
          <w:t xml:space="preserve">Toolbox that gathers all those metrics that help to identify those geographic areas where </w:t>
        </w:r>
      </w:ins>
      <w:ins w:id="280" w:author="RV" w:date="2022-09-06T17:21:00Z">
        <w:r w:rsidR="008867E0">
          <w:rPr>
            <w:rFonts w:eastAsia="Times New Roman"/>
            <w:color w:val="000000" w:themeColor="text1"/>
            <w:lang w:val="en-US" w:eastAsia="es-MX"/>
          </w:rPr>
          <w:t>users can</w:t>
        </w:r>
      </w:ins>
      <w:ins w:id="281" w:author="RV" w:date="2022-09-06T17:22:00Z">
        <w:r w:rsidR="008867E0">
          <w:rPr>
            <w:rFonts w:eastAsia="Times New Roman"/>
            <w:color w:val="000000" w:themeColor="text1"/>
            <w:lang w:val="en-US" w:eastAsia="es-MX"/>
          </w:rPr>
          <w:t xml:space="preserve"> connect to a network</w:t>
        </w:r>
      </w:ins>
      <w:ins w:id="282" w:author="RV" w:date="2022-09-06T14:52:00Z">
        <w:r w:rsidRPr="00274A28">
          <w:rPr>
            <w:rFonts w:eastAsia="Times New Roman"/>
            <w:color w:val="000000" w:themeColor="text1"/>
            <w:lang w:val="en-US" w:eastAsia="es-MX"/>
            <w:rPrChange w:id="283" w:author="RV" w:date="2022-09-06T14:52:00Z">
              <w:rPr>
                <w:lang w:val="en-US" w:eastAsia="es-MX"/>
              </w:rPr>
            </w:rPrChange>
          </w:rPr>
          <w:t xml:space="preserve"> or where users can communicate</w:t>
        </w:r>
      </w:ins>
      <w:ins w:id="284" w:author="RV" w:date="2022-09-06T16:18:00Z">
        <w:r w:rsidR="00E814B4">
          <w:rPr>
            <w:rFonts w:eastAsia="Times New Roman"/>
            <w:color w:val="000000" w:themeColor="text1"/>
            <w:lang w:val="en-US" w:eastAsia="es-MX"/>
          </w:rPr>
          <w:t xml:space="preserve"> when</w:t>
        </w:r>
      </w:ins>
      <w:ins w:id="285" w:author="RV" w:date="2022-09-06T14:52:00Z">
        <w:r w:rsidRPr="00274A28">
          <w:rPr>
            <w:rFonts w:eastAsia="Times New Roman"/>
            <w:color w:val="000000" w:themeColor="text1"/>
            <w:lang w:val="en-US" w:eastAsia="es-MX"/>
            <w:rPrChange w:id="286" w:author="RV" w:date="2022-09-06T14:52:00Z">
              <w:rPr>
                <w:lang w:val="en-US" w:eastAsia="es-MX"/>
              </w:rPr>
            </w:rPrChange>
          </w:rPr>
          <w:t xml:space="preserve"> network conditions are optimal in terms of quality.</w:t>
        </w:r>
      </w:ins>
    </w:p>
    <w:p w14:paraId="5F809276" w14:textId="5E84C156" w:rsidR="00DA12E5" w:rsidRDefault="00274A28" w:rsidP="00274A28">
      <w:pPr>
        <w:jc w:val="both"/>
        <w:textAlignment w:val="baseline"/>
        <w:rPr>
          <w:ins w:id="287" w:author="RV" w:date="2022-09-06T14:52:00Z"/>
          <w:rFonts w:eastAsia="Times New Roman"/>
          <w:color w:val="000000" w:themeColor="text1"/>
          <w:lang w:val="en-US" w:eastAsia="es-MX"/>
        </w:rPr>
      </w:pPr>
      <w:ins w:id="288" w:author="RV" w:date="2022-09-06T14:52:00Z">
        <w:r w:rsidRPr="00274A28">
          <w:rPr>
            <w:rFonts w:eastAsia="Times New Roman"/>
            <w:color w:val="000000" w:themeColor="text1"/>
            <w:lang w:val="en-US" w:eastAsia="es-MX"/>
            <w:rPrChange w:id="289" w:author="RV" w:date="2022-09-06T14:52:00Z">
              <w:rPr>
                <w:lang w:val="en-US" w:eastAsia="es-MX"/>
              </w:rPr>
            </w:rPrChange>
          </w:rPr>
          <w:t xml:space="preserve">Some KPI that could be considered </w:t>
        </w:r>
      </w:ins>
      <w:ins w:id="290" w:author="RV" w:date="2022-09-06T17:27:00Z">
        <w:r w:rsidR="0049071B" w:rsidRPr="008867E0">
          <w:rPr>
            <w:rFonts w:eastAsia="Times New Roman"/>
            <w:color w:val="000000" w:themeColor="text1"/>
            <w:lang w:val="en-US" w:eastAsia="es-MX"/>
          </w:rPr>
          <w:t>to determine whether an area is covered</w:t>
        </w:r>
        <w:r w:rsidR="0049071B">
          <w:rPr>
            <w:rFonts w:eastAsia="Times New Roman"/>
            <w:color w:val="000000" w:themeColor="text1"/>
            <w:lang w:val="en-US" w:eastAsia="es-MX"/>
          </w:rPr>
          <w:t>:</w:t>
        </w:r>
      </w:ins>
    </w:p>
    <w:p w14:paraId="067766C3" w14:textId="459FD268" w:rsidR="00431757" w:rsidRPr="008867E0" w:rsidRDefault="008867E0" w:rsidP="008867E0">
      <w:pPr>
        <w:pStyle w:val="ListParagraph"/>
        <w:numPr>
          <w:ilvl w:val="0"/>
          <w:numId w:val="38"/>
        </w:numPr>
        <w:textAlignment w:val="baseline"/>
        <w:rPr>
          <w:ins w:id="291" w:author="RV" w:date="2022-09-06T17:15:00Z"/>
          <w:rFonts w:eastAsia="Times New Roman"/>
          <w:color w:val="000000" w:themeColor="text1"/>
          <w:lang w:val="en-US" w:eastAsia="es-MX"/>
          <w:rPrChange w:id="292" w:author="RV" w:date="2022-09-06T17:26:00Z">
            <w:rPr>
              <w:ins w:id="293" w:author="RV" w:date="2022-09-06T17:15:00Z"/>
              <w:lang w:val="en-US" w:eastAsia="es-MX"/>
            </w:rPr>
          </w:rPrChange>
        </w:rPr>
      </w:pPr>
      <w:ins w:id="294" w:author="RV" w:date="2022-09-06T17:26:00Z">
        <w:del w:id="295" w:author="AK" w:date="2022-09-10T14:03:00Z">
          <w:r w:rsidDel="00382F0C">
            <w:rPr>
              <w:rFonts w:eastAsia="Times New Roman"/>
              <w:color w:val="000000" w:themeColor="text1"/>
              <w:lang w:val="en-US" w:eastAsia="es-MX"/>
            </w:rPr>
            <w:delText>T</w:delText>
          </w:r>
          <w:r w:rsidRPr="0038025C" w:rsidDel="00382F0C">
            <w:rPr>
              <w:rFonts w:eastAsia="Times New Roman"/>
              <w:color w:val="000000" w:themeColor="text1"/>
              <w:lang w:val="en-US" w:eastAsia="es-MX"/>
            </w:rPr>
            <w:delText>o estimate</w:delText>
          </w:r>
          <w:r w:rsidDel="00382F0C">
            <w:rPr>
              <w:rFonts w:eastAsia="Times New Roman"/>
              <w:color w:val="000000" w:themeColor="text1"/>
              <w:lang w:val="en-US" w:eastAsia="es-MX"/>
            </w:rPr>
            <w:delText xml:space="preserve"> </w:delText>
          </w:r>
          <w:r w:rsidRPr="0038025C" w:rsidDel="00382F0C">
            <w:rPr>
              <w:rFonts w:eastAsia="Times New Roman"/>
              <w:color w:val="000000" w:themeColor="text1"/>
              <w:lang w:val="en-US" w:eastAsia="es-MX"/>
            </w:rPr>
            <w:delText>these</w:delText>
          </w:r>
        </w:del>
        <w:r w:rsidRPr="0038025C">
          <w:rPr>
            <w:rFonts w:eastAsia="Times New Roman"/>
            <w:color w:val="000000" w:themeColor="text1"/>
            <w:lang w:val="en-US" w:eastAsia="es-MX"/>
          </w:rPr>
          <w:t xml:space="preserve"> </w:t>
        </w:r>
      </w:ins>
      <w:ins w:id="296" w:author="AK" w:date="2022-09-10T14:04:00Z">
        <w:r w:rsidR="00382F0C">
          <w:rPr>
            <w:rFonts w:eastAsia="Times New Roman"/>
            <w:color w:val="000000" w:themeColor="text1"/>
            <w:lang w:val="en-US" w:eastAsia="es-MX"/>
          </w:rPr>
          <w:t>S</w:t>
        </w:r>
      </w:ins>
      <w:ins w:id="297" w:author="RV" w:date="2022-09-06T17:26:00Z">
        <w:del w:id="298" w:author="AK" w:date="2022-09-10T14:04:00Z">
          <w:r w:rsidRPr="0038025C" w:rsidDel="00382F0C">
            <w:rPr>
              <w:rFonts w:eastAsia="Times New Roman"/>
              <w:color w:val="000000" w:themeColor="text1"/>
              <w:lang w:val="en-US" w:eastAsia="es-MX"/>
            </w:rPr>
            <w:delText>s</w:delText>
          </w:r>
        </w:del>
        <w:r w:rsidRPr="0038025C">
          <w:rPr>
            <w:rFonts w:eastAsia="Times New Roman"/>
            <w:color w:val="000000" w:themeColor="text1"/>
            <w:lang w:val="en-US" w:eastAsia="es-MX"/>
          </w:rPr>
          <w:t xml:space="preserve">ignal </w:t>
        </w:r>
        <w:del w:id="299" w:author="AK" w:date="2022-09-10T14:04:00Z">
          <w:r w:rsidRPr="0038025C" w:rsidDel="00382F0C">
            <w:rPr>
              <w:rFonts w:eastAsia="Times New Roman"/>
              <w:color w:val="000000" w:themeColor="text1"/>
              <w:lang w:val="en-US" w:eastAsia="es-MX"/>
            </w:rPr>
            <w:delText>stregths</w:delText>
          </w:r>
        </w:del>
      </w:ins>
      <w:ins w:id="300" w:author="AK" w:date="2022-09-10T14:04:00Z">
        <w:r w:rsidR="00382F0C" w:rsidRPr="0038025C">
          <w:rPr>
            <w:rFonts w:eastAsia="Times New Roman"/>
            <w:color w:val="000000" w:themeColor="text1"/>
            <w:lang w:val="en-US" w:eastAsia="es-MX"/>
          </w:rPr>
          <w:t>strengths</w:t>
        </w:r>
      </w:ins>
      <w:ins w:id="301" w:author="RV" w:date="2022-09-06T17:26:00Z">
        <w:r>
          <w:rPr>
            <w:rFonts w:eastAsia="Times New Roman"/>
            <w:color w:val="000000" w:themeColor="text1"/>
            <w:lang w:val="en-US" w:eastAsia="es-MX"/>
          </w:rPr>
          <w:t>:</w:t>
        </w:r>
        <w:r w:rsidRPr="008867E0">
          <w:rPr>
            <w:rFonts w:eastAsia="Times New Roman"/>
            <w:color w:val="000000" w:themeColor="text1"/>
            <w:lang w:val="en-US" w:eastAsia="es-MX"/>
          </w:rPr>
          <w:t xml:space="preserve"> </w:t>
        </w:r>
      </w:ins>
      <w:proofErr w:type="spellStart"/>
      <w:ins w:id="302" w:author="RV" w:date="2022-09-06T17:25:00Z">
        <w:r w:rsidRPr="008867E0">
          <w:rPr>
            <w:rFonts w:eastAsia="Times New Roman"/>
            <w:color w:val="000000" w:themeColor="text1"/>
            <w:lang w:val="en-US" w:eastAsia="es-MX"/>
          </w:rPr>
          <w:t>RxLev</w:t>
        </w:r>
        <w:proofErr w:type="spellEnd"/>
        <w:r w:rsidRPr="008867E0">
          <w:rPr>
            <w:rFonts w:eastAsia="Times New Roman"/>
            <w:color w:val="000000" w:themeColor="text1"/>
            <w:lang w:val="en-US" w:eastAsia="es-MX"/>
          </w:rPr>
          <w:t xml:space="preserve"> (received signal level) for GSM,</w:t>
        </w:r>
        <w:r>
          <w:rPr>
            <w:rFonts w:eastAsia="Times New Roman"/>
            <w:color w:val="000000" w:themeColor="text1"/>
            <w:lang w:val="en-US" w:eastAsia="es-MX"/>
          </w:rPr>
          <w:t xml:space="preserve"> </w:t>
        </w:r>
        <w:r w:rsidRPr="008867E0">
          <w:rPr>
            <w:rFonts w:eastAsia="Times New Roman"/>
            <w:color w:val="000000" w:themeColor="text1"/>
            <w:lang w:val="en-US" w:eastAsia="es-MX"/>
            <w:rPrChange w:id="303" w:author="RV" w:date="2022-09-06T17:25:00Z">
              <w:rPr>
                <w:lang w:val="en-US" w:eastAsia="es-MX"/>
              </w:rPr>
            </w:rPrChange>
          </w:rPr>
          <w:t>RSCP (received signal code power) for UMTS and RSRP</w:t>
        </w:r>
        <w:r>
          <w:rPr>
            <w:rFonts w:eastAsia="Times New Roman"/>
            <w:color w:val="000000" w:themeColor="text1"/>
            <w:lang w:val="en-US" w:eastAsia="es-MX"/>
          </w:rPr>
          <w:t xml:space="preserve"> </w:t>
        </w:r>
        <w:r w:rsidRPr="008867E0">
          <w:rPr>
            <w:rFonts w:eastAsia="Times New Roman"/>
            <w:color w:val="000000" w:themeColor="text1"/>
            <w:lang w:val="en-US" w:eastAsia="es-MX"/>
            <w:rPrChange w:id="304" w:author="RV" w:date="2022-09-06T17:25:00Z">
              <w:rPr>
                <w:lang w:val="en-US" w:eastAsia="es-MX"/>
              </w:rPr>
            </w:rPrChange>
          </w:rPr>
          <w:t>(reference signal receive power) for LTE</w:t>
        </w:r>
      </w:ins>
      <w:ins w:id="305" w:author="RV" w:date="2022-09-06T17:26:00Z">
        <w:r>
          <w:rPr>
            <w:rFonts w:eastAsia="Times New Roman"/>
            <w:color w:val="000000" w:themeColor="text1"/>
            <w:lang w:val="en-US" w:eastAsia="es-MX"/>
          </w:rPr>
          <w:t>.</w:t>
        </w:r>
      </w:ins>
    </w:p>
    <w:p w14:paraId="574F014C" w14:textId="4587E8F4" w:rsidR="00274A28" w:rsidRDefault="001F57FD" w:rsidP="001F57FD">
      <w:pPr>
        <w:pStyle w:val="ListParagraph"/>
        <w:numPr>
          <w:ilvl w:val="0"/>
          <w:numId w:val="38"/>
        </w:numPr>
        <w:textAlignment w:val="baseline"/>
        <w:rPr>
          <w:ins w:id="306" w:author="RV" w:date="2022-09-06T17:40:00Z"/>
          <w:rFonts w:eastAsia="Times New Roman"/>
          <w:color w:val="000000" w:themeColor="text1"/>
          <w:lang w:val="en-US" w:eastAsia="es-MX"/>
        </w:rPr>
      </w:pPr>
      <w:ins w:id="307" w:author="RV" w:date="2022-09-06T17:10:00Z">
        <w:del w:id="308" w:author="AK" w:date="2022-09-10T14:04:00Z">
          <w:r w:rsidRPr="004055A9" w:rsidDel="00382F0C">
            <w:rPr>
              <w:rFonts w:eastAsia="Times New Roman"/>
              <w:color w:val="000000" w:themeColor="text1"/>
              <w:lang w:val="en-US" w:eastAsia="es-MX"/>
            </w:rPr>
            <w:delText>Availabilty</w:delText>
          </w:r>
        </w:del>
      </w:ins>
      <w:ins w:id="309" w:author="AK" w:date="2022-09-10T14:04:00Z">
        <w:r w:rsidR="00382F0C" w:rsidRPr="004055A9">
          <w:rPr>
            <w:rFonts w:eastAsia="Times New Roman"/>
            <w:color w:val="000000" w:themeColor="text1"/>
            <w:lang w:val="en-US" w:eastAsia="es-MX"/>
          </w:rPr>
          <w:t>Availability</w:t>
        </w:r>
      </w:ins>
      <w:ins w:id="310" w:author="RV" w:date="2022-09-06T17:10:00Z">
        <w:r w:rsidRPr="004055A9">
          <w:rPr>
            <w:rFonts w:eastAsia="Times New Roman"/>
            <w:color w:val="000000" w:themeColor="text1"/>
            <w:lang w:val="en-US" w:eastAsia="es-MX"/>
          </w:rPr>
          <w:t xml:space="preserve"> of </w:t>
        </w:r>
      </w:ins>
      <w:ins w:id="311" w:author="RV" w:date="2022-09-06T17:51:00Z">
        <w:r w:rsidR="004739D2" w:rsidRPr="004055A9">
          <w:rPr>
            <w:rFonts w:eastAsia="Times New Roman"/>
            <w:color w:val="000000" w:themeColor="text1"/>
            <w:lang w:val="en-US" w:eastAsia="es-MX"/>
          </w:rPr>
          <w:t>line-of-sight</w:t>
        </w:r>
      </w:ins>
      <w:ins w:id="312" w:author="RV" w:date="2022-09-06T17:10:00Z">
        <w:r w:rsidRPr="004055A9">
          <w:rPr>
            <w:rFonts w:eastAsia="Times New Roman"/>
            <w:color w:val="000000" w:themeColor="text1"/>
            <w:lang w:val="en-US" w:eastAsia="es-MX"/>
          </w:rPr>
          <w:t xml:space="preserve"> </w:t>
        </w:r>
      </w:ins>
      <w:ins w:id="313" w:author="AK" w:date="2022-09-10T14:04:00Z">
        <w:r w:rsidR="00382F0C">
          <w:rPr>
            <w:rFonts w:eastAsia="Times New Roman"/>
            <w:color w:val="000000" w:themeColor="text1"/>
            <w:lang w:val="en-US" w:eastAsia="es-MX"/>
          </w:rPr>
          <w:t>(</w:t>
        </w:r>
      </w:ins>
      <w:proofErr w:type="spellStart"/>
      <w:ins w:id="314" w:author="RV" w:date="2022-09-06T17:10:00Z">
        <w:r w:rsidRPr="004055A9">
          <w:rPr>
            <w:rFonts w:eastAsia="Times New Roman"/>
            <w:color w:val="000000" w:themeColor="text1"/>
            <w:lang w:val="en-US" w:eastAsia="es-MX"/>
          </w:rPr>
          <w:t>LoS</w:t>
        </w:r>
      </w:ins>
      <w:proofErr w:type="spellEnd"/>
      <w:ins w:id="315" w:author="AK" w:date="2022-09-10T14:05:00Z">
        <w:r w:rsidR="00382F0C">
          <w:rPr>
            <w:rFonts w:eastAsia="Times New Roman"/>
            <w:color w:val="000000" w:themeColor="text1"/>
            <w:lang w:val="en-US" w:eastAsia="es-MX"/>
          </w:rPr>
          <w:t>)</w:t>
        </w:r>
      </w:ins>
    </w:p>
    <w:p w14:paraId="35CB398A" w14:textId="633DFAAE" w:rsidR="00071014" w:rsidRDefault="00382F0C" w:rsidP="001F57FD">
      <w:pPr>
        <w:pStyle w:val="ListParagraph"/>
        <w:numPr>
          <w:ilvl w:val="0"/>
          <w:numId w:val="38"/>
        </w:numPr>
        <w:textAlignment w:val="baseline"/>
        <w:rPr>
          <w:ins w:id="316" w:author="RV" w:date="2022-09-06T17:35:00Z"/>
          <w:rFonts w:eastAsia="Times New Roman"/>
          <w:color w:val="000000" w:themeColor="text1"/>
          <w:lang w:val="en-US" w:eastAsia="es-MX"/>
        </w:rPr>
      </w:pPr>
      <w:ins w:id="317" w:author="AK" w:date="2022-09-10T14:05:00Z">
        <w:r>
          <w:rPr>
            <w:rFonts w:eastAsia="Times New Roman"/>
            <w:color w:val="000000" w:themeColor="text1"/>
            <w:lang w:val="en-US" w:eastAsia="es-MX"/>
          </w:rPr>
          <w:t xml:space="preserve">Availability of </w:t>
        </w:r>
      </w:ins>
      <w:ins w:id="318" w:author="AK" w:date="2022-09-10T14:06:00Z">
        <w:r>
          <w:rPr>
            <w:rFonts w:eastAsia="Times New Roman"/>
            <w:color w:val="000000" w:themeColor="text1"/>
            <w:lang w:val="en-US" w:eastAsia="es-MX"/>
          </w:rPr>
          <w:t xml:space="preserve">cable connections for </w:t>
        </w:r>
      </w:ins>
      <w:ins w:id="319" w:author="AK" w:date="2022-09-10T14:07:00Z">
        <w:r>
          <w:rPr>
            <w:rFonts w:eastAsia="Times New Roman"/>
            <w:color w:val="000000" w:themeColor="text1"/>
            <w:lang w:val="en-US" w:eastAsia="es-MX"/>
          </w:rPr>
          <w:t xml:space="preserve">internet. </w:t>
        </w:r>
      </w:ins>
      <w:commentRangeStart w:id="320"/>
      <w:ins w:id="321" w:author="RV" w:date="2022-09-06T17:42:00Z">
        <w:r w:rsidR="00F84892">
          <w:rPr>
            <w:rFonts w:eastAsia="Times New Roman"/>
            <w:color w:val="000000" w:themeColor="text1"/>
            <w:lang w:val="en-US" w:eastAsia="es-MX"/>
          </w:rPr>
          <w:t>H</w:t>
        </w:r>
      </w:ins>
      <w:ins w:id="322" w:author="RV" w:date="2022-09-06T17:40:00Z">
        <w:r w:rsidR="00071014" w:rsidRPr="00F84892">
          <w:rPr>
            <w:rFonts w:eastAsia="Times New Roman"/>
            <w:color w:val="000000" w:themeColor="text1"/>
            <w:lang w:val="en-US" w:eastAsia="es-MX"/>
            <w:rPrChange w:id="323" w:author="RV" w:date="2022-09-06T17:42:00Z">
              <w:rPr>
                <w:rFonts w:ascii="Arial" w:hAnsi="Arial" w:cs="Arial"/>
                <w:color w:val="202124"/>
                <w:shd w:val="clear" w:color="auto" w:fill="FFFFFF"/>
              </w:rPr>
            </w:rPrChange>
          </w:rPr>
          <w:t>ousehold accessibility</w:t>
        </w:r>
      </w:ins>
      <w:ins w:id="324" w:author="RV" w:date="2022-09-06T17:42:00Z">
        <w:r w:rsidR="00F84892">
          <w:rPr>
            <w:rFonts w:eastAsia="Times New Roman"/>
            <w:color w:val="000000" w:themeColor="text1"/>
            <w:lang w:val="en-US" w:eastAsia="es-MX"/>
          </w:rPr>
          <w:t>, m</w:t>
        </w:r>
      </w:ins>
      <w:ins w:id="325" w:author="RV" w:date="2022-09-06T17:40:00Z">
        <w:r w:rsidR="00071014" w:rsidRPr="00F84892">
          <w:rPr>
            <w:rFonts w:eastAsia="Times New Roman"/>
            <w:color w:val="000000" w:themeColor="text1"/>
            <w:lang w:val="en-US" w:eastAsia="es-MX"/>
            <w:rPrChange w:id="326" w:author="RV" w:date="2022-09-06T17:42:00Z">
              <w:rPr>
                <w:rFonts w:ascii="Arial" w:hAnsi="Arial" w:cs="Arial"/>
                <w:color w:val="202124"/>
                <w:shd w:val="clear" w:color="auto" w:fill="FFFFFF"/>
              </w:rPr>
            </w:rPrChange>
          </w:rPr>
          <w:t>easuring the number of households passed by an infrastructure that enables a cable modem Internet connection</w:t>
        </w:r>
      </w:ins>
      <w:ins w:id="327" w:author="RV" w:date="2022-09-06T17:42:00Z">
        <w:r w:rsidR="00F84892">
          <w:rPr>
            <w:rFonts w:eastAsia="Times New Roman"/>
            <w:color w:val="000000" w:themeColor="text1"/>
            <w:lang w:val="en-US" w:eastAsia="es-MX"/>
          </w:rPr>
          <w:t>.</w:t>
        </w:r>
        <w:commentRangeEnd w:id="320"/>
        <w:r w:rsidR="00F84892">
          <w:rPr>
            <w:rStyle w:val="CommentReference"/>
          </w:rPr>
          <w:commentReference w:id="320"/>
        </w:r>
      </w:ins>
    </w:p>
    <w:p w14:paraId="71B3A17B" w14:textId="77777777" w:rsidR="001D01BB" w:rsidRPr="00274A28" w:rsidRDefault="001D01BB">
      <w:pPr>
        <w:pStyle w:val="ListParagraph"/>
        <w:ind w:left="927"/>
        <w:textAlignment w:val="baseline"/>
        <w:rPr>
          <w:ins w:id="328" w:author="RV" w:date="2022-09-06T14:52:00Z"/>
          <w:rFonts w:eastAsia="Times New Roman"/>
          <w:color w:val="000000" w:themeColor="text1"/>
          <w:lang w:val="en-US" w:eastAsia="es-MX"/>
          <w:rPrChange w:id="329" w:author="RV" w:date="2022-09-06T14:52:00Z">
            <w:rPr>
              <w:ins w:id="330" w:author="RV" w:date="2022-09-06T14:52:00Z"/>
              <w:lang w:val="en-US" w:eastAsia="es-MX"/>
            </w:rPr>
          </w:rPrChange>
        </w:rPr>
        <w:pPrChange w:id="331" w:author="RV" w:date="2022-09-06T17:35:00Z">
          <w:pPr>
            <w:pStyle w:val="ListParagraph"/>
            <w:numPr>
              <w:numId w:val="38"/>
            </w:numPr>
            <w:ind w:left="927" w:hanging="360"/>
            <w:jc w:val="both"/>
            <w:textAlignment w:val="baseline"/>
          </w:pPr>
        </w:pPrChange>
      </w:pPr>
    </w:p>
    <w:p w14:paraId="52D97E83" w14:textId="77777777" w:rsidR="00E20164" w:rsidRPr="004055A9" w:rsidRDefault="00E20164" w:rsidP="004055A9">
      <w:pPr>
        <w:textAlignment w:val="baseline"/>
        <w:rPr>
          <w:rFonts w:eastAsia="Times New Roman"/>
          <w:color w:val="000000" w:themeColor="text1"/>
          <w:lang w:val="en-US" w:eastAsia="es-MX"/>
        </w:rPr>
      </w:pPr>
    </w:p>
    <w:p w14:paraId="7CD744A6" w14:textId="04FC1445" w:rsidR="00E601B7" w:rsidRDefault="00844EA0" w:rsidP="004055A9">
      <w:pPr>
        <w:textAlignment w:val="baseline"/>
        <w:rPr>
          <w:ins w:id="332" w:author="RV" w:date="2022-08-28T18:58:00Z"/>
          <w:rFonts w:eastAsia="Times New Roman"/>
          <w:color w:val="000000" w:themeColor="text1"/>
          <w:u w:val="single"/>
          <w:lang w:val="en-US" w:eastAsia="es-MX"/>
        </w:rPr>
      </w:pPr>
      <w:r w:rsidRPr="00CE4CBA">
        <w:rPr>
          <w:rFonts w:eastAsia="Times New Roman"/>
          <w:color w:val="000000" w:themeColor="text1"/>
          <w:u w:val="single"/>
          <w:lang w:val="en-US" w:eastAsia="es-MX"/>
          <w:rPrChange w:id="333" w:author="RV" w:date="2022-08-28T18:57:00Z">
            <w:rPr>
              <w:rFonts w:eastAsia="Times New Roman"/>
              <w:color w:val="000000" w:themeColor="text1"/>
              <w:lang w:val="en-US" w:eastAsia="es-MX"/>
            </w:rPr>
          </w:rPrChange>
        </w:rPr>
        <w:t xml:space="preserve">Toolbox </w:t>
      </w:r>
      <w:del w:id="334" w:author="RV" w:date="2022-08-28T18:57:00Z">
        <w:r w:rsidRPr="00CE4CBA" w:rsidDel="00F26F65">
          <w:rPr>
            <w:rFonts w:eastAsia="Times New Roman"/>
            <w:color w:val="000000" w:themeColor="text1"/>
            <w:u w:val="single"/>
            <w:lang w:val="en-US" w:eastAsia="es-MX"/>
            <w:rPrChange w:id="335" w:author="RV" w:date="2022-08-28T18:57:00Z">
              <w:rPr>
                <w:rFonts w:eastAsia="Times New Roman"/>
                <w:color w:val="000000" w:themeColor="text1"/>
                <w:lang w:val="en-US" w:eastAsia="es-MX"/>
              </w:rPr>
            </w:rPrChange>
          </w:rPr>
          <w:delText xml:space="preserve">of </w:delText>
        </w:r>
      </w:del>
      <w:ins w:id="336" w:author="RV" w:date="2022-08-28T18:57:00Z">
        <w:r w:rsidR="00F26F65" w:rsidRPr="00CE4CBA">
          <w:rPr>
            <w:rFonts w:eastAsia="Times New Roman"/>
            <w:color w:val="000000" w:themeColor="text1"/>
            <w:u w:val="single"/>
            <w:lang w:val="en-US" w:eastAsia="es-MX"/>
            <w:rPrChange w:id="337" w:author="RV" w:date="2022-08-28T18:57:00Z">
              <w:rPr>
                <w:rFonts w:eastAsia="Times New Roman"/>
                <w:color w:val="000000" w:themeColor="text1"/>
                <w:lang w:val="en-US" w:eastAsia="es-MX"/>
              </w:rPr>
            </w:rPrChange>
          </w:rPr>
          <w:t>of</w:t>
        </w:r>
        <w:r w:rsidR="00F26F65">
          <w:rPr>
            <w:rFonts w:eastAsia="Times New Roman"/>
            <w:color w:val="000000" w:themeColor="text1"/>
            <w:u w:val="single"/>
            <w:lang w:val="en-US" w:eastAsia="es-MX"/>
          </w:rPr>
          <w:t xml:space="preserve"> </w:t>
        </w:r>
      </w:ins>
      <w:r w:rsidR="00E601B7" w:rsidRPr="00CE4CBA">
        <w:rPr>
          <w:rFonts w:eastAsia="Times New Roman"/>
          <w:color w:val="000000" w:themeColor="text1"/>
          <w:u w:val="single"/>
          <w:lang w:val="en-US" w:eastAsia="es-MX"/>
          <w:rPrChange w:id="338" w:author="RV" w:date="2022-08-28T18:57:00Z">
            <w:rPr>
              <w:rFonts w:eastAsia="Times New Roman"/>
              <w:color w:val="000000" w:themeColor="text1"/>
              <w:lang w:val="en-US" w:eastAsia="es-MX"/>
            </w:rPr>
          </w:rPrChange>
        </w:rPr>
        <w:t>Infrastructure KPI</w:t>
      </w:r>
    </w:p>
    <w:p w14:paraId="4CC8215B" w14:textId="570CF4CF" w:rsidR="007F7F52" w:rsidRDefault="00D54C8A" w:rsidP="00DE6968">
      <w:pPr>
        <w:jc w:val="both"/>
        <w:textAlignment w:val="baseline"/>
        <w:rPr>
          <w:ins w:id="339" w:author="RV" w:date="2022-08-30T16:16:00Z"/>
          <w:rFonts w:eastAsia="Times New Roman"/>
          <w:color w:val="000000" w:themeColor="text1"/>
          <w:lang w:val="en-US" w:eastAsia="es-MX"/>
        </w:rPr>
      </w:pPr>
      <w:ins w:id="340" w:author="RV" w:date="2022-08-30T16:35:00Z">
        <w:r w:rsidRPr="00D54C8A">
          <w:rPr>
            <w:rFonts w:eastAsia="Times New Roman"/>
            <w:color w:val="000000" w:themeColor="text1"/>
            <w:lang w:val="en-US" w:eastAsia="es-MX"/>
          </w:rPr>
          <w:t>Infrastructure is an essential prerequisite for sustained and accelerated economic progress</w:t>
        </w:r>
        <w:r>
          <w:rPr>
            <w:rFonts w:eastAsia="Times New Roman"/>
            <w:color w:val="000000" w:themeColor="text1"/>
            <w:lang w:val="en-US" w:eastAsia="es-MX"/>
          </w:rPr>
          <w:t xml:space="preserve">. </w:t>
        </w:r>
      </w:ins>
      <w:ins w:id="341" w:author="RV" w:date="2022-08-28T18:58:00Z">
        <w:r w:rsidR="007F7F52">
          <w:rPr>
            <w:rFonts w:eastAsia="Times New Roman"/>
            <w:color w:val="000000" w:themeColor="text1"/>
            <w:lang w:val="en-US" w:eastAsia="es-MX"/>
          </w:rPr>
          <w:t xml:space="preserve">Infrastructure </w:t>
        </w:r>
        <w:r w:rsidR="00A851FD">
          <w:rPr>
            <w:rFonts w:eastAsia="Times New Roman"/>
            <w:color w:val="000000" w:themeColor="text1"/>
            <w:lang w:val="en-US" w:eastAsia="es-MX"/>
          </w:rPr>
          <w:t xml:space="preserve">toolbox </w:t>
        </w:r>
      </w:ins>
      <w:ins w:id="342" w:author="RV" w:date="2022-08-28T19:02:00Z">
        <w:r w:rsidR="00A851FD">
          <w:rPr>
            <w:rFonts w:eastAsia="Times New Roman"/>
            <w:color w:val="000000" w:themeColor="text1"/>
            <w:lang w:val="en-US" w:eastAsia="es-MX"/>
          </w:rPr>
          <w:t>contains</w:t>
        </w:r>
      </w:ins>
      <w:ins w:id="343" w:author="RV" w:date="2022-08-28T19:03:00Z">
        <w:r w:rsidR="00A851FD">
          <w:rPr>
            <w:rFonts w:eastAsia="Times New Roman"/>
            <w:color w:val="000000" w:themeColor="text1"/>
            <w:lang w:val="en-US" w:eastAsia="es-MX"/>
          </w:rPr>
          <w:t xml:space="preserve"> those KPI related with deployed </w:t>
        </w:r>
      </w:ins>
      <w:ins w:id="344" w:author="RV" w:date="2022-08-28T19:06:00Z">
        <w:r w:rsidR="00490E44">
          <w:rPr>
            <w:rFonts w:eastAsia="Times New Roman"/>
            <w:color w:val="000000" w:themeColor="text1"/>
            <w:lang w:val="en-US" w:eastAsia="es-MX"/>
          </w:rPr>
          <w:t xml:space="preserve">telecom </w:t>
        </w:r>
      </w:ins>
      <w:ins w:id="345" w:author="RV" w:date="2022-08-28T19:03:00Z">
        <w:r w:rsidR="00A851FD">
          <w:rPr>
            <w:rFonts w:eastAsia="Times New Roman"/>
            <w:color w:val="000000" w:themeColor="text1"/>
            <w:lang w:val="en-US" w:eastAsia="es-MX"/>
          </w:rPr>
          <w:t>infrastructure</w:t>
        </w:r>
      </w:ins>
      <w:ins w:id="346" w:author="RV" w:date="2022-08-28T19:07:00Z">
        <w:r w:rsidR="00490E44">
          <w:rPr>
            <w:rFonts w:eastAsia="Times New Roman"/>
            <w:color w:val="000000" w:themeColor="text1"/>
            <w:lang w:val="en-US" w:eastAsia="es-MX"/>
          </w:rPr>
          <w:t xml:space="preserve">, nevertheless </w:t>
        </w:r>
      </w:ins>
      <w:ins w:id="347" w:author="RV" w:date="2022-08-28T19:03:00Z">
        <w:r w:rsidR="00A851FD">
          <w:rPr>
            <w:rFonts w:eastAsia="Times New Roman"/>
            <w:color w:val="000000" w:themeColor="text1"/>
            <w:lang w:val="en-US" w:eastAsia="es-MX"/>
          </w:rPr>
          <w:t xml:space="preserve">other </w:t>
        </w:r>
      </w:ins>
      <w:ins w:id="348" w:author="RV" w:date="2022-08-28T19:05:00Z">
        <w:r w:rsidR="00490E44">
          <w:rPr>
            <w:rFonts w:eastAsia="Times New Roman"/>
            <w:color w:val="000000" w:themeColor="text1"/>
            <w:lang w:val="en-US" w:eastAsia="es-MX"/>
          </w:rPr>
          <w:t xml:space="preserve">kind of infrastructure could be </w:t>
        </w:r>
      </w:ins>
      <w:ins w:id="349" w:author="RV" w:date="2022-08-28T19:07:00Z">
        <w:r w:rsidR="00490E44">
          <w:rPr>
            <w:rFonts w:eastAsia="Times New Roman"/>
            <w:color w:val="000000" w:themeColor="text1"/>
            <w:lang w:val="en-US" w:eastAsia="es-MX"/>
          </w:rPr>
          <w:t>consider</w:t>
        </w:r>
      </w:ins>
      <w:ins w:id="350" w:author="RV" w:date="2022-08-30T13:37:00Z">
        <w:r w:rsidR="00DE6968">
          <w:rPr>
            <w:rFonts w:eastAsia="Times New Roman"/>
            <w:color w:val="000000" w:themeColor="text1"/>
            <w:lang w:val="en-US" w:eastAsia="es-MX"/>
          </w:rPr>
          <w:t>ed</w:t>
        </w:r>
      </w:ins>
      <w:ins w:id="351" w:author="RV" w:date="2022-08-28T19:07:00Z">
        <w:r w:rsidR="00490E44">
          <w:rPr>
            <w:rFonts w:eastAsia="Times New Roman"/>
            <w:color w:val="000000" w:themeColor="text1"/>
            <w:lang w:val="en-US" w:eastAsia="es-MX"/>
          </w:rPr>
          <w:t xml:space="preserve"> in this toolbox</w:t>
        </w:r>
      </w:ins>
      <w:ins w:id="352" w:author="RV" w:date="2022-08-28T19:05:00Z">
        <w:r w:rsidR="00490E44">
          <w:rPr>
            <w:rFonts w:eastAsia="Times New Roman"/>
            <w:color w:val="000000" w:themeColor="text1"/>
            <w:lang w:val="en-US" w:eastAsia="es-MX"/>
          </w:rPr>
          <w:t>.</w:t>
        </w:r>
      </w:ins>
      <w:ins w:id="353" w:author="RV" w:date="2022-08-30T16:17:00Z">
        <w:r w:rsidR="00095E33">
          <w:rPr>
            <w:rFonts w:eastAsia="Times New Roman"/>
            <w:color w:val="000000" w:themeColor="text1"/>
            <w:lang w:val="en-US" w:eastAsia="es-MX"/>
          </w:rPr>
          <w:t xml:space="preserve"> </w:t>
        </w:r>
      </w:ins>
    </w:p>
    <w:p w14:paraId="7ACA42C4" w14:textId="77777777" w:rsidR="00FC7375" w:rsidRPr="00781138" w:rsidRDefault="00FC7375" w:rsidP="00FC7375">
      <w:pPr>
        <w:jc w:val="both"/>
        <w:textAlignment w:val="baseline"/>
        <w:rPr>
          <w:ins w:id="354" w:author="RV" w:date="2022-08-30T14:36:00Z"/>
          <w:rFonts w:eastAsia="Times New Roman"/>
          <w:color w:val="000000" w:themeColor="text1"/>
          <w:lang w:val="en-US" w:eastAsia="es-MX"/>
          <w:rPrChange w:id="355" w:author="RV" w:date="2022-08-30T17:22:00Z">
            <w:rPr>
              <w:ins w:id="356" w:author="RV" w:date="2022-08-30T14:36:00Z"/>
              <w:rFonts w:eastAsia="Times New Roman"/>
              <w:color w:val="000000" w:themeColor="text1"/>
              <w:u w:val="single"/>
              <w:lang w:val="en-US" w:eastAsia="es-MX"/>
            </w:rPr>
          </w:rPrChange>
        </w:rPr>
      </w:pPr>
      <w:ins w:id="357" w:author="RV" w:date="2022-08-30T14:36:00Z">
        <w:r w:rsidRPr="00781138">
          <w:rPr>
            <w:rFonts w:eastAsia="Times New Roman"/>
            <w:color w:val="000000" w:themeColor="text1"/>
            <w:lang w:val="en-US" w:eastAsia="es-MX"/>
            <w:rPrChange w:id="358" w:author="RV" w:date="2022-08-30T17:22:00Z">
              <w:rPr>
                <w:rFonts w:eastAsia="Times New Roman"/>
                <w:color w:val="000000" w:themeColor="text1"/>
                <w:u w:val="single"/>
                <w:lang w:val="en-US" w:eastAsia="es-MX"/>
              </w:rPr>
            </w:rPrChange>
          </w:rPr>
          <w:t>Some KPI that could be considered in this toolbox:</w:t>
        </w:r>
      </w:ins>
    </w:p>
    <w:p w14:paraId="12C73D68" w14:textId="77777777" w:rsidR="00215E7E" w:rsidRPr="007F7F52" w:rsidRDefault="00215E7E">
      <w:pPr>
        <w:jc w:val="both"/>
        <w:textAlignment w:val="baseline"/>
        <w:rPr>
          <w:rFonts w:eastAsia="Times New Roman"/>
          <w:color w:val="000000" w:themeColor="text1"/>
          <w:lang w:val="en-US" w:eastAsia="es-MX"/>
        </w:rPr>
        <w:pPrChange w:id="359" w:author="RV" w:date="2022-08-30T13:36:00Z">
          <w:pPr>
            <w:textAlignment w:val="baseline"/>
          </w:pPr>
        </w:pPrChange>
      </w:pPr>
    </w:p>
    <w:p w14:paraId="1B360A4E" w14:textId="69A0ECB8" w:rsidR="00C2637B" w:rsidRPr="00C2637B" w:rsidDel="00C2637B" w:rsidRDefault="00E04726" w:rsidP="00C2637B">
      <w:pPr>
        <w:pStyle w:val="ListParagraph"/>
        <w:numPr>
          <w:ilvl w:val="0"/>
          <w:numId w:val="38"/>
        </w:numPr>
        <w:textAlignment w:val="baseline"/>
        <w:rPr>
          <w:del w:id="360" w:author="RV" w:date="2022-09-06T16:50:00Z"/>
          <w:rFonts w:eastAsia="Times New Roman"/>
          <w:color w:val="000000" w:themeColor="text1"/>
          <w:lang w:val="fr-FR" w:eastAsia="es-MX"/>
          <w:rPrChange w:id="361" w:author="RV" w:date="2022-09-06T16:50:00Z">
            <w:rPr>
              <w:del w:id="362" w:author="RV" w:date="2022-09-06T16:50:00Z"/>
              <w:lang w:val="fr-FR" w:eastAsia="es-MX"/>
            </w:rPr>
          </w:rPrChange>
        </w:rPr>
      </w:pPr>
      <w:r w:rsidRPr="004055A9">
        <w:rPr>
          <w:rFonts w:eastAsia="Times New Roman"/>
          <w:color w:val="000000" w:themeColor="text1"/>
          <w:lang w:val="fr-FR" w:eastAsia="es-MX"/>
        </w:rPr>
        <w:lastRenderedPageBreak/>
        <w:t xml:space="preserve">Mobile </w:t>
      </w:r>
      <w:proofErr w:type="spellStart"/>
      <w:r w:rsidR="004755C7" w:rsidRPr="004055A9">
        <w:rPr>
          <w:rFonts w:eastAsia="Times New Roman"/>
          <w:color w:val="000000" w:themeColor="text1"/>
          <w:lang w:val="fr-FR" w:eastAsia="es-MX"/>
        </w:rPr>
        <w:t>access</w:t>
      </w:r>
      <w:proofErr w:type="spellEnd"/>
      <w:r w:rsidR="004755C7" w:rsidRPr="004055A9">
        <w:rPr>
          <w:rFonts w:eastAsia="Times New Roman"/>
          <w:color w:val="000000" w:themeColor="text1"/>
          <w:lang w:val="fr-FR" w:eastAsia="es-MX"/>
        </w:rPr>
        <w:t xml:space="preserve"> </w:t>
      </w:r>
      <w:r w:rsidRPr="004055A9">
        <w:rPr>
          <w:rFonts w:eastAsia="Times New Roman"/>
          <w:color w:val="000000" w:themeColor="text1"/>
          <w:lang w:val="fr-FR" w:eastAsia="es-MX"/>
        </w:rPr>
        <w:t xml:space="preserve">technologies </w:t>
      </w:r>
      <w:proofErr w:type="spellStart"/>
      <w:r w:rsidR="00924E98" w:rsidRPr="004055A9">
        <w:rPr>
          <w:rFonts w:eastAsia="Times New Roman"/>
          <w:color w:val="000000" w:themeColor="text1"/>
          <w:lang w:val="fr-FR" w:eastAsia="es-MX"/>
        </w:rPr>
        <w:t>availability</w:t>
      </w:r>
      <w:proofErr w:type="spellEnd"/>
      <w:r w:rsidR="00924E98" w:rsidRPr="004055A9">
        <w:rPr>
          <w:rFonts w:eastAsia="Times New Roman"/>
          <w:color w:val="000000" w:themeColor="text1"/>
          <w:lang w:val="fr-FR" w:eastAsia="es-MX"/>
        </w:rPr>
        <w:t xml:space="preserve"> </w:t>
      </w:r>
      <w:r w:rsidRPr="004055A9">
        <w:rPr>
          <w:rFonts w:eastAsia="Times New Roman"/>
          <w:color w:val="000000" w:themeColor="text1"/>
          <w:lang w:val="fr-FR" w:eastAsia="es-MX"/>
        </w:rPr>
        <w:t>(2G, 3G, LTE, 5</w:t>
      </w:r>
      <w:proofErr w:type="gramStart"/>
      <w:r w:rsidRPr="004055A9">
        <w:rPr>
          <w:rFonts w:eastAsia="Times New Roman"/>
          <w:color w:val="000000" w:themeColor="text1"/>
          <w:lang w:val="fr-FR" w:eastAsia="es-MX"/>
        </w:rPr>
        <w:t>G</w:t>
      </w:r>
      <w:r w:rsidR="00FC5A17" w:rsidRPr="004055A9">
        <w:rPr>
          <w:rFonts w:eastAsia="Times New Roman"/>
          <w:color w:val="000000" w:themeColor="text1"/>
          <w:lang w:val="fr-FR" w:eastAsia="es-MX"/>
        </w:rPr>
        <w:t>)</w:t>
      </w:r>
      <w:ins w:id="363" w:author="RV" w:date="2022-09-06T16:47:00Z">
        <w:r w:rsidR="00C2637B">
          <w:rPr>
            <w:rFonts w:eastAsia="Times New Roman"/>
            <w:color w:val="000000" w:themeColor="text1"/>
            <w:lang w:val="fr-FR" w:eastAsia="es-MX"/>
          </w:rPr>
          <w:t>|</w:t>
        </w:r>
      </w:ins>
      <w:proofErr w:type="gramEnd"/>
    </w:p>
    <w:p w14:paraId="430AEB9D" w14:textId="64883E48" w:rsidR="00E04726" w:rsidRPr="004055A9" w:rsidRDefault="00E04726" w:rsidP="004755C7">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Fixed</w:t>
      </w:r>
      <w:r w:rsidR="004755C7" w:rsidRPr="004055A9">
        <w:rPr>
          <w:rFonts w:eastAsia="Times New Roman"/>
          <w:color w:val="000000" w:themeColor="text1"/>
          <w:lang w:val="en-US" w:eastAsia="es-MX"/>
        </w:rPr>
        <w:t xml:space="preserve"> access</w:t>
      </w:r>
      <w:r w:rsidRPr="004055A9">
        <w:rPr>
          <w:rFonts w:eastAsia="Times New Roman"/>
          <w:color w:val="000000" w:themeColor="text1"/>
          <w:lang w:val="en-US" w:eastAsia="es-MX"/>
        </w:rPr>
        <w:t xml:space="preserve"> technologies </w:t>
      </w:r>
      <w:r w:rsidR="00924E98" w:rsidRPr="004055A9">
        <w:rPr>
          <w:rFonts w:eastAsia="Times New Roman"/>
          <w:color w:val="000000" w:themeColor="text1"/>
          <w:lang w:val="en-US" w:eastAsia="es-MX"/>
        </w:rPr>
        <w:t xml:space="preserve">availability </w:t>
      </w:r>
      <w:r w:rsidRPr="004055A9">
        <w:rPr>
          <w:rFonts w:eastAsia="Times New Roman"/>
          <w:color w:val="000000" w:themeColor="text1"/>
          <w:lang w:val="en-US" w:eastAsia="es-MX"/>
        </w:rPr>
        <w:t xml:space="preserve">(optical fiber, </w:t>
      </w:r>
      <w:r w:rsidR="00893408" w:rsidRPr="004055A9">
        <w:rPr>
          <w:rFonts w:eastAsia="Times New Roman"/>
          <w:color w:val="000000" w:themeColor="text1"/>
          <w:lang w:val="en-US" w:eastAsia="es-MX"/>
        </w:rPr>
        <w:t>DSL</w:t>
      </w:r>
      <w:r w:rsidRPr="004055A9">
        <w:rPr>
          <w:rFonts w:eastAsia="Times New Roman"/>
          <w:color w:val="000000" w:themeColor="text1"/>
          <w:lang w:val="en-US" w:eastAsia="es-MX"/>
        </w:rPr>
        <w:t xml:space="preserve">, </w:t>
      </w:r>
      <w:r w:rsidR="00FC5A17" w:rsidRPr="004055A9">
        <w:rPr>
          <w:rFonts w:eastAsia="Times New Roman"/>
          <w:color w:val="000000" w:themeColor="text1"/>
          <w:lang w:val="en-US" w:eastAsia="es-MX"/>
        </w:rPr>
        <w:t>coaxial)</w:t>
      </w:r>
    </w:p>
    <w:p w14:paraId="14FDCB57" w14:textId="406DA193" w:rsidR="00E601B7" w:rsidRPr="004055A9" w:rsidRDefault="00D760F2" w:rsidP="004755C7">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A</w:t>
      </w:r>
      <w:r w:rsidR="00056047" w:rsidRPr="004055A9">
        <w:rPr>
          <w:rFonts w:eastAsia="Times New Roman"/>
          <w:color w:val="000000" w:themeColor="text1"/>
          <w:lang w:val="en-US" w:eastAsia="es-MX"/>
        </w:rPr>
        <w:t>er</w:t>
      </w:r>
      <w:r w:rsidRPr="004055A9">
        <w:rPr>
          <w:rFonts w:eastAsia="Times New Roman"/>
          <w:color w:val="000000" w:themeColor="text1"/>
          <w:lang w:val="en-US" w:eastAsia="es-MX"/>
        </w:rPr>
        <w:t>i</w:t>
      </w:r>
      <w:r w:rsidR="00056047" w:rsidRPr="004055A9">
        <w:rPr>
          <w:rFonts w:eastAsia="Times New Roman"/>
          <w:color w:val="000000" w:themeColor="text1"/>
          <w:lang w:val="en-US" w:eastAsia="es-MX"/>
        </w:rPr>
        <w:t>a</w:t>
      </w:r>
      <w:r w:rsidRPr="004055A9">
        <w:rPr>
          <w:rFonts w:eastAsia="Times New Roman"/>
          <w:color w:val="000000" w:themeColor="text1"/>
          <w:lang w:val="en-US" w:eastAsia="es-MX"/>
        </w:rPr>
        <w:t xml:space="preserve">l </w:t>
      </w:r>
      <w:commentRangeStart w:id="364"/>
      <w:r w:rsidRPr="004055A9">
        <w:rPr>
          <w:rFonts w:eastAsia="Times New Roman"/>
          <w:color w:val="000000" w:themeColor="text1"/>
          <w:lang w:val="en-US" w:eastAsia="es-MX"/>
        </w:rPr>
        <w:t xml:space="preserve">accessibility </w:t>
      </w:r>
      <w:commentRangeEnd w:id="364"/>
      <w:r w:rsidR="00F20612">
        <w:rPr>
          <w:rStyle w:val="CommentReference"/>
        </w:rPr>
        <w:commentReference w:id="364"/>
      </w:r>
      <w:r w:rsidRPr="004055A9">
        <w:rPr>
          <w:rFonts w:eastAsia="Times New Roman"/>
          <w:color w:val="000000" w:themeColor="text1"/>
          <w:lang w:val="en-US" w:eastAsia="es-MX"/>
        </w:rPr>
        <w:t xml:space="preserve">via existing light </w:t>
      </w:r>
      <w:r w:rsidR="002B3E66" w:rsidRPr="004055A9">
        <w:rPr>
          <w:rFonts w:eastAsia="Times New Roman"/>
          <w:color w:val="000000" w:themeColor="text1"/>
          <w:lang w:val="en-US" w:eastAsia="es-MX"/>
        </w:rPr>
        <w:t>poles</w:t>
      </w:r>
      <w:r w:rsidR="00FE02DC" w:rsidRPr="004055A9">
        <w:rPr>
          <w:rFonts w:eastAsia="Times New Roman"/>
          <w:color w:val="000000" w:themeColor="text1"/>
          <w:lang w:val="en-US" w:eastAsia="es-MX"/>
        </w:rPr>
        <w:t xml:space="preserve"> and transmis</w:t>
      </w:r>
      <w:r w:rsidR="00056047" w:rsidRPr="004055A9">
        <w:rPr>
          <w:rFonts w:eastAsia="Times New Roman"/>
          <w:color w:val="000000" w:themeColor="text1"/>
          <w:lang w:val="en-US" w:eastAsia="es-MX"/>
        </w:rPr>
        <w:t>sio</w:t>
      </w:r>
      <w:r w:rsidR="00FE02DC" w:rsidRPr="004055A9">
        <w:rPr>
          <w:rFonts w:eastAsia="Times New Roman"/>
          <w:color w:val="000000" w:themeColor="text1"/>
          <w:lang w:val="en-US" w:eastAsia="es-MX"/>
        </w:rPr>
        <w:t xml:space="preserve">n tower </w:t>
      </w:r>
      <w:r w:rsidR="00E601B7" w:rsidRPr="004055A9">
        <w:rPr>
          <w:rFonts w:eastAsia="Times New Roman"/>
          <w:color w:val="000000" w:themeColor="text1"/>
          <w:lang w:val="en-US" w:eastAsia="es-MX"/>
        </w:rPr>
        <w:t xml:space="preserve">infrastructure </w:t>
      </w:r>
    </w:p>
    <w:p w14:paraId="676E9242" w14:textId="512DE3F2" w:rsidR="00540D08" w:rsidRDefault="00E601B7" w:rsidP="004755C7">
      <w:pPr>
        <w:pStyle w:val="ListParagraph"/>
        <w:numPr>
          <w:ilvl w:val="0"/>
          <w:numId w:val="38"/>
        </w:numPr>
        <w:textAlignment w:val="baseline"/>
        <w:rPr>
          <w:ins w:id="365" w:author="AK" w:date="2022-09-10T14:13:00Z"/>
          <w:rFonts w:eastAsia="Times New Roman"/>
          <w:color w:val="000000" w:themeColor="text1"/>
          <w:lang w:val="en-US" w:eastAsia="es-MX"/>
        </w:rPr>
      </w:pPr>
      <w:r w:rsidRPr="004055A9">
        <w:rPr>
          <w:rFonts w:eastAsia="Times New Roman"/>
          <w:color w:val="000000" w:themeColor="text1"/>
          <w:lang w:val="en-US" w:eastAsia="es-MX"/>
        </w:rPr>
        <w:t>Points of interconnection</w:t>
      </w:r>
      <w:ins w:id="366" w:author="RV" w:date="2022-09-05T09:44:00Z">
        <w:r w:rsidR="001525F0">
          <w:rPr>
            <w:rFonts w:eastAsia="Times New Roman"/>
            <w:color w:val="000000" w:themeColor="text1"/>
            <w:lang w:val="en-US" w:eastAsia="es-MX"/>
          </w:rPr>
          <w:t xml:space="preserve"> (</w:t>
        </w:r>
        <w:proofErr w:type="spellStart"/>
        <w:r w:rsidR="001525F0">
          <w:rPr>
            <w:rFonts w:eastAsia="Times New Roman"/>
            <w:color w:val="000000" w:themeColor="text1"/>
            <w:lang w:val="en-US" w:eastAsia="es-MX"/>
          </w:rPr>
          <w:t>boder</w:t>
        </w:r>
        <w:proofErr w:type="spellEnd"/>
        <w:r w:rsidR="001525F0">
          <w:rPr>
            <w:rFonts w:eastAsia="Times New Roman"/>
            <w:color w:val="000000" w:themeColor="text1"/>
            <w:lang w:val="en-US" w:eastAsia="es-MX"/>
          </w:rPr>
          <w:t xml:space="preserve"> gateway HUBs, Data centers, IX</w:t>
        </w:r>
      </w:ins>
      <w:ins w:id="367" w:author="RV" w:date="2022-09-05T09:45:00Z">
        <w:r w:rsidR="001525F0">
          <w:rPr>
            <w:rFonts w:eastAsia="Times New Roman"/>
            <w:color w:val="000000" w:themeColor="text1"/>
            <w:lang w:val="en-US" w:eastAsia="es-MX"/>
          </w:rPr>
          <w:t>P</w:t>
        </w:r>
      </w:ins>
      <w:ins w:id="368" w:author="RV" w:date="2022-09-05T09:44:00Z">
        <w:r w:rsidR="001525F0">
          <w:rPr>
            <w:rFonts w:eastAsia="Times New Roman"/>
            <w:color w:val="000000" w:themeColor="text1"/>
            <w:lang w:val="en-US" w:eastAsia="es-MX"/>
          </w:rPr>
          <w:t>)</w:t>
        </w:r>
      </w:ins>
    </w:p>
    <w:p w14:paraId="688EACA7" w14:textId="7915BABA" w:rsidR="00A64031" w:rsidRDefault="00A64031" w:rsidP="004755C7">
      <w:pPr>
        <w:pStyle w:val="ListParagraph"/>
        <w:numPr>
          <w:ilvl w:val="0"/>
          <w:numId w:val="38"/>
        </w:numPr>
        <w:textAlignment w:val="baseline"/>
        <w:rPr>
          <w:ins w:id="369" w:author="AK" w:date="2022-09-10T14:15:00Z"/>
          <w:rFonts w:eastAsia="Times New Roman"/>
          <w:color w:val="000000" w:themeColor="text1"/>
          <w:lang w:val="en-US" w:eastAsia="es-MX"/>
        </w:rPr>
      </w:pPr>
      <w:ins w:id="370" w:author="AK" w:date="2022-09-10T14:13:00Z">
        <w:r>
          <w:rPr>
            <w:rFonts w:eastAsia="Times New Roman"/>
            <w:color w:val="000000" w:themeColor="text1"/>
            <w:lang w:val="en-US" w:eastAsia="es-MX"/>
          </w:rPr>
          <w:t>Availability of electricity</w:t>
        </w:r>
      </w:ins>
    </w:p>
    <w:p w14:paraId="51A973A5" w14:textId="7FEFEEF9" w:rsidR="00A64031" w:rsidRDefault="00A64031" w:rsidP="004755C7">
      <w:pPr>
        <w:pStyle w:val="ListParagraph"/>
        <w:numPr>
          <w:ilvl w:val="0"/>
          <w:numId w:val="38"/>
        </w:numPr>
        <w:textAlignment w:val="baseline"/>
        <w:rPr>
          <w:ins w:id="371" w:author="AK" w:date="2022-09-10T14:16:00Z"/>
          <w:rFonts w:eastAsia="Times New Roman"/>
          <w:color w:val="000000" w:themeColor="text1"/>
          <w:lang w:val="en-US" w:eastAsia="es-MX"/>
        </w:rPr>
      </w:pPr>
      <w:ins w:id="372" w:author="AK" w:date="2022-09-10T14:15:00Z">
        <w:r>
          <w:rPr>
            <w:rFonts w:eastAsia="Times New Roman"/>
            <w:color w:val="000000" w:themeColor="text1"/>
            <w:lang w:val="en-US" w:eastAsia="es-MX"/>
          </w:rPr>
          <w:t>Ease of right of way for laying</w:t>
        </w:r>
      </w:ins>
      <w:ins w:id="373" w:author="AK" w:date="2022-09-10T14:16:00Z">
        <w:r>
          <w:rPr>
            <w:rFonts w:eastAsia="Times New Roman"/>
            <w:color w:val="000000" w:themeColor="text1"/>
            <w:lang w:val="en-US" w:eastAsia="es-MX"/>
          </w:rPr>
          <w:t xml:space="preserve"> cable or installing pole/tower</w:t>
        </w:r>
      </w:ins>
    </w:p>
    <w:p w14:paraId="32AFCFA7" w14:textId="39484CFA" w:rsidR="00A64031" w:rsidRPr="004055A9" w:rsidRDefault="00A64031" w:rsidP="004755C7">
      <w:pPr>
        <w:pStyle w:val="ListParagraph"/>
        <w:numPr>
          <w:ilvl w:val="0"/>
          <w:numId w:val="38"/>
        </w:numPr>
        <w:textAlignment w:val="baseline"/>
        <w:rPr>
          <w:rFonts w:eastAsia="Times New Roman"/>
          <w:color w:val="000000" w:themeColor="text1"/>
          <w:lang w:val="en-US" w:eastAsia="es-MX"/>
        </w:rPr>
      </w:pPr>
      <w:ins w:id="374" w:author="AK" w:date="2022-09-10T14:16:00Z">
        <w:r>
          <w:rPr>
            <w:rFonts w:eastAsia="Times New Roman"/>
            <w:color w:val="000000" w:themeColor="text1"/>
            <w:lang w:val="en-US" w:eastAsia="es-MX"/>
          </w:rPr>
          <w:t xml:space="preserve">Ease of right of use of </w:t>
        </w:r>
      </w:ins>
      <w:ins w:id="375" w:author="AK" w:date="2022-09-10T14:17:00Z">
        <w:r>
          <w:rPr>
            <w:rFonts w:eastAsia="Times New Roman"/>
            <w:color w:val="000000" w:themeColor="text1"/>
            <w:lang w:val="en-US" w:eastAsia="es-MX"/>
          </w:rPr>
          <w:t xml:space="preserve">existing street </w:t>
        </w:r>
      </w:ins>
      <w:ins w:id="376" w:author="AK" w:date="2022-09-10T20:12:00Z">
        <w:r w:rsidR="00947E22">
          <w:rPr>
            <w:rFonts w:eastAsia="Times New Roman"/>
            <w:color w:val="000000" w:themeColor="text1"/>
            <w:lang w:val="en-US" w:eastAsia="es-MX"/>
          </w:rPr>
          <w:t>furniture</w:t>
        </w:r>
      </w:ins>
    </w:p>
    <w:p w14:paraId="0A9D4588" w14:textId="2A687FAB" w:rsidR="00F26E88" w:rsidRDefault="00F26E88" w:rsidP="00F26E88">
      <w:pPr>
        <w:textAlignment w:val="baseline"/>
        <w:rPr>
          <w:ins w:id="377" w:author="RV" w:date="2022-09-06T16:28:00Z"/>
          <w:rFonts w:eastAsia="Times New Roman"/>
          <w:color w:val="000000" w:themeColor="text1"/>
          <w:lang w:val="en-US" w:eastAsia="es-MX"/>
        </w:rPr>
      </w:pPr>
    </w:p>
    <w:p w14:paraId="291B3481" w14:textId="77777777" w:rsidR="003174F3" w:rsidRDefault="00F26E88" w:rsidP="003174F3">
      <w:pPr>
        <w:jc w:val="both"/>
        <w:textAlignment w:val="baseline"/>
        <w:rPr>
          <w:ins w:id="378" w:author="RV" w:date="2022-09-06T16:58:00Z"/>
          <w:rFonts w:eastAsia="Times New Roman"/>
          <w:color w:val="000000" w:themeColor="text1"/>
          <w:lang w:val="en-US" w:eastAsia="es-MX"/>
        </w:rPr>
      </w:pPr>
      <w:ins w:id="379" w:author="RV" w:date="2022-09-06T16:28:00Z">
        <w:r>
          <w:rPr>
            <w:rFonts w:eastAsia="Times New Roman"/>
            <w:color w:val="000000" w:themeColor="text1"/>
            <w:u w:val="single"/>
            <w:lang w:val="en-US" w:eastAsia="es-MX"/>
          </w:rPr>
          <w:t xml:space="preserve">Toolbox </w:t>
        </w:r>
      </w:ins>
      <w:ins w:id="380" w:author="RV" w:date="2022-09-06T16:30:00Z">
        <w:r w:rsidR="003F5487">
          <w:rPr>
            <w:rFonts w:eastAsia="Times New Roman"/>
            <w:color w:val="000000" w:themeColor="text1"/>
            <w:u w:val="single"/>
            <w:lang w:val="en-US" w:eastAsia="es-MX"/>
          </w:rPr>
          <w:t>Consumer Behavioral KPI</w:t>
        </w:r>
      </w:ins>
      <w:ins w:id="381" w:author="RV" w:date="2022-09-06T16:58:00Z">
        <w:r w:rsidR="003174F3" w:rsidRPr="003174F3">
          <w:rPr>
            <w:rFonts w:eastAsia="Times New Roman"/>
            <w:color w:val="000000" w:themeColor="text1"/>
            <w:lang w:val="en-US" w:eastAsia="es-MX"/>
          </w:rPr>
          <w:t xml:space="preserve"> </w:t>
        </w:r>
      </w:ins>
    </w:p>
    <w:p w14:paraId="5E9F53D1" w14:textId="65FF0BDD" w:rsidR="003174F3" w:rsidDel="0026308E" w:rsidRDefault="00E65620" w:rsidP="00F26E88">
      <w:pPr>
        <w:jc w:val="both"/>
        <w:textAlignment w:val="baseline"/>
        <w:rPr>
          <w:del w:id="382" w:author="RV" w:date="2022-09-06T18:02:00Z"/>
          <w:rFonts w:eastAsia="Times New Roman"/>
          <w:color w:val="000000" w:themeColor="text1"/>
          <w:lang w:val="en-US" w:eastAsia="es-MX"/>
        </w:rPr>
      </w:pPr>
      <w:ins w:id="383" w:author="RV" w:date="2022-09-06T18:02:00Z">
        <w:r>
          <w:rPr>
            <w:rFonts w:eastAsia="Times New Roman"/>
            <w:color w:val="000000" w:themeColor="text1"/>
            <w:lang w:val="en-US" w:eastAsia="es-MX"/>
          </w:rPr>
          <w:t>This</w:t>
        </w:r>
      </w:ins>
      <w:ins w:id="384" w:author="RV" w:date="2022-09-06T18:03:00Z">
        <w:r>
          <w:rPr>
            <w:rFonts w:eastAsia="Times New Roman"/>
            <w:color w:val="000000" w:themeColor="text1"/>
            <w:lang w:val="en-US" w:eastAsia="es-MX"/>
          </w:rPr>
          <w:t xml:space="preserve"> </w:t>
        </w:r>
      </w:ins>
      <w:moveToRangeStart w:id="385" w:author="RV" w:date="2022-09-06T16:58:00Z" w:name="move113375896"/>
      <w:moveTo w:id="386" w:author="RV" w:date="2022-09-06T16:58:00Z">
        <w:del w:id="387" w:author="RV" w:date="2022-09-06T17:58:00Z">
          <w:r w:rsidR="003174F3" w:rsidRPr="003174F3" w:rsidDel="00047028">
            <w:rPr>
              <w:rFonts w:eastAsia="Times New Roman"/>
              <w:color w:val="000000" w:themeColor="text1"/>
              <w:lang w:val="en-US" w:eastAsia="es-MX"/>
              <w:rPrChange w:id="388" w:author="RV" w:date="2022-09-06T16:58:00Z">
                <w:rPr>
                  <w:lang w:val="en-US" w:eastAsia="es-MX"/>
                </w:rPr>
              </w:rPrChange>
            </w:rPr>
            <w:delText>Behavioral parameters</w:delText>
          </w:r>
        </w:del>
      </w:moveTo>
      <w:ins w:id="389" w:author="RV" w:date="2022-09-06T18:03:00Z">
        <w:r>
          <w:rPr>
            <w:rFonts w:eastAsia="Times New Roman"/>
            <w:color w:val="000000" w:themeColor="text1"/>
            <w:lang w:val="en-US" w:eastAsia="es-MX"/>
          </w:rPr>
          <w:t>t</w:t>
        </w:r>
      </w:ins>
      <w:ins w:id="390" w:author="RV" w:date="2022-09-06T17:58:00Z">
        <w:r w:rsidR="00047028">
          <w:rPr>
            <w:rFonts w:eastAsia="Times New Roman"/>
            <w:color w:val="000000" w:themeColor="text1"/>
            <w:lang w:val="en-US" w:eastAsia="es-MX"/>
          </w:rPr>
          <w:t>oolbox reflect</w:t>
        </w:r>
      </w:ins>
      <w:ins w:id="391" w:author="RV" w:date="2022-09-06T17:59:00Z">
        <w:r w:rsidR="00047028">
          <w:rPr>
            <w:rFonts w:eastAsia="Times New Roman"/>
            <w:color w:val="000000" w:themeColor="text1"/>
            <w:lang w:val="en-US" w:eastAsia="es-MX"/>
          </w:rPr>
          <w:t>s</w:t>
        </w:r>
      </w:ins>
      <w:ins w:id="392" w:author="RV" w:date="2022-09-06T17:58:00Z">
        <w:r w:rsidR="00047028">
          <w:rPr>
            <w:rFonts w:eastAsia="Times New Roman"/>
            <w:color w:val="000000" w:themeColor="text1"/>
            <w:lang w:val="en-US" w:eastAsia="es-MX"/>
          </w:rPr>
          <w:t xml:space="preserve"> lifestyles, values and behaviors </w:t>
        </w:r>
      </w:ins>
      <w:ins w:id="393" w:author="RV" w:date="2022-09-06T17:59:00Z">
        <w:r w:rsidR="00047028">
          <w:rPr>
            <w:rFonts w:eastAsia="Times New Roman"/>
            <w:color w:val="000000" w:themeColor="text1"/>
            <w:lang w:val="en-US" w:eastAsia="es-MX"/>
          </w:rPr>
          <w:t>of</w:t>
        </w:r>
      </w:ins>
      <w:ins w:id="394" w:author="RV" w:date="2022-09-06T17:58:00Z">
        <w:r w:rsidR="00047028">
          <w:rPr>
            <w:rFonts w:eastAsia="Times New Roman"/>
            <w:color w:val="000000" w:themeColor="text1"/>
            <w:lang w:val="en-US" w:eastAsia="es-MX"/>
          </w:rPr>
          <w:t xml:space="preserve"> </w:t>
        </w:r>
      </w:ins>
      <w:ins w:id="395" w:author="RV" w:date="2022-09-06T18:01:00Z">
        <w:r w:rsidR="00047028">
          <w:rPr>
            <w:rFonts w:eastAsia="Times New Roman"/>
            <w:color w:val="000000" w:themeColor="text1"/>
            <w:lang w:val="en-US" w:eastAsia="es-MX"/>
          </w:rPr>
          <w:t>purchase</w:t>
        </w:r>
      </w:ins>
      <w:ins w:id="396" w:author="AK" w:date="2022-09-10T14:09:00Z">
        <w:r w:rsidR="00826372">
          <w:rPr>
            <w:rFonts w:eastAsia="Times New Roman"/>
            <w:color w:val="000000" w:themeColor="text1"/>
            <w:lang w:val="en-US" w:eastAsia="es-MX"/>
          </w:rPr>
          <w:t>r</w:t>
        </w:r>
      </w:ins>
      <w:ins w:id="397" w:author="RV" w:date="2022-09-06T18:19:00Z">
        <w:r w:rsidR="004A3B1C">
          <w:rPr>
            <w:rFonts w:eastAsia="Times New Roman"/>
            <w:color w:val="000000" w:themeColor="text1"/>
            <w:lang w:val="en-US" w:eastAsia="es-MX"/>
          </w:rPr>
          <w:t xml:space="preserve"> that are helpful to</w:t>
        </w:r>
      </w:ins>
      <w:ins w:id="398" w:author="RV" w:date="2022-09-06T18:07:00Z">
        <w:r w:rsidR="006607F2">
          <w:rPr>
            <w:rFonts w:eastAsia="Times New Roman"/>
            <w:color w:val="000000" w:themeColor="text1"/>
            <w:lang w:val="en-US" w:eastAsia="es-MX"/>
          </w:rPr>
          <w:t xml:space="preserve"> </w:t>
        </w:r>
      </w:ins>
      <w:ins w:id="399" w:author="RV" w:date="2022-09-06T18:08:00Z">
        <w:r w:rsidR="006607F2" w:rsidRPr="006607F2">
          <w:rPr>
            <w:rFonts w:eastAsia="Times New Roman"/>
            <w:color w:val="000000" w:themeColor="text1"/>
            <w:lang w:val="en-US" w:eastAsia="es-MX"/>
          </w:rPr>
          <w:t>study consumers</w:t>
        </w:r>
      </w:ins>
      <w:ins w:id="400" w:author="RV" w:date="2022-09-06T18:06:00Z">
        <w:r w:rsidR="006607F2" w:rsidRPr="006607F2">
          <w:rPr>
            <w:rFonts w:eastAsia="Times New Roman"/>
            <w:color w:val="000000" w:themeColor="text1"/>
            <w:lang w:val="en-US" w:eastAsia="es-MX"/>
            <w:rPrChange w:id="401" w:author="RV" w:date="2022-09-06T18:07:00Z">
              <w:rPr>
                <w:rFonts w:ascii="Open Sans" w:hAnsi="Open Sans" w:cs="Open Sans"/>
                <w:color w:val="333333"/>
                <w:sz w:val="30"/>
                <w:szCs w:val="30"/>
                <w:shd w:val="clear" w:color="auto" w:fill="D9EBFF"/>
              </w:rPr>
            </w:rPrChange>
          </w:rPr>
          <w:t xml:space="preserve"> and the processes they use to choose, use (consume), and dispose of </w:t>
        </w:r>
      </w:ins>
      <w:ins w:id="402" w:author="RV" w:date="2022-09-06T18:07:00Z">
        <w:r w:rsidR="006607F2" w:rsidRPr="006607F2">
          <w:rPr>
            <w:rFonts w:eastAsia="Times New Roman"/>
            <w:color w:val="000000" w:themeColor="text1"/>
            <w:lang w:val="en-US" w:eastAsia="es-MX"/>
            <w:rPrChange w:id="403" w:author="RV" w:date="2022-09-06T18:07:00Z">
              <w:rPr>
                <w:rFonts w:ascii="Open Sans" w:hAnsi="Open Sans" w:cs="Open Sans"/>
                <w:color w:val="333333"/>
                <w:sz w:val="30"/>
                <w:szCs w:val="30"/>
                <w:shd w:val="clear" w:color="auto" w:fill="D9EBFF"/>
              </w:rPr>
            </w:rPrChange>
          </w:rPr>
          <w:t xml:space="preserve">telecommunications </w:t>
        </w:r>
      </w:ins>
      <w:ins w:id="404" w:author="RV" w:date="2022-09-06T18:06:00Z">
        <w:r w:rsidR="006607F2" w:rsidRPr="006607F2">
          <w:rPr>
            <w:rFonts w:eastAsia="Times New Roman"/>
            <w:color w:val="000000" w:themeColor="text1"/>
            <w:lang w:val="en-US" w:eastAsia="es-MX"/>
            <w:rPrChange w:id="405" w:author="RV" w:date="2022-09-06T18:07:00Z">
              <w:rPr>
                <w:rFonts w:ascii="Open Sans" w:hAnsi="Open Sans" w:cs="Open Sans"/>
                <w:color w:val="333333"/>
                <w:sz w:val="30"/>
                <w:szCs w:val="30"/>
                <w:shd w:val="clear" w:color="auto" w:fill="D9EBFF"/>
              </w:rPr>
            </w:rPrChange>
          </w:rPr>
          <w:t>products and services</w:t>
        </w:r>
      </w:ins>
      <w:ins w:id="406" w:author="RV" w:date="2022-09-06T18:07:00Z">
        <w:r w:rsidR="006607F2" w:rsidRPr="006607F2">
          <w:rPr>
            <w:rFonts w:eastAsia="Times New Roman"/>
            <w:color w:val="000000" w:themeColor="text1"/>
            <w:lang w:val="en-US" w:eastAsia="es-MX"/>
            <w:rPrChange w:id="407" w:author="RV" w:date="2022-09-06T18:07:00Z">
              <w:rPr>
                <w:rFonts w:ascii="Open Sans" w:hAnsi="Open Sans" w:cs="Open Sans"/>
                <w:color w:val="333333"/>
                <w:sz w:val="30"/>
                <w:szCs w:val="30"/>
                <w:shd w:val="clear" w:color="auto" w:fill="D9EBFF"/>
              </w:rPr>
            </w:rPrChange>
          </w:rPr>
          <w:t>.</w:t>
        </w:r>
      </w:ins>
      <w:moveTo w:id="408" w:author="RV" w:date="2022-09-06T16:58:00Z">
        <w:del w:id="409" w:author="RV" w:date="2022-09-06T18:00:00Z">
          <w:r w:rsidR="003174F3" w:rsidRPr="003174F3" w:rsidDel="00047028">
            <w:rPr>
              <w:rFonts w:eastAsia="Times New Roman"/>
              <w:color w:val="000000" w:themeColor="text1"/>
              <w:lang w:val="en-US" w:eastAsia="es-MX"/>
              <w:rPrChange w:id="410" w:author="RV" w:date="2022-09-06T16:58:00Z">
                <w:rPr>
                  <w:lang w:val="en-US" w:eastAsia="es-MX"/>
                </w:rPr>
              </w:rPrChange>
            </w:rPr>
            <w:delText xml:space="preserve">: </w:delText>
          </w:r>
        </w:del>
        <w:del w:id="411" w:author="RV" w:date="2022-09-06T18:02:00Z">
          <w:r w:rsidR="003174F3" w:rsidRPr="003174F3" w:rsidDel="00E65620">
            <w:rPr>
              <w:rFonts w:eastAsia="Times New Roman"/>
              <w:color w:val="000000" w:themeColor="text1"/>
              <w:lang w:val="en-US" w:eastAsia="es-MX"/>
              <w:rPrChange w:id="412" w:author="RV" w:date="2022-09-06T16:58:00Z">
                <w:rPr>
                  <w:lang w:val="en-US" w:eastAsia="es-MX"/>
                </w:rPr>
              </w:rPrChange>
            </w:rPr>
            <w:delText>Patterns and behaviors of purchase, consumption, lifestyle and use, smartphones penetration, computers penetration, online shopping penetration.</w:delText>
          </w:r>
        </w:del>
      </w:moveTo>
    </w:p>
    <w:p w14:paraId="2BD92543" w14:textId="7F9F2BE3" w:rsidR="0026308E" w:rsidRPr="003174F3" w:rsidRDefault="0026308E">
      <w:pPr>
        <w:jc w:val="both"/>
        <w:textAlignment w:val="baseline"/>
        <w:rPr>
          <w:ins w:id="413" w:author="RV" w:date="2022-09-06T18:08:00Z"/>
          <w:moveTo w:id="414" w:author="RV" w:date="2022-09-06T16:58:00Z"/>
          <w:rFonts w:eastAsia="Times New Roman"/>
          <w:color w:val="000000" w:themeColor="text1"/>
          <w:lang w:val="en-US" w:eastAsia="es-MX"/>
          <w:rPrChange w:id="415" w:author="RV" w:date="2022-09-06T16:58:00Z">
            <w:rPr>
              <w:ins w:id="416" w:author="RV" w:date="2022-09-06T18:08:00Z"/>
              <w:moveTo w:id="417" w:author="RV" w:date="2022-09-06T16:58:00Z"/>
              <w:lang w:val="en-US" w:eastAsia="es-MX"/>
            </w:rPr>
          </w:rPrChange>
        </w:rPr>
        <w:pPrChange w:id="418" w:author="RV" w:date="2022-09-06T16:58:00Z">
          <w:pPr>
            <w:pStyle w:val="ListParagraph"/>
            <w:numPr>
              <w:numId w:val="38"/>
            </w:numPr>
            <w:ind w:left="927" w:hanging="360"/>
            <w:jc w:val="both"/>
            <w:textAlignment w:val="baseline"/>
          </w:pPr>
        </w:pPrChange>
      </w:pPr>
      <w:ins w:id="419" w:author="RV" w:date="2022-09-06T18:11:00Z">
        <w:r>
          <w:rPr>
            <w:rFonts w:eastAsia="Times New Roman"/>
            <w:color w:val="000000" w:themeColor="text1"/>
            <w:lang w:val="en-US" w:eastAsia="es-MX"/>
          </w:rPr>
          <w:t xml:space="preserve"> </w:t>
        </w:r>
      </w:ins>
      <w:ins w:id="420" w:author="RV" w:date="2022-09-06T18:08:00Z">
        <w:r w:rsidRPr="004B41AA">
          <w:rPr>
            <w:rFonts w:eastAsia="Times New Roman"/>
            <w:color w:val="000000" w:themeColor="text1"/>
            <w:lang w:val="en-US" w:eastAsia="es-MX"/>
            <w:rPrChange w:id="421" w:author="RV" w:date="2022-09-06T18:12:00Z">
              <w:rPr>
                <w:rFonts w:ascii="Open Sans" w:hAnsi="Open Sans" w:cs="Open Sans"/>
                <w:color w:val="333333"/>
                <w:sz w:val="30"/>
                <w:szCs w:val="30"/>
                <w:shd w:val="clear" w:color="auto" w:fill="FFFFFF"/>
              </w:rPr>
            </w:rPrChange>
          </w:rPr>
          <w:t xml:space="preserve">Studying consumer behavior is important because it helps </w:t>
        </w:r>
      </w:ins>
      <w:ins w:id="422" w:author="RV" w:date="2022-09-06T18:11:00Z">
        <w:r w:rsidRPr="004B41AA">
          <w:rPr>
            <w:rFonts w:eastAsia="Times New Roman"/>
            <w:color w:val="000000" w:themeColor="text1"/>
            <w:lang w:val="en-US" w:eastAsia="es-MX"/>
            <w:rPrChange w:id="423" w:author="RV" w:date="2022-09-06T18:12:00Z">
              <w:rPr>
                <w:rFonts w:ascii="Open Sans" w:hAnsi="Open Sans" w:cs="Open Sans"/>
                <w:color w:val="333333"/>
                <w:sz w:val="30"/>
                <w:szCs w:val="30"/>
                <w:shd w:val="clear" w:color="auto" w:fill="FFFFFF"/>
              </w:rPr>
            </w:rPrChange>
          </w:rPr>
          <w:t>to</w:t>
        </w:r>
      </w:ins>
      <w:ins w:id="424" w:author="RV" w:date="2022-09-06T18:08:00Z">
        <w:r w:rsidRPr="004B41AA">
          <w:rPr>
            <w:rFonts w:eastAsia="Times New Roman"/>
            <w:color w:val="000000" w:themeColor="text1"/>
            <w:lang w:val="en-US" w:eastAsia="es-MX"/>
            <w:rPrChange w:id="425" w:author="RV" w:date="2022-09-06T18:12:00Z">
              <w:rPr>
                <w:rFonts w:ascii="Open Sans" w:hAnsi="Open Sans" w:cs="Open Sans"/>
                <w:color w:val="333333"/>
                <w:sz w:val="30"/>
                <w:szCs w:val="30"/>
                <w:shd w:val="clear" w:color="auto" w:fill="FFFFFF"/>
              </w:rPr>
            </w:rPrChange>
          </w:rPr>
          <w:t xml:space="preserve"> understand what influences consumers’ buying decisions</w:t>
        </w:r>
      </w:ins>
      <w:ins w:id="426" w:author="RV" w:date="2022-09-06T18:11:00Z">
        <w:r w:rsidRPr="004B41AA">
          <w:rPr>
            <w:rFonts w:eastAsia="Times New Roman"/>
            <w:color w:val="000000" w:themeColor="text1"/>
            <w:lang w:val="en-US" w:eastAsia="es-MX"/>
            <w:rPrChange w:id="427" w:author="RV" w:date="2022-09-06T18:12:00Z">
              <w:rPr>
                <w:rFonts w:ascii="Open Sans" w:hAnsi="Open Sans" w:cs="Open Sans"/>
                <w:color w:val="333333"/>
                <w:sz w:val="30"/>
                <w:szCs w:val="30"/>
                <w:shd w:val="clear" w:color="auto" w:fill="FFFFFF"/>
              </w:rPr>
            </w:rPrChange>
          </w:rPr>
          <w:t>,</w:t>
        </w:r>
      </w:ins>
      <w:ins w:id="428" w:author="RV" w:date="2022-09-06T18:09:00Z">
        <w:r w:rsidRPr="004B41AA">
          <w:rPr>
            <w:rFonts w:eastAsia="Times New Roman"/>
            <w:color w:val="000000" w:themeColor="text1"/>
            <w:lang w:val="en-US" w:eastAsia="es-MX"/>
            <w:rPrChange w:id="429" w:author="RV" w:date="2022-09-06T18:12:00Z">
              <w:rPr>
                <w:rFonts w:ascii="Open Sans" w:hAnsi="Open Sans" w:cs="Open Sans"/>
                <w:color w:val="333333"/>
                <w:sz w:val="30"/>
                <w:szCs w:val="30"/>
                <w:shd w:val="clear" w:color="auto" w:fill="FFFFFF"/>
              </w:rPr>
            </w:rPrChange>
          </w:rPr>
          <w:t xml:space="preserve"> how consumers decide on a product</w:t>
        </w:r>
      </w:ins>
      <w:ins w:id="430" w:author="RV" w:date="2022-09-06T18:21:00Z">
        <w:r w:rsidR="004A3B1C">
          <w:rPr>
            <w:rFonts w:eastAsia="Times New Roman"/>
            <w:color w:val="000000" w:themeColor="text1"/>
            <w:lang w:val="en-US" w:eastAsia="es-MX"/>
          </w:rPr>
          <w:t xml:space="preserve"> to </w:t>
        </w:r>
      </w:ins>
      <w:ins w:id="431" w:author="RV" w:date="2022-09-06T18:09:00Z">
        <w:r w:rsidRPr="004B41AA">
          <w:rPr>
            <w:rFonts w:eastAsia="Times New Roman"/>
            <w:color w:val="000000" w:themeColor="text1"/>
            <w:lang w:val="en-US" w:eastAsia="es-MX"/>
            <w:rPrChange w:id="432" w:author="RV" w:date="2022-09-06T18:12:00Z">
              <w:rPr>
                <w:rFonts w:ascii="Open Sans" w:hAnsi="Open Sans" w:cs="Open Sans"/>
                <w:color w:val="333333"/>
                <w:sz w:val="30"/>
                <w:szCs w:val="30"/>
                <w:shd w:val="clear" w:color="auto" w:fill="FFFFFF"/>
              </w:rPr>
            </w:rPrChange>
          </w:rPr>
          <w:t xml:space="preserve">fill the </w:t>
        </w:r>
      </w:ins>
      <w:ins w:id="433" w:author="RV" w:date="2022-09-06T18:19:00Z">
        <w:r w:rsidR="004A3B1C">
          <w:rPr>
            <w:rFonts w:eastAsia="Times New Roman"/>
            <w:color w:val="000000" w:themeColor="text1"/>
            <w:lang w:val="en-US" w:eastAsia="es-MX"/>
          </w:rPr>
          <w:t>digital divide</w:t>
        </w:r>
      </w:ins>
      <w:ins w:id="434" w:author="RV" w:date="2022-09-06T18:09:00Z">
        <w:r w:rsidRPr="004B41AA">
          <w:rPr>
            <w:rFonts w:eastAsia="Times New Roman"/>
            <w:color w:val="000000" w:themeColor="text1"/>
            <w:lang w:val="en-US" w:eastAsia="es-MX"/>
            <w:rPrChange w:id="435" w:author="RV" w:date="2022-09-06T18:12:00Z">
              <w:rPr>
                <w:rFonts w:ascii="Open Sans" w:hAnsi="Open Sans" w:cs="Open Sans"/>
                <w:color w:val="333333"/>
                <w:sz w:val="30"/>
                <w:szCs w:val="30"/>
                <w:shd w:val="clear" w:color="auto" w:fill="FFFFFF"/>
              </w:rPr>
            </w:rPrChange>
          </w:rPr>
          <w:t xml:space="preserve"> in the market </w:t>
        </w:r>
      </w:ins>
      <w:ins w:id="436" w:author="RV" w:date="2022-09-06T18:12:00Z">
        <w:r w:rsidR="004B41AA" w:rsidRPr="004B41AA">
          <w:rPr>
            <w:rFonts w:eastAsia="Times New Roman"/>
            <w:color w:val="000000" w:themeColor="text1"/>
            <w:lang w:val="en-US" w:eastAsia="es-MX"/>
            <w:rPrChange w:id="437" w:author="RV" w:date="2022-09-06T18:12:00Z">
              <w:rPr>
                <w:rFonts w:ascii="Open Sans" w:hAnsi="Open Sans" w:cs="Open Sans"/>
                <w:color w:val="333333"/>
                <w:sz w:val="30"/>
                <w:szCs w:val="30"/>
                <w:shd w:val="clear" w:color="auto" w:fill="FFFFFF"/>
              </w:rPr>
            </w:rPrChange>
          </w:rPr>
          <w:t xml:space="preserve">to </w:t>
        </w:r>
      </w:ins>
      <w:ins w:id="438" w:author="RV" w:date="2022-09-06T18:09:00Z">
        <w:r w:rsidRPr="004B41AA">
          <w:rPr>
            <w:rFonts w:eastAsia="Times New Roman"/>
            <w:color w:val="000000" w:themeColor="text1"/>
            <w:lang w:val="en-US" w:eastAsia="es-MX"/>
            <w:rPrChange w:id="439" w:author="RV" w:date="2022-09-06T18:12:00Z">
              <w:rPr>
                <w:rFonts w:ascii="Open Sans" w:hAnsi="Open Sans" w:cs="Open Sans"/>
                <w:color w:val="333333"/>
                <w:sz w:val="30"/>
                <w:szCs w:val="30"/>
                <w:shd w:val="clear" w:color="auto" w:fill="FFFFFF"/>
              </w:rPr>
            </w:rPrChange>
          </w:rPr>
          <w:t>identify the products that are needed and the products that are obsolete</w:t>
        </w:r>
      </w:ins>
      <w:ins w:id="440" w:author="RV" w:date="2022-09-06T18:12:00Z">
        <w:r w:rsidR="004B41AA" w:rsidRPr="004B41AA">
          <w:rPr>
            <w:rFonts w:eastAsia="Times New Roman"/>
            <w:color w:val="000000" w:themeColor="text1"/>
            <w:lang w:val="en-US" w:eastAsia="es-MX"/>
            <w:rPrChange w:id="441" w:author="RV" w:date="2022-09-06T18:12:00Z">
              <w:rPr>
                <w:rFonts w:ascii="Open Sans" w:hAnsi="Open Sans" w:cs="Open Sans"/>
                <w:color w:val="333333"/>
                <w:sz w:val="30"/>
                <w:szCs w:val="30"/>
                <w:shd w:val="clear" w:color="auto" w:fill="FFFFFF"/>
              </w:rPr>
            </w:rPrChange>
          </w:rPr>
          <w:t>.</w:t>
        </w:r>
      </w:ins>
    </w:p>
    <w:moveToRangeEnd w:id="385"/>
    <w:p w14:paraId="5CB82ADF" w14:textId="77777777" w:rsidR="003174F3" w:rsidRDefault="003174F3" w:rsidP="00F26E88">
      <w:pPr>
        <w:jc w:val="both"/>
        <w:textAlignment w:val="baseline"/>
        <w:rPr>
          <w:ins w:id="442" w:author="RV" w:date="2022-09-06T17:00:00Z"/>
          <w:rFonts w:eastAsia="Times New Roman"/>
          <w:color w:val="000000" w:themeColor="text1"/>
          <w:lang w:val="en-US" w:eastAsia="es-MX"/>
        </w:rPr>
      </w:pPr>
    </w:p>
    <w:p w14:paraId="0D64F851" w14:textId="076EAE1B" w:rsidR="00F26E88" w:rsidRPr="003F5487" w:rsidDel="003F5487" w:rsidRDefault="00F26E88">
      <w:pPr>
        <w:pStyle w:val="ListParagraph"/>
        <w:numPr>
          <w:ilvl w:val="0"/>
          <w:numId w:val="38"/>
        </w:numPr>
        <w:textAlignment w:val="baseline"/>
        <w:rPr>
          <w:del w:id="443" w:author="RV" w:date="2022-09-06T16:31:00Z"/>
          <w:moveTo w:id="444" w:author="RV" w:date="2022-09-06T16:28:00Z"/>
          <w:rFonts w:eastAsia="Times New Roman"/>
          <w:color w:val="000000" w:themeColor="text1"/>
          <w:lang w:val="en-US" w:eastAsia="es-MX"/>
          <w:rPrChange w:id="445" w:author="RV" w:date="2022-09-06T16:31:00Z">
            <w:rPr>
              <w:del w:id="446" w:author="RV" w:date="2022-09-06T16:31:00Z"/>
              <w:moveTo w:id="447" w:author="RV" w:date="2022-09-06T16:28:00Z"/>
              <w:lang w:val="en-US" w:eastAsia="es-MX"/>
            </w:rPr>
          </w:rPrChange>
        </w:rPr>
        <w:pPrChange w:id="448" w:author="RV" w:date="2022-09-06T16:31:00Z">
          <w:pPr>
            <w:ind w:left="720"/>
            <w:jc w:val="both"/>
            <w:textAlignment w:val="baseline"/>
          </w:pPr>
        </w:pPrChange>
      </w:pPr>
      <w:moveToRangeStart w:id="449" w:author="RV" w:date="2022-09-06T16:28:00Z" w:name="move113374107"/>
      <w:moveTo w:id="450" w:author="RV" w:date="2022-09-06T16:28:00Z">
        <w:del w:id="451" w:author="RV" w:date="2022-09-06T16:28:00Z">
          <w:r w:rsidRPr="003F5487" w:rsidDel="00F26E88">
            <w:rPr>
              <w:rFonts w:eastAsia="Times New Roman"/>
              <w:color w:val="000000" w:themeColor="text1"/>
              <w:lang w:val="en-US" w:eastAsia="es-MX"/>
              <w:rPrChange w:id="452" w:author="RV" w:date="2022-09-06T16:31:00Z">
                <w:rPr>
                  <w:lang w:val="en-US" w:eastAsia="es-MX"/>
                </w:rPr>
              </w:rPrChange>
            </w:rPr>
            <w:delText xml:space="preserve">Category 4: </w:delText>
          </w:r>
        </w:del>
        <w:del w:id="453" w:author="RV" w:date="2022-09-06T16:31:00Z">
          <w:r w:rsidRPr="003F5487" w:rsidDel="003F5487">
            <w:rPr>
              <w:rFonts w:eastAsia="Times New Roman"/>
              <w:color w:val="000000" w:themeColor="text1"/>
              <w:lang w:val="en-US" w:eastAsia="es-MX"/>
              <w:rPrChange w:id="454" w:author="RV" w:date="2022-09-06T16:31:00Z">
                <w:rPr>
                  <w:lang w:val="en-US" w:eastAsia="es-MX"/>
                </w:rPr>
              </w:rPrChange>
            </w:rPr>
            <w:delText>Indicators related to the users</w:delText>
          </w:r>
        </w:del>
      </w:moveTo>
    </w:p>
    <w:p w14:paraId="7596F7AA" w14:textId="77777777" w:rsidR="00F26E88" w:rsidRPr="003F5487" w:rsidRDefault="00F26E88">
      <w:pPr>
        <w:pStyle w:val="ListParagraph"/>
        <w:numPr>
          <w:ilvl w:val="0"/>
          <w:numId w:val="38"/>
        </w:numPr>
        <w:textAlignment w:val="baseline"/>
        <w:rPr>
          <w:moveTo w:id="455" w:author="RV" w:date="2022-09-06T16:28:00Z"/>
          <w:rFonts w:eastAsia="Times New Roman"/>
          <w:color w:val="000000" w:themeColor="text1"/>
          <w:lang w:val="en-US" w:eastAsia="es-MX"/>
          <w:rPrChange w:id="456" w:author="RV" w:date="2022-09-06T16:31:00Z">
            <w:rPr>
              <w:moveTo w:id="457" w:author="RV" w:date="2022-09-06T16:28:00Z"/>
              <w:lang w:val="en-US" w:eastAsia="es-MX"/>
            </w:rPr>
          </w:rPrChange>
        </w:rPr>
        <w:pPrChange w:id="458" w:author="RV" w:date="2022-09-06T16:31:00Z">
          <w:pPr>
            <w:pStyle w:val="ListParagraph"/>
            <w:numPr>
              <w:numId w:val="43"/>
            </w:numPr>
            <w:ind w:left="1560" w:hanging="360"/>
            <w:textAlignment w:val="baseline"/>
          </w:pPr>
        </w:pPrChange>
      </w:pPr>
      <w:moveTo w:id="459" w:author="RV" w:date="2022-09-06T16:28:00Z">
        <w:r w:rsidRPr="003F5487">
          <w:rPr>
            <w:rFonts w:eastAsia="Times New Roman"/>
            <w:color w:val="000000" w:themeColor="text1"/>
            <w:lang w:val="en-US" w:eastAsia="es-MX"/>
            <w:rPrChange w:id="460" w:author="RV" w:date="2022-09-06T16:31:00Z">
              <w:rPr>
                <w:lang w:val="en-US" w:eastAsia="es-MX"/>
              </w:rPr>
            </w:rPrChange>
          </w:rPr>
          <w:t>Smartphones Penetration</w:t>
        </w:r>
      </w:moveTo>
    </w:p>
    <w:p w14:paraId="3BA83676" w14:textId="5823B5A3" w:rsidR="00F26E88" w:rsidRDefault="00F26E88" w:rsidP="003F5487">
      <w:pPr>
        <w:pStyle w:val="ListParagraph"/>
        <w:numPr>
          <w:ilvl w:val="0"/>
          <w:numId w:val="38"/>
        </w:numPr>
        <w:textAlignment w:val="baseline"/>
        <w:rPr>
          <w:ins w:id="461" w:author="RV" w:date="2022-09-06T18:02:00Z"/>
          <w:rFonts w:eastAsia="Times New Roman"/>
          <w:color w:val="000000" w:themeColor="text1"/>
          <w:lang w:val="en-US" w:eastAsia="es-MX"/>
        </w:rPr>
      </w:pPr>
      <w:moveTo w:id="462" w:author="RV" w:date="2022-09-06T16:28:00Z">
        <w:r w:rsidRPr="003F5487">
          <w:rPr>
            <w:rFonts w:eastAsia="Times New Roman"/>
            <w:color w:val="000000" w:themeColor="text1"/>
            <w:lang w:val="en-US" w:eastAsia="es-MX"/>
            <w:rPrChange w:id="463" w:author="RV" w:date="2022-09-06T16:31:00Z">
              <w:rPr>
                <w:lang w:val="en-US" w:eastAsia="es-MX"/>
              </w:rPr>
            </w:rPrChange>
          </w:rPr>
          <w:t>Computers Penetration by household</w:t>
        </w:r>
      </w:moveTo>
    </w:p>
    <w:p w14:paraId="6CFC06B4" w14:textId="08F4DDBB" w:rsidR="00E65620" w:rsidRPr="003F5487" w:rsidRDefault="00E65620">
      <w:pPr>
        <w:pStyle w:val="ListParagraph"/>
        <w:numPr>
          <w:ilvl w:val="0"/>
          <w:numId w:val="38"/>
        </w:numPr>
        <w:textAlignment w:val="baseline"/>
        <w:rPr>
          <w:moveTo w:id="464" w:author="RV" w:date="2022-09-06T16:28:00Z"/>
          <w:rFonts w:eastAsia="Times New Roman"/>
          <w:color w:val="000000" w:themeColor="text1"/>
          <w:lang w:val="en-US" w:eastAsia="es-MX"/>
          <w:rPrChange w:id="465" w:author="RV" w:date="2022-09-06T16:31:00Z">
            <w:rPr>
              <w:moveTo w:id="466" w:author="RV" w:date="2022-09-06T16:28:00Z"/>
              <w:lang w:val="en-US" w:eastAsia="es-MX"/>
            </w:rPr>
          </w:rPrChange>
        </w:rPr>
        <w:pPrChange w:id="467" w:author="RV" w:date="2022-09-06T16:31:00Z">
          <w:pPr>
            <w:pStyle w:val="ListParagraph"/>
            <w:numPr>
              <w:numId w:val="43"/>
            </w:numPr>
            <w:ind w:left="1560" w:hanging="360"/>
            <w:textAlignment w:val="baseline"/>
          </w:pPr>
        </w:pPrChange>
      </w:pPr>
      <w:ins w:id="468" w:author="RV" w:date="2022-09-06T18:02:00Z">
        <w:r>
          <w:rPr>
            <w:rFonts w:eastAsia="Times New Roman"/>
            <w:color w:val="000000" w:themeColor="text1"/>
            <w:lang w:val="en-US" w:eastAsia="es-MX"/>
          </w:rPr>
          <w:t>Online shopping Penetration</w:t>
        </w:r>
      </w:ins>
    </w:p>
    <w:p w14:paraId="3F3E1087" w14:textId="77777777" w:rsidR="00F26E88" w:rsidRPr="003F5487" w:rsidRDefault="00F26E88">
      <w:pPr>
        <w:pStyle w:val="ListParagraph"/>
        <w:numPr>
          <w:ilvl w:val="0"/>
          <w:numId w:val="38"/>
        </w:numPr>
        <w:textAlignment w:val="baseline"/>
        <w:rPr>
          <w:moveTo w:id="469" w:author="RV" w:date="2022-09-06T16:28:00Z"/>
          <w:rFonts w:eastAsia="Times New Roman"/>
          <w:color w:val="000000" w:themeColor="text1"/>
          <w:lang w:val="en-US" w:eastAsia="es-MX"/>
          <w:rPrChange w:id="470" w:author="RV" w:date="2022-09-06T16:31:00Z">
            <w:rPr>
              <w:moveTo w:id="471" w:author="RV" w:date="2022-09-06T16:28:00Z"/>
              <w:lang w:val="en-US" w:eastAsia="es-MX"/>
            </w:rPr>
          </w:rPrChange>
        </w:rPr>
        <w:pPrChange w:id="472" w:author="RV" w:date="2022-09-06T16:31:00Z">
          <w:pPr>
            <w:pStyle w:val="ListParagraph"/>
            <w:numPr>
              <w:numId w:val="43"/>
            </w:numPr>
            <w:ind w:left="1560" w:hanging="360"/>
            <w:textAlignment w:val="baseline"/>
          </w:pPr>
        </w:pPrChange>
      </w:pPr>
      <w:moveTo w:id="473" w:author="RV" w:date="2022-09-06T16:28:00Z">
        <w:r w:rsidRPr="003F5487">
          <w:rPr>
            <w:rFonts w:eastAsia="Times New Roman"/>
            <w:color w:val="000000" w:themeColor="text1"/>
            <w:lang w:val="en-US" w:eastAsia="es-MX"/>
            <w:rPrChange w:id="474" w:author="RV" w:date="2022-09-06T16:31:00Z">
              <w:rPr>
                <w:lang w:val="en-US" w:eastAsia="es-MX"/>
              </w:rPr>
            </w:rPrChange>
          </w:rPr>
          <w:t>Digital financial services usage</w:t>
        </w:r>
      </w:moveTo>
    </w:p>
    <w:p w14:paraId="4B0CE5B5" w14:textId="77777777" w:rsidR="00F26E88" w:rsidRPr="003F5487" w:rsidRDefault="00F26E88">
      <w:pPr>
        <w:pStyle w:val="ListParagraph"/>
        <w:numPr>
          <w:ilvl w:val="0"/>
          <w:numId w:val="38"/>
        </w:numPr>
        <w:textAlignment w:val="baseline"/>
        <w:rPr>
          <w:moveTo w:id="475" w:author="RV" w:date="2022-09-06T16:28:00Z"/>
          <w:rFonts w:eastAsia="Times New Roman"/>
          <w:color w:val="000000" w:themeColor="text1"/>
          <w:lang w:val="en-US" w:eastAsia="es-MX"/>
          <w:rPrChange w:id="476" w:author="RV" w:date="2022-09-06T16:31:00Z">
            <w:rPr>
              <w:moveTo w:id="477" w:author="RV" w:date="2022-09-06T16:28:00Z"/>
              <w:lang w:val="en-US" w:eastAsia="es-MX"/>
            </w:rPr>
          </w:rPrChange>
        </w:rPr>
        <w:pPrChange w:id="478" w:author="RV" w:date="2022-09-06T16:31:00Z">
          <w:pPr>
            <w:pStyle w:val="ListParagraph"/>
            <w:numPr>
              <w:numId w:val="43"/>
            </w:numPr>
            <w:ind w:left="1560" w:hanging="360"/>
            <w:textAlignment w:val="baseline"/>
          </w:pPr>
        </w:pPrChange>
      </w:pPr>
      <w:moveTo w:id="479" w:author="RV" w:date="2022-09-06T16:28:00Z">
        <w:r w:rsidRPr="003F5487">
          <w:rPr>
            <w:rFonts w:eastAsia="Times New Roman"/>
            <w:color w:val="000000" w:themeColor="text1"/>
            <w:lang w:val="en-US" w:eastAsia="es-MX"/>
            <w:rPrChange w:id="480" w:author="RV" w:date="2022-09-06T16:31:00Z">
              <w:rPr>
                <w:lang w:val="en-US" w:eastAsia="es-MX"/>
              </w:rPr>
            </w:rPrChange>
          </w:rPr>
          <w:t>Traffic and Hours spent surfing in Internet</w:t>
        </w:r>
      </w:moveTo>
    </w:p>
    <w:p w14:paraId="48D5225A" w14:textId="6C35F4F9" w:rsidR="00F26E88" w:rsidRDefault="00F26E88" w:rsidP="003F5487">
      <w:pPr>
        <w:pStyle w:val="ListParagraph"/>
        <w:numPr>
          <w:ilvl w:val="0"/>
          <w:numId w:val="38"/>
        </w:numPr>
        <w:textAlignment w:val="baseline"/>
        <w:rPr>
          <w:ins w:id="481" w:author="AK" w:date="2022-09-10T14:18:00Z"/>
          <w:rFonts w:eastAsia="Times New Roman"/>
          <w:color w:val="000000" w:themeColor="text1"/>
          <w:lang w:val="en-US" w:eastAsia="es-MX"/>
        </w:rPr>
      </w:pPr>
      <w:moveTo w:id="482" w:author="RV" w:date="2022-09-06T16:28:00Z">
        <w:r w:rsidRPr="003F5487">
          <w:rPr>
            <w:rFonts w:eastAsia="Times New Roman"/>
            <w:color w:val="000000" w:themeColor="text1"/>
            <w:lang w:val="en-US" w:eastAsia="es-MX"/>
            <w:rPrChange w:id="483" w:author="RV" w:date="2022-09-06T16:31:00Z">
              <w:rPr>
                <w:highlight w:val="yellow"/>
                <w:lang w:val="en-US" w:eastAsia="es-MX"/>
              </w:rPr>
            </w:rPrChange>
          </w:rPr>
          <w:t>Internet access penetration (fixed and mobile)</w:t>
        </w:r>
        <w:r w:rsidRPr="003F5487">
          <w:rPr>
            <w:rFonts w:eastAsia="Times New Roman"/>
            <w:color w:val="000000" w:themeColor="text1"/>
            <w:lang w:val="en-US" w:eastAsia="es-MX"/>
            <w:rPrChange w:id="484" w:author="RV" w:date="2022-09-06T16:31:00Z">
              <w:rPr>
                <w:lang w:val="en-US" w:eastAsia="es-MX"/>
              </w:rPr>
            </w:rPrChange>
          </w:rPr>
          <w:t xml:space="preserve"> </w:t>
        </w:r>
      </w:moveTo>
    </w:p>
    <w:p w14:paraId="6D03DE7A" w14:textId="01E91A70" w:rsidR="00D02BE3" w:rsidRDefault="00D02BE3" w:rsidP="003F5487">
      <w:pPr>
        <w:pStyle w:val="ListParagraph"/>
        <w:numPr>
          <w:ilvl w:val="0"/>
          <w:numId w:val="38"/>
        </w:numPr>
        <w:textAlignment w:val="baseline"/>
        <w:rPr>
          <w:ins w:id="485" w:author="RV" w:date="2022-09-06T18:30:00Z"/>
          <w:rFonts w:eastAsia="Times New Roman"/>
          <w:color w:val="000000" w:themeColor="text1"/>
          <w:lang w:val="en-US" w:eastAsia="es-MX"/>
        </w:rPr>
      </w:pPr>
      <w:ins w:id="486" w:author="AK" w:date="2022-09-10T14:18:00Z">
        <w:r>
          <w:rPr>
            <w:rFonts w:eastAsia="Times New Roman"/>
            <w:color w:val="000000" w:themeColor="text1"/>
            <w:lang w:val="en-US" w:eastAsia="es-MX"/>
          </w:rPr>
          <w:t>Sen</w:t>
        </w:r>
      </w:ins>
      <w:ins w:id="487" w:author="AK" w:date="2022-09-10T14:19:00Z">
        <w:r>
          <w:rPr>
            <w:rFonts w:eastAsia="Times New Roman"/>
            <w:color w:val="000000" w:themeColor="text1"/>
            <w:lang w:val="en-US" w:eastAsia="es-MX"/>
          </w:rPr>
          <w:t>sitivity to tariff</w:t>
        </w:r>
      </w:ins>
    </w:p>
    <w:p w14:paraId="4E8E3C92" w14:textId="38683B3D" w:rsidR="005424F6" w:rsidRPr="003F5487" w:rsidDel="005424F6" w:rsidRDefault="005424F6">
      <w:pPr>
        <w:pStyle w:val="ListParagraph"/>
        <w:numPr>
          <w:ilvl w:val="0"/>
          <w:numId w:val="38"/>
        </w:numPr>
        <w:textAlignment w:val="baseline"/>
        <w:rPr>
          <w:del w:id="488" w:author="RV" w:date="2022-09-06T18:32:00Z"/>
          <w:moveTo w:id="489" w:author="RV" w:date="2022-09-06T16:28:00Z"/>
          <w:rFonts w:eastAsia="Times New Roman"/>
          <w:color w:val="000000" w:themeColor="text1"/>
          <w:lang w:val="en-US" w:eastAsia="es-MX"/>
          <w:rPrChange w:id="490" w:author="RV" w:date="2022-09-06T16:31:00Z">
            <w:rPr>
              <w:del w:id="491" w:author="RV" w:date="2022-09-06T18:32:00Z"/>
              <w:moveTo w:id="492" w:author="RV" w:date="2022-09-06T16:28:00Z"/>
              <w:highlight w:val="yellow"/>
              <w:lang w:val="en-US" w:eastAsia="es-MX"/>
            </w:rPr>
          </w:rPrChange>
        </w:rPr>
        <w:pPrChange w:id="493" w:author="RV" w:date="2022-09-06T16:31:00Z">
          <w:pPr>
            <w:pStyle w:val="ListParagraph"/>
            <w:numPr>
              <w:numId w:val="43"/>
            </w:numPr>
            <w:ind w:left="1560" w:hanging="360"/>
            <w:textAlignment w:val="baseline"/>
          </w:pPr>
        </w:pPrChange>
      </w:pPr>
    </w:p>
    <w:moveToRangeEnd w:id="449"/>
    <w:p w14:paraId="725572DA" w14:textId="77777777" w:rsidR="00F26E88" w:rsidRPr="00F26E88" w:rsidRDefault="00F26E88">
      <w:pPr>
        <w:textAlignment w:val="baseline"/>
        <w:rPr>
          <w:rFonts w:eastAsia="Times New Roman"/>
          <w:color w:val="000000" w:themeColor="text1"/>
          <w:lang w:val="en-US" w:eastAsia="es-MX"/>
          <w:rPrChange w:id="494" w:author="RV" w:date="2022-09-06T16:28:00Z">
            <w:rPr>
              <w:lang w:val="en-US" w:eastAsia="es-MX"/>
            </w:rPr>
          </w:rPrChange>
        </w:rPr>
        <w:pPrChange w:id="495" w:author="RV" w:date="2022-09-06T16:28:00Z">
          <w:pPr>
            <w:pStyle w:val="ListParagraph"/>
            <w:ind w:left="927"/>
            <w:textAlignment w:val="baseline"/>
          </w:pPr>
        </w:pPrChange>
      </w:pPr>
    </w:p>
    <w:p w14:paraId="1B44EA00" w14:textId="4DB643FA" w:rsidR="00CD6B73" w:rsidRDefault="00CD6B73" w:rsidP="00CD6B73">
      <w:pPr>
        <w:textAlignment w:val="baseline"/>
        <w:rPr>
          <w:ins w:id="496" w:author="RV" w:date="2022-08-30T13:37:00Z"/>
          <w:rFonts w:eastAsia="Times New Roman"/>
          <w:color w:val="000000" w:themeColor="text1"/>
          <w:u w:val="single"/>
          <w:lang w:val="en-US" w:eastAsia="es-MX"/>
        </w:rPr>
      </w:pPr>
      <w:r w:rsidRPr="00CE4CBA">
        <w:rPr>
          <w:rFonts w:eastAsia="Times New Roman"/>
          <w:color w:val="000000" w:themeColor="text1"/>
          <w:u w:val="single"/>
          <w:lang w:val="en-US" w:eastAsia="es-MX"/>
          <w:rPrChange w:id="497" w:author="RV" w:date="2022-08-28T18:57:00Z">
            <w:rPr>
              <w:rFonts w:eastAsia="Times New Roman"/>
              <w:color w:val="000000" w:themeColor="text1"/>
              <w:lang w:val="en-US" w:eastAsia="es-MX"/>
            </w:rPr>
          </w:rPrChange>
        </w:rPr>
        <w:t>Toolbox of Socio-economic</w:t>
      </w:r>
      <w:ins w:id="498" w:author="RV" w:date="2022-08-30T14:32:00Z">
        <w:r w:rsidR="00215E7E">
          <w:rPr>
            <w:rFonts w:eastAsia="Times New Roman"/>
            <w:color w:val="000000" w:themeColor="text1"/>
            <w:u w:val="single"/>
            <w:lang w:val="en-US" w:eastAsia="es-MX"/>
          </w:rPr>
          <w:t xml:space="preserve"> </w:t>
        </w:r>
      </w:ins>
      <w:del w:id="499" w:author="RV" w:date="2022-08-30T14:32:00Z">
        <w:r w:rsidRPr="00CE4CBA" w:rsidDel="00215E7E">
          <w:rPr>
            <w:rFonts w:eastAsia="Times New Roman"/>
            <w:color w:val="000000" w:themeColor="text1"/>
            <w:u w:val="single"/>
            <w:lang w:val="en-US" w:eastAsia="es-MX"/>
            <w:rPrChange w:id="500" w:author="RV" w:date="2022-08-28T18:57:00Z">
              <w:rPr>
                <w:rFonts w:eastAsia="Times New Roman"/>
                <w:color w:val="000000" w:themeColor="text1"/>
                <w:lang w:val="en-US" w:eastAsia="es-MX"/>
              </w:rPr>
            </w:rPrChange>
          </w:rPr>
          <w:delText xml:space="preserve"> </w:delText>
        </w:r>
      </w:del>
      <w:r w:rsidRPr="00CE4CBA">
        <w:rPr>
          <w:rFonts w:eastAsia="Times New Roman"/>
          <w:color w:val="000000" w:themeColor="text1"/>
          <w:u w:val="single"/>
          <w:lang w:val="en-US" w:eastAsia="es-MX"/>
          <w:rPrChange w:id="501" w:author="RV" w:date="2022-08-28T18:57:00Z">
            <w:rPr>
              <w:rFonts w:eastAsia="Times New Roman"/>
              <w:color w:val="000000" w:themeColor="text1"/>
              <w:lang w:val="en-US" w:eastAsia="es-MX"/>
            </w:rPr>
          </w:rPrChange>
        </w:rPr>
        <w:t>KPI</w:t>
      </w:r>
    </w:p>
    <w:p w14:paraId="6472A345" w14:textId="4FA0CF84" w:rsidR="008F10E9" w:rsidDel="00781138" w:rsidRDefault="00DE6968" w:rsidP="008F10E9">
      <w:pPr>
        <w:jc w:val="both"/>
        <w:textAlignment w:val="baseline"/>
        <w:rPr>
          <w:del w:id="502" w:author="RV" w:date="2022-08-30T14:24:00Z"/>
          <w:rFonts w:eastAsia="Times New Roman"/>
          <w:color w:val="000000" w:themeColor="text1"/>
          <w:lang w:val="en-US" w:eastAsia="es-MX"/>
        </w:rPr>
      </w:pPr>
      <w:ins w:id="503" w:author="RV" w:date="2022-08-30T13:37:00Z">
        <w:r w:rsidRPr="00781138">
          <w:rPr>
            <w:rFonts w:eastAsia="Times New Roman"/>
            <w:color w:val="000000" w:themeColor="text1"/>
            <w:lang w:val="en-US" w:eastAsia="es-MX"/>
            <w:rPrChange w:id="504" w:author="RV" w:date="2022-08-30T17:21:00Z">
              <w:rPr>
                <w:rFonts w:eastAsia="Times New Roman"/>
                <w:color w:val="000000" w:themeColor="text1"/>
                <w:u w:val="single"/>
                <w:lang w:val="en-US" w:eastAsia="es-MX"/>
              </w:rPr>
            </w:rPrChange>
          </w:rPr>
          <w:t xml:space="preserve">Socio-economic toolbox </w:t>
        </w:r>
      </w:ins>
      <w:ins w:id="505" w:author="RV" w:date="2022-08-30T13:40:00Z">
        <w:r w:rsidR="007D0682" w:rsidRPr="00781138">
          <w:rPr>
            <w:rFonts w:eastAsia="Times New Roman"/>
            <w:color w:val="000000" w:themeColor="text1"/>
            <w:lang w:val="en-US" w:eastAsia="es-MX"/>
            <w:rPrChange w:id="506" w:author="RV" w:date="2022-08-30T17:21:00Z">
              <w:rPr>
                <w:rFonts w:eastAsia="Times New Roman"/>
                <w:color w:val="000000" w:themeColor="text1"/>
                <w:u w:val="single"/>
                <w:lang w:val="en-US" w:eastAsia="es-MX"/>
              </w:rPr>
            </w:rPrChange>
          </w:rPr>
          <w:t>refers to classifying people</w:t>
        </w:r>
      </w:ins>
      <w:ins w:id="507" w:author="RV" w:date="2022-08-30T13:41:00Z">
        <w:r w:rsidR="007D0682" w:rsidRPr="00781138">
          <w:rPr>
            <w:rFonts w:eastAsia="Times New Roman"/>
            <w:color w:val="000000" w:themeColor="text1"/>
            <w:lang w:val="en-US" w:eastAsia="es-MX"/>
            <w:rPrChange w:id="508" w:author="RV" w:date="2022-08-30T17:21:00Z">
              <w:rPr>
                <w:rFonts w:eastAsia="Times New Roman"/>
                <w:color w:val="000000" w:themeColor="text1"/>
                <w:u w:val="single"/>
                <w:lang w:val="en-US" w:eastAsia="es-MX"/>
              </w:rPr>
            </w:rPrChange>
          </w:rPr>
          <w:t xml:space="preserve"> by </w:t>
        </w:r>
      </w:ins>
      <w:ins w:id="509" w:author="RV" w:date="2022-08-30T13:40:00Z">
        <w:r w:rsidR="007D0682" w:rsidRPr="00781138">
          <w:rPr>
            <w:rFonts w:eastAsia="Times New Roman"/>
            <w:color w:val="000000" w:themeColor="text1"/>
            <w:lang w:val="en-US" w:eastAsia="es-MX"/>
            <w:rPrChange w:id="510" w:author="RV" w:date="2022-08-30T17:21:00Z">
              <w:rPr>
                <w:rFonts w:ascii="Verdana" w:hAnsi="Verdana"/>
                <w:color w:val="3B3A3A"/>
                <w:sz w:val="20"/>
                <w:szCs w:val="20"/>
                <w:shd w:val="clear" w:color="auto" w:fill="FFFFFF"/>
              </w:rPr>
            </w:rPrChange>
          </w:rPr>
          <w:t xml:space="preserve">their social, economic and educational status. </w:t>
        </w:r>
      </w:ins>
      <w:ins w:id="511" w:author="RV" w:date="2022-08-30T13:53:00Z">
        <w:r w:rsidR="00B71D8F" w:rsidRPr="00781138">
          <w:rPr>
            <w:rFonts w:eastAsia="Times New Roman"/>
            <w:color w:val="000000" w:themeColor="text1"/>
            <w:lang w:val="en-US" w:eastAsia="es-MX"/>
            <w:rPrChange w:id="512" w:author="RV" w:date="2022-08-30T17:21:00Z">
              <w:rPr>
                <w:rFonts w:ascii="Verdana" w:hAnsi="Verdana"/>
                <w:color w:val="3B3A3A"/>
                <w:sz w:val="20"/>
                <w:szCs w:val="20"/>
                <w:shd w:val="clear" w:color="auto" w:fill="FFFFFF"/>
              </w:rPr>
            </w:rPrChange>
          </w:rPr>
          <w:t xml:space="preserve">Examining demographics </w:t>
        </w:r>
      </w:ins>
      <w:ins w:id="513" w:author="RV" w:date="2022-08-30T14:19:00Z">
        <w:r w:rsidR="008F10E9" w:rsidRPr="00781138">
          <w:rPr>
            <w:rFonts w:eastAsia="Times New Roman"/>
            <w:color w:val="000000" w:themeColor="text1"/>
            <w:lang w:val="en-US" w:eastAsia="es-MX"/>
            <w:rPrChange w:id="514" w:author="RV" w:date="2022-08-30T17:21:00Z">
              <w:rPr>
                <w:rFonts w:eastAsia="Times New Roman"/>
                <w:color w:val="000000" w:themeColor="text1"/>
                <w:u w:val="single"/>
                <w:lang w:val="en-US" w:eastAsia="es-MX"/>
              </w:rPr>
            </w:rPrChange>
          </w:rPr>
          <w:t>not only</w:t>
        </w:r>
      </w:ins>
      <w:ins w:id="515" w:author="RV" w:date="2022-08-30T13:53:00Z">
        <w:r w:rsidR="00B71D8F" w:rsidRPr="00781138">
          <w:rPr>
            <w:rFonts w:eastAsia="Times New Roman"/>
            <w:color w:val="000000" w:themeColor="text1"/>
            <w:lang w:val="en-US" w:eastAsia="es-MX"/>
            <w:rPrChange w:id="516" w:author="RV" w:date="2022-08-30T17:21:00Z">
              <w:rPr>
                <w:rFonts w:ascii="Verdana" w:hAnsi="Verdana"/>
                <w:color w:val="3B3A3A"/>
                <w:sz w:val="20"/>
                <w:szCs w:val="20"/>
                <w:shd w:val="clear" w:color="auto" w:fill="FFFFFF"/>
              </w:rPr>
            </w:rPrChange>
          </w:rPr>
          <w:t xml:space="preserve"> give an understanding of the composition of the market area</w:t>
        </w:r>
      </w:ins>
      <w:ins w:id="517" w:author="RV" w:date="2022-09-06T17:01:00Z">
        <w:r w:rsidR="0000375C">
          <w:rPr>
            <w:rFonts w:eastAsia="Times New Roman"/>
            <w:color w:val="000000" w:themeColor="text1"/>
            <w:lang w:val="en-US" w:eastAsia="es-MX"/>
          </w:rPr>
          <w:t xml:space="preserve">, </w:t>
        </w:r>
      </w:ins>
      <w:ins w:id="518" w:author="RV" w:date="2022-09-06T18:33:00Z">
        <w:r w:rsidR="00EC7DF7">
          <w:rPr>
            <w:rFonts w:eastAsia="Times New Roman"/>
            <w:color w:val="000000" w:themeColor="text1"/>
            <w:lang w:val="en-US" w:eastAsia="es-MX"/>
          </w:rPr>
          <w:t>but they also</w:t>
        </w:r>
      </w:ins>
      <w:ins w:id="519" w:author="RV" w:date="2022-09-06T17:02:00Z">
        <w:r w:rsidR="0000375C">
          <w:rPr>
            <w:rFonts w:eastAsia="Times New Roman"/>
            <w:color w:val="000000" w:themeColor="text1"/>
            <w:lang w:val="en-US" w:eastAsia="es-MX"/>
          </w:rPr>
          <w:t xml:space="preserve"> </w:t>
        </w:r>
      </w:ins>
      <w:ins w:id="520" w:author="RV" w:date="2022-08-30T14:32:00Z">
        <w:r w:rsidR="00215E7E" w:rsidRPr="00781138">
          <w:rPr>
            <w:rFonts w:eastAsia="Times New Roman"/>
            <w:color w:val="000000" w:themeColor="text1"/>
            <w:lang w:val="en-US" w:eastAsia="es-MX"/>
            <w:rPrChange w:id="521" w:author="RV" w:date="2022-08-30T17:21:00Z">
              <w:rPr>
                <w:rFonts w:eastAsia="Times New Roman"/>
                <w:color w:val="000000" w:themeColor="text1"/>
                <w:u w:val="single"/>
                <w:lang w:val="en-US" w:eastAsia="es-MX"/>
              </w:rPr>
            </w:rPrChange>
          </w:rPr>
          <w:t xml:space="preserve">help </w:t>
        </w:r>
      </w:ins>
      <w:ins w:id="522" w:author="RV" w:date="2022-09-06T17:02:00Z">
        <w:r w:rsidR="0000375C">
          <w:rPr>
            <w:rFonts w:eastAsia="Times New Roman"/>
            <w:color w:val="000000" w:themeColor="text1"/>
            <w:lang w:val="en-US" w:eastAsia="es-MX"/>
          </w:rPr>
          <w:t xml:space="preserve">to </w:t>
        </w:r>
      </w:ins>
      <w:ins w:id="523" w:author="RV" w:date="2022-08-30T14:32:00Z">
        <w:r w:rsidR="00215E7E" w:rsidRPr="00781138">
          <w:rPr>
            <w:rFonts w:eastAsia="Times New Roman"/>
            <w:color w:val="000000" w:themeColor="text1"/>
            <w:lang w:val="en-US" w:eastAsia="es-MX"/>
            <w:rPrChange w:id="524" w:author="RV" w:date="2022-08-30T17:21:00Z">
              <w:rPr>
                <w:rFonts w:eastAsia="Times New Roman"/>
                <w:color w:val="000000" w:themeColor="text1"/>
                <w:u w:val="single"/>
                <w:lang w:val="en-US" w:eastAsia="es-MX"/>
              </w:rPr>
            </w:rPrChange>
          </w:rPr>
          <w:t>understand the potential range of impacts of a proposed change, and the likely responses of those impacted if the change occurs</w:t>
        </w:r>
      </w:ins>
      <w:ins w:id="525" w:author="RV" w:date="2022-08-30T14:33:00Z">
        <w:r w:rsidR="00215E7E" w:rsidRPr="00781138">
          <w:rPr>
            <w:rFonts w:eastAsia="Times New Roman"/>
            <w:color w:val="000000" w:themeColor="text1"/>
            <w:lang w:val="en-US" w:eastAsia="es-MX"/>
            <w:rPrChange w:id="526" w:author="RV" w:date="2022-08-30T17:21:00Z">
              <w:rPr>
                <w:rFonts w:eastAsia="Times New Roman"/>
                <w:color w:val="000000" w:themeColor="text1"/>
                <w:u w:val="single"/>
                <w:lang w:val="en-US" w:eastAsia="es-MX"/>
              </w:rPr>
            </w:rPrChange>
          </w:rPr>
          <w:t>.</w:t>
        </w:r>
      </w:ins>
    </w:p>
    <w:p w14:paraId="56FC812B" w14:textId="77777777" w:rsidR="00781138" w:rsidRPr="00781138" w:rsidRDefault="00781138" w:rsidP="008F10E9">
      <w:pPr>
        <w:jc w:val="both"/>
        <w:textAlignment w:val="baseline"/>
        <w:rPr>
          <w:ins w:id="527" w:author="RV" w:date="2022-08-30T17:21:00Z"/>
          <w:rFonts w:eastAsia="Times New Roman"/>
          <w:color w:val="000000" w:themeColor="text1"/>
          <w:lang w:val="en-US" w:eastAsia="es-MX"/>
          <w:rPrChange w:id="528" w:author="RV" w:date="2022-08-30T17:21:00Z">
            <w:rPr>
              <w:ins w:id="529" w:author="RV" w:date="2022-08-30T17:21:00Z"/>
              <w:rFonts w:eastAsia="Times New Roman"/>
              <w:color w:val="000000" w:themeColor="text1"/>
              <w:u w:val="single"/>
              <w:lang w:val="en-US" w:eastAsia="es-MX"/>
            </w:rPr>
          </w:rPrChange>
        </w:rPr>
      </w:pPr>
    </w:p>
    <w:p w14:paraId="65999B0B" w14:textId="45279B38" w:rsidR="00215E7E" w:rsidRPr="00781138" w:rsidRDefault="00215E7E">
      <w:pPr>
        <w:jc w:val="both"/>
        <w:textAlignment w:val="baseline"/>
        <w:rPr>
          <w:ins w:id="530" w:author="RV" w:date="2022-08-30T14:33:00Z"/>
          <w:rFonts w:eastAsia="Times New Roman"/>
          <w:color w:val="000000" w:themeColor="text1"/>
          <w:lang w:val="en-US" w:eastAsia="es-MX"/>
        </w:rPr>
        <w:pPrChange w:id="531" w:author="RV" w:date="2022-08-30T14:20:00Z">
          <w:pPr>
            <w:textAlignment w:val="baseline"/>
          </w:pPr>
        </w:pPrChange>
      </w:pPr>
      <w:ins w:id="532" w:author="RV" w:date="2022-08-30T14:33:00Z">
        <w:r w:rsidRPr="00781138">
          <w:rPr>
            <w:rFonts w:eastAsia="Times New Roman"/>
            <w:color w:val="000000" w:themeColor="text1"/>
            <w:lang w:val="en-US" w:eastAsia="es-MX"/>
            <w:rPrChange w:id="533" w:author="RV" w:date="2022-08-30T17:21:00Z">
              <w:rPr>
                <w:rFonts w:eastAsia="Times New Roman"/>
                <w:color w:val="000000" w:themeColor="text1"/>
                <w:u w:val="single"/>
                <w:lang w:val="en-US" w:eastAsia="es-MX"/>
              </w:rPr>
            </w:rPrChange>
          </w:rPr>
          <w:t>Some KPI</w:t>
        </w:r>
      </w:ins>
      <w:ins w:id="534" w:author="RV" w:date="2022-08-30T14:34:00Z">
        <w:r w:rsidRPr="00781138">
          <w:rPr>
            <w:rFonts w:eastAsia="Times New Roman"/>
            <w:color w:val="000000" w:themeColor="text1"/>
            <w:lang w:val="en-US" w:eastAsia="es-MX"/>
            <w:rPrChange w:id="535" w:author="RV" w:date="2022-08-30T17:21:00Z">
              <w:rPr>
                <w:rFonts w:eastAsia="Times New Roman"/>
                <w:color w:val="000000" w:themeColor="text1"/>
                <w:u w:val="single"/>
                <w:lang w:val="en-US" w:eastAsia="es-MX"/>
              </w:rPr>
            </w:rPrChange>
          </w:rPr>
          <w:t xml:space="preserve"> that could be considered</w:t>
        </w:r>
      </w:ins>
      <w:ins w:id="536" w:author="RV" w:date="2022-08-30T14:36:00Z">
        <w:r w:rsidR="00FC7375" w:rsidRPr="00781138">
          <w:rPr>
            <w:rFonts w:eastAsia="Times New Roman"/>
            <w:color w:val="000000" w:themeColor="text1"/>
            <w:lang w:val="en-US" w:eastAsia="es-MX"/>
            <w:rPrChange w:id="537" w:author="RV" w:date="2022-08-30T17:21:00Z">
              <w:rPr>
                <w:rFonts w:eastAsia="Times New Roman"/>
                <w:color w:val="000000" w:themeColor="text1"/>
                <w:u w:val="single"/>
                <w:lang w:val="en-US" w:eastAsia="es-MX"/>
              </w:rPr>
            </w:rPrChange>
          </w:rPr>
          <w:t xml:space="preserve"> in this toolbox:</w:t>
        </w:r>
      </w:ins>
    </w:p>
    <w:p w14:paraId="3DD1CC08" w14:textId="15AC8F9D" w:rsidR="00F80F85" w:rsidRPr="004055A9" w:rsidRDefault="00F80F85">
      <w:pPr>
        <w:pStyle w:val="ListParagraph"/>
        <w:numPr>
          <w:ilvl w:val="0"/>
          <w:numId w:val="38"/>
        </w:numPr>
        <w:jc w:val="both"/>
        <w:textAlignment w:val="baseline"/>
        <w:rPr>
          <w:rFonts w:eastAsia="Times New Roman"/>
          <w:color w:val="000000" w:themeColor="text1"/>
          <w:lang w:val="en-US" w:eastAsia="es-MX"/>
        </w:rPr>
        <w:pPrChange w:id="538" w:author="RV" w:date="2022-08-30T13:37:00Z">
          <w:pPr>
            <w:pStyle w:val="ListParagraph"/>
            <w:numPr>
              <w:numId w:val="38"/>
            </w:numPr>
            <w:ind w:left="927" w:hanging="360"/>
            <w:textAlignment w:val="baseline"/>
          </w:pPr>
        </w:pPrChange>
      </w:pPr>
      <w:r w:rsidRPr="004055A9">
        <w:rPr>
          <w:rFonts w:eastAsia="Times New Roman"/>
          <w:color w:val="000000" w:themeColor="text1"/>
          <w:lang w:val="en-US" w:eastAsia="es-MX"/>
        </w:rPr>
        <w:t xml:space="preserve">Demographic parameters: For example, age, education level, income level, number of members </w:t>
      </w:r>
      <w:del w:id="539" w:author="RV" w:date="2022-09-06T16:56:00Z">
        <w:r w:rsidRPr="004055A9" w:rsidDel="003174F3">
          <w:rPr>
            <w:rFonts w:eastAsia="Times New Roman"/>
            <w:color w:val="000000" w:themeColor="text1"/>
            <w:lang w:val="en-US" w:eastAsia="es-MX"/>
          </w:rPr>
          <w:delText>into the family</w:delText>
        </w:r>
      </w:del>
      <w:ins w:id="540" w:author="RV" w:date="2022-09-06T16:56:00Z">
        <w:r w:rsidR="003174F3">
          <w:rPr>
            <w:rFonts w:eastAsia="Times New Roman"/>
            <w:color w:val="000000" w:themeColor="text1"/>
            <w:lang w:val="en-US" w:eastAsia="es-MX"/>
          </w:rPr>
          <w:t>by household</w:t>
        </w:r>
      </w:ins>
      <w:r w:rsidRPr="004055A9">
        <w:rPr>
          <w:rFonts w:eastAsia="Times New Roman"/>
          <w:color w:val="000000" w:themeColor="text1"/>
          <w:lang w:val="en-US" w:eastAsia="es-MX"/>
        </w:rPr>
        <w:t>, genre, occupation</w:t>
      </w:r>
      <w:ins w:id="541" w:author="RV" w:date="2022-09-06T17:04:00Z">
        <w:r w:rsidR="0000375C">
          <w:rPr>
            <w:rFonts w:eastAsia="Times New Roman"/>
            <w:color w:val="000000" w:themeColor="text1"/>
            <w:lang w:val="en-US" w:eastAsia="es-MX"/>
          </w:rPr>
          <w:t>, urban or rural population</w:t>
        </w:r>
      </w:ins>
      <w:r w:rsidRPr="004055A9">
        <w:rPr>
          <w:rFonts w:eastAsia="Times New Roman"/>
          <w:color w:val="000000" w:themeColor="text1"/>
          <w:lang w:val="en-US" w:eastAsia="es-MX"/>
        </w:rPr>
        <w:t>.</w:t>
      </w:r>
    </w:p>
    <w:p w14:paraId="348D1411" w14:textId="05A2E912" w:rsidR="00F80F85" w:rsidRPr="004055A9" w:rsidRDefault="00F80F85">
      <w:pPr>
        <w:pStyle w:val="ListParagraph"/>
        <w:numPr>
          <w:ilvl w:val="0"/>
          <w:numId w:val="38"/>
        </w:numPr>
        <w:jc w:val="both"/>
        <w:textAlignment w:val="baseline"/>
        <w:rPr>
          <w:rFonts w:eastAsia="Times New Roman"/>
          <w:color w:val="000000" w:themeColor="text1"/>
          <w:lang w:val="en-US" w:eastAsia="es-MX"/>
        </w:rPr>
        <w:pPrChange w:id="542" w:author="RV" w:date="2022-08-30T13:37:00Z">
          <w:pPr>
            <w:pStyle w:val="ListParagraph"/>
            <w:numPr>
              <w:numId w:val="38"/>
            </w:numPr>
            <w:ind w:left="927" w:hanging="360"/>
            <w:textAlignment w:val="baseline"/>
          </w:pPr>
        </w:pPrChange>
      </w:pPr>
      <w:r w:rsidRPr="004055A9">
        <w:rPr>
          <w:rFonts w:eastAsia="Times New Roman"/>
          <w:color w:val="000000" w:themeColor="text1"/>
          <w:lang w:val="en-US" w:eastAsia="es-MX"/>
        </w:rPr>
        <w:t>Business parameters: Demographic data about enterprises,</w:t>
      </w:r>
      <w:ins w:id="543" w:author="RV" w:date="2022-09-06T16:56:00Z">
        <w:r w:rsidR="003174F3">
          <w:rPr>
            <w:rFonts w:eastAsia="Times New Roman"/>
            <w:color w:val="000000" w:themeColor="text1"/>
            <w:lang w:val="en-US" w:eastAsia="es-MX"/>
          </w:rPr>
          <w:t xml:space="preserve"> number </w:t>
        </w:r>
      </w:ins>
      <w:ins w:id="544" w:author="RV" w:date="2022-09-06T16:57:00Z">
        <w:r w:rsidR="003174F3">
          <w:rPr>
            <w:rFonts w:eastAsia="Times New Roman"/>
            <w:color w:val="000000" w:themeColor="text1"/>
            <w:lang w:val="en-US" w:eastAsia="es-MX"/>
          </w:rPr>
          <w:t>of enterprises,</w:t>
        </w:r>
      </w:ins>
      <w:r w:rsidRPr="004055A9">
        <w:rPr>
          <w:rFonts w:eastAsia="Times New Roman"/>
          <w:color w:val="000000" w:themeColor="text1"/>
          <w:lang w:val="en-US" w:eastAsia="es-MX"/>
        </w:rPr>
        <w:t xml:space="preserve"> size of enterprise measured by the number of employees, earnings, sector, among others.</w:t>
      </w:r>
    </w:p>
    <w:p w14:paraId="0D556405" w14:textId="608541A3" w:rsidR="00F80F85" w:rsidRPr="004055A9" w:rsidDel="003174F3" w:rsidRDefault="00F80F85" w:rsidP="00C1105E">
      <w:pPr>
        <w:pStyle w:val="ListParagraph"/>
        <w:numPr>
          <w:ilvl w:val="0"/>
          <w:numId w:val="38"/>
        </w:numPr>
        <w:textAlignment w:val="baseline"/>
        <w:rPr>
          <w:moveFrom w:id="545" w:author="RV" w:date="2022-09-06T16:58:00Z"/>
          <w:rFonts w:eastAsia="Times New Roman"/>
          <w:color w:val="000000" w:themeColor="text1"/>
          <w:lang w:val="en-US" w:eastAsia="es-MX"/>
        </w:rPr>
      </w:pPr>
      <w:moveFromRangeStart w:id="546" w:author="RV" w:date="2022-09-06T16:58:00Z" w:name="move113375896"/>
      <w:moveFrom w:id="547" w:author="RV" w:date="2022-09-06T16:58:00Z">
        <w:r w:rsidRPr="004055A9" w:rsidDel="003174F3">
          <w:rPr>
            <w:rFonts w:eastAsia="Times New Roman"/>
            <w:color w:val="000000" w:themeColor="text1"/>
            <w:lang w:val="en-US" w:eastAsia="es-MX"/>
          </w:rPr>
          <w:t>Behavioral parameters: Patterns and behaviors of purchase, consumption, lifestyle and use</w:t>
        </w:r>
        <w:r w:rsidR="00E20164" w:rsidRPr="004055A9" w:rsidDel="003174F3">
          <w:rPr>
            <w:rFonts w:eastAsia="Times New Roman"/>
            <w:color w:val="000000" w:themeColor="text1"/>
            <w:lang w:val="en-US" w:eastAsia="es-MX"/>
          </w:rPr>
          <w:t>, smartphones penetration, computers penetration, online shopping penetration.</w:t>
        </w:r>
      </w:moveFrom>
    </w:p>
    <w:moveFromRangeEnd w:id="546"/>
    <w:p w14:paraId="1FEAC75F" w14:textId="50EB7E61" w:rsidR="00CD6B73" w:rsidRPr="004055A9" w:rsidRDefault="00F80F85" w:rsidP="004B0DCD">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 xml:space="preserve">Socio-Economic Levels: Data that allows grouping and classifying households based on </w:t>
      </w:r>
      <w:ins w:id="548" w:author="AK" w:date="2022-09-10T14:20:00Z">
        <w:r w:rsidR="00D02BE3">
          <w:rPr>
            <w:rFonts w:eastAsia="Times New Roman"/>
            <w:color w:val="000000" w:themeColor="text1"/>
            <w:lang w:val="en-US" w:eastAsia="es-MX"/>
          </w:rPr>
          <w:t>ava</w:t>
        </w:r>
      </w:ins>
      <w:ins w:id="549" w:author="AK" w:date="2022-09-10T14:21:00Z">
        <w:r w:rsidR="00D02BE3">
          <w:rPr>
            <w:rFonts w:eastAsia="Times New Roman"/>
            <w:color w:val="000000" w:themeColor="text1"/>
            <w:lang w:val="en-US" w:eastAsia="es-MX"/>
          </w:rPr>
          <w:t xml:space="preserve">ilability </w:t>
        </w:r>
      </w:ins>
      <w:r w:rsidRPr="004055A9">
        <w:rPr>
          <w:rFonts w:eastAsia="Times New Roman"/>
          <w:color w:val="000000" w:themeColor="text1"/>
          <w:lang w:val="en-US" w:eastAsia="es-MX"/>
        </w:rPr>
        <w:t>basic infrastructure</w:t>
      </w:r>
      <w:ins w:id="550" w:author="RV" w:date="2022-09-06T17:03:00Z">
        <w:r w:rsidR="0000375C">
          <w:rPr>
            <w:rFonts w:eastAsia="Times New Roman"/>
            <w:color w:val="000000" w:themeColor="text1"/>
            <w:lang w:val="en-US" w:eastAsia="es-MX"/>
          </w:rPr>
          <w:t xml:space="preserve"> (</w:t>
        </w:r>
      </w:ins>
      <w:ins w:id="551" w:author="RV" w:date="2022-09-06T17:04:00Z">
        <w:r w:rsidR="0000375C">
          <w:rPr>
            <w:rFonts w:eastAsia="Times New Roman"/>
            <w:color w:val="000000" w:themeColor="text1"/>
            <w:lang w:val="en-US" w:eastAsia="es-MX"/>
          </w:rPr>
          <w:t>p</w:t>
        </w:r>
        <w:r w:rsidR="0000375C" w:rsidRPr="0000375C">
          <w:rPr>
            <w:rFonts w:eastAsia="Times New Roman"/>
            <w:color w:val="000000" w:themeColor="text1"/>
            <w:lang w:val="en-US" w:eastAsia="es-MX"/>
          </w:rPr>
          <w:t xml:space="preserve">ower </w:t>
        </w:r>
        <w:r w:rsidR="0000375C">
          <w:rPr>
            <w:rFonts w:eastAsia="Times New Roman"/>
            <w:color w:val="000000" w:themeColor="text1"/>
            <w:lang w:val="en-US" w:eastAsia="es-MX"/>
          </w:rPr>
          <w:t>s</w:t>
        </w:r>
        <w:r w:rsidR="0000375C" w:rsidRPr="0000375C">
          <w:rPr>
            <w:rFonts w:eastAsia="Times New Roman"/>
            <w:color w:val="000000" w:themeColor="text1"/>
            <w:lang w:val="en-US" w:eastAsia="es-MX"/>
          </w:rPr>
          <w:t xml:space="preserve">upply </w:t>
        </w:r>
        <w:r w:rsidR="0000375C">
          <w:rPr>
            <w:rFonts w:eastAsia="Times New Roman"/>
            <w:color w:val="000000" w:themeColor="text1"/>
            <w:lang w:val="en-US" w:eastAsia="es-MX"/>
          </w:rPr>
          <w:t>g</w:t>
        </w:r>
        <w:r w:rsidR="0000375C" w:rsidRPr="0000375C">
          <w:rPr>
            <w:rFonts w:eastAsia="Times New Roman"/>
            <w:color w:val="000000" w:themeColor="text1"/>
            <w:lang w:val="en-US" w:eastAsia="es-MX"/>
          </w:rPr>
          <w:t>rid, lighting, water, paving streets</w:t>
        </w:r>
      </w:ins>
      <w:ins w:id="552" w:author="RV" w:date="2022-09-06T17:03:00Z">
        <w:r w:rsidR="0000375C">
          <w:rPr>
            <w:rFonts w:eastAsia="Times New Roman"/>
            <w:color w:val="000000" w:themeColor="text1"/>
            <w:lang w:val="en-US" w:eastAsia="es-MX"/>
          </w:rPr>
          <w:t>)</w:t>
        </w:r>
      </w:ins>
      <w:r w:rsidRPr="004055A9">
        <w:rPr>
          <w:rFonts w:eastAsia="Times New Roman"/>
          <w:color w:val="000000" w:themeColor="text1"/>
          <w:lang w:val="en-US" w:eastAsia="es-MX"/>
        </w:rPr>
        <w:t xml:space="preserve">, health infrastructure, connectivity, and entertainment, among others, the level of details available depends on each country. </w:t>
      </w:r>
    </w:p>
    <w:p w14:paraId="0CEF39CB" w14:textId="77777777" w:rsidR="009947B5" w:rsidRPr="004055A9" w:rsidRDefault="009947B5" w:rsidP="004055A9">
      <w:pPr>
        <w:pStyle w:val="ListParagraph"/>
        <w:ind w:left="927"/>
        <w:textAlignment w:val="baseline"/>
        <w:rPr>
          <w:rFonts w:eastAsia="Times New Roman"/>
          <w:color w:val="000000" w:themeColor="text1"/>
          <w:lang w:val="en-US" w:eastAsia="es-MX"/>
        </w:rPr>
      </w:pPr>
    </w:p>
    <w:p w14:paraId="5088CFA7" w14:textId="3519C511" w:rsidR="00E601B7" w:rsidRDefault="00982F17" w:rsidP="004055A9">
      <w:pPr>
        <w:textAlignment w:val="baseline"/>
        <w:rPr>
          <w:ins w:id="553" w:author="RV" w:date="2022-08-30T14:39:00Z"/>
          <w:rFonts w:eastAsia="Times New Roman"/>
          <w:color w:val="000000" w:themeColor="text1"/>
          <w:u w:val="single"/>
          <w:lang w:val="en-US" w:eastAsia="es-MX"/>
        </w:rPr>
      </w:pPr>
      <w:r w:rsidRPr="00CE4CBA">
        <w:rPr>
          <w:rFonts w:eastAsia="Times New Roman"/>
          <w:color w:val="000000" w:themeColor="text1"/>
          <w:u w:val="single"/>
          <w:lang w:val="en-US" w:eastAsia="es-MX"/>
          <w:rPrChange w:id="554" w:author="RV" w:date="2022-08-28T18:57:00Z">
            <w:rPr>
              <w:rFonts w:eastAsia="Times New Roman"/>
              <w:color w:val="000000" w:themeColor="text1"/>
              <w:lang w:val="en-US" w:eastAsia="es-MX"/>
            </w:rPr>
          </w:rPrChange>
        </w:rPr>
        <w:t xml:space="preserve">Toolbox of </w:t>
      </w:r>
      <w:r w:rsidR="00E601B7" w:rsidRPr="00CE4CBA">
        <w:rPr>
          <w:rFonts w:eastAsia="Times New Roman"/>
          <w:color w:val="000000" w:themeColor="text1"/>
          <w:u w:val="single"/>
          <w:lang w:val="en-US" w:eastAsia="es-MX"/>
          <w:rPrChange w:id="555" w:author="RV" w:date="2022-08-28T18:57:00Z">
            <w:rPr>
              <w:rFonts w:eastAsia="Times New Roman"/>
              <w:color w:val="000000" w:themeColor="text1"/>
              <w:lang w:val="en-US" w:eastAsia="es-MX"/>
            </w:rPr>
          </w:rPrChange>
        </w:rPr>
        <w:t>GIS Data</w:t>
      </w:r>
    </w:p>
    <w:p w14:paraId="38A9F811" w14:textId="014054A0" w:rsidR="007C5913" w:rsidDel="004B0DCD" w:rsidRDefault="007C5913" w:rsidP="004B0DCD">
      <w:pPr>
        <w:rPr>
          <w:del w:id="556" w:author="RV" w:date="2022-08-30T14:54:00Z"/>
          <w:rFonts w:eastAsia="Times New Roman"/>
          <w:color w:val="000000" w:themeColor="text1"/>
          <w:lang w:val="en-US" w:eastAsia="es-MX"/>
        </w:rPr>
      </w:pPr>
      <w:ins w:id="557" w:author="RV" w:date="2022-08-30T14:41:00Z">
        <w:r w:rsidRPr="004B0DCD">
          <w:rPr>
            <w:rFonts w:eastAsia="Times New Roman"/>
            <w:color w:val="000000" w:themeColor="text1"/>
            <w:lang w:val="en-US" w:eastAsia="es-MX"/>
            <w:rPrChange w:id="558" w:author="RV" w:date="2022-09-06T17:12:00Z">
              <w:rPr>
                <w:rFonts w:ascii="Arial" w:hAnsi="Arial" w:cs="Arial"/>
                <w:color w:val="202124"/>
                <w:shd w:val="clear" w:color="auto" w:fill="FFFFFF"/>
              </w:rPr>
            </w:rPrChange>
          </w:rPr>
          <w:lastRenderedPageBreak/>
          <w:t xml:space="preserve">This toolbox </w:t>
        </w:r>
      </w:ins>
      <w:ins w:id="559" w:author="RV" w:date="2022-08-30T15:07:00Z">
        <w:r w:rsidR="00A448A2" w:rsidRPr="004B0DCD">
          <w:rPr>
            <w:rFonts w:eastAsia="Times New Roman"/>
            <w:color w:val="000000" w:themeColor="text1"/>
            <w:lang w:val="en-US" w:eastAsia="es-MX"/>
            <w:rPrChange w:id="560" w:author="RV" w:date="2022-09-06T17:12:00Z">
              <w:rPr>
                <w:lang w:val="en-US" w:eastAsia="es-MX"/>
              </w:rPr>
            </w:rPrChange>
          </w:rPr>
          <w:t xml:space="preserve">contains </w:t>
        </w:r>
      </w:ins>
      <w:ins w:id="561" w:author="RV" w:date="2022-08-30T14:48:00Z">
        <w:r w:rsidR="00756AE3" w:rsidRPr="004B0DCD">
          <w:rPr>
            <w:rFonts w:eastAsia="Times New Roman"/>
            <w:color w:val="000000" w:themeColor="text1"/>
            <w:lang w:val="en-US" w:eastAsia="es-MX"/>
            <w:rPrChange w:id="562" w:author="RV" w:date="2022-09-06T17:12:00Z">
              <w:rPr>
                <w:lang w:val="en-US" w:eastAsia="es-MX"/>
              </w:rPr>
            </w:rPrChange>
          </w:rPr>
          <w:t xml:space="preserve">data related to positions on earth’s surface. </w:t>
        </w:r>
      </w:ins>
      <w:ins w:id="563" w:author="RV" w:date="2022-08-30T14:39:00Z">
        <w:r w:rsidRPr="004B0DCD">
          <w:rPr>
            <w:rFonts w:eastAsia="Times New Roman"/>
            <w:color w:val="000000" w:themeColor="text1"/>
            <w:lang w:val="en-US" w:eastAsia="es-MX"/>
            <w:rPrChange w:id="564" w:author="RV" w:date="2022-09-06T17:12:00Z">
              <w:rPr>
                <w:rFonts w:ascii="Arial" w:hAnsi="Arial" w:cs="Arial"/>
                <w:color w:val="202124"/>
                <w:shd w:val="clear" w:color="auto" w:fill="FFFFFF"/>
              </w:rPr>
            </w:rPrChange>
          </w:rPr>
          <w:t xml:space="preserve">When data is organized by its locations, </w:t>
        </w:r>
      </w:ins>
      <w:ins w:id="565" w:author="RV" w:date="2022-08-30T15:02:00Z">
        <w:r w:rsidR="00491D1A" w:rsidRPr="004B0DCD">
          <w:rPr>
            <w:rFonts w:eastAsia="Times New Roman"/>
            <w:color w:val="000000" w:themeColor="text1"/>
            <w:lang w:val="en-US" w:eastAsia="es-MX"/>
            <w:rPrChange w:id="566" w:author="RV" w:date="2022-09-06T17:12:00Z">
              <w:rPr>
                <w:lang w:val="en-US" w:eastAsia="es-MX"/>
              </w:rPr>
            </w:rPrChange>
          </w:rPr>
          <w:t>g</w:t>
        </w:r>
      </w:ins>
      <w:ins w:id="567" w:author="RV" w:date="2022-08-30T14:39:00Z">
        <w:r w:rsidRPr="004B0DCD">
          <w:rPr>
            <w:rFonts w:eastAsia="Times New Roman"/>
            <w:color w:val="000000" w:themeColor="text1"/>
            <w:lang w:val="en-US" w:eastAsia="es-MX"/>
            <w:rPrChange w:id="568" w:author="RV" w:date="2022-09-06T17:12:00Z">
              <w:rPr>
                <w:rFonts w:ascii="Arial" w:hAnsi="Arial" w:cs="Arial"/>
                <w:color w:val="202124"/>
                <w:shd w:val="clear" w:color="auto" w:fill="FFFFFF"/>
              </w:rPr>
            </w:rPrChange>
          </w:rPr>
          <w:t xml:space="preserve">eographic patterns </w:t>
        </w:r>
      </w:ins>
      <w:ins w:id="569" w:author="RV" w:date="2022-08-30T15:02:00Z">
        <w:r w:rsidR="00491D1A" w:rsidRPr="004B0DCD">
          <w:rPr>
            <w:rFonts w:eastAsia="Times New Roman"/>
            <w:color w:val="000000" w:themeColor="text1"/>
            <w:lang w:val="en-US" w:eastAsia="es-MX"/>
            <w:rPrChange w:id="570" w:author="RV" w:date="2022-09-06T17:12:00Z">
              <w:rPr>
                <w:lang w:val="en-US" w:eastAsia="es-MX"/>
              </w:rPr>
            </w:rPrChange>
          </w:rPr>
          <w:t>can be found which</w:t>
        </w:r>
      </w:ins>
      <w:ins w:id="571" w:author="RV" w:date="2022-08-30T14:39:00Z">
        <w:r w:rsidRPr="004B0DCD">
          <w:rPr>
            <w:rFonts w:eastAsia="Times New Roman"/>
            <w:color w:val="000000" w:themeColor="text1"/>
            <w:lang w:val="en-US" w:eastAsia="es-MX"/>
            <w:rPrChange w:id="572" w:author="RV" w:date="2022-09-06T17:12:00Z">
              <w:rPr>
                <w:rFonts w:ascii="Arial" w:hAnsi="Arial" w:cs="Arial"/>
                <w:color w:val="202124"/>
                <w:shd w:val="clear" w:color="auto" w:fill="FFFFFF"/>
              </w:rPr>
            </w:rPrChange>
          </w:rPr>
          <w:t xml:space="preserve"> allow to develop a better understanding </w:t>
        </w:r>
      </w:ins>
      <w:ins w:id="573" w:author="RV" w:date="2022-08-30T15:05:00Z">
        <w:r w:rsidR="00A448A2" w:rsidRPr="004B0DCD">
          <w:rPr>
            <w:rFonts w:eastAsia="Times New Roman"/>
            <w:color w:val="000000" w:themeColor="text1"/>
            <w:lang w:val="en-US" w:eastAsia="es-MX"/>
            <w:rPrChange w:id="574" w:author="RV" w:date="2022-09-06T17:12:00Z">
              <w:rPr>
                <w:rFonts w:ascii="Arial" w:hAnsi="Arial" w:cs="Arial"/>
                <w:color w:val="121212"/>
                <w:sz w:val="30"/>
                <w:szCs w:val="30"/>
                <w:shd w:val="clear" w:color="auto" w:fill="FFFFFF"/>
              </w:rPr>
            </w:rPrChange>
          </w:rPr>
          <w:t>of different things</w:t>
        </w:r>
      </w:ins>
      <w:ins w:id="575" w:author="RV" w:date="2022-08-30T15:06:00Z">
        <w:r w:rsidR="00A448A2" w:rsidRPr="004B0DCD">
          <w:rPr>
            <w:rFonts w:eastAsia="Times New Roman"/>
            <w:color w:val="000000" w:themeColor="text1"/>
            <w:lang w:val="en-US" w:eastAsia="es-MX"/>
            <w:rPrChange w:id="576" w:author="RV" w:date="2022-09-06T17:12:00Z">
              <w:rPr>
                <w:lang w:val="en-US" w:eastAsia="es-MX"/>
              </w:rPr>
            </w:rPrChange>
          </w:rPr>
          <w:t xml:space="preserve"> or events </w:t>
        </w:r>
      </w:ins>
      <w:ins w:id="577" w:author="RV" w:date="2022-08-30T15:08:00Z">
        <w:r w:rsidR="008D5BB8" w:rsidRPr="004B0DCD">
          <w:rPr>
            <w:rFonts w:eastAsia="Times New Roman"/>
            <w:color w:val="000000" w:themeColor="text1"/>
            <w:lang w:val="en-US" w:eastAsia="es-MX"/>
            <w:rPrChange w:id="578" w:author="RV" w:date="2022-09-06T17:12:00Z">
              <w:rPr>
                <w:lang w:val="en-US" w:eastAsia="es-MX"/>
              </w:rPr>
            </w:rPrChange>
          </w:rPr>
          <w:t>to</w:t>
        </w:r>
      </w:ins>
      <w:ins w:id="579" w:author="RV" w:date="2022-08-30T15:05:00Z">
        <w:r w:rsidR="00A448A2" w:rsidRPr="004B0DCD">
          <w:rPr>
            <w:rFonts w:eastAsia="Times New Roman"/>
            <w:color w:val="000000" w:themeColor="text1"/>
            <w:lang w:val="en-US" w:eastAsia="es-MX"/>
            <w:rPrChange w:id="580" w:author="RV" w:date="2022-09-06T17:12:00Z">
              <w:rPr>
                <w:rFonts w:ascii="Arial" w:hAnsi="Arial" w:cs="Arial"/>
                <w:color w:val="121212"/>
                <w:sz w:val="30"/>
                <w:szCs w:val="30"/>
                <w:shd w:val="clear" w:color="auto" w:fill="FFFFFF"/>
              </w:rPr>
            </w:rPrChange>
          </w:rPr>
          <w:t xml:space="preserve"> discover how they relate to each other</w:t>
        </w:r>
      </w:ins>
      <w:ins w:id="581" w:author="RV" w:date="2022-08-30T14:54:00Z">
        <w:r w:rsidR="00756AE3" w:rsidRPr="004B0DCD">
          <w:rPr>
            <w:rFonts w:eastAsia="Times New Roman"/>
            <w:color w:val="000000" w:themeColor="text1"/>
            <w:lang w:val="en-US" w:eastAsia="es-MX"/>
            <w:rPrChange w:id="582" w:author="RV" w:date="2022-09-06T17:12:00Z">
              <w:rPr>
                <w:lang w:val="en-US" w:eastAsia="es-MX"/>
              </w:rPr>
            </w:rPrChange>
          </w:rPr>
          <w:t>.</w:t>
        </w:r>
      </w:ins>
      <w:ins w:id="583" w:author="RV" w:date="2022-08-30T15:00:00Z">
        <w:r w:rsidR="00491D1A" w:rsidRPr="004B0DCD">
          <w:rPr>
            <w:rFonts w:eastAsia="Times New Roman"/>
            <w:color w:val="000000" w:themeColor="text1"/>
            <w:lang w:val="en-US" w:eastAsia="es-MX"/>
            <w:rPrChange w:id="584" w:author="RV" w:date="2022-09-06T17:12:00Z">
              <w:rPr>
                <w:lang w:val="en-US" w:eastAsia="es-MX"/>
              </w:rPr>
            </w:rPrChange>
          </w:rPr>
          <w:t xml:space="preserve"> </w:t>
        </w:r>
        <w:r w:rsidR="00491D1A" w:rsidRPr="004B0DCD">
          <w:rPr>
            <w:rFonts w:eastAsia="Times New Roman"/>
            <w:color w:val="000000" w:themeColor="text1"/>
            <w:lang w:val="en-US" w:eastAsia="es-MX"/>
            <w:rPrChange w:id="585" w:author="RV" w:date="2022-09-06T17:12:00Z">
              <w:rPr>
                <w:rFonts w:ascii="Arial" w:hAnsi="Arial" w:cs="Arial"/>
                <w:color w:val="000000"/>
                <w:sz w:val="27"/>
                <w:szCs w:val="27"/>
                <w:shd w:val="clear" w:color="auto" w:fill="FFFFFF"/>
              </w:rPr>
            </w:rPrChange>
          </w:rPr>
          <w:t xml:space="preserve">This </w:t>
        </w:r>
      </w:ins>
      <w:ins w:id="586" w:author="RV" w:date="2022-08-30T15:01:00Z">
        <w:r w:rsidR="00491D1A" w:rsidRPr="004B0DCD">
          <w:rPr>
            <w:rFonts w:eastAsia="Times New Roman"/>
            <w:color w:val="000000" w:themeColor="text1"/>
            <w:lang w:val="en-US" w:eastAsia="es-MX"/>
            <w:rPrChange w:id="587" w:author="RV" w:date="2022-09-06T17:12:00Z">
              <w:rPr>
                <w:rFonts w:ascii="Arial" w:hAnsi="Arial" w:cs="Arial"/>
                <w:color w:val="000000"/>
                <w:sz w:val="27"/>
                <w:szCs w:val="27"/>
                <w:shd w:val="clear" w:color="auto" w:fill="FFFFFF"/>
              </w:rPr>
            </w:rPrChange>
          </w:rPr>
          <w:t>kin</w:t>
        </w:r>
      </w:ins>
      <w:ins w:id="588" w:author="RV" w:date="2022-08-30T15:06:00Z">
        <w:r w:rsidR="00A448A2" w:rsidRPr="004B0DCD">
          <w:rPr>
            <w:rFonts w:eastAsia="Times New Roman"/>
            <w:color w:val="000000" w:themeColor="text1"/>
            <w:lang w:val="en-US" w:eastAsia="es-MX"/>
            <w:rPrChange w:id="589" w:author="RV" w:date="2022-09-06T17:12:00Z">
              <w:rPr>
                <w:lang w:val="en-US" w:eastAsia="es-MX"/>
              </w:rPr>
            </w:rPrChange>
          </w:rPr>
          <w:t>d</w:t>
        </w:r>
      </w:ins>
      <w:ins w:id="590" w:author="RV" w:date="2022-08-30T15:01:00Z">
        <w:r w:rsidR="00491D1A" w:rsidRPr="004B0DCD">
          <w:rPr>
            <w:rFonts w:eastAsia="Times New Roman"/>
            <w:color w:val="000000" w:themeColor="text1"/>
            <w:lang w:val="en-US" w:eastAsia="es-MX"/>
            <w:rPrChange w:id="591" w:author="RV" w:date="2022-09-06T17:12:00Z">
              <w:rPr>
                <w:rFonts w:ascii="Arial" w:hAnsi="Arial" w:cs="Arial"/>
                <w:color w:val="000000"/>
                <w:sz w:val="27"/>
                <w:szCs w:val="27"/>
                <w:shd w:val="clear" w:color="auto" w:fill="FFFFFF"/>
              </w:rPr>
            </w:rPrChange>
          </w:rPr>
          <w:t xml:space="preserve"> of </w:t>
        </w:r>
      </w:ins>
      <w:ins w:id="592" w:author="RV" w:date="2022-08-30T15:00:00Z">
        <w:r w:rsidR="00491D1A" w:rsidRPr="004B0DCD">
          <w:rPr>
            <w:rFonts w:eastAsia="Times New Roman"/>
            <w:color w:val="000000" w:themeColor="text1"/>
            <w:lang w:val="en-US" w:eastAsia="es-MX"/>
            <w:rPrChange w:id="593" w:author="RV" w:date="2022-09-06T17:12:00Z">
              <w:rPr>
                <w:rFonts w:ascii="Arial" w:hAnsi="Arial" w:cs="Arial"/>
                <w:color w:val="000000"/>
                <w:sz w:val="27"/>
                <w:szCs w:val="27"/>
                <w:shd w:val="clear" w:color="auto" w:fill="FFFFFF"/>
              </w:rPr>
            </w:rPrChange>
          </w:rPr>
          <w:t>data enhances telecom processes through better customer-relationship management and location services.</w:t>
        </w:r>
      </w:ins>
    </w:p>
    <w:p w14:paraId="72BABC3C" w14:textId="14B29FC6" w:rsidR="004B0DCD" w:rsidRDefault="004B0DCD" w:rsidP="004B0DCD">
      <w:pPr>
        <w:rPr>
          <w:ins w:id="594" w:author="RV" w:date="2022-09-06T17:12:00Z"/>
          <w:rFonts w:eastAsia="Times New Roman"/>
          <w:color w:val="000000" w:themeColor="text1"/>
          <w:lang w:val="en-US" w:eastAsia="es-MX"/>
        </w:rPr>
      </w:pPr>
    </w:p>
    <w:p w14:paraId="23A83238" w14:textId="58F0BA99" w:rsidR="004B0DCD" w:rsidRPr="004B0DCD" w:rsidRDefault="004B0DCD">
      <w:pPr>
        <w:jc w:val="both"/>
        <w:textAlignment w:val="baseline"/>
        <w:rPr>
          <w:ins w:id="595" w:author="RV" w:date="2022-09-06T17:12:00Z"/>
          <w:rFonts w:eastAsia="Times New Roman"/>
          <w:color w:val="000000" w:themeColor="text1"/>
          <w:lang w:val="en-US" w:eastAsia="es-MX"/>
          <w:rPrChange w:id="596" w:author="RV" w:date="2022-09-06T17:12:00Z">
            <w:rPr>
              <w:ins w:id="597" w:author="RV" w:date="2022-09-06T17:12:00Z"/>
              <w:lang w:val="en-US" w:eastAsia="es-MX"/>
            </w:rPr>
          </w:rPrChange>
        </w:rPr>
        <w:pPrChange w:id="598" w:author="RV" w:date="2022-09-06T17:12:00Z">
          <w:pPr>
            <w:textAlignment w:val="baseline"/>
          </w:pPr>
        </w:pPrChange>
      </w:pPr>
      <w:ins w:id="599" w:author="RV" w:date="2022-09-06T17:12:00Z">
        <w:r w:rsidRPr="00BE023C">
          <w:rPr>
            <w:rFonts w:eastAsia="Times New Roman"/>
            <w:color w:val="000000" w:themeColor="text1"/>
            <w:lang w:val="en-US" w:eastAsia="es-MX"/>
          </w:rPr>
          <w:t>Some KPI that could be considered in this toolbox:</w:t>
        </w:r>
      </w:ins>
    </w:p>
    <w:p w14:paraId="5EBB5949" w14:textId="75A5BBEA" w:rsidR="001F57FD" w:rsidRPr="007B7E05" w:rsidDel="004B0DCD" w:rsidRDefault="00FA3D59">
      <w:pPr>
        <w:pStyle w:val="ListParagraph"/>
        <w:numPr>
          <w:ilvl w:val="0"/>
          <w:numId w:val="56"/>
        </w:numPr>
        <w:rPr>
          <w:del w:id="600" w:author="RV" w:date="2022-09-06T17:12:00Z"/>
          <w:moveTo w:id="601" w:author="RV" w:date="2022-09-06T17:09:00Z"/>
          <w:rFonts w:eastAsia="Times New Roman"/>
          <w:color w:val="000000" w:themeColor="text1"/>
          <w:lang w:val="en-US" w:eastAsia="es-MX"/>
          <w:rPrChange w:id="602" w:author="AK" w:date="2022-09-10T14:23:00Z">
            <w:rPr>
              <w:del w:id="603" w:author="RV" w:date="2022-09-06T17:12:00Z"/>
              <w:moveTo w:id="604" w:author="RV" w:date="2022-09-06T17:09:00Z"/>
              <w:lang w:val="en-US" w:eastAsia="es-MX"/>
            </w:rPr>
          </w:rPrChange>
        </w:rPr>
        <w:pPrChange w:id="605" w:author="AK" w:date="2022-09-10T14:23:00Z">
          <w:pPr>
            <w:pStyle w:val="ListParagraph"/>
            <w:numPr>
              <w:numId w:val="45"/>
            </w:numPr>
            <w:ind w:left="1440" w:hanging="360"/>
            <w:textAlignment w:val="baseline"/>
          </w:pPr>
        </w:pPrChange>
      </w:pPr>
      <w:commentRangeStart w:id="606"/>
      <w:r w:rsidRPr="007B7E05">
        <w:rPr>
          <w:rFonts w:eastAsia="Times New Roman"/>
          <w:color w:val="000000" w:themeColor="text1"/>
          <w:lang w:val="en-US" w:eastAsia="es-MX"/>
          <w:rPrChange w:id="607" w:author="AK" w:date="2022-09-10T14:23:00Z">
            <w:rPr>
              <w:lang w:val="es-MX" w:eastAsia="es-MX"/>
            </w:rPr>
          </w:rPrChange>
        </w:rPr>
        <w:t xml:space="preserve">Terrain </w:t>
      </w:r>
      <w:r w:rsidR="000E7A62" w:rsidRPr="007B7E05">
        <w:rPr>
          <w:rFonts w:eastAsia="Times New Roman"/>
          <w:color w:val="000000" w:themeColor="text1"/>
          <w:lang w:val="en-US" w:eastAsia="es-MX"/>
          <w:rPrChange w:id="608" w:author="AK" w:date="2022-09-10T14:23:00Z">
            <w:rPr>
              <w:lang w:val="en-US" w:eastAsia="es-MX"/>
            </w:rPr>
          </w:rPrChange>
        </w:rPr>
        <w:t>layer</w:t>
      </w:r>
      <w:r w:rsidR="000E7A62" w:rsidRPr="007B7E05">
        <w:rPr>
          <w:rFonts w:eastAsia="Times New Roman"/>
          <w:color w:val="000000" w:themeColor="text1"/>
          <w:lang w:val="en-US" w:eastAsia="es-MX"/>
          <w:rPrChange w:id="609" w:author="AK" w:date="2022-09-10T14:23:00Z">
            <w:rPr>
              <w:lang w:val="es-MX" w:eastAsia="es-MX"/>
            </w:rPr>
          </w:rPrChange>
        </w:rPr>
        <w:t>s</w:t>
      </w:r>
      <w:ins w:id="610" w:author="RV" w:date="2022-09-06T17:09:00Z">
        <w:r w:rsidR="001F57FD" w:rsidRPr="007B7E05">
          <w:rPr>
            <w:rFonts w:eastAsia="Times New Roman"/>
            <w:color w:val="000000" w:themeColor="text1"/>
            <w:lang w:val="en-US" w:eastAsia="es-MX"/>
            <w:rPrChange w:id="611" w:author="AK" w:date="2022-09-10T14:23:00Z">
              <w:rPr>
                <w:lang w:val="es-MX" w:eastAsia="es-MX"/>
              </w:rPr>
            </w:rPrChange>
          </w:rPr>
          <w:t xml:space="preserve"> / </w:t>
        </w:r>
      </w:ins>
      <w:moveToRangeStart w:id="612" w:author="RV" w:date="2022-09-06T17:09:00Z" w:name="move113376584"/>
      <w:moveTo w:id="613" w:author="RV" w:date="2022-09-06T17:09:00Z">
        <w:r w:rsidR="001F57FD" w:rsidRPr="007B7E05">
          <w:rPr>
            <w:rFonts w:eastAsia="Times New Roman"/>
            <w:color w:val="000000" w:themeColor="text1"/>
            <w:lang w:val="en-US" w:eastAsia="es-MX"/>
            <w:rPrChange w:id="614" w:author="AK" w:date="2022-09-10T14:23:00Z">
              <w:rPr>
                <w:lang w:val="en-US" w:eastAsia="es-MX"/>
              </w:rPr>
            </w:rPrChange>
          </w:rPr>
          <w:t>Topology Layer</w:t>
        </w:r>
        <w:del w:id="615" w:author="RV" w:date="2022-09-06T17:11:00Z">
          <w:r w:rsidR="001F57FD" w:rsidRPr="007B7E05" w:rsidDel="004B0DCD">
            <w:rPr>
              <w:rFonts w:eastAsia="Times New Roman"/>
              <w:color w:val="000000" w:themeColor="text1"/>
              <w:lang w:val="en-US" w:eastAsia="es-MX"/>
              <w:rPrChange w:id="616" w:author="AK" w:date="2022-09-10T14:23:00Z">
                <w:rPr>
                  <w:lang w:val="en-US" w:eastAsia="es-MX"/>
                </w:rPr>
              </w:rPrChange>
            </w:rPr>
            <w:delText xml:space="preserve"> </w:delText>
          </w:r>
        </w:del>
      </w:moveTo>
      <w:commentRangeEnd w:id="606"/>
      <w:r w:rsidR="004B0DCD" w:rsidRPr="004B0DCD">
        <w:rPr>
          <w:lang w:val="en-US" w:eastAsia="es-MX"/>
          <w:rPrChange w:id="617" w:author="RV" w:date="2022-09-06T17:12:00Z">
            <w:rPr>
              <w:rStyle w:val="CommentReference"/>
            </w:rPr>
          </w:rPrChange>
        </w:rPr>
        <w:commentReference w:id="606"/>
      </w:r>
    </w:p>
    <w:moveToRangeEnd w:id="612"/>
    <w:p w14:paraId="2B930845" w14:textId="545D23B4" w:rsidR="000E7A62" w:rsidRPr="004B0DCD" w:rsidRDefault="000E7A62" w:rsidP="004B0DCD">
      <w:pPr>
        <w:pStyle w:val="ListParagraph"/>
        <w:numPr>
          <w:ilvl w:val="0"/>
          <w:numId w:val="38"/>
        </w:numPr>
        <w:textAlignment w:val="baseline"/>
        <w:rPr>
          <w:rFonts w:eastAsia="Times New Roman"/>
          <w:color w:val="000000" w:themeColor="text1"/>
          <w:lang w:val="en-US" w:eastAsia="es-MX"/>
          <w:rPrChange w:id="618" w:author="RV" w:date="2022-09-06T17:12:00Z">
            <w:rPr>
              <w:lang w:val="es-MX" w:eastAsia="es-MX"/>
            </w:rPr>
          </w:rPrChange>
        </w:rPr>
      </w:pPr>
    </w:p>
    <w:p w14:paraId="42B1074C" w14:textId="77777777" w:rsidR="00FA3D59" w:rsidRPr="004055A9" w:rsidRDefault="000E7A62" w:rsidP="00FA3D59">
      <w:pPr>
        <w:pStyle w:val="ListParagraph"/>
        <w:numPr>
          <w:ilvl w:val="0"/>
          <w:numId w:val="38"/>
        </w:numPr>
        <w:textAlignment w:val="baseline"/>
        <w:rPr>
          <w:rFonts w:eastAsia="Times New Roman"/>
          <w:color w:val="000000" w:themeColor="text1"/>
          <w:lang w:val="en-US" w:eastAsia="es-MX"/>
        </w:rPr>
      </w:pPr>
      <w:r w:rsidRPr="004055A9">
        <w:rPr>
          <w:rFonts w:eastAsia="Times New Roman"/>
          <w:color w:val="000000" w:themeColor="text1"/>
          <w:lang w:val="en-US" w:eastAsia="es-MX"/>
        </w:rPr>
        <w:t>B</w:t>
      </w:r>
      <w:r w:rsidR="00FA3D59" w:rsidRPr="004055A9">
        <w:rPr>
          <w:rFonts w:eastAsia="Times New Roman"/>
          <w:color w:val="000000" w:themeColor="text1"/>
          <w:lang w:val="en-US" w:eastAsia="es-MX"/>
        </w:rPr>
        <w:t xml:space="preserve">uilding layers </w:t>
      </w:r>
      <w:r w:rsidRPr="004055A9">
        <w:rPr>
          <w:rFonts w:eastAsia="Times New Roman"/>
          <w:color w:val="000000" w:themeColor="text1"/>
          <w:lang w:val="en-US" w:eastAsia="es-MX"/>
        </w:rPr>
        <w:t>(2D and 3D)</w:t>
      </w:r>
    </w:p>
    <w:p w14:paraId="096AF8C7" w14:textId="66AB0F10" w:rsidR="00071178" w:rsidRDefault="00056047" w:rsidP="004755C7">
      <w:pPr>
        <w:pStyle w:val="ListParagraph"/>
        <w:numPr>
          <w:ilvl w:val="0"/>
          <w:numId w:val="38"/>
        </w:numPr>
        <w:textAlignment w:val="baseline"/>
        <w:rPr>
          <w:ins w:id="619" w:author="ESTRELLA" w:date="2022-08-28T17:45:00Z"/>
          <w:rFonts w:eastAsia="Times New Roman"/>
          <w:color w:val="000000" w:themeColor="text1"/>
          <w:lang w:val="en-US" w:eastAsia="es-MX"/>
        </w:rPr>
      </w:pPr>
      <w:r w:rsidRPr="004055A9">
        <w:rPr>
          <w:rFonts w:eastAsia="Times New Roman"/>
          <w:color w:val="000000" w:themeColor="text1"/>
          <w:lang w:val="en-US" w:eastAsia="es-MX"/>
        </w:rPr>
        <w:t>Re</w:t>
      </w:r>
      <w:r w:rsidR="00FA3D59" w:rsidRPr="004055A9">
        <w:rPr>
          <w:rFonts w:eastAsia="Times New Roman"/>
          <w:color w:val="000000" w:themeColor="text1"/>
          <w:lang w:val="en-US" w:eastAsia="es-MX"/>
        </w:rPr>
        <w:t xml:space="preserve">gulatory </w:t>
      </w:r>
      <w:r w:rsidR="00423A05" w:rsidRPr="00423A05">
        <w:rPr>
          <w:rFonts w:eastAsia="Times New Roman"/>
          <w:color w:val="000000" w:themeColor="text1"/>
          <w:lang w:val="en-US" w:eastAsia="es-MX"/>
        </w:rPr>
        <w:t>aspects</w:t>
      </w:r>
      <w:commentRangeStart w:id="620"/>
      <w:commentRangeEnd w:id="620"/>
      <w:r w:rsidR="00423A05" w:rsidRPr="00423A05">
        <w:rPr>
          <w:rStyle w:val="CommentReference"/>
          <w:color w:val="000000" w:themeColor="text1"/>
        </w:rPr>
        <w:commentReference w:id="620"/>
      </w:r>
      <w:ins w:id="621" w:author="AK" w:date="2022-09-10T14:24:00Z">
        <w:r w:rsidR="007B7E05">
          <w:rPr>
            <w:rFonts w:eastAsia="Times New Roman"/>
            <w:color w:val="000000" w:themeColor="text1"/>
            <w:lang w:val="en-US" w:eastAsia="es-MX"/>
          </w:rPr>
          <w:t xml:space="preserve"> (Restriction on tower heights near airports</w:t>
        </w:r>
      </w:ins>
      <w:ins w:id="622" w:author="AK" w:date="2022-09-10T14:25:00Z">
        <w:r w:rsidR="007B7E05">
          <w:rPr>
            <w:rFonts w:eastAsia="Times New Roman"/>
            <w:color w:val="000000" w:themeColor="text1"/>
            <w:lang w:val="en-US" w:eastAsia="es-MX"/>
          </w:rPr>
          <w:t xml:space="preserve">, signal level at international borders, </w:t>
        </w:r>
      </w:ins>
      <w:ins w:id="623" w:author="AK" w:date="2022-09-10T14:26:00Z">
        <w:r w:rsidR="007B7E05">
          <w:rPr>
            <w:rFonts w:eastAsia="Times New Roman"/>
            <w:color w:val="000000" w:themeColor="text1"/>
            <w:lang w:val="en-US" w:eastAsia="es-MX"/>
          </w:rPr>
          <w:t>near schools/hospital/</w:t>
        </w:r>
      </w:ins>
      <w:ins w:id="624" w:author="AK" w:date="2022-09-10T14:27:00Z">
        <w:r w:rsidR="007B7E05">
          <w:rPr>
            <w:rFonts w:eastAsia="Times New Roman"/>
            <w:color w:val="000000" w:themeColor="text1"/>
            <w:lang w:val="en-US" w:eastAsia="es-MX"/>
          </w:rPr>
          <w:t xml:space="preserve">Prisons/ </w:t>
        </w:r>
      </w:ins>
      <w:proofErr w:type="spellStart"/>
      <w:ins w:id="625" w:author="AK" w:date="2022-09-10T14:26:00Z">
        <w:r w:rsidR="007B7E05">
          <w:rPr>
            <w:rFonts w:eastAsia="Times New Roman"/>
            <w:color w:val="000000" w:themeColor="text1"/>
            <w:lang w:val="en-US" w:eastAsia="es-MX"/>
          </w:rPr>
          <w:t>defence</w:t>
        </w:r>
        <w:proofErr w:type="spellEnd"/>
        <w:r w:rsidR="007B7E05">
          <w:rPr>
            <w:rFonts w:eastAsia="Times New Roman"/>
            <w:color w:val="000000" w:themeColor="text1"/>
            <w:lang w:val="en-US" w:eastAsia="es-MX"/>
          </w:rPr>
          <w:t xml:space="preserve"> establishment, </w:t>
        </w:r>
        <w:proofErr w:type="spellStart"/>
        <w:r w:rsidR="007B7E05">
          <w:rPr>
            <w:rFonts w:eastAsia="Times New Roman"/>
            <w:color w:val="000000" w:themeColor="text1"/>
            <w:lang w:val="en-US" w:eastAsia="es-MX"/>
          </w:rPr>
          <w:t>RoW</w:t>
        </w:r>
      </w:ins>
      <w:proofErr w:type="spellEnd"/>
      <w:ins w:id="626" w:author="AK" w:date="2022-09-10T14:27:00Z">
        <w:r w:rsidR="001119A2">
          <w:rPr>
            <w:rFonts w:eastAsia="Times New Roman"/>
            <w:color w:val="000000" w:themeColor="text1"/>
            <w:lang w:val="en-US" w:eastAsia="es-MX"/>
          </w:rPr>
          <w:t xml:space="preserve"> etc.)</w:t>
        </w:r>
      </w:ins>
    </w:p>
    <w:p w14:paraId="64426479" w14:textId="7AF07B7E" w:rsidR="001606A9" w:rsidRPr="001606A9" w:rsidRDefault="001606A9" w:rsidP="001606A9">
      <w:pPr>
        <w:pStyle w:val="ListParagraph"/>
        <w:numPr>
          <w:ilvl w:val="0"/>
          <w:numId w:val="38"/>
        </w:numPr>
        <w:textAlignment w:val="baseline"/>
        <w:rPr>
          <w:rFonts w:eastAsia="Times New Roman"/>
          <w:color w:val="000000" w:themeColor="text1"/>
          <w:highlight w:val="yellow"/>
          <w:lang w:val="en-US" w:eastAsia="es-MX"/>
        </w:rPr>
      </w:pPr>
      <w:ins w:id="627" w:author="Natalia Salazar" w:date="2022-08-24T09:27:00Z">
        <w:r>
          <w:rPr>
            <w:rFonts w:eastAsia="Times New Roman"/>
            <w:color w:val="000000" w:themeColor="text1"/>
            <w:highlight w:val="yellow"/>
            <w:lang w:val="en-US" w:eastAsia="es-MX"/>
            <w:rPrChange w:id="628" w:author="Natalia Salazar" w:date="2022-08-24T09:39:00Z">
              <w:rPr>
                <w:rFonts w:eastAsia="Times New Roman"/>
                <w:color w:val="000000" w:themeColor="text1"/>
                <w:lang w:val="en-US" w:eastAsia="es-MX"/>
              </w:rPr>
            </w:rPrChange>
          </w:rPr>
          <w:t xml:space="preserve">Protected area layers (National Parks, Conservation Reserves, </w:t>
        </w:r>
      </w:ins>
      <w:ins w:id="629" w:author="Natalia Salazar" w:date="2022-08-24T09:28:00Z">
        <w:r>
          <w:rPr>
            <w:rFonts w:eastAsia="Times New Roman"/>
            <w:color w:val="000000" w:themeColor="text1"/>
            <w:highlight w:val="yellow"/>
            <w:lang w:val="en-US" w:eastAsia="es-MX"/>
            <w:rPrChange w:id="630" w:author="Natalia Salazar" w:date="2022-08-24T09:39:00Z">
              <w:rPr>
                <w:rFonts w:eastAsia="Times New Roman"/>
                <w:color w:val="000000" w:themeColor="text1"/>
                <w:lang w:val="en-US" w:eastAsia="es-MX"/>
              </w:rPr>
            </w:rPrChange>
          </w:rPr>
          <w:t>Community Reserves, Sanctuaries, Biosphere</w:t>
        </w:r>
      </w:ins>
      <w:ins w:id="631" w:author="AK" w:date="2022-09-10T14:22:00Z">
        <w:r w:rsidR="00D02BE3">
          <w:rPr>
            <w:rFonts w:eastAsia="Times New Roman"/>
            <w:color w:val="000000" w:themeColor="text1"/>
            <w:highlight w:val="yellow"/>
            <w:lang w:val="en-US" w:eastAsia="es-MX"/>
          </w:rPr>
          <w:t>, Monuments</w:t>
        </w:r>
      </w:ins>
      <w:ins w:id="632" w:author="Natalia Salazar" w:date="2022-08-24T09:28:00Z">
        <w:r>
          <w:rPr>
            <w:rFonts w:eastAsia="Times New Roman"/>
            <w:color w:val="000000" w:themeColor="text1"/>
            <w:highlight w:val="yellow"/>
            <w:lang w:val="en-US" w:eastAsia="es-MX"/>
            <w:rPrChange w:id="633" w:author="Natalia Salazar" w:date="2022-08-24T09:39:00Z">
              <w:rPr>
                <w:rFonts w:eastAsia="Times New Roman"/>
                <w:color w:val="000000" w:themeColor="text1"/>
                <w:lang w:val="en-US" w:eastAsia="es-MX"/>
              </w:rPr>
            </w:rPrChange>
          </w:rPr>
          <w:t xml:space="preserve">). </w:t>
        </w:r>
      </w:ins>
    </w:p>
    <w:p w14:paraId="003DA98D" w14:textId="77777777" w:rsidR="00D31F65" w:rsidRPr="004055A9" w:rsidRDefault="00D31F65" w:rsidP="00AD1281">
      <w:pPr>
        <w:textAlignment w:val="baseline"/>
        <w:rPr>
          <w:rFonts w:eastAsia="Times New Roman"/>
          <w:color w:val="000000" w:themeColor="text1"/>
          <w:lang w:val="en-US" w:eastAsia="es-MX"/>
        </w:rPr>
      </w:pPr>
    </w:p>
    <w:p w14:paraId="589E23E5" w14:textId="69CCCA1F" w:rsidR="00D31F65" w:rsidRPr="00C14249" w:rsidRDefault="00D31F65" w:rsidP="00C14249">
      <w:pPr>
        <w:pStyle w:val="Heading3"/>
        <w:rPr>
          <w:lang w:val="en-US" w:eastAsia="zh-CN"/>
        </w:rPr>
      </w:pPr>
      <w:r w:rsidRPr="00C14249">
        <w:rPr>
          <w:lang w:val="en-US" w:eastAsia="zh-CN"/>
        </w:rPr>
        <w:t>6.</w:t>
      </w:r>
      <w:r w:rsidR="00EE6B16">
        <w:rPr>
          <w:lang w:val="en-US" w:eastAsia="zh-CN"/>
        </w:rPr>
        <w:t>3</w:t>
      </w:r>
      <w:r w:rsidR="00C14249" w:rsidRPr="00C14249">
        <w:rPr>
          <w:lang w:val="en-US" w:eastAsia="zh-CN"/>
        </w:rPr>
        <w:tab/>
      </w:r>
      <w:r w:rsidRPr="00C14249">
        <w:rPr>
          <w:lang w:val="en-US" w:eastAsia="zh-CN"/>
        </w:rPr>
        <w:t>Connectivity indicator</w:t>
      </w:r>
    </w:p>
    <w:p w14:paraId="45D3DF56" w14:textId="4D1D85F0" w:rsidR="00D75442" w:rsidRDefault="00D31F65" w:rsidP="001A35D2">
      <w:pPr>
        <w:rPr>
          <w:ins w:id="634" w:author="RV" w:date="2022-08-30T17:48:00Z"/>
          <w:i/>
          <w:iCs/>
        </w:rPr>
      </w:pPr>
      <w:r>
        <w:rPr>
          <w:i/>
          <w:iCs/>
        </w:rPr>
        <w:t xml:space="preserve">Editor’s note: </w:t>
      </w:r>
      <w:r w:rsidRPr="00FB6416">
        <w:rPr>
          <w:i/>
          <w:iCs/>
        </w:rPr>
        <w:t xml:space="preserve">Contributions are </w:t>
      </w:r>
      <w:r>
        <w:rPr>
          <w:i/>
          <w:iCs/>
        </w:rPr>
        <w:t>invited</w:t>
      </w:r>
    </w:p>
    <w:p w14:paraId="00A81691" w14:textId="1F21B145" w:rsidR="00C436B9" w:rsidDel="00201DAE" w:rsidRDefault="00C436B9" w:rsidP="007C3C04">
      <w:pPr>
        <w:jc w:val="both"/>
        <w:textAlignment w:val="baseline"/>
        <w:rPr>
          <w:del w:id="635" w:author="RV" w:date="2022-08-30T17:52:00Z"/>
          <w:rFonts w:eastAsia="Times New Roman"/>
          <w:color w:val="000000" w:themeColor="text1"/>
          <w:lang w:val="en-US" w:eastAsia="es-MX"/>
        </w:rPr>
      </w:pPr>
    </w:p>
    <w:p w14:paraId="78DD1265" w14:textId="18838C4E" w:rsidR="00650102" w:rsidRPr="005365CE" w:rsidDel="005365CE" w:rsidRDefault="00201DAE" w:rsidP="007C3C04">
      <w:pPr>
        <w:jc w:val="both"/>
        <w:textAlignment w:val="baseline"/>
        <w:rPr>
          <w:del w:id="636" w:author="RV" w:date="2022-09-06T18:39:00Z"/>
          <w:rFonts w:eastAsia="Times New Roman"/>
          <w:color w:val="000000" w:themeColor="text1"/>
          <w:lang w:val="en-US" w:eastAsia="es-MX"/>
        </w:rPr>
      </w:pPr>
      <w:ins w:id="637" w:author="RV" w:date="2022-09-06T18:36:00Z">
        <w:r>
          <w:rPr>
            <w:rFonts w:eastAsia="Times New Roman"/>
            <w:color w:val="000000" w:themeColor="text1"/>
            <w:lang w:val="en-US" w:eastAsia="es-MX"/>
          </w:rPr>
          <w:t xml:space="preserve">Connectivity </w:t>
        </w:r>
      </w:ins>
      <w:ins w:id="638" w:author="RV" w:date="2022-09-06T18:42:00Z">
        <w:r w:rsidR="00C07667">
          <w:rPr>
            <w:rFonts w:eastAsia="Times New Roman"/>
            <w:color w:val="000000" w:themeColor="text1"/>
            <w:lang w:val="en-US" w:eastAsia="es-MX"/>
          </w:rPr>
          <w:t>cannot</w:t>
        </w:r>
      </w:ins>
      <w:ins w:id="639" w:author="RV" w:date="2022-09-06T18:36:00Z">
        <w:r>
          <w:rPr>
            <w:rFonts w:eastAsia="Times New Roman"/>
            <w:color w:val="000000" w:themeColor="text1"/>
            <w:lang w:val="en-US" w:eastAsia="es-MX"/>
          </w:rPr>
          <w:t xml:space="preserve"> be measured by a single descriptive indicator</w:t>
        </w:r>
      </w:ins>
      <w:ins w:id="640" w:author="RV" w:date="2022-09-06T18:37:00Z">
        <w:r>
          <w:rPr>
            <w:rFonts w:eastAsia="Times New Roman"/>
            <w:color w:val="000000" w:themeColor="text1"/>
            <w:lang w:val="en-US" w:eastAsia="es-MX"/>
          </w:rPr>
          <w:t>, instead it should be represented with</w:t>
        </w:r>
      </w:ins>
      <w:ins w:id="641" w:author="RV" w:date="2022-09-06T18:39:00Z">
        <w:r w:rsidR="005365CE">
          <w:rPr>
            <w:rFonts w:eastAsia="Times New Roman"/>
            <w:color w:val="000000" w:themeColor="text1"/>
            <w:lang w:val="en-US" w:eastAsia="es-MX"/>
          </w:rPr>
          <w:t xml:space="preserve"> </w:t>
        </w:r>
        <w:r w:rsidR="005365CE" w:rsidRPr="005365CE">
          <w:rPr>
            <w:rFonts w:eastAsia="Times New Roman"/>
            <w:color w:val="000000" w:themeColor="text1"/>
            <w:lang w:val="en-US" w:eastAsia="es-MX"/>
          </w:rPr>
          <w:t>the ‘combination’ of different dimensions, to be considered together as the proxy of the phenomenon</w:t>
        </w:r>
        <w:r w:rsidR="005365CE">
          <w:rPr>
            <w:rFonts w:eastAsia="Times New Roman"/>
            <w:color w:val="000000" w:themeColor="text1"/>
            <w:lang w:val="en-US" w:eastAsia="es-MX"/>
          </w:rPr>
          <w:t xml:space="preserve">. </w:t>
        </w:r>
        <w:r w:rsidR="005365CE" w:rsidRPr="005365CE" w:rsidDel="00B95587">
          <w:rPr>
            <w:rFonts w:eastAsia="Times New Roman"/>
            <w:color w:val="000000" w:themeColor="text1"/>
            <w:lang w:val="en-US" w:eastAsia="es-MX"/>
          </w:rPr>
          <w:t xml:space="preserve"> </w:t>
        </w:r>
      </w:ins>
      <w:del w:id="642" w:author="RV" w:date="2022-08-30T17:52:00Z">
        <w:r w:rsidR="00F67F47" w:rsidRPr="004055A9" w:rsidDel="00B95587">
          <w:rPr>
            <w:rFonts w:eastAsia="Times New Roman"/>
            <w:color w:val="000000" w:themeColor="text1"/>
            <w:lang w:val="en-US" w:eastAsia="es-MX"/>
          </w:rPr>
          <w:delText>As</w:delText>
        </w:r>
      </w:del>
      <w:del w:id="643" w:author="RV" w:date="2022-08-30T17:53:00Z">
        <w:r w:rsidR="00F67F47" w:rsidRPr="004055A9" w:rsidDel="00B95587">
          <w:rPr>
            <w:rFonts w:eastAsia="Times New Roman"/>
            <w:color w:val="000000" w:themeColor="text1"/>
            <w:lang w:val="en-US" w:eastAsia="es-MX"/>
          </w:rPr>
          <w:delText xml:space="preserve"> mentioned before</w:delText>
        </w:r>
      </w:del>
      <w:del w:id="644" w:author="RV" w:date="2022-09-06T18:23:00Z">
        <w:r w:rsidR="00F67F47" w:rsidRPr="004055A9" w:rsidDel="004C1866">
          <w:rPr>
            <w:rFonts w:eastAsia="Times New Roman"/>
            <w:color w:val="000000" w:themeColor="text1"/>
            <w:lang w:val="en-US" w:eastAsia="es-MX"/>
          </w:rPr>
          <w:delText xml:space="preserve">, connectivity could be measured by the ‘combination’ of </w:delText>
        </w:r>
        <w:r w:rsidR="00875BC0" w:rsidRPr="004055A9" w:rsidDel="004C1866">
          <w:rPr>
            <w:rFonts w:eastAsia="Times New Roman"/>
            <w:color w:val="000000" w:themeColor="text1"/>
            <w:lang w:val="en-US" w:eastAsia="es-MX"/>
          </w:rPr>
          <w:delText>KPI</w:delText>
        </w:r>
      </w:del>
      <w:ins w:id="645" w:author="James Robinson" w:date="2022-08-17T15:20:00Z">
        <w:del w:id="646" w:author="RV" w:date="2022-09-06T18:23:00Z">
          <w:r w:rsidR="00101803" w:rsidDel="004C1866">
            <w:rPr>
              <w:rFonts w:eastAsia="Times New Roman"/>
              <w:color w:val="000000" w:themeColor="text1"/>
              <w:lang w:val="en-US" w:eastAsia="es-MX"/>
            </w:rPr>
            <w:delText>s</w:delText>
          </w:r>
        </w:del>
      </w:ins>
      <w:del w:id="647" w:author="RV" w:date="2022-09-06T18:23:00Z">
        <w:r w:rsidR="00875BC0" w:rsidRPr="004055A9" w:rsidDel="004C1866">
          <w:rPr>
            <w:rFonts w:eastAsia="Times New Roman"/>
            <w:color w:val="000000" w:themeColor="text1"/>
            <w:lang w:val="en-US" w:eastAsia="es-MX"/>
          </w:rPr>
          <w:delText xml:space="preserve"> from </w:delText>
        </w:r>
        <w:r w:rsidR="00F67F47" w:rsidRPr="004055A9" w:rsidDel="004C1866">
          <w:rPr>
            <w:rFonts w:eastAsia="Times New Roman"/>
            <w:color w:val="000000" w:themeColor="text1"/>
            <w:lang w:val="en-US" w:eastAsia="es-MX"/>
          </w:rPr>
          <w:delText>different toolbox</w:delText>
        </w:r>
        <w:r w:rsidR="007871A2" w:rsidRPr="004055A9" w:rsidDel="004C1866">
          <w:rPr>
            <w:rFonts w:eastAsia="Times New Roman"/>
            <w:color w:val="000000" w:themeColor="text1"/>
            <w:lang w:val="en-US" w:eastAsia="es-MX"/>
          </w:rPr>
          <w:delText>es</w:delText>
        </w:r>
        <w:r w:rsidR="00875BC0" w:rsidRPr="004055A9" w:rsidDel="004C1866">
          <w:rPr>
            <w:rFonts w:eastAsia="Times New Roman"/>
            <w:color w:val="000000" w:themeColor="text1"/>
            <w:lang w:val="en-US" w:eastAsia="es-MX"/>
          </w:rPr>
          <w:delText xml:space="preserve"> and t</w:delText>
        </w:r>
        <w:r w:rsidR="00F67F47" w:rsidRPr="004055A9" w:rsidDel="004C1866">
          <w:rPr>
            <w:rFonts w:eastAsia="Times New Roman"/>
            <w:color w:val="000000" w:themeColor="text1"/>
            <w:lang w:val="en-US" w:eastAsia="es-MX"/>
          </w:rPr>
          <w:delText>his combination can be obtained by applying methodologies</w:delText>
        </w:r>
      </w:del>
      <w:del w:id="648" w:author="RV" w:date="2022-08-30T17:52:00Z">
        <w:r w:rsidR="00F67F47" w:rsidRPr="004055A9" w:rsidDel="00B95587">
          <w:rPr>
            <w:rFonts w:eastAsia="Times New Roman"/>
            <w:color w:val="000000" w:themeColor="text1"/>
            <w:lang w:val="en-US" w:eastAsia="es-MX"/>
          </w:rPr>
          <w:delText xml:space="preserve"> known as composite indices.</w:delText>
        </w:r>
      </w:del>
    </w:p>
    <w:p w14:paraId="24BEFBE0" w14:textId="2635E8B0" w:rsidR="001710FA" w:rsidRPr="004055A9" w:rsidDel="00201DAE" w:rsidRDefault="001710FA" w:rsidP="00A0123C">
      <w:pPr>
        <w:jc w:val="both"/>
        <w:textAlignment w:val="baseline"/>
        <w:rPr>
          <w:del w:id="649" w:author="RV" w:date="2022-09-06T18:38:00Z"/>
          <w:rFonts w:eastAsia="Times New Roman"/>
          <w:color w:val="000000" w:themeColor="text1"/>
          <w:lang w:val="en-US" w:eastAsia="es-MX"/>
        </w:rPr>
      </w:pPr>
      <w:r w:rsidRPr="004055A9">
        <w:rPr>
          <w:rFonts w:eastAsia="Times New Roman"/>
          <w:color w:val="000000" w:themeColor="text1"/>
          <w:lang w:val="en-US" w:eastAsia="es-MX"/>
        </w:rPr>
        <w:t xml:space="preserve">For example, </w:t>
      </w:r>
      <w:del w:id="650" w:author="RV" w:date="2022-09-09T12:43:00Z">
        <w:r w:rsidRPr="004055A9" w:rsidDel="00016690">
          <w:rPr>
            <w:rFonts w:eastAsia="Times New Roman"/>
            <w:color w:val="000000" w:themeColor="text1"/>
            <w:lang w:val="en-US" w:eastAsia="es-MX"/>
          </w:rPr>
          <w:delText>d</w:delText>
        </w:r>
        <w:r w:rsidR="00E20164" w:rsidRPr="004055A9" w:rsidDel="00016690">
          <w:rPr>
            <w:rFonts w:eastAsia="Times New Roman"/>
            <w:color w:val="000000" w:themeColor="text1"/>
            <w:lang w:val="en-US" w:eastAsia="es-MX"/>
          </w:rPr>
          <w:delText xml:space="preserve">ata </w:delText>
        </w:r>
      </w:del>
      <w:ins w:id="651" w:author="RV" w:date="2022-09-09T12:43:00Z">
        <w:r w:rsidR="00016690">
          <w:rPr>
            <w:rFonts w:eastAsia="Times New Roman"/>
            <w:color w:val="000000" w:themeColor="text1"/>
            <w:lang w:val="en-US" w:eastAsia="es-MX"/>
          </w:rPr>
          <w:t>KPI</w:t>
        </w:r>
        <w:r w:rsidR="00016690" w:rsidRPr="004055A9">
          <w:rPr>
            <w:rFonts w:eastAsia="Times New Roman"/>
            <w:color w:val="000000" w:themeColor="text1"/>
            <w:lang w:val="en-US" w:eastAsia="es-MX"/>
          </w:rPr>
          <w:t xml:space="preserve"> </w:t>
        </w:r>
      </w:ins>
      <w:r w:rsidR="00E20164" w:rsidRPr="004055A9">
        <w:rPr>
          <w:rFonts w:eastAsia="Times New Roman"/>
          <w:color w:val="000000" w:themeColor="text1"/>
          <w:lang w:val="en-US" w:eastAsia="es-MX"/>
        </w:rPr>
        <w:t xml:space="preserve">corresponding to </w:t>
      </w:r>
      <w:del w:id="652" w:author="RV" w:date="2022-09-06T18:39:00Z">
        <w:r w:rsidR="00E20164" w:rsidRPr="004055A9" w:rsidDel="005365CE">
          <w:rPr>
            <w:rFonts w:eastAsia="Times New Roman"/>
            <w:color w:val="000000" w:themeColor="text1"/>
            <w:lang w:val="en-US" w:eastAsia="es-MX"/>
          </w:rPr>
          <w:delText xml:space="preserve">categories </w:delText>
        </w:r>
      </w:del>
      <w:ins w:id="653" w:author="RV" w:date="2022-09-06T18:39:00Z">
        <w:r w:rsidR="005365CE">
          <w:rPr>
            <w:rFonts w:eastAsia="Times New Roman"/>
            <w:color w:val="000000" w:themeColor="text1"/>
            <w:lang w:val="en-US" w:eastAsia="es-MX"/>
          </w:rPr>
          <w:t>different toolboxe</w:t>
        </w:r>
      </w:ins>
      <w:ins w:id="654" w:author="RV" w:date="2022-09-06T18:42:00Z">
        <w:r w:rsidR="00C07667">
          <w:rPr>
            <w:rFonts w:eastAsia="Times New Roman"/>
            <w:color w:val="000000" w:themeColor="text1"/>
            <w:lang w:val="en-US" w:eastAsia="es-MX"/>
          </w:rPr>
          <w:t>s</w:t>
        </w:r>
      </w:ins>
      <w:del w:id="655" w:author="RV" w:date="2022-09-06T18:40:00Z">
        <w:r w:rsidR="00E20164" w:rsidRPr="004055A9" w:rsidDel="005365CE">
          <w:rPr>
            <w:rFonts w:eastAsia="Times New Roman"/>
            <w:color w:val="000000" w:themeColor="text1"/>
            <w:lang w:val="en-US" w:eastAsia="es-MX"/>
          </w:rPr>
          <w:delText>1-6</w:delText>
        </w:r>
      </w:del>
      <w:r w:rsidR="00E20164" w:rsidRPr="004055A9">
        <w:rPr>
          <w:rFonts w:eastAsia="Times New Roman"/>
          <w:color w:val="000000" w:themeColor="text1"/>
          <w:lang w:val="en-US" w:eastAsia="es-MX"/>
        </w:rPr>
        <w:t xml:space="preserve"> can be combined into a single value that evaluates the level of connectivity available in a geographical area that not only </w:t>
      </w:r>
      <w:r w:rsidR="00413C01" w:rsidRPr="004055A9">
        <w:rPr>
          <w:rFonts w:eastAsia="Times New Roman"/>
          <w:color w:val="000000" w:themeColor="text1"/>
          <w:lang w:val="en-US" w:eastAsia="es-MX"/>
        </w:rPr>
        <w:t>considers</w:t>
      </w:r>
      <w:r w:rsidR="00E20164" w:rsidRPr="004055A9">
        <w:rPr>
          <w:rFonts w:eastAsia="Times New Roman"/>
          <w:color w:val="000000" w:themeColor="text1"/>
          <w:lang w:val="en-US" w:eastAsia="es-MX"/>
        </w:rPr>
        <w:t xml:space="preserve"> the technical KPI, but also information available regarding the affordability, infrastructure, topology</w:t>
      </w:r>
      <w:ins w:id="656" w:author="RV" w:date="2022-09-06T18:40:00Z">
        <w:r w:rsidR="005365CE">
          <w:rPr>
            <w:rFonts w:eastAsia="Times New Roman"/>
            <w:color w:val="000000" w:themeColor="text1"/>
            <w:lang w:val="en-US" w:eastAsia="es-MX"/>
          </w:rPr>
          <w:t>, d</w:t>
        </w:r>
      </w:ins>
      <w:del w:id="657" w:author="RV" w:date="2022-09-06T18:40:00Z">
        <w:r w:rsidR="00E20164" w:rsidRPr="004055A9" w:rsidDel="005365CE">
          <w:rPr>
            <w:rFonts w:eastAsia="Times New Roman"/>
            <w:color w:val="000000" w:themeColor="text1"/>
            <w:lang w:val="en-US" w:eastAsia="es-MX"/>
          </w:rPr>
          <w:delText xml:space="preserve"> and d</w:delText>
        </w:r>
      </w:del>
      <w:r w:rsidR="00E20164" w:rsidRPr="004055A9">
        <w:rPr>
          <w:rFonts w:eastAsia="Times New Roman"/>
          <w:color w:val="000000" w:themeColor="text1"/>
          <w:lang w:val="en-US" w:eastAsia="es-MX"/>
        </w:rPr>
        <w:t>emand for telecommunication services</w:t>
      </w:r>
      <w:del w:id="658" w:author="RV" w:date="2022-09-06T18:40:00Z">
        <w:r w:rsidR="00E20164" w:rsidRPr="004055A9" w:rsidDel="005365CE">
          <w:rPr>
            <w:rFonts w:eastAsia="Times New Roman"/>
            <w:color w:val="000000" w:themeColor="text1"/>
            <w:lang w:val="en-US" w:eastAsia="es-MX"/>
          </w:rPr>
          <w:delText>.</w:delText>
        </w:r>
      </w:del>
    </w:p>
    <w:p w14:paraId="746613C7" w14:textId="0E3B61A9" w:rsidR="001A35D2" w:rsidRPr="004055A9" w:rsidDel="00201DAE" w:rsidRDefault="001A35D2" w:rsidP="004055A9">
      <w:pPr>
        <w:jc w:val="both"/>
        <w:textAlignment w:val="baseline"/>
        <w:rPr>
          <w:del w:id="659" w:author="RV" w:date="2022-09-06T18:38:00Z"/>
          <w:rFonts w:eastAsia="Times New Roman"/>
          <w:color w:val="000000" w:themeColor="text1"/>
          <w:lang w:val="en-US" w:eastAsia="es-MX"/>
        </w:rPr>
      </w:pPr>
    </w:p>
    <w:p w14:paraId="28D41D6D" w14:textId="1D553228" w:rsidR="00A01EFF" w:rsidRPr="00A01EFF" w:rsidDel="00033C1B" w:rsidRDefault="00A01EFF" w:rsidP="00A01EFF">
      <w:pPr>
        <w:ind w:firstLine="567"/>
        <w:jc w:val="both"/>
        <w:textAlignment w:val="baseline"/>
        <w:rPr>
          <w:del w:id="660" w:author="RV" w:date="2022-09-06T14:23:00Z"/>
          <w:rFonts w:eastAsia="Times New Roman"/>
          <w:color w:val="000000" w:themeColor="text1"/>
          <w:u w:val="single"/>
          <w:lang w:val="en-US" w:eastAsia="es-MX"/>
        </w:rPr>
      </w:pPr>
      <w:commentRangeStart w:id="661"/>
      <w:del w:id="662" w:author="RV" w:date="2022-09-06T14:23:00Z">
        <w:r w:rsidRPr="00A01EFF" w:rsidDel="00033C1B">
          <w:rPr>
            <w:rFonts w:eastAsia="Times New Roman"/>
            <w:color w:val="000000" w:themeColor="text1"/>
            <w:u w:val="single"/>
            <w:lang w:val="en-US" w:eastAsia="es-MX"/>
          </w:rPr>
          <w:delText xml:space="preserve">Category 1: QoS </w:delText>
        </w:r>
      </w:del>
      <w:del w:id="663" w:author="RV" w:date="2022-08-19T10:18:00Z">
        <w:r w:rsidRPr="00A01EFF" w:rsidDel="00617B28">
          <w:rPr>
            <w:rFonts w:eastAsia="Times New Roman"/>
            <w:color w:val="000000" w:themeColor="text1"/>
            <w:u w:val="single"/>
            <w:lang w:val="en-US" w:eastAsia="es-MX"/>
          </w:rPr>
          <w:delText>and Q</w:delText>
        </w:r>
      </w:del>
      <w:del w:id="664" w:author="RV" w:date="2022-08-19T10:17:00Z">
        <w:r w:rsidRPr="00A01EFF" w:rsidDel="00617B28">
          <w:rPr>
            <w:rFonts w:eastAsia="Times New Roman"/>
            <w:color w:val="000000" w:themeColor="text1"/>
            <w:u w:val="single"/>
            <w:lang w:val="en-US" w:eastAsia="es-MX"/>
          </w:rPr>
          <w:delText>oE</w:delText>
        </w:r>
      </w:del>
      <w:del w:id="665" w:author="RV" w:date="2022-09-06T14:23:00Z">
        <w:r w:rsidRPr="00A01EFF" w:rsidDel="00033C1B">
          <w:rPr>
            <w:rFonts w:eastAsia="Times New Roman"/>
            <w:color w:val="000000" w:themeColor="text1"/>
            <w:u w:val="single"/>
            <w:lang w:val="en-US" w:eastAsia="es-MX"/>
          </w:rPr>
          <w:delText xml:space="preserve"> indicators</w:delText>
        </w:r>
        <w:commentRangeEnd w:id="661"/>
        <w:r w:rsidDel="00033C1B">
          <w:rPr>
            <w:rStyle w:val="CommentReference"/>
          </w:rPr>
          <w:commentReference w:id="661"/>
        </w:r>
      </w:del>
    </w:p>
    <w:p w14:paraId="412B98B6" w14:textId="755C7003" w:rsidR="0014102D" w:rsidRPr="004055A9" w:rsidDel="00033C1B" w:rsidRDefault="0014102D" w:rsidP="00AE338C">
      <w:pPr>
        <w:pStyle w:val="ListParagraph"/>
        <w:numPr>
          <w:ilvl w:val="0"/>
          <w:numId w:val="40"/>
        </w:numPr>
        <w:jc w:val="both"/>
        <w:textAlignment w:val="baseline"/>
        <w:rPr>
          <w:del w:id="666" w:author="RV" w:date="2022-09-06T14:23:00Z"/>
          <w:rFonts w:eastAsia="Times New Roman"/>
          <w:color w:val="000000" w:themeColor="text1"/>
          <w:lang w:val="en-US" w:eastAsia="es-MX"/>
        </w:rPr>
      </w:pPr>
      <w:del w:id="667" w:author="RV" w:date="2022-09-06T14:23:00Z">
        <w:r w:rsidRPr="004055A9" w:rsidDel="00033C1B">
          <w:rPr>
            <w:rFonts w:eastAsia="Times New Roman"/>
            <w:color w:val="000000" w:themeColor="text1"/>
            <w:lang w:val="en-US" w:eastAsia="es-MX"/>
          </w:rPr>
          <w:delText>Download Throughput</w:delText>
        </w:r>
      </w:del>
    </w:p>
    <w:p w14:paraId="408E64C5" w14:textId="62BE0114" w:rsidR="0014102D" w:rsidRPr="004055A9" w:rsidDel="00033C1B" w:rsidRDefault="0014102D" w:rsidP="00AE338C">
      <w:pPr>
        <w:pStyle w:val="ListParagraph"/>
        <w:numPr>
          <w:ilvl w:val="0"/>
          <w:numId w:val="40"/>
        </w:numPr>
        <w:jc w:val="both"/>
        <w:textAlignment w:val="baseline"/>
        <w:rPr>
          <w:del w:id="668" w:author="RV" w:date="2022-09-06T14:23:00Z"/>
          <w:rFonts w:eastAsia="Times New Roman"/>
          <w:color w:val="000000" w:themeColor="text1"/>
          <w:lang w:val="en-US" w:eastAsia="es-MX"/>
        </w:rPr>
      </w:pPr>
      <w:del w:id="669" w:author="RV" w:date="2022-09-06T14:23:00Z">
        <w:r w:rsidRPr="004055A9" w:rsidDel="00033C1B">
          <w:rPr>
            <w:rFonts w:eastAsia="Times New Roman"/>
            <w:color w:val="000000" w:themeColor="text1"/>
            <w:lang w:val="en-US" w:eastAsia="es-MX"/>
          </w:rPr>
          <w:delText>Upload Throughput</w:delText>
        </w:r>
      </w:del>
    </w:p>
    <w:p w14:paraId="31BCAD90" w14:textId="5778B588" w:rsidR="0014102D" w:rsidRPr="004055A9" w:rsidDel="00033C1B" w:rsidRDefault="00AD0DB7" w:rsidP="00AE338C">
      <w:pPr>
        <w:pStyle w:val="ListParagraph"/>
        <w:numPr>
          <w:ilvl w:val="0"/>
          <w:numId w:val="40"/>
        </w:numPr>
        <w:jc w:val="both"/>
        <w:textAlignment w:val="baseline"/>
        <w:rPr>
          <w:del w:id="670" w:author="RV" w:date="2022-09-06T14:23:00Z"/>
          <w:rFonts w:eastAsia="Times New Roman"/>
          <w:color w:val="000000" w:themeColor="text1"/>
          <w:lang w:val="en-US" w:eastAsia="es-MX"/>
        </w:rPr>
      </w:pPr>
      <w:del w:id="671" w:author="RV" w:date="2022-09-06T14:23:00Z">
        <w:r w:rsidRPr="004055A9" w:rsidDel="00033C1B">
          <w:rPr>
            <w:rFonts w:eastAsia="Times New Roman"/>
            <w:color w:val="000000" w:themeColor="text1"/>
            <w:lang w:val="en-US" w:eastAsia="es-MX"/>
          </w:rPr>
          <w:delText>Packet loss</w:delText>
        </w:r>
      </w:del>
    </w:p>
    <w:p w14:paraId="2E5B388B" w14:textId="3B96CB75" w:rsidR="00AD0DB7" w:rsidRPr="004055A9" w:rsidDel="00033C1B" w:rsidRDefault="00AD0DB7" w:rsidP="00AE338C">
      <w:pPr>
        <w:pStyle w:val="ListParagraph"/>
        <w:numPr>
          <w:ilvl w:val="0"/>
          <w:numId w:val="40"/>
        </w:numPr>
        <w:jc w:val="both"/>
        <w:textAlignment w:val="baseline"/>
        <w:rPr>
          <w:del w:id="672" w:author="RV" w:date="2022-09-06T14:23:00Z"/>
          <w:rFonts w:eastAsia="Times New Roman"/>
          <w:color w:val="000000" w:themeColor="text1"/>
          <w:lang w:val="en-US" w:eastAsia="es-MX"/>
        </w:rPr>
      </w:pPr>
      <w:del w:id="673" w:author="RV" w:date="2022-09-06T14:23:00Z">
        <w:r w:rsidRPr="004055A9" w:rsidDel="00033C1B">
          <w:rPr>
            <w:rFonts w:eastAsia="Times New Roman"/>
            <w:color w:val="000000" w:themeColor="text1"/>
            <w:lang w:val="en-US" w:eastAsia="es-MX"/>
          </w:rPr>
          <w:delText>Latency</w:delText>
        </w:r>
      </w:del>
    </w:p>
    <w:p w14:paraId="7C94EE0E" w14:textId="068FE5B3" w:rsidR="00AD0DB7" w:rsidDel="00033C1B" w:rsidRDefault="00AD0DB7" w:rsidP="00AE338C">
      <w:pPr>
        <w:pStyle w:val="ListParagraph"/>
        <w:numPr>
          <w:ilvl w:val="0"/>
          <w:numId w:val="40"/>
        </w:numPr>
        <w:jc w:val="both"/>
        <w:textAlignment w:val="baseline"/>
        <w:rPr>
          <w:del w:id="674" w:author="RV" w:date="2022-09-06T14:23:00Z"/>
          <w:rFonts w:eastAsia="Times New Roman"/>
          <w:color w:val="000000" w:themeColor="text1"/>
          <w:lang w:val="en-US" w:eastAsia="es-MX"/>
        </w:rPr>
      </w:pPr>
      <w:del w:id="675" w:author="RV" w:date="2022-09-06T14:23:00Z">
        <w:r w:rsidRPr="004055A9" w:rsidDel="00033C1B">
          <w:rPr>
            <w:rFonts w:eastAsia="Times New Roman"/>
            <w:color w:val="000000" w:themeColor="text1"/>
            <w:lang w:val="en-US" w:eastAsia="es-MX"/>
          </w:rPr>
          <w:delText>Jitter</w:delText>
        </w:r>
      </w:del>
    </w:p>
    <w:p w14:paraId="7957AD48" w14:textId="16E40516" w:rsidR="000C136B" w:rsidDel="00033C1B" w:rsidRDefault="000C136B" w:rsidP="000C136B">
      <w:pPr>
        <w:pStyle w:val="ListParagraph"/>
        <w:numPr>
          <w:ilvl w:val="0"/>
          <w:numId w:val="40"/>
        </w:numPr>
        <w:textAlignment w:val="baseline"/>
        <w:rPr>
          <w:ins w:id="676" w:author="Janusz Jezowicz" w:date="2022-08-17T15:29:00Z"/>
          <w:del w:id="677" w:author="RV" w:date="2022-09-06T14:23:00Z"/>
          <w:rFonts w:eastAsia="Times New Roman"/>
          <w:color w:val="000000" w:themeColor="text1"/>
          <w:lang w:val="en-US" w:eastAsia="es-MX"/>
        </w:rPr>
      </w:pPr>
      <w:ins w:id="678" w:author="Janusz Jezowicz" w:date="2022-08-17T15:29:00Z">
        <w:del w:id="679" w:author="RV" w:date="2022-09-06T14:23:00Z">
          <w:r w:rsidDel="00033C1B">
            <w:rPr>
              <w:rFonts w:eastAsia="Times New Roman"/>
              <w:color w:val="000000" w:themeColor="text1"/>
              <w:lang w:val="en-US" w:eastAsia="es-MX"/>
            </w:rPr>
            <w:delText>Voice MOS</w:delText>
          </w:r>
        </w:del>
      </w:ins>
    </w:p>
    <w:p w14:paraId="339F9340" w14:textId="5D8C85BA" w:rsidR="000C136B" w:rsidDel="00033C1B" w:rsidRDefault="000C136B" w:rsidP="000C136B">
      <w:pPr>
        <w:pStyle w:val="ListParagraph"/>
        <w:numPr>
          <w:ilvl w:val="0"/>
          <w:numId w:val="40"/>
        </w:numPr>
        <w:textAlignment w:val="baseline"/>
        <w:rPr>
          <w:del w:id="680" w:author="RV" w:date="2022-09-06T14:23:00Z"/>
          <w:rFonts w:eastAsia="Times New Roman"/>
          <w:color w:val="000000" w:themeColor="text1"/>
          <w:lang w:val="en-US" w:eastAsia="es-MX"/>
        </w:rPr>
      </w:pPr>
      <w:ins w:id="681" w:author="Janusz Jezowicz" w:date="2022-08-17T15:29:00Z">
        <w:del w:id="682" w:author="RV" w:date="2022-09-06T14:23:00Z">
          <w:r w:rsidDel="00033C1B">
            <w:rPr>
              <w:rFonts w:eastAsia="Times New Roman"/>
              <w:color w:val="000000" w:themeColor="text1"/>
              <w:lang w:val="en-US" w:eastAsia="es-MX"/>
            </w:rPr>
            <w:delText>Video MOS</w:delText>
          </w:r>
        </w:del>
      </w:ins>
    </w:p>
    <w:p w14:paraId="2053BD84" w14:textId="1CF7EB57" w:rsidR="00101803" w:rsidRPr="00101803" w:rsidDel="00B459E6" w:rsidRDefault="00101803" w:rsidP="00101803">
      <w:pPr>
        <w:pStyle w:val="ListParagraph"/>
        <w:numPr>
          <w:ilvl w:val="0"/>
          <w:numId w:val="40"/>
        </w:numPr>
        <w:textAlignment w:val="baseline"/>
        <w:rPr>
          <w:ins w:id="683" w:author="Janusz Jezowicz" w:date="2022-08-17T15:29:00Z"/>
          <w:del w:id="684" w:author="RV" w:date="2022-08-21T14:11:00Z"/>
          <w:rFonts w:eastAsia="Times New Roman"/>
          <w:color w:val="000000" w:themeColor="text1"/>
          <w:lang w:val="en-US" w:eastAsia="es-MX"/>
        </w:rPr>
      </w:pPr>
      <w:ins w:id="685" w:author="James Robinson" w:date="2022-08-17T15:21:00Z">
        <w:del w:id="686" w:author="RV" w:date="2022-08-21T14:11:00Z">
          <w:r w:rsidDel="00B459E6">
            <w:rPr>
              <w:rFonts w:eastAsia="Times New Roman"/>
              <w:color w:val="000000" w:themeColor="text1"/>
              <w:lang w:val="en-US" w:eastAsia="es-MX"/>
            </w:rPr>
            <w:delText>Gaming MOS</w:delText>
          </w:r>
        </w:del>
      </w:ins>
    </w:p>
    <w:p w14:paraId="0BE0CDE7" w14:textId="4ACA3B99" w:rsidR="000C136B" w:rsidRPr="000B4F36" w:rsidDel="00DE6968" w:rsidRDefault="003112EC">
      <w:pPr>
        <w:pStyle w:val="ListParagraph"/>
        <w:numPr>
          <w:ilvl w:val="0"/>
          <w:numId w:val="40"/>
        </w:numPr>
        <w:textAlignment w:val="baseline"/>
        <w:rPr>
          <w:del w:id="687" w:author="RV" w:date="2022-08-30T13:34:00Z"/>
          <w:rFonts w:eastAsia="Times New Roman"/>
          <w:color w:val="000000" w:themeColor="text1"/>
          <w:lang w:val="en-US" w:eastAsia="es-MX"/>
          <w:rPrChange w:id="688" w:author="Janusz Jezowicz" w:date="2022-08-17T15:29:00Z">
            <w:rPr>
              <w:del w:id="689" w:author="RV" w:date="2022-08-30T13:34:00Z"/>
              <w:lang w:val="en-US" w:eastAsia="es-MX"/>
            </w:rPr>
          </w:rPrChange>
        </w:rPr>
        <w:pPrChange w:id="690" w:author="Janusz Jezowicz" w:date="2022-08-17T15:29:00Z">
          <w:pPr>
            <w:pStyle w:val="ListParagraph"/>
            <w:numPr>
              <w:numId w:val="40"/>
            </w:numPr>
            <w:ind w:left="1800" w:hanging="360"/>
            <w:jc w:val="both"/>
            <w:textAlignment w:val="baseline"/>
          </w:pPr>
        </w:pPrChange>
      </w:pPr>
      <w:del w:id="691" w:author="RV" w:date="2022-08-30T13:34:00Z">
        <w:r w:rsidDel="00DE6968">
          <w:rPr>
            <w:rFonts w:eastAsia="Times New Roman"/>
            <w:color w:val="000000" w:themeColor="text1"/>
            <w:lang w:val="en-US" w:eastAsia="es-MX"/>
          </w:rPr>
          <w:delText>W</w:delText>
        </w:r>
      </w:del>
      <w:ins w:id="692" w:author="Janusz Jezowicz" w:date="2022-08-17T15:29:00Z">
        <w:del w:id="693" w:author="RV" w:date="2022-08-30T13:34:00Z">
          <w:r w:rsidR="000C136B" w:rsidDel="00DE6968">
            <w:rPr>
              <w:rFonts w:eastAsia="Times New Roman"/>
              <w:color w:val="000000" w:themeColor="text1"/>
              <w:lang w:val="en-US" w:eastAsia="es-MX"/>
            </w:rPr>
            <w:delText>eb browsing QoE</w:delText>
          </w:r>
        </w:del>
      </w:ins>
    </w:p>
    <w:p w14:paraId="5AD8088C" w14:textId="77777777" w:rsidR="000C136B" w:rsidDel="004C1866" w:rsidRDefault="000C136B" w:rsidP="000C136B">
      <w:pPr>
        <w:pStyle w:val="ListParagraph"/>
        <w:ind w:left="1800"/>
        <w:jc w:val="both"/>
        <w:textAlignment w:val="baseline"/>
        <w:rPr>
          <w:del w:id="694" w:author="RV" w:date="2022-09-06T18:23:00Z"/>
          <w:rFonts w:eastAsia="Times New Roman"/>
          <w:color w:val="000000" w:themeColor="text1"/>
          <w:lang w:val="en-US" w:eastAsia="es-MX"/>
        </w:rPr>
      </w:pPr>
    </w:p>
    <w:p w14:paraId="787D8CD0" w14:textId="6A208842" w:rsidR="00EE6B16" w:rsidRPr="004C1866" w:rsidDel="00E814B4" w:rsidRDefault="00F93B23">
      <w:pPr>
        <w:rPr>
          <w:del w:id="695" w:author="RV" w:date="2022-09-06T16:22:00Z"/>
          <w:rFonts w:eastAsia="Times New Roman"/>
          <w:color w:val="000000" w:themeColor="text1"/>
          <w:u w:val="single"/>
          <w:lang w:val="en-US" w:eastAsia="es-MX"/>
          <w:rPrChange w:id="696" w:author="RV" w:date="2022-09-06T18:23:00Z">
            <w:rPr>
              <w:del w:id="697" w:author="RV" w:date="2022-09-06T16:22:00Z"/>
              <w:lang w:val="en-US" w:eastAsia="es-MX"/>
            </w:rPr>
          </w:rPrChange>
        </w:rPr>
        <w:pPrChange w:id="698" w:author="RV" w:date="2022-09-06T18:23:00Z">
          <w:pPr>
            <w:ind w:left="720"/>
            <w:jc w:val="both"/>
            <w:textAlignment w:val="baseline"/>
          </w:pPr>
        </w:pPrChange>
      </w:pPr>
      <w:del w:id="699" w:author="RV" w:date="2022-09-06T16:22:00Z">
        <w:r w:rsidRPr="004C1866" w:rsidDel="00E814B4">
          <w:rPr>
            <w:rFonts w:eastAsia="Times New Roman"/>
            <w:color w:val="000000" w:themeColor="text1"/>
            <w:u w:val="single"/>
            <w:lang w:val="en-US" w:eastAsia="es-MX"/>
            <w:rPrChange w:id="700" w:author="RV" w:date="2022-09-06T18:23:00Z">
              <w:rPr>
                <w:lang w:val="en-US" w:eastAsia="es-MX"/>
              </w:rPr>
            </w:rPrChange>
          </w:rPr>
          <w:delText>Category 2:</w:delText>
        </w:r>
        <w:r w:rsidR="00A723F0" w:rsidRPr="004C1866" w:rsidDel="00E814B4">
          <w:rPr>
            <w:rFonts w:eastAsia="Times New Roman"/>
            <w:color w:val="000000" w:themeColor="text1"/>
            <w:u w:val="single"/>
            <w:lang w:val="en-US" w:eastAsia="es-MX"/>
            <w:rPrChange w:id="701" w:author="RV" w:date="2022-09-06T18:23:00Z">
              <w:rPr>
                <w:lang w:val="en-US" w:eastAsia="es-MX"/>
              </w:rPr>
            </w:rPrChange>
          </w:rPr>
          <w:delText xml:space="preserve"> Telecommunications Infrastructure</w:delText>
        </w:r>
      </w:del>
    </w:p>
    <w:p w14:paraId="038FFFFA" w14:textId="30AF9607" w:rsidR="00EE6B16" w:rsidRPr="004055A9" w:rsidDel="00E814B4" w:rsidRDefault="00545CFF">
      <w:pPr>
        <w:rPr>
          <w:del w:id="702" w:author="RV" w:date="2022-09-06T16:22:00Z"/>
          <w:lang w:val="en-US" w:eastAsia="es-MX"/>
        </w:rPr>
        <w:pPrChange w:id="703" w:author="RV" w:date="2022-09-06T18:23:00Z">
          <w:pPr>
            <w:pStyle w:val="ListParagraph"/>
            <w:numPr>
              <w:numId w:val="41"/>
            </w:numPr>
            <w:ind w:left="1800" w:hanging="360"/>
            <w:jc w:val="both"/>
            <w:textAlignment w:val="baseline"/>
          </w:pPr>
        </w:pPrChange>
      </w:pPr>
      <w:del w:id="704" w:author="RV" w:date="2022-09-06T16:22:00Z">
        <w:r w:rsidRPr="004055A9" w:rsidDel="00E814B4">
          <w:rPr>
            <w:lang w:val="en-US" w:eastAsia="es-MX"/>
          </w:rPr>
          <w:delText xml:space="preserve">Mobile technologies </w:delText>
        </w:r>
      </w:del>
      <w:commentRangeStart w:id="705"/>
      <w:del w:id="706" w:author="RV" w:date="2022-09-06T16:43:00Z">
        <w:r w:rsidR="00CD5B99" w:rsidRPr="00AE338C" w:rsidDel="00CD5B99">
          <w:rPr>
            <w:color w:val="0070C0"/>
            <w:lang w:val="en-US" w:eastAsia="es-MX"/>
          </w:rPr>
          <w:delText>deployed</w:delText>
        </w:r>
        <w:commentRangeEnd w:id="705"/>
        <w:r w:rsidR="00CD5B99" w:rsidDel="00CD5B99">
          <w:rPr>
            <w:rStyle w:val="CommentReference"/>
          </w:rPr>
          <w:commentReference w:id="705"/>
        </w:r>
      </w:del>
      <w:del w:id="707" w:author="RV" w:date="2022-09-06T16:37:00Z">
        <w:r w:rsidR="002C5B6E" w:rsidDel="002C5B6E">
          <w:rPr>
            <w:lang w:val="en-US" w:eastAsia="es-MX"/>
          </w:rPr>
          <w:delText xml:space="preserve"> </w:delText>
        </w:r>
      </w:del>
      <w:del w:id="708" w:author="RV" w:date="2022-09-06T16:22:00Z">
        <w:r w:rsidRPr="004055A9" w:rsidDel="00E814B4">
          <w:rPr>
            <w:lang w:val="en-US" w:eastAsia="es-MX"/>
          </w:rPr>
          <w:delText>/ Coverage (2G, 3G, LTE, 5G)</w:delText>
        </w:r>
      </w:del>
    </w:p>
    <w:p w14:paraId="465BC966" w14:textId="78F3EA05" w:rsidR="00EE6B16" w:rsidRPr="004055A9" w:rsidDel="00E814B4" w:rsidRDefault="00545CFF">
      <w:pPr>
        <w:rPr>
          <w:del w:id="709" w:author="RV" w:date="2022-09-06T16:22:00Z"/>
          <w:lang w:val="en-US" w:eastAsia="es-MX"/>
        </w:rPr>
        <w:pPrChange w:id="710" w:author="RV" w:date="2022-09-06T18:23:00Z">
          <w:pPr>
            <w:pStyle w:val="ListParagraph"/>
            <w:numPr>
              <w:numId w:val="41"/>
            </w:numPr>
            <w:ind w:left="1800" w:hanging="360"/>
            <w:jc w:val="both"/>
            <w:textAlignment w:val="baseline"/>
          </w:pPr>
        </w:pPrChange>
      </w:pPr>
      <w:del w:id="711" w:author="RV" w:date="2022-09-06T16:22:00Z">
        <w:r w:rsidRPr="004055A9" w:rsidDel="00E814B4">
          <w:rPr>
            <w:lang w:val="en-US" w:eastAsia="es-MX"/>
          </w:rPr>
          <w:delText xml:space="preserve">Fixed technologies </w:delText>
        </w:r>
      </w:del>
      <w:del w:id="712" w:author="RV" w:date="2022-09-06T16:38:00Z">
        <w:r w:rsidR="002C5B6E" w:rsidDel="002C5B6E">
          <w:rPr>
            <w:lang w:val="en-US" w:eastAsia="es-MX"/>
          </w:rPr>
          <w:delText xml:space="preserve"> </w:delText>
        </w:r>
      </w:del>
      <w:commentRangeStart w:id="713"/>
      <w:del w:id="714" w:author="RV" w:date="2022-09-06T16:42:00Z">
        <w:r w:rsidR="00CD5B99" w:rsidRPr="00AE338C" w:rsidDel="00CD5B99">
          <w:rPr>
            <w:color w:val="0070C0"/>
            <w:lang w:val="en-US" w:eastAsia="es-MX"/>
          </w:rPr>
          <w:delText>deployed</w:delText>
        </w:r>
        <w:commentRangeEnd w:id="713"/>
        <w:r w:rsidR="00CD5B99" w:rsidDel="00CD5B99">
          <w:rPr>
            <w:rStyle w:val="CommentReference"/>
          </w:rPr>
          <w:commentReference w:id="713"/>
        </w:r>
      </w:del>
      <w:del w:id="715" w:author="RV" w:date="2022-09-06T16:22:00Z">
        <w:r w:rsidRPr="004055A9" w:rsidDel="00E814B4">
          <w:rPr>
            <w:lang w:val="en-US" w:eastAsia="es-MX"/>
          </w:rPr>
          <w:delText xml:space="preserve"> /Coverage (optical fiber, DSL, coaxial)</w:delText>
        </w:r>
      </w:del>
    </w:p>
    <w:p w14:paraId="4A4A3501" w14:textId="45D5DCC7" w:rsidR="0014102D" w:rsidRPr="004C1866" w:rsidDel="00E814B4" w:rsidRDefault="002B3E66">
      <w:pPr>
        <w:rPr>
          <w:del w:id="716" w:author="RV" w:date="2022-09-06T16:22:00Z"/>
          <w:lang w:val="en-US" w:eastAsia="es-MX"/>
          <w:rPrChange w:id="717" w:author="RV" w:date="2022-09-06T18:23:00Z">
            <w:rPr>
              <w:del w:id="718" w:author="RV" w:date="2022-09-06T16:22:00Z"/>
              <w:lang w:val="es-MX" w:eastAsia="es-MX"/>
            </w:rPr>
          </w:rPrChange>
        </w:rPr>
        <w:pPrChange w:id="719" w:author="RV" w:date="2022-09-06T18:23:00Z">
          <w:pPr>
            <w:pStyle w:val="ListParagraph"/>
            <w:numPr>
              <w:numId w:val="41"/>
            </w:numPr>
            <w:ind w:left="1800" w:hanging="360"/>
            <w:jc w:val="both"/>
            <w:textAlignment w:val="baseline"/>
          </w:pPr>
        </w:pPrChange>
      </w:pPr>
      <w:del w:id="720" w:author="RV" w:date="2022-09-06T16:22:00Z">
        <w:r w:rsidRPr="004C1866" w:rsidDel="00E814B4">
          <w:rPr>
            <w:lang w:val="en-US" w:eastAsia="es-MX"/>
            <w:rPrChange w:id="721" w:author="RV" w:date="2022-09-06T18:23:00Z">
              <w:rPr>
                <w:lang w:val="es-MX" w:eastAsia="es-MX"/>
              </w:rPr>
            </w:rPrChange>
          </w:rPr>
          <w:delText xml:space="preserve">Light </w:delText>
        </w:r>
      </w:del>
      <w:commentRangeStart w:id="722"/>
      <w:del w:id="723" w:author="RV" w:date="2022-09-06T16:41:00Z">
        <w:r w:rsidR="00CD5B99" w:rsidRPr="004C1866" w:rsidDel="00CD5B99">
          <w:rPr>
            <w:lang w:val="en-US" w:eastAsia="es-MX"/>
            <w:rPrChange w:id="724" w:author="RV" w:date="2022-09-06T18:23:00Z">
              <w:rPr>
                <w:rFonts w:eastAsia="Times New Roman"/>
                <w:color w:val="0070C0"/>
                <w:lang w:val="es-MX" w:eastAsia="es-MX"/>
              </w:rPr>
            </w:rPrChange>
          </w:rPr>
          <w:delText>pole</w:delText>
        </w:r>
        <w:commentRangeEnd w:id="722"/>
        <w:r w:rsidR="00CD5B99" w:rsidRPr="00CD5B99" w:rsidDel="00CD5B99">
          <w:rPr>
            <w:lang w:val="es-MX" w:eastAsia="es-MX"/>
            <w:rPrChange w:id="725" w:author="RV" w:date="2022-09-06T16:41:00Z">
              <w:rPr>
                <w:rStyle w:val="CommentReference"/>
              </w:rPr>
            </w:rPrChange>
          </w:rPr>
          <w:commentReference w:id="722"/>
        </w:r>
      </w:del>
      <w:del w:id="726" w:author="RV" w:date="2022-09-06T16:22:00Z">
        <w:r w:rsidRPr="004C1866" w:rsidDel="00E814B4">
          <w:rPr>
            <w:lang w:val="en-US" w:eastAsia="es-MX"/>
            <w:rPrChange w:id="727" w:author="RV" w:date="2022-09-06T18:23:00Z">
              <w:rPr>
                <w:lang w:val="es-MX" w:eastAsia="es-MX"/>
              </w:rPr>
            </w:rPrChange>
          </w:rPr>
          <w:delText>s</w:delText>
        </w:r>
        <w:r w:rsidR="00AD0DB7" w:rsidRPr="004C1866" w:rsidDel="00E814B4">
          <w:rPr>
            <w:lang w:val="en-US" w:eastAsia="es-MX"/>
            <w:rPrChange w:id="728" w:author="RV" w:date="2022-09-06T18:23:00Z">
              <w:rPr>
                <w:lang w:val="es-MX" w:eastAsia="es-MX"/>
              </w:rPr>
            </w:rPrChange>
          </w:rPr>
          <w:delText xml:space="preserve"> availability</w:delText>
        </w:r>
      </w:del>
    </w:p>
    <w:p w14:paraId="1BE0573C" w14:textId="3B6ADAC2" w:rsidR="00EE6B16" w:rsidRPr="004055A9" w:rsidDel="00F26E88" w:rsidRDefault="00F93B23">
      <w:pPr>
        <w:rPr>
          <w:del w:id="729" w:author="RV" w:date="2022-09-06T16:27:00Z"/>
          <w:lang w:val="en-US" w:eastAsia="es-MX"/>
        </w:rPr>
        <w:pPrChange w:id="730" w:author="RV" w:date="2022-09-06T18:23:00Z">
          <w:pPr>
            <w:ind w:left="720"/>
            <w:jc w:val="both"/>
            <w:textAlignment w:val="baseline"/>
          </w:pPr>
        </w:pPrChange>
      </w:pPr>
      <w:del w:id="731" w:author="RV" w:date="2022-09-06T16:27:00Z">
        <w:r w:rsidRPr="004055A9" w:rsidDel="00F26E88">
          <w:rPr>
            <w:lang w:val="en-US" w:eastAsia="es-MX"/>
          </w:rPr>
          <w:delText>Category 3:</w:delText>
        </w:r>
        <w:r w:rsidR="00A723F0" w:rsidRPr="004055A9" w:rsidDel="00F26E88">
          <w:rPr>
            <w:lang w:val="en-US" w:eastAsia="es-MX"/>
          </w:rPr>
          <w:delText xml:space="preserve"> Telecommunications</w:delText>
        </w:r>
      </w:del>
      <w:del w:id="732" w:author="RV" w:date="2022-09-06T16:40:00Z">
        <w:r w:rsidR="002C5B6E" w:rsidDel="002C5B6E">
          <w:rPr>
            <w:lang w:val="en-US" w:eastAsia="es-MX"/>
          </w:rPr>
          <w:delText xml:space="preserve"> </w:delText>
        </w:r>
        <w:commentRangeStart w:id="733"/>
        <w:r w:rsidR="002C5B6E" w:rsidRPr="00EE6B16" w:rsidDel="002C5B6E">
          <w:rPr>
            <w:color w:val="0070C0"/>
            <w:lang w:val="en-US" w:eastAsia="es-MX"/>
          </w:rPr>
          <w:delText>Market</w:delText>
        </w:r>
        <w:commentRangeEnd w:id="733"/>
        <w:r w:rsidR="002C5B6E" w:rsidDel="002C5B6E">
          <w:rPr>
            <w:rStyle w:val="CommentReference"/>
          </w:rPr>
          <w:commentReference w:id="733"/>
        </w:r>
      </w:del>
    </w:p>
    <w:p w14:paraId="087F538B" w14:textId="776A58B8" w:rsidR="0014102D" w:rsidRPr="004055A9" w:rsidDel="00F26E88" w:rsidRDefault="0014102D">
      <w:pPr>
        <w:rPr>
          <w:del w:id="734" w:author="RV" w:date="2022-09-06T16:27:00Z"/>
          <w:lang w:val="en-US" w:eastAsia="es-MX"/>
        </w:rPr>
        <w:pPrChange w:id="735" w:author="RV" w:date="2022-09-06T18:23:00Z">
          <w:pPr>
            <w:pStyle w:val="ListParagraph"/>
            <w:numPr>
              <w:numId w:val="42"/>
            </w:numPr>
            <w:ind w:left="1800" w:hanging="360"/>
            <w:jc w:val="both"/>
            <w:textAlignment w:val="baseline"/>
          </w:pPr>
        </w:pPrChange>
      </w:pPr>
      <w:del w:id="736" w:author="RV" w:date="2022-09-06T16:27:00Z">
        <w:r w:rsidRPr="004055A9" w:rsidDel="00F26E88">
          <w:rPr>
            <w:lang w:val="en-US" w:eastAsia="es-MX"/>
          </w:rPr>
          <w:lastRenderedPageBreak/>
          <w:delText>Mobile Telephony Users Penetration</w:delText>
        </w:r>
      </w:del>
    </w:p>
    <w:p w14:paraId="17B4BE8F" w14:textId="69719B6C" w:rsidR="0014102D" w:rsidRPr="004055A9" w:rsidDel="00F26E88" w:rsidRDefault="0014102D">
      <w:pPr>
        <w:rPr>
          <w:del w:id="737" w:author="RV" w:date="2022-09-06T16:27:00Z"/>
          <w:lang w:val="en-US" w:eastAsia="es-MX"/>
        </w:rPr>
        <w:pPrChange w:id="738" w:author="RV" w:date="2022-09-06T18:23:00Z">
          <w:pPr>
            <w:pStyle w:val="ListParagraph"/>
            <w:numPr>
              <w:numId w:val="42"/>
            </w:numPr>
            <w:ind w:left="1800" w:hanging="360"/>
            <w:textAlignment w:val="baseline"/>
          </w:pPr>
        </w:pPrChange>
      </w:pPr>
      <w:del w:id="739" w:author="RV" w:date="2022-09-06T16:27:00Z">
        <w:r w:rsidRPr="004055A9" w:rsidDel="00F26E88">
          <w:rPr>
            <w:lang w:val="en-US" w:eastAsia="es-MX"/>
          </w:rPr>
          <w:delText>Mobile Internet access Users Penetration</w:delText>
        </w:r>
      </w:del>
    </w:p>
    <w:p w14:paraId="0BFF3D3C" w14:textId="13E9B330" w:rsidR="0014102D" w:rsidRPr="004055A9" w:rsidDel="00F26E88" w:rsidRDefault="0014102D">
      <w:pPr>
        <w:rPr>
          <w:del w:id="740" w:author="RV" w:date="2022-09-06T16:27:00Z"/>
          <w:lang w:val="en-US" w:eastAsia="es-MX"/>
        </w:rPr>
        <w:pPrChange w:id="741" w:author="RV" w:date="2022-09-06T18:23:00Z">
          <w:pPr>
            <w:pStyle w:val="ListParagraph"/>
            <w:numPr>
              <w:numId w:val="42"/>
            </w:numPr>
            <w:ind w:left="1800" w:hanging="360"/>
            <w:textAlignment w:val="baseline"/>
          </w:pPr>
        </w:pPrChange>
      </w:pPr>
      <w:del w:id="742" w:author="RV" w:date="2022-09-06T16:27:00Z">
        <w:r w:rsidRPr="004055A9" w:rsidDel="00F26E88">
          <w:rPr>
            <w:lang w:val="en-US" w:eastAsia="es-MX"/>
          </w:rPr>
          <w:delText>Fixed Telephony Users Penetration</w:delText>
        </w:r>
      </w:del>
    </w:p>
    <w:p w14:paraId="59DCCCA2" w14:textId="1F14141A" w:rsidR="0014102D" w:rsidRPr="004055A9" w:rsidDel="00F26E88" w:rsidRDefault="0014102D">
      <w:pPr>
        <w:rPr>
          <w:del w:id="743" w:author="RV" w:date="2022-09-06T16:27:00Z"/>
          <w:lang w:val="en-US" w:eastAsia="es-MX"/>
        </w:rPr>
        <w:pPrChange w:id="744" w:author="RV" w:date="2022-09-06T18:23:00Z">
          <w:pPr>
            <w:pStyle w:val="ListParagraph"/>
            <w:numPr>
              <w:numId w:val="42"/>
            </w:numPr>
            <w:ind w:left="1800" w:hanging="360"/>
            <w:textAlignment w:val="baseline"/>
          </w:pPr>
        </w:pPrChange>
      </w:pPr>
      <w:del w:id="745" w:author="RV" w:date="2022-09-06T16:27:00Z">
        <w:r w:rsidRPr="004055A9" w:rsidDel="00F26E88">
          <w:rPr>
            <w:lang w:val="en-US" w:eastAsia="es-MX"/>
          </w:rPr>
          <w:delText>Fixed Internet access Users Penetration</w:delText>
        </w:r>
      </w:del>
    </w:p>
    <w:p w14:paraId="06A358A5" w14:textId="10628C77" w:rsidR="0014102D" w:rsidRPr="004055A9" w:rsidDel="00F26E88" w:rsidRDefault="0014102D">
      <w:pPr>
        <w:rPr>
          <w:del w:id="746" w:author="RV" w:date="2022-09-06T16:27:00Z"/>
          <w:lang w:val="en-US" w:eastAsia="es-MX"/>
        </w:rPr>
        <w:pPrChange w:id="747" w:author="RV" w:date="2022-09-06T18:23:00Z">
          <w:pPr>
            <w:pStyle w:val="ListParagraph"/>
            <w:numPr>
              <w:numId w:val="42"/>
            </w:numPr>
            <w:ind w:left="1800" w:hanging="360"/>
            <w:textAlignment w:val="baseline"/>
          </w:pPr>
        </w:pPrChange>
      </w:pPr>
      <w:del w:id="748" w:author="RV" w:date="2022-09-06T16:27:00Z">
        <w:r w:rsidRPr="004055A9" w:rsidDel="00F26E88">
          <w:rPr>
            <w:lang w:val="en-US" w:eastAsia="es-MX"/>
          </w:rPr>
          <w:delText>Number of Mobile Operators</w:delText>
        </w:r>
      </w:del>
    </w:p>
    <w:p w14:paraId="438C53BC" w14:textId="1C400251" w:rsidR="0014102D" w:rsidRPr="004055A9" w:rsidDel="00F26E88" w:rsidRDefault="0014102D">
      <w:pPr>
        <w:rPr>
          <w:del w:id="749" w:author="RV" w:date="2022-09-06T16:27:00Z"/>
          <w:lang w:val="en-US" w:eastAsia="es-MX"/>
        </w:rPr>
        <w:pPrChange w:id="750" w:author="RV" w:date="2022-09-06T18:23:00Z">
          <w:pPr>
            <w:pStyle w:val="ListParagraph"/>
            <w:numPr>
              <w:numId w:val="42"/>
            </w:numPr>
            <w:ind w:left="1800" w:hanging="360"/>
            <w:textAlignment w:val="baseline"/>
          </w:pPr>
        </w:pPrChange>
      </w:pPr>
      <w:del w:id="751" w:author="RV" w:date="2022-09-06T16:27:00Z">
        <w:r w:rsidRPr="004055A9" w:rsidDel="00F26E88">
          <w:rPr>
            <w:lang w:val="en-US" w:eastAsia="es-MX"/>
          </w:rPr>
          <w:delText>Number of Fixed Operators</w:delText>
        </w:r>
      </w:del>
    </w:p>
    <w:p w14:paraId="79752A10" w14:textId="148BD35D" w:rsidR="0014102D" w:rsidRPr="004055A9" w:rsidDel="00F26E88" w:rsidRDefault="0014102D">
      <w:pPr>
        <w:rPr>
          <w:del w:id="752" w:author="RV" w:date="2022-09-06T16:27:00Z"/>
          <w:lang w:val="en-US" w:eastAsia="es-MX"/>
        </w:rPr>
        <w:pPrChange w:id="753" w:author="RV" w:date="2022-09-06T18:23:00Z">
          <w:pPr>
            <w:pStyle w:val="ListParagraph"/>
            <w:numPr>
              <w:numId w:val="42"/>
            </w:numPr>
            <w:ind w:left="1800" w:hanging="360"/>
            <w:textAlignment w:val="baseline"/>
          </w:pPr>
        </w:pPrChange>
      </w:pPr>
      <w:del w:id="754" w:author="RV" w:date="2022-09-06T16:27:00Z">
        <w:r w:rsidRPr="004055A9" w:rsidDel="00F26E88">
          <w:rPr>
            <w:lang w:val="en-US" w:eastAsia="es-MX"/>
          </w:rPr>
          <w:delText xml:space="preserve">Number of MVNO </w:delText>
        </w:r>
      </w:del>
    </w:p>
    <w:p w14:paraId="1EDB8EB1" w14:textId="32F5AD76" w:rsidR="0014102D" w:rsidRPr="004055A9" w:rsidDel="00F26E88" w:rsidRDefault="0014102D">
      <w:pPr>
        <w:rPr>
          <w:del w:id="755" w:author="RV" w:date="2022-09-06T16:27:00Z"/>
          <w:lang w:val="en-US" w:eastAsia="es-MX"/>
        </w:rPr>
        <w:pPrChange w:id="756" w:author="RV" w:date="2022-09-06T18:23:00Z">
          <w:pPr>
            <w:pStyle w:val="ListParagraph"/>
            <w:numPr>
              <w:numId w:val="42"/>
            </w:numPr>
            <w:ind w:left="1800" w:hanging="360"/>
            <w:textAlignment w:val="baseline"/>
          </w:pPr>
        </w:pPrChange>
      </w:pPr>
      <w:del w:id="757" w:author="RV" w:date="2022-09-06T16:27:00Z">
        <w:r w:rsidRPr="004055A9" w:rsidDel="00F26E88">
          <w:rPr>
            <w:lang w:val="en-US" w:eastAsia="es-MX"/>
          </w:rPr>
          <w:delText>Number of WISP</w:delText>
        </w:r>
      </w:del>
    </w:p>
    <w:p w14:paraId="67FDDEE9" w14:textId="23D5FEEA" w:rsidR="00A723F0" w:rsidRPr="004055A9" w:rsidDel="00F26E88" w:rsidRDefault="00A723F0">
      <w:pPr>
        <w:rPr>
          <w:moveFrom w:id="758" w:author="RV" w:date="2022-09-06T16:28:00Z"/>
          <w:lang w:val="en-US" w:eastAsia="es-MX"/>
        </w:rPr>
        <w:pPrChange w:id="759" w:author="RV" w:date="2022-09-06T18:23:00Z">
          <w:pPr>
            <w:ind w:left="720"/>
            <w:jc w:val="both"/>
            <w:textAlignment w:val="baseline"/>
          </w:pPr>
        </w:pPrChange>
      </w:pPr>
      <w:moveFromRangeStart w:id="760" w:author="RV" w:date="2022-09-06T16:28:00Z" w:name="move113374107"/>
      <w:moveFrom w:id="761" w:author="RV" w:date="2022-09-06T16:28:00Z">
        <w:r w:rsidRPr="004055A9" w:rsidDel="00F26E88">
          <w:rPr>
            <w:lang w:val="en-US" w:eastAsia="es-MX"/>
          </w:rPr>
          <w:t>Category 4: Indicators related to the users</w:t>
        </w:r>
      </w:moveFrom>
    </w:p>
    <w:p w14:paraId="115D7CD8" w14:textId="5DD44AEB" w:rsidR="00545CFF" w:rsidRPr="004055A9" w:rsidDel="00F26E88" w:rsidRDefault="00AE338C">
      <w:pPr>
        <w:rPr>
          <w:moveFrom w:id="762" w:author="RV" w:date="2022-09-06T16:28:00Z"/>
          <w:lang w:val="en-US" w:eastAsia="es-MX"/>
        </w:rPr>
        <w:pPrChange w:id="763" w:author="RV" w:date="2022-09-06T18:23:00Z">
          <w:pPr>
            <w:pStyle w:val="ListParagraph"/>
            <w:numPr>
              <w:numId w:val="43"/>
            </w:numPr>
            <w:ind w:left="1560" w:hanging="360"/>
            <w:textAlignment w:val="baseline"/>
          </w:pPr>
        </w:pPrChange>
      </w:pPr>
      <w:moveFrom w:id="764" w:author="RV" w:date="2022-09-06T16:28:00Z">
        <w:r w:rsidRPr="004055A9" w:rsidDel="00F26E88">
          <w:rPr>
            <w:lang w:val="en-US" w:eastAsia="es-MX"/>
          </w:rPr>
          <w:t>Smartphones</w:t>
        </w:r>
        <w:r w:rsidR="00545CFF" w:rsidRPr="004055A9" w:rsidDel="00F26E88">
          <w:rPr>
            <w:lang w:val="en-US" w:eastAsia="es-MX"/>
          </w:rPr>
          <w:t xml:space="preserve"> Penetration</w:t>
        </w:r>
      </w:moveFrom>
    </w:p>
    <w:p w14:paraId="4A8B2909" w14:textId="5E38DCAD" w:rsidR="00545CFF" w:rsidRPr="004055A9" w:rsidDel="00F26E88" w:rsidRDefault="00545CFF">
      <w:pPr>
        <w:rPr>
          <w:moveFrom w:id="765" w:author="RV" w:date="2022-09-06T16:28:00Z"/>
          <w:lang w:val="en-US" w:eastAsia="es-MX"/>
        </w:rPr>
        <w:pPrChange w:id="766" w:author="RV" w:date="2022-09-06T18:23:00Z">
          <w:pPr>
            <w:pStyle w:val="ListParagraph"/>
            <w:numPr>
              <w:numId w:val="43"/>
            </w:numPr>
            <w:ind w:left="1560" w:hanging="360"/>
            <w:textAlignment w:val="baseline"/>
          </w:pPr>
        </w:pPrChange>
      </w:pPr>
      <w:moveFrom w:id="767" w:author="RV" w:date="2022-09-06T16:28:00Z">
        <w:r w:rsidRPr="004055A9" w:rsidDel="00F26E88">
          <w:rPr>
            <w:lang w:val="en-US" w:eastAsia="es-MX"/>
          </w:rPr>
          <w:t>Computers Penetration</w:t>
        </w:r>
        <w:r w:rsidR="00560DBC" w:rsidRPr="004055A9" w:rsidDel="00F26E88">
          <w:rPr>
            <w:lang w:val="en-US" w:eastAsia="es-MX"/>
          </w:rPr>
          <w:t xml:space="preserve"> by household</w:t>
        </w:r>
      </w:moveFrom>
    </w:p>
    <w:p w14:paraId="57B20B72" w14:textId="571E68A7" w:rsidR="00545CFF" w:rsidRPr="004055A9" w:rsidDel="00F26E88" w:rsidRDefault="00AE338C">
      <w:pPr>
        <w:rPr>
          <w:moveFrom w:id="768" w:author="RV" w:date="2022-09-06T16:28:00Z"/>
          <w:lang w:val="en-US" w:eastAsia="es-MX"/>
        </w:rPr>
        <w:pPrChange w:id="769" w:author="RV" w:date="2022-09-06T18:23:00Z">
          <w:pPr>
            <w:pStyle w:val="ListParagraph"/>
            <w:numPr>
              <w:numId w:val="43"/>
            </w:numPr>
            <w:ind w:left="1560" w:hanging="360"/>
            <w:textAlignment w:val="baseline"/>
          </w:pPr>
        </w:pPrChange>
      </w:pPr>
      <w:moveFrom w:id="770" w:author="RV" w:date="2022-09-06T16:28:00Z">
        <w:r w:rsidRPr="004055A9" w:rsidDel="00F26E88">
          <w:rPr>
            <w:lang w:val="en-US" w:eastAsia="es-MX"/>
          </w:rPr>
          <w:t>Digital financial services usage</w:t>
        </w:r>
      </w:moveFrom>
    </w:p>
    <w:p w14:paraId="2DCE58B2" w14:textId="4AAC77C5" w:rsidR="001606A9" w:rsidDel="00F26E88" w:rsidRDefault="00C200D6">
      <w:pPr>
        <w:rPr>
          <w:moveFrom w:id="771" w:author="RV" w:date="2022-09-06T16:28:00Z"/>
          <w:lang w:val="en-US" w:eastAsia="es-MX"/>
        </w:rPr>
        <w:pPrChange w:id="772" w:author="RV" w:date="2022-09-06T18:23:00Z">
          <w:pPr>
            <w:pStyle w:val="ListParagraph"/>
            <w:numPr>
              <w:numId w:val="43"/>
            </w:numPr>
            <w:ind w:left="1560" w:hanging="360"/>
            <w:textAlignment w:val="baseline"/>
          </w:pPr>
        </w:pPrChange>
      </w:pPr>
      <w:moveFrom w:id="773" w:author="RV" w:date="2022-09-06T16:28:00Z">
        <w:r w:rsidRPr="004055A9" w:rsidDel="00F26E88">
          <w:rPr>
            <w:lang w:val="en-US" w:eastAsia="es-MX"/>
          </w:rPr>
          <w:t xml:space="preserve">Traffic and </w:t>
        </w:r>
        <w:r w:rsidR="00545CFF" w:rsidRPr="004055A9" w:rsidDel="00F26E88">
          <w:rPr>
            <w:lang w:val="en-US" w:eastAsia="es-MX"/>
          </w:rPr>
          <w:t>Hours spent surfing in Internet</w:t>
        </w:r>
      </w:moveFrom>
    </w:p>
    <w:p w14:paraId="646DF1B3" w14:textId="539F5175" w:rsidR="00540D08" w:rsidRPr="001606A9" w:rsidDel="00F26E88" w:rsidRDefault="001606A9">
      <w:pPr>
        <w:rPr>
          <w:moveFrom w:id="774" w:author="RV" w:date="2022-09-06T16:28:00Z"/>
          <w:highlight w:val="yellow"/>
          <w:lang w:val="en-US" w:eastAsia="es-MX"/>
        </w:rPr>
        <w:pPrChange w:id="775" w:author="RV" w:date="2022-09-06T18:23:00Z">
          <w:pPr>
            <w:pStyle w:val="ListParagraph"/>
            <w:numPr>
              <w:numId w:val="43"/>
            </w:numPr>
            <w:ind w:left="1560" w:hanging="360"/>
            <w:textAlignment w:val="baseline"/>
          </w:pPr>
        </w:pPrChange>
      </w:pPr>
      <w:moveFrom w:id="776" w:author="RV" w:date="2022-09-06T16:28:00Z">
        <w:ins w:id="777" w:author="Natalia Salazar" w:date="2022-08-24T09:31:00Z">
          <w:r w:rsidDel="00F26E88">
            <w:rPr>
              <w:highlight w:val="yellow"/>
              <w:lang w:val="en-US" w:eastAsia="es-MX"/>
              <w:rPrChange w:id="778" w:author="Natalia Salazar" w:date="2022-08-24T09:39:00Z">
                <w:rPr>
                  <w:rFonts w:eastAsia="Times New Roman"/>
                  <w:color w:val="000000" w:themeColor="text1"/>
                  <w:lang w:val="en-US" w:eastAsia="es-MX"/>
                </w:rPr>
              </w:rPrChange>
            </w:rPr>
            <w:t>Internet access penetration (fixed and mobile)</w:t>
          </w:r>
        </w:ins>
        <w:r w:rsidR="00B77764" w:rsidRPr="001606A9" w:rsidDel="00F26E88">
          <w:rPr>
            <w:lang w:val="en-US" w:eastAsia="es-MX"/>
          </w:rPr>
          <w:t xml:space="preserve"> </w:t>
        </w:r>
      </w:moveFrom>
    </w:p>
    <w:moveFromRangeEnd w:id="760"/>
    <w:p w14:paraId="68DE3F55" w14:textId="51EE1287" w:rsidR="00EE6B16" w:rsidRPr="004055A9" w:rsidDel="001F57FD" w:rsidRDefault="00A723F0">
      <w:pPr>
        <w:rPr>
          <w:del w:id="779" w:author="RV" w:date="2022-09-06T17:09:00Z"/>
          <w:lang w:val="en-US" w:eastAsia="es-MX"/>
        </w:rPr>
        <w:pPrChange w:id="780" w:author="RV" w:date="2022-09-06T18:23:00Z">
          <w:pPr>
            <w:ind w:left="720"/>
            <w:jc w:val="both"/>
            <w:textAlignment w:val="baseline"/>
          </w:pPr>
        </w:pPrChange>
      </w:pPr>
      <w:del w:id="781" w:author="RV" w:date="2022-09-06T17:09:00Z">
        <w:r w:rsidRPr="004055A9" w:rsidDel="001F57FD">
          <w:rPr>
            <w:lang w:val="en-US" w:eastAsia="es-MX"/>
          </w:rPr>
          <w:delText>Category 5: Socio-economic Aspects</w:delText>
        </w:r>
      </w:del>
    </w:p>
    <w:p w14:paraId="3130A1E1" w14:textId="640519E9" w:rsidR="00B77764" w:rsidRPr="004055A9" w:rsidDel="001F57FD" w:rsidRDefault="00B77764">
      <w:pPr>
        <w:rPr>
          <w:del w:id="782" w:author="RV" w:date="2022-09-06T17:09:00Z"/>
          <w:lang w:val="en-US" w:eastAsia="es-MX"/>
        </w:rPr>
        <w:pPrChange w:id="783" w:author="RV" w:date="2022-09-06T18:23:00Z">
          <w:pPr>
            <w:pStyle w:val="ListParagraph"/>
            <w:numPr>
              <w:numId w:val="44"/>
            </w:numPr>
            <w:ind w:left="1440" w:hanging="360"/>
            <w:jc w:val="both"/>
            <w:textAlignment w:val="baseline"/>
          </w:pPr>
        </w:pPrChange>
      </w:pPr>
      <w:del w:id="784" w:author="RV" w:date="2022-09-06T17:09:00Z">
        <w:r w:rsidRPr="004055A9" w:rsidDel="001F57FD">
          <w:rPr>
            <w:lang w:val="en-US" w:eastAsia="es-MX"/>
          </w:rPr>
          <w:delText>Genre</w:delText>
        </w:r>
      </w:del>
    </w:p>
    <w:p w14:paraId="31BF1433" w14:textId="0779DF88" w:rsidR="00EE6B16" w:rsidRPr="004055A9" w:rsidDel="001F57FD" w:rsidRDefault="00B77764">
      <w:pPr>
        <w:rPr>
          <w:del w:id="785" w:author="RV" w:date="2022-09-06T17:09:00Z"/>
          <w:lang w:val="en-US" w:eastAsia="es-MX"/>
        </w:rPr>
        <w:pPrChange w:id="786" w:author="RV" w:date="2022-09-06T18:23:00Z">
          <w:pPr>
            <w:pStyle w:val="ListParagraph"/>
            <w:numPr>
              <w:numId w:val="44"/>
            </w:numPr>
            <w:ind w:left="1440" w:hanging="360"/>
            <w:textAlignment w:val="baseline"/>
          </w:pPr>
        </w:pPrChange>
      </w:pPr>
      <w:del w:id="787" w:author="RV" w:date="2022-09-06T17:09:00Z">
        <w:r w:rsidRPr="004055A9" w:rsidDel="001F57FD">
          <w:rPr>
            <w:lang w:val="en-US" w:eastAsia="es-MX"/>
          </w:rPr>
          <w:delText>Age</w:delText>
        </w:r>
      </w:del>
    </w:p>
    <w:p w14:paraId="0A76ABBE" w14:textId="1605A73A" w:rsidR="00EE6B16" w:rsidRPr="004055A9" w:rsidDel="001F57FD" w:rsidRDefault="00B77764">
      <w:pPr>
        <w:rPr>
          <w:del w:id="788" w:author="RV" w:date="2022-09-06T17:09:00Z"/>
          <w:lang w:val="en-US" w:eastAsia="es-MX"/>
        </w:rPr>
        <w:pPrChange w:id="789" w:author="RV" w:date="2022-09-06T18:23:00Z">
          <w:pPr>
            <w:pStyle w:val="ListParagraph"/>
            <w:numPr>
              <w:numId w:val="44"/>
            </w:numPr>
            <w:ind w:left="1440" w:hanging="360"/>
            <w:textAlignment w:val="baseline"/>
          </w:pPr>
        </w:pPrChange>
      </w:pPr>
      <w:del w:id="790" w:author="RV" w:date="2022-09-06T17:09:00Z">
        <w:r w:rsidRPr="004055A9" w:rsidDel="001F57FD">
          <w:rPr>
            <w:lang w:val="en-US" w:eastAsia="es-MX"/>
          </w:rPr>
          <w:delText>Education level</w:delText>
        </w:r>
      </w:del>
    </w:p>
    <w:p w14:paraId="05A748E1" w14:textId="320C5668" w:rsidR="00EE6B16" w:rsidRPr="004055A9" w:rsidDel="001F57FD" w:rsidRDefault="00B77764">
      <w:pPr>
        <w:rPr>
          <w:del w:id="791" w:author="RV" w:date="2022-09-06T17:09:00Z"/>
          <w:lang w:val="en-US" w:eastAsia="es-MX"/>
        </w:rPr>
        <w:pPrChange w:id="792" w:author="RV" w:date="2022-09-06T18:23:00Z">
          <w:pPr>
            <w:pStyle w:val="ListParagraph"/>
            <w:numPr>
              <w:numId w:val="44"/>
            </w:numPr>
            <w:ind w:left="1440" w:hanging="360"/>
            <w:textAlignment w:val="baseline"/>
          </w:pPr>
        </w:pPrChange>
      </w:pPr>
      <w:del w:id="793" w:author="RV" w:date="2022-09-06T17:09:00Z">
        <w:r w:rsidRPr="004055A9" w:rsidDel="001F57FD">
          <w:rPr>
            <w:lang w:val="en-US" w:eastAsia="es-MX"/>
          </w:rPr>
          <w:delText>Income level into the family</w:delText>
        </w:r>
      </w:del>
    </w:p>
    <w:p w14:paraId="7DA3A3B2" w14:textId="176ADB57" w:rsidR="00EE6B16" w:rsidRPr="004055A9" w:rsidDel="001F57FD" w:rsidRDefault="00B77764">
      <w:pPr>
        <w:rPr>
          <w:del w:id="794" w:author="RV" w:date="2022-09-06T17:09:00Z"/>
          <w:lang w:val="en-US" w:eastAsia="es-MX"/>
        </w:rPr>
        <w:pPrChange w:id="795" w:author="RV" w:date="2022-09-06T18:23:00Z">
          <w:pPr>
            <w:pStyle w:val="ListParagraph"/>
            <w:numPr>
              <w:numId w:val="44"/>
            </w:numPr>
            <w:ind w:left="1440" w:hanging="360"/>
            <w:textAlignment w:val="baseline"/>
          </w:pPr>
        </w:pPrChange>
      </w:pPr>
      <w:del w:id="796" w:author="RV" w:date="2022-09-06T17:09:00Z">
        <w:r w:rsidRPr="004055A9" w:rsidDel="001F57FD">
          <w:rPr>
            <w:lang w:val="en-US" w:eastAsia="es-MX"/>
          </w:rPr>
          <w:delText xml:space="preserve">Number of members </w:delText>
        </w:r>
        <w:r w:rsidR="002D6C15" w:rsidRPr="004055A9" w:rsidDel="001F57FD">
          <w:rPr>
            <w:lang w:val="en-US" w:eastAsia="es-MX"/>
          </w:rPr>
          <w:delText>by household</w:delText>
        </w:r>
      </w:del>
    </w:p>
    <w:p w14:paraId="09CBDA34" w14:textId="49A77583" w:rsidR="00EE6B16" w:rsidRPr="004055A9" w:rsidDel="001F57FD" w:rsidRDefault="00B77764">
      <w:pPr>
        <w:rPr>
          <w:del w:id="797" w:author="RV" w:date="2022-09-06T17:09:00Z"/>
          <w:lang w:val="en-US" w:eastAsia="es-MX"/>
        </w:rPr>
        <w:pPrChange w:id="798" w:author="RV" w:date="2022-09-06T18:23:00Z">
          <w:pPr>
            <w:pStyle w:val="ListParagraph"/>
            <w:numPr>
              <w:numId w:val="44"/>
            </w:numPr>
            <w:ind w:left="1440" w:hanging="360"/>
            <w:textAlignment w:val="baseline"/>
          </w:pPr>
        </w:pPrChange>
      </w:pPr>
      <w:del w:id="799" w:author="RV" w:date="2022-09-06T17:09:00Z">
        <w:r w:rsidRPr="004055A9" w:rsidDel="001F57FD">
          <w:rPr>
            <w:lang w:val="en-US" w:eastAsia="es-MX"/>
          </w:rPr>
          <w:delText>Number of</w:delText>
        </w:r>
        <w:r w:rsidR="002D6C15" w:rsidRPr="004055A9" w:rsidDel="001F57FD">
          <w:rPr>
            <w:lang w:val="en-US" w:eastAsia="es-MX"/>
          </w:rPr>
          <w:delText xml:space="preserve"> enterprises</w:delText>
        </w:r>
      </w:del>
    </w:p>
    <w:p w14:paraId="6C7EBE27" w14:textId="3A6C610D" w:rsidR="00EE6B16" w:rsidRPr="004055A9" w:rsidDel="001F57FD" w:rsidRDefault="002D6C15">
      <w:pPr>
        <w:rPr>
          <w:del w:id="800" w:author="RV" w:date="2022-09-06T17:09:00Z"/>
          <w:lang w:val="en-US" w:eastAsia="es-MX"/>
        </w:rPr>
        <w:pPrChange w:id="801" w:author="RV" w:date="2022-09-06T18:23:00Z">
          <w:pPr>
            <w:pStyle w:val="ListParagraph"/>
            <w:numPr>
              <w:numId w:val="44"/>
            </w:numPr>
            <w:ind w:left="1440" w:hanging="360"/>
            <w:textAlignment w:val="baseline"/>
          </w:pPr>
        </w:pPrChange>
      </w:pPr>
      <w:del w:id="802" w:author="RV" w:date="2022-09-06T17:09:00Z">
        <w:r w:rsidRPr="004055A9" w:rsidDel="001F57FD">
          <w:rPr>
            <w:lang w:val="en-US" w:eastAsia="es-MX"/>
          </w:rPr>
          <w:delText>Basic infrastructure (</w:delText>
        </w:r>
        <w:r w:rsidR="007F60F8" w:rsidRPr="004055A9" w:rsidDel="001F57FD">
          <w:rPr>
            <w:lang w:val="en-US" w:eastAsia="es-MX"/>
          </w:rPr>
          <w:delText xml:space="preserve">Power Supply Grid, </w:delText>
        </w:r>
        <w:r w:rsidRPr="004055A9" w:rsidDel="001F57FD">
          <w:rPr>
            <w:lang w:val="en-US" w:eastAsia="es-MX"/>
          </w:rPr>
          <w:delText>lighting, water, paving streets)</w:delText>
        </w:r>
      </w:del>
    </w:p>
    <w:p w14:paraId="5551C006" w14:textId="5FA2D779" w:rsidR="00D13724" w:rsidRPr="004055A9" w:rsidDel="001F57FD" w:rsidRDefault="00D13724">
      <w:pPr>
        <w:rPr>
          <w:del w:id="803" w:author="RV" w:date="2022-09-06T17:09:00Z"/>
          <w:lang w:val="en-US" w:eastAsia="es-MX"/>
        </w:rPr>
        <w:pPrChange w:id="804" w:author="RV" w:date="2022-09-06T18:23:00Z">
          <w:pPr>
            <w:pStyle w:val="ListParagraph"/>
            <w:numPr>
              <w:numId w:val="44"/>
            </w:numPr>
            <w:ind w:left="1440" w:hanging="360"/>
            <w:textAlignment w:val="baseline"/>
          </w:pPr>
        </w:pPrChange>
      </w:pPr>
      <w:del w:id="805" w:author="RV" w:date="2022-09-06T17:09:00Z">
        <w:r w:rsidRPr="004055A9" w:rsidDel="001F57FD">
          <w:rPr>
            <w:lang w:val="en-US" w:eastAsia="es-MX"/>
          </w:rPr>
          <w:delText>Urban or rural population</w:delText>
        </w:r>
      </w:del>
    </w:p>
    <w:p w14:paraId="3C4088B6" w14:textId="52933888" w:rsidR="007F60F8" w:rsidRPr="004055A9" w:rsidDel="001F57FD" w:rsidRDefault="007F60F8">
      <w:pPr>
        <w:rPr>
          <w:del w:id="806" w:author="RV" w:date="2022-09-06T17:09:00Z"/>
          <w:lang w:val="en-US" w:eastAsia="es-MX"/>
        </w:rPr>
        <w:pPrChange w:id="807" w:author="RV" w:date="2022-09-06T18:23:00Z">
          <w:pPr>
            <w:ind w:left="720"/>
            <w:jc w:val="both"/>
            <w:textAlignment w:val="baseline"/>
          </w:pPr>
        </w:pPrChange>
      </w:pPr>
      <w:del w:id="808" w:author="RV" w:date="2022-09-06T17:09:00Z">
        <w:r w:rsidRPr="004055A9" w:rsidDel="001F57FD">
          <w:rPr>
            <w:lang w:val="en-US" w:eastAsia="es-MX"/>
          </w:rPr>
          <w:delText>Category 6:</w:delText>
        </w:r>
      </w:del>
    </w:p>
    <w:p w14:paraId="579FBD1E" w14:textId="31FE6CA5" w:rsidR="00951254" w:rsidRPr="004055A9" w:rsidDel="007447C6" w:rsidRDefault="005E24C9">
      <w:pPr>
        <w:jc w:val="both"/>
        <w:textAlignment w:val="baseline"/>
        <w:rPr>
          <w:del w:id="809" w:author="RV" w:date="2022-09-06T18:43:00Z"/>
          <w:lang w:val="en-US" w:eastAsia="es-MX"/>
        </w:rPr>
        <w:pPrChange w:id="810" w:author="RV" w:date="2022-09-06T18:38:00Z">
          <w:pPr>
            <w:pStyle w:val="ListParagraph"/>
            <w:numPr>
              <w:numId w:val="45"/>
            </w:numPr>
            <w:ind w:left="1440" w:hanging="360"/>
            <w:textAlignment w:val="baseline"/>
          </w:pPr>
        </w:pPrChange>
      </w:pPr>
      <w:moveFromRangeStart w:id="811" w:author="RV" w:date="2022-09-06T17:09:00Z" w:name="move113376584"/>
      <w:moveFrom w:id="812" w:author="RV" w:date="2022-09-06T17:09:00Z">
        <w:r w:rsidRPr="004055A9" w:rsidDel="001F57FD">
          <w:rPr>
            <w:lang w:val="en-US" w:eastAsia="es-MX"/>
          </w:rPr>
          <w:t>Topology</w:t>
        </w:r>
        <w:r w:rsidR="007F60F8" w:rsidRPr="004055A9" w:rsidDel="001F57FD">
          <w:rPr>
            <w:lang w:val="en-US" w:eastAsia="es-MX"/>
          </w:rPr>
          <w:t xml:space="preserve"> Layer</w:t>
        </w:r>
        <w:r w:rsidR="00F35B49" w:rsidRPr="004055A9" w:rsidDel="001F57FD">
          <w:rPr>
            <w:lang w:val="en-US" w:eastAsia="es-MX"/>
          </w:rPr>
          <w:t xml:space="preserve"> </w:t>
        </w:r>
      </w:moveFrom>
      <w:moveFromRangeEnd w:id="811"/>
      <w:del w:id="813" w:author="RV" w:date="2022-09-06T17:09:00Z">
        <w:r w:rsidR="00951254" w:rsidRPr="004055A9" w:rsidDel="001F57FD">
          <w:rPr>
            <w:lang w:val="en-US" w:eastAsia="es-MX"/>
          </w:rPr>
          <w:delText>Availabilty of line of sight LoS.</w:delText>
        </w:r>
      </w:del>
      <w:ins w:id="814" w:author="RV" w:date="2022-09-06T18:40:00Z">
        <w:r w:rsidR="005365CE">
          <w:rPr>
            <w:lang w:val="en-US" w:eastAsia="es-MX"/>
          </w:rPr>
          <w:t xml:space="preserve"> and others.</w:t>
        </w:r>
      </w:ins>
      <w:ins w:id="815" w:author="RV" w:date="2022-09-06T18:43:00Z">
        <w:r w:rsidR="007447C6">
          <w:rPr>
            <w:rFonts w:eastAsia="Times New Roman"/>
            <w:color w:val="000000" w:themeColor="text1"/>
            <w:lang w:val="en-US" w:eastAsia="es-MX"/>
          </w:rPr>
          <w:t xml:space="preserve"> </w:t>
        </w:r>
      </w:ins>
    </w:p>
    <w:p w14:paraId="3E9BFB28" w14:textId="5DEFB9D3" w:rsidR="004C1866" w:rsidRDefault="004C1866" w:rsidP="004C1866">
      <w:pPr>
        <w:jc w:val="both"/>
        <w:textAlignment w:val="baseline"/>
        <w:rPr>
          <w:ins w:id="816" w:author="RV" w:date="2022-09-08T18:26:00Z"/>
          <w:rFonts w:eastAsia="Times New Roman"/>
          <w:color w:val="000000" w:themeColor="text1"/>
          <w:lang w:val="en-US" w:eastAsia="es-MX"/>
        </w:rPr>
      </w:pPr>
      <w:ins w:id="817" w:author="RV" w:date="2022-09-06T18:23:00Z">
        <w:r w:rsidRPr="00BE023C">
          <w:rPr>
            <w:rFonts w:eastAsia="Times New Roman"/>
            <w:color w:val="000000" w:themeColor="text1"/>
            <w:lang w:val="en-US" w:eastAsia="es-MX"/>
          </w:rPr>
          <w:t>This combination can be obtained by applying methodologies known as composite indices.</w:t>
        </w:r>
        <w:r>
          <w:rPr>
            <w:rFonts w:eastAsia="Times New Roman"/>
            <w:color w:val="000000" w:themeColor="text1"/>
            <w:lang w:val="en-US" w:eastAsia="es-MX"/>
          </w:rPr>
          <w:t xml:space="preserve"> </w:t>
        </w:r>
      </w:ins>
    </w:p>
    <w:p w14:paraId="50B8C970" w14:textId="0C0AC538" w:rsidR="009D7954" w:rsidRDefault="009D7954" w:rsidP="004C1866">
      <w:pPr>
        <w:jc w:val="both"/>
        <w:textAlignment w:val="baseline"/>
        <w:rPr>
          <w:ins w:id="818" w:author="RV" w:date="2022-09-08T18:26:00Z"/>
          <w:rFonts w:eastAsia="Times New Roman"/>
          <w:color w:val="000000" w:themeColor="text1"/>
          <w:lang w:val="en-US" w:eastAsia="es-MX"/>
        </w:rPr>
      </w:pPr>
    </w:p>
    <w:p w14:paraId="143CA2FA" w14:textId="33EFFE5E" w:rsidR="009D7954" w:rsidRPr="009D7954" w:rsidRDefault="009D7954">
      <w:pPr>
        <w:pStyle w:val="Heading3"/>
        <w:rPr>
          <w:ins w:id="819" w:author="RV" w:date="2022-09-08T18:26:00Z"/>
          <w:lang w:val="en-US" w:eastAsia="zh-CN"/>
          <w:rPrChange w:id="820" w:author="RV" w:date="2022-09-08T18:27:00Z">
            <w:rPr>
              <w:ins w:id="821" w:author="RV" w:date="2022-09-08T18:26:00Z"/>
              <w:rFonts w:eastAsia="Times New Roman"/>
              <w:color w:val="000000" w:themeColor="text1"/>
              <w:lang w:val="en-US" w:eastAsia="es-MX"/>
            </w:rPr>
          </w:rPrChange>
        </w:rPr>
        <w:pPrChange w:id="822" w:author="RV" w:date="2022-09-08T18:27:00Z">
          <w:pPr>
            <w:jc w:val="both"/>
            <w:textAlignment w:val="baseline"/>
          </w:pPr>
        </w:pPrChange>
      </w:pPr>
      <w:ins w:id="823" w:author="RV" w:date="2022-09-08T18:26:00Z">
        <w:r w:rsidRPr="009D7954">
          <w:rPr>
            <w:lang w:val="en-US" w:eastAsia="zh-CN"/>
            <w:rPrChange w:id="824" w:author="RV" w:date="2022-09-08T18:27:00Z">
              <w:rPr>
                <w:rFonts w:eastAsia="Times New Roman"/>
                <w:color w:val="000000" w:themeColor="text1"/>
                <w:lang w:val="en-US" w:eastAsia="es-MX"/>
              </w:rPr>
            </w:rPrChange>
          </w:rPr>
          <w:t>Steps f</w:t>
        </w:r>
      </w:ins>
      <w:ins w:id="825" w:author="RV" w:date="2022-09-08T18:27:00Z">
        <w:r w:rsidRPr="009D7954">
          <w:rPr>
            <w:lang w:val="en-US" w:eastAsia="zh-CN"/>
            <w:rPrChange w:id="826" w:author="RV" w:date="2022-09-08T18:27:00Z">
              <w:rPr>
                <w:rFonts w:eastAsia="Times New Roman"/>
                <w:color w:val="000000" w:themeColor="text1"/>
                <w:lang w:val="en-US" w:eastAsia="es-MX"/>
              </w:rPr>
            </w:rPrChange>
          </w:rPr>
          <w:t>or constructing a composite index</w:t>
        </w:r>
      </w:ins>
    </w:p>
    <w:p w14:paraId="3CD168EA" w14:textId="4485A489" w:rsidR="009D7954" w:rsidRPr="002D1567" w:rsidRDefault="007D3038" w:rsidP="004C1866">
      <w:pPr>
        <w:jc w:val="both"/>
        <w:textAlignment w:val="baseline"/>
        <w:rPr>
          <w:ins w:id="827" w:author="RV" w:date="2022-09-08T18:29:00Z"/>
          <w:rPrChange w:id="828" w:author="RV" w:date="2022-09-08T19:53:00Z">
            <w:rPr>
              <w:ins w:id="829" w:author="RV" w:date="2022-09-08T18:29:00Z"/>
              <w:sz w:val="22"/>
              <w:szCs w:val="22"/>
            </w:rPr>
          </w:rPrChange>
        </w:rPr>
      </w:pPr>
      <w:ins w:id="830" w:author="RV" w:date="2022-09-08T18:29:00Z">
        <w:r w:rsidRPr="002D1567">
          <w:rPr>
            <w:rPrChange w:id="831" w:author="RV" w:date="2022-09-08T19:53:00Z">
              <w:rPr>
                <w:sz w:val="22"/>
                <w:szCs w:val="22"/>
              </w:rPr>
            </w:rPrChange>
          </w:rPr>
          <w:t xml:space="preserve">Constructing a composite index is a complex task whose phases involve several alternatives and possibilities that affect the quality and reliability of the results. </w:t>
        </w:r>
      </w:ins>
    </w:p>
    <w:p w14:paraId="7F11CE46" w14:textId="2E384674" w:rsidR="007D3038" w:rsidRPr="002D1567" w:rsidRDefault="00C11DA4" w:rsidP="004C1866">
      <w:pPr>
        <w:jc w:val="both"/>
        <w:textAlignment w:val="baseline"/>
        <w:rPr>
          <w:ins w:id="832" w:author="RV" w:date="2022-09-08T18:30:00Z"/>
          <w:rPrChange w:id="833" w:author="RV" w:date="2022-09-08T19:53:00Z">
            <w:rPr>
              <w:ins w:id="834" w:author="RV" w:date="2022-09-08T18:30:00Z"/>
              <w:sz w:val="22"/>
              <w:szCs w:val="22"/>
            </w:rPr>
          </w:rPrChange>
        </w:rPr>
      </w:pPr>
      <w:ins w:id="835" w:author="RV" w:date="2022-09-08T18:38:00Z">
        <w:r w:rsidRPr="002D1567">
          <w:rPr>
            <w:rPrChange w:id="836" w:author="RV" w:date="2022-09-08T19:53:00Z">
              <w:rPr>
                <w:sz w:val="22"/>
                <w:szCs w:val="22"/>
              </w:rPr>
            </w:rPrChange>
          </w:rPr>
          <w:t>F</w:t>
        </w:r>
      </w:ins>
      <w:ins w:id="837" w:author="RV" w:date="2022-09-08T18:29:00Z">
        <w:r w:rsidR="007D3038" w:rsidRPr="002D1567">
          <w:rPr>
            <w:rPrChange w:id="838" w:author="RV" w:date="2022-09-08T19:53:00Z">
              <w:rPr>
                <w:sz w:val="22"/>
                <w:szCs w:val="22"/>
              </w:rPr>
            </w:rPrChange>
          </w:rPr>
          <w:t xml:space="preserve">ollowing steps </w:t>
        </w:r>
      </w:ins>
      <w:ins w:id="839" w:author="RV" w:date="2022-09-08T18:38:00Z">
        <w:r w:rsidRPr="002D1567">
          <w:rPr>
            <w:rPrChange w:id="840" w:author="RV" w:date="2022-09-08T19:53:00Z">
              <w:rPr>
                <w:sz w:val="22"/>
                <w:szCs w:val="22"/>
              </w:rPr>
            </w:rPrChange>
          </w:rPr>
          <w:t xml:space="preserve">are the main to considerer </w:t>
        </w:r>
      </w:ins>
      <w:ins w:id="841" w:author="RV" w:date="2022-09-08T18:39:00Z">
        <w:r w:rsidRPr="002D1567">
          <w:rPr>
            <w:rPrChange w:id="842" w:author="RV" w:date="2022-09-08T19:53:00Z">
              <w:rPr>
                <w:sz w:val="22"/>
                <w:szCs w:val="22"/>
              </w:rPr>
            </w:rPrChange>
          </w:rPr>
          <w:t>when constructing a composite index:</w:t>
        </w:r>
      </w:ins>
    </w:p>
    <w:p w14:paraId="5E35E6B3" w14:textId="77777777" w:rsidR="007D3038" w:rsidRPr="002D1567" w:rsidRDefault="007D3038" w:rsidP="007D3038">
      <w:pPr>
        <w:pStyle w:val="Default"/>
        <w:rPr>
          <w:ins w:id="843" w:author="RV" w:date="2022-09-08T18:30:00Z"/>
          <w:lang w:val="en-US"/>
          <w:rPrChange w:id="844" w:author="RV" w:date="2022-09-08T19:53:00Z">
            <w:rPr>
              <w:ins w:id="845" w:author="RV" w:date="2022-09-08T18:30:00Z"/>
            </w:rPr>
          </w:rPrChange>
        </w:rPr>
      </w:pPr>
    </w:p>
    <w:p w14:paraId="54E0548C" w14:textId="79284045" w:rsidR="007D3038" w:rsidRPr="002D1567" w:rsidRDefault="007D3038">
      <w:pPr>
        <w:pStyle w:val="Default"/>
        <w:numPr>
          <w:ilvl w:val="0"/>
          <w:numId w:val="54"/>
        </w:numPr>
        <w:spacing w:after="21"/>
        <w:jc w:val="both"/>
        <w:rPr>
          <w:ins w:id="846" w:author="RV" w:date="2022-09-08T18:39:00Z"/>
          <w:lang w:val="en-US"/>
          <w:rPrChange w:id="847" w:author="RV" w:date="2022-09-08T19:53:00Z">
            <w:rPr>
              <w:ins w:id="848" w:author="RV" w:date="2022-09-08T18:39:00Z"/>
              <w:sz w:val="22"/>
              <w:szCs w:val="22"/>
              <w:lang w:val="en-US"/>
            </w:rPr>
          </w:rPrChange>
        </w:rPr>
        <w:pPrChange w:id="849" w:author="RV" w:date="2022-09-08T18:57:00Z">
          <w:pPr>
            <w:pStyle w:val="Default"/>
            <w:spacing w:after="21"/>
          </w:pPr>
        </w:pPrChange>
      </w:pPr>
      <w:ins w:id="850" w:author="RV" w:date="2022-09-08T18:30:00Z">
        <w:r w:rsidRPr="00016690">
          <w:rPr>
            <w:u w:val="single"/>
            <w:lang w:val="en-US"/>
            <w:rPrChange w:id="851" w:author="RV" w:date="2022-09-09T12:45:00Z">
              <w:rPr>
                <w:sz w:val="22"/>
                <w:szCs w:val="22"/>
              </w:rPr>
            </w:rPrChange>
          </w:rPr>
          <w:t>Defining the phenomenon to be measured</w:t>
        </w:r>
        <w:r w:rsidRPr="002D1567">
          <w:rPr>
            <w:lang w:val="en-US"/>
            <w:rPrChange w:id="852" w:author="RV" w:date="2022-09-08T19:53:00Z">
              <w:rPr>
                <w:sz w:val="22"/>
                <w:szCs w:val="22"/>
              </w:rPr>
            </w:rPrChange>
          </w:rPr>
          <w:t xml:space="preserve">. </w:t>
        </w:r>
      </w:ins>
      <w:ins w:id="853" w:author="RV" w:date="2022-09-08T18:44:00Z">
        <w:r w:rsidR="001B4723" w:rsidRPr="002D1567">
          <w:rPr>
            <w:lang w:val="en-US"/>
            <w:rPrChange w:id="854" w:author="RV" w:date="2022-09-08T19:53:00Z">
              <w:rPr>
                <w:sz w:val="22"/>
                <w:szCs w:val="22"/>
                <w:lang w:val="en-US"/>
              </w:rPr>
            </w:rPrChange>
          </w:rPr>
          <w:t>To</w:t>
        </w:r>
      </w:ins>
      <w:ins w:id="855" w:author="RV" w:date="2022-09-08T18:41:00Z">
        <w:r w:rsidR="004C4DC1" w:rsidRPr="002D1567">
          <w:rPr>
            <w:lang w:val="en-US"/>
            <w:rPrChange w:id="856" w:author="RV" w:date="2022-09-08T19:53:00Z">
              <w:rPr>
                <w:sz w:val="22"/>
                <w:szCs w:val="22"/>
                <w:lang w:val="en-US"/>
              </w:rPr>
            </w:rPrChange>
          </w:rPr>
          <w:t xml:space="preserve"> this recommendation</w:t>
        </w:r>
      </w:ins>
      <w:ins w:id="857" w:author="RV" w:date="2022-09-08T18:42:00Z">
        <w:r w:rsidR="004C4DC1" w:rsidRPr="002D1567">
          <w:rPr>
            <w:lang w:val="en-US"/>
            <w:rPrChange w:id="858" w:author="RV" w:date="2022-09-08T19:53:00Z">
              <w:rPr>
                <w:sz w:val="22"/>
                <w:szCs w:val="22"/>
                <w:lang w:val="en-US"/>
              </w:rPr>
            </w:rPrChange>
          </w:rPr>
          <w:t>, the connectivity</w:t>
        </w:r>
      </w:ins>
      <w:ins w:id="859" w:author="RV" w:date="2022-09-08T18:43:00Z">
        <w:r w:rsidR="004C4DC1" w:rsidRPr="002D1567">
          <w:rPr>
            <w:lang w:val="en-US"/>
            <w:rPrChange w:id="860" w:author="RV" w:date="2022-09-08T19:53:00Z">
              <w:rPr>
                <w:sz w:val="22"/>
                <w:szCs w:val="22"/>
                <w:lang w:val="en-US"/>
              </w:rPr>
            </w:rPrChange>
          </w:rPr>
          <w:t xml:space="preserve"> assessment</w:t>
        </w:r>
      </w:ins>
      <w:ins w:id="861" w:author="RV" w:date="2022-09-08T18:42:00Z">
        <w:r w:rsidR="004C4DC1" w:rsidRPr="002D1567">
          <w:rPr>
            <w:lang w:val="en-US"/>
            <w:rPrChange w:id="862" w:author="RV" w:date="2022-09-08T19:53:00Z">
              <w:rPr>
                <w:sz w:val="22"/>
                <w:szCs w:val="22"/>
                <w:lang w:val="en-US"/>
              </w:rPr>
            </w:rPrChange>
          </w:rPr>
          <w:t xml:space="preserve"> will be</w:t>
        </w:r>
      </w:ins>
      <w:ins w:id="863" w:author="RV" w:date="2022-09-08T18:30:00Z">
        <w:r w:rsidRPr="002D1567">
          <w:rPr>
            <w:lang w:val="en-US"/>
            <w:rPrChange w:id="864" w:author="RV" w:date="2022-09-08T19:53:00Z">
              <w:rPr>
                <w:sz w:val="22"/>
                <w:szCs w:val="22"/>
              </w:rPr>
            </w:rPrChange>
          </w:rPr>
          <w:t xml:space="preserve"> the concept of what is being measured by the composite index</w:t>
        </w:r>
      </w:ins>
      <w:ins w:id="865" w:author="RV" w:date="2022-09-08T18:44:00Z">
        <w:r w:rsidR="004C4DC1" w:rsidRPr="002D1567">
          <w:rPr>
            <w:lang w:val="en-US"/>
            <w:rPrChange w:id="866" w:author="RV" w:date="2022-09-08T19:53:00Z">
              <w:rPr>
                <w:sz w:val="22"/>
                <w:szCs w:val="22"/>
                <w:lang w:val="en-US"/>
              </w:rPr>
            </w:rPrChange>
          </w:rPr>
          <w:t>.</w:t>
        </w:r>
      </w:ins>
    </w:p>
    <w:p w14:paraId="5A244E23" w14:textId="77777777" w:rsidR="00C11DA4" w:rsidRPr="002D1567" w:rsidRDefault="00C11DA4">
      <w:pPr>
        <w:pStyle w:val="Default"/>
        <w:spacing w:after="21"/>
        <w:ind w:left="720"/>
        <w:jc w:val="both"/>
        <w:rPr>
          <w:ins w:id="867" w:author="RV" w:date="2022-09-08T18:30:00Z"/>
          <w:lang w:val="en-US"/>
          <w:rPrChange w:id="868" w:author="RV" w:date="2022-09-08T19:53:00Z">
            <w:rPr>
              <w:ins w:id="869" w:author="RV" w:date="2022-09-08T18:30:00Z"/>
              <w:sz w:val="22"/>
              <w:szCs w:val="22"/>
            </w:rPr>
          </w:rPrChange>
        </w:rPr>
        <w:pPrChange w:id="870" w:author="RV" w:date="2022-09-08T18:57:00Z">
          <w:pPr>
            <w:pStyle w:val="Default"/>
            <w:spacing w:after="21"/>
          </w:pPr>
        </w:pPrChange>
      </w:pPr>
    </w:p>
    <w:p w14:paraId="0C361CEB" w14:textId="412BA8A3" w:rsidR="00D74208" w:rsidRPr="002D1567" w:rsidRDefault="007D3038">
      <w:pPr>
        <w:pStyle w:val="Default"/>
        <w:numPr>
          <w:ilvl w:val="0"/>
          <w:numId w:val="54"/>
        </w:numPr>
        <w:spacing w:after="21"/>
        <w:jc w:val="both"/>
        <w:rPr>
          <w:ins w:id="871" w:author="RV" w:date="2022-09-08T18:53:00Z"/>
          <w:lang w:val="en-US"/>
          <w:rPrChange w:id="872" w:author="RV" w:date="2022-09-08T19:53:00Z">
            <w:rPr>
              <w:ins w:id="873" w:author="RV" w:date="2022-09-08T18:53:00Z"/>
              <w:sz w:val="22"/>
              <w:szCs w:val="22"/>
              <w:lang w:val="en-US"/>
            </w:rPr>
          </w:rPrChange>
        </w:rPr>
        <w:pPrChange w:id="874" w:author="RV" w:date="2022-09-08T18:57:00Z">
          <w:pPr>
            <w:pStyle w:val="Default"/>
            <w:numPr>
              <w:numId w:val="54"/>
            </w:numPr>
            <w:spacing w:after="21"/>
            <w:ind w:left="720" w:hanging="360"/>
          </w:pPr>
        </w:pPrChange>
      </w:pPr>
      <w:ins w:id="875" w:author="RV" w:date="2022-09-08T18:30:00Z">
        <w:r w:rsidRPr="00016690">
          <w:rPr>
            <w:u w:val="single"/>
            <w:lang w:val="en-US"/>
            <w:rPrChange w:id="876" w:author="RV" w:date="2022-09-09T12:45:00Z">
              <w:rPr>
                <w:sz w:val="22"/>
                <w:szCs w:val="22"/>
              </w:rPr>
            </w:rPrChange>
          </w:rPr>
          <w:t>Selecting a group of</w:t>
        </w:r>
      </w:ins>
      <w:ins w:id="877" w:author="RV" w:date="2022-09-08T18:55:00Z">
        <w:r w:rsidR="00EE6DB4" w:rsidRPr="00016690">
          <w:rPr>
            <w:u w:val="single"/>
            <w:lang w:val="en-US"/>
            <w:rPrChange w:id="878" w:author="RV" w:date="2022-09-09T12:45:00Z">
              <w:rPr>
                <w:sz w:val="22"/>
                <w:szCs w:val="22"/>
                <w:lang w:val="en-US"/>
              </w:rPr>
            </w:rPrChange>
          </w:rPr>
          <w:t xml:space="preserve"> </w:t>
        </w:r>
      </w:ins>
      <w:ins w:id="879" w:author="RV" w:date="2022-09-08T18:45:00Z">
        <w:r w:rsidR="008E31C0" w:rsidRPr="00016690">
          <w:rPr>
            <w:u w:val="single"/>
            <w:lang w:val="en-US"/>
            <w:rPrChange w:id="880" w:author="RV" w:date="2022-09-09T12:45:00Z">
              <w:rPr>
                <w:sz w:val="22"/>
                <w:szCs w:val="22"/>
                <w:lang w:val="en-US"/>
              </w:rPr>
            </w:rPrChange>
          </w:rPr>
          <w:t>KPI</w:t>
        </w:r>
      </w:ins>
      <w:ins w:id="881" w:author="RV" w:date="2022-09-08T18:30:00Z">
        <w:r w:rsidRPr="002D1567">
          <w:rPr>
            <w:lang w:val="en-US"/>
            <w:rPrChange w:id="882" w:author="RV" w:date="2022-09-08T19:53:00Z">
              <w:rPr>
                <w:sz w:val="22"/>
                <w:szCs w:val="22"/>
              </w:rPr>
            </w:rPrChange>
          </w:rPr>
          <w:t>.</w:t>
        </w:r>
      </w:ins>
      <w:ins w:id="883" w:author="RV" w:date="2022-09-08T18:45:00Z">
        <w:r w:rsidR="008E31C0" w:rsidRPr="002D1567">
          <w:rPr>
            <w:lang w:val="en-US"/>
            <w:rPrChange w:id="884" w:author="RV" w:date="2022-09-08T19:53:00Z">
              <w:rPr>
                <w:sz w:val="22"/>
                <w:szCs w:val="22"/>
                <w:lang w:val="en-US"/>
              </w:rPr>
            </w:rPrChange>
          </w:rPr>
          <w:t xml:space="preserve"> </w:t>
        </w:r>
      </w:ins>
      <w:ins w:id="885" w:author="RV" w:date="2022-09-08T18:49:00Z">
        <w:r w:rsidR="007D70F4" w:rsidRPr="002D1567">
          <w:rPr>
            <w:lang w:val="en-US"/>
            <w:rPrChange w:id="886" w:author="RV" w:date="2022-09-08T19:53:00Z">
              <w:rPr>
                <w:sz w:val="22"/>
                <w:szCs w:val="22"/>
                <w:lang w:val="en-US"/>
              </w:rPr>
            </w:rPrChange>
          </w:rPr>
          <w:t>KPI</w:t>
        </w:r>
      </w:ins>
      <w:ins w:id="887" w:author="RV" w:date="2022-09-08T18:51:00Z">
        <w:r w:rsidR="00D74208" w:rsidRPr="002D1567">
          <w:rPr>
            <w:lang w:val="en-US"/>
            <w:rPrChange w:id="888" w:author="RV" w:date="2022-09-08T19:53:00Z">
              <w:rPr>
                <w:sz w:val="22"/>
                <w:szCs w:val="22"/>
                <w:lang w:val="en-US"/>
              </w:rPr>
            </w:rPrChange>
          </w:rPr>
          <w:t xml:space="preserve"> from multiple toolboxes</w:t>
        </w:r>
      </w:ins>
      <w:ins w:id="889" w:author="RV" w:date="2022-09-08T18:49:00Z">
        <w:r w:rsidR="007D70F4" w:rsidRPr="002D1567">
          <w:rPr>
            <w:lang w:val="en-US"/>
            <w:rPrChange w:id="890" w:author="RV" w:date="2022-09-08T19:53:00Z">
              <w:rPr>
                <w:sz w:val="22"/>
                <w:szCs w:val="22"/>
                <w:lang w:val="en-US"/>
              </w:rPr>
            </w:rPrChange>
          </w:rPr>
          <w:t xml:space="preserve"> should be selected</w:t>
        </w:r>
      </w:ins>
      <w:ins w:id="891" w:author="RV" w:date="2022-09-08T18:50:00Z">
        <w:r w:rsidR="00D74208" w:rsidRPr="002D1567">
          <w:rPr>
            <w:lang w:val="en-US"/>
            <w:rPrChange w:id="892" w:author="RV" w:date="2022-09-08T19:53:00Z">
              <w:rPr>
                <w:sz w:val="22"/>
                <w:szCs w:val="22"/>
                <w:lang w:val="en-US"/>
              </w:rPr>
            </w:rPrChange>
          </w:rPr>
          <w:t xml:space="preserve"> according to the considerations defined in 6.2.1 sectio</w:t>
        </w:r>
      </w:ins>
      <w:ins w:id="893" w:author="RV" w:date="2022-09-08T18:52:00Z">
        <w:r w:rsidR="00D74208" w:rsidRPr="002D1567">
          <w:rPr>
            <w:lang w:val="en-US"/>
            <w:rPrChange w:id="894" w:author="RV" w:date="2022-09-08T19:53:00Z">
              <w:rPr>
                <w:sz w:val="22"/>
                <w:szCs w:val="22"/>
                <w:lang w:val="en-US"/>
              </w:rPr>
            </w:rPrChange>
          </w:rPr>
          <w:t xml:space="preserve">n. </w:t>
        </w:r>
      </w:ins>
      <w:ins w:id="895" w:author="RV" w:date="2022-09-08T18:30:00Z">
        <w:r w:rsidRPr="002D1567">
          <w:rPr>
            <w:lang w:val="en-US"/>
            <w:rPrChange w:id="896" w:author="RV" w:date="2022-09-08T19:53:00Z">
              <w:rPr>
                <w:sz w:val="22"/>
                <w:szCs w:val="22"/>
              </w:rPr>
            </w:rPrChange>
          </w:rPr>
          <w:t xml:space="preserve">The selection step is the result of a trade-off between possible redundancies caused by overlapping information and the risk of losing information. </w:t>
        </w:r>
      </w:ins>
    </w:p>
    <w:p w14:paraId="2612CB23" w14:textId="77777777" w:rsidR="00C11DA4" w:rsidRPr="002D1567" w:rsidRDefault="00C11DA4">
      <w:pPr>
        <w:pStyle w:val="Default"/>
        <w:spacing w:after="21"/>
        <w:jc w:val="both"/>
        <w:rPr>
          <w:ins w:id="897" w:author="RV" w:date="2022-09-08T18:30:00Z"/>
          <w:lang w:val="en-US"/>
          <w:rPrChange w:id="898" w:author="RV" w:date="2022-09-08T19:53:00Z">
            <w:rPr>
              <w:ins w:id="899" w:author="RV" w:date="2022-09-08T18:30:00Z"/>
              <w:sz w:val="22"/>
              <w:szCs w:val="22"/>
            </w:rPr>
          </w:rPrChange>
        </w:rPr>
        <w:pPrChange w:id="900" w:author="RV" w:date="2022-09-08T18:57:00Z">
          <w:pPr>
            <w:pStyle w:val="Default"/>
            <w:spacing w:after="21"/>
          </w:pPr>
        </w:pPrChange>
      </w:pPr>
    </w:p>
    <w:p w14:paraId="3E9C8E0C" w14:textId="4CFB8A18" w:rsidR="00F908E2" w:rsidRPr="002D1567" w:rsidRDefault="007D3038" w:rsidP="00D96FFA">
      <w:pPr>
        <w:pStyle w:val="Default"/>
        <w:numPr>
          <w:ilvl w:val="0"/>
          <w:numId w:val="54"/>
        </w:numPr>
        <w:jc w:val="both"/>
        <w:rPr>
          <w:ins w:id="901" w:author="RV" w:date="2022-09-08T19:07:00Z"/>
          <w:lang w:val="en-US"/>
          <w:rPrChange w:id="902" w:author="RV" w:date="2022-09-08T19:53:00Z">
            <w:rPr>
              <w:ins w:id="903" w:author="RV" w:date="2022-09-08T19:07:00Z"/>
              <w:sz w:val="22"/>
              <w:szCs w:val="22"/>
              <w:lang w:val="en-US"/>
            </w:rPr>
          </w:rPrChange>
        </w:rPr>
      </w:pPr>
      <w:ins w:id="904" w:author="RV" w:date="2022-09-08T18:30:00Z">
        <w:r w:rsidRPr="00016690">
          <w:rPr>
            <w:u w:val="single"/>
            <w:lang w:val="en-US"/>
            <w:rPrChange w:id="905" w:author="RV" w:date="2022-09-09T12:45:00Z">
              <w:rPr>
                <w:sz w:val="22"/>
                <w:szCs w:val="22"/>
              </w:rPr>
            </w:rPrChange>
          </w:rPr>
          <w:t xml:space="preserve">Normalizing the </w:t>
        </w:r>
      </w:ins>
      <w:ins w:id="906" w:author="RV" w:date="2022-09-08T18:54:00Z">
        <w:r w:rsidR="00FE1206" w:rsidRPr="00016690">
          <w:rPr>
            <w:u w:val="single"/>
            <w:lang w:val="en-US"/>
            <w:rPrChange w:id="907" w:author="RV" w:date="2022-09-09T12:45:00Z">
              <w:rPr>
                <w:sz w:val="22"/>
                <w:szCs w:val="22"/>
                <w:lang w:val="en-US"/>
              </w:rPr>
            </w:rPrChange>
          </w:rPr>
          <w:t>KPI</w:t>
        </w:r>
      </w:ins>
      <w:ins w:id="908" w:author="RV" w:date="2022-09-08T18:30:00Z">
        <w:r w:rsidRPr="002D1567">
          <w:rPr>
            <w:lang w:val="en-US"/>
            <w:rPrChange w:id="909" w:author="RV" w:date="2022-09-08T19:53:00Z">
              <w:rPr>
                <w:sz w:val="22"/>
                <w:szCs w:val="22"/>
              </w:rPr>
            </w:rPrChange>
          </w:rPr>
          <w:t xml:space="preserve">. This step aims to make the </w:t>
        </w:r>
      </w:ins>
      <w:ins w:id="910" w:author="RV" w:date="2022-09-08T18:56:00Z">
        <w:r w:rsidR="00EE6DB4" w:rsidRPr="002D1567">
          <w:rPr>
            <w:lang w:val="en-US"/>
            <w:rPrChange w:id="911" w:author="RV" w:date="2022-09-08T19:53:00Z">
              <w:rPr>
                <w:sz w:val="22"/>
                <w:szCs w:val="22"/>
                <w:lang w:val="en-US"/>
              </w:rPr>
            </w:rPrChange>
          </w:rPr>
          <w:t>KPI</w:t>
        </w:r>
      </w:ins>
      <w:ins w:id="912" w:author="RV" w:date="2022-09-08T18:30:00Z">
        <w:r w:rsidRPr="002D1567">
          <w:rPr>
            <w:lang w:val="en-US"/>
            <w:rPrChange w:id="913" w:author="RV" w:date="2022-09-08T19:53:00Z">
              <w:rPr>
                <w:sz w:val="22"/>
                <w:szCs w:val="22"/>
              </w:rPr>
            </w:rPrChange>
          </w:rPr>
          <w:t xml:space="preserve"> comparable. Normalization is required prior to any data aggregation as the </w:t>
        </w:r>
      </w:ins>
      <w:ins w:id="914" w:author="RV" w:date="2022-09-08T18:56:00Z">
        <w:r w:rsidR="00EE6DB4" w:rsidRPr="002D1567">
          <w:rPr>
            <w:lang w:val="en-US"/>
            <w:rPrChange w:id="915" w:author="RV" w:date="2022-09-08T19:53:00Z">
              <w:rPr>
                <w:sz w:val="22"/>
                <w:szCs w:val="22"/>
                <w:lang w:val="en-US"/>
              </w:rPr>
            </w:rPrChange>
          </w:rPr>
          <w:t>KPI</w:t>
        </w:r>
      </w:ins>
      <w:ins w:id="916" w:author="RV" w:date="2022-09-08T18:30:00Z">
        <w:r w:rsidRPr="002D1567">
          <w:rPr>
            <w:lang w:val="en-US"/>
            <w:rPrChange w:id="917" w:author="RV" w:date="2022-09-08T19:53:00Z">
              <w:rPr>
                <w:sz w:val="22"/>
                <w:szCs w:val="22"/>
              </w:rPr>
            </w:rPrChange>
          </w:rPr>
          <w:t xml:space="preserve"> in a data set often have different measurement units. Therefore, it is necessary to bring the </w:t>
        </w:r>
      </w:ins>
      <w:ins w:id="918" w:author="RV" w:date="2022-09-08T19:04:00Z">
        <w:r w:rsidR="008E0CEB" w:rsidRPr="002D1567">
          <w:rPr>
            <w:lang w:val="en-US"/>
            <w:rPrChange w:id="919" w:author="RV" w:date="2022-09-08T19:53:00Z">
              <w:rPr>
                <w:sz w:val="22"/>
                <w:szCs w:val="22"/>
                <w:lang w:val="en-US"/>
              </w:rPr>
            </w:rPrChange>
          </w:rPr>
          <w:t>KPI</w:t>
        </w:r>
      </w:ins>
      <w:ins w:id="920" w:author="RV" w:date="2022-09-08T18:30:00Z">
        <w:r w:rsidRPr="002D1567">
          <w:rPr>
            <w:lang w:val="en-US"/>
            <w:rPrChange w:id="921" w:author="RV" w:date="2022-09-08T19:53:00Z">
              <w:rPr>
                <w:sz w:val="22"/>
                <w:szCs w:val="22"/>
              </w:rPr>
            </w:rPrChange>
          </w:rPr>
          <w:t xml:space="preserve"> to the same standard, by transforming them into pure, dimensionless, numbers. </w:t>
        </w:r>
      </w:ins>
    </w:p>
    <w:p w14:paraId="68ED97B4" w14:textId="77777777" w:rsidR="00D96FFA" w:rsidRPr="002D1567" w:rsidRDefault="00D96FFA">
      <w:pPr>
        <w:pStyle w:val="Default"/>
        <w:jc w:val="both"/>
        <w:rPr>
          <w:ins w:id="922" w:author="RV" w:date="2022-09-08T19:07:00Z"/>
          <w:lang w:val="en-US"/>
        </w:rPr>
        <w:pPrChange w:id="923" w:author="RV" w:date="2022-09-08T19:07:00Z">
          <w:pPr>
            <w:pStyle w:val="Default"/>
            <w:numPr>
              <w:numId w:val="54"/>
            </w:numPr>
            <w:ind w:left="720" w:hanging="360"/>
            <w:jc w:val="both"/>
          </w:pPr>
        </w:pPrChange>
      </w:pPr>
    </w:p>
    <w:p w14:paraId="757DBD36" w14:textId="33124789" w:rsidR="002D1567" w:rsidRDefault="007D3038" w:rsidP="004D37AA">
      <w:pPr>
        <w:pStyle w:val="Default"/>
        <w:numPr>
          <w:ilvl w:val="0"/>
          <w:numId w:val="54"/>
        </w:numPr>
        <w:jc w:val="both"/>
        <w:rPr>
          <w:ins w:id="924" w:author="RV" w:date="2022-09-09T14:43:00Z"/>
          <w:lang w:val="en-US"/>
        </w:rPr>
      </w:pPr>
      <w:ins w:id="925" w:author="RV" w:date="2022-09-08T18:30:00Z">
        <w:r w:rsidRPr="004D37AA">
          <w:rPr>
            <w:u w:val="single"/>
            <w:lang w:val="en-US"/>
            <w:rPrChange w:id="926" w:author="RV" w:date="2022-09-09T14:43:00Z">
              <w:rPr>
                <w:sz w:val="22"/>
                <w:szCs w:val="22"/>
              </w:rPr>
            </w:rPrChange>
          </w:rPr>
          <w:t xml:space="preserve">Aggregating the normalized </w:t>
        </w:r>
      </w:ins>
      <w:ins w:id="927" w:author="RV" w:date="2022-09-08T19:07:00Z">
        <w:r w:rsidR="00501EE9" w:rsidRPr="004D37AA">
          <w:rPr>
            <w:u w:val="single"/>
            <w:lang w:val="en-US"/>
            <w:rPrChange w:id="928" w:author="RV" w:date="2022-09-09T14:43:00Z">
              <w:rPr>
                <w:sz w:val="22"/>
                <w:szCs w:val="22"/>
                <w:lang w:val="en-US"/>
              </w:rPr>
            </w:rPrChange>
          </w:rPr>
          <w:t>KPI</w:t>
        </w:r>
      </w:ins>
      <w:ins w:id="929" w:author="RV" w:date="2022-09-08T18:30:00Z">
        <w:r w:rsidRPr="004D37AA">
          <w:rPr>
            <w:lang w:val="en-US"/>
            <w:rPrChange w:id="930" w:author="RV" w:date="2022-09-09T14:43:00Z">
              <w:rPr>
                <w:sz w:val="22"/>
                <w:szCs w:val="22"/>
              </w:rPr>
            </w:rPrChange>
          </w:rPr>
          <w:t>. It is the combination of all the</w:t>
        </w:r>
      </w:ins>
      <w:ins w:id="931" w:author="RV" w:date="2022-09-08T19:09:00Z">
        <w:r w:rsidR="006206FA" w:rsidRPr="004D37AA">
          <w:rPr>
            <w:lang w:val="en-US"/>
            <w:rPrChange w:id="932" w:author="RV" w:date="2022-09-09T14:43:00Z">
              <w:rPr>
                <w:sz w:val="22"/>
                <w:szCs w:val="22"/>
                <w:lang w:val="en-US"/>
              </w:rPr>
            </w:rPrChange>
          </w:rPr>
          <w:t xml:space="preserve"> KPI</w:t>
        </w:r>
      </w:ins>
      <w:ins w:id="933" w:author="RV" w:date="2022-09-08T18:30:00Z">
        <w:r w:rsidRPr="004D37AA">
          <w:rPr>
            <w:lang w:val="en-US"/>
            <w:rPrChange w:id="934" w:author="RV" w:date="2022-09-09T14:43:00Z">
              <w:rPr>
                <w:sz w:val="22"/>
                <w:szCs w:val="22"/>
              </w:rPr>
            </w:rPrChange>
          </w:rPr>
          <w:t xml:space="preserve"> to form </w:t>
        </w:r>
      </w:ins>
      <w:ins w:id="935" w:author="RV" w:date="2022-09-08T19:09:00Z">
        <w:r w:rsidR="006206FA" w:rsidRPr="004D37AA">
          <w:rPr>
            <w:lang w:val="en-US"/>
            <w:rPrChange w:id="936" w:author="RV" w:date="2022-09-09T14:43:00Z">
              <w:rPr>
                <w:sz w:val="22"/>
                <w:szCs w:val="22"/>
                <w:lang w:val="en-US"/>
              </w:rPr>
            </w:rPrChange>
          </w:rPr>
          <w:t>the</w:t>
        </w:r>
      </w:ins>
      <w:ins w:id="937" w:author="RV" w:date="2022-09-08T18:30:00Z">
        <w:r w:rsidRPr="004D37AA">
          <w:rPr>
            <w:lang w:val="en-US"/>
            <w:rPrChange w:id="938" w:author="RV" w:date="2022-09-09T14:43:00Z">
              <w:rPr>
                <w:sz w:val="22"/>
                <w:szCs w:val="22"/>
              </w:rPr>
            </w:rPrChange>
          </w:rPr>
          <w:t xml:space="preserve"> composite ind</w:t>
        </w:r>
      </w:ins>
      <w:ins w:id="939" w:author="RV" w:date="2022-09-08T19:09:00Z">
        <w:r w:rsidR="006206FA" w:rsidRPr="004D37AA">
          <w:rPr>
            <w:lang w:val="en-US"/>
            <w:rPrChange w:id="940" w:author="RV" w:date="2022-09-09T14:43:00Z">
              <w:rPr>
                <w:sz w:val="22"/>
                <w:szCs w:val="22"/>
                <w:lang w:val="en-US"/>
              </w:rPr>
            </w:rPrChange>
          </w:rPr>
          <w:t>ex</w:t>
        </w:r>
      </w:ins>
      <w:ins w:id="941" w:author="RV" w:date="2022-09-08T18:30:00Z">
        <w:r w:rsidRPr="004D37AA">
          <w:rPr>
            <w:lang w:val="en-US"/>
            <w:rPrChange w:id="942" w:author="RV" w:date="2022-09-09T14:43:00Z">
              <w:rPr>
                <w:sz w:val="22"/>
                <w:szCs w:val="22"/>
              </w:rPr>
            </w:rPrChange>
          </w:rPr>
          <w:t xml:space="preserve">. Different aggregation methods are possible. Multivariate techniques as Principal Component Analysis </w:t>
        </w:r>
      </w:ins>
      <w:ins w:id="943" w:author="RV" w:date="2022-09-08T19:41:00Z">
        <w:r w:rsidR="00984CD2" w:rsidRPr="004D37AA">
          <w:rPr>
            <w:lang w:val="en-US"/>
            <w:rPrChange w:id="944" w:author="RV" w:date="2022-09-09T14:43:00Z">
              <w:rPr>
                <w:sz w:val="22"/>
                <w:szCs w:val="22"/>
                <w:lang w:val="en-US"/>
              </w:rPr>
            </w:rPrChange>
          </w:rPr>
          <w:t xml:space="preserve">(PCA) </w:t>
        </w:r>
      </w:ins>
      <w:ins w:id="945" w:author="RV" w:date="2022-09-08T18:30:00Z">
        <w:r w:rsidRPr="004D37AA">
          <w:rPr>
            <w:lang w:val="en-US"/>
            <w:rPrChange w:id="946" w:author="RV" w:date="2022-09-09T14:43:00Z">
              <w:rPr>
                <w:sz w:val="22"/>
                <w:szCs w:val="22"/>
              </w:rPr>
            </w:rPrChange>
          </w:rPr>
          <w:t>are also often used</w:t>
        </w:r>
      </w:ins>
      <w:ins w:id="947" w:author="RV" w:date="2022-09-08T19:45:00Z">
        <w:r w:rsidR="00984CD2" w:rsidRPr="004D37AA">
          <w:rPr>
            <w:lang w:val="en-US"/>
            <w:rPrChange w:id="948" w:author="RV" w:date="2022-09-09T14:43:00Z">
              <w:rPr>
                <w:sz w:val="22"/>
                <w:szCs w:val="22"/>
                <w:lang w:val="en-US"/>
              </w:rPr>
            </w:rPrChange>
          </w:rPr>
          <w:t xml:space="preserve">, </w:t>
        </w:r>
      </w:ins>
      <w:ins w:id="949" w:author="RV" w:date="2022-09-09T12:48:00Z">
        <w:r w:rsidR="0027049D" w:rsidRPr="004D37AA">
          <w:rPr>
            <w:lang w:val="en-US"/>
          </w:rPr>
          <w:t>which is</w:t>
        </w:r>
      </w:ins>
      <w:ins w:id="950" w:author="RV" w:date="2022-09-08T19:41:00Z">
        <w:r w:rsidR="00984CD2" w:rsidRPr="004D37AA">
          <w:rPr>
            <w:lang w:val="en-US"/>
            <w:rPrChange w:id="951" w:author="RV" w:date="2022-09-09T14:43:00Z">
              <w:rPr>
                <w:sz w:val="22"/>
                <w:szCs w:val="22"/>
                <w:lang w:val="en-US"/>
              </w:rPr>
            </w:rPrChange>
          </w:rPr>
          <w:t xml:space="preserve"> considered one of the most commonly used </w:t>
        </w:r>
      </w:ins>
      <w:ins w:id="952" w:author="RV" w:date="2022-09-08T19:42:00Z">
        <w:r w:rsidR="00984CD2" w:rsidRPr="004D37AA">
          <w:rPr>
            <w:lang w:val="en-US"/>
            <w:rPrChange w:id="953" w:author="RV" w:date="2022-09-09T14:43:00Z">
              <w:rPr>
                <w:sz w:val="22"/>
                <w:szCs w:val="22"/>
                <w:lang w:val="en-US"/>
              </w:rPr>
            </w:rPrChange>
          </w:rPr>
          <w:t xml:space="preserve">machine learning </w:t>
        </w:r>
      </w:ins>
      <w:ins w:id="954" w:author="RV" w:date="2022-09-08T19:41:00Z">
        <w:r w:rsidR="00984CD2" w:rsidRPr="004D37AA">
          <w:rPr>
            <w:lang w:val="en-US"/>
            <w:rPrChange w:id="955" w:author="RV" w:date="2022-09-09T14:43:00Z">
              <w:rPr>
                <w:sz w:val="22"/>
                <w:szCs w:val="22"/>
                <w:lang w:val="en-US"/>
              </w:rPr>
            </w:rPrChange>
          </w:rPr>
          <w:t>algorithms</w:t>
        </w:r>
      </w:ins>
      <w:ins w:id="956" w:author="RV" w:date="2022-09-08T19:44:00Z">
        <w:r w:rsidR="00984CD2" w:rsidRPr="004D37AA">
          <w:rPr>
            <w:lang w:val="en-US"/>
            <w:rPrChange w:id="957" w:author="RV" w:date="2022-09-09T14:43:00Z">
              <w:rPr>
                <w:sz w:val="22"/>
                <w:szCs w:val="22"/>
                <w:lang w:val="en-US"/>
              </w:rPr>
            </w:rPrChange>
          </w:rPr>
          <w:t xml:space="preserve">. </w:t>
        </w:r>
      </w:ins>
    </w:p>
    <w:p w14:paraId="5F4F178D" w14:textId="77777777" w:rsidR="004D37AA" w:rsidRPr="004D37AA" w:rsidRDefault="004D37AA">
      <w:pPr>
        <w:pStyle w:val="Default"/>
        <w:jc w:val="both"/>
        <w:rPr>
          <w:ins w:id="958" w:author="RV" w:date="2022-09-08T19:54:00Z"/>
          <w:lang w:val="en-US"/>
        </w:rPr>
        <w:pPrChange w:id="959" w:author="RV" w:date="2022-09-09T14:43:00Z">
          <w:pPr>
            <w:pStyle w:val="Default"/>
            <w:numPr>
              <w:numId w:val="54"/>
            </w:numPr>
            <w:ind w:left="720" w:hanging="360"/>
            <w:jc w:val="both"/>
          </w:pPr>
        </w:pPrChange>
      </w:pPr>
    </w:p>
    <w:p w14:paraId="06A12901" w14:textId="6AF800E2" w:rsidR="004C1866" w:rsidRPr="00D14DC9" w:rsidRDefault="00D14DC9">
      <w:pPr>
        <w:pStyle w:val="Default"/>
        <w:jc w:val="both"/>
        <w:rPr>
          <w:ins w:id="960" w:author="RV" w:date="2022-09-06T18:48:00Z"/>
          <w:lang w:val="en-US"/>
        </w:rPr>
        <w:pPrChange w:id="961" w:author="RV" w:date="2022-09-08T19:58:00Z">
          <w:pPr>
            <w:pStyle w:val="Default"/>
          </w:pPr>
        </w:pPrChange>
      </w:pPr>
      <w:ins w:id="962" w:author="RV" w:date="2022-09-08T19:58:00Z">
        <w:r>
          <w:rPr>
            <w:lang w:val="en-US"/>
          </w:rPr>
          <w:t>T</w:t>
        </w:r>
        <w:r w:rsidRPr="00434225">
          <w:rPr>
            <w:lang w:val="en-US"/>
          </w:rPr>
          <w:t>he advantages of composite indices are clear, and they can be summarized in unidimensional measurement of the phenomenon.</w:t>
        </w:r>
      </w:ins>
      <w:ins w:id="963" w:author="RV" w:date="2022-09-08T19:59:00Z">
        <w:r>
          <w:rPr>
            <w:lang w:val="en-US"/>
          </w:rPr>
          <w:t xml:space="preserve"> </w:t>
        </w:r>
      </w:ins>
      <w:ins w:id="964" w:author="RV" w:date="2022-09-08T18:30:00Z">
        <w:r w:rsidR="007D3038" w:rsidRPr="002D1567">
          <w:rPr>
            <w:lang w:val="en-US"/>
            <w:rPrChange w:id="965" w:author="RV" w:date="2022-09-08T19:53:00Z">
              <w:rPr>
                <w:sz w:val="22"/>
                <w:szCs w:val="22"/>
              </w:rPr>
            </w:rPrChange>
          </w:rPr>
          <w:t xml:space="preserve">No universal method exists for composite indices construction. In each case their construction is much determined by the particular application. </w:t>
        </w:r>
      </w:ins>
      <w:ins w:id="966" w:author="RV" w:date="2022-09-08T19:59:00Z">
        <w:r>
          <w:rPr>
            <w:color w:val="000000" w:themeColor="text1"/>
            <w:lang w:val="en-US" w:eastAsia="es-MX"/>
          </w:rPr>
          <w:t>Especially</w:t>
        </w:r>
      </w:ins>
      <w:ins w:id="967" w:author="RV" w:date="2022-09-06T18:45:00Z">
        <w:r w:rsidR="007447C6">
          <w:rPr>
            <w:color w:val="000000" w:themeColor="text1"/>
            <w:lang w:val="en-US" w:eastAsia="es-MX"/>
          </w:rPr>
          <w:t>, the attention is focused on the search of the most suitable</w:t>
        </w:r>
      </w:ins>
      <w:ins w:id="968" w:author="RV" w:date="2022-09-06T18:47:00Z">
        <w:r w:rsidR="00C56A8E">
          <w:rPr>
            <w:color w:val="000000" w:themeColor="text1"/>
            <w:lang w:val="en-US" w:eastAsia="es-MX"/>
          </w:rPr>
          <w:t xml:space="preserve"> method depending on the following factors: </w:t>
        </w:r>
      </w:ins>
    </w:p>
    <w:p w14:paraId="61593FFB" w14:textId="76BCE87A" w:rsidR="00C56A8E" w:rsidRPr="00BE023C" w:rsidRDefault="00C56A8E">
      <w:pPr>
        <w:pStyle w:val="Default"/>
        <w:tabs>
          <w:tab w:val="left" w:pos="798"/>
        </w:tabs>
        <w:rPr>
          <w:ins w:id="969" w:author="RV" w:date="2022-09-06T18:23:00Z"/>
          <w:lang w:val="en-US"/>
        </w:rPr>
        <w:pPrChange w:id="970" w:author="RV" w:date="2022-09-06T19:20:00Z">
          <w:pPr>
            <w:pStyle w:val="Default"/>
          </w:pPr>
        </w:pPrChange>
      </w:pPr>
    </w:p>
    <w:p w14:paraId="6FAEC099" w14:textId="29534C30" w:rsidR="004C1866" w:rsidRPr="00BE023C" w:rsidRDefault="004C1866">
      <w:pPr>
        <w:pStyle w:val="Default"/>
        <w:jc w:val="both"/>
        <w:rPr>
          <w:ins w:id="971" w:author="RV" w:date="2022-09-06T18:23:00Z"/>
          <w:lang w:val="en-US"/>
        </w:rPr>
        <w:pPrChange w:id="972" w:author="RV" w:date="2022-09-08T20:00:00Z">
          <w:pPr>
            <w:pStyle w:val="Default"/>
          </w:pPr>
        </w:pPrChange>
      </w:pPr>
      <w:ins w:id="973" w:author="RV" w:date="2022-09-06T18:23:00Z">
        <w:r w:rsidRPr="00BE023C">
          <w:rPr>
            <w:i/>
            <w:iCs/>
            <w:lang w:val="en-US"/>
          </w:rPr>
          <w:t xml:space="preserve">Type of indicators </w:t>
        </w:r>
      </w:ins>
      <w:ins w:id="974" w:author="RV" w:date="2022-09-06T19:20:00Z">
        <w:r w:rsidR="00D020DE" w:rsidRPr="00BE023C">
          <w:rPr>
            <w:lang w:val="en-US"/>
          </w:rPr>
          <w:t>(substitutable/non-substitutable)</w:t>
        </w:r>
      </w:ins>
    </w:p>
    <w:p w14:paraId="1E9F9B59" w14:textId="16CA5821" w:rsidR="006A0820" w:rsidRDefault="004C1866" w:rsidP="00D11CF4">
      <w:pPr>
        <w:jc w:val="both"/>
        <w:textAlignment w:val="baseline"/>
        <w:rPr>
          <w:ins w:id="975" w:author="RV" w:date="2022-09-06T19:24:00Z"/>
        </w:rPr>
      </w:pPr>
      <w:ins w:id="976" w:author="RV" w:date="2022-09-06T18:23:00Z">
        <w:r w:rsidRPr="00BE023C">
          <w:t>It is one of the main factors that affect the choice of the aggregation method. The components of a composite index are called ‘substitutable’ if a deficit in one component may be compensated by a surplus in another</w:t>
        </w:r>
      </w:ins>
      <w:ins w:id="977" w:author="RV" w:date="2022-09-06T19:22:00Z">
        <w:r w:rsidR="006A0820">
          <w:t>.</w:t>
        </w:r>
      </w:ins>
      <w:ins w:id="978" w:author="RV" w:date="2022-09-06T19:24:00Z">
        <w:r w:rsidR="006A0820">
          <w:t xml:space="preserve"> </w:t>
        </w:r>
      </w:ins>
      <w:ins w:id="979" w:author="RV" w:date="2022-09-06T18:23:00Z">
        <w:r w:rsidRPr="00BE023C">
          <w:t>Similarly, the components of a composite index are called ‘non-substitutable’ if a compensation among them is not allowed</w:t>
        </w:r>
      </w:ins>
      <w:ins w:id="980" w:author="RV" w:date="2022-09-06T19:24:00Z">
        <w:r w:rsidR="006A0820">
          <w:t>.</w:t>
        </w:r>
      </w:ins>
    </w:p>
    <w:p w14:paraId="7666BA7F" w14:textId="77777777" w:rsidR="004C1866" w:rsidRPr="00EA3B3E" w:rsidRDefault="004C1866">
      <w:pPr>
        <w:jc w:val="both"/>
        <w:rPr>
          <w:ins w:id="981" w:author="RV" w:date="2022-09-06T18:23:00Z"/>
          <w:rFonts w:eastAsia="Times New Roman"/>
          <w:color w:val="000000" w:themeColor="text1"/>
          <w:lang w:val="en-US" w:eastAsia="es-MX"/>
        </w:rPr>
        <w:pPrChange w:id="982" w:author="RV" w:date="2022-09-08T20:00:00Z">
          <w:pPr/>
        </w:pPrChange>
      </w:pPr>
    </w:p>
    <w:p w14:paraId="5E0D9757" w14:textId="31F98FB9" w:rsidR="004C1866" w:rsidRPr="00BE023C" w:rsidRDefault="004C1866">
      <w:pPr>
        <w:pStyle w:val="Default"/>
        <w:jc w:val="both"/>
        <w:rPr>
          <w:ins w:id="983" w:author="RV" w:date="2022-09-06T18:23:00Z"/>
          <w:lang w:val="en-US"/>
        </w:rPr>
        <w:pPrChange w:id="984" w:author="RV" w:date="2022-09-08T20:00:00Z">
          <w:pPr>
            <w:pStyle w:val="Default"/>
          </w:pPr>
        </w:pPrChange>
      </w:pPr>
      <w:ins w:id="985" w:author="RV" w:date="2022-09-06T18:23:00Z">
        <w:r w:rsidRPr="00BE023C">
          <w:rPr>
            <w:i/>
            <w:iCs/>
            <w:lang w:val="en-US"/>
          </w:rPr>
          <w:t xml:space="preserve">Type of aggregation </w:t>
        </w:r>
      </w:ins>
      <w:ins w:id="986" w:author="RV" w:date="2022-09-06T19:20:00Z">
        <w:r w:rsidR="00D020DE" w:rsidRPr="00BE023C">
          <w:rPr>
            <w:lang w:val="en-US"/>
          </w:rPr>
          <w:t>(simple/complex)</w:t>
        </w:r>
      </w:ins>
    </w:p>
    <w:p w14:paraId="4A73D286" w14:textId="0E5AE04B" w:rsidR="004C1866" w:rsidRPr="00BE023C" w:rsidRDefault="004C1866">
      <w:pPr>
        <w:pStyle w:val="Default"/>
        <w:jc w:val="both"/>
        <w:rPr>
          <w:ins w:id="987" w:author="RV" w:date="2022-09-06T18:23:00Z"/>
          <w:lang w:val="en-US"/>
        </w:rPr>
        <w:pPrChange w:id="988" w:author="RV" w:date="2022-09-08T20:00:00Z">
          <w:pPr>
            <w:pStyle w:val="Default"/>
          </w:pPr>
        </w:pPrChange>
      </w:pPr>
      <w:ins w:id="989" w:author="RV" w:date="2022-09-06T18:23:00Z">
        <w:r w:rsidRPr="00BE023C">
          <w:rPr>
            <w:lang w:val="en-US"/>
          </w:rPr>
          <w:t>The choice of the ‘best’ aggregation method also depends on the aim of the work and on the type of ‘users’ (</w:t>
        </w:r>
      </w:ins>
      <w:ins w:id="990" w:author="RV" w:date="2022-09-06T19:26:00Z">
        <w:r w:rsidR="00912CE3">
          <w:rPr>
            <w:lang w:val="en-US"/>
          </w:rPr>
          <w:t>regulators, operators</w:t>
        </w:r>
      </w:ins>
      <w:ins w:id="991" w:author="RV" w:date="2022-09-06T18:23:00Z">
        <w:r w:rsidRPr="00BE023C">
          <w:rPr>
            <w:lang w:val="en-US"/>
          </w:rPr>
          <w:t xml:space="preserve"> or the general public). Generally, an aggregation method can be considered ‘simple’ or ‘complex’. </w:t>
        </w:r>
      </w:ins>
      <w:ins w:id="992" w:author="RV" w:date="2022-09-06T19:27:00Z">
        <w:r w:rsidR="00912CE3">
          <w:rPr>
            <w:lang w:val="en-US"/>
          </w:rPr>
          <w:t>A</w:t>
        </w:r>
      </w:ins>
      <w:ins w:id="993" w:author="RV" w:date="2022-09-06T18:23:00Z">
        <w:r w:rsidRPr="00BE023C">
          <w:rPr>
            <w:lang w:val="en-US"/>
          </w:rPr>
          <w:t xml:space="preserve">n aggregation method is ‘simple’ when </w:t>
        </w:r>
      </w:ins>
      <w:ins w:id="994" w:author="RV" w:date="2022-09-06T19:27:00Z">
        <w:r w:rsidR="00AD17CD">
          <w:rPr>
            <w:lang w:val="en-US"/>
          </w:rPr>
          <w:t>an</w:t>
        </w:r>
      </w:ins>
      <w:ins w:id="995" w:author="RV" w:date="2022-09-06T18:23:00Z">
        <w:r w:rsidRPr="00BE023C">
          <w:rPr>
            <w:lang w:val="en-US"/>
          </w:rPr>
          <w:t xml:space="preserve"> easily understandable mathematical function is used</w:t>
        </w:r>
      </w:ins>
      <w:ins w:id="996" w:author="RV" w:date="2022-09-08T20:17:00Z">
        <w:r w:rsidR="000D311B">
          <w:rPr>
            <w:lang w:val="en-US"/>
          </w:rPr>
          <w:t xml:space="preserve"> </w:t>
        </w:r>
        <w:r w:rsidR="000D311B" w:rsidRPr="000D311B">
          <w:rPr>
            <w:lang w:val="en-US"/>
            <w:rPrChange w:id="997" w:author="RV" w:date="2022-09-08T20:17:00Z">
              <w:rPr>
                <w:sz w:val="22"/>
                <w:szCs w:val="22"/>
              </w:rPr>
            </w:rPrChange>
          </w:rPr>
          <w:t>such as the simple arithmetic mean</w:t>
        </w:r>
      </w:ins>
      <w:ins w:id="998" w:author="RV" w:date="2022-09-06T19:27:00Z">
        <w:r w:rsidR="00892623">
          <w:rPr>
            <w:lang w:val="en-US"/>
          </w:rPr>
          <w:t xml:space="preserve">. </w:t>
        </w:r>
      </w:ins>
      <w:ins w:id="999" w:author="RV" w:date="2022-09-06T18:23:00Z">
        <w:r w:rsidRPr="00BE023C">
          <w:rPr>
            <w:lang w:val="en-US"/>
          </w:rPr>
          <w:t>On the contrary, an aggregation method is said to be ‘complex’ if a sophisticated model or multivariate method is used (e.g., P</w:t>
        </w:r>
      </w:ins>
      <w:ins w:id="1000" w:author="RV" w:date="2022-09-08T20:01:00Z">
        <w:r w:rsidR="00D82D0D">
          <w:rPr>
            <w:lang w:val="en-US"/>
          </w:rPr>
          <w:t>CA</w:t>
        </w:r>
      </w:ins>
      <w:ins w:id="1001" w:author="RV" w:date="2022-09-06T18:23:00Z">
        <w:r w:rsidRPr="00BE023C">
          <w:rPr>
            <w:lang w:val="en-US"/>
          </w:rPr>
          <w:t xml:space="preserve">). </w:t>
        </w:r>
      </w:ins>
    </w:p>
    <w:p w14:paraId="58604A6D" w14:textId="77777777" w:rsidR="004C1866" w:rsidRPr="00BE023C" w:rsidRDefault="004C1866">
      <w:pPr>
        <w:pStyle w:val="Default"/>
        <w:jc w:val="both"/>
        <w:rPr>
          <w:ins w:id="1002" w:author="RV" w:date="2022-09-06T18:23:00Z"/>
          <w:lang w:val="en-US"/>
        </w:rPr>
        <w:pPrChange w:id="1003" w:author="RV" w:date="2022-09-08T20:00:00Z">
          <w:pPr>
            <w:pStyle w:val="Default"/>
          </w:pPr>
        </w:pPrChange>
      </w:pPr>
    </w:p>
    <w:p w14:paraId="01141915" w14:textId="7A293E4A" w:rsidR="004C1866" w:rsidRPr="00BE023C" w:rsidRDefault="004C1866">
      <w:pPr>
        <w:pStyle w:val="Default"/>
        <w:jc w:val="both"/>
        <w:rPr>
          <w:ins w:id="1004" w:author="RV" w:date="2022-09-06T18:23:00Z"/>
          <w:lang w:val="en-US"/>
        </w:rPr>
        <w:pPrChange w:id="1005" w:author="RV" w:date="2022-09-08T20:00:00Z">
          <w:pPr>
            <w:pStyle w:val="Default"/>
          </w:pPr>
        </w:pPrChange>
      </w:pPr>
      <w:ins w:id="1006" w:author="RV" w:date="2022-09-06T18:23:00Z">
        <w:r w:rsidRPr="00BE023C">
          <w:rPr>
            <w:i/>
            <w:iCs/>
            <w:lang w:val="en-US"/>
          </w:rPr>
          <w:t xml:space="preserve">Type of comparisons </w:t>
        </w:r>
      </w:ins>
      <w:ins w:id="1007" w:author="RV" w:date="2022-09-06T19:21:00Z">
        <w:r w:rsidR="00D020DE" w:rsidRPr="00BE023C">
          <w:rPr>
            <w:lang w:val="en-US"/>
          </w:rPr>
          <w:t>(absolute/relative);</w:t>
        </w:r>
      </w:ins>
    </w:p>
    <w:p w14:paraId="22141EAA" w14:textId="42378676" w:rsidR="004C1866" w:rsidRPr="0027049D" w:rsidRDefault="004C1866">
      <w:pPr>
        <w:jc w:val="both"/>
        <w:rPr>
          <w:ins w:id="1008" w:author="RV" w:date="2022-09-06T18:23:00Z"/>
          <w:color w:val="000000" w:themeColor="text1"/>
          <w:lang w:val="en-US" w:eastAsia="es-MX"/>
          <w:rPrChange w:id="1009" w:author="RV" w:date="2022-09-09T12:51:00Z">
            <w:rPr>
              <w:ins w:id="1010" w:author="RV" w:date="2022-09-06T18:23:00Z"/>
              <w:rFonts w:eastAsia="Times New Roman"/>
              <w:color w:val="000000" w:themeColor="text1"/>
              <w:lang w:val="en-US" w:eastAsia="es-MX"/>
            </w:rPr>
          </w:rPrChange>
        </w:rPr>
        <w:pPrChange w:id="1011" w:author="RV" w:date="2022-09-09T12:51:00Z">
          <w:pPr>
            <w:jc w:val="both"/>
            <w:textAlignment w:val="baseline"/>
          </w:pPr>
        </w:pPrChange>
      </w:pPr>
      <w:ins w:id="1012" w:author="RV" w:date="2022-09-06T18:23:00Z">
        <w:r w:rsidRPr="00BE023C">
          <w:t xml:space="preserve">Data normalization firstly depends on the type of space-time comparisons requested: ‘absolute’ or ‘relative’. Standardization or transformation in z-scores permits only to do ‘relative’ comparisons over time since it is based on the mean and the variance of the indicators at the time of reference. Other methods, such as re-scaling and </w:t>
        </w:r>
        <w:proofErr w:type="spellStart"/>
        <w:r w:rsidRPr="00BE023C">
          <w:t>indicization</w:t>
        </w:r>
        <w:proofErr w:type="spellEnd"/>
        <w:r w:rsidRPr="00BE023C">
          <w:t>, require that the definition of extreme values or of the base are independent from the data, in order to perform comparisons in ‘absolute’ terms</w:t>
        </w:r>
      </w:ins>
      <w:ins w:id="1013" w:author="RV" w:date="2022-09-08T18:23:00Z">
        <w:r w:rsidR="003361DF">
          <w:t>.</w:t>
        </w:r>
      </w:ins>
    </w:p>
    <w:p w14:paraId="67BDAA79" w14:textId="77777777" w:rsidR="0027049D" w:rsidRPr="0027049D" w:rsidRDefault="0027049D">
      <w:pPr>
        <w:pStyle w:val="Default"/>
        <w:jc w:val="both"/>
        <w:rPr>
          <w:ins w:id="1014" w:author="RV" w:date="2022-09-09T12:51:00Z"/>
          <w:lang w:val="en-US"/>
          <w:rPrChange w:id="1015" w:author="RV" w:date="2022-09-09T12:51:00Z">
            <w:rPr>
              <w:ins w:id="1016" w:author="RV" w:date="2022-09-09T12:51:00Z"/>
              <w:i/>
              <w:iCs/>
              <w:lang w:val="en-US"/>
            </w:rPr>
          </w:rPrChange>
        </w:rPr>
      </w:pPr>
    </w:p>
    <w:p w14:paraId="78E91315" w14:textId="11684221" w:rsidR="004C1866" w:rsidRPr="00BE023C" w:rsidRDefault="004C1866">
      <w:pPr>
        <w:pStyle w:val="Default"/>
        <w:jc w:val="both"/>
        <w:rPr>
          <w:ins w:id="1017" w:author="RV" w:date="2022-09-06T18:23:00Z"/>
          <w:lang w:val="en-US"/>
        </w:rPr>
        <w:pPrChange w:id="1018" w:author="RV" w:date="2022-09-08T20:00:00Z">
          <w:pPr>
            <w:pStyle w:val="Default"/>
          </w:pPr>
        </w:pPrChange>
      </w:pPr>
      <w:ins w:id="1019" w:author="RV" w:date="2022-09-06T18:23:00Z">
        <w:r w:rsidRPr="00BE023C">
          <w:rPr>
            <w:i/>
            <w:iCs/>
            <w:lang w:val="en-US"/>
          </w:rPr>
          <w:t xml:space="preserve">Type of weights </w:t>
        </w:r>
      </w:ins>
      <w:ins w:id="1020" w:author="RV" w:date="2022-09-06T19:21:00Z">
        <w:r w:rsidR="00D020DE" w:rsidRPr="00BE023C">
          <w:rPr>
            <w:lang w:val="en-US"/>
          </w:rPr>
          <w:t>(objective/subjective).</w:t>
        </w:r>
      </w:ins>
    </w:p>
    <w:p w14:paraId="4E88D282" w14:textId="18BFE30D" w:rsidR="004C1866" w:rsidRPr="00896637" w:rsidRDefault="004C1866">
      <w:pPr>
        <w:pStyle w:val="Default"/>
        <w:jc w:val="both"/>
        <w:rPr>
          <w:ins w:id="1021" w:author="RV" w:date="2022-09-06T18:23:00Z"/>
          <w:lang w:val="en-US"/>
          <w:rPrChange w:id="1022" w:author="RV" w:date="2022-09-08T20:11:00Z">
            <w:rPr>
              <w:ins w:id="1023" w:author="RV" w:date="2022-09-06T18:23:00Z"/>
              <w:sz w:val="22"/>
              <w:szCs w:val="22"/>
            </w:rPr>
          </w:rPrChange>
        </w:rPr>
        <w:pPrChange w:id="1024" w:author="RV" w:date="2022-09-08T20:11:00Z">
          <w:pPr>
            <w:jc w:val="both"/>
            <w:textAlignment w:val="baseline"/>
          </w:pPr>
        </w:pPrChange>
      </w:pPr>
      <w:ins w:id="1025" w:author="RV" w:date="2022-09-06T18:23:00Z">
        <w:r w:rsidRPr="00BE023C">
          <w:rPr>
            <w:lang w:val="en-US"/>
          </w:rPr>
          <w:t xml:space="preserve">The question of the choice of a system of weights in order to weigh the individual indicators, according to their different importance in expressing the considered phenomenon, necessarily involves the introduction of an arbitrary component. </w:t>
        </w:r>
      </w:ins>
      <w:ins w:id="1026" w:author="RV" w:date="2022-09-08T20:14:00Z">
        <w:r w:rsidR="00896637">
          <w:rPr>
            <w:lang w:val="en-US"/>
          </w:rPr>
          <w:t>For example, s</w:t>
        </w:r>
      </w:ins>
      <w:ins w:id="1027" w:author="RV" w:date="2022-09-08T20:05:00Z">
        <w:r w:rsidR="001F288A" w:rsidRPr="00896637">
          <w:rPr>
            <w:lang w:val="en-US"/>
            <w:rPrChange w:id="1028" w:author="RV" w:date="2022-09-08T20:11:00Z">
              <w:rPr>
                <w:sz w:val="22"/>
                <w:szCs w:val="22"/>
              </w:rPr>
            </w:rPrChange>
          </w:rPr>
          <w:t xml:space="preserve">ubjective weights can be set by a group of specialists (e.g., policy makers) or </w:t>
        </w:r>
      </w:ins>
      <w:ins w:id="1029" w:author="RV" w:date="2022-09-08T20:14:00Z">
        <w:r w:rsidR="00896637">
          <w:rPr>
            <w:lang w:val="en-US"/>
          </w:rPr>
          <w:t xml:space="preserve">maybe </w:t>
        </w:r>
      </w:ins>
      <w:ins w:id="1030" w:author="RV" w:date="2022-09-08T20:05:00Z">
        <w:r w:rsidR="001F288A" w:rsidRPr="00896637">
          <w:rPr>
            <w:lang w:val="en-US"/>
            <w:rPrChange w:id="1031" w:author="RV" w:date="2022-09-08T20:11:00Z">
              <w:rPr>
                <w:sz w:val="22"/>
                <w:szCs w:val="22"/>
              </w:rPr>
            </w:rPrChange>
          </w:rPr>
          <w:t>social surveys about how important individual indicators are to the peo</w:t>
        </w:r>
      </w:ins>
      <w:ins w:id="1032" w:author="RV" w:date="2022-09-08T20:06:00Z">
        <w:r w:rsidR="001F288A" w:rsidRPr="00896637">
          <w:rPr>
            <w:lang w:val="en-US"/>
            <w:rPrChange w:id="1033" w:author="RV" w:date="2022-09-08T20:11:00Z">
              <w:rPr>
                <w:sz w:val="22"/>
                <w:szCs w:val="22"/>
              </w:rPr>
            </w:rPrChange>
          </w:rPr>
          <w:t>ple</w:t>
        </w:r>
      </w:ins>
      <w:ins w:id="1034" w:author="RV" w:date="2022-09-08T20:14:00Z">
        <w:r w:rsidR="00896637">
          <w:rPr>
            <w:lang w:val="en-US"/>
          </w:rPr>
          <w:t xml:space="preserve"> </w:t>
        </w:r>
      </w:ins>
      <w:ins w:id="1035" w:author="RV" w:date="2022-09-08T20:15:00Z">
        <w:r w:rsidR="00896637">
          <w:rPr>
            <w:lang w:val="en-US"/>
          </w:rPr>
          <w:t xml:space="preserve">whereas that </w:t>
        </w:r>
      </w:ins>
      <w:ins w:id="1036" w:author="RV" w:date="2022-09-08T20:06:00Z">
        <w:r w:rsidR="001F288A" w:rsidRPr="00896637">
          <w:rPr>
            <w:lang w:val="en-US"/>
            <w:rPrChange w:id="1037" w:author="RV" w:date="2022-09-08T20:11:00Z">
              <w:rPr>
                <w:sz w:val="22"/>
                <w:szCs w:val="22"/>
              </w:rPr>
            </w:rPrChange>
          </w:rPr>
          <w:t xml:space="preserve">an objective weighting can be used, choosing a </w:t>
        </w:r>
      </w:ins>
      <w:ins w:id="1038" w:author="RV" w:date="2022-09-08T20:12:00Z">
        <w:r w:rsidR="00896637">
          <w:rPr>
            <w:lang w:val="en-US"/>
          </w:rPr>
          <w:t xml:space="preserve">suitable </w:t>
        </w:r>
      </w:ins>
      <w:ins w:id="1039" w:author="RV" w:date="2022-09-08T20:06:00Z">
        <w:r w:rsidR="001F288A" w:rsidRPr="00896637">
          <w:rPr>
            <w:lang w:val="en-US"/>
            <w:rPrChange w:id="1040" w:author="RV" w:date="2022-09-08T20:11:00Z">
              <w:rPr>
                <w:sz w:val="22"/>
                <w:szCs w:val="22"/>
              </w:rPr>
            </w:rPrChange>
          </w:rPr>
          <w:t>methodology that assigns a weight</w:t>
        </w:r>
      </w:ins>
      <w:ins w:id="1041" w:author="RV" w:date="2022-09-08T20:12:00Z">
        <w:r w:rsidR="00896637">
          <w:rPr>
            <w:lang w:val="en-US"/>
          </w:rPr>
          <w:t>.</w:t>
        </w:r>
      </w:ins>
    </w:p>
    <w:p w14:paraId="03A520F0" w14:textId="77777777" w:rsidR="00781138" w:rsidRDefault="00781138" w:rsidP="00781138">
      <w:pPr>
        <w:rPr>
          <w:ins w:id="1042" w:author="RV" w:date="2022-08-30T17:21:00Z"/>
          <w:rFonts w:eastAsia="Times New Roman"/>
          <w:color w:val="000000" w:themeColor="text1"/>
          <w:lang w:val="en-US" w:eastAsia="es-MX"/>
        </w:rPr>
      </w:pPr>
    </w:p>
    <w:p w14:paraId="2626FB38" w14:textId="0514E1AE" w:rsidR="00951254" w:rsidRPr="00E60206" w:rsidDel="00E60206" w:rsidRDefault="00E60206">
      <w:pPr>
        <w:rPr>
          <w:del w:id="1043" w:author="RV" w:date="2022-08-30T17:21:00Z"/>
          <w:lang w:val="en-US" w:eastAsia="zh-CN"/>
          <w:rPrChange w:id="1044" w:author="RV" w:date="2022-09-09T12:53:00Z">
            <w:rPr>
              <w:del w:id="1045" w:author="RV" w:date="2022-08-30T17:21:00Z"/>
              <w:rFonts w:eastAsia="Times New Roman"/>
              <w:b/>
              <w:bCs/>
              <w:sz w:val="28"/>
              <w:szCs w:val="28"/>
              <w:lang w:val="en-US" w:eastAsia="zh-CN"/>
            </w:rPr>
          </w:rPrChange>
        </w:rPr>
      </w:pPr>
      <w:ins w:id="1046" w:author="RV" w:date="2022-09-09T12:52:00Z">
        <w:r w:rsidRPr="00E60206">
          <w:rPr>
            <w:b/>
            <w:lang w:val="en-US" w:eastAsia="zh-CN"/>
            <w:rPrChange w:id="1047" w:author="RV" w:date="2022-09-09T12:53:00Z">
              <w:rPr>
                <w:rFonts w:eastAsia="Times New Roman"/>
                <w:b/>
                <w:bCs/>
                <w:sz w:val="28"/>
                <w:szCs w:val="28"/>
                <w:lang w:val="es-MX" w:eastAsia="zh-CN"/>
              </w:rPr>
            </w:rPrChange>
          </w:rPr>
          <w:t>Multivariate methods for index construction</w:t>
        </w:r>
      </w:ins>
    </w:p>
    <w:p w14:paraId="0D228869" w14:textId="77777777" w:rsidR="00E60206" w:rsidRPr="00E60206" w:rsidRDefault="00E60206" w:rsidP="00C14249">
      <w:pPr>
        <w:pStyle w:val="Heading3"/>
        <w:rPr>
          <w:ins w:id="1048" w:author="RV" w:date="2022-09-09T12:52:00Z"/>
          <w:rFonts w:eastAsia="Times New Roman"/>
          <w:color w:val="000000" w:themeColor="text1"/>
          <w:lang w:val="en-US" w:eastAsia="es-MX"/>
          <w:rPrChange w:id="1049" w:author="RV" w:date="2022-09-09T12:52:00Z">
            <w:rPr>
              <w:ins w:id="1050" w:author="RV" w:date="2022-09-09T12:52:00Z"/>
              <w:rFonts w:eastAsia="Times New Roman"/>
              <w:color w:val="0070C0"/>
              <w:lang w:val="en-US" w:eastAsia="es-MX"/>
            </w:rPr>
          </w:rPrChange>
        </w:rPr>
      </w:pPr>
    </w:p>
    <w:p w14:paraId="0D42933D" w14:textId="77777777" w:rsidR="009A0617" w:rsidRDefault="00E9172A" w:rsidP="005608E9">
      <w:pPr>
        <w:jc w:val="both"/>
        <w:rPr>
          <w:ins w:id="1051" w:author="RV" w:date="2022-09-09T13:09:00Z"/>
          <w:lang w:val="en-US" w:eastAsia="es-MX"/>
        </w:rPr>
      </w:pPr>
      <w:ins w:id="1052" w:author="RV" w:date="2022-09-09T12:58:00Z">
        <w:r>
          <w:rPr>
            <w:lang w:val="en-US" w:eastAsia="es-MX"/>
          </w:rPr>
          <w:t>M</w:t>
        </w:r>
        <w:r w:rsidRPr="00E9172A">
          <w:rPr>
            <w:lang w:val="en-US" w:eastAsia="es-MX"/>
          </w:rPr>
          <w:t>ultivariate methods have a role to</w:t>
        </w:r>
        <w:r>
          <w:rPr>
            <w:lang w:val="en-US" w:eastAsia="es-MX"/>
          </w:rPr>
          <w:t xml:space="preserve"> </w:t>
        </w:r>
        <w:r w:rsidRPr="00E9172A">
          <w:rPr>
            <w:lang w:val="en-US" w:eastAsia="es-MX"/>
          </w:rPr>
          <w:t>play in index construction and in initial stages of data</w:t>
        </w:r>
        <w:r>
          <w:rPr>
            <w:lang w:val="en-US" w:eastAsia="es-MX"/>
          </w:rPr>
          <w:t xml:space="preserve"> </w:t>
        </w:r>
        <w:r w:rsidRPr="00E9172A">
          <w:rPr>
            <w:lang w:val="en-US" w:eastAsia="es-MX"/>
          </w:rPr>
          <w:t>exploration with specific subsets of data</w:t>
        </w:r>
        <w:r>
          <w:rPr>
            <w:lang w:val="en-US" w:eastAsia="es-MX"/>
          </w:rPr>
          <w:t>.</w:t>
        </w:r>
      </w:ins>
      <w:ins w:id="1053" w:author="RV" w:date="2022-09-09T13:00:00Z">
        <w:r w:rsidR="000C69AB" w:rsidRPr="000C69AB">
          <w:rPr>
            <w:lang w:val="en-US" w:eastAsia="es-MX"/>
            <w:rPrChange w:id="1054" w:author="RV" w:date="2022-09-09T13:00:00Z">
              <w:rPr/>
            </w:rPrChange>
          </w:rPr>
          <w:t xml:space="preserve"> </w:t>
        </w:r>
      </w:ins>
      <w:ins w:id="1055" w:author="RV" w:date="2022-09-09T13:09:00Z">
        <w:r w:rsidR="009A0617" w:rsidRPr="009A0617">
          <w:rPr>
            <w:lang w:val="en-US" w:eastAsia="es-MX"/>
          </w:rPr>
          <w:t xml:space="preserve">Multivariate methods deal with the simultaneous treatment of several </w:t>
        </w:r>
        <w:r w:rsidR="009A0617" w:rsidRPr="009A0617">
          <w:rPr>
            <w:lang w:val="en-US" w:eastAsia="es-MX"/>
          </w:rPr>
          <w:lastRenderedPageBreak/>
          <w:t>variables</w:t>
        </w:r>
        <w:r w:rsidR="009A0617">
          <w:rPr>
            <w:lang w:val="en-US" w:eastAsia="es-MX"/>
          </w:rPr>
          <w:t xml:space="preserve">. </w:t>
        </w:r>
        <w:r w:rsidR="009A0617" w:rsidRPr="009A0617">
          <w:rPr>
            <w:lang w:val="en-US" w:eastAsia="es-MX"/>
          </w:rPr>
          <w:t xml:space="preserve">In a strict statistical </w:t>
        </w:r>
        <w:proofErr w:type="gramStart"/>
        <w:r w:rsidR="009A0617" w:rsidRPr="009A0617">
          <w:rPr>
            <w:lang w:val="en-US" w:eastAsia="es-MX"/>
          </w:rPr>
          <w:t>sense</w:t>
        </w:r>
        <w:proofErr w:type="gramEnd"/>
        <w:r w:rsidR="009A0617" w:rsidRPr="009A0617">
          <w:rPr>
            <w:lang w:val="en-US" w:eastAsia="es-MX"/>
          </w:rPr>
          <w:t xml:space="preserve"> they concern the</w:t>
        </w:r>
        <w:r w:rsidR="009A0617">
          <w:rPr>
            <w:lang w:val="en-US" w:eastAsia="es-MX"/>
          </w:rPr>
          <w:t xml:space="preserve"> </w:t>
        </w:r>
        <w:r w:rsidR="009A0617" w:rsidRPr="009A0617">
          <w:rPr>
            <w:lang w:val="en-US" w:eastAsia="es-MX"/>
          </w:rPr>
          <w:t>collective study of a group of outcome variables, thus taking account of the correlation structure</w:t>
        </w:r>
        <w:r w:rsidR="009A0617">
          <w:rPr>
            <w:lang w:val="en-US" w:eastAsia="es-MX"/>
          </w:rPr>
          <w:t xml:space="preserve"> </w:t>
        </w:r>
        <w:r w:rsidR="009A0617" w:rsidRPr="009A0617">
          <w:rPr>
            <w:lang w:val="en-US" w:eastAsia="es-MX"/>
          </w:rPr>
          <w:t>of variables within the group.</w:t>
        </w:r>
      </w:ins>
    </w:p>
    <w:p w14:paraId="3338DEFA" w14:textId="49CE5FEB" w:rsidR="005608E9" w:rsidRDefault="000C69AB">
      <w:pPr>
        <w:jc w:val="both"/>
        <w:rPr>
          <w:ins w:id="1056" w:author="RV" w:date="2022-09-09T13:03:00Z"/>
          <w:lang w:val="en-US" w:eastAsia="es-MX"/>
        </w:rPr>
        <w:pPrChange w:id="1057" w:author="RV" w:date="2022-09-09T13:03:00Z">
          <w:pPr/>
        </w:pPrChange>
      </w:pPr>
      <w:ins w:id="1058" w:author="RV" w:date="2022-09-09T13:00:00Z">
        <w:r w:rsidRPr="000C69AB">
          <w:rPr>
            <w:lang w:val="en-US" w:eastAsia="es-MX"/>
          </w:rPr>
          <w:t>In this context,</w:t>
        </w:r>
        <w:r>
          <w:rPr>
            <w:lang w:val="en-US" w:eastAsia="es-MX"/>
          </w:rPr>
          <w:t xml:space="preserve"> </w:t>
        </w:r>
        <w:r w:rsidRPr="000C69AB">
          <w:rPr>
            <w:lang w:val="en-US" w:eastAsia="es-MX"/>
          </w:rPr>
          <w:t>multivariate methods allow a deeper exploration into possible patterns that exist in the data,</w:t>
        </w:r>
        <w:r>
          <w:rPr>
            <w:lang w:val="en-US" w:eastAsia="es-MX"/>
          </w:rPr>
          <w:t xml:space="preserve"> </w:t>
        </w:r>
        <w:r w:rsidRPr="000C69AB">
          <w:rPr>
            <w:lang w:val="en-US" w:eastAsia="es-MX"/>
          </w:rPr>
          <w:t>enable complex inter-relationships between many variables to be represented graphically, and</w:t>
        </w:r>
        <w:r>
          <w:rPr>
            <w:lang w:val="en-US" w:eastAsia="es-MX"/>
          </w:rPr>
          <w:t xml:space="preserve"> </w:t>
        </w:r>
        <w:r w:rsidRPr="000C69AB">
          <w:rPr>
            <w:lang w:val="en-US" w:eastAsia="es-MX"/>
          </w:rPr>
          <w:t>provide ways of reducing the dimensionality of the data for summary and further analysis.</w:t>
        </w:r>
      </w:ins>
    </w:p>
    <w:p w14:paraId="571E832E" w14:textId="77777777" w:rsidR="005608E9" w:rsidRDefault="005608E9" w:rsidP="005608E9">
      <w:pPr>
        <w:autoSpaceDE w:val="0"/>
        <w:autoSpaceDN w:val="0"/>
        <w:adjustRightInd w:val="0"/>
        <w:spacing w:before="0"/>
        <w:jc w:val="both"/>
        <w:rPr>
          <w:ins w:id="1059" w:author="RV" w:date="2022-09-09T13:03:00Z"/>
          <w:rFonts w:eastAsia="Times New Roman"/>
          <w:lang w:val="en-US" w:eastAsia="zh-CN"/>
        </w:rPr>
      </w:pPr>
    </w:p>
    <w:p w14:paraId="0ABD7C5C" w14:textId="77777777" w:rsidR="00F02554" w:rsidRDefault="00556B32" w:rsidP="004D37AA">
      <w:pPr>
        <w:pStyle w:val="Default"/>
        <w:jc w:val="both"/>
        <w:rPr>
          <w:ins w:id="1060" w:author="RV" w:date="2022-09-09T14:43:00Z"/>
          <w:lang w:val="en-US"/>
        </w:rPr>
      </w:pPr>
      <w:ins w:id="1061" w:author="RV" w:date="2022-09-09T13:41:00Z">
        <w:r>
          <w:rPr>
            <w:lang w:val="en-US"/>
          </w:rPr>
          <w:t>There are many m</w:t>
        </w:r>
      </w:ins>
      <w:ins w:id="1062" w:author="RV" w:date="2022-09-09T13:42:00Z">
        <w:r>
          <w:rPr>
            <w:lang w:val="en-US"/>
          </w:rPr>
          <w:t>ultivariate methods that could be considered in specific situations</w:t>
        </w:r>
      </w:ins>
      <w:ins w:id="1063" w:author="RV" w:date="2022-09-09T14:43:00Z">
        <w:r w:rsidR="004D37AA">
          <w:rPr>
            <w:lang w:val="en-US"/>
          </w:rPr>
          <w:t xml:space="preserve">. </w:t>
        </w:r>
        <w:r w:rsidR="004D37AA" w:rsidRPr="0016761E">
          <w:rPr>
            <w:lang w:val="en-US"/>
          </w:rPr>
          <w:t>A guidance for the successful development an evaluation of models based on machine learning is given in Recommendation ITU-T P.1402 but does not describe concrete models or algorithms</w:t>
        </w:r>
      </w:ins>
      <w:ins w:id="1064" w:author="RV" w:date="2022-09-09T13:42:00Z">
        <w:r>
          <w:rPr>
            <w:lang w:val="en-US"/>
          </w:rPr>
          <w:t xml:space="preserve">. </w:t>
        </w:r>
      </w:ins>
    </w:p>
    <w:p w14:paraId="2BB6A98C" w14:textId="77777777" w:rsidR="00F02554" w:rsidRDefault="00F02554" w:rsidP="004D37AA">
      <w:pPr>
        <w:pStyle w:val="Default"/>
        <w:jc w:val="both"/>
        <w:rPr>
          <w:ins w:id="1065" w:author="RV" w:date="2022-09-09T14:43:00Z"/>
          <w:lang w:val="en-US"/>
        </w:rPr>
      </w:pPr>
    </w:p>
    <w:p w14:paraId="01CCF9EA" w14:textId="3F514451" w:rsidR="00922F8B" w:rsidRDefault="00556B32">
      <w:pPr>
        <w:pStyle w:val="Default"/>
        <w:jc w:val="both"/>
        <w:rPr>
          <w:ins w:id="1066" w:author="RV" w:date="2022-09-09T14:07:00Z"/>
          <w:lang w:val="en-US"/>
        </w:rPr>
        <w:pPrChange w:id="1067" w:author="RV" w:date="2022-09-09T14:43:00Z">
          <w:pPr>
            <w:autoSpaceDE w:val="0"/>
            <w:autoSpaceDN w:val="0"/>
            <w:adjustRightInd w:val="0"/>
            <w:spacing w:before="0"/>
            <w:jc w:val="both"/>
          </w:pPr>
        </w:pPrChange>
      </w:pPr>
      <w:ins w:id="1068" w:author="RV" w:date="2022-09-09T13:43:00Z">
        <w:r>
          <w:rPr>
            <w:lang w:val="en-US"/>
          </w:rPr>
          <w:t xml:space="preserve">Below a general description of </w:t>
        </w:r>
      </w:ins>
      <w:ins w:id="1069" w:author="RV" w:date="2022-09-09T13:44:00Z">
        <w:r>
          <w:rPr>
            <w:lang w:val="en-US"/>
          </w:rPr>
          <w:t xml:space="preserve">those focus on data exploration as a necessary first step for index construction such as </w:t>
        </w:r>
      </w:ins>
      <w:ins w:id="1070" w:author="RV" w:date="2022-09-09T13:28:00Z">
        <w:r w:rsidR="00483B58" w:rsidRPr="00483B58">
          <w:rPr>
            <w:lang w:val="en-US"/>
            <w:rPrChange w:id="1071" w:author="RV" w:date="2022-09-09T13:28:00Z">
              <w:rPr/>
            </w:rPrChange>
          </w:rPr>
          <w:t>cluster analysis and principal component analysis, two of the key</w:t>
        </w:r>
        <w:r w:rsidR="00483B58">
          <w:rPr>
            <w:lang w:val="en-US"/>
          </w:rPr>
          <w:t xml:space="preserve"> </w:t>
        </w:r>
        <w:r w:rsidR="00483B58" w:rsidRPr="00483B58">
          <w:rPr>
            <w:lang w:val="en-US"/>
            <w:rPrChange w:id="1072" w:author="RV" w:date="2022-09-09T13:28:00Z">
              <w:rPr/>
            </w:rPrChange>
          </w:rPr>
          <w:t>procedures that have a useful preliminary role to play in index construction.</w:t>
        </w:r>
      </w:ins>
    </w:p>
    <w:p w14:paraId="3C76653B" w14:textId="492A9553" w:rsidR="00B52038" w:rsidRDefault="00B52038" w:rsidP="00556B32">
      <w:pPr>
        <w:autoSpaceDE w:val="0"/>
        <w:autoSpaceDN w:val="0"/>
        <w:adjustRightInd w:val="0"/>
        <w:spacing w:before="0"/>
        <w:jc w:val="both"/>
        <w:rPr>
          <w:ins w:id="1073" w:author="RV" w:date="2022-09-09T14:07:00Z"/>
          <w:rFonts w:eastAsia="Times New Roman"/>
          <w:lang w:val="en-US" w:eastAsia="zh-CN"/>
        </w:rPr>
      </w:pPr>
    </w:p>
    <w:p w14:paraId="01AF7868" w14:textId="56363408" w:rsidR="00B52038" w:rsidRDefault="00B52038" w:rsidP="00556B32">
      <w:pPr>
        <w:autoSpaceDE w:val="0"/>
        <w:autoSpaceDN w:val="0"/>
        <w:adjustRightInd w:val="0"/>
        <w:spacing w:before="0"/>
        <w:jc w:val="both"/>
        <w:rPr>
          <w:ins w:id="1074" w:author="RV" w:date="2022-09-09T14:08:00Z"/>
          <w:rFonts w:eastAsia="Times New Roman"/>
          <w:b/>
          <w:bCs/>
          <w:u w:val="single"/>
          <w:lang w:val="en-US" w:eastAsia="zh-CN"/>
        </w:rPr>
      </w:pPr>
      <w:ins w:id="1075" w:author="RV" w:date="2022-09-09T14:07:00Z">
        <w:r w:rsidRPr="00B52038">
          <w:rPr>
            <w:rFonts w:eastAsia="Times New Roman"/>
            <w:b/>
            <w:bCs/>
            <w:u w:val="single"/>
            <w:lang w:val="en-US" w:eastAsia="zh-CN"/>
            <w:rPrChange w:id="1076" w:author="RV" w:date="2022-09-09T14:08:00Z">
              <w:rPr>
                <w:rFonts w:eastAsia="Times New Roman"/>
                <w:lang w:val="en-US" w:eastAsia="zh-CN"/>
              </w:rPr>
            </w:rPrChange>
          </w:rPr>
          <w:t>Cluster Analysis</w:t>
        </w:r>
      </w:ins>
    </w:p>
    <w:p w14:paraId="772E3AF1" w14:textId="77777777" w:rsidR="003F1FB5" w:rsidRDefault="003F1FB5" w:rsidP="007A53E9">
      <w:pPr>
        <w:autoSpaceDE w:val="0"/>
        <w:autoSpaceDN w:val="0"/>
        <w:adjustRightInd w:val="0"/>
        <w:spacing w:before="0"/>
        <w:jc w:val="both"/>
        <w:rPr>
          <w:ins w:id="1077" w:author="RV" w:date="2022-09-09T14:34:00Z"/>
          <w:rFonts w:eastAsia="Times New Roman"/>
          <w:lang w:val="en-US" w:eastAsia="zh-CN"/>
        </w:rPr>
      </w:pPr>
    </w:p>
    <w:p w14:paraId="7876FD68" w14:textId="1554F456" w:rsidR="00B52038" w:rsidRDefault="00B52038" w:rsidP="007A53E9">
      <w:pPr>
        <w:autoSpaceDE w:val="0"/>
        <w:autoSpaceDN w:val="0"/>
        <w:adjustRightInd w:val="0"/>
        <w:spacing w:before="0"/>
        <w:jc w:val="both"/>
        <w:rPr>
          <w:ins w:id="1078" w:author="RV" w:date="2022-09-09T14:34:00Z"/>
          <w:rFonts w:eastAsia="Times New Roman"/>
          <w:lang w:val="en-US" w:eastAsia="zh-CN"/>
        </w:rPr>
      </w:pPr>
      <w:ins w:id="1079" w:author="RV" w:date="2022-09-09T14:08:00Z">
        <w:r>
          <w:rPr>
            <w:rFonts w:eastAsia="Times New Roman"/>
            <w:lang w:val="en-US" w:eastAsia="zh-CN"/>
          </w:rPr>
          <w:t>Method generally aimed at identifying natural groupings amongst the sampling unit</w:t>
        </w:r>
      </w:ins>
      <w:ins w:id="1080" w:author="RV" w:date="2022-09-09T14:09:00Z">
        <w:r>
          <w:rPr>
            <w:rFonts w:eastAsia="Times New Roman"/>
            <w:lang w:val="en-US" w:eastAsia="zh-CN"/>
          </w:rPr>
          <w:t>s</w:t>
        </w:r>
      </w:ins>
      <w:ins w:id="1081" w:author="RV" w:date="2022-09-09T14:22:00Z">
        <w:r w:rsidR="00A8099D">
          <w:rPr>
            <w:rFonts w:eastAsia="Times New Roman"/>
            <w:lang w:val="en-US" w:eastAsia="zh-CN"/>
          </w:rPr>
          <w:t xml:space="preserve"> so that units within each group (cluster) are similar to one another while dissimilar units are in different groups. </w:t>
        </w:r>
      </w:ins>
      <w:ins w:id="1082" w:author="RV" w:date="2022-09-09T14:29:00Z">
        <w:r w:rsidR="007A53E9" w:rsidRPr="007A53E9">
          <w:rPr>
            <w:rFonts w:eastAsia="Times New Roman"/>
            <w:lang w:val="en-US" w:eastAsia="zh-CN"/>
          </w:rPr>
          <w:t xml:space="preserve">Situations also arise where clustering of variables is relevant, </w:t>
        </w:r>
        <w:proofErr w:type="gramStart"/>
        <w:r w:rsidR="007A53E9" w:rsidRPr="007A53E9">
          <w:rPr>
            <w:rFonts w:eastAsia="Times New Roman"/>
            <w:lang w:val="en-US" w:eastAsia="zh-CN"/>
          </w:rPr>
          <w:t>e.g.</w:t>
        </w:r>
        <w:proofErr w:type="gramEnd"/>
        <w:r w:rsidR="007A53E9" w:rsidRPr="007A53E9">
          <w:rPr>
            <w:rFonts w:eastAsia="Times New Roman"/>
            <w:lang w:val="en-US" w:eastAsia="zh-CN"/>
          </w:rPr>
          <w:t xml:space="preserve"> to select just</w:t>
        </w:r>
        <w:r w:rsidR="007A53E9">
          <w:rPr>
            <w:rFonts w:eastAsia="Times New Roman"/>
            <w:lang w:val="en-US" w:eastAsia="zh-CN"/>
          </w:rPr>
          <w:t xml:space="preserve"> </w:t>
        </w:r>
        <w:r w:rsidR="007A53E9" w:rsidRPr="007A53E9">
          <w:rPr>
            <w:rFonts w:eastAsia="Times New Roman"/>
            <w:lang w:val="en-US" w:eastAsia="zh-CN"/>
          </w:rPr>
          <w:t>one or two variables from each cluster so that further analysis could be based on fewer variables.</w:t>
        </w:r>
        <w:r w:rsidR="007A53E9">
          <w:rPr>
            <w:rFonts w:eastAsia="Times New Roman"/>
            <w:lang w:val="en-US" w:eastAsia="zh-CN"/>
          </w:rPr>
          <w:t xml:space="preserve"> </w:t>
        </w:r>
        <w:r w:rsidR="007A53E9" w:rsidRPr="007A53E9">
          <w:rPr>
            <w:rFonts w:eastAsia="Times New Roman"/>
            <w:lang w:val="en-US" w:eastAsia="zh-CN"/>
          </w:rPr>
          <w:t>It is thus a useful tool in data exploration and/or data reduction.</w:t>
        </w:r>
      </w:ins>
    </w:p>
    <w:p w14:paraId="3462F73A" w14:textId="77777777" w:rsidR="003F1FB5" w:rsidRDefault="003F1FB5" w:rsidP="003F1FB5">
      <w:pPr>
        <w:autoSpaceDE w:val="0"/>
        <w:autoSpaceDN w:val="0"/>
        <w:adjustRightInd w:val="0"/>
        <w:spacing w:before="0"/>
        <w:jc w:val="both"/>
        <w:rPr>
          <w:ins w:id="1083" w:author="RV" w:date="2022-09-09T14:34:00Z"/>
          <w:rFonts w:eastAsia="Times New Roman"/>
          <w:lang w:val="en-US" w:eastAsia="zh-CN"/>
        </w:rPr>
      </w:pPr>
    </w:p>
    <w:p w14:paraId="2BE08F85" w14:textId="311D0650" w:rsidR="003F1FB5" w:rsidRPr="003F1FB5" w:rsidRDefault="003F1FB5" w:rsidP="003F1FB5">
      <w:pPr>
        <w:autoSpaceDE w:val="0"/>
        <w:autoSpaceDN w:val="0"/>
        <w:adjustRightInd w:val="0"/>
        <w:spacing w:before="0"/>
        <w:jc w:val="both"/>
        <w:rPr>
          <w:ins w:id="1084" w:author="RV" w:date="2022-09-09T14:08:00Z"/>
          <w:rFonts w:eastAsia="Times New Roman"/>
          <w:lang w:val="en-US" w:eastAsia="zh-CN"/>
          <w:rPrChange w:id="1085" w:author="RV" w:date="2022-09-09T14:34:00Z">
            <w:rPr>
              <w:ins w:id="1086" w:author="RV" w:date="2022-09-09T14:08:00Z"/>
              <w:rFonts w:eastAsia="Times New Roman"/>
              <w:b/>
              <w:bCs/>
              <w:u w:val="single"/>
              <w:lang w:val="en-US" w:eastAsia="zh-CN"/>
            </w:rPr>
          </w:rPrChange>
        </w:rPr>
      </w:pPr>
      <w:ins w:id="1087" w:author="RV" w:date="2022-09-09T14:34:00Z">
        <w:r w:rsidRPr="003F1FB5">
          <w:rPr>
            <w:rFonts w:eastAsia="Times New Roman"/>
            <w:lang w:val="en-US" w:eastAsia="zh-CN"/>
            <w:rPrChange w:id="1088" w:author="RV" w:date="2022-09-09T14:34:00Z">
              <w:rPr>
                <w:rFonts w:eastAsia="Times New Roman"/>
                <w:lang w:val="es-MX" w:eastAsia="zh-CN"/>
              </w:rPr>
            </w:rPrChange>
          </w:rPr>
          <w:t>To conduct a cluster analysis, two decisions have to be made. First, a measure of</w:t>
        </w:r>
        <w:r>
          <w:rPr>
            <w:rFonts w:eastAsia="Times New Roman"/>
            <w:lang w:val="en-US" w:eastAsia="zh-CN"/>
          </w:rPr>
          <w:t xml:space="preserve"> </w:t>
        </w:r>
        <w:r w:rsidRPr="003F1FB5">
          <w:rPr>
            <w:rFonts w:eastAsia="Times New Roman"/>
            <w:lang w:val="en-US" w:eastAsia="zh-CN"/>
            <w:rPrChange w:id="1089" w:author="RV" w:date="2022-09-09T14:34:00Z">
              <w:rPr>
                <w:rFonts w:eastAsia="Times New Roman"/>
                <w:lang w:val="es-MX" w:eastAsia="zh-CN"/>
              </w:rPr>
            </w:rPrChange>
          </w:rPr>
          <w:t>similarity (or distance) amongst the units being clustered must be determined. A similarity</w:t>
        </w:r>
        <w:r>
          <w:rPr>
            <w:rFonts w:eastAsia="Times New Roman"/>
            <w:lang w:val="en-US" w:eastAsia="zh-CN"/>
          </w:rPr>
          <w:t xml:space="preserve"> </w:t>
        </w:r>
        <w:r w:rsidRPr="003F1FB5">
          <w:rPr>
            <w:rFonts w:eastAsia="Times New Roman"/>
            <w:lang w:val="en-US" w:eastAsia="zh-CN"/>
            <w:rPrChange w:id="1090" w:author="RV" w:date="2022-09-09T14:34:00Z">
              <w:rPr>
                <w:rFonts w:eastAsia="Times New Roman"/>
                <w:lang w:val="es-MX" w:eastAsia="zh-CN"/>
              </w:rPr>
            </w:rPrChange>
          </w:rPr>
          <w:t>measure is one that uses the information from several variables to give a numerical value</w:t>
        </w:r>
        <w:r>
          <w:rPr>
            <w:rFonts w:eastAsia="Times New Roman"/>
            <w:lang w:val="en-US" w:eastAsia="zh-CN"/>
          </w:rPr>
          <w:t xml:space="preserve"> </w:t>
        </w:r>
        <w:r w:rsidRPr="003F1FB5">
          <w:rPr>
            <w:rFonts w:eastAsia="Times New Roman"/>
            <w:lang w:val="en-US" w:eastAsia="zh-CN"/>
            <w:rPrChange w:id="1091" w:author="RV" w:date="2022-09-09T14:34:00Z">
              <w:rPr>
                <w:rFonts w:eastAsia="Times New Roman"/>
                <w:lang w:val="es-MX" w:eastAsia="zh-CN"/>
              </w:rPr>
            </w:rPrChange>
          </w:rPr>
          <w:t>reflecting the degree of “closeness” between each pair of units</w:t>
        </w:r>
        <w:r>
          <w:rPr>
            <w:rFonts w:eastAsia="Times New Roman"/>
            <w:lang w:val="en-US" w:eastAsia="zh-CN"/>
          </w:rPr>
          <w:t>.</w:t>
        </w:r>
      </w:ins>
      <w:ins w:id="1092" w:author="RV" w:date="2022-09-09T14:35:00Z">
        <w:r>
          <w:rPr>
            <w:rFonts w:eastAsia="Times New Roman"/>
            <w:lang w:val="en-US" w:eastAsia="zh-CN"/>
          </w:rPr>
          <w:t xml:space="preserve"> </w:t>
        </w:r>
        <w:r w:rsidRPr="003F1FB5">
          <w:rPr>
            <w:rFonts w:eastAsia="Times New Roman"/>
            <w:lang w:val="en-US" w:eastAsia="zh-CN"/>
          </w:rPr>
          <w:t>A distance measure is the</w:t>
        </w:r>
        <w:r>
          <w:rPr>
            <w:rFonts w:eastAsia="Times New Roman"/>
            <w:lang w:val="en-US" w:eastAsia="zh-CN"/>
          </w:rPr>
          <w:t xml:space="preserve"> </w:t>
        </w:r>
        <w:r w:rsidRPr="003F1FB5">
          <w:rPr>
            <w:rFonts w:eastAsia="Times New Roman"/>
            <w:lang w:val="en-US" w:eastAsia="zh-CN"/>
          </w:rPr>
          <w:t>opposite and reflects how far apart any pair of units is.</w:t>
        </w:r>
      </w:ins>
    </w:p>
    <w:p w14:paraId="397EABD0" w14:textId="77777777" w:rsidR="00B52038" w:rsidRPr="00B52038" w:rsidRDefault="00B52038" w:rsidP="00556B32">
      <w:pPr>
        <w:autoSpaceDE w:val="0"/>
        <w:autoSpaceDN w:val="0"/>
        <w:adjustRightInd w:val="0"/>
        <w:spacing w:before="0"/>
        <w:jc w:val="both"/>
        <w:rPr>
          <w:ins w:id="1093" w:author="RV" w:date="2022-09-09T14:07:00Z"/>
          <w:rFonts w:eastAsia="Times New Roman"/>
          <w:b/>
          <w:bCs/>
          <w:u w:val="single"/>
          <w:lang w:val="en-US" w:eastAsia="zh-CN"/>
          <w:rPrChange w:id="1094" w:author="RV" w:date="2022-09-09T14:08:00Z">
            <w:rPr>
              <w:ins w:id="1095" w:author="RV" w:date="2022-09-09T14:07:00Z"/>
              <w:rFonts w:eastAsia="Times New Roman"/>
              <w:lang w:val="en-US" w:eastAsia="zh-CN"/>
            </w:rPr>
          </w:rPrChange>
        </w:rPr>
      </w:pPr>
    </w:p>
    <w:p w14:paraId="0872B65F" w14:textId="2D88B4C0" w:rsidR="00B52038" w:rsidRDefault="00B52038" w:rsidP="00556B32">
      <w:pPr>
        <w:autoSpaceDE w:val="0"/>
        <w:autoSpaceDN w:val="0"/>
        <w:adjustRightInd w:val="0"/>
        <w:spacing w:before="0"/>
        <w:jc w:val="both"/>
        <w:rPr>
          <w:ins w:id="1096" w:author="RV" w:date="2022-09-09T14:07:00Z"/>
          <w:rFonts w:eastAsia="Times New Roman"/>
          <w:lang w:val="en-US" w:eastAsia="zh-CN"/>
        </w:rPr>
      </w:pPr>
    </w:p>
    <w:p w14:paraId="708AFB45" w14:textId="795EDABE" w:rsidR="00B52038" w:rsidRPr="00B52038" w:rsidRDefault="00B52038" w:rsidP="00556B32">
      <w:pPr>
        <w:autoSpaceDE w:val="0"/>
        <w:autoSpaceDN w:val="0"/>
        <w:adjustRightInd w:val="0"/>
        <w:spacing w:before="0"/>
        <w:jc w:val="both"/>
        <w:rPr>
          <w:ins w:id="1097" w:author="RV" w:date="2022-09-09T13:06:00Z"/>
          <w:rFonts w:eastAsia="Times New Roman"/>
          <w:b/>
          <w:bCs/>
          <w:u w:val="single"/>
          <w:lang w:val="en-US" w:eastAsia="zh-CN"/>
          <w:rPrChange w:id="1098" w:author="RV" w:date="2022-09-09T14:08:00Z">
            <w:rPr>
              <w:ins w:id="1099" w:author="RV" w:date="2022-09-09T13:06:00Z"/>
              <w:rFonts w:eastAsia="Times New Roman"/>
              <w:lang w:val="en-US" w:eastAsia="zh-CN"/>
            </w:rPr>
          </w:rPrChange>
        </w:rPr>
      </w:pPr>
      <w:ins w:id="1100" w:author="RV" w:date="2022-09-09T14:07:00Z">
        <w:r w:rsidRPr="00B52038">
          <w:rPr>
            <w:rFonts w:eastAsia="Times New Roman"/>
            <w:b/>
            <w:bCs/>
            <w:u w:val="single"/>
            <w:lang w:val="en-US" w:eastAsia="zh-CN"/>
            <w:rPrChange w:id="1101" w:author="RV" w:date="2022-09-09T14:08:00Z">
              <w:rPr>
                <w:rFonts w:eastAsia="Times New Roman"/>
                <w:lang w:val="en-US" w:eastAsia="zh-CN"/>
              </w:rPr>
            </w:rPrChange>
          </w:rPr>
          <w:t>Principal Component Analysis</w:t>
        </w:r>
      </w:ins>
    </w:p>
    <w:p w14:paraId="1B396C57" w14:textId="219815A0" w:rsidR="00922F8B" w:rsidRDefault="00922F8B" w:rsidP="005608E9">
      <w:pPr>
        <w:autoSpaceDE w:val="0"/>
        <w:autoSpaceDN w:val="0"/>
        <w:adjustRightInd w:val="0"/>
        <w:spacing w:before="0"/>
        <w:jc w:val="both"/>
        <w:rPr>
          <w:ins w:id="1102" w:author="RV" w:date="2022-09-09T13:06:00Z"/>
          <w:rFonts w:eastAsia="Times New Roman"/>
          <w:lang w:val="en-US" w:eastAsia="zh-CN"/>
        </w:rPr>
      </w:pPr>
    </w:p>
    <w:p w14:paraId="6B523900" w14:textId="313D008D" w:rsidR="00D66D3C" w:rsidRPr="00D66D3C" w:rsidRDefault="00D66D3C" w:rsidP="00E915A2">
      <w:pPr>
        <w:autoSpaceDE w:val="0"/>
        <w:autoSpaceDN w:val="0"/>
        <w:adjustRightInd w:val="0"/>
        <w:spacing w:before="0"/>
        <w:jc w:val="both"/>
        <w:rPr>
          <w:ins w:id="1103" w:author="RV" w:date="2022-09-09T14:47:00Z"/>
          <w:rFonts w:eastAsia="Times New Roman"/>
          <w:lang w:val="en-US" w:eastAsia="zh-CN"/>
        </w:rPr>
      </w:pPr>
      <w:ins w:id="1104" w:author="RV" w:date="2022-09-09T14:47:00Z">
        <w:r w:rsidRPr="00D66D3C">
          <w:rPr>
            <w:rFonts w:eastAsia="Times New Roman"/>
            <w:lang w:val="en-US" w:eastAsia="zh-CN"/>
          </w:rPr>
          <w:t>In PCA a new set of variables is created as linear combinations</w:t>
        </w:r>
      </w:ins>
      <w:ins w:id="1105" w:author="RV" w:date="2022-09-09T14:48:00Z">
        <w:r>
          <w:rPr>
            <w:rStyle w:val="FootnoteReference"/>
            <w:rFonts w:eastAsia="Times New Roman"/>
            <w:lang w:val="en-US" w:eastAsia="zh-CN"/>
          </w:rPr>
          <w:footnoteReference w:id="2"/>
        </w:r>
      </w:ins>
      <w:ins w:id="1140" w:author="RV" w:date="2022-09-09T14:47:00Z">
        <w:r w:rsidRPr="00D66D3C">
          <w:rPr>
            <w:rFonts w:eastAsia="Times New Roman"/>
            <w:lang w:val="en-US" w:eastAsia="zh-CN"/>
          </w:rPr>
          <w:t xml:space="preserve"> of the original set. The</w:t>
        </w:r>
      </w:ins>
      <w:ins w:id="1141" w:author="RV" w:date="2022-09-09T14:48:00Z">
        <w:r w:rsidR="00E915A2">
          <w:rPr>
            <w:rFonts w:eastAsia="Times New Roman"/>
            <w:lang w:val="en-US" w:eastAsia="zh-CN"/>
          </w:rPr>
          <w:t xml:space="preserve"> </w:t>
        </w:r>
      </w:ins>
      <w:ins w:id="1142" w:author="RV" w:date="2022-09-09T14:47:00Z">
        <w:r w:rsidRPr="00D66D3C">
          <w:rPr>
            <w:rFonts w:eastAsia="Times New Roman"/>
            <w:lang w:val="en-US" w:eastAsia="zh-CN"/>
          </w:rPr>
          <w:t>linear combination that explains the maximum amount of variation is called the first principal</w:t>
        </w:r>
      </w:ins>
      <w:ins w:id="1143" w:author="RV" w:date="2022-09-09T14:48:00Z">
        <w:r w:rsidR="00E915A2">
          <w:rPr>
            <w:rFonts w:eastAsia="Times New Roman"/>
            <w:lang w:val="en-US" w:eastAsia="zh-CN"/>
          </w:rPr>
          <w:t xml:space="preserve"> </w:t>
        </w:r>
      </w:ins>
      <w:ins w:id="1144" w:author="RV" w:date="2022-09-09T14:47:00Z">
        <w:r w:rsidRPr="00D66D3C">
          <w:rPr>
            <w:rFonts w:eastAsia="Times New Roman"/>
            <w:lang w:val="en-US" w:eastAsia="zh-CN"/>
          </w:rPr>
          <w:t>component. A second principal component (another linear combination) is then found,</w:t>
        </w:r>
      </w:ins>
      <w:ins w:id="1145" w:author="RV" w:date="2022-09-09T14:48:00Z">
        <w:r w:rsidR="00E915A2">
          <w:rPr>
            <w:rFonts w:eastAsia="Times New Roman"/>
            <w:lang w:val="en-US" w:eastAsia="zh-CN"/>
          </w:rPr>
          <w:t xml:space="preserve"> </w:t>
        </w:r>
      </w:ins>
      <w:ins w:id="1146" w:author="RV" w:date="2022-09-09T14:47:00Z">
        <w:r w:rsidRPr="00D66D3C">
          <w:rPr>
            <w:rFonts w:eastAsia="Times New Roman"/>
            <w:lang w:val="en-US" w:eastAsia="zh-CN"/>
          </w:rPr>
          <w:t>independent of the first, so that it explains as much as possible of the remaining variability.</w:t>
        </w:r>
      </w:ins>
    </w:p>
    <w:p w14:paraId="628253B2" w14:textId="36E34FA0" w:rsidR="00922F8B" w:rsidRDefault="00D66D3C" w:rsidP="00E915A2">
      <w:pPr>
        <w:autoSpaceDE w:val="0"/>
        <w:autoSpaceDN w:val="0"/>
        <w:adjustRightInd w:val="0"/>
        <w:spacing w:before="0"/>
        <w:jc w:val="both"/>
        <w:rPr>
          <w:ins w:id="1147" w:author="RV" w:date="2022-09-09T13:06:00Z"/>
          <w:rFonts w:eastAsia="Times New Roman"/>
          <w:lang w:val="en-US" w:eastAsia="zh-CN"/>
        </w:rPr>
      </w:pPr>
      <w:ins w:id="1148" w:author="RV" w:date="2022-09-09T14:47:00Z">
        <w:r w:rsidRPr="00D66D3C">
          <w:rPr>
            <w:rFonts w:eastAsia="Times New Roman"/>
            <w:lang w:val="en-US" w:eastAsia="zh-CN"/>
          </w:rPr>
          <w:t>Further components are then created sequentially, each new component being independent of the</w:t>
        </w:r>
      </w:ins>
      <w:ins w:id="1149" w:author="RV" w:date="2022-09-09T14:49:00Z">
        <w:r w:rsidR="00E915A2">
          <w:rPr>
            <w:rFonts w:eastAsia="Times New Roman"/>
            <w:lang w:val="en-US" w:eastAsia="zh-CN"/>
          </w:rPr>
          <w:t xml:space="preserve"> </w:t>
        </w:r>
      </w:ins>
      <w:ins w:id="1150" w:author="RV" w:date="2022-09-09T14:47:00Z">
        <w:r w:rsidRPr="00D66D3C">
          <w:rPr>
            <w:rFonts w:eastAsia="Times New Roman"/>
            <w:lang w:val="en-US" w:eastAsia="zh-CN"/>
          </w:rPr>
          <w:t>previous ones. If the first few components, say the first 3, explain a substantial amount, say 90</w:t>
        </w:r>
      </w:ins>
      <w:ins w:id="1151" w:author="RV" w:date="2022-09-09T14:49:00Z">
        <w:r w:rsidR="00E915A2">
          <w:rPr>
            <w:rFonts w:eastAsia="Times New Roman"/>
            <w:lang w:val="en-US" w:eastAsia="zh-CN"/>
          </w:rPr>
          <w:t xml:space="preserve"> </w:t>
        </w:r>
      </w:ins>
      <w:ins w:id="1152" w:author="RV" w:date="2022-09-09T14:47:00Z">
        <w:r w:rsidRPr="00D66D3C">
          <w:rPr>
            <w:rFonts w:eastAsia="Times New Roman"/>
            <w:lang w:val="en-US" w:eastAsia="zh-CN"/>
          </w:rPr>
          <w:t>per cent of the variability amongst the original set of 12 variables, then essentially, the number of</w:t>
        </w:r>
      </w:ins>
      <w:ins w:id="1153" w:author="RV" w:date="2022-09-09T14:49:00Z">
        <w:r w:rsidR="00E915A2">
          <w:rPr>
            <w:rFonts w:eastAsia="Times New Roman"/>
            <w:lang w:val="en-US" w:eastAsia="zh-CN"/>
          </w:rPr>
          <w:t xml:space="preserve"> </w:t>
        </w:r>
      </w:ins>
      <w:ins w:id="1154" w:author="RV" w:date="2022-09-09T14:47:00Z">
        <w:r w:rsidRPr="00D66D3C">
          <w:rPr>
            <w:rFonts w:eastAsia="Times New Roman"/>
            <w:lang w:val="en-US" w:eastAsia="zh-CN"/>
          </w:rPr>
          <w:t>variables to be analyzed has been reduced from 12 to 3.</w:t>
        </w:r>
      </w:ins>
    </w:p>
    <w:p w14:paraId="6D3A019E" w14:textId="77777777" w:rsidR="00922F8B" w:rsidRDefault="00922F8B" w:rsidP="005608E9">
      <w:pPr>
        <w:autoSpaceDE w:val="0"/>
        <w:autoSpaceDN w:val="0"/>
        <w:adjustRightInd w:val="0"/>
        <w:spacing w:before="0"/>
        <w:jc w:val="both"/>
        <w:rPr>
          <w:ins w:id="1155" w:author="RV" w:date="2022-09-09T13:03:00Z"/>
          <w:rFonts w:eastAsia="Times New Roman"/>
          <w:lang w:val="en-US" w:eastAsia="zh-CN"/>
        </w:rPr>
      </w:pPr>
    </w:p>
    <w:p w14:paraId="7540010A" w14:textId="3B294647" w:rsidR="005608E9" w:rsidRDefault="005608E9" w:rsidP="005608E9">
      <w:pPr>
        <w:autoSpaceDE w:val="0"/>
        <w:autoSpaceDN w:val="0"/>
        <w:adjustRightInd w:val="0"/>
        <w:spacing w:before="0"/>
        <w:jc w:val="both"/>
        <w:rPr>
          <w:ins w:id="1156" w:author="RV" w:date="2022-09-09T13:03:00Z"/>
          <w:rFonts w:eastAsia="Times New Roman"/>
          <w:lang w:val="en-US" w:eastAsia="zh-CN"/>
        </w:rPr>
      </w:pPr>
    </w:p>
    <w:p w14:paraId="3979E15E" w14:textId="3EB49899" w:rsidR="005608E9" w:rsidRDefault="005608E9" w:rsidP="005608E9">
      <w:pPr>
        <w:autoSpaceDE w:val="0"/>
        <w:autoSpaceDN w:val="0"/>
        <w:adjustRightInd w:val="0"/>
        <w:spacing w:before="0"/>
        <w:jc w:val="both"/>
        <w:rPr>
          <w:ins w:id="1157" w:author="RV" w:date="2022-09-09T13:03:00Z"/>
          <w:rFonts w:eastAsia="Times New Roman"/>
          <w:lang w:val="en-US" w:eastAsia="zh-CN"/>
        </w:rPr>
      </w:pPr>
    </w:p>
    <w:p w14:paraId="314EF921" w14:textId="77777777" w:rsidR="005608E9" w:rsidRPr="005608E9" w:rsidRDefault="005608E9">
      <w:pPr>
        <w:autoSpaceDE w:val="0"/>
        <w:autoSpaceDN w:val="0"/>
        <w:adjustRightInd w:val="0"/>
        <w:spacing w:before="0"/>
        <w:jc w:val="both"/>
        <w:rPr>
          <w:ins w:id="1158" w:author="RV" w:date="2022-08-30T17:21:00Z"/>
          <w:rFonts w:eastAsia="Times New Roman"/>
          <w:lang w:val="en-US" w:eastAsia="zh-CN"/>
          <w:rPrChange w:id="1159" w:author="RV" w:date="2022-09-09T13:03:00Z">
            <w:rPr>
              <w:ins w:id="1160" w:author="RV" w:date="2022-08-30T17:21:00Z"/>
              <w:lang w:val="en-US" w:eastAsia="es-MX"/>
            </w:rPr>
          </w:rPrChange>
        </w:rPr>
        <w:pPrChange w:id="1161" w:author="RV" w:date="2022-09-09T13:03:00Z">
          <w:pPr>
            <w:pStyle w:val="ListParagraph"/>
            <w:textAlignment w:val="baseline"/>
          </w:pPr>
        </w:pPrChange>
      </w:pPr>
    </w:p>
    <w:p w14:paraId="40CAF4EB" w14:textId="2303996A" w:rsidR="00781138" w:rsidRPr="004055A9" w:rsidDel="00781138" w:rsidRDefault="00781138">
      <w:pPr>
        <w:rPr>
          <w:del w:id="1162" w:author="RV" w:date="2022-08-30T17:21:00Z"/>
          <w:lang w:val="en-US" w:eastAsia="es-MX"/>
        </w:rPr>
        <w:pPrChange w:id="1163" w:author="RV" w:date="2022-08-30T17:21:00Z">
          <w:pPr>
            <w:pStyle w:val="ListParagraph"/>
            <w:textAlignment w:val="baseline"/>
          </w:pPr>
        </w:pPrChange>
      </w:pPr>
    </w:p>
    <w:p w14:paraId="19D276C9" w14:textId="77777777" w:rsidR="00D31F65" w:rsidRPr="00C14249" w:rsidRDefault="00FB6416" w:rsidP="00C14249">
      <w:pPr>
        <w:pStyle w:val="Heading3"/>
        <w:rPr>
          <w:lang w:val="en-US" w:eastAsia="zh-CN"/>
        </w:rPr>
      </w:pPr>
      <w:r w:rsidRPr="00C14249">
        <w:rPr>
          <w:lang w:val="en-US" w:eastAsia="zh-CN"/>
        </w:rPr>
        <w:t>6</w:t>
      </w:r>
      <w:r w:rsidR="00F01B33">
        <w:rPr>
          <w:lang w:val="en-US" w:eastAsia="zh-CN"/>
        </w:rPr>
        <w:t>.4</w:t>
      </w:r>
      <w:r w:rsidR="00C14249" w:rsidRPr="00C14249">
        <w:rPr>
          <w:lang w:val="en-US" w:eastAsia="zh-CN"/>
        </w:rPr>
        <w:tab/>
      </w:r>
      <w:r w:rsidR="00D31F65" w:rsidRPr="00C14249">
        <w:rPr>
          <w:lang w:val="en-US" w:eastAsia="zh-CN"/>
        </w:rPr>
        <w:t>Data granularity, periodicity and collection mechanisms</w:t>
      </w:r>
    </w:p>
    <w:p w14:paraId="3A23AAA7" w14:textId="77777777" w:rsidR="00D31F65" w:rsidRPr="00FB6416" w:rsidRDefault="00D31F65" w:rsidP="00C14249">
      <w:pPr>
        <w:rPr>
          <w:i/>
          <w:iCs/>
        </w:rPr>
      </w:pPr>
      <w:r>
        <w:rPr>
          <w:i/>
          <w:iCs/>
        </w:rPr>
        <w:t xml:space="preserve">Editor’s note: </w:t>
      </w:r>
      <w:r w:rsidRPr="00FB6416">
        <w:rPr>
          <w:i/>
          <w:iCs/>
        </w:rPr>
        <w:t xml:space="preserve">Contributions are </w:t>
      </w:r>
      <w:r>
        <w:rPr>
          <w:i/>
          <w:iCs/>
        </w:rPr>
        <w:t>invited</w:t>
      </w:r>
    </w:p>
    <w:p w14:paraId="055693E6" w14:textId="77777777" w:rsidR="00D31F65" w:rsidRPr="003C60AC" w:rsidRDefault="003C60AC" w:rsidP="00225F90">
      <w:pPr>
        <w:rPr>
          <w:b/>
          <w:bCs/>
          <w:u w:val="single"/>
          <w:lang w:val="en-US" w:eastAsia="zh-CN"/>
        </w:rPr>
      </w:pPr>
      <w:r w:rsidRPr="003C60AC">
        <w:rPr>
          <w:b/>
          <w:bCs/>
          <w:lang w:val="en-US" w:eastAsia="zh-CN"/>
        </w:rPr>
        <w:t>6.4. 1</w:t>
      </w:r>
      <w:r w:rsidRPr="003C60AC">
        <w:rPr>
          <w:lang w:val="en-US" w:eastAsia="zh-CN"/>
        </w:rPr>
        <w:t xml:space="preserve"> </w:t>
      </w:r>
      <w:r w:rsidRPr="003C60AC">
        <w:rPr>
          <w:b/>
          <w:bCs/>
          <w:u w:val="single"/>
          <w:lang w:val="en-US" w:eastAsia="zh-CN"/>
        </w:rPr>
        <w:t>Granularit</w:t>
      </w:r>
      <w:commentRangeStart w:id="1164"/>
      <w:r w:rsidRPr="003C60AC">
        <w:rPr>
          <w:b/>
          <w:bCs/>
          <w:u w:val="single"/>
          <w:lang w:val="en-US" w:eastAsia="zh-CN"/>
        </w:rPr>
        <w:t>y</w:t>
      </w:r>
      <w:commentRangeEnd w:id="1164"/>
      <w:r w:rsidR="00351E4E">
        <w:rPr>
          <w:rStyle w:val="CommentReference"/>
        </w:rPr>
        <w:commentReference w:id="1164"/>
      </w:r>
    </w:p>
    <w:p w14:paraId="6574A01D" w14:textId="77CD06AB" w:rsidR="007E5418" w:rsidRPr="004055A9" w:rsidRDefault="001A5366" w:rsidP="001A5366">
      <w:pPr>
        <w:jc w:val="both"/>
        <w:textAlignment w:val="baseline"/>
        <w:rPr>
          <w:rFonts w:eastAsia="Times New Roman"/>
          <w:color w:val="000000" w:themeColor="text1"/>
          <w:lang w:val="en-US" w:eastAsia="es-MX"/>
        </w:rPr>
      </w:pPr>
      <w:r w:rsidRPr="004055A9">
        <w:rPr>
          <w:rFonts w:eastAsia="Times New Roman"/>
          <w:color w:val="000000" w:themeColor="text1"/>
          <w:lang w:val="en-US" w:eastAsia="es-MX"/>
        </w:rPr>
        <w:lastRenderedPageBreak/>
        <w:t>The granularity level</w:t>
      </w:r>
      <w:r w:rsidR="00225F90" w:rsidRPr="004055A9">
        <w:rPr>
          <w:rFonts w:eastAsia="Times New Roman"/>
          <w:color w:val="000000" w:themeColor="text1"/>
          <w:lang w:val="en-US" w:eastAsia="es-MX"/>
        </w:rPr>
        <w:t xml:space="preserve"> is relevant to define a criterion to segment geographical areas </w:t>
      </w:r>
      <w:del w:id="1165" w:author="Natalia Salazar" w:date="2022-08-24T09:32:00Z">
        <w:r w:rsidR="001606A9">
          <w:rPr>
            <w:rFonts w:eastAsia="Times New Roman"/>
            <w:color w:val="000000" w:themeColor="text1"/>
            <w:lang w:val="en-US" w:eastAsia="es-MX"/>
          </w:rPr>
          <w:delText>in order to</w:delText>
        </w:r>
      </w:del>
      <w:ins w:id="1166" w:author="Natalia Salazar" w:date="2022-08-24T09:32:00Z">
        <w:r w:rsidR="001606A9">
          <w:rPr>
            <w:rFonts w:eastAsia="Times New Roman"/>
            <w:color w:val="000000" w:themeColor="text1"/>
            <w:lang w:val="en-US" w:eastAsia="es-MX"/>
          </w:rPr>
          <w:t>to</w:t>
        </w:r>
      </w:ins>
      <w:r w:rsidR="001606A9">
        <w:rPr>
          <w:rFonts w:eastAsia="Times New Roman"/>
          <w:color w:val="000000" w:themeColor="text1"/>
          <w:lang w:val="en-US" w:eastAsia="es-MX"/>
        </w:rPr>
        <w:t xml:space="preserve"> </w:t>
      </w:r>
      <w:r w:rsidR="00225F90" w:rsidRPr="004055A9">
        <w:rPr>
          <w:rFonts w:eastAsia="Times New Roman"/>
          <w:color w:val="000000" w:themeColor="text1"/>
          <w:lang w:val="en-US" w:eastAsia="es-MX"/>
        </w:rPr>
        <w:t xml:space="preserve">identify different groups of users. Considering </w:t>
      </w:r>
      <w:del w:id="1167" w:author="AK" w:date="2022-09-10T14:36:00Z">
        <w:r w:rsidR="00F54378" w:rsidRPr="004055A9" w:rsidDel="00FB6CE2">
          <w:rPr>
            <w:rFonts w:eastAsia="Times New Roman"/>
            <w:color w:val="000000" w:themeColor="text1"/>
            <w:lang w:val="en-US" w:eastAsia="es-MX"/>
          </w:rPr>
          <w:delText xml:space="preserve">too </w:delText>
        </w:r>
      </w:del>
      <w:r w:rsidR="00225F90" w:rsidRPr="004055A9">
        <w:rPr>
          <w:rFonts w:eastAsia="Times New Roman"/>
          <w:color w:val="000000" w:themeColor="text1"/>
          <w:lang w:val="en-US" w:eastAsia="es-MX"/>
        </w:rPr>
        <w:t xml:space="preserve">that it is common </w:t>
      </w:r>
      <w:r w:rsidR="00F54378" w:rsidRPr="004055A9">
        <w:rPr>
          <w:rFonts w:eastAsia="Times New Roman"/>
          <w:color w:val="000000" w:themeColor="text1"/>
          <w:lang w:val="en-US" w:eastAsia="es-MX"/>
        </w:rPr>
        <w:t xml:space="preserve">that </w:t>
      </w:r>
      <w:r w:rsidR="00225F90" w:rsidRPr="004055A9">
        <w:rPr>
          <w:rFonts w:eastAsia="Times New Roman"/>
          <w:color w:val="000000" w:themeColor="text1"/>
          <w:lang w:val="en-US" w:eastAsia="es-MX"/>
        </w:rPr>
        <w:t>users ha</w:t>
      </w:r>
      <w:r w:rsidR="00F54378" w:rsidRPr="004055A9">
        <w:rPr>
          <w:rFonts w:eastAsia="Times New Roman"/>
          <w:color w:val="000000" w:themeColor="text1"/>
          <w:lang w:val="en-US" w:eastAsia="es-MX"/>
        </w:rPr>
        <w:t>ve</w:t>
      </w:r>
      <w:r w:rsidR="00225F90" w:rsidRPr="004055A9">
        <w:rPr>
          <w:rFonts w:eastAsia="Times New Roman"/>
          <w:color w:val="000000" w:themeColor="text1"/>
          <w:lang w:val="en-US" w:eastAsia="es-MX"/>
        </w:rPr>
        <w:t xml:space="preserve"> different preferences or interests according </w:t>
      </w:r>
      <w:r w:rsidR="00F54378" w:rsidRPr="004055A9">
        <w:rPr>
          <w:rFonts w:eastAsia="Times New Roman"/>
          <w:color w:val="000000" w:themeColor="text1"/>
          <w:lang w:val="en-US" w:eastAsia="es-MX"/>
        </w:rPr>
        <w:t xml:space="preserve">to the geographical area they lived. </w:t>
      </w:r>
    </w:p>
    <w:p w14:paraId="462F7644" w14:textId="79720067" w:rsidR="00603E92" w:rsidRPr="004055A9" w:rsidRDefault="00174C17" w:rsidP="001A5366">
      <w:pPr>
        <w:jc w:val="both"/>
        <w:textAlignment w:val="baseline"/>
        <w:rPr>
          <w:rFonts w:eastAsia="Times New Roman"/>
          <w:color w:val="000000" w:themeColor="text1"/>
          <w:lang w:val="en-US" w:eastAsia="es-MX"/>
        </w:rPr>
      </w:pPr>
      <w:ins w:id="1168" w:author="James Robinson" w:date="2022-08-17T15:26:00Z">
        <w:r>
          <w:rPr>
            <w:rFonts w:eastAsia="Times New Roman"/>
            <w:color w:val="000000" w:themeColor="text1"/>
            <w:lang w:val="en-US" w:eastAsia="es-MX"/>
          </w:rPr>
          <w:t>A</w:t>
        </w:r>
      </w:ins>
      <w:r>
        <w:rPr>
          <w:rFonts w:eastAsia="Times New Roman"/>
          <w:color w:val="000000" w:themeColor="text1"/>
          <w:lang w:val="en-US" w:eastAsia="es-MX"/>
        </w:rPr>
        <w:t xml:space="preserve"> </w:t>
      </w:r>
      <w:r w:rsidR="006A1398" w:rsidRPr="004055A9">
        <w:rPr>
          <w:rFonts w:eastAsia="Times New Roman"/>
          <w:color w:val="000000" w:themeColor="text1"/>
          <w:lang w:val="en-US" w:eastAsia="es-MX"/>
        </w:rPr>
        <w:t>careful examination of the data structure to identify different sectors or sub-strata</w:t>
      </w:r>
      <w:r>
        <w:rPr>
          <w:rFonts w:eastAsia="Times New Roman"/>
          <w:color w:val="000000" w:themeColor="text1"/>
          <w:lang w:val="en-US" w:eastAsia="es-MX"/>
        </w:rPr>
        <w:t xml:space="preserve"> </w:t>
      </w:r>
      <w:r w:rsidRPr="004055A9">
        <w:rPr>
          <w:rFonts w:eastAsia="Times New Roman"/>
          <w:color w:val="000000" w:themeColor="text1"/>
          <w:lang w:val="en-US" w:eastAsia="es-MX"/>
        </w:rPr>
        <w:t>strata</w:t>
      </w:r>
      <w:ins w:id="1169" w:author="James Robinson" w:date="2022-08-17T15:26:00Z">
        <w:r>
          <w:rPr>
            <w:rFonts w:eastAsia="Times New Roman"/>
            <w:color w:val="000000" w:themeColor="text1"/>
            <w:lang w:val="en-US" w:eastAsia="es-MX"/>
          </w:rPr>
          <w:t xml:space="preserve"> should be undertaken</w:t>
        </w:r>
      </w:ins>
      <w:r w:rsidR="006A1398" w:rsidRPr="004055A9">
        <w:rPr>
          <w:rFonts w:eastAsia="Times New Roman"/>
          <w:color w:val="000000" w:themeColor="text1"/>
          <w:lang w:val="en-US" w:eastAsia="es-MX"/>
        </w:rPr>
        <w:t xml:space="preserve">, for example, urban and rural data </w:t>
      </w:r>
      <w:r w:rsidR="001A5366" w:rsidRPr="004055A9">
        <w:rPr>
          <w:rFonts w:eastAsia="Times New Roman"/>
          <w:color w:val="000000" w:themeColor="text1"/>
          <w:lang w:val="en-US" w:eastAsia="es-MX"/>
        </w:rPr>
        <w:t>cannot</w:t>
      </w:r>
      <w:r w:rsidR="006A1398" w:rsidRPr="004055A9">
        <w:rPr>
          <w:rFonts w:eastAsia="Times New Roman"/>
          <w:color w:val="000000" w:themeColor="text1"/>
          <w:lang w:val="en-US" w:eastAsia="es-MX"/>
        </w:rPr>
        <w:t xml:space="preserve"> be combined because valuable information </w:t>
      </w:r>
      <w:del w:id="1170" w:author="James Robinson" w:date="2022-08-17T15:27:00Z">
        <w:r w:rsidRPr="004055A9" w:rsidDel="00385201">
          <w:rPr>
            <w:rFonts w:eastAsia="Times New Roman"/>
            <w:color w:val="000000" w:themeColor="text1"/>
            <w:lang w:val="en-US" w:eastAsia="es-MX"/>
          </w:rPr>
          <w:delText xml:space="preserve">can </w:delText>
        </w:r>
      </w:del>
      <w:ins w:id="1171" w:author="James Robinson" w:date="2022-08-17T15:27:00Z">
        <w:r>
          <w:rPr>
            <w:rFonts w:eastAsia="Times New Roman"/>
            <w:color w:val="000000" w:themeColor="text1"/>
            <w:lang w:val="en-US" w:eastAsia="es-MX"/>
          </w:rPr>
          <w:t>may</w:t>
        </w:r>
        <w:r w:rsidRPr="004055A9">
          <w:rPr>
            <w:rFonts w:eastAsia="Times New Roman"/>
            <w:color w:val="000000" w:themeColor="text1"/>
            <w:lang w:val="en-US" w:eastAsia="es-MX"/>
          </w:rPr>
          <w:t xml:space="preserve"> </w:t>
        </w:r>
      </w:ins>
      <w:r w:rsidR="006A1398" w:rsidRPr="004055A9">
        <w:rPr>
          <w:rFonts w:eastAsia="Times New Roman"/>
          <w:color w:val="000000" w:themeColor="text1"/>
          <w:lang w:val="en-US" w:eastAsia="es-MX"/>
        </w:rPr>
        <w:t>be lost.</w:t>
      </w:r>
      <w:r w:rsidR="001A5366" w:rsidRPr="004055A9">
        <w:rPr>
          <w:rFonts w:eastAsia="Times New Roman"/>
          <w:color w:val="000000" w:themeColor="text1"/>
          <w:lang w:val="en-US" w:eastAsia="es-MX"/>
        </w:rPr>
        <w:t xml:space="preserve"> </w:t>
      </w:r>
      <w:ins w:id="1172" w:author="James Robinson" w:date="2022-08-17T15:31:00Z">
        <w:r>
          <w:rPr>
            <w:rFonts w:eastAsia="Times New Roman"/>
            <w:color w:val="000000" w:themeColor="text1"/>
            <w:lang w:val="en-US" w:eastAsia="es-MX"/>
          </w:rPr>
          <w:t>As another</w:t>
        </w:r>
      </w:ins>
      <w:r w:rsidR="001A5366" w:rsidRPr="004055A9">
        <w:rPr>
          <w:rFonts w:eastAsia="Times New Roman"/>
          <w:color w:val="000000" w:themeColor="text1"/>
          <w:lang w:val="en-US" w:eastAsia="es-MX"/>
        </w:rPr>
        <w:t>, a</w:t>
      </w:r>
      <w:r w:rsidR="00603E92" w:rsidRPr="004055A9">
        <w:rPr>
          <w:rFonts w:eastAsia="Times New Roman"/>
          <w:color w:val="000000" w:themeColor="text1"/>
          <w:lang w:val="en-US" w:eastAsia="es-MX"/>
        </w:rPr>
        <w:t xml:space="preserve"> division of </w:t>
      </w:r>
      <w:commentRangeStart w:id="1173"/>
      <w:commentRangeStart w:id="1174"/>
      <w:r w:rsidRPr="004055A9">
        <w:rPr>
          <w:rFonts w:eastAsia="Times New Roman"/>
          <w:color w:val="000000" w:themeColor="text1"/>
          <w:lang w:val="en-US" w:eastAsia="es-MX"/>
        </w:rPr>
        <w:t>10x10</w:t>
      </w:r>
      <w:commentRangeEnd w:id="1173"/>
      <w:r>
        <w:rPr>
          <w:rStyle w:val="CommentReference"/>
        </w:rPr>
        <w:commentReference w:id="1173"/>
      </w:r>
      <w:commentRangeEnd w:id="1174"/>
      <w:r w:rsidR="00B459E6">
        <w:rPr>
          <w:rStyle w:val="CommentReference"/>
        </w:rPr>
        <w:commentReference w:id="1174"/>
      </w:r>
      <w:r w:rsidR="006D0767" w:rsidRPr="004055A9">
        <w:rPr>
          <w:rFonts w:eastAsia="Times New Roman"/>
          <w:color w:val="000000" w:themeColor="text1"/>
          <w:lang w:val="en-US" w:eastAsia="es-MX"/>
        </w:rPr>
        <w:t xml:space="preserve"> </w:t>
      </w:r>
      <w:r w:rsidR="00603E92" w:rsidRPr="004055A9">
        <w:rPr>
          <w:rFonts w:eastAsia="Times New Roman"/>
          <w:color w:val="000000" w:themeColor="text1"/>
          <w:lang w:val="en-US" w:eastAsia="es-MX"/>
        </w:rPr>
        <w:t>m</w:t>
      </w:r>
      <w:r w:rsidR="006D0767" w:rsidRPr="004055A9">
        <w:rPr>
          <w:rFonts w:eastAsia="Times New Roman"/>
          <w:color w:val="000000" w:themeColor="text1"/>
          <w:lang w:val="en-US" w:eastAsia="es-MX"/>
        </w:rPr>
        <w:t>eters</w:t>
      </w:r>
      <w:r w:rsidR="00603E92" w:rsidRPr="004055A9">
        <w:rPr>
          <w:rFonts w:eastAsia="Times New Roman"/>
          <w:color w:val="000000" w:themeColor="text1"/>
          <w:lang w:val="en-US" w:eastAsia="es-MX"/>
        </w:rPr>
        <w:t xml:space="preserve"> grid could be suggested to divide each country</w:t>
      </w:r>
      <w:r w:rsidR="004E3B1A" w:rsidRPr="004055A9">
        <w:rPr>
          <w:rFonts w:eastAsia="Times New Roman"/>
          <w:color w:val="000000" w:themeColor="text1"/>
          <w:lang w:val="en-US" w:eastAsia="es-MX"/>
        </w:rPr>
        <w:t>.</w:t>
      </w:r>
      <w:r w:rsidR="001A5366" w:rsidRPr="004055A9">
        <w:rPr>
          <w:rFonts w:eastAsia="Times New Roman"/>
          <w:color w:val="000000" w:themeColor="text1"/>
          <w:lang w:val="en-US" w:eastAsia="es-MX"/>
        </w:rPr>
        <w:t xml:space="preserve"> Then, a value of connectivity could be associated to each square. </w:t>
      </w:r>
      <w:del w:id="1175" w:author="James Robinson" w:date="2022-08-17T15:25:00Z">
        <w:r w:rsidRPr="004055A9" w:rsidDel="00385201">
          <w:rPr>
            <w:rFonts w:eastAsia="Times New Roman"/>
            <w:color w:val="000000" w:themeColor="text1"/>
            <w:lang w:val="en-US" w:eastAsia="es-MX"/>
          </w:rPr>
          <w:delText>However,</w:delText>
        </w:r>
      </w:del>
      <w:ins w:id="1176" w:author="James Robinson" w:date="2022-08-17T15:25:00Z">
        <w:r>
          <w:rPr>
            <w:rFonts w:eastAsia="Times New Roman"/>
            <w:color w:val="000000" w:themeColor="text1"/>
            <w:lang w:val="en-US" w:eastAsia="es-MX"/>
          </w:rPr>
          <w:t>While</w:t>
        </w:r>
      </w:ins>
      <w:r w:rsidR="001A5366" w:rsidRPr="004055A9">
        <w:rPr>
          <w:rFonts w:eastAsia="Times New Roman"/>
          <w:color w:val="000000" w:themeColor="text1"/>
          <w:lang w:val="en-US" w:eastAsia="es-MX"/>
        </w:rPr>
        <w:t>, this level of detail may be sufficient for urban areas, whereas for a rural area, a 1x1Km may be more appropriate</w:t>
      </w:r>
      <w:r w:rsidR="000C136B">
        <w:rPr>
          <w:rFonts w:eastAsia="Times New Roman"/>
          <w:color w:val="000000" w:themeColor="text1"/>
          <w:lang w:val="en-US" w:eastAsia="es-MX"/>
        </w:rPr>
        <w:t xml:space="preserve"> </w:t>
      </w:r>
      <w:ins w:id="1177" w:author="Janusz Jezowicz" w:date="2022-08-17T16:02:00Z">
        <w:r w:rsidR="000C136B">
          <w:rPr>
            <w:rFonts w:eastAsia="Times New Roman"/>
            <w:color w:val="000000" w:themeColor="text1"/>
            <w:lang w:val="en-US" w:eastAsia="es-MX"/>
          </w:rPr>
          <w:t>due to lower KPI density</w:t>
        </w:r>
      </w:ins>
      <w:ins w:id="1178" w:author="Janusz Jezowicz" w:date="2022-08-17T16:03:00Z">
        <w:r w:rsidR="000C136B">
          <w:rPr>
            <w:rFonts w:eastAsia="Times New Roman"/>
            <w:color w:val="000000" w:themeColor="text1"/>
            <w:lang w:val="en-US" w:eastAsia="es-MX"/>
          </w:rPr>
          <w:t>,</w:t>
        </w:r>
      </w:ins>
      <w:ins w:id="1179" w:author="Janusz Jezowicz" w:date="2022-08-17T16:02:00Z">
        <w:r w:rsidR="000C136B">
          <w:rPr>
            <w:rFonts w:eastAsia="Times New Roman"/>
            <w:color w:val="000000" w:themeColor="text1"/>
            <w:lang w:val="en-US" w:eastAsia="es-MX"/>
          </w:rPr>
          <w:t xml:space="preserve"> </w:t>
        </w:r>
      </w:ins>
      <w:ins w:id="1180" w:author="Janusz Jezowicz" w:date="2022-08-17T16:03:00Z">
        <w:r w:rsidR="000C136B">
          <w:rPr>
            <w:rFonts w:eastAsia="Times New Roman"/>
            <w:color w:val="000000" w:themeColor="text1"/>
            <w:lang w:val="en-US" w:eastAsia="es-MX"/>
          </w:rPr>
          <w:t xml:space="preserve">KPI </w:t>
        </w:r>
      </w:ins>
      <w:ins w:id="1181" w:author="Janusz Jezowicz" w:date="2022-08-17T16:02:00Z">
        <w:r w:rsidR="000C136B">
          <w:rPr>
            <w:rFonts w:eastAsia="Times New Roman"/>
            <w:color w:val="000000" w:themeColor="text1"/>
            <w:lang w:val="en-US" w:eastAsia="es-MX"/>
          </w:rPr>
          <w:t>availability</w:t>
        </w:r>
      </w:ins>
      <w:ins w:id="1182" w:author="Janusz Jezowicz" w:date="2022-08-17T16:03:00Z">
        <w:r w:rsidR="000C136B">
          <w:rPr>
            <w:rFonts w:eastAsia="Times New Roman"/>
            <w:color w:val="000000" w:themeColor="text1"/>
            <w:lang w:val="en-US" w:eastAsia="es-MX"/>
          </w:rPr>
          <w:t xml:space="preserve"> and typically less infrastructure buildup covering larger area</w:t>
        </w:r>
        <w:commentRangeStart w:id="1183"/>
        <w:r w:rsidR="000C136B">
          <w:rPr>
            <w:rFonts w:eastAsia="Times New Roman"/>
            <w:color w:val="000000" w:themeColor="text1"/>
            <w:lang w:val="en-US" w:eastAsia="es-MX"/>
          </w:rPr>
          <w:t>s</w:t>
        </w:r>
      </w:ins>
      <w:commentRangeEnd w:id="1183"/>
      <w:r w:rsidR="00906370">
        <w:rPr>
          <w:rStyle w:val="CommentReference"/>
        </w:rPr>
        <w:commentReference w:id="1183"/>
      </w:r>
      <w:r w:rsidR="001A5366" w:rsidRPr="004055A9">
        <w:rPr>
          <w:rFonts w:eastAsia="Times New Roman"/>
          <w:color w:val="000000" w:themeColor="text1"/>
          <w:lang w:val="en-US" w:eastAsia="es-MX"/>
        </w:rPr>
        <w:t>.</w:t>
      </w:r>
      <w:r w:rsidR="004E3B1A" w:rsidRPr="004055A9">
        <w:rPr>
          <w:rFonts w:eastAsia="Times New Roman"/>
          <w:color w:val="000000" w:themeColor="text1"/>
          <w:lang w:val="en-US" w:eastAsia="es-MX"/>
        </w:rPr>
        <w:t xml:space="preserve"> </w:t>
      </w:r>
    </w:p>
    <w:p w14:paraId="25D8E09A" w14:textId="77777777" w:rsidR="007E5418" w:rsidRDefault="007E5418" w:rsidP="007E5418">
      <w:pPr>
        <w:ind w:left="480"/>
        <w:jc w:val="both"/>
        <w:textAlignment w:val="baseline"/>
        <w:rPr>
          <w:rFonts w:eastAsia="Times New Roman"/>
          <w:color w:val="0070C0"/>
          <w:lang w:val="en-US" w:eastAsia="es-MX"/>
        </w:rPr>
      </w:pPr>
    </w:p>
    <w:p w14:paraId="0C2D3BE1" w14:textId="77777777" w:rsidR="006A1398" w:rsidRPr="004055A9" w:rsidRDefault="003C60AC" w:rsidP="003C60AC">
      <w:pPr>
        <w:jc w:val="both"/>
        <w:textAlignment w:val="baseline"/>
        <w:rPr>
          <w:rFonts w:eastAsia="Times New Roman"/>
          <w:b/>
          <w:bCs/>
          <w:color w:val="000000" w:themeColor="text1"/>
          <w:u w:val="single"/>
          <w:lang w:val="en-US" w:eastAsia="es-MX"/>
        </w:rPr>
      </w:pPr>
      <w:r w:rsidRPr="004055A9">
        <w:rPr>
          <w:rFonts w:eastAsia="Times New Roman"/>
          <w:b/>
          <w:bCs/>
          <w:color w:val="000000" w:themeColor="text1"/>
          <w:lang w:val="en-US" w:eastAsia="es-MX"/>
        </w:rPr>
        <w:t>6.4.2</w:t>
      </w:r>
      <w:r w:rsidRPr="004055A9">
        <w:rPr>
          <w:rFonts w:eastAsia="Times New Roman"/>
          <w:color w:val="000000" w:themeColor="text1"/>
          <w:lang w:val="en-US" w:eastAsia="es-MX"/>
        </w:rPr>
        <w:t xml:space="preserve"> </w:t>
      </w:r>
      <w:r w:rsidRPr="004055A9">
        <w:rPr>
          <w:rFonts w:eastAsia="Times New Roman"/>
          <w:b/>
          <w:bCs/>
          <w:color w:val="000000" w:themeColor="text1"/>
          <w:u w:val="single"/>
          <w:lang w:val="en-US" w:eastAsia="es-MX"/>
        </w:rPr>
        <w:t>Periodicit</w:t>
      </w:r>
      <w:commentRangeStart w:id="1184"/>
      <w:r w:rsidRPr="004055A9">
        <w:rPr>
          <w:rFonts w:eastAsia="Times New Roman"/>
          <w:b/>
          <w:bCs/>
          <w:color w:val="000000" w:themeColor="text1"/>
          <w:u w:val="single"/>
          <w:lang w:val="en-US" w:eastAsia="es-MX"/>
        </w:rPr>
        <w:t>y</w:t>
      </w:r>
      <w:commentRangeEnd w:id="1184"/>
      <w:r w:rsidR="007973B2">
        <w:rPr>
          <w:rStyle w:val="CommentReference"/>
        </w:rPr>
        <w:commentReference w:id="1184"/>
      </w:r>
    </w:p>
    <w:p w14:paraId="3E5EE89A" w14:textId="055DCEBE" w:rsidR="005A3B38" w:rsidRDefault="005A3B38" w:rsidP="005A3B38">
      <w:pPr>
        <w:jc w:val="both"/>
        <w:textAlignment w:val="baseline"/>
        <w:rPr>
          <w:rFonts w:eastAsia="Times New Roman"/>
          <w:color w:val="000000" w:themeColor="text1"/>
          <w:lang w:val="en-US" w:eastAsia="es-MX"/>
        </w:rPr>
      </w:pPr>
    </w:p>
    <w:p w14:paraId="7AD10BF0" w14:textId="77777777" w:rsidR="004055A9" w:rsidRPr="004055A9" w:rsidRDefault="004055A9" w:rsidP="005A3B38">
      <w:pPr>
        <w:jc w:val="both"/>
        <w:textAlignment w:val="baseline"/>
        <w:rPr>
          <w:rFonts w:eastAsia="Times New Roman"/>
          <w:color w:val="000000" w:themeColor="text1"/>
          <w:lang w:val="en-US" w:eastAsia="es-MX"/>
        </w:rPr>
      </w:pPr>
    </w:p>
    <w:p w14:paraId="5A0E28D2" w14:textId="77777777" w:rsidR="003C60AC" w:rsidRPr="004055A9" w:rsidRDefault="003C60AC" w:rsidP="005A3B38">
      <w:pPr>
        <w:jc w:val="both"/>
        <w:textAlignment w:val="baseline"/>
        <w:rPr>
          <w:rFonts w:eastAsia="Times New Roman"/>
          <w:color w:val="000000" w:themeColor="text1"/>
          <w:lang w:val="en-US" w:eastAsia="es-MX"/>
        </w:rPr>
      </w:pPr>
      <w:r w:rsidRPr="004055A9">
        <w:rPr>
          <w:rFonts w:eastAsia="Times New Roman"/>
          <w:b/>
          <w:bCs/>
          <w:color w:val="000000" w:themeColor="text1"/>
          <w:lang w:val="en-US" w:eastAsia="es-MX"/>
        </w:rPr>
        <w:t>6.4.3</w:t>
      </w:r>
      <w:r w:rsidRPr="004055A9">
        <w:rPr>
          <w:rFonts w:eastAsia="Times New Roman"/>
          <w:color w:val="000000" w:themeColor="text1"/>
          <w:lang w:val="en-US" w:eastAsia="es-MX"/>
        </w:rPr>
        <w:t xml:space="preserve"> </w:t>
      </w:r>
      <w:r w:rsidRPr="004055A9">
        <w:rPr>
          <w:rFonts w:eastAsia="Times New Roman"/>
          <w:b/>
          <w:bCs/>
          <w:color w:val="000000" w:themeColor="text1"/>
          <w:u w:val="single"/>
          <w:lang w:val="en-US" w:eastAsia="es-MX"/>
        </w:rPr>
        <w:t>Collection mechanisms</w:t>
      </w:r>
    </w:p>
    <w:p w14:paraId="6C40E810" w14:textId="77777777" w:rsidR="004755C7" w:rsidRPr="00A0123C" w:rsidRDefault="00A0123C" w:rsidP="00A0123C">
      <w:pPr>
        <w:rPr>
          <w:i/>
          <w:iCs/>
        </w:rPr>
      </w:pPr>
      <w:r w:rsidRPr="00A0123C">
        <w:rPr>
          <w:i/>
          <w:iCs/>
        </w:rPr>
        <w:t>Editor’s note: This section should highlight</w:t>
      </w:r>
      <w:r w:rsidR="004755C7" w:rsidRPr="00A0123C">
        <w:rPr>
          <w:i/>
          <w:iCs/>
        </w:rPr>
        <w:t xml:space="preserve"> the basis of criteria which allow comparability among different geographical areas.</w:t>
      </w:r>
    </w:p>
    <w:p w14:paraId="11139D9C" w14:textId="3AC73E44" w:rsidR="005A3B38" w:rsidRDefault="005A3B38" w:rsidP="005A3B38">
      <w:pPr>
        <w:jc w:val="both"/>
        <w:textAlignment w:val="baseline"/>
        <w:rPr>
          <w:rFonts w:eastAsia="Times New Roman"/>
          <w:color w:val="0070C0"/>
          <w:lang w:val="en-US" w:eastAsia="es-MX"/>
        </w:rPr>
      </w:pPr>
    </w:p>
    <w:p w14:paraId="08AC787E" w14:textId="5B973FAE" w:rsidR="004055A9" w:rsidRDefault="004055A9" w:rsidP="005A3B38">
      <w:pPr>
        <w:jc w:val="both"/>
        <w:textAlignment w:val="baseline"/>
        <w:rPr>
          <w:rFonts w:eastAsia="Times New Roman"/>
          <w:color w:val="0070C0"/>
          <w:lang w:val="en-US" w:eastAsia="es-MX"/>
        </w:rPr>
      </w:pPr>
    </w:p>
    <w:p w14:paraId="5472E21B" w14:textId="77777777" w:rsidR="004055A9" w:rsidRPr="005A3B38" w:rsidRDefault="004055A9" w:rsidP="005A3B38">
      <w:pPr>
        <w:jc w:val="both"/>
        <w:textAlignment w:val="baseline"/>
        <w:rPr>
          <w:rFonts w:eastAsia="Times New Roman"/>
          <w:color w:val="0070C0"/>
          <w:lang w:val="en-US" w:eastAsia="es-MX"/>
        </w:rPr>
      </w:pPr>
    </w:p>
    <w:p w14:paraId="38921D73" w14:textId="5CA12C9A" w:rsidR="00D31F65" w:rsidRPr="00C14249" w:rsidRDefault="00D31F65" w:rsidP="00C14249">
      <w:pPr>
        <w:pStyle w:val="Heading3"/>
        <w:rPr>
          <w:lang w:val="en-US" w:eastAsia="zh-CN"/>
        </w:rPr>
      </w:pPr>
      <w:r w:rsidRPr="00C14249">
        <w:rPr>
          <w:lang w:val="en-US" w:eastAsia="zh-CN"/>
        </w:rPr>
        <w:t>6.</w:t>
      </w:r>
      <w:r w:rsidR="003C60AC">
        <w:rPr>
          <w:lang w:val="en-US" w:eastAsia="zh-CN"/>
        </w:rPr>
        <w:t>5</w:t>
      </w:r>
      <w:r w:rsidR="00C14249">
        <w:rPr>
          <w:lang w:val="en-US" w:eastAsia="zh-CN"/>
        </w:rPr>
        <w:tab/>
      </w:r>
      <w:r w:rsidRPr="00C14249">
        <w:rPr>
          <w:lang w:val="en-US" w:eastAsia="zh-CN"/>
        </w:rPr>
        <w:t xml:space="preserve">In-building </w:t>
      </w:r>
      <w:ins w:id="1185" w:author="RV" w:date="2022-08-22T18:38:00Z">
        <w:r w:rsidR="001248AA" w:rsidRPr="004055A9">
          <w:rPr>
            <w:color w:val="000000" w:themeColor="text1"/>
          </w:rPr>
          <w:t>assessment of connectivity</w:t>
        </w:r>
      </w:ins>
      <w:del w:id="1186" w:author="RV" w:date="2022-08-22T18:38:00Z">
        <w:r w:rsidRPr="00C14249" w:rsidDel="001248AA">
          <w:rPr>
            <w:lang w:val="en-US" w:eastAsia="zh-CN"/>
          </w:rPr>
          <w:delText>guidelin</w:delText>
        </w:r>
      </w:del>
      <w:commentRangeStart w:id="1187"/>
      <w:del w:id="1188" w:author="AK" w:date="2022-09-10T20:24:00Z">
        <w:r w:rsidRPr="00C14249" w:rsidDel="00D32584">
          <w:rPr>
            <w:lang w:val="en-US" w:eastAsia="zh-CN"/>
          </w:rPr>
          <w:delText>es</w:delText>
        </w:r>
      </w:del>
      <w:commentRangeEnd w:id="1187"/>
      <w:r w:rsidR="00B81AC2">
        <w:rPr>
          <w:rStyle w:val="CommentReference"/>
          <w:b w:val="0"/>
        </w:rPr>
        <w:commentReference w:id="1187"/>
      </w:r>
    </w:p>
    <w:p w14:paraId="58808BF5" w14:textId="77777777" w:rsidR="00D31F65" w:rsidRPr="00FB6416" w:rsidDel="002C4362" w:rsidRDefault="00D31F65" w:rsidP="00C14249">
      <w:pPr>
        <w:rPr>
          <w:del w:id="1189" w:author="RV" w:date="2022-08-22T19:11:00Z"/>
          <w:i/>
          <w:iCs/>
        </w:rPr>
      </w:pPr>
      <w:r>
        <w:rPr>
          <w:i/>
          <w:iCs/>
        </w:rPr>
        <w:t xml:space="preserve">Editor’s note: </w:t>
      </w:r>
      <w:r w:rsidRPr="00FB6416">
        <w:rPr>
          <w:i/>
          <w:iCs/>
        </w:rPr>
        <w:t xml:space="preserve">Contributions are </w:t>
      </w:r>
      <w:r>
        <w:rPr>
          <w:i/>
          <w:iCs/>
        </w:rPr>
        <w:t>invited</w:t>
      </w:r>
    </w:p>
    <w:p w14:paraId="105993D7" w14:textId="77777777" w:rsidR="003565F4" w:rsidRDefault="003565F4" w:rsidP="00B81AC2">
      <w:pPr>
        <w:jc w:val="both"/>
        <w:rPr>
          <w:ins w:id="1190" w:author="RV" w:date="2022-08-22T18:48:00Z"/>
          <w:rFonts w:eastAsia="Times New Roman"/>
          <w:color w:val="000000" w:themeColor="text1"/>
          <w:lang w:val="en-US" w:eastAsia="es-MX"/>
        </w:rPr>
      </w:pPr>
    </w:p>
    <w:p w14:paraId="6E048500" w14:textId="6C5339C4" w:rsidR="00F22429" w:rsidRPr="00F22429" w:rsidRDefault="00F22429" w:rsidP="00F22429">
      <w:pPr>
        <w:jc w:val="both"/>
        <w:rPr>
          <w:ins w:id="1191" w:author="AK" w:date="2022-09-10T19:20:00Z"/>
        </w:rPr>
      </w:pPr>
      <w:ins w:id="1192" w:author="AK" w:date="2022-09-10T19:20:00Z">
        <w:r w:rsidRPr="00F22429">
          <w:t xml:space="preserve">Since typical users spent most of their time indoors it is important to be able to understand the QoE in these environments. </w:t>
        </w:r>
      </w:ins>
      <w:ins w:id="1193" w:author="AK" w:date="2022-09-10T19:30:00Z">
        <w:r w:rsidR="00BF292E">
          <w:t xml:space="preserve">Within the buildings, </w:t>
        </w:r>
      </w:ins>
      <w:ins w:id="1194" w:author="AK" w:date="2022-09-10T19:31:00Z">
        <w:r w:rsidR="00A424E8">
          <w:t xml:space="preserve">QoE measurements </w:t>
        </w:r>
      </w:ins>
      <w:ins w:id="1195" w:author="AK" w:date="2022-09-10T19:20:00Z">
        <w:r w:rsidRPr="00F22429">
          <w:t xml:space="preserve">cannot be done by evaluating the wireless environment in isolation but the effect of built structures needs to be accounted for, often the best way of achieving this will be via the direct measurement of KPIs from devices </w:t>
        </w:r>
      </w:ins>
      <w:ins w:id="1196" w:author="AK" w:date="2022-09-10T19:28:00Z">
        <w:r w:rsidR="00BF292E">
          <w:t xml:space="preserve">involving users </w:t>
        </w:r>
      </w:ins>
      <w:ins w:id="1197" w:author="AK" w:date="2022-09-10T19:29:00Z">
        <w:r w:rsidR="00BF292E" w:rsidRPr="00170310">
          <w:rPr>
            <w:lang w:val="en-US"/>
          </w:rPr>
          <w:t>in defining and achieving the optimum outcomes for themselves</w:t>
        </w:r>
      </w:ins>
      <w:ins w:id="1198" w:author="AK" w:date="2022-09-10T19:20:00Z">
        <w:r w:rsidRPr="00F22429">
          <w:t>.</w:t>
        </w:r>
      </w:ins>
      <w:ins w:id="1199" w:author="AK" w:date="2022-09-10T19:56:00Z">
        <w:r w:rsidR="00193778">
          <w:t xml:space="preserve"> </w:t>
        </w:r>
      </w:ins>
      <w:r w:rsidR="00193778" w:rsidRPr="00170310">
        <w:rPr>
          <w:lang w:val="en-US"/>
        </w:rPr>
        <w:t xml:space="preserve">With more detailed and accurate information about building and clutter environment, and that too in a digital format that is interoperable, would be of great help for tools predicting quality of services inside the building. </w:t>
      </w:r>
    </w:p>
    <w:p w14:paraId="7350BE27" w14:textId="29A8F7F1" w:rsidR="00253B4F" w:rsidRDefault="00ED3DDC" w:rsidP="004055A9">
      <w:pPr>
        <w:jc w:val="both"/>
      </w:pPr>
      <w:commentRangeStart w:id="1200"/>
      <w:del w:id="1201" w:author="AK" w:date="2022-09-10T19:20:00Z">
        <w:r w:rsidRPr="00170310" w:rsidDel="00F22429">
          <w:rPr>
            <w:lang w:val="en-US"/>
          </w:rPr>
          <w:delText xml:space="preserve">As users stays inside the home or office most of the time, digital connectivity requirement is the highest because of most of digital consumption in those environments. </w:delText>
        </w:r>
        <w:commentRangeEnd w:id="1200"/>
        <w:r w:rsidDel="00F22429">
          <w:rPr>
            <w:rStyle w:val="CommentReference"/>
          </w:rPr>
          <w:commentReference w:id="1200"/>
        </w:r>
      </w:del>
      <w:ins w:id="1202" w:author="AK" w:date="2022-09-10T20:05:00Z">
        <w:r w:rsidR="003A51BE" w:rsidRPr="00170310" w:rsidDel="00F22429">
          <w:rPr>
            <w:lang w:val="en-US"/>
          </w:rPr>
          <w:t xml:space="preserve"> </w:t>
        </w:r>
      </w:ins>
      <w:del w:id="1203" w:author="AK" w:date="2022-09-10T19:20:00Z">
        <w:r w:rsidR="00253B4F" w:rsidRPr="00170310" w:rsidDel="00F22429">
          <w:rPr>
            <w:lang w:val="en-US"/>
          </w:rPr>
          <w:delText xml:space="preserve">So, there is need to focus on the individual users needs to have real QoE. </w:delText>
        </w:r>
      </w:del>
      <w:del w:id="1204" w:author="AK" w:date="2022-09-10T20:05:00Z">
        <w:r w:rsidR="00253B4F" w:rsidRPr="00170310" w:rsidDel="003A51BE">
          <w:rPr>
            <w:lang w:val="en-US"/>
          </w:rPr>
          <w:delText xml:space="preserve">This </w:delText>
        </w:r>
      </w:del>
      <w:del w:id="1205" w:author="AK" w:date="2022-09-10T19:36:00Z">
        <w:r w:rsidR="00253B4F" w:rsidRPr="00170310" w:rsidDel="000B0BCA">
          <w:rPr>
            <w:lang w:val="en-US"/>
          </w:rPr>
          <w:delText>may be</w:delText>
        </w:r>
      </w:del>
      <w:del w:id="1206" w:author="AK" w:date="2022-09-10T20:05:00Z">
        <w:r w:rsidR="00253B4F" w:rsidRPr="00170310" w:rsidDel="003A51BE">
          <w:rPr>
            <w:lang w:val="en-US"/>
          </w:rPr>
          <w:delText xml:space="preserve"> </w:delText>
        </w:r>
      </w:del>
      <w:del w:id="1207" w:author="AK" w:date="2022-09-10T19:35:00Z">
        <w:r w:rsidR="00253B4F" w:rsidRPr="00170310" w:rsidDel="00A424E8">
          <w:rPr>
            <w:lang w:val="en-US"/>
          </w:rPr>
          <w:delText>ensured</w:delText>
        </w:r>
      </w:del>
      <w:ins w:id="1208" w:author="RV" w:date="2022-08-21T14:25:00Z">
        <w:del w:id="1209" w:author="AK" w:date="2022-09-10T20:05:00Z">
          <w:r w:rsidR="00FB77CB" w:rsidDel="003A51BE">
            <w:rPr>
              <w:lang w:val="en-US"/>
            </w:rPr>
            <w:delText>can be achi</w:delText>
          </w:r>
        </w:del>
      </w:ins>
      <w:ins w:id="1210" w:author="RV" w:date="2022-08-21T14:26:00Z">
        <w:del w:id="1211" w:author="AK" w:date="2022-09-10T20:05:00Z">
          <w:r w:rsidR="00FB77CB" w:rsidDel="003A51BE">
            <w:rPr>
              <w:lang w:val="en-US"/>
            </w:rPr>
            <w:delText>eved</w:delText>
          </w:r>
        </w:del>
      </w:ins>
      <w:del w:id="1212" w:author="AK" w:date="2022-09-10T20:05:00Z">
        <w:r w:rsidR="00253B4F" w:rsidRPr="00170310" w:rsidDel="003A51BE">
          <w:rPr>
            <w:lang w:val="en-US"/>
          </w:rPr>
          <w:delText xml:space="preserve"> by having process of regular measurement and evaluation methodologies</w:delText>
        </w:r>
        <w:r w:rsidR="00253B4F" w:rsidDel="003A51BE">
          <w:rPr>
            <w:lang w:val="en-US"/>
          </w:rPr>
          <w:delText>.</w:delText>
        </w:r>
      </w:del>
      <w:del w:id="1213" w:author="AK" w:date="2022-09-10T19:20:00Z">
        <w:r w:rsidR="00253B4F" w:rsidDel="00F22429">
          <w:rPr>
            <w:lang w:val="en-US"/>
          </w:rPr>
          <w:delText xml:space="preserve"> </w:delText>
        </w:r>
        <w:r w:rsidR="00253B4F" w:rsidDel="00F22429">
          <w:delText>I</w:delText>
        </w:r>
        <w:r w:rsidR="00253B4F" w:rsidRPr="00FE2805" w:rsidDel="00F22429">
          <w:delText xml:space="preserve">nstead of evaluating wireless network </w:delText>
        </w:r>
        <w:r w:rsidR="00253B4F" w:rsidDel="00F22429">
          <w:delText>in isolation</w:delText>
        </w:r>
        <w:r w:rsidR="00253B4F" w:rsidRPr="00FE2805" w:rsidDel="00F22429">
          <w:delText xml:space="preserve">, </w:delText>
        </w:r>
        <w:r w:rsidR="00253B4F" w:rsidDel="00F22429">
          <w:delText xml:space="preserve">the </w:delText>
        </w:r>
        <w:r w:rsidR="00253B4F" w:rsidRPr="00FE2805" w:rsidDel="00F22429">
          <w:delText xml:space="preserve">fixed structure which affects QoS and QoE is </w:delText>
        </w:r>
        <w:r w:rsidR="00253B4F" w:rsidDel="00F22429">
          <w:delText>to be included in evaluating indoor digital connectivity.</w:delText>
        </w:r>
      </w:del>
      <w:r w:rsidR="00253B4F" w:rsidRPr="00FE2805">
        <w:t xml:space="preserve"> </w:t>
      </w:r>
      <w:commentRangeStart w:id="1214"/>
      <w:commentRangeStart w:id="1215"/>
      <w:r>
        <w:t>It shall be possible to mark the</w:t>
      </w:r>
      <w:r w:rsidRPr="00FE2805">
        <w:t xml:space="preserve"> availability of the </w:t>
      </w:r>
      <w:del w:id="1216" w:author="RV" w:date="2022-08-21T14:24:00Z">
        <w:r w:rsidRPr="00FE2805" w:rsidDel="00FB77CB">
          <w:delText xml:space="preserve">digital </w:delText>
        </w:r>
      </w:del>
      <w:r w:rsidRPr="00FE2805">
        <w:t>connectivity within</w:t>
      </w:r>
      <w:r>
        <w:t xml:space="preserve"> a building, at each floor and at each room through a suitable l</w:t>
      </w:r>
      <w:r w:rsidRPr="00FE2805">
        <w:t>abelling</w:t>
      </w:r>
      <w:commentRangeEnd w:id="1214"/>
      <w:r>
        <w:rPr>
          <w:rStyle w:val="CommentReference"/>
        </w:rPr>
        <w:commentReference w:id="1214"/>
      </w:r>
      <w:commentRangeEnd w:id="1215"/>
      <w:r w:rsidR="00955D17">
        <w:rPr>
          <w:rStyle w:val="CommentReference"/>
        </w:rPr>
        <w:commentReference w:id="1215"/>
      </w:r>
      <w:r w:rsidRPr="00FE2805">
        <w:t>.</w:t>
      </w:r>
      <w:ins w:id="1217" w:author="AK" w:date="2022-09-10T20:17:00Z">
        <w:r w:rsidR="0034097E">
          <w:t xml:space="preserve"> </w:t>
        </w:r>
      </w:ins>
    </w:p>
    <w:p w14:paraId="5A295D81" w14:textId="29518C10" w:rsidR="00ED3DDC" w:rsidDel="00A424E8" w:rsidRDefault="00ED3DDC" w:rsidP="00ED3DDC">
      <w:pPr>
        <w:jc w:val="both"/>
        <w:rPr>
          <w:del w:id="1218" w:author="AK" w:date="2022-09-10T19:32:00Z"/>
          <w:lang w:val="en-US"/>
        </w:rPr>
      </w:pPr>
      <w:commentRangeStart w:id="1219"/>
      <w:del w:id="1220" w:author="AK" w:date="2022-09-10T19:32:00Z">
        <w:r w:rsidDel="00A424E8">
          <w:rPr>
            <w:lang w:val="en-US"/>
          </w:rPr>
          <w:delText>There may be a</w:delText>
        </w:r>
        <w:r w:rsidRPr="00170310" w:rsidDel="00A424E8">
          <w:rPr>
            <w:lang w:val="en-US"/>
          </w:rPr>
          <w:delText xml:space="preserve"> blended approach in improving the network that is using both general interventions as per traditional methodologies, as well as solutions that are specific to users</w:delText>
        </w:r>
        <w:r w:rsidRPr="00170310" w:rsidDel="00A424E8">
          <w:rPr>
            <w:rtl/>
            <w:lang w:val="ar-SA"/>
          </w:rPr>
          <w:delText xml:space="preserve">’ </w:delText>
        </w:r>
        <w:r w:rsidRPr="00170310" w:rsidDel="00A424E8">
          <w:rPr>
            <w:lang w:val="en-US"/>
          </w:rPr>
          <w:delText>requirements. It also advocates involvement of users in defining and achieving the optimum outcomes for themselves.</w:delText>
        </w:r>
        <w:commentRangeEnd w:id="1219"/>
        <w:r w:rsidDel="00A424E8">
          <w:rPr>
            <w:rStyle w:val="CommentReference"/>
          </w:rPr>
          <w:commentReference w:id="1219"/>
        </w:r>
      </w:del>
    </w:p>
    <w:p w14:paraId="63FEAD0E" w14:textId="64652162" w:rsidR="00630AB0" w:rsidRPr="00170310" w:rsidRDefault="00630AB0" w:rsidP="00630AB0">
      <w:pPr>
        <w:jc w:val="both"/>
        <w:rPr>
          <w:ins w:id="1221" w:author="AK" w:date="2022-09-10T20:29:00Z"/>
          <w:b/>
          <w:bCs/>
          <w:lang w:val="en-US"/>
        </w:rPr>
      </w:pPr>
      <w:ins w:id="1222" w:author="AK" w:date="2022-09-10T20:29:00Z">
        <w:r>
          <w:rPr>
            <w:lang w:val="en-US"/>
          </w:rPr>
          <w:t>C</w:t>
        </w:r>
        <w:r w:rsidRPr="00170310">
          <w:rPr>
            <w:lang w:val="en-US"/>
          </w:rPr>
          <w:t>onnectivity quality assessment may start from a particular spot for a variety of services to be measured at that spot. Assessment of quality in an apartment may be composed of a number of such spots. Further assessment at building level may or may not be aggregation at floor level depending upon closeness of the variations across apartments on the same floor or across floor on the same side of the tower.</w:t>
        </w:r>
      </w:ins>
    </w:p>
    <w:p w14:paraId="2175E4E3" w14:textId="77777777" w:rsidR="00253B4F" w:rsidRPr="00170310" w:rsidRDefault="00253B4F" w:rsidP="004055A9">
      <w:pPr>
        <w:jc w:val="both"/>
        <w:rPr>
          <w:lang w:val="en-US"/>
        </w:rPr>
      </w:pPr>
    </w:p>
    <w:p w14:paraId="42DAA185" w14:textId="144DE29F" w:rsidR="00253B4F" w:rsidRPr="00170310" w:rsidDel="009637AC" w:rsidRDefault="00253B4F" w:rsidP="004055A9">
      <w:pPr>
        <w:jc w:val="both"/>
        <w:rPr>
          <w:del w:id="1223" w:author="RV" w:date="2022-09-16T08:51:00Z"/>
          <w:b/>
          <w:lang w:val="en-US"/>
        </w:rPr>
      </w:pPr>
      <w:del w:id="1224" w:author="RV" w:date="2022-09-16T08:51:00Z">
        <w:r w:rsidRPr="00170310" w:rsidDel="009637AC">
          <w:rPr>
            <w:b/>
            <w:lang w:val="en-US"/>
          </w:rPr>
          <w:delText xml:space="preserve">Digital Consumption Patterns of services for KPIs </w:delText>
        </w:r>
      </w:del>
    </w:p>
    <w:p w14:paraId="587348FA" w14:textId="5264EA97" w:rsidR="00253B4F" w:rsidDel="009637AC" w:rsidRDefault="00253B4F" w:rsidP="004055A9">
      <w:pPr>
        <w:jc w:val="both"/>
        <w:rPr>
          <w:del w:id="1225" w:author="RV" w:date="2022-09-16T08:51:00Z"/>
          <w:lang w:val="en-US"/>
        </w:rPr>
      </w:pPr>
      <w:del w:id="1226" w:author="RV" w:date="2022-09-16T08:51:00Z">
        <w:r w:rsidRPr="00170310" w:rsidDel="009637AC">
          <w:rPr>
            <w:lang w:val="en-US"/>
          </w:rPr>
          <w:delText xml:space="preserve">To assess quality, consumption patterns of various services may be important for deciding and applying weightages for evaluation of various services. Consumption of services may vary at aggregated level and at individual level from apartment to apartment and from individual to individual. </w:delText>
        </w:r>
        <w:r w:rsidR="005E64E7" w:rsidRPr="00170310" w:rsidDel="009637AC">
          <w:rPr>
            <w:lang w:val="en-US"/>
          </w:rPr>
          <w:delText>Depending upon</w:delText>
        </w:r>
      </w:del>
      <w:ins w:id="1227" w:author="James Robinson" w:date="2022-08-17T15:44:00Z">
        <w:del w:id="1228" w:author="RV" w:date="2022-09-16T08:51:00Z">
          <w:r w:rsidR="005E64E7" w:rsidDel="009637AC">
            <w:rPr>
              <w:lang w:val="en-US"/>
            </w:rPr>
            <w:delText>For</w:delText>
          </w:r>
        </w:del>
      </w:ins>
      <w:del w:id="1229" w:author="RV" w:date="2022-09-16T08:51:00Z">
        <w:r w:rsidR="005E64E7" w:rsidRPr="00170310" w:rsidDel="009637AC">
          <w:rPr>
            <w:lang w:val="en-US"/>
          </w:rPr>
          <w:delText xml:space="preserve"> </w:delText>
        </w:r>
      </w:del>
      <w:ins w:id="1230" w:author="James Robinson" w:date="2022-08-17T15:44:00Z">
        <w:del w:id="1231" w:author="RV" w:date="2022-09-16T08:51:00Z">
          <w:r w:rsidR="005E64E7" w:rsidDel="009637AC">
            <w:rPr>
              <w:lang w:val="en-US"/>
            </w:rPr>
            <w:delText xml:space="preserve"> </w:delText>
          </w:r>
        </w:del>
      </w:ins>
      <w:del w:id="1232" w:author="RV" w:date="2022-09-16T08:51:00Z">
        <w:r w:rsidR="005E64E7" w:rsidRPr="00170310" w:rsidDel="009637AC">
          <w:rPr>
            <w:lang w:val="en-US"/>
          </w:rPr>
          <w:delText xml:space="preserve">an </w:delText>
        </w:r>
      </w:del>
      <w:ins w:id="1233" w:author="James Robinson" w:date="2022-08-17T15:44:00Z">
        <w:del w:id="1234" w:author="RV" w:date="2022-09-16T08:51:00Z">
          <w:r w:rsidR="005E64E7" w:rsidDel="009637AC">
            <w:rPr>
              <w:lang w:val="en-US"/>
            </w:rPr>
            <w:delText>one</w:delText>
          </w:r>
        </w:del>
      </w:ins>
      <w:ins w:id="1235" w:author="James Robinson" w:date="2022-08-17T15:45:00Z">
        <w:del w:id="1236" w:author="RV" w:date="2022-09-16T08:51:00Z">
          <w:r w:rsidR="005E64E7" w:rsidDel="009637AC">
            <w:rPr>
              <w:lang w:val="en-US"/>
            </w:rPr>
            <w:delText xml:space="preserve"> </w:delText>
          </w:r>
        </w:del>
      </w:ins>
      <w:del w:id="1237" w:author="RV" w:date="2022-09-16T08:51:00Z">
        <w:r w:rsidRPr="00170310" w:rsidDel="009637AC">
          <w:rPr>
            <w:lang w:val="en-US"/>
          </w:rPr>
          <w:delText>individual</w:delText>
        </w:r>
      </w:del>
      <w:ins w:id="1238" w:author="James Robinson" w:date="2022-08-17T15:45:00Z">
        <w:del w:id="1239" w:author="RV" w:date="2022-09-16T08:51:00Z">
          <w:r w:rsidR="005E64E7" w:rsidDel="009637AC">
            <w:rPr>
              <w:lang w:val="en-US"/>
            </w:rPr>
            <w:delText>,</w:delText>
          </w:r>
        </w:del>
      </w:ins>
      <w:ins w:id="1240" w:author="James Robinson" w:date="2022-08-17T15:44:00Z">
        <w:del w:id="1241" w:author="RV" w:date="2022-09-16T08:51:00Z">
          <w:r w:rsidR="005E64E7" w:rsidDel="009637AC">
            <w:rPr>
              <w:lang w:val="en-US"/>
            </w:rPr>
            <w:delText xml:space="preserve"> </w:delText>
          </w:r>
        </w:del>
      </w:ins>
      <w:del w:id="1242" w:author="RV" w:date="2022-09-16T08:51:00Z">
        <w:r w:rsidR="005E64E7" w:rsidRPr="00170310" w:rsidDel="009637AC">
          <w:rPr>
            <w:lang w:val="en-US"/>
          </w:rPr>
          <w:delText xml:space="preserve">, for someone, </w:delText>
        </w:r>
        <w:r w:rsidRPr="00170310" w:rsidDel="009637AC">
          <w:rPr>
            <w:lang w:val="en-US"/>
          </w:rPr>
          <w:delText>quality of entertainment services may be more important than quality of web browsing</w:delText>
        </w:r>
      </w:del>
      <w:ins w:id="1243" w:author="James Robinson" w:date="2022-08-17T15:44:00Z">
        <w:del w:id="1244" w:author="RV" w:date="2022-09-16T08:51:00Z">
          <w:r w:rsidR="005E64E7" w:rsidDel="009637AC">
            <w:rPr>
              <w:lang w:val="en-US"/>
            </w:rPr>
            <w:delText xml:space="preserve"> while for </w:delText>
          </w:r>
        </w:del>
      </w:ins>
      <w:del w:id="1245" w:author="RV" w:date="2022-09-16T08:51:00Z">
        <w:r w:rsidR="005E64E7" w:rsidRPr="00170310" w:rsidDel="009637AC">
          <w:rPr>
            <w:lang w:val="en-US"/>
          </w:rPr>
          <w:delText xml:space="preserve">. For </w:delText>
        </w:r>
        <w:r w:rsidRPr="00170310" w:rsidDel="009637AC">
          <w:rPr>
            <w:lang w:val="en-US"/>
          </w:rPr>
          <w:delText>another</w:delText>
        </w:r>
        <w:r w:rsidR="005E64E7" w:rsidRPr="00170310" w:rsidDel="009637AC">
          <w:rPr>
            <w:lang w:val="en-US"/>
          </w:rPr>
          <w:delText xml:space="preserve"> person</w:delText>
        </w:r>
      </w:del>
      <w:ins w:id="1246" w:author="James Robinson" w:date="2022-08-17T15:44:00Z">
        <w:del w:id="1247" w:author="RV" w:date="2022-09-16T08:51:00Z">
          <w:r w:rsidR="005E64E7" w:rsidDel="009637AC">
            <w:rPr>
              <w:lang w:val="en-US"/>
            </w:rPr>
            <w:delText xml:space="preserve"> the</w:delText>
          </w:r>
        </w:del>
      </w:ins>
      <w:del w:id="1248" w:author="RV" w:date="2022-09-16T08:51:00Z">
        <w:r w:rsidR="005E64E7" w:rsidRPr="00170310" w:rsidDel="009637AC">
          <w:rPr>
            <w:lang w:val="en-US"/>
          </w:rPr>
          <w:delText>,</w:delText>
        </w:r>
        <w:r w:rsidRPr="00170310" w:rsidDel="009637AC">
          <w:rPr>
            <w:lang w:val="en-US"/>
          </w:rPr>
          <w:delText xml:space="preserve"> requirement might be </w:delText>
        </w:r>
        <w:r w:rsidR="00662C4C" w:rsidRPr="00170310" w:rsidDel="009637AC">
          <w:rPr>
            <w:lang w:val="en-US"/>
          </w:rPr>
          <w:delText>opposite of</w:delText>
        </w:r>
      </w:del>
      <w:ins w:id="1249" w:author="James Robinson" w:date="2022-08-17T15:45:00Z">
        <w:del w:id="1250" w:author="RV" w:date="2022-09-16T08:51:00Z">
          <w:r w:rsidR="00662C4C" w:rsidDel="009637AC">
            <w:rPr>
              <w:lang w:val="en-US"/>
            </w:rPr>
            <w:delText>reversed</w:delText>
          </w:r>
        </w:del>
      </w:ins>
      <w:del w:id="1251" w:author="RV" w:date="2022-09-16T08:51:00Z">
        <w:r w:rsidR="00662C4C" w:rsidRPr="00170310" w:rsidDel="009637AC">
          <w:rPr>
            <w:lang w:val="en-US"/>
          </w:rPr>
          <w:delText xml:space="preserve"> this</w:delText>
        </w:r>
        <w:r w:rsidRPr="00170310" w:rsidDel="009637AC">
          <w:rPr>
            <w:lang w:val="en-US"/>
          </w:rPr>
          <w:delText>. Importance of various services can be assessed from the consumption patterns. Weightage assignment may be related to variations in consumption pattern and variation in location. For example, in case of apartments, consumption pattern changes significantly in different parts of the apartment such as drawing room, balcony, kitchen etc. Evaluation methodologies will require to evolve to reduce the gap between the measured quality and quality perceived by the users. Desired accuracy in the quality evaluation would decide requirement of level of granularity in measurements and assessments.</w:delText>
        </w:r>
      </w:del>
    </w:p>
    <w:p w14:paraId="71B6C811" w14:textId="77777777" w:rsidR="004055A9" w:rsidRPr="00170310" w:rsidRDefault="004055A9" w:rsidP="004055A9">
      <w:pPr>
        <w:jc w:val="both"/>
        <w:rPr>
          <w:lang w:val="en-US"/>
        </w:rPr>
      </w:pPr>
    </w:p>
    <w:p w14:paraId="59C37A9B" w14:textId="2B29B85C" w:rsidR="00253B4F" w:rsidRPr="00170310" w:rsidDel="009637AC" w:rsidRDefault="00253B4F" w:rsidP="004055A9">
      <w:pPr>
        <w:jc w:val="both"/>
        <w:rPr>
          <w:del w:id="1252" w:author="RV" w:date="2022-09-16T08:52:00Z"/>
          <w:b/>
          <w:lang w:val="en-US"/>
        </w:rPr>
      </w:pPr>
      <w:del w:id="1253" w:author="RV" w:date="2022-09-16T08:52:00Z">
        <w:r w:rsidRPr="00170310" w:rsidDel="009637AC">
          <w:rPr>
            <w:b/>
            <w:lang w:val="en-US"/>
          </w:rPr>
          <w:delText xml:space="preserve">Structure of building for KPIs </w:delText>
        </w:r>
      </w:del>
    </w:p>
    <w:p w14:paraId="3B4379B4" w14:textId="0BB249DE" w:rsidR="00253B4F" w:rsidRPr="00170310" w:rsidDel="009637AC" w:rsidRDefault="00253B4F" w:rsidP="004055A9">
      <w:pPr>
        <w:jc w:val="both"/>
        <w:rPr>
          <w:del w:id="1254" w:author="RV" w:date="2022-09-16T08:52:00Z"/>
          <w:lang w:val="en-US"/>
        </w:rPr>
      </w:pPr>
      <w:del w:id="1255" w:author="RV" w:date="2022-09-16T08:52:00Z">
        <w:r w:rsidRPr="00170310" w:rsidDel="009637AC">
          <w:rPr>
            <w:lang w:val="en-US"/>
          </w:rPr>
          <w:delText>For assessment of quality, context in which digital connectivity would be used is very important. Context may significantly change from one type of building to another type of building. Models of evaluation of quality would evolve over a period with better understanding of the context. In practice, there may be variants or sub-modules of the models which may be best suited for evaluation for a particular type of building. It would be important to classify buildings from the point of view of digital connectivity experience. Wherever required, sub classification may also be done to focus on specifics.</w:delText>
        </w:r>
      </w:del>
    </w:p>
    <w:p w14:paraId="312CF98E" w14:textId="77777777" w:rsidR="004055A9" w:rsidRDefault="004055A9" w:rsidP="004055A9">
      <w:pPr>
        <w:jc w:val="both"/>
        <w:rPr>
          <w:b/>
          <w:lang w:val="en-US"/>
        </w:rPr>
      </w:pPr>
    </w:p>
    <w:p w14:paraId="26A0CFB9" w14:textId="23D6019B" w:rsidR="00253B4F" w:rsidRPr="00170310" w:rsidDel="009637AC" w:rsidRDefault="00253B4F" w:rsidP="004055A9">
      <w:pPr>
        <w:jc w:val="both"/>
        <w:rPr>
          <w:del w:id="1256" w:author="RV" w:date="2022-09-16T08:52:00Z"/>
          <w:b/>
          <w:lang w:val="en-US"/>
        </w:rPr>
      </w:pPr>
      <w:del w:id="1257" w:author="RV" w:date="2022-09-16T08:52:00Z">
        <w:r w:rsidRPr="00170310" w:rsidDel="009637AC">
          <w:rPr>
            <w:b/>
            <w:lang w:val="en-US"/>
          </w:rPr>
          <w:delText>Applications to be considered for KPIs</w:delText>
        </w:r>
      </w:del>
    </w:p>
    <w:p w14:paraId="024DC42D" w14:textId="0AAB704A" w:rsidR="00253B4F" w:rsidRPr="00170310" w:rsidDel="009637AC" w:rsidRDefault="00ED6C96" w:rsidP="004055A9">
      <w:pPr>
        <w:jc w:val="both"/>
        <w:rPr>
          <w:del w:id="1258" w:author="RV" w:date="2022-09-16T08:52:00Z"/>
          <w:b/>
          <w:bCs/>
          <w:lang w:val="en-US"/>
        </w:rPr>
      </w:pPr>
      <w:commentRangeStart w:id="1259"/>
      <w:del w:id="1260" w:author="RV" w:date="2022-09-16T08:52:00Z">
        <w:r w:rsidRPr="00170310" w:rsidDel="009637AC">
          <w:rPr>
            <w:lang w:val="en-US"/>
          </w:rPr>
          <w:delText xml:space="preserve">Similar to the list of services to be considered, a list of applications with a popularity index in the area under consideration would also be required to predict the experience. </w:delText>
        </w:r>
        <w:commentRangeEnd w:id="1259"/>
        <w:r w:rsidDel="009637AC">
          <w:rPr>
            <w:rStyle w:val="CommentReference"/>
          </w:rPr>
          <w:commentReference w:id="1259"/>
        </w:r>
        <w:r w:rsidR="00253B4F" w:rsidRPr="00170310" w:rsidDel="009637AC">
          <w:rPr>
            <w:lang w:val="en-US"/>
          </w:rPr>
          <w:delText>Similarly, the profile of area under consideration in terms of typical devices along with their models etc., would also be required to be generated for better assessment of the experience. Predicted experience needs to be derived from network performance parameters, application performance in an area, Services to be Considered, Consumption Profile, Device Profile, etc.</w:delText>
        </w:r>
        <w:r w:rsidR="00253B4F" w:rsidRPr="00170310" w:rsidDel="009637AC">
          <w:rPr>
            <w:b/>
            <w:bCs/>
            <w:lang w:val="en-US"/>
          </w:rPr>
          <w:delText xml:space="preserve"> </w:delText>
        </w:r>
      </w:del>
    </w:p>
    <w:p w14:paraId="7C6BAF43" w14:textId="143C0E9E" w:rsidR="00253B4F" w:rsidRPr="00170310" w:rsidDel="009637AC" w:rsidRDefault="00253B4F" w:rsidP="004055A9">
      <w:pPr>
        <w:jc w:val="both"/>
        <w:rPr>
          <w:del w:id="1261" w:author="RV" w:date="2022-09-16T08:52:00Z"/>
          <w:lang w:val="en-US"/>
        </w:rPr>
      </w:pPr>
      <w:del w:id="1262" w:author="RV" w:date="2022-09-16T08:52:00Z">
        <w:r w:rsidRPr="00170310" w:rsidDel="009637AC">
          <w:rPr>
            <w:lang w:val="en-US"/>
          </w:rPr>
          <w:delText xml:space="preserve">With the advancement in user interfaces and more and more penetration of smart phones, it has become possible to improve survey methodologies, especially for quality assessment purposes. For example, availability of 3D maps of the buildings and possibility of presenting it to the person participating in the survey as walk through can change the way survey is done currently. </w:delText>
        </w:r>
      </w:del>
    </w:p>
    <w:p w14:paraId="1C969BE7" w14:textId="77777777" w:rsidR="004055A9" w:rsidRDefault="004055A9" w:rsidP="004055A9">
      <w:pPr>
        <w:jc w:val="both"/>
        <w:rPr>
          <w:b/>
          <w:lang w:val="en-US"/>
        </w:rPr>
      </w:pPr>
    </w:p>
    <w:p w14:paraId="4A2F9108" w14:textId="4E97E195" w:rsidR="00253B4F" w:rsidRPr="00170310" w:rsidDel="005F2B09" w:rsidRDefault="00253B4F" w:rsidP="004055A9">
      <w:pPr>
        <w:jc w:val="both"/>
        <w:rPr>
          <w:del w:id="1263" w:author="zeid" w:date="2022-09-23T15:11:00Z"/>
          <w:b/>
          <w:lang w:val="en-US"/>
        </w:rPr>
      </w:pPr>
      <w:del w:id="1264" w:author="zeid" w:date="2022-09-23T15:11:00Z">
        <w:r w:rsidRPr="00170310" w:rsidDel="005F2B09">
          <w:rPr>
            <w:b/>
            <w:lang w:val="en-US"/>
          </w:rPr>
          <w:delText>3D Modelling of Structure and classification</w:delText>
        </w:r>
      </w:del>
    </w:p>
    <w:p w14:paraId="1DDBBBD8" w14:textId="1A555F71" w:rsidR="00253B4F" w:rsidRPr="00170310" w:rsidDel="005F2B09" w:rsidRDefault="00253B4F" w:rsidP="004055A9">
      <w:pPr>
        <w:jc w:val="both"/>
        <w:rPr>
          <w:del w:id="1265" w:author="zeid" w:date="2022-09-23T15:11:00Z"/>
          <w:lang w:val="en-US"/>
        </w:rPr>
      </w:pPr>
      <w:del w:id="1266" w:author="zeid" w:date="2022-09-23T15:11:00Z">
        <w:r w:rsidRPr="00170310" w:rsidDel="005F2B09">
          <w:rPr>
            <w:lang w:val="en-US"/>
          </w:rPr>
          <w:delText xml:space="preserve">Any general assessment of quality inside building by making prediction of quality inside the apartment on the basis of fixed amount of loss of signal in penetration of walls will not give true picture of quality. Even if quality is assessed inside premises of a residential multi-storey building, it varies significantly across floors, side of the tower on which apartment is located, basement, lawn area, etc. The experience of different users staying in the same residential society may not be the same or even close to each other. </w:delText>
        </w:r>
      </w:del>
    </w:p>
    <w:p w14:paraId="11C22271" w14:textId="69363A71" w:rsidR="00253B4F" w:rsidRPr="00170310" w:rsidDel="005F2B09" w:rsidRDefault="00253B4F" w:rsidP="005F2B09">
      <w:pPr>
        <w:jc w:val="both"/>
        <w:rPr>
          <w:del w:id="1267" w:author="zeid" w:date="2022-09-23T15:10:00Z"/>
          <w:b/>
          <w:bCs/>
          <w:lang w:val="en-US"/>
        </w:rPr>
      </w:pPr>
      <w:del w:id="1268" w:author="zeid" w:date="2022-09-23T15:11:00Z">
        <w:r w:rsidRPr="00170310" w:rsidDel="005F2B09">
          <w:rPr>
            <w:lang w:val="en-US"/>
          </w:rPr>
          <w:delText xml:space="preserve">Digital connectivity quality assessment may start from a particular spot for a variety of services to be measured at that spot. Assessment of quality in an apartment may be composed of a number of such spots. Further assessment at building level may or may not be aggregation at floor level depending upon closeness of the variations across apartments on the same floor or across floor on the same side </w:delText>
        </w:r>
      </w:del>
      <w:del w:id="1269" w:author="zeid" w:date="2022-09-23T15:10:00Z">
        <w:r w:rsidRPr="00170310" w:rsidDel="005F2B09">
          <w:rPr>
            <w:lang w:val="en-US"/>
          </w:rPr>
          <w:delText>of the tower.</w:delText>
        </w:r>
      </w:del>
    </w:p>
    <w:p w14:paraId="5FAFFBC7" w14:textId="21778284" w:rsidR="00253B4F" w:rsidRPr="00170310" w:rsidDel="005F2B09" w:rsidRDefault="00253B4F" w:rsidP="005F2B09">
      <w:pPr>
        <w:jc w:val="both"/>
        <w:rPr>
          <w:del w:id="1270" w:author="zeid" w:date="2022-09-23T15:10:00Z"/>
          <w:lang w:val="en-US"/>
        </w:rPr>
      </w:pPr>
      <w:del w:id="1271" w:author="zeid" w:date="2022-09-23T15:10:00Z">
        <w:r w:rsidRPr="00170310" w:rsidDel="005F2B09">
          <w:rPr>
            <w:lang w:val="en-US"/>
          </w:rPr>
          <w:lastRenderedPageBreak/>
          <w:delText xml:space="preserve">It may require more detailed understanding of the building structure, layouts and properties of material from which it is made. Such details can be captured and may be factored in with the introduction of advanced tools on both sides, real estate as well as telecom side. </w:delText>
        </w:r>
      </w:del>
    </w:p>
    <w:p w14:paraId="7D5ADA01" w14:textId="1880EB20" w:rsidR="00253B4F" w:rsidRPr="00170310" w:rsidDel="005F2B09" w:rsidRDefault="00253B4F" w:rsidP="005F2B09">
      <w:pPr>
        <w:jc w:val="both"/>
        <w:rPr>
          <w:del w:id="1272" w:author="zeid" w:date="2022-09-23T15:10:00Z"/>
          <w:lang w:val="en-US"/>
        </w:rPr>
      </w:pPr>
      <w:del w:id="1273" w:author="zeid" w:date="2022-09-23T15:10:00Z">
        <w:r w:rsidRPr="00170310" w:rsidDel="005F2B09">
          <w:rPr>
            <w:lang w:val="en-US"/>
          </w:rPr>
          <w:delText>In addition to this, usage contexts are also important part of evaluation and may be building specific. Wide variations combined by using any statistical methodology may give a number that might be agreed by some but not by others. One might consider such variations as insignificant, if quality is representative of quality perceived by the majority of residents. However, such a consideration might not be acceptable to all stakeholders. Users’ contexts and type of methodology of collection of samples need to be appropriately factored in while combining all the data. All these micro details are important to make evaluation that is relevant and closer to the perceived quality.</w:delText>
        </w:r>
      </w:del>
    </w:p>
    <w:p w14:paraId="0830804A" w14:textId="231E87AB" w:rsidR="00253B4F" w:rsidRPr="00170310" w:rsidRDefault="00253B4F" w:rsidP="005F2B09">
      <w:pPr>
        <w:jc w:val="both"/>
        <w:rPr>
          <w:lang w:val="en-US"/>
        </w:rPr>
      </w:pPr>
      <w:del w:id="1274" w:author="zeid" w:date="2022-09-23T15:10:00Z">
        <w:r w:rsidRPr="00170310" w:rsidDel="005F2B09">
          <w:rPr>
            <w:lang w:val="en-US"/>
          </w:rPr>
          <w:delText xml:space="preserve">Assessment of quality needs to be done for a small geographical area for which context is same or similar and network setup is also same. Such an area, in general, should have similar type of clutter environment, user density, usage profile etc. The area may be of any polygon shapes, but it should be contiguous. In some cases, contiguous large area may be required to be divided into smaller areas so that each area represents an area that is having similar characteristics and similar context. </w:delText>
        </w:r>
      </w:del>
    </w:p>
    <w:p w14:paraId="3DB4E110" w14:textId="238DC487" w:rsidR="00193778" w:rsidRDefault="00193778" w:rsidP="00193778">
      <w:pPr>
        <w:jc w:val="both"/>
        <w:rPr>
          <w:ins w:id="1275" w:author="AK" w:date="2022-09-10T20:00:00Z"/>
        </w:rPr>
      </w:pPr>
      <w:ins w:id="1276" w:author="AK" w:date="2022-09-10T20:00:00Z">
        <w:r>
          <w:t xml:space="preserve">The indoor sample validation is essential primary process to asses in-building connectivity, hence, evaluation of parametric conditions using a validation algorithmic process provides a high probability differentiation between indoor and outdoor samples. Moreover, combination of indoor sample indicators </w:t>
        </w:r>
        <w:del w:id="1277" w:author="zeid" w:date="2022-09-23T14:20:00Z">
          <w:r w:rsidDel="00197884">
            <w:delText>enhance</w:delText>
          </w:r>
        </w:del>
      </w:ins>
      <w:ins w:id="1278" w:author="zeid" w:date="2022-09-23T14:20:00Z">
        <w:r w:rsidR="00197884">
          <w:t>enhances</w:t>
        </w:r>
      </w:ins>
      <w:ins w:id="1279" w:author="AK" w:date="2022-09-10T20:00:00Z">
        <w:r>
          <w:t xml:space="preserve"> confidence level of indoor identification and provides beneficial use cases. </w:t>
        </w:r>
      </w:ins>
    </w:p>
    <w:p w14:paraId="5F2B03D8" w14:textId="2BDFCEA5" w:rsidR="00193778" w:rsidRDefault="00193778" w:rsidP="00193778">
      <w:pPr>
        <w:jc w:val="both"/>
        <w:rPr>
          <w:ins w:id="1280" w:author="AK" w:date="2022-09-10T20:00:00Z"/>
        </w:rPr>
      </w:pPr>
      <w:ins w:id="1281" w:author="AK" w:date="2022-09-10T20:00:00Z">
        <w:r>
          <w:t>The following indicators</w:t>
        </w:r>
      </w:ins>
      <w:ins w:id="1282" w:author="zeid" w:date="2022-09-23T14:45:00Z">
        <w:r w:rsidR="00752412">
          <w:t xml:space="preserve"> are:</w:t>
        </w:r>
      </w:ins>
    </w:p>
    <w:p w14:paraId="103F57EE" w14:textId="226790A4" w:rsidR="00193778" w:rsidRDefault="00193778" w:rsidP="00193778">
      <w:pPr>
        <w:jc w:val="both"/>
        <w:rPr>
          <w:ins w:id="1283" w:author="AK" w:date="2022-09-10T20:00:00Z"/>
        </w:rPr>
      </w:pPr>
      <w:ins w:id="1284" w:author="AK" w:date="2022-09-10T20:00:00Z">
        <w:r>
          <w:t xml:space="preserve">1. Indoor / Outdoor sample velocity comparison, </w:t>
        </w:r>
      </w:ins>
      <w:ins w:id="1285" w:author="zeid" w:date="2022-09-23T14:21:00Z">
        <w:r w:rsidR="00197884">
          <w:t xml:space="preserve">a threshold </w:t>
        </w:r>
      </w:ins>
      <w:ins w:id="1286" w:author="zeid" w:date="2022-09-23T14:26:00Z">
        <w:r w:rsidR="00427B87">
          <w:t>for indoor</w:t>
        </w:r>
      </w:ins>
      <w:ins w:id="1287" w:author="zeid" w:date="2022-09-23T14:25:00Z">
        <w:r w:rsidR="00427B87">
          <w:t xml:space="preserve"> sample</w:t>
        </w:r>
      </w:ins>
      <w:ins w:id="1288" w:author="zeid" w:date="2022-09-23T14:21:00Z">
        <w:r w:rsidR="00197884">
          <w:t xml:space="preserve"> velocity </w:t>
        </w:r>
      </w:ins>
      <w:ins w:id="1289" w:author="zeid" w:date="2022-09-23T14:25:00Z">
        <w:r w:rsidR="00427B87">
          <w:t>&lt; 5</w:t>
        </w:r>
      </w:ins>
      <w:ins w:id="1290" w:author="zeid" w:date="2022-09-23T14:22:00Z">
        <w:r w:rsidR="00197884">
          <w:t xml:space="preserve"> km/hr </w:t>
        </w:r>
      </w:ins>
      <w:ins w:id="1291" w:author="zeid" w:date="2022-09-23T14:26:00Z">
        <w:r w:rsidR="00427B87">
          <w:t xml:space="preserve">can be </w:t>
        </w:r>
      </w:ins>
      <w:ins w:id="1292" w:author="zeid" w:date="2022-09-23T15:13:00Z">
        <w:r w:rsidR="005F2B09">
          <w:t xml:space="preserve">set </w:t>
        </w:r>
      </w:ins>
      <w:ins w:id="1293" w:author="zeid" w:date="2022-09-23T14:27:00Z">
        <w:r w:rsidR="00427B87">
          <w:t>as a primary filter before further validation takes place.</w:t>
        </w:r>
      </w:ins>
      <w:ins w:id="1294" w:author="zeid" w:date="2022-09-23T14:29:00Z">
        <w:r w:rsidR="00427B87" w:rsidRPr="00427B87">
          <w:t xml:space="preserve"> </w:t>
        </w:r>
      </w:ins>
      <w:moveToRangeStart w:id="1295" w:author="zeid" w:date="2022-09-23T14:29:00Z" w:name="move114835771"/>
      <w:moveTo w:id="1296" w:author="zeid" w:date="2022-09-23T14:29:00Z">
        <w:r w:rsidR="00427B87">
          <w:t>for example, it is impossible to have a proven high velocity sample within an indoor building layer.</w:t>
        </w:r>
      </w:moveTo>
      <w:moveToRangeEnd w:id="1295"/>
    </w:p>
    <w:p w14:paraId="691CEC7F" w14:textId="167DE00C" w:rsidR="00193778" w:rsidDel="001E588D" w:rsidRDefault="00193778" w:rsidP="001E588D">
      <w:pPr>
        <w:jc w:val="both"/>
        <w:rPr>
          <w:ins w:id="1297" w:author="AK" w:date="2022-09-10T20:00:00Z"/>
          <w:del w:id="1298" w:author="zeid" w:date="2022-09-23T14:40:00Z"/>
        </w:rPr>
      </w:pPr>
      <w:ins w:id="1299" w:author="AK" w:date="2022-09-10T20:00:00Z">
        <w:r>
          <w:t xml:space="preserve">2. </w:t>
        </w:r>
      </w:ins>
      <w:ins w:id="1300" w:author="zeid" w:date="2022-09-23T14:32:00Z">
        <w:r w:rsidR="00AB05C9">
          <w:t>Validating and f</w:t>
        </w:r>
      </w:ins>
      <w:ins w:id="1301" w:author="AK" w:date="2022-09-10T20:00:00Z">
        <w:del w:id="1302" w:author="zeid" w:date="2022-09-23T14:32:00Z">
          <w:r w:rsidDel="00AB05C9">
            <w:delText>F</w:delText>
          </w:r>
        </w:del>
        <w:r>
          <w:t xml:space="preserve">iltering out </w:t>
        </w:r>
      </w:ins>
      <w:ins w:id="1303" w:author="zeid" w:date="2022-09-23T14:33:00Z">
        <w:r w:rsidR="00AB05C9">
          <w:t xml:space="preserve">indoor </w:t>
        </w:r>
      </w:ins>
      <w:ins w:id="1304" w:author="AK" w:date="2022-09-10T20:00:00Z">
        <w:r>
          <w:t xml:space="preserve">samples </w:t>
        </w:r>
      </w:ins>
      <w:ins w:id="1305" w:author="zeid" w:date="2022-09-23T14:33:00Z">
        <w:r w:rsidR="00AB05C9">
          <w:t xml:space="preserve">can be </w:t>
        </w:r>
        <w:proofErr w:type="spellStart"/>
        <w:r w:rsidR="00AB05C9">
          <w:t>ac</w:t>
        </w:r>
      </w:ins>
      <w:ins w:id="1306" w:author="zeid" w:date="2022-09-23T14:34:00Z">
        <w:r w:rsidR="00AB05C9">
          <w:t>hived</w:t>
        </w:r>
        <w:proofErr w:type="spellEnd"/>
        <w:r w:rsidR="00AB05C9">
          <w:t xml:space="preserve"> </w:t>
        </w:r>
      </w:ins>
      <w:ins w:id="1307" w:author="AK" w:date="2022-09-10T20:00:00Z">
        <w:del w:id="1308" w:author="zeid" w:date="2022-09-23T14:34:00Z">
          <w:r w:rsidDel="00AB05C9">
            <w:delText xml:space="preserve">with a threshold velocity </w:delText>
          </w:r>
        </w:del>
        <w:r>
          <w:t xml:space="preserve">if coordinates </w:t>
        </w:r>
      </w:ins>
      <w:ins w:id="1309" w:author="zeid" w:date="2022-09-23T14:34:00Z">
        <w:r w:rsidR="00AB05C9">
          <w:t xml:space="preserve">are </w:t>
        </w:r>
      </w:ins>
      <w:ins w:id="1310" w:author="AK" w:date="2022-09-10T20:00:00Z">
        <w:r>
          <w:t>compared to the geospatial building polygo</w:t>
        </w:r>
        <w:commentRangeStart w:id="1311"/>
        <w:r>
          <w:t>n</w:t>
        </w:r>
        <w:commentRangeEnd w:id="1311"/>
        <w:r>
          <w:rPr>
            <w:rStyle w:val="CommentReference"/>
          </w:rPr>
          <w:commentReference w:id="1311"/>
        </w:r>
        <w:r>
          <w:t xml:space="preserve">. </w:t>
        </w:r>
      </w:ins>
      <w:moveFromRangeStart w:id="1312" w:author="zeid" w:date="2022-09-23T14:29:00Z" w:name="move114835771"/>
      <w:moveFrom w:id="1313" w:author="zeid" w:date="2022-09-23T14:29:00Z">
        <w:ins w:id="1314" w:author="AK" w:date="2022-09-10T20:00:00Z">
          <w:r w:rsidDel="00427B87">
            <w:t xml:space="preserve">for example, it is impossible to have a proven high velocity sample within an indoor building layer. </w:t>
          </w:r>
        </w:ins>
      </w:moveFrom>
      <w:moveFromRangeEnd w:id="1312"/>
      <w:ins w:id="1315" w:author="zeid" w:date="2022-09-23T14:34:00Z">
        <w:r w:rsidR="00AB05C9">
          <w:t xml:space="preserve">Such process </w:t>
        </w:r>
      </w:ins>
      <w:ins w:id="1316" w:author="zeid" w:date="2022-09-23T14:35:00Z">
        <w:r w:rsidR="00AD5811">
          <w:t xml:space="preserve">can </w:t>
        </w:r>
      </w:ins>
      <w:ins w:id="1317" w:author="zeid" w:date="2022-09-23T14:36:00Z">
        <w:r w:rsidR="00AD5811">
          <w:t>only be</w:t>
        </w:r>
      </w:ins>
      <w:ins w:id="1318" w:author="zeid" w:date="2022-09-23T14:35:00Z">
        <w:r w:rsidR="00AD5811">
          <w:t xml:space="preserve"> efficient</w:t>
        </w:r>
      </w:ins>
      <w:ins w:id="1319" w:author="zeid" w:date="2022-09-23T14:36:00Z">
        <w:r w:rsidR="00AD5811">
          <w:t xml:space="preserve"> if systematic</w:t>
        </w:r>
      </w:ins>
      <w:ins w:id="1320" w:author="zeid" w:date="2022-09-23T14:37:00Z">
        <w:r w:rsidR="00AD5811">
          <w:t xml:space="preserve"> approach </w:t>
        </w:r>
      </w:ins>
      <w:ins w:id="1321" w:author="zeid" w:date="2022-09-23T14:39:00Z">
        <w:r w:rsidR="00AD5811">
          <w:t>is</w:t>
        </w:r>
      </w:ins>
      <w:ins w:id="1322" w:author="zeid" w:date="2022-09-23T14:37:00Z">
        <w:r w:rsidR="00AD5811">
          <w:t xml:space="preserve"> </w:t>
        </w:r>
      </w:ins>
      <w:ins w:id="1323" w:author="zeid" w:date="2022-09-23T14:38:00Z">
        <w:r w:rsidR="00AD5811">
          <w:t xml:space="preserve">adopted for </w:t>
        </w:r>
      </w:ins>
      <w:proofErr w:type="gramStart"/>
      <w:ins w:id="1324" w:author="zeid" w:date="2022-09-23T14:40:00Z">
        <w:r w:rsidR="00AD5811">
          <w:t>neighbourhoods</w:t>
        </w:r>
      </w:ins>
      <w:proofErr w:type="gramEnd"/>
      <w:ins w:id="1325" w:author="zeid" w:date="2022-09-23T14:39:00Z">
        <w:r w:rsidR="00AD5811">
          <w:t xml:space="preserve"> polygons and not </w:t>
        </w:r>
      </w:ins>
      <w:ins w:id="1326" w:author="zeid" w:date="2022-09-23T14:40:00Z">
        <w:r w:rsidR="001E588D">
          <w:t>per building basis.</w:t>
        </w:r>
      </w:ins>
      <w:ins w:id="1327" w:author="zeid" w:date="2022-09-23T14:38:00Z">
        <w:r w:rsidR="00AD5811">
          <w:t xml:space="preserve"> </w:t>
        </w:r>
      </w:ins>
      <w:ins w:id="1328" w:author="zeid" w:date="2022-09-23T14:36:00Z">
        <w:r w:rsidR="00AD5811">
          <w:t xml:space="preserve"> </w:t>
        </w:r>
      </w:ins>
    </w:p>
    <w:p w14:paraId="15A9B655" w14:textId="40AB22FA" w:rsidR="00193778" w:rsidRDefault="00193778" w:rsidP="00193778">
      <w:pPr>
        <w:jc w:val="both"/>
        <w:rPr>
          <w:ins w:id="1329" w:author="AK" w:date="2022-09-10T20:00:00Z"/>
        </w:rPr>
      </w:pPr>
      <w:ins w:id="1330" w:author="AK" w:date="2022-09-10T20:00:00Z">
        <w:r>
          <w:t xml:space="preserve">3. Detection of rapid change for received power </w:t>
        </w:r>
      </w:ins>
      <w:ins w:id="1331" w:author="zeid" w:date="2022-09-23T14:45:00Z">
        <w:r w:rsidR="00752412">
          <w:t>(</w:t>
        </w:r>
      </w:ins>
      <w:ins w:id="1332" w:author="zeid" w:date="2022-09-23T14:46:00Z">
        <w:r w:rsidR="00752412">
          <w:t xml:space="preserve">SS RSRP, RSRP, RSCP, </w:t>
        </w:r>
        <w:proofErr w:type="spellStart"/>
        <w:r w:rsidR="00752412">
          <w:t>Rxlvl</w:t>
        </w:r>
        <w:proofErr w:type="spellEnd"/>
        <w:r w:rsidR="00752412">
          <w:t xml:space="preserve">) </w:t>
        </w:r>
      </w:ins>
      <w:ins w:id="1333" w:author="AK" w:date="2022-09-10T20:00:00Z">
        <w:r>
          <w:t xml:space="preserve">in comparison with building layer </w:t>
        </w:r>
        <w:del w:id="1334" w:author="zeid" w:date="2022-09-23T14:52:00Z">
          <w:r w:rsidDel="00E07DC0">
            <w:delText>polygons</w:delText>
          </w:r>
          <w:commentRangeStart w:id="1335"/>
          <w:r w:rsidDel="00E07DC0">
            <w:delText>.</w:delText>
          </w:r>
          <w:commentRangeEnd w:id="1335"/>
          <w:r w:rsidDel="00E07DC0">
            <w:rPr>
              <w:rStyle w:val="CommentReference"/>
            </w:rPr>
            <w:commentReference w:id="1335"/>
          </w:r>
        </w:del>
      </w:ins>
      <w:ins w:id="1336" w:author="zeid" w:date="2022-09-23T14:52:00Z">
        <w:r w:rsidR="00E07DC0">
          <w:t>polygons.</w:t>
        </w:r>
        <w:r w:rsidR="00E07DC0">
          <w:rPr>
            <w:rStyle w:val="CommentReference"/>
          </w:rPr>
          <w:t xml:space="preserve"> </w:t>
        </w:r>
        <w:r w:rsidR="00E07DC0">
          <w:t>Often</w:t>
        </w:r>
      </w:ins>
      <w:ins w:id="1337" w:author="zeid" w:date="2022-09-23T14:48:00Z">
        <w:r w:rsidR="00752412">
          <w:t xml:space="preserve"> </w:t>
        </w:r>
      </w:ins>
      <w:ins w:id="1338" w:author="zeid" w:date="2022-09-23T14:53:00Z">
        <w:r w:rsidR="00E07DC0">
          <w:t xml:space="preserve">multiple </w:t>
        </w:r>
      </w:ins>
      <w:ins w:id="1339" w:author="zeid" w:date="2022-09-23T14:48:00Z">
        <w:r w:rsidR="00752412">
          <w:t xml:space="preserve">detected second window samples </w:t>
        </w:r>
      </w:ins>
      <w:ins w:id="1340" w:author="zeid" w:date="2022-09-23T14:49:00Z">
        <w:r w:rsidR="00752412">
          <w:t>are useful for indoor sample validation</w:t>
        </w:r>
      </w:ins>
      <w:ins w:id="1341" w:author="zeid" w:date="2022-09-23T14:50:00Z">
        <w:r w:rsidR="00752412">
          <w:t xml:space="preserve"> as degraded power values </w:t>
        </w:r>
        <w:r w:rsidR="00E07DC0">
          <w:t xml:space="preserve">are obvious. </w:t>
        </w:r>
      </w:ins>
    </w:p>
    <w:p w14:paraId="2AC48776" w14:textId="6FB7F05C" w:rsidR="00193778" w:rsidRDefault="00193778" w:rsidP="00193778">
      <w:pPr>
        <w:jc w:val="both"/>
        <w:rPr>
          <w:ins w:id="1342" w:author="zeid" w:date="2022-09-23T14:57:00Z"/>
        </w:rPr>
      </w:pPr>
      <w:ins w:id="1343" w:author="AK" w:date="2022-09-10T20:00:00Z">
        <w:r>
          <w:t xml:space="preserve">4. In the mobile device context there are modules and sensors which are widely penetrated across many device models and can be used to determine indoor/outdoor probability such as wi-fi signals, cellular signals, GPS signals, light sensors, barometric pressure, battery status (e.g. plugged) compass, time </w:t>
        </w:r>
        <w:proofErr w:type="spellStart"/>
        <w:proofErr w:type="gramStart"/>
        <w:r>
          <w:t>stamp,tc</w:t>
        </w:r>
        <w:proofErr w:type="spellEnd"/>
        <w:proofErr w:type="gramEnd"/>
        <w:r>
          <w:t>.</w:t>
        </w:r>
      </w:ins>
    </w:p>
    <w:p w14:paraId="7E8CDBF3" w14:textId="4531D4CF" w:rsidR="00814AD8" w:rsidRDefault="00814AD8" w:rsidP="00814AD8">
      <w:pPr>
        <w:pStyle w:val="ListParagraph"/>
        <w:numPr>
          <w:ilvl w:val="0"/>
          <w:numId w:val="54"/>
        </w:numPr>
        <w:ind w:left="360"/>
        <w:jc w:val="both"/>
        <w:rPr>
          <w:ins w:id="1344" w:author="zeid" w:date="2022-09-23T14:56:00Z"/>
        </w:rPr>
        <w:pPrChange w:id="1345" w:author="zeid" w:date="2022-09-23T14:58:00Z">
          <w:pPr>
            <w:jc w:val="both"/>
          </w:pPr>
        </w:pPrChange>
      </w:pPr>
      <w:ins w:id="1346" w:author="zeid" w:date="2022-09-23T14:58:00Z">
        <w:r>
          <w:t>Z values</w:t>
        </w:r>
      </w:ins>
      <w:ins w:id="1347" w:author="zeid" w:date="2022-09-23T15:01:00Z">
        <w:r w:rsidR="003C1458">
          <w:t xml:space="preserve"> is an indicator by itself as </w:t>
        </w:r>
      </w:ins>
      <w:ins w:id="1348" w:author="zeid" w:date="2022-09-23T15:02:00Z">
        <w:r w:rsidR="003C1458">
          <w:t xml:space="preserve">collected </w:t>
        </w:r>
      </w:ins>
      <w:ins w:id="1349" w:author="zeid" w:date="2022-09-23T14:59:00Z">
        <w:r>
          <w:t xml:space="preserve">samples with </w:t>
        </w:r>
        <w:proofErr w:type="gramStart"/>
        <w:r>
          <w:t>X,Y</w:t>
        </w:r>
        <w:proofErr w:type="gramEnd"/>
        <w:r>
          <w:t xml:space="preserve">,Z coordinates indicates human activity </w:t>
        </w:r>
      </w:ins>
      <w:ins w:id="1350" w:author="zeid" w:date="2022-09-23T15:00:00Z">
        <w:r w:rsidR="003C1458">
          <w:t xml:space="preserve">at an elevation </w:t>
        </w:r>
      </w:ins>
      <w:ins w:id="1351" w:author="zeid" w:date="2022-09-23T15:01:00Z">
        <w:r w:rsidR="003C1458">
          <w:t>referenced from ground level.</w:t>
        </w:r>
      </w:ins>
      <w:ins w:id="1352" w:author="zeid" w:date="2022-09-23T15:00:00Z">
        <w:r>
          <w:t xml:space="preserve"> </w:t>
        </w:r>
      </w:ins>
      <w:ins w:id="1353" w:author="zeid" w:date="2022-09-23T14:59:00Z">
        <w:r>
          <w:t xml:space="preserve"> </w:t>
        </w:r>
      </w:ins>
    </w:p>
    <w:p w14:paraId="2563B3C6" w14:textId="77777777" w:rsidR="00814AD8" w:rsidRDefault="00814AD8" w:rsidP="00814AD8">
      <w:pPr>
        <w:pStyle w:val="ListParagraph"/>
        <w:jc w:val="both"/>
        <w:rPr>
          <w:ins w:id="1354" w:author="AK" w:date="2022-09-10T20:00:00Z"/>
        </w:rPr>
        <w:pPrChange w:id="1355" w:author="zeid" w:date="2022-09-23T14:57:00Z">
          <w:pPr>
            <w:jc w:val="both"/>
          </w:pPr>
        </w:pPrChange>
      </w:pPr>
    </w:p>
    <w:p w14:paraId="508D96A1" w14:textId="448FE7C4" w:rsidR="00193778" w:rsidRDefault="00193778" w:rsidP="00193778">
      <w:pPr>
        <w:jc w:val="both"/>
        <w:rPr>
          <w:ins w:id="1356" w:author="AK" w:date="2022-09-10T20:00:00Z"/>
        </w:rPr>
      </w:pPr>
      <w:ins w:id="1357" w:author="AK" w:date="2022-09-10T20:00:00Z">
        <w:r>
          <w:t>5.</w:t>
        </w:r>
      </w:ins>
      <w:ins w:id="1358" w:author="zeid" w:date="2022-09-23T14:55:00Z">
        <w:r w:rsidR="00814AD8">
          <w:t xml:space="preserve"> </w:t>
        </w:r>
      </w:ins>
      <w:proofErr w:type="spellStart"/>
      <w:ins w:id="1359" w:author="zeid" w:date="2022-09-23T15:02:00Z">
        <w:r w:rsidR="003C1458">
          <w:t>He</w:t>
        </w:r>
      </w:ins>
      <w:ins w:id="1360" w:author="zeid" w:date="2022-09-23T15:03:00Z">
        <w:r w:rsidR="003C1458">
          <w:t>nce,</w:t>
        </w:r>
      </w:ins>
      <w:ins w:id="1361" w:author="AK" w:date="2022-09-10T20:00:00Z">
        <w:del w:id="1362" w:author="zeid" w:date="2022-09-23T14:58:00Z">
          <w:r w:rsidDel="00814AD8">
            <w:delText xml:space="preserve"> </w:delText>
          </w:r>
        </w:del>
        <w:del w:id="1363" w:author="zeid" w:date="2022-09-23T14:56:00Z">
          <w:r w:rsidDel="00814AD8">
            <w:delText>I</w:delText>
          </w:r>
        </w:del>
      </w:ins>
      <w:ins w:id="1364" w:author="zeid" w:date="2022-09-23T14:58:00Z">
        <w:r w:rsidR="00814AD8">
          <w:t>I</w:t>
        </w:r>
      </w:ins>
      <w:ins w:id="1365" w:author="AK" w:date="2022-09-10T20:00:00Z">
        <w:r>
          <w:t>n</w:t>
        </w:r>
        <w:proofErr w:type="spellEnd"/>
        <w:r>
          <w:t xml:space="preserve">-building connectivity assessment per level is possible if elevation values (Z values) is collected, processed and considered as part of sample coordinates </w:t>
        </w:r>
        <w:proofErr w:type="gramStart"/>
        <w:r>
          <w:t>X,Y</w:t>
        </w:r>
        <w:proofErr w:type="gramEnd"/>
        <w:r>
          <w:t>,Z. The confidence level of valid Z value can be impacted by</w:t>
        </w:r>
        <w:r>
          <w:rPr>
            <w:lang w:val="en-US"/>
          </w:rPr>
          <w:t xml:space="preserve"> rough</w:t>
        </w:r>
        <w:r>
          <w:t xml:space="preserve"> terrain and sample size. As indoor and outdoor samples (</w:t>
        </w:r>
        <w:proofErr w:type="gramStart"/>
        <w:r>
          <w:t>X,Y</w:t>
        </w:r>
        <w:proofErr w:type="gramEnd"/>
        <w:r>
          <w:t>,Z)  coordinates are accumulated within dense population, the following use cases can be detected:</w:t>
        </w:r>
      </w:ins>
    </w:p>
    <w:p w14:paraId="62D87361" w14:textId="7463A71D" w:rsidR="00193778" w:rsidRDefault="00193778" w:rsidP="00193778">
      <w:pPr>
        <w:pStyle w:val="ListParagraph"/>
        <w:numPr>
          <w:ilvl w:val="0"/>
          <w:numId w:val="45"/>
        </w:numPr>
        <w:jc w:val="both"/>
        <w:rPr>
          <w:ins w:id="1366" w:author="AK" w:date="2022-09-10T20:00:00Z"/>
        </w:rPr>
      </w:pPr>
      <w:ins w:id="1367" w:author="AK" w:date="2022-09-10T20:00:00Z">
        <w:r>
          <w:t>3D building dimensional modelling</w:t>
        </w:r>
      </w:ins>
      <w:ins w:id="1368" w:author="zeid" w:date="2022-09-23T15:03:00Z">
        <w:r w:rsidR="003C1458">
          <w:t xml:space="preserve"> which </w:t>
        </w:r>
      </w:ins>
      <w:ins w:id="1369" w:author="zeid" w:date="2022-09-23T15:04:00Z">
        <w:r w:rsidR="003C1458">
          <w:t xml:space="preserve">also </w:t>
        </w:r>
      </w:ins>
      <w:ins w:id="1370" w:author="zeid" w:date="2022-09-23T15:03:00Z">
        <w:r w:rsidR="003C1458">
          <w:t>s</w:t>
        </w:r>
      </w:ins>
      <w:ins w:id="1371" w:author="zeid" w:date="2022-09-23T15:04:00Z">
        <w:r w:rsidR="003C1458">
          <w:t xml:space="preserve">erves </w:t>
        </w:r>
      </w:ins>
      <w:ins w:id="1372" w:author="zeid" w:date="2022-09-23T15:05:00Z">
        <w:r w:rsidR="0003209A">
          <w:t xml:space="preserve">as an </w:t>
        </w:r>
      </w:ins>
      <w:ins w:id="1373" w:author="zeid" w:date="2022-09-23T15:04:00Z">
        <w:r w:rsidR="003C1458">
          <w:t>indoor/out</w:t>
        </w:r>
      </w:ins>
      <w:ins w:id="1374" w:author="zeid" w:date="2022-09-23T15:05:00Z">
        <w:r w:rsidR="003C1458">
          <w:t>door validation</w:t>
        </w:r>
      </w:ins>
      <w:ins w:id="1375" w:author="zeid" w:date="2022-09-23T15:06:00Z">
        <w:r w:rsidR="0003209A">
          <w:t xml:space="preserve"> source.</w:t>
        </w:r>
      </w:ins>
    </w:p>
    <w:p w14:paraId="24CF48BA" w14:textId="019239EC" w:rsidR="00193778" w:rsidRDefault="00193778" w:rsidP="00193778">
      <w:pPr>
        <w:pStyle w:val="ListParagraph"/>
        <w:numPr>
          <w:ilvl w:val="0"/>
          <w:numId w:val="45"/>
        </w:numPr>
        <w:jc w:val="both"/>
        <w:rPr>
          <w:ins w:id="1376" w:author="AK" w:date="2022-09-10T20:00:00Z"/>
        </w:rPr>
      </w:pPr>
      <w:ins w:id="1377" w:author="AK" w:date="2022-09-10T20:00:00Z">
        <w:r>
          <w:t>Spherical antenna beam dimensioning</w:t>
        </w:r>
      </w:ins>
      <w:ins w:id="1378" w:author="zeid" w:date="2022-09-23T15:06:00Z">
        <w:r w:rsidR="0003209A">
          <w:t xml:space="preserve"> and indoor coverage penetration </w:t>
        </w:r>
        <w:proofErr w:type="spellStart"/>
        <w:r w:rsidR="0003209A">
          <w:t>visiuality</w:t>
        </w:r>
        <w:proofErr w:type="spellEnd"/>
        <w:r w:rsidR="0003209A">
          <w:t>.</w:t>
        </w:r>
      </w:ins>
      <w:ins w:id="1379" w:author="AK" w:date="2022-09-10T20:00:00Z">
        <w:del w:id="1380" w:author="zeid" w:date="2022-09-23T15:06:00Z">
          <w:r w:rsidDel="0003209A">
            <w:delText>.</w:delText>
          </w:r>
        </w:del>
      </w:ins>
    </w:p>
    <w:p w14:paraId="3F25BE0B" w14:textId="451EE327" w:rsidR="00193778" w:rsidRDefault="00193778" w:rsidP="00193778">
      <w:pPr>
        <w:pStyle w:val="ListParagraph"/>
        <w:numPr>
          <w:ilvl w:val="0"/>
          <w:numId w:val="45"/>
        </w:numPr>
        <w:jc w:val="both"/>
        <w:rPr>
          <w:ins w:id="1381" w:author="AK" w:date="2022-09-10T20:00:00Z"/>
        </w:rPr>
      </w:pPr>
      <w:ins w:id="1382" w:author="AK" w:date="2022-09-10T20:00:00Z">
        <w:r>
          <w:t xml:space="preserve">In-building service optimization </w:t>
        </w:r>
      </w:ins>
      <w:ins w:id="1383" w:author="zeid" w:date="2022-09-23T15:07:00Z">
        <w:r w:rsidR="0003209A">
          <w:t xml:space="preserve">and quality assessment </w:t>
        </w:r>
      </w:ins>
      <w:ins w:id="1384" w:author="AK" w:date="2022-09-10T20:00:00Z">
        <w:r>
          <w:t xml:space="preserve">per level visuality.  </w:t>
        </w:r>
      </w:ins>
    </w:p>
    <w:p w14:paraId="47B64018" w14:textId="77777777" w:rsidR="00253B4F" w:rsidRPr="00FE2805" w:rsidRDefault="00253B4F" w:rsidP="004055A9">
      <w:pPr>
        <w:jc w:val="both"/>
      </w:pPr>
    </w:p>
    <w:p w14:paraId="35C5AED0" w14:textId="77777777" w:rsidR="00C200D6" w:rsidRDefault="00C200D6" w:rsidP="00CC31F6"/>
    <w:p w14:paraId="7BD03016" w14:textId="22867FD7" w:rsidR="00C200D6" w:rsidDel="00B81AC2" w:rsidRDefault="00C200D6" w:rsidP="004055A9">
      <w:pPr>
        <w:jc w:val="both"/>
        <w:rPr>
          <w:del w:id="1385" w:author="RV" w:date="2022-08-19T10:28:00Z"/>
        </w:rPr>
      </w:pPr>
      <w:del w:id="1386" w:author="RV" w:date="2022-08-19T10:28:00Z">
        <w:r w:rsidDel="00B81AC2">
          <w:delText>Indoor Sample validation:</w:delText>
        </w:r>
      </w:del>
    </w:p>
    <w:p w14:paraId="7CD1A39D" w14:textId="5B4CA4CA" w:rsidR="000C4D10" w:rsidDel="00B81AC2" w:rsidRDefault="005E24C9" w:rsidP="004055A9">
      <w:pPr>
        <w:jc w:val="both"/>
        <w:rPr>
          <w:del w:id="1387" w:author="RV" w:date="2022-08-19T10:28:00Z"/>
        </w:rPr>
      </w:pPr>
      <w:del w:id="1388" w:author="RV" w:date="2022-08-19T10:28:00Z">
        <w:r w:rsidDel="00B81AC2">
          <w:delText xml:space="preserve">An evaluation of parametric conditions using a validation algorithmic process provides a high probability differentiation between indoor and outdoor samples, </w:delText>
        </w:r>
        <w:r w:rsidR="000C4D10" w:rsidDel="00B81AC2">
          <w:delText xml:space="preserve">indoor samples identification via </w:delText>
        </w:r>
        <w:r w:rsidDel="00B81AC2">
          <w:delText xml:space="preserve">the following: </w:delText>
        </w:r>
      </w:del>
    </w:p>
    <w:p w14:paraId="117EC655" w14:textId="02ED689D" w:rsidR="000C4D10" w:rsidDel="00B81AC2" w:rsidRDefault="005E24C9" w:rsidP="004055A9">
      <w:pPr>
        <w:jc w:val="both"/>
        <w:rPr>
          <w:del w:id="1389" w:author="RV" w:date="2022-08-19T10:28:00Z"/>
        </w:rPr>
      </w:pPr>
      <w:del w:id="1390" w:author="RV" w:date="2022-08-19T10:28:00Z">
        <w:r w:rsidDel="00B81AC2">
          <w:delText xml:space="preserve">1. Indoor / Outdoor Sample velocity comparison. </w:delText>
        </w:r>
      </w:del>
    </w:p>
    <w:p w14:paraId="478B6DF1" w14:textId="0F5897DC" w:rsidR="000C4D10" w:rsidDel="00B81AC2" w:rsidRDefault="005E24C9" w:rsidP="004055A9">
      <w:pPr>
        <w:jc w:val="both"/>
        <w:rPr>
          <w:del w:id="1391" w:author="RV" w:date="2022-08-19T10:28:00Z"/>
        </w:rPr>
      </w:pPr>
      <w:del w:id="1392" w:author="RV" w:date="2022-08-19T10:28:00Z">
        <w:r w:rsidDel="00B81AC2">
          <w:delText xml:space="preserve">2. </w:delText>
        </w:r>
        <w:r w:rsidR="000C4D10" w:rsidDel="00B81AC2">
          <w:delText xml:space="preserve">Filtering out samples with a threshold velocity if coordinates </w:delText>
        </w:r>
        <w:r w:rsidR="00C200D6" w:rsidDel="00B81AC2">
          <w:delText>compared to</w:delText>
        </w:r>
        <w:r w:rsidR="000C4D10" w:rsidDel="00B81AC2">
          <w:delText xml:space="preserve"> the</w:delText>
        </w:r>
        <w:r w:rsidDel="00B81AC2">
          <w:delText xml:space="preserve"> geospatial building </w:delText>
        </w:r>
        <w:r w:rsidR="000C4D10" w:rsidDel="00B81AC2">
          <w:delText>polygon.</w:delText>
        </w:r>
      </w:del>
    </w:p>
    <w:p w14:paraId="4B057FD5" w14:textId="604C9B25" w:rsidR="00FB6416" w:rsidDel="00B81AC2" w:rsidRDefault="005E24C9" w:rsidP="004055A9">
      <w:pPr>
        <w:jc w:val="both"/>
        <w:rPr>
          <w:del w:id="1393" w:author="RV" w:date="2022-08-19T10:28:00Z"/>
        </w:rPr>
      </w:pPr>
      <w:del w:id="1394" w:author="RV" w:date="2022-08-19T10:28:00Z">
        <w:r w:rsidDel="00B81AC2">
          <w:delText xml:space="preserve"> for example, it is impossible to have a proven high velocity sample within an indoor building layer. 3. Detection of rapid change for received power in comparison with building layer polygons.</w:delText>
        </w:r>
      </w:del>
    </w:p>
    <w:p w14:paraId="60ABA822" w14:textId="431AA985" w:rsidR="000C136B" w:rsidDel="00B81AC2" w:rsidRDefault="000C136B" w:rsidP="000C136B">
      <w:pPr>
        <w:jc w:val="both"/>
        <w:rPr>
          <w:del w:id="1395" w:author="RV" w:date="2022-08-19T10:28:00Z"/>
        </w:rPr>
      </w:pPr>
      <w:ins w:id="1396" w:author="Janusz Jezowicz" w:date="2022-08-17T15:47:00Z">
        <w:del w:id="1397" w:author="RV" w:date="2022-08-19T10:28:00Z">
          <w:r w:rsidDel="00B81AC2">
            <w:delText xml:space="preserve">4. In the mobile </w:delText>
          </w:r>
        </w:del>
      </w:ins>
      <w:ins w:id="1398" w:author="Janusz Jezowicz" w:date="2022-08-17T16:04:00Z">
        <w:del w:id="1399" w:author="RV" w:date="2022-08-19T10:28:00Z">
          <w:r w:rsidDel="00B81AC2">
            <w:delText>device</w:delText>
          </w:r>
        </w:del>
      </w:ins>
      <w:ins w:id="1400" w:author="Janusz Jezowicz" w:date="2022-08-17T15:47:00Z">
        <w:del w:id="1401" w:author="RV" w:date="2022-08-19T10:28:00Z">
          <w:r w:rsidDel="00B81AC2">
            <w:delText xml:space="preserve"> context</w:delText>
          </w:r>
        </w:del>
      </w:ins>
      <w:ins w:id="1402" w:author="Janusz Jezowicz" w:date="2022-08-17T15:48:00Z">
        <w:del w:id="1403" w:author="RV" w:date="2022-08-19T10:28:00Z">
          <w:r w:rsidDel="00B81AC2">
            <w:delText xml:space="preserve"> there are</w:delText>
          </w:r>
        </w:del>
      </w:ins>
      <w:ins w:id="1404" w:author="Janusz Jezowicz" w:date="2022-08-17T15:49:00Z">
        <w:del w:id="1405" w:author="RV" w:date="2022-08-19T10:28:00Z">
          <w:r w:rsidDel="00B81AC2">
            <w:delText xml:space="preserve"> </w:delText>
          </w:r>
        </w:del>
      </w:ins>
      <w:ins w:id="1406" w:author="Janusz Jezowicz" w:date="2022-08-17T15:51:00Z">
        <w:del w:id="1407" w:author="RV" w:date="2022-08-19T10:28:00Z">
          <w:r w:rsidDel="00B81AC2">
            <w:delText xml:space="preserve">modules and </w:delText>
          </w:r>
        </w:del>
      </w:ins>
      <w:ins w:id="1408" w:author="Janusz Jezowicz" w:date="2022-08-17T15:48:00Z">
        <w:del w:id="1409" w:author="RV" w:date="2022-08-19T10:28:00Z">
          <w:r w:rsidDel="00B81AC2">
            <w:delText xml:space="preserve">sensors which </w:delText>
          </w:r>
        </w:del>
      </w:ins>
      <w:ins w:id="1410" w:author="Janusz Jezowicz" w:date="2022-08-17T15:49:00Z">
        <w:del w:id="1411" w:author="RV" w:date="2022-08-19T10:28:00Z">
          <w:r w:rsidDel="00B81AC2">
            <w:delText xml:space="preserve">are widely penetrated across many device models and </w:delText>
          </w:r>
        </w:del>
      </w:ins>
      <w:ins w:id="1412" w:author="Janusz Jezowicz" w:date="2022-08-17T15:48:00Z">
        <w:del w:id="1413" w:author="RV" w:date="2022-08-19T10:28:00Z">
          <w:r w:rsidDel="00B81AC2">
            <w:delText xml:space="preserve">can be used to determine indoor/outdoor probability such as wi-fi signals, cellular signals, </w:delText>
          </w:r>
        </w:del>
        <w:del w:id="1414" w:author="RV" w:date="2022-08-18T19:48:00Z">
          <w:r w:rsidDel="00E92684">
            <w:delText>gps</w:delText>
          </w:r>
        </w:del>
        <w:del w:id="1415" w:author="RV" w:date="2022-08-19T10:28:00Z">
          <w:r w:rsidDel="00B81AC2">
            <w:delText xml:space="preserve"> signals, light sensors, compass</w:delText>
          </w:r>
        </w:del>
      </w:ins>
      <w:ins w:id="1416" w:author="Janusz Jezowicz" w:date="2022-08-17T15:49:00Z">
        <w:del w:id="1417" w:author="RV" w:date="2022-08-19T10:28:00Z">
          <w:r w:rsidDel="00B81AC2">
            <w:delText xml:space="preserve"> etc.</w:delText>
          </w:r>
        </w:del>
      </w:ins>
    </w:p>
    <w:p w14:paraId="313CAA77" w14:textId="77777777" w:rsidR="000D47A8" w:rsidRDefault="000D47A8" w:rsidP="004055A9">
      <w:pPr>
        <w:jc w:val="both"/>
      </w:pPr>
    </w:p>
    <w:p w14:paraId="2D05DA95" w14:textId="77777777" w:rsidR="00FB6416" w:rsidRPr="00C14249" w:rsidRDefault="00FB6416" w:rsidP="00C14249">
      <w:pPr>
        <w:pStyle w:val="Heading2"/>
        <w:rPr>
          <w:lang w:val="en-US" w:eastAsia="zh-CN"/>
        </w:rPr>
      </w:pPr>
      <w:r w:rsidRPr="00C14249">
        <w:rPr>
          <w:lang w:val="en-US" w:eastAsia="zh-CN"/>
        </w:rPr>
        <w:t>6.</w:t>
      </w:r>
      <w:r w:rsidR="006D0767">
        <w:rPr>
          <w:lang w:val="en-US" w:eastAsia="zh-CN"/>
        </w:rPr>
        <w:t>6</w:t>
      </w:r>
      <w:r w:rsidR="00C14249" w:rsidRPr="00C14249">
        <w:rPr>
          <w:lang w:val="en-US" w:eastAsia="zh-CN"/>
        </w:rPr>
        <w:tab/>
      </w:r>
      <w:r w:rsidR="00D31F65" w:rsidRPr="00C14249">
        <w:rPr>
          <w:lang w:val="en-US" w:eastAsia="zh-CN"/>
        </w:rPr>
        <w:t>Requirements and characteristics of Mapping and Visualization tools</w:t>
      </w:r>
    </w:p>
    <w:p w14:paraId="549F558D" w14:textId="77777777" w:rsidR="00D31F65" w:rsidRPr="00FB6416" w:rsidRDefault="00D31F65" w:rsidP="00D31F65">
      <w:pPr>
        <w:rPr>
          <w:i/>
          <w:iCs/>
        </w:rPr>
      </w:pPr>
      <w:r>
        <w:rPr>
          <w:i/>
          <w:iCs/>
        </w:rPr>
        <w:t xml:space="preserve">Editor’s note: </w:t>
      </w:r>
      <w:r w:rsidRPr="00FB6416">
        <w:rPr>
          <w:i/>
          <w:iCs/>
        </w:rPr>
        <w:t xml:space="preserve">Contributions are </w:t>
      </w:r>
      <w:r>
        <w:rPr>
          <w:i/>
          <w:iCs/>
        </w:rPr>
        <w:t>invited</w:t>
      </w:r>
    </w:p>
    <w:p w14:paraId="7FA1F0BD" w14:textId="77777777" w:rsidR="006D0767" w:rsidRPr="000D47A8" w:rsidRDefault="002A682E" w:rsidP="00A0123C">
      <w:p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Assessing </w:t>
      </w:r>
      <w:r w:rsidR="00A0123C" w:rsidRPr="000D47A8">
        <w:rPr>
          <w:rFonts w:eastAsia="Times New Roman"/>
          <w:color w:val="000000" w:themeColor="text1"/>
          <w:lang w:val="en-US" w:eastAsia="es-MX"/>
        </w:rPr>
        <w:t>the level of connectivity of any particular</w:t>
      </w:r>
      <w:r w:rsidRPr="000D47A8">
        <w:rPr>
          <w:rFonts w:eastAsia="Times New Roman"/>
          <w:color w:val="000000" w:themeColor="text1"/>
          <w:lang w:val="en-US" w:eastAsia="es-MX"/>
        </w:rPr>
        <w:t xml:space="preserve"> geography can take many forms, ranging from literal mapping using geographic information system tools to data collection and analysis or polling that helps a </w:t>
      </w:r>
      <w:r w:rsidR="00A0123C" w:rsidRPr="000D47A8">
        <w:rPr>
          <w:rFonts w:eastAsia="Times New Roman"/>
          <w:color w:val="000000" w:themeColor="text1"/>
          <w:lang w:val="en-US" w:eastAsia="es-MX"/>
        </w:rPr>
        <w:t>region</w:t>
      </w:r>
      <w:r w:rsidRPr="000D47A8">
        <w:rPr>
          <w:rFonts w:eastAsia="Times New Roman"/>
          <w:color w:val="000000" w:themeColor="text1"/>
          <w:lang w:val="en-US" w:eastAsia="es-MX"/>
        </w:rPr>
        <w:t xml:space="preserve"> better understand its needs and opportunities.</w:t>
      </w:r>
      <w:r w:rsidR="00254A68" w:rsidRPr="000D47A8">
        <w:rPr>
          <w:rFonts w:eastAsia="Times New Roman"/>
          <w:color w:val="000000" w:themeColor="text1"/>
          <w:lang w:val="en-US" w:eastAsia="es-MX"/>
        </w:rPr>
        <w:t xml:space="preserve"> </w:t>
      </w:r>
      <w:r w:rsidR="00A0123C" w:rsidRPr="000D47A8">
        <w:rPr>
          <w:rFonts w:eastAsia="Times New Roman"/>
          <w:color w:val="000000" w:themeColor="text1"/>
          <w:lang w:val="en-US" w:eastAsia="es-MX"/>
        </w:rPr>
        <w:t xml:space="preserve">Visualization tools are needed to communicate </w:t>
      </w:r>
      <w:r w:rsidR="00A56F38" w:rsidRPr="000D47A8">
        <w:rPr>
          <w:rFonts w:eastAsia="Times New Roman"/>
          <w:color w:val="000000" w:themeColor="text1"/>
          <w:lang w:val="en-US" w:eastAsia="es-MX"/>
        </w:rPr>
        <w:t>information about the status of connectivity for different purposes and from different perspectives.</w:t>
      </w:r>
    </w:p>
    <w:p w14:paraId="029D7FCB" w14:textId="77777777" w:rsidR="00A0123C" w:rsidRDefault="00A0123C" w:rsidP="00A0123C">
      <w:pPr>
        <w:pStyle w:val="ListParagraph"/>
        <w:jc w:val="both"/>
        <w:textAlignment w:val="baseline"/>
        <w:rPr>
          <w:rFonts w:eastAsia="Times New Roman"/>
          <w:color w:val="0070C0"/>
          <w:lang w:val="en-US" w:eastAsia="es-MX"/>
        </w:rPr>
      </w:pPr>
    </w:p>
    <w:p w14:paraId="6F3C4F68" w14:textId="0DF5D698" w:rsidR="005A323A" w:rsidRPr="000E1E37" w:rsidRDefault="000E1E37" w:rsidP="000E1E37">
      <w:pPr>
        <w:pStyle w:val="ListParagraph"/>
        <w:numPr>
          <w:ilvl w:val="2"/>
          <w:numId w:val="27"/>
        </w:numPr>
        <w:jc w:val="both"/>
        <w:textAlignment w:val="baseline"/>
        <w:rPr>
          <w:rFonts w:eastAsia="Times New Roman"/>
          <w:b/>
          <w:bCs/>
          <w:color w:val="000000" w:themeColor="text1"/>
          <w:u w:val="single"/>
          <w:lang w:val="en-US" w:eastAsia="es-MX"/>
          <w:rPrChange w:id="1418" w:author="RV" w:date="2022-09-06T13:25:00Z">
            <w:rPr>
              <w:lang w:val="en-US" w:eastAsia="es-MX"/>
            </w:rPr>
          </w:rPrChange>
        </w:rPr>
      </w:pPr>
      <w:commentRangeStart w:id="1419"/>
      <w:r w:rsidRPr="000E1E37">
        <w:rPr>
          <w:rFonts w:eastAsia="Times New Roman"/>
          <w:b/>
          <w:bCs/>
          <w:color w:val="000000" w:themeColor="text1"/>
          <w:u w:val="single"/>
          <w:lang w:val="en-US" w:eastAsia="es-MX"/>
          <w:rPrChange w:id="1420" w:author="RV" w:date="2022-09-06T13:25:00Z">
            <w:rPr>
              <w:rFonts w:eastAsia="Times New Roman"/>
              <w:b/>
              <w:bCs/>
              <w:color w:val="0070C0"/>
              <w:u w:val="single"/>
              <w:lang w:val="en-US" w:eastAsia="es-MX"/>
            </w:rPr>
          </w:rPrChange>
        </w:rPr>
        <w:t xml:space="preserve">Mapping </w:t>
      </w:r>
      <w:commentRangeEnd w:id="1419"/>
      <w:r w:rsidRPr="000E1E37">
        <w:rPr>
          <w:rStyle w:val="CommentReference"/>
          <w:color w:val="000000" w:themeColor="text1"/>
          <w:rPrChange w:id="1421" w:author="RV" w:date="2022-09-06T13:25:00Z">
            <w:rPr>
              <w:rStyle w:val="CommentReference"/>
            </w:rPr>
          </w:rPrChange>
        </w:rPr>
        <w:commentReference w:id="1419"/>
      </w:r>
      <w:del w:id="1422" w:author="RV" w:date="2022-09-06T13:25:00Z">
        <w:r w:rsidR="005A323A" w:rsidRPr="000E1E37" w:rsidDel="000E1E37">
          <w:rPr>
            <w:rFonts w:eastAsia="Times New Roman"/>
            <w:b/>
            <w:bCs/>
            <w:color w:val="000000" w:themeColor="text1"/>
            <w:u w:val="single"/>
            <w:lang w:val="en-US" w:eastAsia="es-MX"/>
            <w:rPrChange w:id="1423" w:author="RV" w:date="2022-09-06T13:25:00Z">
              <w:rPr>
                <w:lang w:val="en-US" w:eastAsia="es-MX"/>
              </w:rPr>
            </w:rPrChange>
          </w:rPr>
          <w:delText>Mapping</w:delText>
        </w:r>
      </w:del>
      <w:r w:rsidR="005A323A" w:rsidRPr="000E1E37">
        <w:rPr>
          <w:rFonts w:eastAsia="Times New Roman"/>
          <w:b/>
          <w:bCs/>
          <w:color w:val="000000" w:themeColor="text1"/>
          <w:u w:val="single"/>
          <w:lang w:val="en-US" w:eastAsia="es-MX"/>
          <w:rPrChange w:id="1424" w:author="RV" w:date="2022-09-06T13:25:00Z">
            <w:rPr>
              <w:lang w:val="en-US" w:eastAsia="es-MX"/>
            </w:rPr>
          </w:rPrChange>
        </w:rPr>
        <w:t xml:space="preserve"> </w:t>
      </w:r>
    </w:p>
    <w:p w14:paraId="77BF3F9E" w14:textId="77777777"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Improving knowledge of </w:t>
      </w:r>
      <w:r w:rsidR="00A56F38" w:rsidRPr="000D47A8">
        <w:rPr>
          <w:rFonts w:eastAsia="Times New Roman"/>
          <w:color w:val="000000" w:themeColor="text1"/>
          <w:lang w:val="en-US" w:eastAsia="es-MX"/>
        </w:rPr>
        <w:t>the different services availability</w:t>
      </w:r>
      <w:r w:rsidRPr="000D47A8">
        <w:rPr>
          <w:rFonts w:eastAsia="Times New Roman"/>
          <w:color w:val="000000" w:themeColor="text1"/>
          <w:lang w:val="en-US" w:eastAsia="es-MX"/>
        </w:rPr>
        <w:t xml:space="preserve"> </w:t>
      </w:r>
      <w:r w:rsidR="00A56F38" w:rsidRPr="000D47A8">
        <w:rPr>
          <w:rFonts w:eastAsia="Times New Roman"/>
          <w:color w:val="000000" w:themeColor="text1"/>
          <w:lang w:val="en-US" w:eastAsia="es-MX"/>
        </w:rPr>
        <w:t>in a</w:t>
      </w:r>
      <w:r w:rsidRPr="000D47A8">
        <w:rPr>
          <w:rFonts w:eastAsia="Times New Roman"/>
          <w:color w:val="000000" w:themeColor="text1"/>
          <w:lang w:val="en-US" w:eastAsia="es-MX"/>
        </w:rPr>
        <w:t xml:space="preserve"> defined geography</w:t>
      </w:r>
      <w:r w:rsidR="00B34699" w:rsidRPr="000D47A8">
        <w:rPr>
          <w:rFonts w:eastAsia="Times New Roman"/>
          <w:color w:val="000000" w:themeColor="text1"/>
          <w:lang w:val="en-US" w:eastAsia="es-MX"/>
        </w:rPr>
        <w:t>.</w:t>
      </w:r>
    </w:p>
    <w:p w14:paraId="7EF88475" w14:textId="279DBB45"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Providing </w:t>
      </w:r>
      <w:r w:rsidR="00A56F38" w:rsidRPr="000D47A8">
        <w:rPr>
          <w:rFonts w:eastAsia="Times New Roman"/>
          <w:color w:val="000000" w:themeColor="text1"/>
          <w:lang w:val="en-US" w:eastAsia="es-MX"/>
        </w:rPr>
        <w:t>information to</w:t>
      </w:r>
      <w:r w:rsidRPr="000D47A8">
        <w:rPr>
          <w:rFonts w:eastAsia="Times New Roman"/>
          <w:color w:val="000000" w:themeColor="text1"/>
          <w:lang w:val="en-US" w:eastAsia="es-MX"/>
        </w:rPr>
        <w:t xml:space="preserve"> attract </w:t>
      </w:r>
      <w:r w:rsidR="00A56F38" w:rsidRPr="000D47A8">
        <w:rPr>
          <w:rFonts w:eastAsia="Times New Roman"/>
          <w:color w:val="000000" w:themeColor="text1"/>
          <w:lang w:val="en-US" w:eastAsia="es-MX"/>
        </w:rPr>
        <w:t>investment or</w:t>
      </w:r>
      <w:r w:rsidRPr="000D47A8">
        <w:rPr>
          <w:rFonts w:eastAsia="Times New Roman"/>
          <w:color w:val="000000" w:themeColor="text1"/>
          <w:lang w:val="en-US" w:eastAsia="es-MX"/>
        </w:rPr>
        <w:t xml:space="preserve"> generating support initiative</w:t>
      </w:r>
      <w:r w:rsidR="00A56F38" w:rsidRPr="000D47A8">
        <w:rPr>
          <w:rFonts w:eastAsia="Times New Roman"/>
          <w:color w:val="000000" w:themeColor="text1"/>
          <w:lang w:val="en-US" w:eastAsia="es-MX"/>
        </w:rPr>
        <w:t>s</w:t>
      </w:r>
      <w:commentRangeStart w:id="1425"/>
      <w:ins w:id="1426" w:author="RV" w:date="2022-09-06T13:26:00Z">
        <w:r w:rsidR="001521B3">
          <w:rPr>
            <w:rFonts w:eastAsia="Times New Roman"/>
            <w:color w:val="0070C0"/>
            <w:lang w:val="en-US" w:eastAsia="es-MX"/>
          </w:rPr>
          <w:t>.</w:t>
        </w:r>
        <w:commentRangeEnd w:id="1425"/>
        <w:r w:rsidR="001521B3">
          <w:rPr>
            <w:rStyle w:val="CommentReference"/>
          </w:rPr>
          <w:commentReference w:id="1425"/>
        </w:r>
      </w:ins>
      <w:del w:id="1427" w:author="RV" w:date="2022-09-06T13:26:00Z">
        <w:r w:rsidR="00B34699" w:rsidRPr="000D47A8" w:rsidDel="001521B3">
          <w:rPr>
            <w:rFonts w:eastAsia="Times New Roman"/>
            <w:color w:val="000000" w:themeColor="text1"/>
            <w:lang w:val="en-US" w:eastAsia="es-MX"/>
          </w:rPr>
          <w:delText>.</w:delText>
        </w:r>
      </w:del>
    </w:p>
    <w:p w14:paraId="1EFE8AA5" w14:textId="77777777"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Testing hypotheses and assumptions and exposing misperceptions</w:t>
      </w:r>
      <w:r w:rsidR="00B34699" w:rsidRPr="000D47A8">
        <w:rPr>
          <w:rFonts w:eastAsia="Times New Roman"/>
          <w:color w:val="000000" w:themeColor="text1"/>
          <w:lang w:val="en-US" w:eastAsia="es-MX"/>
        </w:rPr>
        <w:t>.</w:t>
      </w:r>
      <w:r w:rsidRPr="000D47A8">
        <w:rPr>
          <w:rFonts w:eastAsia="Times New Roman"/>
          <w:color w:val="000000" w:themeColor="text1"/>
          <w:lang w:val="en-US" w:eastAsia="es-MX"/>
        </w:rPr>
        <w:t xml:space="preserve"> </w:t>
      </w:r>
    </w:p>
    <w:p w14:paraId="2619A573" w14:textId="77777777"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Reducing duplication of efforts by identifying gaps and potential ways to fill them </w:t>
      </w:r>
    </w:p>
    <w:p w14:paraId="40ECE785" w14:textId="77777777"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Helping to prioritize and allocate resources </w:t>
      </w:r>
    </w:p>
    <w:p w14:paraId="5B7AC2BD" w14:textId="77777777"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 xml:space="preserve">Serving as the basis for tracking and demonstrating impact over time </w:t>
      </w:r>
    </w:p>
    <w:p w14:paraId="0F8DBC4E" w14:textId="77777777" w:rsidR="005A323A" w:rsidRPr="000D47A8" w:rsidRDefault="005A323A" w:rsidP="00354B46">
      <w:pPr>
        <w:numPr>
          <w:ilvl w:val="1"/>
          <w:numId w:val="12"/>
        </w:num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Understanding where there are systemic inequities and opportunities</w:t>
      </w:r>
      <w:r w:rsidR="002E6227" w:rsidRPr="000D47A8">
        <w:rPr>
          <w:rFonts w:eastAsia="Times New Roman"/>
          <w:color w:val="000000" w:themeColor="text1"/>
          <w:lang w:val="en-US" w:eastAsia="es-MX"/>
        </w:rPr>
        <w:t>.</w:t>
      </w:r>
    </w:p>
    <w:p w14:paraId="4B7DC88A" w14:textId="77777777" w:rsidR="005A323A" w:rsidRPr="000D47A8" w:rsidRDefault="00E02150" w:rsidP="00354B46">
      <w:pPr>
        <w:pStyle w:val="ListParagraph"/>
        <w:numPr>
          <w:ilvl w:val="2"/>
          <w:numId w:val="27"/>
        </w:numPr>
        <w:jc w:val="both"/>
        <w:textAlignment w:val="baseline"/>
        <w:rPr>
          <w:rFonts w:eastAsia="Times New Roman"/>
          <w:b/>
          <w:bCs/>
          <w:color w:val="000000" w:themeColor="text1"/>
          <w:u w:val="single"/>
          <w:lang w:val="en-US" w:eastAsia="es-MX"/>
        </w:rPr>
      </w:pPr>
      <w:commentRangeStart w:id="1428"/>
      <w:r w:rsidRPr="000D47A8">
        <w:rPr>
          <w:rFonts w:eastAsia="Times New Roman"/>
          <w:b/>
          <w:bCs/>
          <w:color w:val="000000" w:themeColor="text1"/>
          <w:u w:val="single"/>
          <w:lang w:val="en-US" w:eastAsia="es-MX"/>
        </w:rPr>
        <w:t>Visualizatio</w:t>
      </w:r>
      <w:r w:rsidR="0000125E" w:rsidRPr="000D47A8">
        <w:rPr>
          <w:rFonts w:eastAsia="Times New Roman"/>
          <w:b/>
          <w:bCs/>
          <w:color w:val="000000" w:themeColor="text1"/>
          <w:u w:val="single"/>
          <w:lang w:val="en-US" w:eastAsia="es-MX"/>
        </w:rPr>
        <w:t>n</w:t>
      </w:r>
      <w:commentRangeEnd w:id="1428"/>
      <w:r w:rsidR="006B761E">
        <w:rPr>
          <w:rStyle w:val="CommentReference"/>
        </w:rPr>
        <w:commentReference w:id="1428"/>
      </w:r>
    </w:p>
    <w:p w14:paraId="3383258F" w14:textId="77777777" w:rsidR="004F7DD1" w:rsidRPr="000D47A8" w:rsidRDefault="004F7DD1" w:rsidP="000D47A8">
      <w:pPr>
        <w:jc w:val="both"/>
        <w:textAlignment w:val="baseline"/>
        <w:rPr>
          <w:rFonts w:eastAsia="Times New Roman"/>
          <w:color w:val="000000" w:themeColor="text1"/>
          <w:lang w:val="en-US" w:eastAsia="es-MX"/>
        </w:rPr>
      </w:pPr>
      <w:r w:rsidRPr="000D47A8">
        <w:rPr>
          <w:rFonts w:eastAsia="Times New Roman"/>
          <w:color w:val="000000" w:themeColor="text1"/>
          <w:lang w:val="en-US" w:eastAsia="es-MX"/>
        </w:rPr>
        <w:t>Visuality for regulators should consider high sample location accuracy in reference to topology and time dimensions.</w:t>
      </w:r>
    </w:p>
    <w:p w14:paraId="4944A71B" w14:textId="0844E10F" w:rsidR="00D31F65" w:rsidRDefault="00D31F65" w:rsidP="00481E59">
      <w:pPr>
        <w:ind w:firstLine="567"/>
        <w:rPr>
          <w:i/>
          <w:iCs/>
          <w:lang w:val="en-US"/>
        </w:rPr>
      </w:pPr>
    </w:p>
    <w:p w14:paraId="557AB53E" w14:textId="77777777" w:rsidR="000D47A8" w:rsidRPr="002A682E" w:rsidRDefault="000D47A8" w:rsidP="00481E59">
      <w:pPr>
        <w:ind w:firstLine="567"/>
        <w:rPr>
          <w:i/>
          <w:iCs/>
          <w:lang w:val="en-US"/>
        </w:rPr>
      </w:pPr>
    </w:p>
    <w:p w14:paraId="69CB8D93" w14:textId="4D493C59" w:rsidR="009B6584" w:rsidRPr="00C14249" w:rsidRDefault="009B6584" w:rsidP="000D47A8">
      <w:pPr>
        <w:pStyle w:val="Heading2"/>
        <w:rPr>
          <w:lang w:val="en-US" w:eastAsia="zh-CN"/>
        </w:rPr>
      </w:pPr>
      <w:r w:rsidRPr="00C14249">
        <w:rPr>
          <w:lang w:val="en-US" w:eastAsia="zh-CN"/>
        </w:rPr>
        <w:t>6.</w:t>
      </w:r>
      <w:r w:rsidR="00052297">
        <w:rPr>
          <w:lang w:val="en-US" w:eastAsia="zh-CN"/>
        </w:rPr>
        <w:t>7</w:t>
      </w:r>
      <w:r w:rsidR="00C14249" w:rsidRPr="00C14249">
        <w:rPr>
          <w:lang w:val="en-US" w:eastAsia="zh-CN"/>
        </w:rPr>
        <w:tab/>
      </w:r>
      <w:r w:rsidRPr="00C14249">
        <w:rPr>
          <w:lang w:val="en-US" w:eastAsia="zh-CN"/>
        </w:rPr>
        <w:t>Strategies for communicating the status of connectivity</w:t>
      </w:r>
    </w:p>
    <w:p w14:paraId="41032747" w14:textId="77777777" w:rsidR="009B6584" w:rsidRDefault="009B6584" w:rsidP="009B6584">
      <w:pPr>
        <w:rPr>
          <w:i/>
          <w:iCs/>
        </w:rPr>
      </w:pPr>
      <w:r>
        <w:rPr>
          <w:i/>
          <w:iCs/>
        </w:rPr>
        <w:t xml:space="preserve">Editor’s note: </w:t>
      </w:r>
      <w:r w:rsidRPr="00FB6416">
        <w:rPr>
          <w:i/>
          <w:iCs/>
        </w:rPr>
        <w:t xml:space="preserve">Contributions are </w:t>
      </w:r>
      <w:r>
        <w:rPr>
          <w:i/>
          <w:iCs/>
        </w:rPr>
        <w:t>invited</w:t>
      </w:r>
    </w:p>
    <w:p w14:paraId="3106B7B2" w14:textId="77777777" w:rsidR="00052297" w:rsidRPr="000D47A8" w:rsidRDefault="00052297" w:rsidP="009B6584">
      <w:pPr>
        <w:rPr>
          <w:b/>
          <w:bCs/>
          <w:color w:val="000000" w:themeColor="text1"/>
          <w:u w:val="single"/>
        </w:rPr>
      </w:pPr>
      <w:r w:rsidRPr="000D47A8">
        <w:rPr>
          <w:b/>
          <w:bCs/>
          <w:color w:val="000000" w:themeColor="text1"/>
        </w:rPr>
        <w:t>6.7.1</w:t>
      </w:r>
      <w:r w:rsidRPr="000D47A8">
        <w:rPr>
          <w:b/>
          <w:bCs/>
          <w:color w:val="000000" w:themeColor="text1"/>
        </w:rPr>
        <w:tab/>
        <w:t xml:space="preserve">   </w:t>
      </w:r>
      <w:r w:rsidRPr="000D47A8">
        <w:rPr>
          <w:b/>
          <w:bCs/>
          <w:color w:val="000000" w:themeColor="text1"/>
          <w:u w:val="single"/>
        </w:rPr>
        <w:t>From Regulators’ view</w:t>
      </w:r>
    </w:p>
    <w:p w14:paraId="4EB5B218" w14:textId="01467D3F" w:rsidR="00052297" w:rsidRPr="000D47A8" w:rsidRDefault="00A85511" w:rsidP="000D47A8">
      <w:pPr>
        <w:jc w:val="both"/>
        <w:rPr>
          <w:color w:val="000000" w:themeColor="text1"/>
          <w:lang w:val="en-US"/>
        </w:rPr>
      </w:pPr>
      <w:r w:rsidRPr="000D47A8">
        <w:rPr>
          <w:color w:val="000000" w:themeColor="text1"/>
        </w:rPr>
        <w:lastRenderedPageBreak/>
        <w:t xml:space="preserve">Connectivity assessment </w:t>
      </w:r>
      <w:r w:rsidR="00425F99" w:rsidRPr="000D47A8">
        <w:rPr>
          <w:color w:val="000000" w:themeColor="text1"/>
        </w:rPr>
        <w:t xml:space="preserve">Interface for regulators </w:t>
      </w:r>
      <w:r w:rsidRPr="000D47A8">
        <w:rPr>
          <w:color w:val="000000" w:themeColor="text1"/>
        </w:rPr>
        <w:t>should</w:t>
      </w:r>
      <w:r w:rsidR="00425F99" w:rsidRPr="000D47A8">
        <w:rPr>
          <w:color w:val="000000" w:themeColor="text1"/>
        </w:rPr>
        <w:t xml:space="preserve"> be able to accommodate </w:t>
      </w:r>
      <w:r w:rsidRPr="000D47A8">
        <w:rPr>
          <w:color w:val="000000" w:themeColor="text1"/>
        </w:rPr>
        <w:t>performance and coverage KPI derived from different database sources, such as crowdsourcing, drive or walk testing and operator network elements (OSS data)</w:t>
      </w:r>
      <w:r w:rsidR="00A67193" w:rsidRPr="000D47A8">
        <w:rPr>
          <w:color w:val="000000" w:themeColor="text1"/>
        </w:rPr>
        <w:t xml:space="preserve"> databases</w:t>
      </w:r>
      <w:r w:rsidRPr="000D47A8">
        <w:rPr>
          <w:color w:val="000000" w:themeColor="text1"/>
        </w:rPr>
        <w:t xml:space="preserve">.   Such informational data </w:t>
      </w:r>
      <w:r w:rsidR="00A67193" w:rsidRPr="000D47A8">
        <w:rPr>
          <w:color w:val="000000" w:themeColor="text1"/>
        </w:rPr>
        <w:t xml:space="preserve">can provide composite indicators such as optimization priority, service availability, ranking and partial geo-marketing guidance. </w:t>
      </w:r>
      <w:r w:rsidR="00A67193" w:rsidRPr="00C721B6">
        <w:rPr>
          <w:color w:val="000000" w:themeColor="text1"/>
          <w:highlight w:val="yellow"/>
          <w:rPrChange w:id="1429" w:author="RV" w:date="2022-09-16T09:20:00Z">
            <w:rPr>
              <w:color w:val="000000" w:themeColor="text1"/>
            </w:rPr>
          </w:rPrChange>
        </w:rPr>
        <w:t>Furthermore, Socio-economic, GIS, and infrastructure data such as all base station parameters.</w:t>
      </w:r>
    </w:p>
    <w:p w14:paraId="2B7E0F86" w14:textId="77777777" w:rsidR="00052297" w:rsidRPr="000D47A8" w:rsidRDefault="00052297" w:rsidP="00052297">
      <w:pPr>
        <w:rPr>
          <w:b/>
          <w:bCs/>
          <w:color w:val="000000" w:themeColor="text1"/>
        </w:rPr>
      </w:pPr>
      <w:r w:rsidRPr="000D47A8">
        <w:rPr>
          <w:b/>
          <w:bCs/>
          <w:color w:val="000000" w:themeColor="text1"/>
        </w:rPr>
        <w:t>6.7.2</w:t>
      </w:r>
      <w:r w:rsidRPr="000D47A8">
        <w:rPr>
          <w:b/>
          <w:bCs/>
          <w:color w:val="000000" w:themeColor="text1"/>
        </w:rPr>
        <w:tab/>
        <w:t xml:space="preserve">   </w:t>
      </w:r>
      <w:r w:rsidRPr="000D47A8">
        <w:rPr>
          <w:b/>
          <w:bCs/>
          <w:color w:val="000000" w:themeColor="text1"/>
          <w:u w:val="single"/>
        </w:rPr>
        <w:t>From Final Users’ view</w:t>
      </w:r>
    </w:p>
    <w:p w14:paraId="1E264220" w14:textId="62B0BD06" w:rsidR="001B674C" w:rsidRPr="000D47A8" w:rsidRDefault="00881439" w:rsidP="000D47A8">
      <w:pPr>
        <w:jc w:val="both"/>
      </w:pPr>
      <w:r w:rsidRPr="000D47A8">
        <w:t>It is critical to develop and enhance end user applications as it generates raw data constantly and reflects the quality of experience directly from users. It is considered as the main stream for</w:t>
      </w:r>
      <w:r w:rsidR="006A15E0" w:rsidRPr="000D47A8">
        <w:t xml:space="preserve"> data generation</w:t>
      </w:r>
      <w:r w:rsidRPr="000D47A8">
        <w:t>, hence feature</w:t>
      </w:r>
      <w:r w:rsidR="006A15E0" w:rsidRPr="000D47A8">
        <w:t>s</w:t>
      </w:r>
      <w:r w:rsidRPr="000D47A8">
        <w:t xml:space="preserve"> such as the following is recommended to have for end users:</w:t>
      </w:r>
    </w:p>
    <w:p w14:paraId="3CC3932D" w14:textId="77777777" w:rsidR="00881439" w:rsidRDefault="00881439" w:rsidP="009B6584">
      <w:pPr>
        <w:rPr>
          <w:i/>
          <w:iCs/>
          <w:lang w:val="en-US"/>
        </w:rPr>
      </w:pPr>
    </w:p>
    <w:p w14:paraId="35F1FF1D" w14:textId="77777777" w:rsidR="00881439" w:rsidRDefault="00881439" w:rsidP="00007CD7">
      <w:pPr>
        <w:pStyle w:val="ListParagraph"/>
        <w:numPr>
          <w:ilvl w:val="0"/>
          <w:numId w:val="46"/>
        </w:numPr>
        <w:rPr>
          <w:i/>
          <w:iCs/>
          <w:lang w:val="en-US" w:bidi="ar-JO"/>
        </w:rPr>
      </w:pPr>
      <w:r w:rsidRPr="004055A9">
        <w:rPr>
          <w:i/>
          <w:iCs/>
          <w:lang w:val="en-US" w:bidi="ar-JO"/>
        </w:rPr>
        <w:t xml:space="preserve">General Performance KPI such as Throughput and Latency </w:t>
      </w:r>
    </w:p>
    <w:p w14:paraId="1FD4C63E" w14:textId="77777777" w:rsidR="00007CD7" w:rsidRPr="004055A9" w:rsidRDefault="00007CD7" w:rsidP="004055A9">
      <w:pPr>
        <w:pStyle w:val="ListParagraph"/>
        <w:numPr>
          <w:ilvl w:val="0"/>
          <w:numId w:val="46"/>
        </w:numPr>
        <w:rPr>
          <w:i/>
          <w:iCs/>
          <w:lang w:val="en-US" w:bidi="ar-JO"/>
        </w:rPr>
      </w:pPr>
      <w:r>
        <w:rPr>
          <w:i/>
          <w:iCs/>
          <w:lang w:val="en-US" w:bidi="ar-JO"/>
        </w:rPr>
        <w:t xml:space="preserve">Video </w:t>
      </w:r>
      <w:r w:rsidR="0062524B">
        <w:rPr>
          <w:i/>
          <w:iCs/>
          <w:lang w:val="en-US" w:bidi="ar-JO"/>
        </w:rPr>
        <w:t xml:space="preserve">Streaming Analytics: </w:t>
      </w:r>
      <w:r>
        <w:rPr>
          <w:i/>
          <w:iCs/>
          <w:lang w:val="en-US" w:bidi="ar-JO"/>
        </w:rPr>
        <w:t>Load time</w:t>
      </w:r>
      <w:r w:rsidR="0062524B">
        <w:rPr>
          <w:i/>
          <w:iCs/>
          <w:lang w:val="en-US" w:bidi="ar-JO"/>
        </w:rPr>
        <w:t xml:space="preserve"> (ms),</w:t>
      </w:r>
      <w:r>
        <w:rPr>
          <w:i/>
          <w:iCs/>
          <w:lang w:val="en-US" w:bidi="ar-JO"/>
        </w:rPr>
        <w:t xml:space="preserve"> Maximum Resolution </w:t>
      </w:r>
      <w:r w:rsidR="0062524B">
        <w:rPr>
          <w:i/>
          <w:iCs/>
          <w:lang w:val="en-US" w:bidi="ar-JO"/>
        </w:rPr>
        <w:t>(p) and Buffering %</w:t>
      </w:r>
    </w:p>
    <w:p w14:paraId="40C5EFAC" w14:textId="77777777" w:rsidR="00881439" w:rsidRPr="004055A9" w:rsidRDefault="00007CD7" w:rsidP="004055A9">
      <w:pPr>
        <w:pStyle w:val="ListParagraph"/>
        <w:numPr>
          <w:ilvl w:val="0"/>
          <w:numId w:val="46"/>
        </w:numPr>
        <w:rPr>
          <w:i/>
          <w:iCs/>
          <w:lang w:val="en-US" w:bidi="ar-JO"/>
        </w:rPr>
      </w:pPr>
      <w:r>
        <w:rPr>
          <w:i/>
          <w:iCs/>
          <w:lang w:val="en-US" w:bidi="ar-JO"/>
        </w:rPr>
        <w:t xml:space="preserve">Service coverage </w:t>
      </w:r>
      <w:r w:rsidR="0062524B">
        <w:rPr>
          <w:i/>
          <w:iCs/>
          <w:lang w:val="en-US" w:bidi="ar-JO"/>
        </w:rPr>
        <w:t xml:space="preserve">with auto scale </w:t>
      </w:r>
      <w:r>
        <w:rPr>
          <w:i/>
          <w:iCs/>
          <w:lang w:val="en-US" w:bidi="ar-JO"/>
        </w:rPr>
        <w:t xml:space="preserve">heat </w:t>
      </w:r>
      <w:r w:rsidR="0062524B">
        <w:rPr>
          <w:i/>
          <w:iCs/>
          <w:lang w:val="en-US" w:bidi="ar-JO"/>
        </w:rPr>
        <w:t>Map per technology</w:t>
      </w:r>
    </w:p>
    <w:p w14:paraId="052DAF62" w14:textId="77777777" w:rsidR="000C136B" w:rsidRPr="000B4F36" w:rsidRDefault="000C136B" w:rsidP="000C136B">
      <w:pPr>
        <w:pStyle w:val="ListParagraph"/>
        <w:numPr>
          <w:ilvl w:val="0"/>
          <w:numId w:val="46"/>
        </w:numPr>
        <w:rPr>
          <w:i/>
          <w:iCs/>
          <w:lang w:val="en-US" w:bidi="ar-JO"/>
          <w:rPrChange w:id="1430" w:author="Janusz Jezowicz" w:date="2022-08-17T15:33:00Z">
            <w:rPr>
              <w:lang w:val="en-US" w:bidi="ar-JO"/>
            </w:rPr>
          </w:rPrChange>
        </w:rPr>
      </w:pPr>
      <w:ins w:id="1431" w:author="Janusz Jezowicz" w:date="2022-08-17T15:42:00Z">
        <w:r>
          <w:rPr>
            <w:i/>
            <w:iCs/>
            <w:lang w:val="en-US" w:bidi="ar-JO"/>
          </w:rPr>
          <w:t>Service availability</w:t>
        </w:r>
      </w:ins>
    </w:p>
    <w:p w14:paraId="68A733DA" w14:textId="77777777" w:rsidR="00E34965" w:rsidRDefault="00E34965" w:rsidP="000D47A8">
      <w:pPr>
        <w:textAlignment w:val="baseline"/>
        <w:rPr>
          <w:rFonts w:eastAsia="Times New Roman"/>
          <w:color w:val="0070C0"/>
          <w:lang w:val="en-US" w:eastAsia="es-MX"/>
        </w:rPr>
      </w:pPr>
    </w:p>
    <w:p w14:paraId="717D1F4A" w14:textId="77777777" w:rsidR="00E34965" w:rsidRDefault="00E34965" w:rsidP="00CF627B">
      <w:pPr>
        <w:ind w:left="720"/>
        <w:textAlignment w:val="baseline"/>
        <w:rPr>
          <w:rFonts w:eastAsia="Times New Roman"/>
          <w:color w:val="0070C0"/>
          <w:lang w:val="en-US" w:eastAsia="es-MX"/>
        </w:rPr>
      </w:pPr>
    </w:p>
    <w:p w14:paraId="76FC8A59" w14:textId="77777777" w:rsidR="000C136B" w:rsidRDefault="000C136B">
      <w:pPr>
        <w:textAlignment w:val="baseline"/>
        <w:rPr>
          <w:ins w:id="1432" w:author="Janusz Jezowicz" w:date="2022-08-17T15:39:00Z"/>
          <w:rFonts w:eastAsia="Times New Roman"/>
          <w:color w:val="0070C0"/>
          <w:lang w:val="en-US" w:eastAsia="es-MX"/>
        </w:rPr>
        <w:pPrChange w:id="1433" w:author="Janusz Jezowicz" w:date="2022-08-17T15:42:00Z">
          <w:pPr>
            <w:ind w:left="567"/>
            <w:textAlignment w:val="baseline"/>
          </w:pPr>
        </w:pPrChange>
      </w:pPr>
      <w:commentRangeStart w:id="1434"/>
      <w:ins w:id="1435" w:author="Janusz Jezowicz" w:date="2022-08-17T15:33:00Z">
        <w:r>
          <w:rPr>
            <w:rFonts w:eastAsia="Times New Roman"/>
            <w:color w:val="0070C0"/>
            <w:lang w:val="en-US" w:eastAsia="es-MX"/>
          </w:rPr>
          <w:t>C</w:t>
        </w:r>
      </w:ins>
      <w:commentRangeEnd w:id="1434"/>
      <w:r w:rsidR="006B761E">
        <w:rPr>
          <w:rStyle w:val="CommentReference"/>
        </w:rPr>
        <w:commentReference w:id="1434"/>
      </w:r>
      <w:ins w:id="1436" w:author="Janusz Jezowicz" w:date="2022-08-17T15:33:00Z">
        <w:r>
          <w:rPr>
            <w:rFonts w:eastAsia="Times New Roman"/>
            <w:color w:val="0070C0"/>
            <w:lang w:val="en-US" w:eastAsia="es-MX"/>
          </w:rPr>
          <w:t>onnectivity assessment from final user perspecti</w:t>
        </w:r>
      </w:ins>
      <w:ins w:id="1437" w:author="Janusz Jezowicz" w:date="2022-08-17T15:34:00Z">
        <w:r>
          <w:rPr>
            <w:rFonts w:eastAsia="Times New Roman"/>
            <w:color w:val="0070C0"/>
            <w:lang w:val="en-US" w:eastAsia="es-MX"/>
          </w:rPr>
          <w:t>ve should put more emphasis on the actual QoS / QoE of</w:t>
        </w:r>
      </w:ins>
      <w:ins w:id="1438" w:author="Janusz Jezowicz" w:date="2022-08-17T15:35:00Z">
        <w:r>
          <w:rPr>
            <w:rFonts w:eastAsia="Times New Roman"/>
            <w:color w:val="0070C0"/>
            <w:lang w:val="en-US" w:eastAsia="es-MX"/>
          </w:rPr>
          <w:t xml:space="preserve"> </w:t>
        </w:r>
      </w:ins>
      <w:ins w:id="1439" w:author="Janusz Jezowicz" w:date="2022-08-17T15:36:00Z">
        <w:r>
          <w:rPr>
            <w:rFonts w:eastAsia="Times New Roman"/>
            <w:color w:val="0070C0"/>
            <w:lang w:val="en-US" w:eastAsia="es-MX"/>
          </w:rPr>
          <w:t>the</w:t>
        </w:r>
      </w:ins>
      <w:ins w:id="1440" w:author="Janusz Jezowicz" w:date="2022-08-17T15:34:00Z">
        <w:r>
          <w:rPr>
            <w:rFonts w:eastAsia="Times New Roman"/>
            <w:color w:val="0070C0"/>
            <w:lang w:val="en-US" w:eastAsia="es-MX"/>
          </w:rPr>
          <w:t xml:space="preserve"> </w:t>
        </w:r>
      </w:ins>
      <w:ins w:id="1441" w:author="Janusz Jezowicz" w:date="2022-08-17T15:36:00Z">
        <w:r>
          <w:rPr>
            <w:rFonts w:eastAsia="Times New Roman"/>
            <w:color w:val="0070C0"/>
            <w:lang w:val="en-US" w:eastAsia="es-MX"/>
          </w:rPr>
          <w:t xml:space="preserve">given </w:t>
        </w:r>
      </w:ins>
      <w:ins w:id="1442" w:author="Janusz Jezowicz" w:date="2022-08-17T15:34:00Z">
        <w:r>
          <w:rPr>
            <w:rFonts w:eastAsia="Times New Roman"/>
            <w:color w:val="0070C0"/>
            <w:lang w:val="en-US" w:eastAsia="es-MX"/>
          </w:rPr>
          <w:t>user’s internet connection and less on</w:t>
        </w:r>
      </w:ins>
      <w:ins w:id="1443" w:author="Janusz Jezowicz" w:date="2022-08-17T15:36:00Z">
        <w:r>
          <w:rPr>
            <w:rFonts w:eastAsia="Times New Roman"/>
            <w:color w:val="0070C0"/>
            <w:lang w:val="en-US" w:eastAsia="es-MX"/>
          </w:rPr>
          <w:t xml:space="preserve"> the</w:t>
        </w:r>
      </w:ins>
      <w:ins w:id="1444" w:author="Janusz Jezowicz" w:date="2022-08-17T15:34:00Z">
        <w:r>
          <w:rPr>
            <w:rFonts w:eastAsia="Times New Roman"/>
            <w:color w:val="0070C0"/>
            <w:lang w:val="en-US" w:eastAsia="es-MX"/>
          </w:rPr>
          <w:t xml:space="preserve"> aggregate information </w:t>
        </w:r>
      </w:ins>
      <w:ins w:id="1445" w:author="Janusz Jezowicz" w:date="2022-08-17T15:35:00Z">
        <w:r>
          <w:rPr>
            <w:rFonts w:eastAsia="Times New Roman"/>
            <w:color w:val="0070C0"/>
            <w:lang w:val="en-US" w:eastAsia="es-MX"/>
          </w:rPr>
          <w:t xml:space="preserve">across many users for </w:t>
        </w:r>
      </w:ins>
      <w:ins w:id="1446" w:author="Janusz Jezowicz" w:date="2022-08-17T15:43:00Z">
        <w:r>
          <w:rPr>
            <w:rFonts w:eastAsia="Times New Roman"/>
            <w:color w:val="0070C0"/>
            <w:lang w:val="en-US" w:eastAsia="es-MX"/>
          </w:rPr>
          <w:t xml:space="preserve">a </w:t>
        </w:r>
      </w:ins>
      <w:ins w:id="1447" w:author="Janusz Jezowicz" w:date="2022-08-17T15:35:00Z">
        <w:r>
          <w:rPr>
            <w:rFonts w:eastAsia="Times New Roman"/>
            <w:color w:val="0070C0"/>
            <w:lang w:val="en-US" w:eastAsia="es-MX"/>
          </w:rPr>
          <w:t>larger geographical area (</w:t>
        </w:r>
        <w:proofErr w:type="gramStart"/>
        <w:r>
          <w:rPr>
            <w:rFonts w:eastAsia="Times New Roman"/>
            <w:color w:val="0070C0"/>
            <w:lang w:val="en-US" w:eastAsia="es-MX"/>
          </w:rPr>
          <w:t>e.g.</w:t>
        </w:r>
        <w:proofErr w:type="gramEnd"/>
        <w:r>
          <w:rPr>
            <w:rFonts w:eastAsia="Times New Roman"/>
            <w:color w:val="0070C0"/>
            <w:lang w:val="en-US" w:eastAsia="es-MX"/>
          </w:rPr>
          <w:t xml:space="preserve"> suburb, city, region)</w:t>
        </w:r>
      </w:ins>
      <w:ins w:id="1448" w:author="Janusz Jezowicz" w:date="2022-08-17T15:36:00Z">
        <w:r>
          <w:rPr>
            <w:rFonts w:eastAsia="Times New Roman"/>
            <w:color w:val="0070C0"/>
            <w:lang w:val="en-US" w:eastAsia="es-MX"/>
          </w:rPr>
          <w:t>.</w:t>
        </w:r>
      </w:ins>
      <w:ins w:id="1449" w:author="Janusz Jezowicz" w:date="2022-08-17T15:37:00Z">
        <w:r>
          <w:rPr>
            <w:rFonts w:eastAsia="Times New Roman"/>
            <w:color w:val="0070C0"/>
            <w:lang w:val="en-US" w:eastAsia="es-MX"/>
          </w:rPr>
          <w:t xml:space="preserve"> </w:t>
        </w:r>
      </w:ins>
      <w:ins w:id="1450" w:author="Janusz Jezowicz" w:date="2022-08-17T15:43:00Z">
        <w:r>
          <w:rPr>
            <w:rFonts w:eastAsia="Times New Roman"/>
            <w:color w:val="0070C0"/>
            <w:lang w:val="en-US" w:eastAsia="es-MX"/>
          </w:rPr>
          <w:t>The reasoning behind is that individual assessment will be more relevant</w:t>
        </w:r>
      </w:ins>
      <w:ins w:id="1451" w:author="Janusz Jezowicz" w:date="2022-08-17T15:44:00Z">
        <w:r>
          <w:rPr>
            <w:rFonts w:eastAsia="Times New Roman"/>
            <w:color w:val="0070C0"/>
            <w:lang w:val="en-US" w:eastAsia="es-MX"/>
          </w:rPr>
          <w:t xml:space="preserve">, </w:t>
        </w:r>
      </w:ins>
      <w:ins w:id="1452" w:author="Janusz Jezowicz" w:date="2022-08-17T15:43:00Z">
        <w:r>
          <w:rPr>
            <w:rFonts w:eastAsia="Times New Roman"/>
            <w:color w:val="0070C0"/>
            <w:lang w:val="en-US" w:eastAsia="es-MX"/>
          </w:rPr>
          <w:t>accurate</w:t>
        </w:r>
      </w:ins>
      <w:ins w:id="1453" w:author="Janusz Jezowicz" w:date="2022-08-17T15:44:00Z">
        <w:r>
          <w:rPr>
            <w:rFonts w:eastAsia="Times New Roman"/>
            <w:color w:val="0070C0"/>
            <w:lang w:val="en-US" w:eastAsia="es-MX"/>
          </w:rPr>
          <w:t xml:space="preserve"> and actionable. </w:t>
        </w:r>
      </w:ins>
      <w:ins w:id="1454" w:author="Janusz Jezowicz" w:date="2022-08-17T15:37:00Z">
        <w:r>
          <w:rPr>
            <w:rFonts w:eastAsia="Times New Roman"/>
            <w:color w:val="0070C0"/>
            <w:lang w:val="en-US" w:eastAsia="es-MX"/>
          </w:rPr>
          <w:t xml:space="preserve">Individual connectivity assessment for </w:t>
        </w:r>
      </w:ins>
      <w:ins w:id="1455" w:author="Janusz Jezowicz" w:date="2022-08-17T16:06:00Z">
        <w:r>
          <w:rPr>
            <w:rFonts w:eastAsia="Times New Roman"/>
            <w:color w:val="0070C0"/>
            <w:lang w:val="en-US" w:eastAsia="es-MX"/>
          </w:rPr>
          <w:t xml:space="preserve">the </w:t>
        </w:r>
      </w:ins>
      <w:ins w:id="1456" w:author="Janusz Jezowicz" w:date="2022-08-17T15:37:00Z">
        <w:r>
          <w:rPr>
            <w:rFonts w:eastAsia="Times New Roman"/>
            <w:color w:val="0070C0"/>
            <w:lang w:val="en-US" w:eastAsia="es-MX"/>
          </w:rPr>
          <w:t xml:space="preserve">particular user would be more valuable with more detailed breakdown </w:t>
        </w:r>
      </w:ins>
      <w:ins w:id="1457" w:author="Janusz Jezowicz" w:date="2022-08-17T15:38:00Z">
        <w:r>
          <w:rPr>
            <w:rFonts w:eastAsia="Times New Roman"/>
            <w:color w:val="0070C0"/>
            <w:lang w:val="en-US" w:eastAsia="es-MX"/>
          </w:rPr>
          <w:t>of factors impacting the QoE</w:t>
        </w:r>
      </w:ins>
      <w:ins w:id="1458" w:author="Janusz Jezowicz" w:date="2022-08-17T15:39:00Z">
        <w:r>
          <w:rPr>
            <w:rFonts w:eastAsia="Times New Roman"/>
            <w:color w:val="0070C0"/>
            <w:lang w:val="en-US" w:eastAsia="es-MX"/>
          </w:rPr>
          <w:t>. I</w:t>
        </w:r>
      </w:ins>
      <w:ins w:id="1459" w:author="Janusz Jezowicz" w:date="2022-08-17T15:38:00Z">
        <w:r>
          <w:rPr>
            <w:rFonts w:eastAsia="Times New Roman"/>
            <w:color w:val="0070C0"/>
            <w:lang w:val="en-US" w:eastAsia="es-MX"/>
          </w:rPr>
          <w:t xml:space="preserve">dentifying and presenting bottlenecks </w:t>
        </w:r>
      </w:ins>
      <w:ins w:id="1460" w:author="Janusz Jezowicz" w:date="2022-08-17T15:39:00Z">
        <w:r>
          <w:rPr>
            <w:rFonts w:eastAsia="Times New Roman"/>
            <w:color w:val="0070C0"/>
            <w:lang w:val="en-US" w:eastAsia="es-MX"/>
          </w:rPr>
          <w:t xml:space="preserve">could suggest factors </w:t>
        </w:r>
      </w:ins>
      <w:ins w:id="1461" w:author="Janusz Jezowicz" w:date="2022-08-17T15:45:00Z">
        <w:r>
          <w:rPr>
            <w:rFonts w:eastAsia="Times New Roman"/>
            <w:color w:val="0070C0"/>
            <w:lang w:val="en-US" w:eastAsia="es-MX"/>
          </w:rPr>
          <w:t>which can be influenced by the user or not</w:t>
        </w:r>
      </w:ins>
      <w:commentRangeStart w:id="1462"/>
      <w:ins w:id="1463" w:author="Janusz Jezowicz" w:date="2022-08-17T15:39:00Z">
        <w:del w:id="1464" w:author="RV" w:date="2022-08-18T20:00:00Z">
          <w:r w:rsidDel="009323EC">
            <w:rPr>
              <w:rFonts w:eastAsia="Times New Roman"/>
              <w:color w:val="0070C0"/>
              <w:lang w:val="en-US" w:eastAsia="es-MX"/>
            </w:rPr>
            <w:delText xml:space="preserve"> </w:delText>
          </w:r>
        </w:del>
        <w:r>
          <w:rPr>
            <w:rFonts w:eastAsia="Times New Roman"/>
            <w:color w:val="0070C0"/>
            <w:lang w:val="en-US" w:eastAsia="es-MX"/>
          </w:rPr>
          <w:t>:</w:t>
        </w:r>
      </w:ins>
      <w:commentRangeEnd w:id="1462"/>
      <w:r w:rsidR="0017784B">
        <w:rPr>
          <w:rStyle w:val="CommentReference"/>
        </w:rPr>
        <w:commentReference w:id="1462"/>
      </w:r>
    </w:p>
    <w:p w14:paraId="51546461" w14:textId="77777777" w:rsidR="000C136B" w:rsidRDefault="000C136B" w:rsidP="000C136B">
      <w:pPr>
        <w:pStyle w:val="ListParagraph"/>
        <w:numPr>
          <w:ilvl w:val="2"/>
          <w:numId w:val="12"/>
        </w:numPr>
        <w:tabs>
          <w:tab w:val="clear" w:pos="2160"/>
        </w:tabs>
        <w:textAlignment w:val="baseline"/>
        <w:rPr>
          <w:ins w:id="1465" w:author="Janusz Jezowicz" w:date="2022-08-17T15:39:00Z"/>
          <w:rFonts w:eastAsia="Times New Roman"/>
          <w:color w:val="0070C0"/>
          <w:lang w:val="en-US" w:eastAsia="es-MX"/>
        </w:rPr>
      </w:pPr>
      <w:ins w:id="1466" w:author="Janusz Jezowicz" w:date="2022-08-17T15:39:00Z">
        <w:r>
          <w:rPr>
            <w:rFonts w:eastAsia="Times New Roman"/>
            <w:color w:val="0070C0"/>
            <w:lang w:val="en-US" w:eastAsia="es-MX"/>
          </w:rPr>
          <w:t>Poor performing device models</w:t>
        </w:r>
      </w:ins>
    </w:p>
    <w:p w14:paraId="2D9BB462" w14:textId="77777777" w:rsidR="000C136B" w:rsidRDefault="000C136B" w:rsidP="000C136B">
      <w:pPr>
        <w:pStyle w:val="ListParagraph"/>
        <w:numPr>
          <w:ilvl w:val="2"/>
          <w:numId w:val="12"/>
        </w:numPr>
        <w:tabs>
          <w:tab w:val="clear" w:pos="2160"/>
        </w:tabs>
        <w:textAlignment w:val="baseline"/>
        <w:rPr>
          <w:ins w:id="1467" w:author="Janusz Jezowicz" w:date="2022-08-17T15:40:00Z"/>
          <w:rFonts w:eastAsia="Times New Roman"/>
          <w:color w:val="0070C0"/>
          <w:lang w:val="en-US" w:eastAsia="es-MX"/>
        </w:rPr>
      </w:pPr>
      <w:ins w:id="1468" w:author="Janusz Jezowicz" w:date="2022-08-17T15:40:00Z">
        <w:r>
          <w:rPr>
            <w:rFonts w:eastAsia="Times New Roman"/>
            <w:color w:val="0070C0"/>
            <w:lang w:val="en-US" w:eastAsia="es-MX"/>
          </w:rPr>
          <w:t>Local wi-fi issues</w:t>
        </w:r>
      </w:ins>
    </w:p>
    <w:p w14:paraId="4963D098" w14:textId="77777777" w:rsidR="000C136B" w:rsidRDefault="000C136B" w:rsidP="000C136B">
      <w:pPr>
        <w:pStyle w:val="ListParagraph"/>
        <w:numPr>
          <w:ilvl w:val="2"/>
          <w:numId w:val="12"/>
        </w:numPr>
        <w:tabs>
          <w:tab w:val="clear" w:pos="2160"/>
        </w:tabs>
        <w:textAlignment w:val="baseline"/>
        <w:rPr>
          <w:ins w:id="1469" w:author="Janusz Jezowicz" w:date="2022-08-17T15:40:00Z"/>
          <w:rFonts w:eastAsia="Times New Roman"/>
          <w:color w:val="0070C0"/>
          <w:lang w:val="en-US" w:eastAsia="es-MX"/>
        </w:rPr>
      </w:pPr>
      <w:ins w:id="1470" w:author="Janusz Jezowicz" w:date="2022-08-17T15:40:00Z">
        <w:r>
          <w:rPr>
            <w:rFonts w:eastAsia="Times New Roman"/>
            <w:color w:val="0070C0"/>
            <w:lang w:val="en-US" w:eastAsia="es-MX"/>
          </w:rPr>
          <w:t>In-building wiring or signal</w:t>
        </w:r>
      </w:ins>
      <w:ins w:id="1471" w:author="Janusz Jezowicz" w:date="2022-08-17T16:07:00Z">
        <w:r>
          <w:rPr>
            <w:rFonts w:eastAsia="Times New Roman"/>
            <w:color w:val="0070C0"/>
            <w:lang w:val="en-US" w:eastAsia="es-MX"/>
          </w:rPr>
          <w:t xml:space="preserve"> penetration</w:t>
        </w:r>
      </w:ins>
      <w:ins w:id="1472" w:author="Janusz Jezowicz" w:date="2022-08-17T15:40:00Z">
        <w:r>
          <w:rPr>
            <w:rFonts w:eastAsia="Times New Roman"/>
            <w:color w:val="0070C0"/>
            <w:lang w:val="en-US" w:eastAsia="es-MX"/>
          </w:rPr>
          <w:t xml:space="preserve"> issues</w:t>
        </w:r>
      </w:ins>
    </w:p>
    <w:p w14:paraId="15462B84" w14:textId="77777777" w:rsidR="000C136B" w:rsidRDefault="000C136B" w:rsidP="000C136B">
      <w:pPr>
        <w:pStyle w:val="ListParagraph"/>
        <w:numPr>
          <w:ilvl w:val="2"/>
          <w:numId w:val="12"/>
        </w:numPr>
        <w:tabs>
          <w:tab w:val="clear" w:pos="2160"/>
        </w:tabs>
        <w:textAlignment w:val="baseline"/>
        <w:rPr>
          <w:ins w:id="1473" w:author="Janusz Jezowicz" w:date="2022-08-17T15:41:00Z"/>
          <w:rFonts w:eastAsia="Times New Roman"/>
          <w:color w:val="0070C0"/>
          <w:lang w:val="en-US" w:eastAsia="es-MX"/>
        </w:rPr>
      </w:pPr>
      <w:ins w:id="1474" w:author="Janusz Jezowicz" w:date="2022-08-17T15:40:00Z">
        <w:r>
          <w:rPr>
            <w:rFonts w:eastAsia="Times New Roman"/>
            <w:color w:val="0070C0"/>
            <w:lang w:val="en-US" w:eastAsia="es-MX"/>
          </w:rPr>
          <w:t xml:space="preserve">ISP </w:t>
        </w:r>
      </w:ins>
      <w:ins w:id="1475" w:author="Janusz Jezowicz" w:date="2022-08-17T15:41:00Z">
        <w:r>
          <w:rPr>
            <w:rFonts w:eastAsia="Times New Roman"/>
            <w:color w:val="0070C0"/>
            <w:lang w:val="en-US" w:eastAsia="es-MX"/>
          </w:rPr>
          <w:t xml:space="preserve">last-mile </w:t>
        </w:r>
      </w:ins>
      <w:ins w:id="1476" w:author="Janusz Jezowicz" w:date="2022-08-17T15:40:00Z">
        <w:r>
          <w:rPr>
            <w:rFonts w:eastAsia="Times New Roman"/>
            <w:color w:val="0070C0"/>
            <w:lang w:val="en-US" w:eastAsia="es-MX"/>
          </w:rPr>
          <w:t>issues</w:t>
        </w:r>
      </w:ins>
    </w:p>
    <w:p w14:paraId="400027B1" w14:textId="77777777" w:rsidR="000C136B" w:rsidRPr="008B4AF0" w:rsidRDefault="000C136B">
      <w:pPr>
        <w:pStyle w:val="ListParagraph"/>
        <w:numPr>
          <w:ilvl w:val="2"/>
          <w:numId w:val="12"/>
        </w:numPr>
        <w:tabs>
          <w:tab w:val="clear" w:pos="2160"/>
        </w:tabs>
        <w:textAlignment w:val="baseline"/>
        <w:rPr>
          <w:rFonts w:eastAsia="Times New Roman"/>
          <w:color w:val="0070C0"/>
          <w:lang w:val="en-US" w:eastAsia="es-MX"/>
          <w:rPrChange w:id="1477" w:author="Janusz Jezowicz" w:date="2022-08-17T15:39:00Z">
            <w:rPr>
              <w:lang w:val="en-US" w:eastAsia="es-MX"/>
            </w:rPr>
          </w:rPrChange>
        </w:rPr>
        <w:pPrChange w:id="1478" w:author="Janusz Jezowicz" w:date="2022-08-17T15:39:00Z">
          <w:pPr>
            <w:ind w:left="720"/>
            <w:textAlignment w:val="baseline"/>
          </w:pPr>
        </w:pPrChange>
      </w:pPr>
      <w:ins w:id="1479" w:author="Janusz Jezowicz" w:date="2022-08-17T15:41:00Z">
        <w:r>
          <w:rPr>
            <w:rFonts w:eastAsia="Times New Roman"/>
            <w:color w:val="0070C0"/>
            <w:lang w:val="en-US" w:eastAsia="es-MX"/>
          </w:rPr>
          <w:t>Poor interconnections between ISPs and content providers</w:t>
        </w:r>
      </w:ins>
    </w:p>
    <w:p w14:paraId="682645B4" w14:textId="77777777" w:rsidR="00E34965" w:rsidRDefault="00E34965" w:rsidP="000C136B">
      <w:pPr>
        <w:textAlignment w:val="baseline"/>
        <w:rPr>
          <w:rFonts w:eastAsia="Times New Roman"/>
          <w:color w:val="0070C0"/>
          <w:lang w:val="en-US" w:eastAsia="es-MX"/>
        </w:rPr>
      </w:pPr>
    </w:p>
    <w:p w14:paraId="1F4CF2EB" w14:textId="77777777" w:rsidR="00E34965" w:rsidRDefault="00E34965" w:rsidP="00CF627B">
      <w:pPr>
        <w:ind w:left="720"/>
        <w:textAlignment w:val="baseline"/>
        <w:rPr>
          <w:rFonts w:eastAsia="Times New Roman"/>
          <w:color w:val="0070C0"/>
          <w:lang w:val="en-US" w:eastAsia="es-MX"/>
        </w:rPr>
      </w:pPr>
    </w:p>
    <w:p w14:paraId="660FE3C1" w14:textId="4DAF4268" w:rsidR="00E34965" w:rsidRDefault="00064D6A">
      <w:pPr>
        <w:textAlignment w:val="baseline"/>
        <w:rPr>
          <w:rFonts w:eastAsia="Times New Roman"/>
          <w:color w:val="0070C0"/>
          <w:lang w:val="en-US" w:eastAsia="es-MX"/>
        </w:rPr>
        <w:pPrChange w:id="1480" w:author="Umutoni Yvonne" w:date="2022-08-23T16:05:00Z">
          <w:pPr>
            <w:ind w:left="720"/>
            <w:textAlignment w:val="baseline"/>
          </w:pPr>
        </w:pPrChange>
      </w:pPr>
      <w:ins w:id="1481" w:author="Umutoni Yvonne" w:date="2022-08-23T16:05:00Z">
        <w:r>
          <w:rPr>
            <w:rFonts w:eastAsia="Times New Roman"/>
            <w:color w:val="0070C0"/>
            <w:lang w:val="en-US" w:eastAsia="es-MX"/>
          </w:rPr>
          <w:t>Editor Note: To update the document with the contribut</w:t>
        </w:r>
      </w:ins>
      <w:ins w:id="1482" w:author="Umutoni Yvonne" w:date="2022-08-23T16:06:00Z">
        <w:r>
          <w:rPr>
            <w:rFonts w:eastAsia="Times New Roman"/>
            <w:color w:val="0070C0"/>
            <w:lang w:val="en-US" w:eastAsia="es-MX"/>
          </w:rPr>
          <w:t xml:space="preserve">ion from </w:t>
        </w:r>
        <w:proofErr w:type="spellStart"/>
        <w:proofErr w:type="gramStart"/>
        <w:r>
          <w:rPr>
            <w:rFonts w:eastAsia="Times New Roman"/>
            <w:color w:val="0070C0"/>
            <w:lang w:val="en-US" w:eastAsia="es-MX"/>
          </w:rPr>
          <w:t>Janusz</w:t>
        </w:r>
        <w:proofErr w:type="spellEnd"/>
        <w:r>
          <w:rPr>
            <w:rFonts w:eastAsia="Times New Roman"/>
            <w:color w:val="0070C0"/>
            <w:lang w:val="en-US" w:eastAsia="es-MX"/>
          </w:rPr>
          <w:t xml:space="preserve"> .</w:t>
        </w:r>
        <w:proofErr w:type="gramEnd"/>
        <w:r>
          <w:rPr>
            <w:rFonts w:eastAsia="Times New Roman"/>
            <w:color w:val="0070C0"/>
            <w:lang w:val="en-US" w:eastAsia="es-MX"/>
          </w:rPr>
          <w:t xml:space="preserve"> </w:t>
        </w:r>
      </w:ins>
    </w:p>
    <w:p w14:paraId="0AA160C6" w14:textId="77777777" w:rsidR="00E34965" w:rsidRDefault="00E34965" w:rsidP="00CF627B">
      <w:pPr>
        <w:ind w:left="720"/>
        <w:textAlignment w:val="baseline"/>
        <w:rPr>
          <w:rFonts w:eastAsia="Times New Roman"/>
          <w:color w:val="0070C0"/>
          <w:lang w:val="en-US" w:eastAsia="es-MX"/>
        </w:rPr>
      </w:pPr>
    </w:p>
    <w:p w14:paraId="6C0A307E" w14:textId="77777777" w:rsidR="001C4698" w:rsidRDefault="001C4698" w:rsidP="001C4698">
      <w:pPr>
        <w:textAlignment w:val="baseline"/>
        <w:rPr>
          <w:rFonts w:eastAsia="Times New Roman"/>
          <w:color w:val="0070C0"/>
          <w:lang w:val="en-US" w:eastAsia="es-MX"/>
        </w:rPr>
      </w:pPr>
    </w:p>
    <w:p w14:paraId="5DF34430" w14:textId="77777777" w:rsidR="003352F5" w:rsidRPr="00EC2A42" w:rsidRDefault="004A106E" w:rsidP="00CC31F6">
      <w:pPr>
        <w:pStyle w:val="AnnexNotitle"/>
      </w:pPr>
      <w:r w:rsidRPr="00EC2A42">
        <w:t>A</w:t>
      </w:r>
      <w:r w:rsidR="00701334" w:rsidRPr="00EC2A42">
        <w:t>nnex</w:t>
      </w:r>
      <w:r w:rsidRPr="00EC2A42">
        <w:t xml:space="preserve"> A</w:t>
      </w:r>
      <w:r w:rsidR="00701334" w:rsidRPr="00EC2A42">
        <w:br/>
      </w:r>
      <w:r w:rsidR="003352F5" w:rsidRPr="00EC2A42">
        <w:br/>
        <w:t>&lt;Annex Title&gt;</w:t>
      </w:r>
    </w:p>
    <w:p w14:paraId="588BCD5D" w14:textId="77777777" w:rsidR="004A106E" w:rsidRPr="00EC2A42" w:rsidRDefault="004A106E" w:rsidP="003352F5">
      <w:pPr>
        <w:jc w:val="center"/>
      </w:pPr>
      <w:r w:rsidRPr="00EC2A42">
        <w:t xml:space="preserve">(This </w:t>
      </w:r>
      <w:r w:rsidR="00701334" w:rsidRPr="00EC2A42">
        <w:t>a</w:t>
      </w:r>
      <w:r w:rsidRPr="00EC2A42">
        <w:t>nnex forms an integr</w:t>
      </w:r>
      <w:r w:rsidR="003352F5" w:rsidRPr="00EC2A42">
        <w:t>al part of this Recommendation</w:t>
      </w:r>
      <w:r w:rsidR="005D2541" w:rsidRPr="00EC2A42">
        <w:t>.</w:t>
      </w:r>
      <w:r w:rsidR="003352F5" w:rsidRPr="00EC2A42">
        <w:t>)</w:t>
      </w:r>
    </w:p>
    <w:p w14:paraId="06524028" w14:textId="77777777" w:rsidR="004A106E" w:rsidRPr="00EC2A42" w:rsidRDefault="00701334" w:rsidP="004A106E">
      <w:r w:rsidRPr="00EC2A42">
        <w:t>&lt;Body of a</w:t>
      </w:r>
      <w:r w:rsidR="004A106E" w:rsidRPr="00EC2A42">
        <w:t>nnex A&gt;</w:t>
      </w:r>
    </w:p>
    <w:p w14:paraId="1C73EA11" w14:textId="77777777" w:rsidR="00CC31F6" w:rsidRDefault="00CC31F6" w:rsidP="00CC31F6"/>
    <w:p w14:paraId="25E7561C" w14:textId="77777777" w:rsidR="00CC31F6" w:rsidRPr="00CC31F6" w:rsidRDefault="00CC31F6" w:rsidP="00CC31F6">
      <w:r w:rsidRPr="00CC31F6">
        <w:br w:type="page"/>
      </w:r>
    </w:p>
    <w:p w14:paraId="36DF3209" w14:textId="77777777" w:rsidR="003352F5" w:rsidRPr="00EC2A42" w:rsidRDefault="004A106E" w:rsidP="00CC31F6">
      <w:pPr>
        <w:pStyle w:val="AppendixNotitle"/>
      </w:pPr>
      <w:r w:rsidRPr="00EC2A42">
        <w:lastRenderedPageBreak/>
        <w:t>A</w:t>
      </w:r>
      <w:r w:rsidR="00701334" w:rsidRPr="00EC2A42">
        <w:t>ppendix</w:t>
      </w:r>
      <w:r w:rsidRPr="00EC2A42">
        <w:t xml:space="preserve"> I</w:t>
      </w:r>
      <w:r w:rsidR="00701334" w:rsidRPr="00EC2A42">
        <w:br/>
      </w:r>
      <w:r w:rsidR="003352F5" w:rsidRPr="00EC2A42">
        <w:br/>
        <w:t>&lt;Appendix Title&gt;</w:t>
      </w:r>
    </w:p>
    <w:p w14:paraId="2B8F5026" w14:textId="77777777" w:rsidR="004A106E" w:rsidRPr="00EC2A42" w:rsidRDefault="004A106E" w:rsidP="003352F5">
      <w:pPr>
        <w:jc w:val="center"/>
      </w:pPr>
      <w:r w:rsidRPr="00EC2A42">
        <w:t xml:space="preserve">(This </w:t>
      </w:r>
      <w:r w:rsidR="00701334" w:rsidRPr="00EC2A42">
        <w:t>a</w:t>
      </w:r>
      <w:r w:rsidRPr="00EC2A42">
        <w:t>ppendix does not form an integral part of this Recommendation</w:t>
      </w:r>
      <w:r w:rsidR="005D2541" w:rsidRPr="00EC2A42">
        <w:t>.</w:t>
      </w:r>
      <w:r w:rsidRPr="00EC2A42">
        <w:t>)</w:t>
      </w:r>
      <w:r w:rsidRPr="00EC2A42">
        <w:br/>
      </w:r>
    </w:p>
    <w:p w14:paraId="34028338" w14:textId="77777777" w:rsidR="004A106E" w:rsidRPr="00EC2A42" w:rsidRDefault="00701334" w:rsidP="004A106E">
      <w:r w:rsidRPr="00EC2A42">
        <w:t>&lt;Body of a</w:t>
      </w:r>
      <w:r w:rsidR="004A106E" w:rsidRPr="00EC2A42">
        <w:t>ppendix I&gt;</w:t>
      </w:r>
    </w:p>
    <w:p w14:paraId="5F70C4C6" w14:textId="77777777" w:rsidR="00CC31F6" w:rsidRDefault="00CC31F6" w:rsidP="00CC31F6"/>
    <w:p w14:paraId="0439BA13" w14:textId="77777777" w:rsidR="00CC31F6" w:rsidRPr="00CC31F6" w:rsidRDefault="00CC31F6" w:rsidP="00CC31F6">
      <w:r w:rsidRPr="00CC31F6">
        <w:br w:type="page"/>
      </w:r>
    </w:p>
    <w:p w14:paraId="35A40BB9" w14:textId="77777777" w:rsidR="004A106E" w:rsidRPr="00EC2A42" w:rsidRDefault="004A106E" w:rsidP="00CC31F6">
      <w:pPr>
        <w:pStyle w:val="AppendixNotitle"/>
      </w:pPr>
      <w:r w:rsidRPr="00EC2A42">
        <w:lastRenderedPageBreak/>
        <w:t>Bibliography</w:t>
      </w:r>
    </w:p>
    <w:p w14:paraId="7162811C" w14:textId="77777777" w:rsidR="004A106E" w:rsidRDefault="004A106E" w:rsidP="00C20FB0">
      <w:pPr>
        <w:pStyle w:val="Reftext"/>
      </w:pPr>
      <w:r w:rsidRPr="00EC2A42">
        <w:t>[b-</w:t>
      </w:r>
      <w:r w:rsidR="00F31B0E" w:rsidRPr="00EC2A42">
        <w:t xml:space="preserve">ITU-T </w:t>
      </w:r>
      <w:proofErr w:type="spellStart"/>
      <w:r w:rsidRPr="00EC2A42">
        <w:t>X.yyy</w:t>
      </w:r>
      <w:proofErr w:type="spellEnd"/>
      <w:r w:rsidRPr="00EC2A42">
        <w:t>]</w:t>
      </w:r>
      <w:r w:rsidRPr="00EC2A42">
        <w:tab/>
        <w:t xml:space="preserve">Recommendation </w:t>
      </w:r>
      <w:r w:rsidR="005D2541" w:rsidRPr="00EC2A42">
        <w:t xml:space="preserve">ITU-T </w:t>
      </w:r>
      <w:proofErr w:type="spellStart"/>
      <w:r w:rsidRPr="00EC2A42">
        <w:t>X.yyy</w:t>
      </w:r>
      <w:proofErr w:type="spellEnd"/>
      <w:r w:rsidRPr="00EC2A42">
        <w:t xml:space="preserve"> (date)</w:t>
      </w:r>
      <w:r w:rsidR="00B774CF" w:rsidRPr="00EC2A42">
        <w:t>,</w:t>
      </w:r>
      <w:r w:rsidRPr="00EC2A42">
        <w:t xml:space="preserve"> </w:t>
      </w:r>
      <w:r w:rsidRPr="00C20FB0">
        <w:rPr>
          <w:i/>
          <w:iCs/>
        </w:rPr>
        <w:t>Title</w:t>
      </w:r>
      <w:r w:rsidR="005C053E">
        <w:t>.</w:t>
      </w:r>
    </w:p>
    <w:p w14:paraId="6B000542" w14:textId="77777777" w:rsidR="0096403C" w:rsidRDefault="0096403C" w:rsidP="0096403C"/>
    <w:p w14:paraId="7AD69901" w14:textId="77777777" w:rsidR="0096403C" w:rsidRDefault="0096403C" w:rsidP="0096403C">
      <w:pPr>
        <w:jc w:val="center"/>
      </w:pPr>
      <w:r>
        <w:t>____________________</w:t>
      </w:r>
    </w:p>
    <w:p w14:paraId="15B8A816" w14:textId="77777777" w:rsidR="0096403C" w:rsidRPr="006E3981" w:rsidRDefault="0096403C" w:rsidP="0096403C"/>
    <w:sectPr w:rsidR="0096403C" w:rsidRPr="006E3981" w:rsidSect="00CC31F6">
      <w:headerReference w:type="default" r:id="rId20"/>
      <w:pgSz w:w="11907" w:h="16840"/>
      <w:pgMar w:top="1134" w:right="1134" w:bottom="1134" w:left="1134" w:header="425" w:footer="709"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 w:author="RV" w:date="2022-08-23T08:06:00Z" w:initials="RV">
    <w:p w14:paraId="64530480" w14:textId="77777777" w:rsidR="00D247F6" w:rsidRDefault="00D247F6" w:rsidP="00D247F6">
      <w:pPr>
        <w:pStyle w:val="CommentText"/>
      </w:pPr>
      <w:r>
        <w:rPr>
          <w:rStyle w:val="CommentReference"/>
        </w:rPr>
        <w:annotationRef/>
      </w:r>
      <w:r>
        <w:t xml:space="preserve">Selected methodologies </w:t>
      </w:r>
    </w:p>
  </w:comment>
  <w:comment w:id="28" w:author="RV" w:date="2022-08-23T08:10:00Z" w:initials="RV">
    <w:p w14:paraId="1931C9E0" w14:textId="77777777" w:rsidR="00D247F6" w:rsidRDefault="00D247F6" w:rsidP="00D247F6">
      <w:pPr>
        <w:pStyle w:val="CommentText"/>
      </w:pPr>
      <w:r>
        <w:rPr>
          <w:rStyle w:val="CommentReference"/>
        </w:rPr>
        <w:annotationRef/>
      </w:r>
      <w:r>
        <w:t>Vincent: Why data should be representative?</w:t>
      </w:r>
    </w:p>
    <w:p w14:paraId="261A443C" w14:textId="77777777" w:rsidR="00D247F6" w:rsidRDefault="00D247F6" w:rsidP="00D247F6">
      <w:pPr>
        <w:pStyle w:val="CommentText"/>
      </w:pPr>
      <w:proofErr w:type="spellStart"/>
      <w:r>
        <w:t>Stavroula</w:t>
      </w:r>
      <w:proofErr w:type="spellEnd"/>
      <w:r>
        <w:t xml:space="preserve">: It is the whole network </w:t>
      </w:r>
    </w:p>
    <w:p w14:paraId="58B86B91" w14:textId="77777777" w:rsidR="00D247F6" w:rsidRDefault="00D247F6" w:rsidP="00D247F6">
      <w:pPr>
        <w:pStyle w:val="CommentText"/>
      </w:pPr>
    </w:p>
  </w:comment>
  <w:comment w:id="31" w:author="RV" w:date="2022-09-05T09:31:00Z" w:initials="RV">
    <w:p w14:paraId="4240F5D8" w14:textId="6CF3369A" w:rsidR="00CE074C" w:rsidRDefault="009D7674">
      <w:pPr>
        <w:pStyle w:val="CommentText"/>
      </w:pPr>
      <w:r>
        <w:t xml:space="preserve">It could be better </w:t>
      </w:r>
      <w:r w:rsidR="00CE074C">
        <w:rPr>
          <w:rStyle w:val="CommentReference"/>
        </w:rPr>
        <w:annotationRef/>
      </w:r>
      <w:r w:rsidR="00CE074C">
        <w:t>Population area / Activity area</w:t>
      </w:r>
    </w:p>
    <w:p w14:paraId="52488E05" w14:textId="77777777" w:rsidR="00CE074C" w:rsidRDefault="00B928C6">
      <w:pPr>
        <w:pStyle w:val="CommentText"/>
      </w:pPr>
      <w:r>
        <w:t xml:space="preserve">Tania: </w:t>
      </w:r>
      <w:r w:rsidR="00CE074C">
        <w:t>Data will be representative depending on the level of granularity</w:t>
      </w:r>
    </w:p>
    <w:p w14:paraId="4B5EF95A" w14:textId="327A4EFD" w:rsidR="00B928C6" w:rsidRDefault="00B928C6">
      <w:pPr>
        <w:pStyle w:val="CommentText"/>
      </w:pPr>
      <w:r>
        <w:t>Expand this section</w:t>
      </w:r>
    </w:p>
  </w:comment>
  <w:comment w:id="68" w:author="AK" w:date="2022-09-10T12:16:00Z" w:initials="AK">
    <w:p w14:paraId="5A0B2CB6" w14:textId="7B649D00" w:rsidR="00AC446A" w:rsidRDefault="00AC446A">
      <w:pPr>
        <w:pStyle w:val="CommentText"/>
      </w:pPr>
      <w:r>
        <w:rPr>
          <w:rStyle w:val="CommentReference"/>
        </w:rPr>
        <w:annotationRef/>
      </w:r>
      <w:r>
        <w:t>Difficult to follow</w:t>
      </w:r>
    </w:p>
  </w:comment>
  <w:comment w:id="157" w:author="Janusz Jezowicz" w:date="2022-08-17T15:59:00Z" w:initials="JJ">
    <w:p w14:paraId="53413AB5" w14:textId="77777777" w:rsidR="00400D1E" w:rsidRDefault="00400D1E" w:rsidP="00400D1E">
      <w:pPr>
        <w:pStyle w:val="CommentText"/>
      </w:pPr>
      <w:r>
        <w:rPr>
          <w:rStyle w:val="CommentReference"/>
        </w:rPr>
        <w:annotationRef/>
      </w:r>
      <w:r>
        <w:t xml:space="preserve">How should the QoE assessment be included within the framework if QoE KPIs are not present in the list? For that </w:t>
      </w:r>
      <w:proofErr w:type="gramStart"/>
      <w:r>
        <w:t>reason</w:t>
      </w:r>
      <w:proofErr w:type="gramEnd"/>
      <w:r>
        <w:t xml:space="preserve"> I added a few KPIs. However, the challenge is that often we have lot of representative QoS metrics but QoE data volume is not sufficient, or not up to the same level as QoS.</w:t>
      </w:r>
    </w:p>
  </w:comment>
  <w:comment w:id="165" w:author="RV" w:date="2022-08-30T17:08:00Z" w:initials="RV">
    <w:p w14:paraId="440FD479" w14:textId="65351032" w:rsidR="003C5422" w:rsidRDefault="003C5422" w:rsidP="00755614">
      <w:pPr>
        <w:pStyle w:val="CommentText"/>
      </w:pPr>
      <w:r>
        <w:t>Rec. ITU-T E.800</w:t>
      </w:r>
    </w:p>
    <w:p w14:paraId="7722A5CC" w14:textId="35D83FAE" w:rsidR="00755614" w:rsidRDefault="00755614" w:rsidP="00755614">
      <w:pPr>
        <w:pStyle w:val="CommentText"/>
      </w:pPr>
      <w:r>
        <w:rPr>
          <w:rStyle w:val="CommentReference"/>
        </w:rPr>
        <w:annotationRef/>
      </w:r>
      <w:r>
        <w:t>2.5 QoS delivered/achieved by service provider (</w:t>
      </w:r>
      <w:proofErr w:type="spellStart"/>
      <w:r>
        <w:t>QoSD</w:t>
      </w:r>
      <w:proofErr w:type="spellEnd"/>
      <w:r>
        <w:t>)</w:t>
      </w:r>
    </w:p>
    <w:p w14:paraId="073F8C16" w14:textId="77777777" w:rsidR="00755614" w:rsidRDefault="00755614" w:rsidP="00755614">
      <w:pPr>
        <w:pStyle w:val="CommentText"/>
      </w:pPr>
      <w:r>
        <w:rPr>
          <w:noProof/>
        </w:rPr>
        <w:drawing>
          <wp:inline distT="0" distB="0" distL="0" distR="0" wp14:anchorId="2BEDCDAF" wp14:editId="5CF8740F">
            <wp:extent cx="1786871" cy="1163076"/>
            <wp:effectExtent l="0" t="0" r="4445"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
                    <a:stretch>
                      <a:fillRect/>
                    </a:stretch>
                  </pic:blipFill>
                  <pic:spPr>
                    <a:xfrm>
                      <a:off x="0" y="0"/>
                      <a:ext cx="1799796" cy="1171489"/>
                    </a:xfrm>
                    <a:prstGeom prst="rect">
                      <a:avLst/>
                    </a:prstGeom>
                  </pic:spPr>
                </pic:pic>
              </a:graphicData>
            </a:graphic>
          </wp:inline>
        </w:drawing>
      </w:r>
    </w:p>
  </w:comment>
  <w:comment w:id="171" w:author="RV" w:date="2022-08-30T17:20:00Z" w:initials="RV">
    <w:p w14:paraId="160A9D58" w14:textId="09763BAC" w:rsidR="003C5422" w:rsidRDefault="003C5422">
      <w:pPr>
        <w:pStyle w:val="CommentText"/>
      </w:pPr>
      <w:r>
        <w:rPr>
          <w:rStyle w:val="CommentReference"/>
        </w:rPr>
        <w:annotationRef/>
      </w:r>
      <w:r>
        <w:t xml:space="preserve">2.10 Objective (Quantitative) parameters </w:t>
      </w:r>
      <w:proofErr w:type="spellStart"/>
      <w:r>
        <w:t>Parameters</w:t>
      </w:r>
      <w:proofErr w:type="spellEnd"/>
      <w:r>
        <w:t xml:space="preserve"> that are measurable (with instruments or observations) and a performance value assigned quantitatively may be classified as objective parameters.</w:t>
      </w:r>
    </w:p>
  </w:comment>
  <w:comment w:id="182" w:author="RV" w:date="2022-08-30T17:18:00Z" w:initials="RV">
    <w:p w14:paraId="236C7598" w14:textId="6747E2EF" w:rsidR="003C5422" w:rsidRDefault="003C5422">
      <w:pPr>
        <w:pStyle w:val="CommentText"/>
      </w:pPr>
      <w:r>
        <w:t>Rec. ITU-T E.800</w:t>
      </w:r>
    </w:p>
    <w:p w14:paraId="110AEDFE" w14:textId="0D161691" w:rsidR="003C5422" w:rsidRDefault="003C5422">
      <w:pPr>
        <w:pStyle w:val="CommentText"/>
      </w:pPr>
      <w:r>
        <w:rPr>
          <w:rStyle w:val="CommentReference"/>
        </w:rPr>
        <w:annotationRef/>
      </w:r>
      <w:r>
        <w:t>2.19 Network performance: The ability of a network or network portion to provide the functions related to communications between users.</w:t>
      </w:r>
    </w:p>
  </w:comment>
  <w:comment w:id="204" w:author="RV" w:date="2022-09-06T14:55:00Z" w:initials="RV">
    <w:p w14:paraId="0B576A53" w14:textId="5B918EEC" w:rsidR="00915A4E" w:rsidRDefault="00915A4E">
      <w:pPr>
        <w:pStyle w:val="CommentText"/>
      </w:pPr>
      <w:r>
        <w:rPr>
          <w:rStyle w:val="CommentReference"/>
        </w:rPr>
        <w:annotationRef/>
      </w:r>
      <w:r>
        <w:t>Or Telecom KPI or Market KPI</w:t>
      </w:r>
    </w:p>
  </w:comment>
  <w:comment w:id="266" w:author="RV" w:date="2022-09-16T09:14:00Z" w:initials="RV">
    <w:p w14:paraId="2A210E44" w14:textId="7BE3FAF0" w:rsidR="003B03ED" w:rsidRDefault="003B03ED">
      <w:pPr>
        <w:pStyle w:val="CommentText"/>
      </w:pPr>
      <w:r>
        <w:rPr>
          <w:rStyle w:val="CommentReference"/>
        </w:rPr>
        <w:annotationRef/>
      </w:r>
      <w:r>
        <w:t>Expand (there is a loss of revenue)</w:t>
      </w:r>
    </w:p>
  </w:comment>
  <w:comment w:id="320" w:author="RV" w:date="2022-09-06T17:42:00Z" w:initials="RV">
    <w:p w14:paraId="3F4CB8D2" w14:textId="547C4E70" w:rsidR="00F84892" w:rsidRDefault="00F84892">
      <w:pPr>
        <w:pStyle w:val="CommentText"/>
      </w:pPr>
      <w:r>
        <w:rPr>
          <w:rStyle w:val="CommentReference"/>
        </w:rPr>
        <w:annotationRef/>
      </w:r>
      <w:r>
        <w:t>I added this new one, is it correct the toolbox? Or you think it belongs to infrastructure toolbox?</w:t>
      </w:r>
    </w:p>
  </w:comment>
  <w:comment w:id="364" w:author="RV" w:date="2022-09-05T09:41:00Z" w:initials="RV">
    <w:p w14:paraId="7BC59288" w14:textId="32D56F53" w:rsidR="00F20612" w:rsidRDefault="00F20612">
      <w:pPr>
        <w:pStyle w:val="CommentText"/>
      </w:pPr>
      <w:r>
        <w:t xml:space="preserve">Accessibility word </w:t>
      </w:r>
      <w:proofErr w:type="gramStart"/>
      <w:r>
        <w:t>refers :</w:t>
      </w:r>
      <w:proofErr w:type="gramEnd"/>
      <w:r>
        <w:t xml:space="preserve"> to reach e</w:t>
      </w:r>
      <w:r>
        <w:rPr>
          <w:rStyle w:val="CommentReference"/>
        </w:rPr>
        <w:annotationRef/>
      </w:r>
      <w:r>
        <w:t>dge customer</w:t>
      </w:r>
    </w:p>
  </w:comment>
  <w:comment w:id="606" w:author="RV" w:date="2022-09-06T17:11:00Z" w:initials="RV">
    <w:p w14:paraId="3759F1A7" w14:textId="2C777622" w:rsidR="004B0DCD" w:rsidRDefault="004B0DCD">
      <w:pPr>
        <w:pStyle w:val="CommentText"/>
      </w:pPr>
      <w:r>
        <w:rPr>
          <w:rStyle w:val="CommentReference"/>
        </w:rPr>
        <w:annotationRef/>
      </w:r>
      <w:r>
        <w:t>Which one we leave</w:t>
      </w:r>
      <w:r w:rsidR="005601A6">
        <w:t xml:space="preserve"> (terrain or </w:t>
      </w:r>
      <w:proofErr w:type="spellStart"/>
      <w:r w:rsidR="005601A6">
        <w:t>topolory</w:t>
      </w:r>
      <w:proofErr w:type="spellEnd"/>
      <w:r w:rsidR="005601A6">
        <w:t>)?</w:t>
      </w:r>
    </w:p>
  </w:comment>
  <w:comment w:id="620" w:author="RV" w:date="2022-08-08T09:31:00Z" w:initials="RV">
    <w:p w14:paraId="5F549F46" w14:textId="77777777" w:rsidR="00423A05" w:rsidRDefault="00423A05" w:rsidP="00423A05">
      <w:pPr>
        <w:pStyle w:val="CommentText"/>
      </w:pPr>
      <w:r>
        <w:rPr>
          <w:rStyle w:val="CommentReference"/>
        </w:rPr>
        <w:annotationRef/>
      </w:r>
      <w:r>
        <w:t xml:space="preserve">Interconnection framework </w:t>
      </w:r>
    </w:p>
    <w:p w14:paraId="4C6F1925" w14:textId="77777777" w:rsidR="00423A05" w:rsidRDefault="00423A05" w:rsidP="00423A05">
      <w:pPr>
        <w:pStyle w:val="CommentText"/>
      </w:pPr>
      <w:r>
        <w:t xml:space="preserve">&amp; </w:t>
      </w:r>
      <w:proofErr w:type="gramStart"/>
      <w:r>
        <w:t>infrastructure</w:t>
      </w:r>
      <w:proofErr w:type="gramEnd"/>
    </w:p>
    <w:p w14:paraId="5D247CAD" w14:textId="77777777" w:rsidR="00423A05" w:rsidRDefault="00423A05" w:rsidP="00423A05">
      <w:pPr>
        <w:pStyle w:val="CommentText"/>
      </w:pPr>
      <w:r>
        <w:t>Regulatory aspects (performance, coverage, demographic)</w:t>
      </w:r>
    </w:p>
    <w:p w14:paraId="5BCFE9B0" w14:textId="77777777" w:rsidR="00423A05" w:rsidRDefault="00423A05" w:rsidP="00423A05">
      <w:pPr>
        <w:pStyle w:val="CommentText"/>
      </w:pPr>
      <w:r>
        <w:t xml:space="preserve">ISPs </w:t>
      </w:r>
    </w:p>
    <w:p w14:paraId="5244F3E8" w14:textId="77777777" w:rsidR="00423A05" w:rsidRDefault="00423A05" w:rsidP="00423A05">
      <w:pPr>
        <w:pStyle w:val="CommentText"/>
      </w:pPr>
      <w:r>
        <w:t>To know the interconnections points</w:t>
      </w:r>
    </w:p>
    <w:p w14:paraId="3A4DE57F" w14:textId="77777777" w:rsidR="00423A05" w:rsidRDefault="00423A05" w:rsidP="00423A05">
      <w:pPr>
        <w:pStyle w:val="CommentText"/>
      </w:pPr>
    </w:p>
  </w:comment>
  <w:comment w:id="661" w:author="Janusz Jezowicz" w:date="2022-08-17T15:52:00Z" w:initials="JJ">
    <w:p w14:paraId="6C79A195" w14:textId="77777777" w:rsidR="00A01EFF" w:rsidRDefault="00A01EFF" w:rsidP="00A01EFF">
      <w:pPr>
        <w:pStyle w:val="CommentText"/>
      </w:pPr>
      <w:r>
        <w:rPr>
          <w:rStyle w:val="CommentReference"/>
        </w:rPr>
        <w:annotationRef/>
      </w:r>
      <w:r>
        <w:t>Missing QoE indicators, I have added a few</w:t>
      </w:r>
    </w:p>
  </w:comment>
  <w:comment w:id="705" w:author="RV" w:date="2022-08-09T09:23:00Z" w:initials="RV">
    <w:p w14:paraId="1EF05221" w14:textId="77777777" w:rsidR="00CD5B99" w:rsidRDefault="00CD5B99" w:rsidP="00CD5B99">
      <w:pPr>
        <w:pStyle w:val="CommentText"/>
      </w:pPr>
      <w:r>
        <w:rPr>
          <w:rStyle w:val="CommentReference"/>
        </w:rPr>
        <w:annotationRef/>
      </w:r>
      <w:r>
        <w:t>BSC</w:t>
      </w:r>
    </w:p>
    <w:p w14:paraId="048B8C51" w14:textId="77777777" w:rsidR="00CD5B99" w:rsidRDefault="00CD5B99" w:rsidP="00CD5B99">
      <w:pPr>
        <w:pStyle w:val="CommentText"/>
      </w:pPr>
      <w:r>
        <w:t xml:space="preserve">Elevation </w:t>
      </w:r>
    </w:p>
    <w:p w14:paraId="7892A81C" w14:textId="77777777" w:rsidR="00CD5B99" w:rsidRDefault="00CD5B99" w:rsidP="00CD5B99">
      <w:pPr>
        <w:pStyle w:val="CommentText"/>
      </w:pPr>
      <w:r>
        <w:t>Green field (base stations the ground) new deployments</w:t>
      </w:r>
    </w:p>
    <w:p w14:paraId="2D482C37" w14:textId="77777777" w:rsidR="00CD5B99" w:rsidRDefault="00CD5B99" w:rsidP="00CD5B99">
      <w:pPr>
        <w:pStyle w:val="CommentText"/>
      </w:pPr>
      <w:r>
        <w:t>Brown field (base stations in buildings)</w:t>
      </w:r>
    </w:p>
    <w:p w14:paraId="44D4FF24" w14:textId="77777777" w:rsidR="00CD5B99" w:rsidRDefault="00CD5B99" w:rsidP="00CD5B99">
      <w:pPr>
        <w:pStyle w:val="CommentText"/>
      </w:pPr>
      <w:r>
        <w:t xml:space="preserve">Roof top </w:t>
      </w:r>
    </w:p>
    <w:p w14:paraId="3A4CD4A8" w14:textId="77777777" w:rsidR="00CD5B99" w:rsidRDefault="00CD5B99" w:rsidP="00CD5B99">
      <w:pPr>
        <w:pStyle w:val="CommentText"/>
      </w:pPr>
      <w:r>
        <w:t>Poles</w:t>
      </w:r>
    </w:p>
    <w:p w14:paraId="3086FCEF" w14:textId="77777777" w:rsidR="00CD5B99" w:rsidRDefault="00CD5B99" w:rsidP="00CD5B99">
      <w:pPr>
        <w:pStyle w:val="CommentText"/>
      </w:pPr>
      <w:r>
        <w:t xml:space="preserve">Depends on spectrum / urban-rural / </w:t>
      </w:r>
    </w:p>
  </w:comment>
  <w:comment w:id="713" w:author="RV" w:date="2022-08-09T09:17:00Z" w:initials="RV">
    <w:p w14:paraId="7963CF8D" w14:textId="77777777" w:rsidR="00CD5B99" w:rsidRDefault="00CD5B99" w:rsidP="00CD5B99">
      <w:pPr>
        <w:pStyle w:val="CommentText"/>
      </w:pPr>
      <w:r>
        <w:rPr>
          <w:rStyle w:val="CommentReference"/>
        </w:rPr>
        <w:annotationRef/>
      </w:r>
      <w:r>
        <w:t>Number of cabinets</w:t>
      </w:r>
    </w:p>
    <w:p w14:paraId="051E41FF" w14:textId="77777777" w:rsidR="00CD5B99" w:rsidRDefault="00CD5B99" w:rsidP="00CD5B99">
      <w:pPr>
        <w:pStyle w:val="CommentText"/>
      </w:pPr>
      <w:r>
        <w:t>aerial connectivity</w:t>
      </w:r>
    </w:p>
    <w:p w14:paraId="74D68B28" w14:textId="77777777" w:rsidR="00CD5B99" w:rsidRDefault="00CD5B99" w:rsidP="00CD5B99">
      <w:pPr>
        <w:pStyle w:val="CommentText"/>
      </w:pPr>
      <w:r>
        <w:t>PONs (</w:t>
      </w:r>
      <w:proofErr w:type="spellStart"/>
      <w:r>
        <w:t>xDSL</w:t>
      </w:r>
      <w:proofErr w:type="spellEnd"/>
      <w:r>
        <w:t>, Coaxial)</w:t>
      </w:r>
    </w:p>
    <w:p w14:paraId="65A56E39" w14:textId="77777777" w:rsidR="00CD5B99" w:rsidRDefault="00CD5B99" w:rsidP="00CD5B99">
      <w:pPr>
        <w:pStyle w:val="CommentText"/>
      </w:pPr>
      <w:r>
        <w:t>Central Offices</w:t>
      </w:r>
    </w:p>
    <w:p w14:paraId="168261BE" w14:textId="77777777" w:rsidR="00CD5B99" w:rsidRDefault="00CD5B99" w:rsidP="00CD5B99">
      <w:pPr>
        <w:pStyle w:val="CommentText"/>
      </w:pPr>
      <w:r>
        <w:t xml:space="preserve">Capacity of the cabinets </w:t>
      </w:r>
    </w:p>
    <w:p w14:paraId="22EC721E" w14:textId="77777777" w:rsidR="00CD5B99" w:rsidRDefault="00CD5B99" w:rsidP="00CD5B99">
      <w:pPr>
        <w:pStyle w:val="CommentText"/>
      </w:pPr>
    </w:p>
    <w:p w14:paraId="63E2B64C" w14:textId="77777777" w:rsidR="00CD5B99" w:rsidRDefault="00CD5B99" w:rsidP="00CD5B99">
      <w:pPr>
        <w:pStyle w:val="CommentText"/>
      </w:pPr>
      <w:r>
        <w:t>Who is serving those areas?</w:t>
      </w:r>
    </w:p>
    <w:p w14:paraId="0B7873CE" w14:textId="77777777" w:rsidR="00CD5B99" w:rsidRDefault="00CD5B99" w:rsidP="00CD5B99">
      <w:pPr>
        <w:pStyle w:val="CommentText"/>
      </w:pPr>
    </w:p>
  </w:comment>
  <w:comment w:id="722" w:author="RV" w:date="2022-08-09T09:27:00Z" w:initials="RV">
    <w:p w14:paraId="496C98AC" w14:textId="77777777" w:rsidR="00CD5B99" w:rsidRDefault="00CD5B99" w:rsidP="00CD5B99">
      <w:pPr>
        <w:pStyle w:val="CommentText"/>
      </w:pPr>
      <w:r>
        <w:rPr>
          <w:rStyle w:val="CommentReference"/>
        </w:rPr>
        <w:annotationRef/>
      </w:r>
      <w:r>
        <w:t>Power grid for the back holing</w:t>
      </w:r>
    </w:p>
    <w:p w14:paraId="6629DAF2" w14:textId="77777777" w:rsidR="00CD5B99" w:rsidRDefault="00CD5B99" w:rsidP="00CD5B99">
      <w:pPr>
        <w:pStyle w:val="CommentText"/>
      </w:pPr>
      <w:r>
        <w:t>FTTH roll out</w:t>
      </w:r>
    </w:p>
    <w:p w14:paraId="6EC1554C" w14:textId="77777777" w:rsidR="00CD5B99" w:rsidRDefault="00CD5B99" w:rsidP="00CD5B99">
      <w:pPr>
        <w:pStyle w:val="CommentText"/>
      </w:pPr>
      <w:r>
        <w:t xml:space="preserve">Transmission towers for the deployment of antennas </w:t>
      </w:r>
    </w:p>
  </w:comment>
  <w:comment w:id="733" w:author="RV" w:date="2022-08-09T09:31:00Z" w:initials="RV">
    <w:p w14:paraId="0EA0D84B" w14:textId="77777777" w:rsidR="002C5B6E" w:rsidRDefault="002C5B6E" w:rsidP="002C5B6E">
      <w:pPr>
        <w:pStyle w:val="CommentText"/>
      </w:pPr>
      <w:r>
        <w:t xml:space="preserve">Market </w:t>
      </w:r>
      <w:r>
        <w:rPr>
          <w:rStyle w:val="CommentReference"/>
        </w:rPr>
        <w:annotationRef/>
      </w:r>
      <w:r>
        <w:t>Statistics</w:t>
      </w:r>
    </w:p>
  </w:comment>
  <w:comment w:id="1164" w:author="RV" w:date="2022-08-19T10:30:00Z" w:initials="RV">
    <w:p w14:paraId="3A85A171" w14:textId="1DD3AFFD" w:rsidR="00351E4E" w:rsidRDefault="00351E4E">
      <w:pPr>
        <w:pStyle w:val="CommentText"/>
      </w:pPr>
      <w:r>
        <w:rPr>
          <w:rStyle w:val="CommentReference"/>
        </w:rPr>
        <w:annotationRef/>
      </w:r>
      <w:r w:rsidRPr="00473A0D">
        <w:rPr>
          <w:highlight w:val="lightGray"/>
        </w:rPr>
        <w:t>Binding vs gradient</w:t>
      </w:r>
      <w:r w:rsidR="00DB4FCA" w:rsidRPr="00473A0D">
        <w:rPr>
          <w:highlight w:val="lightGray"/>
        </w:rPr>
        <w:t xml:space="preserve"> to avoid coverage holes</w:t>
      </w:r>
    </w:p>
  </w:comment>
  <w:comment w:id="1173" w:author="James Robinson" w:date="2022-08-17T15:30:00Z" w:initials="JR">
    <w:p w14:paraId="7F574725" w14:textId="77777777" w:rsidR="00174C17" w:rsidRDefault="00174C17" w:rsidP="00174C17">
      <w:pPr>
        <w:pStyle w:val="CommentText"/>
      </w:pPr>
      <w:r>
        <w:rPr>
          <w:rStyle w:val="CommentReference"/>
        </w:rPr>
        <w:annotationRef/>
      </w:r>
      <w:r>
        <w:t>10x10m is very ambitious for most of the KPIs listed above, I’d suggest 100mx100m</w:t>
      </w:r>
    </w:p>
  </w:comment>
  <w:comment w:id="1174" w:author="RV" w:date="2022-08-21T14:12:00Z" w:initials="RV">
    <w:p w14:paraId="2D04D6E5" w14:textId="6C33D71A" w:rsidR="00B459E6" w:rsidRDefault="00B459E6">
      <w:pPr>
        <w:pStyle w:val="CommentText"/>
      </w:pPr>
      <w:r>
        <w:rPr>
          <w:rStyle w:val="CommentReference"/>
        </w:rPr>
        <w:annotationRef/>
      </w:r>
      <w:r>
        <w:t>It is view as an example</w:t>
      </w:r>
      <w:r w:rsidR="00A84963">
        <w:t xml:space="preserve"> and it will depend on the </w:t>
      </w:r>
      <w:r w:rsidR="00460177">
        <w:t>geographical area or country, etc.</w:t>
      </w:r>
    </w:p>
  </w:comment>
  <w:comment w:id="1183" w:author="RV" w:date="2022-08-18T19:42:00Z" w:initials="RV">
    <w:p w14:paraId="15103B91" w14:textId="4DBD94D0" w:rsidR="00906370" w:rsidRDefault="00617B28">
      <w:pPr>
        <w:pStyle w:val="CommentText"/>
      </w:pPr>
      <w:r>
        <w:t>We</w:t>
      </w:r>
      <w:r w:rsidR="00906370">
        <w:rPr>
          <w:rStyle w:val="CommentReference"/>
        </w:rPr>
        <w:annotationRef/>
      </w:r>
      <w:r>
        <w:t xml:space="preserve"> a</w:t>
      </w:r>
      <w:r w:rsidR="00906370">
        <w:t>gree</w:t>
      </w:r>
    </w:p>
  </w:comment>
  <w:comment w:id="1184" w:author="RV" w:date="2022-08-19T10:37:00Z" w:initials="RV">
    <w:p w14:paraId="3851C726" w14:textId="1B489F75" w:rsidR="007973B2" w:rsidRPr="00473A0D" w:rsidRDefault="007973B2">
      <w:pPr>
        <w:pStyle w:val="CommentText"/>
        <w:rPr>
          <w:highlight w:val="lightGray"/>
        </w:rPr>
      </w:pPr>
      <w:r>
        <w:rPr>
          <w:rStyle w:val="CommentReference"/>
        </w:rPr>
        <w:annotationRef/>
      </w:r>
      <w:r w:rsidRPr="00473A0D">
        <w:rPr>
          <w:highlight w:val="lightGray"/>
        </w:rPr>
        <w:t>Importance of having higher samples for daily collection allows regulators to visualize capacity. Some indicators such as throu</w:t>
      </w:r>
      <w:r w:rsidR="00014CA5" w:rsidRPr="00473A0D">
        <w:rPr>
          <w:highlight w:val="lightGray"/>
        </w:rPr>
        <w:t>gh</w:t>
      </w:r>
      <w:r w:rsidRPr="00473A0D">
        <w:rPr>
          <w:highlight w:val="lightGray"/>
        </w:rPr>
        <w:t>p</w:t>
      </w:r>
      <w:r w:rsidR="00014CA5" w:rsidRPr="00473A0D">
        <w:rPr>
          <w:highlight w:val="lightGray"/>
        </w:rPr>
        <w:t>ut, numbers of test, peak capacities</w:t>
      </w:r>
      <w:r w:rsidR="00460177" w:rsidRPr="00473A0D">
        <w:rPr>
          <w:highlight w:val="lightGray"/>
        </w:rPr>
        <w:t>..</w:t>
      </w:r>
      <w:r w:rsidR="00AB1238" w:rsidRPr="00473A0D">
        <w:rPr>
          <w:highlight w:val="lightGray"/>
        </w:rPr>
        <w:t>.</w:t>
      </w:r>
    </w:p>
    <w:p w14:paraId="7C48482D" w14:textId="77777777" w:rsidR="00AB1238" w:rsidRPr="00473A0D" w:rsidRDefault="00AB1238">
      <w:pPr>
        <w:pStyle w:val="CommentText"/>
        <w:rPr>
          <w:highlight w:val="lightGray"/>
        </w:rPr>
      </w:pPr>
    </w:p>
    <w:p w14:paraId="3C6DD295" w14:textId="41F2F8A0" w:rsidR="00AB1238" w:rsidRDefault="00AB1238">
      <w:pPr>
        <w:pStyle w:val="CommentText"/>
      </w:pPr>
      <w:r w:rsidRPr="00473A0D">
        <w:rPr>
          <w:highlight w:val="lightGray"/>
        </w:rPr>
        <w:t>For FTTH coverage can be accomplish by looking at longer time periods and hence sample accumulation</w:t>
      </w:r>
      <w:r>
        <w:t xml:space="preserve"> </w:t>
      </w:r>
    </w:p>
  </w:comment>
  <w:comment w:id="1187" w:author="RV" w:date="2022-08-19T10:25:00Z" w:initials="RV">
    <w:p w14:paraId="225F2767" w14:textId="48CC0050" w:rsidR="00B81AC2" w:rsidRPr="00473A0D" w:rsidRDefault="00B81AC2">
      <w:pPr>
        <w:pStyle w:val="CommentText"/>
        <w:rPr>
          <w:highlight w:val="lightGray"/>
        </w:rPr>
      </w:pPr>
      <w:r>
        <w:rPr>
          <w:rStyle w:val="CommentReference"/>
        </w:rPr>
        <w:annotationRef/>
      </w:r>
      <w:r w:rsidR="00543316" w:rsidRPr="00473A0D">
        <w:rPr>
          <w:highlight w:val="lightGray"/>
        </w:rPr>
        <w:t xml:space="preserve">Point five: </w:t>
      </w:r>
      <w:r w:rsidRPr="00473A0D">
        <w:rPr>
          <w:highlight w:val="lightGray"/>
        </w:rPr>
        <w:t>Include a graph</w:t>
      </w:r>
      <w:r w:rsidR="00D01819" w:rsidRPr="00473A0D">
        <w:rPr>
          <w:highlight w:val="lightGray"/>
        </w:rPr>
        <w:t xml:space="preserve"> with</w:t>
      </w:r>
      <w:r w:rsidRPr="00473A0D">
        <w:rPr>
          <w:highlight w:val="lightGray"/>
        </w:rPr>
        <w:t xml:space="preserve"> three dimension </w:t>
      </w:r>
      <w:r w:rsidR="00D01819" w:rsidRPr="00473A0D">
        <w:rPr>
          <w:highlight w:val="lightGray"/>
        </w:rPr>
        <w:t>to show</w:t>
      </w:r>
      <w:r w:rsidRPr="00473A0D">
        <w:rPr>
          <w:highlight w:val="lightGray"/>
        </w:rPr>
        <w:t xml:space="preserve"> Z value stability (by terrain difficulty and </w:t>
      </w:r>
      <w:r w:rsidR="00D01819" w:rsidRPr="00473A0D">
        <w:rPr>
          <w:highlight w:val="lightGray"/>
        </w:rPr>
        <w:t xml:space="preserve">by </w:t>
      </w:r>
      <w:r w:rsidRPr="00473A0D">
        <w:rPr>
          <w:highlight w:val="lightGray"/>
        </w:rPr>
        <w:t>density –more samples-)</w:t>
      </w:r>
    </w:p>
    <w:p w14:paraId="359FDA70" w14:textId="30ED1654" w:rsidR="00632349" w:rsidRPr="00473A0D" w:rsidRDefault="00632349">
      <w:pPr>
        <w:pStyle w:val="CommentText"/>
        <w:rPr>
          <w:highlight w:val="lightGray"/>
        </w:rPr>
      </w:pPr>
    </w:p>
    <w:p w14:paraId="127E5EC6" w14:textId="592BE497" w:rsidR="0017784B" w:rsidRPr="00473A0D" w:rsidRDefault="0017784B">
      <w:pPr>
        <w:pStyle w:val="CommentText"/>
        <w:rPr>
          <w:highlight w:val="lightGray"/>
        </w:rPr>
      </w:pPr>
      <w:r w:rsidRPr="00473A0D">
        <w:rPr>
          <w:highlight w:val="lightGray"/>
        </w:rPr>
        <w:t>Include a</w:t>
      </w:r>
      <w:r w:rsidR="00D01819" w:rsidRPr="00473A0D">
        <w:rPr>
          <w:highlight w:val="lightGray"/>
        </w:rPr>
        <w:t>n</w:t>
      </w:r>
      <w:r w:rsidRPr="00473A0D">
        <w:rPr>
          <w:highlight w:val="lightGray"/>
        </w:rPr>
        <w:t xml:space="preserve"> introduction for this section</w:t>
      </w:r>
    </w:p>
    <w:p w14:paraId="4AFBD054" w14:textId="77777777" w:rsidR="00632349" w:rsidRPr="00473A0D" w:rsidRDefault="00632349">
      <w:pPr>
        <w:pStyle w:val="CommentText"/>
        <w:rPr>
          <w:highlight w:val="lightGray"/>
        </w:rPr>
      </w:pPr>
    </w:p>
    <w:p w14:paraId="409509C9" w14:textId="10589213" w:rsidR="00543316" w:rsidRDefault="000F3F84">
      <w:pPr>
        <w:pStyle w:val="CommentText"/>
      </w:pPr>
      <w:r w:rsidRPr="00473A0D">
        <w:rPr>
          <w:highlight w:val="lightGray"/>
        </w:rPr>
        <w:t>Zeid will add a paragraph (Z value and validations, indoor samples)</w:t>
      </w:r>
    </w:p>
  </w:comment>
  <w:comment w:id="1200" w:author="James Robinson" w:date="2022-08-17T15:42:00Z" w:initials="JR">
    <w:p w14:paraId="318318D4" w14:textId="77777777" w:rsidR="00ED3DDC" w:rsidRDefault="00ED3DDC" w:rsidP="00ED3DDC">
      <w:pPr>
        <w:pStyle w:val="CommentText"/>
      </w:pPr>
      <w:r>
        <w:rPr>
          <w:rStyle w:val="CommentReference"/>
        </w:rPr>
        <w:annotationRef/>
      </w:r>
      <w:r>
        <w:t xml:space="preserve">While I personally agree, I think it’s not clear cut that indoor experience is more important than outdoor (builders of </w:t>
      </w:r>
      <w:proofErr w:type="spellStart"/>
      <w:r>
        <w:t>self driving</w:t>
      </w:r>
      <w:proofErr w:type="spellEnd"/>
      <w:r>
        <w:t xml:space="preserve"> cars, or even first responders might disagree). It’s safer to say something like: “Since typical users spent most of their time indoors it is important to be able to understand the QoE in these environments. This cannot be done by evaluating the wireless environment in isolation but the effect of built structures needs to be accounted for, often the best way of achieving this will be via the direct measurement of KPIs from devices within buildings.</w:t>
      </w:r>
    </w:p>
  </w:comment>
  <w:comment w:id="1214" w:author="James Robinson" w:date="2022-08-17T15:44:00Z" w:initials="JR">
    <w:p w14:paraId="6BE23ABE" w14:textId="77777777" w:rsidR="00955D17" w:rsidRDefault="00ED3DDC" w:rsidP="00163A16">
      <w:pPr>
        <w:pStyle w:val="CommentText"/>
      </w:pPr>
      <w:r>
        <w:rPr>
          <w:rStyle w:val="CommentReference"/>
        </w:rPr>
        <w:annotationRef/>
      </w:r>
      <w:r w:rsidR="00955D17">
        <w:t>That’s certainly the ideal! This level of detail (</w:t>
      </w:r>
      <w:proofErr w:type="gramStart"/>
      <w:r w:rsidR="00955D17">
        <w:t>i.e.</w:t>
      </w:r>
      <w:proofErr w:type="gramEnd"/>
      <w:r w:rsidR="00955D17">
        <w:t xml:space="preserve"> connectivity by room) may be aspirational but is very hard to do at scale and perhaps this should be flagged.</w:t>
      </w:r>
    </w:p>
  </w:comment>
  <w:comment w:id="1215" w:author="Shagufta Parveen" w:date="2022-08-21T19:09:00Z" w:initials="SP">
    <w:p w14:paraId="5041FDA4" w14:textId="77777777" w:rsidR="00955D17" w:rsidRDefault="00955D17" w:rsidP="00F91671">
      <w:pPr>
        <w:pStyle w:val="CommentText"/>
      </w:pPr>
      <w:r>
        <w:rPr>
          <w:rStyle w:val="CommentReference"/>
        </w:rPr>
        <w:annotationRef/>
      </w:r>
      <w:r>
        <w:t xml:space="preserve">Indian Telecom Regulators has moved a consultation on 'digital rating of building' where target is to rate the building at this level of granularity. </w:t>
      </w:r>
    </w:p>
  </w:comment>
  <w:comment w:id="1219" w:author="James Robinson" w:date="2022-08-17T15:35:00Z" w:initials="JR">
    <w:p w14:paraId="7FF5155F" w14:textId="51073BE4" w:rsidR="00ED3DDC" w:rsidRDefault="00ED3DDC" w:rsidP="00ED3DDC">
      <w:pPr>
        <w:pStyle w:val="CommentText"/>
      </w:pPr>
      <w:r>
        <w:rPr>
          <w:rStyle w:val="CommentReference"/>
        </w:rPr>
        <w:annotationRef/>
      </w:r>
      <w:r>
        <w:t>Maybe clarify what the traditional methodologies and more specific interventions are here — or perhaps give some examples. I’m unclear on what is being suggested atm.</w:t>
      </w:r>
    </w:p>
  </w:comment>
  <w:comment w:id="1259" w:author="James Robinson" w:date="2022-08-17T15:54:00Z" w:initials="JR">
    <w:p w14:paraId="5126312B" w14:textId="77777777" w:rsidR="00ED6C96" w:rsidRDefault="00ED6C96" w:rsidP="00ED6C96">
      <w:r>
        <w:rPr>
          <w:rStyle w:val="CommentReference"/>
        </w:rPr>
        <w:annotationRef/>
      </w:r>
      <w:r>
        <w:rPr>
          <w:sz w:val="20"/>
        </w:rPr>
        <w:t>There are a few potential issues with this idea (and the similar ideas of the previous paragraph):</w:t>
      </w:r>
    </w:p>
    <w:p w14:paraId="4139177C" w14:textId="77777777" w:rsidR="00ED6C96" w:rsidRDefault="00ED6C96" w:rsidP="00ED6C96">
      <w:r>
        <w:rPr>
          <w:sz w:val="20"/>
        </w:rPr>
        <w:t>* Practically it’s hard (and getting harder) to get this sort of information because of privacy concerns</w:t>
      </w:r>
    </w:p>
    <w:p w14:paraId="4646DA38" w14:textId="77777777" w:rsidR="00ED6C96" w:rsidRDefault="00ED6C96" w:rsidP="00ED6C96">
      <w:r>
        <w:rPr>
          <w:sz w:val="20"/>
        </w:rPr>
        <w:t>* It can make it harder to compare QoE across areas. Suppose in a rural area the most popular services are Web browsing and text IM, while in a nearby urban area the most popular applications are cloud gaming and video streaming. We may find, using this approach, that the rural users appear to have higher QoE. But this may be an artefact of them not even bothering to use cloud gaming / video streaming as they know these services imply won’t work!</w:t>
      </w:r>
    </w:p>
    <w:p w14:paraId="272E7EF2" w14:textId="77777777" w:rsidR="00ED6C96" w:rsidRDefault="00ED6C96" w:rsidP="00ED6C96"/>
    <w:p w14:paraId="3DC8D345" w14:textId="77777777" w:rsidR="00ED6C96" w:rsidRDefault="00ED6C96" w:rsidP="00ED6C96">
      <w:r>
        <w:rPr>
          <w:sz w:val="20"/>
        </w:rPr>
        <w:t xml:space="preserve">I’d suggest that instead of rebasing QoE based on user profiles we could have </w:t>
      </w:r>
      <w:proofErr w:type="spellStart"/>
      <w:r>
        <w:rPr>
          <w:sz w:val="20"/>
        </w:rPr>
        <w:t>QoEs</w:t>
      </w:r>
      <w:proofErr w:type="spellEnd"/>
      <w:r>
        <w:rPr>
          <w:sz w:val="20"/>
        </w:rPr>
        <w:t xml:space="preserve"> related to different activities and possibly an overall QoE based on a ‘typical’ user.</w:t>
      </w:r>
    </w:p>
    <w:p w14:paraId="5C5DD13C" w14:textId="77777777" w:rsidR="00ED6C96" w:rsidRDefault="00ED6C96" w:rsidP="00ED6C96"/>
    <w:p w14:paraId="1630DC77" w14:textId="77777777" w:rsidR="00ED6C96" w:rsidRDefault="00ED6C96" w:rsidP="00ED6C96">
      <w:pPr>
        <w:pStyle w:val="CommentText"/>
      </w:pPr>
      <w:r>
        <w:t xml:space="preserve">I understand the intent but I worry about the complexity and that it may produce misleading results. </w:t>
      </w:r>
    </w:p>
  </w:comment>
  <w:comment w:id="1311" w:author="RV" w:date="2022-08-10T09:26:00Z" w:initials="RV">
    <w:p w14:paraId="25F887DC" w14:textId="77777777" w:rsidR="00193778" w:rsidRDefault="00193778" w:rsidP="00193778">
      <w:pPr>
        <w:pStyle w:val="CommentText"/>
      </w:pPr>
      <w:r>
        <w:rPr>
          <w:rStyle w:val="CommentReference"/>
        </w:rPr>
        <w:annotationRef/>
      </w:r>
      <w:r>
        <w:t>Possibility of 3D layer for the buildings for assessing the connectivity</w:t>
      </w:r>
    </w:p>
    <w:p w14:paraId="4A80D0EC" w14:textId="77777777" w:rsidR="00193778" w:rsidRDefault="00193778" w:rsidP="00193778">
      <w:pPr>
        <w:pStyle w:val="CommentText"/>
      </w:pPr>
      <w:r>
        <w:t xml:space="preserve">Integrate this 3D layer with a generic coverage simulation tool </w:t>
      </w:r>
    </w:p>
  </w:comment>
  <w:comment w:id="1335" w:author="RV" w:date="2022-08-21T14:42:00Z" w:initials="RV">
    <w:p w14:paraId="4ADBCAF2" w14:textId="77777777" w:rsidR="00193778" w:rsidRDefault="00193778" w:rsidP="00193778">
      <w:pPr>
        <w:pStyle w:val="CommentText"/>
      </w:pPr>
      <w:r>
        <w:rPr>
          <w:rStyle w:val="CommentReference"/>
        </w:rPr>
        <w:annotationRef/>
      </w:r>
      <w:r>
        <w:t>Expand this point</w:t>
      </w:r>
    </w:p>
  </w:comment>
  <w:comment w:id="1419" w:author="RV" w:date="2022-08-10T09:38:00Z" w:initials="RV">
    <w:p w14:paraId="08D9EFDE" w14:textId="77777777" w:rsidR="000E1E37" w:rsidRDefault="000E1E37" w:rsidP="000E1E37">
      <w:pPr>
        <w:pStyle w:val="CommentText"/>
      </w:pPr>
      <w:proofErr w:type="spellStart"/>
      <w:r>
        <w:t>ookla</w:t>
      </w:r>
      <w:proofErr w:type="spellEnd"/>
      <w:r>
        <w:t xml:space="preserve"> has an i</w:t>
      </w:r>
      <w:r>
        <w:rPr>
          <w:rStyle w:val="CommentReference"/>
        </w:rPr>
        <w:annotationRef/>
      </w:r>
      <w:r>
        <w:t>ndex for an optimization priority (</w:t>
      </w:r>
      <w:proofErr w:type="spellStart"/>
      <w:r>
        <w:t>rsrp</w:t>
      </w:r>
      <w:proofErr w:type="spellEnd"/>
      <w:r>
        <w:t xml:space="preserve"> </w:t>
      </w:r>
      <w:proofErr w:type="spellStart"/>
      <w:r>
        <w:t>rsrq</w:t>
      </w:r>
      <w:proofErr w:type="spellEnd"/>
      <w:r>
        <w:t>)</w:t>
      </w:r>
    </w:p>
    <w:p w14:paraId="2BD3DE75" w14:textId="77777777" w:rsidR="000E1E37" w:rsidRDefault="000E1E37" w:rsidP="000E1E37">
      <w:pPr>
        <w:pStyle w:val="CommentText"/>
      </w:pPr>
    </w:p>
    <w:p w14:paraId="7A09FAED" w14:textId="77777777" w:rsidR="000E1E37" w:rsidRDefault="000E1E37" w:rsidP="000E1E37">
      <w:pPr>
        <w:pStyle w:val="CommentText"/>
      </w:pPr>
      <w:r>
        <w:t>Suggest characteristics of mapping, what they need to have?</w:t>
      </w:r>
    </w:p>
    <w:p w14:paraId="6BEC60CA" w14:textId="77777777" w:rsidR="000E1E37" w:rsidRDefault="000E1E37" w:rsidP="000E1E37">
      <w:pPr>
        <w:pStyle w:val="CommentText"/>
      </w:pPr>
      <w:r>
        <w:t>Describe the best mapping tool</w:t>
      </w:r>
    </w:p>
    <w:p w14:paraId="664A079D" w14:textId="77777777" w:rsidR="000E1E37" w:rsidRDefault="000E1E37" w:rsidP="000E1E37">
      <w:pPr>
        <w:pStyle w:val="CommentText"/>
      </w:pPr>
    </w:p>
    <w:p w14:paraId="4112F0F8" w14:textId="77777777" w:rsidR="000E1E37" w:rsidRDefault="000E1E37" w:rsidP="000E1E37">
      <w:pPr>
        <w:pStyle w:val="CommentText"/>
      </w:pPr>
      <w:r>
        <w:t>-Ookla- V3D solution &amp; Special box (connectivity alive)</w:t>
      </w:r>
    </w:p>
    <w:p w14:paraId="0EB33942" w14:textId="77777777" w:rsidR="000E1E37" w:rsidRDefault="000E1E37" w:rsidP="000E1E37">
      <w:pPr>
        <w:pStyle w:val="CommentText"/>
      </w:pPr>
    </w:p>
    <w:p w14:paraId="0CA84051" w14:textId="77777777" w:rsidR="000E1E37" w:rsidRPr="006A15E0" w:rsidRDefault="000E1E37" w:rsidP="000E1E37">
      <w:pPr>
        <w:pStyle w:val="CommentText"/>
        <w:rPr>
          <w:lang w:val="en-US"/>
        </w:rPr>
      </w:pPr>
      <w:r w:rsidRPr="006A15E0">
        <w:rPr>
          <w:lang w:val="en-US"/>
        </w:rPr>
        <w:t>Emphasize sampling and # of samples</w:t>
      </w:r>
    </w:p>
  </w:comment>
  <w:comment w:id="1425" w:author="RV" w:date="2022-08-10T09:35:00Z" w:initials="RV">
    <w:p w14:paraId="69261B2F" w14:textId="77777777" w:rsidR="001521B3" w:rsidRDefault="001521B3" w:rsidP="001521B3">
      <w:pPr>
        <w:pStyle w:val="CommentText"/>
      </w:pPr>
      <w:r>
        <w:rPr>
          <w:rStyle w:val="CommentReference"/>
        </w:rPr>
        <w:annotationRef/>
      </w:r>
      <w:r>
        <w:t>Regulators must have a database to know where to invest</w:t>
      </w:r>
    </w:p>
    <w:p w14:paraId="75EDC119" w14:textId="77777777" w:rsidR="001521B3" w:rsidRDefault="001521B3" w:rsidP="001521B3">
      <w:pPr>
        <w:pStyle w:val="CommentText"/>
      </w:pPr>
    </w:p>
    <w:p w14:paraId="3D15D2EB" w14:textId="77777777" w:rsidR="001521B3" w:rsidRDefault="001521B3" w:rsidP="001521B3">
      <w:pPr>
        <w:pStyle w:val="CommentText"/>
      </w:pPr>
    </w:p>
  </w:comment>
  <w:comment w:id="1428" w:author="RV" w:date="2022-09-05T09:52:00Z" w:initials="RV">
    <w:p w14:paraId="35630D4F" w14:textId="18E67E3C" w:rsidR="006B761E" w:rsidRDefault="006B761E">
      <w:pPr>
        <w:pStyle w:val="CommentText"/>
      </w:pPr>
      <w:r>
        <w:rPr>
          <w:rStyle w:val="CommentReference"/>
        </w:rPr>
        <w:annotationRef/>
      </w:r>
      <w:r>
        <w:t>Zeid</w:t>
      </w:r>
    </w:p>
  </w:comment>
  <w:comment w:id="1434" w:author="RV" w:date="2022-09-05T09:54:00Z" w:initials="RV">
    <w:p w14:paraId="0ED83E24" w14:textId="5D28DCC5" w:rsidR="006B761E" w:rsidRDefault="006B761E">
      <w:pPr>
        <w:pStyle w:val="CommentText"/>
      </w:pPr>
      <w:r>
        <w:rPr>
          <w:rStyle w:val="CommentReference"/>
        </w:rPr>
        <w:annotationRef/>
      </w:r>
      <w:r>
        <w:t>Feedback for operators</w:t>
      </w:r>
      <w:r w:rsidR="00B713FD">
        <w:t xml:space="preserve"> and regulators </w:t>
      </w:r>
    </w:p>
    <w:p w14:paraId="0D3589CE" w14:textId="77777777" w:rsidR="00B713FD" w:rsidRDefault="00B713FD">
      <w:pPr>
        <w:pStyle w:val="CommentText"/>
      </w:pPr>
      <w:r>
        <w:t>Complains locations</w:t>
      </w:r>
    </w:p>
    <w:p w14:paraId="212322BD" w14:textId="78650A13" w:rsidR="00B713FD" w:rsidRDefault="00B713FD">
      <w:pPr>
        <w:pStyle w:val="CommentText"/>
      </w:pPr>
      <w:r>
        <w:t>Maybe it is part of marketing category / supplementary category</w:t>
      </w:r>
    </w:p>
  </w:comment>
  <w:comment w:id="1462" w:author="RV" w:date="2022-08-19T10:55:00Z" w:initials="RV">
    <w:p w14:paraId="70D4E774" w14:textId="357DEBD1" w:rsidR="0017784B" w:rsidRDefault="0017784B">
      <w:pPr>
        <w:pStyle w:val="CommentText"/>
      </w:pPr>
      <w:r>
        <w:rPr>
          <w:rStyle w:val="CommentReference"/>
        </w:rPr>
        <w:annotationRef/>
      </w:r>
      <w:r>
        <w:t xml:space="preserve">To find a </w:t>
      </w:r>
      <w:r w:rsidR="00D01819">
        <w:t xml:space="preserve">section </w:t>
      </w:r>
      <w:r w:rsidR="000D63D2">
        <w:t>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530480" w15:done="0"/>
  <w15:commentEx w15:paraId="58B86B91" w15:done="0"/>
  <w15:commentEx w15:paraId="4B5EF95A" w15:done="0"/>
  <w15:commentEx w15:paraId="5A0B2CB6" w15:done="0"/>
  <w15:commentEx w15:paraId="53413AB5" w15:done="0"/>
  <w15:commentEx w15:paraId="073F8C16" w15:done="0"/>
  <w15:commentEx w15:paraId="160A9D58" w15:done="0"/>
  <w15:commentEx w15:paraId="110AEDFE" w15:done="0"/>
  <w15:commentEx w15:paraId="0B576A53" w15:done="0"/>
  <w15:commentEx w15:paraId="2A210E44" w15:done="0"/>
  <w15:commentEx w15:paraId="3F4CB8D2" w15:done="0"/>
  <w15:commentEx w15:paraId="7BC59288" w15:done="0"/>
  <w15:commentEx w15:paraId="3759F1A7" w15:done="0"/>
  <w15:commentEx w15:paraId="3A4DE57F" w15:done="0"/>
  <w15:commentEx w15:paraId="6C79A195" w15:done="0"/>
  <w15:commentEx w15:paraId="3086FCEF" w15:done="0"/>
  <w15:commentEx w15:paraId="0B7873CE" w15:done="0"/>
  <w15:commentEx w15:paraId="6EC1554C" w15:done="0"/>
  <w15:commentEx w15:paraId="0EA0D84B" w15:done="0"/>
  <w15:commentEx w15:paraId="3A85A171" w15:done="0"/>
  <w15:commentEx w15:paraId="7F574725" w15:done="0"/>
  <w15:commentEx w15:paraId="2D04D6E5" w15:paraIdParent="7F574725" w15:done="0"/>
  <w15:commentEx w15:paraId="15103B91" w15:done="0"/>
  <w15:commentEx w15:paraId="3C6DD295" w15:done="0"/>
  <w15:commentEx w15:paraId="409509C9" w15:done="0"/>
  <w15:commentEx w15:paraId="318318D4" w15:done="0"/>
  <w15:commentEx w15:paraId="6BE23ABE" w15:done="0"/>
  <w15:commentEx w15:paraId="5041FDA4" w15:paraIdParent="6BE23ABE" w15:done="0"/>
  <w15:commentEx w15:paraId="7FF5155F" w15:done="0"/>
  <w15:commentEx w15:paraId="1630DC77" w15:done="0"/>
  <w15:commentEx w15:paraId="4A80D0EC" w15:done="0"/>
  <w15:commentEx w15:paraId="4ADBCAF2" w15:done="0"/>
  <w15:commentEx w15:paraId="0CA84051" w15:done="0"/>
  <w15:commentEx w15:paraId="3D15D2EB" w15:done="0"/>
  <w15:commentEx w15:paraId="35630D4F" w15:done="0"/>
  <w15:commentEx w15:paraId="212322BD" w15:done="0"/>
  <w15:commentEx w15:paraId="70D4E7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F0923" w16cex:dateUtc="2022-08-23T13:06:00Z"/>
  <w16cex:commentExtensible w16cex:durableId="26AF09D9" w16cex:dateUtc="2022-08-23T13:10:00Z"/>
  <w16cex:commentExtensible w16cex:durableId="26C04072" w16cex:dateUtc="2022-09-05T14:31:00Z"/>
  <w16cex:commentExtensible w16cex:durableId="26C6FE92" w16cex:dateUtc="2022-09-10T06:46:00Z"/>
  <w16cex:commentExtensible w16cex:durableId="26A78EE6" w16cex:dateUtc="2022-08-17T11:59:00Z"/>
  <w16cex:commentExtensible w16cex:durableId="26B8C27D" w16cex:dateUtc="2022-08-30T22:08:00Z"/>
  <w16cex:commentExtensible w16cex:durableId="26B8C559" w16cex:dateUtc="2022-08-30T22:20:00Z"/>
  <w16cex:commentExtensible w16cex:durableId="26B8C4DE" w16cex:dateUtc="2022-08-30T22:18:00Z"/>
  <w16cex:commentExtensible w16cex:durableId="26C1DDFE" w16cex:dateUtc="2022-09-06T19:55:00Z"/>
  <w16cex:commentExtensible w16cex:durableId="26CEBD08" w16cex:dateUtc="2022-09-16T14:14:00Z"/>
  <w16cex:commentExtensible w16cex:durableId="26C20506" w16cex:dateUtc="2022-09-06T22:42:00Z"/>
  <w16cex:commentExtensible w16cex:durableId="26C042B6" w16cex:dateUtc="2022-09-05T14:41:00Z"/>
  <w16cex:commentExtensible w16cex:durableId="26C1FDC6" w16cex:dateUtc="2022-09-06T22:11:00Z"/>
  <w16cex:commentExtensible w16cex:durableId="26A78D4A" w16cex:dateUtc="2022-08-17T11:52:00Z"/>
  <w16cex:commentExtensible w16cex:durableId="26A9E4CA" w16cex:dateUtc="2022-08-19T15:30:00Z"/>
  <w16cex:commentExtensible w16cex:durableId="26A7882B" w16cex:dateUtc="2022-08-17T14:30:00Z"/>
  <w16cex:commentExtensible w16cex:durableId="26ACBBEB" w16cex:dateUtc="2022-08-21T19:12:00Z"/>
  <w16cex:commentExtensible w16cex:durableId="26A914A4" w16cex:dateUtc="2022-08-19T00:42:00Z"/>
  <w16cex:commentExtensible w16cex:durableId="26A9E66E" w16cex:dateUtc="2022-08-19T15:37:00Z"/>
  <w16cex:commentExtensible w16cex:durableId="26A9E3B3" w16cex:dateUtc="2022-08-19T15:25:00Z"/>
  <w16cex:commentExtensible w16cex:durableId="26A78AF3" w16cex:dateUtc="2022-08-17T14:42:00Z"/>
  <w16cex:commentExtensible w16cex:durableId="26A78B41" w16cex:dateUtc="2022-08-17T14:44:00Z"/>
  <w16cex:commentExtensible w16cex:durableId="26AD0187" w16cex:dateUtc="2022-08-21T13:39:00Z"/>
  <w16cex:commentExtensible w16cex:durableId="26A78935" w16cex:dateUtc="2022-08-17T14:35:00Z"/>
  <w16cex:commentExtensible w16cex:durableId="26A78DA0" w16cex:dateUtc="2022-08-17T14:54:00Z"/>
  <w16cex:commentExtensible w16cex:durableId="26C76B66" w16cex:dateUtc="2022-08-21T19:42:00Z"/>
  <w16cex:commentExtensible w16cex:durableId="26C0456D" w16cex:dateUtc="2022-09-05T14:52:00Z"/>
  <w16cex:commentExtensible w16cex:durableId="26C045BE" w16cex:dateUtc="2022-09-05T14:54:00Z"/>
  <w16cex:commentExtensible w16cex:durableId="26A9EAA5" w16cex:dateUtc="2022-08-19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530480" w16cid:durableId="26AF0923"/>
  <w16cid:commentId w16cid:paraId="58B86B91" w16cid:durableId="26AF09D9"/>
  <w16cid:commentId w16cid:paraId="4B5EF95A" w16cid:durableId="26C04072"/>
  <w16cid:commentId w16cid:paraId="5A0B2CB6" w16cid:durableId="26C6FE92"/>
  <w16cid:commentId w16cid:paraId="53413AB5" w16cid:durableId="26A78EE6"/>
  <w16cid:commentId w16cid:paraId="073F8C16" w16cid:durableId="26B8C27D"/>
  <w16cid:commentId w16cid:paraId="160A9D58" w16cid:durableId="26B8C559"/>
  <w16cid:commentId w16cid:paraId="110AEDFE" w16cid:durableId="26B8C4DE"/>
  <w16cid:commentId w16cid:paraId="0B576A53" w16cid:durableId="26C1DDFE"/>
  <w16cid:commentId w16cid:paraId="2A210E44" w16cid:durableId="26CEBD08"/>
  <w16cid:commentId w16cid:paraId="3F4CB8D2" w16cid:durableId="26C20506"/>
  <w16cid:commentId w16cid:paraId="7BC59288" w16cid:durableId="26C042B6"/>
  <w16cid:commentId w16cid:paraId="3759F1A7" w16cid:durableId="26C1FDC6"/>
  <w16cid:commentId w16cid:paraId="3A4DE57F" w16cid:durableId="26A5D28A"/>
  <w16cid:commentId w16cid:paraId="6C79A195" w16cid:durableId="26A78D4A"/>
  <w16cid:commentId w16cid:paraId="3086FCEF" w16cid:durableId="26A5D28D"/>
  <w16cid:commentId w16cid:paraId="0B7873CE" w16cid:durableId="26A5D28E"/>
  <w16cid:commentId w16cid:paraId="6EC1554C" w16cid:durableId="26A5D28F"/>
  <w16cid:commentId w16cid:paraId="0EA0D84B" w16cid:durableId="26A5D290"/>
  <w16cid:commentId w16cid:paraId="3A85A171" w16cid:durableId="26A9E4CA"/>
  <w16cid:commentId w16cid:paraId="7F574725" w16cid:durableId="26A7882B"/>
  <w16cid:commentId w16cid:paraId="2D04D6E5" w16cid:durableId="26ACBBEB"/>
  <w16cid:commentId w16cid:paraId="15103B91" w16cid:durableId="26A914A4"/>
  <w16cid:commentId w16cid:paraId="3C6DD295" w16cid:durableId="26A9E66E"/>
  <w16cid:commentId w16cid:paraId="409509C9" w16cid:durableId="26A9E3B3"/>
  <w16cid:commentId w16cid:paraId="318318D4" w16cid:durableId="26A78AF3"/>
  <w16cid:commentId w16cid:paraId="6BE23ABE" w16cid:durableId="26A78B41"/>
  <w16cid:commentId w16cid:paraId="5041FDA4" w16cid:durableId="26AD0187"/>
  <w16cid:commentId w16cid:paraId="7FF5155F" w16cid:durableId="26A78935"/>
  <w16cid:commentId w16cid:paraId="1630DC77" w16cid:durableId="26A78DA0"/>
  <w16cid:commentId w16cid:paraId="4A80D0EC" w16cid:durableId="26C76B67"/>
  <w16cid:commentId w16cid:paraId="4ADBCAF2" w16cid:durableId="26C76B66"/>
  <w16cid:commentId w16cid:paraId="0CA84051" w16cid:durableId="26A5D295"/>
  <w16cid:commentId w16cid:paraId="3D15D2EB" w16cid:durableId="26A5D296"/>
  <w16cid:commentId w16cid:paraId="35630D4F" w16cid:durableId="26C0456D"/>
  <w16cid:commentId w16cid:paraId="212322BD" w16cid:durableId="26C045BE"/>
  <w16cid:commentId w16cid:paraId="70D4E774" w16cid:durableId="26A9EA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6C347" w14:textId="77777777" w:rsidR="003876DA" w:rsidRDefault="003876DA">
      <w:r>
        <w:separator/>
      </w:r>
    </w:p>
  </w:endnote>
  <w:endnote w:type="continuationSeparator" w:id="0">
    <w:p w14:paraId="545EA606" w14:textId="77777777" w:rsidR="003876DA" w:rsidRDefault="003876DA">
      <w:r>
        <w:continuationSeparator/>
      </w:r>
    </w:p>
  </w:endnote>
  <w:endnote w:type="continuationNotice" w:id="1">
    <w:p w14:paraId="717C1238" w14:textId="77777777" w:rsidR="003876DA" w:rsidRDefault="003876D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
    <w:altName w:val="MS Mincho"/>
    <w:panose1 w:val="00000000000000000000"/>
    <w:charset w:val="80"/>
    <w:family w:val="auto"/>
    <w:notTrueType/>
    <w:pitch w:val="variable"/>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AA1EC" w14:textId="77777777" w:rsidR="003876DA" w:rsidRDefault="003876DA">
      <w:r>
        <w:separator/>
      </w:r>
    </w:p>
  </w:footnote>
  <w:footnote w:type="continuationSeparator" w:id="0">
    <w:p w14:paraId="32D37829" w14:textId="77777777" w:rsidR="003876DA" w:rsidRDefault="003876DA">
      <w:r>
        <w:continuationSeparator/>
      </w:r>
    </w:p>
  </w:footnote>
  <w:footnote w:type="continuationNotice" w:id="1">
    <w:p w14:paraId="51DA822D" w14:textId="77777777" w:rsidR="003876DA" w:rsidRDefault="003876DA">
      <w:pPr>
        <w:spacing w:before="0"/>
      </w:pPr>
    </w:p>
  </w:footnote>
  <w:footnote w:id="2">
    <w:p w14:paraId="6F9CA191" w14:textId="3AB49DE4" w:rsidR="00D66D3C" w:rsidRPr="00D66D3C" w:rsidRDefault="00D66D3C">
      <w:pPr>
        <w:autoSpaceDE w:val="0"/>
        <w:autoSpaceDN w:val="0"/>
        <w:adjustRightInd w:val="0"/>
        <w:spacing w:before="0"/>
        <w:jc w:val="both"/>
        <w:rPr>
          <w:sz w:val="20"/>
          <w:lang w:val="en-US" w:eastAsia="zh-CN"/>
          <w:rPrChange w:id="1106" w:author="RV" w:date="2022-09-09T14:48:00Z">
            <w:rPr/>
          </w:rPrChange>
        </w:rPr>
        <w:pPrChange w:id="1107" w:author="RV" w:date="2022-09-09T14:48:00Z">
          <w:pPr>
            <w:pStyle w:val="FootnoteText"/>
          </w:pPr>
        </w:pPrChange>
      </w:pPr>
      <w:ins w:id="1108" w:author="RV" w:date="2022-09-09T14:48:00Z">
        <w:r>
          <w:rPr>
            <w:rStyle w:val="FootnoteReference"/>
          </w:rPr>
          <w:footnoteRef/>
        </w:r>
        <w:r>
          <w:t xml:space="preserve"> </w:t>
        </w:r>
        <w:r w:rsidRPr="00D66D3C">
          <w:rPr>
            <w:rFonts w:eastAsia="Times New Roman"/>
            <w:sz w:val="20"/>
            <w:szCs w:val="20"/>
            <w:lang w:val="en-US" w:eastAsia="zh-CN"/>
            <w:rPrChange w:id="1109" w:author="RV" w:date="2022-09-09T14:48:00Z">
              <w:rPr>
                <w:sz w:val="20"/>
                <w:lang w:val="es-MX" w:eastAsia="zh-CN"/>
              </w:rPr>
            </w:rPrChange>
          </w:rPr>
          <w:t>If X</w:t>
        </w:r>
        <w:r w:rsidRPr="00D66D3C">
          <w:rPr>
            <w:rFonts w:eastAsia="Times New Roman"/>
            <w:sz w:val="13"/>
            <w:szCs w:val="13"/>
            <w:lang w:val="en-US" w:eastAsia="zh-CN"/>
            <w:rPrChange w:id="1110" w:author="RV" w:date="2022-09-09T14:48:00Z">
              <w:rPr>
                <w:sz w:val="13"/>
                <w:szCs w:val="13"/>
                <w:lang w:val="es-MX" w:eastAsia="zh-CN"/>
              </w:rPr>
            </w:rPrChange>
          </w:rPr>
          <w:t>1</w:t>
        </w:r>
        <w:r w:rsidRPr="00D66D3C">
          <w:rPr>
            <w:rFonts w:eastAsia="Times New Roman"/>
            <w:sz w:val="20"/>
            <w:szCs w:val="20"/>
            <w:lang w:val="en-US" w:eastAsia="zh-CN"/>
            <w:rPrChange w:id="1111" w:author="RV" w:date="2022-09-09T14:48:00Z">
              <w:rPr>
                <w:sz w:val="20"/>
                <w:lang w:val="es-MX" w:eastAsia="zh-CN"/>
              </w:rPr>
            </w:rPrChange>
          </w:rPr>
          <w:t>, X</w:t>
        </w:r>
        <w:r w:rsidRPr="00D66D3C">
          <w:rPr>
            <w:rFonts w:eastAsia="Times New Roman"/>
            <w:sz w:val="13"/>
            <w:szCs w:val="13"/>
            <w:lang w:val="en-US" w:eastAsia="zh-CN"/>
            <w:rPrChange w:id="1112" w:author="RV" w:date="2022-09-09T14:48:00Z">
              <w:rPr>
                <w:sz w:val="13"/>
                <w:szCs w:val="13"/>
                <w:lang w:val="es-MX" w:eastAsia="zh-CN"/>
              </w:rPr>
            </w:rPrChange>
          </w:rPr>
          <w:t>2</w:t>
        </w:r>
        <w:r w:rsidRPr="00D66D3C">
          <w:rPr>
            <w:rFonts w:eastAsia="Times New Roman"/>
            <w:sz w:val="20"/>
            <w:szCs w:val="20"/>
            <w:lang w:val="en-US" w:eastAsia="zh-CN"/>
            <w:rPrChange w:id="1113" w:author="RV" w:date="2022-09-09T14:48:00Z">
              <w:rPr>
                <w:sz w:val="20"/>
                <w:lang w:val="es-MX" w:eastAsia="zh-CN"/>
              </w:rPr>
            </w:rPrChange>
          </w:rPr>
          <w:t xml:space="preserve">, …., </w:t>
        </w:r>
        <w:proofErr w:type="spellStart"/>
        <w:r w:rsidRPr="00D66D3C">
          <w:rPr>
            <w:rFonts w:eastAsia="Times New Roman"/>
            <w:sz w:val="20"/>
            <w:szCs w:val="20"/>
            <w:lang w:val="en-US" w:eastAsia="zh-CN"/>
            <w:rPrChange w:id="1114" w:author="RV" w:date="2022-09-09T14:48:00Z">
              <w:rPr>
                <w:sz w:val="20"/>
                <w:lang w:val="es-MX" w:eastAsia="zh-CN"/>
              </w:rPr>
            </w:rPrChange>
          </w:rPr>
          <w:t>X</w:t>
        </w:r>
        <w:r w:rsidRPr="00D66D3C">
          <w:rPr>
            <w:rFonts w:eastAsia="Times New Roman"/>
            <w:sz w:val="13"/>
            <w:szCs w:val="13"/>
            <w:lang w:val="en-US" w:eastAsia="zh-CN"/>
            <w:rPrChange w:id="1115" w:author="RV" w:date="2022-09-09T14:48:00Z">
              <w:rPr>
                <w:sz w:val="13"/>
                <w:szCs w:val="13"/>
                <w:lang w:val="es-MX" w:eastAsia="zh-CN"/>
              </w:rPr>
            </w:rPrChange>
          </w:rPr>
          <w:t>p</w:t>
        </w:r>
        <w:proofErr w:type="spellEnd"/>
        <w:r w:rsidRPr="00D66D3C">
          <w:rPr>
            <w:rFonts w:eastAsia="Times New Roman"/>
            <w:sz w:val="13"/>
            <w:szCs w:val="13"/>
            <w:lang w:val="en-US" w:eastAsia="zh-CN"/>
            <w:rPrChange w:id="1116" w:author="RV" w:date="2022-09-09T14:48:00Z">
              <w:rPr>
                <w:sz w:val="13"/>
                <w:szCs w:val="13"/>
                <w:lang w:val="es-MX" w:eastAsia="zh-CN"/>
              </w:rPr>
            </w:rPrChange>
          </w:rPr>
          <w:t xml:space="preserve"> </w:t>
        </w:r>
        <w:r w:rsidRPr="00D66D3C">
          <w:rPr>
            <w:rFonts w:eastAsia="Times New Roman"/>
            <w:sz w:val="20"/>
            <w:szCs w:val="20"/>
            <w:lang w:val="en-US" w:eastAsia="zh-CN"/>
            <w:rPrChange w:id="1117" w:author="RV" w:date="2022-09-09T14:48:00Z">
              <w:rPr>
                <w:sz w:val="20"/>
                <w:lang w:val="es-MX" w:eastAsia="zh-CN"/>
              </w:rPr>
            </w:rPrChange>
          </w:rPr>
          <w:t>are the original set of p variables, then a variable Y formed from a linear combination of these</w:t>
        </w:r>
        <w:r>
          <w:rPr>
            <w:rFonts w:eastAsia="Times New Roman"/>
            <w:sz w:val="20"/>
            <w:szCs w:val="20"/>
            <w:lang w:val="en-US" w:eastAsia="zh-CN"/>
          </w:rPr>
          <w:t xml:space="preserve"> </w:t>
        </w:r>
        <w:r w:rsidRPr="00D66D3C">
          <w:rPr>
            <w:rFonts w:eastAsia="Times New Roman"/>
            <w:sz w:val="20"/>
            <w:szCs w:val="20"/>
            <w:lang w:val="en-US" w:eastAsia="zh-CN"/>
            <w:rPrChange w:id="1118" w:author="RV" w:date="2022-09-09T14:48:00Z">
              <w:rPr>
                <w:sz w:val="20"/>
                <w:lang w:val="es-MX" w:eastAsia="zh-CN"/>
              </w:rPr>
            </w:rPrChange>
          </w:rPr>
          <w:t>takes the form Y = a</w:t>
        </w:r>
        <w:r w:rsidRPr="00D66D3C">
          <w:rPr>
            <w:rFonts w:eastAsia="Times New Roman"/>
            <w:sz w:val="13"/>
            <w:szCs w:val="13"/>
            <w:lang w:val="en-US" w:eastAsia="zh-CN"/>
            <w:rPrChange w:id="1119" w:author="RV" w:date="2022-09-09T14:48:00Z">
              <w:rPr>
                <w:sz w:val="13"/>
                <w:szCs w:val="13"/>
                <w:lang w:val="es-MX" w:eastAsia="zh-CN"/>
              </w:rPr>
            </w:rPrChange>
          </w:rPr>
          <w:t>1</w:t>
        </w:r>
        <w:r w:rsidRPr="00D66D3C">
          <w:rPr>
            <w:rFonts w:eastAsia="Times New Roman"/>
            <w:sz w:val="20"/>
            <w:szCs w:val="20"/>
            <w:lang w:val="en-US" w:eastAsia="zh-CN"/>
            <w:rPrChange w:id="1120" w:author="RV" w:date="2022-09-09T14:48:00Z">
              <w:rPr>
                <w:sz w:val="20"/>
                <w:lang w:val="es-MX" w:eastAsia="zh-CN"/>
              </w:rPr>
            </w:rPrChange>
          </w:rPr>
          <w:t>X</w:t>
        </w:r>
        <w:r w:rsidRPr="00D66D3C">
          <w:rPr>
            <w:rFonts w:eastAsia="Times New Roman"/>
            <w:sz w:val="13"/>
            <w:szCs w:val="13"/>
            <w:lang w:val="en-US" w:eastAsia="zh-CN"/>
            <w:rPrChange w:id="1121" w:author="RV" w:date="2022-09-09T14:48:00Z">
              <w:rPr>
                <w:sz w:val="13"/>
                <w:szCs w:val="13"/>
                <w:lang w:val="es-MX" w:eastAsia="zh-CN"/>
              </w:rPr>
            </w:rPrChange>
          </w:rPr>
          <w:t xml:space="preserve">1 </w:t>
        </w:r>
        <w:r w:rsidRPr="00D66D3C">
          <w:rPr>
            <w:rFonts w:eastAsia="Times New Roman"/>
            <w:sz w:val="20"/>
            <w:szCs w:val="20"/>
            <w:lang w:val="en-US" w:eastAsia="zh-CN"/>
            <w:rPrChange w:id="1122" w:author="RV" w:date="2022-09-09T14:48:00Z">
              <w:rPr>
                <w:sz w:val="20"/>
                <w:lang w:val="es-MX" w:eastAsia="zh-CN"/>
              </w:rPr>
            </w:rPrChange>
          </w:rPr>
          <w:t>+ a</w:t>
        </w:r>
        <w:r w:rsidRPr="00D66D3C">
          <w:rPr>
            <w:rFonts w:eastAsia="Times New Roman"/>
            <w:sz w:val="13"/>
            <w:szCs w:val="13"/>
            <w:lang w:val="en-US" w:eastAsia="zh-CN"/>
            <w:rPrChange w:id="1123" w:author="RV" w:date="2022-09-09T14:48:00Z">
              <w:rPr>
                <w:sz w:val="13"/>
                <w:szCs w:val="13"/>
                <w:lang w:val="es-MX" w:eastAsia="zh-CN"/>
              </w:rPr>
            </w:rPrChange>
          </w:rPr>
          <w:t>2</w:t>
        </w:r>
        <w:r w:rsidRPr="00D66D3C">
          <w:rPr>
            <w:rFonts w:eastAsia="Times New Roman"/>
            <w:sz w:val="20"/>
            <w:szCs w:val="20"/>
            <w:lang w:val="en-US" w:eastAsia="zh-CN"/>
            <w:rPrChange w:id="1124" w:author="RV" w:date="2022-09-09T14:48:00Z">
              <w:rPr>
                <w:sz w:val="20"/>
                <w:lang w:val="es-MX" w:eastAsia="zh-CN"/>
              </w:rPr>
            </w:rPrChange>
          </w:rPr>
          <w:t>X</w:t>
        </w:r>
        <w:r w:rsidRPr="00D66D3C">
          <w:rPr>
            <w:rFonts w:eastAsia="Times New Roman"/>
            <w:sz w:val="13"/>
            <w:szCs w:val="13"/>
            <w:lang w:val="en-US" w:eastAsia="zh-CN"/>
            <w:rPrChange w:id="1125" w:author="RV" w:date="2022-09-09T14:48:00Z">
              <w:rPr>
                <w:sz w:val="13"/>
                <w:szCs w:val="13"/>
                <w:lang w:val="es-MX" w:eastAsia="zh-CN"/>
              </w:rPr>
            </w:rPrChange>
          </w:rPr>
          <w:t xml:space="preserve">2 </w:t>
        </w:r>
        <w:r w:rsidRPr="00D66D3C">
          <w:rPr>
            <w:rFonts w:eastAsia="Times New Roman"/>
            <w:sz w:val="20"/>
            <w:szCs w:val="20"/>
            <w:lang w:val="en-US" w:eastAsia="zh-CN"/>
            <w:rPrChange w:id="1126" w:author="RV" w:date="2022-09-09T14:48:00Z">
              <w:rPr>
                <w:sz w:val="20"/>
                <w:lang w:val="es-MX" w:eastAsia="zh-CN"/>
              </w:rPr>
            </w:rPrChange>
          </w:rPr>
          <w:t xml:space="preserve">+ </w:t>
        </w:r>
        <w:proofErr w:type="gramStart"/>
        <w:r w:rsidRPr="00D66D3C">
          <w:rPr>
            <w:rFonts w:eastAsia="Times New Roman"/>
            <w:sz w:val="20"/>
            <w:szCs w:val="20"/>
            <w:lang w:val="en-US" w:eastAsia="zh-CN"/>
            <w:rPrChange w:id="1127" w:author="RV" w:date="2022-09-09T14:48:00Z">
              <w:rPr>
                <w:sz w:val="20"/>
                <w:lang w:val="es-MX" w:eastAsia="zh-CN"/>
              </w:rPr>
            </w:rPrChange>
          </w:rPr>
          <w:t>….+</w:t>
        </w:r>
        <w:proofErr w:type="gramEnd"/>
        <w:r w:rsidRPr="00D66D3C">
          <w:rPr>
            <w:rFonts w:eastAsia="Times New Roman"/>
            <w:sz w:val="20"/>
            <w:szCs w:val="20"/>
            <w:lang w:val="en-US" w:eastAsia="zh-CN"/>
            <w:rPrChange w:id="1128" w:author="RV" w:date="2022-09-09T14:48:00Z">
              <w:rPr>
                <w:sz w:val="20"/>
                <w:lang w:val="es-MX" w:eastAsia="zh-CN"/>
              </w:rPr>
            </w:rPrChange>
          </w:rPr>
          <w:t xml:space="preserve"> </w:t>
        </w:r>
        <w:proofErr w:type="spellStart"/>
        <w:r w:rsidRPr="00D66D3C">
          <w:rPr>
            <w:rFonts w:eastAsia="Times New Roman"/>
            <w:sz w:val="20"/>
            <w:szCs w:val="20"/>
            <w:lang w:val="en-US" w:eastAsia="zh-CN"/>
            <w:rPrChange w:id="1129" w:author="RV" w:date="2022-09-09T14:48:00Z">
              <w:rPr>
                <w:sz w:val="20"/>
                <w:lang w:val="es-MX" w:eastAsia="zh-CN"/>
              </w:rPr>
            </w:rPrChange>
          </w:rPr>
          <w:t>a</w:t>
        </w:r>
        <w:r w:rsidRPr="00D66D3C">
          <w:rPr>
            <w:rFonts w:eastAsia="Times New Roman"/>
            <w:sz w:val="13"/>
            <w:szCs w:val="13"/>
            <w:lang w:val="en-US" w:eastAsia="zh-CN"/>
            <w:rPrChange w:id="1130" w:author="RV" w:date="2022-09-09T14:48:00Z">
              <w:rPr>
                <w:sz w:val="13"/>
                <w:szCs w:val="13"/>
                <w:lang w:val="es-MX" w:eastAsia="zh-CN"/>
              </w:rPr>
            </w:rPrChange>
          </w:rPr>
          <w:t>p</w:t>
        </w:r>
        <w:r w:rsidRPr="00D66D3C">
          <w:rPr>
            <w:rFonts w:eastAsia="Times New Roman"/>
            <w:sz w:val="20"/>
            <w:szCs w:val="20"/>
            <w:lang w:val="en-US" w:eastAsia="zh-CN"/>
            <w:rPrChange w:id="1131" w:author="RV" w:date="2022-09-09T14:48:00Z">
              <w:rPr>
                <w:sz w:val="20"/>
                <w:lang w:val="es-MX" w:eastAsia="zh-CN"/>
              </w:rPr>
            </w:rPrChange>
          </w:rPr>
          <w:t>X</w:t>
        </w:r>
        <w:r w:rsidRPr="00D66D3C">
          <w:rPr>
            <w:rFonts w:eastAsia="Times New Roman"/>
            <w:sz w:val="13"/>
            <w:szCs w:val="13"/>
            <w:lang w:val="en-US" w:eastAsia="zh-CN"/>
            <w:rPrChange w:id="1132" w:author="RV" w:date="2022-09-09T14:48:00Z">
              <w:rPr>
                <w:sz w:val="13"/>
                <w:szCs w:val="13"/>
                <w:lang w:val="es-MX" w:eastAsia="zh-CN"/>
              </w:rPr>
            </w:rPrChange>
          </w:rPr>
          <w:t>p</w:t>
        </w:r>
        <w:proofErr w:type="spellEnd"/>
        <w:r w:rsidRPr="00D66D3C">
          <w:rPr>
            <w:rFonts w:eastAsia="Times New Roman"/>
            <w:sz w:val="13"/>
            <w:szCs w:val="13"/>
            <w:lang w:val="en-US" w:eastAsia="zh-CN"/>
            <w:rPrChange w:id="1133" w:author="RV" w:date="2022-09-09T14:48:00Z">
              <w:rPr>
                <w:sz w:val="13"/>
                <w:szCs w:val="13"/>
                <w:lang w:val="es-MX" w:eastAsia="zh-CN"/>
              </w:rPr>
            </w:rPrChange>
          </w:rPr>
          <w:t xml:space="preserve"> </w:t>
        </w:r>
        <w:r w:rsidRPr="00D66D3C">
          <w:rPr>
            <w:rFonts w:eastAsia="Times New Roman"/>
            <w:sz w:val="20"/>
            <w:szCs w:val="20"/>
            <w:lang w:val="en-US" w:eastAsia="zh-CN"/>
            <w:rPrChange w:id="1134" w:author="RV" w:date="2022-09-09T14:48:00Z">
              <w:rPr>
                <w:sz w:val="20"/>
                <w:lang w:val="es-MX" w:eastAsia="zh-CN"/>
              </w:rPr>
            </w:rPrChange>
          </w:rPr>
          <w:t>where the a</w:t>
        </w:r>
        <w:r w:rsidRPr="00D66D3C">
          <w:rPr>
            <w:rFonts w:eastAsia="Times New Roman"/>
            <w:sz w:val="13"/>
            <w:szCs w:val="13"/>
            <w:lang w:val="en-US" w:eastAsia="zh-CN"/>
            <w:rPrChange w:id="1135" w:author="RV" w:date="2022-09-09T14:48:00Z">
              <w:rPr>
                <w:sz w:val="13"/>
                <w:szCs w:val="13"/>
                <w:lang w:val="es-MX" w:eastAsia="zh-CN"/>
              </w:rPr>
            </w:rPrChange>
          </w:rPr>
          <w:t>i</w:t>
        </w:r>
        <w:r w:rsidRPr="00D66D3C">
          <w:rPr>
            <w:rFonts w:eastAsia="Times New Roman"/>
            <w:sz w:val="20"/>
            <w:szCs w:val="20"/>
            <w:lang w:val="en-US" w:eastAsia="zh-CN"/>
            <w:rPrChange w:id="1136" w:author="RV" w:date="2022-09-09T14:48:00Z">
              <w:rPr>
                <w:sz w:val="20"/>
                <w:lang w:val="es-MX" w:eastAsia="zh-CN"/>
              </w:rPr>
            </w:rPrChange>
          </w:rPr>
          <w:t>’s (</w:t>
        </w:r>
        <w:proofErr w:type="spellStart"/>
        <w:r w:rsidRPr="00D66D3C">
          <w:rPr>
            <w:rFonts w:eastAsia="Times New Roman"/>
            <w:sz w:val="20"/>
            <w:szCs w:val="20"/>
            <w:lang w:val="en-US" w:eastAsia="zh-CN"/>
            <w:rPrChange w:id="1137" w:author="RV" w:date="2022-09-09T14:48:00Z">
              <w:rPr>
                <w:sz w:val="20"/>
                <w:lang w:val="es-MX" w:eastAsia="zh-CN"/>
              </w:rPr>
            </w:rPrChange>
          </w:rPr>
          <w:t>i</w:t>
        </w:r>
        <w:proofErr w:type="spellEnd"/>
        <w:r w:rsidRPr="00D66D3C">
          <w:rPr>
            <w:rFonts w:eastAsia="Times New Roman"/>
            <w:sz w:val="20"/>
            <w:szCs w:val="20"/>
            <w:lang w:val="en-US" w:eastAsia="zh-CN"/>
            <w:rPrChange w:id="1138" w:author="RV" w:date="2022-09-09T14:48:00Z">
              <w:rPr>
                <w:sz w:val="20"/>
                <w:lang w:val="es-MX" w:eastAsia="zh-CN"/>
              </w:rPr>
            </w:rPrChange>
          </w:rPr>
          <w:t>=1,2,…,p) are numbers, i.e. the principal component</w:t>
        </w:r>
        <w:r>
          <w:rPr>
            <w:rFonts w:eastAsia="Times New Roman"/>
            <w:sz w:val="20"/>
            <w:szCs w:val="20"/>
            <w:lang w:val="en-US" w:eastAsia="zh-CN"/>
          </w:rPr>
          <w:t xml:space="preserve">  </w:t>
        </w:r>
        <w:r w:rsidRPr="00D66D3C">
          <w:rPr>
            <w:rFonts w:eastAsia="Times New Roman"/>
            <w:sz w:val="20"/>
            <w:szCs w:val="20"/>
            <w:lang w:val="en-US" w:eastAsia="zh-CN"/>
            <w:rPrChange w:id="1139" w:author="RV" w:date="2022-09-09T14:48:00Z">
              <w:rPr>
                <w:sz w:val="20"/>
                <w:lang w:val="es-MX" w:eastAsia="zh-CN"/>
              </w:rPr>
            </w:rPrChange>
          </w:rPr>
          <w:t>coefficients.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B573C" w14:textId="77777777" w:rsidR="00F31B0E" w:rsidRDefault="00F31B0E">
    <w:pPr>
      <w:jc w:val="center"/>
    </w:pPr>
    <w:r>
      <w:t xml:space="preserve">- </w:t>
    </w:r>
    <w:r>
      <w:fldChar w:fldCharType="begin"/>
    </w:r>
    <w:r>
      <w:instrText xml:space="preserve"> PAGE </w:instrText>
    </w:r>
    <w:r>
      <w:fldChar w:fldCharType="separate"/>
    </w:r>
    <w:r w:rsidR="00F4504C">
      <w:rPr>
        <w:noProof/>
      </w:rPr>
      <w:t>5</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D32A62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2D8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A78DB8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310091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2E4C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C48C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E0C9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B6A9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4C7D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5A83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23265"/>
    <w:multiLevelType w:val="multilevel"/>
    <w:tmpl w:val="0F8E310C"/>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3131466"/>
    <w:multiLevelType w:val="multilevel"/>
    <w:tmpl w:val="70C21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61740"/>
    <w:multiLevelType w:val="hybridMultilevel"/>
    <w:tmpl w:val="588C7B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4DA3D2F"/>
    <w:multiLevelType w:val="multilevel"/>
    <w:tmpl w:val="09D20FBC"/>
    <w:lvl w:ilvl="0">
      <w:start w:val="6"/>
      <w:numFmt w:val="decimal"/>
      <w:lvlText w:val="%1"/>
      <w:lvlJc w:val="left"/>
      <w:pPr>
        <w:ind w:left="480" w:hanging="480"/>
      </w:pPr>
      <w:rPr>
        <w:rFonts w:eastAsia="Times New Roman" w:hint="default"/>
      </w:rPr>
    </w:lvl>
    <w:lvl w:ilvl="1">
      <w:start w:val="9"/>
      <w:numFmt w:val="decimal"/>
      <w:lvlText w:val="%1.%2"/>
      <w:lvlJc w:val="left"/>
      <w:pPr>
        <w:ind w:left="480" w:hanging="480"/>
      </w:pPr>
      <w:rPr>
        <w:rFonts w:eastAsia="Times New Roman" w:hint="default"/>
      </w:rPr>
    </w:lvl>
    <w:lvl w:ilvl="2">
      <w:start w:val="2"/>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4" w15:restartNumberingAfterBreak="0">
    <w:nsid w:val="05914398"/>
    <w:multiLevelType w:val="hybridMultilevel"/>
    <w:tmpl w:val="AB2C255A"/>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0A062FD2"/>
    <w:multiLevelType w:val="hybridMultilevel"/>
    <w:tmpl w:val="A8343C78"/>
    <w:lvl w:ilvl="0" w:tplc="080A0003">
      <w:start w:val="1"/>
      <w:numFmt w:val="bullet"/>
      <w:lvlText w:val="o"/>
      <w:lvlJc w:val="left"/>
      <w:pPr>
        <w:ind w:left="1800" w:hanging="360"/>
      </w:pPr>
      <w:rPr>
        <w:rFonts w:ascii="Courier New" w:hAnsi="Courier New" w:cs="Courier New"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6" w15:restartNumberingAfterBreak="0">
    <w:nsid w:val="0A6870BA"/>
    <w:multiLevelType w:val="multilevel"/>
    <w:tmpl w:val="A3465906"/>
    <w:lvl w:ilvl="0">
      <w:start w:val="6"/>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C913DA6"/>
    <w:multiLevelType w:val="hybridMultilevel"/>
    <w:tmpl w:val="AFE0D1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ECD797C"/>
    <w:multiLevelType w:val="multilevel"/>
    <w:tmpl w:val="08949278"/>
    <w:lvl w:ilvl="0">
      <w:start w:val="6"/>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F2418C7"/>
    <w:multiLevelType w:val="hybridMultilevel"/>
    <w:tmpl w:val="5B9AA308"/>
    <w:lvl w:ilvl="0" w:tplc="BBE252AA">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0912C2A"/>
    <w:multiLevelType w:val="multilevel"/>
    <w:tmpl w:val="5FCEDDAA"/>
    <w:lvl w:ilvl="0">
      <w:start w:val="6"/>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BCD3612"/>
    <w:multiLevelType w:val="hybridMultilevel"/>
    <w:tmpl w:val="39806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6C5EB1"/>
    <w:multiLevelType w:val="hybridMultilevel"/>
    <w:tmpl w:val="01B0186C"/>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3" w15:restartNumberingAfterBreak="0">
    <w:nsid w:val="24E35BB3"/>
    <w:multiLevelType w:val="hybridMultilevel"/>
    <w:tmpl w:val="78BC569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25D221FD"/>
    <w:multiLevelType w:val="hybridMultilevel"/>
    <w:tmpl w:val="57DC0F9C"/>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5" w15:restartNumberingAfterBreak="0">
    <w:nsid w:val="29A260A5"/>
    <w:multiLevelType w:val="hybridMultilevel"/>
    <w:tmpl w:val="E74003FA"/>
    <w:lvl w:ilvl="0" w:tplc="080A0003">
      <w:start w:val="1"/>
      <w:numFmt w:val="bullet"/>
      <w:lvlText w:val="o"/>
      <w:lvlJc w:val="left"/>
      <w:pPr>
        <w:ind w:left="1200" w:hanging="360"/>
      </w:pPr>
      <w:rPr>
        <w:rFonts w:ascii="Courier New" w:hAnsi="Courier New" w:cs="Courier New" w:hint="default"/>
      </w:rPr>
    </w:lvl>
    <w:lvl w:ilvl="1" w:tplc="080A0003" w:tentative="1">
      <w:start w:val="1"/>
      <w:numFmt w:val="bullet"/>
      <w:lvlText w:val="o"/>
      <w:lvlJc w:val="left"/>
      <w:pPr>
        <w:ind w:left="1920" w:hanging="360"/>
      </w:pPr>
      <w:rPr>
        <w:rFonts w:ascii="Courier New" w:hAnsi="Courier New" w:cs="Courier New" w:hint="default"/>
      </w:rPr>
    </w:lvl>
    <w:lvl w:ilvl="2" w:tplc="080A0005" w:tentative="1">
      <w:start w:val="1"/>
      <w:numFmt w:val="bullet"/>
      <w:lvlText w:val=""/>
      <w:lvlJc w:val="left"/>
      <w:pPr>
        <w:ind w:left="2640" w:hanging="360"/>
      </w:pPr>
      <w:rPr>
        <w:rFonts w:ascii="Wingdings" w:hAnsi="Wingdings" w:hint="default"/>
      </w:rPr>
    </w:lvl>
    <w:lvl w:ilvl="3" w:tplc="080A0001" w:tentative="1">
      <w:start w:val="1"/>
      <w:numFmt w:val="bullet"/>
      <w:lvlText w:val=""/>
      <w:lvlJc w:val="left"/>
      <w:pPr>
        <w:ind w:left="3360" w:hanging="360"/>
      </w:pPr>
      <w:rPr>
        <w:rFonts w:ascii="Symbol" w:hAnsi="Symbol" w:hint="default"/>
      </w:rPr>
    </w:lvl>
    <w:lvl w:ilvl="4" w:tplc="080A0003" w:tentative="1">
      <w:start w:val="1"/>
      <w:numFmt w:val="bullet"/>
      <w:lvlText w:val="o"/>
      <w:lvlJc w:val="left"/>
      <w:pPr>
        <w:ind w:left="4080" w:hanging="360"/>
      </w:pPr>
      <w:rPr>
        <w:rFonts w:ascii="Courier New" w:hAnsi="Courier New" w:cs="Courier New" w:hint="default"/>
      </w:rPr>
    </w:lvl>
    <w:lvl w:ilvl="5" w:tplc="080A0005" w:tentative="1">
      <w:start w:val="1"/>
      <w:numFmt w:val="bullet"/>
      <w:lvlText w:val=""/>
      <w:lvlJc w:val="left"/>
      <w:pPr>
        <w:ind w:left="4800" w:hanging="360"/>
      </w:pPr>
      <w:rPr>
        <w:rFonts w:ascii="Wingdings" w:hAnsi="Wingdings" w:hint="default"/>
      </w:rPr>
    </w:lvl>
    <w:lvl w:ilvl="6" w:tplc="080A0001" w:tentative="1">
      <w:start w:val="1"/>
      <w:numFmt w:val="bullet"/>
      <w:lvlText w:val=""/>
      <w:lvlJc w:val="left"/>
      <w:pPr>
        <w:ind w:left="5520" w:hanging="360"/>
      </w:pPr>
      <w:rPr>
        <w:rFonts w:ascii="Symbol" w:hAnsi="Symbol" w:hint="default"/>
      </w:rPr>
    </w:lvl>
    <w:lvl w:ilvl="7" w:tplc="080A0003" w:tentative="1">
      <w:start w:val="1"/>
      <w:numFmt w:val="bullet"/>
      <w:lvlText w:val="o"/>
      <w:lvlJc w:val="left"/>
      <w:pPr>
        <w:ind w:left="6240" w:hanging="360"/>
      </w:pPr>
      <w:rPr>
        <w:rFonts w:ascii="Courier New" w:hAnsi="Courier New" w:cs="Courier New" w:hint="default"/>
      </w:rPr>
    </w:lvl>
    <w:lvl w:ilvl="8" w:tplc="080A0005" w:tentative="1">
      <w:start w:val="1"/>
      <w:numFmt w:val="bullet"/>
      <w:lvlText w:val=""/>
      <w:lvlJc w:val="left"/>
      <w:pPr>
        <w:ind w:left="6960" w:hanging="360"/>
      </w:pPr>
      <w:rPr>
        <w:rFonts w:ascii="Wingdings" w:hAnsi="Wingdings" w:hint="default"/>
      </w:rPr>
    </w:lvl>
  </w:abstractNum>
  <w:abstractNum w:abstractNumId="26" w15:restartNumberingAfterBreak="0">
    <w:nsid w:val="29ED25A0"/>
    <w:multiLevelType w:val="hybridMultilevel"/>
    <w:tmpl w:val="677EB554"/>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7" w15:restartNumberingAfterBreak="0">
    <w:nsid w:val="2DCF2BC5"/>
    <w:multiLevelType w:val="hybridMultilevel"/>
    <w:tmpl w:val="B5FC0D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FE947F0"/>
    <w:multiLevelType w:val="multilevel"/>
    <w:tmpl w:val="26E0B13E"/>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1BC2FBD"/>
    <w:multiLevelType w:val="hybridMultilevel"/>
    <w:tmpl w:val="416C1EA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336E4C13"/>
    <w:multiLevelType w:val="hybridMultilevel"/>
    <w:tmpl w:val="DA6E366A"/>
    <w:lvl w:ilvl="0" w:tplc="04090001">
      <w:start w:val="1"/>
      <w:numFmt w:val="bullet"/>
      <w:lvlText w:val=""/>
      <w:lvlJc w:val="left"/>
      <w:pPr>
        <w:ind w:left="927" w:hanging="360"/>
      </w:pPr>
      <w:rPr>
        <w:rFonts w:ascii="Symbol" w:hAnsi="Symbol" w:hint="default"/>
      </w:rPr>
    </w:lvl>
    <w:lvl w:ilvl="1" w:tplc="080A0003">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31" w15:restartNumberingAfterBreak="0">
    <w:nsid w:val="376020F9"/>
    <w:multiLevelType w:val="multilevel"/>
    <w:tmpl w:val="C1103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73DC8"/>
    <w:multiLevelType w:val="multilevel"/>
    <w:tmpl w:val="FEDAA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854FE"/>
    <w:multiLevelType w:val="hybridMultilevel"/>
    <w:tmpl w:val="374A8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D0D4AE5"/>
    <w:multiLevelType w:val="hybridMultilevel"/>
    <w:tmpl w:val="F4203896"/>
    <w:lvl w:ilvl="0" w:tplc="080A0001">
      <w:start w:val="1"/>
      <w:numFmt w:val="bullet"/>
      <w:lvlText w:val=""/>
      <w:lvlJc w:val="left"/>
      <w:pPr>
        <w:ind w:left="1560" w:hanging="360"/>
      </w:pPr>
      <w:rPr>
        <w:rFonts w:ascii="Symbol" w:hAnsi="Symbol" w:hint="default"/>
      </w:rPr>
    </w:lvl>
    <w:lvl w:ilvl="1" w:tplc="080A0003" w:tentative="1">
      <w:start w:val="1"/>
      <w:numFmt w:val="bullet"/>
      <w:lvlText w:val="o"/>
      <w:lvlJc w:val="left"/>
      <w:pPr>
        <w:ind w:left="2280" w:hanging="360"/>
      </w:pPr>
      <w:rPr>
        <w:rFonts w:ascii="Courier New" w:hAnsi="Courier New" w:cs="Courier New" w:hint="default"/>
      </w:rPr>
    </w:lvl>
    <w:lvl w:ilvl="2" w:tplc="080A0005" w:tentative="1">
      <w:start w:val="1"/>
      <w:numFmt w:val="bullet"/>
      <w:lvlText w:val=""/>
      <w:lvlJc w:val="left"/>
      <w:pPr>
        <w:ind w:left="3000" w:hanging="360"/>
      </w:pPr>
      <w:rPr>
        <w:rFonts w:ascii="Wingdings" w:hAnsi="Wingdings" w:hint="default"/>
      </w:rPr>
    </w:lvl>
    <w:lvl w:ilvl="3" w:tplc="080A0001" w:tentative="1">
      <w:start w:val="1"/>
      <w:numFmt w:val="bullet"/>
      <w:lvlText w:val=""/>
      <w:lvlJc w:val="left"/>
      <w:pPr>
        <w:ind w:left="3720" w:hanging="360"/>
      </w:pPr>
      <w:rPr>
        <w:rFonts w:ascii="Symbol" w:hAnsi="Symbol" w:hint="default"/>
      </w:rPr>
    </w:lvl>
    <w:lvl w:ilvl="4" w:tplc="080A0003" w:tentative="1">
      <w:start w:val="1"/>
      <w:numFmt w:val="bullet"/>
      <w:lvlText w:val="o"/>
      <w:lvlJc w:val="left"/>
      <w:pPr>
        <w:ind w:left="4440" w:hanging="360"/>
      </w:pPr>
      <w:rPr>
        <w:rFonts w:ascii="Courier New" w:hAnsi="Courier New" w:cs="Courier New" w:hint="default"/>
      </w:rPr>
    </w:lvl>
    <w:lvl w:ilvl="5" w:tplc="080A0005" w:tentative="1">
      <w:start w:val="1"/>
      <w:numFmt w:val="bullet"/>
      <w:lvlText w:val=""/>
      <w:lvlJc w:val="left"/>
      <w:pPr>
        <w:ind w:left="5160" w:hanging="360"/>
      </w:pPr>
      <w:rPr>
        <w:rFonts w:ascii="Wingdings" w:hAnsi="Wingdings" w:hint="default"/>
      </w:rPr>
    </w:lvl>
    <w:lvl w:ilvl="6" w:tplc="080A0001" w:tentative="1">
      <w:start w:val="1"/>
      <w:numFmt w:val="bullet"/>
      <w:lvlText w:val=""/>
      <w:lvlJc w:val="left"/>
      <w:pPr>
        <w:ind w:left="5880" w:hanging="360"/>
      </w:pPr>
      <w:rPr>
        <w:rFonts w:ascii="Symbol" w:hAnsi="Symbol" w:hint="default"/>
      </w:rPr>
    </w:lvl>
    <w:lvl w:ilvl="7" w:tplc="080A0003" w:tentative="1">
      <w:start w:val="1"/>
      <w:numFmt w:val="bullet"/>
      <w:lvlText w:val="o"/>
      <w:lvlJc w:val="left"/>
      <w:pPr>
        <w:ind w:left="6600" w:hanging="360"/>
      </w:pPr>
      <w:rPr>
        <w:rFonts w:ascii="Courier New" w:hAnsi="Courier New" w:cs="Courier New" w:hint="default"/>
      </w:rPr>
    </w:lvl>
    <w:lvl w:ilvl="8" w:tplc="080A0005" w:tentative="1">
      <w:start w:val="1"/>
      <w:numFmt w:val="bullet"/>
      <w:lvlText w:val=""/>
      <w:lvlJc w:val="left"/>
      <w:pPr>
        <w:ind w:left="7320" w:hanging="360"/>
      </w:pPr>
      <w:rPr>
        <w:rFonts w:ascii="Wingdings" w:hAnsi="Wingdings" w:hint="default"/>
      </w:rPr>
    </w:lvl>
  </w:abstractNum>
  <w:abstractNum w:abstractNumId="35" w15:restartNumberingAfterBreak="0">
    <w:nsid w:val="3D5A7355"/>
    <w:multiLevelType w:val="multilevel"/>
    <w:tmpl w:val="48D6AF4C"/>
    <w:lvl w:ilvl="0">
      <w:start w:val="1"/>
      <w:numFmt w:val="bullet"/>
      <w:lvlText w:val=""/>
      <w:lvlJc w:val="left"/>
      <w:pPr>
        <w:ind w:left="480" w:hanging="48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E4F0C08"/>
    <w:multiLevelType w:val="hybridMultilevel"/>
    <w:tmpl w:val="830E54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1B20A08"/>
    <w:multiLevelType w:val="hybridMultilevel"/>
    <w:tmpl w:val="EDFA11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480B16D6"/>
    <w:multiLevelType w:val="hybridMultilevel"/>
    <w:tmpl w:val="65141D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E183564"/>
    <w:multiLevelType w:val="hybridMultilevel"/>
    <w:tmpl w:val="086086E4"/>
    <w:lvl w:ilvl="0" w:tplc="BBE252AA">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0081B1D"/>
    <w:multiLevelType w:val="hybridMultilevel"/>
    <w:tmpl w:val="A0DE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4C3107"/>
    <w:multiLevelType w:val="hybridMultilevel"/>
    <w:tmpl w:val="1DCC6DC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2" w15:restartNumberingAfterBreak="0">
    <w:nsid w:val="52264B2E"/>
    <w:multiLevelType w:val="hybridMultilevel"/>
    <w:tmpl w:val="F1C6D2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5016207"/>
    <w:multiLevelType w:val="multilevel"/>
    <w:tmpl w:val="6090D8D8"/>
    <w:lvl w:ilvl="0">
      <w:start w:val="1"/>
      <w:numFmt w:val="bullet"/>
      <w:lvlText w:val=""/>
      <w:lvlJc w:val="left"/>
      <w:pPr>
        <w:ind w:left="480" w:hanging="480"/>
      </w:pPr>
      <w:rPr>
        <w:rFonts w:ascii="Symbol" w:hAnsi="Symbol"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57396508"/>
    <w:multiLevelType w:val="hybridMultilevel"/>
    <w:tmpl w:val="7F58DE1E"/>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A471C28"/>
    <w:multiLevelType w:val="multilevel"/>
    <w:tmpl w:val="10BE9C66"/>
    <w:lvl w:ilvl="0">
      <w:start w:val="6"/>
      <w:numFmt w:val="decimal"/>
      <w:lvlText w:val="%1"/>
      <w:lvlJc w:val="left"/>
      <w:pPr>
        <w:ind w:left="480" w:hanging="480"/>
      </w:pPr>
      <w:rPr>
        <w:rFonts w:eastAsia="Times New Roman" w:hint="default"/>
      </w:rPr>
    </w:lvl>
    <w:lvl w:ilvl="1">
      <w:start w:val="1"/>
      <w:numFmt w:val="bullet"/>
      <w:lvlText w:val=""/>
      <w:lvlJc w:val="left"/>
      <w:pPr>
        <w:ind w:left="360" w:hanging="360"/>
      </w:pPr>
      <w:rPr>
        <w:rFonts w:ascii="Symbol" w:hAnsi="Symbol" w:hint="default"/>
      </w:rPr>
    </w:lvl>
    <w:lvl w:ilvl="2">
      <w:start w:val="2"/>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6" w15:restartNumberingAfterBreak="0">
    <w:nsid w:val="5D926E4B"/>
    <w:multiLevelType w:val="multilevel"/>
    <w:tmpl w:val="A3244F0A"/>
    <w:lvl w:ilvl="0">
      <w:start w:val="1"/>
      <w:numFmt w:val="bullet"/>
      <w:lvlText w:val=""/>
      <w:lvlJc w:val="left"/>
      <w:pPr>
        <w:ind w:left="960" w:hanging="480"/>
      </w:pPr>
      <w:rPr>
        <w:rFonts w:ascii="Symbol" w:hAnsi="Symbol" w:hint="default"/>
      </w:rPr>
    </w:lvl>
    <w:lvl w:ilvl="1">
      <w:start w:val="6"/>
      <w:numFmt w:val="decimal"/>
      <w:lvlText w:val="%1.%2"/>
      <w:lvlJc w:val="left"/>
      <w:pPr>
        <w:ind w:left="96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1920" w:hanging="1440"/>
      </w:pPr>
      <w:rPr>
        <w:rFonts w:hint="default"/>
      </w:rPr>
    </w:lvl>
    <w:lvl w:ilvl="8">
      <w:start w:val="1"/>
      <w:numFmt w:val="decimal"/>
      <w:lvlText w:val="%1.%2.%3.%4.%5.%6.%7.%8.%9"/>
      <w:lvlJc w:val="left"/>
      <w:pPr>
        <w:ind w:left="2280" w:hanging="1800"/>
      </w:pPr>
      <w:rPr>
        <w:rFonts w:hint="default"/>
      </w:rPr>
    </w:lvl>
  </w:abstractNum>
  <w:abstractNum w:abstractNumId="47" w15:restartNumberingAfterBreak="0">
    <w:nsid w:val="676C627E"/>
    <w:multiLevelType w:val="hybridMultilevel"/>
    <w:tmpl w:val="A6D014CE"/>
    <w:lvl w:ilvl="0" w:tplc="080A0001">
      <w:start w:val="1"/>
      <w:numFmt w:val="bullet"/>
      <w:lvlText w:val=""/>
      <w:lvlJc w:val="left"/>
      <w:pPr>
        <w:ind w:left="927" w:hanging="360"/>
      </w:pPr>
      <w:rPr>
        <w:rFonts w:ascii="Symbol" w:hAnsi="Symbol" w:hint="default"/>
      </w:rPr>
    </w:lvl>
    <w:lvl w:ilvl="1" w:tplc="080A0003" w:tentative="1">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48" w15:restartNumberingAfterBreak="0">
    <w:nsid w:val="703E58DD"/>
    <w:multiLevelType w:val="hybridMultilevel"/>
    <w:tmpl w:val="9DA8E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19A7992"/>
    <w:multiLevelType w:val="multilevel"/>
    <w:tmpl w:val="1762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94F96"/>
    <w:multiLevelType w:val="hybridMultilevel"/>
    <w:tmpl w:val="E6528560"/>
    <w:lvl w:ilvl="0" w:tplc="BBE252A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FD7464"/>
    <w:multiLevelType w:val="hybridMultilevel"/>
    <w:tmpl w:val="63A416F0"/>
    <w:lvl w:ilvl="0" w:tplc="0409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805324F"/>
    <w:multiLevelType w:val="hybridMultilevel"/>
    <w:tmpl w:val="732CCF0A"/>
    <w:lvl w:ilvl="0" w:tplc="BBE252AA">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857650B"/>
    <w:multiLevelType w:val="hybridMultilevel"/>
    <w:tmpl w:val="83C0BBEC"/>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D1C6AC5"/>
    <w:multiLevelType w:val="hybridMultilevel"/>
    <w:tmpl w:val="C686BE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D8E7F2E"/>
    <w:multiLevelType w:val="multilevel"/>
    <w:tmpl w:val="77D460DC"/>
    <w:lvl w:ilvl="0">
      <w:start w:val="1"/>
      <w:numFmt w:val="bullet"/>
      <w:lvlText w:val=""/>
      <w:lvlJc w:val="left"/>
      <w:pPr>
        <w:ind w:left="360" w:hanging="360"/>
      </w:pPr>
      <w:rPr>
        <w:rFonts w:ascii="Symbol" w:hAnsi="Symbol"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37972021">
    <w:abstractNumId w:val="9"/>
  </w:num>
  <w:num w:numId="2" w16cid:durableId="446051803">
    <w:abstractNumId w:val="7"/>
  </w:num>
  <w:num w:numId="3" w16cid:durableId="1902865661">
    <w:abstractNumId w:val="6"/>
  </w:num>
  <w:num w:numId="4" w16cid:durableId="427892591">
    <w:abstractNumId w:val="5"/>
  </w:num>
  <w:num w:numId="5" w16cid:durableId="264462488">
    <w:abstractNumId w:val="4"/>
  </w:num>
  <w:num w:numId="6" w16cid:durableId="122503178">
    <w:abstractNumId w:val="8"/>
  </w:num>
  <w:num w:numId="7" w16cid:durableId="1084456957">
    <w:abstractNumId w:val="3"/>
  </w:num>
  <w:num w:numId="8" w16cid:durableId="561866204">
    <w:abstractNumId w:val="2"/>
  </w:num>
  <w:num w:numId="9" w16cid:durableId="2043163093">
    <w:abstractNumId w:val="1"/>
  </w:num>
  <w:num w:numId="10" w16cid:durableId="98374269">
    <w:abstractNumId w:val="0"/>
  </w:num>
  <w:num w:numId="11" w16cid:durableId="1345748702">
    <w:abstractNumId w:val="17"/>
  </w:num>
  <w:num w:numId="12" w16cid:durableId="351224708">
    <w:abstractNumId w:val="11"/>
  </w:num>
  <w:num w:numId="13" w16cid:durableId="1985044849">
    <w:abstractNumId w:val="32"/>
  </w:num>
  <w:num w:numId="14" w16cid:durableId="1844398415">
    <w:abstractNumId w:val="49"/>
  </w:num>
  <w:num w:numId="15" w16cid:durableId="2029596411">
    <w:abstractNumId w:val="31"/>
  </w:num>
  <w:num w:numId="16" w16cid:durableId="669794706">
    <w:abstractNumId w:val="39"/>
  </w:num>
  <w:num w:numId="17" w16cid:durableId="899636111">
    <w:abstractNumId w:val="19"/>
  </w:num>
  <w:num w:numId="18" w16cid:durableId="486016358">
    <w:abstractNumId w:val="10"/>
  </w:num>
  <w:num w:numId="19" w16cid:durableId="1901868908">
    <w:abstractNumId w:val="28"/>
  </w:num>
  <w:num w:numId="20" w16cid:durableId="1714891272">
    <w:abstractNumId w:val="43"/>
  </w:num>
  <w:num w:numId="21" w16cid:durableId="227889160">
    <w:abstractNumId w:val="23"/>
  </w:num>
  <w:num w:numId="22" w16cid:durableId="1419328770">
    <w:abstractNumId w:val="44"/>
  </w:num>
  <w:num w:numId="23" w16cid:durableId="924724984">
    <w:abstractNumId w:val="25"/>
  </w:num>
  <w:num w:numId="24" w16cid:durableId="1977905756">
    <w:abstractNumId w:val="14"/>
  </w:num>
  <w:num w:numId="25" w16cid:durableId="1015040374">
    <w:abstractNumId w:val="35"/>
  </w:num>
  <w:num w:numId="26" w16cid:durableId="2135171718">
    <w:abstractNumId w:val="50"/>
  </w:num>
  <w:num w:numId="27" w16cid:durableId="1737701860">
    <w:abstractNumId w:val="16"/>
  </w:num>
  <w:num w:numId="28" w16cid:durableId="423500942">
    <w:abstractNumId w:val="46"/>
  </w:num>
  <w:num w:numId="29" w16cid:durableId="1411582126">
    <w:abstractNumId w:val="53"/>
  </w:num>
  <w:num w:numId="30" w16cid:durableId="531458833">
    <w:abstractNumId w:val="20"/>
  </w:num>
  <w:num w:numId="31" w16cid:durableId="902108384">
    <w:abstractNumId w:val="55"/>
  </w:num>
  <w:num w:numId="32" w16cid:durableId="1020206262">
    <w:abstractNumId w:val="52"/>
  </w:num>
  <w:num w:numId="33" w16cid:durableId="1847018196">
    <w:abstractNumId w:val="13"/>
  </w:num>
  <w:num w:numId="34" w16cid:durableId="1335569287">
    <w:abstractNumId w:val="18"/>
  </w:num>
  <w:num w:numId="35" w16cid:durableId="465660114">
    <w:abstractNumId w:val="45"/>
  </w:num>
  <w:num w:numId="36" w16cid:durableId="659575980">
    <w:abstractNumId w:val="29"/>
  </w:num>
  <w:num w:numId="37" w16cid:durableId="938567644">
    <w:abstractNumId w:val="15"/>
  </w:num>
  <w:num w:numId="38" w16cid:durableId="336008082">
    <w:abstractNumId w:val="30"/>
  </w:num>
  <w:num w:numId="39" w16cid:durableId="480464878">
    <w:abstractNumId w:val="47"/>
  </w:num>
  <w:num w:numId="40" w16cid:durableId="1776048312">
    <w:abstractNumId w:val="26"/>
  </w:num>
  <w:num w:numId="41" w16cid:durableId="336612951">
    <w:abstractNumId w:val="24"/>
  </w:num>
  <w:num w:numId="42" w16cid:durableId="1035426490">
    <w:abstractNumId w:val="22"/>
  </w:num>
  <w:num w:numId="43" w16cid:durableId="709493521">
    <w:abstractNumId w:val="34"/>
  </w:num>
  <w:num w:numId="44" w16cid:durableId="1015233834">
    <w:abstractNumId w:val="41"/>
  </w:num>
  <w:num w:numId="45" w16cid:durableId="423957663">
    <w:abstractNumId w:val="33"/>
  </w:num>
  <w:num w:numId="46" w16cid:durableId="983847859">
    <w:abstractNumId w:val="21"/>
  </w:num>
  <w:num w:numId="47" w16cid:durableId="1108043085">
    <w:abstractNumId w:val="42"/>
  </w:num>
  <w:num w:numId="48" w16cid:durableId="840630649">
    <w:abstractNumId w:val="30"/>
  </w:num>
  <w:num w:numId="49" w16cid:durableId="1682972139">
    <w:abstractNumId w:val="34"/>
  </w:num>
  <w:num w:numId="50" w16cid:durableId="1458142937">
    <w:abstractNumId w:val="27"/>
  </w:num>
  <w:num w:numId="51" w16cid:durableId="1148127752">
    <w:abstractNumId w:val="12"/>
  </w:num>
  <w:num w:numId="52" w16cid:durableId="1376083285">
    <w:abstractNumId w:val="36"/>
  </w:num>
  <w:num w:numId="53" w16cid:durableId="1715813571">
    <w:abstractNumId w:val="37"/>
  </w:num>
  <w:num w:numId="54" w16cid:durableId="95904466">
    <w:abstractNumId w:val="51"/>
  </w:num>
  <w:num w:numId="55" w16cid:durableId="1090392465">
    <w:abstractNumId w:val="38"/>
  </w:num>
  <w:num w:numId="56" w16cid:durableId="1150369804">
    <w:abstractNumId w:val="40"/>
  </w:num>
  <w:num w:numId="57" w16cid:durableId="772824666">
    <w:abstractNumId w:val="48"/>
  </w:num>
  <w:num w:numId="58" w16cid:durableId="1967732282">
    <w:abstractNumId w:val="5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V">
    <w15:presenceInfo w15:providerId="None" w15:userId="RV"/>
  </w15:person>
  <w15:person w15:author="AK">
    <w15:presenceInfo w15:providerId="None" w15:userId="AK"/>
  </w15:person>
  <w15:person w15:author="Shagufta Parveen">
    <w15:presenceInfo w15:providerId="Windows Live" w15:userId="19e29179441bfc6a"/>
  </w15:person>
  <w15:person w15:author="Janusz Jezowicz">
    <w15:presenceInfo w15:providerId="Windows Live" w15:userId="71fb9c6f4dad661b"/>
  </w15:person>
  <w15:person w15:author="James Robinson">
    <w15:presenceInfo w15:providerId="AD" w15:userId="S::jamesrobinson@opensignal.com::ba3d2c92-8d07-428b-95c9-f503eb3124ad"/>
  </w15:person>
  <w15:person w15:author="zeid">
    <w15:presenceInfo w15:providerId="Windows Live" w15:userId="de9d191a01eacd9a"/>
  </w15:person>
  <w15:person w15:author="Umutoni Yvonne">
    <w15:presenceInfo w15:providerId="None" w15:userId="Umutoni Yvon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intFractionalCharacterWidth/>
  <w:activeWritingStyle w:appName="MSWord" w:lang="de-DE" w:vendorID="9" w:dllVersion="512"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98"/>
    <w:rsid w:val="0000125E"/>
    <w:rsid w:val="00002CCC"/>
    <w:rsid w:val="000032D2"/>
    <w:rsid w:val="0000375C"/>
    <w:rsid w:val="00007BEC"/>
    <w:rsid w:val="00007CD7"/>
    <w:rsid w:val="00014085"/>
    <w:rsid w:val="00014CA5"/>
    <w:rsid w:val="00016690"/>
    <w:rsid w:val="00024A5F"/>
    <w:rsid w:val="000279E4"/>
    <w:rsid w:val="00027A85"/>
    <w:rsid w:val="0003209A"/>
    <w:rsid w:val="00033C1B"/>
    <w:rsid w:val="00041B77"/>
    <w:rsid w:val="00045FC8"/>
    <w:rsid w:val="00047028"/>
    <w:rsid w:val="000474E3"/>
    <w:rsid w:val="00047A4B"/>
    <w:rsid w:val="00047F98"/>
    <w:rsid w:val="00052297"/>
    <w:rsid w:val="00054347"/>
    <w:rsid w:val="00056047"/>
    <w:rsid w:val="00060E17"/>
    <w:rsid w:val="0006415A"/>
    <w:rsid w:val="00064D6A"/>
    <w:rsid w:val="00071014"/>
    <w:rsid w:val="00071178"/>
    <w:rsid w:val="0008083B"/>
    <w:rsid w:val="00082EF9"/>
    <w:rsid w:val="00086158"/>
    <w:rsid w:val="000869A8"/>
    <w:rsid w:val="00087ED3"/>
    <w:rsid w:val="00093A12"/>
    <w:rsid w:val="00094DBE"/>
    <w:rsid w:val="00095E33"/>
    <w:rsid w:val="000A33AF"/>
    <w:rsid w:val="000B0060"/>
    <w:rsid w:val="000B0BCA"/>
    <w:rsid w:val="000C136B"/>
    <w:rsid w:val="000C4D10"/>
    <w:rsid w:val="000C69AB"/>
    <w:rsid w:val="000C75BF"/>
    <w:rsid w:val="000D0F2A"/>
    <w:rsid w:val="000D2A61"/>
    <w:rsid w:val="000D311B"/>
    <w:rsid w:val="000D47A8"/>
    <w:rsid w:val="000D63D2"/>
    <w:rsid w:val="000D6DBF"/>
    <w:rsid w:val="000E1E37"/>
    <w:rsid w:val="000E4F0D"/>
    <w:rsid w:val="000E7A62"/>
    <w:rsid w:val="000F13FE"/>
    <w:rsid w:val="000F356C"/>
    <w:rsid w:val="000F3F84"/>
    <w:rsid w:val="000F66F5"/>
    <w:rsid w:val="00100D6E"/>
    <w:rsid w:val="00101803"/>
    <w:rsid w:val="00103846"/>
    <w:rsid w:val="001119A2"/>
    <w:rsid w:val="00121A3C"/>
    <w:rsid w:val="0012386B"/>
    <w:rsid w:val="001248AA"/>
    <w:rsid w:val="00125024"/>
    <w:rsid w:val="001313FA"/>
    <w:rsid w:val="00131C80"/>
    <w:rsid w:val="00136137"/>
    <w:rsid w:val="00137FAA"/>
    <w:rsid w:val="0014102D"/>
    <w:rsid w:val="00143094"/>
    <w:rsid w:val="00146965"/>
    <w:rsid w:val="0015046B"/>
    <w:rsid w:val="00151E59"/>
    <w:rsid w:val="001521B3"/>
    <w:rsid w:val="001525F0"/>
    <w:rsid w:val="0015538A"/>
    <w:rsid w:val="001606A9"/>
    <w:rsid w:val="00166E1E"/>
    <w:rsid w:val="001710FA"/>
    <w:rsid w:val="00174C17"/>
    <w:rsid w:val="00174EE3"/>
    <w:rsid w:val="001756F4"/>
    <w:rsid w:val="0017784B"/>
    <w:rsid w:val="00177DED"/>
    <w:rsid w:val="0018385E"/>
    <w:rsid w:val="00191ACB"/>
    <w:rsid w:val="00192FF0"/>
    <w:rsid w:val="00193778"/>
    <w:rsid w:val="00196848"/>
    <w:rsid w:val="00197011"/>
    <w:rsid w:val="00197884"/>
    <w:rsid w:val="001A23CA"/>
    <w:rsid w:val="001A35D2"/>
    <w:rsid w:val="001A39A9"/>
    <w:rsid w:val="001A5366"/>
    <w:rsid w:val="001A7DE6"/>
    <w:rsid w:val="001B2825"/>
    <w:rsid w:val="001B2ABB"/>
    <w:rsid w:val="001B3CD2"/>
    <w:rsid w:val="001B4723"/>
    <w:rsid w:val="001B5FCC"/>
    <w:rsid w:val="001B674C"/>
    <w:rsid w:val="001C3612"/>
    <w:rsid w:val="001C4195"/>
    <w:rsid w:val="001C4698"/>
    <w:rsid w:val="001C4B86"/>
    <w:rsid w:val="001C565D"/>
    <w:rsid w:val="001D01BB"/>
    <w:rsid w:val="001D0B03"/>
    <w:rsid w:val="001D1530"/>
    <w:rsid w:val="001D278A"/>
    <w:rsid w:val="001D39B9"/>
    <w:rsid w:val="001D47E7"/>
    <w:rsid w:val="001D7CAD"/>
    <w:rsid w:val="001E588D"/>
    <w:rsid w:val="001F288A"/>
    <w:rsid w:val="001F2F21"/>
    <w:rsid w:val="001F57FD"/>
    <w:rsid w:val="00201DAE"/>
    <w:rsid w:val="0020399F"/>
    <w:rsid w:val="002041D0"/>
    <w:rsid w:val="002107FD"/>
    <w:rsid w:val="00210B3A"/>
    <w:rsid w:val="00214F29"/>
    <w:rsid w:val="00215E7E"/>
    <w:rsid w:val="002160C9"/>
    <w:rsid w:val="00220125"/>
    <w:rsid w:val="00220624"/>
    <w:rsid w:val="00220A64"/>
    <w:rsid w:val="00222122"/>
    <w:rsid w:val="00224FBA"/>
    <w:rsid w:val="00225F90"/>
    <w:rsid w:val="002264DF"/>
    <w:rsid w:val="00227101"/>
    <w:rsid w:val="00231E88"/>
    <w:rsid w:val="002332CF"/>
    <w:rsid w:val="0023670C"/>
    <w:rsid w:val="00245263"/>
    <w:rsid w:val="00247ECA"/>
    <w:rsid w:val="002509FD"/>
    <w:rsid w:val="00253914"/>
    <w:rsid w:val="00253B4F"/>
    <w:rsid w:val="00254A68"/>
    <w:rsid w:val="00260181"/>
    <w:rsid w:val="00260F7A"/>
    <w:rsid w:val="0026308E"/>
    <w:rsid w:val="00263156"/>
    <w:rsid w:val="002677D4"/>
    <w:rsid w:val="0027049D"/>
    <w:rsid w:val="00272450"/>
    <w:rsid w:val="00274A28"/>
    <w:rsid w:val="00284941"/>
    <w:rsid w:val="00287F39"/>
    <w:rsid w:val="0029083C"/>
    <w:rsid w:val="00292AB3"/>
    <w:rsid w:val="002A682E"/>
    <w:rsid w:val="002A77D9"/>
    <w:rsid w:val="002B3E66"/>
    <w:rsid w:val="002B6698"/>
    <w:rsid w:val="002B7072"/>
    <w:rsid w:val="002C4362"/>
    <w:rsid w:val="002C57C7"/>
    <w:rsid w:val="002C5B6E"/>
    <w:rsid w:val="002D0F6E"/>
    <w:rsid w:val="002D1567"/>
    <w:rsid w:val="002D2860"/>
    <w:rsid w:val="002D6136"/>
    <w:rsid w:val="002D6C15"/>
    <w:rsid w:val="002D7AED"/>
    <w:rsid w:val="002E6227"/>
    <w:rsid w:val="002E777D"/>
    <w:rsid w:val="002F0AA7"/>
    <w:rsid w:val="002F3531"/>
    <w:rsid w:val="002F66BB"/>
    <w:rsid w:val="003025AA"/>
    <w:rsid w:val="003112EC"/>
    <w:rsid w:val="0031351A"/>
    <w:rsid w:val="003158E9"/>
    <w:rsid w:val="003174F3"/>
    <w:rsid w:val="00317E74"/>
    <w:rsid w:val="00334838"/>
    <w:rsid w:val="003352F5"/>
    <w:rsid w:val="003361DF"/>
    <w:rsid w:val="003363ED"/>
    <w:rsid w:val="0033768B"/>
    <w:rsid w:val="0034097E"/>
    <w:rsid w:val="00351E4E"/>
    <w:rsid w:val="00354358"/>
    <w:rsid w:val="00354B46"/>
    <w:rsid w:val="003565F4"/>
    <w:rsid w:val="003642C2"/>
    <w:rsid w:val="00364CEF"/>
    <w:rsid w:val="00382F0C"/>
    <w:rsid w:val="003876DA"/>
    <w:rsid w:val="00390471"/>
    <w:rsid w:val="00392E35"/>
    <w:rsid w:val="00392EC1"/>
    <w:rsid w:val="00394090"/>
    <w:rsid w:val="00394BB7"/>
    <w:rsid w:val="00396844"/>
    <w:rsid w:val="003A51BE"/>
    <w:rsid w:val="003B03ED"/>
    <w:rsid w:val="003B26D4"/>
    <w:rsid w:val="003B7462"/>
    <w:rsid w:val="003C088C"/>
    <w:rsid w:val="003C1458"/>
    <w:rsid w:val="003C4C6E"/>
    <w:rsid w:val="003C5422"/>
    <w:rsid w:val="003C5583"/>
    <w:rsid w:val="003C60AC"/>
    <w:rsid w:val="003C6170"/>
    <w:rsid w:val="003D02B1"/>
    <w:rsid w:val="003D1D6A"/>
    <w:rsid w:val="003D60AD"/>
    <w:rsid w:val="003E20A4"/>
    <w:rsid w:val="003F1A2C"/>
    <w:rsid w:val="003F1FB5"/>
    <w:rsid w:val="003F3596"/>
    <w:rsid w:val="003F5487"/>
    <w:rsid w:val="003F5803"/>
    <w:rsid w:val="00400D1E"/>
    <w:rsid w:val="0040446D"/>
    <w:rsid w:val="004054A1"/>
    <w:rsid w:val="004055A9"/>
    <w:rsid w:val="00413C01"/>
    <w:rsid w:val="00416CAC"/>
    <w:rsid w:val="0042054C"/>
    <w:rsid w:val="00420AC8"/>
    <w:rsid w:val="00420AEB"/>
    <w:rsid w:val="00422417"/>
    <w:rsid w:val="00423A05"/>
    <w:rsid w:val="00423A86"/>
    <w:rsid w:val="00423B7F"/>
    <w:rsid w:val="00425F99"/>
    <w:rsid w:val="0042774C"/>
    <w:rsid w:val="00427B87"/>
    <w:rsid w:val="0043101B"/>
    <w:rsid w:val="00431757"/>
    <w:rsid w:val="004324AE"/>
    <w:rsid w:val="00435342"/>
    <w:rsid w:val="00443A09"/>
    <w:rsid w:val="00446FE8"/>
    <w:rsid w:val="004562DE"/>
    <w:rsid w:val="00456B08"/>
    <w:rsid w:val="00460177"/>
    <w:rsid w:val="00463604"/>
    <w:rsid w:val="004739D2"/>
    <w:rsid w:val="00473A0D"/>
    <w:rsid w:val="00475210"/>
    <w:rsid w:val="004755C7"/>
    <w:rsid w:val="00475856"/>
    <w:rsid w:val="00481E59"/>
    <w:rsid w:val="004833C6"/>
    <w:rsid w:val="00483B58"/>
    <w:rsid w:val="00485B36"/>
    <w:rsid w:val="00486317"/>
    <w:rsid w:val="004864CD"/>
    <w:rsid w:val="0049071B"/>
    <w:rsid w:val="00490E44"/>
    <w:rsid w:val="00491D1A"/>
    <w:rsid w:val="00496983"/>
    <w:rsid w:val="004A106E"/>
    <w:rsid w:val="004A1775"/>
    <w:rsid w:val="004A294A"/>
    <w:rsid w:val="004A3128"/>
    <w:rsid w:val="004A3B1C"/>
    <w:rsid w:val="004A7135"/>
    <w:rsid w:val="004B0DCD"/>
    <w:rsid w:val="004B1971"/>
    <w:rsid w:val="004B41AA"/>
    <w:rsid w:val="004B510F"/>
    <w:rsid w:val="004B6C39"/>
    <w:rsid w:val="004C1866"/>
    <w:rsid w:val="004C4DC1"/>
    <w:rsid w:val="004D37AA"/>
    <w:rsid w:val="004E2ADC"/>
    <w:rsid w:val="004E3B1A"/>
    <w:rsid w:val="004F2649"/>
    <w:rsid w:val="004F7DD1"/>
    <w:rsid w:val="00501EE9"/>
    <w:rsid w:val="00510C62"/>
    <w:rsid w:val="00513871"/>
    <w:rsid w:val="00514A83"/>
    <w:rsid w:val="005163E3"/>
    <w:rsid w:val="005204FB"/>
    <w:rsid w:val="0052279A"/>
    <w:rsid w:val="00522CB8"/>
    <w:rsid w:val="00532ED5"/>
    <w:rsid w:val="005331A8"/>
    <w:rsid w:val="005363BF"/>
    <w:rsid w:val="005365CE"/>
    <w:rsid w:val="0054076F"/>
    <w:rsid w:val="00540D08"/>
    <w:rsid w:val="005424F6"/>
    <w:rsid w:val="00543316"/>
    <w:rsid w:val="00545CFF"/>
    <w:rsid w:val="0055100C"/>
    <w:rsid w:val="00551AB2"/>
    <w:rsid w:val="005529BA"/>
    <w:rsid w:val="00553499"/>
    <w:rsid w:val="005547C5"/>
    <w:rsid w:val="00554EE7"/>
    <w:rsid w:val="00556B32"/>
    <w:rsid w:val="00557AF2"/>
    <w:rsid w:val="005601A6"/>
    <w:rsid w:val="005608E9"/>
    <w:rsid w:val="00560DBC"/>
    <w:rsid w:val="00571702"/>
    <w:rsid w:val="005731BE"/>
    <w:rsid w:val="005A323A"/>
    <w:rsid w:val="005A3B38"/>
    <w:rsid w:val="005B37DD"/>
    <w:rsid w:val="005B3C97"/>
    <w:rsid w:val="005C053E"/>
    <w:rsid w:val="005D01A9"/>
    <w:rsid w:val="005D2541"/>
    <w:rsid w:val="005D79B5"/>
    <w:rsid w:val="005E11F8"/>
    <w:rsid w:val="005E24C9"/>
    <w:rsid w:val="005E3E4D"/>
    <w:rsid w:val="005E4B9A"/>
    <w:rsid w:val="005E64E7"/>
    <w:rsid w:val="005F292D"/>
    <w:rsid w:val="005F2B09"/>
    <w:rsid w:val="005F3AB8"/>
    <w:rsid w:val="005F5E64"/>
    <w:rsid w:val="00603E92"/>
    <w:rsid w:val="006044D0"/>
    <w:rsid w:val="00617B28"/>
    <w:rsid w:val="006206FA"/>
    <w:rsid w:val="0062524B"/>
    <w:rsid w:val="00625A4F"/>
    <w:rsid w:val="00626903"/>
    <w:rsid w:val="00630AB0"/>
    <w:rsid w:val="00632349"/>
    <w:rsid w:val="00632BE6"/>
    <w:rsid w:val="00633B4B"/>
    <w:rsid w:val="00634FC8"/>
    <w:rsid w:val="0064110C"/>
    <w:rsid w:val="00642D76"/>
    <w:rsid w:val="006442C7"/>
    <w:rsid w:val="00647ED0"/>
    <w:rsid w:val="00650102"/>
    <w:rsid w:val="0065073D"/>
    <w:rsid w:val="00651339"/>
    <w:rsid w:val="0065554B"/>
    <w:rsid w:val="00656049"/>
    <w:rsid w:val="006607F2"/>
    <w:rsid w:val="00662C4C"/>
    <w:rsid w:val="0067023D"/>
    <w:rsid w:val="00677BA2"/>
    <w:rsid w:val="00686056"/>
    <w:rsid w:val="00687642"/>
    <w:rsid w:val="00687DB6"/>
    <w:rsid w:val="00691BC5"/>
    <w:rsid w:val="0069254B"/>
    <w:rsid w:val="0069454B"/>
    <w:rsid w:val="006A03F0"/>
    <w:rsid w:val="006A0820"/>
    <w:rsid w:val="006A1398"/>
    <w:rsid w:val="006A15E0"/>
    <w:rsid w:val="006B0529"/>
    <w:rsid w:val="006B761E"/>
    <w:rsid w:val="006C163B"/>
    <w:rsid w:val="006C4C27"/>
    <w:rsid w:val="006D060C"/>
    <w:rsid w:val="006D0767"/>
    <w:rsid w:val="006D49DD"/>
    <w:rsid w:val="006D6D42"/>
    <w:rsid w:val="006E01B0"/>
    <w:rsid w:val="006E34BF"/>
    <w:rsid w:val="006E3981"/>
    <w:rsid w:val="006E40CE"/>
    <w:rsid w:val="006E685E"/>
    <w:rsid w:val="006F4430"/>
    <w:rsid w:val="00701334"/>
    <w:rsid w:val="007079F0"/>
    <w:rsid w:val="00707EFF"/>
    <w:rsid w:val="007155F1"/>
    <w:rsid w:val="00720BE4"/>
    <w:rsid w:val="00721BE4"/>
    <w:rsid w:val="00732329"/>
    <w:rsid w:val="007433EF"/>
    <w:rsid w:val="007447C6"/>
    <w:rsid w:val="00752412"/>
    <w:rsid w:val="00752717"/>
    <w:rsid w:val="00755614"/>
    <w:rsid w:val="00756AE3"/>
    <w:rsid w:val="00757871"/>
    <w:rsid w:val="0076200F"/>
    <w:rsid w:val="00766049"/>
    <w:rsid w:val="00771807"/>
    <w:rsid w:val="00771D50"/>
    <w:rsid w:val="00772C35"/>
    <w:rsid w:val="00773BEB"/>
    <w:rsid w:val="007744E2"/>
    <w:rsid w:val="00774644"/>
    <w:rsid w:val="007747A9"/>
    <w:rsid w:val="00776462"/>
    <w:rsid w:val="00780FA3"/>
    <w:rsid w:val="00781138"/>
    <w:rsid w:val="00781E10"/>
    <w:rsid w:val="007871A2"/>
    <w:rsid w:val="007973B2"/>
    <w:rsid w:val="007A2C95"/>
    <w:rsid w:val="007A53E9"/>
    <w:rsid w:val="007A6AA7"/>
    <w:rsid w:val="007B29A3"/>
    <w:rsid w:val="007B2D6E"/>
    <w:rsid w:val="007B7E05"/>
    <w:rsid w:val="007C28DA"/>
    <w:rsid w:val="007C307E"/>
    <w:rsid w:val="007C3338"/>
    <w:rsid w:val="007C3C04"/>
    <w:rsid w:val="007C4B2C"/>
    <w:rsid w:val="007C5913"/>
    <w:rsid w:val="007C65BD"/>
    <w:rsid w:val="007D0682"/>
    <w:rsid w:val="007D3038"/>
    <w:rsid w:val="007D70F4"/>
    <w:rsid w:val="007E5418"/>
    <w:rsid w:val="007F60F8"/>
    <w:rsid w:val="007F690D"/>
    <w:rsid w:val="007F6B58"/>
    <w:rsid w:val="007F7F52"/>
    <w:rsid w:val="00806E07"/>
    <w:rsid w:val="00811BD6"/>
    <w:rsid w:val="00813EC4"/>
    <w:rsid w:val="00814AD8"/>
    <w:rsid w:val="0082000D"/>
    <w:rsid w:val="00826372"/>
    <w:rsid w:val="008302D3"/>
    <w:rsid w:val="00841300"/>
    <w:rsid w:val="00842FF2"/>
    <w:rsid w:val="00844EA0"/>
    <w:rsid w:val="008618A5"/>
    <w:rsid w:val="00872142"/>
    <w:rsid w:val="00872A79"/>
    <w:rsid w:val="00872FF9"/>
    <w:rsid w:val="0087300D"/>
    <w:rsid w:val="00873173"/>
    <w:rsid w:val="00875BC0"/>
    <w:rsid w:val="00881439"/>
    <w:rsid w:val="00883BB8"/>
    <w:rsid w:val="008867E0"/>
    <w:rsid w:val="00892623"/>
    <w:rsid w:val="00892892"/>
    <w:rsid w:val="00893408"/>
    <w:rsid w:val="00896637"/>
    <w:rsid w:val="00896AD0"/>
    <w:rsid w:val="008A1664"/>
    <w:rsid w:val="008A6476"/>
    <w:rsid w:val="008A7D18"/>
    <w:rsid w:val="008B2C4F"/>
    <w:rsid w:val="008B69CB"/>
    <w:rsid w:val="008C1165"/>
    <w:rsid w:val="008C2FE2"/>
    <w:rsid w:val="008C473D"/>
    <w:rsid w:val="008C6A9A"/>
    <w:rsid w:val="008D037C"/>
    <w:rsid w:val="008D4C49"/>
    <w:rsid w:val="008D5BB8"/>
    <w:rsid w:val="008D7C53"/>
    <w:rsid w:val="008E0CEB"/>
    <w:rsid w:val="008E31C0"/>
    <w:rsid w:val="008E4178"/>
    <w:rsid w:val="008F000B"/>
    <w:rsid w:val="008F0EA3"/>
    <w:rsid w:val="008F10E9"/>
    <w:rsid w:val="008F26BC"/>
    <w:rsid w:val="00902B79"/>
    <w:rsid w:val="00904405"/>
    <w:rsid w:val="00905023"/>
    <w:rsid w:val="00906370"/>
    <w:rsid w:val="00912CE3"/>
    <w:rsid w:val="00915A4E"/>
    <w:rsid w:val="00920163"/>
    <w:rsid w:val="0092174F"/>
    <w:rsid w:val="00921B6E"/>
    <w:rsid w:val="009225DD"/>
    <w:rsid w:val="00922F8B"/>
    <w:rsid w:val="009230B3"/>
    <w:rsid w:val="0092328C"/>
    <w:rsid w:val="00924E98"/>
    <w:rsid w:val="009323EC"/>
    <w:rsid w:val="00946662"/>
    <w:rsid w:val="00947E22"/>
    <w:rsid w:val="00951254"/>
    <w:rsid w:val="00955D17"/>
    <w:rsid w:val="00962824"/>
    <w:rsid w:val="009637AC"/>
    <w:rsid w:val="0096403C"/>
    <w:rsid w:val="00964A66"/>
    <w:rsid w:val="00967B96"/>
    <w:rsid w:val="00970B26"/>
    <w:rsid w:val="00974A2E"/>
    <w:rsid w:val="00982F17"/>
    <w:rsid w:val="00984CD2"/>
    <w:rsid w:val="009865F4"/>
    <w:rsid w:val="0099079A"/>
    <w:rsid w:val="009947B5"/>
    <w:rsid w:val="009A0617"/>
    <w:rsid w:val="009B1242"/>
    <w:rsid w:val="009B1AE3"/>
    <w:rsid w:val="009B5780"/>
    <w:rsid w:val="009B6584"/>
    <w:rsid w:val="009C5766"/>
    <w:rsid w:val="009D03A2"/>
    <w:rsid w:val="009D7674"/>
    <w:rsid w:val="009D7954"/>
    <w:rsid w:val="009E2688"/>
    <w:rsid w:val="009E397D"/>
    <w:rsid w:val="009E6FAC"/>
    <w:rsid w:val="009E7E82"/>
    <w:rsid w:val="009F2E41"/>
    <w:rsid w:val="009F695A"/>
    <w:rsid w:val="00A0123C"/>
    <w:rsid w:val="00A01EFF"/>
    <w:rsid w:val="00A029ED"/>
    <w:rsid w:val="00A0557F"/>
    <w:rsid w:val="00A06D6F"/>
    <w:rsid w:val="00A07169"/>
    <w:rsid w:val="00A20833"/>
    <w:rsid w:val="00A222E7"/>
    <w:rsid w:val="00A23CF5"/>
    <w:rsid w:val="00A253A2"/>
    <w:rsid w:val="00A361FD"/>
    <w:rsid w:val="00A424E8"/>
    <w:rsid w:val="00A448A2"/>
    <w:rsid w:val="00A469B9"/>
    <w:rsid w:val="00A47969"/>
    <w:rsid w:val="00A51AC7"/>
    <w:rsid w:val="00A51CA1"/>
    <w:rsid w:val="00A56016"/>
    <w:rsid w:val="00A56F38"/>
    <w:rsid w:val="00A60CCC"/>
    <w:rsid w:val="00A63945"/>
    <w:rsid w:val="00A64031"/>
    <w:rsid w:val="00A66DB7"/>
    <w:rsid w:val="00A67193"/>
    <w:rsid w:val="00A723F0"/>
    <w:rsid w:val="00A75083"/>
    <w:rsid w:val="00A75A6A"/>
    <w:rsid w:val="00A8099D"/>
    <w:rsid w:val="00A818CA"/>
    <w:rsid w:val="00A821FC"/>
    <w:rsid w:val="00A840BB"/>
    <w:rsid w:val="00A848D3"/>
    <w:rsid w:val="00A84963"/>
    <w:rsid w:val="00A851FD"/>
    <w:rsid w:val="00A85511"/>
    <w:rsid w:val="00A917A7"/>
    <w:rsid w:val="00A9245C"/>
    <w:rsid w:val="00AA124D"/>
    <w:rsid w:val="00AA41C9"/>
    <w:rsid w:val="00AA57FC"/>
    <w:rsid w:val="00AB05C9"/>
    <w:rsid w:val="00AB1238"/>
    <w:rsid w:val="00AB2BB4"/>
    <w:rsid w:val="00AB5BA2"/>
    <w:rsid w:val="00AC446A"/>
    <w:rsid w:val="00AC4EBB"/>
    <w:rsid w:val="00AD029B"/>
    <w:rsid w:val="00AD0DB7"/>
    <w:rsid w:val="00AD1281"/>
    <w:rsid w:val="00AD17CD"/>
    <w:rsid w:val="00AD5811"/>
    <w:rsid w:val="00AD6A4D"/>
    <w:rsid w:val="00AD74AD"/>
    <w:rsid w:val="00AE338C"/>
    <w:rsid w:val="00AE5566"/>
    <w:rsid w:val="00AE7D04"/>
    <w:rsid w:val="00AF2B8F"/>
    <w:rsid w:val="00AF4D9A"/>
    <w:rsid w:val="00B00983"/>
    <w:rsid w:val="00B03DC1"/>
    <w:rsid w:val="00B122C4"/>
    <w:rsid w:val="00B16895"/>
    <w:rsid w:val="00B173BF"/>
    <w:rsid w:val="00B34699"/>
    <w:rsid w:val="00B44E80"/>
    <w:rsid w:val="00B459E6"/>
    <w:rsid w:val="00B52038"/>
    <w:rsid w:val="00B5766A"/>
    <w:rsid w:val="00B638E8"/>
    <w:rsid w:val="00B63E72"/>
    <w:rsid w:val="00B706DB"/>
    <w:rsid w:val="00B713FD"/>
    <w:rsid w:val="00B71D8F"/>
    <w:rsid w:val="00B76F8D"/>
    <w:rsid w:val="00B774CF"/>
    <w:rsid w:val="00B77764"/>
    <w:rsid w:val="00B81AC2"/>
    <w:rsid w:val="00B83318"/>
    <w:rsid w:val="00B84195"/>
    <w:rsid w:val="00B84AB2"/>
    <w:rsid w:val="00B91C44"/>
    <w:rsid w:val="00B928C6"/>
    <w:rsid w:val="00B9352F"/>
    <w:rsid w:val="00B9539B"/>
    <w:rsid w:val="00B95587"/>
    <w:rsid w:val="00B96B31"/>
    <w:rsid w:val="00BA782F"/>
    <w:rsid w:val="00BA7F36"/>
    <w:rsid w:val="00BB00D5"/>
    <w:rsid w:val="00BB0B86"/>
    <w:rsid w:val="00BB25D9"/>
    <w:rsid w:val="00BB38CC"/>
    <w:rsid w:val="00BB4845"/>
    <w:rsid w:val="00BB7FE8"/>
    <w:rsid w:val="00BC2BCA"/>
    <w:rsid w:val="00BC3921"/>
    <w:rsid w:val="00BD4E1A"/>
    <w:rsid w:val="00BD4F42"/>
    <w:rsid w:val="00BD5056"/>
    <w:rsid w:val="00BD51A3"/>
    <w:rsid w:val="00BD6FCC"/>
    <w:rsid w:val="00BD7B3A"/>
    <w:rsid w:val="00BE264B"/>
    <w:rsid w:val="00BE6969"/>
    <w:rsid w:val="00BE6F0A"/>
    <w:rsid w:val="00BF292E"/>
    <w:rsid w:val="00C0073C"/>
    <w:rsid w:val="00C020B3"/>
    <w:rsid w:val="00C05A54"/>
    <w:rsid w:val="00C07667"/>
    <w:rsid w:val="00C1105E"/>
    <w:rsid w:val="00C11DA4"/>
    <w:rsid w:val="00C120E5"/>
    <w:rsid w:val="00C14249"/>
    <w:rsid w:val="00C167A8"/>
    <w:rsid w:val="00C200D6"/>
    <w:rsid w:val="00C20FB0"/>
    <w:rsid w:val="00C2152A"/>
    <w:rsid w:val="00C22254"/>
    <w:rsid w:val="00C25974"/>
    <w:rsid w:val="00C25D54"/>
    <w:rsid w:val="00C2637B"/>
    <w:rsid w:val="00C35935"/>
    <w:rsid w:val="00C436B9"/>
    <w:rsid w:val="00C43F73"/>
    <w:rsid w:val="00C55DBE"/>
    <w:rsid w:val="00C56A8E"/>
    <w:rsid w:val="00C6282A"/>
    <w:rsid w:val="00C64CEA"/>
    <w:rsid w:val="00C721B6"/>
    <w:rsid w:val="00C73DBD"/>
    <w:rsid w:val="00C74F86"/>
    <w:rsid w:val="00C802FE"/>
    <w:rsid w:val="00C815DF"/>
    <w:rsid w:val="00C85BF3"/>
    <w:rsid w:val="00C96981"/>
    <w:rsid w:val="00CA19FE"/>
    <w:rsid w:val="00CB139E"/>
    <w:rsid w:val="00CC1985"/>
    <w:rsid w:val="00CC31F6"/>
    <w:rsid w:val="00CC484E"/>
    <w:rsid w:val="00CD3092"/>
    <w:rsid w:val="00CD5B99"/>
    <w:rsid w:val="00CD6B73"/>
    <w:rsid w:val="00CE074C"/>
    <w:rsid w:val="00CE139A"/>
    <w:rsid w:val="00CE2365"/>
    <w:rsid w:val="00CE4CBA"/>
    <w:rsid w:val="00CF07A6"/>
    <w:rsid w:val="00CF627B"/>
    <w:rsid w:val="00CF7A5C"/>
    <w:rsid w:val="00D01819"/>
    <w:rsid w:val="00D02056"/>
    <w:rsid w:val="00D020DE"/>
    <w:rsid w:val="00D02B5E"/>
    <w:rsid w:val="00D02BE3"/>
    <w:rsid w:val="00D109B9"/>
    <w:rsid w:val="00D11CF4"/>
    <w:rsid w:val="00D12ACF"/>
    <w:rsid w:val="00D13724"/>
    <w:rsid w:val="00D14DC9"/>
    <w:rsid w:val="00D17403"/>
    <w:rsid w:val="00D247F6"/>
    <w:rsid w:val="00D3047F"/>
    <w:rsid w:val="00D31F65"/>
    <w:rsid w:val="00D32584"/>
    <w:rsid w:val="00D327D0"/>
    <w:rsid w:val="00D328C6"/>
    <w:rsid w:val="00D34A2A"/>
    <w:rsid w:val="00D369A4"/>
    <w:rsid w:val="00D41676"/>
    <w:rsid w:val="00D46B32"/>
    <w:rsid w:val="00D54C8A"/>
    <w:rsid w:val="00D61A86"/>
    <w:rsid w:val="00D6439E"/>
    <w:rsid w:val="00D66D3C"/>
    <w:rsid w:val="00D67314"/>
    <w:rsid w:val="00D6786D"/>
    <w:rsid w:val="00D74208"/>
    <w:rsid w:val="00D75442"/>
    <w:rsid w:val="00D760F2"/>
    <w:rsid w:val="00D82D0D"/>
    <w:rsid w:val="00D83233"/>
    <w:rsid w:val="00D8367E"/>
    <w:rsid w:val="00D879B0"/>
    <w:rsid w:val="00D94C95"/>
    <w:rsid w:val="00D96FFA"/>
    <w:rsid w:val="00DA12E5"/>
    <w:rsid w:val="00DA4407"/>
    <w:rsid w:val="00DA6DB7"/>
    <w:rsid w:val="00DA72CA"/>
    <w:rsid w:val="00DB4FCA"/>
    <w:rsid w:val="00DC50D1"/>
    <w:rsid w:val="00DD2102"/>
    <w:rsid w:val="00DD2BFB"/>
    <w:rsid w:val="00DE222E"/>
    <w:rsid w:val="00DE23AC"/>
    <w:rsid w:val="00DE382F"/>
    <w:rsid w:val="00DE6968"/>
    <w:rsid w:val="00DF0FD5"/>
    <w:rsid w:val="00DF50CD"/>
    <w:rsid w:val="00E02150"/>
    <w:rsid w:val="00E035DA"/>
    <w:rsid w:val="00E04726"/>
    <w:rsid w:val="00E07DC0"/>
    <w:rsid w:val="00E11296"/>
    <w:rsid w:val="00E132A3"/>
    <w:rsid w:val="00E159A1"/>
    <w:rsid w:val="00E17F7D"/>
    <w:rsid w:val="00E20164"/>
    <w:rsid w:val="00E25432"/>
    <w:rsid w:val="00E30403"/>
    <w:rsid w:val="00E31CB1"/>
    <w:rsid w:val="00E34965"/>
    <w:rsid w:val="00E41B61"/>
    <w:rsid w:val="00E43E48"/>
    <w:rsid w:val="00E441B3"/>
    <w:rsid w:val="00E51B79"/>
    <w:rsid w:val="00E53F03"/>
    <w:rsid w:val="00E601B7"/>
    <w:rsid w:val="00E60206"/>
    <w:rsid w:val="00E60A7B"/>
    <w:rsid w:val="00E61159"/>
    <w:rsid w:val="00E635BD"/>
    <w:rsid w:val="00E63BCE"/>
    <w:rsid w:val="00E65620"/>
    <w:rsid w:val="00E67FAE"/>
    <w:rsid w:val="00E74522"/>
    <w:rsid w:val="00E80498"/>
    <w:rsid w:val="00E814B4"/>
    <w:rsid w:val="00E81FAD"/>
    <w:rsid w:val="00E87421"/>
    <w:rsid w:val="00E915A2"/>
    <w:rsid w:val="00E9172A"/>
    <w:rsid w:val="00E91E19"/>
    <w:rsid w:val="00E92684"/>
    <w:rsid w:val="00EA3B3E"/>
    <w:rsid w:val="00EA44F4"/>
    <w:rsid w:val="00EA6F93"/>
    <w:rsid w:val="00EB2229"/>
    <w:rsid w:val="00EC084B"/>
    <w:rsid w:val="00EC2A42"/>
    <w:rsid w:val="00EC478A"/>
    <w:rsid w:val="00EC4D65"/>
    <w:rsid w:val="00EC6339"/>
    <w:rsid w:val="00EC7DF7"/>
    <w:rsid w:val="00ED3DDC"/>
    <w:rsid w:val="00ED40F8"/>
    <w:rsid w:val="00ED6C96"/>
    <w:rsid w:val="00ED7D00"/>
    <w:rsid w:val="00EE1D9D"/>
    <w:rsid w:val="00EE2548"/>
    <w:rsid w:val="00EE3CA1"/>
    <w:rsid w:val="00EE6B16"/>
    <w:rsid w:val="00EE6C77"/>
    <w:rsid w:val="00EE6DB4"/>
    <w:rsid w:val="00EE7D06"/>
    <w:rsid w:val="00EF10E7"/>
    <w:rsid w:val="00EF25FD"/>
    <w:rsid w:val="00F01B33"/>
    <w:rsid w:val="00F02554"/>
    <w:rsid w:val="00F02EBE"/>
    <w:rsid w:val="00F124A4"/>
    <w:rsid w:val="00F15870"/>
    <w:rsid w:val="00F16880"/>
    <w:rsid w:val="00F1788C"/>
    <w:rsid w:val="00F20612"/>
    <w:rsid w:val="00F22429"/>
    <w:rsid w:val="00F2298A"/>
    <w:rsid w:val="00F237D7"/>
    <w:rsid w:val="00F26E88"/>
    <w:rsid w:val="00F26F65"/>
    <w:rsid w:val="00F31278"/>
    <w:rsid w:val="00F31A04"/>
    <w:rsid w:val="00F31B0E"/>
    <w:rsid w:val="00F34A5D"/>
    <w:rsid w:val="00F35AEB"/>
    <w:rsid w:val="00F35B49"/>
    <w:rsid w:val="00F35ECE"/>
    <w:rsid w:val="00F4504C"/>
    <w:rsid w:val="00F456E9"/>
    <w:rsid w:val="00F47A7A"/>
    <w:rsid w:val="00F529E1"/>
    <w:rsid w:val="00F53A5D"/>
    <w:rsid w:val="00F54378"/>
    <w:rsid w:val="00F57C6C"/>
    <w:rsid w:val="00F60A3A"/>
    <w:rsid w:val="00F63FC9"/>
    <w:rsid w:val="00F67F47"/>
    <w:rsid w:val="00F739A1"/>
    <w:rsid w:val="00F73A12"/>
    <w:rsid w:val="00F73F8D"/>
    <w:rsid w:val="00F74275"/>
    <w:rsid w:val="00F7443D"/>
    <w:rsid w:val="00F74CEB"/>
    <w:rsid w:val="00F76C65"/>
    <w:rsid w:val="00F8022B"/>
    <w:rsid w:val="00F80F85"/>
    <w:rsid w:val="00F84892"/>
    <w:rsid w:val="00F850B3"/>
    <w:rsid w:val="00F86989"/>
    <w:rsid w:val="00F86A14"/>
    <w:rsid w:val="00F908E2"/>
    <w:rsid w:val="00F90D21"/>
    <w:rsid w:val="00F9204F"/>
    <w:rsid w:val="00F93B23"/>
    <w:rsid w:val="00F9551A"/>
    <w:rsid w:val="00F966DA"/>
    <w:rsid w:val="00F970A6"/>
    <w:rsid w:val="00FA2BB1"/>
    <w:rsid w:val="00FA3D59"/>
    <w:rsid w:val="00FB6233"/>
    <w:rsid w:val="00FB6283"/>
    <w:rsid w:val="00FB6416"/>
    <w:rsid w:val="00FB6CE2"/>
    <w:rsid w:val="00FB6DF3"/>
    <w:rsid w:val="00FB77CB"/>
    <w:rsid w:val="00FC5A17"/>
    <w:rsid w:val="00FC6A33"/>
    <w:rsid w:val="00FC7375"/>
    <w:rsid w:val="00FD0B35"/>
    <w:rsid w:val="00FD2B5D"/>
    <w:rsid w:val="00FE02DC"/>
    <w:rsid w:val="00FE0AA2"/>
    <w:rsid w:val="00FE1206"/>
    <w:rsid w:val="00FE6E38"/>
    <w:rsid w:val="00FF151E"/>
    <w:rsid w:val="0331AF1F"/>
    <w:rsid w:val="058F3132"/>
    <w:rsid w:val="1103B123"/>
    <w:rsid w:val="163412A2"/>
    <w:rsid w:val="16E40D96"/>
    <w:rsid w:val="187FDDF7"/>
    <w:rsid w:val="196F91D1"/>
    <w:rsid w:val="266133BA"/>
    <w:rsid w:val="3E4108E7"/>
    <w:rsid w:val="3FDCD948"/>
    <w:rsid w:val="40AECE27"/>
    <w:rsid w:val="52404BDA"/>
    <w:rsid w:val="5805FC7D"/>
    <w:rsid w:val="61314303"/>
    <w:rsid w:val="675AEA7C"/>
    <w:rsid w:val="78C204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13377"/>
  <w15:docId w15:val="{DC423219-0E09-47D1-B223-5945540C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C31F6"/>
    <w:pPr>
      <w:spacing w:before="120"/>
    </w:pPr>
    <w:rPr>
      <w:rFonts w:eastAsiaTheme="minorEastAsia"/>
      <w:sz w:val="24"/>
      <w:szCs w:val="24"/>
      <w:lang w:val="en-GB" w:eastAsia="ja-JP"/>
    </w:rPr>
  </w:style>
  <w:style w:type="paragraph" w:styleId="Heading1">
    <w:name w:val="heading 1"/>
    <w:basedOn w:val="Normal"/>
    <w:next w:val="Normal"/>
    <w:pPr>
      <w:keepNext/>
      <w:keepLines/>
      <w:spacing w:before="360"/>
      <w:ind w:left="794" w:hanging="794"/>
      <w:outlineLvl w:val="0"/>
    </w:pPr>
    <w:rPr>
      <w:b/>
    </w:rPr>
  </w:style>
  <w:style w:type="paragraph" w:styleId="Heading2">
    <w:name w:val="heading 2"/>
    <w:basedOn w:val="Heading1"/>
    <w:next w:val="Normal"/>
    <w:pPr>
      <w:spacing w:before="240"/>
      <w:outlineLvl w:val="1"/>
    </w:pPr>
  </w:style>
  <w:style w:type="paragraph" w:styleId="Heading3">
    <w:name w:val="heading 3"/>
    <w:basedOn w:val="Heading1"/>
    <w:next w:val="Normal"/>
    <w:pPr>
      <w:spacing w:before="160"/>
      <w:outlineLvl w:val="2"/>
    </w:pPr>
  </w:style>
  <w:style w:type="paragraph" w:styleId="Heading4">
    <w:name w:val="heading 4"/>
    <w:basedOn w:val="Heading3"/>
    <w:next w:val="Normal"/>
    <w:qFormat/>
    <w:pPr>
      <w:tabs>
        <w:tab w:val="left" w:pos="1021"/>
      </w:tabs>
      <w:ind w:left="1021" w:hanging="1021"/>
      <w:outlineLvl w:val="3"/>
    </w:pPr>
  </w:style>
  <w:style w:type="paragraph" w:styleId="Heading5">
    <w:name w:val="heading 5"/>
    <w:basedOn w:val="Heading4"/>
    <w:next w:val="Normal"/>
    <w:qFormat/>
    <w:pPr>
      <w:outlineLvl w:val="4"/>
    </w:pPr>
  </w:style>
  <w:style w:type="paragraph" w:styleId="Heading6">
    <w:name w:val="heading 6"/>
    <w:basedOn w:val="Heading4"/>
    <w:next w:val="Normal"/>
    <w:pPr>
      <w:tabs>
        <w:tab w:val="clear" w:pos="1021"/>
      </w:tabs>
      <w:ind w:left="1588" w:hanging="1588"/>
      <w:outlineLvl w:val="5"/>
    </w:pPr>
  </w:style>
  <w:style w:type="paragraph" w:styleId="Heading7">
    <w:name w:val="heading 7"/>
    <w:basedOn w:val="Heading6"/>
    <w:next w:val="Normal"/>
    <w:pPr>
      <w:outlineLvl w:val="6"/>
    </w:pPr>
  </w:style>
  <w:style w:type="paragraph" w:styleId="Heading8">
    <w:name w:val="heading 8"/>
    <w:basedOn w:val="Heading6"/>
    <w:next w:val="Normal"/>
    <w:pPr>
      <w:outlineLvl w:val="7"/>
    </w:pPr>
  </w:style>
  <w:style w:type="paragraph" w:styleId="Heading9">
    <w:name w:val="heading 9"/>
    <w:basedOn w:val="Heading6"/>
    <w:next w:val="Normal"/>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CC31F6"/>
    <w:pPr>
      <w:keepNext/>
      <w:keepLines/>
      <w:tabs>
        <w:tab w:val="left" w:pos="794"/>
        <w:tab w:val="left" w:pos="1191"/>
        <w:tab w:val="left" w:pos="1588"/>
        <w:tab w:val="left" w:pos="1985"/>
      </w:tabs>
      <w:spacing w:before="480"/>
      <w:jc w:val="center"/>
    </w:pPr>
    <w:rPr>
      <w:b/>
      <w:sz w:val="28"/>
    </w:rPr>
  </w:style>
  <w:style w:type="paragraph" w:customStyle="1" w:styleId="Docnumber">
    <w:name w:val="Docnumber"/>
    <w:basedOn w:val="Normal"/>
    <w:link w:val="DocnumberChar"/>
    <w:rsid w:val="00E17F7D"/>
    <w:pPr>
      <w:tabs>
        <w:tab w:val="left" w:pos="794"/>
        <w:tab w:val="left" w:pos="1191"/>
        <w:tab w:val="left" w:pos="1588"/>
        <w:tab w:val="left" w:pos="1985"/>
      </w:tabs>
      <w:jc w:val="right"/>
    </w:pPr>
    <w:rPr>
      <w:rFonts w:eastAsia="SimSun"/>
      <w:b/>
      <w:sz w:val="32"/>
    </w:rPr>
  </w:style>
  <w:style w:type="character" w:customStyle="1" w:styleId="DocnumberChar">
    <w:name w:val="Docnumber Char"/>
    <w:link w:val="Docnumber"/>
    <w:rsid w:val="00E17F7D"/>
    <w:rPr>
      <w:rFonts w:eastAsia="SimSun"/>
      <w:b/>
      <w:sz w:val="32"/>
      <w:szCs w:val="24"/>
      <w:lang w:val="en-GB" w:eastAsia="ja-JP"/>
    </w:rPr>
  </w:style>
  <w:style w:type="paragraph" w:customStyle="1" w:styleId="AppendixNotitle">
    <w:name w:val="Appendix_No &amp; title"/>
    <w:basedOn w:val="AnnexNotitle"/>
    <w:next w:val="Normal"/>
    <w:rsid w:val="00CC31F6"/>
  </w:style>
  <w:style w:type="paragraph" w:customStyle="1" w:styleId="Normalbeforetable">
    <w:name w:val="Normal before table"/>
    <w:basedOn w:val="Normal"/>
    <w:rsid w:val="00CC31F6"/>
    <w:pPr>
      <w:keepNext/>
      <w:spacing w:after="120"/>
    </w:pPr>
    <w:rPr>
      <w:rFonts w:eastAsia="????"/>
      <w:lang w:eastAsia="en-US"/>
    </w:rPr>
  </w:style>
  <w:style w:type="paragraph" w:customStyle="1" w:styleId="NormalITU">
    <w:name w:val="Normal_ITU"/>
    <w:basedOn w:val="Normal"/>
    <w:rsid w:val="00E17F7D"/>
    <w:rPr>
      <w:rFonts w:eastAsia="SimSun" w:cs="Arial"/>
      <w:lang w:val="en-US"/>
    </w:rPr>
  </w:style>
  <w:style w:type="character" w:customStyle="1" w:styleId="ReftextArial9pt">
    <w:name w:val="Ref_text Arial 9 pt"/>
    <w:rsid w:val="00CC31F6"/>
    <w:rPr>
      <w:rFonts w:ascii="Arial" w:hAnsi="Arial" w:cs="Arial"/>
      <w:sz w:val="18"/>
      <w:szCs w:val="18"/>
    </w:rPr>
  </w:style>
  <w:style w:type="paragraph" w:styleId="TableofFigures">
    <w:name w:val="table of figures"/>
    <w:basedOn w:val="Normal"/>
    <w:next w:val="Normal"/>
    <w:uiPriority w:val="99"/>
    <w:rsid w:val="00CC31F6"/>
    <w:pPr>
      <w:tabs>
        <w:tab w:val="right" w:leader="dot" w:pos="9639"/>
      </w:tabs>
    </w:pPr>
    <w:rPr>
      <w:rFonts w:eastAsia="MS Mincho"/>
    </w:rPr>
  </w:style>
  <w:style w:type="paragraph" w:customStyle="1" w:styleId="FigureNoTitle">
    <w:name w:val="Figure_NoTitle"/>
    <w:basedOn w:val="Normal"/>
    <w:next w:val="Normalaftertitle"/>
    <w:rsid w:val="00E17F7D"/>
    <w:pPr>
      <w:keepLines/>
      <w:tabs>
        <w:tab w:val="left" w:pos="794"/>
        <w:tab w:val="left" w:pos="1191"/>
        <w:tab w:val="left" w:pos="1588"/>
        <w:tab w:val="left" w:pos="1985"/>
      </w:tabs>
      <w:spacing w:before="240" w:after="120"/>
      <w:jc w:val="center"/>
    </w:pPr>
    <w:rPr>
      <w:b/>
    </w:rPr>
  </w:style>
  <w:style w:type="paragraph" w:customStyle="1" w:styleId="Normalaftertitle">
    <w:name w:val="Normal_after_title"/>
    <w:basedOn w:val="Normal"/>
    <w:next w:val="Normal"/>
    <w:pPr>
      <w:spacing w:before="360"/>
    </w:pPr>
  </w:style>
  <w:style w:type="paragraph" w:customStyle="1" w:styleId="ASN1">
    <w:name w:val="ASN.1"/>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TableNoTitle">
    <w:name w:val="Table_NoTitle"/>
    <w:basedOn w:val="Normal"/>
    <w:next w:val="Tablehead"/>
    <w:rsid w:val="00E17F7D"/>
    <w:pPr>
      <w:keepNext/>
      <w:keepLines/>
      <w:tabs>
        <w:tab w:val="left" w:pos="794"/>
        <w:tab w:val="left" w:pos="1191"/>
        <w:tab w:val="left" w:pos="1588"/>
        <w:tab w:val="left" w:pos="1985"/>
      </w:tabs>
      <w:spacing w:before="360" w:after="120"/>
      <w:jc w:val="center"/>
    </w:pPr>
    <w:rPr>
      <w:b/>
    </w:rPr>
  </w:style>
  <w:style w:type="paragraph" w:customStyle="1" w:styleId="Tablehead">
    <w:name w:val="Table_head"/>
    <w:basedOn w:val="Normal"/>
    <w:next w:val="Normal"/>
    <w:rsid w:val="00CC31F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enter" w:pos="4820"/>
        <w:tab w:val="right" w:pos="9639"/>
      </w:tabs>
    </w:pPr>
  </w:style>
  <w:style w:type="paragraph" w:customStyle="1" w:styleId="Equationlegend">
    <w:name w:val="Equation_legend"/>
    <w:basedOn w:val="Normal"/>
    <w:pPr>
      <w:tabs>
        <w:tab w:val="right" w:pos="1814"/>
      </w:tabs>
      <w:spacing w:before="80"/>
      <w:ind w:left="1985" w:hanging="1985"/>
    </w:pPr>
  </w:style>
  <w:style w:type="paragraph" w:customStyle="1" w:styleId="Figure">
    <w:name w:val="Figur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legend">
    <w:name w:val="Figure_legend"/>
    <w:basedOn w:val="Normal"/>
    <w:pPr>
      <w:keepNext/>
      <w:keepLines/>
      <w:spacing w:before="20" w:after="20"/>
    </w:pPr>
    <w:rPr>
      <w:sz w:val="18"/>
    </w:rPr>
  </w:style>
  <w:style w:type="paragraph" w:styleId="Footer">
    <w:name w:val="footer"/>
    <w:basedOn w:val="Normal"/>
    <w:pPr>
      <w:tabs>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spacing w:before="40"/>
    </w:pPr>
    <w:rPr>
      <w:caps w:val="0"/>
      <w:noProof w:val="0"/>
    </w:rPr>
  </w:style>
  <w:style w:type="character" w:styleId="FootnoteReference">
    <w:name w:val="footnote reference"/>
    <w:semiHidden/>
    <w:rPr>
      <w:position w:val="6"/>
      <w:sz w:val="18"/>
    </w:rPr>
  </w:style>
  <w:style w:type="paragraph" w:customStyle="1" w:styleId="Note">
    <w:name w:val="Note"/>
    <w:basedOn w:val="Normal"/>
    <w:rsid w:val="00CC31F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te"/>
    <w:semiHidden/>
    <w:pPr>
      <w:keepLines/>
      <w:tabs>
        <w:tab w:val="left" w:pos="255"/>
      </w:tabs>
      <w:ind w:left="255" w:hanging="255"/>
    </w:pPr>
  </w:style>
  <w:style w:type="paragraph" w:customStyle="1" w:styleId="Formal">
    <w:name w:val="Formal"/>
    <w:basedOn w:val="Normal"/>
    <w:rsid w:val="00CC31F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styleId="Header">
    <w:name w:val="header"/>
    <w:basedOn w:val="Normal"/>
    <w:link w:val="HeaderChar"/>
    <w:rsid w:val="00CC31F6"/>
    <w:pPr>
      <w:overflowPunct w:val="0"/>
      <w:autoSpaceDE w:val="0"/>
      <w:autoSpaceDN w:val="0"/>
      <w:adjustRightInd w:val="0"/>
      <w:spacing w:before="0"/>
      <w:jc w:val="center"/>
      <w:textAlignment w:val="baseline"/>
    </w:pPr>
    <w:rPr>
      <w:rFonts w:eastAsia="Times New Roman"/>
      <w:sz w:val="18"/>
      <w:szCs w:val="20"/>
      <w:lang w:eastAsia="en-US"/>
    </w:rPr>
  </w:style>
  <w:style w:type="paragraph" w:customStyle="1" w:styleId="Headingb">
    <w:name w:val="Heading_b"/>
    <w:basedOn w:val="Normal"/>
    <w:next w:val="Normal"/>
    <w:qFormat/>
    <w:rsid w:val="00CC31F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CC31F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RecNo">
    <w:name w:val="Rec_No"/>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CC31F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CC31F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legend">
    <w:name w:val="Table_legend"/>
    <w:basedOn w:val="Normal"/>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link w:val="TabletextChar"/>
    <w:qFormat/>
    <w:rsid w:val="00CC31F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Title1">
    <w:name w:val="Title 1"/>
    <w:basedOn w:val="Normal"/>
    <w:next w:val="Normal"/>
    <w:rsid w:val="00E17F7D"/>
    <w:pPr>
      <w:tabs>
        <w:tab w:val="left" w:pos="567"/>
        <w:tab w:val="left" w:pos="1134"/>
        <w:tab w:val="left" w:pos="1701"/>
        <w:tab w:val="left" w:pos="2268"/>
        <w:tab w:val="left" w:pos="2835"/>
      </w:tabs>
      <w:spacing w:before="240"/>
      <w:jc w:val="center"/>
    </w:pPr>
    <w:rPr>
      <w:caps/>
      <w:sz w:val="28"/>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sid w:val="00CC31F6"/>
    <w:pPr>
      <w:overflowPunct w:val="0"/>
      <w:autoSpaceDE w:val="0"/>
      <w:autoSpaceDN w:val="0"/>
      <w:adjustRightInd w:val="0"/>
      <w:textAlignment w:val="baseline"/>
    </w:pPr>
    <w:rPr>
      <w:rFonts w:eastAsia="Times New Roman"/>
      <w:b/>
      <w:szCs w:val="20"/>
      <w:lang w:eastAsia="en-US"/>
    </w:rPr>
  </w:style>
  <w:style w:type="paragraph" w:customStyle="1" w:styleId="toc0">
    <w:name w:val="toc 0"/>
    <w:basedOn w:val="Normal"/>
    <w:next w:val="TOC1"/>
    <w:pPr>
      <w:tabs>
        <w:tab w:val="right" w:pos="9639"/>
      </w:tabs>
    </w:pPr>
    <w:rPr>
      <w:b/>
    </w:rPr>
  </w:style>
  <w:style w:type="paragraph" w:styleId="TOC1">
    <w:name w:val="toc 1"/>
    <w:basedOn w:val="Normal"/>
    <w:uiPriority w:val="39"/>
    <w:rsid w:val="00CC31F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CC31F6"/>
    <w:pPr>
      <w:tabs>
        <w:tab w:val="clear" w:pos="964"/>
      </w:tabs>
      <w:spacing w:before="80"/>
      <w:ind w:left="1531" w:hanging="851"/>
    </w:pPr>
  </w:style>
  <w:style w:type="paragraph" w:styleId="TOC3">
    <w:name w:val="toc 3"/>
    <w:basedOn w:val="TOC2"/>
    <w:rsid w:val="00CC31F6"/>
    <w:pPr>
      <w:ind w:left="2269"/>
    </w:pPr>
  </w:style>
  <w:style w:type="character" w:styleId="Hyperlink">
    <w:name w:val="Hyperlink"/>
    <w:basedOn w:val="DefaultParagraphFont"/>
    <w:rsid w:val="00CC31F6"/>
    <w:rPr>
      <w:color w:val="0000FF"/>
      <w:u w:val="single"/>
    </w:rPr>
  </w:style>
  <w:style w:type="paragraph" w:styleId="Revision">
    <w:name w:val="Revision"/>
    <w:hidden/>
    <w:uiPriority w:val="99"/>
    <w:semiHidden/>
    <w:rsid w:val="00DE222E"/>
    <w:rPr>
      <w:sz w:val="24"/>
      <w:lang w:val="en-GB" w:eastAsia="en-US"/>
    </w:rPr>
  </w:style>
  <w:style w:type="character" w:styleId="CommentReference">
    <w:name w:val="annotation reference"/>
    <w:basedOn w:val="DefaultParagraphFont"/>
    <w:uiPriority w:val="99"/>
    <w:rsid w:val="00DD2102"/>
    <w:rPr>
      <w:sz w:val="16"/>
      <w:szCs w:val="16"/>
    </w:rPr>
  </w:style>
  <w:style w:type="paragraph" w:styleId="CommentText">
    <w:name w:val="annotation text"/>
    <w:basedOn w:val="Normal"/>
    <w:link w:val="CommentTextChar"/>
    <w:uiPriority w:val="99"/>
    <w:rsid w:val="00DD2102"/>
    <w:rPr>
      <w:sz w:val="20"/>
    </w:rPr>
  </w:style>
  <w:style w:type="character" w:customStyle="1" w:styleId="CommentTextChar">
    <w:name w:val="Comment Text Char"/>
    <w:basedOn w:val="DefaultParagraphFont"/>
    <w:link w:val="CommentText"/>
    <w:uiPriority w:val="99"/>
    <w:rsid w:val="00DD2102"/>
    <w:rPr>
      <w:lang w:val="en-GB" w:eastAsia="en-US"/>
    </w:rPr>
  </w:style>
  <w:style w:type="paragraph" w:styleId="CommentSubject">
    <w:name w:val="annotation subject"/>
    <w:basedOn w:val="CommentText"/>
    <w:next w:val="CommentText"/>
    <w:link w:val="CommentSubjectChar"/>
    <w:semiHidden/>
    <w:unhideWhenUsed/>
    <w:rsid w:val="00DD2102"/>
    <w:rPr>
      <w:b/>
      <w:bCs/>
    </w:rPr>
  </w:style>
  <w:style w:type="character" w:customStyle="1" w:styleId="CommentSubjectChar">
    <w:name w:val="Comment Subject Char"/>
    <w:basedOn w:val="CommentTextChar"/>
    <w:link w:val="CommentSubject"/>
    <w:semiHidden/>
    <w:rsid w:val="00DD2102"/>
    <w:rPr>
      <w:b/>
      <w:bCs/>
      <w:lang w:val="en-GB" w:eastAsia="en-US"/>
    </w:rPr>
  </w:style>
  <w:style w:type="character" w:customStyle="1" w:styleId="Mencionar1">
    <w:name w:val="Mencionar1"/>
    <w:basedOn w:val="DefaultParagraphFont"/>
    <w:uiPriority w:val="99"/>
    <w:unhideWhenUsed/>
    <w:rsid w:val="00DD2102"/>
    <w:rPr>
      <w:color w:val="2B579A"/>
      <w:shd w:val="clear" w:color="auto" w:fill="E1DFDD"/>
    </w:rPr>
  </w:style>
  <w:style w:type="paragraph" w:customStyle="1" w:styleId="VenueDate">
    <w:name w:val="VenueDate"/>
    <w:basedOn w:val="Normal"/>
    <w:rsid w:val="00BE6F0A"/>
    <w:pPr>
      <w:jc w:val="right"/>
    </w:pPr>
  </w:style>
  <w:style w:type="paragraph" w:customStyle="1" w:styleId="CorrectionSeparatorBegin">
    <w:name w:val="Correction Separator Begin"/>
    <w:basedOn w:val="Normal"/>
    <w:rsid w:val="00CC31F6"/>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CC31F6"/>
    <w:pPr>
      <w:pBdr>
        <w:top w:val="single" w:sz="12" w:space="1" w:color="auto"/>
      </w:pBdr>
      <w:spacing w:before="240" w:after="240"/>
      <w:ind w:left="1440" w:right="1440"/>
      <w:jc w:val="center"/>
    </w:pPr>
    <w:rPr>
      <w:b/>
      <w:i/>
      <w:sz w:val="20"/>
      <w:lang w:val="en-US"/>
    </w:rPr>
  </w:style>
  <w:style w:type="paragraph" w:customStyle="1" w:styleId="FigureNotitle0">
    <w:name w:val="Figure_No &amp; title"/>
    <w:basedOn w:val="Normal"/>
    <w:next w:val="Normal"/>
    <w:qFormat/>
    <w:rsid w:val="00CC31F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Headingib">
    <w:name w:val="Heading_ib"/>
    <w:basedOn w:val="Headingi"/>
    <w:next w:val="Normal"/>
    <w:qFormat/>
    <w:rsid w:val="00CC31F6"/>
    <w:rPr>
      <w:b/>
      <w:bCs/>
    </w:rPr>
  </w:style>
  <w:style w:type="paragraph" w:customStyle="1" w:styleId="TableNotitle0">
    <w:name w:val="Table_No &amp; title"/>
    <w:basedOn w:val="Normal"/>
    <w:next w:val="Normal"/>
    <w:qFormat/>
    <w:rsid w:val="00CC31F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character" w:customStyle="1" w:styleId="HeaderChar">
    <w:name w:val="Header Char"/>
    <w:basedOn w:val="DefaultParagraphFont"/>
    <w:link w:val="Header"/>
    <w:rsid w:val="00CC31F6"/>
    <w:rPr>
      <w:sz w:val="18"/>
      <w:lang w:val="en-GB" w:eastAsia="en-US"/>
    </w:rPr>
  </w:style>
  <w:style w:type="paragraph" w:styleId="Caption">
    <w:name w:val="caption"/>
    <w:basedOn w:val="Normal"/>
    <w:next w:val="Normal"/>
    <w:semiHidden/>
    <w:unhideWhenUsed/>
    <w:rsid w:val="00CC31F6"/>
    <w:pPr>
      <w:spacing w:before="0" w:after="200"/>
    </w:pPr>
    <w:rPr>
      <w:i/>
      <w:iCs/>
      <w:color w:val="44546A" w:themeColor="text2"/>
      <w:sz w:val="18"/>
      <w:szCs w:val="18"/>
    </w:rPr>
  </w:style>
  <w:style w:type="paragraph" w:styleId="BalloonText">
    <w:name w:val="Balloon Text"/>
    <w:basedOn w:val="Normal"/>
    <w:link w:val="BalloonTextChar"/>
    <w:semiHidden/>
    <w:unhideWhenUsed/>
    <w:rsid w:val="00CC31F6"/>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CC31F6"/>
    <w:rPr>
      <w:rFonts w:ascii="Segoe UI" w:eastAsiaTheme="minorEastAsia" w:hAnsi="Segoe UI" w:cs="Segoe UI"/>
      <w:sz w:val="18"/>
      <w:szCs w:val="18"/>
      <w:lang w:val="en-GB" w:eastAsia="ja-JP"/>
    </w:rPr>
  </w:style>
  <w:style w:type="paragraph" w:styleId="Bibliography">
    <w:name w:val="Bibliography"/>
    <w:basedOn w:val="Normal"/>
    <w:next w:val="Normal"/>
    <w:uiPriority w:val="37"/>
    <w:semiHidden/>
    <w:unhideWhenUsed/>
    <w:rsid w:val="00CC31F6"/>
  </w:style>
  <w:style w:type="paragraph" w:styleId="BlockText">
    <w:name w:val="Block Text"/>
    <w:basedOn w:val="Normal"/>
    <w:rsid w:val="00CC31F6"/>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rsid w:val="00CC31F6"/>
    <w:pPr>
      <w:spacing w:after="120"/>
    </w:pPr>
  </w:style>
  <w:style w:type="character" w:customStyle="1" w:styleId="BodyTextChar">
    <w:name w:val="Body Text Char"/>
    <w:basedOn w:val="DefaultParagraphFont"/>
    <w:link w:val="BodyText"/>
    <w:rsid w:val="00CC31F6"/>
    <w:rPr>
      <w:rFonts w:eastAsiaTheme="minorEastAsia"/>
      <w:sz w:val="24"/>
      <w:szCs w:val="24"/>
      <w:lang w:val="en-GB" w:eastAsia="ja-JP"/>
    </w:rPr>
  </w:style>
  <w:style w:type="paragraph" w:styleId="BodyText2">
    <w:name w:val="Body Text 2"/>
    <w:basedOn w:val="Normal"/>
    <w:link w:val="BodyText2Char"/>
    <w:rsid w:val="00CC31F6"/>
    <w:pPr>
      <w:spacing w:after="120" w:line="480" w:lineRule="auto"/>
    </w:pPr>
  </w:style>
  <w:style w:type="character" w:customStyle="1" w:styleId="BodyText2Char">
    <w:name w:val="Body Text 2 Char"/>
    <w:basedOn w:val="DefaultParagraphFont"/>
    <w:link w:val="BodyText2"/>
    <w:rsid w:val="00CC31F6"/>
    <w:rPr>
      <w:rFonts w:eastAsiaTheme="minorEastAsia"/>
      <w:sz w:val="24"/>
      <w:szCs w:val="24"/>
      <w:lang w:val="en-GB" w:eastAsia="ja-JP"/>
    </w:rPr>
  </w:style>
  <w:style w:type="paragraph" w:styleId="BodyText3">
    <w:name w:val="Body Text 3"/>
    <w:basedOn w:val="Normal"/>
    <w:link w:val="BodyText3Char"/>
    <w:rsid w:val="00CC31F6"/>
    <w:pPr>
      <w:spacing w:after="120"/>
    </w:pPr>
    <w:rPr>
      <w:sz w:val="16"/>
      <w:szCs w:val="16"/>
    </w:rPr>
  </w:style>
  <w:style w:type="character" w:customStyle="1" w:styleId="BodyText3Char">
    <w:name w:val="Body Text 3 Char"/>
    <w:basedOn w:val="DefaultParagraphFont"/>
    <w:link w:val="BodyText3"/>
    <w:rsid w:val="00CC31F6"/>
    <w:rPr>
      <w:rFonts w:eastAsiaTheme="minorEastAsia"/>
      <w:sz w:val="16"/>
      <w:szCs w:val="16"/>
      <w:lang w:val="en-GB" w:eastAsia="ja-JP"/>
    </w:rPr>
  </w:style>
  <w:style w:type="paragraph" w:styleId="BodyTextFirstIndent">
    <w:name w:val="Body Text First Indent"/>
    <w:basedOn w:val="BodyText"/>
    <w:link w:val="BodyTextFirstIndentChar"/>
    <w:rsid w:val="00CC31F6"/>
    <w:pPr>
      <w:spacing w:after="0"/>
      <w:ind w:firstLine="360"/>
    </w:pPr>
  </w:style>
  <w:style w:type="character" w:customStyle="1" w:styleId="BodyTextFirstIndentChar">
    <w:name w:val="Body Text First Indent Char"/>
    <w:basedOn w:val="BodyTextChar"/>
    <w:link w:val="BodyTextFirstIndent"/>
    <w:rsid w:val="00CC31F6"/>
    <w:rPr>
      <w:rFonts w:eastAsiaTheme="minorEastAsia"/>
      <w:sz w:val="24"/>
      <w:szCs w:val="24"/>
      <w:lang w:val="en-GB" w:eastAsia="ja-JP"/>
    </w:rPr>
  </w:style>
  <w:style w:type="paragraph" w:styleId="BodyTextIndent">
    <w:name w:val="Body Text Indent"/>
    <w:basedOn w:val="Normal"/>
    <w:link w:val="BodyTextIndentChar"/>
    <w:rsid w:val="00CC31F6"/>
    <w:pPr>
      <w:spacing w:after="120"/>
      <w:ind w:left="360"/>
    </w:pPr>
  </w:style>
  <w:style w:type="character" w:customStyle="1" w:styleId="BodyTextIndentChar">
    <w:name w:val="Body Text Indent Char"/>
    <w:basedOn w:val="DefaultParagraphFont"/>
    <w:link w:val="BodyTextIndent"/>
    <w:rsid w:val="00CC31F6"/>
    <w:rPr>
      <w:rFonts w:eastAsiaTheme="minorEastAsia"/>
      <w:sz w:val="24"/>
      <w:szCs w:val="24"/>
      <w:lang w:val="en-GB" w:eastAsia="ja-JP"/>
    </w:rPr>
  </w:style>
  <w:style w:type="paragraph" w:styleId="BodyTextFirstIndent2">
    <w:name w:val="Body Text First Indent 2"/>
    <w:basedOn w:val="BodyTextIndent"/>
    <w:link w:val="BodyTextFirstIndent2Char"/>
    <w:rsid w:val="00CC31F6"/>
    <w:pPr>
      <w:spacing w:after="0"/>
      <w:ind w:firstLine="360"/>
    </w:pPr>
  </w:style>
  <w:style w:type="character" w:customStyle="1" w:styleId="BodyTextFirstIndent2Char">
    <w:name w:val="Body Text First Indent 2 Char"/>
    <w:basedOn w:val="BodyTextIndentChar"/>
    <w:link w:val="BodyTextFirstIndent2"/>
    <w:rsid w:val="00CC31F6"/>
    <w:rPr>
      <w:rFonts w:eastAsiaTheme="minorEastAsia"/>
      <w:sz w:val="24"/>
      <w:szCs w:val="24"/>
      <w:lang w:val="en-GB" w:eastAsia="ja-JP"/>
    </w:rPr>
  </w:style>
  <w:style w:type="paragraph" w:styleId="BodyTextIndent2">
    <w:name w:val="Body Text Indent 2"/>
    <w:basedOn w:val="Normal"/>
    <w:link w:val="BodyTextIndent2Char"/>
    <w:rsid w:val="00CC31F6"/>
    <w:pPr>
      <w:spacing w:after="120" w:line="480" w:lineRule="auto"/>
      <w:ind w:left="360"/>
    </w:pPr>
  </w:style>
  <w:style w:type="character" w:customStyle="1" w:styleId="BodyTextIndent2Char">
    <w:name w:val="Body Text Indent 2 Char"/>
    <w:basedOn w:val="DefaultParagraphFont"/>
    <w:link w:val="BodyTextIndent2"/>
    <w:rsid w:val="00CC31F6"/>
    <w:rPr>
      <w:rFonts w:eastAsiaTheme="minorEastAsia"/>
      <w:sz w:val="24"/>
      <w:szCs w:val="24"/>
      <w:lang w:val="en-GB" w:eastAsia="ja-JP"/>
    </w:rPr>
  </w:style>
  <w:style w:type="paragraph" w:styleId="BodyTextIndent3">
    <w:name w:val="Body Text Indent 3"/>
    <w:basedOn w:val="Normal"/>
    <w:link w:val="BodyTextIndent3Char"/>
    <w:rsid w:val="00CC31F6"/>
    <w:pPr>
      <w:spacing w:after="120"/>
      <w:ind w:left="360"/>
    </w:pPr>
    <w:rPr>
      <w:sz w:val="16"/>
      <w:szCs w:val="16"/>
    </w:rPr>
  </w:style>
  <w:style w:type="character" w:customStyle="1" w:styleId="BodyTextIndent3Char">
    <w:name w:val="Body Text Indent 3 Char"/>
    <w:basedOn w:val="DefaultParagraphFont"/>
    <w:link w:val="BodyTextIndent3"/>
    <w:rsid w:val="00CC31F6"/>
    <w:rPr>
      <w:rFonts w:eastAsiaTheme="minorEastAsia"/>
      <w:sz w:val="16"/>
      <w:szCs w:val="16"/>
      <w:lang w:val="en-GB" w:eastAsia="ja-JP"/>
    </w:rPr>
  </w:style>
  <w:style w:type="character" w:styleId="BookTitle">
    <w:name w:val="Book Title"/>
    <w:basedOn w:val="DefaultParagraphFont"/>
    <w:uiPriority w:val="33"/>
    <w:rsid w:val="00CC31F6"/>
    <w:rPr>
      <w:b/>
      <w:bCs/>
      <w:i/>
      <w:iCs/>
      <w:spacing w:val="5"/>
    </w:rPr>
  </w:style>
  <w:style w:type="paragraph" w:styleId="Closing">
    <w:name w:val="Closing"/>
    <w:basedOn w:val="Normal"/>
    <w:link w:val="ClosingChar"/>
    <w:rsid w:val="00CC31F6"/>
    <w:pPr>
      <w:spacing w:before="0"/>
      <w:ind w:left="4320"/>
    </w:pPr>
  </w:style>
  <w:style w:type="character" w:customStyle="1" w:styleId="ClosingChar">
    <w:name w:val="Closing Char"/>
    <w:basedOn w:val="DefaultParagraphFont"/>
    <w:link w:val="Closing"/>
    <w:rsid w:val="00CC31F6"/>
    <w:rPr>
      <w:rFonts w:eastAsiaTheme="minorEastAsia"/>
      <w:sz w:val="24"/>
      <w:szCs w:val="24"/>
      <w:lang w:val="en-GB" w:eastAsia="ja-JP"/>
    </w:rPr>
  </w:style>
  <w:style w:type="paragraph" w:styleId="Date">
    <w:name w:val="Date"/>
    <w:basedOn w:val="Normal"/>
    <w:next w:val="Normal"/>
    <w:link w:val="DateChar"/>
    <w:rsid w:val="00CC31F6"/>
  </w:style>
  <w:style w:type="character" w:customStyle="1" w:styleId="DateChar">
    <w:name w:val="Date Char"/>
    <w:basedOn w:val="DefaultParagraphFont"/>
    <w:link w:val="Date"/>
    <w:rsid w:val="00CC31F6"/>
    <w:rPr>
      <w:rFonts w:eastAsiaTheme="minorEastAsia"/>
      <w:sz w:val="24"/>
      <w:szCs w:val="24"/>
      <w:lang w:val="en-GB" w:eastAsia="ja-JP"/>
    </w:rPr>
  </w:style>
  <w:style w:type="paragraph" w:styleId="DocumentMap">
    <w:name w:val="Document Map"/>
    <w:basedOn w:val="Normal"/>
    <w:link w:val="DocumentMapChar"/>
    <w:rsid w:val="00CC31F6"/>
    <w:pPr>
      <w:spacing w:before="0"/>
    </w:pPr>
    <w:rPr>
      <w:rFonts w:ascii="Segoe UI" w:hAnsi="Segoe UI" w:cs="Segoe UI"/>
      <w:sz w:val="16"/>
      <w:szCs w:val="16"/>
    </w:rPr>
  </w:style>
  <w:style w:type="character" w:customStyle="1" w:styleId="DocumentMapChar">
    <w:name w:val="Document Map Char"/>
    <w:basedOn w:val="DefaultParagraphFont"/>
    <w:link w:val="DocumentMap"/>
    <w:rsid w:val="00CC31F6"/>
    <w:rPr>
      <w:rFonts w:ascii="Segoe UI" w:eastAsiaTheme="minorEastAsia" w:hAnsi="Segoe UI" w:cs="Segoe UI"/>
      <w:sz w:val="16"/>
      <w:szCs w:val="16"/>
      <w:lang w:val="en-GB" w:eastAsia="ja-JP"/>
    </w:rPr>
  </w:style>
  <w:style w:type="paragraph" w:styleId="E-mailSignature">
    <w:name w:val="E-mail Signature"/>
    <w:basedOn w:val="Normal"/>
    <w:link w:val="E-mailSignatureChar"/>
    <w:rsid w:val="00CC31F6"/>
    <w:pPr>
      <w:spacing w:before="0"/>
    </w:pPr>
  </w:style>
  <w:style w:type="character" w:customStyle="1" w:styleId="E-mailSignatureChar">
    <w:name w:val="E-mail Signature Char"/>
    <w:basedOn w:val="DefaultParagraphFont"/>
    <w:link w:val="E-mailSignature"/>
    <w:rsid w:val="00CC31F6"/>
    <w:rPr>
      <w:rFonts w:eastAsiaTheme="minorEastAsia"/>
      <w:sz w:val="24"/>
      <w:szCs w:val="24"/>
      <w:lang w:val="en-GB" w:eastAsia="ja-JP"/>
    </w:rPr>
  </w:style>
  <w:style w:type="character" w:styleId="Emphasis">
    <w:name w:val="Emphasis"/>
    <w:basedOn w:val="DefaultParagraphFont"/>
    <w:uiPriority w:val="20"/>
    <w:qFormat/>
    <w:rsid w:val="00CC31F6"/>
    <w:rPr>
      <w:i/>
      <w:iCs/>
    </w:rPr>
  </w:style>
  <w:style w:type="paragraph" w:styleId="EndnoteText">
    <w:name w:val="endnote text"/>
    <w:basedOn w:val="Normal"/>
    <w:link w:val="EndnoteTextChar"/>
    <w:rsid w:val="00CC31F6"/>
    <w:pPr>
      <w:spacing w:before="0"/>
    </w:pPr>
    <w:rPr>
      <w:sz w:val="20"/>
      <w:szCs w:val="20"/>
    </w:rPr>
  </w:style>
  <w:style w:type="character" w:customStyle="1" w:styleId="EndnoteTextChar">
    <w:name w:val="Endnote Text Char"/>
    <w:basedOn w:val="DefaultParagraphFont"/>
    <w:link w:val="EndnoteText"/>
    <w:rsid w:val="00CC31F6"/>
    <w:rPr>
      <w:rFonts w:eastAsiaTheme="minorEastAsia"/>
      <w:lang w:val="en-GB" w:eastAsia="ja-JP"/>
    </w:rPr>
  </w:style>
  <w:style w:type="paragraph" w:styleId="EnvelopeAddress">
    <w:name w:val="envelope address"/>
    <w:basedOn w:val="Normal"/>
    <w:rsid w:val="00CC31F6"/>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rsid w:val="00CC31F6"/>
    <w:pPr>
      <w:spacing w:before="0"/>
    </w:pPr>
    <w:rPr>
      <w:rFonts w:asciiTheme="majorHAnsi" w:eastAsiaTheme="majorEastAsia" w:hAnsiTheme="majorHAnsi" w:cstheme="majorBidi"/>
      <w:sz w:val="20"/>
      <w:szCs w:val="20"/>
    </w:rPr>
  </w:style>
  <w:style w:type="character" w:styleId="FollowedHyperlink">
    <w:name w:val="FollowedHyperlink"/>
    <w:basedOn w:val="DefaultParagraphFont"/>
    <w:rsid w:val="00CC31F6"/>
    <w:rPr>
      <w:color w:val="954F72" w:themeColor="followedHyperlink"/>
      <w:u w:val="single"/>
    </w:rPr>
  </w:style>
  <w:style w:type="character" w:customStyle="1" w:styleId="Hashtag1">
    <w:name w:val="Hashtag1"/>
    <w:basedOn w:val="DefaultParagraphFont"/>
    <w:uiPriority w:val="99"/>
    <w:semiHidden/>
    <w:unhideWhenUsed/>
    <w:rsid w:val="00CC31F6"/>
    <w:rPr>
      <w:color w:val="2B579A"/>
      <w:shd w:val="clear" w:color="auto" w:fill="E1DFDD"/>
    </w:rPr>
  </w:style>
  <w:style w:type="character" w:styleId="HTMLAcronym">
    <w:name w:val="HTML Acronym"/>
    <w:basedOn w:val="DefaultParagraphFont"/>
    <w:rsid w:val="00CC31F6"/>
  </w:style>
  <w:style w:type="paragraph" w:styleId="HTMLAddress">
    <w:name w:val="HTML Address"/>
    <w:basedOn w:val="Normal"/>
    <w:link w:val="HTMLAddressChar"/>
    <w:rsid w:val="00CC31F6"/>
    <w:pPr>
      <w:spacing w:before="0"/>
    </w:pPr>
    <w:rPr>
      <w:i/>
      <w:iCs/>
    </w:rPr>
  </w:style>
  <w:style w:type="character" w:customStyle="1" w:styleId="HTMLAddressChar">
    <w:name w:val="HTML Address Char"/>
    <w:basedOn w:val="DefaultParagraphFont"/>
    <w:link w:val="HTMLAddress"/>
    <w:rsid w:val="00CC31F6"/>
    <w:rPr>
      <w:rFonts w:eastAsiaTheme="minorEastAsia"/>
      <w:i/>
      <w:iCs/>
      <w:sz w:val="24"/>
      <w:szCs w:val="24"/>
      <w:lang w:val="en-GB" w:eastAsia="ja-JP"/>
    </w:rPr>
  </w:style>
  <w:style w:type="character" w:styleId="HTMLCite">
    <w:name w:val="HTML Cite"/>
    <w:basedOn w:val="DefaultParagraphFont"/>
    <w:rsid w:val="00CC31F6"/>
    <w:rPr>
      <w:i/>
      <w:iCs/>
    </w:rPr>
  </w:style>
  <w:style w:type="character" w:styleId="HTMLCode">
    <w:name w:val="HTML Code"/>
    <w:basedOn w:val="DefaultParagraphFont"/>
    <w:rsid w:val="00CC31F6"/>
    <w:rPr>
      <w:rFonts w:ascii="Consolas" w:hAnsi="Consolas"/>
      <w:sz w:val="20"/>
      <w:szCs w:val="20"/>
    </w:rPr>
  </w:style>
  <w:style w:type="character" w:styleId="HTMLDefinition">
    <w:name w:val="HTML Definition"/>
    <w:basedOn w:val="DefaultParagraphFont"/>
    <w:rsid w:val="00CC31F6"/>
    <w:rPr>
      <w:i/>
      <w:iCs/>
    </w:rPr>
  </w:style>
  <w:style w:type="character" w:styleId="HTMLKeyboard">
    <w:name w:val="HTML Keyboard"/>
    <w:basedOn w:val="DefaultParagraphFont"/>
    <w:semiHidden/>
    <w:unhideWhenUsed/>
    <w:rsid w:val="00CC31F6"/>
    <w:rPr>
      <w:rFonts w:ascii="Consolas" w:hAnsi="Consolas"/>
      <w:sz w:val="20"/>
      <w:szCs w:val="20"/>
    </w:rPr>
  </w:style>
  <w:style w:type="paragraph" w:styleId="HTMLPreformatted">
    <w:name w:val="HTML Preformatted"/>
    <w:basedOn w:val="Normal"/>
    <w:link w:val="HTMLPreformattedChar"/>
    <w:rsid w:val="00CC31F6"/>
    <w:pPr>
      <w:spacing w:before="0"/>
    </w:pPr>
    <w:rPr>
      <w:rFonts w:ascii="Consolas" w:hAnsi="Consolas"/>
      <w:sz w:val="20"/>
      <w:szCs w:val="20"/>
    </w:rPr>
  </w:style>
  <w:style w:type="character" w:customStyle="1" w:styleId="HTMLPreformattedChar">
    <w:name w:val="HTML Preformatted Char"/>
    <w:basedOn w:val="DefaultParagraphFont"/>
    <w:link w:val="HTMLPreformatted"/>
    <w:rsid w:val="00CC31F6"/>
    <w:rPr>
      <w:rFonts w:ascii="Consolas" w:eastAsiaTheme="minorEastAsia" w:hAnsi="Consolas"/>
      <w:lang w:val="en-GB" w:eastAsia="ja-JP"/>
    </w:rPr>
  </w:style>
  <w:style w:type="character" w:styleId="HTMLSample">
    <w:name w:val="HTML Sample"/>
    <w:basedOn w:val="DefaultParagraphFont"/>
    <w:rsid w:val="00CC31F6"/>
    <w:rPr>
      <w:rFonts w:ascii="Consolas" w:hAnsi="Consolas"/>
      <w:sz w:val="24"/>
      <w:szCs w:val="24"/>
    </w:rPr>
  </w:style>
  <w:style w:type="character" w:styleId="HTMLTypewriter">
    <w:name w:val="HTML Typewriter"/>
    <w:basedOn w:val="DefaultParagraphFont"/>
    <w:rsid w:val="00CC31F6"/>
    <w:rPr>
      <w:rFonts w:ascii="Consolas" w:hAnsi="Consolas"/>
      <w:sz w:val="20"/>
      <w:szCs w:val="20"/>
    </w:rPr>
  </w:style>
  <w:style w:type="character" w:styleId="HTMLVariable">
    <w:name w:val="HTML Variable"/>
    <w:basedOn w:val="DefaultParagraphFont"/>
    <w:rsid w:val="00CC31F6"/>
    <w:rPr>
      <w:i/>
      <w:iCs/>
    </w:rPr>
  </w:style>
  <w:style w:type="paragraph" w:styleId="Index1">
    <w:name w:val="index 1"/>
    <w:basedOn w:val="Normal"/>
    <w:next w:val="Normal"/>
    <w:autoRedefine/>
    <w:rsid w:val="00CC31F6"/>
    <w:pPr>
      <w:spacing w:before="0"/>
      <w:ind w:left="240" w:hanging="240"/>
    </w:pPr>
  </w:style>
  <w:style w:type="paragraph" w:styleId="Index2">
    <w:name w:val="index 2"/>
    <w:basedOn w:val="Normal"/>
    <w:next w:val="Normal"/>
    <w:autoRedefine/>
    <w:rsid w:val="00CC31F6"/>
    <w:pPr>
      <w:spacing w:before="0"/>
      <w:ind w:left="480" w:hanging="240"/>
    </w:pPr>
  </w:style>
  <w:style w:type="paragraph" w:styleId="Index3">
    <w:name w:val="index 3"/>
    <w:basedOn w:val="Normal"/>
    <w:next w:val="Normal"/>
    <w:autoRedefine/>
    <w:rsid w:val="00CC31F6"/>
    <w:pPr>
      <w:spacing w:before="0"/>
      <w:ind w:left="720" w:hanging="240"/>
    </w:pPr>
  </w:style>
  <w:style w:type="paragraph" w:styleId="Index4">
    <w:name w:val="index 4"/>
    <w:basedOn w:val="Normal"/>
    <w:next w:val="Normal"/>
    <w:autoRedefine/>
    <w:rsid w:val="00CC31F6"/>
    <w:pPr>
      <w:spacing w:before="0"/>
      <w:ind w:left="960" w:hanging="240"/>
    </w:pPr>
  </w:style>
  <w:style w:type="paragraph" w:styleId="Index5">
    <w:name w:val="index 5"/>
    <w:basedOn w:val="Normal"/>
    <w:next w:val="Normal"/>
    <w:autoRedefine/>
    <w:rsid w:val="00CC31F6"/>
    <w:pPr>
      <w:spacing w:before="0"/>
      <w:ind w:left="1200" w:hanging="240"/>
    </w:pPr>
  </w:style>
  <w:style w:type="paragraph" w:styleId="Index6">
    <w:name w:val="index 6"/>
    <w:basedOn w:val="Normal"/>
    <w:next w:val="Normal"/>
    <w:autoRedefine/>
    <w:rsid w:val="00CC31F6"/>
    <w:pPr>
      <w:spacing w:before="0"/>
      <w:ind w:left="1440" w:hanging="240"/>
    </w:pPr>
  </w:style>
  <w:style w:type="paragraph" w:styleId="Index7">
    <w:name w:val="index 7"/>
    <w:basedOn w:val="Normal"/>
    <w:next w:val="Normal"/>
    <w:autoRedefine/>
    <w:rsid w:val="00CC31F6"/>
    <w:pPr>
      <w:spacing w:before="0"/>
      <w:ind w:left="1680" w:hanging="240"/>
    </w:pPr>
  </w:style>
  <w:style w:type="paragraph" w:styleId="Index8">
    <w:name w:val="index 8"/>
    <w:basedOn w:val="Normal"/>
    <w:next w:val="Normal"/>
    <w:autoRedefine/>
    <w:rsid w:val="00CC31F6"/>
    <w:pPr>
      <w:spacing w:before="0"/>
      <w:ind w:left="1920" w:hanging="240"/>
    </w:pPr>
  </w:style>
  <w:style w:type="paragraph" w:styleId="Index9">
    <w:name w:val="index 9"/>
    <w:basedOn w:val="Normal"/>
    <w:next w:val="Normal"/>
    <w:autoRedefine/>
    <w:rsid w:val="00CC31F6"/>
    <w:pPr>
      <w:spacing w:before="0"/>
      <w:ind w:left="2160" w:hanging="240"/>
    </w:pPr>
  </w:style>
  <w:style w:type="paragraph" w:styleId="IndexHeading">
    <w:name w:val="index heading"/>
    <w:basedOn w:val="Normal"/>
    <w:next w:val="Index1"/>
    <w:rsid w:val="00CC31F6"/>
    <w:rPr>
      <w:rFonts w:asciiTheme="majorHAnsi" w:eastAsiaTheme="majorEastAsia" w:hAnsiTheme="majorHAnsi" w:cstheme="majorBidi"/>
      <w:b/>
      <w:bCs/>
    </w:rPr>
  </w:style>
  <w:style w:type="character" w:styleId="IntenseEmphasis">
    <w:name w:val="Intense Emphasis"/>
    <w:basedOn w:val="DefaultParagraphFont"/>
    <w:uiPriority w:val="21"/>
    <w:rsid w:val="00CC31F6"/>
    <w:rPr>
      <w:i/>
      <w:iCs/>
      <w:color w:val="5B9BD5" w:themeColor="accent1"/>
    </w:rPr>
  </w:style>
  <w:style w:type="paragraph" w:styleId="IntenseQuote">
    <w:name w:val="Intense Quote"/>
    <w:basedOn w:val="Normal"/>
    <w:next w:val="Normal"/>
    <w:link w:val="IntenseQuoteChar"/>
    <w:uiPriority w:val="30"/>
    <w:rsid w:val="00CC31F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C31F6"/>
    <w:rPr>
      <w:rFonts w:eastAsiaTheme="minorEastAsia"/>
      <w:i/>
      <w:iCs/>
      <w:color w:val="5B9BD5" w:themeColor="accent1"/>
      <w:sz w:val="24"/>
      <w:szCs w:val="24"/>
      <w:lang w:val="en-GB" w:eastAsia="ja-JP"/>
    </w:rPr>
  </w:style>
  <w:style w:type="character" w:styleId="IntenseReference">
    <w:name w:val="Intense Reference"/>
    <w:basedOn w:val="DefaultParagraphFont"/>
    <w:uiPriority w:val="32"/>
    <w:rsid w:val="00CC31F6"/>
    <w:rPr>
      <w:b/>
      <w:bCs/>
      <w:smallCaps/>
      <w:color w:val="5B9BD5" w:themeColor="accent1"/>
      <w:spacing w:val="5"/>
    </w:rPr>
  </w:style>
  <w:style w:type="character" w:styleId="LineNumber">
    <w:name w:val="line number"/>
    <w:basedOn w:val="DefaultParagraphFont"/>
    <w:rsid w:val="00CC31F6"/>
  </w:style>
  <w:style w:type="paragraph" w:styleId="List">
    <w:name w:val="List"/>
    <w:basedOn w:val="Normal"/>
    <w:rsid w:val="00CC31F6"/>
    <w:pPr>
      <w:ind w:left="360" w:hanging="360"/>
      <w:contextualSpacing/>
    </w:pPr>
  </w:style>
  <w:style w:type="paragraph" w:styleId="List2">
    <w:name w:val="List 2"/>
    <w:basedOn w:val="Normal"/>
    <w:rsid w:val="00CC31F6"/>
    <w:pPr>
      <w:ind w:left="720" w:hanging="360"/>
      <w:contextualSpacing/>
    </w:pPr>
  </w:style>
  <w:style w:type="paragraph" w:styleId="List3">
    <w:name w:val="List 3"/>
    <w:basedOn w:val="Normal"/>
    <w:rsid w:val="00CC31F6"/>
    <w:pPr>
      <w:ind w:left="1080" w:hanging="360"/>
      <w:contextualSpacing/>
    </w:pPr>
  </w:style>
  <w:style w:type="paragraph" w:styleId="List4">
    <w:name w:val="List 4"/>
    <w:basedOn w:val="Normal"/>
    <w:rsid w:val="00CC31F6"/>
    <w:pPr>
      <w:ind w:left="1440" w:hanging="360"/>
      <w:contextualSpacing/>
    </w:pPr>
  </w:style>
  <w:style w:type="paragraph" w:styleId="List5">
    <w:name w:val="List 5"/>
    <w:basedOn w:val="Normal"/>
    <w:rsid w:val="00CC31F6"/>
    <w:pPr>
      <w:ind w:left="1800" w:hanging="360"/>
      <w:contextualSpacing/>
    </w:pPr>
  </w:style>
  <w:style w:type="paragraph" w:styleId="ListBullet">
    <w:name w:val="List Bullet"/>
    <w:basedOn w:val="Normal"/>
    <w:rsid w:val="00CC31F6"/>
    <w:pPr>
      <w:numPr>
        <w:numId w:val="1"/>
      </w:numPr>
      <w:contextualSpacing/>
    </w:pPr>
  </w:style>
  <w:style w:type="paragraph" w:styleId="ListBullet2">
    <w:name w:val="List Bullet 2"/>
    <w:basedOn w:val="Normal"/>
    <w:rsid w:val="00CC31F6"/>
    <w:pPr>
      <w:numPr>
        <w:numId w:val="2"/>
      </w:numPr>
      <w:contextualSpacing/>
    </w:pPr>
  </w:style>
  <w:style w:type="paragraph" w:styleId="ListBullet3">
    <w:name w:val="List Bullet 3"/>
    <w:basedOn w:val="Normal"/>
    <w:rsid w:val="00CC31F6"/>
    <w:pPr>
      <w:numPr>
        <w:numId w:val="3"/>
      </w:numPr>
      <w:contextualSpacing/>
    </w:pPr>
  </w:style>
  <w:style w:type="paragraph" w:styleId="ListBullet4">
    <w:name w:val="List Bullet 4"/>
    <w:basedOn w:val="Normal"/>
    <w:rsid w:val="00CC31F6"/>
    <w:pPr>
      <w:numPr>
        <w:numId w:val="4"/>
      </w:numPr>
      <w:contextualSpacing/>
    </w:pPr>
  </w:style>
  <w:style w:type="paragraph" w:styleId="ListBullet5">
    <w:name w:val="List Bullet 5"/>
    <w:basedOn w:val="Normal"/>
    <w:rsid w:val="00CC31F6"/>
    <w:pPr>
      <w:numPr>
        <w:numId w:val="5"/>
      </w:numPr>
      <w:contextualSpacing/>
    </w:pPr>
  </w:style>
  <w:style w:type="paragraph" w:styleId="ListContinue">
    <w:name w:val="List Continue"/>
    <w:basedOn w:val="Normal"/>
    <w:rsid w:val="00CC31F6"/>
    <w:pPr>
      <w:spacing w:after="120"/>
      <w:ind w:left="360"/>
      <w:contextualSpacing/>
    </w:pPr>
  </w:style>
  <w:style w:type="paragraph" w:styleId="ListContinue2">
    <w:name w:val="List Continue 2"/>
    <w:basedOn w:val="Normal"/>
    <w:rsid w:val="00CC31F6"/>
    <w:pPr>
      <w:spacing w:after="120"/>
      <w:ind w:left="720"/>
      <w:contextualSpacing/>
    </w:pPr>
  </w:style>
  <w:style w:type="paragraph" w:styleId="ListContinue3">
    <w:name w:val="List Continue 3"/>
    <w:basedOn w:val="Normal"/>
    <w:rsid w:val="00CC31F6"/>
    <w:pPr>
      <w:spacing w:after="120"/>
      <w:ind w:left="1080"/>
      <w:contextualSpacing/>
    </w:pPr>
  </w:style>
  <w:style w:type="paragraph" w:styleId="ListContinue4">
    <w:name w:val="List Continue 4"/>
    <w:basedOn w:val="Normal"/>
    <w:rsid w:val="00CC31F6"/>
    <w:pPr>
      <w:spacing w:after="120"/>
      <w:ind w:left="1440"/>
      <w:contextualSpacing/>
    </w:pPr>
  </w:style>
  <w:style w:type="paragraph" w:styleId="ListContinue5">
    <w:name w:val="List Continue 5"/>
    <w:basedOn w:val="Normal"/>
    <w:rsid w:val="00CC31F6"/>
    <w:pPr>
      <w:spacing w:after="120"/>
      <w:ind w:left="1800"/>
      <w:contextualSpacing/>
    </w:pPr>
  </w:style>
  <w:style w:type="paragraph" w:styleId="ListNumber">
    <w:name w:val="List Number"/>
    <w:basedOn w:val="Normal"/>
    <w:rsid w:val="00CC31F6"/>
    <w:pPr>
      <w:numPr>
        <w:numId w:val="6"/>
      </w:numPr>
      <w:contextualSpacing/>
    </w:pPr>
  </w:style>
  <w:style w:type="paragraph" w:styleId="ListNumber2">
    <w:name w:val="List Number 2"/>
    <w:basedOn w:val="Normal"/>
    <w:rsid w:val="00CC31F6"/>
    <w:pPr>
      <w:numPr>
        <w:numId w:val="7"/>
      </w:numPr>
      <w:contextualSpacing/>
    </w:pPr>
  </w:style>
  <w:style w:type="paragraph" w:styleId="ListNumber3">
    <w:name w:val="List Number 3"/>
    <w:basedOn w:val="Normal"/>
    <w:rsid w:val="00CC31F6"/>
    <w:pPr>
      <w:numPr>
        <w:numId w:val="8"/>
      </w:numPr>
      <w:contextualSpacing/>
    </w:pPr>
  </w:style>
  <w:style w:type="paragraph" w:styleId="ListNumber4">
    <w:name w:val="List Number 4"/>
    <w:basedOn w:val="Normal"/>
    <w:rsid w:val="00CC31F6"/>
    <w:pPr>
      <w:numPr>
        <w:numId w:val="9"/>
      </w:numPr>
      <w:contextualSpacing/>
    </w:pPr>
  </w:style>
  <w:style w:type="paragraph" w:styleId="ListNumber5">
    <w:name w:val="List Number 5"/>
    <w:basedOn w:val="Normal"/>
    <w:rsid w:val="00CC31F6"/>
    <w:pPr>
      <w:numPr>
        <w:numId w:val="10"/>
      </w:numPr>
      <w:contextualSpacing/>
    </w:pPr>
  </w:style>
  <w:style w:type="paragraph" w:styleId="ListParagraph">
    <w:name w:val="List Paragraph"/>
    <w:basedOn w:val="Normal"/>
    <w:uiPriority w:val="34"/>
    <w:qFormat/>
    <w:rsid w:val="00CC31F6"/>
    <w:pPr>
      <w:ind w:left="720"/>
      <w:contextualSpacing/>
    </w:pPr>
  </w:style>
  <w:style w:type="paragraph" w:styleId="MacroText">
    <w:name w:val="macro"/>
    <w:link w:val="MacroTextChar"/>
    <w:rsid w:val="00CC31F6"/>
    <w:pPr>
      <w:tabs>
        <w:tab w:val="left" w:pos="480"/>
        <w:tab w:val="left" w:pos="960"/>
        <w:tab w:val="left" w:pos="1440"/>
        <w:tab w:val="left" w:pos="1920"/>
        <w:tab w:val="left" w:pos="2400"/>
        <w:tab w:val="left" w:pos="2880"/>
        <w:tab w:val="left" w:pos="3360"/>
        <w:tab w:val="left" w:pos="3840"/>
        <w:tab w:val="left" w:pos="4320"/>
      </w:tabs>
      <w:spacing w:before="120"/>
    </w:pPr>
    <w:rPr>
      <w:rFonts w:ascii="Consolas" w:eastAsiaTheme="minorEastAsia" w:hAnsi="Consolas"/>
      <w:lang w:val="en-GB" w:eastAsia="ja-JP"/>
    </w:rPr>
  </w:style>
  <w:style w:type="character" w:customStyle="1" w:styleId="MacroTextChar">
    <w:name w:val="Macro Text Char"/>
    <w:basedOn w:val="DefaultParagraphFont"/>
    <w:link w:val="MacroText"/>
    <w:rsid w:val="00CC31F6"/>
    <w:rPr>
      <w:rFonts w:ascii="Consolas" w:eastAsiaTheme="minorEastAsia" w:hAnsi="Consolas"/>
      <w:lang w:val="en-GB" w:eastAsia="ja-JP"/>
    </w:rPr>
  </w:style>
  <w:style w:type="paragraph" w:styleId="MessageHeader">
    <w:name w:val="Message Header"/>
    <w:basedOn w:val="Normal"/>
    <w:link w:val="MessageHeaderChar"/>
    <w:rsid w:val="00CC31F6"/>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CC31F6"/>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CC31F6"/>
    <w:rPr>
      <w:rFonts w:eastAsiaTheme="minorEastAsia"/>
      <w:sz w:val="24"/>
      <w:szCs w:val="24"/>
      <w:lang w:val="en-GB" w:eastAsia="ja-JP"/>
    </w:rPr>
  </w:style>
  <w:style w:type="paragraph" w:styleId="NormalWeb">
    <w:name w:val="Normal (Web)"/>
    <w:basedOn w:val="Normal"/>
    <w:uiPriority w:val="99"/>
    <w:rsid w:val="00CC31F6"/>
  </w:style>
  <w:style w:type="paragraph" w:styleId="NormalIndent">
    <w:name w:val="Normal Indent"/>
    <w:basedOn w:val="Normal"/>
    <w:rsid w:val="00CC31F6"/>
    <w:pPr>
      <w:ind w:left="720"/>
    </w:pPr>
  </w:style>
  <w:style w:type="paragraph" w:styleId="NoteHeading">
    <w:name w:val="Note Heading"/>
    <w:basedOn w:val="Normal"/>
    <w:next w:val="Normal"/>
    <w:link w:val="NoteHeadingChar"/>
    <w:rsid w:val="00CC31F6"/>
    <w:pPr>
      <w:spacing w:before="0"/>
    </w:pPr>
  </w:style>
  <w:style w:type="character" w:customStyle="1" w:styleId="NoteHeadingChar">
    <w:name w:val="Note Heading Char"/>
    <w:basedOn w:val="DefaultParagraphFont"/>
    <w:link w:val="NoteHeading"/>
    <w:rsid w:val="00CC31F6"/>
    <w:rPr>
      <w:rFonts w:eastAsiaTheme="minorEastAsia"/>
      <w:sz w:val="24"/>
      <w:szCs w:val="24"/>
      <w:lang w:val="en-GB" w:eastAsia="ja-JP"/>
    </w:rPr>
  </w:style>
  <w:style w:type="character" w:styleId="PageNumber">
    <w:name w:val="page number"/>
    <w:basedOn w:val="DefaultParagraphFont"/>
    <w:rsid w:val="00CC31F6"/>
  </w:style>
  <w:style w:type="character" w:styleId="PlaceholderText">
    <w:name w:val="Placeholder Text"/>
    <w:basedOn w:val="DefaultParagraphFont"/>
    <w:uiPriority w:val="99"/>
    <w:semiHidden/>
    <w:rsid w:val="00CC31F6"/>
    <w:rPr>
      <w:color w:val="808080"/>
    </w:rPr>
  </w:style>
  <w:style w:type="paragraph" w:styleId="PlainText">
    <w:name w:val="Plain Text"/>
    <w:basedOn w:val="Normal"/>
    <w:link w:val="PlainTextChar"/>
    <w:rsid w:val="00CC31F6"/>
    <w:pPr>
      <w:spacing w:before="0"/>
    </w:pPr>
    <w:rPr>
      <w:rFonts w:ascii="Consolas" w:hAnsi="Consolas"/>
      <w:sz w:val="21"/>
      <w:szCs w:val="21"/>
    </w:rPr>
  </w:style>
  <w:style w:type="character" w:customStyle="1" w:styleId="PlainTextChar">
    <w:name w:val="Plain Text Char"/>
    <w:basedOn w:val="DefaultParagraphFont"/>
    <w:link w:val="PlainText"/>
    <w:rsid w:val="00CC31F6"/>
    <w:rPr>
      <w:rFonts w:ascii="Consolas" w:eastAsiaTheme="minorEastAsia" w:hAnsi="Consolas"/>
      <w:sz w:val="21"/>
      <w:szCs w:val="21"/>
      <w:lang w:val="en-GB" w:eastAsia="ja-JP"/>
    </w:rPr>
  </w:style>
  <w:style w:type="paragraph" w:styleId="Quote">
    <w:name w:val="Quote"/>
    <w:basedOn w:val="Normal"/>
    <w:next w:val="Normal"/>
    <w:link w:val="QuoteChar"/>
    <w:uiPriority w:val="29"/>
    <w:rsid w:val="00CC31F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C31F6"/>
    <w:rPr>
      <w:rFonts w:eastAsiaTheme="minorEastAsia"/>
      <w:i/>
      <w:iCs/>
      <w:color w:val="404040" w:themeColor="text1" w:themeTint="BF"/>
      <w:sz w:val="24"/>
      <w:szCs w:val="24"/>
      <w:lang w:val="en-GB" w:eastAsia="ja-JP"/>
    </w:rPr>
  </w:style>
  <w:style w:type="paragraph" w:styleId="Salutation">
    <w:name w:val="Salutation"/>
    <w:basedOn w:val="Normal"/>
    <w:next w:val="Normal"/>
    <w:link w:val="SalutationChar"/>
    <w:rsid w:val="00CC31F6"/>
  </w:style>
  <w:style w:type="character" w:customStyle="1" w:styleId="SalutationChar">
    <w:name w:val="Salutation Char"/>
    <w:basedOn w:val="DefaultParagraphFont"/>
    <w:link w:val="Salutation"/>
    <w:rsid w:val="00CC31F6"/>
    <w:rPr>
      <w:rFonts w:eastAsiaTheme="minorEastAsia"/>
      <w:sz w:val="24"/>
      <w:szCs w:val="24"/>
      <w:lang w:val="en-GB" w:eastAsia="ja-JP"/>
    </w:rPr>
  </w:style>
  <w:style w:type="paragraph" w:styleId="Signature">
    <w:name w:val="Signature"/>
    <w:basedOn w:val="Normal"/>
    <w:link w:val="SignatureChar"/>
    <w:rsid w:val="00CC31F6"/>
    <w:pPr>
      <w:spacing w:before="0"/>
      <w:ind w:left="4320"/>
    </w:pPr>
  </w:style>
  <w:style w:type="character" w:customStyle="1" w:styleId="SignatureChar">
    <w:name w:val="Signature Char"/>
    <w:basedOn w:val="DefaultParagraphFont"/>
    <w:link w:val="Signature"/>
    <w:rsid w:val="00CC31F6"/>
    <w:rPr>
      <w:rFonts w:eastAsiaTheme="minorEastAsia"/>
      <w:sz w:val="24"/>
      <w:szCs w:val="24"/>
      <w:lang w:val="en-GB" w:eastAsia="ja-JP"/>
    </w:rPr>
  </w:style>
  <w:style w:type="character" w:customStyle="1" w:styleId="Hipervnculointeligente1">
    <w:name w:val="Hipervínculo inteligente1"/>
    <w:basedOn w:val="DefaultParagraphFont"/>
    <w:uiPriority w:val="99"/>
    <w:semiHidden/>
    <w:unhideWhenUsed/>
    <w:rsid w:val="00CC31F6"/>
    <w:rPr>
      <w:u w:val="dotted"/>
    </w:rPr>
  </w:style>
  <w:style w:type="character" w:customStyle="1" w:styleId="SmartLink1">
    <w:name w:val="SmartLink1"/>
    <w:basedOn w:val="DefaultParagraphFont"/>
    <w:uiPriority w:val="99"/>
    <w:semiHidden/>
    <w:unhideWhenUsed/>
    <w:rsid w:val="00CC31F6"/>
    <w:rPr>
      <w:color w:val="0000FF"/>
      <w:u w:val="single"/>
      <w:shd w:val="clear" w:color="auto" w:fill="F3F2F1"/>
    </w:rPr>
  </w:style>
  <w:style w:type="character" w:styleId="Strong">
    <w:name w:val="Strong"/>
    <w:basedOn w:val="DefaultParagraphFont"/>
    <w:rsid w:val="00CC31F6"/>
    <w:rPr>
      <w:b/>
      <w:bCs/>
    </w:rPr>
  </w:style>
  <w:style w:type="paragraph" w:styleId="Subtitle">
    <w:name w:val="Subtitle"/>
    <w:basedOn w:val="Normal"/>
    <w:next w:val="Normal"/>
    <w:link w:val="SubtitleChar"/>
    <w:rsid w:val="00CC31F6"/>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C31F6"/>
    <w:rPr>
      <w:rFonts w:asciiTheme="minorHAnsi" w:eastAsiaTheme="minorEastAsia"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CC31F6"/>
    <w:rPr>
      <w:i/>
      <w:iCs/>
      <w:color w:val="404040" w:themeColor="text1" w:themeTint="BF"/>
    </w:rPr>
  </w:style>
  <w:style w:type="character" w:styleId="SubtleReference">
    <w:name w:val="Subtle Reference"/>
    <w:basedOn w:val="DefaultParagraphFont"/>
    <w:uiPriority w:val="31"/>
    <w:rsid w:val="00CC31F6"/>
    <w:rPr>
      <w:smallCaps/>
      <w:color w:val="5A5A5A" w:themeColor="text1" w:themeTint="A5"/>
    </w:rPr>
  </w:style>
  <w:style w:type="paragraph" w:styleId="TableofAuthorities">
    <w:name w:val="table of authorities"/>
    <w:basedOn w:val="Normal"/>
    <w:next w:val="Normal"/>
    <w:rsid w:val="00CC31F6"/>
    <w:pPr>
      <w:ind w:left="240" w:hanging="240"/>
    </w:pPr>
  </w:style>
  <w:style w:type="paragraph" w:styleId="Title">
    <w:name w:val="Title"/>
    <w:basedOn w:val="Normal"/>
    <w:next w:val="Normal"/>
    <w:link w:val="TitleChar"/>
    <w:rsid w:val="00CC31F6"/>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31F6"/>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rsid w:val="00CC31F6"/>
    <w:rPr>
      <w:rFonts w:asciiTheme="majorHAnsi" w:eastAsiaTheme="majorEastAsia" w:hAnsiTheme="majorHAnsi" w:cstheme="majorBidi"/>
      <w:b/>
      <w:bCs/>
    </w:rPr>
  </w:style>
  <w:style w:type="paragraph" w:styleId="TOC4">
    <w:name w:val="toc 4"/>
    <w:basedOn w:val="Normal"/>
    <w:next w:val="Normal"/>
    <w:autoRedefine/>
    <w:rsid w:val="00CC31F6"/>
    <w:pPr>
      <w:spacing w:after="100"/>
      <w:ind w:left="720"/>
    </w:pPr>
  </w:style>
  <w:style w:type="paragraph" w:styleId="TOC5">
    <w:name w:val="toc 5"/>
    <w:basedOn w:val="Normal"/>
    <w:next w:val="Normal"/>
    <w:autoRedefine/>
    <w:rsid w:val="00CC31F6"/>
    <w:pPr>
      <w:spacing w:after="100"/>
      <w:ind w:left="960"/>
    </w:pPr>
  </w:style>
  <w:style w:type="paragraph" w:styleId="TOC6">
    <w:name w:val="toc 6"/>
    <w:basedOn w:val="Normal"/>
    <w:next w:val="Normal"/>
    <w:autoRedefine/>
    <w:rsid w:val="00CC31F6"/>
    <w:pPr>
      <w:spacing w:after="100"/>
      <w:ind w:left="1200"/>
    </w:pPr>
  </w:style>
  <w:style w:type="paragraph" w:styleId="TOC7">
    <w:name w:val="toc 7"/>
    <w:basedOn w:val="Normal"/>
    <w:next w:val="Normal"/>
    <w:autoRedefine/>
    <w:rsid w:val="00CC31F6"/>
    <w:pPr>
      <w:spacing w:after="100"/>
      <w:ind w:left="1440"/>
    </w:pPr>
  </w:style>
  <w:style w:type="paragraph" w:styleId="TOC8">
    <w:name w:val="toc 8"/>
    <w:basedOn w:val="Normal"/>
    <w:next w:val="Normal"/>
    <w:autoRedefine/>
    <w:rsid w:val="00CC31F6"/>
    <w:pPr>
      <w:spacing w:after="100"/>
      <w:ind w:left="1680"/>
    </w:pPr>
  </w:style>
  <w:style w:type="paragraph" w:styleId="TOC9">
    <w:name w:val="toc 9"/>
    <w:basedOn w:val="Normal"/>
    <w:next w:val="Normal"/>
    <w:autoRedefine/>
    <w:rsid w:val="00CC31F6"/>
    <w:pPr>
      <w:spacing w:after="100"/>
      <w:ind w:left="1920"/>
    </w:pPr>
  </w:style>
  <w:style w:type="paragraph" w:styleId="TOCHeading">
    <w:name w:val="TOC Heading"/>
    <w:basedOn w:val="Heading1"/>
    <w:next w:val="Normal"/>
    <w:uiPriority w:val="39"/>
    <w:semiHidden/>
    <w:unhideWhenUsed/>
    <w:rsid w:val="00CC31F6"/>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character" w:customStyle="1" w:styleId="Mencinsinresolver1">
    <w:name w:val="Mención sin resolver1"/>
    <w:basedOn w:val="DefaultParagraphFont"/>
    <w:uiPriority w:val="99"/>
    <w:semiHidden/>
    <w:unhideWhenUsed/>
    <w:rsid w:val="00CC31F6"/>
    <w:rPr>
      <w:color w:val="605E5C"/>
      <w:shd w:val="clear" w:color="auto" w:fill="E1DFDD"/>
    </w:rPr>
  </w:style>
  <w:style w:type="paragraph" w:customStyle="1" w:styleId="TSBHeaderQuestion">
    <w:name w:val="TSBHeaderQuestion"/>
    <w:basedOn w:val="Normal"/>
    <w:rsid w:val="00D02B5E"/>
  </w:style>
  <w:style w:type="paragraph" w:customStyle="1" w:styleId="TSBHeaderSource">
    <w:name w:val="TSBHeaderSource"/>
    <w:basedOn w:val="Normal"/>
    <w:rsid w:val="00D02B5E"/>
  </w:style>
  <w:style w:type="paragraph" w:customStyle="1" w:styleId="TSBHeaderTitle">
    <w:name w:val="TSBHeaderTitle"/>
    <w:basedOn w:val="Normal"/>
    <w:rsid w:val="00D02B5E"/>
  </w:style>
  <w:style w:type="paragraph" w:customStyle="1" w:styleId="TSBHeaderSummary">
    <w:name w:val="TSBHeaderSummary"/>
    <w:basedOn w:val="Normal"/>
    <w:rsid w:val="00D02B5E"/>
  </w:style>
  <w:style w:type="paragraph" w:customStyle="1" w:styleId="TSBHeaderRight14">
    <w:name w:val="TSBHeaderRight14"/>
    <w:basedOn w:val="Normal"/>
    <w:rsid w:val="004864CD"/>
    <w:pPr>
      <w:jc w:val="right"/>
    </w:pPr>
    <w:rPr>
      <w:b/>
      <w:bCs/>
      <w:sz w:val="28"/>
      <w:szCs w:val="28"/>
    </w:rPr>
  </w:style>
  <w:style w:type="paragraph" w:customStyle="1" w:styleId="Default">
    <w:name w:val="Default"/>
    <w:rsid w:val="005529BA"/>
    <w:pPr>
      <w:autoSpaceDE w:val="0"/>
      <w:autoSpaceDN w:val="0"/>
      <w:adjustRightInd w:val="0"/>
    </w:pPr>
    <w:rPr>
      <w:color w:val="000000"/>
      <w:sz w:val="24"/>
      <w:szCs w:val="24"/>
      <w:lang w:val="es-MX"/>
    </w:rPr>
  </w:style>
  <w:style w:type="character" w:customStyle="1" w:styleId="TabletextChar">
    <w:name w:val="Table_text Char"/>
    <w:link w:val="Tabletext"/>
    <w:qFormat/>
    <w:locked/>
    <w:rsid w:val="00967B96"/>
    <w:rPr>
      <w:sz w:val="22"/>
      <w:lang w:val="en-GB" w:eastAsia="en-US"/>
    </w:rPr>
  </w:style>
  <w:style w:type="character" w:customStyle="1" w:styleId="smallcaps">
    <w:name w:val="smallcaps"/>
    <w:basedOn w:val="DefaultParagraphFont"/>
    <w:rsid w:val="004636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63416">
      <w:bodyDiv w:val="1"/>
      <w:marLeft w:val="0"/>
      <w:marRight w:val="0"/>
      <w:marTop w:val="0"/>
      <w:marBottom w:val="0"/>
      <w:divBdr>
        <w:top w:val="none" w:sz="0" w:space="0" w:color="auto"/>
        <w:left w:val="none" w:sz="0" w:space="0" w:color="auto"/>
        <w:bottom w:val="none" w:sz="0" w:space="0" w:color="auto"/>
        <w:right w:val="none" w:sz="0" w:space="0" w:color="auto"/>
      </w:divBdr>
    </w:div>
    <w:div w:id="102308254">
      <w:bodyDiv w:val="1"/>
      <w:marLeft w:val="0"/>
      <w:marRight w:val="0"/>
      <w:marTop w:val="0"/>
      <w:marBottom w:val="0"/>
      <w:divBdr>
        <w:top w:val="none" w:sz="0" w:space="0" w:color="auto"/>
        <w:left w:val="none" w:sz="0" w:space="0" w:color="auto"/>
        <w:bottom w:val="none" w:sz="0" w:space="0" w:color="auto"/>
        <w:right w:val="none" w:sz="0" w:space="0" w:color="auto"/>
      </w:divBdr>
    </w:div>
    <w:div w:id="244458652">
      <w:bodyDiv w:val="1"/>
      <w:marLeft w:val="0"/>
      <w:marRight w:val="0"/>
      <w:marTop w:val="0"/>
      <w:marBottom w:val="0"/>
      <w:divBdr>
        <w:top w:val="none" w:sz="0" w:space="0" w:color="auto"/>
        <w:left w:val="none" w:sz="0" w:space="0" w:color="auto"/>
        <w:bottom w:val="none" w:sz="0" w:space="0" w:color="auto"/>
        <w:right w:val="none" w:sz="0" w:space="0" w:color="auto"/>
      </w:divBdr>
    </w:div>
    <w:div w:id="363940196">
      <w:bodyDiv w:val="1"/>
      <w:marLeft w:val="0"/>
      <w:marRight w:val="0"/>
      <w:marTop w:val="0"/>
      <w:marBottom w:val="0"/>
      <w:divBdr>
        <w:top w:val="none" w:sz="0" w:space="0" w:color="auto"/>
        <w:left w:val="none" w:sz="0" w:space="0" w:color="auto"/>
        <w:bottom w:val="none" w:sz="0" w:space="0" w:color="auto"/>
        <w:right w:val="none" w:sz="0" w:space="0" w:color="auto"/>
      </w:divBdr>
    </w:div>
    <w:div w:id="616252811">
      <w:bodyDiv w:val="1"/>
      <w:marLeft w:val="0"/>
      <w:marRight w:val="0"/>
      <w:marTop w:val="0"/>
      <w:marBottom w:val="0"/>
      <w:divBdr>
        <w:top w:val="none" w:sz="0" w:space="0" w:color="auto"/>
        <w:left w:val="none" w:sz="0" w:space="0" w:color="auto"/>
        <w:bottom w:val="none" w:sz="0" w:space="0" w:color="auto"/>
        <w:right w:val="none" w:sz="0" w:space="0" w:color="auto"/>
      </w:divBdr>
    </w:div>
    <w:div w:id="815878536">
      <w:bodyDiv w:val="1"/>
      <w:marLeft w:val="0"/>
      <w:marRight w:val="0"/>
      <w:marTop w:val="0"/>
      <w:marBottom w:val="0"/>
      <w:divBdr>
        <w:top w:val="none" w:sz="0" w:space="0" w:color="auto"/>
        <w:left w:val="none" w:sz="0" w:space="0" w:color="auto"/>
        <w:bottom w:val="none" w:sz="0" w:space="0" w:color="auto"/>
        <w:right w:val="none" w:sz="0" w:space="0" w:color="auto"/>
      </w:divBdr>
    </w:div>
    <w:div w:id="950471960">
      <w:bodyDiv w:val="1"/>
      <w:marLeft w:val="0"/>
      <w:marRight w:val="0"/>
      <w:marTop w:val="0"/>
      <w:marBottom w:val="0"/>
      <w:divBdr>
        <w:top w:val="none" w:sz="0" w:space="0" w:color="auto"/>
        <w:left w:val="none" w:sz="0" w:space="0" w:color="auto"/>
        <w:bottom w:val="none" w:sz="0" w:space="0" w:color="auto"/>
        <w:right w:val="none" w:sz="0" w:space="0" w:color="auto"/>
      </w:divBdr>
    </w:div>
    <w:div w:id="1075082801">
      <w:bodyDiv w:val="1"/>
      <w:marLeft w:val="0"/>
      <w:marRight w:val="0"/>
      <w:marTop w:val="0"/>
      <w:marBottom w:val="0"/>
      <w:divBdr>
        <w:top w:val="none" w:sz="0" w:space="0" w:color="auto"/>
        <w:left w:val="none" w:sz="0" w:space="0" w:color="auto"/>
        <w:bottom w:val="none" w:sz="0" w:space="0" w:color="auto"/>
        <w:right w:val="none" w:sz="0" w:space="0" w:color="auto"/>
      </w:divBdr>
    </w:div>
    <w:div w:id="1450080769">
      <w:bodyDiv w:val="1"/>
      <w:marLeft w:val="0"/>
      <w:marRight w:val="0"/>
      <w:marTop w:val="0"/>
      <w:marBottom w:val="0"/>
      <w:divBdr>
        <w:top w:val="none" w:sz="0" w:space="0" w:color="auto"/>
        <w:left w:val="none" w:sz="0" w:space="0" w:color="auto"/>
        <w:bottom w:val="none" w:sz="0" w:space="0" w:color="auto"/>
        <w:right w:val="none" w:sz="0" w:space="0" w:color="auto"/>
      </w:divBdr>
    </w:div>
    <w:div w:id="1483740106">
      <w:bodyDiv w:val="1"/>
      <w:marLeft w:val="0"/>
      <w:marRight w:val="0"/>
      <w:marTop w:val="0"/>
      <w:marBottom w:val="0"/>
      <w:divBdr>
        <w:top w:val="none" w:sz="0" w:space="0" w:color="auto"/>
        <w:left w:val="none" w:sz="0" w:space="0" w:color="auto"/>
        <w:bottom w:val="none" w:sz="0" w:space="0" w:color="auto"/>
        <w:right w:val="none" w:sz="0" w:space="0" w:color="auto"/>
      </w:divBdr>
    </w:div>
    <w:div w:id="1534074332">
      <w:bodyDiv w:val="1"/>
      <w:marLeft w:val="0"/>
      <w:marRight w:val="0"/>
      <w:marTop w:val="0"/>
      <w:marBottom w:val="0"/>
      <w:divBdr>
        <w:top w:val="none" w:sz="0" w:space="0" w:color="auto"/>
        <w:left w:val="none" w:sz="0" w:space="0" w:color="auto"/>
        <w:bottom w:val="none" w:sz="0" w:space="0" w:color="auto"/>
        <w:right w:val="none" w:sz="0" w:space="0" w:color="auto"/>
      </w:divBdr>
    </w:div>
    <w:div w:id="1828858513">
      <w:bodyDiv w:val="1"/>
      <w:marLeft w:val="0"/>
      <w:marRight w:val="0"/>
      <w:marTop w:val="0"/>
      <w:marBottom w:val="0"/>
      <w:divBdr>
        <w:top w:val="none" w:sz="0" w:space="0" w:color="auto"/>
        <w:left w:val="none" w:sz="0" w:space="0" w:color="auto"/>
        <w:bottom w:val="none" w:sz="0" w:space="0" w:color="auto"/>
        <w:right w:val="none" w:sz="0" w:space="0" w:color="auto"/>
      </w:divBdr>
    </w:div>
    <w:div w:id="211578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zeid.alkadi@trc.gov.jo" TargetMode="External"/><Relationship Id="rId18" Type="http://schemas.openxmlformats.org/officeDocument/2006/relationships/hyperlink" Target="http://www.itu.int/go/terminology-databas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Abdul.kayum@gov.in"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itu.int/go/term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0E1485F74E9F4F9B7D2D3E37BF4067" ma:contentTypeVersion="3" ma:contentTypeDescription="Create a new document." ma:contentTypeScope="" ma:versionID="729a038b4746369b0e35c611ddcce3a4">
  <xsd:schema xmlns:xsd="http://www.w3.org/2001/XMLSchema" xmlns:xs="http://www.w3.org/2001/XMLSchema" xmlns:p="http://schemas.microsoft.com/office/2006/metadata/properties" xmlns:ns1="http://schemas.microsoft.com/sharepoint/v3" xmlns:ns2="1aaea1ea-72e4-4374-b05e-72e2f16fb7ae" targetNamespace="http://schemas.microsoft.com/office/2006/metadata/properties" ma:root="true" ma:fieldsID="2ed1aefac7e885f4ca034ae4f6afb486" ns1:_="" ns2:_="">
    <xsd:import namespace="http://schemas.microsoft.com/sharepoint/v3"/>
    <xsd:import namespace="1aaea1ea-72e4-4374-b05e-72e2f16fb7ae"/>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aea1ea-72e4-4374-b05e-72e2f16fb7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561ED-57AB-4E4B-8887-0B8769730D96}">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8E09F04-08B4-4EFE-BE86-8764368D7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aaea1ea-72e4-4374-b05e-72e2f16fb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CA4B30-CACD-4912-856F-AEEF8A2DA84B}">
  <ds:schemaRefs>
    <ds:schemaRef ds:uri="http://schemas.microsoft.com/sharepoint/v3/contenttype/forms"/>
  </ds:schemaRefs>
</ds:datastoreItem>
</file>

<file path=customXml/itemProps4.xml><?xml version="1.0" encoding="utf-8"?>
<ds:datastoreItem xmlns:ds="http://schemas.openxmlformats.org/officeDocument/2006/customXml" ds:itemID="{8FCA5543-BE3E-4C2A-A0E9-E760BA490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18</Pages>
  <Words>6519</Words>
  <Characters>37163</Characters>
  <Application>Microsoft Office Word</Application>
  <DocSecurity>0</DocSecurity>
  <Lines>309</Lines>
  <Paragraphs>87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Draft baseline text ITU-T E.MVS "Mapping and visualization strategies for the assessment of connectivity and QoS"</vt:lpstr>
      <vt:lpstr>Draft baseline text ITU-T E.MVS "Mapping and visualization strategies for the assessment of connectivity and QoS"</vt:lpstr>
    </vt:vector>
  </TitlesOfParts>
  <Manager>ITU-T</Manager>
  <Company>International Telecommunication Union (ITU)</Company>
  <LinksUpToDate>false</LinksUpToDate>
  <CharactersWithSpaces>43595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baseline text ITU-T E.MVS "Mapping and visualization strategies for the assessment of connectivity and QoS"</dc:title>
  <dc:subject/>
  <dc:creator>Editor E.MVS</dc:creator>
  <cp:keywords/>
  <dc:description>SG12-TD  For: Geneva, 7-17 June 2022_x000d_Document date: _x000d_Saved by ITU51014243 at 13:26:19 on 13/06/2022</dc:description>
  <cp:lastModifiedBy>zeid</cp:lastModifiedBy>
  <cp:revision>3</cp:revision>
  <cp:lastPrinted>2002-08-01T07:30:00Z</cp:lastPrinted>
  <dcterms:created xsi:type="dcterms:W3CDTF">2022-09-23T13:15:00Z</dcterms:created>
  <dcterms:modified xsi:type="dcterms:W3CDTF">2022-09-23T14:22:00Z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0x0101003B0E1485F74E9F4F9B7D2D3E37BF4067</vt:lpwstr>
  </property>
  <property fmtid="{D5CDD505-2E9C-101B-9397-08002B2CF9AE}" pid="3" name="Docnum">
    <vt:lpwstr>SG12-TD</vt:lpwstr>
  </property>
  <property fmtid="{D5CDD505-2E9C-101B-9397-08002B2CF9AE}" pid="4" name="Docdate">
    <vt:lpwstr/>
  </property>
  <property fmtid="{D5CDD505-2E9C-101B-9397-08002B2CF9AE}" pid="5" name="Docorlang">
    <vt:lpwstr/>
  </property>
  <property fmtid="{D5CDD505-2E9C-101B-9397-08002B2CF9AE}" pid="6" name="Docbluepink">
    <vt:lpwstr>12/12</vt:lpwstr>
  </property>
  <property fmtid="{D5CDD505-2E9C-101B-9397-08002B2CF9AE}" pid="7" name="Docdest">
    <vt:lpwstr>Geneva, 7-17 June 2022</vt:lpwstr>
  </property>
  <property fmtid="{D5CDD505-2E9C-101B-9397-08002B2CF9AE}" pid="8" name="Docauthor">
    <vt:lpwstr>Editor E.MVS</vt:lpwstr>
  </property>
</Properties>
</file>